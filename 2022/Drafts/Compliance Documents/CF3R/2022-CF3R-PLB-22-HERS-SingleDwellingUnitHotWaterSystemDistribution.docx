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12B00" w14:textId="584E8FEF" w:rsidR="007F4ADC" w:rsidRPr="007F4ADC" w:rsidRDefault="007F4ADC" w:rsidP="007F4ADC">
      <w:pPr>
        <w:spacing w:after="0" w:line="240" w:lineRule="auto"/>
        <w:contextualSpacing/>
        <w:rPr>
          <w:rFonts w:cs="Calibri"/>
          <w:b/>
          <w:color w:val="201F1E"/>
        </w:rPr>
      </w:pPr>
      <w:r w:rsidRPr="007F4ADC">
        <w:rPr>
          <w:rFonts w:asciiTheme="minorHAnsi" w:hAnsiTheme="minorHAnsi" w:cstheme="minorBidi"/>
          <w:b/>
          <w:sz w:val="24"/>
          <w:szCs w:val="24"/>
        </w:rPr>
        <w:t xml:space="preserve">CERTIFICATE OF </w:t>
      </w:r>
      <w:r w:rsidRPr="007F4ADC">
        <w:rPr>
          <w:rFonts w:cs="Calibri"/>
          <w:b/>
          <w:bCs/>
          <w:color w:val="201F1E"/>
          <w:sz w:val="24"/>
          <w:szCs w:val="24"/>
        </w:rPr>
        <w:t>VERIFICATION</w:t>
      </w:r>
    </w:p>
    <w:p w14:paraId="7CDB6774" w14:textId="77777777" w:rsidR="007F4ADC" w:rsidRPr="007F4ADC" w:rsidRDefault="007F4ADC" w:rsidP="007F4ADC">
      <w:pPr>
        <w:spacing w:after="0" w:line="240" w:lineRule="auto"/>
        <w:contextualSpacing/>
        <w:rPr>
          <w:rFonts w:asciiTheme="minorHAnsi" w:hAnsiTheme="minorHAnsi" w:cstheme="minorHAnsi"/>
          <w:sz w:val="24"/>
          <w:szCs w:val="24"/>
        </w:rPr>
      </w:pPr>
      <w:r w:rsidRPr="007F4ADC">
        <w:rPr>
          <w:rFonts w:asciiTheme="minorHAnsi" w:hAnsiTheme="minorHAnsi" w:cstheme="minorHAnsi"/>
          <w:b/>
          <w:sz w:val="24"/>
          <w:szCs w:val="24"/>
        </w:rPr>
        <w:t>Note:</w:t>
      </w:r>
      <w:r w:rsidRPr="007F4ADC">
        <w:rPr>
          <w:rFonts w:asciiTheme="minorHAnsi" w:hAnsiTheme="minorHAnsi" w:cstheme="minorHAnsi"/>
          <w:bCs/>
          <w:sz w:val="24"/>
          <w:szCs w:val="24"/>
        </w:rPr>
        <w:t xml:space="preserve"> This table completed by HERS Registry.</w:t>
      </w:r>
    </w:p>
    <w:tbl>
      <w:tblPr>
        <w:tblStyle w:val="TableGrid31"/>
        <w:tblW w:w="4996" w:type="pct"/>
        <w:tblLook w:val="0020" w:firstRow="1" w:lastRow="0" w:firstColumn="0" w:lastColumn="0" w:noHBand="0" w:noVBand="0"/>
      </w:tblPr>
      <w:tblGrid>
        <w:gridCol w:w="5318"/>
        <w:gridCol w:w="5463"/>
      </w:tblGrid>
      <w:tr w:rsidR="007F4ADC" w:rsidRPr="007F4ADC" w14:paraId="6CF0A07F" w14:textId="77777777" w:rsidTr="00835A47">
        <w:trPr>
          <w:trHeight w:val="288"/>
        </w:trPr>
        <w:tc>
          <w:tcPr>
            <w:tcW w:w="7177" w:type="dxa"/>
          </w:tcPr>
          <w:p w14:paraId="081CBFC9" w14:textId="77777777" w:rsidR="007F4ADC" w:rsidRPr="007F4ADC" w:rsidRDefault="007F4ADC" w:rsidP="007F4ADC">
            <w:pPr>
              <w:spacing w:after="0" w:line="240" w:lineRule="auto"/>
              <w:contextualSpacing/>
              <w:rPr>
                <w:rFonts w:asciiTheme="minorHAnsi" w:hAnsiTheme="minorHAnsi" w:cstheme="minorHAnsi"/>
                <w:sz w:val="24"/>
                <w:szCs w:val="24"/>
              </w:rPr>
            </w:pPr>
            <w:r w:rsidRPr="007F4ADC">
              <w:rPr>
                <w:rFonts w:asciiTheme="minorHAnsi" w:hAnsiTheme="minorHAnsi" w:cstheme="minorHAnsi"/>
                <w:sz w:val="24"/>
                <w:szCs w:val="24"/>
              </w:rPr>
              <w:t>Project Name:</w:t>
            </w:r>
          </w:p>
        </w:tc>
        <w:tc>
          <w:tcPr>
            <w:tcW w:w="7201" w:type="dxa"/>
          </w:tcPr>
          <w:p w14:paraId="51F63233" w14:textId="77777777" w:rsidR="007F4ADC" w:rsidRPr="007F4ADC" w:rsidRDefault="007F4ADC" w:rsidP="007F4ADC">
            <w:pPr>
              <w:spacing w:after="0" w:line="240" w:lineRule="auto"/>
              <w:contextualSpacing/>
              <w:rPr>
                <w:rFonts w:asciiTheme="minorHAnsi" w:hAnsiTheme="minorHAnsi" w:cstheme="minorHAnsi"/>
                <w:sz w:val="24"/>
                <w:szCs w:val="24"/>
              </w:rPr>
            </w:pPr>
            <w:r w:rsidRPr="007F4ADC">
              <w:rPr>
                <w:rFonts w:asciiTheme="minorHAnsi" w:hAnsiTheme="minorHAnsi" w:cstheme="minorHAnsi"/>
                <w:sz w:val="24"/>
                <w:szCs w:val="24"/>
              </w:rPr>
              <w:t>Enforcement Agency:</w:t>
            </w:r>
          </w:p>
        </w:tc>
      </w:tr>
      <w:tr w:rsidR="007F4ADC" w:rsidRPr="007F4ADC" w14:paraId="4D99F004" w14:textId="77777777" w:rsidTr="00835A47">
        <w:trPr>
          <w:trHeight w:val="288"/>
        </w:trPr>
        <w:tc>
          <w:tcPr>
            <w:tcW w:w="7177" w:type="dxa"/>
          </w:tcPr>
          <w:p w14:paraId="664A1D66" w14:textId="77777777" w:rsidR="007F4ADC" w:rsidRPr="007F4ADC" w:rsidRDefault="007F4ADC" w:rsidP="007F4ADC">
            <w:pPr>
              <w:spacing w:after="0" w:line="240" w:lineRule="auto"/>
              <w:contextualSpacing/>
              <w:rPr>
                <w:rFonts w:asciiTheme="minorHAnsi" w:hAnsiTheme="minorHAnsi" w:cstheme="minorHAnsi"/>
                <w:sz w:val="24"/>
                <w:szCs w:val="24"/>
                <w:vertAlign w:val="superscript"/>
              </w:rPr>
            </w:pPr>
            <w:r w:rsidRPr="007F4ADC">
              <w:rPr>
                <w:rFonts w:asciiTheme="minorHAnsi" w:hAnsiTheme="minorHAnsi" w:cstheme="minorHAnsi"/>
                <w:sz w:val="24"/>
                <w:szCs w:val="24"/>
              </w:rPr>
              <w:t>Dwelling Address:</w:t>
            </w:r>
          </w:p>
        </w:tc>
        <w:tc>
          <w:tcPr>
            <w:tcW w:w="7201" w:type="dxa"/>
          </w:tcPr>
          <w:p w14:paraId="4456B63C" w14:textId="77777777" w:rsidR="007F4ADC" w:rsidRPr="007F4ADC" w:rsidRDefault="007F4ADC" w:rsidP="007F4ADC">
            <w:pPr>
              <w:spacing w:after="0" w:line="240" w:lineRule="auto"/>
              <w:contextualSpacing/>
              <w:rPr>
                <w:rFonts w:asciiTheme="minorHAnsi" w:hAnsiTheme="minorHAnsi" w:cstheme="minorHAnsi"/>
                <w:sz w:val="24"/>
                <w:szCs w:val="24"/>
                <w:vertAlign w:val="superscript"/>
              </w:rPr>
            </w:pPr>
            <w:r w:rsidRPr="007F4ADC">
              <w:rPr>
                <w:rFonts w:asciiTheme="minorHAnsi" w:hAnsiTheme="minorHAnsi" w:cstheme="minorHAnsi"/>
                <w:sz w:val="24"/>
                <w:szCs w:val="24"/>
              </w:rPr>
              <w:t>Permit Number:</w:t>
            </w:r>
          </w:p>
        </w:tc>
      </w:tr>
      <w:tr w:rsidR="007F4ADC" w:rsidRPr="007F4ADC" w14:paraId="4413E094" w14:textId="77777777" w:rsidTr="00835A47">
        <w:trPr>
          <w:trHeight w:val="288"/>
        </w:trPr>
        <w:tc>
          <w:tcPr>
            <w:tcW w:w="7177" w:type="dxa"/>
          </w:tcPr>
          <w:p w14:paraId="2599A997" w14:textId="77777777" w:rsidR="007F4ADC" w:rsidRPr="007F4ADC" w:rsidRDefault="007F4ADC" w:rsidP="007F4ADC">
            <w:pPr>
              <w:spacing w:after="0" w:line="240" w:lineRule="auto"/>
              <w:contextualSpacing/>
              <w:rPr>
                <w:rFonts w:asciiTheme="minorHAnsi" w:hAnsiTheme="minorHAnsi" w:cstheme="minorHAnsi"/>
                <w:sz w:val="24"/>
                <w:szCs w:val="24"/>
              </w:rPr>
            </w:pPr>
            <w:r w:rsidRPr="007F4ADC">
              <w:rPr>
                <w:rFonts w:asciiTheme="minorHAnsi" w:hAnsiTheme="minorHAnsi" w:cstheme="minorHAnsi"/>
                <w:sz w:val="24"/>
                <w:szCs w:val="24"/>
              </w:rPr>
              <w:t>City and Zip Code:</w:t>
            </w:r>
          </w:p>
        </w:tc>
        <w:tc>
          <w:tcPr>
            <w:tcW w:w="7201" w:type="dxa"/>
          </w:tcPr>
          <w:p w14:paraId="130BBB0F" w14:textId="77777777" w:rsidR="007F4ADC" w:rsidRPr="007F4ADC" w:rsidRDefault="007F4ADC" w:rsidP="007F4ADC">
            <w:pPr>
              <w:spacing w:after="0" w:line="240" w:lineRule="auto"/>
              <w:contextualSpacing/>
              <w:rPr>
                <w:rFonts w:asciiTheme="minorHAnsi" w:hAnsiTheme="minorHAnsi" w:cstheme="minorBidi"/>
                <w:sz w:val="24"/>
                <w:szCs w:val="24"/>
              </w:rPr>
            </w:pPr>
            <w:r w:rsidRPr="007F4ADC">
              <w:rPr>
                <w:rFonts w:cs="Calibri"/>
                <w:color w:val="000000" w:themeColor="text1"/>
                <w:sz w:val="24"/>
                <w:szCs w:val="24"/>
              </w:rPr>
              <w:t>Permit Application Date</w:t>
            </w:r>
            <w:r w:rsidRPr="007F4ADC">
              <w:rPr>
                <w:rFonts w:asciiTheme="minorHAnsi" w:hAnsiTheme="minorHAnsi" w:cstheme="minorBidi"/>
                <w:sz w:val="24"/>
                <w:szCs w:val="24"/>
              </w:rPr>
              <w:t>:</w:t>
            </w:r>
          </w:p>
        </w:tc>
      </w:tr>
    </w:tbl>
    <w:p w14:paraId="17919EA1" w14:textId="499B5519" w:rsidR="00572609" w:rsidRDefault="00572609" w:rsidP="004546FD">
      <w:pPr>
        <w:spacing w:after="0" w:line="240" w:lineRule="auto"/>
      </w:pPr>
    </w:p>
    <w:tbl>
      <w:tblPr>
        <w:tblpPr w:leftFromText="180" w:rightFromText="180" w:vertAnchor="text" w:tblpXSpec="center" w:tblpY="1"/>
        <w:tblOverlap w:val="neve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80"/>
        <w:gridCol w:w="980"/>
        <w:gridCol w:w="983"/>
        <w:gridCol w:w="981"/>
        <w:gridCol w:w="981"/>
        <w:gridCol w:w="983"/>
        <w:gridCol w:w="981"/>
        <w:gridCol w:w="981"/>
        <w:gridCol w:w="983"/>
        <w:gridCol w:w="981"/>
        <w:gridCol w:w="987"/>
      </w:tblGrid>
      <w:tr w:rsidR="007568C3" w:rsidRPr="009E01FE" w14:paraId="230DD579" w14:textId="390F5C85" w:rsidTr="00406D1E">
        <w:trPr>
          <w:cantSplit/>
          <w:trHeight w:val="405"/>
        </w:trPr>
        <w:tc>
          <w:tcPr>
            <w:tcW w:w="5000" w:type="pct"/>
            <w:gridSpan w:val="11"/>
            <w:tcBorders>
              <w:top w:val="single" w:sz="4" w:space="0" w:color="auto"/>
              <w:left w:val="single" w:sz="4" w:space="0" w:color="auto"/>
              <w:bottom w:val="single" w:sz="4" w:space="0" w:color="auto"/>
              <w:right w:val="single" w:sz="4" w:space="0" w:color="auto"/>
            </w:tcBorders>
          </w:tcPr>
          <w:p w14:paraId="435556A6" w14:textId="207730A3" w:rsidR="007568C3" w:rsidRPr="008733ED" w:rsidRDefault="007568C3" w:rsidP="00406D1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r w:rsidR="00CA7C26">
              <w:rPr>
                <w:rFonts w:asciiTheme="minorHAnsi" w:hAnsiTheme="minorHAnsi" w:cstheme="minorHAnsi"/>
                <w:b/>
                <w:sz w:val="20"/>
                <w:szCs w:val="20"/>
              </w:rPr>
              <w:t>(other than HPWH)</w:t>
            </w:r>
          </w:p>
          <w:p w14:paraId="1D5D2685" w14:textId="6D95F9F4" w:rsidR="007568C3" w:rsidRDefault="007568C3" w:rsidP="00406D1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 xml:space="preserve">This table reports </w:t>
            </w:r>
            <w:r w:rsidR="00B76E3D">
              <w:rPr>
                <w:rFonts w:asciiTheme="minorHAnsi" w:eastAsia="Times New Roman" w:hAnsiTheme="minorHAnsi" w:cstheme="minorHAnsi"/>
                <w:sz w:val="20"/>
                <w:szCs w:val="20"/>
              </w:rPr>
              <w:t>features of</w:t>
            </w:r>
            <w:r w:rsidR="00B76E3D" w:rsidRPr="00A05A69">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 xml:space="preserve">the water heating system(s)  </w:t>
            </w:r>
            <w:r w:rsidR="000C360A" w:rsidRPr="000C360A">
              <w:rPr>
                <w:rFonts w:asciiTheme="minorHAnsi" w:eastAsia="Times New Roman" w:hAnsiTheme="minorHAnsi" w:cstheme="minorHAnsi"/>
                <w:sz w:val="18"/>
                <w:szCs w:val="20"/>
              </w:rPr>
              <w:t xml:space="preserve">other than HPWH system </w:t>
            </w:r>
            <w:r w:rsidRPr="00A05A69">
              <w:rPr>
                <w:rFonts w:asciiTheme="minorHAnsi" w:eastAsia="Times New Roman" w:hAnsiTheme="minorHAnsi" w:cstheme="minorHAnsi"/>
                <w:sz w:val="18"/>
                <w:szCs w:val="20"/>
              </w:rPr>
              <w:t>specified on the registered CF1R compliance document for this project.</w:t>
            </w:r>
          </w:p>
        </w:tc>
      </w:tr>
      <w:tr w:rsidR="00406D1E" w:rsidRPr="009E01FE" w14:paraId="73A56B1E" w14:textId="199B8BBE" w:rsidTr="00406D1E">
        <w:trPr>
          <w:cantSplit/>
          <w:trHeight w:val="279"/>
        </w:trPr>
        <w:tc>
          <w:tcPr>
            <w:tcW w:w="454" w:type="pct"/>
            <w:tcBorders>
              <w:top w:val="single" w:sz="4" w:space="0" w:color="auto"/>
              <w:left w:val="single" w:sz="4" w:space="0" w:color="auto"/>
              <w:bottom w:val="single" w:sz="4" w:space="0" w:color="auto"/>
              <w:right w:val="single" w:sz="4" w:space="0" w:color="auto"/>
            </w:tcBorders>
          </w:tcPr>
          <w:p w14:paraId="2DDCAD7E" w14:textId="11031C8B"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54" w:type="pct"/>
            <w:tcBorders>
              <w:top w:val="single" w:sz="4" w:space="0" w:color="auto"/>
              <w:left w:val="single" w:sz="4" w:space="0" w:color="auto"/>
              <w:bottom w:val="single" w:sz="4" w:space="0" w:color="auto"/>
              <w:right w:val="single" w:sz="4" w:space="0" w:color="auto"/>
            </w:tcBorders>
            <w:vAlign w:val="center"/>
          </w:tcPr>
          <w:p w14:paraId="64C34BDC" w14:textId="4E4E2784"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55" w:type="pct"/>
            <w:tcBorders>
              <w:top w:val="single" w:sz="4" w:space="0" w:color="auto"/>
              <w:left w:val="single" w:sz="4" w:space="0" w:color="auto"/>
              <w:bottom w:val="single" w:sz="4" w:space="0" w:color="auto"/>
              <w:right w:val="single" w:sz="4" w:space="0" w:color="auto"/>
            </w:tcBorders>
            <w:vAlign w:val="center"/>
          </w:tcPr>
          <w:p w14:paraId="33422D03" w14:textId="274EE465"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54" w:type="pct"/>
            <w:tcBorders>
              <w:top w:val="single" w:sz="4" w:space="0" w:color="auto"/>
              <w:left w:val="single" w:sz="4" w:space="0" w:color="auto"/>
              <w:bottom w:val="single" w:sz="4" w:space="0" w:color="auto"/>
              <w:right w:val="single" w:sz="4" w:space="0" w:color="auto"/>
            </w:tcBorders>
            <w:vAlign w:val="center"/>
          </w:tcPr>
          <w:p w14:paraId="0CC589C2" w14:textId="189CD0AF"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54" w:type="pct"/>
            <w:tcBorders>
              <w:top w:val="single" w:sz="4" w:space="0" w:color="auto"/>
              <w:left w:val="single" w:sz="4" w:space="0" w:color="auto"/>
              <w:bottom w:val="single" w:sz="4" w:space="0" w:color="auto"/>
              <w:right w:val="single" w:sz="4" w:space="0" w:color="auto"/>
            </w:tcBorders>
            <w:vAlign w:val="center"/>
          </w:tcPr>
          <w:p w14:paraId="11429DC3" w14:textId="52FE82D2"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455" w:type="pct"/>
            <w:tcBorders>
              <w:top w:val="single" w:sz="4" w:space="0" w:color="auto"/>
              <w:left w:val="single" w:sz="4" w:space="0" w:color="auto"/>
              <w:bottom w:val="single" w:sz="4" w:space="0" w:color="auto"/>
              <w:right w:val="single" w:sz="4" w:space="0" w:color="auto"/>
            </w:tcBorders>
            <w:vAlign w:val="center"/>
          </w:tcPr>
          <w:p w14:paraId="43AB03DA" w14:textId="08ED8371"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454" w:type="pct"/>
            <w:tcBorders>
              <w:top w:val="single" w:sz="4" w:space="0" w:color="auto"/>
              <w:left w:val="single" w:sz="4" w:space="0" w:color="auto"/>
              <w:bottom w:val="single" w:sz="4" w:space="0" w:color="auto"/>
              <w:right w:val="single" w:sz="4" w:space="0" w:color="auto"/>
            </w:tcBorders>
            <w:vAlign w:val="center"/>
          </w:tcPr>
          <w:p w14:paraId="12BF9D03" w14:textId="1AD82EAA"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454" w:type="pct"/>
            <w:tcBorders>
              <w:top w:val="single" w:sz="4" w:space="0" w:color="auto"/>
              <w:left w:val="single" w:sz="4" w:space="0" w:color="auto"/>
              <w:bottom w:val="single" w:sz="4" w:space="0" w:color="auto"/>
              <w:right w:val="single" w:sz="4" w:space="0" w:color="auto"/>
            </w:tcBorders>
            <w:vAlign w:val="center"/>
          </w:tcPr>
          <w:p w14:paraId="5BF73542" w14:textId="7282F4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455" w:type="pct"/>
            <w:tcBorders>
              <w:top w:val="single" w:sz="4" w:space="0" w:color="auto"/>
              <w:left w:val="single" w:sz="4" w:space="0" w:color="auto"/>
              <w:bottom w:val="single" w:sz="4" w:space="0" w:color="auto"/>
              <w:right w:val="single" w:sz="4" w:space="0" w:color="auto"/>
            </w:tcBorders>
          </w:tcPr>
          <w:p w14:paraId="181D626A" w14:textId="296365D6"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54" w:type="pct"/>
            <w:tcBorders>
              <w:top w:val="single" w:sz="4" w:space="0" w:color="auto"/>
              <w:left w:val="single" w:sz="4" w:space="0" w:color="auto"/>
              <w:bottom w:val="single" w:sz="4" w:space="0" w:color="auto"/>
              <w:right w:val="single" w:sz="4" w:space="0" w:color="auto"/>
            </w:tcBorders>
          </w:tcPr>
          <w:p w14:paraId="3A5540D8" w14:textId="65469A68" w:rsidR="00406D1E" w:rsidRPr="00C10172"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55" w:type="pct"/>
            <w:tcBorders>
              <w:top w:val="single" w:sz="4" w:space="0" w:color="auto"/>
              <w:left w:val="single" w:sz="4" w:space="0" w:color="auto"/>
              <w:bottom w:val="single" w:sz="4" w:space="0" w:color="auto"/>
              <w:right w:val="single" w:sz="4" w:space="0" w:color="auto"/>
            </w:tcBorders>
          </w:tcPr>
          <w:p w14:paraId="7F4CC02D" w14:textId="609E758D" w:rsidR="00406D1E"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406D1E" w:rsidRPr="009E01FE" w14:paraId="26464F8A" w14:textId="3E757B7A" w:rsidTr="00406D1E">
        <w:trPr>
          <w:cantSplit/>
          <w:trHeight w:val="290"/>
        </w:trPr>
        <w:tc>
          <w:tcPr>
            <w:tcW w:w="454" w:type="pct"/>
            <w:tcBorders>
              <w:top w:val="single" w:sz="4" w:space="0" w:color="auto"/>
              <w:left w:val="single" w:sz="4" w:space="0" w:color="auto"/>
              <w:bottom w:val="single" w:sz="4" w:space="0" w:color="auto"/>
              <w:right w:val="single" w:sz="4" w:space="0" w:color="auto"/>
            </w:tcBorders>
            <w:vAlign w:val="bottom"/>
          </w:tcPr>
          <w:p w14:paraId="295C3FE3" w14:textId="3F6AC38F"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54" w:type="pct"/>
            <w:tcBorders>
              <w:top w:val="single" w:sz="4" w:space="0" w:color="auto"/>
              <w:left w:val="single" w:sz="4" w:space="0" w:color="auto"/>
              <w:bottom w:val="single" w:sz="4" w:space="0" w:color="auto"/>
              <w:right w:val="single" w:sz="4" w:space="0" w:color="auto"/>
            </w:tcBorders>
            <w:vAlign w:val="bottom"/>
          </w:tcPr>
          <w:p w14:paraId="2C0B5722" w14:textId="05F8803C"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455" w:type="pct"/>
            <w:tcBorders>
              <w:top w:val="single" w:sz="4" w:space="0" w:color="auto"/>
              <w:left w:val="single" w:sz="4" w:space="0" w:color="auto"/>
              <w:bottom w:val="single" w:sz="4" w:space="0" w:color="auto"/>
              <w:right w:val="single" w:sz="4" w:space="0" w:color="auto"/>
            </w:tcBorders>
            <w:vAlign w:val="bottom"/>
          </w:tcPr>
          <w:p w14:paraId="4A1A894B" w14:textId="77777777"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Type</w:t>
            </w:r>
          </w:p>
        </w:tc>
        <w:tc>
          <w:tcPr>
            <w:tcW w:w="454" w:type="pct"/>
            <w:tcBorders>
              <w:top w:val="single" w:sz="4" w:space="0" w:color="auto"/>
              <w:left w:val="single" w:sz="4" w:space="0" w:color="auto"/>
              <w:bottom w:val="single" w:sz="4" w:space="0" w:color="auto"/>
              <w:right w:val="single" w:sz="4" w:space="0" w:color="auto"/>
            </w:tcBorders>
            <w:vAlign w:val="bottom"/>
          </w:tcPr>
          <w:p w14:paraId="7711E932" w14:textId="77777777"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Type</w:t>
            </w:r>
          </w:p>
        </w:tc>
        <w:tc>
          <w:tcPr>
            <w:tcW w:w="454" w:type="pct"/>
            <w:tcBorders>
              <w:top w:val="single" w:sz="4" w:space="0" w:color="auto"/>
              <w:left w:val="single" w:sz="4" w:space="0" w:color="auto"/>
              <w:bottom w:val="single" w:sz="4" w:space="0" w:color="auto"/>
              <w:right w:val="single" w:sz="4" w:space="0" w:color="auto"/>
            </w:tcBorders>
            <w:vAlign w:val="bottom"/>
          </w:tcPr>
          <w:p w14:paraId="052C1309" w14:textId="6C2FD459"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 of </w:t>
            </w:r>
            <w:r>
              <w:rPr>
                <w:rFonts w:asciiTheme="minorHAnsi" w:eastAsia="Times New Roman" w:hAnsiTheme="minorHAnsi" w:cstheme="minorHAnsi"/>
                <w:sz w:val="18"/>
                <w:szCs w:val="20"/>
              </w:rPr>
              <w:t xml:space="preserve">Like (or Identical) </w:t>
            </w:r>
            <w:r w:rsidRPr="00A05A69">
              <w:rPr>
                <w:rFonts w:asciiTheme="minorHAnsi" w:eastAsia="Times New Roman" w:hAnsiTheme="minorHAnsi" w:cstheme="minorHAnsi"/>
                <w:sz w:val="18"/>
                <w:szCs w:val="20"/>
              </w:rPr>
              <w:t>Water Heaters in System</w:t>
            </w:r>
          </w:p>
        </w:tc>
        <w:tc>
          <w:tcPr>
            <w:tcW w:w="455" w:type="pct"/>
            <w:tcBorders>
              <w:top w:val="single" w:sz="4" w:space="0" w:color="auto"/>
              <w:left w:val="single" w:sz="4" w:space="0" w:color="auto"/>
              <w:bottom w:val="single" w:sz="4" w:space="0" w:color="auto"/>
              <w:right w:val="single" w:sz="4" w:space="0" w:color="auto"/>
            </w:tcBorders>
            <w:vAlign w:val="bottom"/>
          </w:tcPr>
          <w:p w14:paraId="06E2FB18" w14:textId="77777777"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Fuel Type</w:t>
            </w:r>
          </w:p>
        </w:tc>
        <w:tc>
          <w:tcPr>
            <w:tcW w:w="454" w:type="pct"/>
            <w:tcBorders>
              <w:top w:val="single" w:sz="4" w:space="0" w:color="auto"/>
              <w:left w:val="single" w:sz="4" w:space="0" w:color="auto"/>
              <w:bottom w:val="single" w:sz="4" w:space="0" w:color="auto"/>
              <w:right w:val="single" w:sz="4" w:space="0" w:color="auto"/>
            </w:tcBorders>
            <w:vAlign w:val="bottom"/>
          </w:tcPr>
          <w:p w14:paraId="4CC76B62" w14:textId="77777777"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Type</w:t>
            </w:r>
          </w:p>
        </w:tc>
        <w:tc>
          <w:tcPr>
            <w:tcW w:w="454" w:type="pct"/>
            <w:tcBorders>
              <w:top w:val="single" w:sz="4" w:space="0" w:color="auto"/>
              <w:left w:val="single" w:sz="4" w:space="0" w:color="auto"/>
              <w:bottom w:val="single" w:sz="4" w:space="0" w:color="auto"/>
              <w:right w:val="single" w:sz="4" w:space="0" w:color="auto"/>
            </w:tcBorders>
            <w:vAlign w:val="bottom"/>
          </w:tcPr>
          <w:p w14:paraId="196F7A20" w14:textId="77777777"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Value</w:t>
            </w:r>
          </w:p>
        </w:tc>
        <w:tc>
          <w:tcPr>
            <w:tcW w:w="455" w:type="pct"/>
            <w:tcBorders>
              <w:top w:val="single" w:sz="4" w:space="0" w:color="auto"/>
              <w:left w:val="single" w:sz="4" w:space="0" w:color="auto"/>
              <w:bottom w:val="single" w:sz="4" w:space="0" w:color="auto"/>
              <w:right w:val="single" w:sz="4" w:space="0" w:color="auto"/>
            </w:tcBorders>
            <w:vAlign w:val="bottom"/>
          </w:tcPr>
          <w:p w14:paraId="58A198CB" w14:textId="77777777"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Dwelling Unit DHW System</w:t>
            </w:r>
          </w:p>
          <w:p w14:paraId="4A6F7DA9" w14:textId="77777777"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Distribution Type</w:t>
            </w:r>
          </w:p>
        </w:tc>
        <w:tc>
          <w:tcPr>
            <w:tcW w:w="454" w:type="pct"/>
            <w:tcBorders>
              <w:top w:val="single" w:sz="4" w:space="0" w:color="auto"/>
              <w:left w:val="single" w:sz="4" w:space="0" w:color="auto"/>
              <w:bottom w:val="single" w:sz="4" w:space="0" w:color="auto"/>
              <w:right w:val="single" w:sz="4" w:space="0" w:color="auto"/>
            </w:tcBorders>
            <w:vAlign w:val="bottom"/>
          </w:tcPr>
          <w:p w14:paraId="32349509" w14:textId="6B416834"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55" w:type="pct"/>
            <w:tcBorders>
              <w:top w:val="single" w:sz="4" w:space="0" w:color="auto"/>
              <w:left w:val="single" w:sz="4" w:space="0" w:color="auto"/>
              <w:bottom w:val="single" w:sz="4" w:space="0" w:color="auto"/>
              <w:right w:val="single" w:sz="4" w:space="0" w:color="auto"/>
            </w:tcBorders>
            <w:vAlign w:val="bottom"/>
          </w:tcPr>
          <w:p w14:paraId="3C0EDE59" w14:textId="717B4841" w:rsidR="00406D1E" w:rsidRPr="00A05A69"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Drain Water Heat Recovery</w:t>
            </w:r>
          </w:p>
        </w:tc>
      </w:tr>
      <w:tr w:rsidR="00406D1E" w:rsidRPr="009E01FE" w14:paraId="5D4DAF0C" w14:textId="2174CCCF" w:rsidTr="00406D1E">
        <w:trPr>
          <w:cantSplit/>
          <w:trHeight w:val="247"/>
        </w:trPr>
        <w:tc>
          <w:tcPr>
            <w:tcW w:w="454" w:type="pct"/>
            <w:tcBorders>
              <w:top w:val="single" w:sz="4" w:space="0" w:color="auto"/>
              <w:left w:val="single" w:sz="4" w:space="0" w:color="auto"/>
              <w:bottom w:val="single" w:sz="4" w:space="0" w:color="auto"/>
              <w:right w:val="single" w:sz="4" w:space="0" w:color="auto"/>
            </w:tcBorders>
          </w:tcPr>
          <w:p w14:paraId="00749385"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72662FBB" w14:textId="530BA2E2"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55420787"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6127A3C7"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48C2EC0C"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78E671A1"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3BA2358F"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58ED8364"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033A4D5A"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tcPr>
          <w:p w14:paraId="6EB628F2" w14:textId="77777777" w:rsidR="00406D1E" w:rsidRPr="00C10172"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18E1D7D3" w14:textId="77777777" w:rsidR="00406D1E" w:rsidRPr="00C10172"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06D1E" w:rsidRPr="009E01FE" w14:paraId="08C00B59" w14:textId="2B217D17" w:rsidTr="00406D1E">
        <w:trPr>
          <w:cantSplit/>
          <w:trHeight w:val="256"/>
        </w:trPr>
        <w:tc>
          <w:tcPr>
            <w:tcW w:w="454" w:type="pct"/>
            <w:tcBorders>
              <w:top w:val="single" w:sz="4" w:space="0" w:color="auto"/>
              <w:left w:val="single" w:sz="4" w:space="0" w:color="auto"/>
              <w:bottom w:val="single" w:sz="4" w:space="0" w:color="auto"/>
              <w:right w:val="single" w:sz="4" w:space="0" w:color="auto"/>
            </w:tcBorders>
          </w:tcPr>
          <w:p w14:paraId="64AFBFCD"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084135C1" w14:textId="134BF983"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48B7F126"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53AB15F2"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6575C844"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7290D35C"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39095786"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366F871F"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565C7ACC" w14:textId="77777777" w:rsidR="00406D1E" w:rsidRPr="00095904"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tcPr>
          <w:p w14:paraId="34DFCCC9" w14:textId="77777777" w:rsidR="00406D1E" w:rsidRPr="00C10172"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3EC8A11D" w14:textId="77777777" w:rsidR="00406D1E" w:rsidRPr="00C10172" w:rsidRDefault="00406D1E" w:rsidP="00406D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3E8F63D" w14:textId="075BFF62" w:rsidR="00D879CA" w:rsidRDefault="00D879CA" w:rsidP="00D879CA">
      <w:pPr>
        <w:spacing w:after="0" w:line="240" w:lineRule="auto"/>
        <w:rPr>
          <w:rFonts w:asciiTheme="minorHAnsi" w:hAnsiTheme="minorHAnsi" w:cstheme="minorHAnsi"/>
          <w:sz w:val="18"/>
          <w:szCs w:val="18"/>
        </w:rPr>
      </w:pPr>
    </w:p>
    <w:tbl>
      <w:tblPr>
        <w:tblStyle w:val="TableGrid4"/>
        <w:tblW w:w="10795" w:type="dxa"/>
        <w:tblInd w:w="-5" w:type="dxa"/>
        <w:tblLook w:val="04A0" w:firstRow="1" w:lastRow="0" w:firstColumn="1" w:lastColumn="0" w:noHBand="0" w:noVBand="1"/>
      </w:tblPr>
      <w:tblGrid>
        <w:gridCol w:w="864"/>
        <w:gridCol w:w="227"/>
        <w:gridCol w:w="617"/>
        <w:gridCol w:w="1044"/>
        <w:gridCol w:w="937"/>
        <w:gridCol w:w="1027"/>
        <w:gridCol w:w="957"/>
        <w:gridCol w:w="783"/>
        <w:gridCol w:w="1096"/>
        <w:gridCol w:w="1084"/>
        <w:gridCol w:w="1040"/>
        <w:gridCol w:w="1119"/>
      </w:tblGrid>
      <w:tr w:rsidR="00B37DF9" w:rsidRPr="00F40856" w14:paraId="10C397E8" w14:textId="77777777" w:rsidTr="00B37DF9">
        <w:trPr>
          <w:trHeight w:val="443"/>
        </w:trPr>
        <w:tc>
          <w:tcPr>
            <w:tcW w:w="1093" w:type="dxa"/>
            <w:gridSpan w:val="2"/>
          </w:tcPr>
          <w:p w14:paraId="165AA3B4" w14:textId="77777777" w:rsidR="00B37DF9" w:rsidRDefault="00B37DF9" w:rsidP="007F0D0D">
            <w:pPr>
              <w:spacing w:after="0" w:line="240" w:lineRule="auto"/>
              <w:rPr>
                <w:rFonts w:cstheme="minorHAnsi"/>
                <w:b/>
                <w:bCs/>
                <w:sz w:val="20"/>
                <w:szCs w:val="20"/>
              </w:rPr>
            </w:pPr>
          </w:p>
        </w:tc>
        <w:tc>
          <w:tcPr>
            <w:tcW w:w="9702" w:type="dxa"/>
            <w:gridSpan w:val="10"/>
          </w:tcPr>
          <w:p w14:paraId="14312DC9" w14:textId="0A23B16F" w:rsidR="00B37DF9" w:rsidRPr="00EB4154" w:rsidRDefault="00B37DF9" w:rsidP="007F0D0D">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p>
          <w:p w14:paraId="3DB62C05" w14:textId="77777777" w:rsidR="00B37DF9" w:rsidRPr="00F40856" w:rsidRDefault="00B37DF9" w:rsidP="007F0D0D">
            <w:pPr>
              <w:spacing w:after="0" w:line="240" w:lineRule="auto"/>
              <w:rPr>
                <w:rFonts w:cstheme="minorHAnsi"/>
                <w:sz w:val="20"/>
                <w:szCs w:val="20"/>
              </w:rPr>
            </w:pPr>
            <w:r w:rsidRPr="00F40856">
              <w:rPr>
                <w:rFonts w:cstheme="minorHAnsi"/>
                <w:sz w:val="18"/>
                <w:szCs w:val="20"/>
              </w:rPr>
              <w:t>This table reports the water heating system(s) that were specified on the registered CF1R compliance document for this project.</w:t>
            </w:r>
          </w:p>
        </w:tc>
      </w:tr>
      <w:tr w:rsidR="00B37DF9" w:rsidRPr="00F40856" w14:paraId="6FAE92ED" w14:textId="77777777" w:rsidTr="00B37DF9">
        <w:trPr>
          <w:trHeight w:val="201"/>
        </w:trPr>
        <w:tc>
          <w:tcPr>
            <w:tcW w:w="866" w:type="dxa"/>
            <w:tcBorders>
              <w:top w:val="single" w:sz="4" w:space="0" w:color="auto"/>
              <w:left w:val="single" w:sz="4" w:space="0" w:color="auto"/>
              <w:bottom w:val="single" w:sz="4" w:space="0" w:color="auto"/>
              <w:right w:val="single" w:sz="4" w:space="0" w:color="auto"/>
            </w:tcBorders>
          </w:tcPr>
          <w:p w14:paraId="3AA75BD3" w14:textId="77777777" w:rsidR="00B37DF9" w:rsidRPr="00F40856" w:rsidRDefault="00B37DF9" w:rsidP="00B37DF9">
            <w:pPr>
              <w:spacing w:after="0" w:line="240" w:lineRule="auto"/>
              <w:jc w:val="center"/>
              <w:rPr>
                <w:rFonts w:cstheme="minorHAnsi"/>
                <w:sz w:val="18"/>
                <w:szCs w:val="20"/>
              </w:rPr>
            </w:pPr>
            <w:r w:rsidRPr="00F40856">
              <w:rPr>
                <w:rFonts w:cstheme="minorHAnsi"/>
                <w:sz w:val="18"/>
                <w:szCs w:val="18"/>
              </w:rPr>
              <w:t>01</w:t>
            </w:r>
          </w:p>
        </w:tc>
        <w:tc>
          <w:tcPr>
            <w:tcW w:w="854" w:type="dxa"/>
            <w:gridSpan w:val="2"/>
            <w:vAlign w:val="bottom"/>
          </w:tcPr>
          <w:p w14:paraId="417A7E80" w14:textId="77777777" w:rsidR="00B37DF9" w:rsidRPr="00F40856" w:rsidRDefault="00B37DF9" w:rsidP="00B37DF9">
            <w:pPr>
              <w:spacing w:after="0" w:line="240" w:lineRule="auto"/>
              <w:jc w:val="center"/>
              <w:rPr>
                <w:rFonts w:cstheme="minorHAnsi"/>
                <w:sz w:val="18"/>
                <w:szCs w:val="20"/>
              </w:rPr>
            </w:pPr>
            <w:r w:rsidRPr="00F40856">
              <w:rPr>
                <w:rFonts w:cstheme="minorHAnsi"/>
                <w:sz w:val="18"/>
                <w:szCs w:val="20"/>
              </w:rPr>
              <w:t>02</w:t>
            </w:r>
          </w:p>
        </w:tc>
        <w:tc>
          <w:tcPr>
            <w:tcW w:w="1049" w:type="dxa"/>
            <w:vAlign w:val="bottom"/>
          </w:tcPr>
          <w:p w14:paraId="1353CDF8" w14:textId="77777777" w:rsidR="00B37DF9" w:rsidRPr="00F40856" w:rsidRDefault="00B37DF9" w:rsidP="00B37DF9">
            <w:pPr>
              <w:spacing w:after="0" w:line="240" w:lineRule="auto"/>
              <w:jc w:val="center"/>
              <w:rPr>
                <w:rFonts w:cstheme="minorHAnsi"/>
                <w:sz w:val="18"/>
                <w:szCs w:val="20"/>
              </w:rPr>
            </w:pPr>
            <w:r w:rsidRPr="00F40856">
              <w:rPr>
                <w:rFonts w:cstheme="minorHAnsi"/>
                <w:sz w:val="18"/>
                <w:szCs w:val="20"/>
              </w:rPr>
              <w:t>03</w:t>
            </w:r>
          </w:p>
        </w:tc>
        <w:tc>
          <w:tcPr>
            <w:tcW w:w="944" w:type="dxa"/>
          </w:tcPr>
          <w:p w14:paraId="111151ED" w14:textId="77777777" w:rsidR="00B37DF9" w:rsidRPr="00F40856" w:rsidRDefault="00B37DF9" w:rsidP="00B37DF9">
            <w:pPr>
              <w:spacing w:after="0" w:line="240" w:lineRule="auto"/>
              <w:jc w:val="center"/>
              <w:rPr>
                <w:rFonts w:cstheme="minorHAnsi"/>
                <w:sz w:val="18"/>
                <w:szCs w:val="20"/>
              </w:rPr>
            </w:pPr>
            <w:r w:rsidRPr="00F40856">
              <w:rPr>
                <w:rFonts w:cstheme="minorHAnsi"/>
                <w:sz w:val="18"/>
                <w:szCs w:val="20"/>
              </w:rPr>
              <w:t>04</w:t>
            </w:r>
          </w:p>
        </w:tc>
        <w:tc>
          <w:tcPr>
            <w:tcW w:w="1060" w:type="dxa"/>
          </w:tcPr>
          <w:p w14:paraId="6080B8BA" w14:textId="77777777" w:rsidR="00B37DF9" w:rsidRPr="00F40856" w:rsidRDefault="00B37DF9" w:rsidP="00B37DF9">
            <w:pPr>
              <w:spacing w:after="0" w:line="240" w:lineRule="auto"/>
              <w:jc w:val="center"/>
              <w:rPr>
                <w:rFonts w:cstheme="minorHAnsi"/>
                <w:sz w:val="18"/>
                <w:szCs w:val="20"/>
              </w:rPr>
            </w:pPr>
            <w:r w:rsidRPr="00F40856">
              <w:rPr>
                <w:rFonts w:cstheme="minorHAnsi"/>
                <w:sz w:val="18"/>
                <w:szCs w:val="20"/>
              </w:rPr>
              <w:t>05</w:t>
            </w:r>
          </w:p>
        </w:tc>
        <w:tc>
          <w:tcPr>
            <w:tcW w:w="960" w:type="dxa"/>
          </w:tcPr>
          <w:p w14:paraId="453BAA49" w14:textId="77777777" w:rsidR="00B37DF9" w:rsidRPr="00F40856" w:rsidRDefault="00B37DF9" w:rsidP="00B37DF9">
            <w:pPr>
              <w:spacing w:after="0" w:line="240" w:lineRule="auto"/>
              <w:jc w:val="center"/>
              <w:rPr>
                <w:rFonts w:cstheme="minorHAnsi"/>
                <w:sz w:val="18"/>
                <w:szCs w:val="20"/>
              </w:rPr>
            </w:pPr>
            <w:r w:rsidRPr="00F40856">
              <w:rPr>
                <w:rFonts w:cstheme="minorHAnsi"/>
                <w:sz w:val="18"/>
                <w:szCs w:val="20"/>
              </w:rPr>
              <w:t>06</w:t>
            </w:r>
          </w:p>
        </w:tc>
        <w:tc>
          <w:tcPr>
            <w:tcW w:w="677" w:type="dxa"/>
          </w:tcPr>
          <w:p w14:paraId="1F7DCB7E" w14:textId="64F13E38" w:rsidR="00B37DF9" w:rsidRPr="00F40856" w:rsidRDefault="00B37DF9" w:rsidP="00B37DF9">
            <w:pPr>
              <w:spacing w:after="0" w:line="240" w:lineRule="auto"/>
              <w:jc w:val="center"/>
              <w:rPr>
                <w:rFonts w:cstheme="minorHAnsi"/>
                <w:sz w:val="18"/>
                <w:szCs w:val="20"/>
              </w:rPr>
            </w:pPr>
            <w:ins w:id="0" w:author="Alhabibi, Haider@Energy" w:date="2023-11-01T16:53:00Z">
              <w:r w:rsidRPr="00F40856">
                <w:rPr>
                  <w:rFonts w:cstheme="minorHAnsi"/>
                  <w:sz w:val="18"/>
                  <w:szCs w:val="20"/>
                </w:rPr>
                <w:t>06</w:t>
              </w:r>
            </w:ins>
            <w:ins w:id="1" w:author="Alhabibi, Haider@Energy" w:date="2023-11-01T16:54:00Z">
              <w:r>
                <w:rPr>
                  <w:rFonts w:cstheme="minorHAnsi"/>
                  <w:sz w:val="18"/>
                  <w:szCs w:val="20"/>
                </w:rPr>
                <w:t>a</w:t>
              </w:r>
            </w:ins>
          </w:p>
        </w:tc>
        <w:tc>
          <w:tcPr>
            <w:tcW w:w="1098" w:type="dxa"/>
          </w:tcPr>
          <w:p w14:paraId="1D008FE2" w14:textId="07AD540A" w:rsidR="00B37DF9" w:rsidRPr="00F40856" w:rsidRDefault="00B37DF9" w:rsidP="00B37DF9">
            <w:pPr>
              <w:spacing w:after="0" w:line="240" w:lineRule="auto"/>
              <w:jc w:val="center"/>
              <w:rPr>
                <w:rFonts w:cstheme="minorHAnsi"/>
                <w:sz w:val="18"/>
                <w:szCs w:val="20"/>
              </w:rPr>
            </w:pPr>
            <w:r w:rsidRPr="00F40856">
              <w:rPr>
                <w:rFonts w:cstheme="minorHAnsi"/>
                <w:sz w:val="18"/>
                <w:szCs w:val="20"/>
              </w:rPr>
              <w:t>07</w:t>
            </w:r>
          </w:p>
        </w:tc>
        <w:tc>
          <w:tcPr>
            <w:tcW w:w="1084" w:type="dxa"/>
          </w:tcPr>
          <w:p w14:paraId="399C9104" w14:textId="77777777" w:rsidR="00B37DF9" w:rsidRPr="00F40856" w:rsidRDefault="00B37DF9" w:rsidP="00B37DF9">
            <w:pPr>
              <w:spacing w:after="0" w:line="240" w:lineRule="auto"/>
              <w:jc w:val="center"/>
              <w:rPr>
                <w:rFonts w:cstheme="minorHAnsi"/>
                <w:sz w:val="18"/>
                <w:szCs w:val="20"/>
              </w:rPr>
            </w:pPr>
            <w:r w:rsidRPr="00F40856">
              <w:rPr>
                <w:rFonts w:cstheme="minorHAnsi"/>
                <w:sz w:val="18"/>
                <w:szCs w:val="20"/>
              </w:rPr>
              <w:t>08</w:t>
            </w:r>
          </w:p>
        </w:tc>
        <w:tc>
          <w:tcPr>
            <w:tcW w:w="1066" w:type="dxa"/>
          </w:tcPr>
          <w:p w14:paraId="4A750038" w14:textId="095BB338" w:rsidR="00B37DF9" w:rsidRPr="00F40856" w:rsidRDefault="00B37DF9" w:rsidP="00B37DF9">
            <w:pPr>
              <w:spacing w:after="0" w:line="240" w:lineRule="auto"/>
              <w:jc w:val="center"/>
              <w:rPr>
                <w:rFonts w:cstheme="minorHAnsi"/>
                <w:sz w:val="18"/>
                <w:szCs w:val="20"/>
              </w:rPr>
            </w:pPr>
            <w:r w:rsidRPr="00390453">
              <w:rPr>
                <w:rFonts w:eastAsia="Times New Roman" w:cstheme="minorHAnsi"/>
                <w:sz w:val="16"/>
                <w:szCs w:val="20"/>
              </w:rPr>
              <w:t>09</w:t>
            </w:r>
          </w:p>
        </w:tc>
        <w:tc>
          <w:tcPr>
            <w:tcW w:w="1137" w:type="dxa"/>
          </w:tcPr>
          <w:p w14:paraId="46741DF8" w14:textId="78A8E651" w:rsidR="00B37DF9" w:rsidRPr="00F40856" w:rsidRDefault="00B37DF9" w:rsidP="00B37DF9">
            <w:pPr>
              <w:spacing w:after="0" w:line="240" w:lineRule="auto"/>
              <w:jc w:val="center"/>
              <w:rPr>
                <w:rFonts w:cstheme="minorHAnsi"/>
                <w:sz w:val="18"/>
                <w:szCs w:val="20"/>
              </w:rPr>
            </w:pPr>
            <w:r>
              <w:rPr>
                <w:rFonts w:cstheme="minorHAnsi"/>
                <w:sz w:val="18"/>
                <w:szCs w:val="20"/>
              </w:rPr>
              <w:t>10</w:t>
            </w:r>
          </w:p>
        </w:tc>
      </w:tr>
      <w:tr w:rsidR="00B37DF9" w:rsidRPr="00F40856" w14:paraId="075EE1C5" w14:textId="77777777" w:rsidTr="00B37DF9">
        <w:trPr>
          <w:trHeight w:val="1033"/>
        </w:trPr>
        <w:tc>
          <w:tcPr>
            <w:tcW w:w="866" w:type="dxa"/>
            <w:tcBorders>
              <w:top w:val="single" w:sz="4" w:space="0" w:color="auto"/>
              <w:left w:val="single" w:sz="4" w:space="0" w:color="auto"/>
              <w:bottom w:val="single" w:sz="4" w:space="0" w:color="auto"/>
              <w:right w:val="single" w:sz="4" w:space="0" w:color="auto"/>
            </w:tcBorders>
            <w:vAlign w:val="bottom"/>
          </w:tcPr>
          <w:p w14:paraId="17477427" w14:textId="77777777"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854" w:type="dxa"/>
            <w:gridSpan w:val="2"/>
            <w:vAlign w:val="bottom"/>
          </w:tcPr>
          <w:p w14:paraId="2B3FBEEE" w14:textId="77777777"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478C843B" w14:textId="77777777" w:rsidR="00B37DF9" w:rsidRPr="00F40856" w:rsidRDefault="00B37DF9" w:rsidP="00B37DF9">
            <w:pPr>
              <w:spacing w:after="0" w:line="240" w:lineRule="auto"/>
              <w:jc w:val="center"/>
              <w:rPr>
                <w:rFonts w:cstheme="minorHAnsi"/>
                <w:sz w:val="18"/>
                <w:szCs w:val="20"/>
              </w:rPr>
            </w:pPr>
            <w:r w:rsidRPr="00F40856">
              <w:rPr>
                <w:rFonts w:cstheme="minorHAnsi"/>
                <w:sz w:val="18"/>
                <w:szCs w:val="20"/>
              </w:rPr>
              <w:t>or Name</w:t>
            </w:r>
          </w:p>
        </w:tc>
        <w:tc>
          <w:tcPr>
            <w:tcW w:w="1049" w:type="dxa"/>
            <w:vAlign w:val="bottom"/>
          </w:tcPr>
          <w:p w14:paraId="74B9A81E" w14:textId="77777777"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1737B31" w14:textId="77777777" w:rsidR="00B37DF9" w:rsidRPr="00F40856" w:rsidRDefault="00B37DF9" w:rsidP="00B37DF9">
            <w:pPr>
              <w:spacing w:after="0" w:line="240" w:lineRule="auto"/>
              <w:jc w:val="center"/>
              <w:rPr>
                <w:rFonts w:cstheme="minorHAnsi"/>
                <w:sz w:val="18"/>
                <w:szCs w:val="20"/>
              </w:rPr>
            </w:pPr>
            <w:r w:rsidRPr="00F40856">
              <w:rPr>
                <w:rFonts w:cstheme="minorHAnsi"/>
                <w:sz w:val="18"/>
                <w:szCs w:val="20"/>
              </w:rPr>
              <w:t>Make and Model</w:t>
            </w:r>
          </w:p>
        </w:tc>
        <w:tc>
          <w:tcPr>
            <w:tcW w:w="944" w:type="dxa"/>
            <w:vAlign w:val="bottom"/>
          </w:tcPr>
          <w:p w14:paraId="1649B6AF" w14:textId="77777777"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060" w:type="dxa"/>
            <w:vAlign w:val="bottom"/>
          </w:tcPr>
          <w:p w14:paraId="24F20DAD" w14:textId="77777777"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960" w:type="dxa"/>
            <w:vAlign w:val="bottom"/>
          </w:tcPr>
          <w:p w14:paraId="75035EDD" w14:textId="76264437"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677" w:type="dxa"/>
            <w:vAlign w:val="bottom"/>
          </w:tcPr>
          <w:p w14:paraId="0707E4EE" w14:textId="1514F26C"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2" w:author="Alhabibi, Haider@Energy" w:date="2023-11-01T16:53:00Z">
              <w:r>
                <w:rPr>
                  <w:rFonts w:cstheme="minorHAnsi"/>
                  <w:sz w:val="18"/>
                  <w:szCs w:val="20"/>
                </w:rPr>
                <w:t>Tank Volume</w:t>
              </w:r>
            </w:ins>
          </w:p>
        </w:tc>
        <w:tc>
          <w:tcPr>
            <w:tcW w:w="1098" w:type="dxa"/>
            <w:vAlign w:val="bottom"/>
          </w:tcPr>
          <w:p w14:paraId="1D5B4D42" w14:textId="67D8E64C"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84" w:type="dxa"/>
            <w:vAlign w:val="bottom"/>
          </w:tcPr>
          <w:p w14:paraId="52AF91F3" w14:textId="77777777"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066" w:type="dxa"/>
            <w:vAlign w:val="bottom"/>
          </w:tcPr>
          <w:p w14:paraId="3E9E7136" w14:textId="1DF716E1"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eastAsia="Times New Roman" w:cstheme="minorHAnsi"/>
                <w:sz w:val="18"/>
                <w:szCs w:val="20"/>
              </w:rPr>
              <w:t>Drain Water Heat Recovery</w:t>
            </w:r>
          </w:p>
        </w:tc>
        <w:tc>
          <w:tcPr>
            <w:tcW w:w="1137" w:type="dxa"/>
            <w:vAlign w:val="bottom"/>
          </w:tcPr>
          <w:p w14:paraId="347F013A" w14:textId="54C2575D" w:rsidR="00B37DF9" w:rsidRPr="00F40856"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B37DF9" w:rsidRPr="00F40856" w14:paraId="325550E4" w14:textId="77777777" w:rsidTr="00B37DF9">
        <w:trPr>
          <w:trHeight w:val="228"/>
        </w:trPr>
        <w:tc>
          <w:tcPr>
            <w:tcW w:w="866" w:type="dxa"/>
          </w:tcPr>
          <w:p w14:paraId="5E07F1EB" w14:textId="77777777" w:rsidR="00B37DF9" w:rsidRPr="00F40856" w:rsidRDefault="00B37DF9" w:rsidP="00B37DF9">
            <w:pPr>
              <w:spacing w:after="0" w:line="240" w:lineRule="auto"/>
              <w:rPr>
                <w:rFonts w:cstheme="minorHAnsi"/>
                <w:sz w:val="20"/>
                <w:szCs w:val="20"/>
              </w:rPr>
            </w:pPr>
          </w:p>
        </w:tc>
        <w:tc>
          <w:tcPr>
            <w:tcW w:w="854" w:type="dxa"/>
            <w:gridSpan w:val="2"/>
          </w:tcPr>
          <w:p w14:paraId="71D8BCC7" w14:textId="77777777" w:rsidR="00B37DF9" w:rsidRPr="00F40856" w:rsidRDefault="00B37DF9" w:rsidP="00B37DF9">
            <w:pPr>
              <w:spacing w:after="0" w:line="240" w:lineRule="auto"/>
              <w:rPr>
                <w:rFonts w:cstheme="minorHAnsi"/>
                <w:sz w:val="20"/>
                <w:szCs w:val="20"/>
              </w:rPr>
            </w:pPr>
          </w:p>
        </w:tc>
        <w:tc>
          <w:tcPr>
            <w:tcW w:w="1049" w:type="dxa"/>
          </w:tcPr>
          <w:p w14:paraId="22CF1A87" w14:textId="77777777" w:rsidR="00B37DF9" w:rsidRPr="00F40856" w:rsidRDefault="00B37DF9" w:rsidP="00B37DF9">
            <w:pPr>
              <w:spacing w:after="0" w:line="240" w:lineRule="auto"/>
              <w:rPr>
                <w:rFonts w:cstheme="minorHAnsi"/>
                <w:sz w:val="20"/>
                <w:szCs w:val="20"/>
              </w:rPr>
            </w:pPr>
          </w:p>
        </w:tc>
        <w:tc>
          <w:tcPr>
            <w:tcW w:w="944" w:type="dxa"/>
          </w:tcPr>
          <w:p w14:paraId="7E3966CF" w14:textId="77777777" w:rsidR="00B37DF9" w:rsidRPr="00F40856" w:rsidRDefault="00B37DF9" w:rsidP="00B37DF9">
            <w:pPr>
              <w:spacing w:after="0" w:line="240" w:lineRule="auto"/>
              <w:rPr>
                <w:rFonts w:cstheme="minorHAnsi"/>
                <w:sz w:val="20"/>
                <w:szCs w:val="20"/>
              </w:rPr>
            </w:pPr>
          </w:p>
        </w:tc>
        <w:tc>
          <w:tcPr>
            <w:tcW w:w="1060" w:type="dxa"/>
          </w:tcPr>
          <w:p w14:paraId="7B2A151F" w14:textId="77777777" w:rsidR="00B37DF9" w:rsidRPr="00F40856" w:rsidRDefault="00B37DF9" w:rsidP="00B37DF9">
            <w:pPr>
              <w:spacing w:after="0" w:line="240" w:lineRule="auto"/>
              <w:rPr>
                <w:rFonts w:cstheme="minorHAnsi"/>
                <w:sz w:val="20"/>
                <w:szCs w:val="20"/>
              </w:rPr>
            </w:pPr>
          </w:p>
        </w:tc>
        <w:tc>
          <w:tcPr>
            <w:tcW w:w="960" w:type="dxa"/>
          </w:tcPr>
          <w:p w14:paraId="18794545" w14:textId="77777777" w:rsidR="00B37DF9" w:rsidRPr="00F40856" w:rsidRDefault="00B37DF9" w:rsidP="00B37DF9">
            <w:pPr>
              <w:spacing w:after="0" w:line="240" w:lineRule="auto"/>
              <w:rPr>
                <w:rFonts w:cstheme="minorHAnsi"/>
                <w:sz w:val="20"/>
                <w:szCs w:val="20"/>
              </w:rPr>
            </w:pPr>
          </w:p>
        </w:tc>
        <w:tc>
          <w:tcPr>
            <w:tcW w:w="677" w:type="dxa"/>
          </w:tcPr>
          <w:p w14:paraId="3E0AB60B" w14:textId="77777777" w:rsidR="00B37DF9" w:rsidRPr="00F40856" w:rsidRDefault="00B37DF9" w:rsidP="00B37DF9">
            <w:pPr>
              <w:spacing w:after="0" w:line="240" w:lineRule="auto"/>
              <w:rPr>
                <w:rFonts w:cstheme="minorHAnsi"/>
                <w:sz w:val="20"/>
                <w:szCs w:val="20"/>
              </w:rPr>
            </w:pPr>
          </w:p>
        </w:tc>
        <w:tc>
          <w:tcPr>
            <w:tcW w:w="1098" w:type="dxa"/>
          </w:tcPr>
          <w:p w14:paraId="7F63170B" w14:textId="056991CA" w:rsidR="00B37DF9" w:rsidRPr="00F40856" w:rsidRDefault="00B37DF9" w:rsidP="00B37DF9">
            <w:pPr>
              <w:spacing w:after="0" w:line="240" w:lineRule="auto"/>
              <w:rPr>
                <w:rFonts w:cstheme="minorHAnsi"/>
                <w:sz w:val="20"/>
                <w:szCs w:val="20"/>
              </w:rPr>
            </w:pPr>
          </w:p>
        </w:tc>
        <w:tc>
          <w:tcPr>
            <w:tcW w:w="1084" w:type="dxa"/>
          </w:tcPr>
          <w:p w14:paraId="1777FCEE" w14:textId="77777777" w:rsidR="00B37DF9" w:rsidRPr="00F40856" w:rsidRDefault="00B37DF9" w:rsidP="00B37DF9">
            <w:pPr>
              <w:spacing w:after="0" w:line="240" w:lineRule="auto"/>
              <w:rPr>
                <w:rFonts w:cstheme="minorHAnsi"/>
                <w:sz w:val="20"/>
                <w:szCs w:val="20"/>
              </w:rPr>
            </w:pPr>
          </w:p>
        </w:tc>
        <w:tc>
          <w:tcPr>
            <w:tcW w:w="1066" w:type="dxa"/>
          </w:tcPr>
          <w:p w14:paraId="37AE2B51" w14:textId="77777777" w:rsidR="00B37DF9" w:rsidRPr="00F40856" w:rsidRDefault="00B37DF9" w:rsidP="00B37DF9">
            <w:pPr>
              <w:spacing w:after="0" w:line="240" w:lineRule="auto"/>
              <w:rPr>
                <w:rFonts w:cstheme="minorHAnsi"/>
                <w:sz w:val="20"/>
                <w:szCs w:val="20"/>
              </w:rPr>
            </w:pPr>
          </w:p>
        </w:tc>
        <w:tc>
          <w:tcPr>
            <w:tcW w:w="1137" w:type="dxa"/>
          </w:tcPr>
          <w:p w14:paraId="712EFAB8" w14:textId="67D6D4CA" w:rsidR="00B37DF9" w:rsidRPr="00F40856" w:rsidRDefault="00B37DF9" w:rsidP="00B37DF9">
            <w:pPr>
              <w:spacing w:after="0" w:line="240" w:lineRule="auto"/>
              <w:rPr>
                <w:rFonts w:cstheme="minorHAnsi"/>
                <w:sz w:val="20"/>
                <w:szCs w:val="20"/>
              </w:rPr>
            </w:pPr>
          </w:p>
        </w:tc>
      </w:tr>
      <w:tr w:rsidR="00B37DF9" w:rsidRPr="00F40856" w14:paraId="41180A6D" w14:textId="77777777" w:rsidTr="00B37DF9">
        <w:trPr>
          <w:trHeight w:val="228"/>
        </w:trPr>
        <w:tc>
          <w:tcPr>
            <w:tcW w:w="866" w:type="dxa"/>
          </w:tcPr>
          <w:p w14:paraId="0E0D11F9" w14:textId="77777777" w:rsidR="00B37DF9" w:rsidRPr="00F40856" w:rsidRDefault="00B37DF9" w:rsidP="00B37DF9">
            <w:pPr>
              <w:spacing w:after="0" w:line="240" w:lineRule="auto"/>
              <w:rPr>
                <w:rFonts w:cstheme="minorHAnsi"/>
                <w:sz w:val="20"/>
                <w:szCs w:val="20"/>
              </w:rPr>
            </w:pPr>
          </w:p>
        </w:tc>
        <w:tc>
          <w:tcPr>
            <w:tcW w:w="854" w:type="dxa"/>
            <w:gridSpan w:val="2"/>
          </w:tcPr>
          <w:p w14:paraId="26773A73" w14:textId="77777777" w:rsidR="00B37DF9" w:rsidRPr="00F40856" w:rsidRDefault="00B37DF9" w:rsidP="00B37DF9">
            <w:pPr>
              <w:spacing w:after="0" w:line="240" w:lineRule="auto"/>
              <w:rPr>
                <w:rFonts w:cstheme="minorHAnsi"/>
                <w:sz w:val="20"/>
                <w:szCs w:val="20"/>
              </w:rPr>
            </w:pPr>
          </w:p>
        </w:tc>
        <w:tc>
          <w:tcPr>
            <w:tcW w:w="1049" w:type="dxa"/>
          </w:tcPr>
          <w:p w14:paraId="470A2212" w14:textId="77777777" w:rsidR="00B37DF9" w:rsidRPr="00F40856" w:rsidRDefault="00B37DF9" w:rsidP="00B37DF9">
            <w:pPr>
              <w:spacing w:after="0" w:line="240" w:lineRule="auto"/>
              <w:rPr>
                <w:rFonts w:cstheme="minorHAnsi"/>
                <w:sz w:val="20"/>
                <w:szCs w:val="20"/>
              </w:rPr>
            </w:pPr>
          </w:p>
        </w:tc>
        <w:tc>
          <w:tcPr>
            <w:tcW w:w="944" w:type="dxa"/>
          </w:tcPr>
          <w:p w14:paraId="6AC9F3A3" w14:textId="77777777" w:rsidR="00B37DF9" w:rsidRPr="00F40856" w:rsidRDefault="00B37DF9" w:rsidP="00B37DF9">
            <w:pPr>
              <w:spacing w:after="0" w:line="240" w:lineRule="auto"/>
              <w:rPr>
                <w:rFonts w:cstheme="minorHAnsi"/>
                <w:sz w:val="20"/>
                <w:szCs w:val="20"/>
              </w:rPr>
            </w:pPr>
          </w:p>
        </w:tc>
        <w:tc>
          <w:tcPr>
            <w:tcW w:w="1060" w:type="dxa"/>
          </w:tcPr>
          <w:p w14:paraId="6094B205" w14:textId="77777777" w:rsidR="00B37DF9" w:rsidRPr="00F40856" w:rsidRDefault="00B37DF9" w:rsidP="00B37DF9">
            <w:pPr>
              <w:spacing w:after="0" w:line="240" w:lineRule="auto"/>
              <w:rPr>
                <w:rFonts w:cstheme="minorHAnsi"/>
                <w:sz w:val="20"/>
                <w:szCs w:val="20"/>
              </w:rPr>
            </w:pPr>
          </w:p>
        </w:tc>
        <w:tc>
          <w:tcPr>
            <w:tcW w:w="960" w:type="dxa"/>
          </w:tcPr>
          <w:p w14:paraId="437E42C2" w14:textId="77777777" w:rsidR="00B37DF9" w:rsidRPr="00F40856" w:rsidRDefault="00B37DF9" w:rsidP="00B37DF9">
            <w:pPr>
              <w:spacing w:after="0" w:line="240" w:lineRule="auto"/>
              <w:rPr>
                <w:rFonts w:cstheme="minorHAnsi"/>
                <w:sz w:val="20"/>
                <w:szCs w:val="20"/>
              </w:rPr>
            </w:pPr>
          </w:p>
        </w:tc>
        <w:tc>
          <w:tcPr>
            <w:tcW w:w="677" w:type="dxa"/>
          </w:tcPr>
          <w:p w14:paraId="70F6F302" w14:textId="77777777" w:rsidR="00B37DF9" w:rsidRPr="00F40856" w:rsidRDefault="00B37DF9" w:rsidP="00B37DF9">
            <w:pPr>
              <w:spacing w:after="0" w:line="240" w:lineRule="auto"/>
              <w:rPr>
                <w:rFonts w:cstheme="minorHAnsi"/>
                <w:sz w:val="20"/>
                <w:szCs w:val="20"/>
              </w:rPr>
            </w:pPr>
          </w:p>
        </w:tc>
        <w:tc>
          <w:tcPr>
            <w:tcW w:w="1098" w:type="dxa"/>
          </w:tcPr>
          <w:p w14:paraId="5DD3D741" w14:textId="2AAE04B2" w:rsidR="00B37DF9" w:rsidRPr="00F40856" w:rsidRDefault="00B37DF9" w:rsidP="00B37DF9">
            <w:pPr>
              <w:spacing w:after="0" w:line="240" w:lineRule="auto"/>
              <w:rPr>
                <w:rFonts w:cstheme="minorHAnsi"/>
                <w:sz w:val="20"/>
                <w:szCs w:val="20"/>
              </w:rPr>
            </w:pPr>
          </w:p>
        </w:tc>
        <w:tc>
          <w:tcPr>
            <w:tcW w:w="1084" w:type="dxa"/>
          </w:tcPr>
          <w:p w14:paraId="22F5BD18" w14:textId="77777777" w:rsidR="00B37DF9" w:rsidRPr="00F40856" w:rsidRDefault="00B37DF9" w:rsidP="00B37DF9">
            <w:pPr>
              <w:spacing w:after="0" w:line="240" w:lineRule="auto"/>
              <w:rPr>
                <w:rFonts w:cstheme="minorHAnsi"/>
                <w:sz w:val="20"/>
                <w:szCs w:val="20"/>
              </w:rPr>
            </w:pPr>
          </w:p>
        </w:tc>
        <w:tc>
          <w:tcPr>
            <w:tcW w:w="1066" w:type="dxa"/>
          </w:tcPr>
          <w:p w14:paraId="41AA0956" w14:textId="77777777" w:rsidR="00B37DF9" w:rsidRPr="00F40856" w:rsidRDefault="00B37DF9" w:rsidP="00B37DF9">
            <w:pPr>
              <w:spacing w:after="0" w:line="240" w:lineRule="auto"/>
              <w:rPr>
                <w:rFonts w:cstheme="minorHAnsi"/>
                <w:sz w:val="20"/>
                <w:szCs w:val="20"/>
              </w:rPr>
            </w:pPr>
          </w:p>
        </w:tc>
        <w:tc>
          <w:tcPr>
            <w:tcW w:w="1137" w:type="dxa"/>
          </w:tcPr>
          <w:p w14:paraId="48640B73" w14:textId="4EB6460C" w:rsidR="00B37DF9" w:rsidRPr="00F40856" w:rsidRDefault="00B37DF9" w:rsidP="00B37DF9">
            <w:pPr>
              <w:spacing w:after="0" w:line="240" w:lineRule="auto"/>
              <w:rPr>
                <w:rFonts w:cstheme="minorHAnsi"/>
                <w:sz w:val="20"/>
                <w:szCs w:val="20"/>
              </w:rPr>
            </w:pPr>
          </w:p>
        </w:tc>
      </w:tr>
    </w:tbl>
    <w:p w14:paraId="0E56EB8A" w14:textId="77777777" w:rsidR="006A662E" w:rsidRDefault="006A662E" w:rsidP="00D879CA">
      <w:pPr>
        <w:spacing w:after="0" w:line="240" w:lineRule="auto"/>
        <w:rPr>
          <w:rFonts w:asciiTheme="minorHAnsi" w:hAnsiTheme="minorHAnsi" w:cstheme="minorHAnsi"/>
          <w:sz w:val="18"/>
          <w:szCs w:val="18"/>
        </w:rPr>
      </w:pPr>
    </w:p>
    <w:tbl>
      <w:tblPr>
        <w:tblpPr w:leftFromText="180" w:rightFromText="180" w:vertAnchor="text" w:tblpXSpec="center"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81"/>
        <w:gridCol w:w="980"/>
        <w:gridCol w:w="980"/>
        <w:gridCol w:w="982"/>
        <w:gridCol w:w="980"/>
        <w:gridCol w:w="980"/>
        <w:gridCol w:w="980"/>
        <w:gridCol w:w="982"/>
        <w:gridCol w:w="980"/>
        <w:gridCol w:w="980"/>
        <w:gridCol w:w="989"/>
      </w:tblGrid>
      <w:tr w:rsidR="007568C3" w:rsidRPr="009E01FE" w14:paraId="47428C92" w14:textId="13539CC9" w:rsidTr="00BB0F28">
        <w:trPr>
          <w:cantSplit/>
          <w:trHeight w:val="402"/>
        </w:trPr>
        <w:tc>
          <w:tcPr>
            <w:tcW w:w="5000" w:type="pct"/>
            <w:gridSpan w:val="11"/>
            <w:tcBorders>
              <w:top w:val="single" w:sz="4" w:space="0" w:color="auto"/>
              <w:left w:val="single" w:sz="4" w:space="0" w:color="auto"/>
              <w:bottom w:val="single" w:sz="4" w:space="0" w:color="auto"/>
              <w:right w:val="single" w:sz="4" w:space="0" w:color="auto"/>
            </w:tcBorders>
          </w:tcPr>
          <w:p w14:paraId="7C3CB381" w14:textId="4C47DFB0" w:rsidR="007568C3" w:rsidRPr="00B33DFF" w:rsidRDefault="007568C3" w:rsidP="00BB0F2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3FBF4716" w:rsidR="007568C3" w:rsidRDefault="007568C3" w:rsidP="00BB0F2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This table reports the water heating system features installed in this project.</w:t>
            </w:r>
          </w:p>
        </w:tc>
      </w:tr>
      <w:tr w:rsidR="00BB0F28" w:rsidRPr="009E01FE" w14:paraId="5E10FB82" w14:textId="1F2D2580" w:rsidTr="00BB0F28">
        <w:trPr>
          <w:cantSplit/>
          <w:trHeight w:val="277"/>
        </w:trPr>
        <w:tc>
          <w:tcPr>
            <w:tcW w:w="454" w:type="pct"/>
            <w:tcBorders>
              <w:top w:val="single" w:sz="4" w:space="0" w:color="auto"/>
              <w:left w:val="single" w:sz="4" w:space="0" w:color="auto"/>
              <w:bottom w:val="single" w:sz="4" w:space="0" w:color="auto"/>
              <w:right w:val="single" w:sz="4" w:space="0" w:color="auto"/>
            </w:tcBorders>
            <w:vAlign w:val="bottom"/>
          </w:tcPr>
          <w:p w14:paraId="78A198D6" w14:textId="53665994"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54" w:type="pct"/>
            <w:tcBorders>
              <w:top w:val="single" w:sz="4" w:space="0" w:color="auto"/>
              <w:left w:val="single" w:sz="4" w:space="0" w:color="auto"/>
              <w:bottom w:val="single" w:sz="4" w:space="0" w:color="auto"/>
              <w:right w:val="single" w:sz="4" w:space="0" w:color="auto"/>
            </w:tcBorders>
            <w:vAlign w:val="center"/>
          </w:tcPr>
          <w:p w14:paraId="5F178F62" w14:textId="3221D5D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02</w:t>
            </w:r>
          </w:p>
        </w:tc>
        <w:tc>
          <w:tcPr>
            <w:tcW w:w="454" w:type="pct"/>
            <w:tcBorders>
              <w:top w:val="single" w:sz="4" w:space="0" w:color="auto"/>
              <w:left w:val="single" w:sz="4" w:space="0" w:color="auto"/>
              <w:bottom w:val="single" w:sz="4" w:space="0" w:color="auto"/>
              <w:right w:val="single" w:sz="4" w:space="0" w:color="auto"/>
            </w:tcBorders>
            <w:vAlign w:val="center"/>
          </w:tcPr>
          <w:p w14:paraId="25E49458" w14:textId="4E542EF8"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03</w:t>
            </w:r>
          </w:p>
        </w:tc>
        <w:tc>
          <w:tcPr>
            <w:tcW w:w="455" w:type="pct"/>
            <w:tcBorders>
              <w:top w:val="single" w:sz="4" w:space="0" w:color="auto"/>
              <w:left w:val="single" w:sz="4" w:space="0" w:color="auto"/>
              <w:bottom w:val="single" w:sz="4" w:space="0" w:color="auto"/>
              <w:right w:val="single" w:sz="4" w:space="0" w:color="auto"/>
            </w:tcBorders>
            <w:vAlign w:val="center"/>
          </w:tcPr>
          <w:p w14:paraId="4D1BC378" w14:textId="169A408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04</w:t>
            </w:r>
          </w:p>
        </w:tc>
        <w:tc>
          <w:tcPr>
            <w:tcW w:w="454" w:type="pct"/>
            <w:tcBorders>
              <w:top w:val="single" w:sz="4" w:space="0" w:color="auto"/>
              <w:left w:val="single" w:sz="4" w:space="0" w:color="auto"/>
              <w:bottom w:val="single" w:sz="4" w:space="0" w:color="auto"/>
              <w:right w:val="single" w:sz="4" w:space="0" w:color="auto"/>
            </w:tcBorders>
            <w:vAlign w:val="center"/>
          </w:tcPr>
          <w:p w14:paraId="3D26A1B8" w14:textId="6921754F"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Pr>
                <w:rFonts w:asciiTheme="minorHAnsi" w:eastAsia="Times New Roman" w:hAnsiTheme="minorHAnsi" w:cstheme="minorHAnsi"/>
                <w:sz w:val="20"/>
                <w:szCs w:val="20"/>
              </w:rPr>
              <w:t>05</w:t>
            </w:r>
          </w:p>
        </w:tc>
        <w:tc>
          <w:tcPr>
            <w:tcW w:w="454" w:type="pct"/>
            <w:tcBorders>
              <w:top w:val="single" w:sz="4" w:space="0" w:color="auto"/>
              <w:left w:val="single" w:sz="4" w:space="0" w:color="auto"/>
              <w:bottom w:val="single" w:sz="4" w:space="0" w:color="auto"/>
              <w:right w:val="single" w:sz="4" w:space="0" w:color="auto"/>
            </w:tcBorders>
            <w:vAlign w:val="center"/>
          </w:tcPr>
          <w:p w14:paraId="0E16E27E" w14:textId="49FFD8DC"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Pr>
                <w:rFonts w:asciiTheme="minorHAnsi" w:eastAsia="Times New Roman" w:hAnsiTheme="minorHAnsi" w:cstheme="minorHAnsi"/>
                <w:sz w:val="20"/>
                <w:szCs w:val="20"/>
              </w:rPr>
              <w:t>06</w:t>
            </w:r>
          </w:p>
        </w:tc>
        <w:tc>
          <w:tcPr>
            <w:tcW w:w="454" w:type="pct"/>
            <w:tcBorders>
              <w:top w:val="single" w:sz="4" w:space="0" w:color="auto"/>
              <w:left w:val="single" w:sz="4" w:space="0" w:color="auto"/>
              <w:bottom w:val="single" w:sz="4" w:space="0" w:color="auto"/>
              <w:right w:val="single" w:sz="4" w:space="0" w:color="auto"/>
            </w:tcBorders>
            <w:vAlign w:val="center"/>
          </w:tcPr>
          <w:p w14:paraId="1EFBBCAA" w14:textId="027BA7E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Pr>
                <w:rFonts w:asciiTheme="minorHAnsi" w:eastAsia="Times New Roman" w:hAnsiTheme="minorHAnsi" w:cstheme="minorHAnsi"/>
                <w:sz w:val="20"/>
                <w:szCs w:val="20"/>
              </w:rPr>
              <w:t>07</w:t>
            </w:r>
          </w:p>
        </w:tc>
        <w:tc>
          <w:tcPr>
            <w:tcW w:w="455" w:type="pct"/>
            <w:tcBorders>
              <w:top w:val="single" w:sz="4" w:space="0" w:color="auto"/>
              <w:left w:val="single" w:sz="4" w:space="0" w:color="auto"/>
              <w:bottom w:val="single" w:sz="4" w:space="0" w:color="auto"/>
              <w:right w:val="single" w:sz="4" w:space="0" w:color="auto"/>
            </w:tcBorders>
            <w:vAlign w:val="center"/>
          </w:tcPr>
          <w:p w14:paraId="3A8184C6" w14:textId="0C79FBFB"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Pr>
                <w:rFonts w:asciiTheme="minorHAnsi" w:eastAsia="Times New Roman" w:hAnsiTheme="minorHAnsi" w:cstheme="minorHAnsi"/>
                <w:sz w:val="20"/>
                <w:szCs w:val="20"/>
              </w:rPr>
              <w:t>08</w:t>
            </w:r>
          </w:p>
        </w:tc>
        <w:tc>
          <w:tcPr>
            <w:tcW w:w="454" w:type="pct"/>
            <w:tcBorders>
              <w:top w:val="single" w:sz="4" w:space="0" w:color="auto"/>
              <w:left w:val="single" w:sz="4" w:space="0" w:color="auto"/>
              <w:bottom w:val="single" w:sz="4" w:space="0" w:color="auto"/>
              <w:right w:val="single" w:sz="4" w:space="0" w:color="auto"/>
            </w:tcBorders>
          </w:tcPr>
          <w:p w14:paraId="521DBC25" w14:textId="62850F58"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54" w:type="pct"/>
            <w:tcBorders>
              <w:top w:val="single" w:sz="4" w:space="0" w:color="auto"/>
              <w:left w:val="single" w:sz="4" w:space="0" w:color="auto"/>
              <w:bottom w:val="single" w:sz="4" w:space="0" w:color="auto"/>
              <w:right w:val="single" w:sz="4" w:space="0" w:color="auto"/>
            </w:tcBorders>
          </w:tcPr>
          <w:p w14:paraId="59C7B8FF" w14:textId="657D76DF" w:rsidR="00BB0F28" w:rsidRPr="00C10172"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55" w:type="pct"/>
            <w:tcBorders>
              <w:top w:val="single" w:sz="4" w:space="0" w:color="auto"/>
              <w:left w:val="single" w:sz="4" w:space="0" w:color="auto"/>
              <w:bottom w:val="single" w:sz="4" w:space="0" w:color="auto"/>
              <w:right w:val="single" w:sz="4" w:space="0" w:color="auto"/>
            </w:tcBorders>
          </w:tcPr>
          <w:p w14:paraId="22046E67" w14:textId="5041CFFC" w:rsidR="00BB0F28"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BB0F28" w:rsidRPr="009E01FE" w14:paraId="285571F4" w14:textId="1F0C2329" w:rsidTr="00BB0F28">
        <w:trPr>
          <w:cantSplit/>
          <w:trHeight w:val="288"/>
        </w:trPr>
        <w:tc>
          <w:tcPr>
            <w:tcW w:w="454" w:type="pct"/>
            <w:tcBorders>
              <w:top w:val="single" w:sz="4" w:space="0" w:color="auto"/>
              <w:left w:val="single" w:sz="4" w:space="0" w:color="auto"/>
              <w:bottom w:val="single" w:sz="4" w:space="0" w:color="auto"/>
              <w:right w:val="single" w:sz="4" w:space="0" w:color="auto"/>
            </w:tcBorders>
            <w:vAlign w:val="bottom"/>
          </w:tcPr>
          <w:p w14:paraId="17203B63" w14:textId="18875F9B"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54" w:type="pct"/>
            <w:tcBorders>
              <w:top w:val="single" w:sz="4" w:space="0" w:color="auto"/>
              <w:left w:val="single" w:sz="4" w:space="0" w:color="auto"/>
              <w:bottom w:val="single" w:sz="4" w:space="0" w:color="auto"/>
              <w:right w:val="single" w:sz="4" w:space="0" w:color="auto"/>
            </w:tcBorders>
            <w:vAlign w:val="bottom"/>
          </w:tcPr>
          <w:p w14:paraId="4C8D8125" w14:textId="6A714991"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454" w:type="pct"/>
            <w:tcBorders>
              <w:top w:val="single" w:sz="4" w:space="0" w:color="auto"/>
              <w:left w:val="single" w:sz="4" w:space="0" w:color="auto"/>
              <w:bottom w:val="single" w:sz="4" w:space="0" w:color="auto"/>
              <w:right w:val="single" w:sz="4" w:space="0" w:color="auto"/>
            </w:tcBorders>
            <w:vAlign w:val="bottom"/>
          </w:tcPr>
          <w:p w14:paraId="6BA036E4" w14:textId="77777777"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Type</w:t>
            </w:r>
          </w:p>
        </w:tc>
        <w:tc>
          <w:tcPr>
            <w:tcW w:w="455" w:type="pct"/>
            <w:tcBorders>
              <w:top w:val="single" w:sz="4" w:space="0" w:color="auto"/>
              <w:left w:val="single" w:sz="4" w:space="0" w:color="auto"/>
              <w:bottom w:val="single" w:sz="4" w:space="0" w:color="auto"/>
              <w:right w:val="single" w:sz="4" w:space="0" w:color="auto"/>
            </w:tcBorders>
            <w:vAlign w:val="bottom"/>
          </w:tcPr>
          <w:p w14:paraId="7C66A97B" w14:textId="77777777"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Type</w:t>
            </w:r>
          </w:p>
        </w:tc>
        <w:tc>
          <w:tcPr>
            <w:tcW w:w="454" w:type="pct"/>
            <w:tcBorders>
              <w:top w:val="single" w:sz="4" w:space="0" w:color="auto"/>
              <w:left w:val="single" w:sz="4" w:space="0" w:color="auto"/>
              <w:bottom w:val="single" w:sz="4" w:space="0" w:color="auto"/>
              <w:right w:val="single" w:sz="4" w:space="0" w:color="auto"/>
            </w:tcBorders>
            <w:vAlign w:val="bottom"/>
          </w:tcPr>
          <w:p w14:paraId="0980E02E" w14:textId="6B4611AB"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 of </w:t>
            </w:r>
            <w:r>
              <w:rPr>
                <w:rFonts w:asciiTheme="minorHAnsi" w:eastAsia="Times New Roman" w:hAnsiTheme="minorHAnsi" w:cstheme="minorHAnsi"/>
                <w:sz w:val="18"/>
                <w:szCs w:val="20"/>
              </w:rPr>
              <w:t xml:space="preserve">Like (or Identical) </w:t>
            </w:r>
            <w:r w:rsidRPr="00A05A69">
              <w:rPr>
                <w:rFonts w:asciiTheme="minorHAnsi" w:eastAsia="Times New Roman" w:hAnsiTheme="minorHAnsi" w:cstheme="minorHAnsi"/>
                <w:sz w:val="18"/>
                <w:szCs w:val="20"/>
              </w:rPr>
              <w:t>Water Heaters in System</w:t>
            </w:r>
          </w:p>
        </w:tc>
        <w:tc>
          <w:tcPr>
            <w:tcW w:w="454" w:type="pct"/>
            <w:tcBorders>
              <w:top w:val="single" w:sz="4" w:space="0" w:color="auto"/>
              <w:left w:val="single" w:sz="4" w:space="0" w:color="auto"/>
              <w:bottom w:val="single" w:sz="4" w:space="0" w:color="auto"/>
              <w:right w:val="single" w:sz="4" w:space="0" w:color="auto"/>
            </w:tcBorders>
            <w:vAlign w:val="bottom"/>
          </w:tcPr>
          <w:p w14:paraId="3024E801" w14:textId="77777777"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Fuel Type</w:t>
            </w:r>
          </w:p>
        </w:tc>
        <w:tc>
          <w:tcPr>
            <w:tcW w:w="454" w:type="pct"/>
            <w:tcBorders>
              <w:top w:val="single" w:sz="4" w:space="0" w:color="auto"/>
              <w:left w:val="single" w:sz="4" w:space="0" w:color="auto"/>
              <w:bottom w:val="single" w:sz="4" w:space="0" w:color="auto"/>
              <w:right w:val="single" w:sz="4" w:space="0" w:color="auto"/>
            </w:tcBorders>
            <w:vAlign w:val="bottom"/>
          </w:tcPr>
          <w:p w14:paraId="12E5370C" w14:textId="77777777"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Type</w:t>
            </w:r>
          </w:p>
        </w:tc>
        <w:tc>
          <w:tcPr>
            <w:tcW w:w="455" w:type="pct"/>
            <w:tcBorders>
              <w:top w:val="single" w:sz="4" w:space="0" w:color="auto"/>
              <w:left w:val="single" w:sz="4" w:space="0" w:color="auto"/>
              <w:bottom w:val="single" w:sz="4" w:space="0" w:color="auto"/>
              <w:right w:val="single" w:sz="4" w:space="0" w:color="auto"/>
            </w:tcBorders>
            <w:vAlign w:val="bottom"/>
          </w:tcPr>
          <w:p w14:paraId="7E7D822D" w14:textId="77777777"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Value</w:t>
            </w:r>
          </w:p>
        </w:tc>
        <w:tc>
          <w:tcPr>
            <w:tcW w:w="454" w:type="pct"/>
            <w:tcBorders>
              <w:top w:val="single" w:sz="4" w:space="0" w:color="auto"/>
              <w:left w:val="single" w:sz="4" w:space="0" w:color="auto"/>
              <w:bottom w:val="single" w:sz="4" w:space="0" w:color="auto"/>
              <w:right w:val="single" w:sz="4" w:space="0" w:color="auto"/>
            </w:tcBorders>
            <w:vAlign w:val="bottom"/>
          </w:tcPr>
          <w:p w14:paraId="54A8862E" w14:textId="77777777"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Dwelling Unit DHW System</w:t>
            </w:r>
          </w:p>
          <w:p w14:paraId="603085A6" w14:textId="77777777"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Distribution Type</w:t>
            </w:r>
          </w:p>
        </w:tc>
        <w:tc>
          <w:tcPr>
            <w:tcW w:w="454" w:type="pct"/>
            <w:tcBorders>
              <w:top w:val="single" w:sz="4" w:space="0" w:color="auto"/>
              <w:left w:val="single" w:sz="4" w:space="0" w:color="auto"/>
              <w:bottom w:val="single" w:sz="4" w:space="0" w:color="auto"/>
              <w:right w:val="single" w:sz="4" w:space="0" w:color="auto"/>
            </w:tcBorders>
            <w:vAlign w:val="bottom"/>
          </w:tcPr>
          <w:p w14:paraId="40842392" w14:textId="143E47FD"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55" w:type="pct"/>
            <w:tcBorders>
              <w:top w:val="single" w:sz="4" w:space="0" w:color="auto"/>
              <w:left w:val="single" w:sz="4" w:space="0" w:color="auto"/>
              <w:bottom w:val="single" w:sz="4" w:space="0" w:color="auto"/>
              <w:right w:val="single" w:sz="4" w:space="0" w:color="auto"/>
            </w:tcBorders>
            <w:vAlign w:val="bottom"/>
          </w:tcPr>
          <w:p w14:paraId="2FADA926" w14:textId="05845C62" w:rsidR="00BB0F28" w:rsidRPr="00A05A69"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Drain Water Heat Recovery</w:t>
            </w:r>
          </w:p>
        </w:tc>
      </w:tr>
      <w:tr w:rsidR="00BB0F28" w:rsidRPr="009E01FE" w14:paraId="6B02B3CA" w14:textId="343ED4B2" w:rsidTr="00BB0F28">
        <w:trPr>
          <w:cantSplit/>
          <w:trHeight w:val="246"/>
        </w:trPr>
        <w:tc>
          <w:tcPr>
            <w:tcW w:w="454" w:type="pct"/>
            <w:tcBorders>
              <w:top w:val="single" w:sz="4" w:space="0" w:color="auto"/>
              <w:left w:val="single" w:sz="4" w:space="0" w:color="auto"/>
              <w:bottom w:val="single" w:sz="4" w:space="0" w:color="auto"/>
              <w:right w:val="single" w:sz="4" w:space="0" w:color="auto"/>
            </w:tcBorders>
          </w:tcPr>
          <w:p w14:paraId="02AE0019"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71017647" w14:textId="4A92F42B"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60237D6C"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4C8F8D59"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3A2E6580"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20F8B4FF"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004457C8"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58E84F86"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tcPr>
          <w:p w14:paraId="1BE4E2B6"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tcPr>
          <w:p w14:paraId="36DA2D25" w14:textId="77777777" w:rsidR="00BB0F28" w:rsidRPr="00C10172"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69728BD9" w14:textId="77777777" w:rsidR="00BB0F28" w:rsidRPr="00C10172"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B0F28" w:rsidRPr="009E01FE" w14:paraId="066E83F2" w14:textId="6A6C0634" w:rsidTr="00BB0F28">
        <w:trPr>
          <w:cantSplit/>
          <w:trHeight w:val="255"/>
        </w:trPr>
        <w:tc>
          <w:tcPr>
            <w:tcW w:w="454" w:type="pct"/>
            <w:tcBorders>
              <w:top w:val="single" w:sz="4" w:space="0" w:color="auto"/>
              <w:left w:val="single" w:sz="4" w:space="0" w:color="auto"/>
              <w:bottom w:val="single" w:sz="4" w:space="0" w:color="auto"/>
              <w:right w:val="single" w:sz="4" w:space="0" w:color="auto"/>
            </w:tcBorders>
          </w:tcPr>
          <w:p w14:paraId="72498240"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61B833EF" w14:textId="684676D4"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72AD32DC"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7985165B"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01B7ABC1"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7E44C6FA"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vAlign w:val="center"/>
          </w:tcPr>
          <w:p w14:paraId="2F926A0C"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vAlign w:val="center"/>
          </w:tcPr>
          <w:p w14:paraId="1EFB1744"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tcPr>
          <w:p w14:paraId="389848A1" w14:textId="77777777" w:rsidR="00BB0F28" w:rsidRPr="00095904"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4" w:type="pct"/>
            <w:tcBorders>
              <w:top w:val="single" w:sz="4" w:space="0" w:color="auto"/>
              <w:left w:val="single" w:sz="4" w:space="0" w:color="auto"/>
              <w:bottom w:val="single" w:sz="4" w:space="0" w:color="auto"/>
              <w:right w:val="single" w:sz="4" w:space="0" w:color="auto"/>
            </w:tcBorders>
          </w:tcPr>
          <w:p w14:paraId="45270EC5" w14:textId="77777777" w:rsidR="00BB0F28" w:rsidRPr="00C10172"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4D36FB31" w14:textId="77777777" w:rsidR="00BB0F28" w:rsidRPr="00C10172" w:rsidRDefault="00BB0F28" w:rsidP="00BB0F2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384988E7" w:rsidR="005F6BC9" w:rsidRDefault="005F6BC9" w:rsidP="00D879CA">
      <w:pPr>
        <w:spacing w:after="0" w:line="240" w:lineRule="auto"/>
        <w:rPr>
          <w:ins w:id="3" w:author="Alhabibi, Haider@Energy" w:date="2022-07-15T16:19:00Z"/>
          <w:rFonts w:asciiTheme="minorHAnsi" w:hAnsiTheme="minorHAnsi" w:cstheme="minorHAnsi"/>
          <w:sz w:val="18"/>
          <w:szCs w:val="18"/>
        </w:rPr>
      </w:pPr>
    </w:p>
    <w:p w14:paraId="7815C887" w14:textId="77777777" w:rsidR="005F6BC9" w:rsidRDefault="005F6BC9">
      <w:pPr>
        <w:spacing w:after="0" w:line="240" w:lineRule="auto"/>
        <w:rPr>
          <w:ins w:id="4" w:author="Alhabibi, Haider@Energy" w:date="2022-07-15T16:19:00Z"/>
          <w:rFonts w:asciiTheme="minorHAnsi" w:hAnsiTheme="minorHAnsi" w:cstheme="minorHAnsi"/>
          <w:sz w:val="18"/>
          <w:szCs w:val="18"/>
        </w:rPr>
      </w:pPr>
      <w:ins w:id="5" w:author="Alhabibi, Haider@Energy" w:date="2022-07-15T16:19:00Z">
        <w:r>
          <w:rPr>
            <w:rFonts w:asciiTheme="minorHAnsi" w:hAnsiTheme="minorHAnsi" w:cstheme="minorHAnsi"/>
            <w:sz w:val="18"/>
            <w:szCs w:val="18"/>
          </w:rPr>
          <w:br w:type="page"/>
        </w:r>
      </w:ins>
    </w:p>
    <w:p w14:paraId="4F562EAD" w14:textId="77777777" w:rsidR="007A73AF" w:rsidRDefault="007A73AF" w:rsidP="00D879CA">
      <w:pPr>
        <w:spacing w:after="0" w:line="240" w:lineRule="auto"/>
        <w:rPr>
          <w:rFonts w:asciiTheme="minorHAnsi" w:hAnsiTheme="minorHAnsi" w:cstheme="minorHAnsi"/>
          <w:sz w:val="18"/>
          <w:szCs w:val="18"/>
        </w:rPr>
      </w:pPr>
    </w:p>
    <w:tbl>
      <w:tblPr>
        <w:tblStyle w:val="TableGrid5"/>
        <w:tblW w:w="10790" w:type="dxa"/>
        <w:tblLayout w:type="fixed"/>
        <w:tblLook w:val="04A0" w:firstRow="1" w:lastRow="0" w:firstColumn="1" w:lastColumn="0" w:noHBand="0" w:noVBand="1"/>
      </w:tblPr>
      <w:tblGrid>
        <w:gridCol w:w="883"/>
        <w:gridCol w:w="750"/>
        <w:gridCol w:w="1047"/>
        <w:gridCol w:w="932"/>
        <w:gridCol w:w="956"/>
        <w:gridCol w:w="1023"/>
        <w:gridCol w:w="1202"/>
        <w:gridCol w:w="1202"/>
        <w:gridCol w:w="1392"/>
        <w:gridCol w:w="1403"/>
      </w:tblGrid>
      <w:tr w:rsidR="00B37DF9" w:rsidRPr="007B2CC9" w14:paraId="411892FB" w14:textId="0C56C7E0" w:rsidTr="00DE24CE">
        <w:trPr>
          <w:trHeight w:val="442"/>
        </w:trPr>
        <w:tc>
          <w:tcPr>
            <w:tcW w:w="10790" w:type="dxa"/>
            <w:gridSpan w:val="10"/>
          </w:tcPr>
          <w:p w14:paraId="6F7E8B1F" w14:textId="30DBF90A" w:rsidR="00B37DF9" w:rsidRPr="00EB4154" w:rsidRDefault="00B37DF9" w:rsidP="00B022F9">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p>
          <w:p w14:paraId="783E8655" w14:textId="254D33AD" w:rsidR="00B37DF9" w:rsidRDefault="00B37DF9" w:rsidP="00B022F9">
            <w:pPr>
              <w:spacing w:after="0" w:line="240" w:lineRule="auto"/>
              <w:rPr>
                <w:rFonts w:cstheme="minorHAnsi"/>
                <w:b/>
                <w:bCs/>
                <w:sz w:val="20"/>
                <w:szCs w:val="20"/>
              </w:rPr>
            </w:pPr>
            <w:r w:rsidRPr="007B2CC9">
              <w:rPr>
                <w:rFonts w:cstheme="minorHAnsi"/>
                <w:sz w:val="18"/>
                <w:szCs w:val="20"/>
              </w:rPr>
              <w:t>This table reports the water heating system(s) installed in this project.</w:t>
            </w:r>
          </w:p>
        </w:tc>
      </w:tr>
      <w:tr w:rsidR="00B37DF9" w:rsidRPr="007B2CC9" w14:paraId="1D15A920" w14:textId="359D70FA" w:rsidTr="00DE24CE">
        <w:trPr>
          <w:trHeight w:val="199"/>
        </w:trPr>
        <w:tc>
          <w:tcPr>
            <w:tcW w:w="883" w:type="dxa"/>
            <w:tcBorders>
              <w:top w:val="single" w:sz="4" w:space="0" w:color="auto"/>
              <w:left w:val="single" w:sz="4" w:space="0" w:color="auto"/>
              <w:bottom w:val="single" w:sz="4" w:space="0" w:color="auto"/>
              <w:right w:val="single" w:sz="4" w:space="0" w:color="auto"/>
            </w:tcBorders>
          </w:tcPr>
          <w:p w14:paraId="66CB915B" w14:textId="77777777" w:rsidR="00B37DF9" w:rsidRPr="007B2CC9" w:rsidRDefault="00B37DF9" w:rsidP="00B37DF9">
            <w:pPr>
              <w:spacing w:after="0" w:line="240" w:lineRule="auto"/>
              <w:jc w:val="center"/>
              <w:rPr>
                <w:rFonts w:cstheme="minorHAnsi"/>
                <w:sz w:val="18"/>
                <w:szCs w:val="20"/>
              </w:rPr>
            </w:pPr>
            <w:r w:rsidRPr="007B2CC9">
              <w:rPr>
                <w:rFonts w:cstheme="minorHAnsi"/>
                <w:sz w:val="18"/>
                <w:szCs w:val="20"/>
              </w:rPr>
              <w:t>01</w:t>
            </w:r>
          </w:p>
        </w:tc>
        <w:tc>
          <w:tcPr>
            <w:tcW w:w="750" w:type="dxa"/>
            <w:vAlign w:val="bottom"/>
          </w:tcPr>
          <w:p w14:paraId="2A9438A9" w14:textId="77777777" w:rsidR="00B37DF9" w:rsidRPr="007B2CC9" w:rsidRDefault="00B37DF9" w:rsidP="00B37DF9">
            <w:pPr>
              <w:spacing w:after="0" w:line="240" w:lineRule="auto"/>
              <w:jc w:val="center"/>
              <w:rPr>
                <w:rFonts w:cstheme="minorHAnsi"/>
                <w:sz w:val="18"/>
                <w:szCs w:val="20"/>
              </w:rPr>
            </w:pPr>
            <w:r w:rsidRPr="007B2CC9">
              <w:rPr>
                <w:rFonts w:cstheme="minorHAnsi"/>
                <w:sz w:val="18"/>
                <w:szCs w:val="20"/>
              </w:rPr>
              <w:t>02</w:t>
            </w:r>
          </w:p>
        </w:tc>
        <w:tc>
          <w:tcPr>
            <w:tcW w:w="1047" w:type="dxa"/>
            <w:vAlign w:val="bottom"/>
          </w:tcPr>
          <w:p w14:paraId="134E74C1" w14:textId="77777777" w:rsidR="00B37DF9" w:rsidRPr="007B2CC9" w:rsidRDefault="00B37DF9" w:rsidP="00B37DF9">
            <w:pPr>
              <w:spacing w:after="0" w:line="240" w:lineRule="auto"/>
              <w:jc w:val="center"/>
              <w:rPr>
                <w:rFonts w:cstheme="minorHAnsi"/>
                <w:sz w:val="18"/>
                <w:szCs w:val="20"/>
              </w:rPr>
            </w:pPr>
            <w:r w:rsidRPr="007B2CC9">
              <w:rPr>
                <w:rFonts w:cstheme="minorHAnsi"/>
                <w:sz w:val="18"/>
                <w:szCs w:val="20"/>
              </w:rPr>
              <w:t>03</w:t>
            </w:r>
          </w:p>
        </w:tc>
        <w:tc>
          <w:tcPr>
            <w:tcW w:w="932" w:type="dxa"/>
          </w:tcPr>
          <w:p w14:paraId="43E1BCEC" w14:textId="77777777" w:rsidR="00B37DF9" w:rsidRPr="007B2CC9" w:rsidRDefault="00B37DF9" w:rsidP="00B37DF9">
            <w:pPr>
              <w:spacing w:after="0" w:line="240" w:lineRule="auto"/>
              <w:jc w:val="center"/>
              <w:rPr>
                <w:rFonts w:cstheme="minorHAnsi"/>
                <w:sz w:val="18"/>
                <w:szCs w:val="20"/>
              </w:rPr>
            </w:pPr>
            <w:r w:rsidRPr="007B2CC9">
              <w:rPr>
                <w:rFonts w:cstheme="minorHAnsi"/>
                <w:sz w:val="18"/>
                <w:szCs w:val="20"/>
              </w:rPr>
              <w:t>04</w:t>
            </w:r>
          </w:p>
        </w:tc>
        <w:tc>
          <w:tcPr>
            <w:tcW w:w="956" w:type="dxa"/>
          </w:tcPr>
          <w:p w14:paraId="4619750A" w14:textId="77777777" w:rsidR="00B37DF9" w:rsidRPr="007B2CC9" w:rsidRDefault="00B37DF9" w:rsidP="00B37DF9">
            <w:pPr>
              <w:spacing w:after="0" w:line="240" w:lineRule="auto"/>
              <w:jc w:val="center"/>
              <w:rPr>
                <w:rFonts w:cstheme="minorHAnsi"/>
                <w:sz w:val="18"/>
                <w:szCs w:val="20"/>
              </w:rPr>
            </w:pPr>
            <w:r w:rsidRPr="007B2CC9">
              <w:rPr>
                <w:rFonts w:cstheme="minorHAnsi"/>
                <w:sz w:val="18"/>
                <w:szCs w:val="20"/>
              </w:rPr>
              <w:t>05</w:t>
            </w:r>
          </w:p>
        </w:tc>
        <w:tc>
          <w:tcPr>
            <w:tcW w:w="1023" w:type="dxa"/>
          </w:tcPr>
          <w:p w14:paraId="59ABC92A" w14:textId="77777777" w:rsidR="00B37DF9" w:rsidRPr="007B2CC9" w:rsidRDefault="00B37DF9" w:rsidP="00B37DF9">
            <w:pPr>
              <w:spacing w:after="0" w:line="240" w:lineRule="auto"/>
              <w:jc w:val="center"/>
              <w:rPr>
                <w:rFonts w:cstheme="minorHAnsi"/>
                <w:sz w:val="18"/>
                <w:szCs w:val="20"/>
              </w:rPr>
            </w:pPr>
            <w:r w:rsidRPr="007B2CC9">
              <w:rPr>
                <w:rFonts w:cstheme="minorHAnsi"/>
                <w:sz w:val="18"/>
                <w:szCs w:val="20"/>
              </w:rPr>
              <w:t>06</w:t>
            </w:r>
          </w:p>
        </w:tc>
        <w:tc>
          <w:tcPr>
            <w:tcW w:w="1202" w:type="dxa"/>
          </w:tcPr>
          <w:p w14:paraId="3A7BC150" w14:textId="6EAB1EAE" w:rsidR="00B37DF9" w:rsidRPr="007B2CC9" w:rsidRDefault="00B37DF9" w:rsidP="00B37DF9">
            <w:pPr>
              <w:spacing w:after="0" w:line="240" w:lineRule="auto"/>
              <w:jc w:val="center"/>
              <w:rPr>
                <w:rFonts w:cstheme="minorHAnsi"/>
                <w:sz w:val="18"/>
                <w:szCs w:val="20"/>
              </w:rPr>
            </w:pPr>
            <w:ins w:id="6" w:author="Alhabibi, Haider@Energy" w:date="2023-11-01T16:54:00Z">
              <w:r w:rsidRPr="007B2CC9">
                <w:rPr>
                  <w:rFonts w:cstheme="minorHAnsi"/>
                  <w:sz w:val="18"/>
                  <w:szCs w:val="20"/>
                </w:rPr>
                <w:t>06</w:t>
              </w:r>
            </w:ins>
            <w:ins w:id="7" w:author="Alhabibi, Haider@Energy" w:date="2023-11-01T16:55:00Z">
              <w:r>
                <w:rPr>
                  <w:rFonts w:cstheme="minorHAnsi"/>
                  <w:sz w:val="18"/>
                  <w:szCs w:val="20"/>
                </w:rPr>
                <w:t>a</w:t>
              </w:r>
            </w:ins>
          </w:p>
        </w:tc>
        <w:tc>
          <w:tcPr>
            <w:tcW w:w="1202" w:type="dxa"/>
          </w:tcPr>
          <w:p w14:paraId="2E512381" w14:textId="7DAEEB09" w:rsidR="00B37DF9" w:rsidRPr="007B2CC9" w:rsidRDefault="00B37DF9" w:rsidP="00B37DF9">
            <w:pPr>
              <w:spacing w:after="0" w:line="240" w:lineRule="auto"/>
              <w:jc w:val="center"/>
              <w:rPr>
                <w:rFonts w:cstheme="minorHAnsi"/>
                <w:sz w:val="18"/>
                <w:szCs w:val="20"/>
              </w:rPr>
            </w:pPr>
            <w:r w:rsidRPr="007B2CC9">
              <w:rPr>
                <w:rFonts w:cstheme="minorHAnsi"/>
                <w:sz w:val="18"/>
                <w:szCs w:val="20"/>
              </w:rPr>
              <w:t>07</w:t>
            </w:r>
          </w:p>
        </w:tc>
        <w:tc>
          <w:tcPr>
            <w:tcW w:w="1392" w:type="dxa"/>
          </w:tcPr>
          <w:p w14:paraId="79CBDE22" w14:textId="77777777" w:rsidR="00B37DF9" w:rsidRPr="007B2CC9" w:rsidRDefault="00B37DF9" w:rsidP="00B37DF9">
            <w:pPr>
              <w:spacing w:after="0" w:line="240" w:lineRule="auto"/>
              <w:jc w:val="center"/>
              <w:rPr>
                <w:rFonts w:cstheme="minorHAnsi"/>
                <w:sz w:val="18"/>
                <w:szCs w:val="20"/>
              </w:rPr>
            </w:pPr>
            <w:r w:rsidRPr="007B2CC9">
              <w:rPr>
                <w:rFonts w:cstheme="minorHAnsi"/>
                <w:sz w:val="18"/>
                <w:szCs w:val="20"/>
              </w:rPr>
              <w:t>08</w:t>
            </w:r>
          </w:p>
        </w:tc>
        <w:tc>
          <w:tcPr>
            <w:tcW w:w="1399" w:type="dxa"/>
          </w:tcPr>
          <w:p w14:paraId="740407B3" w14:textId="3A97A16A" w:rsidR="00B37DF9" w:rsidRPr="007B2CC9" w:rsidRDefault="00B37DF9" w:rsidP="00B37DF9">
            <w:pPr>
              <w:spacing w:after="0" w:line="240" w:lineRule="auto"/>
              <w:jc w:val="center"/>
              <w:rPr>
                <w:rFonts w:cstheme="minorHAnsi"/>
                <w:sz w:val="18"/>
                <w:szCs w:val="20"/>
              </w:rPr>
            </w:pPr>
            <w:r w:rsidRPr="00390453">
              <w:rPr>
                <w:rFonts w:eastAsia="Times New Roman" w:cstheme="minorHAnsi"/>
                <w:sz w:val="16"/>
                <w:szCs w:val="20"/>
              </w:rPr>
              <w:t>09</w:t>
            </w:r>
          </w:p>
        </w:tc>
      </w:tr>
      <w:tr w:rsidR="00B37DF9" w:rsidRPr="007B2CC9" w14:paraId="40F28C6F" w14:textId="6815B9F5" w:rsidTr="00DE24CE">
        <w:trPr>
          <w:trHeight w:val="1458"/>
        </w:trPr>
        <w:tc>
          <w:tcPr>
            <w:tcW w:w="883" w:type="dxa"/>
            <w:tcBorders>
              <w:top w:val="single" w:sz="4" w:space="0" w:color="auto"/>
              <w:left w:val="single" w:sz="4" w:space="0" w:color="auto"/>
              <w:bottom w:val="single" w:sz="4" w:space="0" w:color="auto"/>
              <w:right w:val="single" w:sz="4" w:space="0" w:color="auto"/>
            </w:tcBorders>
            <w:vAlign w:val="bottom"/>
          </w:tcPr>
          <w:p w14:paraId="63060451" w14:textId="77777777"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750" w:type="dxa"/>
            <w:vAlign w:val="bottom"/>
          </w:tcPr>
          <w:p w14:paraId="78E09381" w14:textId="77777777"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5A87B446" w14:textId="77777777" w:rsidR="00B37DF9" w:rsidRPr="007B2CC9" w:rsidRDefault="00B37DF9" w:rsidP="00B37DF9">
            <w:pPr>
              <w:spacing w:after="0" w:line="240" w:lineRule="auto"/>
              <w:jc w:val="center"/>
              <w:rPr>
                <w:rFonts w:cstheme="minorHAnsi"/>
                <w:sz w:val="18"/>
                <w:szCs w:val="20"/>
              </w:rPr>
            </w:pPr>
            <w:r w:rsidRPr="007B2CC9">
              <w:rPr>
                <w:rFonts w:cstheme="minorHAnsi"/>
                <w:sz w:val="18"/>
                <w:szCs w:val="20"/>
              </w:rPr>
              <w:t>or Name</w:t>
            </w:r>
          </w:p>
        </w:tc>
        <w:tc>
          <w:tcPr>
            <w:tcW w:w="1047" w:type="dxa"/>
            <w:vAlign w:val="bottom"/>
          </w:tcPr>
          <w:p w14:paraId="231BB760" w14:textId="77777777"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79569E76" w14:textId="77777777" w:rsidR="00B37DF9" w:rsidRPr="007B2CC9" w:rsidRDefault="00B37DF9" w:rsidP="00B37DF9">
            <w:pPr>
              <w:spacing w:after="0" w:line="240" w:lineRule="auto"/>
              <w:jc w:val="center"/>
              <w:rPr>
                <w:rFonts w:cstheme="minorHAnsi"/>
                <w:sz w:val="18"/>
                <w:szCs w:val="20"/>
              </w:rPr>
            </w:pPr>
            <w:r w:rsidRPr="007B2CC9">
              <w:rPr>
                <w:rFonts w:cstheme="minorHAnsi"/>
                <w:sz w:val="18"/>
                <w:szCs w:val="20"/>
              </w:rPr>
              <w:t>Make and Model</w:t>
            </w:r>
          </w:p>
        </w:tc>
        <w:tc>
          <w:tcPr>
            <w:tcW w:w="932" w:type="dxa"/>
            <w:vAlign w:val="bottom"/>
          </w:tcPr>
          <w:p w14:paraId="0B0A04BD" w14:textId="77777777"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956" w:type="dxa"/>
            <w:vAlign w:val="bottom"/>
          </w:tcPr>
          <w:p w14:paraId="1A64817B" w14:textId="77777777"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023" w:type="dxa"/>
            <w:vAlign w:val="bottom"/>
          </w:tcPr>
          <w:p w14:paraId="1CC815B7" w14:textId="72AA3251"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202" w:type="dxa"/>
            <w:vAlign w:val="bottom"/>
          </w:tcPr>
          <w:p w14:paraId="5B9E2E4D" w14:textId="2E18DB6D"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8" w:author="Alhabibi, Haider@Energy" w:date="2023-11-01T16:54:00Z">
              <w:r>
                <w:rPr>
                  <w:rFonts w:cstheme="minorHAnsi"/>
                  <w:sz w:val="18"/>
                  <w:szCs w:val="20"/>
                </w:rPr>
                <w:t>Tank Volume</w:t>
              </w:r>
            </w:ins>
          </w:p>
        </w:tc>
        <w:tc>
          <w:tcPr>
            <w:tcW w:w="1202" w:type="dxa"/>
            <w:vAlign w:val="bottom"/>
          </w:tcPr>
          <w:p w14:paraId="42F5D2A4" w14:textId="4DE4BFC8"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392" w:type="dxa"/>
            <w:vAlign w:val="bottom"/>
          </w:tcPr>
          <w:p w14:paraId="6B9EAA27" w14:textId="77777777"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c>
          <w:tcPr>
            <w:tcW w:w="1399" w:type="dxa"/>
            <w:vAlign w:val="bottom"/>
          </w:tcPr>
          <w:p w14:paraId="248BEC5C" w14:textId="661836CC" w:rsidR="00B37DF9" w:rsidRPr="007B2CC9" w:rsidRDefault="00B37DF9" w:rsidP="00B37DF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eastAsia="Times New Roman" w:cstheme="minorHAnsi"/>
                <w:sz w:val="18"/>
                <w:szCs w:val="20"/>
              </w:rPr>
              <w:t>Drain Water Heat Recovery</w:t>
            </w:r>
          </w:p>
        </w:tc>
      </w:tr>
      <w:tr w:rsidR="00B37DF9" w:rsidRPr="007B2CC9" w14:paraId="0B3B7270" w14:textId="0FB9E10B" w:rsidTr="00DE24CE">
        <w:trPr>
          <w:trHeight w:val="213"/>
        </w:trPr>
        <w:tc>
          <w:tcPr>
            <w:tcW w:w="883" w:type="dxa"/>
          </w:tcPr>
          <w:p w14:paraId="34025850" w14:textId="77777777" w:rsidR="00B37DF9" w:rsidRPr="007B2CC9" w:rsidRDefault="00B37DF9" w:rsidP="00B37DF9">
            <w:pPr>
              <w:spacing w:after="0" w:line="240" w:lineRule="auto"/>
              <w:rPr>
                <w:rFonts w:cstheme="minorHAnsi"/>
                <w:sz w:val="20"/>
                <w:szCs w:val="20"/>
              </w:rPr>
            </w:pPr>
          </w:p>
        </w:tc>
        <w:tc>
          <w:tcPr>
            <w:tcW w:w="750" w:type="dxa"/>
          </w:tcPr>
          <w:p w14:paraId="5902D4AB" w14:textId="77777777" w:rsidR="00B37DF9" w:rsidRPr="007B2CC9" w:rsidRDefault="00B37DF9" w:rsidP="00B37DF9">
            <w:pPr>
              <w:spacing w:after="0" w:line="240" w:lineRule="auto"/>
              <w:rPr>
                <w:rFonts w:cstheme="minorHAnsi"/>
                <w:sz w:val="20"/>
                <w:szCs w:val="20"/>
              </w:rPr>
            </w:pPr>
          </w:p>
        </w:tc>
        <w:tc>
          <w:tcPr>
            <w:tcW w:w="1047" w:type="dxa"/>
          </w:tcPr>
          <w:p w14:paraId="5CA59BA1" w14:textId="77777777" w:rsidR="00B37DF9" w:rsidRPr="007B2CC9" w:rsidRDefault="00B37DF9" w:rsidP="00B37DF9">
            <w:pPr>
              <w:spacing w:after="0" w:line="240" w:lineRule="auto"/>
              <w:rPr>
                <w:rFonts w:cstheme="minorHAnsi"/>
                <w:sz w:val="20"/>
                <w:szCs w:val="20"/>
              </w:rPr>
            </w:pPr>
          </w:p>
        </w:tc>
        <w:tc>
          <w:tcPr>
            <w:tcW w:w="932" w:type="dxa"/>
          </w:tcPr>
          <w:p w14:paraId="585064D3" w14:textId="77777777" w:rsidR="00B37DF9" w:rsidRPr="007B2CC9" w:rsidRDefault="00B37DF9" w:rsidP="00B37DF9">
            <w:pPr>
              <w:spacing w:after="0" w:line="240" w:lineRule="auto"/>
              <w:rPr>
                <w:rFonts w:cstheme="minorHAnsi"/>
                <w:sz w:val="20"/>
                <w:szCs w:val="20"/>
              </w:rPr>
            </w:pPr>
          </w:p>
        </w:tc>
        <w:tc>
          <w:tcPr>
            <w:tcW w:w="956" w:type="dxa"/>
          </w:tcPr>
          <w:p w14:paraId="1F38DDBA" w14:textId="77777777" w:rsidR="00B37DF9" w:rsidRPr="007B2CC9" w:rsidRDefault="00B37DF9" w:rsidP="00B37DF9">
            <w:pPr>
              <w:spacing w:after="0" w:line="240" w:lineRule="auto"/>
              <w:rPr>
                <w:rFonts w:cstheme="minorHAnsi"/>
                <w:sz w:val="20"/>
                <w:szCs w:val="20"/>
              </w:rPr>
            </w:pPr>
          </w:p>
        </w:tc>
        <w:tc>
          <w:tcPr>
            <w:tcW w:w="1023" w:type="dxa"/>
          </w:tcPr>
          <w:p w14:paraId="639EF1B3" w14:textId="77777777" w:rsidR="00B37DF9" w:rsidRPr="007B2CC9" w:rsidRDefault="00B37DF9" w:rsidP="00B37DF9">
            <w:pPr>
              <w:spacing w:after="0" w:line="240" w:lineRule="auto"/>
              <w:rPr>
                <w:rFonts w:cstheme="minorHAnsi"/>
                <w:sz w:val="20"/>
                <w:szCs w:val="20"/>
              </w:rPr>
            </w:pPr>
          </w:p>
        </w:tc>
        <w:tc>
          <w:tcPr>
            <w:tcW w:w="1202" w:type="dxa"/>
          </w:tcPr>
          <w:p w14:paraId="6F1350F5" w14:textId="77777777" w:rsidR="00B37DF9" w:rsidRPr="007B2CC9" w:rsidRDefault="00B37DF9" w:rsidP="00B37DF9">
            <w:pPr>
              <w:spacing w:after="0" w:line="240" w:lineRule="auto"/>
              <w:rPr>
                <w:rFonts w:cstheme="minorHAnsi"/>
                <w:sz w:val="20"/>
                <w:szCs w:val="20"/>
              </w:rPr>
            </w:pPr>
          </w:p>
        </w:tc>
        <w:tc>
          <w:tcPr>
            <w:tcW w:w="1202" w:type="dxa"/>
          </w:tcPr>
          <w:p w14:paraId="63AB44A7" w14:textId="091E6B9E" w:rsidR="00B37DF9" w:rsidRPr="007B2CC9" w:rsidRDefault="00B37DF9" w:rsidP="00B37DF9">
            <w:pPr>
              <w:spacing w:after="0" w:line="240" w:lineRule="auto"/>
              <w:rPr>
                <w:rFonts w:cstheme="minorHAnsi"/>
                <w:sz w:val="20"/>
                <w:szCs w:val="20"/>
              </w:rPr>
            </w:pPr>
          </w:p>
        </w:tc>
        <w:tc>
          <w:tcPr>
            <w:tcW w:w="1392" w:type="dxa"/>
          </w:tcPr>
          <w:p w14:paraId="3C75B8B3" w14:textId="77777777" w:rsidR="00B37DF9" w:rsidRPr="007B2CC9" w:rsidRDefault="00B37DF9" w:rsidP="00B37DF9">
            <w:pPr>
              <w:spacing w:after="0" w:line="240" w:lineRule="auto"/>
              <w:rPr>
                <w:rFonts w:cstheme="minorHAnsi"/>
                <w:sz w:val="20"/>
                <w:szCs w:val="20"/>
              </w:rPr>
            </w:pPr>
          </w:p>
        </w:tc>
        <w:tc>
          <w:tcPr>
            <w:tcW w:w="1399" w:type="dxa"/>
          </w:tcPr>
          <w:p w14:paraId="68FB27DA" w14:textId="77777777" w:rsidR="00B37DF9" w:rsidRPr="007B2CC9" w:rsidRDefault="00B37DF9" w:rsidP="00B37DF9">
            <w:pPr>
              <w:spacing w:after="0" w:line="240" w:lineRule="auto"/>
              <w:rPr>
                <w:rFonts w:cstheme="minorHAnsi"/>
                <w:sz w:val="20"/>
                <w:szCs w:val="20"/>
              </w:rPr>
            </w:pPr>
          </w:p>
        </w:tc>
      </w:tr>
      <w:tr w:rsidR="00B37DF9" w:rsidRPr="007B2CC9" w14:paraId="2887C467" w14:textId="3B86E301" w:rsidTr="00DE24CE">
        <w:trPr>
          <w:trHeight w:val="213"/>
        </w:trPr>
        <w:tc>
          <w:tcPr>
            <w:tcW w:w="883" w:type="dxa"/>
          </w:tcPr>
          <w:p w14:paraId="02A1EA23" w14:textId="77777777" w:rsidR="00B37DF9" w:rsidRPr="007B2CC9" w:rsidRDefault="00B37DF9" w:rsidP="00B37DF9">
            <w:pPr>
              <w:spacing w:after="0" w:line="240" w:lineRule="auto"/>
              <w:rPr>
                <w:rFonts w:cstheme="minorHAnsi"/>
                <w:sz w:val="20"/>
                <w:szCs w:val="20"/>
              </w:rPr>
            </w:pPr>
          </w:p>
        </w:tc>
        <w:tc>
          <w:tcPr>
            <w:tcW w:w="750" w:type="dxa"/>
          </w:tcPr>
          <w:p w14:paraId="18A00414" w14:textId="77777777" w:rsidR="00B37DF9" w:rsidRPr="007B2CC9" w:rsidRDefault="00B37DF9" w:rsidP="00B37DF9">
            <w:pPr>
              <w:spacing w:after="0" w:line="240" w:lineRule="auto"/>
              <w:rPr>
                <w:rFonts w:cstheme="minorHAnsi"/>
                <w:sz w:val="20"/>
                <w:szCs w:val="20"/>
              </w:rPr>
            </w:pPr>
          </w:p>
        </w:tc>
        <w:tc>
          <w:tcPr>
            <w:tcW w:w="1047" w:type="dxa"/>
          </w:tcPr>
          <w:p w14:paraId="4DC9320F" w14:textId="77777777" w:rsidR="00B37DF9" w:rsidRPr="007B2CC9" w:rsidRDefault="00B37DF9" w:rsidP="00B37DF9">
            <w:pPr>
              <w:spacing w:after="0" w:line="240" w:lineRule="auto"/>
              <w:rPr>
                <w:rFonts w:cstheme="minorHAnsi"/>
                <w:sz w:val="20"/>
                <w:szCs w:val="20"/>
              </w:rPr>
            </w:pPr>
          </w:p>
        </w:tc>
        <w:tc>
          <w:tcPr>
            <w:tcW w:w="932" w:type="dxa"/>
          </w:tcPr>
          <w:p w14:paraId="3A923C2C" w14:textId="77777777" w:rsidR="00B37DF9" w:rsidRPr="007B2CC9" w:rsidRDefault="00B37DF9" w:rsidP="00B37DF9">
            <w:pPr>
              <w:spacing w:after="0" w:line="240" w:lineRule="auto"/>
              <w:rPr>
                <w:rFonts w:cstheme="minorHAnsi"/>
                <w:sz w:val="20"/>
                <w:szCs w:val="20"/>
              </w:rPr>
            </w:pPr>
          </w:p>
        </w:tc>
        <w:tc>
          <w:tcPr>
            <w:tcW w:w="956" w:type="dxa"/>
          </w:tcPr>
          <w:p w14:paraId="171B2BD8" w14:textId="77777777" w:rsidR="00B37DF9" w:rsidRPr="007B2CC9" w:rsidRDefault="00B37DF9" w:rsidP="00B37DF9">
            <w:pPr>
              <w:spacing w:after="0" w:line="240" w:lineRule="auto"/>
              <w:rPr>
                <w:rFonts w:cstheme="minorHAnsi"/>
                <w:sz w:val="20"/>
                <w:szCs w:val="20"/>
              </w:rPr>
            </w:pPr>
          </w:p>
        </w:tc>
        <w:tc>
          <w:tcPr>
            <w:tcW w:w="1023" w:type="dxa"/>
          </w:tcPr>
          <w:p w14:paraId="086DB85E" w14:textId="77777777" w:rsidR="00B37DF9" w:rsidRPr="007B2CC9" w:rsidRDefault="00B37DF9" w:rsidP="00B37DF9">
            <w:pPr>
              <w:spacing w:after="0" w:line="240" w:lineRule="auto"/>
              <w:rPr>
                <w:rFonts w:cstheme="minorHAnsi"/>
                <w:sz w:val="20"/>
                <w:szCs w:val="20"/>
              </w:rPr>
            </w:pPr>
          </w:p>
        </w:tc>
        <w:tc>
          <w:tcPr>
            <w:tcW w:w="1202" w:type="dxa"/>
          </w:tcPr>
          <w:p w14:paraId="3D8B387D" w14:textId="77777777" w:rsidR="00B37DF9" w:rsidRPr="007B2CC9" w:rsidRDefault="00B37DF9" w:rsidP="00B37DF9">
            <w:pPr>
              <w:spacing w:after="0" w:line="240" w:lineRule="auto"/>
              <w:rPr>
                <w:rFonts w:cstheme="minorHAnsi"/>
                <w:sz w:val="20"/>
                <w:szCs w:val="20"/>
              </w:rPr>
            </w:pPr>
          </w:p>
        </w:tc>
        <w:tc>
          <w:tcPr>
            <w:tcW w:w="1202" w:type="dxa"/>
          </w:tcPr>
          <w:p w14:paraId="744698C8" w14:textId="2111A8F3" w:rsidR="00B37DF9" w:rsidRPr="007B2CC9" w:rsidRDefault="00B37DF9" w:rsidP="00B37DF9">
            <w:pPr>
              <w:spacing w:after="0" w:line="240" w:lineRule="auto"/>
              <w:rPr>
                <w:rFonts w:cstheme="minorHAnsi"/>
                <w:sz w:val="20"/>
                <w:szCs w:val="20"/>
              </w:rPr>
            </w:pPr>
          </w:p>
        </w:tc>
        <w:tc>
          <w:tcPr>
            <w:tcW w:w="1392" w:type="dxa"/>
          </w:tcPr>
          <w:p w14:paraId="5360180E" w14:textId="77777777" w:rsidR="00B37DF9" w:rsidRPr="007B2CC9" w:rsidRDefault="00B37DF9" w:rsidP="00B37DF9">
            <w:pPr>
              <w:spacing w:after="0" w:line="240" w:lineRule="auto"/>
              <w:rPr>
                <w:rFonts w:cstheme="minorHAnsi"/>
                <w:sz w:val="20"/>
                <w:szCs w:val="20"/>
              </w:rPr>
            </w:pPr>
          </w:p>
        </w:tc>
        <w:tc>
          <w:tcPr>
            <w:tcW w:w="1399" w:type="dxa"/>
          </w:tcPr>
          <w:p w14:paraId="40BF8417" w14:textId="77777777" w:rsidR="00B37DF9" w:rsidRPr="007B2CC9" w:rsidRDefault="00B37DF9" w:rsidP="00B37DF9">
            <w:pPr>
              <w:spacing w:after="0" w:line="240" w:lineRule="auto"/>
              <w:rPr>
                <w:rFonts w:cstheme="minorHAnsi"/>
                <w:sz w:val="20"/>
                <w:szCs w:val="20"/>
              </w:rPr>
            </w:pPr>
          </w:p>
        </w:tc>
      </w:tr>
    </w:tbl>
    <w:p w14:paraId="6A627E23" w14:textId="77777777" w:rsidR="006E71F5" w:rsidRDefault="006E71F5"/>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77777777" w:rsidTr="00A05A6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3EF2F888"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77777777"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07</w:t>
            </w:r>
          </w:p>
        </w:tc>
      </w:tr>
      <w:tr w:rsidR="007A73AF" w:rsidRPr="009E01FE" w14:paraId="290A51D1"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Standby Loss </w:t>
            </w:r>
          </w:p>
          <w:p w14:paraId="5A9EA95E"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Exterior Insulation </w:t>
            </w:r>
          </w:p>
          <w:p w14:paraId="552BEFCE"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169DC54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Tank location</w:t>
            </w:r>
          </w:p>
        </w:tc>
      </w:tr>
      <w:tr w:rsidR="007A73AF" w:rsidRPr="009E01FE" w14:paraId="25F4FB53"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96C95BE" w14:textId="17699395" w:rsidR="00D7513B" w:rsidRPr="00A05A69"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14"/>
        <w:gridCol w:w="32"/>
        <w:gridCol w:w="1146"/>
        <w:gridCol w:w="1232"/>
        <w:gridCol w:w="1411"/>
        <w:gridCol w:w="3103"/>
      </w:tblGrid>
      <w:tr w:rsidR="007A73AF" w:rsidRPr="008733ED" w14:paraId="7B74D56E" w14:textId="77777777" w:rsidTr="007A73AF">
        <w:trPr>
          <w:cantSplit/>
          <w:trHeight w:val="144"/>
        </w:trPr>
        <w:tc>
          <w:tcPr>
            <w:tcW w:w="5000" w:type="pct"/>
            <w:gridSpan w:val="8"/>
            <w:tcBorders>
              <w:top w:val="single" w:sz="4" w:space="0" w:color="auto"/>
              <w:left w:val="single" w:sz="4" w:space="0" w:color="auto"/>
              <w:bottom w:val="single" w:sz="4" w:space="0" w:color="auto"/>
              <w:right w:val="single" w:sz="4" w:space="0" w:color="auto"/>
            </w:tcBorders>
          </w:tcPr>
          <w:p w14:paraId="5DAB9D91" w14:textId="4BC36A20"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19CAD32" w:rsidR="007A73AF" w:rsidRPr="008733ED" w:rsidRDefault="007A73AF" w:rsidP="00EB768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 xml:space="preserve">This table reports the water heater(s) efficiency features </w:t>
            </w:r>
            <w:r w:rsidR="00EB7683">
              <w:rPr>
                <w:rFonts w:asciiTheme="minorHAnsi" w:eastAsia="Times New Roman" w:hAnsiTheme="minorHAnsi" w:cstheme="minorHAnsi"/>
                <w:sz w:val="18"/>
                <w:szCs w:val="20"/>
              </w:rPr>
              <w:t>installed in</w:t>
            </w:r>
            <w:r w:rsidRPr="00A05A69">
              <w:rPr>
                <w:rFonts w:asciiTheme="minorHAnsi" w:eastAsia="Times New Roman" w:hAnsiTheme="minorHAnsi" w:cstheme="minorHAnsi"/>
                <w:sz w:val="18"/>
                <w:szCs w:val="20"/>
              </w:rPr>
              <w:t xml:space="preserve"> this project.</w:t>
            </w:r>
            <w:r w:rsidRPr="00A05A69">
              <w:rPr>
                <w:sz w:val="20"/>
              </w:rPr>
              <w:t xml:space="preserve"> </w:t>
            </w:r>
            <w:r w:rsidRPr="00A05A69">
              <w:rPr>
                <w:rFonts w:asciiTheme="minorHAnsi" w:eastAsia="Times New Roman" w:hAnsiTheme="minorHAnsi" w:cstheme="minorHAnsi"/>
                <w:sz w:val="18"/>
                <w:szCs w:val="20"/>
              </w:rPr>
              <w:t>(Not needed for central systems)</w:t>
            </w:r>
          </w:p>
        </w:tc>
      </w:tr>
      <w:tr w:rsidR="007A73AF" w:rsidRPr="00095904" w14:paraId="7D819574"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02</w:t>
            </w: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D15B2F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07</w:t>
            </w:r>
          </w:p>
        </w:tc>
      </w:tr>
      <w:tr w:rsidR="007A73AF" w:rsidRPr="00095904" w14:paraId="58AAB9AA"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Type</w:t>
            </w:r>
          </w:p>
        </w:tc>
        <w:tc>
          <w:tcPr>
            <w:tcW w:w="531" w:type="pct"/>
            <w:gridSpan w:val="2"/>
            <w:tcBorders>
              <w:top w:val="single" w:sz="4" w:space="0" w:color="auto"/>
              <w:left w:val="single" w:sz="4" w:space="0" w:color="auto"/>
              <w:bottom w:val="single" w:sz="4" w:space="0" w:color="auto"/>
              <w:right w:val="single" w:sz="4" w:space="0" w:color="auto"/>
            </w:tcBorders>
            <w:vAlign w:val="bottom"/>
          </w:tcPr>
          <w:p w14:paraId="3D72E45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Standby Loss </w:t>
            </w:r>
          </w:p>
          <w:p w14:paraId="5D0D012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Exterior Insulation </w:t>
            </w:r>
          </w:p>
          <w:p w14:paraId="0277DC7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20250F9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Tank location</w:t>
            </w:r>
          </w:p>
        </w:tc>
      </w:tr>
      <w:tr w:rsidR="007A73AF" w:rsidRPr="00095904" w14:paraId="1F458609"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208A308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00DAEA3"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D85E3F" w:rsidRPr="00095904" w14:paraId="210CD562" w14:textId="77777777" w:rsidTr="00D85E3F">
        <w:trPr>
          <w:cantSplit/>
          <w:trHeight w:val="144"/>
        </w:trPr>
        <w:tc>
          <w:tcPr>
            <w:tcW w:w="703" w:type="pct"/>
            <w:tcBorders>
              <w:top w:val="single" w:sz="4" w:space="0" w:color="auto"/>
              <w:left w:val="single" w:sz="4" w:space="0" w:color="auto"/>
              <w:bottom w:val="single" w:sz="4" w:space="0" w:color="auto"/>
              <w:right w:val="single" w:sz="4" w:space="0" w:color="auto"/>
            </w:tcBorders>
          </w:tcPr>
          <w:p w14:paraId="5D8D2089" w14:textId="34FB6BED" w:rsidR="00D85E3F" w:rsidRPr="00095904"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hAnsiTheme="minorHAnsi" w:cstheme="minorHAnsi"/>
                <w:sz w:val="18"/>
                <w:szCs w:val="18"/>
              </w:rPr>
              <w:t>08</w:t>
            </w:r>
          </w:p>
        </w:tc>
        <w:tc>
          <w:tcPr>
            <w:tcW w:w="1088" w:type="pct"/>
            <w:gridSpan w:val="2"/>
            <w:tcBorders>
              <w:top w:val="single" w:sz="4" w:space="0" w:color="auto"/>
              <w:left w:val="single" w:sz="4" w:space="0" w:color="auto"/>
              <w:bottom w:val="single" w:sz="4" w:space="0" w:color="auto"/>
              <w:right w:val="single" w:sz="4" w:space="0" w:color="auto"/>
            </w:tcBorders>
            <w:vAlign w:val="center"/>
          </w:tcPr>
          <w:p w14:paraId="56CFAD1D" w14:textId="2C68428F" w:rsidR="00D85E3F" w:rsidRPr="00095904"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eastAsia="Times New Roman"/>
                <w:sz w:val="18"/>
                <w:szCs w:val="18"/>
              </w:rPr>
              <w:t>Compliance Statement</w:t>
            </w:r>
          </w:p>
        </w:tc>
        <w:tc>
          <w:tcPr>
            <w:tcW w:w="3209" w:type="pct"/>
            <w:gridSpan w:val="5"/>
            <w:tcBorders>
              <w:top w:val="single" w:sz="4" w:space="0" w:color="auto"/>
              <w:left w:val="single" w:sz="4" w:space="0" w:color="auto"/>
              <w:bottom w:val="single" w:sz="4" w:space="0" w:color="auto"/>
              <w:right w:val="single" w:sz="4" w:space="0" w:color="auto"/>
            </w:tcBorders>
          </w:tcPr>
          <w:p w14:paraId="338F71C8" w14:textId="4D0DF202" w:rsidR="00D85E3F" w:rsidRPr="00095904"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A05A69"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A05A69">
        <w:trPr>
          <w:trHeight w:val="144"/>
        </w:trPr>
        <w:tc>
          <w:tcPr>
            <w:tcW w:w="10998" w:type="dxa"/>
            <w:gridSpan w:val="3"/>
            <w:tcBorders>
              <w:top w:val="single" w:sz="4" w:space="0" w:color="auto"/>
              <w:bottom w:val="single" w:sz="4" w:space="0" w:color="auto"/>
            </w:tcBorders>
            <w:vAlign w:val="center"/>
          </w:tcPr>
          <w:p w14:paraId="0F7F442A" w14:textId="726C9131" w:rsidR="0094138E" w:rsidRPr="00A05A69"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A05A69">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03</w:t>
            </w:r>
          </w:p>
        </w:tc>
      </w:tr>
      <w:tr w:rsidR="0094138E" w:rsidRPr="002F18C2" w14:paraId="0F7F4433"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Model Number</w:t>
            </w:r>
          </w:p>
        </w:tc>
      </w:tr>
      <w:tr w:rsidR="0094138E" w:rsidRPr="002F18C2" w14:paraId="0F7F4437"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2265"/>
        <w:gridCol w:w="7915"/>
      </w:tblGrid>
      <w:tr w:rsidR="006C36EE" w:rsidRPr="002F18C2" w14:paraId="06394A1D" w14:textId="77777777" w:rsidTr="003C0EF4">
        <w:trPr>
          <w:trHeight w:val="144"/>
        </w:trPr>
        <w:tc>
          <w:tcPr>
            <w:tcW w:w="10790" w:type="dxa"/>
            <w:gridSpan w:val="3"/>
            <w:tcBorders>
              <w:top w:val="single" w:sz="4" w:space="0" w:color="auto"/>
              <w:left w:val="single" w:sz="4" w:space="0" w:color="auto"/>
              <w:bottom w:val="single" w:sz="4" w:space="0" w:color="auto"/>
              <w:right w:val="single" w:sz="4" w:space="0" w:color="auto"/>
            </w:tcBorders>
          </w:tcPr>
          <w:p w14:paraId="6EF9F502" w14:textId="29E72C70"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3C0EF4">
        <w:trPr>
          <w:trHeight w:val="144"/>
          <w:tblHeader/>
        </w:trPr>
        <w:tc>
          <w:tcPr>
            <w:tcW w:w="610"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180" w:type="dxa"/>
            <w:gridSpan w:val="2"/>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3C0EF4">
        <w:trPr>
          <w:trHeight w:val="144"/>
          <w:tblHeader/>
        </w:trPr>
        <w:tc>
          <w:tcPr>
            <w:tcW w:w="610"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180" w:type="dxa"/>
            <w:gridSpan w:val="2"/>
            <w:vAlign w:val="center"/>
          </w:tcPr>
          <w:p w14:paraId="2F088E1D" w14:textId="2DA2EDDE"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Unfired Storage Tanks are insulated with an external R-</w:t>
            </w:r>
            <w:r w:rsidR="00F642F7">
              <w:rPr>
                <w:rFonts w:asciiTheme="minorHAnsi" w:eastAsiaTheme="minorEastAsia" w:hAnsiTheme="minorHAnsi" w:cstheme="minorHAnsi"/>
                <w:sz w:val="18"/>
                <w:szCs w:val="18"/>
              </w:rPr>
              <w:t>3.5</w:t>
            </w:r>
            <w:r w:rsidRPr="00542719">
              <w:rPr>
                <w:rFonts w:asciiTheme="minorHAnsi" w:eastAsiaTheme="minorEastAsia" w:hAnsiTheme="minorHAnsi" w:cstheme="minorHAnsi"/>
                <w:sz w:val="18"/>
                <w:szCs w:val="18"/>
              </w:rPr>
              <w:t xml:space="preserve"> or combination of R-16 internal and external Insulation. (Section 110.3(c)4).</w:t>
            </w:r>
          </w:p>
        </w:tc>
      </w:tr>
      <w:tr w:rsidR="006C36EE" w:rsidRPr="002F18C2" w14:paraId="60043560" w14:textId="77777777" w:rsidTr="003C0EF4">
        <w:trPr>
          <w:trHeight w:val="144"/>
        </w:trPr>
        <w:tc>
          <w:tcPr>
            <w:tcW w:w="610"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180" w:type="dxa"/>
            <w:gridSpan w:val="2"/>
            <w:vAlign w:val="center"/>
          </w:tcPr>
          <w:p w14:paraId="6E556316" w14:textId="54BE1430" w:rsidR="006C36EE" w:rsidRPr="00542719" w:rsidRDefault="006C36EE" w:rsidP="002F54CC">
            <w:pPr>
              <w:keepNext/>
              <w:numPr>
                <w:ilvl w:val="1"/>
                <w:numId w:val="5"/>
              </w:numPr>
              <w:autoSpaceDE w:val="0"/>
              <w:autoSpaceDN w:val="0"/>
              <w:adjustRightInd w:val="0"/>
              <w:spacing w:after="0" w:line="240" w:lineRule="auto"/>
              <w:ind w:left="451"/>
              <w:contextualSpacing/>
              <w:rPr>
                <w:rFonts w:asciiTheme="minorHAnsi" w:eastAsia="Times New Roman" w:hAnsiTheme="minorHAnsi" w:cstheme="minorHAnsi"/>
                <w:bCs/>
                <w:sz w:val="18"/>
                <w:szCs w:val="18"/>
              </w:rPr>
            </w:pPr>
            <w:r w:rsidRPr="00542719">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r w:rsidRPr="004B5988">
              <w:rPr>
                <w:rFonts w:asciiTheme="minorHAnsi" w:eastAsia="Times New Roman" w:hAnsiTheme="minorHAnsi" w:cstheme="minorHAnsi"/>
                <w:bCs/>
                <w:sz w:val="18"/>
                <w:szCs w:val="18"/>
              </w:rPr>
              <w:t>Insulation buried below grade must be installed in a water proof and non-crushable casing or sleeve.</w:t>
            </w:r>
          </w:p>
          <w:p w14:paraId="6307F6D8" w14:textId="77777777"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4395B4CE" w14:textId="790E40DC"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interior or exterior walls that is surrounded on all sides by at least 1 inch (</w:t>
            </w:r>
            <w:r w:rsidR="007771B8">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2C9716C"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crawlspace with a minimum of 1 inches (</w:t>
            </w:r>
            <w:r w:rsidR="007771B8">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77777777"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p>
          <w:p w14:paraId="5AF765AB" w14:textId="77777777" w:rsidR="006C36EE" w:rsidRPr="00542719" w:rsidRDefault="006C36EE" w:rsidP="002F54CC">
            <w:pPr>
              <w:keepNext/>
              <w:numPr>
                <w:ilvl w:val="1"/>
                <w:numId w:val="2"/>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Pipe insulation shall fit tightly and all elbows and tees shall be fully insulated.</w:t>
            </w:r>
          </w:p>
        </w:tc>
      </w:tr>
      <w:tr w:rsidR="006C36EE" w:rsidRPr="002F18C2" w14:paraId="591364E0" w14:textId="77777777" w:rsidTr="003C0EF4">
        <w:trPr>
          <w:trHeight w:val="144"/>
          <w:tblHeader/>
        </w:trPr>
        <w:tc>
          <w:tcPr>
            <w:tcW w:w="610"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180" w:type="dxa"/>
            <w:gridSpan w:val="2"/>
            <w:vAlign w:val="center"/>
          </w:tcPr>
          <w:p w14:paraId="089764D4" w14:textId="1B1963F6" w:rsidR="006C36EE" w:rsidRDefault="006C36EE" w:rsidP="00F14A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For Gas or Propane Water Heaters:  Ensure</w:t>
            </w:r>
            <w:r w:rsidR="008E5B69">
              <w:rPr>
                <w:rFonts w:asciiTheme="minorHAnsi" w:eastAsia="Times New Roman" w:hAnsiTheme="minorHAnsi" w:cstheme="minorHAnsi"/>
                <w:sz w:val="18"/>
                <w:szCs w:val="18"/>
              </w:rPr>
              <w:t xml:space="preserve"> either a or b</w:t>
            </w:r>
            <w:r w:rsidRPr="00542719">
              <w:rPr>
                <w:rFonts w:asciiTheme="minorHAnsi" w:eastAsia="Times New Roman" w:hAnsiTheme="minorHAnsi" w:cstheme="minorHAnsi"/>
                <w:sz w:val="18"/>
                <w:szCs w:val="18"/>
              </w:rPr>
              <w:t xml:space="preserve"> are installed (Section 150.0(n))</w:t>
            </w:r>
          </w:p>
          <w:p w14:paraId="707573DF" w14:textId="0E47D4A6" w:rsidR="00604BC8" w:rsidRPr="005D7E63" w:rsidRDefault="00604BC8" w:rsidP="002F54CC">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5D7E63">
              <w:rPr>
                <w:rFonts w:asciiTheme="minorHAnsi" w:eastAsia="Times New Roman" w:hAnsiTheme="minorHAnsi" w:cstheme="minorHAnsi"/>
                <w:sz w:val="18"/>
                <w:szCs w:val="18"/>
              </w:rPr>
              <w:t>A designated space at least 2.5 feet by 2.5 feet and 7 feet tall within 3 feet from the water heater</w:t>
            </w:r>
          </w:p>
          <w:p w14:paraId="3303CE97" w14:textId="4282DA30" w:rsidR="006C36EE" w:rsidRPr="00542719" w:rsidRDefault="006C36EE"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1416A8">
              <w:rPr>
                <w:rFonts w:asciiTheme="minorHAnsi" w:eastAsia="Times New Roman" w:hAnsiTheme="minorHAnsi" w:cstheme="minorHAnsi"/>
                <w:sz w:val="18"/>
                <w:szCs w:val="18"/>
              </w:rPr>
              <w:t xml:space="preserve">is </w:t>
            </w:r>
            <w:r w:rsidRPr="00542719">
              <w:rPr>
                <w:rFonts w:asciiTheme="minorHAnsi" w:eastAsia="Times New Roman" w:hAnsiTheme="minorHAnsi" w:cstheme="minorHAnsi"/>
                <w:sz w:val="18"/>
                <w:szCs w:val="18"/>
              </w:rPr>
              <w:t>accessible with no obstructions;</w:t>
            </w:r>
          </w:p>
          <w:p w14:paraId="34194BD3" w14:textId="70DD6583" w:rsidR="006C36EE" w:rsidRPr="00542719" w:rsidRDefault="006C36EE" w:rsidP="002F54CC">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The conductor shall be labeled with the wor</w:t>
            </w:r>
            <w:r w:rsidR="001416A8">
              <w:rPr>
                <w:rFonts w:asciiTheme="minorHAnsi" w:eastAsia="Times New Roman" w:hAnsiTheme="minorHAnsi" w:cstheme="minorHAnsi"/>
                <w:sz w:val="18"/>
                <w:szCs w:val="18"/>
              </w:rPr>
              <w:t>d</w:t>
            </w:r>
            <w:r w:rsidRPr="00542719">
              <w:rPr>
                <w:rFonts w:asciiTheme="minorHAnsi" w:eastAsia="Times New Roman" w:hAnsiTheme="minorHAnsi" w:cstheme="minorHAnsi"/>
                <w:sz w:val="18"/>
                <w:szCs w:val="18"/>
              </w:rPr>
              <w:t xml:space="preserve"> “Spare” on both ends; and</w:t>
            </w:r>
          </w:p>
          <w:p w14:paraId="497EB6BE" w14:textId="788C3CC3" w:rsidR="006C36EE" w:rsidRPr="00542719" w:rsidRDefault="006C36EE" w:rsidP="002F54CC">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391E6072" w:rsidR="006C36EE" w:rsidRPr="00542719" w:rsidRDefault="006C36EE"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260C81E6" w14:textId="77777777" w:rsidR="006C36EE" w:rsidRPr="00542719" w:rsidRDefault="006C36EE"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condensate drain no more than 2 inches higher than the base on water heater for natural draining</w:t>
            </w:r>
          </w:p>
          <w:p w14:paraId="0C7DB70B" w14:textId="5D66B7F3" w:rsidR="006C36EE" w:rsidRDefault="006C36EE"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5F4C9B68" w14:textId="77777777" w:rsidR="00F14AC1" w:rsidRPr="004736BD" w:rsidRDefault="00F14AC1" w:rsidP="002F54CC">
            <w:pPr>
              <w:pStyle w:val="ListParagraph"/>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from the water heater </w:t>
            </w:r>
          </w:p>
          <w:p w14:paraId="18F2C01F" w14:textId="77777777" w:rsidR="00F14AC1" w:rsidRPr="004B6B6C" w:rsidRDefault="00F14AC1" w:rsidP="002F54CC">
            <w:pPr>
              <w:numPr>
                <w:ilvl w:val="0"/>
                <w:numId w:val="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33C128D9" w14:textId="77777777" w:rsidR="00F14AC1" w:rsidRPr="004736BD" w:rsidRDefault="00F14AC1" w:rsidP="002F54CC">
            <w:pPr>
              <w:pStyle w:val="ListParagraph"/>
              <w:numPr>
                <w:ilvl w:val="0"/>
                <w:numId w:val="9"/>
              </w:numPr>
              <w:kinsoku w:val="0"/>
              <w:overflowPunct w:val="0"/>
              <w:autoSpaceDE w:val="0"/>
              <w:autoSpaceDN w:val="0"/>
              <w:adjustRightInd w:val="0"/>
              <w:spacing w:after="0" w:line="240" w:lineRule="auto"/>
              <w:ind w:left="1231" w:right="293" w:hanging="270"/>
              <w:contextualSpacing w:val="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1448E088" w14:textId="77777777" w:rsidR="00F14AC1" w:rsidRPr="004B6B6C" w:rsidRDefault="00F14AC1" w:rsidP="002F54CC">
            <w:pPr>
              <w:numPr>
                <w:ilvl w:val="0"/>
                <w:numId w:val="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4ADA70C3" w14:textId="77777777" w:rsidR="00F14AC1" w:rsidRPr="004B6B6C" w:rsidRDefault="00F14AC1" w:rsidP="002F54CC">
            <w:pPr>
              <w:numPr>
                <w:ilvl w:val="0"/>
                <w:numId w:val="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3924BAE3" w14:textId="77777777" w:rsidR="00F14AC1" w:rsidRPr="004B6B6C" w:rsidRDefault="00F14AC1" w:rsidP="002F54CC">
            <w:pPr>
              <w:numPr>
                <w:ilvl w:val="0"/>
                <w:numId w:val="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51226C55" w14:textId="77777777" w:rsidR="00F14AC1" w:rsidRPr="004B6B6C" w:rsidRDefault="00F14AC1" w:rsidP="002F54CC">
            <w:pPr>
              <w:numPr>
                <w:ilvl w:val="0"/>
                <w:numId w:val="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30A2D8DD" w14:textId="77777777" w:rsidR="00F14AC1" w:rsidRPr="004736BD" w:rsidRDefault="00F14AC1" w:rsidP="002F54CC">
            <w:pPr>
              <w:numPr>
                <w:ilvl w:val="0"/>
                <w:numId w:val="9"/>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A condensate drain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p w14:paraId="48E01F08" w14:textId="07C4304D" w:rsidR="00F14AC1" w:rsidRPr="00542719" w:rsidRDefault="00F14AC1" w:rsidP="005D7E6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rPr>
                <w:rFonts w:asciiTheme="minorHAnsi" w:eastAsia="Times New Roman" w:hAnsiTheme="minorHAnsi" w:cstheme="minorHAnsi"/>
                <w:sz w:val="18"/>
                <w:szCs w:val="18"/>
              </w:rPr>
            </w:pPr>
          </w:p>
        </w:tc>
      </w:tr>
      <w:tr w:rsidR="00FF2686" w:rsidRPr="002F18C2" w14:paraId="56C6574F" w14:textId="77777777" w:rsidTr="00FF2686">
        <w:trPr>
          <w:trHeight w:val="144"/>
          <w:tblHeader/>
        </w:trPr>
        <w:tc>
          <w:tcPr>
            <w:tcW w:w="610" w:type="dxa"/>
            <w:vAlign w:val="center"/>
          </w:tcPr>
          <w:p w14:paraId="0D57666C" w14:textId="1113D868" w:rsidR="00FF2686" w:rsidRPr="00583B52"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05</w:t>
            </w:r>
          </w:p>
        </w:tc>
        <w:tc>
          <w:tcPr>
            <w:tcW w:w="2265" w:type="dxa"/>
            <w:vAlign w:val="center"/>
          </w:tcPr>
          <w:p w14:paraId="497F94A9" w14:textId="4161BA97" w:rsidR="00FF2686" w:rsidRPr="00542719"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Verification Status:</w:t>
            </w:r>
          </w:p>
        </w:tc>
        <w:tc>
          <w:tcPr>
            <w:tcW w:w="7915" w:type="dxa"/>
            <w:vAlign w:val="center"/>
          </w:tcPr>
          <w:p w14:paraId="5D3FFE28" w14:textId="77777777" w:rsidR="00FF2686" w:rsidRPr="00B71192" w:rsidRDefault="00FF2686"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B06336C" w14:textId="77777777" w:rsidR="00FF2686" w:rsidRPr="00B71192" w:rsidRDefault="00FF2686"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D00E7B7" w14:textId="37EFAFD8" w:rsidR="00FF2686" w:rsidRPr="007C41E1" w:rsidRDefault="00FF2686"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7C41E1">
              <w:rPr>
                <w:sz w:val="18"/>
                <w:szCs w:val="18"/>
                <w:u w:val="single"/>
              </w:rPr>
              <w:t>All N/A</w:t>
            </w:r>
            <w:r w:rsidRPr="007C41E1">
              <w:rPr>
                <w:sz w:val="18"/>
                <w:szCs w:val="18"/>
              </w:rPr>
              <w:t xml:space="preserve"> - This entire table is not applicable</w:t>
            </w:r>
          </w:p>
        </w:tc>
      </w:tr>
      <w:tr w:rsidR="00FF2686" w:rsidRPr="002F18C2" w14:paraId="2DDFBD6D" w14:textId="77777777" w:rsidTr="00FF2686">
        <w:trPr>
          <w:trHeight w:val="144"/>
          <w:tblHeader/>
        </w:trPr>
        <w:tc>
          <w:tcPr>
            <w:tcW w:w="610" w:type="dxa"/>
          </w:tcPr>
          <w:p w14:paraId="08B39F39" w14:textId="0139C3D2" w:rsidR="00FF2686" w:rsidRPr="00583B52"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06</w:t>
            </w:r>
          </w:p>
        </w:tc>
        <w:tc>
          <w:tcPr>
            <w:tcW w:w="10180" w:type="dxa"/>
            <w:gridSpan w:val="2"/>
            <w:vAlign w:val="center"/>
          </w:tcPr>
          <w:p w14:paraId="6DF01197" w14:textId="4A911E0A" w:rsidR="00FF2686" w:rsidRPr="00542719" w:rsidRDefault="00FF2686" w:rsidP="007C41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 xml:space="preserve">Correction Notes: </w:t>
            </w:r>
          </w:p>
        </w:tc>
      </w:tr>
      <w:tr w:rsidR="00FF2686" w:rsidRPr="002F18C2" w14:paraId="3BEFD202" w14:textId="77777777" w:rsidTr="00FF2686">
        <w:trPr>
          <w:trHeight w:val="144"/>
          <w:tblHeader/>
        </w:trPr>
        <w:tc>
          <w:tcPr>
            <w:tcW w:w="10790" w:type="dxa"/>
            <w:gridSpan w:val="3"/>
          </w:tcPr>
          <w:p w14:paraId="5811BF96" w14:textId="029DAED6" w:rsidR="00FF2686" w:rsidRPr="00935470"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C1E4D6C" w14:textId="774F1BF3" w:rsidR="004546FD" w:rsidRDefault="004546FD" w:rsidP="00A05A69">
      <w:pPr>
        <w:spacing w:after="0" w:line="240" w:lineRule="auto"/>
      </w:pPr>
    </w:p>
    <w:p w14:paraId="30F026C0" w14:textId="77777777" w:rsidR="004546FD" w:rsidRDefault="004546FD">
      <w:pPr>
        <w:spacing w:after="0" w:line="240" w:lineRule="auto"/>
      </w:pPr>
      <w:r>
        <w:br w:type="page"/>
      </w:r>
    </w:p>
    <w:p w14:paraId="22DF9B22" w14:textId="77777777" w:rsidR="005D11BC" w:rsidRDefault="005D11BC" w:rsidP="00A05A69">
      <w:pPr>
        <w:spacing w:after="0" w:line="240" w:lineRule="auto"/>
      </w:pPr>
    </w:p>
    <w:tbl>
      <w:tblPr>
        <w:tblStyle w:val="TableGrid"/>
        <w:tblW w:w="10795" w:type="dxa"/>
        <w:tblLayout w:type="fixed"/>
        <w:tblLook w:val="04A0" w:firstRow="1" w:lastRow="0" w:firstColumn="1" w:lastColumn="0" w:noHBand="0" w:noVBand="1"/>
      </w:tblPr>
      <w:tblGrid>
        <w:gridCol w:w="445"/>
        <w:gridCol w:w="535"/>
        <w:gridCol w:w="1175"/>
        <w:gridCol w:w="90"/>
        <w:gridCol w:w="1170"/>
        <w:gridCol w:w="1170"/>
        <w:gridCol w:w="1260"/>
        <w:gridCol w:w="1080"/>
        <w:gridCol w:w="1260"/>
        <w:gridCol w:w="1440"/>
        <w:gridCol w:w="1170"/>
      </w:tblGrid>
      <w:tr w:rsidR="006A451F" w:rsidRPr="008D6F63" w14:paraId="65B6E4B0" w14:textId="4D4858BD" w:rsidTr="005D7E63">
        <w:tc>
          <w:tcPr>
            <w:tcW w:w="10795" w:type="dxa"/>
            <w:gridSpan w:val="11"/>
          </w:tcPr>
          <w:p w14:paraId="5FA33641" w14:textId="51A6498C" w:rsidR="006A451F" w:rsidRPr="008D6F63" w:rsidRDefault="006A451F" w:rsidP="00DF413D">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6B81270B" w14:textId="0BAF51A9" w:rsidR="006A451F" w:rsidRPr="008D6F63" w:rsidRDefault="006A451F" w:rsidP="00DF413D">
            <w:pPr>
              <w:spacing w:after="0" w:line="240" w:lineRule="auto"/>
              <w:rPr>
                <w:rFonts w:cstheme="minorHAnsi"/>
                <w:b/>
                <w:sz w:val="18"/>
                <w:szCs w:val="18"/>
              </w:rPr>
            </w:pPr>
            <w:r w:rsidRPr="00D372D8">
              <w:rPr>
                <w:rFonts w:cstheme="minorHAnsi"/>
                <w:sz w:val="18"/>
                <w:szCs w:val="20"/>
              </w:rPr>
              <w:t>For dwelling units with multiple systems, enter the master bath distance and kitchen distance to the closest water heater, and enter the average of the furthest fixture to each water heater.</w:t>
            </w:r>
          </w:p>
        </w:tc>
      </w:tr>
      <w:tr w:rsidR="006A451F" w:rsidRPr="00AC2387" w14:paraId="72C7C193" w14:textId="59D998FE" w:rsidTr="005D7E63">
        <w:tc>
          <w:tcPr>
            <w:tcW w:w="980" w:type="dxa"/>
            <w:gridSpan w:val="2"/>
          </w:tcPr>
          <w:p w14:paraId="347013C6" w14:textId="77777777" w:rsidR="006A451F" w:rsidRDefault="006A451F" w:rsidP="006A451F">
            <w:pPr>
              <w:spacing w:after="0"/>
              <w:jc w:val="center"/>
              <w:rPr>
                <w:rFonts w:cstheme="minorHAnsi"/>
                <w:sz w:val="20"/>
                <w:szCs w:val="20"/>
              </w:rPr>
            </w:pPr>
            <w:r>
              <w:rPr>
                <w:rFonts w:cstheme="minorHAnsi"/>
                <w:sz w:val="20"/>
                <w:szCs w:val="20"/>
              </w:rPr>
              <w:t>01</w:t>
            </w:r>
          </w:p>
        </w:tc>
        <w:tc>
          <w:tcPr>
            <w:tcW w:w="1175" w:type="dxa"/>
          </w:tcPr>
          <w:p w14:paraId="4AB3529E" w14:textId="77777777" w:rsidR="006A451F" w:rsidRDefault="006A451F" w:rsidP="006A451F">
            <w:pPr>
              <w:spacing w:after="0"/>
              <w:jc w:val="center"/>
              <w:rPr>
                <w:rFonts w:cstheme="minorHAnsi"/>
                <w:sz w:val="20"/>
                <w:szCs w:val="20"/>
              </w:rPr>
            </w:pPr>
            <w:r>
              <w:rPr>
                <w:rFonts w:cstheme="minorHAnsi"/>
                <w:sz w:val="20"/>
                <w:szCs w:val="20"/>
              </w:rPr>
              <w:t>02</w:t>
            </w:r>
          </w:p>
        </w:tc>
        <w:tc>
          <w:tcPr>
            <w:tcW w:w="1260" w:type="dxa"/>
            <w:gridSpan w:val="2"/>
            <w:vAlign w:val="bottom"/>
          </w:tcPr>
          <w:p w14:paraId="5C75605F" w14:textId="77777777" w:rsidR="006A451F" w:rsidRDefault="006A451F" w:rsidP="006A451F">
            <w:pPr>
              <w:spacing w:after="0"/>
              <w:jc w:val="center"/>
              <w:rPr>
                <w:rFonts w:cstheme="minorHAnsi"/>
                <w:sz w:val="20"/>
                <w:szCs w:val="20"/>
              </w:rPr>
            </w:pPr>
            <w:r>
              <w:rPr>
                <w:rFonts w:cstheme="minorHAnsi"/>
                <w:sz w:val="20"/>
                <w:szCs w:val="20"/>
              </w:rPr>
              <w:t>03</w:t>
            </w:r>
          </w:p>
        </w:tc>
        <w:tc>
          <w:tcPr>
            <w:tcW w:w="1170" w:type="dxa"/>
          </w:tcPr>
          <w:p w14:paraId="1DFF08B6" w14:textId="77777777" w:rsidR="006A451F" w:rsidRDefault="006A451F" w:rsidP="006A451F">
            <w:pPr>
              <w:spacing w:after="0"/>
              <w:jc w:val="center"/>
              <w:rPr>
                <w:rFonts w:cstheme="minorHAnsi"/>
                <w:sz w:val="20"/>
                <w:szCs w:val="20"/>
              </w:rPr>
            </w:pPr>
            <w:r>
              <w:rPr>
                <w:rFonts w:cstheme="minorHAnsi"/>
                <w:sz w:val="20"/>
                <w:szCs w:val="20"/>
              </w:rPr>
              <w:t>04</w:t>
            </w:r>
          </w:p>
        </w:tc>
        <w:tc>
          <w:tcPr>
            <w:tcW w:w="1260" w:type="dxa"/>
          </w:tcPr>
          <w:p w14:paraId="5BFDECAE" w14:textId="77777777" w:rsidR="006A451F" w:rsidRDefault="006A451F" w:rsidP="006A451F">
            <w:pPr>
              <w:spacing w:after="0"/>
              <w:jc w:val="center"/>
              <w:rPr>
                <w:rFonts w:cstheme="minorHAnsi"/>
                <w:sz w:val="20"/>
                <w:szCs w:val="20"/>
              </w:rPr>
            </w:pPr>
            <w:r>
              <w:rPr>
                <w:rFonts w:cstheme="minorHAnsi"/>
                <w:sz w:val="20"/>
                <w:szCs w:val="20"/>
              </w:rPr>
              <w:t>05</w:t>
            </w:r>
          </w:p>
        </w:tc>
        <w:tc>
          <w:tcPr>
            <w:tcW w:w="1080" w:type="dxa"/>
          </w:tcPr>
          <w:p w14:paraId="376DC2C0" w14:textId="77777777" w:rsidR="006A451F" w:rsidRDefault="006A451F" w:rsidP="006A451F">
            <w:pPr>
              <w:spacing w:after="0"/>
              <w:jc w:val="center"/>
              <w:rPr>
                <w:rFonts w:cstheme="minorHAnsi"/>
                <w:sz w:val="20"/>
                <w:szCs w:val="20"/>
              </w:rPr>
            </w:pPr>
            <w:r>
              <w:rPr>
                <w:rFonts w:cstheme="minorHAnsi"/>
                <w:sz w:val="20"/>
                <w:szCs w:val="20"/>
              </w:rPr>
              <w:t>06</w:t>
            </w:r>
          </w:p>
        </w:tc>
        <w:tc>
          <w:tcPr>
            <w:tcW w:w="1260" w:type="dxa"/>
          </w:tcPr>
          <w:p w14:paraId="08D51D0A" w14:textId="77777777" w:rsidR="006A451F" w:rsidRDefault="006A451F" w:rsidP="006A451F">
            <w:pPr>
              <w:spacing w:after="0"/>
              <w:jc w:val="center"/>
              <w:rPr>
                <w:rFonts w:cstheme="minorHAnsi"/>
                <w:sz w:val="20"/>
                <w:szCs w:val="20"/>
              </w:rPr>
            </w:pPr>
            <w:r>
              <w:rPr>
                <w:rFonts w:cstheme="minorHAnsi"/>
                <w:sz w:val="20"/>
                <w:szCs w:val="20"/>
              </w:rPr>
              <w:t>07</w:t>
            </w:r>
          </w:p>
        </w:tc>
        <w:tc>
          <w:tcPr>
            <w:tcW w:w="1440" w:type="dxa"/>
          </w:tcPr>
          <w:p w14:paraId="73D6EA00" w14:textId="26952EA9" w:rsidR="006A451F" w:rsidRDefault="006A451F" w:rsidP="006A451F">
            <w:pPr>
              <w:spacing w:after="0"/>
              <w:jc w:val="center"/>
              <w:rPr>
                <w:rFonts w:cstheme="minorHAnsi"/>
                <w:sz w:val="20"/>
                <w:szCs w:val="20"/>
              </w:rPr>
            </w:pPr>
            <w:r>
              <w:rPr>
                <w:rFonts w:cstheme="minorHAnsi"/>
                <w:sz w:val="20"/>
                <w:szCs w:val="20"/>
              </w:rPr>
              <w:t>08</w:t>
            </w:r>
          </w:p>
        </w:tc>
        <w:tc>
          <w:tcPr>
            <w:tcW w:w="1170" w:type="dxa"/>
          </w:tcPr>
          <w:p w14:paraId="0BCF35E6" w14:textId="442BCE41" w:rsidR="006A451F" w:rsidRDefault="006A451F" w:rsidP="006A451F">
            <w:pPr>
              <w:spacing w:after="0"/>
              <w:jc w:val="center"/>
              <w:rPr>
                <w:rFonts w:cstheme="minorHAnsi"/>
                <w:sz w:val="20"/>
                <w:szCs w:val="20"/>
              </w:rPr>
            </w:pPr>
            <w:r>
              <w:rPr>
                <w:rFonts w:cstheme="minorHAnsi"/>
                <w:sz w:val="20"/>
                <w:szCs w:val="20"/>
              </w:rPr>
              <w:t>09</w:t>
            </w:r>
          </w:p>
        </w:tc>
      </w:tr>
      <w:tr w:rsidR="006A451F" w:rsidRPr="00AB4500" w14:paraId="2AACDCBE" w14:textId="447943B2" w:rsidTr="005D7E63">
        <w:tc>
          <w:tcPr>
            <w:tcW w:w="980" w:type="dxa"/>
            <w:gridSpan w:val="2"/>
            <w:vAlign w:val="bottom"/>
          </w:tcPr>
          <w:p w14:paraId="745A2666" w14:textId="0968C2AA" w:rsidR="006A451F" w:rsidRPr="00AB4500" w:rsidRDefault="006A451F" w:rsidP="006A451F">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175" w:type="dxa"/>
            <w:vAlign w:val="bottom"/>
          </w:tcPr>
          <w:p w14:paraId="41801CF4" w14:textId="77777777" w:rsidR="006A451F" w:rsidRPr="00AB4500" w:rsidRDefault="006A451F" w:rsidP="006A451F">
            <w:pPr>
              <w:spacing w:after="0" w:line="240" w:lineRule="auto"/>
              <w:jc w:val="center"/>
              <w:rPr>
                <w:rFonts w:cstheme="minorHAnsi"/>
                <w:sz w:val="18"/>
                <w:szCs w:val="20"/>
              </w:rPr>
            </w:pPr>
            <w:r w:rsidRPr="00AB4500">
              <w:rPr>
                <w:rFonts w:cstheme="minorHAnsi"/>
                <w:sz w:val="18"/>
                <w:szCs w:val="20"/>
              </w:rPr>
              <w:t>Number of Stories</w:t>
            </w:r>
          </w:p>
        </w:tc>
        <w:tc>
          <w:tcPr>
            <w:tcW w:w="1260" w:type="dxa"/>
            <w:gridSpan w:val="2"/>
            <w:vAlign w:val="bottom"/>
          </w:tcPr>
          <w:p w14:paraId="6AE386E4" w14:textId="77777777" w:rsidR="006A451F" w:rsidRPr="00AB4500" w:rsidRDefault="006A451F" w:rsidP="006A451F">
            <w:pPr>
              <w:spacing w:after="0" w:line="240" w:lineRule="auto"/>
              <w:jc w:val="center"/>
              <w:rPr>
                <w:sz w:val="18"/>
              </w:rPr>
            </w:pPr>
            <w:r w:rsidRPr="00AB4500">
              <w:rPr>
                <w:rFonts w:cstheme="minorHAnsi"/>
                <w:sz w:val="18"/>
                <w:szCs w:val="20"/>
              </w:rPr>
              <w:t>Master Bath distance of furthest fixture to Water Heater in feet</w:t>
            </w:r>
          </w:p>
        </w:tc>
        <w:tc>
          <w:tcPr>
            <w:tcW w:w="1170" w:type="dxa"/>
            <w:vAlign w:val="bottom"/>
          </w:tcPr>
          <w:p w14:paraId="35BAD942" w14:textId="77777777" w:rsidR="006A451F" w:rsidRPr="00AB4500" w:rsidRDefault="006A451F" w:rsidP="006A451F">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C2D7957" w14:textId="58B63223" w:rsidR="006A451F" w:rsidRPr="00AB4500" w:rsidRDefault="006A451F" w:rsidP="006A451F">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080" w:type="dxa"/>
            <w:vAlign w:val="bottom"/>
          </w:tcPr>
          <w:p w14:paraId="5794D991" w14:textId="77777777" w:rsidR="006A451F" w:rsidRPr="00AB4500" w:rsidRDefault="006A451F" w:rsidP="006A451F">
            <w:pPr>
              <w:spacing w:after="0" w:line="240" w:lineRule="auto"/>
              <w:jc w:val="center"/>
              <w:rPr>
                <w:sz w:val="18"/>
              </w:rPr>
            </w:pPr>
            <w:r w:rsidRPr="00AB4500">
              <w:rPr>
                <w:rFonts w:cstheme="minorHAnsi"/>
                <w:sz w:val="18"/>
                <w:szCs w:val="20"/>
              </w:rPr>
              <w:t>Weighted Distance</w:t>
            </w:r>
          </w:p>
        </w:tc>
        <w:tc>
          <w:tcPr>
            <w:tcW w:w="1260" w:type="dxa"/>
            <w:vAlign w:val="bottom"/>
          </w:tcPr>
          <w:p w14:paraId="046B7D26" w14:textId="77777777" w:rsidR="006A451F" w:rsidRPr="00AB4500" w:rsidRDefault="006A451F" w:rsidP="006A451F">
            <w:pPr>
              <w:spacing w:after="0" w:line="240" w:lineRule="auto"/>
              <w:jc w:val="center"/>
              <w:rPr>
                <w:sz w:val="18"/>
              </w:rPr>
            </w:pPr>
            <w:r w:rsidRPr="00AB4500">
              <w:rPr>
                <w:rFonts w:cstheme="minorHAnsi"/>
                <w:sz w:val="18"/>
                <w:szCs w:val="20"/>
              </w:rPr>
              <w:t>Qualification Distance</w:t>
            </w:r>
          </w:p>
        </w:tc>
        <w:tc>
          <w:tcPr>
            <w:tcW w:w="1440" w:type="dxa"/>
            <w:vAlign w:val="bottom"/>
          </w:tcPr>
          <w:p w14:paraId="3B09B17F" w14:textId="5F946AAE" w:rsidR="006A451F" w:rsidRPr="00AB4500" w:rsidRDefault="006A451F" w:rsidP="006A451F">
            <w:pPr>
              <w:spacing w:after="0" w:line="240" w:lineRule="auto"/>
              <w:jc w:val="center"/>
              <w:rPr>
                <w:rFonts w:cstheme="minorHAnsi"/>
                <w:sz w:val="18"/>
                <w:szCs w:val="20"/>
              </w:rPr>
            </w:pPr>
            <w:r>
              <w:rPr>
                <w:rFonts w:cstheme="minorHAnsi"/>
                <w:sz w:val="18"/>
              </w:rPr>
              <w:t>Design Compactness Factor</w:t>
            </w:r>
          </w:p>
        </w:tc>
        <w:tc>
          <w:tcPr>
            <w:tcW w:w="1170" w:type="dxa"/>
            <w:vAlign w:val="bottom"/>
          </w:tcPr>
          <w:p w14:paraId="7B26ECC9" w14:textId="5BCD7199" w:rsidR="006A451F" w:rsidRPr="00AB4500" w:rsidRDefault="006A451F" w:rsidP="006A451F">
            <w:pPr>
              <w:spacing w:after="0" w:line="240" w:lineRule="auto"/>
              <w:jc w:val="center"/>
              <w:rPr>
                <w:rFonts w:cstheme="minorHAnsi"/>
                <w:sz w:val="18"/>
                <w:szCs w:val="20"/>
              </w:rPr>
            </w:pPr>
            <w:r>
              <w:rPr>
                <w:rFonts w:cstheme="minorHAnsi"/>
                <w:sz w:val="18"/>
              </w:rPr>
              <w:t>Calculated Compactness Factor</w:t>
            </w:r>
          </w:p>
        </w:tc>
      </w:tr>
      <w:tr w:rsidR="006A451F" w:rsidRPr="00AB4500" w14:paraId="2A538DCE" w14:textId="59250039" w:rsidTr="005D7E63">
        <w:trPr>
          <w:trHeight w:val="305"/>
        </w:trPr>
        <w:tc>
          <w:tcPr>
            <w:tcW w:w="980" w:type="dxa"/>
            <w:gridSpan w:val="2"/>
          </w:tcPr>
          <w:p w14:paraId="449D38DE" w14:textId="4ECF15F4" w:rsidR="006A451F" w:rsidRPr="00AB4500" w:rsidRDefault="006A451F" w:rsidP="006A451F">
            <w:pPr>
              <w:spacing w:after="0" w:line="240" w:lineRule="auto"/>
              <w:rPr>
                <w:sz w:val="18"/>
                <w:szCs w:val="18"/>
              </w:rPr>
            </w:pPr>
          </w:p>
        </w:tc>
        <w:tc>
          <w:tcPr>
            <w:tcW w:w="1175" w:type="dxa"/>
          </w:tcPr>
          <w:p w14:paraId="0E95FA25" w14:textId="26CBF855" w:rsidR="006A451F" w:rsidRPr="00AB4500" w:rsidRDefault="006A451F" w:rsidP="006A451F">
            <w:pPr>
              <w:spacing w:after="0" w:line="240" w:lineRule="auto"/>
              <w:rPr>
                <w:sz w:val="18"/>
                <w:szCs w:val="18"/>
              </w:rPr>
            </w:pPr>
          </w:p>
        </w:tc>
        <w:tc>
          <w:tcPr>
            <w:tcW w:w="1260" w:type="dxa"/>
            <w:gridSpan w:val="2"/>
          </w:tcPr>
          <w:p w14:paraId="58DC3E9A" w14:textId="75CCA142" w:rsidR="006A451F" w:rsidRPr="00AB4500" w:rsidRDefault="006A451F" w:rsidP="006A451F">
            <w:pPr>
              <w:spacing w:after="0" w:line="240" w:lineRule="auto"/>
              <w:rPr>
                <w:sz w:val="18"/>
                <w:szCs w:val="18"/>
              </w:rPr>
            </w:pPr>
          </w:p>
        </w:tc>
        <w:tc>
          <w:tcPr>
            <w:tcW w:w="1170" w:type="dxa"/>
          </w:tcPr>
          <w:p w14:paraId="7096AF78" w14:textId="3C6DA900" w:rsidR="006A451F" w:rsidRPr="00AB4500" w:rsidRDefault="006A451F" w:rsidP="006A451F">
            <w:pPr>
              <w:spacing w:after="0" w:line="240" w:lineRule="auto"/>
              <w:rPr>
                <w:sz w:val="18"/>
                <w:szCs w:val="18"/>
              </w:rPr>
            </w:pPr>
          </w:p>
        </w:tc>
        <w:tc>
          <w:tcPr>
            <w:tcW w:w="1260" w:type="dxa"/>
          </w:tcPr>
          <w:p w14:paraId="42C6F596" w14:textId="4FC5B11F" w:rsidR="006A451F" w:rsidRPr="00AB4500" w:rsidRDefault="006A451F" w:rsidP="006A451F">
            <w:pPr>
              <w:spacing w:after="0" w:line="240" w:lineRule="auto"/>
              <w:rPr>
                <w:sz w:val="18"/>
                <w:szCs w:val="18"/>
              </w:rPr>
            </w:pPr>
          </w:p>
        </w:tc>
        <w:tc>
          <w:tcPr>
            <w:tcW w:w="1080" w:type="dxa"/>
          </w:tcPr>
          <w:p w14:paraId="005E16EA" w14:textId="4E59AA85" w:rsidR="006A451F" w:rsidRPr="00AB4500" w:rsidRDefault="006A451F" w:rsidP="006A451F">
            <w:pPr>
              <w:spacing w:after="0" w:line="240" w:lineRule="auto"/>
              <w:rPr>
                <w:sz w:val="18"/>
                <w:szCs w:val="18"/>
              </w:rPr>
            </w:pPr>
          </w:p>
        </w:tc>
        <w:tc>
          <w:tcPr>
            <w:tcW w:w="1260" w:type="dxa"/>
          </w:tcPr>
          <w:p w14:paraId="14981B14" w14:textId="0ACD75AC" w:rsidR="006A451F" w:rsidRPr="00AB4500" w:rsidRDefault="006A451F" w:rsidP="006A451F">
            <w:pPr>
              <w:spacing w:after="0" w:line="240" w:lineRule="auto"/>
              <w:rPr>
                <w:sz w:val="18"/>
                <w:szCs w:val="18"/>
              </w:rPr>
            </w:pPr>
          </w:p>
        </w:tc>
        <w:tc>
          <w:tcPr>
            <w:tcW w:w="1440" w:type="dxa"/>
          </w:tcPr>
          <w:p w14:paraId="4944DC7E" w14:textId="77777777" w:rsidR="006A451F" w:rsidRPr="00AB4500" w:rsidRDefault="006A451F" w:rsidP="006A451F">
            <w:pPr>
              <w:spacing w:after="0" w:line="240" w:lineRule="auto"/>
              <w:rPr>
                <w:sz w:val="18"/>
                <w:szCs w:val="18"/>
              </w:rPr>
            </w:pPr>
          </w:p>
        </w:tc>
        <w:tc>
          <w:tcPr>
            <w:tcW w:w="1170" w:type="dxa"/>
          </w:tcPr>
          <w:p w14:paraId="7B867F11" w14:textId="77777777" w:rsidR="006A451F" w:rsidRPr="00AB4500" w:rsidRDefault="006A451F" w:rsidP="006A451F">
            <w:pPr>
              <w:spacing w:after="0" w:line="240" w:lineRule="auto"/>
              <w:rPr>
                <w:sz w:val="18"/>
                <w:szCs w:val="18"/>
              </w:rPr>
            </w:pPr>
          </w:p>
        </w:tc>
      </w:tr>
      <w:tr w:rsidR="006A451F" w:rsidRPr="00D37C06" w14:paraId="7182325D" w14:textId="3D457A30" w:rsidTr="005D7E63">
        <w:tc>
          <w:tcPr>
            <w:tcW w:w="980" w:type="dxa"/>
            <w:gridSpan w:val="2"/>
            <w:tcBorders>
              <w:bottom w:val="single" w:sz="4" w:space="0" w:color="000000"/>
            </w:tcBorders>
          </w:tcPr>
          <w:p w14:paraId="6273F2DF" w14:textId="77777777" w:rsidR="006A451F" w:rsidRPr="00D37C06" w:rsidRDefault="006A451F" w:rsidP="006A451F">
            <w:pPr>
              <w:spacing w:after="0"/>
              <w:rPr>
                <w:sz w:val="20"/>
                <w:szCs w:val="20"/>
              </w:rPr>
            </w:pPr>
          </w:p>
        </w:tc>
        <w:tc>
          <w:tcPr>
            <w:tcW w:w="1175" w:type="dxa"/>
            <w:tcBorders>
              <w:bottom w:val="single" w:sz="4" w:space="0" w:color="000000"/>
            </w:tcBorders>
          </w:tcPr>
          <w:p w14:paraId="15394974" w14:textId="77777777" w:rsidR="006A451F" w:rsidRPr="00D37C06" w:rsidRDefault="006A451F" w:rsidP="006A451F">
            <w:pPr>
              <w:spacing w:after="0"/>
              <w:rPr>
                <w:sz w:val="20"/>
                <w:szCs w:val="20"/>
              </w:rPr>
            </w:pPr>
          </w:p>
        </w:tc>
        <w:tc>
          <w:tcPr>
            <w:tcW w:w="1260" w:type="dxa"/>
            <w:gridSpan w:val="2"/>
            <w:tcBorders>
              <w:bottom w:val="single" w:sz="4" w:space="0" w:color="000000"/>
            </w:tcBorders>
          </w:tcPr>
          <w:p w14:paraId="51C3A4F5" w14:textId="77777777" w:rsidR="006A451F" w:rsidRPr="00D37C06" w:rsidRDefault="006A451F" w:rsidP="006A451F">
            <w:pPr>
              <w:spacing w:after="0"/>
              <w:rPr>
                <w:sz w:val="20"/>
                <w:szCs w:val="20"/>
              </w:rPr>
            </w:pPr>
          </w:p>
        </w:tc>
        <w:tc>
          <w:tcPr>
            <w:tcW w:w="1170" w:type="dxa"/>
            <w:tcBorders>
              <w:bottom w:val="single" w:sz="4" w:space="0" w:color="000000"/>
            </w:tcBorders>
          </w:tcPr>
          <w:p w14:paraId="599C1F39" w14:textId="77777777" w:rsidR="006A451F" w:rsidRPr="00D37C06" w:rsidRDefault="006A451F" w:rsidP="006A451F">
            <w:pPr>
              <w:spacing w:after="0"/>
              <w:rPr>
                <w:sz w:val="20"/>
                <w:szCs w:val="20"/>
              </w:rPr>
            </w:pPr>
          </w:p>
        </w:tc>
        <w:tc>
          <w:tcPr>
            <w:tcW w:w="1260" w:type="dxa"/>
            <w:tcBorders>
              <w:bottom w:val="single" w:sz="4" w:space="0" w:color="000000"/>
            </w:tcBorders>
          </w:tcPr>
          <w:p w14:paraId="5566ADD7" w14:textId="77777777" w:rsidR="006A451F" w:rsidRPr="00D37C06" w:rsidRDefault="006A451F" w:rsidP="006A451F">
            <w:pPr>
              <w:spacing w:after="0"/>
              <w:rPr>
                <w:sz w:val="20"/>
                <w:szCs w:val="20"/>
              </w:rPr>
            </w:pPr>
          </w:p>
        </w:tc>
        <w:tc>
          <w:tcPr>
            <w:tcW w:w="1080" w:type="dxa"/>
            <w:tcBorders>
              <w:bottom w:val="single" w:sz="4" w:space="0" w:color="000000"/>
            </w:tcBorders>
          </w:tcPr>
          <w:p w14:paraId="5F27ECAB" w14:textId="77777777" w:rsidR="006A451F" w:rsidRPr="00D37C06" w:rsidRDefault="006A451F" w:rsidP="006A451F">
            <w:pPr>
              <w:spacing w:after="0"/>
              <w:rPr>
                <w:sz w:val="20"/>
                <w:szCs w:val="20"/>
              </w:rPr>
            </w:pPr>
          </w:p>
        </w:tc>
        <w:tc>
          <w:tcPr>
            <w:tcW w:w="1260" w:type="dxa"/>
            <w:tcBorders>
              <w:bottom w:val="single" w:sz="4" w:space="0" w:color="000000"/>
            </w:tcBorders>
          </w:tcPr>
          <w:p w14:paraId="19AF349D" w14:textId="77777777" w:rsidR="006A451F" w:rsidRPr="00D37C06" w:rsidRDefault="006A451F" w:rsidP="006A451F">
            <w:pPr>
              <w:spacing w:after="0"/>
              <w:rPr>
                <w:sz w:val="20"/>
                <w:szCs w:val="20"/>
              </w:rPr>
            </w:pPr>
          </w:p>
        </w:tc>
        <w:tc>
          <w:tcPr>
            <w:tcW w:w="1440" w:type="dxa"/>
            <w:tcBorders>
              <w:bottom w:val="single" w:sz="4" w:space="0" w:color="000000"/>
            </w:tcBorders>
          </w:tcPr>
          <w:p w14:paraId="6D36FDE7" w14:textId="77777777" w:rsidR="006A451F" w:rsidRPr="00D37C06" w:rsidRDefault="006A451F" w:rsidP="006A451F">
            <w:pPr>
              <w:spacing w:after="0"/>
              <w:rPr>
                <w:sz w:val="20"/>
                <w:szCs w:val="20"/>
              </w:rPr>
            </w:pPr>
          </w:p>
        </w:tc>
        <w:tc>
          <w:tcPr>
            <w:tcW w:w="1170" w:type="dxa"/>
            <w:tcBorders>
              <w:bottom w:val="single" w:sz="4" w:space="0" w:color="000000"/>
            </w:tcBorders>
          </w:tcPr>
          <w:p w14:paraId="2D6D697E" w14:textId="77777777" w:rsidR="006A451F" w:rsidRPr="00D37C06" w:rsidRDefault="006A451F" w:rsidP="006A451F">
            <w:pPr>
              <w:spacing w:after="0"/>
              <w:rPr>
                <w:sz w:val="20"/>
                <w:szCs w:val="20"/>
              </w:rPr>
            </w:pPr>
          </w:p>
        </w:tc>
      </w:tr>
      <w:tr w:rsidR="006A451F" w14:paraId="698911C3" w14:textId="794B9709" w:rsidTr="005D7E63">
        <w:trPr>
          <w:trHeight w:val="291"/>
        </w:trPr>
        <w:tc>
          <w:tcPr>
            <w:tcW w:w="445" w:type="dxa"/>
            <w:tcBorders>
              <w:top w:val="single" w:sz="4" w:space="0" w:color="auto"/>
            </w:tcBorders>
          </w:tcPr>
          <w:p w14:paraId="2AD316FE" w14:textId="77777777" w:rsidR="006A451F" w:rsidRPr="00AC2387" w:rsidRDefault="006A451F" w:rsidP="006A451F">
            <w:pPr>
              <w:spacing w:after="0"/>
              <w:rPr>
                <w:rFonts w:cstheme="minorHAnsi"/>
                <w:b/>
                <w:sz w:val="20"/>
                <w:szCs w:val="20"/>
              </w:rPr>
            </w:pPr>
            <w:r>
              <w:rPr>
                <w:rFonts w:cstheme="minorHAnsi"/>
                <w:sz w:val="20"/>
                <w:szCs w:val="18"/>
              </w:rPr>
              <w:t>08</w:t>
            </w:r>
          </w:p>
        </w:tc>
        <w:tc>
          <w:tcPr>
            <w:tcW w:w="10350" w:type="dxa"/>
            <w:gridSpan w:val="10"/>
            <w:tcBorders>
              <w:top w:val="single" w:sz="4" w:space="0" w:color="auto"/>
            </w:tcBorders>
          </w:tcPr>
          <w:p w14:paraId="63EE27E2" w14:textId="424F57E4" w:rsidR="006A451F" w:rsidRPr="004B5988" w:rsidRDefault="006A451F" w:rsidP="006A451F">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6A451F" w14:paraId="040A0720" w14:textId="34A1FA1B" w:rsidTr="005D7E63">
        <w:trPr>
          <w:trHeight w:val="288"/>
        </w:trPr>
        <w:tc>
          <w:tcPr>
            <w:tcW w:w="445" w:type="dxa"/>
          </w:tcPr>
          <w:p w14:paraId="4A7B4779" w14:textId="77777777" w:rsidR="006A451F" w:rsidRPr="00AC2387" w:rsidRDefault="006A451F" w:rsidP="006A451F">
            <w:pPr>
              <w:spacing w:after="0"/>
              <w:rPr>
                <w:rFonts w:cstheme="minorHAnsi"/>
                <w:b/>
                <w:sz w:val="20"/>
                <w:szCs w:val="20"/>
              </w:rPr>
            </w:pPr>
            <w:r>
              <w:rPr>
                <w:rFonts w:cstheme="minorHAnsi"/>
                <w:sz w:val="20"/>
                <w:szCs w:val="18"/>
              </w:rPr>
              <w:t>09</w:t>
            </w:r>
          </w:p>
        </w:tc>
        <w:tc>
          <w:tcPr>
            <w:tcW w:w="10350" w:type="dxa"/>
            <w:gridSpan w:val="10"/>
          </w:tcPr>
          <w:p w14:paraId="4504BDCB" w14:textId="42EBCD9A" w:rsidR="006A451F" w:rsidRPr="004B5988" w:rsidRDefault="006A451F" w:rsidP="006A451F">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6A451F" w14:paraId="224F4941" w14:textId="13023279" w:rsidTr="005D7E63">
        <w:trPr>
          <w:trHeight w:val="288"/>
        </w:trPr>
        <w:tc>
          <w:tcPr>
            <w:tcW w:w="445" w:type="dxa"/>
          </w:tcPr>
          <w:p w14:paraId="0FBFFF2A" w14:textId="77777777" w:rsidR="006A451F" w:rsidRPr="00AC2387" w:rsidRDefault="006A451F" w:rsidP="006A451F">
            <w:pPr>
              <w:spacing w:after="0"/>
              <w:rPr>
                <w:rFonts w:cstheme="minorHAnsi"/>
                <w:b/>
                <w:sz w:val="20"/>
                <w:szCs w:val="20"/>
              </w:rPr>
            </w:pPr>
            <w:r>
              <w:rPr>
                <w:rFonts w:cstheme="minorHAnsi"/>
                <w:sz w:val="20"/>
                <w:szCs w:val="18"/>
              </w:rPr>
              <w:t>10</w:t>
            </w:r>
          </w:p>
        </w:tc>
        <w:tc>
          <w:tcPr>
            <w:tcW w:w="10350" w:type="dxa"/>
            <w:gridSpan w:val="10"/>
          </w:tcPr>
          <w:p w14:paraId="5657037A" w14:textId="0E22F0B7" w:rsidR="006A451F" w:rsidRPr="004B5988" w:rsidRDefault="006A451F" w:rsidP="006A451F">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6A451F" w14:paraId="26EA3EBD" w14:textId="6C04DBB7" w:rsidTr="005D7E63">
        <w:trPr>
          <w:trHeight w:val="288"/>
        </w:trPr>
        <w:tc>
          <w:tcPr>
            <w:tcW w:w="445" w:type="dxa"/>
          </w:tcPr>
          <w:p w14:paraId="56BA0081" w14:textId="77777777" w:rsidR="006A451F" w:rsidRPr="00AC2387" w:rsidRDefault="006A451F" w:rsidP="006A451F">
            <w:pPr>
              <w:spacing w:after="0"/>
              <w:rPr>
                <w:rFonts w:cstheme="minorHAnsi"/>
                <w:b/>
                <w:sz w:val="20"/>
                <w:szCs w:val="20"/>
              </w:rPr>
            </w:pPr>
            <w:r>
              <w:rPr>
                <w:rFonts w:cstheme="minorHAnsi"/>
                <w:sz w:val="20"/>
                <w:szCs w:val="18"/>
              </w:rPr>
              <w:t>11</w:t>
            </w:r>
          </w:p>
        </w:tc>
        <w:tc>
          <w:tcPr>
            <w:tcW w:w="10350" w:type="dxa"/>
            <w:gridSpan w:val="10"/>
          </w:tcPr>
          <w:p w14:paraId="116DEF3F" w14:textId="5F499696" w:rsidR="006A451F" w:rsidRPr="004B5988" w:rsidRDefault="006A451F" w:rsidP="006A451F">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CD6823" w14:paraId="7211B6C9" w14:textId="09FB4641" w:rsidTr="005D7E63">
        <w:tc>
          <w:tcPr>
            <w:tcW w:w="445" w:type="dxa"/>
            <w:vAlign w:val="center"/>
          </w:tcPr>
          <w:p w14:paraId="03758E3D" w14:textId="0F0C97DE" w:rsidR="00CD6823" w:rsidRPr="00236F4B" w:rsidRDefault="00CD6823" w:rsidP="006A451F">
            <w:pPr>
              <w:spacing w:after="0"/>
              <w:rPr>
                <w:rFonts w:cstheme="minorHAnsi"/>
                <w:b/>
                <w:sz w:val="18"/>
                <w:szCs w:val="20"/>
              </w:rPr>
            </w:pPr>
            <w:r>
              <w:rPr>
                <w:rFonts w:cstheme="minorHAnsi"/>
                <w:sz w:val="18"/>
                <w:szCs w:val="18"/>
              </w:rPr>
              <w:t>12</w:t>
            </w:r>
          </w:p>
        </w:tc>
        <w:tc>
          <w:tcPr>
            <w:tcW w:w="1800" w:type="dxa"/>
            <w:gridSpan w:val="3"/>
            <w:vAlign w:val="center"/>
          </w:tcPr>
          <w:p w14:paraId="4FDE68C4" w14:textId="77777777" w:rsidR="00CD6823" w:rsidRPr="00236F4B" w:rsidRDefault="00CD6823" w:rsidP="006A451F">
            <w:pPr>
              <w:spacing w:after="0"/>
              <w:rPr>
                <w:rFonts w:cstheme="minorHAnsi"/>
                <w:b/>
                <w:sz w:val="18"/>
                <w:szCs w:val="20"/>
              </w:rPr>
            </w:pPr>
            <w:r w:rsidRPr="00450E94">
              <w:rPr>
                <w:sz w:val="18"/>
                <w:szCs w:val="18"/>
              </w:rPr>
              <w:t>Verification Status:</w:t>
            </w:r>
          </w:p>
        </w:tc>
        <w:tc>
          <w:tcPr>
            <w:tcW w:w="8550" w:type="dxa"/>
            <w:gridSpan w:val="7"/>
            <w:vAlign w:val="center"/>
          </w:tcPr>
          <w:p w14:paraId="43218A63" w14:textId="77777777" w:rsidR="00CD6823" w:rsidRPr="00B71192" w:rsidRDefault="00CD6823"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8C6C49D" w14:textId="77777777" w:rsidR="00CD6823" w:rsidRPr="00B71192" w:rsidRDefault="00CD6823"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07C2DA86" w14:textId="5650E0C0" w:rsidR="00CD6823" w:rsidRPr="00B71192" w:rsidRDefault="00CD6823" w:rsidP="002F54CC">
            <w:pPr>
              <w:pStyle w:val="ListParagraph"/>
              <w:keepNext/>
              <w:numPr>
                <w:ilvl w:val="0"/>
                <w:numId w:val="8"/>
              </w:numPr>
              <w:tabs>
                <w:tab w:val="left" w:pos="356"/>
              </w:tabs>
              <w:spacing w:after="0" w:line="240" w:lineRule="auto"/>
              <w:rPr>
                <w:sz w:val="18"/>
                <w:szCs w:val="18"/>
                <w:u w:val="single"/>
              </w:rPr>
            </w:pPr>
            <w:r w:rsidRPr="00132963">
              <w:rPr>
                <w:sz w:val="18"/>
                <w:szCs w:val="18"/>
                <w:u w:val="single"/>
              </w:rPr>
              <w:t>All N/A</w:t>
            </w:r>
            <w:r w:rsidRPr="00132963">
              <w:rPr>
                <w:sz w:val="18"/>
                <w:szCs w:val="18"/>
              </w:rPr>
              <w:t xml:space="preserve"> - This entire table is not applicable</w:t>
            </w:r>
          </w:p>
        </w:tc>
      </w:tr>
      <w:tr w:rsidR="00CD6823" w14:paraId="688C70A5" w14:textId="660B72AE" w:rsidTr="005D7E63">
        <w:tc>
          <w:tcPr>
            <w:tcW w:w="445" w:type="dxa"/>
          </w:tcPr>
          <w:p w14:paraId="2C9E2BFD" w14:textId="4BAE8EBF" w:rsidR="00CD6823" w:rsidRPr="00236F4B" w:rsidRDefault="00CD6823" w:rsidP="006A451F">
            <w:pPr>
              <w:spacing w:after="0"/>
              <w:rPr>
                <w:rFonts w:cstheme="minorHAnsi"/>
                <w:b/>
                <w:sz w:val="18"/>
                <w:szCs w:val="20"/>
              </w:rPr>
            </w:pPr>
            <w:r>
              <w:rPr>
                <w:rFonts w:cstheme="minorHAnsi"/>
                <w:sz w:val="18"/>
                <w:szCs w:val="18"/>
              </w:rPr>
              <w:t>13</w:t>
            </w:r>
          </w:p>
        </w:tc>
        <w:tc>
          <w:tcPr>
            <w:tcW w:w="10350" w:type="dxa"/>
            <w:gridSpan w:val="10"/>
            <w:vAlign w:val="center"/>
          </w:tcPr>
          <w:p w14:paraId="603B600A" w14:textId="51420811" w:rsidR="00CD6823" w:rsidRPr="00450E94" w:rsidRDefault="00CD6823" w:rsidP="006A451F">
            <w:pPr>
              <w:spacing w:after="0"/>
              <w:rPr>
                <w:sz w:val="18"/>
                <w:szCs w:val="18"/>
              </w:rPr>
            </w:pPr>
            <w:r w:rsidRPr="00450E94">
              <w:rPr>
                <w:sz w:val="18"/>
                <w:szCs w:val="18"/>
              </w:rPr>
              <w:t xml:space="preserve">Correction Notes: </w:t>
            </w:r>
          </w:p>
        </w:tc>
      </w:tr>
      <w:tr w:rsidR="00CD6823" w14:paraId="62910A91" w14:textId="7AD4AF2F" w:rsidTr="005D7E63">
        <w:tc>
          <w:tcPr>
            <w:tcW w:w="10795" w:type="dxa"/>
            <w:gridSpan w:val="11"/>
          </w:tcPr>
          <w:p w14:paraId="4C518F97" w14:textId="7028B45F" w:rsidR="00CD6823" w:rsidRPr="00F90331" w:rsidRDefault="00CD6823" w:rsidP="006A451F">
            <w:pPr>
              <w:spacing w:after="0"/>
              <w:rPr>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5746EEAD" w14:textId="16DF7C6F" w:rsidR="00D7513B" w:rsidRDefault="00D7513B" w:rsidP="00DC522B">
      <w:pPr>
        <w:spacing w:after="0" w:line="240" w:lineRule="auto"/>
        <w:rPr>
          <w:rFonts w:asciiTheme="minorHAnsi" w:hAnsiTheme="minorHAnsi" w:cstheme="minorHAnsi"/>
          <w:sz w:val="18"/>
          <w:szCs w:val="18"/>
        </w:rPr>
      </w:pPr>
    </w:p>
    <w:tbl>
      <w:tblPr>
        <w:tblStyle w:val="TableGrid"/>
        <w:tblW w:w="10795" w:type="dxa"/>
        <w:tblLook w:val="04A0" w:firstRow="1" w:lastRow="0" w:firstColumn="1" w:lastColumn="0" w:noHBand="0" w:noVBand="1"/>
      </w:tblPr>
      <w:tblGrid>
        <w:gridCol w:w="980"/>
        <w:gridCol w:w="995"/>
        <w:gridCol w:w="1259"/>
        <w:gridCol w:w="1259"/>
        <w:gridCol w:w="1349"/>
        <w:gridCol w:w="1170"/>
        <w:gridCol w:w="1260"/>
        <w:gridCol w:w="1259"/>
        <w:gridCol w:w="1264"/>
      </w:tblGrid>
      <w:tr w:rsidR="00CD6823" w:rsidRPr="00352318" w14:paraId="7178944C" w14:textId="0BEC41F0" w:rsidTr="005D7E63">
        <w:trPr>
          <w:trHeight w:val="530"/>
        </w:trPr>
        <w:tc>
          <w:tcPr>
            <w:tcW w:w="10795" w:type="dxa"/>
            <w:gridSpan w:val="9"/>
          </w:tcPr>
          <w:p w14:paraId="0346B228" w14:textId="70696C69" w:rsidR="00CD6823" w:rsidRPr="00352318" w:rsidRDefault="00CD6823" w:rsidP="00DF413D">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1AA4CB0" w14:textId="2E42E272" w:rsidR="00CD6823" w:rsidRDefault="00CD6823" w:rsidP="00DF413D">
            <w:pPr>
              <w:spacing w:after="0" w:line="240" w:lineRule="auto"/>
              <w:rPr>
                <w:rFonts w:asciiTheme="minorHAnsi" w:hAnsiTheme="minorHAnsi" w:cstheme="minorHAnsi"/>
                <w:b/>
                <w:sz w:val="18"/>
                <w:szCs w:val="18"/>
              </w:rPr>
            </w:pPr>
            <w:r w:rsidRPr="00D372D8">
              <w:rPr>
                <w:rFonts w:cstheme="minorHAnsi"/>
                <w:sz w:val="18"/>
                <w:szCs w:val="20"/>
              </w:rPr>
              <w:t xml:space="preserve">For dwelling units with multiple systems, enter the master bath distance and kitchen distance to the closest water heater, and enter the average of the furthest fixture to each water heater. </w:t>
            </w:r>
          </w:p>
        </w:tc>
      </w:tr>
      <w:tr w:rsidR="00CD6823" w:rsidRPr="00352318" w14:paraId="373E048B" w14:textId="4C947B0B" w:rsidTr="005D7E63">
        <w:tc>
          <w:tcPr>
            <w:tcW w:w="980" w:type="dxa"/>
            <w:vAlign w:val="center"/>
          </w:tcPr>
          <w:p w14:paraId="39DE1A1A"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995" w:type="dxa"/>
            <w:vAlign w:val="center"/>
          </w:tcPr>
          <w:p w14:paraId="189C1FE7"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59" w:type="dxa"/>
            <w:vAlign w:val="center"/>
          </w:tcPr>
          <w:p w14:paraId="3880AD32"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59" w:type="dxa"/>
            <w:vAlign w:val="center"/>
          </w:tcPr>
          <w:p w14:paraId="3B812D8F"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349" w:type="dxa"/>
            <w:vAlign w:val="center"/>
          </w:tcPr>
          <w:p w14:paraId="65BD8AFB"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170" w:type="dxa"/>
            <w:vAlign w:val="center"/>
          </w:tcPr>
          <w:p w14:paraId="3389BCB1"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260" w:type="dxa"/>
            <w:vAlign w:val="center"/>
          </w:tcPr>
          <w:p w14:paraId="46188F4B"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59" w:type="dxa"/>
          </w:tcPr>
          <w:p w14:paraId="400317BA" w14:textId="4655EC78" w:rsidR="00CD6823" w:rsidRPr="00352318" w:rsidRDefault="00CD6823" w:rsidP="00CD6823">
            <w:pPr>
              <w:spacing w:after="0" w:line="240" w:lineRule="auto"/>
              <w:jc w:val="center"/>
              <w:rPr>
                <w:rFonts w:asciiTheme="minorHAnsi" w:hAnsiTheme="minorHAnsi" w:cstheme="minorHAnsi"/>
                <w:sz w:val="18"/>
                <w:szCs w:val="18"/>
              </w:rPr>
            </w:pPr>
            <w:r>
              <w:rPr>
                <w:rFonts w:cstheme="minorHAnsi"/>
                <w:sz w:val="20"/>
                <w:szCs w:val="20"/>
              </w:rPr>
              <w:t>08</w:t>
            </w:r>
          </w:p>
        </w:tc>
        <w:tc>
          <w:tcPr>
            <w:tcW w:w="1264" w:type="dxa"/>
          </w:tcPr>
          <w:p w14:paraId="7741404B" w14:textId="695D82F8" w:rsidR="00CD6823" w:rsidRPr="00352318" w:rsidRDefault="00CD6823" w:rsidP="00CD6823">
            <w:pPr>
              <w:spacing w:after="0" w:line="240" w:lineRule="auto"/>
              <w:jc w:val="center"/>
              <w:rPr>
                <w:rFonts w:asciiTheme="minorHAnsi" w:hAnsiTheme="minorHAnsi" w:cstheme="minorHAnsi"/>
                <w:sz w:val="18"/>
                <w:szCs w:val="18"/>
              </w:rPr>
            </w:pPr>
            <w:r>
              <w:rPr>
                <w:rFonts w:cstheme="minorHAnsi"/>
                <w:sz w:val="20"/>
                <w:szCs w:val="20"/>
              </w:rPr>
              <w:t>09</w:t>
            </w:r>
          </w:p>
        </w:tc>
      </w:tr>
      <w:tr w:rsidR="00CD6823" w:rsidRPr="00352318" w14:paraId="255D3F39" w14:textId="78581132" w:rsidTr="005D7E63">
        <w:tc>
          <w:tcPr>
            <w:tcW w:w="980" w:type="dxa"/>
            <w:vAlign w:val="bottom"/>
          </w:tcPr>
          <w:p w14:paraId="1A0E53C9" w14:textId="77777777" w:rsidR="00CD6823" w:rsidRDefault="00CD6823" w:rsidP="00CD6823">
            <w:pPr>
              <w:spacing w:after="0" w:line="240" w:lineRule="auto"/>
              <w:rPr>
                <w:rFonts w:asciiTheme="minorHAnsi" w:hAnsiTheme="minorHAnsi" w:cstheme="minorHAnsi"/>
                <w:sz w:val="18"/>
                <w:szCs w:val="18"/>
              </w:rPr>
            </w:pPr>
            <w:r>
              <w:rPr>
                <w:rFonts w:asciiTheme="minorHAnsi" w:hAnsiTheme="minorHAnsi" w:cstheme="minorHAnsi"/>
                <w:sz w:val="18"/>
                <w:szCs w:val="18"/>
              </w:rPr>
              <w:t>Dwelling</w:t>
            </w:r>
          </w:p>
          <w:p w14:paraId="6141093C" w14:textId="6BD7EDFE"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Name</w:t>
            </w:r>
          </w:p>
        </w:tc>
        <w:tc>
          <w:tcPr>
            <w:tcW w:w="995" w:type="dxa"/>
            <w:vAlign w:val="bottom"/>
          </w:tcPr>
          <w:p w14:paraId="170C1A3E"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59" w:type="dxa"/>
            <w:vAlign w:val="bottom"/>
          </w:tcPr>
          <w:p w14:paraId="46576F06"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59" w:type="dxa"/>
            <w:vAlign w:val="bottom"/>
          </w:tcPr>
          <w:p w14:paraId="234B235B"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349" w:type="dxa"/>
            <w:vAlign w:val="bottom"/>
          </w:tcPr>
          <w:p w14:paraId="14981C4C" w14:textId="054447FD"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170" w:type="dxa"/>
            <w:vAlign w:val="bottom"/>
          </w:tcPr>
          <w:p w14:paraId="2A8258F7"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260" w:type="dxa"/>
            <w:vAlign w:val="bottom"/>
          </w:tcPr>
          <w:p w14:paraId="659BCEE6"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59" w:type="dxa"/>
            <w:vAlign w:val="bottom"/>
          </w:tcPr>
          <w:p w14:paraId="0B2E6599" w14:textId="437659F5" w:rsidR="00CD6823" w:rsidRPr="00352318" w:rsidRDefault="00CD6823" w:rsidP="00CD6823">
            <w:pPr>
              <w:spacing w:after="0" w:line="240" w:lineRule="auto"/>
              <w:rPr>
                <w:rFonts w:asciiTheme="minorHAnsi" w:hAnsiTheme="minorHAnsi" w:cstheme="minorHAnsi"/>
                <w:sz w:val="18"/>
                <w:szCs w:val="18"/>
              </w:rPr>
            </w:pPr>
            <w:r>
              <w:rPr>
                <w:rFonts w:cstheme="minorHAnsi"/>
                <w:sz w:val="18"/>
              </w:rPr>
              <w:t>Design Compactness Factor</w:t>
            </w:r>
          </w:p>
        </w:tc>
        <w:tc>
          <w:tcPr>
            <w:tcW w:w="1264" w:type="dxa"/>
            <w:vAlign w:val="bottom"/>
          </w:tcPr>
          <w:p w14:paraId="6598AC6A" w14:textId="2E65DB21" w:rsidR="00CD6823" w:rsidRPr="00352318" w:rsidRDefault="00CD6823" w:rsidP="00CD6823">
            <w:pPr>
              <w:spacing w:after="0" w:line="240" w:lineRule="auto"/>
              <w:rPr>
                <w:rFonts w:asciiTheme="minorHAnsi" w:hAnsiTheme="minorHAnsi" w:cstheme="minorHAnsi"/>
                <w:sz w:val="18"/>
                <w:szCs w:val="18"/>
              </w:rPr>
            </w:pPr>
            <w:r>
              <w:rPr>
                <w:rFonts w:cstheme="minorHAnsi"/>
                <w:sz w:val="18"/>
              </w:rPr>
              <w:t>Calculated Compactness Factor</w:t>
            </w:r>
          </w:p>
        </w:tc>
      </w:tr>
      <w:tr w:rsidR="00CD6823" w:rsidRPr="00352318" w14:paraId="2CBEDBF6" w14:textId="5AF6D12A" w:rsidTr="005D7E63">
        <w:trPr>
          <w:trHeight w:val="305"/>
        </w:trPr>
        <w:tc>
          <w:tcPr>
            <w:tcW w:w="980" w:type="dxa"/>
          </w:tcPr>
          <w:p w14:paraId="054F363E" w14:textId="30944026" w:rsidR="00CD6823" w:rsidRPr="00352318" w:rsidRDefault="00CD6823" w:rsidP="00CD6823">
            <w:pPr>
              <w:spacing w:after="0" w:line="240" w:lineRule="auto"/>
              <w:rPr>
                <w:rFonts w:asciiTheme="minorHAnsi" w:hAnsiTheme="minorHAnsi" w:cstheme="minorHAnsi"/>
                <w:sz w:val="18"/>
                <w:szCs w:val="18"/>
              </w:rPr>
            </w:pPr>
          </w:p>
        </w:tc>
        <w:tc>
          <w:tcPr>
            <w:tcW w:w="995" w:type="dxa"/>
          </w:tcPr>
          <w:p w14:paraId="24D0890E" w14:textId="70F8AB2E"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834B5C2" w14:textId="5157AF0C"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46B5613D" w14:textId="1DAF02CC" w:rsidR="00CD6823" w:rsidRPr="00352318" w:rsidRDefault="00CD6823" w:rsidP="00CD6823">
            <w:pPr>
              <w:spacing w:after="0" w:line="240" w:lineRule="auto"/>
              <w:rPr>
                <w:rFonts w:asciiTheme="minorHAnsi" w:hAnsiTheme="minorHAnsi" w:cstheme="minorHAnsi"/>
                <w:sz w:val="18"/>
                <w:szCs w:val="18"/>
              </w:rPr>
            </w:pPr>
          </w:p>
        </w:tc>
        <w:tc>
          <w:tcPr>
            <w:tcW w:w="1349" w:type="dxa"/>
          </w:tcPr>
          <w:p w14:paraId="011D882D" w14:textId="18D07817" w:rsidR="00CD6823" w:rsidRPr="00352318" w:rsidRDefault="00CD6823" w:rsidP="00CD6823">
            <w:pPr>
              <w:spacing w:after="0" w:line="240" w:lineRule="auto"/>
              <w:rPr>
                <w:rFonts w:asciiTheme="minorHAnsi" w:hAnsiTheme="minorHAnsi" w:cstheme="minorHAnsi"/>
                <w:sz w:val="18"/>
                <w:szCs w:val="18"/>
              </w:rPr>
            </w:pPr>
          </w:p>
        </w:tc>
        <w:tc>
          <w:tcPr>
            <w:tcW w:w="1170" w:type="dxa"/>
          </w:tcPr>
          <w:p w14:paraId="6D30B9C2" w14:textId="7357CCE3" w:rsidR="00CD6823" w:rsidRPr="00352318" w:rsidRDefault="00CD6823" w:rsidP="00CD6823">
            <w:pPr>
              <w:spacing w:after="0" w:line="240" w:lineRule="auto"/>
              <w:rPr>
                <w:rFonts w:asciiTheme="minorHAnsi" w:hAnsiTheme="minorHAnsi" w:cstheme="minorHAnsi"/>
                <w:sz w:val="18"/>
                <w:szCs w:val="18"/>
              </w:rPr>
            </w:pPr>
          </w:p>
        </w:tc>
        <w:tc>
          <w:tcPr>
            <w:tcW w:w="1260" w:type="dxa"/>
          </w:tcPr>
          <w:p w14:paraId="33B7C9A0" w14:textId="7404988E"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59" w:type="dxa"/>
          </w:tcPr>
          <w:p w14:paraId="2A1EBE8F" w14:textId="77777777" w:rsidR="00CD6823" w:rsidRPr="00352318" w:rsidRDefault="00CD6823" w:rsidP="00CD6823">
            <w:pPr>
              <w:spacing w:after="0" w:line="240" w:lineRule="auto"/>
              <w:rPr>
                <w:rFonts w:asciiTheme="minorHAnsi" w:hAnsiTheme="minorHAnsi" w:cstheme="minorHAnsi"/>
                <w:sz w:val="18"/>
                <w:szCs w:val="18"/>
              </w:rPr>
            </w:pPr>
          </w:p>
        </w:tc>
        <w:tc>
          <w:tcPr>
            <w:tcW w:w="1264" w:type="dxa"/>
          </w:tcPr>
          <w:p w14:paraId="49C31FCF" w14:textId="77777777" w:rsidR="00CD6823" w:rsidRPr="00352318" w:rsidRDefault="00CD6823" w:rsidP="00CD6823">
            <w:pPr>
              <w:spacing w:after="0" w:line="240" w:lineRule="auto"/>
              <w:rPr>
                <w:rFonts w:asciiTheme="minorHAnsi" w:hAnsiTheme="minorHAnsi" w:cstheme="minorHAnsi"/>
                <w:sz w:val="18"/>
                <w:szCs w:val="18"/>
              </w:rPr>
            </w:pPr>
          </w:p>
        </w:tc>
      </w:tr>
      <w:tr w:rsidR="00CD6823" w:rsidRPr="00352318" w14:paraId="3E87678C" w14:textId="1F487332" w:rsidTr="005D7E63">
        <w:tc>
          <w:tcPr>
            <w:tcW w:w="980" w:type="dxa"/>
          </w:tcPr>
          <w:p w14:paraId="3109483B" w14:textId="77777777" w:rsidR="00CD6823" w:rsidRPr="00352318" w:rsidRDefault="00CD6823" w:rsidP="00CD6823">
            <w:pPr>
              <w:spacing w:after="0" w:line="240" w:lineRule="auto"/>
              <w:rPr>
                <w:rFonts w:asciiTheme="minorHAnsi" w:hAnsiTheme="minorHAnsi" w:cstheme="minorHAnsi"/>
                <w:sz w:val="18"/>
                <w:szCs w:val="18"/>
              </w:rPr>
            </w:pPr>
          </w:p>
        </w:tc>
        <w:tc>
          <w:tcPr>
            <w:tcW w:w="995" w:type="dxa"/>
          </w:tcPr>
          <w:p w14:paraId="4C24CD6F"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AE9F889"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CF0781C" w14:textId="77777777" w:rsidR="00CD6823" w:rsidRPr="00352318" w:rsidRDefault="00CD6823" w:rsidP="00CD6823">
            <w:pPr>
              <w:spacing w:after="0" w:line="240" w:lineRule="auto"/>
              <w:rPr>
                <w:rFonts w:asciiTheme="minorHAnsi" w:hAnsiTheme="minorHAnsi" w:cstheme="minorHAnsi"/>
                <w:sz w:val="18"/>
                <w:szCs w:val="18"/>
              </w:rPr>
            </w:pPr>
          </w:p>
        </w:tc>
        <w:tc>
          <w:tcPr>
            <w:tcW w:w="1349" w:type="dxa"/>
          </w:tcPr>
          <w:p w14:paraId="703CA9ED" w14:textId="77777777" w:rsidR="00CD6823" w:rsidRPr="00352318" w:rsidRDefault="00CD6823" w:rsidP="00CD6823">
            <w:pPr>
              <w:spacing w:after="0" w:line="240" w:lineRule="auto"/>
              <w:rPr>
                <w:rFonts w:asciiTheme="minorHAnsi" w:hAnsiTheme="minorHAnsi" w:cstheme="minorHAnsi"/>
                <w:sz w:val="18"/>
                <w:szCs w:val="18"/>
              </w:rPr>
            </w:pPr>
          </w:p>
        </w:tc>
        <w:tc>
          <w:tcPr>
            <w:tcW w:w="1170" w:type="dxa"/>
          </w:tcPr>
          <w:p w14:paraId="624FEE8B" w14:textId="77777777" w:rsidR="00CD6823" w:rsidRPr="00352318" w:rsidRDefault="00CD6823" w:rsidP="00CD6823">
            <w:pPr>
              <w:spacing w:after="0" w:line="240" w:lineRule="auto"/>
              <w:rPr>
                <w:rFonts w:asciiTheme="minorHAnsi" w:hAnsiTheme="minorHAnsi" w:cstheme="minorHAnsi"/>
                <w:sz w:val="18"/>
                <w:szCs w:val="18"/>
              </w:rPr>
            </w:pPr>
          </w:p>
        </w:tc>
        <w:tc>
          <w:tcPr>
            <w:tcW w:w="1260" w:type="dxa"/>
          </w:tcPr>
          <w:p w14:paraId="2F7F37AB"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2A2D66ED" w14:textId="77777777" w:rsidR="00CD6823" w:rsidRPr="00352318" w:rsidRDefault="00CD6823" w:rsidP="00CD6823">
            <w:pPr>
              <w:spacing w:after="0" w:line="240" w:lineRule="auto"/>
              <w:rPr>
                <w:rFonts w:asciiTheme="minorHAnsi" w:hAnsiTheme="minorHAnsi" w:cstheme="minorHAnsi"/>
                <w:sz w:val="18"/>
                <w:szCs w:val="18"/>
              </w:rPr>
            </w:pPr>
          </w:p>
        </w:tc>
        <w:tc>
          <w:tcPr>
            <w:tcW w:w="1264" w:type="dxa"/>
          </w:tcPr>
          <w:p w14:paraId="397818A3" w14:textId="77777777" w:rsidR="00CD6823" w:rsidRPr="00352318" w:rsidRDefault="00CD6823" w:rsidP="00CD6823">
            <w:pPr>
              <w:spacing w:after="0" w:line="240" w:lineRule="auto"/>
              <w:rPr>
                <w:rFonts w:asciiTheme="minorHAnsi" w:hAnsiTheme="minorHAnsi" w:cstheme="minorHAnsi"/>
                <w:sz w:val="18"/>
                <w:szCs w:val="18"/>
              </w:rPr>
            </w:pPr>
          </w:p>
        </w:tc>
      </w:tr>
      <w:tr w:rsidR="00CD6823" w:rsidRPr="00352318" w14:paraId="65D6F597" w14:textId="4F3AFD62" w:rsidTr="005D7E63">
        <w:trPr>
          <w:trHeight w:val="242"/>
        </w:trPr>
        <w:tc>
          <w:tcPr>
            <w:tcW w:w="10795" w:type="dxa"/>
            <w:gridSpan w:val="9"/>
          </w:tcPr>
          <w:p w14:paraId="25178327" w14:textId="0934B627" w:rsidR="00CD6823" w:rsidRPr="00352318" w:rsidRDefault="00CD6823" w:rsidP="00CD6823">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6D1138D8" w14:textId="0AE686DE" w:rsidR="004546FD" w:rsidRDefault="004546FD" w:rsidP="00DC522B">
      <w:pPr>
        <w:spacing w:after="0" w:line="240" w:lineRule="auto"/>
        <w:rPr>
          <w:rFonts w:asciiTheme="minorHAnsi" w:hAnsiTheme="minorHAnsi" w:cstheme="minorHAnsi"/>
          <w:sz w:val="18"/>
          <w:szCs w:val="18"/>
        </w:rPr>
      </w:pPr>
    </w:p>
    <w:p w14:paraId="48D0A141" w14:textId="77777777" w:rsidR="004546FD" w:rsidRDefault="004546FD">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052C2DD2" w14:textId="77777777" w:rsidR="000807DE" w:rsidRDefault="000807DE" w:rsidP="00DC522B">
      <w:pPr>
        <w:spacing w:after="0" w:line="240" w:lineRule="auto"/>
        <w:rPr>
          <w:rFonts w:asciiTheme="minorHAnsi" w:hAnsiTheme="minorHAnsi" w:cstheme="minorHAnsi"/>
          <w:sz w:val="18"/>
          <w:szCs w:val="18"/>
        </w:rPr>
      </w:pPr>
    </w:p>
    <w:tbl>
      <w:tblPr>
        <w:tblStyle w:val="TableGrid3"/>
        <w:tblpPr w:leftFromText="180" w:rightFromText="180" w:vertAnchor="text" w:tblpX="18" w:tblpY="1"/>
        <w:tblOverlap w:val="never"/>
        <w:tblW w:w="10795" w:type="dxa"/>
        <w:tblLook w:val="04A0" w:firstRow="1" w:lastRow="0" w:firstColumn="1" w:lastColumn="0" w:noHBand="0" w:noVBand="1"/>
      </w:tblPr>
      <w:tblGrid>
        <w:gridCol w:w="1380"/>
        <w:gridCol w:w="757"/>
        <w:gridCol w:w="912"/>
        <w:gridCol w:w="1250"/>
        <w:gridCol w:w="268"/>
        <w:gridCol w:w="699"/>
        <w:gridCol w:w="582"/>
        <w:gridCol w:w="1149"/>
        <w:gridCol w:w="180"/>
        <w:gridCol w:w="1761"/>
        <w:gridCol w:w="1857"/>
      </w:tblGrid>
      <w:tr w:rsidR="00D72ABF" w:rsidRPr="002F18C2" w14:paraId="28C933DD" w14:textId="77777777" w:rsidTr="005D7E63">
        <w:trPr>
          <w:cantSplit/>
          <w:trHeight w:val="242"/>
        </w:trPr>
        <w:tc>
          <w:tcPr>
            <w:tcW w:w="10795" w:type="dxa"/>
            <w:gridSpan w:val="11"/>
          </w:tcPr>
          <w:p w14:paraId="3B718E9B" w14:textId="3E19F281" w:rsidR="00D72ABF" w:rsidRPr="00A05A69" w:rsidRDefault="00D72ABF" w:rsidP="00CD6823">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A05A69">
              <w:rPr>
                <w:rFonts w:asciiTheme="minorHAnsi" w:hAnsiTheme="minorHAnsi" w:cstheme="minorHAnsi"/>
                <w:b/>
                <w:sz w:val="20"/>
                <w:szCs w:val="18"/>
              </w:rPr>
              <w:t>. HERS-Verified Drain Water Heat Recovery System (DWHR-H)</w:t>
            </w:r>
          </w:p>
          <w:p w14:paraId="1ABB917D" w14:textId="3C9DF80B" w:rsidR="00D72ABF" w:rsidRPr="00A05A69" w:rsidRDefault="00D72ABF" w:rsidP="00CD6823">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B6144B" w:rsidRPr="002F18C2" w14:paraId="38CB57EA" w14:textId="77777777" w:rsidTr="005D7E63">
        <w:trPr>
          <w:cantSplit/>
          <w:trHeight w:val="144"/>
        </w:trPr>
        <w:tc>
          <w:tcPr>
            <w:tcW w:w="10795" w:type="dxa"/>
            <w:gridSpan w:val="11"/>
          </w:tcPr>
          <w:p w14:paraId="4FC44D03" w14:textId="32C72C88" w:rsidR="00B6144B" w:rsidRPr="00450E94"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5157FC">
              <w:rPr>
                <w:rFonts w:asciiTheme="minorHAnsi" w:hAnsiTheme="minorHAnsi" w:cstheme="minorHAnsi"/>
                <w:b/>
                <w:sz w:val="18"/>
                <w:szCs w:val="18"/>
              </w:rPr>
              <w:t>Design DWHR System Information</w:t>
            </w:r>
          </w:p>
        </w:tc>
      </w:tr>
      <w:tr w:rsidR="00B6144B" w:rsidRPr="002F18C2" w14:paraId="43C97608" w14:textId="77777777" w:rsidTr="005D7E63">
        <w:trPr>
          <w:cantSplit/>
          <w:trHeight w:val="144"/>
        </w:trPr>
        <w:tc>
          <w:tcPr>
            <w:tcW w:w="2137" w:type="dxa"/>
            <w:gridSpan w:val="2"/>
          </w:tcPr>
          <w:p w14:paraId="5DA1CC2D" w14:textId="2D232E40"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30" w:type="dxa"/>
            <w:gridSpan w:val="3"/>
          </w:tcPr>
          <w:p w14:paraId="2322BC22" w14:textId="39B22B36"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430" w:type="dxa"/>
            <w:gridSpan w:val="3"/>
          </w:tcPr>
          <w:p w14:paraId="06981968" w14:textId="033087E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98" w:type="dxa"/>
            <w:gridSpan w:val="3"/>
          </w:tcPr>
          <w:p w14:paraId="14134EFA" w14:textId="77DAF8EA"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B6144B" w:rsidRPr="002F18C2" w14:paraId="5A0DBD2E" w14:textId="77777777" w:rsidTr="005D7E63">
        <w:trPr>
          <w:cantSplit/>
          <w:trHeight w:val="144"/>
        </w:trPr>
        <w:tc>
          <w:tcPr>
            <w:tcW w:w="2137" w:type="dxa"/>
            <w:gridSpan w:val="2"/>
          </w:tcPr>
          <w:p w14:paraId="22C1E700" w14:textId="268C3235"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30" w:type="dxa"/>
            <w:gridSpan w:val="3"/>
          </w:tcPr>
          <w:p w14:paraId="03C7B987" w14:textId="6B6ED5C5"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430" w:type="dxa"/>
            <w:gridSpan w:val="3"/>
          </w:tcPr>
          <w:p w14:paraId="2025314F" w14:textId="160BE17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98" w:type="dxa"/>
            <w:gridSpan w:val="3"/>
          </w:tcPr>
          <w:p w14:paraId="4DE15F31" w14:textId="60D4CE6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B6144B" w:rsidRPr="002F18C2" w14:paraId="6D9399A8" w14:textId="77777777" w:rsidTr="005D7E63">
        <w:trPr>
          <w:cantSplit/>
          <w:trHeight w:val="144"/>
        </w:trPr>
        <w:tc>
          <w:tcPr>
            <w:tcW w:w="2137" w:type="dxa"/>
            <w:gridSpan w:val="2"/>
          </w:tcPr>
          <w:p w14:paraId="6BF86E18"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34A47080"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37CB9FD"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3"/>
          </w:tcPr>
          <w:p w14:paraId="378467EC"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6310F916" w14:textId="77777777" w:rsidTr="005D7E63">
        <w:trPr>
          <w:cantSplit/>
          <w:trHeight w:val="144"/>
        </w:trPr>
        <w:tc>
          <w:tcPr>
            <w:tcW w:w="2137" w:type="dxa"/>
            <w:gridSpan w:val="2"/>
          </w:tcPr>
          <w:p w14:paraId="527AA277"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45B78061"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BC4D837"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3"/>
          </w:tcPr>
          <w:p w14:paraId="1ED4C186"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5DB5178A" w14:textId="77777777" w:rsidTr="005D7E63">
        <w:trPr>
          <w:cantSplit/>
          <w:trHeight w:val="144"/>
        </w:trPr>
        <w:tc>
          <w:tcPr>
            <w:tcW w:w="10795" w:type="dxa"/>
            <w:gridSpan w:val="11"/>
            <w:vAlign w:val="bottom"/>
          </w:tcPr>
          <w:p w14:paraId="31EC9FA4" w14:textId="14380203" w:rsidR="00B6144B" w:rsidRPr="00450E94"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5157FC">
              <w:rPr>
                <w:rFonts w:asciiTheme="minorHAnsi" w:hAnsiTheme="minorHAnsi" w:cstheme="minorHAnsi"/>
                <w:b/>
                <w:sz w:val="18"/>
                <w:szCs w:val="18"/>
              </w:rPr>
              <w:t>Installed DWHR System Information</w:t>
            </w:r>
          </w:p>
        </w:tc>
      </w:tr>
      <w:tr w:rsidR="00B6144B" w:rsidRPr="002F18C2" w14:paraId="29B704B5" w14:textId="77777777" w:rsidTr="005D7E63">
        <w:trPr>
          <w:cantSplit/>
          <w:trHeight w:val="144"/>
        </w:trPr>
        <w:tc>
          <w:tcPr>
            <w:tcW w:w="1380" w:type="dxa"/>
          </w:tcPr>
          <w:p w14:paraId="575EF238" w14:textId="55D217A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69" w:type="dxa"/>
            <w:gridSpan w:val="2"/>
          </w:tcPr>
          <w:p w14:paraId="5069154F" w14:textId="7891349D"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250" w:type="dxa"/>
          </w:tcPr>
          <w:p w14:paraId="6A6365B1" w14:textId="6E8F931E"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549" w:type="dxa"/>
            <w:gridSpan w:val="3"/>
          </w:tcPr>
          <w:p w14:paraId="02412A05" w14:textId="3EB3909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329" w:type="dxa"/>
            <w:gridSpan w:val="2"/>
          </w:tcPr>
          <w:p w14:paraId="25BFE9D8" w14:textId="52DA2D4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761" w:type="dxa"/>
          </w:tcPr>
          <w:p w14:paraId="4E7ACBA0" w14:textId="0D3EBAB3"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857" w:type="dxa"/>
          </w:tcPr>
          <w:p w14:paraId="57E28FE4" w14:textId="3D7092D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B6144B" w:rsidRPr="002F18C2" w14:paraId="38AAE31B" w14:textId="77777777" w:rsidTr="005D7E63">
        <w:trPr>
          <w:cantSplit/>
          <w:trHeight w:val="144"/>
        </w:trPr>
        <w:tc>
          <w:tcPr>
            <w:tcW w:w="1380" w:type="dxa"/>
            <w:vAlign w:val="bottom"/>
          </w:tcPr>
          <w:p w14:paraId="587D6D06" w14:textId="4D7D7A4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Name/ID</w:t>
            </w:r>
          </w:p>
        </w:tc>
        <w:tc>
          <w:tcPr>
            <w:tcW w:w="1669" w:type="dxa"/>
            <w:gridSpan w:val="2"/>
            <w:vAlign w:val="bottom"/>
          </w:tcPr>
          <w:p w14:paraId="6D3C564A" w14:textId="707F236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Manufacturer</w:t>
            </w:r>
          </w:p>
        </w:tc>
        <w:tc>
          <w:tcPr>
            <w:tcW w:w="1250" w:type="dxa"/>
            <w:vAlign w:val="bottom"/>
          </w:tcPr>
          <w:p w14:paraId="3EC73A1D"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Model #</w:t>
            </w:r>
          </w:p>
        </w:tc>
        <w:tc>
          <w:tcPr>
            <w:tcW w:w="1549" w:type="dxa"/>
            <w:gridSpan w:val="3"/>
            <w:vAlign w:val="bottom"/>
          </w:tcPr>
          <w:p w14:paraId="7C0D2D4B"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Rated effectiveness</w:t>
            </w:r>
          </w:p>
        </w:tc>
        <w:tc>
          <w:tcPr>
            <w:tcW w:w="1329" w:type="dxa"/>
            <w:gridSpan w:val="2"/>
            <w:vAlign w:val="bottom"/>
          </w:tcPr>
          <w:p w14:paraId="3EA2B613" w14:textId="05E5370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Installation Configuration</w:t>
            </w:r>
          </w:p>
        </w:tc>
        <w:tc>
          <w:tcPr>
            <w:tcW w:w="1761" w:type="dxa"/>
          </w:tcPr>
          <w:p w14:paraId="032FD2C5"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Percent of shower served by the DWHR device</w:t>
            </w:r>
          </w:p>
        </w:tc>
        <w:tc>
          <w:tcPr>
            <w:tcW w:w="1857" w:type="dxa"/>
            <w:vAlign w:val="bottom"/>
          </w:tcPr>
          <w:p w14:paraId="4A7FF546"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DWHR System Certified by CEC</w:t>
            </w:r>
          </w:p>
          <w:p w14:paraId="5CB57734" w14:textId="0F39557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B6144B" w:rsidRPr="002F18C2" w14:paraId="7AB75586" w14:textId="77777777" w:rsidTr="005D7E63">
        <w:trPr>
          <w:cantSplit/>
          <w:trHeight w:val="188"/>
        </w:trPr>
        <w:tc>
          <w:tcPr>
            <w:tcW w:w="1380" w:type="dxa"/>
          </w:tcPr>
          <w:p w14:paraId="5FBC6F48"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9" w:type="dxa"/>
            <w:gridSpan w:val="2"/>
          </w:tcPr>
          <w:p w14:paraId="0ED74BCB" w14:textId="5ECC53EC"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250" w:type="dxa"/>
          </w:tcPr>
          <w:p w14:paraId="74835B12"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49" w:type="dxa"/>
            <w:gridSpan w:val="3"/>
          </w:tcPr>
          <w:p w14:paraId="6E49C7CF"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29" w:type="dxa"/>
            <w:gridSpan w:val="2"/>
          </w:tcPr>
          <w:p w14:paraId="08D07247"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61" w:type="dxa"/>
          </w:tcPr>
          <w:p w14:paraId="3FBCB49B"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57" w:type="dxa"/>
          </w:tcPr>
          <w:p w14:paraId="45697B98" w14:textId="1BEEF70A"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66C992EA" w14:textId="77777777" w:rsidTr="005D7E63">
        <w:trPr>
          <w:cantSplit/>
          <w:trHeight w:val="188"/>
        </w:trPr>
        <w:tc>
          <w:tcPr>
            <w:tcW w:w="1380" w:type="dxa"/>
          </w:tcPr>
          <w:p w14:paraId="109092EA"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69" w:type="dxa"/>
            <w:gridSpan w:val="2"/>
          </w:tcPr>
          <w:p w14:paraId="76100B0B" w14:textId="5B06023C"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250" w:type="dxa"/>
          </w:tcPr>
          <w:p w14:paraId="60849CE1"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49" w:type="dxa"/>
            <w:gridSpan w:val="3"/>
          </w:tcPr>
          <w:p w14:paraId="5A83558E"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29" w:type="dxa"/>
            <w:gridSpan w:val="2"/>
          </w:tcPr>
          <w:p w14:paraId="78C68716"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61" w:type="dxa"/>
          </w:tcPr>
          <w:p w14:paraId="73395073"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857" w:type="dxa"/>
          </w:tcPr>
          <w:p w14:paraId="78D0368C"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B6144B" w:rsidRPr="002F18C2" w14:paraId="71BF0842" w14:textId="77777777" w:rsidTr="005D7E63">
        <w:trPr>
          <w:cantSplit/>
          <w:trHeight w:val="188"/>
        </w:trPr>
        <w:tc>
          <w:tcPr>
            <w:tcW w:w="1380" w:type="dxa"/>
          </w:tcPr>
          <w:p w14:paraId="3D2644FF" w14:textId="71E9C898"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15" w:type="dxa"/>
            <w:gridSpan w:val="10"/>
          </w:tcPr>
          <w:p w14:paraId="0AE441DA" w14:textId="7692868F"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B6144B" w:rsidRPr="002F18C2" w14:paraId="72702A3F" w14:textId="77777777" w:rsidTr="005D7E63">
        <w:trPr>
          <w:cantSplit/>
          <w:trHeight w:val="188"/>
        </w:trPr>
        <w:tc>
          <w:tcPr>
            <w:tcW w:w="1380" w:type="dxa"/>
          </w:tcPr>
          <w:p w14:paraId="0F82170C" w14:textId="03F1213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15" w:type="dxa"/>
            <w:gridSpan w:val="10"/>
          </w:tcPr>
          <w:p w14:paraId="713AA8F1" w14:textId="30BEE767"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B6144B" w:rsidRPr="002F18C2" w14:paraId="06284682" w14:textId="77777777" w:rsidTr="005D7E63">
        <w:trPr>
          <w:cantSplit/>
          <w:trHeight w:val="188"/>
        </w:trPr>
        <w:tc>
          <w:tcPr>
            <w:tcW w:w="1380" w:type="dxa"/>
          </w:tcPr>
          <w:p w14:paraId="7A558227" w14:textId="54932892"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15" w:type="dxa"/>
            <w:gridSpan w:val="10"/>
          </w:tcPr>
          <w:p w14:paraId="705BA079" w14:textId="059BE7F7"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B6144B" w:rsidRPr="002F18C2" w14:paraId="69226F64" w14:textId="77777777" w:rsidTr="005D7E63">
        <w:trPr>
          <w:cantSplit/>
          <w:trHeight w:val="188"/>
        </w:trPr>
        <w:tc>
          <w:tcPr>
            <w:tcW w:w="1380" w:type="dxa"/>
            <w:vAlign w:val="center"/>
          </w:tcPr>
          <w:p w14:paraId="69EBF720" w14:textId="02E7BE80"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15</w:t>
            </w:r>
          </w:p>
        </w:tc>
        <w:tc>
          <w:tcPr>
            <w:tcW w:w="3886" w:type="dxa"/>
            <w:gridSpan w:val="5"/>
            <w:vAlign w:val="center"/>
          </w:tcPr>
          <w:p w14:paraId="0603ABBB" w14:textId="2EABC3B9" w:rsidR="00B6144B" w:rsidRPr="00B71192"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Verification Status:</w:t>
            </w:r>
          </w:p>
        </w:tc>
        <w:tc>
          <w:tcPr>
            <w:tcW w:w="5529" w:type="dxa"/>
            <w:gridSpan w:val="5"/>
            <w:vAlign w:val="center"/>
          </w:tcPr>
          <w:p w14:paraId="0E806986" w14:textId="77777777" w:rsidR="00B6144B" w:rsidRPr="00B71192" w:rsidRDefault="00B6144B"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6F5D00EF" w14:textId="77777777" w:rsidR="00B6144B" w:rsidRPr="00B71192" w:rsidRDefault="00B6144B"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46954FC7" w14:textId="5DF9C70F" w:rsidR="00B6144B" w:rsidRPr="00450E94" w:rsidRDefault="00B6144B" w:rsidP="002F54CC">
            <w:pPr>
              <w:pStyle w:val="ListParagraph"/>
              <w:keepNext/>
              <w:numPr>
                <w:ilvl w:val="0"/>
                <w:numId w:val="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B6144B" w:rsidRPr="002F18C2" w14:paraId="35E32473" w14:textId="77777777" w:rsidTr="005D7E63">
        <w:trPr>
          <w:cantSplit/>
          <w:trHeight w:val="188"/>
        </w:trPr>
        <w:tc>
          <w:tcPr>
            <w:tcW w:w="1380" w:type="dxa"/>
          </w:tcPr>
          <w:p w14:paraId="3B2EFE2A" w14:textId="51DD39B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16</w:t>
            </w:r>
          </w:p>
        </w:tc>
        <w:tc>
          <w:tcPr>
            <w:tcW w:w="9415" w:type="dxa"/>
            <w:gridSpan w:val="10"/>
            <w:vAlign w:val="center"/>
          </w:tcPr>
          <w:p w14:paraId="0A1DD78E" w14:textId="52567C90" w:rsidR="00B6144B" w:rsidRPr="00B71192"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 xml:space="preserve">Correction Notes: </w:t>
            </w:r>
          </w:p>
        </w:tc>
      </w:tr>
      <w:tr w:rsidR="00B6144B" w:rsidRPr="002F18C2" w14:paraId="7E22ADBE" w14:textId="77777777" w:rsidTr="005D7E63">
        <w:trPr>
          <w:cantSplit/>
          <w:trHeight w:val="260"/>
        </w:trPr>
        <w:tc>
          <w:tcPr>
            <w:tcW w:w="10795" w:type="dxa"/>
            <w:gridSpan w:val="11"/>
          </w:tcPr>
          <w:p w14:paraId="6658F7AE" w14:textId="14D970DF" w:rsidR="00B6144B" w:rsidRPr="00A05A69"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32A2500B" w14:textId="6E169F4E" w:rsidR="00D7513B" w:rsidRPr="00A05A69"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3456"/>
        <w:gridCol w:w="6745"/>
      </w:tblGrid>
      <w:tr w:rsidR="002600BD" w:rsidRPr="002F18C2" w14:paraId="0F7F4467" w14:textId="77777777" w:rsidTr="007325A8">
        <w:trPr>
          <w:trHeight w:val="144"/>
          <w:tblHeader/>
        </w:trPr>
        <w:tc>
          <w:tcPr>
            <w:tcW w:w="10790" w:type="dxa"/>
            <w:gridSpan w:val="3"/>
            <w:tcBorders>
              <w:bottom w:val="single" w:sz="4" w:space="0" w:color="000000"/>
            </w:tcBorders>
            <w:vAlign w:val="center"/>
          </w:tcPr>
          <w:p w14:paraId="0F7F4465" w14:textId="6BFA1B24" w:rsidR="00A82A43" w:rsidRPr="00583B52" w:rsidRDefault="006C36EE" w:rsidP="0023694B">
            <w:pPr>
              <w:keepNext/>
              <w:spacing w:after="0" w:line="240" w:lineRule="auto"/>
              <w:rPr>
                <w:rFonts w:asciiTheme="minorHAnsi" w:hAnsiTheme="minorHAnsi" w:cstheme="minorHAnsi"/>
                <w:b/>
                <w:sz w:val="20"/>
                <w:szCs w:val="18"/>
              </w:rPr>
            </w:pPr>
            <w:bookmarkStart w:id="9"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Pr>
                <w:rFonts w:asciiTheme="minorHAnsi" w:hAnsiTheme="minorHAnsi" w:cstheme="minorHAnsi"/>
                <w:b/>
                <w:sz w:val="20"/>
                <w:szCs w:val="18"/>
              </w:rPr>
              <w:t>(</w:t>
            </w:r>
            <w:r w:rsidR="00C309E7" w:rsidRPr="00583B52">
              <w:rPr>
                <w:rFonts w:asciiTheme="minorHAnsi" w:hAnsiTheme="minorHAnsi" w:cstheme="minorHAnsi"/>
                <w:b/>
                <w:sz w:val="20"/>
                <w:szCs w:val="18"/>
              </w:rPr>
              <w:t>RA</w:t>
            </w:r>
            <w:r w:rsidR="00DF4BB0" w:rsidRPr="00935470">
              <w:rPr>
                <w:rFonts w:asciiTheme="minorHAnsi" w:hAnsiTheme="minorHAnsi" w:cstheme="minorHAnsi"/>
                <w:b/>
                <w:sz w:val="20"/>
                <w:szCs w:val="18"/>
              </w:rPr>
              <w:t>3</w:t>
            </w:r>
            <w:r w:rsidR="00C309E7" w:rsidRPr="005C69A2">
              <w:rPr>
                <w:rFonts w:asciiTheme="minorHAnsi" w:hAnsiTheme="minorHAnsi" w:cstheme="minorHAnsi"/>
                <w:b/>
                <w:sz w:val="20"/>
                <w:szCs w:val="18"/>
              </w:rPr>
              <w:t>.</w:t>
            </w:r>
            <w:r w:rsidR="00DF4BB0" w:rsidRPr="005C69A2">
              <w:rPr>
                <w:rFonts w:asciiTheme="minorHAnsi" w:hAnsiTheme="minorHAnsi" w:cstheme="minorHAnsi"/>
                <w:b/>
                <w:sz w:val="20"/>
                <w:szCs w:val="18"/>
              </w:rPr>
              <w:t>6.</w:t>
            </w:r>
            <w:r w:rsidR="00DF4BB0" w:rsidRPr="00C80016">
              <w:rPr>
                <w:rFonts w:asciiTheme="minorHAnsi" w:hAnsiTheme="minorHAnsi" w:cstheme="minorHAnsi"/>
                <w:b/>
                <w:sz w:val="20"/>
                <w:szCs w:val="18"/>
              </w:rPr>
              <w:t>3</w:t>
            </w:r>
            <w:r w:rsidR="00304DD4">
              <w:rPr>
                <w:rFonts w:asciiTheme="minorHAnsi" w:hAnsiTheme="minorHAnsi" w:cstheme="minorHAnsi"/>
                <w:b/>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A05A69">
              <w:rPr>
                <w:rFonts w:asciiTheme="minorHAnsi" w:hAnsiTheme="minorHAnsi" w:cstheme="minorHAnsi"/>
                <w:sz w:val="18"/>
                <w:szCs w:val="18"/>
              </w:rPr>
              <w:t>Systems that utilize this distribution type shall comply with these requirements</w:t>
            </w:r>
            <w:r w:rsidR="00410ECB" w:rsidRPr="00A05A69">
              <w:rPr>
                <w:rFonts w:asciiTheme="minorHAnsi" w:hAnsiTheme="minorHAnsi" w:cstheme="minorHAnsi"/>
                <w:sz w:val="18"/>
                <w:szCs w:val="18"/>
              </w:rPr>
              <w:t>.</w:t>
            </w:r>
          </w:p>
        </w:tc>
      </w:tr>
      <w:tr w:rsidR="007E190B" w:rsidRPr="002F18C2" w14:paraId="0F7F446A" w14:textId="77777777" w:rsidTr="007325A8">
        <w:trPr>
          <w:trHeight w:val="144"/>
          <w:tblHeader/>
        </w:trPr>
        <w:tc>
          <w:tcPr>
            <w:tcW w:w="589" w:type="dxa"/>
            <w:vAlign w:val="center"/>
          </w:tcPr>
          <w:p w14:paraId="0F7F4468" w14:textId="77777777" w:rsidR="009269B2" w:rsidRPr="00450E94"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w:t>
            </w:r>
            <w:r w:rsidR="005D2389" w:rsidRPr="00450E94">
              <w:rPr>
                <w:rFonts w:asciiTheme="minorHAnsi" w:hAnsiTheme="minorHAnsi" w:cstheme="minorHAnsi"/>
                <w:sz w:val="18"/>
                <w:szCs w:val="18"/>
              </w:rPr>
              <w:t>1</w:t>
            </w:r>
          </w:p>
        </w:tc>
        <w:tc>
          <w:tcPr>
            <w:tcW w:w="10201" w:type="dxa"/>
            <w:gridSpan w:val="2"/>
            <w:vAlign w:val="center"/>
          </w:tcPr>
          <w:p w14:paraId="0F7F4469" w14:textId="75E7AF25" w:rsidR="00B614D3" w:rsidRPr="00450E94"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71192">
              <w:rPr>
                <w:rFonts w:asciiTheme="minorHAnsi" w:hAnsiTheme="minorHAnsi" w:cstheme="minorHAnsi"/>
                <w:sz w:val="18"/>
                <w:szCs w:val="18"/>
              </w:rPr>
              <w:t>HERS rater shall perform a</w:t>
            </w:r>
            <w:r w:rsidR="005D11BC" w:rsidRPr="00B71192">
              <w:rPr>
                <w:rFonts w:asciiTheme="minorHAnsi" w:hAnsiTheme="minorHAnsi" w:cstheme="minorHAnsi"/>
                <w:sz w:val="18"/>
                <w:szCs w:val="18"/>
              </w:rPr>
              <w:t xml:space="preserve"> visual inspection that a</w:t>
            </w:r>
            <w:r w:rsidR="00383435" w:rsidRPr="00B71192">
              <w:rPr>
                <w:rFonts w:asciiTheme="minorHAnsi" w:hAnsiTheme="minorHAnsi" w:cstheme="minorHAnsi"/>
                <w:sz w:val="18"/>
                <w:szCs w:val="18"/>
              </w:rPr>
              <w:t xml:space="preserve">ll hot water piping comply with the insulation requirements in </w:t>
            </w:r>
            <w:r w:rsidR="005D11BC" w:rsidRPr="00B71192">
              <w:rPr>
                <w:rFonts w:asciiTheme="minorHAnsi" w:hAnsiTheme="minorHAnsi" w:cstheme="minorHAnsi"/>
                <w:sz w:val="18"/>
                <w:szCs w:val="18"/>
              </w:rPr>
              <w:t>150.0(J)</w:t>
            </w:r>
            <w:r w:rsidR="00A956FB" w:rsidRPr="00B71192">
              <w:rPr>
                <w:rFonts w:asciiTheme="minorHAnsi" w:hAnsiTheme="minorHAnsi" w:cstheme="minorHAnsi"/>
                <w:sz w:val="18"/>
                <w:szCs w:val="18"/>
              </w:rPr>
              <w:t>.</w:t>
            </w:r>
          </w:p>
        </w:tc>
      </w:tr>
      <w:tr w:rsidR="007325A8" w:rsidRPr="002F18C2" w14:paraId="22654601" w14:textId="77777777" w:rsidTr="00450E94">
        <w:trPr>
          <w:trHeight w:val="144"/>
          <w:tblHeader/>
        </w:trPr>
        <w:tc>
          <w:tcPr>
            <w:tcW w:w="589" w:type="dxa"/>
            <w:vAlign w:val="center"/>
          </w:tcPr>
          <w:p w14:paraId="1040F218" w14:textId="7E5F7F1F" w:rsidR="007325A8" w:rsidRPr="00450E94"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3456" w:type="dxa"/>
            <w:vAlign w:val="center"/>
          </w:tcPr>
          <w:p w14:paraId="3BB9643E" w14:textId="463FC66C"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745" w:type="dxa"/>
            <w:vAlign w:val="center"/>
          </w:tcPr>
          <w:p w14:paraId="17ABED7C" w14:textId="77777777" w:rsidR="007325A8" w:rsidRPr="00B71192" w:rsidRDefault="007325A8"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9C27621" w14:textId="77777777" w:rsidR="007325A8" w:rsidRPr="00B71192" w:rsidRDefault="007325A8"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26944D46" w14:textId="743A9FC9" w:rsidR="007325A8" w:rsidRPr="00450E94" w:rsidRDefault="007325A8"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7325A8" w:rsidRPr="002F18C2" w14:paraId="6175AC55" w14:textId="77777777" w:rsidTr="00450E94">
        <w:trPr>
          <w:trHeight w:val="144"/>
          <w:tblHeader/>
        </w:trPr>
        <w:tc>
          <w:tcPr>
            <w:tcW w:w="589" w:type="dxa"/>
          </w:tcPr>
          <w:p w14:paraId="3CCF7F10" w14:textId="48557B1D" w:rsidR="007325A8" w:rsidRPr="00450E94"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201" w:type="dxa"/>
            <w:gridSpan w:val="2"/>
            <w:vAlign w:val="center"/>
          </w:tcPr>
          <w:p w14:paraId="7F4A5396" w14:textId="0795FAFB"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p>
        </w:tc>
      </w:tr>
      <w:tr w:rsidR="007325A8" w:rsidRPr="002F18C2" w14:paraId="0F7F446C" w14:textId="77777777" w:rsidTr="007325A8">
        <w:trPr>
          <w:trHeight w:val="144"/>
          <w:tblHeader/>
        </w:trPr>
        <w:tc>
          <w:tcPr>
            <w:tcW w:w="10790" w:type="dxa"/>
            <w:gridSpan w:val="3"/>
            <w:vAlign w:val="center"/>
          </w:tcPr>
          <w:p w14:paraId="0F7F446B" w14:textId="4FE72D45" w:rsidR="007325A8" w:rsidRPr="00A05A69"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3763"/>
        <w:gridCol w:w="6385"/>
      </w:tblGrid>
      <w:tr w:rsidR="00D56448" w:rsidRPr="002F18C2" w14:paraId="0F7F4470" w14:textId="77777777" w:rsidTr="007325A8">
        <w:trPr>
          <w:trHeight w:val="144"/>
          <w:tblHeader/>
        </w:trPr>
        <w:tc>
          <w:tcPr>
            <w:tcW w:w="10790" w:type="dxa"/>
            <w:gridSpan w:val="3"/>
            <w:tcBorders>
              <w:bottom w:val="single" w:sz="4" w:space="0" w:color="auto"/>
            </w:tcBorders>
          </w:tcPr>
          <w:p w14:paraId="0F7F446E" w14:textId="2EA9B3AF"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lastRenderedPageBreak/>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(PP-H) </w:t>
            </w:r>
            <w:r w:rsidR="00DF4BB0" w:rsidRPr="005C69A2">
              <w:rPr>
                <w:rFonts w:asciiTheme="minorHAnsi" w:hAnsiTheme="minorHAnsi" w:cstheme="minorHAnsi"/>
                <w:b/>
                <w:sz w:val="20"/>
                <w:szCs w:val="18"/>
              </w:rPr>
              <w:t>(RA</w:t>
            </w:r>
            <w:r w:rsidR="00DF4BB0" w:rsidRPr="0053169A">
              <w:rPr>
                <w:rFonts w:asciiTheme="minorHAnsi" w:hAnsiTheme="minorHAnsi" w:cstheme="minorHAnsi"/>
                <w:b/>
                <w:sz w:val="20"/>
                <w:szCs w:val="18"/>
              </w:rPr>
              <w:t>3</w:t>
            </w:r>
            <w:r w:rsidR="00DF4BB0" w:rsidRPr="00D75806">
              <w:rPr>
                <w:rFonts w:asciiTheme="minorHAnsi" w:hAnsiTheme="minorHAnsi" w:cstheme="minorHAnsi"/>
                <w:b/>
                <w:sz w:val="20"/>
                <w:szCs w:val="18"/>
              </w:rPr>
              <w:t>.6.4)</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A05A69">
              <w:rPr>
                <w:rFonts w:asciiTheme="minorHAnsi" w:hAnsiTheme="minorHAnsi" w:cstheme="minorHAnsi"/>
                <w:sz w:val="18"/>
                <w:szCs w:val="18"/>
              </w:rPr>
              <w:t>Systems that utilize this distribution type shall comply with these requirements</w:t>
            </w:r>
            <w:r w:rsidR="00410ECB" w:rsidRPr="00A05A69">
              <w:rPr>
                <w:rFonts w:asciiTheme="minorHAnsi" w:hAnsiTheme="minorHAnsi" w:cstheme="minorHAnsi"/>
                <w:sz w:val="18"/>
                <w:szCs w:val="18"/>
              </w:rPr>
              <w:t>.</w:t>
            </w:r>
          </w:p>
        </w:tc>
      </w:tr>
      <w:tr w:rsidR="00383435" w:rsidRPr="002F18C2" w14:paraId="0F7F4473" w14:textId="77777777" w:rsidTr="007325A8">
        <w:trPr>
          <w:trHeight w:val="144"/>
          <w:tblHeader/>
        </w:trPr>
        <w:tc>
          <w:tcPr>
            <w:tcW w:w="642" w:type="dxa"/>
            <w:vAlign w:val="center"/>
          </w:tcPr>
          <w:p w14:paraId="0F7F4471"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1</w:t>
            </w:r>
          </w:p>
        </w:tc>
        <w:tc>
          <w:tcPr>
            <w:tcW w:w="10148" w:type="dxa"/>
            <w:gridSpan w:val="2"/>
            <w:vAlign w:val="center"/>
          </w:tcPr>
          <w:p w14:paraId="0F7F4472" w14:textId="5F911A00" w:rsidR="009269B2" w:rsidRPr="00A05A69"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Each c</w:t>
            </w:r>
            <w:r w:rsidR="00383435" w:rsidRPr="00A05A69">
              <w:rPr>
                <w:rFonts w:asciiTheme="minorHAnsi" w:hAnsiTheme="minorHAnsi" w:cstheme="minorHAnsi"/>
                <w:sz w:val="18"/>
                <w:szCs w:val="18"/>
              </w:rPr>
              <w:t xml:space="preserve">entral manifold </w:t>
            </w:r>
            <w:r w:rsidRPr="00A05A69">
              <w:rPr>
                <w:rFonts w:asciiTheme="minorHAnsi" w:hAnsiTheme="minorHAnsi" w:cstheme="minorHAnsi"/>
                <w:sz w:val="18"/>
                <w:szCs w:val="18"/>
              </w:rPr>
              <w:t xml:space="preserve">has 5 </w:t>
            </w:r>
            <w:r w:rsidR="00383435" w:rsidRPr="00A05A69">
              <w:rPr>
                <w:rFonts w:asciiTheme="minorHAnsi" w:hAnsiTheme="minorHAnsi" w:cstheme="minorHAnsi"/>
                <w:sz w:val="18"/>
                <w:szCs w:val="18"/>
              </w:rPr>
              <w:t>feet or less of pipe between manifold and water heater</w:t>
            </w:r>
            <w:r w:rsidRPr="00A05A69">
              <w:rPr>
                <w:rFonts w:asciiTheme="minorHAnsi" w:hAnsiTheme="minorHAnsi" w:cstheme="minorHAnsi"/>
                <w:sz w:val="18"/>
                <w:szCs w:val="18"/>
              </w:rPr>
              <w:t>.</w:t>
            </w:r>
          </w:p>
        </w:tc>
      </w:tr>
      <w:tr w:rsidR="00383435" w:rsidRPr="002F18C2" w14:paraId="0F7F4476" w14:textId="77777777" w:rsidTr="007325A8">
        <w:trPr>
          <w:trHeight w:val="144"/>
          <w:tblHeader/>
        </w:trPr>
        <w:tc>
          <w:tcPr>
            <w:tcW w:w="642" w:type="dxa"/>
            <w:vAlign w:val="center"/>
          </w:tcPr>
          <w:p w14:paraId="0F7F4474"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2</w:t>
            </w:r>
          </w:p>
        </w:tc>
        <w:tc>
          <w:tcPr>
            <w:tcW w:w="10148" w:type="dxa"/>
            <w:gridSpan w:val="2"/>
            <w:vAlign w:val="center"/>
          </w:tcPr>
          <w:p w14:paraId="0F7F4475" w14:textId="5C9F6563" w:rsidR="009269B2" w:rsidRPr="00A05A69"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For m</w:t>
            </w:r>
            <w:r w:rsidR="00383435" w:rsidRPr="00A05A69">
              <w:rPr>
                <w:rFonts w:asciiTheme="minorHAnsi" w:hAnsiTheme="minorHAnsi" w:cstheme="minorHAnsi"/>
                <w:sz w:val="18"/>
                <w:szCs w:val="18"/>
              </w:rPr>
              <w:t>anifolds that include valves</w:t>
            </w:r>
            <w:r w:rsidRPr="00A05A69">
              <w:rPr>
                <w:rFonts w:asciiTheme="minorHAnsi" w:hAnsiTheme="minorHAnsi" w:cstheme="minorHAnsi"/>
                <w:sz w:val="18"/>
                <w:szCs w:val="18"/>
              </w:rPr>
              <w:t>,</w:t>
            </w:r>
            <w:r w:rsidR="00383435" w:rsidRPr="00A05A69">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7325A8">
        <w:trPr>
          <w:trHeight w:val="144"/>
          <w:tblHeader/>
        </w:trPr>
        <w:tc>
          <w:tcPr>
            <w:tcW w:w="642" w:type="dxa"/>
            <w:vAlign w:val="center"/>
          </w:tcPr>
          <w:p w14:paraId="0F7F4477"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3</w:t>
            </w:r>
          </w:p>
        </w:tc>
        <w:tc>
          <w:tcPr>
            <w:tcW w:w="10148" w:type="dxa"/>
            <w:gridSpan w:val="2"/>
            <w:vAlign w:val="center"/>
          </w:tcPr>
          <w:p w14:paraId="0F7F4478" w14:textId="6A017CAD" w:rsidR="009269B2" w:rsidRPr="00A05A69"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Hot water distribution system piping from the manifold to the fixtures and appliances must take the most direct path.  </w:t>
            </w:r>
            <w:r w:rsidR="00CC3747" w:rsidRPr="00A05A69">
              <w:rPr>
                <w:rFonts w:asciiTheme="minorHAnsi" w:hAnsiTheme="minorHAnsi" w:cstheme="minorHAnsi"/>
                <w:sz w:val="18"/>
                <w:szCs w:val="18"/>
              </w:rPr>
              <w:t>For example, p</w:t>
            </w:r>
            <w:r w:rsidRPr="00A05A69">
              <w:rPr>
                <w:rFonts w:asciiTheme="minorHAnsi" w:hAnsiTheme="minorHAnsi" w:cstheme="minorHAnsi"/>
                <w:sz w:val="18"/>
                <w:szCs w:val="18"/>
              </w:rPr>
              <w:t>iping from a second story manifold cannot supply the first floor</w:t>
            </w:r>
            <w:r w:rsidR="00DF4BB0" w:rsidRPr="00A05A69">
              <w:rPr>
                <w:rFonts w:asciiTheme="minorHAnsi" w:hAnsiTheme="minorHAnsi" w:cstheme="minorHAnsi"/>
                <w:sz w:val="18"/>
                <w:szCs w:val="18"/>
              </w:rPr>
              <w:t>.</w:t>
            </w:r>
          </w:p>
        </w:tc>
      </w:tr>
      <w:tr w:rsidR="00383435" w:rsidRPr="002F18C2" w14:paraId="0F7F447C" w14:textId="77777777" w:rsidTr="007325A8">
        <w:trPr>
          <w:trHeight w:val="144"/>
          <w:tblHeader/>
        </w:trPr>
        <w:tc>
          <w:tcPr>
            <w:tcW w:w="642" w:type="dxa"/>
            <w:vAlign w:val="center"/>
          </w:tcPr>
          <w:p w14:paraId="0F7F447A"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4</w:t>
            </w:r>
          </w:p>
        </w:tc>
        <w:tc>
          <w:tcPr>
            <w:tcW w:w="10148" w:type="dxa"/>
            <w:gridSpan w:val="2"/>
            <w:vAlign w:val="center"/>
          </w:tcPr>
          <w:p w14:paraId="0F7F447B" w14:textId="5618E066" w:rsidR="00A82A43" w:rsidRPr="00A05A69" w:rsidRDefault="00383435" w:rsidP="00E879AA">
            <w:pPr>
              <w:keepNext/>
              <w:autoSpaceDE w:val="0"/>
              <w:autoSpaceDN w:val="0"/>
              <w:adjustRightInd w:val="0"/>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The hot water distribution piping must be separated by at least </w:t>
            </w:r>
            <w:r w:rsidR="00410ECB" w:rsidRPr="00A05A69">
              <w:rPr>
                <w:rFonts w:asciiTheme="minorHAnsi" w:hAnsiTheme="minorHAnsi" w:cstheme="minorHAnsi"/>
                <w:sz w:val="18"/>
                <w:szCs w:val="18"/>
              </w:rPr>
              <w:t>2</w:t>
            </w:r>
            <w:r w:rsidRPr="00A05A69">
              <w:rPr>
                <w:rFonts w:asciiTheme="minorHAnsi" w:hAnsiTheme="minorHAnsi" w:cstheme="minorHAnsi"/>
                <w:sz w:val="18"/>
                <w:szCs w:val="18"/>
              </w:rPr>
              <w:t xml:space="preserve"> inches from any other hot water supply piping</w:t>
            </w:r>
            <w:r w:rsidR="00CC3747" w:rsidRPr="00A05A69">
              <w:rPr>
                <w:rFonts w:asciiTheme="minorHAnsi" w:hAnsiTheme="minorHAnsi" w:cstheme="minorHAnsi"/>
                <w:sz w:val="18"/>
                <w:szCs w:val="18"/>
              </w:rPr>
              <w:t xml:space="preserve">, and at least </w:t>
            </w:r>
            <w:r w:rsidR="00410ECB" w:rsidRPr="00A05A69">
              <w:rPr>
                <w:rFonts w:asciiTheme="minorHAnsi" w:hAnsiTheme="minorHAnsi" w:cstheme="minorHAnsi"/>
                <w:sz w:val="18"/>
                <w:szCs w:val="18"/>
              </w:rPr>
              <w:t>6</w:t>
            </w:r>
            <w:r w:rsidR="00CC3747" w:rsidRPr="00A05A69">
              <w:rPr>
                <w:rFonts w:asciiTheme="minorHAnsi" w:hAnsiTheme="minorHAnsi" w:cstheme="minorHAnsi"/>
                <w:sz w:val="18"/>
                <w:szCs w:val="18"/>
              </w:rPr>
              <w:t xml:space="preserve"> inches from any cold water supply piping.  Alternatively, the hot water supply piping must be insulated to the thicknesses shown in TABLE 120.3-A.</w:t>
            </w:r>
          </w:p>
        </w:tc>
      </w:tr>
      <w:tr w:rsidR="007325A8" w:rsidRPr="002F18C2" w14:paraId="489DD4BF" w14:textId="77777777" w:rsidTr="00450E94">
        <w:trPr>
          <w:trHeight w:val="144"/>
          <w:tblHeader/>
        </w:trPr>
        <w:tc>
          <w:tcPr>
            <w:tcW w:w="642" w:type="dxa"/>
            <w:vAlign w:val="center"/>
          </w:tcPr>
          <w:p w14:paraId="25D1A754" w14:textId="555E0F78"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05</w:t>
            </w:r>
          </w:p>
        </w:tc>
        <w:tc>
          <w:tcPr>
            <w:tcW w:w="3763" w:type="dxa"/>
            <w:vAlign w:val="center"/>
          </w:tcPr>
          <w:p w14:paraId="4AD988E8" w14:textId="33759AC0" w:rsidR="007325A8" w:rsidRPr="00B71192" w:rsidRDefault="007325A8" w:rsidP="007325A8">
            <w:pPr>
              <w:keepNext/>
              <w:autoSpaceDE w:val="0"/>
              <w:autoSpaceDN w:val="0"/>
              <w:adjustRightInd w:val="0"/>
              <w:spacing w:after="0" w:line="240" w:lineRule="auto"/>
              <w:rPr>
                <w:rFonts w:asciiTheme="minorHAnsi" w:hAnsiTheme="minorHAnsi" w:cstheme="minorHAnsi"/>
                <w:sz w:val="18"/>
                <w:szCs w:val="18"/>
              </w:rPr>
            </w:pPr>
            <w:r w:rsidRPr="00450E94">
              <w:rPr>
                <w:sz w:val="18"/>
                <w:szCs w:val="18"/>
              </w:rPr>
              <w:t>Verification Status:</w:t>
            </w:r>
          </w:p>
        </w:tc>
        <w:tc>
          <w:tcPr>
            <w:tcW w:w="6385" w:type="dxa"/>
            <w:vAlign w:val="center"/>
          </w:tcPr>
          <w:p w14:paraId="41BE9290" w14:textId="77777777" w:rsidR="007325A8" w:rsidRPr="00B71192" w:rsidRDefault="007325A8"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47097DD9" w14:textId="77777777" w:rsidR="007325A8" w:rsidRPr="00B71192" w:rsidRDefault="007325A8"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770CFEF4" w14:textId="522DB803" w:rsidR="007325A8" w:rsidRPr="00450E94" w:rsidRDefault="007325A8" w:rsidP="002F54CC">
            <w:pPr>
              <w:pStyle w:val="ListParagraph"/>
              <w:keepNext/>
              <w:numPr>
                <w:ilvl w:val="0"/>
                <w:numId w:val="8"/>
              </w:numPr>
              <w:autoSpaceDE w:val="0"/>
              <w:autoSpaceDN w:val="0"/>
              <w:adjustRightInd w:val="0"/>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7325A8" w:rsidRPr="002F18C2" w14:paraId="4E922D06" w14:textId="77777777" w:rsidTr="00450E94">
        <w:trPr>
          <w:trHeight w:val="144"/>
          <w:tblHeader/>
        </w:trPr>
        <w:tc>
          <w:tcPr>
            <w:tcW w:w="642" w:type="dxa"/>
          </w:tcPr>
          <w:p w14:paraId="4E115436" w14:textId="22AD02EE"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06</w:t>
            </w:r>
          </w:p>
        </w:tc>
        <w:tc>
          <w:tcPr>
            <w:tcW w:w="10148" w:type="dxa"/>
            <w:gridSpan w:val="2"/>
            <w:vAlign w:val="center"/>
          </w:tcPr>
          <w:p w14:paraId="09D86B1F" w14:textId="7607DBC5" w:rsidR="007325A8" w:rsidRPr="00B71192" w:rsidRDefault="007325A8" w:rsidP="007325A8">
            <w:pPr>
              <w:keepNext/>
              <w:autoSpaceDE w:val="0"/>
              <w:autoSpaceDN w:val="0"/>
              <w:adjustRightInd w:val="0"/>
              <w:spacing w:after="0" w:line="240" w:lineRule="auto"/>
              <w:rPr>
                <w:rFonts w:asciiTheme="minorHAnsi" w:hAnsiTheme="minorHAnsi" w:cstheme="minorHAnsi"/>
                <w:sz w:val="18"/>
                <w:szCs w:val="18"/>
              </w:rPr>
            </w:pPr>
            <w:r w:rsidRPr="00450E94">
              <w:rPr>
                <w:sz w:val="18"/>
                <w:szCs w:val="18"/>
              </w:rPr>
              <w:t xml:space="preserve">Correction Notes: </w:t>
            </w:r>
          </w:p>
        </w:tc>
      </w:tr>
      <w:tr w:rsidR="007325A8" w:rsidRPr="002F18C2" w14:paraId="212A67C0" w14:textId="77777777" w:rsidTr="007325A8">
        <w:trPr>
          <w:trHeight w:val="144"/>
          <w:tblHeader/>
        </w:trPr>
        <w:tc>
          <w:tcPr>
            <w:tcW w:w="10790" w:type="dxa"/>
            <w:gridSpan w:val="3"/>
            <w:vAlign w:val="center"/>
          </w:tcPr>
          <w:p w14:paraId="25BEBB76" w14:textId="5F9B0E3D" w:rsidR="007325A8" w:rsidRPr="00D75806"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F7F447F" w14:textId="67B82892" w:rsidR="00467528" w:rsidRDefault="00467528"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2456C7" w:rsidRPr="009E01FE" w14:paraId="7D4A8B33" w14:textId="77777777" w:rsidTr="00A05A6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20216E06" w:rsidR="002456C7" w:rsidRPr="00396DD3" w:rsidRDefault="006C36EE" w:rsidP="00A05A69">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(PP) (RA4.4.4)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A05A69">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05A69">
        <w:trPr>
          <w:cantSplit/>
          <w:trHeight w:val="288"/>
          <w:tblHeader/>
        </w:trPr>
        <w:tc>
          <w:tcPr>
            <w:tcW w:w="648" w:type="dxa"/>
            <w:vAlign w:val="center"/>
          </w:tcPr>
          <w:p w14:paraId="2FCB133F"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368" w:type="dxa"/>
            <w:vAlign w:val="center"/>
          </w:tcPr>
          <w:p w14:paraId="1CAE2B22"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Each central manifold has 15 feet or less of pipe between manifold and water heater </w:t>
            </w:r>
          </w:p>
        </w:tc>
      </w:tr>
      <w:tr w:rsidR="002456C7" w:rsidRPr="009E01FE" w14:paraId="5D82B514" w14:textId="77777777" w:rsidTr="00A05A69">
        <w:trPr>
          <w:cantSplit/>
          <w:trHeight w:val="288"/>
          <w:tblHeader/>
        </w:trPr>
        <w:tc>
          <w:tcPr>
            <w:tcW w:w="648" w:type="dxa"/>
            <w:vAlign w:val="center"/>
          </w:tcPr>
          <w:p w14:paraId="48E18389"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02</w:t>
            </w:r>
          </w:p>
        </w:tc>
        <w:tc>
          <w:tcPr>
            <w:tcW w:w="10368" w:type="dxa"/>
            <w:vAlign w:val="center"/>
          </w:tcPr>
          <w:p w14:paraId="0E7FF265"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05A69">
        <w:trPr>
          <w:cantSplit/>
          <w:trHeight w:val="288"/>
          <w:tblHeader/>
        </w:trPr>
        <w:tc>
          <w:tcPr>
            <w:tcW w:w="648" w:type="dxa"/>
            <w:vAlign w:val="center"/>
          </w:tcPr>
          <w:p w14:paraId="7A69966E"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03</w:t>
            </w:r>
          </w:p>
        </w:tc>
        <w:tc>
          <w:tcPr>
            <w:tcW w:w="10368" w:type="dxa"/>
            <w:vAlign w:val="center"/>
          </w:tcPr>
          <w:p w14:paraId="3FBCF5D1"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2456C7" w:rsidRPr="009E01FE" w14:paraId="7F5EF5C9" w14:textId="77777777" w:rsidTr="00A05A69">
        <w:trPr>
          <w:cantSplit/>
          <w:trHeight w:val="288"/>
          <w:tblHeader/>
        </w:trPr>
        <w:tc>
          <w:tcPr>
            <w:tcW w:w="648" w:type="dxa"/>
            <w:vAlign w:val="center"/>
          </w:tcPr>
          <w:p w14:paraId="614ADC10"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04</w:t>
            </w:r>
          </w:p>
        </w:tc>
        <w:tc>
          <w:tcPr>
            <w:tcW w:w="10368" w:type="dxa"/>
            <w:vAlign w:val="center"/>
          </w:tcPr>
          <w:p w14:paraId="0FE92C8E"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2456C7" w:rsidRPr="00E20AD9" w14:paraId="460E505F" w14:textId="77777777" w:rsidTr="00A05A6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A05A69" w:rsidRDefault="002456C7" w:rsidP="00A05A69">
            <w:pPr>
              <w:keepNext/>
              <w:spacing w:after="0" w:line="240" w:lineRule="auto"/>
              <w:rPr>
                <w:rFonts w:asciiTheme="minorHAnsi" w:hAnsiTheme="minorHAnsi" w:cstheme="minorHAnsi"/>
                <w:b/>
                <w:sz w:val="18"/>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w:t>
            </w:r>
            <w:r w:rsidRPr="00A05A69">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A05A69" w:rsidRDefault="002456C7" w:rsidP="00A05A69">
            <w:pPr>
              <w:keepNext/>
              <w:spacing w:after="0" w:line="240" w:lineRule="auto"/>
              <w:rPr>
                <w:rFonts w:asciiTheme="minorHAnsi" w:hAnsiTheme="minorHAnsi" w:cstheme="minorHAnsi"/>
                <w:b/>
                <w:sz w:val="18"/>
                <w:szCs w:val="20"/>
              </w:rPr>
            </w:pPr>
            <w:r w:rsidRPr="00A05A69">
              <w:rPr>
                <w:rFonts w:asciiTheme="minorHAnsi" w:hAnsiTheme="minorHAnsi" w:cstheme="minorHAnsi"/>
                <w:b/>
                <w:sz w:val="18"/>
                <w:szCs w:val="20"/>
              </w:rPr>
              <w:t xml:space="preserve">et.  </w:t>
            </w:r>
          </w:p>
        </w:tc>
      </w:tr>
    </w:tbl>
    <w:p w14:paraId="5FC36772" w14:textId="77777777" w:rsidR="002456C7" w:rsidRDefault="002456C7" w:rsidP="00A05A69">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2456C7" w:rsidRPr="009E01FE" w14:paraId="3196FB2A" w14:textId="77777777" w:rsidTr="00A05A69">
        <w:trPr>
          <w:trHeight w:val="144"/>
          <w:tblHeader/>
        </w:trPr>
        <w:tc>
          <w:tcPr>
            <w:tcW w:w="10976" w:type="dxa"/>
            <w:gridSpan w:val="2"/>
            <w:tcBorders>
              <w:bottom w:val="single" w:sz="4" w:space="0" w:color="auto"/>
            </w:tcBorders>
          </w:tcPr>
          <w:p w14:paraId="6697040E" w14:textId="122258D5" w:rsidR="002456C7" w:rsidRPr="00396DD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(POU) (RA4.4.5</w:t>
            </w:r>
            <w:r w:rsidR="002456C7" w:rsidRPr="00396DD3">
              <w:rPr>
                <w:rFonts w:asciiTheme="minorHAnsi" w:hAnsiTheme="minorHAnsi" w:cstheme="minorHAnsi"/>
                <w:b/>
                <w:sz w:val="20"/>
                <w:szCs w:val="20"/>
              </w:rPr>
              <w:t>)</w:t>
            </w:r>
          </w:p>
          <w:p w14:paraId="4A837E74" w14:textId="2C8F1109" w:rsidR="002456C7" w:rsidRPr="00484154"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A05A69">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05A69">
        <w:trPr>
          <w:trHeight w:val="1808"/>
          <w:tblHeader/>
        </w:trPr>
        <w:tc>
          <w:tcPr>
            <w:tcW w:w="630" w:type="dxa"/>
            <w:vAlign w:val="center"/>
          </w:tcPr>
          <w:p w14:paraId="082E37A1" w14:textId="77777777" w:rsidR="002456C7" w:rsidRPr="008733ED"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A05A69">
              <w:rPr>
                <w:rFonts w:asciiTheme="minorHAnsi" w:hAnsiTheme="minorHAnsi" w:cstheme="minorHAnsi"/>
                <w:sz w:val="18"/>
                <w:szCs w:val="20"/>
              </w:rPr>
              <w:t>01</w:t>
            </w:r>
          </w:p>
        </w:tc>
        <w:tc>
          <w:tcPr>
            <w:tcW w:w="10346" w:type="dxa"/>
          </w:tcPr>
          <w:p w14:paraId="7018C5E5"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A05A69">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A05A69" w:rsidRDefault="002456C7" w:rsidP="00A05A69">
            <w:pPr>
              <w:pStyle w:val="TableTitle"/>
              <w:keepLines w:val="0"/>
              <w:suppressAutoHyphens w:val="0"/>
              <w:spacing w:before="0"/>
              <w:rPr>
                <w:rFonts w:asciiTheme="minorHAnsi" w:eastAsia="Calibri" w:hAnsiTheme="minorHAnsi" w:cstheme="minorHAnsi"/>
                <w:i w:val="0"/>
                <w:sz w:val="18"/>
              </w:rPr>
            </w:pPr>
            <w:r w:rsidRPr="00A05A69">
              <w:rPr>
                <w:rFonts w:asciiTheme="minorHAnsi" w:eastAsia="Calibri" w:hAnsiTheme="minorHAnsi" w:cstheme="minorHAnsi"/>
                <w:i w:val="0"/>
                <w:sz w:val="18"/>
              </w:rPr>
              <w:t>The maximum allowed length of piping for the longest run terminating in:</w:t>
            </w:r>
          </w:p>
          <w:p w14:paraId="481C5B1D" w14:textId="77777777" w:rsidR="002456C7" w:rsidRPr="00A05A69" w:rsidRDefault="002456C7" w:rsidP="00A05A69">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A05A69"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A05A69">
              <w:rPr>
                <w:rFonts w:asciiTheme="minorHAnsi" w:eastAsia="Calibri" w:hAnsiTheme="minorHAnsi" w:cstheme="minorHAnsi"/>
                <w:i w:val="0"/>
                <w:sz w:val="18"/>
              </w:rPr>
              <w:t>3/8 inch - For only one pipe size - max length allowed is 15 feet</w:t>
            </w:r>
          </w:p>
          <w:p w14:paraId="6E7B510E" w14:textId="77777777" w:rsidR="002456C7" w:rsidRPr="00A05A69" w:rsidRDefault="002456C7" w:rsidP="00A05A69">
            <w:pPr>
              <w:pStyle w:val="TableTitle"/>
              <w:keepLines w:val="0"/>
              <w:suppressAutoHyphens w:val="0"/>
              <w:spacing w:before="0"/>
              <w:ind w:left="972"/>
              <w:rPr>
                <w:rFonts w:asciiTheme="minorHAnsi" w:eastAsia="Calibri" w:hAnsiTheme="minorHAnsi" w:cstheme="minorHAnsi"/>
                <w:i w:val="0"/>
                <w:sz w:val="18"/>
              </w:rPr>
            </w:pPr>
            <w:r w:rsidRPr="00A05A69">
              <w:rPr>
                <w:rFonts w:asciiTheme="minorHAnsi" w:eastAsia="Calibri" w:hAnsiTheme="minorHAnsi" w:cstheme="minorHAnsi"/>
                <w:i w:val="0"/>
                <w:sz w:val="18"/>
              </w:rPr>
              <w:t xml:space="preserve">      For combination pipe sizes the max allowed length of 3/8-inch piping is 7.5 feet, of ½ inch piping is 5 feet, and ¾ inch piping is 2.5 feet.</w:t>
            </w:r>
          </w:p>
          <w:p w14:paraId="0BE1706A" w14:textId="77777777" w:rsidR="002456C7" w:rsidRPr="00A05A69" w:rsidRDefault="002456C7" w:rsidP="00A05A69">
            <w:pPr>
              <w:pStyle w:val="TableTitle"/>
              <w:keepLines w:val="0"/>
              <w:suppressAutoHyphens w:val="0"/>
              <w:spacing w:before="0"/>
              <w:ind w:left="972"/>
              <w:rPr>
                <w:rFonts w:asciiTheme="minorHAnsi" w:eastAsia="Calibri" w:hAnsiTheme="minorHAnsi" w:cstheme="minorHAnsi"/>
                <w:i w:val="0"/>
                <w:sz w:val="12"/>
              </w:rPr>
            </w:pPr>
          </w:p>
          <w:p w14:paraId="62A25352" w14:textId="77777777" w:rsidR="002456C7" w:rsidRPr="00A05A69"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A05A69">
              <w:rPr>
                <w:rFonts w:asciiTheme="minorHAnsi" w:eastAsia="Calibri" w:hAnsiTheme="minorHAnsi" w:cstheme="minorHAnsi"/>
                <w:i w:val="0"/>
                <w:sz w:val="18"/>
              </w:rPr>
              <w:t>½ inch - For only one pipe size – max length allowed is 10 feet</w:t>
            </w:r>
          </w:p>
          <w:p w14:paraId="08634F34" w14:textId="77777777" w:rsidR="002456C7" w:rsidRPr="00A05A69"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A05A69">
              <w:rPr>
                <w:rFonts w:asciiTheme="minorHAnsi" w:eastAsia="Calibri" w:hAnsiTheme="minorHAnsi" w:cstheme="minorHAnsi"/>
                <w:i w:val="0"/>
                <w:sz w:val="18"/>
              </w:rPr>
              <w:t xml:space="preserve">   For combination pipe sizes the allowed length of ½-inch piping is 5 feet, and ¾ inch piping is 2.5 feet.</w:t>
            </w:r>
          </w:p>
          <w:p w14:paraId="64E22C45" w14:textId="77777777" w:rsidR="002456C7" w:rsidRPr="00A05A69"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77777777" w:rsidR="002456C7" w:rsidRPr="00F50C2D" w:rsidRDefault="002456C7" w:rsidP="00A05A69">
            <w:pPr>
              <w:pStyle w:val="TableTitle"/>
              <w:keepLines w:val="0"/>
              <w:suppressAutoHyphens w:val="0"/>
              <w:spacing w:before="0"/>
              <w:ind w:firstLine="432"/>
              <w:rPr>
                <w:rFonts w:asciiTheme="minorHAnsi" w:hAnsiTheme="minorHAnsi" w:cstheme="minorHAnsi"/>
              </w:rPr>
            </w:pPr>
            <w:r w:rsidRPr="00A05A69">
              <w:rPr>
                <w:rFonts w:asciiTheme="minorHAnsi" w:hAnsiTheme="minorHAnsi" w:cstheme="minorHAnsi"/>
                <w:i w:val="0"/>
                <w:sz w:val="18"/>
              </w:rPr>
              <w:t>¾ inch - For only one pipe size = 5 feet</w:t>
            </w:r>
          </w:p>
        </w:tc>
      </w:tr>
      <w:tr w:rsidR="002456C7" w:rsidRPr="009E01FE" w14:paraId="66E23959" w14:textId="77777777" w:rsidTr="00A05A69">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A05A69">
              <w:rPr>
                <w:rFonts w:asciiTheme="minorHAnsi" w:hAnsiTheme="minorHAnsi" w:cstheme="minorHAnsi"/>
                <w:b/>
                <w:sz w:val="18"/>
                <w:szCs w:val="20"/>
              </w:rPr>
              <w:t xml:space="preserve">. </w:t>
            </w:r>
          </w:p>
        </w:tc>
      </w:tr>
    </w:tbl>
    <w:p w14:paraId="1EF948BA" w14:textId="136BA04F"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2456C7" w:rsidRPr="009E01FE" w14:paraId="196E8F5B" w14:textId="77777777" w:rsidTr="00A05A69">
        <w:trPr>
          <w:trHeight w:val="144"/>
          <w:tblHeader/>
        </w:trPr>
        <w:tc>
          <w:tcPr>
            <w:tcW w:w="10790" w:type="dxa"/>
            <w:gridSpan w:val="2"/>
            <w:tcBorders>
              <w:bottom w:val="single" w:sz="4" w:space="0" w:color="auto"/>
            </w:tcBorders>
          </w:tcPr>
          <w:p w14:paraId="0621AEA8" w14:textId="33F5450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(RA4.4.7)</w:t>
            </w:r>
          </w:p>
          <w:p w14:paraId="55362677"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Systems that utilize this distribution type shall comply with these requirements.</w:t>
            </w:r>
          </w:p>
        </w:tc>
      </w:tr>
      <w:tr w:rsidR="002456C7" w:rsidRPr="009E01FE" w14:paraId="399E2E6D" w14:textId="77777777" w:rsidTr="00A05A69">
        <w:trPr>
          <w:trHeight w:val="144"/>
          <w:tblHeader/>
        </w:trPr>
        <w:tc>
          <w:tcPr>
            <w:tcW w:w="631" w:type="dxa"/>
            <w:vAlign w:val="center"/>
          </w:tcPr>
          <w:p w14:paraId="417E4DA8"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159" w:type="dxa"/>
            <w:vAlign w:val="center"/>
          </w:tcPr>
          <w:p w14:paraId="2575F755"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05A69">
        <w:trPr>
          <w:trHeight w:val="144"/>
          <w:tblHeader/>
        </w:trPr>
        <w:tc>
          <w:tcPr>
            <w:tcW w:w="631" w:type="dxa"/>
            <w:vAlign w:val="center"/>
          </w:tcPr>
          <w:p w14:paraId="0467EE6F"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02</w:t>
            </w:r>
          </w:p>
        </w:tc>
        <w:tc>
          <w:tcPr>
            <w:tcW w:w="10159" w:type="dxa"/>
            <w:vAlign w:val="center"/>
          </w:tcPr>
          <w:p w14:paraId="2232BBD8"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asciiTheme="minorHAnsi" w:hAnsiTheme="minorHAnsi" w:cstheme="minorHAnsi"/>
                <w:sz w:val="18"/>
                <w:szCs w:val="20"/>
              </w:rPr>
              <w:t>Piping must take most direct path between water heater and fixtures.</w:t>
            </w:r>
          </w:p>
        </w:tc>
      </w:tr>
      <w:tr w:rsidR="002456C7" w:rsidRPr="009E01FE" w14:paraId="1018FA8B" w14:textId="77777777" w:rsidTr="00A05A69">
        <w:trPr>
          <w:trHeight w:val="144"/>
          <w:tblHeader/>
        </w:trPr>
        <w:tc>
          <w:tcPr>
            <w:tcW w:w="631" w:type="dxa"/>
            <w:vAlign w:val="center"/>
          </w:tcPr>
          <w:p w14:paraId="7E89CF1E"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03</w:t>
            </w:r>
          </w:p>
        </w:tc>
        <w:tc>
          <w:tcPr>
            <w:tcW w:w="10159" w:type="dxa"/>
            <w:vAlign w:val="center"/>
          </w:tcPr>
          <w:p w14:paraId="07DBA36B"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cstheme="minorHAnsi"/>
                <w:sz w:val="18"/>
                <w:szCs w:val="20"/>
              </w:rPr>
              <w:t>Insulation is not required on the cold water line when it is used as the return.</w:t>
            </w:r>
          </w:p>
        </w:tc>
      </w:tr>
      <w:tr w:rsidR="002456C7" w:rsidRPr="009E01FE" w14:paraId="1FC097CE" w14:textId="77777777" w:rsidTr="00A05A69">
        <w:trPr>
          <w:trHeight w:val="144"/>
          <w:tblHeader/>
        </w:trPr>
        <w:tc>
          <w:tcPr>
            <w:tcW w:w="631" w:type="dxa"/>
            <w:vAlign w:val="center"/>
          </w:tcPr>
          <w:p w14:paraId="29506297"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04</w:t>
            </w:r>
          </w:p>
        </w:tc>
        <w:tc>
          <w:tcPr>
            <w:tcW w:w="10159" w:type="dxa"/>
            <w:vAlign w:val="center"/>
          </w:tcPr>
          <w:p w14:paraId="0BE30843"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asciiTheme="minorHAnsi" w:hAnsiTheme="minorHAnsi" w:cstheme="minorHAnsi"/>
                <w:sz w:val="18"/>
                <w:szCs w:val="20"/>
              </w:rPr>
              <w:t>If more than one loop installed each loop shall have its own pump and controls.</w:t>
            </w:r>
          </w:p>
        </w:tc>
      </w:tr>
      <w:tr w:rsidR="002456C7" w:rsidRPr="009E01FE" w14:paraId="3D01B16B" w14:textId="77777777" w:rsidTr="00A05A69">
        <w:trPr>
          <w:trHeight w:val="144"/>
          <w:tblHeader/>
        </w:trPr>
        <w:tc>
          <w:tcPr>
            <w:tcW w:w="10790"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2456C7" w:rsidRPr="009E01FE" w14:paraId="36C38DC0" w14:textId="77777777" w:rsidTr="00A05A6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8940308" w14:textId="3511FF7A" w:rsidR="002456C7" w:rsidRPr="000E192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D0319">
              <w:rPr>
                <w:rFonts w:asciiTheme="minorHAnsi" w:hAnsiTheme="minorHAnsi" w:cstheme="minorHAnsi"/>
                <w:b/>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05A69">
        <w:trPr>
          <w:trHeight w:val="288"/>
          <w:tblHeader/>
        </w:trPr>
        <w:tc>
          <w:tcPr>
            <w:tcW w:w="625" w:type="dxa"/>
            <w:vAlign w:val="center"/>
          </w:tcPr>
          <w:p w14:paraId="0721E269"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165" w:type="dxa"/>
            <w:vAlign w:val="center"/>
          </w:tcPr>
          <w:p w14:paraId="39F77996"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05A69">
        <w:trPr>
          <w:trHeight w:val="288"/>
          <w:tblHeader/>
        </w:trPr>
        <w:tc>
          <w:tcPr>
            <w:tcW w:w="10790"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876910" w:rsidRPr="006A4AED" w14:paraId="1A929385" w14:textId="77777777" w:rsidTr="00876910">
        <w:trPr>
          <w:trHeight w:val="144"/>
          <w:tblHeader/>
        </w:trPr>
        <w:tc>
          <w:tcPr>
            <w:tcW w:w="10790" w:type="dxa"/>
            <w:gridSpan w:val="2"/>
            <w:tcBorders>
              <w:bottom w:val="single" w:sz="4" w:space="0" w:color="auto"/>
            </w:tcBorders>
          </w:tcPr>
          <w:p w14:paraId="69C1EA2B" w14:textId="2430F3CC"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(R-DRmc)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 xml:space="preserve">(RDRsc) </w:t>
            </w:r>
            <w:r w:rsidR="00876910" w:rsidRPr="00155D52">
              <w:rPr>
                <w:rFonts w:asciiTheme="minorHAnsi" w:hAnsiTheme="minorHAnsi" w:cstheme="minorHAnsi"/>
                <w:b/>
                <w:sz w:val="20"/>
                <w:szCs w:val="20"/>
              </w:rPr>
              <w:t>(RA4.4.10</w:t>
            </w:r>
            <w:r w:rsidR="00876910" w:rsidRPr="00AD0319">
              <w:rPr>
                <w:rFonts w:asciiTheme="minorHAnsi" w:hAnsiTheme="minorHAnsi" w:cstheme="minorHAnsi"/>
                <w:b/>
                <w:sz w:val="20"/>
                <w:szCs w:val="20"/>
              </w:rPr>
              <w:t>)</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77777777"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Systems that utilize this distribution type shall comply with these requirements.</w:t>
            </w:r>
          </w:p>
        </w:tc>
      </w:tr>
      <w:tr w:rsidR="00876910" w:rsidRPr="006A4AED" w14:paraId="31465C85" w14:textId="77777777" w:rsidTr="00876910">
        <w:trPr>
          <w:trHeight w:val="144"/>
          <w:tblHeader/>
        </w:trPr>
        <w:tc>
          <w:tcPr>
            <w:tcW w:w="627"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10DE0A8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876910">
        <w:trPr>
          <w:trHeight w:val="144"/>
          <w:tblHeader/>
        </w:trPr>
        <w:tc>
          <w:tcPr>
            <w:tcW w:w="627"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63"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6A4AED" w14:paraId="3B479A3E" w14:textId="77777777" w:rsidTr="00876910">
        <w:trPr>
          <w:trHeight w:val="144"/>
          <w:tblHeader/>
        </w:trPr>
        <w:tc>
          <w:tcPr>
            <w:tcW w:w="627"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63"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876910">
        <w:trPr>
          <w:trHeight w:val="144"/>
          <w:tblHeader/>
        </w:trPr>
        <w:tc>
          <w:tcPr>
            <w:tcW w:w="627"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163" w:type="dxa"/>
            <w:vAlign w:val="center"/>
          </w:tcPr>
          <w:p w14:paraId="0B282B49"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876910" w:rsidRPr="006A4AED" w14:paraId="7C49A593" w14:textId="77777777" w:rsidTr="00876910">
        <w:trPr>
          <w:trHeight w:val="144"/>
          <w:tblHeader/>
        </w:trPr>
        <w:tc>
          <w:tcPr>
            <w:tcW w:w="627"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163"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876910">
        <w:trPr>
          <w:trHeight w:val="144"/>
          <w:tblHeader/>
        </w:trPr>
        <w:tc>
          <w:tcPr>
            <w:tcW w:w="627"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163"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77777777" w:rsidR="00876910" w:rsidRPr="00542719" w:rsidRDefault="00876910" w:rsidP="002F54CC">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p>
          <w:p w14:paraId="58B8EFF7" w14:textId="77777777" w:rsidR="00876910" w:rsidRPr="00542719" w:rsidRDefault="00876910" w:rsidP="002F54CC">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876910">
        <w:trPr>
          <w:trHeight w:val="144"/>
          <w:tblHeader/>
        </w:trPr>
        <w:tc>
          <w:tcPr>
            <w:tcW w:w="627"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163"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876910">
        <w:trPr>
          <w:trHeight w:val="144"/>
          <w:tblHeader/>
        </w:trPr>
        <w:tc>
          <w:tcPr>
            <w:tcW w:w="10790" w:type="dxa"/>
            <w:gridSpan w:val="2"/>
            <w:vAlign w:val="center"/>
          </w:tcPr>
          <w:p w14:paraId="6F4E3982" w14:textId="77777777" w:rsidR="00876910" w:rsidRPr="006A4AED" w:rsidRDefault="00876910"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483"/>
        <w:gridCol w:w="5665"/>
      </w:tblGrid>
      <w:tr w:rsidR="00AC4B2D" w:rsidRPr="00323F2C" w14:paraId="0F7F44A5" w14:textId="77777777" w:rsidTr="00CF186E">
        <w:trPr>
          <w:trHeight w:val="144"/>
          <w:tblHeader/>
        </w:trPr>
        <w:tc>
          <w:tcPr>
            <w:tcW w:w="10790" w:type="dxa"/>
            <w:gridSpan w:val="3"/>
            <w:tcBorders>
              <w:bottom w:val="single" w:sz="4" w:space="0" w:color="auto"/>
            </w:tcBorders>
          </w:tcPr>
          <w:p w14:paraId="0F7F44A3" w14:textId="6971E4E5"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(RDRmc-H)</w:t>
            </w:r>
            <w:r w:rsidR="00E879AA" w:rsidRPr="0053169A">
              <w:rPr>
                <w:rFonts w:asciiTheme="minorHAnsi" w:hAnsiTheme="minorHAnsi" w:cstheme="minorHAnsi"/>
                <w:b/>
                <w:sz w:val="20"/>
                <w:szCs w:val="18"/>
              </w:rPr>
              <w:t xml:space="preserve"> (RA3.6.6)</w:t>
            </w:r>
            <w:r w:rsidR="00E879AA">
              <w:rPr>
                <w:rFonts w:asciiTheme="minorHAnsi" w:hAnsiTheme="minorHAnsi" w:cstheme="minorHAnsi"/>
                <w:b/>
                <w:sz w:val="20"/>
                <w:szCs w:val="18"/>
              </w:rPr>
              <w:t xml:space="preserve">/Sensor Control </w:t>
            </w:r>
            <w:r w:rsidR="00E879AA" w:rsidRPr="001602AA">
              <w:rPr>
                <w:rFonts w:asciiTheme="minorHAnsi" w:hAnsiTheme="minorHAnsi" w:cstheme="minorHAnsi"/>
                <w:b/>
                <w:sz w:val="18"/>
                <w:szCs w:val="18"/>
              </w:rPr>
              <w:t>(RDRsc-H)</w:t>
            </w:r>
            <w:r w:rsidR="00E879AA">
              <w:rPr>
                <w:rFonts w:asciiTheme="minorHAnsi" w:hAnsiTheme="minorHAnsi" w:cstheme="minorHAnsi"/>
                <w:b/>
                <w:sz w:val="18"/>
                <w:szCs w:val="18"/>
              </w:rPr>
              <w:t xml:space="preserve"> </w:t>
            </w:r>
            <w:r w:rsidR="00E879AA" w:rsidRPr="001602AA">
              <w:rPr>
                <w:rFonts w:asciiTheme="minorHAnsi" w:hAnsiTheme="minorHAnsi" w:cstheme="minorHAnsi"/>
                <w:b/>
                <w:sz w:val="18"/>
                <w:szCs w:val="18"/>
              </w:rPr>
              <w:t>(RA3.6.7)</w:t>
            </w:r>
            <w:r w:rsidR="001938BC" w:rsidRPr="00D75806">
              <w:rPr>
                <w:rFonts w:asciiTheme="minorHAnsi" w:hAnsiTheme="minorHAnsi" w:cstheme="minorHAnsi"/>
                <w:b/>
                <w:sz w:val="20"/>
                <w:szCs w:val="18"/>
              </w:rPr>
              <w:t xml:space="preserve"> 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CF186E">
        <w:trPr>
          <w:trHeight w:val="144"/>
          <w:tblHeader/>
        </w:trPr>
        <w:tc>
          <w:tcPr>
            <w:tcW w:w="642" w:type="dxa"/>
            <w:tcBorders>
              <w:bottom w:val="single" w:sz="4" w:space="0" w:color="auto"/>
            </w:tcBorders>
          </w:tcPr>
          <w:p w14:paraId="0D06823D" w14:textId="3AAD1F9E" w:rsidR="00E879AA" w:rsidRPr="00A05A69" w:rsidDel="006E1E98" w:rsidRDefault="00E879AA"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A05A69">
              <w:rPr>
                <w:rFonts w:asciiTheme="minorHAnsi" w:hAnsiTheme="minorHAnsi" w:cstheme="minorHAnsi"/>
                <w:sz w:val="20"/>
                <w:szCs w:val="18"/>
              </w:rPr>
              <w:t>01</w:t>
            </w:r>
          </w:p>
        </w:tc>
        <w:tc>
          <w:tcPr>
            <w:tcW w:w="10148" w:type="dxa"/>
            <w:gridSpan w:val="2"/>
            <w:tcBorders>
              <w:bottom w:val="single" w:sz="4" w:space="0" w:color="auto"/>
            </w:tcBorders>
          </w:tcPr>
          <w:p w14:paraId="50E4B708" w14:textId="32C0AAF0" w:rsidR="00E879AA" w:rsidRPr="00583B52" w:rsidDel="006E1E98"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w:t>
            </w:r>
            <w:r w:rsidR="00CE2B87">
              <w:rPr>
                <w:rFonts w:asciiTheme="minorHAnsi" w:hAnsiTheme="minorHAnsi" w:cstheme="minorHAnsi"/>
                <w:sz w:val="18"/>
                <w:szCs w:val="18"/>
              </w:rPr>
              <w:t xml:space="preserve">consistent </w:t>
            </w:r>
            <w:r w:rsidR="004C395F">
              <w:rPr>
                <w:rFonts w:asciiTheme="minorHAnsi" w:hAnsiTheme="minorHAnsi" w:cstheme="minorHAnsi"/>
                <w:sz w:val="18"/>
                <w:szCs w:val="18"/>
              </w:rPr>
              <w:t>with the applicable requirements of RA4.4.9 and RA4.4.10</w:t>
            </w:r>
          </w:p>
        </w:tc>
      </w:tr>
      <w:tr w:rsidR="00CF186E" w:rsidRPr="00323F2C" w14:paraId="36BCE13A" w14:textId="77777777" w:rsidTr="00450E94">
        <w:trPr>
          <w:trHeight w:val="144"/>
          <w:tblHeader/>
        </w:trPr>
        <w:tc>
          <w:tcPr>
            <w:tcW w:w="642" w:type="dxa"/>
            <w:tcBorders>
              <w:bottom w:val="single" w:sz="4" w:space="0" w:color="auto"/>
            </w:tcBorders>
            <w:vAlign w:val="center"/>
          </w:tcPr>
          <w:p w14:paraId="5E0C34FF" w14:textId="61A49284" w:rsidR="00CF186E" w:rsidRPr="00450E94"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4483" w:type="dxa"/>
            <w:tcBorders>
              <w:bottom w:val="single" w:sz="4" w:space="0" w:color="auto"/>
            </w:tcBorders>
            <w:vAlign w:val="center"/>
          </w:tcPr>
          <w:p w14:paraId="4CE40F0D" w14:textId="03755750" w:rsidR="00CF186E" w:rsidRPr="00B71192"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5665" w:type="dxa"/>
            <w:tcBorders>
              <w:bottom w:val="single" w:sz="4" w:space="0" w:color="auto"/>
            </w:tcBorders>
            <w:vAlign w:val="center"/>
          </w:tcPr>
          <w:p w14:paraId="47A35907" w14:textId="77777777" w:rsidR="00CF186E" w:rsidRPr="00B71192" w:rsidRDefault="00CF186E"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609B3305" w14:textId="77777777" w:rsidR="00CF186E" w:rsidRPr="00B71192" w:rsidRDefault="00CF186E"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1559F29B" w14:textId="3D0140BA" w:rsidR="00CF186E" w:rsidRPr="00450E94" w:rsidRDefault="00CF186E"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CF186E" w:rsidRPr="00323F2C" w14:paraId="77ED4D6F" w14:textId="77777777" w:rsidTr="00450E94">
        <w:trPr>
          <w:trHeight w:val="144"/>
          <w:tblHeader/>
        </w:trPr>
        <w:tc>
          <w:tcPr>
            <w:tcW w:w="642" w:type="dxa"/>
            <w:tcBorders>
              <w:bottom w:val="single" w:sz="4" w:space="0" w:color="auto"/>
            </w:tcBorders>
          </w:tcPr>
          <w:p w14:paraId="183B6CE6" w14:textId="78A691E9" w:rsidR="00CF186E" w:rsidRPr="00450E94"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148" w:type="dxa"/>
            <w:gridSpan w:val="2"/>
            <w:tcBorders>
              <w:bottom w:val="single" w:sz="4" w:space="0" w:color="auto"/>
            </w:tcBorders>
            <w:vAlign w:val="center"/>
          </w:tcPr>
          <w:p w14:paraId="3ACD7AD0" w14:textId="13E441FD" w:rsidR="00CF186E" w:rsidRPr="00B71192"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p>
        </w:tc>
      </w:tr>
      <w:tr w:rsidR="00CF186E" w:rsidRPr="00323F2C" w14:paraId="0F7F44D3" w14:textId="77777777" w:rsidTr="00CF186E">
        <w:trPr>
          <w:trHeight w:val="144"/>
          <w:tblHeader/>
        </w:trPr>
        <w:tc>
          <w:tcPr>
            <w:tcW w:w="10790" w:type="dxa"/>
            <w:gridSpan w:val="3"/>
            <w:vAlign w:val="center"/>
          </w:tcPr>
          <w:p w14:paraId="0F7F44D2" w14:textId="61747653" w:rsidR="00CF186E" w:rsidRPr="00D75806" w:rsidRDefault="00212109"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F7F4506" w14:textId="77777777" w:rsidR="00AC4B2D" w:rsidRPr="00A05A69" w:rsidRDefault="00AC4B2D" w:rsidP="00DC522B">
      <w:pPr>
        <w:spacing w:after="0" w:line="240" w:lineRule="auto"/>
        <w:rPr>
          <w:rFonts w:asciiTheme="minorHAnsi" w:hAnsiTheme="minorHAnsi" w:cstheme="minorHAnsi"/>
          <w:b/>
          <w:sz w:val="18"/>
          <w:szCs w:val="18"/>
        </w:rPr>
      </w:pPr>
    </w:p>
    <w:tbl>
      <w:tblPr>
        <w:tblW w:w="10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5"/>
      </w:tblGrid>
      <w:tr w:rsidR="00526D3D" w:rsidRPr="00323F2C" w14:paraId="5FB1C8E2" w14:textId="77777777" w:rsidTr="005D7E63">
        <w:trPr>
          <w:trHeight w:val="202"/>
        </w:trPr>
        <w:tc>
          <w:tcPr>
            <w:tcW w:w="10815" w:type="dxa"/>
            <w:tcBorders>
              <w:top w:val="single" w:sz="4" w:space="0" w:color="000000"/>
              <w:left w:val="single" w:sz="4" w:space="0" w:color="000000"/>
              <w:bottom w:val="single" w:sz="4" w:space="0" w:color="000000"/>
              <w:right w:val="single" w:sz="4" w:space="0" w:color="000000"/>
            </w:tcBorders>
            <w:vAlign w:val="center"/>
          </w:tcPr>
          <w:p w14:paraId="79CD9A9F" w14:textId="4BEC2A3D" w:rsidR="00526D3D" w:rsidRPr="00A05A69" w:rsidRDefault="005D11BC">
            <w:pPr>
              <w:spacing w:after="0"/>
              <w:rPr>
                <w:rFonts w:asciiTheme="minorHAnsi" w:hAnsiTheme="minorHAnsi" w:cstheme="minorHAnsi"/>
                <w:b/>
                <w:sz w:val="18"/>
                <w:szCs w:val="18"/>
              </w:rPr>
            </w:pPr>
            <w:r>
              <w:rPr>
                <w:rFonts w:asciiTheme="minorHAnsi" w:hAnsiTheme="minorHAnsi" w:cstheme="minorHAnsi"/>
                <w:b/>
                <w:sz w:val="18"/>
                <w:szCs w:val="18"/>
              </w:rPr>
              <w:t>R</w:t>
            </w:r>
            <w:r w:rsidR="00526D3D" w:rsidRPr="00A05A69">
              <w:rPr>
                <w:rFonts w:asciiTheme="minorHAnsi" w:hAnsiTheme="minorHAnsi" w:cstheme="minorHAnsi"/>
                <w:b/>
                <w:sz w:val="18"/>
                <w:szCs w:val="18"/>
              </w:rPr>
              <w:t xml:space="preserve">. </w:t>
            </w:r>
            <w:r w:rsidR="005C2F04">
              <w:rPr>
                <w:rFonts w:asciiTheme="minorHAnsi" w:hAnsiTheme="minorHAnsi" w:cstheme="minorHAnsi"/>
                <w:b/>
                <w:sz w:val="18"/>
                <w:szCs w:val="18"/>
              </w:rPr>
              <w:t>Determination of HERS Verification Compliance</w:t>
            </w:r>
          </w:p>
        </w:tc>
      </w:tr>
      <w:tr w:rsidR="00526D3D" w:rsidRPr="00323F2C" w14:paraId="0A99384A" w14:textId="77777777" w:rsidTr="005D7E63">
        <w:trPr>
          <w:trHeight w:val="469"/>
        </w:trPr>
        <w:tc>
          <w:tcPr>
            <w:tcW w:w="10815" w:type="dxa"/>
            <w:tcBorders>
              <w:top w:val="single" w:sz="4" w:space="0" w:color="000000"/>
              <w:left w:val="single" w:sz="4" w:space="0" w:color="000000"/>
              <w:bottom w:val="single" w:sz="4" w:space="0" w:color="000000"/>
              <w:right w:val="single" w:sz="4" w:space="0" w:color="000000"/>
            </w:tcBorders>
            <w:vAlign w:val="center"/>
          </w:tcPr>
          <w:p w14:paraId="42748182" w14:textId="77777777" w:rsidR="00526D3D" w:rsidRPr="00DF3388" w:rsidRDefault="00526D3D" w:rsidP="00C309E7">
            <w:pPr>
              <w:spacing w:after="0" w:line="240" w:lineRule="auto"/>
              <w:rPr>
                <w:rFonts w:asciiTheme="minorHAnsi" w:hAnsiTheme="minorHAnsi" w:cstheme="minorHAnsi"/>
                <w:b/>
                <w:sz w:val="18"/>
                <w:szCs w:val="18"/>
              </w:rPr>
            </w:pPr>
          </w:p>
        </w:tc>
      </w:tr>
    </w:tbl>
    <w:p w14:paraId="0F7F4507" w14:textId="7DC66F63" w:rsidR="004546FD" w:rsidRDefault="004546FD" w:rsidP="00DC522B">
      <w:pPr>
        <w:spacing w:after="0" w:line="240" w:lineRule="auto"/>
        <w:rPr>
          <w:rFonts w:asciiTheme="minorHAnsi" w:hAnsiTheme="minorHAnsi" w:cstheme="minorHAnsi"/>
          <w:b/>
          <w:sz w:val="18"/>
          <w:szCs w:val="18"/>
        </w:rPr>
      </w:pPr>
    </w:p>
    <w:p w14:paraId="40AC2F29" w14:textId="77777777" w:rsidR="004546FD" w:rsidRDefault="004546FD">
      <w:pPr>
        <w:spacing w:after="0" w:line="240" w:lineRule="auto"/>
        <w:rPr>
          <w:rFonts w:asciiTheme="minorHAnsi" w:hAnsiTheme="minorHAnsi" w:cstheme="minorHAnsi"/>
          <w:b/>
          <w:sz w:val="18"/>
          <w:szCs w:val="18"/>
        </w:rPr>
      </w:pPr>
      <w:r>
        <w:rPr>
          <w:rFonts w:asciiTheme="minorHAnsi" w:hAnsiTheme="minorHAnsi" w:cstheme="minorHAnsi"/>
          <w:b/>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D80176" w:rsidRPr="006C31BC" w14:paraId="1A3A7518"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14945981"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sz w:val="20"/>
                <w:szCs w:val="20"/>
              </w:rPr>
            </w:pPr>
            <w:r w:rsidRPr="006C31BC">
              <w:rPr>
                <w:rFonts w:asciiTheme="minorHAnsi" w:eastAsiaTheme="minorEastAsia" w:hAnsiTheme="minorHAnsi" w:cs="Arial"/>
                <w:b/>
                <w:caps/>
                <w:sz w:val="20"/>
                <w:szCs w:val="20"/>
              </w:rPr>
              <w:lastRenderedPageBreak/>
              <w:t>Documentation Author's Declaration Statement</w:t>
            </w:r>
          </w:p>
        </w:tc>
      </w:tr>
      <w:tr w:rsidR="00D80176" w:rsidRPr="006C31BC" w14:paraId="68AB3085"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4FAADB48" w14:textId="77777777" w:rsidR="00D80176" w:rsidRPr="006C31BC" w:rsidRDefault="00D80176" w:rsidP="002F54CC">
            <w:pPr>
              <w:numPr>
                <w:ilvl w:val="0"/>
                <w:numId w:val="11"/>
              </w:numPr>
              <w:spacing w:after="0" w:line="240" w:lineRule="auto"/>
              <w:ind w:left="271" w:hanging="27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I certify that this Certificate of Verification documentation is accurate and complete.</w:t>
            </w:r>
          </w:p>
        </w:tc>
      </w:tr>
      <w:tr w:rsidR="00D80176" w:rsidRPr="006C31BC" w14:paraId="30B31BE4"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0A715694"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391333B3"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Documentation Author Signature:</w:t>
            </w:r>
          </w:p>
        </w:tc>
      </w:tr>
      <w:tr w:rsidR="00D80176" w:rsidRPr="006C31BC" w14:paraId="52C86E0D"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6241C6B4"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1070CF2B"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Date Signed:</w:t>
            </w:r>
          </w:p>
        </w:tc>
      </w:tr>
      <w:tr w:rsidR="00D80176" w:rsidRPr="006C31BC" w14:paraId="07DD47A7"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6E32C2DC"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2C6A5F78"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CEA/HERS Certification Information (if applicable):</w:t>
            </w:r>
          </w:p>
        </w:tc>
      </w:tr>
      <w:tr w:rsidR="00D80176" w:rsidRPr="006C31BC" w14:paraId="1F4D805A"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4F1288F7"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151D4785" w14:textId="77777777" w:rsidR="00D80176" w:rsidRPr="006C31BC" w:rsidRDefault="00D80176" w:rsidP="00D80176">
            <w:pPr>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Phone:</w:t>
            </w:r>
          </w:p>
        </w:tc>
      </w:tr>
      <w:tr w:rsidR="00D80176" w:rsidRPr="006C31BC" w14:paraId="232FCCBA" w14:textId="77777777" w:rsidTr="00835A47">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B41B7A9"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Arial"/>
                <w:b/>
                <w:caps/>
                <w:sz w:val="20"/>
                <w:szCs w:val="20"/>
              </w:rPr>
              <w:t xml:space="preserve">Responsible Person's Declaration statement </w:t>
            </w:r>
          </w:p>
        </w:tc>
      </w:tr>
      <w:tr w:rsidR="00D80176" w:rsidRPr="006C31BC" w14:paraId="73BDA340" w14:textId="77777777" w:rsidTr="00835A47">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BCDB8A2" w14:textId="77777777" w:rsidR="00D80176" w:rsidRPr="006C31BC" w:rsidRDefault="00D80176" w:rsidP="006C31BC">
            <w:pPr>
              <w:spacing w:after="0" w:line="240" w:lineRule="auto"/>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 xml:space="preserve">I certify the following under penalty of perjury, under the laws of the State of California: </w:t>
            </w:r>
          </w:p>
          <w:p w14:paraId="1E31207B"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bookmarkStart w:id="10" w:name="_Hlk104562088"/>
            <w:r w:rsidRPr="006C31BC">
              <w:rPr>
                <w:rFonts w:eastAsiaTheme="minorEastAsia" w:cstheme="minorBidi"/>
                <w:sz w:val="20"/>
                <w:szCs w:val="20"/>
              </w:rPr>
              <w:t>The information provided on this Certificate of Verification is true and correct.</w:t>
            </w:r>
          </w:p>
          <w:p w14:paraId="5DB7CB73"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r w:rsidRPr="006C31BC">
              <w:rPr>
                <w:rFonts w:eastAsiaTheme="minorEastAsia" w:cstheme="minorBidi"/>
                <w:sz w:val="20"/>
                <w:szCs w:val="20"/>
              </w:rPr>
              <w:t>I am the certified HERS Rater who performed the verification identified and reported on this Certificate of Verification (responsible rater).</w:t>
            </w:r>
          </w:p>
          <w:p w14:paraId="6F04E087"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r w:rsidRPr="006C31BC">
              <w:rPr>
                <w:rFonts w:eastAsiaTheme="minorEastAsia" w:cstheme="minorBid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9268E82"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r w:rsidRPr="006C31BC">
              <w:rPr>
                <w:rFonts w:eastAsiaTheme="minorEastAsia" w:cstheme="minorBidi"/>
                <w:sz w:val="20"/>
                <w:szCs w:val="20"/>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735E79E" w14:textId="77777777" w:rsidR="00D80176" w:rsidRPr="006C31BC" w:rsidRDefault="00D80176" w:rsidP="006C31BC">
            <w:pPr>
              <w:numPr>
                <w:ilvl w:val="0"/>
                <w:numId w:val="12"/>
              </w:numPr>
              <w:spacing w:after="0" w:line="240" w:lineRule="auto"/>
              <w:ind w:left="697" w:hanging="270"/>
              <w:contextualSpacing/>
              <w:rPr>
                <w:rFonts w:eastAsiaTheme="minorEastAsia" w:cstheme="minorBidi"/>
                <w:sz w:val="20"/>
                <w:szCs w:val="20"/>
              </w:rPr>
            </w:pPr>
            <w:r w:rsidRPr="006C31BC">
              <w:rPr>
                <w:rFonts w:eastAsiaTheme="minorEastAsia" w:cstheme="minorBidi"/>
                <w:sz w:val="20"/>
                <w:szCs w:val="20"/>
              </w:rPr>
              <w:t xml:space="preserve">I </w:t>
            </w:r>
            <w:bookmarkStart w:id="11" w:name="_Hlk104572720"/>
            <w:r w:rsidRPr="006C31BC">
              <w:rPr>
                <w:rFonts w:eastAsiaTheme="minorEastAsia" w:cstheme="minorBidi"/>
                <w:sz w:val="20"/>
                <w:szCs w:val="20"/>
              </w:rPr>
              <w:t>understand</w:t>
            </w:r>
            <w:bookmarkEnd w:id="11"/>
            <w:r w:rsidRPr="006C31BC">
              <w:rPr>
                <w:rFonts w:eastAsiaTheme="minorEastAsia" w:cstheme="minorBidi"/>
                <w:sz w:val="20"/>
                <w:szCs w:val="20"/>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7A0382CB" w14:textId="77777777" w:rsidR="00D80176" w:rsidRPr="006C31BC" w:rsidRDefault="00D80176" w:rsidP="006C31BC">
            <w:pPr>
              <w:numPr>
                <w:ilvl w:val="0"/>
                <w:numId w:val="12"/>
              </w:numPr>
              <w:spacing w:after="0" w:line="240" w:lineRule="auto"/>
              <w:ind w:left="697" w:hanging="270"/>
              <w:contextualSpacing/>
              <w:rPr>
                <w:rFonts w:asciiTheme="minorHAnsi" w:eastAsiaTheme="minorEastAsia" w:hAnsiTheme="minorHAnsi" w:cstheme="minorBidi"/>
                <w:sz w:val="20"/>
                <w:szCs w:val="20"/>
              </w:rPr>
            </w:pPr>
            <w:bookmarkStart w:id="12" w:name="_Hlk104572805"/>
            <w:r w:rsidRPr="006C31BC">
              <w:rPr>
                <w:rFonts w:eastAsiaTheme="minorEastAsia" w:cstheme="minorBidi"/>
                <w:sz w:val="20"/>
                <w:szCs w:val="20"/>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10"/>
            <w:bookmarkEnd w:id="12"/>
          </w:p>
        </w:tc>
      </w:tr>
      <w:tr w:rsidR="00D80176" w:rsidRPr="006C31BC" w14:paraId="46A93B8C" w14:textId="77777777" w:rsidTr="00835A47">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D2CB1AE"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caps/>
                <w:sz w:val="20"/>
                <w:szCs w:val="20"/>
              </w:rPr>
            </w:pPr>
            <w:r w:rsidRPr="006C31BC">
              <w:rPr>
                <w:rFonts w:asciiTheme="minorHAnsi" w:eastAsiaTheme="minorEastAsia" w:hAnsiTheme="minorHAnsi" w:cs="Arial"/>
                <w:b/>
                <w:caps/>
                <w:sz w:val="20"/>
                <w:szCs w:val="20"/>
              </w:rPr>
              <w:t>BUILDER OR INSTALLER INFORMATION AS SHOWN ON THE CERTIFICATE OF INSTALLATION</w:t>
            </w:r>
          </w:p>
        </w:tc>
      </w:tr>
      <w:tr w:rsidR="00D80176" w:rsidRPr="006C31BC" w14:paraId="6EC1FFE4"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55E53CE"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Company Name (Installing Subcontractor, General Contractor, or Builder/Owner):</w:t>
            </w:r>
          </w:p>
        </w:tc>
      </w:tr>
      <w:tr w:rsidR="00D80176" w:rsidRPr="006C31BC" w14:paraId="787B792A" w14:textId="77777777" w:rsidTr="00835A47">
        <w:trPr>
          <w:trHeight w:hRule="exact" w:val="360"/>
        </w:trPr>
        <w:tc>
          <w:tcPr>
            <w:tcW w:w="538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382C9E9" w14:textId="77777777" w:rsidR="00D80176" w:rsidRPr="006C31BC" w:rsidRDefault="00D80176" w:rsidP="00D8017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Responsible Builder or Installer Name:</w:t>
            </w:r>
          </w:p>
        </w:tc>
        <w:tc>
          <w:tcPr>
            <w:tcW w:w="538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B88C1B0" w14:textId="77777777" w:rsidR="00D80176" w:rsidRPr="006C31BC" w:rsidRDefault="00D80176" w:rsidP="00D8017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CSLB License:</w:t>
            </w:r>
          </w:p>
        </w:tc>
      </w:tr>
      <w:tr w:rsidR="00D80176" w:rsidRPr="006C31BC" w14:paraId="577B35C0"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E446C1" w14:textId="77777777" w:rsidR="00D80176" w:rsidRPr="006C31BC" w:rsidRDefault="00D80176" w:rsidP="00D8017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Arial"/>
                <w:b/>
                <w:caps/>
                <w:sz w:val="20"/>
                <w:szCs w:val="20"/>
              </w:rPr>
              <w:t>HERS PROVIDER DATA REGISTRY INFORMATION</w:t>
            </w:r>
          </w:p>
        </w:tc>
      </w:tr>
      <w:tr w:rsidR="00D80176" w:rsidRPr="006C31BC" w14:paraId="620083A6"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C9E636"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Sample Group Number (if applicable):</w:t>
            </w:r>
          </w:p>
          <w:p w14:paraId="589168D4"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6F643B"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Dwelling Test Status in Sample Group (if applicable):</w:t>
            </w:r>
          </w:p>
          <w:p w14:paraId="156515C2" w14:textId="77777777" w:rsidR="00D80176" w:rsidRPr="006C31BC" w:rsidRDefault="00D80176" w:rsidP="00D8017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r>
      <w:tr w:rsidR="00D80176" w:rsidRPr="006C31BC" w14:paraId="238BF294"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C75EC8" w14:textId="77777777" w:rsidR="00D80176" w:rsidRPr="006C31BC" w:rsidRDefault="00D80176" w:rsidP="00D8017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Arial"/>
                <w:b/>
                <w:caps/>
                <w:sz w:val="20"/>
                <w:szCs w:val="20"/>
              </w:rPr>
              <w:t>HERS RATER INFORMATION</w:t>
            </w:r>
          </w:p>
        </w:tc>
      </w:tr>
      <w:tr w:rsidR="00D80176" w:rsidRPr="006C31BC" w14:paraId="222C8E10"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E5DC06" w14:textId="77777777" w:rsidR="00D80176" w:rsidRPr="006C31BC" w:rsidRDefault="00D80176" w:rsidP="00D8017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HERS Rater Company Name:</w:t>
            </w:r>
          </w:p>
          <w:p w14:paraId="6F36BE39" w14:textId="77777777" w:rsidR="00D80176" w:rsidRPr="006C31BC" w:rsidRDefault="00D80176" w:rsidP="00D8017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p>
        </w:tc>
      </w:tr>
      <w:tr w:rsidR="00D80176" w:rsidRPr="006C31BC" w14:paraId="6610B419"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52D14F"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Responsible Rater Name:</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3480D7"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Responsible Rater Signature:</w:t>
            </w:r>
          </w:p>
          <w:p w14:paraId="1F3F9A57"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p>
        </w:tc>
      </w:tr>
      <w:tr w:rsidR="00D80176" w:rsidRPr="006C31BC" w14:paraId="04910C99"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DA21A3"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Responsible Rater Certification Number w/ this HERS Provider:</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493C0A" w14:textId="77777777" w:rsidR="00D80176" w:rsidRPr="006C31BC" w:rsidRDefault="00D80176" w:rsidP="00D8017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6C31BC">
              <w:rPr>
                <w:rFonts w:asciiTheme="minorHAnsi" w:eastAsiaTheme="minorEastAsia" w:hAnsiTheme="minorHAnsi" w:cstheme="minorBidi"/>
                <w:sz w:val="20"/>
                <w:szCs w:val="20"/>
              </w:rPr>
              <w:t>Date Signed:</w:t>
            </w:r>
          </w:p>
        </w:tc>
      </w:tr>
    </w:tbl>
    <w:p w14:paraId="0F7F4534" w14:textId="77777777" w:rsidR="006D2E42" w:rsidRPr="00A05A69" w:rsidRDefault="006D2E42" w:rsidP="00DC522B">
      <w:pPr>
        <w:spacing w:after="0" w:line="240" w:lineRule="auto"/>
        <w:rPr>
          <w:rFonts w:asciiTheme="minorHAnsi" w:hAnsiTheme="minorHAnsi" w:cstheme="minorHAnsi"/>
          <w:b/>
          <w:sz w:val="18"/>
          <w:szCs w:val="18"/>
        </w:rPr>
      </w:pPr>
    </w:p>
    <w:p w14:paraId="0F7F4535" w14:textId="77777777" w:rsidR="006D2E42" w:rsidRPr="00A05A69" w:rsidRDefault="006D2E42" w:rsidP="00DC522B">
      <w:pPr>
        <w:spacing w:after="0" w:line="240" w:lineRule="auto"/>
        <w:rPr>
          <w:rFonts w:asciiTheme="minorHAnsi" w:hAnsiTheme="minorHAnsi" w:cstheme="minorHAnsi"/>
          <w:b/>
          <w:sz w:val="18"/>
          <w:szCs w:val="18"/>
        </w:rPr>
      </w:pPr>
    </w:p>
    <w:p w14:paraId="56B148C8" w14:textId="77777777" w:rsidR="0019131D" w:rsidRDefault="0019131D" w:rsidP="0019131D">
      <w:pPr>
        <w:tabs>
          <w:tab w:val="left" w:pos="4151"/>
        </w:tabs>
        <w:spacing w:after="0" w:line="240" w:lineRule="auto"/>
        <w:rPr>
          <w:rFonts w:asciiTheme="minorHAnsi" w:hAnsiTheme="minorHAnsi" w:cstheme="minorHAnsi"/>
          <w:b/>
          <w:sz w:val="18"/>
          <w:szCs w:val="18"/>
        </w:rPr>
        <w:sectPr w:rsidR="0019131D" w:rsidSect="006D5778">
          <w:headerReference w:type="even" r:id="rId12"/>
          <w:headerReference w:type="default" r:id="rId13"/>
          <w:footerReference w:type="default" r:id="rId14"/>
          <w:headerReference w:type="first" r:id="rId15"/>
          <w:footerReference w:type="first" r:id="rId16"/>
          <w:pgSz w:w="12240" w:h="15840" w:code="1"/>
          <w:pgMar w:top="720" w:right="720" w:bottom="720" w:left="720" w:header="720" w:footer="720" w:gutter="0"/>
          <w:cols w:space="720"/>
          <w:titlePg/>
          <w:docGrid w:linePitch="360"/>
        </w:sectPr>
      </w:pPr>
      <w:r>
        <w:rPr>
          <w:rFonts w:asciiTheme="minorHAnsi" w:hAnsiTheme="minorHAnsi" w:cstheme="minorHAnsi"/>
          <w:b/>
          <w:sz w:val="18"/>
          <w:szCs w:val="18"/>
        </w:rPr>
        <w:tab/>
      </w:r>
    </w:p>
    <w:p w14:paraId="45213D9A" w14:textId="76562DCA" w:rsidR="00585D1F" w:rsidRPr="00450E94" w:rsidRDefault="00B71192" w:rsidP="00585D1F">
      <w:pPr>
        <w:spacing w:after="0" w:line="240" w:lineRule="auto"/>
        <w:jc w:val="center"/>
        <w:rPr>
          <w:b/>
          <w:sz w:val="18"/>
          <w:szCs w:val="18"/>
        </w:rPr>
      </w:pPr>
      <w:r w:rsidRPr="00450E94">
        <w:rPr>
          <w:b/>
          <w:sz w:val="18"/>
          <w:szCs w:val="18"/>
        </w:rPr>
        <w:lastRenderedPageBreak/>
        <w:t>CF3R</w:t>
      </w:r>
      <w:r w:rsidR="00585D1F" w:rsidRPr="00450E94">
        <w:rPr>
          <w:b/>
          <w:sz w:val="18"/>
          <w:szCs w:val="18"/>
        </w:rPr>
        <w:t>-PLB-22-H User Instructions</w:t>
      </w:r>
    </w:p>
    <w:p w14:paraId="147A221A"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71E8FD3F" w:rsidR="00585D1F" w:rsidRPr="00450E94"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450E94">
        <w:rPr>
          <w:rFonts w:asciiTheme="minorHAnsi" w:hAnsiTheme="minorHAnsi" w:cs="Arial"/>
          <w:b/>
          <w:sz w:val="18"/>
          <w:szCs w:val="18"/>
        </w:rPr>
        <w:t>A</w:t>
      </w:r>
      <w:r w:rsidR="00585D1F" w:rsidRPr="00450E94">
        <w:rPr>
          <w:rFonts w:asciiTheme="minorHAnsi" w:hAnsiTheme="minorHAnsi" w:cs="Arial"/>
          <w:b/>
          <w:sz w:val="18"/>
          <w:szCs w:val="18"/>
        </w:rPr>
        <w:t xml:space="preserve">. Design </w:t>
      </w:r>
      <w:r w:rsidR="00A566AA">
        <w:rPr>
          <w:rFonts w:asciiTheme="minorHAnsi" w:hAnsiTheme="minorHAnsi" w:cstheme="minorHAnsi"/>
          <w:b/>
          <w:sz w:val="20"/>
          <w:szCs w:val="20"/>
        </w:rPr>
        <w:t xml:space="preserve">HERS Verified </w:t>
      </w:r>
      <w:r w:rsidR="00585D1F" w:rsidRPr="00450E94">
        <w:rPr>
          <w:rFonts w:asciiTheme="minorHAnsi" w:hAnsiTheme="minorHAnsi" w:cs="Arial"/>
          <w:b/>
          <w:sz w:val="18"/>
          <w:szCs w:val="18"/>
        </w:rPr>
        <w:t>Central Water Heating Systems Information</w:t>
      </w:r>
    </w:p>
    <w:p w14:paraId="036FDD4A" w14:textId="78FC977B" w:rsidR="00585D1F"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450E94">
        <w:rPr>
          <w:rFonts w:asciiTheme="minorHAnsi" w:hAnsiTheme="minorHAnsi"/>
          <w:sz w:val="18"/>
          <w:szCs w:val="18"/>
        </w:rPr>
        <w:t>This table reports the water heating system features that were specified on the registered CF1R compliance document for this project. For information only and requires no user input.</w:t>
      </w:r>
    </w:p>
    <w:p w14:paraId="0D4C37E8" w14:textId="0D0926AA" w:rsidR="00D9665A" w:rsidRDefault="00D9665A"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p>
    <w:p w14:paraId="43ECDAD1" w14:textId="4A536DAE" w:rsidR="00D9665A" w:rsidRPr="005828AE" w:rsidRDefault="00D9665A" w:rsidP="00D9665A">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D525FE">
        <w:rPr>
          <w:rFonts w:asciiTheme="minorHAnsi" w:hAnsiTheme="minorHAnsi" w:cstheme="minorHAnsi"/>
          <w:b/>
          <w:sz w:val="18"/>
          <w:szCs w:val="18"/>
        </w:rPr>
        <w:t>2</w:t>
      </w:r>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331CF949" w14:textId="70935F09" w:rsidR="00D9665A" w:rsidRPr="00450E94" w:rsidRDefault="00D9665A" w:rsidP="00D9665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75891B73"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7C2891E7" w14:textId="27E89B7F" w:rsidR="00720D79" w:rsidRPr="00450E94" w:rsidRDefault="006E1E98" w:rsidP="00720D79">
      <w:pPr>
        <w:keepNext/>
        <w:spacing w:after="0" w:line="240" w:lineRule="auto"/>
        <w:rPr>
          <w:rFonts w:asciiTheme="minorHAnsi" w:hAnsiTheme="minorHAnsi" w:cstheme="minorHAnsi"/>
          <w:sz w:val="18"/>
          <w:szCs w:val="18"/>
        </w:rPr>
      </w:pPr>
      <w:r w:rsidRPr="00450E94">
        <w:rPr>
          <w:rFonts w:asciiTheme="minorHAnsi" w:hAnsiTheme="minorHAnsi" w:cstheme="minorHAnsi"/>
          <w:b/>
          <w:sz w:val="18"/>
          <w:szCs w:val="18"/>
        </w:rPr>
        <w:t>B</w:t>
      </w:r>
      <w:r w:rsidR="00720D79" w:rsidRPr="00450E94">
        <w:rPr>
          <w:rFonts w:asciiTheme="minorHAnsi" w:hAnsiTheme="minorHAnsi" w:cstheme="minorHAnsi"/>
          <w:b/>
          <w:sz w:val="18"/>
          <w:szCs w:val="18"/>
        </w:rPr>
        <w:t xml:space="preserve">. Installed </w:t>
      </w:r>
      <w:r w:rsidR="00B802F5">
        <w:rPr>
          <w:rFonts w:asciiTheme="minorHAnsi" w:hAnsiTheme="minorHAnsi" w:cstheme="minorHAnsi"/>
          <w:b/>
          <w:sz w:val="20"/>
          <w:szCs w:val="20"/>
        </w:rPr>
        <w:t xml:space="preserve">HERS Verified </w:t>
      </w:r>
      <w:r w:rsidR="00720D79" w:rsidRPr="00450E94">
        <w:rPr>
          <w:rFonts w:asciiTheme="minorHAnsi" w:hAnsiTheme="minorHAnsi" w:cstheme="minorHAnsi"/>
          <w:b/>
          <w:sz w:val="18"/>
          <w:szCs w:val="18"/>
        </w:rPr>
        <w:t>Dwelling Unit Water Heating Systems Information</w:t>
      </w:r>
    </w:p>
    <w:p w14:paraId="3B724820" w14:textId="77777777" w:rsidR="00720D79" w:rsidRPr="00450E94" w:rsidRDefault="00720D79" w:rsidP="00720D79">
      <w:pPr>
        <w:keepNext/>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information that is being installed. Require one line for each system.</w:t>
      </w:r>
    </w:p>
    <w:p w14:paraId="75DB6FA4" w14:textId="0F08E1FB" w:rsidR="00EB333A" w:rsidRPr="00E01982" w:rsidRDefault="00EB333A"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 xml:space="preserve">Dwelling Unit Name - Reference information from CF1R. </w:t>
      </w:r>
    </w:p>
    <w:p w14:paraId="2A45BB2F" w14:textId="2D4E35BD"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Water Heating System ID or Name – Reference information from CF1R.</w:t>
      </w:r>
    </w:p>
    <w:p w14:paraId="502ABF75" w14:textId="544B643E"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Water Heating System Type – Reference information from CF1R. The different kinds of water heating system type are DHW, or Combined Hydronic.</w:t>
      </w:r>
    </w:p>
    <w:p w14:paraId="12FFCCFD" w14:textId="11C66AF6"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Water Heater Type – Information from CF1R.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1F8AA3D3"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 xml:space="preserve"># of </w:t>
      </w:r>
      <w:r w:rsidR="00EB333A" w:rsidRPr="00E01982">
        <w:rPr>
          <w:rFonts w:asciiTheme="minorHAnsi" w:hAnsiTheme="minorHAnsi" w:cstheme="minorHAnsi"/>
          <w:sz w:val="18"/>
          <w:szCs w:val="18"/>
        </w:rPr>
        <w:t xml:space="preserve">Like (or Identical) </w:t>
      </w:r>
      <w:r w:rsidRPr="00E01982">
        <w:rPr>
          <w:rFonts w:asciiTheme="minorHAnsi" w:hAnsiTheme="minorHAnsi" w:cstheme="minorHAnsi"/>
          <w:sz w:val="18"/>
          <w:szCs w:val="18"/>
        </w:rPr>
        <w:t>Water Heaters in system – Reference information from CF1R.</w:t>
      </w:r>
    </w:p>
    <w:p w14:paraId="1F48CB14" w14:textId="79F2FA65"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Fuel Type – Reference information from CF1R. The different kinds of fuel types are natural gas, propane, oil, or electricity.</w:t>
      </w:r>
    </w:p>
    <w:p w14:paraId="46A38320" w14:textId="71CCADB9"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Rated Input Type – Reference information from CF1R. For natural gas, propane and oil fuel type the input type is Btu/hr. For electric the input type is kW.</w:t>
      </w:r>
    </w:p>
    <w:p w14:paraId="09EA39B2" w14:textId="4CBEF68A" w:rsidR="00720D79" w:rsidRPr="00E01982" w:rsidRDefault="00720D79" w:rsidP="00E01982">
      <w:pPr>
        <w:pStyle w:val="ListParagraph"/>
        <w:keepNext/>
        <w:numPr>
          <w:ilvl w:val="0"/>
          <w:numId w:val="18"/>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Rated Input Value – User input. Numerical value of the rated input. Must be equal to or less than value indicated on the CF1R.</w:t>
      </w:r>
    </w:p>
    <w:p w14:paraId="79B417AF" w14:textId="307CF15F" w:rsidR="00720D79" w:rsidRPr="00E01982" w:rsidRDefault="00720D79" w:rsidP="00A83B9A">
      <w:pPr>
        <w:pStyle w:val="ListParagraph"/>
        <w:keepNext/>
        <w:numPr>
          <w:ilvl w:val="0"/>
          <w:numId w:val="20"/>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Dwelling Unit DHW System Distribution Type - Reference information from CF1R.</w:t>
      </w:r>
    </w:p>
    <w:p w14:paraId="38E7CB77" w14:textId="3A627A71" w:rsidR="00770BE1" w:rsidRPr="00E01982" w:rsidRDefault="00770BE1" w:rsidP="00A83B9A">
      <w:pPr>
        <w:pStyle w:val="ListParagraph"/>
        <w:keepNext/>
        <w:numPr>
          <w:ilvl w:val="0"/>
          <w:numId w:val="20"/>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Compact Distribution - Reference information from CF1R.</w:t>
      </w:r>
    </w:p>
    <w:p w14:paraId="0CFD935B" w14:textId="4A5509B4" w:rsidR="00720D79" w:rsidRPr="00E01982" w:rsidRDefault="007B0D5E" w:rsidP="00A83B9A">
      <w:pPr>
        <w:pStyle w:val="ListParagraph"/>
        <w:keepNext/>
        <w:numPr>
          <w:ilvl w:val="0"/>
          <w:numId w:val="20"/>
        </w:numPr>
        <w:spacing w:after="0" w:line="240" w:lineRule="auto"/>
        <w:rPr>
          <w:rFonts w:asciiTheme="minorHAnsi" w:hAnsiTheme="minorHAnsi" w:cstheme="minorHAnsi"/>
          <w:sz w:val="18"/>
          <w:szCs w:val="18"/>
        </w:rPr>
      </w:pPr>
      <w:r w:rsidRPr="00E01982">
        <w:rPr>
          <w:rFonts w:asciiTheme="minorHAnsi" w:hAnsiTheme="minorHAnsi" w:cstheme="minorHAnsi"/>
          <w:sz w:val="18"/>
          <w:szCs w:val="18"/>
        </w:rPr>
        <w:t>Drain Water Heat Recovery - Reference information from CF1R.</w:t>
      </w:r>
    </w:p>
    <w:p w14:paraId="58E7652C" w14:textId="6B102446" w:rsidR="0032295A" w:rsidRDefault="0032295A" w:rsidP="007B0D5E">
      <w:pPr>
        <w:keepNext/>
        <w:spacing w:after="0" w:line="240" w:lineRule="auto"/>
        <w:ind w:firstLine="270"/>
        <w:rPr>
          <w:rFonts w:asciiTheme="minorHAnsi" w:hAnsiTheme="minorHAnsi" w:cstheme="minorHAnsi"/>
          <w:sz w:val="18"/>
          <w:szCs w:val="18"/>
        </w:rPr>
      </w:pPr>
    </w:p>
    <w:p w14:paraId="7AD9B503" w14:textId="23745A92" w:rsidR="0032295A" w:rsidRPr="005828AE" w:rsidRDefault="00C27BCE" w:rsidP="0032295A">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32295A" w:rsidRPr="005828AE">
        <w:rPr>
          <w:rFonts w:asciiTheme="minorHAnsi" w:hAnsiTheme="minorHAnsi" w:cstheme="minorHAnsi"/>
          <w:b/>
          <w:sz w:val="18"/>
          <w:szCs w:val="18"/>
        </w:rPr>
        <w:t xml:space="preserve">. Installed </w:t>
      </w:r>
      <w:r w:rsidR="0032295A" w:rsidRPr="00C1150F">
        <w:rPr>
          <w:rFonts w:cstheme="minorHAnsi"/>
          <w:b/>
          <w:sz w:val="20"/>
          <w:szCs w:val="20"/>
        </w:rPr>
        <w:t xml:space="preserve">HERS Verified </w:t>
      </w:r>
      <w:r w:rsidR="0032295A" w:rsidRPr="005828AE">
        <w:rPr>
          <w:rFonts w:asciiTheme="minorHAnsi" w:hAnsiTheme="minorHAnsi" w:cstheme="minorHAnsi"/>
          <w:b/>
          <w:sz w:val="18"/>
          <w:szCs w:val="18"/>
        </w:rPr>
        <w:t xml:space="preserve">Dwelling Unit </w:t>
      </w:r>
      <w:r w:rsidR="0032295A" w:rsidRPr="006B6989">
        <w:rPr>
          <w:rFonts w:asciiTheme="minorHAnsi" w:hAnsiTheme="minorHAnsi" w:cstheme="minorHAnsi"/>
          <w:b/>
          <w:sz w:val="18"/>
          <w:szCs w:val="18"/>
        </w:rPr>
        <w:t xml:space="preserve">HPWH System </w:t>
      </w:r>
      <w:r w:rsidR="0032295A" w:rsidRPr="005828AE">
        <w:rPr>
          <w:rFonts w:asciiTheme="minorHAnsi" w:hAnsiTheme="minorHAnsi" w:cstheme="minorHAnsi"/>
          <w:b/>
          <w:sz w:val="18"/>
          <w:szCs w:val="18"/>
        </w:rPr>
        <w:t>Information</w:t>
      </w:r>
    </w:p>
    <w:p w14:paraId="0D0221F0" w14:textId="77777777" w:rsidR="0032295A" w:rsidRPr="005828AE" w:rsidRDefault="0032295A" w:rsidP="0032295A">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Pr>
          <w:rFonts w:asciiTheme="minorHAnsi" w:hAnsiTheme="minorHAnsi" w:cstheme="minorHAnsi"/>
          <w:sz w:val="18"/>
          <w:szCs w:val="18"/>
        </w:rPr>
        <w:t>installed water heater</w:t>
      </w:r>
      <w:r w:rsidRPr="005828AE">
        <w:rPr>
          <w:rFonts w:asciiTheme="minorHAnsi" w:hAnsiTheme="minorHAnsi" w:cstheme="minorHAnsi"/>
          <w:sz w:val="18"/>
          <w:szCs w:val="18"/>
        </w:rPr>
        <w:t>.  Not applicable for central systems.</w:t>
      </w:r>
    </w:p>
    <w:p w14:paraId="25DCB2C1" w14:textId="4AC45FB8" w:rsidR="0032295A" w:rsidRPr="002F54CC" w:rsidRDefault="0032295A" w:rsidP="002F54CC">
      <w:pPr>
        <w:pStyle w:val="ListParagraph"/>
        <w:numPr>
          <w:ilvl w:val="0"/>
          <w:numId w:val="1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F54CC">
        <w:rPr>
          <w:rFonts w:asciiTheme="minorHAnsi" w:hAnsiTheme="minorHAnsi" w:cstheme="minorHAnsi"/>
          <w:sz w:val="18"/>
          <w:szCs w:val="18"/>
        </w:rPr>
        <w:t>Dwelling Unit Name</w:t>
      </w:r>
      <w:r w:rsidRPr="002F54CC" w:rsidDel="00D501FF">
        <w:rPr>
          <w:rFonts w:asciiTheme="minorHAnsi" w:hAnsiTheme="minorHAnsi" w:cstheme="minorHAnsi"/>
          <w:sz w:val="18"/>
          <w:szCs w:val="18"/>
        </w:rPr>
        <w:t xml:space="preserve"> </w:t>
      </w:r>
      <w:r w:rsidRPr="002F54CC">
        <w:rPr>
          <w:rFonts w:asciiTheme="minorHAnsi" w:hAnsiTheme="minorHAnsi" w:cstheme="minorHAnsi"/>
          <w:sz w:val="18"/>
          <w:szCs w:val="18"/>
        </w:rPr>
        <w:t>– Reference information from Table C.</w:t>
      </w:r>
    </w:p>
    <w:p w14:paraId="1EC2634B" w14:textId="6FF67125"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Water Heating System ID or Name – Reference information from Table C. AFUE, UEF and Thermal Efficiency.</w:t>
      </w:r>
    </w:p>
    <w:p w14:paraId="2267EB2C" w14:textId="2CD5A482"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Modeled Equipment Make and Model</w:t>
      </w:r>
      <w:r w:rsidRPr="002F54CC" w:rsidDel="00C13027">
        <w:rPr>
          <w:rFonts w:asciiTheme="minorHAnsi" w:hAnsiTheme="minorHAnsi" w:cstheme="minorHAnsi"/>
          <w:sz w:val="18"/>
          <w:szCs w:val="18"/>
        </w:rPr>
        <w:t xml:space="preserve"> </w:t>
      </w:r>
      <w:r w:rsidRPr="002F54CC">
        <w:rPr>
          <w:rFonts w:asciiTheme="minorHAnsi" w:hAnsiTheme="minorHAnsi" w:cstheme="minorHAnsi"/>
          <w:sz w:val="18"/>
          <w:szCs w:val="18"/>
        </w:rPr>
        <w:t>– User input must be equal to the value indicated on Table C as default and allow user to override with an equivalent system based on the simulated equipment in Table C.</w:t>
      </w:r>
    </w:p>
    <w:p w14:paraId="07B5AFEF" w14:textId="027B5814"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of Like (or Identical) Water Heaters in System</w:t>
      </w:r>
      <w:r w:rsidRPr="002F54CC" w:rsidDel="00A60072">
        <w:rPr>
          <w:rFonts w:asciiTheme="minorHAnsi" w:hAnsiTheme="minorHAnsi" w:cstheme="minorHAnsi"/>
          <w:sz w:val="18"/>
          <w:szCs w:val="18"/>
        </w:rPr>
        <w:t xml:space="preserve"> </w:t>
      </w:r>
      <w:r w:rsidRPr="002F54CC">
        <w:rPr>
          <w:rFonts w:asciiTheme="minorHAnsi" w:hAnsiTheme="minorHAnsi" w:cstheme="minorHAnsi"/>
          <w:sz w:val="18"/>
          <w:szCs w:val="18"/>
        </w:rPr>
        <w:t xml:space="preserve">– </w:t>
      </w:r>
      <w:bookmarkStart w:id="13" w:name="_Hlk89011300"/>
      <w:r w:rsidRPr="002F54CC">
        <w:rPr>
          <w:rFonts w:asciiTheme="minorHAnsi" w:hAnsiTheme="minorHAnsi" w:cstheme="minorHAnsi"/>
          <w:sz w:val="18"/>
          <w:szCs w:val="18"/>
        </w:rPr>
        <w:t>Reference information from Table C</w:t>
      </w:r>
      <w:bookmarkEnd w:id="13"/>
      <w:r w:rsidRPr="002F54CC">
        <w:rPr>
          <w:rFonts w:asciiTheme="minorHAnsi" w:hAnsiTheme="minorHAnsi" w:cstheme="minorHAnsi"/>
          <w:sz w:val="18"/>
          <w:szCs w:val="18"/>
        </w:rPr>
        <w:t xml:space="preserve">.  </w:t>
      </w:r>
    </w:p>
    <w:p w14:paraId="602B1919" w14:textId="43E185E2"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xml:space="preserve">Tank Location – User input. Must be equal to value indicated in Table C. </w:t>
      </w:r>
    </w:p>
    <w:p w14:paraId="706EB38A" w14:textId="5AB94BF6" w:rsidR="0032295A"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xml:space="preserve">Exterior Tank Insulation R-value – User input. Must be equal to or higher than value indicated in Table C. </w:t>
      </w:r>
    </w:p>
    <w:p w14:paraId="3C843EFF" w14:textId="21D3BB58" w:rsidR="00EE257B" w:rsidRPr="00EE257B" w:rsidRDefault="00EE257B" w:rsidP="00EE257B">
      <w:pPr>
        <w:keepNext/>
        <w:spacing w:after="0" w:line="240" w:lineRule="auto"/>
        <w:ind w:left="360"/>
        <w:rPr>
          <w:rFonts w:asciiTheme="minorHAnsi" w:hAnsiTheme="minorHAnsi" w:cstheme="minorHAnsi"/>
          <w:sz w:val="18"/>
          <w:szCs w:val="18"/>
        </w:rPr>
      </w:pPr>
      <w:ins w:id="14" w:author="Alhabibi, Haider@Energy" w:date="2023-11-01T16:56:00Z">
        <w:r w:rsidRPr="00EE257B">
          <w:rPr>
            <w:rFonts w:asciiTheme="minorHAnsi" w:hAnsiTheme="minorHAnsi" w:cstheme="minorHAnsi"/>
            <w:sz w:val="18"/>
            <w:szCs w:val="18"/>
          </w:rPr>
          <w:t xml:space="preserve">6a. </w:t>
        </w:r>
      </w:ins>
      <w:ins w:id="15" w:author="Alhabibi, Haider@Energy" w:date="2023-11-01T17:02:00Z">
        <w:r w:rsidR="00C15189">
          <w:rPr>
            <w:rFonts w:asciiTheme="minorHAnsi" w:hAnsiTheme="minorHAnsi" w:cstheme="minorHAnsi"/>
            <w:sz w:val="18"/>
            <w:szCs w:val="18"/>
          </w:rPr>
          <w:t xml:space="preserve"> </w:t>
        </w:r>
      </w:ins>
      <w:ins w:id="16" w:author="Alhabibi, Haider@Energy" w:date="2023-11-01T16:56:00Z">
        <w:r w:rsidRPr="00EE257B">
          <w:rPr>
            <w:rFonts w:asciiTheme="minorHAnsi" w:hAnsiTheme="minorHAnsi" w:cstheme="minorHAnsi"/>
            <w:sz w:val="18"/>
            <w:szCs w:val="18"/>
          </w:rPr>
          <w:t>Tank Volume – User input must equal reference information on Table A2.</w:t>
        </w:r>
      </w:ins>
    </w:p>
    <w:p w14:paraId="61EA9EB4" w14:textId="64876D36"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Dwelling Unit DHW System Distribution Type</w:t>
      </w:r>
      <w:r w:rsidRPr="002F54CC" w:rsidDel="00C71BA9">
        <w:rPr>
          <w:rFonts w:asciiTheme="minorHAnsi" w:hAnsiTheme="minorHAnsi" w:cstheme="minorHAnsi"/>
          <w:sz w:val="18"/>
          <w:szCs w:val="18"/>
        </w:rPr>
        <w:t xml:space="preserve"> </w:t>
      </w:r>
      <w:r w:rsidRPr="002F54CC">
        <w:rPr>
          <w:rFonts w:asciiTheme="minorHAnsi" w:hAnsiTheme="minorHAnsi" w:cstheme="minorHAnsi"/>
          <w:sz w:val="18"/>
          <w:szCs w:val="18"/>
        </w:rPr>
        <w:t>– Reference information from Table C.</w:t>
      </w:r>
    </w:p>
    <w:p w14:paraId="00D75D0D" w14:textId="4B2EEE5F" w:rsidR="0032295A" w:rsidRPr="002F54CC" w:rsidRDefault="0032295A" w:rsidP="002F54CC">
      <w:pPr>
        <w:pStyle w:val="ListParagraph"/>
        <w:keepNext/>
        <w:numPr>
          <w:ilvl w:val="0"/>
          <w:numId w:val="13"/>
        </w:numPr>
        <w:spacing w:after="0" w:line="240" w:lineRule="auto"/>
        <w:rPr>
          <w:rFonts w:asciiTheme="minorHAnsi" w:hAnsiTheme="minorHAnsi" w:cstheme="minorHAnsi"/>
          <w:sz w:val="18"/>
          <w:szCs w:val="18"/>
        </w:rPr>
      </w:pPr>
      <w:r w:rsidRPr="002F54CC">
        <w:rPr>
          <w:rFonts w:cstheme="minorHAnsi"/>
          <w:sz w:val="18"/>
          <w:szCs w:val="20"/>
        </w:rPr>
        <w:t>Compact Distribution — Reference information from Table C.</w:t>
      </w:r>
    </w:p>
    <w:p w14:paraId="654C90BB" w14:textId="77777777" w:rsidR="0032295A" w:rsidRPr="00450E94" w:rsidRDefault="0032295A" w:rsidP="007B0D5E">
      <w:pPr>
        <w:keepNext/>
        <w:spacing w:after="0" w:line="240" w:lineRule="auto"/>
        <w:ind w:firstLine="270"/>
        <w:rPr>
          <w:rFonts w:asciiTheme="minorHAnsi" w:hAnsiTheme="minorHAnsi" w:cstheme="minorHAnsi"/>
          <w:sz w:val="18"/>
          <w:szCs w:val="18"/>
        </w:rPr>
      </w:pPr>
    </w:p>
    <w:p w14:paraId="770ACA6B" w14:textId="6DF57E9C" w:rsidR="00720D79" w:rsidRPr="00450E94" w:rsidRDefault="006E1E98" w:rsidP="00720D79">
      <w:pPr>
        <w:keepNext/>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C</w:t>
      </w:r>
      <w:r w:rsidR="00720D79" w:rsidRPr="00450E94">
        <w:rPr>
          <w:rFonts w:asciiTheme="minorHAnsi" w:hAnsiTheme="minorHAnsi" w:cstheme="minorHAnsi"/>
          <w:b/>
          <w:sz w:val="18"/>
          <w:szCs w:val="18"/>
        </w:rPr>
        <w:t xml:space="preserve">. Design </w:t>
      </w:r>
      <w:r w:rsidR="00AF3886">
        <w:rPr>
          <w:rFonts w:asciiTheme="minorHAnsi" w:hAnsiTheme="minorHAnsi" w:cstheme="minorHAnsi"/>
          <w:b/>
          <w:sz w:val="20"/>
          <w:szCs w:val="20"/>
        </w:rPr>
        <w:t xml:space="preserve">HERS Verified </w:t>
      </w:r>
      <w:r w:rsidR="00720D79" w:rsidRPr="00450E94">
        <w:rPr>
          <w:rFonts w:asciiTheme="minorHAnsi" w:hAnsiTheme="minorHAnsi" w:cstheme="minorHAnsi"/>
          <w:b/>
          <w:sz w:val="18"/>
          <w:szCs w:val="18"/>
        </w:rPr>
        <w:t>Dwelling Unit Water Heating Efficiency Information</w:t>
      </w:r>
    </w:p>
    <w:p w14:paraId="74046C32" w14:textId="77777777" w:rsidR="00720D79" w:rsidRPr="00450E94"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features that were specified on the registered CF1R compliance document for this project. For information only and requires no user input.</w:t>
      </w:r>
    </w:p>
    <w:p w14:paraId="68B7A7C8" w14:textId="77777777" w:rsidR="00720D79" w:rsidRPr="00450E94" w:rsidRDefault="00720D79" w:rsidP="00720D79">
      <w:pPr>
        <w:keepNext/>
        <w:spacing w:after="0" w:line="240" w:lineRule="auto"/>
        <w:rPr>
          <w:rFonts w:asciiTheme="minorHAnsi" w:hAnsiTheme="minorHAnsi" w:cstheme="minorHAnsi"/>
          <w:b/>
          <w:sz w:val="18"/>
          <w:szCs w:val="18"/>
        </w:rPr>
      </w:pPr>
    </w:p>
    <w:p w14:paraId="68AC99F7" w14:textId="693CFEFA" w:rsidR="00720D79" w:rsidRPr="00450E94" w:rsidRDefault="006E1E98" w:rsidP="00720D79">
      <w:pPr>
        <w:keepNext/>
        <w:spacing w:after="0" w:line="240" w:lineRule="auto"/>
        <w:rPr>
          <w:rFonts w:asciiTheme="minorHAnsi" w:hAnsiTheme="minorHAnsi" w:cstheme="minorHAnsi"/>
          <w:sz w:val="18"/>
          <w:szCs w:val="18"/>
        </w:rPr>
      </w:pPr>
      <w:r w:rsidRPr="00450E94">
        <w:rPr>
          <w:rFonts w:asciiTheme="minorHAnsi" w:hAnsiTheme="minorHAnsi" w:cstheme="minorHAnsi"/>
          <w:b/>
          <w:sz w:val="18"/>
          <w:szCs w:val="18"/>
        </w:rPr>
        <w:t>D</w:t>
      </w:r>
      <w:r w:rsidR="00720D79" w:rsidRPr="00450E94">
        <w:rPr>
          <w:rFonts w:asciiTheme="minorHAnsi" w:hAnsiTheme="minorHAnsi" w:cstheme="minorHAnsi"/>
          <w:b/>
          <w:sz w:val="18"/>
          <w:szCs w:val="18"/>
        </w:rPr>
        <w:t xml:space="preserve">. Installed </w:t>
      </w:r>
      <w:r w:rsidR="00AF3886">
        <w:rPr>
          <w:rFonts w:asciiTheme="minorHAnsi" w:hAnsiTheme="minorHAnsi" w:cstheme="minorHAnsi"/>
          <w:b/>
          <w:sz w:val="20"/>
          <w:szCs w:val="20"/>
        </w:rPr>
        <w:t xml:space="preserve">HERS Verified </w:t>
      </w:r>
      <w:r w:rsidR="00720D79" w:rsidRPr="00450E94">
        <w:rPr>
          <w:rFonts w:asciiTheme="minorHAnsi" w:hAnsiTheme="minorHAnsi" w:cstheme="minorHAnsi"/>
          <w:b/>
          <w:sz w:val="18"/>
          <w:szCs w:val="18"/>
        </w:rPr>
        <w:t>Dwelling Unit Water Heating Efficiency Information</w:t>
      </w:r>
    </w:p>
    <w:p w14:paraId="409B91AA" w14:textId="77777777" w:rsidR="00720D79" w:rsidRPr="00450E94" w:rsidRDefault="00720D79" w:rsidP="00720D79">
      <w:pPr>
        <w:keepNext/>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information that is being installed. Require one line for each central system.</w:t>
      </w:r>
    </w:p>
    <w:p w14:paraId="6C8AF421" w14:textId="77F997EC" w:rsidR="00720D79" w:rsidRPr="00697760" w:rsidRDefault="00720D79" w:rsidP="002F54CC">
      <w:pPr>
        <w:pStyle w:val="ListParagraph"/>
        <w:keepNext/>
        <w:numPr>
          <w:ilvl w:val="0"/>
          <w:numId w:val="14"/>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697760">
        <w:rPr>
          <w:rFonts w:asciiTheme="minorHAnsi" w:hAnsiTheme="minorHAnsi" w:cstheme="minorHAnsi"/>
          <w:sz w:val="18"/>
          <w:szCs w:val="18"/>
        </w:rPr>
        <w:t>Water Heating System ID or Name – Reference information from CF1R02 Heating Efficiency Type – Reference information from CF1R. Different efficiency types are Energy Factor, AFUE, UEF and Thermal Efficiency.</w:t>
      </w:r>
    </w:p>
    <w:p w14:paraId="29C48C9A" w14:textId="3E66D4A2" w:rsidR="00720D79" w:rsidRPr="002F54CC" w:rsidRDefault="00720D79" w:rsidP="002F54CC">
      <w:pPr>
        <w:pStyle w:val="ListParagraph"/>
        <w:keepNext/>
        <w:numPr>
          <w:ilvl w:val="0"/>
          <w:numId w:val="14"/>
        </w:numPr>
        <w:spacing w:after="0" w:line="240" w:lineRule="auto"/>
        <w:rPr>
          <w:rFonts w:asciiTheme="minorHAnsi" w:hAnsiTheme="minorHAnsi" w:cstheme="minorHAnsi"/>
          <w:b/>
          <w:sz w:val="18"/>
          <w:szCs w:val="18"/>
        </w:rPr>
      </w:pPr>
      <w:r w:rsidRPr="002F54CC">
        <w:rPr>
          <w:rFonts w:asciiTheme="minorHAnsi" w:hAnsiTheme="minorHAnsi" w:cstheme="minorHAnsi"/>
          <w:sz w:val="18"/>
          <w:szCs w:val="18"/>
        </w:rPr>
        <w:t>Heating Efficiency Value – User input. Numerical value of the Heating Efficiency. Must be equal to or higher efficiency than value indicated on the CF1R.</w:t>
      </w:r>
    </w:p>
    <w:p w14:paraId="7452B819" w14:textId="7266358A" w:rsidR="00720D79" w:rsidRPr="002F54CC" w:rsidRDefault="00720D79" w:rsidP="002F54CC">
      <w:pPr>
        <w:pStyle w:val="ListParagraph"/>
        <w:keepNext/>
        <w:numPr>
          <w:ilvl w:val="0"/>
          <w:numId w:val="14"/>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xml:space="preserve">Standby Loss – User input. Must be equal to or less than value indicated on the CF1R. Value may be N/A if CF1R value is N/A.  </w:t>
      </w:r>
    </w:p>
    <w:p w14:paraId="246D9437" w14:textId="5B3A0C25" w:rsidR="00720D79" w:rsidRPr="002F54CC" w:rsidRDefault="00720D79" w:rsidP="002F54CC">
      <w:pPr>
        <w:pStyle w:val="ListParagraph"/>
        <w:keepNext/>
        <w:numPr>
          <w:ilvl w:val="0"/>
          <w:numId w:val="14"/>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 xml:space="preserve">Exterior Insulation R-Value – User input. Must be equal to or higher than value indicated on the CF1R. Value may be N/A if CF1R value is N/A.  </w:t>
      </w:r>
    </w:p>
    <w:p w14:paraId="0DC54883" w14:textId="5ECC4A0C" w:rsidR="006E1E98" w:rsidRPr="002F54CC" w:rsidRDefault="006E1E98" w:rsidP="002F54CC">
      <w:pPr>
        <w:pStyle w:val="ListParagraph"/>
        <w:keepNext/>
        <w:numPr>
          <w:ilvl w:val="0"/>
          <w:numId w:val="14"/>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Water Heater Storage Volume (gal) – User input. Value may be N/A if water heater type is instantaneous with zero storage.</w:t>
      </w:r>
    </w:p>
    <w:p w14:paraId="1ADBC2A5" w14:textId="5391A166" w:rsidR="00720D79" w:rsidRPr="002F54CC" w:rsidRDefault="00720D79" w:rsidP="002F54CC">
      <w:pPr>
        <w:pStyle w:val="ListParagraph"/>
        <w:keepNext/>
        <w:numPr>
          <w:ilvl w:val="0"/>
          <w:numId w:val="14"/>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Tank location – User input. Must be equal to system type indicated on the CF1R.</w:t>
      </w:r>
    </w:p>
    <w:p w14:paraId="7DD59A20" w14:textId="77777777" w:rsidR="00720D79"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35DC1835" w14:textId="77777777" w:rsidR="002F54CC" w:rsidRPr="00450E94" w:rsidRDefault="002F54CC"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4019D94F" w:rsidR="00720D79" w:rsidRPr="00450E94"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lastRenderedPageBreak/>
        <w:t>E</w:t>
      </w:r>
      <w:r w:rsidR="00720D79" w:rsidRPr="00450E94">
        <w:rPr>
          <w:rFonts w:asciiTheme="minorHAnsi" w:hAnsiTheme="minorHAnsi" w:cstheme="minorHAnsi"/>
          <w:b/>
          <w:sz w:val="18"/>
          <w:szCs w:val="18"/>
        </w:rPr>
        <w:t>. Installed Water Heater Manufacturer Information</w:t>
      </w:r>
    </w:p>
    <w:p w14:paraId="522152A5"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manufacturer information of the installed water heater(s). Require one line for each installed water heater</w:t>
      </w:r>
    </w:p>
    <w:p w14:paraId="636C7708" w14:textId="6E88C48F" w:rsidR="00720D79" w:rsidRPr="002F54CC" w:rsidRDefault="00720D79" w:rsidP="002F54CC">
      <w:pPr>
        <w:pStyle w:val="ListParagraph"/>
        <w:numPr>
          <w:ilvl w:val="0"/>
          <w:numId w:val="15"/>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F54CC">
        <w:rPr>
          <w:rFonts w:asciiTheme="minorHAnsi" w:hAnsiTheme="minorHAnsi" w:cstheme="minorHAnsi"/>
          <w:sz w:val="18"/>
          <w:szCs w:val="18"/>
        </w:rPr>
        <w:t>Water Heating System ID or Name – Reference information from CF1R.</w:t>
      </w:r>
    </w:p>
    <w:p w14:paraId="531F47BF" w14:textId="3CA0A954" w:rsidR="00720D79" w:rsidRPr="002F54CC" w:rsidRDefault="00720D79" w:rsidP="002F54CC">
      <w:pPr>
        <w:pStyle w:val="ListParagraph"/>
        <w:numPr>
          <w:ilvl w:val="0"/>
          <w:numId w:val="15"/>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F54CC">
        <w:rPr>
          <w:rFonts w:asciiTheme="minorHAnsi" w:hAnsiTheme="minorHAnsi" w:cstheme="minorHAnsi"/>
          <w:sz w:val="18"/>
          <w:szCs w:val="18"/>
        </w:rPr>
        <w:t>Manufacturer – User input. Enter the name of the water heater manufacturer.</w:t>
      </w:r>
    </w:p>
    <w:p w14:paraId="72103C0E" w14:textId="334B6CC6" w:rsidR="00720D79" w:rsidRPr="002F54CC" w:rsidRDefault="00720D79" w:rsidP="002F54CC">
      <w:pPr>
        <w:pStyle w:val="ListParagraph"/>
        <w:numPr>
          <w:ilvl w:val="0"/>
          <w:numId w:val="15"/>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F54CC">
        <w:rPr>
          <w:rFonts w:asciiTheme="minorHAnsi" w:hAnsiTheme="minorHAnsi" w:cstheme="minorHAnsi"/>
          <w:sz w:val="18"/>
          <w:szCs w:val="18"/>
        </w:rPr>
        <w:t>Model Number – User input. Enter the model number of the water heater.</w:t>
      </w:r>
    </w:p>
    <w:p w14:paraId="16AA7EF8"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534CCE2" w:rsidR="006E4B25" w:rsidRPr="00450E94" w:rsidRDefault="006E4B25" w:rsidP="006E4B25">
      <w:pPr>
        <w:spacing w:after="0" w:line="240" w:lineRule="auto"/>
        <w:rPr>
          <w:rFonts w:asciiTheme="minorHAnsi" w:hAnsiTheme="minorHAnsi" w:cs="Arial"/>
          <w:b/>
          <w:sz w:val="18"/>
          <w:szCs w:val="18"/>
        </w:rPr>
      </w:pPr>
      <w:r w:rsidRPr="00450E94">
        <w:rPr>
          <w:rFonts w:asciiTheme="minorHAnsi" w:hAnsiTheme="minorHAnsi" w:cs="Arial"/>
          <w:b/>
          <w:sz w:val="18"/>
          <w:szCs w:val="18"/>
        </w:rPr>
        <w:t>F. Mandatory Measures for all Domestic Hot Water Distribution Systems</w:t>
      </w:r>
    </w:p>
    <w:p w14:paraId="1B6C4505" w14:textId="77777777"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37BDB00" w14:textId="1FC79960" w:rsidR="00720D79" w:rsidRPr="00450E94" w:rsidRDefault="006E4B25" w:rsidP="00935470">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G</w:t>
      </w:r>
      <w:r w:rsidR="00720D79" w:rsidRPr="00450E94">
        <w:rPr>
          <w:rFonts w:asciiTheme="minorHAnsi" w:hAnsiTheme="minorHAnsi" w:cstheme="minorHAnsi"/>
          <w:b/>
          <w:sz w:val="18"/>
          <w:szCs w:val="18"/>
        </w:rPr>
        <w:t xml:space="preserve">. </w:t>
      </w:r>
      <w:r w:rsidR="00935470" w:rsidRPr="00450E94">
        <w:rPr>
          <w:rFonts w:asciiTheme="minorHAnsi" w:hAnsiTheme="minorHAnsi" w:cstheme="minorHAnsi"/>
          <w:b/>
          <w:sz w:val="18"/>
          <w:szCs w:val="18"/>
        </w:rPr>
        <w:t>HERS-Verified Compact Hot Water Distribution Expanded Credit</w:t>
      </w:r>
      <w:r w:rsidRPr="00450E94">
        <w:rPr>
          <w:rFonts w:asciiTheme="minorHAnsi" w:hAnsiTheme="minorHAnsi" w:cstheme="minorHAnsi"/>
          <w:b/>
          <w:sz w:val="18"/>
          <w:szCs w:val="18"/>
        </w:rPr>
        <w:t xml:space="preserve"> and</w:t>
      </w:r>
    </w:p>
    <w:p w14:paraId="3CB7BE7A" w14:textId="641112FE"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 xml:space="preserve">H. </w:t>
      </w:r>
      <w:r w:rsidRPr="00450E94">
        <w:rPr>
          <w:rFonts w:cstheme="minorHAnsi"/>
          <w:b/>
          <w:sz w:val="18"/>
          <w:szCs w:val="18"/>
        </w:rPr>
        <w:t>Compact Hot Water Distribution Basic</w:t>
      </w:r>
    </w:p>
    <w:p w14:paraId="1EFA6C4E" w14:textId="77777777" w:rsidR="00F41465" w:rsidRPr="00450E94"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If performance compliance is used, this table lists the values used in the performance calculation and require no user input.</w:t>
      </w:r>
    </w:p>
    <w:p w14:paraId="0819B492" w14:textId="5D030152"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If prescriptive compliance is used, fill out this table</w:t>
      </w:r>
    </w:p>
    <w:p w14:paraId="575698D4" w14:textId="21C29FAA" w:rsidR="00383FC8" w:rsidRPr="002F54CC" w:rsidRDefault="00383FC8" w:rsidP="002F54CC">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Reference information from CF1R</w:t>
      </w:r>
    </w:p>
    <w:p w14:paraId="5D30FC69" w14:textId="23ADD22C" w:rsidR="00F41465" w:rsidRPr="002F54CC" w:rsidRDefault="00F41465" w:rsidP="002F54CC">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Enter the Master Bath distance of furthest fixture to Water Heater in feet.</w:t>
      </w:r>
      <w:r w:rsidR="00EE0059" w:rsidRPr="002F54CC">
        <w:rPr>
          <w:rFonts w:asciiTheme="minorHAnsi" w:hAnsiTheme="minorHAnsi" w:cstheme="minorHAnsi"/>
          <w:sz w:val="18"/>
          <w:szCs w:val="18"/>
        </w:rPr>
        <w:t xml:space="preserve"> For multiple water heaters, enter the distance to the closest water heater.</w:t>
      </w:r>
    </w:p>
    <w:p w14:paraId="3B502AE7" w14:textId="3D6EFCE2" w:rsidR="00F41465" w:rsidRPr="002F54CC" w:rsidRDefault="00F41465" w:rsidP="002F54CC">
      <w:pPr>
        <w:pStyle w:val="ListParagraph"/>
        <w:numPr>
          <w:ilvl w:val="0"/>
          <w:numId w:val="16"/>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Enter the Kitchen distance from furthest fixture to Water Heater in feet</w:t>
      </w:r>
      <w:r w:rsidR="00EE0059" w:rsidRPr="002F54CC">
        <w:rPr>
          <w:rFonts w:asciiTheme="minorHAnsi" w:hAnsiTheme="minorHAnsi" w:cstheme="minorHAnsi"/>
          <w:sz w:val="18"/>
          <w:szCs w:val="18"/>
        </w:rPr>
        <w:t>. For multiple water heaters, enter the distance to the closest water heater.</w:t>
      </w:r>
    </w:p>
    <w:p w14:paraId="0D8AA2D5" w14:textId="74C5F5E8" w:rsidR="00F41465" w:rsidRPr="002F54CC" w:rsidRDefault="00F41465" w:rsidP="002F54CC">
      <w:pPr>
        <w:pStyle w:val="ListParagraph"/>
        <w:numPr>
          <w:ilvl w:val="0"/>
          <w:numId w:val="16"/>
        </w:num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Enter Furthest Third fixtures from fixture to Water Heater in feet</w:t>
      </w:r>
      <w:r w:rsidR="00EE0059" w:rsidRPr="002F54CC">
        <w:rPr>
          <w:rFonts w:asciiTheme="minorHAnsi" w:hAnsiTheme="minorHAnsi" w:cstheme="minorHAnsi"/>
          <w:sz w:val="18"/>
          <w:szCs w:val="18"/>
        </w:rPr>
        <w:t>. For multiple water heaters, enter the average of the furthest distance of each water heater.</w:t>
      </w:r>
    </w:p>
    <w:p w14:paraId="1A9580BA" w14:textId="499880C2" w:rsidR="00F41465" w:rsidRPr="002F54CC" w:rsidRDefault="00F41465" w:rsidP="002F54CC">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Calculated value – no user input required</w:t>
      </w:r>
    </w:p>
    <w:p w14:paraId="74780DA6" w14:textId="36F9BF9C" w:rsidR="00F41465" w:rsidRPr="002F54CC" w:rsidRDefault="00F41465" w:rsidP="002F54CC">
      <w:pPr>
        <w:pStyle w:val="ListParagraph"/>
        <w:numPr>
          <w:ilvl w:val="0"/>
          <w:numId w:val="1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F54CC">
        <w:rPr>
          <w:rFonts w:asciiTheme="minorHAnsi" w:hAnsiTheme="minorHAnsi" w:cstheme="minorHAnsi"/>
          <w:sz w:val="18"/>
          <w:szCs w:val="18"/>
        </w:rPr>
        <w:t>Calculated value – no user input required</w:t>
      </w:r>
    </w:p>
    <w:p w14:paraId="386F3517" w14:textId="77777777" w:rsidR="00720D79" w:rsidRPr="00450E94"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183E3B7E" w:rsidR="001B692C" w:rsidRPr="00B71192" w:rsidRDefault="006E4B25" w:rsidP="001B692C">
      <w:pPr>
        <w:spacing w:after="0" w:line="240" w:lineRule="auto"/>
        <w:rPr>
          <w:rFonts w:asciiTheme="minorHAnsi" w:eastAsiaTheme="minorEastAsia" w:hAnsiTheme="minorHAnsi" w:cstheme="minorHAnsi"/>
          <w:b/>
          <w:sz w:val="18"/>
          <w:szCs w:val="18"/>
        </w:rPr>
      </w:pPr>
      <w:r w:rsidRPr="00450E94">
        <w:rPr>
          <w:rFonts w:asciiTheme="minorHAnsi" w:hAnsiTheme="minorHAnsi" w:cs="Arial"/>
          <w:b/>
          <w:sz w:val="18"/>
          <w:szCs w:val="18"/>
        </w:rPr>
        <w:t>I</w:t>
      </w:r>
      <w:r w:rsidR="001B692C" w:rsidRPr="00450E94">
        <w:rPr>
          <w:rFonts w:asciiTheme="minorHAnsi" w:hAnsiTheme="minorHAnsi" w:cs="Arial"/>
          <w:b/>
          <w:sz w:val="18"/>
          <w:szCs w:val="18"/>
        </w:rPr>
        <w:t xml:space="preserve">.  </w:t>
      </w:r>
      <w:r w:rsidR="001B692C" w:rsidRPr="00B71192">
        <w:rPr>
          <w:rFonts w:asciiTheme="minorHAnsi" w:eastAsiaTheme="minorEastAsia" w:hAnsiTheme="minorHAnsi" w:cstheme="minorHAnsi"/>
          <w:b/>
          <w:sz w:val="18"/>
          <w:szCs w:val="18"/>
        </w:rPr>
        <w:t xml:space="preserve">HERS-Verified Drain Water Heat Recovery System  </w:t>
      </w:r>
    </w:p>
    <w:p w14:paraId="6ECC25FD" w14:textId="77777777" w:rsidR="00B16B2C" w:rsidRPr="00450E94"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lists the requirements for all central recirculation systems. HERS rater must ensure all the requirements in this table are met. </w:t>
      </w:r>
    </w:p>
    <w:p w14:paraId="08B2164E" w14:textId="63815A54" w:rsidR="00B16B2C" w:rsidRPr="002F54CC" w:rsidRDefault="00383FC8" w:rsidP="002F54CC">
      <w:pPr>
        <w:pStyle w:val="ListParagraph"/>
        <w:numPr>
          <w:ilvl w:val="0"/>
          <w:numId w:val="17"/>
        </w:numPr>
        <w:tabs>
          <w:tab w:val="left" w:pos="180"/>
        </w:tabs>
        <w:spacing w:after="0" w:line="240" w:lineRule="auto"/>
        <w:rPr>
          <w:rFonts w:asciiTheme="minorHAnsi" w:hAnsiTheme="minorHAnsi" w:cstheme="minorHAnsi"/>
          <w:sz w:val="18"/>
          <w:szCs w:val="18"/>
        </w:rPr>
      </w:pPr>
      <w:r w:rsidRPr="002F54CC">
        <w:rPr>
          <w:rFonts w:asciiTheme="minorHAnsi" w:hAnsiTheme="minorHAnsi" w:cstheme="minorHAnsi"/>
          <w:sz w:val="18"/>
          <w:szCs w:val="18"/>
        </w:rPr>
        <w:t>Reference information from CF1R.</w:t>
      </w:r>
    </w:p>
    <w:p w14:paraId="52D2CBC3" w14:textId="00018DCF" w:rsidR="00147F7C" w:rsidRPr="002F54CC" w:rsidRDefault="00147F7C" w:rsidP="002F54CC">
      <w:pPr>
        <w:pStyle w:val="ListParagraph"/>
        <w:numPr>
          <w:ilvl w:val="0"/>
          <w:numId w:val="17"/>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Reference information from CF1R.</w:t>
      </w:r>
    </w:p>
    <w:p w14:paraId="0D2814B0" w14:textId="181E2E61" w:rsidR="00147F7C" w:rsidRPr="002F54CC" w:rsidRDefault="00147F7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hAnsiTheme="minorHAnsi" w:cstheme="minorHAnsi"/>
          <w:sz w:val="18"/>
          <w:szCs w:val="18"/>
        </w:rPr>
        <w:t>Reference information from CF1R.</w:t>
      </w:r>
    </w:p>
    <w:p w14:paraId="55AE5F34" w14:textId="050CA5A9" w:rsidR="00147F7C" w:rsidRPr="002F54CC" w:rsidRDefault="00147F7C" w:rsidP="002F54CC">
      <w:pPr>
        <w:pStyle w:val="ListParagraph"/>
        <w:numPr>
          <w:ilvl w:val="0"/>
          <w:numId w:val="17"/>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Reference information from CF1R.</w:t>
      </w:r>
    </w:p>
    <w:p w14:paraId="1D8741BB" w14:textId="4C371994" w:rsidR="00147F7C" w:rsidRPr="002F54CC" w:rsidRDefault="00147F7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hAnsiTheme="minorHAnsi" w:cstheme="minorHAnsi"/>
          <w:sz w:val="18"/>
          <w:szCs w:val="18"/>
        </w:rPr>
        <w:t>Reference information from CF1R.</w:t>
      </w:r>
    </w:p>
    <w:p w14:paraId="0AB5ECD4" w14:textId="64D2071C" w:rsidR="00B16B2C" w:rsidRPr="002F54CC" w:rsidRDefault="00B16B2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eastAsiaTheme="minorEastAsia" w:hAnsiTheme="minorHAnsi" w:cstheme="minorHAnsi"/>
          <w:sz w:val="18"/>
          <w:szCs w:val="18"/>
        </w:rPr>
        <w:t>Drain Water Heat Recovery Manufacturer’s name- Enter the name of the Manufacturer</w:t>
      </w:r>
      <w:r w:rsidR="00E04921" w:rsidRPr="002F54CC">
        <w:rPr>
          <w:rFonts w:asciiTheme="minorHAnsi" w:eastAsiaTheme="minorEastAsia" w:hAnsiTheme="minorHAnsi" w:cstheme="minorHAnsi"/>
          <w:sz w:val="18"/>
          <w:szCs w:val="18"/>
        </w:rPr>
        <w:t>.</w:t>
      </w:r>
    </w:p>
    <w:p w14:paraId="69C420E7" w14:textId="2D81BA49" w:rsidR="00B16B2C" w:rsidRPr="002F54CC" w:rsidRDefault="00B16B2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eastAsiaTheme="minorEastAsia" w:hAnsiTheme="minorHAnsi" w:cstheme="minorHAnsi"/>
          <w:sz w:val="18"/>
          <w:szCs w:val="18"/>
        </w:rPr>
        <w:t>Drain Water Heat Recovery Manufacturer’s model number – Enter the Model number</w:t>
      </w:r>
      <w:r w:rsidR="00E04921" w:rsidRPr="002F54CC">
        <w:rPr>
          <w:rFonts w:asciiTheme="minorHAnsi" w:eastAsiaTheme="minorEastAsia" w:hAnsiTheme="minorHAnsi" w:cstheme="minorHAnsi"/>
          <w:sz w:val="18"/>
          <w:szCs w:val="18"/>
        </w:rPr>
        <w:t>.</w:t>
      </w:r>
    </w:p>
    <w:p w14:paraId="54A596F5" w14:textId="4202DDAF" w:rsidR="00B16B2C" w:rsidRPr="002F54CC" w:rsidRDefault="00B16B2C" w:rsidP="002F54CC">
      <w:pPr>
        <w:pStyle w:val="ListParagraph"/>
        <w:numPr>
          <w:ilvl w:val="0"/>
          <w:numId w:val="17"/>
        </w:numPr>
        <w:spacing w:after="0" w:line="240" w:lineRule="auto"/>
        <w:rPr>
          <w:rFonts w:asciiTheme="minorHAnsi" w:eastAsiaTheme="minorEastAsia" w:hAnsiTheme="minorHAnsi" w:cstheme="minorHAnsi"/>
          <w:sz w:val="18"/>
          <w:szCs w:val="18"/>
        </w:rPr>
      </w:pPr>
      <w:r w:rsidRPr="002F54CC">
        <w:rPr>
          <w:rFonts w:asciiTheme="minorHAnsi" w:eastAsiaTheme="minorEastAsia" w:hAnsiTheme="minorHAnsi" w:cstheme="minorHAnsi"/>
          <w:sz w:val="18"/>
          <w:szCs w:val="18"/>
        </w:rPr>
        <w:t xml:space="preserve">Rated Effectiveness’ – Enter the rated effectiveness of the </w:t>
      </w:r>
      <w:r w:rsidR="00E04921" w:rsidRPr="002F54CC">
        <w:rPr>
          <w:rFonts w:asciiTheme="minorHAnsi" w:eastAsiaTheme="minorEastAsia" w:hAnsiTheme="minorHAnsi" w:cstheme="minorHAnsi"/>
          <w:sz w:val="18"/>
          <w:szCs w:val="18"/>
        </w:rPr>
        <w:t>DWHR device</w:t>
      </w:r>
      <w:r w:rsidRPr="002F54CC">
        <w:rPr>
          <w:rFonts w:asciiTheme="minorHAnsi" w:eastAsiaTheme="minorEastAsia" w:hAnsiTheme="minorHAnsi" w:cstheme="minorHAnsi"/>
          <w:sz w:val="18"/>
          <w:szCs w:val="18"/>
        </w:rPr>
        <w:t>.</w:t>
      </w:r>
    </w:p>
    <w:p w14:paraId="19DD8B37" w14:textId="6B551539" w:rsidR="00B16B2C" w:rsidRPr="002F54CC" w:rsidRDefault="00B16B2C" w:rsidP="002F54CC">
      <w:pPr>
        <w:pStyle w:val="ListParagraph"/>
        <w:numPr>
          <w:ilvl w:val="0"/>
          <w:numId w:val="17"/>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Installation Configuration</w:t>
      </w:r>
      <w:r w:rsidR="00E04921" w:rsidRPr="002F54CC">
        <w:rPr>
          <w:rFonts w:asciiTheme="minorHAnsi" w:hAnsiTheme="minorHAnsi" w:cstheme="minorHAnsi"/>
          <w:sz w:val="18"/>
          <w:szCs w:val="18"/>
        </w:rPr>
        <w:t xml:space="preserve"> </w:t>
      </w:r>
      <w:r w:rsidRPr="002F54CC">
        <w:rPr>
          <w:rFonts w:asciiTheme="minorHAnsi" w:hAnsiTheme="minorHAnsi" w:cstheme="minorHAnsi"/>
          <w:sz w:val="18"/>
          <w:szCs w:val="18"/>
        </w:rPr>
        <w:t>– Enter type of configuration.</w:t>
      </w:r>
      <w:r w:rsidR="00E04921" w:rsidRPr="002F54CC">
        <w:rPr>
          <w:rFonts w:asciiTheme="minorHAnsi" w:hAnsiTheme="minorHAnsi" w:cstheme="minorHAnsi"/>
          <w:sz w:val="18"/>
          <w:szCs w:val="18"/>
        </w:rPr>
        <w:t xml:space="preserve">  Available options are Equal flow, unequal to shower, and unequal to water heater</w:t>
      </w:r>
    </w:p>
    <w:p w14:paraId="22A2E610" w14:textId="7757C4DC" w:rsidR="00B16B2C" w:rsidRPr="002F54CC" w:rsidRDefault="00B16B2C" w:rsidP="002F54CC">
      <w:pPr>
        <w:pStyle w:val="ListParagraph"/>
        <w:numPr>
          <w:ilvl w:val="0"/>
          <w:numId w:val="17"/>
        </w:numPr>
        <w:spacing w:after="0" w:line="240" w:lineRule="auto"/>
        <w:rPr>
          <w:rFonts w:asciiTheme="minorHAnsi" w:hAnsiTheme="minorHAnsi" w:cstheme="minorHAnsi"/>
          <w:sz w:val="18"/>
          <w:szCs w:val="18"/>
        </w:rPr>
      </w:pPr>
      <w:r w:rsidRPr="002F54CC">
        <w:rPr>
          <w:rFonts w:asciiTheme="minorHAnsi" w:hAnsiTheme="minorHAnsi" w:cstheme="minorHAnsi"/>
          <w:sz w:val="18"/>
          <w:szCs w:val="18"/>
        </w:rPr>
        <w:t>Percent of shower served by the DWHR device –</w:t>
      </w:r>
      <w:r w:rsidR="00E04921" w:rsidRPr="002F54CC">
        <w:rPr>
          <w:rFonts w:asciiTheme="minorHAnsi" w:hAnsiTheme="minorHAnsi" w:cstheme="minorHAnsi"/>
          <w:sz w:val="18"/>
          <w:szCs w:val="18"/>
        </w:rPr>
        <w:t xml:space="preserve"> E</w:t>
      </w:r>
      <w:r w:rsidRPr="002F54CC">
        <w:rPr>
          <w:rFonts w:asciiTheme="minorHAnsi" w:hAnsiTheme="minorHAnsi" w:cstheme="minorHAnsi"/>
          <w:sz w:val="18"/>
          <w:szCs w:val="18"/>
        </w:rPr>
        <w:t xml:space="preserve">nter the </w:t>
      </w:r>
      <w:r w:rsidR="00E04921" w:rsidRPr="002F54CC">
        <w:rPr>
          <w:rFonts w:asciiTheme="minorHAnsi" w:hAnsiTheme="minorHAnsi" w:cstheme="minorHAnsi"/>
          <w:sz w:val="18"/>
          <w:szCs w:val="18"/>
        </w:rPr>
        <w:t>percent</w:t>
      </w:r>
      <w:r w:rsidRPr="002F54CC">
        <w:rPr>
          <w:rFonts w:asciiTheme="minorHAnsi" w:hAnsiTheme="minorHAnsi" w:cstheme="minorHAnsi"/>
          <w:sz w:val="18"/>
          <w:szCs w:val="18"/>
        </w:rPr>
        <w:t xml:space="preserve"> of showers </w:t>
      </w:r>
      <w:r w:rsidR="00E04921" w:rsidRPr="002F54CC">
        <w:rPr>
          <w:rFonts w:asciiTheme="minorHAnsi" w:hAnsiTheme="minorHAnsi" w:cstheme="minorHAnsi"/>
          <w:sz w:val="18"/>
          <w:szCs w:val="18"/>
        </w:rPr>
        <w:t>served by this</w:t>
      </w:r>
      <w:r w:rsidRPr="002F54CC">
        <w:rPr>
          <w:rFonts w:asciiTheme="minorHAnsi" w:hAnsiTheme="minorHAnsi" w:cstheme="minorHAnsi"/>
          <w:sz w:val="18"/>
          <w:szCs w:val="18"/>
        </w:rPr>
        <w:t xml:space="preserve"> </w:t>
      </w:r>
      <w:r w:rsidR="00E04921" w:rsidRPr="002F54CC">
        <w:rPr>
          <w:rFonts w:asciiTheme="minorHAnsi" w:hAnsiTheme="minorHAnsi" w:cstheme="minorHAnsi"/>
          <w:sz w:val="18"/>
          <w:szCs w:val="18"/>
        </w:rPr>
        <w:t>DWHR device.</w:t>
      </w:r>
    </w:p>
    <w:p w14:paraId="022A5B1D" w14:textId="41657BF6" w:rsidR="00B16B2C" w:rsidRPr="002F54CC" w:rsidRDefault="00B16B2C" w:rsidP="002F54CC">
      <w:pPr>
        <w:pStyle w:val="ListParagraph"/>
        <w:numPr>
          <w:ilvl w:val="0"/>
          <w:numId w:val="17"/>
        </w:numPr>
        <w:spacing w:after="0" w:line="240" w:lineRule="auto"/>
        <w:rPr>
          <w:rFonts w:asciiTheme="minorHAnsi" w:eastAsiaTheme="minorEastAsia" w:hAnsiTheme="minorHAnsi" w:cstheme="minorHAnsi"/>
          <w:b/>
          <w:sz w:val="18"/>
          <w:szCs w:val="18"/>
        </w:rPr>
      </w:pPr>
      <w:r w:rsidRPr="002F54CC">
        <w:rPr>
          <w:rFonts w:asciiTheme="minorHAnsi" w:hAnsiTheme="minorHAnsi" w:cstheme="minorHAnsi"/>
          <w:sz w:val="18"/>
          <w:szCs w:val="18"/>
        </w:rPr>
        <w:t>DWHR System Certified by CEC – Enter “Yes” if certified or else enter “No”.</w:t>
      </w:r>
    </w:p>
    <w:p w14:paraId="0FA7FA71"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68E58383" w:rsidR="00585D1F"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450E94">
        <w:rPr>
          <w:rFonts w:asciiTheme="minorHAnsi" w:hAnsiTheme="minorHAnsi" w:cs="Arial"/>
          <w:b/>
          <w:sz w:val="18"/>
          <w:szCs w:val="18"/>
        </w:rPr>
        <w:t>J</w:t>
      </w:r>
      <w:r w:rsidR="00585D1F" w:rsidRPr="00450E94">
        <w:rPr>
          <w:rFonts w:asciiTheme="minorHAnsi" w:hAnsiTheme="minorHAnsi" w:cs="Arial"/>
          <w:b/>
          <w:sz w:val="18"/>
          <w:szCs w:val="18"/>
        </w:rPr>
        <w:t xml:space="preserve">. </w:t>
      </w:r>
      <w:r w:rsidR="00585D1F" w:rsidRPr="00450E94">
        <w:rPr>
          <w:rFonts w:asciiTheme="minorHAnsi" w:hAnsiTheme="minorHAnsi"/>
          <w:b/>
          <w:sz w:val="18"/>
          <w:szCs w:val="18"/>
        </w:rPr>
        <w:t xml:space="preserve">HERS-Verified Pipe Insulation Credit </w:t>
      </w:r>
      <w:r w:rsidR="00585D1F" w:rsidRPr="00450E94">
        <w:rPr>
          <w:rFonts w:asciiTheme="minorHAnsi" w:hAnsiTheme="minorHAnsi" w:cs="Arial"/>
          <w:b/>
          <w:sz w:val="18"/>
          <w:szCs w:val="18"/>
        </w:rPr>
        <w:t>Requirements</w:t>
      </w:r>
    </w:p>
    <w:p w14:paraId="6476FDF8" w14:textId="7EC3D34B" w:rsidR="00585D1F" w:rsidRPr="00450E94"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HERS-Verified Pipe Insulation Credit</w:t>
      </w:r>
      <w:r w:rsidRPr="00450E94">
        <w:rPr>
          <w:rFonts w:asciiTheme="minorHAnsi" w:hAnsiTheme="minorHAnsi" w:cs="Arial"/>
          <w:b/>
          <w:sz w:val="18"/>
          <w:szCs w:val="18"/>
        </w:rPr>
        <w:t xml:space="preserve">. </w:t>
      </w:r>
      <w:r w:rsidRPr="00450E94">
        <w:rPr>
          <w:rFonts w:asciiTheme="minorHAnsi" w:hAnsiTheme="minorHAnsi" w:cs="Arial"/>
          <w:sz w:val="18"/>
          <w:szCs w:val="18"/>
        </w:rPr>
        <w:t xml:space="preserve">In addition to the mandatory requirements in Table </w:t>
      </w:r>
      <w:r w:rsidR="006E4B25" w:rsidRPr="00450E94">
        <w:rPr>
          <w:rFonts w:asciiTheme="minorHAnsi" w:hAnsiTheme="minorHAnsi" w:cs="Arial"/>
          <w:sz w:val="18"/>
          <w:szCs w:val="18"/>
        </w:rPr>
        <w:t>F</w:t>
      </w:r>
      <w:r w:rsidRPr="00450E94">
        <w:rPr>
          <w:rFonts w:asciiTheme="minorHAnsi" w:hAnsiTheme="minorHAnsi" w:cs="Arial"/>
          <w:sz w:val="18"/>
          <w:szCs w:val="18"/>
        </w:rPr>
        <w:t xml:space="preserve">, the </w:t>
      </w:r>
      <w:r w:rsidR="00B71192">
        <w:rPr>
          <w:rFonts w:asciiTheme="minorHAnsi" w:hAnsiTheme="minorHAnsi" w:cstheme="minorHAnsi"/>
          <w:sz w:val="18"/>
          <w:szCs w:val="18"/>
        </w:rPr>
        <w:t>HERS rater</w:t>
      </w:r>
      <w:r w:rsidR="00B71192" w:rsidRPr="00450E94" w:rsidDel="006E4B25">
        <w:rPr>
          <w:rFonts w:asciiTheme="minorHAnsi" w:hAnsiTheme="minorHAnsi" w:cs="Arial"/>
          <w:sz w:val="18"/>
          <w:szCs w:val="18"/>
        </w:rPr>
        <w:t xml:space="preserve"> </w:t>
      </w:r>
      <w:r w:rsidRPr="00450E94">
        <w:rPr>
          <w:rFonts w:asciiTheme="minorHAnsi" w:hAnsiTheme="minorHAnsi" w:cs="Arial"/>
          <w:sz w:val="18"/>
          <w:szCs w:val="18"/>
        </w:rPr>
        <w:t xml:space="preserve">must ensure the requirements in this table are met.  </w:t>
      </w:r>
    </w:p>
    <w:p w14:paraId="43F9FF24"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5B818351" w:rsidR="00585D1F"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450E94">
        <w:rPr>
          <w:rFonts w:asciiTheme="minorHAnsi" w:hAnsiTheme="minorHAnsi" w:cs="Arial"/>
          <w:b/>
          <w:sz w:val="18"/>
          <w:szCs w:val="18"/>
        </w:rPr>
        <w:t>K</w:t>
      </w:r>
      <w:r w:rsidR="00585D1F" w:rsidRPr="00450E94">
        <w:rPr>
          <w:rFonts w:asciiTheme="minorHAnsi" w:hAnsiTheme="minorHAnsi" w:cs="Arial"/>
          <w:b/>
          <w:sz w:val="18"/>
          <w:szCs w:val="18"/>
        </w:rPr>
        <w:t xml:space="preserve">. </w:t>
      </w:r>
      <w:r w:rsidR="00585D1F" w:rsidRPr="00450E94">
        <w:rPr>
          <w:rFonts w:asciiTheme="minorHAnsi" w:hAnsiTheme="minorHAnsi"/>
          <w:b/>
          <w:sz w:val="18"/>
          <w:szCs w:val="18"/>
        </w:rPr>
        <w:t xml:space="preserve">HERS-Verified Parallel Piping </w:t>
      </w:r>
      <w:r w:rsidR="00585D1F" w:rsidRPr="00450E94">
        <w:rPr>
          <w:rFonts w:asciiTheme="minorHAnsi" w:hAnsiTheme="minorHAnsi" w:cs="Arial"/>
          <w:b/>
          <w:sz w:val="18"/>
          <w:szCs w:val="18"/>
        </w:rPr>
        <w:t>Requirements</w:t>
      </w:r>
    </w:p>
    <w:p w14:paraId="57238AF5" w14:textId="12DB2907" w:rsidR="00585D1F" w:rsidRPr="00450E94"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HERS-Verified Parallel Piping</w:t>
      </w:r>
      <w:r w:rsidRPr="00450E94">
        <w:rPr>
          <w:rFonts w:asciiTheme="minorHAnsi" w:hAnsiTheme="minorHAnsi" w:cs="Arial"/>
          <w:b/>
          <w:sz w:val="18"/>
          <w:szCs w:val="18"/>
        </w:rPr>
        <w:t>.</w:t>
      </w:r>
      <w:r w:rsidRPr="00450E94">
        <w:rPr>
          <w:rFonts w:asciiTheme="minorHAnsi" w:hAnsiTheme="minorHAnsi" w:cs="Arial"/>
          <w:sz w:val="18"/>
          <w:szCs w:val="18"/>
        </w:rPr>
        <w:t xml:space="preserve"> In addition to the mandatory requirements in Table</w:t>
      </w:r>
      <w:r w:rsidR="00F41465" w:rsidRPr="00450E94">
        <w:rPr>
          <w:rFonts w:asciiTheme="minorHAnsi" w:hAnsiTheme="minorHAnsi" w:cs="Arial"/>
          <w:sz w:val="18"/>
          <w:szCs w:val="18"/>
        </w:rPr>
        <w:t xml:space="preserve"> </w:t>
      </w:r>
      <w:r w:rsidR="006E4B25" w:rsidRPr="00450E94">
        <w:rPr>
          <w:rFonts w:asciiTheme="minorHAnsi" w:hAnsiTheme="minorHAnsi" w:cs="Arial"/>
          <w:sz w:val="18"/>
          <w:szCs w:val="18"/>
        </w:rPr>
        <w:t>F</w:t>
      </w:r>
      <w:r w:rsidRPr="00450E94">
        <w:rPr>
          <w:rFonts w:asciiTheme="minorHAnsi" w:hAnsiTheme="minorHAnsi" w:cs="Arial"/>
          <w:sz w:val="18"/>
          <w:szCs w:val="18"/>
        </w:rPr>
        <w:t xml:space="preserve">, the </w:t>
      </w:r>
      <w:r w:rsidR="00B71192">
        <w:rPr>
          <w:rFonts w:asciiTheme="minorHAnsi" w:hAnsiTheme="minorHAnsi" w:cstheme="minorHAnsi"/>
          <w:sz w:val="18"/>
          <w:szCs w:val="18"/>
        </w:rPr>
        <w:t>HERS rater</w:t>
      </w:r>
      <w:r w:rsidR="00B71192" w:rsidRPr="00450E94" w:rsidDel="006E4B25">
        <w:rPr>
          <w:rFonts w:asciiTheme="minorHAnsi" w:hAnsiTheme="minorHAnsi" w:cs="Arial"/>
          <w:sz w:val="18"/>
          <w:szCs w:val="18"/>
        </w:rPr>
        <w:t xml:space="preserve"> </w:t>
      </w:r>
      <w:r w:rsidRPr="00450E94">
        <w:rPr>
          <w:rFonts w:asciiTheme="minorHAnsi" w:hAnsiTheme="minorHAnsi" w:cs="Arial"/>
          <w:sz w:val="18"/>
          <w:szCs w:val="18"/>
        </w:rPr>
        <w:t xml:space="preserve">must ensure the requirements in this table are met.  </w:t>
      </w:r>
    </w:p>
    <w:p w14:paraId="0996B58B" w14:textId="572E204A"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3359FE34" w:rsidR="006E4B25" w:rsidRPr="00450E94"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450E94">
        <w:rPr>
          <w:rFonts w:asciiTheme="minorHAnsi" w:hAnsiTheme="minorHAnsi" w:cs="Arial"/>
          <w:b/>
          <w:sz w:val="18"/>
          <w:szCs w:val="18"/>
        </w:rPr>
        <w:t xml:space="preserve">L. </w:t>
      </w:r>
      <w:r w:rsidRPr="00450E94">
        <w:rPr>
          <w:rFonts w:asciiTheme="minorHAnsi" w:hAnsiTheme="minorHAnsi"/>
          <w:b/>
          <w:sz w:val="18"/>
          <w:szCs w:val="18"/>
        </w:rPr>
        <w:t xml:space="preserve">Parallel Piping </w:t>
      </w:r>
      <w:r w:rsidRPr="00450E94">
        <w:rPr>
          <w:rFonts w:asciiTheme="minorHAnsi" w:hAnsiTheme="minorHAnsi" w:cs="Arial"/>
          <w:b/>
          <w:sz w:val="18"/>
          <w:szCs w:val="18"/>
        </w:rPr>
        <w:t>Requirements</w:t>
      </w:r>
    </w:p>
    <w:p w14:paraId="4AABC19D" w14:textId="38752E10"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Parallel Piping</w:t>
      </w:r>
      <w:r w:rsidRPr="00450E94">
        <w:rPr>
          <w:rFonts w:asciiTheme="minorHAnsi" w:hAnsiTheme="minorHAnsi" w:cs="Arial"/>
          <w:b/>
          <w:sz w:val="18"/>
          <w:szCs w:val="18"/>
        </w:rPr>
        <w:t>.</w:t>
      </w:r>
      <w:r w:rsidRPr="00450E94">
        <w:rPr>
          <w:rFonts w:asciiTheme="minorHAnsi" w:hAnsiTheme="minorHAnsi" w:cs="Arial"/>
          <w:sz w:val="18"/>
          <w:szCs w:val="18"/>
        </w:rPr>
        <w:t xml:space="preserve"> In addition to the mandatory requirements in Table F, the </w:t>
      </w:r>
      <w:r w:rsidRPr="00B71192">
        <w:rPr>
          <w:rFonts w:asciiTheme="minorHAnsi" w:hAnsiTheme="minorHAnsi" w:cstheme="minorHAnsi"/>
          <w:sz w:val="18"/>
          <w:szCs w:val="18"/>
        </w:rPr>
        <w:t>installer</w:t>
      </w:r>
      <w:r w:rsidRPr="00450E94">
        <w:rPr>
          <w:rFonts w:asciiTheme="minorHAnsi" w:hAnsiTheme="minorHAnsi" w:cs="Arial"/>
          <w:sz w:val="18"/>
          <w:szCs w:val="18"/>
        </w:rPr>
        <w:t xml:space="preserve"> must ensure the requirements in this table are met.  </w:t>
      </w:r>
    </w:p>
    <w:p w14:paraId="1F998D6D" w14:textId="7060E4B6" w:rsidR="006E4B25" w:rsidRPr="00450E94" w:rsidRDefault="004851A4" w:rsidP="004851A4">
      <w:pPr>
        <w:tabs>
          <w:tab w:val="left" w:pos="-720"/>
          <w:tab w:val="left" w:pos="1090"/>
        </w:tabs>
        <w:suppressAutoHyphens/>
        <w:autoSpaceDE w:val="0"/>
        <w:autoSpaceDN w:val="0"/>
        <w:adjustRightInd w:val="0"/>
        <w:spacing w:after="0" w:line="240" w:lineRule="auto"/>
        <w:rPr>
          <w:rFonts w:asciiTheme="minorHAnsi" w:hAnsiTheme="minorHAnsi" w:cs="Arial"/>
          <w:sz w:val="18"/>
          <w:szCs w:val="18"/>
        </w:rPr>
      </w:pPr>
      <w:r>
        <w:rPr>
          <w:rFonts w:asciiTheme="minorHAnsi" w:hAnsiTheme="minorHAnsi" w:cs="Arial"/>
          <w:sz w:val="18"/>
          <w:szCs w:val="18"/>
        </w:rPr>
        <w:tab/>
      </w:r>
    </w:p>
    <w:p w14:paraId="79234620" w14:textId="13F20544" w:rsidR="00585D1F" w:rsidRPr="00450E94"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450E94">
        <w:rPr>
          <w:rFonts w:asciiTheme="minorHAnsi" w:hAnsiTheme="minorHAnsi" w:cs="Arial"/>
          <w:b/>
          <w:sz w:val="18"/>
          <w:szCs w:val="18"/>
        </w:rPr>
        <w:t>M</w:t>
      </w:r>
      <w:r w:rsidR="00585D1F" w:rsidRPr="00450E94">
        <w:rPr>
          <w:rFonts w:asciiTheme="minorHAnsi" w:hAnsiTheme="minorHAnsi" w:cs="Arial"/>
          <w:b/>
          <w:sz w:val="18"/>
          <w:szCs w:val="18"/>
        </w:rPr>
        <w:t xml:space="preserve">. </w:t>
      </w:r>
      <w:r w:rsidRPr="00450E94">
        <w:rPr>
          <w:rFonts w:asciiTheme="minorHAnsi" w:hAnsiTheme="minorHAnsi"/>
          <w:b/>
          <w:sz w:val="18"/>
          <w:szCs w:val="18"/>
        </w:rPr>
        <w:t>Point of Use Requirements</w:t>
      </w:r>
    </w:p>
    <w:p w14:paraId="5946406B" w14:textId="218B3EA4" w:rsidR="00585D1F" w:rsidRPr="00450E94"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006E4B25" w:rsidRPr="00450E94">
        <w:rPr>
          <w:rFonts w:asciiTheme="minorHAnsi" w:hAnsiTheme="minorHAnsi"/>
          <w:b/>
          <w:sz w:val="18"/>
          <w:szCs w:val="18"/>
        </w:rPr>
        <w:t>Point of Use</w:t>
      </w:r>
      <w:r w:rsidRPr="00450E94">
        <w:rPr>
          <w:rFonts w:asciiTheme="minorHAnsi" w:hAnsiTheme="minorHAnsi" w:cs="Arial"/>
          <w:b/>
          <w:sz w:val="18"/>
          <w:szCs w:val="18"/>
        </w:rPr>
        <w:t xml:space="preserve"> </w:t>
      </w:r>
      <w:r w:rsidRPr="00450E94">
        <w:rPr>
          <w:rFonts w:asciiTheme="minorHAnsi" w:hAnsiTheme="minorHAnsi" w:cs="Arial"/>
          <w:sz w:val="18"/>
          <w:szCs w:val="18"/>
        </w:rPr>
        <w:t>In addition to the mandatory requirements in Table</w:t>
      </w:r>
      <w:r w:rsidR="006E4B25" w:rsidRPr="00450E94">
        <w:rPr>
          <w:rFonts w:asciiTheme="minorHAnsi" w:hAnsiTheme="minorHAnsi" w:cs="Arial"/>
          <w:sz w:val="18"/>
          <w:szCs w:val="18"/>
        </w:rPr>
        <w:t xml:space="preserve"> F</w:t>
      </w:r>
      <w:r w:rsidRPr="00450E94">
        <w:rPr>
          <w:rFonts w:asciiTheme="minorHAnsi" w:hAnsiTheme="minorHAnsi" w:cs="Arial"/>
          <w:sz w:val="18"/>
          <w:szCs w:val="18"/>
        </w:rPr>
        <w:t xml:space="preserve">, the </w:t>
      </w:r>
      <w:r w:rsidR="006E4B25" w:rsidRPr="00B71192">
        <w:rPr>
          <w:rFonts w:asciiTheme="minorHAnsi" w:hAnsiTheme="minorHAnsi" w:cstheme="minorHAnsi"/>
          <w:sz w:val="18"/>
          <w:szCs w:val="18"/>
        </w:rPr>
        <w:t>installer</w:t>
      </w:r>
      <w:r w:rsidR="006E4B25" w:rsidRPr="00450E94" w:rsidDel="006E4B25">
        <w:rPr>
          <w:rFonts w:asciiTheme="minorHAnsi" w:hAnsiTheme="minorHAnsi" w:cs="Arial"/>
          <w:sz w:val="18"/>
          <w:szCs w:val="18"/>
        </w:rPr>
        <w:t xml:space="preserve"> </w:t>
      </w:r>
      <w:r w:rsidRPr="00450E94">
        <w:rPr>
          <w:rFonts w:asciiTheme="minorHAnsi" w:hAnsiTheme="minorHAnsi" w:cs="Arial"/>
          <w:sz w:val="18"/>
          <w:szCs w:val="18"/>
        </w:rPr>
        <w:t>must ensure the requirements in this table are met.</w:t>
      </w:r>
    </w:p>
    <w:p w14:paraId="77224061" w14:textId="77777777" w:rsidR="00585D1F" w:rsidRPr="00450E94"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6C5E519D" w:rsidR="00585D1F" w:rsidRPr="00450E94"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450E94">
        <w:rPr>
          <w:rFonts w:asciiTheme="minorHAnsi" w:hAnsiTheme="minorHAnsi" w:cs="Arial"/>
          <w:b/>
          <w:sz w:val="18"/>
          <w:szCs w:val="18"/>
        </w:rPr>
        <w:t>N</w:t>
      </w:r>
      <w:r w:rsidR="00585D1F" w:rsidRPr="00450E94">
        <w:rPr>
          <w:rFonts w:asciiTheme="minorHAnsi" w:hAnsiTheme="minorHAnsi" w:cs="Arial"/>
          <w:b/>
          <w:sz w:val="18"/>
          <w:szCs w:val="18"/>
        </w:rPr>
        <w:t xml:space="preserve">. </w:t>
      </w:r>
      <w:r w:rsidRPr="00450E94">
        <w:rPr>
          <w:rFonts w:asciiTheme="minorHAnsi" w:hAnsiTheme="minorHAnsi" w:cs="Arial"/>
          <w:b/>
          <w:sz w:val="18"/>
          <w:szCs w:val="18"/>
        </w:rPr>
        <w:t xml:space="preserve">Mandatory Requirements for all Recirculation Systems </w:t>
      </w:r>
    </w:p>
    <w:p w14:paraId="75AD5AD8" w14:textId="77777777" w:rsidR="006E4B25" w:rsidRPr="00B71192" w:rsidRDefault="006E4B25" w:rsidP="006E4B25">
      <w:pPr>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The requirements of this table apply to all recirculation systems listed below.</w:t>
      </w:r>
    </w:p>
    <w:p w14:paraId="01E17839" w14:textId="77777777" w:rsidR="006E4B25" w:rsidRPr="00450E94"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3F6B2C18" w:rsidR="006E4B25" w:rsidRPr="00B71192" w:rsidRDefault="006E4B25" w:rsidP="006E4B25">
      <w:pPr>
        <w:autoSpaceDE w:val="0"/>
        <w:autoSpaceDN w:val="0"/>
        <w:adjustRightInd w:val="0"/>
        <w:spacing w:after="0" w:line="240" w:lineRule="auto"/>
        <w:rPr>
          <w:rFonts w:asciiTheme="minorHAnsi" w:hAnsiTheme="minorHAnsi" w:cstheme="minorHAnsi"/>
          <w:b/>
          <w:sz w:val="18"/>
          <w:szCs w:val="18"/>
        </w:rPr>
      </w:pPr>
      <w:r w:rsidRPr="00B71192">
        <w:rPr>
          <w:rFonts w:asciiTheme="minorHAnsi" w:hAnsiTheme="minorHAnsi" w:cstheme="minorHAnsi"/>
          <w:b/>
          <w:sz w:val="18"/>
          <w:szCs w:val="18"/>
        </w:rPr>
        <w:t>O. Recirculation Non-Demand Controls Requirements</w:t>
      </w:r>
    </w:p>
    <w:p w14:paraId="702B0E44" w14:textId="2858A53C"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lastRenderedPageBreak/>
        <w:t xml:space="preserve">This table only applies to systems indicated as </w:t>
      </w:r>
      <w:r w:rsidRPr="00B71192">
        <w:rPr>
          <w:rFonts w:asciiTheme="minorHAnsi" w:hAnsiTheme="minorHAnsi" w:cstheme="minorHAnsi"/>
          <w:b/>
          <w:sz w:val="18"/>
          <w:szCs w:val="18"/>
        </w:rPr>
        <w:t>Recirculation Non-demand controls.</w:t>
      </w:r>
      <w:r w:rsidRPr="00B71192">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B71192"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28631E9" w:rsidR="006E4B25" w:rsidRPr="00B71192"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B71192">
        <w:rPr>
          <w:rFonts w:asciiTheme="minorHAnsi" w:hAnsiTheme="minorHAnsi" w:cstheme="minorHAnsi"/>
          <w:b/>
          <w:sz w:val="18"/>
          <w:szCs w:val="18"/>
        </w:rPr>
        <w:t>P. Demand Recirculation Manual Control/Sensor Control Requirements</w:t>
      </w:r>
    </w:p>
    <w:p w14:paraId="54D895CE" w14:textId="63365482"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Pr="00B71192">
        <w:rPr>
          <w:rFonts w:asciiTheme="minorHAnsi" w:hAnsiTheme="minorHAnsi" w:cstheme="minorHAnsi"/>
          <w:b/>
          <w:sz w:val="18"/>
          <w:szCs w:val="18"/>
        </w:rPr>
        <w:t>Demand Recirculation Manual Control</w:t>
      </w:r>
      <w:r w:rsidR="00B843FA" w:rsidRPr="00B71192">
        <w:rPr>
          <w:rFonts w:asciiTheme="minorHAnsi" w:hAnsiTheme="minorHAnsi" w:cstheme="minorHAnsi"/>
          <w:b/>
          <w:sz w:val="18"/>
          <w:szCs w:val="18"/>
        </w:rPr>
        <w:t>,</w:t>
      </w:r>
      <w:r w:rsidRPr="00B71192">
        <w:rPr>
          <w:rFonts w:asciiTheme="minorHAnsi" w:hAnsiTheme="minorHAnsi" w:cstheme="minorHAnsi"/>
          <w:b/>
          <w:sz w:val="18"/>
          <w:szCs w:val="18"/>
        </w:rPr>
        <w:t xml:space="preserve"> Demand Recirculation Senor Control</w:t>
      </w:r>
      <w:r w:rsidR="00B843FA" w:rsidRPr="00B71192">
        <w:rPr>
          <w:rFonts w:asciiTheme="minorHAnsi" w:hAnsiTheme="minorHAnsi" w:cstheme="minorHAnsi"/>
          <w:b/>
          <w:sz w:val="18"/>
          <w:szCs w:val="18"/>
        </w:rPr>
        <w:t xml:space="preserve">, HERS-Verified Demand Recirculation Manual Control </w:t>
      </w:r>
      <w:r w:rsidR="00B843FA" w:rsidRPr="00B71192">
        <w:rPr>
          <w:rFonts w:asciiTheme="minorHAnsi" w:hAnsiTheme="minorHAnsi" w:cstheme="minorHAnsi"/>
          <w:sz w:val="18"/>
          <w:szCs w:val="18"/>
        </w:rPr>
        <w:t xml:space="preserve">or </w:t>
      </w:r>
      <w:r w:rsidR="00B843FA" w:rsidRPr="00B71192">
        <w:rPr>
          <w:rFonts w:asciiTheme="minorHAnsi" w:hAnsiTheme="minorHAnsi" w:cstheme="minorHAnsi"/>
          <w:b/>
          <w:sz w:val="18"/>
          <w:szCs w:val="18"/>
        </w:rPr>
        <w:t>HERS-Verified Demand Recirculation Senor Control</w:t>
      </w:r>
      <w:r w:rsidRPr="00B71192">
        <w:rPr>
          <w:rFonts w:asciiTheme="minorHAnsi" w:hAnsiTheme="minorHAnsi" w:cstheme="minorHAnsi"/>
          <w:b/>
          <w:sz w:val="18"/>
          <w:szCs w:val="18"/>
        </w:rPr>
        <w:t xml:space="preserve">. </w:t>
      </w:r>
      <w:r w:rsidRPr="00B71192">
        <w:rPr>
          <w:rFonts w:asciiTheme="minorHAnsi" w:hAnsiTheme="minorHAnsi" w:cstheme="minorHAnsi"/>
          <w:sz w:val="18"/>
          <w:szCs w:val="18"/>
        </w:rPr>
        <w:t>In addition to the mandatory requirements in Table F and N, the installer must ensure the requirements in this table are met.</w:t>
      </w:r>
    </w:p>
    <w:p w14:paraId="08C34F10" w14:textId="77777777" w:rsidR="006E4B25" w:rsidRPr="00450E94"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5C53DD9B" w:rsidR="000849F0" w:rsidRPr="00B71192" w:rsidRDefault="006E4B25" w:rsidP="00A05A69">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B71192">
        <w:rPr>
          <w:rFonts w:asciiTheme="minorHAnsi" w:hAnsiTheme="minorHAnsi" w:cstheme="minorHAnsi"/>
          <w:b/>
          <w:sz w:val="18"/>
          <w:szCs w:val="18"/>
        </w:rPr>
        <w:t xml:space="preserve">Q. HERS-Verified Demand Recirculation Manual Control (RDRmc-H) (RA3.6.6)/Sensor Control (RDRsc-H) (RA3.6.7) </w:t>
      </w:r>
    </w:p>
    <w:p w14:paraId="0A8AEDE8" w14:textId="7CC1B460"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00850E4B" w:rsidRPr="00B71192">
        <w:rPr>
          <w:rFonts w:asciiTheme="minorHAnsi" w:hAnsiTheme="minorHAnsi" w:cstheme="minorHAnsi"/>
          <w:b/>
          <w:sz w:val="18"/>
          <w:szCs w:val="18"/>
        </w:rPr>
        <w:t xml:space="preserve">HERS-Verified </w:t>
      </w:r>
      <w:r w:rsidRPr="00B71192">
        <w:rPr>
          <w:rFonts w:asciiTheme="minorHAnsi" w:hAnsiTheme="minorHAnsi" w:cstheme="minorHAnsi"/>
          <w:b/>
          <w:sz w:val="18"/>
          <w:szCs w:val="18"/>
        </w:rPr>
        <w:t xml:space="preserve">Demand Recirculation Manual Control </w:t>
      </w:r>
      <w:r w:rsidRPr="00B71192">
        <w:rPr>
          <w:rFonts w:asciiTheme="minorHAnsi" w:hAnsiTheme="minorHAnsi" w:cstheme="minorHAnsi"/>
          <w:sz w:val="18"/>
          <w:szCs w:val="18"/>
        </w:rPr>
        <w:t xml:space="preserve">or </w:t>
      </w:r>
      <w:r w:rsidR="00850E4B" w:rsidRPr="00B71192">
        <w:rPr>
          <w:rFonts w:asciiTheme="minorHAnsi" w:hAnsiTheme="minorHAnsi" w:cstheme="minorHAnsi"/>
          <w:b/>
          <w:sz w:val="18"/>
          <w:szCs w:val="18"/>
        </w:rPr>
        <w:t xml:space="preserve">HERS-Verified </w:t>
      </w:r>
      <w:r w:rsidRPr="00B71192">
        <w:rPr>
          <w:rFonts w:asciiTheme="minorHAnsi" w:hAnsiTheme="minorHAnsi" w:cstheme="minorHAnsi"/>
          <w:b/>
          <w:sz w:val="18"/>
          <w:szCs w:val="18"/>
        </w:rPr>
        <w:t xml:space="preserve">Demand Recirculation Senor Control. </w:t>
      </w:r>
      <w:r w:rsidR="00850E4B" w:rsidRPr="00B71192">
        <w:rPr>
          <w:rFonts w:asciiTheme="minorHAnsi" w:hAnsiTheme="minorHAnsi" w:cstheme="minorHAnsi"/>
          <w:b/>
          <w:sz w:val="18"/>
          <w:szCs w:val="18"/>
        </w:rPr>
        <w:t xml:space="preserve"> </w:t>
      </w:r>
      <w:r w:rsidRPr="00B71192">
        <w:rPr>
          <w:rFonts w:asciiTheme="minorHAnsi" w:hAnsiTheme="minorHAnsi" w:cstheme="minorHAnsi"/>
          <w:sz w:val="18"/>
          <w:szCs w:val="18"/>
        </w:rPr>
        <w:t xml:space="preserve">In addition to the mandatory requirements in Table F and N, the </w:t>
      </w:r>
      <w:r w:rsidR="00B71192">
        <w:rPr>
          <w:rFonts w:asciiTheme="minorHAnsi" w:hAnsiTheme="minorHAnsi" w:cstheme="minorHAnsi"/>
          <w:sz w:val="18"/>
          <w:szCs w:val="18"/>
        </w:rPr>
        <w:t>HERS rater</w:t>
      </w:r>
      <w:r w:rsidR="00B71192" w:rsidRPr="00B71192">
        <w:rPr>
          <w:rFonts w:asciiTheme="minorHAnsi" w:hAnsiTheme="minorHAnsi" w:cstheme="minorHAnsi"/>
          <w:sz w:val="18"/>
          <w:szCs w:val="18"/>
        </w:rPr>
        <w:t xml:space="preserve"> </w:t>
      </w:r>
      <w:r w:rsidRPr="00B71192">
        <w:rPr>
          <w:rFonts w:asciiTheme="minorHAnsi" w:hAnsiTheme="minorHAnsi" w:cstheme="minorHAnsi"/>
          <w:sz w:val="18"/>
          <w:szCs w:val="18"/>
        </w:rPr>
        <w:t>must ensure the requirements in this table are met.</w:t>
      </w:r>
    </w:p>
    <w:p w14:paraId="67911F5A" w14:textId="765737FE" w:rsidR="006E4B25" w:rsidRPr="00A05A69" w:rsidRDefault="006E4B25" w:rsidP="00DC522B">
      <w:pPr>
        <w:spacing w:after="0" w:line="240" w:lineRule="auto"/>
        <w:rPr>
          <w:rFonts w:asciiTheme="minorHAnsi" w:hAnsiTheme="minorHAnsi" w:cstheme="minorHAnsi"/>
          <w:b/>
          <w:sz w:val="18"/>
          <w:szCs w:val="18"/>
        </w:rPr>
        <w:sectPr w:rsidR="006E4B25" w:rsidRPr="00A05A69" w:rsidSect="00EF2304">
          <w:headerReference w:type="default" r:id="rId17"/>
          <w:footerReference w:type="default" r:id="rId18"/>
          <w:headerReference w:type="first" r:id="rId19"/>
          <w:pgSz w:w="12240" w:h="15840" w:code="1"/>
          <w:pgMar w:top="720" w:right="720" w:bottom="720" w:left="720" w:header="576" w:footer="576" w:gutter="0"/>
          <w:pgNumType w:start="1"/>
          <w:cols w:space="720"/>
          <w:titlePg/>
          <w:docGrid w:linePitch="360"/>
        </w:sect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72"/>
        <w:gridCol w:w="777"/>
        <w:gridCol w:w="872"/>
        <w:gridCol w:w="872"/>
        <w:gridCol w:w="943"/>
        <w:gridCol w:w="697"/>
        <w:gridCol w:w="784"/>
        <w:gridCol w:w="784"/>
        <w:gridCol w:w="1131"/>
        <w:gridCol w:w="870"/>
        <w:gridCol w:w="261"/>
        <w:gridCol w:w="870"/>
        <w:gridCol w:w="961"/>
      </w:tblGrid>
      <w:tr w:rsidR="009D7A13" w:rsidRPr="00327949" w14:paraId="1C7982C8" w14:textId="0D8E46F4" w:rsidTr="0008150E">
        <w:trPr>
          <w:cantSplit/>
          <w:trHeight w:val="397"/>
        </w:trPr>
        <w:tc>
          <w:tcPr>
            <w:tcW w:w="4999" w:type="pct"/>
            <w:gridSpan w:val="13"/>
            <w:tcBorders>
              <w:top w:val="single" w:sz="4" w:space="0" w:color="auto"/>
              <w:left w:val="single" w:sz="4" w:space="0" w:color="auto"/>
              <w:bottom w:val="single" w:sz="4" w:space="0" w:color="auto"/>
              <w:right w:val="single" w:sz="4" w:space="0" w:color="auto"/>
            </w:tcBorders>
          </w:tcPr>
          <w:bookmarkEnd w:id="9"/>
          <w:p w14:paraId="5FBAE417" w14:textId="60138E08" w:rsidR="009D7A13" w:rsidRPr="00327949" w:rsidRDefault="009D7A13" w:rsidP="00F5274C">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A05A69">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r w:rsidR="00606394" w:rsidRPr="00606394">
              <w:rPr>
                <w:rFonts w:asciiTheme="minorHAnsi" w:hAnsiTheme="minorHAnsi" w:cstheme="minorHAnsi"/>
                <w:b/>
                <w:sz w:val="18"/>
                <w:szCs w:val="18"/>
              </w:rPr>
              <w:t>(other than HPWH)</w:t>
            </w:r>
          </w:p>
          <w:p w14:paraId="1FCD1FD2" w14:textId="773123A8" w:rsidR="009D7A13" w:rsidRPr="00327949" w:rsidRDefault="009D7A13" w:rsidP="00F5274C">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 xml:space="preserve">This table reports </w:t>
            </w:r>
            <w:r w:rsidR="0016093A" w:rsidRPr="0016093A">
              <w:rPr>
                <w:rFonts w:asciiTheme="minorHAnsi" w:hAnsiTheme="minorHAnsi" w:cstheme="minorHAnsi"/>
                <w:sz w:val="18"/>
                <w:szCs w:val="18"/>
              </w:rPr>
              <w:t xml:space="preserve">features of </w:t>
            </w:r>
            <w:r w:rsidRPr="00327949">
              <w:rPr>
                <w:rFonts w:asciiTheme="minorHAnsi" w:hAnsiTheme="minorHAnsi" w:cstheme="minorHAnsi"/>
                <w:sz w:val="18"/>
                <w:szCs w:val="18"/>
              </w:rPr>
              <w:t xml:space="preserve">the water heating system </w:t>
            </w:r>
            <w:r w:rsidR="009C4B10">
              <w:rPr>
                <w:rFonts w:asciiTheme="minorHAnsi" w:eastAsia="Times New Roman" w:hAnsiTheme="minorHAnsi" w:cstheme="minorHAnsi"/>
                <w:sz w:val="20"/>
                <w:szCs w:val="20"/>
              </w:rPr>
              <w:t xml:space="preserve">other than </w:t>
            </w:r>
            <w:r w:rsidR="009C4B10">
              <w:rPr>
                <w:rFonts w:cstheme="minorHAnsi"/>
                <w:b/>
                <w:bCs/>
                <w:sz w:val="20"/>
                <w:szCs w:val="20"/>
              </w:rPr>
              <w:t>HPWH</w:t>
            </w:r>
            <w:r w:rsidR="009C4B10" w:rsidRPr="005828AE">
              <w:rPr>
                <w:rFonts w:asciiTheme="minorHAnsi" w:eastAsia="Times New Roman" w:hAnsiTheme="minorHAnsi" w:cstheme="minorHAnsi"/>
                <w:sz w:val="20"/>
                <w:szCs w:val="20"/>
              </w:rPr>
              <w:t xml:space="preserve"> </w:t>
            </w:r>
            <w:r w:rsidR="009C4B10">
              <w:rPr>
                <w:rFonts w:asciiTheme="minorHAnsi" w:eastAsia="Times New Roman" w:hAnsiTheme="minorHAnsi" w:cstheme="minorHAnsi"/>
                <w:sz w:val="20"/>
                <w:szCs w:val="20"/>
              </w:rPr>
              <w:t xml:space="preserve">systems </w:t>
            </w:r>
            <w:r w:rsidRPr="00327949">
              <w:rPr>
                <w:rFonts w:asciiTheme="minorHAnsi" w:hAnsiTheme="minorHAnsi" w:cstheme="minorHAnsi"/>
                <w:sz w:val="18"/>
                <w:szCs w:val="18"/>
              </w:rPr>
              <w:t>that were specified on the registered CF1R compliance document for this project.</w:t>
            </w:r>
          </w:p>
          <w:p w14:paraId="2644B5A4" w14:textId="61784298" w:rsidR="009D7A13" w:rsidRPr="00327949" w:rsidRDefault="009D7A13" w:rsidP="00F5274C">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D30288">
              <w:t xml:space="preserve"> </w:t>
            </w:r>
            <w:r w:rsidR="00D30288" w:rsidRPr="00D30288">
              <w:rPr>
                <w:rFonts w:asciiTheme="minorHAnsi" w:hAnsiTheme="minorHAnsi" w:cstheme="minorHAnsi"/>
                <w:sz w:val="18"/>
                <w:szCs w:val="18"/>
              </w:rPr>
              <w:t xml:space="preserve">if CF1R do not have any non-HPWH systems, then display the "section does not apply" message; else </w:t>
            </w:r>
            <w:r w:rsidRPr="00327949">
              <w:rPr>
                <w:rFonts w:asciiTheme="minorHAnsi" w:hAnsiTheme="minorHAnsi" w:cstheme="minorHAnsi"/>
                <w:sz w:val="18"/>
                <w:szCs w:val="18"/>
              </w:rPr>
              <w:t>require one row of data for each</w:t>
            </w:r>
            <w:r w:rsidR="00834840">
              <w:t xml:space="preserve"> </w:t>
            </w:r>
            <w:r w:rsidR="00834840" w:rsidRPr="00834840">
              <w:rPr>
                <w:rFonts w:asciiTheme="minorHAnsi" w:hAnsiTheme="minorHAnsi" w:cstheme="minorHAnsi"/>
                <w:sz w:val="18"/>
                <w:szCs w:val="18"/>
              </w:rPr>
              <w:t xml:space="preserve">non-HPWH </w:t>
            </w:r>
            <w:r w:rsidRPr="00327949">
              <w:rPr>
                <w:rFonts w:asciiTheme="minorHAnsi" w:hAnsiTheme="minorHAnsi" w:cstheme="minorHAnsi"/>
                <w:sz w:val="18"/>
                <w:szCs w:val="18"/>
              </w:rPr>
              <w:t>Water Heating System name identified on the CF1R report&gt;&gt;</w:t>
            </w:r>
          </w:p>
        </w:tc>
      </w:tr>
      <w:tr w:rsidR="0008150E" w:rsidRPr="00327949" w14:paraId="6AAB97F6" w14:textId="34F9147E" w:rsidTr="0008150E">
        <w:trPr>
          <w:cantSplit/>
          <w:trHeight w:val="273"/>
        </w:trPr>
        <w:tc>
          <w:tcPr>
            <w:tcW w:w="450" w:type="pct"/>
            <w:tcBorders>
              <w:top w:val="single" w:sz="4" w:space="0" w:color="auto"/>
              <w:left w:val="single" w:sz="4" w:space="0" w:color="auto"/>
              <w:bottom w:val="single" w:sz="4" w:space="0" w:color="auto"/>
              <w:right w:val="single" w:sz="4" w:space="0" w:color="auto"/>
            </w:tcBorders>
          </w:tcPr>
          <w:p w14:paraId="57D8C094" w14:textId="4E0B964E" w:rsidR="0008150E" w:rsidRPr="00327949" w:rsidRDefault="0008150E" w:rsidP="009D7A13">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0" w:type="pct"/>
            <w:tcBorders>
              <w:top w:val="single" w:sz="4" w:space="0" w:color="auto"/>
              <w:left w:val="single" w:sz="4" w:space="0" w:color="auto"/>
              <w:bottom w:val="single" w:sz="4" w:space="0" w:color="auto"/>
              <w:right w:val="single" w:sz="4" w:space="0" w:color="auto"/>
            </w:tcBorders>
            <w:vAlign w:val="bottom"/>
          </w:tcPr>
          <w:p w14:paraId="7C9B00BA" w14:textId="5381922A"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4" w:type="pct"/>
            <w:tcBorders>
              <w:top w:val="single" w:sz="4" w:space="0" w:color="auto"/>
              <w:left w:val="single" w:sz="4" w:space="0" w:color="auto"/>
              <w:bottom w:val="single" w:sz="4" w:space="0" w:color="auto"/>
              <w:right w:val="single" w:sz="4" w:space="0" w:color="auto"/>
            </w:tcBorders>
            <w:vAlign w:val="bottom"/>
          </w:tcPr>
          <w:p w14:paraId="6177EA1C" w14:textId="2CD12D3A"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4" w:type="pct"/>
            <w:tcBorders>
              <w:top w:val="single" w:sz="4" w:space="0" w:color="auto"/>
              <w:left w:val="single" w:sz="4" w:space="0" w:color="auto"/>
              <w:bottom w:val="single" w:sz="4" w:space="0" w:color="auto"/>
              <w:right w:val="single" w:sz="4" w:space="0" w:color="auto"/>
            </w:tcBorders>
            <w:vAlign w:val="bottom"/>
          </w:tcPr>
          <w:p w14:paraId="505D2ED4" w14:textId="6FC0C6FC"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37" w:type="pct"/>
            <w:tcBorders>
              <w:top w:val="single" w:sz="4" w:space="0" w:color="auto"/>
              <w:left w:val="single" w:sz="4" w:space="0" w:color="auto"/>
              <w:bottom w:val="single" w:sz="4" w:space="0" w:color="auto"/>
              <w:right w:val="single" w:sz="4" w:space="0" w:color="auto"/>
            </w:tcBorders>
            <w:vAlign w:val="bottom"/>
          </w:tcPr>
          <w:p w14:paraId="21DA621E" w14:textId="519EA53C" w:rsidR="0008150E" w:rsidRPr="00327949" w:rsidRDefault="0008150E" w:rsidP="009D7A13">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23" w:type="pct"/>
            <w:tcBorders>
              <w:top w:val="single" w:sz="4" w:space="0" w:color="auto"/>
              <w:left w:val="single" w:sz="4" w:space="0" w:color="auto"/>
              <w:bottom w:val="single" w:sz="4" w:space="0" w:color="auto"/>
              <w:right w:val="single" w:sz="4" w:space="0" w:color="auto"/>
            </w:tcBorders>
            <w:vAlign w:val="bottom"/>
          </w:tcPr>
          <w:p w14:paraId="6FFB1278" w14:textId="4E35DA05" w:rsidR="0008150E" w:rsidRPr="00327949" w:rsidRDefault="0008150E" w:rsidP="009D7A13">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363" w:type="pct"/>
            <w:tcBorders>
              <w:top w:val="single" w:sz="4" w:space="0" w:color="auto"/>
              <w:left w:val="single" w:sz="4" w:space="0" w:color="auto"/>
              <w:bottom w:val="single" w:sz="4" w:space="0" w:color="auto"/>
              <w:right w:val="single" w:sz="4" w:space="0" w:color="auto"/>
            </w:tcBorders>
            <w:vAlign w:val="bottom"/>
          </w:tcPr>
          <w:p w14:paraId="0E006FC5" w14:textId="02F9C8E3" w:rsidR="0008150E" w:rsidRPr="00327949" w:rsidRDefault="0008150E" w:rsidP="009D7A13">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63" w:type="pct"/>
            <w:tcBorders>
              <w:top w:val="single" w:sz="4" w:space="0" w:color="auto"/>
              <w:left w:val="single" w:sz="4" w:space="0" w:color="auto"/>
              <w:bottom w:val="single" w:sz="4" w:space="0" w:color="auto"/>
              <w:right w:val="single" w:sz="4" w:space="0" w:color="auto"/>
            </w:tcBorders>
            <w:vAlign w:val="bottom"/>
          </w:tcPr>
          <w:p w14:paraId="41CC9AE1" w14:textId="439C627D" w:rsidR="0008150E" w:rsidRPr="00327949" w:rsidRDefault="0008150E" w:rsidP="009D7A13">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24" w:type="pct"/>
            <w:tcBorders>
              <w:top w:val="single" w:sz="4" w:space="0" w:color="auto"/>
              <w:left w:val="single" w:sz="4" w:space="0" w:color="auto"/>
              <w:bottom w:val="single" w:sz="4" w:space="0" w:color="auto"/>
              <w:right w:val="single" w:sz="4" w:space="0" w:color="auto"/>
            </w:tcBorders>
            <w:vAlign w:val="bottom"/>
          </w:tcPr>
          <w:p w14:paraId="615E7A0F" w14:textId="4D99F562" w:rsidR="0008150E" w:rsidRPr="00327949" w:rsidRDefault="0008150E"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3" w:type="pct"/>
            <w:tcBorders>
              <w:top w:val="single" w:sz="4" w:space="0" w:color="auto"/>
              <w:left w:val="single" w:sz="4" w:space="0" w:color="auto"/>
              <w:bottom w:val="single" w:sz="4" w:space="0" w:color="auto"/>
              <w:right w:val="single" w:sz="4" w:space="0" w:color="auto"/>
            </w:tcBorders>
            <w:vAlign w:val="bottom"/>
          </w:tcPr>
          <w:p w14:paraId="007D86DE" w14:textId="26678280"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970" w:type="pct"/>
            <w:gridSpan w:val="3"/>
            <w:tcBorders>
              <w:top w:val="single" w:sz="4" w:space="0" w:color="auto"/>
              <w:left w:val="single" w:sz="4" w:space="0" w:color="auto"/>
              <w:bottom w:val="single" w:sz="4" w:space="0" w:color="auto"/>
              <w:right w:val="single" w:sz="4" w:space="0" w:color="auto"/>
            </w:tcBorders>
            <w:vAlign w:val="bottom"/>
          </w:tcPr>
          <w:p w14:paraId="3F59022C" w14:textId="73DE47BB" w:rsidR="0008150E" w:rsidRDefault="0008150E"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08150E" w:rsidRPr="00327949" w14:paraId="716A8C8E" w14:textId="1268DFB8" w:rsidTr="0008150E">
        <w:trPr>
          <w:cantSplit/>
          <w:trHeight w:val="284"/>
        </w:trPr>
        <w:tc>
          <w:tcPr>
            <w:tcW w:w="450" w:type="pct"/>
            <w:tcBorders>
              <w:top w:val="single" w:sz="4" w:space="0" w:color="auto"/>
              <w:left w:val="single" w:sz="4" w:space="0" w:color="auto"/>
              <w:bottom w:val="single" w:sz="4" w:space="0" w:color="auto"/>
              <w:right w:val="single" w:sz="4" w:space="0" w:color="auto"/>
            </w:tcBorders>
            <w:vAlign w:val="bottom"/>
          </w:tcPr>
          <w:p w14:paraId="691E33BF" w14:textId="2D92118B" w:rsidR="0008150E" w:rsidRPr="00327949" w:rsidRDefault="0008150E" w:rsidP="009D7A13">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53F1A3BD" w14:textId="3160C97B"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4" w:type="pct"/>
            <w:tcBorders>
              <w:top w:val="single" w:sz="4" w:space="0" w:color="auto"/>
              <w:left w:val="single" w:sz="4" w:space="0" w:color="auto"/>
              <w:bottom w:val="single" w:sz="4" w:space="0" w:color="auto"/>
              <w:right w:val="single" w:sz="4" w:space="0" w:color="auto"/>
            </w:tcBorders>
            <w:vAlign w:val="bottom"/>
          </w:tcPr>
          <w:p w14:paraId="78237A20" w14:textId="77777777"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4" w:type="pct"/>
            <w:tcBorders>
              <w:top w:val="single" w:sz="4" w:space="0" w:color="auto"/>
              <w:left w:val="single" w:sz="4" w:space="0" w:color="auto"/>
              <w:bottom w:val="single" w:sz="4" w:space="0" w:color="auto"/>
              <w:right w:val="single" w:sz="4" w:space="0" w:color="auto"/>
            </w:tcBorders>
            <w:vAlign w:val="bottom"/>
          </w:tcPr>
          <w:p w14:paraId="0411101F" w14:textId="77777777"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37" w:type="pct"/>
            <w:tcBorders>
              <w:top w:val="single" w:sz="4" w:space="0" w:color="auto"/>
              <w:left w:val="single" w:sz="4" w:space="0" w:color="auto"/>
              <w:bottom w:val="single" w:sz="4" w:space="0" w:color="auto"/>
              <w:right w:val="single" w:sz="4" w:space="0" w:color="auto"/>
            </w:tcBorders>
            <w:vAlign w:val="bottom"/>
          </w:tcPr>
          <w:p w14:paraId="1DA4175B" w14:textId="7668279F"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323" w:type="pct"/>
            <w:tcBorders>
              <w:top w:val="single" w:sz="4" w:space="0" w:color="auto"/>
              <w:left w:val="single" w:sz="4" w:space="0" w:color="auto"/>
              <w:bottom w:val="single" w:sz="4" w:space="0" w:color="auto"/>
              <w:right w:val="single" w:sz="4" w:space="0" w:color="auto"/>
            </w:tcBorders>
            <w:vAlign w:val="bottom"/>
          </w:tcPr>
          <w:p w14:paraId="1CD40041" w14:textId="77777777"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363" w:type="pct"/>
            <w:tcBorders>
              <w:top w:val="single" w:sz="4" w:space="0" w:color="auto"/>
              <w:left w:val="single" w:sz="4" w:space="0" w:color="auto"/>
              <w:bottom w:val="single" w:sz="4" w:space="0" w:color="auto"/>
              <w:right w:val="single" w:sz="4" w:space="0" w:color="auto"/>
            </w:tcBorders>
            <w:vAlign w:val="bottom"/>
          </w:tcPr>
          <w:p w14:paraId="0C1A6E65" w14:textId="77777777"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63" w:type="pct"/>
            <w:tcBorders>
              <w:top w:val="single" w:sz="4" w:space="0" w:color="auto"/>
              <w:left w:val="single" w:sz="4" w:space="0" w:color="auto"/>
              <w:bottom w:val="single" w:sz="4" w:space="0" w:color="auto"/>
              <w:right w:val="single" w:sz="4" w:space="0" w:color="auto"/>
            </w:tcBorders>
            <w:vAlign w:val="bottom"/>
          </w:tcPr>
          <w:p w14:paraId="6D09D5AE" w14:textId="77777777"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24" w:type="pct"/>
            <w:tcBorders>
              <w:top w:val="single" w:sz="4" w:space="0" w:color="auto"/>
              <w:left w:val="single" w:sz="4" w:space="0" w:color="auto"/>
              <w:bottom w:val="single" w:sz="4" w:space="0" w:color="auto"/>
              <w:right w:val="single" w:sz="4" w:space="0" w:color="auto"/>
            </w:tcBorders>
            <w:vAlign w:val="bottom"/>
          </w:tcPr>
          <w:p w14:paraId="2D576EDF" w14:textId="59EF22E2"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3" w:type="pct"/>
            <w:tcBorders>
              <w:top w:val="single" w:sz="4" w:space="0" w:color="auto"/>
              <w:left w:val="single" w:sz="4" w:space="0" w:color="auto"/>
              <w:bottom w:val="single" w:sz="4" w:space="0" w:color="auto"/>
              <w:right w:val="single" w:sz="4" w:space="0" w:color="auto"/>
            </w:tcBorders>
            <w:vAlign w:val="bottom"/>
          </w:tcPr>
          <w:p w14:paraId="0D2F7A11" w14:textId="6764288B" w:rsidR="0008150E" w:rsidRPr="00327949" w:rsidRDefault="0008150E"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970" w:type="pct"/>
            <w:gridSpan w:val="3"/>
            <w:tcBorders>
              <w:top w:val="single" w:sz="4" w:space="0" w:color="auto"/>
              <w:left w:val="single" w:sz="4" w:space="0" w:color="auto"/>
              <w:bottom w:val="single" w:sz="4" w:space="0" w:color="auto"/>
              <w:right w:val="single" w:sz="4" w:space="0" w:color="auto"/>
            </w:tcBorders>
            <w:vAlign w:val="bottom"/>
          </w:tcPr>
          <w:p w14:paraId="73F1F5F6" w14:textId="3172C1DA" w:rsidR="0008150E" w:rsidRDefault="0008150E"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08150E" w:rsidRPr="00327949" w14:paraId="401E94FA" w14:textId="36ED2B62" w:rsidTr="0008150E">
        <w:trPr>
          <w:cantSplit/>
          <w:trHeight w:val="243"/>
        </w:trPr>
        <w:tc>
          <w:tcPr>
            <w:tcW w:w="450" w:type="pct"/>
            <w:tcBorders>
              <w:top w:val="single" w:sz="4" w:space="0" w:color="auto"/>
              <w:left w:val="single" w:sz="4" w:space="0" w:color="auto"/>
              <w:bottom w:val="single" w:sz="4" w:space="0" w:color="auto"/>
              <w:right w:val="single" w:sz="4" w:space="0" w:color="auto"/>
            </w:tcBorders>
          </w:tcPr>
          <w:p w14:paraId="04370EB3" w14:textId="57B7C7DA" w:rsidR="0008150E" w:rsidRPr="00A05A69" w:rsidRDefault="0008150E" w:rsidP="009D7A13">
            <w:pPr>
              <w:spacing w:after="0" w:line="240" w:lineRule="auto"/>
              <w:rPr>
                <w:rFonts w:asciiTheme="minorHAnsi" w:eastAsia="Times New Roman" w:hAnsiTheme="minorHAnsi" w:cstheme="minorHAnsi"/>
                <w:sz w:val="14"/>
                <w:szCs w:val="16"/>
              </w:rPr>
            </w:pPr>
            <w:r>
              <w:rPr>
                <w:rFonts w:asciiTheme="minorHAnsi" w:eastAsia="Times New Roman" w:hAnsiTheme="minorHAnsi" w:cstheme="minorHAnsi"/>
                <w:sz w:val="16"/>
                <w:szCs w:val="20"/>
              </w:rPr>
              <w:t xml:space="preserve">&lt;&lt;reference value from CF1R; if Single Family, then value = Single Family&gt;&gt; </w:t>
            </w:r>
          </w:p>
        </w:tc>
        <w:tc>
          <w:tcPr>
            <w:tcW w:w="360" w:type="pct"/>
            <w:tcBorders>
              <w:top w:val="single" w:sz="4" w:space="0" w:color="auto"/>
              <w:left w:val="single" w:sz="4" w:space="0" w:color="auto"/>
              <w:bottom w:val="single" w:sz="4" w:space="0" w:color="auto"/>
              <w:right w:val="single" w:sz="4" w:space="0" w:color="auto"/>
            </w:tcBorders>
          </w:tcPr>
          <w:p w14:paraId="1F9F0E23" w14:textId="46B40BD7" w:rsidR="0008150E" w:rsidRPr="00A05A69" w:rsidRDefault="0008150E"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 (see rule in header)&gt;&gt;</w:t>
            </w:r>
          </w:p>
        </w:tc>
        <w:tc>
          <w:tcPr>
            <w:tcW w:w="404" w:type="pct"/>
            <w:tcBorders>
              <w:top w:val="single" w:sz="4" w:space="0" w:color="auto"/>
              <w:left w:val="single" w:sz="4" w:space="0" w:color="auto"/>
              <w:bottom w:val="single" w:sz="4" w:space="0" w:color="auto"/>
              <w:right w:val="single" w:sz="4" w:space="0" w:color="auto"/>
            </w:tcBorders>
          </w:tcPr>
          <w:p w14:paraId="5406B233"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1FEF36D4"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allowed values=</w:t>
            </w:r>
          </w:p>
          <w:p w14:paraId="371736DC" w14:textId="77777777" w:rsidR="0008150E" w:rsidRPr="00A05A69" w:rsidRDefault="0008150E" w:rsidP="009D7A13">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DHW, </w:t>
            </w:r>
          </w:p>
          <w:p w14:paraId="711495C9" w14:textId="10A07994" w:rsidR="0008150E" w:rsidRPr="00A05A69" w:rsidRDefault="0008150E"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Combined Hydronic, Hydronic&gt;&gt;</w:t>
            </w:r>
          </w:p>
        </w:tc>
        <w:tc>
          <w:tcPr>
            <w:tcW w:w="404" w:type="pct"/>
            <w:tcBorders>
              <w:top w:val="single" w:sz="4" w:space="0" w:color="auto"/>
              <w:left w:val="single" w:sz="4" w:space="0" w:color="auto"/>
              <w:bottom w:val="single" w:sz="4" w:space="0" w:color="auto"/>
              <w:right w:val="single" w:sz="4" w:space="0" w:color="auto"/>
            </w:tcBorders>
          </w:tcPr>
          <w:p w14:paraId="515B2A78" w14:textId="3BDD1230" w:rsidR="0008150E" w:rsidRPr="00A05A69" w:rsidRDefault="0008150E"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31791D21"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Allowed values =</w:t>
            </w:r>
          </w:p>
          <w:p w14:paraId="13D2647B" w14:textId="0E5F452C" w:rsidR="0008150E" w:rsidRPr="00A05A69" w:rsidRDefault="0008150E"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Boiler, Indirect, Consumer Instantaneous, Commercial Instantaneous, Consumer Storage, Commercial Storage, Residential-Duty Commercial Storage, or Residential-Duty Commercial Instantaneous &gt;&gt;</w:t>
            </w:r>
          </w:p>
        </w:tc>
        <w:tc>
          <w:tcPr>
            <w:tcW w:w="437" w:type="pct"/>
            <w:tcBorders>
              <w:top w:val="single" w:sz="4" w:space="0" w:color="auto"/>
              <w:left w:val="single" w:sz="4" w:space="0" w:color="auto"/>
              <w:bottom w:val="single" w:sz="4" w:space="0" w:color="auto"/>
              <w:right w:val="single" w:sz="4" w:space="0" w:color="auto"/>
            </w:tcBorders>
          </w:tcPr>
          <w:p w14:paraId="0965884C" w14:textId="5D4EECC0" w:rsidR="0008150E" w:rsidRPr="00A05A69" w:rsidRDefault="0008150E"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CF1R&gt;&gt;</w:t>
            </w:r>
          </w:p>
        </w:tc>
        <w:tc>
          <w:tcPr>
            <w:tcW w:w="323" w:type="pct"/>
            <w:tcBorders>
              <w:top w:val="single" w:sz="4" w:space="0" w:color="auto"/>
              <w:left w:val="single" w:sz="4" w:space="0" w:color="auto"/>
              <w:bottom w:val="single" w:sz="4" w:space="0" w:color="auto"/>
              <w:right w:val="single" w:sz="4" w:space="0" w:color="auto"/>
            </w:tcBorders>
          </w:tcPr>
          <w:p w14:paraId="52E1B19B" w14:textId="4240721A" w:rsidR="0008150E" w:rsidRPr="00A05A69" w:rsidRDefault="0008150E"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  Allowed values are Heat Pump, Electric Resistance, Natural Gas, or Propane</w:t>
            </w:r>
            <w:r w:rsidRPr="00A05A69" w:rsidDel="00366412">
              <w:rPr>
                <w:rFonts w:asciiTheme="minorHAnsi" w:eastAsia="Times New Roman" w:hAnsiTheme="minorHAnsi" w:cstheme="minorHAnsi"/>
                <w:sz w:val="14"/>
                <w:szCs w:val="16"/>
              </w:rPr>
              <w:t xml:space="preserve"> </w:t>
            </w:r>
            <w:r w:rsidRPr="00A05A69">
              <w:rPr>
                <w:rFonts w:asciiTheme="minorHAnsi" w:eastAsia="Times New Roman" w:hAnsiTheme="minorHAnsi" w:cstheme="minorHAnsi"/>
                <w:sz w:val="14"/>
                <w:szCs w:val="16"/>
              </w:rPr>
              <w:t>&gt;&gt;</w:t>
            </w:r>
          </w:p>
        </w:tc>
        <w:tc>
          <w:tcPr>
            <w:tcW w:w="363" w:type="pct"/>
            <w:tcBorders>
              <w:top w:val="single" w:sz="4" w:space="0" w:color="auto"/>
              <w:left w:val="single" w:sz="4" w:space="0" w:color="auto"/>
              <w:bottom w:val="single" w:sz="4" w:space="0" w:color="auto"/>
              <w:right w:val="single" w:sz="4" w:space="0" w:color="auto"/>
            </w:tcBorders>
          </w:tcPr>
          <w:p w14:paraId="72901F45" w14:textId="447CD430" w:rsidR="0008150E" w:rsidRPr="00A05A69" w:rsidRDefault="0008150E"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&lt;&lt;If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Heat Pump, then </w:t>
            </w:r>
            <w:r>
              <w:rPr>
                <w:rFonts w:asciiTheme="minorHAnsi" w:eastAsia="Times New Roman" w:hAnsiTheme="minorHAnsi" w:cstheme="minorHAnsi"/>
                <w:sz w:val="14"/>
                <w:szCs w:val="16"/>
              </w:rPr>
              <w:t xml:space="preserve">value </w:t>
            </w:r>
            <w:r w:rsidRPr="00A05A69">
              <w:rPr>
                <w:rFonts w:asciiTheme="minorHAnsi" w:eastAsia="Times New Roman" w:hAnsiTheme="minorHAnsi" w:cstheme="minorHAnsi"/>
                <w:sz w:val="14"/>
                <w:szCs w:val="16"/>
              </w:rPr>
              <w:t xml:space="preserve"> = NA;</w:t>
            </w:r>
          </w:p>
          <w:p w14:paraId="1E0C7CD3"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Else reference values from CF1R.  Allowed values:</w:t>
            </w:r>
          </w:p>
          <w:p w14:paraId="3C99B452" w14:textId="03E50265" w:rsidR="0008150E" w:rsidRPr="00A05A69" w:rsidRDefault="0008150E"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If Fuel Type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Natural Gas, Propane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Btu/Hr.  Else if Fuel Type = Electric Resistance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kW &gt;&gt;</w:t>
            </w:r>
          </w:p>
        </w:tc>
        <w:tc>
          <w:tcPr>
            <w:tcW w:w="363" w:type="pct"/>
            <w:tcBorders>
              <w:top w:val="single" w:sz="4" w:space="0" w:color="auto"/>
              <w:left w:val="single" w:sz="4" w:space="0" w:color="auto"/>
              <w:bottom w:val="single" w:sz="4" w:space="0" w:color="auto"/>
              <w:right w:val="single" w:sz="4" w:space="0" w:color="auto"/>
            </w:tcBorders>
          </w:tcPr>
          <w:p w14:paraId="43D1C0C9" w14:textId="03997EB6" w:rsidR="0008150E" w:rsidRPr="00A05A69" w:rsidRDefault="0008150E"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&lt;&lt;if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Heat Pump, then result = NA; </w:t>
            </w:r>
          </w:p>
          <w:p w14:paraId="090AFD2A" w14:textId="797967D9" w:rsidR="0008150E" w:rsidRPr="00A05A69" w:rsidRDefault="0008150E" w:rsidP="009D7A13">
            <w:pPr>
              <w:spacing w:after="0" w:line="240" w:lineRule="auto"/>
              <w:rPr>
                <w:rFonts w:asciiTheme="minorHAnsi" w:hAnsiTheme="minorHAnsi" w:cstheme="minorHAnsi"/>
                <w:sz w:val="14"/>
                <w:szCs w:val="16"/>
              </w:rPr>
            </w:pPr>
            <w:r w:rsidRPr="00E611DC">
              <w:rPr>
                <w:rFonts w:asciiTheme="minorHAnsi" w:eastAsia="Times New Roman" w:hAnsiTheme="minorHAnsi" w:cstheme="minorHAnsi"/>
                <w:sz w:val="14"/>
                <w:szCs w:val="16"/>
              </w:rPr>
              <w:t>If performance, reference values from CF1R-PRF; Elseif Prescriptive, then value = NA</w:t>
            </w:r>
            <w:r w:rsidRPr="00E611DC" w:rsidDel="00E611DC">
              <w:rPr>
                <w:rFonts w:asciiTheme="minorHAnsi" w:eastAsia="Times New Roman" w:hAnsiTheme="minorHAnsi" w:cstheme="minorHAnsi"/>
                <w:sz w:val="14"/>
                <w:szCs w:val="16"/>
              </w:rPr>
              <w:t xml:space="preserve"> </w:t>
            </w:r>
            <w:r w:rsidRPr="00A05A69">
              <w:rPr>
                <w:rFonts w:asciiTheme="minorHAnsi" w:eastAsia="Times New Roman" w:hAnsiTheme="minorHAnsi" w:cstheme="minorHAnsi"/>
                <w:sz w:val="14"/>
                <w:szCs w:val="16"/>
              </w:rPr>
              <w:t xml:space="preserve"> &gt;</w:t>
            </w:r>
          </w:p>
        </w:tc>
        <w:tc>
          <w:tcPr>
            <w:tcW w:w="524" w:type="pct"/>
            <w:tcBorders>
              <w:top w:val="single" w:sz="4" w:space="0" w:color="auto"/>
              <w:left w:val="single" w:sz="4" w:space="0" w:color="auto"/>
              <w:bottom w:val="single" w:sz="4" w:space="0" w:color="auto"/>
              <w:right w:val="single" w:sz="4" w:space="0" w:color="auto"/>
            </w:tcBorders>
          </w:tcPr>
          <w:p w14:paraId="4B1E8DA8"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6E2D48C9"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If performance and</w:t>
            </w:r>
          </w:p>
          <w:p w14:paraId="5A4E304B" w14:textId="329ED16D"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A0</w:t>
            </w:r>
            <w:r>
              <w:rPr>
                <w:rFonts w:asciiTheme="minorHAnsi" w:eastAsia="Times New Roman" w:hAnsiTheme="minorHAnsi" w:cstheme="minorHAnsi"/>
                <w:sz w:val="14"/>
                <w:szCs w:val="16"/>
              </w:rPr>
              <w:t>9</w:t>
            </w:r>
            <w:r w:rsidRPr="00A05A69">
              <w:rPr>
                <w:rFonts w:asciiTheme="minorHAnsi" w:eastAsia="Times New Roman" w:hAnsiTheme="minorHAnsi" w:cstheme="minorHAnsi"/>
                <w:sz w:val="14"/>
                <w:szCs w:val="16"/>
              </w:rPr>
              <w:t xml:space="preserve"> = NA then allowed values are</w:t>
            </w:r>
          </w:p>
          <w:p w14:paraId="783EDAF4"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*Standard Distribution System</w:t>
            </w:r>
          </w:p>
          <w:p w14:paraId="4B8F4499"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Point of Use</w:t>
            </w:r>
          </w:p>
          <w:p w14:paraId="1BD24A59"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Parallel Piping </w:t>
            </w:r>
          </w:p>
          <w:p w14:paraId="21D47D6E"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*Recirculation System Non-Demand Control</w:t>
            </w:r>
          </w:p>
          <w:p w14:paraId="00C4A4D7"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Demand Recirculation Manual Control </w:t>
            </w:r>
          </w:p>
          <w:p w14:paraId="49D7BCE7" w14:textId="77777777"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Demand Recirculation Sensor Control </w:t>
            </w:r>
          </w:p>
          <w:p w14:paraId="73FF48D5" w14:textId="2A1FF117" w:rsidR="0008150E" w:rsidRDefault="0008150E"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651B5B">
              <w:rPr>
                <w:rFonts w:eastAsia="Times New Roman"/>
                <w:sz w:val="14"/>
                <w:szCs w:val="14"/>
              </w:rPr>
              <w:t xml:space="preserve">HERS-Verified Pipe Insulation </w:t>
            </w:r>
            <w:r>
              <w:rPr>
                <w:rFonts w:eastAsia="Times New Roman"/>
                <w:sz w:val="14"/>
                <w:szCs w:val="14"/>
              </w:rPr>
              <w:t>Credit</w:t>
            </w:r>
          </w:p>
          <w:p w14:paraId="65FCEEC2" w14:textId="77777777" w:rsidR="0008150E" w:rsidRDefault="0008150E"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0B9FDFD5" w14:textId="77777777" w:rsidR="0008150E" w:rsidRDefault="0008150E"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222889EF" w14:textId="45BC8579" w:rsidR="0008150E" w:rsidRDefault="0008150E"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HERS-Verified Demand Recirculation Sensor Control</w:t>
            </w:r>
            <w:r>
              <w:rPr>
                <w:rFonts w:eastAsia="Times New Roman"/>
                <w:sz w:val="14"/>
                <w:szCs w:val="14"/>
              </w:rPr>
              <w:t>;</w:t>
            </w:r>
            <w:r w:rsidRPr="00651B5B">
              <w:rPr>
                <w:rFonts w:eastAsia="Times New Roman"/>
                <w:sz w:val="14"/>
                <w:szCs w:val="14"/>
              </w:rPr>
              <w:t xml:space="preserve"> </w:t>
            </w:r>
          </w:p>
          <w:p w14:paraId="0D95305B" w14:textId="11D51D1D" w:rsidR="0008150E" w:rsidRPr="00A05A69"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El</w:t>
            </w:r>
            <w:r>
              <w:rPr>
                <w:rFonts w:asciiTheme="minorHAnsi" w:eastAsia="Times New Roman" w:hAnsiTheme="minorHAnsi" w:cstheme="minorHAnsi"/>
                <w:sz w:val="14"/>
                <w:szCs w:val="16"/>
              </w:rPr>
              <w:t>se if A09</w:t>
            </w:r>
            <w:r w:rsidRPr="00A05A69">
              <w:rPr>
                <w:rFonts w:asciiTheme="minorHAnsi" w:eastAsia="Times New Roman" w:hAnsiTheme="minorHAnsi" w:cstheme="minorHAnsi"/>
                <w:sz w:val="14"/>
                <w:szCs w:val="16"/>
              </w:rPr>
              <w:t xml:space="preserve"> ≠ NA then allowed values are</w:t>
            </w:r>
          </w:p>
          <w:p w14:paraId="61AC5787" w14:textId="7E1ED9CF" w:rsidR="0008150E" w:rsidRDefault="0008150E"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Standard Distribution System</w:t>
            </w:r>
          </w:p>
          <w:p w14:paraId="79D2D568" w14:textId="413477D0" w:rsidR="0008150E" w:rsidRPr="00E611DC" w:rsidRDefault="0008150E"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651B5B">
              <w:rPr>
                <w:rFonts w:eastAsia="Times New Roman"/>
                <w:sz w:val="14"/>
                <w:szCs w:val="14"/>
              </w:rPr>
              <w:t xml:space="preserve">HERS-Verified Pipe Insulation </w:t>
            </w:r>
            <w:r>
              <w:rPr>
                <w:rFonts w:eastAsia="Times New Roman"/>
                <w:sz w:val="14"/>
                <w:szCs w:val="14"/>
              </w:rPr>
              <w:t>Credit;</w:t>
            </w:r>
          </w:p>
          <w:p w14:paraId="69214E73" w14:textId="77777777" w:rsidR="0008150E" w:rsidRPr="00A05A69" w:rsidRDefault="0008150E" w:rsidP="009D7A13">
            <w:pPr>
              <w:spacing w:after="0" w:line="240" w:lineRule="auto"/>
              <w:rPr>
                <w:rFonts w:cstheme="minorHAnsi"/>
                <w:sz w:val="14"/>
                <w:szCs w:val="16"/>
              </w:rPr>
            </w:pPr>
            <w:r w:rsidRPr="00A05A69">
              <w:rPr>
                <w:rFonts w:cstheme="minorHAnsi"/>
                <w:sz w:val="14"/>
                <w:szCs w:val="16"/>
              </w:rPr>
              <w:t xml:space="preserve">Else if prescriptive,  </w:t>
            </w:r>
          </w:p>
          <w:p w14:paraId="3DCB8791" w14:textId="77777777" w:rsidR="0008150E" w:rsidRPr="00A05A69" w:rsidRDefault="0008150E" w:rsidP="009D7A13">
            <w:pPr>
              <w:spacing w:after="0" w:line="240" w:lineRule="auto"/>
              <w:rPr>
                <w:rFonts w:cstheme="minorHAnsi"/>
                <w:sz w:val="14"/>
                <w:szCs w:val="16"/>
              </w:rPr>
            </w:pPr>
            <w:r w:rsidRPr="00A05A69">
              <w:rPr>
                <w:rFonts w:cstheme="minorHAnsi"/>
                <w:sz w:val="14"/>
                <w:szCs w:val="16"/>
              </w:rPr>
              <w:t xml:space="preserve">Allowed values are </w:t>
            </w:r>
          </w:p>
          <w:p w14:paraId="1679FB26" w14:textId="7D0BDD26" w:rsidR="0008150E" w:rsidRDefault="0008150E" w:rsidP="009D7A13">
            <w:pPr>
              <w:spacing w:after="0" w:line="240" w:lineRule="auto"/>
              <w:rPr>
                <w:rFonts w:cstheme="minorHAnsi"/>
                <w:sz w:val="14"/>
                <w:szCs w:val="16"/>
              </w:rPr>
            </w:pPr>
            <w:r w:rsidRPr="00A05A69">
              <w:rPr>
                <w:rFonts w:cstheme="minorHAnsi"/>
                <w:sz w:val="14"/>
                <w:szCs w:val="16"/>
              </w:rPr>
              <w:t>*Standard Distribution System</w:t>
            </w:r>
          </w:p>
          <w:p w14:paraId="4B2FE487" w14:textId="0724A425" w:rsidR="0008150E" w:rsidRPr="00A05A69" w:rsidRDefault="0008150E" w:rsidP="009D7A13">
            <w:pPr>
              <w:spacing w:after="0" w:line="240" w:lineRule="auto"/>
              <w:rPr>
                <w:rFonts w:cstheme="minorHAnsi"/>
                <w:sz w:val="14"/>
                <w:szCs w:val="16"/>
              </w:rPr>
            </w:pPr>
            <w:r>
              <w:rPr>
                <w:rFonts w:cstheme="minorHAnsi"/>
                <w:sz w:val="14"/>
                <w:szCs w:val="16"/>
              </w:rPr>
              <w:t>*Demand Recirculation</w:t>
            </w:r>
          </w:p>
          <w:p w14:paraId="6E27E922" w14:textId="01CA40BC" w:rsidR="0008150E" w:rsidRPr="00A05A69" w:rsidRDefault="0008150E" w:rsidP="009D7A13">
            <w:pPr>
              <w:spacing w:after="0" w:line="240" w:lineRule="auto"/>
              <w:rPr>
                <w:rFonts w:asciiTheme="minorHAnsi" w:hAnsiTheme="minorHAnsi" w:cstheme="minorHAnsi"/>
                <w:sz w:val="14"/>
                <w:szCs w:val="16"/>
              </w:rPr>
            </w:pPr>
            <w:r w:rsidRPr="00A05A69">
              <w:rPr>
                <w:rFonts w:cstheme="minorHAnsi"/>
                <w:sz w:val="14"/>
                <w:szCs w:val="16"/>
              </w:rPr>
              <w:t>* Demand Recirculation Manual Control</w:t>
            </w:r>
            <w:r>
              <w:rPr>
                <w:rFonts w:cstheme="minorHAnsi"/>
                <w:sz w:val="14"/>
                <w:szCs w:val="16"/>
              </w:rPr>
              <w:t>&gt;&gt;</w:t>
            </w:r>
          </w:p>
        </w:tc>
        <w:tc>
          <w:tcPr>
            <w:tcW w:w="403" w:type="pct"/>
            <w:tcBorders>
              <w:top w:val="single" w:sz="4" w:space="0" w:color="auto"/>
              <w:left w:val="single" w:sz="4" w:space="0" w:color="auto"/>
              <w:bottom w:val="single" w:sz="4" w:space="0" w:color="auto"/>
              <w:right w:val="single" w:sz="4" w:space="0" w:color="auto"/>
            </w:tcBorders>
          </w:tcPr>
          <w:p w14:paraId="62123DF4" w14:textId="77777777" w:rsidR="0008150E" w:rsidRPr="009A7611" w:rsidRDefault="0008150E" w:rsidP="009A7611">
            <w:pPr>
              <w:spacing w:line="240" w:lineRule="auto"/>
              <w:rPr>
                <w:rFonts w:asciiTheme="minorHAnsi" w:hAnsiTheme="minorHAnsi" w:cstheme="minorHAnsi"/>
                <w:sz w:val="14"/>
                <w:szCs w:val="16"/>
              </w:rPr>
            </w:pPr>
            <w:r w:rsidRPr="00A05A69">
              <w:rPr>
                <w:rFonts w:asciiTheme="minorHAnsi" w:hAnsiTheme="minorHAnsi" w:cstheme="minorHAnsi"/>
                <w:sz w:val="14"/>
                <w:szCs w:val="16"/>
              </w:rPr>
              <w:t>&lt;&lt;</w:t>
            </w:r>
            <w:r w:rsidRPr="00A05A69" w:rsidDel="003D365F">
              <w:rPr>
                <w:rFonts w:asciiTheme="minorHAnsi" w:hAnsiTheme="minorHAnsi" w:cstheme="minorHAnsi"/>
                <w:sz w:val="14"/>
                <w:szCs w:val="16"/>
              </w:rPr>
              <w:t xml:space="preserve"> </w:t>
            </w:r>
            <w:r w:rsidRPr="009A7611">
              <w:rPr>
                <w:rFonts w:asciiTheme="minorHAnsi" w:hAnsiTheme="minorHAnsi" w:cstheme="minorHAnsi"/>
                <w:sz w:val="14"/>
                <w:szCs w:val="16"/>
              </w:rPr>
              <w:t>If parent CF1R = NCB-01, then if NCB-01 Field M09 = CompactHotWaterDistributionSystemHERS or CompactHotWaterDistributionSystemBasic or CompactDistributionDrainHeatRecoveryHERS then value is BasicType else NotCompact;</w:t>
            </w:r>
          </w:p>
          <w:p w14:paraId="70DF987F" w14:textId="77777777" w:rsidR="0008150E" w:rsidRPr="009A7611" w:rsidRDefault="0008150E" w:rsidP="009A7611">
            <w:pPr>
              <w:spacing w:after="0" w:line="240" w:lineRule="auto"/>
              <w:rPr>
                <w:rFonts w:asciiTheme="minorHAnsi" w:hAnsiTheme="minorHAnsi" w:cstheme="minorHAnsi"/>
                <w:sz w:val="14"/>
                <w:szCs w:val="16"/>
              </w:rPr>
            </w:pPr>
            <w:r w:rsidRPr="009A7611">
              <w:rPr>
                <w:rFonts w:asciiTheme="minorHAnsi" w:hAnsiTheme="minorHAnsi" w:cstheme="minorHAnsi"/>
                <w:sz w:val="14"/>
                <w:szCs w:val="16"/>
              </w:rPr>
              <w:t>Else if parent CF1R = ALT-01 or ADD-01, then value = NotCompact;</w:t>
            </w:r>
          </w:p>
          <w:p w14:paraId="4CEA3EB1" w14:textId="77777777" w:rsidR="0008150E" w:rsidRPr="009A7611" w:rsidRDefault="0008150E" w:rsidP="009A7611">
            <w:pPr>
              <w:spacing w:after="0" w:line="240" w:lineRule="auto"/>
              <w:rPr>
                <w:rFonts w:asciiTheme="minorHAnsi" w:hAnsiTheme="minorHAnsi" w:cstheme="minorHAnsi"/>
                <w:sz w:val="14"/>
                <w:szCs w:val="16"/>
              </w:rPr>
            </w:pPr>
            <w:r w:rsidRPr="009A7611">
              <w:rPr>
                <w:rFonts w:asciiTheme="minorHAnsi" w:hAnsiTheme="minorHAnsi" w:cstheme="minorHAnsi"/>
                <w:sz w:val="14"/>
                <w:szCs w:val="16"/>
              </w:rPr>
              <w:t>Else if information not available from PRF-01, allow user select. Allowed values are</w:t>
            </w:r>
          </w:p>
          <w:p w14:paraId="5173DE32" w14:textId="77777777" w:rsidR="0008150E" w:rsidRPr="009A7611" w:rsidRDefault="0008150E" w:rsidP="009A7611">
            <w:pPr>
              <w:spacing w:after="0" w:line="240" w:lineRule="auto"/>
              <w:rPr>
                <w:rFonts w:asciiTheme="minorHAnsi" w:hAnsiTheme="minorHAnsi" w:cstheme="minorHAnsi"/>
                <w:sz w:val="14"/>
                <w:szCs w:val="16"/>
              </w:rPr>
            </w:pPr>
            <w:r w:rsidRPr="009A7611">
              <w:rPr>
                <w:rFonts w:asciiTheme="minorHAnsi" w:hAnsiTheme="minorHAnsi" w:cstheme="minorHAnsi"/>
                <w:sz w:val="14"/>
                <w:szCs w:val="16"/>
              </w:rPr>
              <w:t>*Basic</w:t>
            </w:r>
          </w:p>
          <w:p w14:paraId="65201275" w14:textId="77777777" w:rsidR="0008150E" w:rsidRPr="009A7611" w:rsidRDefault="0008150E" w:rsidP="009A7611">
            <w:pPr>
              <w:spacing w:after="0" w:line="240" w:lineRule="auto"/>
              <w:rPr>
                <w:rFonts w:asciiTheme="minorHAnsi" w:hAnsiTheme="minorHAnsi" w:cstheme="minorHAnsi"/>
                <w:sz w:val="14"/>
                <w:szCs w:val="16"/>
              </w:rPr>
            </w:pPr>
            <w:r w:rsidRPr="009A7611">
              <w:rPr>
                <w:rFonts w:asciiTheme="minorHAnsi" w:hAnsiTheme="minorHAnsi" w:cstheme="minorHAnsi"/>
                <w:sz w:val="14"/>
                <w:szCs w:val="16"/>
              </w:rPr>
              <w:t>*Expanded</w:t>
            </w:r>
          </w:p>
          <w:p w14:paraId="1A70FABB" w14:textId="77777777" w:rsidR="0008150E" w:rsidRPr="009A7611" w:rsidRDefault="0008150E" w:rsidP="009A7611">
            <w:pPr>
              <w:spacing w:after="0" w:line="240" w:lineRule="auto"/>
              <w:rPr>
                <w:rFonts w:asciiTheme="minorHAnsi" w:hAnsiTheme="minorHAnsi" w:cstheme="minorHAnsi"/>
                <w:sz w:val="14"/>
                <w:szCs w:val="16"/>
              </w:rPr>
            </w:pPr>
            <w:r w:rsidRPr="009A7611">
              <w:rPr>
                <w:rFonts w:asciiTheme="minorHAnsi" w:hAnsiTheme="minorHAnsi" w:cstheme="minorHAnsi"/>
                <w:sz w:val="14"/>
                <w:szCs w:val="16"/>
              </w:rPr>
              <w:t>*NotCompact;</w:t>
            </w:r>
          </w:p>
          <w:p w14:paraId="7B4FA4CF" w14:textId="77777777" w:rsidR="0008150E" w:rsidRPr="009A7611" w:rsidRDefault="0008150E" w:rsidP="009A7611">
            <w:pPr>
              <w:spacing w:after="0" w:line="240" w:lineRule="auto"/>
              <w:rPr>
                <w:rFonts w:asciiTheme="minorHAnsi" w:hAnsiTheme="minorHAnsi" w:cstheme="minorHAnsi"/>
                <w:sz w:val="14"/>
                <w:szCs w:val="16"/>
              </w:rPr>
            </w:pPr>
            <w:r w:rsidRPr="009A7611">
              <w:rPr>
                <w:rFonts w:asciiTheme="minorHAnsi" w:hAnsiTheme="minorHAnsi" w:cstheme="minorHAnsi"/>
                <w:sz w:val="14"/>
                <w:szCs w:val="16"/>
              </w:rPr>
              <w:t>Else use value from PRF-01;</w:t>
            </w:r>
          </w:p>
          <w:p w14:paraId="6891E582" w14:textId="78F95CAA" w:rsidR="0008150E" w:rsidRPr="00A05A69" w:rsidRDefault="0008150E" w:rsidP="003D365F">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&gt;&gt;</w:t>
            </w:r>
          </w:p>
        </w:tc>
        <w:tc>
          <w:tcPr>
            <w:tcW w:w="970" w:type="pct"/>
            <w:gridSpan w:val="3"/>
            <w:tcBorders>
              <w:top w:val="single" w:sz="4" w:space="0" w:color="auto"/>
              <w:left w:val="single" w:sz="4" w:space="0" w:color="auto"/>
              <w:bottom w:val="single" w:sz="4" w:space="0" w:color="auto"/>
              <w:right w:val="single" w:sz="4" w:space="0" w:color="auto"/>
            </w:tcBorders>
          </w:tcPr>
          <w:p w14:paraId="380A58DB" w14:textId="77777777" w:rsidR="0008150E" w:rsidRPr="003D365F" w:rsidRDefault="0008150E" w:rsidP="003D365F">
            <w:pPr>
              <w:spacing w:line="240" w:lineRule="auto"/>
              <w:rPr>
                <w:rFonts w:asciiTheme="minorHAnsi" w:hAnsiTheme="minorHAnsi" w:cstheme="minorHAnsi"/>
                <w:sz w:val="14"/>
                <w:szCs w:val="16"/>
              </w:rPr>
            </w:pPr>
            <w:r w:rsidRPr="00A05A69">
              <w:rPr>
                <w:rFonts w:asciiTheme="minorHAnsi" w:hAnsiTheme="minorHAnsi" w:cstheme="minorHAnsi"/>
                <w:sz w:val="14"/>
                <w:szCs w:val="16"/>
              </w:rPr>
              <w:t>&lt;&lt;</w:t>
            </w:r>
            <w:r w:rsidRPr="003D365F">
              <w:rPr>
                <w:rFonts w:asciiTheme="minorHAnsi" w:hAnsiTheme="minorHAnsi" w:cstheme="minorHAnsi"/>
                <w:sz w:val="14"/>
                <w:szCs w:val="16"/>
              </w:rPr>
              <w:t>If parent CF1R = NCB-01, then if NCB-01 Field M09 = CompactDistriutionDrainHeatRecoveryHERS or DrainWaterHeatRecoveryHERS then value is DWHR else NoDWHR;</w:t>
            </w:r>
          </w:p>
          <w:p w14:paraId="7FFFAB30" w14:textId="77777777" w:rsidR="0008150E" w:rsidRPr="003D365F" w:rsidRDefault="0008150E" w:rsidP="003D365F">
            <w:pPr>
              <w:spacing w:after="0" w:line="240" w:lineRule="auto"/>
              <w:rPr>
                <w:rFonts w:asciiTheme="minorHAnsi" w:hAnsiTheme="minorHAnsi" w:cstheme="minorHAnsi"/>
                <w:sz w:val="14"/>
                <w:szCs w:val="16"/>
              </w:rPr>
            </w:pPr>
            <w:r w:rsidRPr="003D365F">
              <w:rPr>
                <w:rFonts w:asciiTheme="minorHAnsi" w:hAnsiTheme="minorHAnsi" w:cstheme="minorHAnsi"/>
                <w:sz w:val="14"/>
                <w:szCs w:val="16"/>
              </w:rPr>
              <w:t>Else if parent CF1R = ALT-01 or ADD-01, then value = NoDWHR;</w:t>
            </w:r>
          </w:p>
          <w:p w14:paraId="0E574448" w14:textId="77777777" w:rsidR="0008150E" w:rsidRPr="003D365F" w:rsidRDefault="0008150E" w:rsidP="003D365F">
            <w:pPr>
              <w:spacing w:after="0" w:line="240" w:lineRule="auto"/>
              <w:rPr>
                <w:rFonts w:asciiTheme="minorHAnsi" w:hAnsiTheme="minorHAnsi" w:cstheme="minorHAnsi"/>
                <w:sz w:val="14"/>
                <w:szCs w:val="16"/>
              </w:rPr>
            </w:pPr>
            <w:r w:rsidRPr="003D365F">
              <w:rPr>
                <w:rFonts w:asciiTheme="minorHAnsi" w:hAnsiTheme="minorHAnsi" w:cstheme="minorHAnsi"/>
                <w:sz w:val="14"/>
                <w:szCs w:val="16"/>
              </w:rPr>
              <w:t>Else if information not available from PRF-01, allow user select. Allowed values are</w:t>
            </w:r>
          </w:p>
          <w:p w14:paraId="44E32ABD" w14:textId="77777777" w:rsidR="0008150E" w:rsidRPr="003D365F" w:rsidRDefault="0008150E" w:rsidP="003D365F">
            <w:pPr>
              <w:spacing w:after="0" w:line="240" w:lineRule="auto"/>
              <w:rPr>
                <w:rFonts w:asciiTheme="minorHAnsi" w:hAnsiTheme="minorHAnsi" w:cstheme="minorHAnsi"/>
                <w:sz w:val="14"/>
                <w:szCs w:val="16"/>
              </w:rPr>
            </w:pPr>
            <w:r w:rsidRPr="003D365F">
              <w:rPr>
                <w:rFonts w:asciiTheme="minorHAnsi" w:hAnsiTheme="minorHAnsi" w:cstheme="minorHAnsi"/>
                <w:sz w:val="14"/>
                <w:szCs w:val="16"/>
              </w:rPr>
              <w:t>*DWHR</w:t>
            </w:r>
          </w:p>
          <w:p w14:paraId="59EB716C" w14:textId="77777777" w:rsidR="0008150E" w:rsidRPr="003D365F" w:rsidRDefault="0008150E" w:rsidP="003D365F">
            <w:pPr>
              <w:spacing w:after="0" w:line="240" w:lineRule="auto"/>
              <w:rPr>
                <w:rFonts w:asciiTheme="minorHAnsi" w:hAnsiTheme="minorHAnsi" w:cstheme="minorHAnsi"/>
                <w:sz w:val="14"/>
                <w:szCs w:val="16"/>
              </w:rPr>
            </w:pPr>
            <w:r w:rsidRPr="003D365F">
              <w:rPr>
                <w:rFonts w:asciiTheme="minorHAnsi" w:hAnsiTheme="minorHAnsi" w:cstheme="minorHAnsi"/>
                <w:sz w:val="14"/>
                <w:szCs w:val="16"/>
              </w:rPr>
              <w:t>*NoDWHR;</w:t>
            </w:r>
          </w:p>
          <w:p w14:paraId="386B1121" w14:textId="77777777" w:rsidR="0008150E" w:rsidRPr="003D365F" w:rsidRDefault="0008150E" w:rsidP="003D365F">
            <w:pPr>
              <w:spacing w:after="0" w:line="240" w:lineRule="auto"/>
              <w:rPr>
                <w:rFonts w:asciiTheme="minorHAnsi" w:hAnsiTheme="minorHAnsi" w:cstheme="minorHAnsi"/>
                <w:sz w:val="14"/>
                <w:szCs w:val="16"/>
              </w:rPr>
            </w:pPr>
            <w:r w:rsidRPr="003D365F">
              <w:rPr>
                <w:rFonts w:asciiTheme="minorHAnsi" w:hAnsiTheme="minorHAnsi" w:cstheme="minorHAnsi"/>
                <w:sz w:val="14"/>
                <w:szCs w:val="16"/>
              </w:rPr>
              <w:t>Else use value from PRF-01;</w:t>
            </w:r>
          </w:p>
          <w:p w14:paraId="5710F0F3" w14:textId="23322E77" w:rsidR="0008150E" w:rsidRPr="00A05A69" w:rsidRDefault="0008150E" w:rsidP="003D365F">
            <w:pPr>
              <w:spacing w:after="0" w:line="240" w:lineRule="auto"/>
              <w:rPr>
                <w:rFonts w:asciiTheme="minorHAnsi" w:hAnsiTheme="minorHAnsi" w:cstheme="minorHAnsi"/>
                <w:sz w:val="14"/>
                <w:szCs w:val="16"/>
              </w:rPr>
            </w:pPr>
            <w:r w:rsidRPr="00A05A69" w:rsidDel="003D365F">
              <w:rPr>
                <w:rFonts w:asciiTheme="minorHAnsi" w:hAnsiTheme="minorHAnsi" w:cstheme="minorHAnsi"/>
                <w:sz w:val="14"/>
                <w:szCs w:val="16"/>
              </w:rPr>
              <w:t xml:space="preserve"> </w:t>
            </w:r>
            <w:r w:rsidRPr="00A05A69">
              <w:rPr>
                <w:rFonts w:asciiTheme="minorHAnsi" w:hAnsiTheme="minorHAnsi" w:cstheme="minorHAnsi"/>
                <w:sz w:val="14"/>
                <w:szCs w:val="16"/>
              </w:rPr>
              <w:t>&gt;&gt;</w:t>
            </w:r>
          </w:p>
        </w:tc>
      </w:tr>
      <w:tr w:rsidR="00BA592A" w:rsidRPr="00327949" w14:paraId="4D845CF2" w14:textId="374F30F5" w:rsidTr="0008150E">
        <w:trPr>
          <w:cantSplit/>
          <w:trHeight w:val="274"/>
        </w:trPr>
        <w:tc>
          <w:tcPr>
            <w:tcW w:w="450" w:type="pct"/>
            <w:tcBorders>
              <w:top w:val="single" w:sz="4" w:space="0" w:color="auto"/>
              <w:left w:val="single" w:sz="4" w:space="0" w:color="auto"/>
              <w:bottom w:val="single" w:sz="4" w:space="0" w:color="auto"/>
              <w:right w:val="single" w:sz="4" w:space="0" w:color="auto"/>
            </w:tcBorders>
          </w:tcPr>
          <w:p w14:paraId="3EE11C2A"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3E0486B9" w14:textId="4F3BA977" w:rsidR="009D7A13" w:rsidRPr="00327949"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4EB12985"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7D92A3A3"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7D9C99A0"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7BBE813D"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7BFD7106"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44E5EF1C"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5670F393" w14:textId="0E7A117C" w:rsidR="009D7A13" w:rsidRPr="00327949" w:rsidDel="0053169A" w:rsidRDefault="009D7A13" w:rsidP="009D7A13">
            <w:pPr>
              <w:spacing w:after="0" w:line="240" w:lineRule="auto"/>
              <w:rPr>
                <w:rFonts w:asciiTheme="minorHAnsi" w:hAnsiTheme="minorHAnsi" w:cstheme="minorHAnsi"/>
                <w:sz w:val="18"/>
                <w:szCs w:val="18"/>
              </w:rPr>
            </w:pPr>
          </w:p>
        </w:tc>
        <w:tc>
          <w:tcPr>
            <w:tcW w:w="524" w:type="pct"/>
            <w:gridSpan w:val="2"/>
            <w:tcBorders>
              <w:top w:val="single" w:sz="4" w:space="0" w:color="auto"/>
              <w:left w:val="single" w:sz="4" w:space="0" w:color="auto"/>
              <w:bottom w:val="single" w:sz="4" w:space="0" w:color="auto"/>
              <w:right w:val="single" w:sz="4" w:space="0" w:color="auto"/>
            </w:tcBorders>
          </w:tcPr>
          <w:p w14:paraId="463D3654"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355A0BE2"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74160962" w14:textId="77777777" w:rsidR="009D7A13" w:rsidRPr="00327949" w:rsidDel="0053169A" w:rsidRDefault="009D7A13" w:rsidP="009D7A13">
            <w:pPr>
              <w:spacing w:after="0" w:line="240" w:lineRule="auto"/>
              <w:rPr>
                <w:rFonts w:asciiTheme="minorHAnsi" w:hAnsiTheme="minorHAnsi" w:cstheme="minorHAnsi"/>
                <w:sz w:val="18"/>
                <w:szCs w:val="18"/>
              </w:rPr>
            </w:pPr>
          </w:p>
        </w:tc>
      </w:tr>
    </w:tbl>
    <w:p w14:paraId="59F26F7E" w14:textId="77777777" w:rsidR="00C87AD5" w:rsidRDefault="00C87AD5"/>
    <w:tbl>
      <w:tblPr>
        <w:tblStyle w:val="TableGrid5"/>
        <w:tblW w:w="10795" w:type="dxa"/>
        <w:tblLayout w:type="fixed"/>
        <w:tblLook w:val="04A0" w:firstRow="1" w:lastRow="0" w:firstColumn="1" w:lastColumn="0" w:noHBand="0" w:noVBand="1"/>
      </w:tblPr>
      <w:tblGrid>
        <w:gridCol w:w="981"/>
        <w:gridCol w:w="981"/>
        <w:gridCol w:w="982"/>
        <w:gridCol w:w="981"/>
        <w:gridCol w:w="981"/>
        <w:gridCol w:w="982"/>
        <w:gridCol w:w="981"/>
        <w:gridCol w:w="981"/>
        <w:gridCol w:w="982"/>
        <w:gridCol w:w="981"/>
        <w:gridCol w:w="982"/>
      </w:tblGrid>
      <w:tr w:rsidR="00EE257B" w:rsidRPr="00C1150F" w14:paraId="08CB4DCC" w14:textId="77777777" w:rsidTr="000848C4">
        <w:trPr>
          <w:trHeight w:val="966"/>
        </w:trPr>
        <w:tc>
          <w:tcPr>
            <w:tcW w:w="10795" w:type="dxa"/>
            <w:gridSpan w:val="11"/>
          </w:tcPr>
          <w:p w14:paraId="1ACE1D73" w14:textId="5285660A" w:rsidR="00EE257B" w:rsidRPr="00C1150F" w:rsidRDefault="00EE257B" w:rsidP="007F0D0D">
            <w:pPr>
              <w:spacing w:after="0" w:line="240" w:lineRule="auto"/>
              <w:ind w:right="876"/>
              <w:rPr>
                <w:rFonts w:cstheme="minorHAnsi"/>
                <w:b/>
                <w:sz w:val="20"/>
                <w:szCs w:val="20"/>
              </w:rPr>
            </w:pPr>
            <w:r>
              <w:rPr>
                <w:rFonts w:cstheme="minorHAnsi"/>
                <w:b/>
                <w:sz w:val="20"/>
                <w:szCs w:val="20"/>
              </w:rPr>
              <w:lastRenderedPageBreak/>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p>
          <w:p w14:paraId="704C8477" w14:textId="77777777" w:rsidR="00EE257B" w:rsidRPr="00C1150F" w:rsidRDefault="00EE257B" w:rsidP="007F0D0D">
            <w:pPr>
              <w:spacing w:after="0" w:line="240" w:lineRule="auto"/>
              <w:ind w:right="876"/>
              <w:rPr>
                <w:rFonts w:cstheme="minorHAnsi"/>
                <w:sz w:val="18"/>
                <w:szCs w:val="20"/>
              </w:rPr>
            </w:pPr>
            <w:r w:rsidRPr="00C1150F">
              <w:rPr>
                <w:rFonts w:cstheme="minorHAnsi"/>
                <w:sz w:val="18"/>
                <w:szCs w:val="20"/>
              </w:rPr>
              <w:t>This table reports the water heating system(s) that were specified on the registered CF1R compliance document for this project.</w:t>
            </w:r>
          </w:p>
          <w:p w14:paraId="4282B235" w14:textId="77777777" w:rsidR="00EE257B" w:rsidRDefault="00EE257B" w:rsidP="007F0D0D">
            <w:pPr>
              <w:spacing w:after="0"/>
              <w:rPr>
                <w:rFonts w:cstheme="minorHAnsi"/>
                <w:sz w:val="20"/>
                <w:szCs w:val="20"/>
              </w:rPr>
            </w:pPr>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p>
          <w:p w14:paraId="2AFB612A" w14:textId="77777777" w:rsidR="00EE257B" w:rsidRPr="00C1150F" w:rsidRDefault="00EE257B" w:rsidP="007F0D0D">
            <w:pPr>
              <w:spacing w:after="0" w:line="240" w:lineRule="auto"/>
              <w:ind w:right="876"/>
              <w:rPr>
                <w:rFonts w:cstheme="minorHAnsi"/>
                <w:b/>
                <w:sz w:val="20"/>
                <w:szCs w:val="20"/>
              </w:rPr>
            </w:pPr>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water heater identified on the CF1R-</w:t>
            </w:r>
            <w:r w:rsidRPr="00DC34CF">
              <w:rPr>
                <w:rFonts w:cstheme="minorHAnsi"/>
                <w:sz w:val="18"/>
                <w:szCs w:val="20"/>
              </w:rPr>
              <w:t>PRF</w:t>
            </w:r>
            <w:r w:rsidRPr="00C1150F">
              <w:rPr>
                <w:rFonts w:cstheme="minorHAnsi"/>
                <w:sz w:val="18"/>
                <w:szCs w:val="20"/>
              </w:rPr>
              <w:t>&gt;&gt;</w:t>
            </w:r>
          </w:p>
        </w:tc>
      </w:tr>
      <w:tr w:rsidR="00EE257B" w:rsidRPr="00C1150F" w14:paraId="2AC1A2C3" w14:textId="77777777" w:rsidTr="00EE257B">
        <w:trPr>
          <w:trHeight w:val="219"/>
        </w:trPr>
        <w:tc>
          <w:tcPr>
            <w:tcW w:w="981" w:type="dxa"/>
            <w:tcBorders>
              <w:top w:val="single" w:sz="4" w:space="0" w:color="auto"/>
              <w:left w:val="single" w:sz="4" w:space="0" w:color="auto"/>
              <w:bottom w:val="single" w:sz="4" w:space="0" w:color="auto"/>
              <w:right w:val="single" w:sz="4" w:space="0" w:color="auto"/>
            </w:tcBorders>
          </w:tcPr>
          <w:p w14:paraId="7A742DCC" w14:textId="77777777" w:rsidR="00EE257B" w:rsidRPr="00C1150F" w:rsidRDefault="00EE257B" w:rsidP="00EE257B">
            <w:pPr>
              <w:spacing w:after="0" w:line="240" w:lineRule="auto"/>
              <w:jc w:val="center"/>
              <w:rPr>
                <w:rFonts w:eastAsia="Times New Roman" w:cstheme="minorHAnsi"/>
                <w:sz w:val="18"/>
                <w:szCs w:val="18"/>
              </w:rPr>
            </w:pPr>
            <w:r w:rsidRPr="00C1150F">
              <w:rPr>
                <w:rFonts w:eastAsia="Times New Roman" w:cstheme="minorHAnsi"/>
                <w:sz w:val="18"/>
                <w:szCs w:val="18"/>
              </w:rPr>
              <w:t>01</w:t>
            </w:r>
          </w:p>
        </w:tc>
        <w:tc>
          <w:tcPr>
            <w:tcW w:w="981" w:type="dxa"/>
            <w:vAlign w:val="bottom"/>
          </w:tcPr>
          <w:p w14:paraId="560DEF22" w14:textId="77777777" w:rsidR="00EE257B" w:rsidRPr="00C1150F" w:rsidRDefault="00EE257B" w:rsidP="00EE257B">
            <w:pPr>
              <w:spacing w:after="0" w:line="240" w:lineRule="auto"/>
              <w:jc w:val="center"/>
              <w:rPr>
                <w:rFonts w:cstheme="minorHAnsi"/>
                <w:sz w:val="18"/>
                <w:szCs w:val="18"/>
              </w:rPr>
            </w:pPr>
            <w:r w:rsidRPr="00C1150F">
              <w:rPr>
                <w:rFonts w:eastAsia="Times New Roman" w:cstheme="minorHAnsi"/>
                <w:sz w:val="18"/>
                <w:szCs w:val="18"/>
              </w:rPr>
              <w:t>02</w:t>
            </w:r>
          </w:p>
        </w:tc>
        <w:tc>
          <w:tcPr>
            <w:tcW w:w="982" w:type="dxa"/>
            <w:vAlign w:val="bottom"/>
          </w:tcPr>
          <w:p w14:paraId="6F9BC749" w14:textId="77777777" w:rsidR="00EE257B" w:rsidRPr="00C1150F" w:rsidRDefault="00EE257B" w:rsidP="00EE257B">
            <w:pPr>
              <w:spacing w:after="0" w:line="240" w:lineRule="auto"/>
              <w:jc w:val="center"/>
              <w:rPr>
                <w:rFonts w:cstheme="minorHAnsi"/>
                <w:sz w:val="18"/>
                <w:szCs w:val="18"/>
              </w:rPr>
            </w:pPr>
            <w:r w:rsidRPr="00C1150F">
              <w:rPr>
                <w:rFonts w:eastAsia="Times New Roman" w:cstheme="minorHAnsi"/>
                <w:sz w:val="18"/>
                <w:szCs w:val="18"/>
              </w:rPr>
              <w:t>03</w:t>
            </w:r>
          </w:p>
        </w:tc>
        <w:tc>
          <w:tcPr>
            <w:tcW w:w="981" w:type="dxa"/>
          </w:tcPr>
          <w:p w14:paraId="463936DA" w14:textId="77777777" w:rsidR="00EE257B" w:rsidRPr="00C1150F" w:rsidRDefault="00EE257B" w:rsidP="00EE257B">
            <w:pPr>
              <w:spacing w:after="0" w:line="240" w:lineRule="auto"/>
              <w:jc w:val="center"/>
              <w:rPr>
                <w:rFonts w:eastAsia="Times New Roman" w:cstheme="minorHAnsi"/>
                <w:sz w:val="18"/>
                <w:szCs w:val="18"/>
              </w:rPr>
            </w:pPr>
            <w:r w:rsidRPr="00C1150F">
              <w:rPr>
                <w:rFonts w:eastAsia="Times New Roman" w:cstheme="minorHAnsi"/>
                <w:sz w:val="18"/>
                <w:szCs w:val="18"/>
              </w:rPr>
              <w:t>04</w:t>
            </w:r>
          </w:p>
        </w:tc>
        <w:tc>
          <w:tcPr>
            <w:tcW w:w="981" w:type="dxa"/>
          </w:tcPr>
          <w:p w14:paraId="1BFA2270" w14:textId="77777777" w:rsidR="00EE257B" w:rsidRPr="00C1150F" w:rsidRDefault="00EE257B" w:rsidP="00EE257B">
            <w:pPr>
              <w:spacing w:after="0" w:line="240" w:lineRule="auto"/>
              <w:jc w:val="center"/>
              <w:rPr>
                <w:rFonts w:eastAsia="Times New Roman" w:cstheme="minorHAnsi"/>
                <w:sz w:val="18"/>
                <w:szCs w:val="18"/>
              </w:rPr>
            </w:pPr>
            <w:r w:rsidRPr="00C1150F">
              <w:rPr>
                <w:rFonts w:eastAsia="Times New Roman" w:cstheme="minorHAnsi"/>
                <w:sz w:val="18"/>
                <w:szCs w:val="18"/>
              </w:rPr>
              <w:t>05</w:t>
            </w:r>
          </w:p>
        </w:tc>
        <w:tc>
          <w:tcPr>
            <w:tcW w:w="982" w:type="dxa"/>
          </w:tcPr>
          <w:p w14:paraId="6607E2F9" w14:textId="77777777" w:rsidR="00EE257B" w:rsidRPr="00C1150F" w:rsidRDefault="00EE257B" w:rsidP="00EE257B">
            <w:pPr>
              <w:spacing w:after="0" w:line="240" w:lineRule="auto"/>
              <w:jc w:val="center"/>
              <w:rPr>
                <w:rFonts w:eastAsia="Times New Roman" w:cstheme="minorHAnsi"/>
                <w:sz w:val="18"/>
                <w:szCs w:val="18"/>
              </w:rPr>
            </w:pPr>
            <w:r w:rsidRPr="00C1150F">
              <w:rPr>
                <w:rFonts w:eastAsia="Times New Roman" w:cstheme="minorHAnsi"/>
                <w:sz w:val="18"/>
                <w:szCs w:val="18"/>
              </w:rPr>
              <w:t>06</w:t>
            </w:r>
          </w:p>
        </w:tc>
        <w:tc>
          <w:tcPr>
            <w:tcW w:w="981" w:type="dxa"/>
          </w:tcPr>
          <w:p w14:paraId="61C6847F" w14:textId="78A03C1A" w:rsidR="00EE257B" w:rsidRPr="00C1150F" w:rsidRDefault="00EE257B" w:rsidP="00EE257B">
            <w:pPr>
              <w:spacing w:after="0" w:line="240" w:lineRule="auto"/>
              <w:jc w:val="center"/>
              <w:rPr>
                <w:rFonts w:eastAsia="Times New Roman" w:cstheme="minorHAnsi"/>
                <w:sz w:val="18"/>
                <w:szCs w:val="18"/>
              </w:rPr>
            </w:pPr>
            <w:ins w:id="17" w:author="Alhabibi, Haider@Energy" w:date="2023-11-01T16:56:00Z">
              <w:r w:rsidRPr="00C1150F">
                <w:rPr>
                  <w:rFonts w:eastAsia="Times New Roman" w:cstheme="minorHAnsi"/>
                  <w:sz w:val="18"/>
                  <w:szCs w:val="18"/>
                </w:rPr>
                <w:t>06</w:t>
              </w:r>
            </w:ins>
            <w:ins w:id="18" w:author="Alhabibi, Haider@Energy" w:date="2023-11-01T16:57:00Z">
              <w:r>
                <w:rPr>
                  <w:rFonts w:eastAsia="Times New Roman" w:cstheme="minorHAnsi"/>
                  <w:sz w:val="18"/>
                  <w:szCs w:val="18"/>
                </w:rPr>
                <w:t>a</w:t>
              </w:r>
            </w:ins>
          </w:p>
        </w:tc>
        <w:tc>
          <w:tcPr>
            <w:tcW w:w="981" w:type="dxa"/>
          </w:tcPr>
          <w:p w14:paraId="579B64D0" w14:textId="011A1C91" w:rsidR="00EE257B" w:rsidRPr="00C1150F" w:rsidRDefault="00EE257B" w:rsidP="00EE257B">
            <w:pPr>
              <w:spacing w:after="0" w:line="240" w:lineRule="auto"/>
              <w:jc w:val="center"/>
              <w:rPr>
                <w:rFonts w:eastAsia="Times New Roman" w:cstheme="minorHAnsi"/>
                <w:sz w:val="18"/>
                <w:szCs w:val="18"/>
              </w:rPr>
            </w:pPr>
            <w:r w:rsidRPr="00C1150F">
              <w:rPr>
                <w:rFonts w:eastAsia="Times New Roman" w:cstheme="minorHAnsi"/>
                <w:sz w:val="18"/>
                <w:szCs w:val="18"/>
              </w:rPr>
              <w:t>07</w:t>
            </w:r>
          </w:p>
        </w:tc>
        <w:tc>
          <w:tcPr>
            <w:tcW w:w="982" w:type="dxa"/>
          </w:tcPr>
          <w:p w14:paraId="7F777126" w14:textId="77777777" w:rsidR="00EE257B" w:rsidRPr="00C1150F" w:rsidRDefault="00EE257B" w:rsidP="00EE257B">
            <w:pPr>
              <w:spacing w:after="0" w:line="240" w:lineRule="auto"/>
              <w:jc w:val="center"/>
              <w:rPr>
                <w:rFonts w:eastAsia="Times New Roman" w:cstheme="minorHAnsi"/>
                <w:sz w:val="18"/>
                <w:szCs w:val="18"/>
              </w:rPr>
            </w:pPr>
            <w:r w:rsidRPr="00C1150F">
              <w:rPr>
                <w:rFonts w:eastAsia="Times New Roman" w:cstheme="minorHAnsi"/>
                <w:sz w:val="18"/>
                <w:szCs w:val="18"/>
              </w:rPr>
              <w:t>08</w:t>
            </w:r>
          </w:p>
        </w:tc>
        <w:tc>
          <w:tcPr>
            <w:tcW w:w="981" w:type="dxa"/>
          </w:tcPr>
          <w:p w14:paraId="243CCD18" w14:textId="77777777" w:rsidR="00EE257B" w:rsidRPr="00C1150F" w:rsidRDefault="00EE257B" w:rsidP="00EE257B">
            <w:pPr>
              <w:spacing w:after="0" w:line="240" w:lineRule="auto"/>
              <w:jc w:val="center"/>
              <w:rPr>
                <w:rFonts w:eastAsia="Times New Roman" w:cstheme="minorHAnsi"/>
                <w:sz w:val="18"/>
                <w:szCs w:val="18"/>
              </w:rPr>
            </w:pPr>
            <w:r w:rsidRPr="00C1150F">
              <w:rPr>
                <w:rFonts w:eastAsia="Times New Roman" w:cstheme="minorHAnsi"/>
                <w:sz w:val="18"/>
                <w:szCs w:val="18"/>
              </w:rPr>
              <w:t>09</w:t>
            </w:r>
          </w:p>
        </w:tc>
        <w:tc>
          <w:tcPr>
            <w:tcW w:w="982" w:type="dxa"/>
          </w:tcPr>
          <w:p w14:paraId="4B94E929" w14:textId="77777777" w:rsidR="00EE257B" w:rsidRPr="00C1150F" w:rsidDel="00873A7F" w:rsidRDefault="00EE257B" w:rsidP="00EE257B">
            <w:pPr>
              <w:spacing w:after="0" w:line="240" w:lineRule="auto"/>
              <w:jc w:val="center"/>
              <w:rPr>
                <w:rFonts w:eastAsia="Times New Roman" w:cstheme="minorHAnsi"/>
                <w:sz w:val="18"/>
                <w:szCs w:val="18"/>
              </w:rPr>
            </w:pPr>
            <w:r w:rsidRPr="00C1150F">
              <w:rPr>
                <w:rFonts w:eastAsia="Times New Roman" w:cstheme="minorHAnsi"/>
                <w:sz w:val="18"/>
                <w:szCs w:val="18"/>
              </w:rPr>
              <w:t>10</w:t>
            </w:r>
          </w:p>
        </w:tc>
      </w:tr>
      <w:tr w:rsidR="00EE257B" w:rsidRPr="00C1150F" w14:paraId="3C5F735A" w14:textId="77777777" w:rsidTr="00EE257B">
        <w:trPr>
          <w:trHeight w:val="1306"/>
        </w:trPr>
        <w:tc>
          <w:tcPr>
            <w:tcW w:w="981" w:type="dxa"/>
            <w:tcBorders>
              <w:top w:val="single" w:sz="4" w:space="0" w:color="auto"/>
              <w:left w:val="single" w:sz="4" w:space="0" w:color="auto"/>
              <w:bottom w:val="single" w:sz="4" w:space="0" w:color="auto"/>
              <w:right w:val="single" w:sz="4" w:space="0" w:color="auto"/>
            </w:tcBorders>
            <w:vAlign w:val="bottom"/>
          </w:tcPr>
          <w:p w14:paraId="618DD6A6"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Name</w:t>
            </w:r>
          </w:p>
        </w:tc>
        <w:tc>
          <w:tcPr>
            <w:tcW w:w="981" w:type="dxa"/>
            <w:vAlign w:val="bottom"/>
          </w:tcPr>
          <w:p w14:paraId="197086E8"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Water Heating System ID</w:t>
            </w:r>
          </w:p>
          <w:p w14:paraId="0CF43BA4" w14:textId="77777777" w:rsidR="00EE257B" w:rsidRPr="00C1150F" w:rsidRDefault="00EE257B" w:rsidP="00EE257B">
            <w:pPr>
              <w:spacing w:after="0" w:line="240" w:lineRule="auto"/>
              <w:jc w:val="center"/>
              <w:rPr>
                <w:rFonts w:cstheme="minorHAnsi"/>
                <w:sz w:val="18"/>
                <w:szCs w:val="18"/>
              </w:rPr>
            </w:pPr>
            <w:r w:rsidRPr="00C1150F">
              <w:rPr>
                <w:rFonts w:eastAsia="Times New Roman" w:cstheme="minorHAnsi"/>
                <w:sz w:val="18"/>
                <w:szCs w:val="18"/>
              </w:rPr>
              <w:t>or Name</w:t>
            </w:r>
          </w:p>
        </w:tc>
        <w:tc>
          <w:tcPr>
            <w:tcW w:w="982" w:type="dxa"/>
            <w:vAlign w:val="bottom"/>
          </w:tcPr>
          <w:p w14:paraId="10A0AF63"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Modeled Equipment</w:t>
            </w:r>
          </w:p>
          <w:p w14:paraId="7F753444" w14:textId="77777777" w:rsidR="00EE257B" w:rsidRPr="00C1150F" w:rsidRDefault="00EE257B" w:rsidP="00EE257B">
            <w:pPr>
              <w:spacing w:after="0" w:line="240" w:lineRule="auto"/>
              <w:jc w:val="center"/>
              <w:rPr>
                <w:rFonts w:cstheme="minorHAnsi"/>
                <w:sz w:val="18"/>
                <w:szCs w:val="18"/>
              </w:rPr>
            </w:pPr>
            <w:r w:rsidRPr="00C1150F">
              <w:rPr>
                <w:rFonts w:eastAsia="Times New Roman" w:cstheme="minorHAnsi"/>
                <w:sz w:val="18"/>
                <w:szCs w:val="18"/>
              </w:rPr>
              <w:t>Make and Model</w:t>
            </w:r>
          </w:p>
        </w:tc>
        <w:tc>
          <w:tcPr>
            <w:tcW w:w="981" w:type="dxa"/>
            <w:vAlign w:val="bottom"/>
          </w:tcPr>
          <w:p w14:paraId="4E630399"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 xml:space="preserve"># of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p>
        </w:tc>
        <w:tc>
          <w:tcPr>
            <w:tcW w:w="981" w:type="dxa"/>
            <w:vAlign w:val="bottom"/>
          </w:tcPr>
          <w:p w14:paraId="478DD7D4"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Tank Location</w:t>
            </w:r>
          </w:p>
        </w:tc>
        <w:tc>
          <w:tcPr>
            <w:tcW w:w="982" w:type="dxa"/>
            <w:vAlign w:val="bottom"/>
          </w:tcPr>
          <w:p w14:paraId="279DB24A" w14:textId="4D8DA0F1"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Exterior Tank Insulation R-value</w:t>
            </w:r>
          </w:p>
        </w:tc>
        <w:tc>
          <w:tcPr>
            <w:tcW w:w="981" w:type="dxa"/>
            <w:vAlign w:val="bottom"/>
          </w:tcPr>
          <w:p w14:paraId="4860012C" w14:textId="02EFC038"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ins w:id="19" w:author="Alhabibi, Haider@Energy" w:date="2023-11-01T16:56:00Z">
              <w:r>
                <w:rPr>
                  <w:rFonts w:eastAsia="Times New Roman" w:cstheme="minorHAnsi"/>
                  <w:sz w:val="18"/>
                  <w:szCs w:val="18"/>
                </w:rPr>
                <w:t>Tank Volume</w:t>
              </w:r>
            </w:ins>
          </w:p>
        </w:tc>
        <w:tc>
          <w:tcPr>
            <w:tcW w:w="981" w:type="dxa"/>
            <w:vAlign w:val="bottom"/>
          </w:tcPr>
          <w:p w14:paraId="67CD854A" w14:textId="1232F7FB"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DHW System Distribution Type</w:t>
            </w:r>
          </w:p>
        </w:tc>
        <w:tc>
          <w:tcPr>
            <w:tcW w:w="982" w:type="dxa"/>
            <w:vAlign w:val="bottom"/>
          </w:tcPr>
          <w:p w14:paraId="527F61DE"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p>
        </w:tc>
        <w:tc>
          <w:tcPr>
            <w:tcW w:w="981" w:type="dxa"/>
            <w:vAlign w:val="bottom"/>
          </w:tcPr>
          <w:p w14:paraId="7BDA5065"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Drain Water Heat Recovery</w:t>
            </w:r>
          </w:p>
        </w:tc>
        <w:tc>
          <w:tcPr>
            <w:tcW w:w="982" w:type="dxa"/>
            <w:vAlign w:val="bottom"/>
          </w:tcPr>
          <w:p w14:paraId="014B2F3A"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Simulated Equipment Make and Model</w:t>
            </w:r>
          </w:p>
        </w:tc>
      </w:tr>
      <w:tr w:rsidR="00EE257B" w:rsidRPr="00C1150F" w14:paraId="28E0504B" w14:textId="77777777" w:rsidTr="00EE257B">
        <w:trPr>
          <w:trHeight w:val="9565"/>
        </w:trPr>
        <w:tc>
          <w:tcPr>
            <w:tcW w:w="981" w:type="dxa"/>
            <w:tcBorders>
              <w:top w:val="single" w:sz="4" w:space="0" w:color="auto"/>
              <w:left w:val="single" w:sz="4" w:space="0" w:color="auto"/>
              <w:bottom w:val="single" w:sz="4" w:space="0" w:color="auto"/>
              <w:right w:val="single" w:sz="4" w:space="0" w:color="auto"/>
            </w:tcBorders>
          </w:tcPr>
          <w:p w14:paraId="34D90EC7" w14:textId="77777777" w:rsidR="00EE257B" w:rsidRPr="00C1150F" w:rsidRDefault="00EE257B" w:rsidP="00EE257B">
            <w:pPr>
              <w:spacing w:after="0" w:line="240" w:lineRule="auto"/>
              <w:jc w:val="center"/>
              <w:rPr>
                <w:rFonts w:cstheme="minorHAnsi"/>
                <w:sz w:val="16"/>
                <w:szCs w:val="18"/>
              </w:rPr>
            </w:pPr>
            <w:r w:rsidRPr="00C1150F">
              <w:rPr>
                <w:rFonts w:eastAsia="Times New Roman" w:cstheme="minorHAnsi"/>
                <w:sz w:val="16"/>
                <w:szCs w:val="20"/>
              </w:rPr>
              <w:t xml:space="preserve">&lt;&lt;reference value from CF1R; if Single Family, then value = Single Family&gt;&gt; </w:t>
            </w:r>
          </w:p>
        </w:tc>
        <w:tc>
          <w:tcPr>
            <w:tcW w:w="981" w:type="dxa"/>
          </w:tcPr>
          <w:p w14:paraId="0618A763" w14:textId="77777777" w:rsidR="00EE257B" w:rsidRPr="00C1150F" w:rsidRDefault="00EE257B" w:rsidP="00EE257B">
            <w:pPr>
              <w:spacing w:after="0" w:line="240" w:lineRule="auto"/>
              <w:jc w:val="center"/>
              <w:rPr>
                <w:rFonts w:cstheme="minorHAnsi"/>
                <w:sz w:val="16"/>
                <w:szCs w:val="18"/>
              </w:rPr>
            </w:pPr>
            <w:r w:rsidRPr="00C1150F">
              <w:rPr>
                <w:rFonts w:cstheme="minorHAnsi"/>
                <w:sz w:val="16"/>
                <w:szCs w:val="18"/>
              </w:rPr>
              <w:t>&lt;&lt;reference value from CF1R&gt;&gt;</w:t>
            </w:r>
          </w:p>
        </w:tc>
        <w:tc>
          <w:tcPr>
            <w:tcW w:w="982" w:type="dxa"/>
          </w:tcPr>
          <w:p w14:paraId="7ADA3231" w14:textId="77777777" w:rsidR="00EE257B" w:rsidRPr="00C1150F" w:rsidRDefault="00EE257B" w:rsidP="00EE257B">
            <w:pPr>
              <w:spacing w:after="0" w:line="240" w:lineRule="auto"/>
              <w:jc w:val="center"/>
              <w:rPr>
                <w:rFonts w:cstheme="minorHAnsi"/>
                <w:sz w:val="16"/>
                <w:szCs w:val="18"/>
              </w:rPr>
            </w:pPr>
            <w:r w:rsidRPr="00C1150F">
              <w:rPr>
                <w:rFonts w:cstheme="minorHAnsi"/>
                <w:sz w:val="16"/>
                <w:szCs w:val="20"/>
              </w:rPr>
              <w:t>&lt;&lt;references value from CF1R-</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p>
        </w:tc>
        <w:tc>
          <w:tcPr>
            <w:tcW w:w="981" w:type="dxa"/>
          </w:tcPr>
          <w:p w14:paraId="1FC4689B" w14:textId="77777777" w:rsidR="00EE257B" w:rsidRPr="00C1150F" w:rsidRDefault="00EE257B" w:rsidP="00EE257B">
            <w:pPr>
              <w:spacing w:after="0" w:line="240" w:lineRule="auto"/>
              <w:jc w:val="center"/>
              <w:rPr>
                <w:rFonts w:eastAsia="Times New Roman" w:cstheme="minorHAnsi"/>
                <w:b/>
                <w:i/>
                <w:color w:val="FF0000"/>
                <w:sz w:val="16"/>
                <w:szCs w:val="18"/>
              </w:rPr>
            </w:pPr>
            <w:r w:rsidRPr="00C1150F">
              <w:rPr>
                <w:rFonts w:cstheme="minorHAnsi"/>
                <w:sz w:val="16"/>
                <w:szCs w:val="18"/>
              </w:rPr>
              <w:t>&lt;&lt;references values from CF1R&gt;&gt;</w:t>
            </w:r>
          </w:p>
        </w:tc>
        <w:tc>
          <w:tcPr>
            <w:tcW w:w="981" w:type="dxa"/>
          </w:tcPr>
          <w:p w14:paraId="4CEDBDE0"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C1150F">
              <w:rPr>
                <w:rFonts w:eastAsia="Times New Roman" w:cstheme="minorHAnsi"/>
                <w:sz w:val="16"/>
                <w:szCs w:val="20"/>
              </w:rPr>
              <w:t>&lt;&lt; Reference value from CF1R&gt;&gt;</w:t>
            </w:r>
          </w:p>
        </w:tc>
        <w:tc>
          <w:tcPr>
            <w:tcW w:w="982" w:type="dxa"/>
          </w:tcPr>
          <w:p w14:paraId="579A23B9" w14:textId="77777777" w:rsidR="00EE257B" w:rsidRPr="00C1150F" w:rsidRDefault="00EE257B" w:rsidP="00EE257B">
            <w:pPr>
              <w:spacing w:after="0" w:line="240" w:lineRule="auto"/>
              <w:jc w:val="center"/>
              <w:rPr>
                <w:rFonts w:cstheme="minorHAnsi"/>
                <w:sz w:val="16"/>
                <w:szCs w:val="18"/>
              </w:rPr>
            </w:pPr>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else NA&gt;&gt;</w:t>
            </w:r>
          </w:p>
        </w:tc>
        <w:tc>
          <w:tcPr>
            <w:tcW w:w="981" w:type="dxa"/>
          </w:tcPr>
          <w:p w14:paraId="1FA8971B" w14:textId="77777777" w:rsidR="0010761E" w:rsidRDefault="00EE257B" w:rsidP="0010761E">
            <w:pPr>
              <w:keepNext/>
              <w:tabs>
                <w:tab w:val="left" w:pos="2160"/>
                <w:tab w:val="left" w:pos="2700"/>
                <w:tab w:val="left" w:pos="3420"/>
                <w:tab w:val="left" w:pos="3780"/>
                <w:tab w:val="left" w:pos="5760"/>
                <w:tab w:val="left" w:pos="7212"/>
              </w:tabs>
              <w:spacing w:after="0" w:line="240" w:lineRule="auto"/>
              <w:contextualSpacing/>
              <w:rPr>
                <w:ins w:id="20" w:author="Alhabibi, Haider@Energy" w:date="2023-11-06T12:25:00Z"/>
                <w:rFonts w:cstheme="minorHAnsi"/>
                <w:sz w:val="16"/>
                <w:szCs w:val="18"/>
              </w:rPr>
            </w:pPr>
            <w:ins w:id="21" w:author="Alhabibi, Haider@Energy" w:date="2023-11-01T16:56:00Z">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xml:space="preserve">; </w:t>
              </w:r>
            </w:ins>
          </w:p>
          <w:p w14:paraId="25CA3C96" w14:textId="2160F520" w:rsidR="0010761E" w:rsidRPr="0010761E" w:rsidRDefault="0010761E" w:rsidP="0010761E">
            <w:pPr>
              <w:keepNext/>
              <w:tabs>
                <w:tab w:val="left" w:pos="2160"/>
                <w:tab w:val="left" w:pos="2700"/>
                <w:tab w:val="left" w:pos="3420"/>
                <w:tab w:val="left" w:pos="3780"/>
                <w:tab w:val="left" w:pos="5760"/>
                <w:tab w:val="left" w:pos="7212"/>
              </w:tabs>
              <w:spacing w:after="0" w:line="240" w:lineRule="auto"/>
              <w:contextualSpacing/>
              <w:rPr>
                <w:ins w:id="22" w:author="Alhabibi, Haider@Energy" w:date="2023-11-06T12:25:00Z"/>
                <w:rFonts w:cstheme="minorHAnsi"/>
                <w:sz w:val="16"/>
                <w:szCs w:val="18"/>
              </w:rPr>
            </w:pPr>
            <w:ins w:id="23" w:author="Alhabibi, Haider@Energy" w:date="2023-11-06T12:25:00Z">
              <w:r w:rsidRPr="0010761E">
                <w:rPr>
                  <w:rFonts w:cstheme="minorHAnsi"/>
                  <w:sz w:val="16"/>
                  <w:szCs w:val="18"/>
                </w:rPr>
                <w:t>else if parent CF1R = NCB-01 or ADD-01, then allow user input;</w:t>
              </w:r>
            </w:ins>
          </w:p>
          <w:p w14:paraId="519D3942" w14:textId="736DCF32" w:rsidR="00EE257B" w:rsidRPr="00C1150F" w:rsidRDefault="0010761E" w:rsidP="0010761E">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ins w:id="24" w:author="Alhabibi, Haider@Energy" w:date="2023-11-06T12:25:00Z">
              <w:r w:rsidRPr="0010761E">
                <w:rPr>
                  <w:rFonts w:cstheme="minorHAnsi"/>
                  <w:sz w:val="16"/>
                  <w:szCs w:val="18"/>
                </w:rPr>
                <w:t>else NA</w:t>
              </w:r>
              <w:r w:rsidRPr="0010761E">
                <w:rPr>
                  <w:rFonts w:cstheme="minorHAnsi"/>
                  <w:sz w:val="16"/>
                  <w:szCs w:val="18"/>
                </w:rPr>
                <w:t xml:space="preserve"> </w:t>
              </w:r>
            </w:ins>
            <w:ins w:id="25" w:author="Alhabibi, Haider@Energy" w:date="2023-11-01T16:56:00Z">
              <w:r w:rsidR="00EE257B" w:rsidRPr="00C1150F">
                <w:rPr>
                  <w:rFonts w:cstheme="minorHAnsi"/>
                  <w:sz w:val="16"/>
                  <w:szCs w:val="18"/>
                </w:rPr>
                <w:t>&gt;&gt;</w:t>
              </w:r>
            </w:ins>
          </w:p>
        </w:tc>
        <w:tc>
          <w:tcPr>
            <w:tcW w:w="981" w:type="dxa"/>
          </w:tcPr>
          <w:p w14:paraId="4F5958E2" w14:textId="42299DF3"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&lt;&lt;reference values from CF1R </w:t>
            </w:r>
          </w:p>
          <w:p w14:paraId="31B3A66D"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If performance, then allowed values are</w:t>
            </w:r>
          </w:p>
          <w:p w14:paraId="540472A5"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*Standard Distribution System</w:t>
            </w:r>
          </w:p>
          <w:p w14:paraId="49AF15FB"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Point of Use</w:t>
            </w:r>
          </w:p>
          <w:p w14:paraId="5CEB298E"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Parallel Piping </w:t>
            </w:r>
          </w:p>
          <w:p w14:paraId="44A61197"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*Recirculation System Non-Demand Control</w:t>
            </w:r>
          </w:p>
          <w:p w14:paraId="31FDA200"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Manual Control </w:t>
            </w:r>
          </w:p>
          <w:p w14:paraId="6A3CB32A"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Sensor Control </w:t>
            </w:r>
          </w:p>
          <w:p w14:paraId="35B231F1"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*HERS-Verified Pipe Insulation Credit</w:t>
            </w:r>
          </w:p>
          <w:p w14:paraId="1032C2AB"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Parallel Piping </w:t>
            </w:r>
          </w:p>
          <w:p w14:paraId="0662E4FA"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Manual Control </w:t>
            </w:r>
          </w:p>
          <w:p w14:paraId="1AF70FE8"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Sensor Control; </w:t>
            </w:r>
          </w:p>
          <w:p w14:paraId="1329FCE5" w14:textId="77777777" w:rsidR="00EE257B" w:rsidRPr="00C1150F" w:rsidRDefault="00EE257B" w:rsidP="00EE257B">
            <w:pPr>
              <w:spacing w:after="0" w:line="240" w:lineRule="auto"/>
              <w:rPr>
                <w:rFonts w:ascii="Calibri" w:hAnsi="Calibri" w:cstheme="minorHAnsi"/>
                <w:sz w:val="14"/>
                <w:szCs w:val="16"/>
              </w:rPr>
            </w:pPr>
            <w:r w:rsidRPr="00C1150F">
              <w:rPr>
                <w:rFonts w:ascii="Calibri" w:hAnsi="Calibri" w:cstheme="minorHAnsi"/>
                <w:sz w:val="14"/>
                <w:szCs w:val="16"/>
              </w:rPr>
              <w:t xml:space="preserve">Else if prescriptive,  </w:t>
            </w:r>
          </w:p>
          <w:p w14:paraId="4CD786DA" w14:textId="77777777" w:rsidR="00EE257B" w:rsidRPr="00C1150F" w:rsidRDefault="00EE257B" w:rsidP="00EE257B">
            <w:pPr>
              <w:spacing w:after="0" w:line="240" w:lineRule="auto"/>
              <w:rPr>
                <w:rFonts w:ascii="Calibri" w:hAnsi="Calibri" w:cstheme="minorHAnsi"/>
                <w:sz w:val="14"/>
                <w:szCs w:val="16"/>
              </w:rPr>
            </w:pPr>
            <w:r w:rsidRPr="00C1150F">
              <w:rPr>
                <w:rFonts w:ascii="Calibri" w:hAnsi="Calibri" w:cstheme="minorHAnsi"/>
                <w:sz w:val="14"/>
                <w:szCs w:val="16"/>
              </w:rPr>
              <w:t xml:space="preserve">Allowed values are </w:t>
            </w:r>
          </w:p>
          <w:p w14:paraId="035D32BD" w14:textId="77777777" w:rsidR="00EE257B" w:rsidRPr="00C1150F" w:rsidRDefault="00EE257B" w:rsidP="00EE257B">
            <w:pPr>
              <w:spacing w:after="0" w:line="240" w:lineRule="auto"/>
              <w:rPr>
                <w:rFonts w:ascii="Calibri" w:hAnsi="Calibri" w:cstheme="minorHAnsi"/>
                <w:sz w:val="14"/>
                <w:szCs w:val="16"/>
              </w:rPr>
            </w:pPr>
            <w:r w:rsidRPr="00C1150F">
              <w:rPr>
                <w:rFonts w:ascii="Calibri" w:hAnsi="Calibri" w:cstheme="minorHAnsi"/>
                <w:sz w:val="14"/>
                <w:szCs w:val="16"/>
              </w:rPr>
              <w:t>*Standard Distribution System</w:t>
            </w:r>
          </w:p>
          <w:p w14:paraId="29703276" w14:textId="77777777" w:rsidR="00EE257B" w:rsidRPr="00C1150F" w:rsidRDefault="00EE257B" w:rsidP="00EE257B">
            <w:pPr>
              <w:spacing w:after="0" w:line="240" w:lineRule="auto"/>
              <w:rPr>
                <w:rFonts w:ascii="Calibri" w:hAnsi="Calibri" w:cstheme="minorHAnsi"/>
                <w:sz w:val="14"/>
                <w:szCs w:val="16"/>
              </w:rPr>
            </w:pPr>
            <w:r w:rsidRPr="00C1150F">
              <w:rPr>
                <w:rFonts w:ascii="Calibri" w:hAnsi="Calibri" w:cstheme="minorHAnsi"/>
                <w:sz w:val="14"/>
                <w:szCs w:val="16"/>
              </w:rPr>
              <w:t>*Demand Recirculation</w:t>
            </w:r>
          </w:p>
          <w:p w14:paraId="504C9C60" w14:textId="77777777" w:rsidR="00EE257B" w:rsidRPr="00C1150F" w:rsidRDefault="00EE257B" w:rsidP="00EE257B">
            <w:pPr>
              <w:spacing w:after="0" w:line="240" w:lineRule="auto"/>
              <w:rPr>
                <w:rFonts w:cstheme="minorHAnsi"/>
                <w:sz w:val="16"/>
                <w:szCs w:val="18"/>
              </w:rPr>
            </w:pPr>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p>
        </w:tc>
        <w:tc>
          <w:tcPr>
            <w:tcW w:w="982" w:type="dxa"/>
          </w:tcPr>
          <w:p w14:paraId="0E9120E7" w14:textId="77777777" w:rsidR="00EE257B" w:rsidRPr="009A7611" w:rsidRDefault="00EE257B" w:rsidP="00EE257B">
            <w:pPr>
              <w:spacing w:line="240" w:lineRule="auto"/>
              <w:rPr>
                <w:rFonts w:cstheme="minorHAnsi"/>
                <w:sz w:val="16"/>
                <w:szCs w:val="18"/>
              </w:rPr>
            </w:pPr>
            <w:r w:rsidRPr="00C1150F">
              <w:rPr>
                <w:rFonts w:cstheme="minorHAnsi"/>
                <w:sz w:val="16"/>
                <w:szCs w:val="18"/>
              </w:rPr>
              <w:t>&lt;&lt;</w:t>
            </w:r>
            <w:r w:rsidRPr="009A7611">
              <w:rPr>
                <w:rFonts w:cstheme="minorHAnsi"/>
                <w:sz w:val="16"/>
                <w:szCs w:val="18"/>
              </w:rPr>
              <w:t>If parent CF1R = NCB-01, then if NCB-01 Field M09 = CompactHotWaterDistributionSystemHERS or CompactHotWaterDistributionSystemBasic or CompactDistributionDrainHeatRecoveryHERS then value is BasicType else NotCompact;</w:t>
            </w:r>
          </w:p>
          <w:p w14:paraId="70A7F1B1" w14:textId="77777777" w:rsidR="00EE257B" w:rsidRPr="009A7611" w:rsidRDefault="00EE257B" w:rsidP="00EE257B">
            <w:pPr>
              <w:spacing w:after="0" w:line="240" w:lineRule="auto"/>
              <w:rPr>
                <w:rFonts w:cstheme="minorHAnsi"/>
                <w:sz w:val="16"/>
                <w:szCs w:val="18"/>
              </w:rPr>
            </w:pPr>
            <w:r w:rsidRPr="009A7611">
              <w:rPr>
                <w:rFonts w:cstheme="minorHAnsi"/>
                <w:sz w:val="16"/>
                <w:szCs w:val="18"/>
              </w:rPr>
              <w:t>Else if parent CF1R = ALT-01 or ADD-01, then value = NotCompact;</w:t>
            </w:r>
          </w:p>
          <w:p w14:paraId="75F000D8" w14:textId="77777777" w:rsidR="00EE257B" w:rsidRPr="009A7611" w:rsidRDefault="00EE257B" w:rsidP="00EE257B">
            <w:pPr>
              <w:spacing w:after="0" w:line="240" w:lineRule="auto"/>
              <w:rPr>
                <w:rFonts w:cstheme="minorHAnsi"/>
                <w:sz w:val="16"/>
                <w:szCs w:val="18"/>
              </w:rPr>
            </w:pPr>
            <w:r w:rsidRPr="009A7611">
              <w:rPr>
                <w:rFonts w:cstheme="minorHAnsi"/>
                <w:sz w:val="16"/>
                <w:szCs w:val="18"/>
              </w:rPr>
              <w:t>Else if information not available from PRF-01, allow user select. Allowed values are</w:t>
            </w:r>
          </w:p>
          <w:p w14:paraId="135D4DE4" w14:textId="77777777" w:rsidR="00EE257B" w:rsidRPr="009A7611" w:rsidRDefault="00EE257B" w:rsidP="00EE257B">
            <w:pPr>
              <w:spacing w:after="0" w:line="240" w:lineRule="auto"/>
              <w:rPr>
                <w:rFonts w:cstheme="minorHAnsi"/>
                <w:sz w:val="16"/>
                <w:szCs w:val="18"/>
              </w:rPr>
            </w:pPr>
            <w:r w:rsidRPr="009A7611">
              <w:rPr>
                <w:rFonts w:cstheme="minorHAnsi"/>
                <w:sz w:val="16"/>
                <w:szCs w:val="18"/>
              </w:rPr>
              <w:t>*Basic</w:t>
            </w:r>
          </w:p>
          <w:p w14:paraId="7D81DB32" w14:textId="77777777" w:rsidR="00EE257B" w:rsidRPr="009A7611" w:rsidRDefault="00EE257B" w:rsidP="00EE257B">
            <w:pPr>
              <w:spacing w:after="0" w:line="240" w:lineRule="auto"/>
              <w:rPr>
                <w:rFonts w:cstheme="minorHAnsi"/>
                <w:sz w:val="16"/>
                <w:szCs w:val="18"/>
              </w:rPr>
            </w:pPr>
            <w:r w:rsidRPr="009A7611">
              <w:rPr>
                <w:rFonts w:cstheme="minorHAnsi"/>
                <w:sz w:val="16"/>
                <w:szCs w:val="18"/>
              </w:rPr>
              <w:t>*Expanded</w:t>
            </w:r>
          </w:p>
          <w:p w14:paraId="79C31648" w14:textId="77777777" w:rsidR="00EE257B" w:rsidRPr="009A7611" w:rsidRDefault="00EE257B" w:rsidP="00EE257B">
            <w:pPr>
              <w:spacing w:after="0" w:line="240" w:lineRule="auto"/>
              <w:rPr>
                <w:rFonts w:cstheme="minorHAnsi"/>
                <w:sz w:val="16"/>
                <w:szCs w:val="18"/>
              </w:rPr>
            </w:pPr>
            <w:r w:rsidRPr="009A7611">
              <w:rPr>
                <w:rFonts w:cstheme="minorHAnsi"/>
                <w:sz w:val="16"/>
                <w:szCs w:val="18"/>
              </w:rPr>
              <w:t>*NotCompact;</w:t>
            </w:r>
          </w:p>
          <w:p w14:paraId="4C3AB194" w14:textId="77777777" w:rsidR="00EE257B" w:rsidRPr="009A7611" w:rsidRDefault="00EE257B" w:rsidP="00EE257B">
            <w:pPr>
              <w:spacing w:after="0" w:line="240" w:lineRule="auto"/>
              <w:rPr>
                <w:rFonts w:cstheme="minorHAnsi"/>
                <w:sz w:val="16"/>
                <w:szCs w:val="18"/>
              </w:rPr>
            </w:pPr>
            <w:r w:rsidRPr="009A7611">
              <w:rPr>
                <w:rFonts w:cstheme="minorHAnsi"/>
                <w:sz w:val="16"/>
                <w:szCs w:val="18"/>
              </w:rPr>
              <w:t>Else use value from PRF-01;</w:t>
            </w:r>
          </w:p>
          <w:p w14:paraId="7CBE5381" w14:textId="7F21B3BE" w:rsidR="00EE257B" w:rsidRPr="00C1150F" w:rsidRDefault="00EE257B" w:rsidP="00EE257B">
            <w:pPr>
              <w:spacing w:after="0" w:line="240" w:lineRule="auto"/>
              <w:rPr>
                <w:rFonts w:cstheme="minorHAnsi"/>
                <w:sz w:val="16"/>
                <w:szCs w:val="18"/>
              </w:rPr>
            </w:pPr>
            <w:r w:rsidRPr="00C1150F" w:rsidDel="009A7611">
              <w:rPr>
                <w:rFonts w:cstheme="minorHAnsi"/>
                <w:sz w:val="16"/>
                <w:szCs w:val="18"/>
              </w:rPr>
              <w:t xml:space="preserve"> </w:t>
            </w:r>
            <w:r w:rsidRPr="00C1150F">
              <w:rPr>
                <w:rFonts w:cstheme="minorHAnsi"/>
                <w:sz w:val="16"/>
                <w:szCs w:val="18"/>
              </w:rPr>
              <w:t>&gt;&gt;</w:t>
            </w:r>
          </w:p>
        </w:tc>
        <w:tc>
          <w:tcPr>
            <w:tcW w:w="981" w:type="dxa"/>
          </w:tcPr>
          <w:p w14:paraId="635467E6" w14:textId="77777777" w:rsidR="00EE257B" w:rsidRPr="003A3412" w:rsidRDefault="00EE257B" w:rsidP="00EE257B">
            <w:pPr>
              <w:spacing w:line="240" w:lineRule="auto"/>
              <w:rPr>
                <w:rFonts w:cstheme="minorHAnsi"/>
                <w:sz w:val="16"/>
                <w:szCs w:val="18"/>
              </w:rPr>
            </w:pPr>
            <w:r w:rsidRPr="00C1150F">
              <w:rPr>
                <w:rFonts w:cstheme="minorHAnsi"/>
                <w:sz w:val="16"/>
                <w:szCs w:val="18"/>
              </w:rPr>
              <w:t>&lt;&lt;</w:t>
            </w:r>
            <w:r w:rsidRPr="003A3412">
              <w:rPr>
                <w:rFonts w:cstheme="minorHAnsi"/>
                <w:sz w:val="16"/>
                <w:szCs w:val="18"/>
              </w:rPr>
              <w:t>If parent CF1R = NCB-01, then if NCB-01 Field M09 = CompactDistriutionDrainHeatRecoveryHERS or DrainWaterHeatRecoveryHERS then value is DWHR else NoDWHR;</w:t>
            </w:r>
          </w:p>
          <w:p w14:paraId="3822DFB0" w14:textId="77777777" w:rsidR="00EE257B" w:rsidRPr="003A3412" w:rsidRDefault="00EE257B" w:rsidP="00EE257B">
            <w:pPr>
              <w:spacing w:after="0" w:line="240" w:lineRule="auto"/>
              <w:rPr>
                <w:rFonts w:cstheme="minorHAnsi"/>
                <w:sz w:val="16"/>
                <w:szCs w:val="18"/>
              </w:rPr>
            </w:pPr>
            <w:r w:rsidRPr="003A3412">
              <w:rPr>
                <w:rFonts w:cstheme="minorHAnsi"/>
                <w:sz w:val="16"/>
                <w:szCs w:val="18"/>
              </w:rPr>
              <w:t>Else if parent CF1R = ALT-01 or ADD-01, then value = NoDWHR;</w:t>
            </w:r>
          </w:p>
          <w:p w14:paraId="2CEC2374" w14:textId="77777777" w:rsidR="00EE257B" w:rsidRPr="003A3412" w:rsidRDefault="00EE257B" w:rsidP="00EE257B">
            <w:pPr>
              <w:spacing w:after="0" w:line="240" w:lineRule="auto"/>
              <w:rPr>
                <w:rFonts w:cstheme="minorHAnsi"/>
                <w:sz w:val="16"/>
                <w:szCs w:val="18"/>
              </w:rPr>
            </w:pPr>
            <w:r w:rsidRPr="003A3412">
              <w:rPr>
                <w:rFonts w:cstheme="minorHAnsi"/>
                <w:sz w:val="16"/>
                <w:szCs w:val="18"/>
              </w:rPr>
              <w:t>Else if information not available from PRF-01, allow user select. Allowed values are</w:t>
            </w:r>
          </w:p>
          <w:p w14:paraId="7A18DBAC" w14:textId="77777777" w:rsidR="00EE257B" w:rsidRPr="003A3412" w:rsidRDefault="00EE257B" w:rsidP="00EE257B">
            <w:pPr>
              <w:spacing w:after="0" w:line="240" w:lineRule="auto"/>
              <w:rPr>
                <w:rFonts w:cstheme="minorHAnsi"/>
                <w:sz w:val="16"/>
                <w:szCs w:val="18"/>
              </w:rPr>
            </w:pPr>
            <w:r w:rsidRPr="003A3412">
              <w:rPr>
                <w:rFonts w:cstheme="minorHAnsi"/>
                <w:sz w:val="16"/>
                <w:szCs w:val="18"/>
              </w:rPr>
              <w:t>*DWHR</w:t>
            </w:r>
          </w:p>
          <w:p w14:paraId="26B06114" w14:textId="77777777" w:rsidR="00EE257B" w:rsidRPr="003A3412" w:rsidRDefault="00EE257B" w:rsidP="00EE257B">
            <w:pPr>
              <w:spacing w:after="0" w:line="240" w:lineRule="auto"/>
              <w:rPr>
                <w:rFonts w:cstheme="minorHAnsi"/>
                <w:sz w:val="16"/>
                <w:szCs w:val="18"/>
              </w:rPr>
            </w:pPr>
            <w:r w:rsidRPr="003A3412">
              <w:rPr>
                <w:rFonts w:cstheme="minorHAnsi"/>
                <w:sz w:val="16"/>
                <w:szCs w:val="18"/>
              </w:rPr>
              <w:t>*NoDWHR;</w:t>
            </w:r>
          </w:p>
          <w:p w14:paraId="5788FF07" w14:textId="77777777" w:rsidR="00EE257B" w:rsidRPr="003A3412" w:rsidRDefault="00EE257B" w:rsidP="00EE257B">
            <w:pPr>
              <w:spacing w:after="0" w:line="240" w:lineRule="auto"/>
              <w:rPr>
                <w:rFonts w:cstheme="minorHAnsi"/>
                <w:sz w:val="16"/>
                <w:szCs w:val="18"/>
              </w:rPr>
            </w:pPr>
            <w:r w:rsidRPr="003A3412">
              <w:rPr>
                <w:rFonts w:cstheme="minorHAnsi"/>
                <w:sz w:val="16"/>
                <w:szCs w:val="18"/>
              </w:rPr>
              <w:t>Else use value from PRF-01;</w:t>
            </w:r>
          </w:p>
          <w:p w14:paraId="53F58F84" w14:textId="6C25D569" w:rsidR="00EE257B" w:rsidRPr="009B666F" w:rsidRDefault="00EE257B" w:rsidP="00EE257B">
            <w:pPr>
              <w:spacing w:after="0" w:line="240" w:lineRule="auto"/>
              <w:rPr>
                <w:ins w:id="26" w:author="Alhabibi, Haider@Energy" w:date="2022-06-21T13:42:00Z"/>
                <w:rFonts w:cstheme="minorHAnsi"/>
                <w:sz w:val="16"/>
                <w:szCs w:val="18"/>
              </w:rPr>
            </w:pPr>
          </w:p>
          <w:p w14:paraId="51154279" w14:textId="1E6A0944" w:rsidR="00EE257B" w:rsidRPr="00C1150F" w:rsidRDefault="00EE257B" w:rsidP="00EE257B">
            <w:pPr>
              <w:spacing w:after="0" w:line="240" w:lineRule="auto"/>
              <w:rPr>
                <w:rFonts w:cstheme="minorHAnsi"/>
                <w:sz w:val="16"/>
                <w:szCs w:val="18"/>
              </w:rPr>
            </w:pPr>
            <w:r w:rsidRPr="00C1150F">
              <w:rPr>
                <w:rFonts w:cstheme="minorHAnsi"/>
                <w:sz w:val="16"/>
                <w:szCs w:val="18"/>
              </w:rPr>
              <w:t xml:space="preserve"> &gt;&gt;</w:t>
            </w:r>
          </w:p>
        </w:tc>
        <w:tc>
          <w:tcPr>
            <w:tcW w:w="982" w:type="dxa"/>
          </w:tcPr>
          <w:p w14:paraId="37A3F8A5" w14:textId="77777777" w:rsidR="00EE257B" w:rsidRPr="00C1150F" w:rsidRDefault="00EE257B" w:rsidP="00EE257B">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C1150F">
              <w:rPr>
                <w:rFonts w:eastAsia="Times New Roman" w:cstheme="minorHAnsi"/>
                <w:sz w:val="16"/>
                <w:szCs w:val="20"/>
              </w:rPr>
              <w:t>&lt;&lt;if performance, hide column from user, needed for equivalency lookup;</w:t>
            </w:r>
          </w:p>
          <w:p w14:paraId="28869FDE" w14:textId="77777777" w:rsidR="00EE257B" w:rsidRPr="00C1150F" w:rsidRDefault="00EE257B" w:rsidP="00EE257B">
            <w:pPr>
              <w:spacing w:after="0" w:line="240" w:lineRule="auto"/>
              <w:rPr>
                <w:rFonts w:eastAsia="Times New Roman" w:cstheme="minorHAnsi"/>
                <w:sz w:val="16"/>
                <w:szCs w:val="20"/>
              </w:rPr>
            </w:pPr>
            <w:r w:rsidRPr="00C1150F">
              <w:rPr>
                <w:rFonts w:eastAsia="Times New Roman" w:cstheme="minorHAnsi"/>
                <w:sz w:val="16"/>
                <w:szCs w:val="20"/>
              </w:rPr>
              <w:t>Reference value from XML;</w:t>
            </w:r>
          </w:p>
          <w:p w14:paraId="4FAFDDE4" w14:textId="77777777" w:rsidR="00EE257B" w:rsidRPr="00C1150F" w:rsidRDefault="00EE257B" w:rsidP="00EE257B">
            <w:pPr>
              <w:spacing w:after="0" w:line="240" w:lineRule="auto"/>
              <w:rPr>
                <w:rFonts w:cstheme="minorHAnsi"/>
                <w:sz w:val="16"/>
                <w:szCs w:val="18"/>
              </w:rPr>
            </w:pPr>
            <w:r w:rsidRPr="00C1150F">
              <w:rPr>
                <w:rFonts w:eastAsia="Times New Roman" w:cstheme="minorHAnsi"/>
                <w:sz w:val="16"/>
                <w:szCs w:val="20"/>
              </w:rPr>
              <w:t>Elseif prescriptive, do not require field&gt;&gt;</w:t>
            </w:r>
          </w:p>
        </w:tc>
      </w:tr>
    </w:tbl>
    <w:p w14:paraId="58C61ECF" w14:textId="77F67D4A" w:rsidR="00EB333A" w:rsidRDefault="00EB333A" w:rsidP="00A05A69">
      <w:pPr>
        <w:spacing w:after="0" w:line="240" w:lineRule="auto"/>
        <w:rPr>
          <w:rFonts w:asciiTheme="minorHAnsi" w:hAnsiTheme="minorHAnsi" w:cstheme="minorHAnsi"/>
          <w:sz w:val="18"/>
          <w:szCs w:val="18"/>
        </w:rPr>
      </w:pPr>
    </w:p>
    <w:p w14:paraId="46318AE0" w14:textId="77777777" w:rsidR="00EB333A" w:rsidRDefault="00EB333A">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7FF1BD42" w14:textId="77777777" w:rsidR="00F1004F" w:rsidRDefault="00F1004F" w:rsidP="00A05A69">
      <w:pPr>
        <w:spacing w:after="0" w:line="240" w:lineRule="auto"/>
        <w:rPr>
          <w:rFonts w:asciiTheme="minorHAnsi" w:hAnsiTheme="minorHAnsi" w:cstheme="minorHAnsi"/>
          <w:sz w:val="18"/>
          <w:szCs w:val="18"/>
        </w:rPr>
      </w:pPr>
    </w:p>
    <w:tbl>
      <w:tblPr>
        <w:tblpPr w:leftFromText="180" w:rightFromText="180" w:vertAnchor="text" w:tblpY="1"/>
        <w:tblOverlap w:val="never"/>
        <w:tblW w:w="504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10"/>
        <w:gridCol w:w="910"/>
        <w:gridCol w:w="910"/>
        <w:gridCol w:w="910"/>
        <w:gridCol w:w="910"/>
        <w:gridCol w:w="910"/>
        <w:gridCol w:w="910"/>
        <w:gridCol w:w="910"/>
        <w:gridCol w:w="910"/>
        <w:gridCol w:w="910"/>
        <w:gridCol w:w="1785"/>
      </w:tblGrid>
      <w:tr w:rsidR="00554EE8" w:rsidRPr="00327949" w14:paraId="3BD7F69F" w14:textId="77777777" w:rsidTr="00DE24CE">
        <w:trPr>
          <w:cantSplit/>
          <w:trHeight w:val="404"/>
        </w:trPr>
        <w:tc>
          <w:tcPr>
            <w:tcW w:w="5000" w:type="pct"/>
            <w:gridSpan w:val="11"/>
            <w:tcBorders>
              <w:top w:val="single" w:sz="4" w:space="0" w:color="auto"/>
              <w:left w:val="single" w:sz="4" w:space="0" w:color="auto"/>
              <w:bottom w:val="single" w:sz="4" w:space="0" w:color="auto"/>
              <w:right w:val="single" w:sz="4" w:space="0" w:color="auto"/>
            </w:tcBorders>
          </w:tcPr>
          <w:p w14:paraId="25709ADF" w14:textId="1ABF2711" w:rsidR="00554EE8" w:rsidRPr="00327949" w:rsidRDefault="00554EE8" w:rsidP="00347515">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5D9FBE6C" w:rsidR="00554EE8" w:rsidRPr="00327949" w:rsidRDefault="00554EE8" w:rsidP="00347515">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 xml:space="preserve">This table reports </w:t>
            </w:r>
            <w:r w:rsidR="00A056A4" w:rsidRPr="005828AE">
              <w:rPr>
                <w:rFonts w:asciiTheme="minorHAnsi" w:eastAsia="Times New Roman" w:hAnsiTheme="minorHAnsi" w:cstheme="minorHAnsi"/>
                <w:sz w:val="20"/>
                <w:szCs w:val="20"/>
              </w:rPr>
              <w:t xml:space="preserve"> features</w:t>
            </w:r>
            <w:r w:rsidR="00A056A4">
              <w:rPr>
                <w:rFonts w:asciiTheme="minorHAnsi" w:eastAsia="Times New Roman" w:hAnsiTheme="minorHAnsi" w:cstheme="minorHAnsi"/>
                <w:sz w:val="20"/>
                <w:szCs w:val="20"/>
              </w:rPr>
              <w:t xml:space="preserve"> of</w:t>
            </w:r>
            <w:r w:rsidR="00A056A4" w:rsidRPr="00327949">
              <w:rPr>
                <w:rFonts w:asciiTheme="minorHAnsi" w:hAnsiTheme="minorHAnsi" w:cstheme="minorHAnsi"/>
                <w:sz w:val="18"/>
                <w:szCs w:val="18"/>
              </w:rPr>
              <w:t xml:space="preserve"> </w:t>
            </w:r>
            <w:r w:rsidRPr="00327949">
              <w:rPr>
                <w:rFonts w:asciiTheme="minorHAnsi" w:hAnsiTheme="minorHAnsi" w:cstheme="minorHAnsi"/>
                <w:sz w:val="18"/>
                <w:szCs w:val="18"/>
              </w:rPr>
              <w:t xml:space="preserve">the water heating system </w:t>
            </w:r>
            <w:r w:rsidR="004F13BE">
              <w:t xml:space="preserve"> </w:t>
            </w:r>
            <w:r w:rsidR="004F13BE" w:rsidRPr="004F13BE">
              <w:rPr>
                <w:rFonts w:asciiTheme="minorHAnsi" w:hAnsiTheme="minorHAnsi" w:cstheme="minorHAnsi"/>
                <w:sz w:val="18"/>
                <w:szCs w:val="18"/>
              </w:rPr>
              <w:t xml:space="preserve">other than HPWH systems </w:t>
            </w:r>
            <w:r w:rsidRPr="00327949">
              <w:rPr>
                <w:rFonts w:asciiTheme="minorHAnsi" w:hAnsiTheme="minorHAnsi" w:cstheme="minorHAnsi"/>
                <w:sz w:val="18"/>
                <w:szCs w:val="18"/>
              </w:rPr>
              <w:t xml:space="preserv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54592314" w:rsidR="00554EE8" w:rsidRPr="00327949" w:rsidRDefault="00554EE8" w:rsidP="00347515">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C97CD0">
              <w:t xml:space="preserve"> </w:t>
            </w:r>
            <w:r w:rsidR="00C97CD0" w:rsidRPr="00C97CD0">
              <w:rPr>
                <w:rFonts w:asciiTheme="minorHAnsi" w:hAnsiTheme="minorHAnsi" w:cstheme="minorHAnsi"/>
                <w:sz w:val="18"/>
                <w:szCs w:val="18"/>
              </w:rPr>
              <w:t xml:space="preserve">if Table A does not apply, then display the "section does not apply" message; else </w:t>
            </w:r>
            <w:r w:rsidRPr="00327949">
              <w:rPr>
                <w:rFonts w:asciiTheme="minorHAnsi" w:hAnsiTheme="minorHAnsi" w:cstheme="minorHAnsi"/>
                <w:sz w:val="18"/>
                <w:szCs w:val="18"/>
              </w:rPr>
              <w:t xml:space="preserve">require one row of data for each Dwelling Unit Water Heating System name identified </w:t>
            </w:r>
            <w:r w:rsidR="006C51E6">
              <w:rPr>
                <w:rFonts w:asciiTheme="minorHAnsi" w:hAnsiTheme="minorHAnsi" w:cstheme="minorHAnsi"/>
                <w:sz w:val="18"/>
                <w:szCs w:val="18"/>
              </w:rPr>
              <w:t>in table A</w:t>
            </w:r>
            <w:r w:rsidRPr="00327949">
              <w:rPr>
                <w:rFonts w:asciiTheme="minorHAnsi" w:hAnsiTheme="minorHAnsi" w:cstheme="minorHAnsi"/>
                <w:sz w:val="18"/>
                <w:szCs w:val="18"/>
              </w:rPr>
              <w:t>&gt;&gt;</w:t>
            </w:r>
          </w:p>
        </w:tc>
      </w:tr>
      <w:tr w:rsidR="0008150E" w:rsidRPr="00327949" w14:paraId="4907BC1F" w14:textId="77777777" w:rsidTr="00DE24CE">
        <w:trPr>
          <w:cantSplit/>
          <w:trHeight w:val="278"/>
        </w:trPr>
        <w:tc>
          <w:tcPr>
            <w:tcW w:w="418" w:type="pct"/>
            <w:tcBorders>
              <w:top w:val="single" w:sz="4" w:space="0" w:color="auto"/>
              <w:left w:val="single" w:sz="4" w:space="0" w:color="auto"/>
              <w:bottom w:val="single" w:sz="4" w:space="0" w:color="auto"/>
              <w:right w:val="single" w:sz="4" w:space="0" w:color="auto"/>
            </w:tcBorders>
          </w:tcPr>
          <w:p w14:paraId="43E58BAF" w14:textId="4B9026FC" w:rsidR="0008150E" w:rsidRPr="00327949" w:rsidRDefault="0008150E" w:rsidP="00554EE8">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418" w:type="pct"/>
            <w:tcBorders>
              <w:top w:val="single" w:sz="4" w:space="0" w:color="auto"/>
              <w:left w:val="single" w:sz="4" w:space="0" w:color="auto"/>
              <w:bottom w:val="single" w:sz="4" w:space="0" w:color="auto"/>
              <w:right w:val="single" w:sz="4" w:space="0" w:color="auto"/>
            </w:tcBorders>
            <w:vAlign w:val="bottom"/>
          </w:tcPr>
          <w:p w14:paraId="671D02D5" w14:textId="37CAA532"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18" w:type="pct"/>
            <w:tcBorders>
              <w:top w:val="single" w:sz="4" w:space="0" w:color="auto"/>
              <w:left w:val="single" w:sz="4" w:space="0" w:color="auto"/>
              <w:bottom w:val="single" w:sz="4" w:space="0" w:color="auto"/>
              <w:right w:val="single" w:sz="4" w:space="0" w:color="auto"/>
            </w:tcBorders>
            <w:vAlign w:val="bottom"/>
          </w:tcPr>
          <w:p w14:paraId="5F0293BF" w14:textId="743049D3"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18" w:type="pct"/>
            <w:tcBorders>
              <w:top w:val="single" w:sz="4" w:space="0" w:color="auto"/>
              <w:left w:val="single" w:sz="4" w:space="0" w:color="auto"/>
              <w:bottom w:val="single" w:sz="4" w:space="0" w:color="auto"/>
              <w:right w:val="single" w:sz="4" w:space="0" w:color="auto"/>
            </w:tcBorders>
            <w:vAlign w:val="bottom"/>
          </w:tcPr>
          <w:p w14:paraId="00EAF596" w14:textId="7B8D1B9C"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18" w:type="pct"/>
            <w:tcBorders>
              <w:top w:val="single" w:sz="4" w:space="0" w:color="auto"/>
              <w:left w:val="single" w:sz="4" w:space="0" w:color="auto"/>
              <w:bottom w:val="single" w:sz="4" w:space="0" w:color="auto"/>
              <w:right w:val="single" w:sz="4" w:space="0" w:color="auto"/>
            </w:tcBorders>
            <w:vAlign w:val="bottom"/>
          </w:tcPr>
          <w:p w14:paraId="50DC1DE2" w14:textId="6F692887" w:rsidR="0008150E" w:rsidRPr="00327949" w:rsidRDefault="0008150E" w:rsidP="00554EE8">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418" w:type="pct"/>
            <w:tcBorders>
              <w:top w:val="single" w:sz="4" w:space="0" w:color="auto"/>
              <w:left w:val="single" w:sz="4" w:space="0" w:color="auto"/>
              <w:bottom w:val="single" w:sz="4" w:space="0" w:color="auto"/>
              <w:right w:val="single" w:sz="4" w:space="0" w:color="auto"/>
            </w:tcBorders>
            <w:vAlign w:val="bottom"/>
          </w:tcPr>
          <w:p w14:paraId="27734F41" w14:textId="3044C2CC" w:rsidR="0008150E" w:rsidRPr="00327949" w:rsidRDefault="0008150E" w:rsidP="00554EE8">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18" w:type="pct"/>
            <w:tcBorders>
              <w:top w:val="single" w:sz="4" w:space="0" w:color="auto"/>
              <w:left w:val="single" w:sz="4" w:space="0" w:color="auto"/>
              <w:bottom w:val="single" w:sz="4" w:space="0" w:color="auto"/>
              <w:right w:val="single" w:sz="4" w:space="0" w:color="auto"/>
            </w:tcBorders>
            <w:vAlign w:val="bottom"/>
          </w:tcPr>
          <w:p w14:paraId="0DB441FD" w14:textId="58F1DA69" w:rsidR="0008150E" w:rsidRPr="00327949" w:rsidRDefault="0008150E" w:rsidP="00554EE8">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418" w:type="pct"/>
            <w:tcBorders>
              <w:top w:val="single" w:sz="4" w:space="0" w:color="auto"/>
              <w:left w:val="single" w:sz="4" w:space="0" w:color="auto"/>
              <w:bottom w:val="single" w:sz="4" w:space="0" w:color="auto"/>
              <w:right w:val="single" w:sz="4" w:space="0" w:color="auto"/>
            </w:tcBorders>
            <w:vAlign w:val="bottom"/>
          </w:tcPr>
          <w:p w14:paraId="5754446D" w14:textId="5154C0DD" w:rsidR="0008150E" w:rsidRPr="00327949" w:rsidRDefault="0008150E" w:rsidP="00554EE8">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18" w:type="pct"/>
            <w:tcBorders>
              <w:top w:val="single" w:sz="4" w:space="0" w:color="auto"/>
              <w:left w:val="single" w:sz="4" w:space="0" w:color="auto"/>
              <w:bottom w:val="single" w:sz="4" w:space="0" w:color="auto"/>
              <w:right w:val="single" w:sz="4" w:space="0" w:color="auto"/>
            </w:tcBorders>
            <w:vAlign w:val="bottom"/>
          </w:tcPr>
          <w:p w14:paraId="4DC9E8F4" w14:textId="7DED521E" w:rsidR="0008150E" w:rsidRPr="00327949" w:rsidRDefault="0008150E"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18" w:type="pct"/>
            <w:tcBorders>
              <w:top w:val="single" w:sz="4" w:space="0" w:color="auto"/>
              <w:left w:val="single" w:sz="4" w:space="0" w:color="auto"/>
              <w:bottom w:val="single" w:sz="4" w:space="0" w:color="auto"/>
              <w:right w:val="single" w:sz="4" w:space="0" w:color="auto"/>
            </w:tcBorders>
            <w:vAlign w:val="bottom"/>
          </w:tcPr>
          <w:p w14:paraId="55FAB2B4" w14:textId="14744043"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821" w:type="pct"/>
            <w:tcBorders>
              <w:top w:val="single" w:sz="4" w:space="0" w:color="auto"/>
              <w:left w:val="single" w:sz="4" w:space="0" w:color="auto"/>
              <w:bottom w:val="single" w:sz="4" w:space="0" w:color="auto"/>
              <w:right w:val="single" w:sz="4" w:space="0" w:color="auto"/>
            </w:tcBorders>
            <w:vAlign w:val="bottom"/>
          </w:tcPr>
          <w:p w14:paraId="0DA689F9" w14:textId="4AD20B74" w:rsidR="0008150E" w:rsidRPr="00327949" w:rsidRDefault="0008150E"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08150E" w:rsidRPr="00327949" w14:paraId="110C1F45" w14:textId="77777777" w:rsidTr="00DE24CE">
        <w:trPr>
          <w:cantSplit/>
          <w:trHeight w:val="289"/>
        </w:trPr>
        <w:tc>
          <w:tcPr>
            <w:tcW w:w="418" w:type="pct"/>
            <w:tcBorders>
              <w:top w:val="single" w:sz="4" w:space="0" w:color="auto"/>
              <w:left w:val="single" w:sz="4" w:space="0" w:color="auto"/>
              <w:bottom w:val="single" w:sz="4" w:space="0" w:color="auto"/>
              <w:right w:val="single" w:sz="4" w:space="0" w:color="auto"/>
            </w:tcBorders>
            <w:vAlign w:val="bottom"/>
          </w:tcPr>
          <w:p w14:paraId="3FEB8A56" w14:textId="743460D1" w:rsidR="0008150E" w:rsidRPr="00327949" w:rsidRDefault="0008150E" w:rsidP="00554EE8">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418" w:type="pct"/>
            <w:tcBorders>
              <w:top w:val="single" w:sz="4" w:space="0" w:color="auto"/>
              <w:left w:val="single" w:sz="4" w:space="0" w:color="auto"/>
              <w:bottom w:val="single" w:sz="4" w:space="0" w:color="auto"/>
              <w:right w:val="single" w:sz="4" w:space="0" w:color="auto"/>
            </w:tcBorders>
            <w:vAlign w:val="bottom"/>
          </w:tcPr>
          <w:p w14:paraId="48C8C09C" w14:textId="582C8B5E"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18" w:type="pct"/>
            <w:tcBorders>
              <w:top w:val="single" w:sz="4" w:space="0" w:color="auto"/>
              <w:left w:val="single" w:sz="4" w:space="0" w:color="auto"/>
              <w:bottom w:val="single" w:sz="4" w:space="0" w:color="auto"/>
              <w:right w:val="single" w:sz="4" w:space="0" w:color="auto"/>
            </w:tcBorders>
            <w:vAlign w:val="bottom"/>
          </w:tcPr>
          <w:p w14:paraId="58920839" w14:textId="77777777"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18" w:type="pct"/>
            <w:tcBorders>
              <w:top w:val="single" w:sz="4" w:space="0" w:color="auto"/>
              <w:left w:val="single" w:sz="4" w:space="0" w:color="auto"/>
              <w:bottom w:val="single" w:sz="4" w:space="0" w:color="auto"/>
              <w:right w:val="single" w:sz="4" w:space="0" w:color="auto"/>
            </w:tcBorders>
            <w:vAlign w:val="bottom"/>
          </w:tcPr>
          <w:p w14:paraId="75524D98" w14:textId="77777777"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18" w:type="pct"/>
            <w:tcBorders>
              <w:top w:val="single" w:sz="4" w:space="0" w:color="auto"/>
              <w:left w:val="single" w:sz="4" w:space="0" w:color="auto"/>
              <w:bottom w:val="single" w:sz="4" w:space="0" w:color="auto"/>
              <w:right w:val="single" w:sz="4" w:space="0" w:color="auto"/>
            </w:tcBorders>
            <w:vAlign w:val="bottom"/>
          </w:tcPr>
          <w:p w14:paraId="7177A6B8" w14:textId="496941DF"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418" w:type="pct"/>
            <w:tcBorders>
              <w:top w:val="single" w:sz="4" w:space="0" w:color="auto"/>
              <w:left w:val="single" w:sz="4" w:space="0" w:color="auto"/>
              <w:bottom w:val="single" w:sz="4" w:space="0" w:color="auto"/>
              <w:right w:val="single" w:sz="4" w:space="0" w:color="auto"/>
            </w:tcBorders>
            <w:vAlign w:val="bottom"/>
          </w:tcPr>
          <w:p w14:paraId="1643CD45" w14:textId="77777777"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18" w:type="pct"/>
            <w:tcBorders>
              <w:top w:val="single" w:sz="4" w:space="0" w:color="auto"/>
              <w:left w:val="single" w:sz="4" w:space="0" w:color="auto"/>
              <w:bottom w:val="single" w:sz="4" w:space="0" w:color="auto"/>
              <w:right w:val="single" w:sz="4" w:space="0" w:color="auto"/>
            </w:tcBorders>
            <w:vAlign w:val="bottom"/>
          </w:tcPr>
          <w:p w14:paraId="42267D40" w14:textId="77777777"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418" w:type="pct"/>
            <w:tcBorders>
              <w:top w:val="single" w:sz="4" w:space="0" w:color="auto"/>
              <w:left w:val="single" w:sz="4" w:space="0" w:color="auto"/>
              <w:bottom w:val="single" w:sz="4" w:space="0" w:color="auto"/>
              <w:right w:val="single" w:sz="4" w:space="0" w:color="auto"/>
            </w:tcBorders>
            <w:vAlign w:val="bottom"/>
          </w:tcPr>
          <w:p w14:paraId="599FC808" w14:textId="77777777"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18" w:type="pct"/>
            <w:tcBorders>
              <w:top w:val="single" w:sz="4" w:space="0" w:color="auto"/>
              <w:left w:val="single" w:sz="4" w:space="0" w:color="auto"/>
              <w:bottom w:val="single" w:sz="4" w:space="0" w:color="auto"/>
              <w:right w:val="single" w:sz="4" w:space="0" w:color="auto"/>
            </w:tcBorders>
            <w:vAlign w:val="bottom"/>
          </w:tcPr>
          <w:p w14:paraId="12391449" w14:textId="77777777"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18" w:type="pct"/>
            <w:tcBorders>
              <w:top w:val="single" w:sz="4" w:space="0" w:color="auto"/>
              <w:left w:val="single" w:sz="4" w:space="0" w:color="auto"/>
              <w:bottom w:val="single" w:sz="4" w:space="0" w:color="auto"/>
              <w:right w:val="single" w:sz="4" w:space="0" w:color="auto"/>
            </w:tcBorders>
            <w:vAlign w:val="bottom"/>
          </w:tcPr>
          <w:p w14:paraId="5589DC8C" w14:textId="322BE969" w:rsidR="0008150E" w:rsidRPr="00327949" w:rsidRDefault="0008150E"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821" w:type="pct"/>
            <w:tcBorders>
              <w:top w:val="single" w:sz="4" w:space="0" w:color="auto"/>
              <w:left w:val="single" w:sz="4" w:space="0" w:color="auto"/>
              <w:bottom w:val="single" w:sz="4" w:space="0" w:color="auto"/>
              <w:right w:val="single" w:sz="4" w:space="0" w:color="auto"/>
            </w:tcBorders>
            <w:vAlign w:val="bottom"/>
          </w:tcPr>
          <w:p w14:paraId="24DEC3D9" w14:textId="77777777" w:rsidR="0008150E" w:rsidRPr="00327949" w:rsidRDefault="0008150E"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08150E" w:rsidRPr="00327949" w14:paraId="5BEEEFCC" w14:textId="77777777" w:rsidTr="00DE24CE">
        <w:trPr>
          <w:cantSplit/>
          <w:trHeight w:val="247"/>
        </w:trPr>
        <w:tc>
          <w:tcPr>
            <w:tcW w:w="418" w:type="pct"/>
            <w:tcBorders>
              <w:top w:val="single" w:sz="4" w:space="0" w:color="auto"/>
              <w:left w:val="single" w:sz="4" w:space="0" w:color="auto"/>
              <w:bottom w:val="single" w:sz="4" w:space="0" w:color="auto"/>
              <w:right w:val="single" w:sz="4" w:space="0" w:color="auto"/>
            </w:tcBorders>
          </w:tcPr>
          <w:p w14:paraId="50C7749C" w14:textId="187338E0" w:rsidR="0008150E" w:rsidRPr="00E177D7" w:rsidRDefault="0008150E" w:rsidP="00554EE8">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418" w:type="pct"/>
            <w:tcBorders>
              <w:top w:val="single" w:sz="4" w:space="0" w:color="auto"/>
              <w:left w:val="single" w:sz="4" w:space="0" w:color="auto"/>
              <w:bottom w:val="single" w:sz="4" w:space="0" w:color="auto"/>
              <w:right w:val="single" w:sz="4" w:space="0" w:color="auto"/>
            </w:tcBorders>
          </w:tcPr>
          <w:p w14:paraId="19185FD4" w14:textId="770E350F" w:rsidR="0008150E" w:rsidRPr="00095904" w:rsidRDefault="0008150E" w:rsidP="00554EE8">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18" w:type="pct"/>
            <w:tcBorders>
              <w:top w:val="single" w:sz="4" w:space="0" w:color="auto"/>
              <w:left w:val="single" w:sz="4" w:space="0" w:color="auto"/>
              <w:bottom w:val="single" w:sz="4" w:space="0" w:color="auto"/>
              <w:right w:val="single" w:sz="4" w:space="0" w:color="auto"/>
            </w:tcBorders>
          </w:tcPr>
          <w:p w14:paraId="77E4DFEE" w14:textId="77166B12" w:rsidR="0008150E" w:rsidRPr="00095904" w:rsidRDefault="0008150E"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reference value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3&gt;&gt;</w:t>
            </w:r>
          </w:p>
          <w:p w14:paraId="348BD037" w14:textId="42D69148" w:rsidR="0008150E" w:rsidRPr="00095904" w:rsidRDefault="0008150E" w:rsidP="00554EE8">
            <w:pPr>
              <w:spacing w:after="0" w:line="240" w:lineRule="auto"/>
              <w:rPr>
                <w:rFonts w:asciiTheme="minorHAnsi" w:hAnsiTheme="minorHAnsi" w:cstheme="minorHAnsi"/>
                <w:sz w:val="14"/>
                <w:szCs w:val="16"/>
              </w:rPr>
            </w:pPr>
          </w:p>
        </w:tc>
        <w:tc>
          <w:tcPr>
            <w:tcW w:w="418" w:type="pct"/>
            <w:tcBorders>
              <w:top w:val="single" w:sz="4" w:space="0" w:color="auto"/>
              <w:left w:val="single" w:sz="4" w:space="0" w:color="auto"/>
              <w:bottom w:val="single" w:sz="4" w:space="0" w:color="auto"/>
              <w:right w:val="single" w:sz="4" w:space="0" w:color="auto"/>
            </w:tcBorders>
          </w:tcPr>
          <w:p w14:paraId="7C4D401E" w14:textId="32167DA9" w:rsidR="0008150E" w:rsidRPr="00095904" w:rsidRDefault="0008150E" w:rsidP="00554EE8">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4&gt;&gt;</w:t>
            </w:r>
          </w:p>
        </w:tc>
        <w:tc>
          <w:tcPr>
            <w:tcW w:w="418" w:type="pct"/>
            <w:tcBorders>
              <w:top w:val="single" w:sz="4" w:space="0" w:color="auto"/>
              <w:left w:val="single" w:sz="4" w:space="0" w:color="auto"/>
              <w:bottom w:val="single" w:sz="4" w:space="0" w:color="auto"/>
              <w:right w:val="single" w:sz="4" w:space="0" w:color="auto"/>
            </w:tcBorders>
          </w:tcPr>
          <w:p w14:paraId="3AA1B762" w14:textId="23DF9A6E" w:rsidR="0008150E" w:rsidRPr="00095904" w:rsidRDefault="0008150E" w:rsidP="00554EE8">
            <w:pPr>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4"/>
                <w:szCs w:val="16"/>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5&gt;&gt;</w:t>
            </w:r>
          </w:p>
        </w:tc>
        <w:tc>
          <w:tcPr>
            <w:tcW w:w="418" w:type="pct"/>
            <w:tcBorders>
              <w:top w:val="single" w:sz="4" w:space="0" w:color="auto"/>
              <w:left w:val="single" w:sz="4" w:space="0" w:color="auto"/>
              <w:bottom w:val="single" w:sz="4" w:space="0" w:color="auto"/>
              <w:right w:val="single" w:sz="4" w:space="0" w:color="auto"/>
            </w:tcBorders>
          </w:tcPr>
          <w:p w14:paraId="756E6B24" w14:textId="5434463A" w:rsidR="0008150E" w:rsidRPr="00095904" w:rsidRDefault="0008150E"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08150E" w:rsidRPr="00095904" w:rsidRDefault="0008150E" w:rsidP="00554EE8">
            <w:pPr>
              <w:spacing w:after="0" w:line="240" w:lineRule="auto"/>
              <w:rPr>
                <w:rFonts w:asciiTheme="minorHAnsi" w:hAnsiTheme="minorHAnsi" w:cstheme="minorHAnsi"/>
                <w:sz w:val="14"/>
                <w:szCs w:val="16"/>
              </w:rPr>
            </w:pPr>
          </w:p>
        </w:tc>
        <w:tc>
          <w:tcPr>
            <w:tcW w:w="418" w:type="pct"/>
            <w:tcBorders>
              <w:top w:val="single" w:sz="4" w:space="0" w:color="auto"/>
              <w:left w:val="single" w:sz="4" w:space="0" w:color="auto"/>
              <w:bottom w:val="single" w:sz="4" w:space="0" w:color="auto"/>
              <w:right w:val="single" w:sz="4" w:space="0" w:color="auto"/>
            </w:tcBorders>
          </w:tcPr>
          <w:p w14:paraId="4DDAC414" w14:textId="7476F7DC" w:rsidR="0008150E" w:rsidRDefault="0008150E"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5CA11BB7" w14:textId="78BEEFC6" w:rsidR="0008150E" w:rsidRDefault="0008150E"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p>
          <w:p w14:paraId="2BB11D43" w14:textId="446C0F0F" w:rsidR="0008150E" w:rsidRPr="00095904" w:rsidRDefault="0008150E"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p>
          <w:p w14:paraId="47CE21EB" w14:textId="328A3E8F" w:rsidR="0008150E" w:rsidRPr="00095904" w:rsidRDefault="0008150E" w:rsidP="00554EE8">
            <w:pPr>
              <w:spacing w:after="0" w:line="240" w:lineRule="auto"/>
              <w:rPr>
                <w:rFonts w:asciiTheme="minorHAnsi" w:hAnsiTheme="minorHAnsi" w:cstheme="minorHAnsi"/>
                <w:sz w:val="14"/>
                <w:szCs w:val="16"/>
              </w:rPr>
            </w:pPr>
          </w:p>
        </w:tc>
        <w:tc>
          <w:tcPr>
            <w:tcW w:w="418" w:type="pct"/>
            <w:tcBorders>
              <w:top w:val="single" w:sz="4" w:space="0" w:color="auto"/>
              <w:left w:val="single" w:sz="4" w:space="0" w:color="auto"/>
              <w:bottom w:val="single" w:sz="4" w:space="0" w:color="auto"/>
              <w:right w:val="single" w:sz="4" w:space="0" w:color="auto"/>
            </w:tcBorders>
            <w:vAlign w:val="center"/>
          </w:tcPr>
          <w:p w14:paraId="3236F259" w14:textId="57FF3658"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B</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is NA</w:t>
            </w:r>
            <w:r>
              <w:rPr>
                <w:rFonts w:asciiTheme="minorHAnsi" w:eastAsia="Times New Roman" w:hAnsiTheme="minorHAnsi" w:cstheme="minorHAnsi"/>
                <w:sz w:val="16"/>
                <w:szCs w:val="20"/>
              </w:rPr>
              <w:t>.</w:t>
            </w:r>
          </w:p>
          <w:p w14:paraId="00FC1634" w14:textId="74D4BD4F"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206F7CC2"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Btu/hr;</w:t>
            </w:r>
          </w:p>
          <w:p w14:paraId="4957A937" w14:textId="7011D818"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Btu/hr;</w:t>
            </w:r>
          </w:p>
          <w:p w14:paraId="43038F2D" w14:textId="779C04B4"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Btu/hr;</w:t>
            </w:r>
          </w:p>
          <w:p w14:paraId="7A989646" w14:textId="376D747D"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Btu/hr;</w:t>
            </w:r>
          </w:p>
          <w:p w14:paraId="4AC9EEF8" w14:textId="7D1AA610"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w:t>
            </w:r>
            <w:r w:rsidRPr="00095904">
              <w:rPr>
                <w:rFonts w:asciiTheme="minorHAnsi" w:eastAsia="Times New Roman" w:hAnsiTheme="minorHAnsi" w:cstheme="minorHAnsi"/>
                <w:sz w:val="16"/>
                <w:szCs w:val="20"/>
              </w:rPr>
              <w:lastRenderedPageBreak/>
              <w:t>Residential-Duty Commercial Storage, then value must be ≤ 105,000 Btu/hr;</w:t>
            </w:r>
          </w:p>
          <w:p w14:paraId="3FE17D88" w14:textId="5FAF5BD0"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0261BF09"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kW;</w:t>
            </w:r>
          </w:p>
          <w:p w14:paraId="46679747" w14:textId="7AEA5C43"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kW;</w:t>
            </w:r>
          </w:p>
          <w:p w14:paraId="0F235F01" w14:textId="0BE265B0" w:rsidR="0008150E" w:rsidRPr="00095904"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kW;</w:t>
            </w:r>
          </w:p>
          <w:p w14:paraId="5B006588" w14:textId="22D8EC1B" w:rsidR="0008150E" w:rsidRPr="00095904" w:rsidRDefault="0008150E" w:rsidP="00554EE8">
            <w:pPr>
              <w:spacing w:after="0"/>
              <w:rPr>
                <w:rFonts w:asciiTheme="minorHAnsi" w:eastAsia="Times New Roman" w:hAnsiTheme="minorHAnsi" w:cstheme="minorHAnsi"/>
                <w:sz w:val="16"/>
                <w:szCs w:val="20"/>
              </w:rPr>
            </w:pPr>
          </w:p>
          <w:p w14:paraId="7CF927FF" w14:textId="0763D859" w:rsidR="0008150E" w:rsidRDefault="0008150E"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 </w:t>
            </w: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WaterHeaterElectricFiredRatedInput, Otherwise the value is stored in WaterHeaterGasFire</w:t>
            </w:r>
            <w:r w:rsidRPr="00095904">
              <w:rPr>
                <w:rFonts w:asciiTheme="minorHAnsi" w:eastAsia="Times New Roman" w:hAnsiTheme="minorHAnsi" w:cstheme="minorHAnsi"/>
                <w:sz w:val="16"/>
                <w:szCs w:val="20"/>
              </w:rPr>
              <w:lastRenderedPageBreak/>
              <w:t>dRatedInput</w:t>
            </w:r>
            <w:r>
              <w:rPr>
                <w:rFonts w:asciiTheme="minorHAnsi" w:eastAsia="Times New Roman" w:hAnsiTheme="minorHAnsi" w:cstheme="minorHAnsi"/>
                <w:sz w:val="16"/>
                <w:szCs w:val="20"/>
              </w:rPr>
              <w:t>&gt;&gt;</w:t>
            </w:r>
          </w:p>
          <w:p w14:paraId="403C3207" w14:textId="1DA6FB43" w:rsidR="0008150E" w:rsidRPr="00095904" w:rsidRDefault="0008150E" w:rsidP="00554EE8">
            <w:pPr>
              <w:spacing w:after="0"/>
              <w:rPr>
                <w:rFonts w:asciiTheme="minorHAnsi" w:eastAsia="Times New Roman" w:hAnsiTheme="minorHAnsi" w:cstheme="minorHAnsi"/>
                <w:sz w:val="16"/>
                <w:szCs w:val="20"/>
              </w:rPr>
            </w:pPr>
          </w:p>
          <w:p w14:paraId="4DC44E17" w14:textId="5FC46A55" w:rsidR="0008150E" w:rsidRPr="00095904" w:rsidRDefault="0008150E" w:rsidP="00554EE8">
            <w:pPr>
              <w:spacing w:after="0" w:line="240" w:lineRule="auto"/>
              <w:rPr>
                <w:rFonts w:asciiTheme="minorHAnsi" w:hAnsiTheme="minorHAnsi" w:cstheme="minorHAnsi"/>
                <w:sz w:val="14"/>
                <w:szCs w:val="16"/>
              </w:rPr>
            </w:pPr>
          </w:p>
        </w:tc>
        <w:tc>
          <w:tcPr>
            <w:tcW w:w="418" w:type="pct"/>
            <w:tcBorders>
              <w:top w:val="single" w:sz="4" w:space="0" w:color="auto"/>
              <w:left w:val="single" w:sz="4" w:space="0" w:color="auto"/>
              <w:bottom w:val="single" w:sz="4" w:space="0" w:color="auto"/>
              <w:right w:val="single" w:sz="4" w:space="0" w:color="auto"/>
            </w:tcBorders>
          </w:tcPr>
          <w:p w14:paraId="6C87B38C" w14:textId="7D6C0D03" w:rsidR="0008150E" w:rsidRPr="00095904" w:rsidRDefault="0008150E"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Design Dwelling Unit DHW System Distribution A</w:t>
            </w:r>
            <w:r>
              <w:rPr>
                <w:rFonts w:asciiTheme="minorHAnsi" w:eastAsia="Times New Roman" w:hAnsiTheme="minorHAnsi" w:cstheme="minorHAnsi"/>
                <w:sz w:val="16"/>
                <w:szCs w:val="20"/>
              </w:rPr>
              <w:t>10&gt;&gt;</w:t>
            </w:r>
          </w:p>
        </w:tc>
        <w:tc>
          <w:tcPr>
            <w:tcW w:w="418" w:type="pct"/>
            <w:tcBorders>
              <w:top w:val="single" w:sz="4" w:space="0" w:color="auto"/>
              <w:left w:val="single" w:sz="4" w:space="0" w:color="auto"/>
              <w:bottom w:val="single" w:sz="4" w:space="0" w:color="auto"/>
              <w:right w:val="single" w:sz="4" w:space="0" w:color="auto"/>
            </w:tcBorders>
          </w:tcPr>
          <w:p w14:paraId="6FA787AB" w14:textId="353C379B" w:rsidR="0008150E" w:rsidRPr="00095904" w:rsidRDefault="0008150E"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821" w:type="pct"/>
            <w:tcBorders>
              <w:top w:val="single" w:sz="4" w:space="0" w:color="auto"/>
              <w:left w:val="single" w:sz="4" w:space="0" w:color="auto"/>
              <w:bottom w:val="single" w:sz="4" w:space="0" w:color="auto"/>
              <w:right w:val="single" w:sz="4" w:space="0" w:color="auto"/>
            </w:tcBorders>
          </w:tcPr>
          <w:p w14:paraId="4EEFADE4" w14:textId="400F629F" w:rsidR="0008150E" w:rsidRPr="00095904" w:rsidRDefault="0008150E"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EE257B" w:rsidRPr="00327949" w14:paraId="3A5022A5" w14:textId="77777777" w:rsidTr="00DE24CE">
        <w:trPr>
          <w:cantSplit/>
          <w:trHeight w:val="279"/>
        </w:trPr>
        <w:tc>
          <w:tcPr>
            <w:tcW w:w="418" w:type="pct"/>
            <w:tcBorders>
              <w:top w:val="single" w:sz="4" w:space="0" w:color="auto"/>
              <w:left w:val="single" w:sz="4" w:space="0" w:color="auto"/>
              <w:bottom w:val="single" w:sz="4" w:space="0" w:color="auto"/>
              <w:right w:val="single" w:sz="4" w:space="0" w:color="auto"/>
            </w:tcBorders>
          </w:tcPr>
          <w:p w14:paraId="12A4C7EF" w14:textId="77777777" w:rsidR="00EE257B" w:rsidRPr="00327949" w:rsidDel="0053169A" w:rsidRDefault="00EE257B" w:rsidP="00554EE8">
            <w:pPr>
              <w:spacing w:after="0" w:line="240" w:lineRule="auto"/>
              <w:rPr>
                <w:rFonts w:asciiTheme="minorHAnsi" w:hAnsiTheme="minorHAnsi" w:cstheme="minorHAnsi"/>
                <w:sz w:val="18"/>
                <w:szCs w:val="18"/>
              </w:rPr>
            </w:pPr>
          </w:p>
        </w:tc>
        <w:tc>
          <w:tcPr>
            <w:tcW w:w="418" w:type="pct"/>
            <w:tcBorders>
              <w:top w:val="single" w:sz="4" w:space="0" w:color="auto"/>
              <w:left w:val="single" w:sz="4" w:space="0" w:color="auto"/>
              <w:bottom w:val="single" w:sz="4" w:space="0" w:color="auto"/>
              <w:right w:val="single" w:sz="4" w:space="0" w:color="auto"/>
            </w:tcBorders>
          </w:tcPr>
          <w:p w14:paraId="78725B7E" w14:textId="0ED1688E" w:rsidR="00EE257B" w:rsidRPr="00327949" w:rsidDel="0053169A" w:rsidRDefault="00EE257B" w:rsidP="00554EE8">
            <w:pPr>
              <w:spacing w:after="0" w:line="240" w:lineRule="auto"/>
              <w:rPr>
                <w:rFonts w:asciiTheme="minorHAnsi" w:hAnsiTheme="minorHAnsi" w:cstheme="minorHAnsi"/>
                <w:sz w:val="18"/>
                <w:szCs w:val="18"/>
              </w:rPr>
            </w:pPr>
          </w:p>
        </w:tc>
        <w:tc>
          <w:tcPr>
            <w:tcW w:w="418" w:type="pct"/>
            <w:tcBorders>
              <w:top w:val="single" w:sz="4" w:space="0" w:color="auto"/>
              <w:left w:val="single" w:sz="4" w:space="0" w:color="auto"/>
              <w:bottom w:val="single" w:sz="4" w:space="0" w:color="auto"/>
              <w:right w:val="single" w:sz="4" w:space="0" w:color="auto"/>
            </w:tcBorders>
          </w:tcPr>
          <w:p w14:paraId="562CF0AD" w14:textId="77777777" w:rsidR="00EE257B" w:rsidRPr="00327949" w:rsidDel="0053169A" w:rsidRDefault="00EE257B" w:rsidP="00554EE8">
            <w:pPr>
              <w:spacing w:after="0" w:line="240" w:lineRule="auto"/>
              <w:rPr>
                <w:rFonts w:asciiTheme="minorHAnsi" w:hAnsiTheme="minorHAnsi" w:cstheme="minorHAnsi"/>
                <w:sz w:val="18"/>
                <w:szCs w:val="18"/>
              </w:rPr>
            </w:pPr>
          </w:p>
        </w:tc>
        <w:tc>
          <w:tcPr>
            <w:tcW w:w="418" w:type="pct"/>
            <w:tcBorders>
              <w:top w:val="single" w:sz="4" w:space="0" w:color="auto"/>
              <w:left w:val="single" w:sz="4" w:space="0" w:color="auto"/>
              <w:bottom w:val="single" w:sz="4" w:space="0" w:color="auto"/>
              <w:right w:val="single" w:sz="4" w:space="0" w:color="auto"/>
            </w:tcBorders>
          </w:tcPr>
          <w:p w14:paraId="1519F916" w14:textId="77777777" w:rsidR="00EE257B" w:rsidRPr="00327949" w:rsidDel="0053169A" w:rsidRDefault="00EE257B" w:rsidP="00554EE8">
            <w:pPr>
              <w:spacing w:after="0" w:line="240" w:lineRule="auto"/>
              <w:rPr>
                <w:rFonts w:asciiTheme="minorHAnsi" w:hAnsiTheme="minorHAnsi" w:cstheme="minorHAnsi"/>
                <w:sz w:val="18"/>
                <w:szCs w:val="18"/>
              </w:rPr>
            </w:pPr>
          </w:p>
        </w:tc>
        <w:tc>
          <w:tcPr>
            <w:tcW w:w="418" w:type="pct"/>
            <w:tcBorders>
              <w:top w:val="single" w:sz="4" w:space="0" w:color="auto"/>
              <w:left w:val="single" w:sz="4" w:space="0" w:color="auto"/>
              <w:bottom w:val="single" w:sz="4" w:space="0" w:color="auto"/>
              <w:right w:val="single" w:sz="4" w:space="0" w:color="auto"/>
            </w:tcBorders>
          </w:tcPr>
          <w:p w14:paraId="20758B79" w14:textId="77777777" w:rsidR="00EE257B" w:rsidRPr="00327949" w:rsidDel="0053169A" w:rsidRDefault="00EE257B" w:rsidP="00554EE8">
            <w:pPr>
              <w:spacing w:after="0" w:line="240" w:lineRule="auto"/>
              <w:rPr>
                <w:rFonts w:asciiTheme="minorHAnsi" w:hAnsiTheme="minorHAnsi" w:cstheme="minorHAnsi"/>
                <w:sz w:val="18"/>
                <w:szCs w:val="18"/>
              </w:rPr>
            </w:pPr>
          </w:p>
        </w:tc>
        <w:tc>
          <w:tcPr>
            <w:tcW w:w="418" w:type="pct"/>
            <w:tcBorders>
              <w:top w:val="single" w:sz="4" w:space="0" w:color="auto"/>
              <w:left w:val="single" w:sz="4" w:space="0" w:color="auto"/>
              <w:bottom w:val="single" w:sz="4" w:space="0" w:color="auto"/>
              <w:right w:val="single" w:sz="4" w:space="0" w:color="auto"/>
            </w:tcBorders>
          </w:tcPr>
          <w:p w14:paraId="58746990" w14:textId="77777777" w:rsidR="00EE257B" w:rsidRPr="00327949" w:rsidDel="0053169A" w:rsidRDefault="00EE257B" w:rsidP="00554EE8">
            <w:pPr>
              <w:spacing w:after="0" w:line="240" w:lineRule="auto"/>
              <w:rPr>
                <w:rFonts w:asciiTheme="minorHAnsi" w:hAnsiTheme="minorHAnsi" w:cstheme="minorHAnsi"/>
                <w:sz w:val="18"/>
                <w:szCs w:val="18"/>
              </w:rPr>
            </w:pPr>
          </w:p>
        </w:tc>
        <w:tc>
          <w:tcPr>
            <w:tcW w:w="418" w:type="pct"/>
            <w:tcBorders>
              <w:top w:val="single" w:sz="4" w:space="0" w:color="auto"/>
              <w:left w:val="single" w:sz="4" w:space="0" w:color="auto"/>
              <w:bottom w:val="single" w:sz="4" w:space="0" w:color="auto"/>
              <w:right w:val="single" w:sz="4" w:space="0" w:color="auto"/>
            </w:tcBorders>
          </w:tcPr>
          <w:p w14:paraId="05029388" w14:textId="77777777" w:rsidR="00EE257B" w:rsidRPr="00327949" w:rsidDel="0053169A" w:rsidRDefault="00EE257B" w:rsidP="00554EE8">
            <w:pPr>
              <w:spacing w:after="0" w:line="240" w:lineRule="auto"/>
              <w:rPr>
                <w:rFonts w:asciiTheme="minorHAnsi" w:hAnsiTheme="minorHAnsi" w:cstheme="minorHAnsi"/>
                <w:sz w:val="18"/>
                <w:szCs w:val="18"/>
              </w:rPr>
            </w:pPr>
          </w:p>
        </w:tc>
        <w:tc>
          <w:tcPr>
            <w:tcW w:w="418" w:type="pct"/>
            <w:tcBorders>
              <w:top w:val="single" w:sz="4" w:space="0" w:color="auto"/>
              <w:left w:val="single" w:sz="4" w:space="0" w:color="auto"/>
              <w:bottom w:val="single" w:sz="4" w:space="0" w:color="auto"/>
              <w:right w:val="single" w:sz="4" w:space="0" w:color="auto"/>
            </w:tcBorders>
          </w:tcPr>
          <w:p w14:paraId="4EE27031" w14:textId="77777777" w:rsidR="00EE257B" w:rsidRPr="00327949" w:rsidDel="0053169A" w:rsidRDefault="00EE257B" w:rsidP="00554EE8">
            <w:pPr>
              <w:spacing w:after="0" w:line="240" w:lineRule="auto"/>
              <w:rPr>
                <w:rFonts w:asciiTheme="minorHAnsi" w:hAnsiTheme="minorHAnsi" w:cstheme="minorHAnsi"/>
                <w:sz w:val="18"/>
                <w:szCs w:val="18"/>
              </w:rPr>
            </w:pPr>
          </w:p>
        </w:tc>
        <w:tc>
          <w:tcPr>
            <w:tcW w:w="418" w:type="pct"/>
            <w:tcBorders>
              <w:top w:val="single" w:sz="4" w:space="0" w:color="auto"/>
              <w:left w:val="single" w:sz="4" w:space="0" w:color="auto"/>
              <w:bottom w:val="single" w:sz="4" w:space="0" w:color="auto"/>
              <w:right w:val="single" w:sz="4" w:space="0" w:color="auto"/>
            </w:tcBorders>
          </w:tcPr>
          <w:p w14:paraId="5FF6F2F2" w14:textId="77777777" w:rsidR="00EE257B" w:rsidRPr="00327949" w:rsidDel="0053169A" w:rsidRDefault="00EE257B" w:rsidP="00554EE8">
            <w:pPr>
              <w:spacing w:after="0" w:line="240" w:lineRule="auto"/>
              <w:rPr>
                <w:rFonts w:asciiTheme="minorHAnsi" w:hAnsiTheme="minorHAnsi" w:cstheme="minorHAnsi"/>
                <w:sz w:val="18"/>
                <w:szCs w:val="18"/>
              </w:rPr>
            </w:pPr>
          </w:p>
        </w:tc>
        <w:tc>
          <w:tcPr>
            <w:tcW w:w="418" w:type="pct"/>
            <w:tcBorders>
              <w:top w:val="single" w:sz="4" w:space="0" w:color="auto"/>
              <w:left w:val="single" w:sz="4" w:space="0" w:color="auto"/>
              <w:bottom w:val="single" w:sz="4" w:space="0" w:color="auto"/>
              <w:right w:val="single" w:sz="4" w:space="0" w:color="auto"/>
            </w:tcBorders>
          </w:tcPr>
          <w:p w14:paraId="1FD32461" w14:textId="77777777" w:rsidR="00EE257B" w:rsidRPr="00327949" w:rsidDel="0053169A" w:rsidRDefault="00EE257B" w:rsidP="00554EE8">
            <w:pPr>
              <w:spacing w:after="0" w:line="240" w:lineRule="auto"/>
              <w:rPr>
                <w:rFonts w:asciiTheme="minorHAnsi" w:hAnsiTheme="minorHAnsi" w:cstheme="minorHAnsi"/>
                <w:sz w:val="18"/>
                <w:szCs w:val="18"/>
              </w:rPr>
            </w:pPr>
          </w:p>
        </w:tc>
        <w:tc>
          <w:tcPr>
            <w:tcW w:w="821" w:type="pct"/>
            <w:tcBorders>
              <w:top w:val="single" w:sz="4" w:space="0" w:color="auto"/>
              <w:left w:val="single" w:sz="4" w:space="0" w:color="auto"/>
              <w:bottom w:val="single" w:sz="4" w:space="0" w:color="auto"/>
              <w:right w:val="single" w:sz="4" w:space="0" w:color="auto"/>
            </w:tcBorders>
          </w:tcPr>
          <w:p w14:paraId="6DBABD03" w14:textId="77777777" w:rsidR="00EE257B" w:rsidRPr="00327949" w:rsidDel="0053169A" w:rsidRDefault="00EE257B" w:rsidP="00554EE8">
            <w:pPr>
              <w:spacing w:after="0" w:line="240" w:lineRule="auto"/>
              <w:rPr>
                <w:rFonts w:asciiTheme="minorHAnsi" w:hAnsiTheme="minorHAnsi" w:cstheme="minorHAnsi"/>
                <w:sz w:val="18"/>
                <w:szCs w:val="18"/>
              </w:rPr>
            </w:pPr>
          </w:p>
        </w:tc>
      </w:tr>
    </w:tbl>
    <w:p w14:paraId="1264387D" w14:textId="67026FAC" w:rsidR="00F1004F" w:rsidRDefault="00F1004F" w:rsidP="00A05A69">
      <w:pPr>
        <w:spacing w:after="0" w:line="240" w:lineRule="auto"/>
        <w:rPr>
          <w:rFonts w:asciiTheme="minorHAnsi" w:hAnsiTheme="minorHAnsi" w:cstheme="minorHAnsi"/>
          <w:sz w:val="18"/>
          <w:szCs w:val="18"/>
        </w:rPr>
      </w:pPr>
    </w:p>
    <w:p w14:paraId="63830874" w14:textId="101F5513" w:rsidR="006441C9" w:rsidRDefault="006441C9" w:rsidP="00A05A69">
      <w:pPr>
        <w:spacing w:after="0" w:line="240" w:lineRule="auto"/>
        <w:rPr>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778"/>
        <w:gridCol w:w="302"/>
        <w:gridCol w:w="251"/>
        <w:gridCol w:w="830"/>
        <w:gridCol w:w="1081"/>
        <w:gridCol w:w="355"/>
        <w:gridCol w:w="726"/>
        <w:gridCol w:w="1081"/>
        <w:gridCol w:w="1081"/>
        <w:gridCol w:w="1081"/>
        <w:gridCol w:w="1081"/>
        <w:gridCol w:w="1081"/>
        <w:gridCol w:w="1157"/>
      </w:tblGrid>
      <w:tr w:rsidR="00EE257B" w:rsidRPr="008C1142" w14:paraId="2DBCAD15" w14:textId="77777777" w:rsidTr="00DE24CE">
        <w:trPr>
          <w:trHeight w:val="1000"/>
        </w:trPr>
        <w:tc>
          <w:tcPr>
            <w:tcW w:w="1331" w:type="dxa"/>
            <w:gridSpan w:val="3"/>
          </w:tcPr>
          <w:p w14:paraId="1487FCB2" w14:textId="77777777" w:rsidR="00EE257B" w:rsidRDefault="00EE257B" w:rsidP="00B022F9">
            <w:pPr>
              <w:spacing w:after="0" w:line="240" w:lineRule="auto"/>
              <w:rPr>
                <w:rFonts w:cstheme="minorHAnsi"/>
                <w:b/>
                <w:sz w:val="20"/>
                <w:szCs w:val="20"/>
              </w:rPr>
            </w:pPr>
          </w:p>
        </w:tc>
        <w:tc>
          <w:tcPr>
            <w:tcW w:w="9554" w:type="dxa"/>
            <w:gridSpan w:val="10"/>
          </w:tcPr>
          <w:p w14:paraId="7E293BC7" w14:textId="25ADB867" w:rsidR="00EE257B" w:rsidRPr="008C1142" w:rsidRDefault="00EE257B" w:rsidP="00B022F9">
            <w:pPr>
              <w:spacing w:after="0" w:line="240" w:lineRule="auto"/>
              <w:rPr>
                <w:rFonts w:cstheme="minorHAnsi"/>
                <w:b/>
                <w:sz w:val="20"/>
                <w:szCs w:val="20"/>
              </w:rPr>
            </w:pPr>
            <w:r>
              <w:rPr>
                <w:rFonts w:cstheme="minorHAnsi"/>
                <w:b/>
                <w:sz w:val="20"/>
                <w:szCs w:val="20"/>
              </w:rPr>
              <w:t>B2</w:t>
            </w:r>
            <w:r w:rsidRPr="008C1142">
              <w:rPr>
                <w:rFonts w:cstheme="minorHAnsi"/>
                <w:b/>
                <w:sz w:val="20"/>
                <w:szCs w:val="20"/>
              </w:rPr>
              <w:t xml:space="preserve">. Installed HERS Verified </w:t>
            </w:r>
            <w:r>
              <w:rPr>
                <w:rFonts w:cstheme="minorHAnsi"/>
                <w:b/>
                <w:sz w:val="20"/>
                <w:szCs w:val="20"/>
              </w:rPr>
              <w:t>Dwelling Unit HPWH</w:t>
            </w:r>
            <w:r w:rsidRPr="008C1142">
              <w:rPr>
                <w:rFonts w:cstheme="minorHAnsi"/>
                <w:b/>
                <w:sz w:val="20"/>
                <w:szCs w:val="20"/>
              </w:rPr>
              <w:t xml:space="preserve"> System Information</w:t>
            </w:r>
          </w:p>
          <w:p w14:paraId="0EE7447F" w14:textId="77777777" w:rsidR="00EE257B" w:rsidRDefault="00EE257B" w:rsidP="00B022F9">
            <w:pPr>
              <w:spacing w:after="0" w:line="240" w:lineRule="auto"/>
              <w:rPr>
                <w:rFonts w:cstheme="minorHAnsi"/>
                <w:sz w:val="18"/>
                <w:szCs w:val="18"/>
              </w:rPr>
            </w:pPr>
            <w:r w:rsidRPr="008C1142">
              <w:rPr>
                <w:rFonts w:cstheme="minorHAnsi"/>
                <w:sz w:val="18"/>
                <w:szCs w:val="20"/>
              </w:rPr>
              <w:t>This table reports the water heating system(s) that were installed in this projec</w:t>
            </w:r>
            <w:r w:rsidRPr="008C1142">
              <w:rPr>
                <w:rFonts w:cstheme="minorHAnsi"/>
                <w:sz w:val="18"/>
                <w:szCs w:val="18"/>
              </w:rPr>
              <w:t>t.</w:t>
            </w:r>
          </w:p>
          <w:p w14:paraId="593B71B6" w14:textId="7A75CEA7" w:rsidR="00EE257B" w:rsidRDefault="00EE257B" w:rsidP="00B022F9">
            <w:pPr>
              <w:spacing w:after="0"/>
              <w:rPr>
                <w:rFonts w:cstheme="minorHAnsi"/>
                <w:sz w:val="20"/>
                <w:szCs w:val="20"/>
              </w:rPr>
            </w:pPr>
            <w:r>
              <w:rPr>
                <w:rFonts w:cstheme="minorHAnsi"/>
                <w:sz w:val="20"/>
                <w:szCs w:val="20"/>
              </w:rPr>
              <w:t xml:space="preserve">&lt;&lt;If Table A2 does not apply, then require table, else </w:t>
            </w:r>
            <w:r w:rsidRPr="00E12A63">
              <w:rPr>
                <w:rFonts w:cstheme="minorHAnsi"/>
                <w:sz w:val="20"/>
                <w:szCs w:val="20"/>
              </w:rPr>
              <w:t>display the "section does not apply" message</w:t>
            </w:r>
            <w:r>
              <w:rPr>
                <w:rFonts w:cstheme="minorHAnsi"/>
                <w:sz w:val="20"/>
                <w:szCs w:val="20"/>
              </w:rPr>
              <w:t>&gt;&gt;</w:t>
            </w:r>
          </w:p>
          <w:p w14:paraId="58862816" w14:textId="1485D1DC" w:rsidR="00EE257B" w:rsidRPr="008C1142" w:rsidRDefault="00EE257B" w:rsidP="00B022F9">
            <w:pPr>
              <w:spacing w:after="0" w:line="240" w:lineRule="auto"/>
              <w:rPr>
                <w:rFonts w:cstheme="minorHAnsi"/>
                <w:sz w:val="20"/>
                <w:szCs w:val="20"/>
              </w:rPr>
            </w:pPr>
            <w:r w:rsidRPr="008C1142">
              <w:rPr>
                <w:rFonts w:cstheme="minorHAnsi"/>
                <w:sz w:val="20"/>
                <w:szCs w:val="20"/>
              </w:rPr>
              <w:t xml:space="preserve">&lt;&lt;require one row of data for each water heater identified </w:t>
            </w:r>
            <w:r>
              <w:rPr>
                <w:rFonts w:cstheme="minorHAnsi"/>
                <w:sz w:val="20"/>
                <w:szCs w:val="20"/>
              </w:rPr>
              <w:t>in table A2</w:t>
            </w:r>
            <w:r w:rsidRPr="008C1142">
              <w:rPr>
                <w:rFonts w:cstheme="minorHAnsi"/>
                <w:sz w:val="20"/>
                <w:szCs w:val="20"/>
              </w:rPr>
              <w:t>&gt;&gt;</w:t>
            </w:r>
          </w:p>
        </w:tc>
      </w:tr>
      <w:tr w:rsidR="00EE257B" w:rsidRPr="008C1142" w14:paraId="29812C03" w14:textId="77777777" w:rsidTr="00DE24CE">
        <w:trPr>
          <w:trHeight w:val="221"/>
        </w:trPr>
        <w:tc>
          <w:tcPr>
            <w:tcW w:w="1080" w:type="dxa"/>
            <w:gridSpan w:val="2"/>
            <w:tcBorders>
              <w:top w:val="single" w:sz="4" w:space="0" w:color="auto"/>
              <w:left w:val="single" w:sz="4" w:space="0" w:color="auto"/>
              <w:bottom w:val="single" w:sz="4" w:space="0" w:color="auto"/>
              <w:right w:val="single" w:sz="4" w:space="0" w:color="auto"/>
            </w:tcBorders>
          </w:tcPr>
          <w:p w14:paraId="3A48D758" w14:textId="77777777" w:rsidR="00EE257B" w:rsidRPr="008C1142" w:rsidRDefault="00EE257B" w:rsidP="00EE257B">
            <w:pPr>
              <w:spacing w:after="0" w:line="240" w:lineRule="auto"/>
              <w:jc w:val="center"/>
              <w:rPr>
                <w:rFonts w:eastAsia="Times New Roman" w:cstheme="minorHAnsi"/>
                <w:sz w:val="16"/>
                <w:szCs w:val="20"/>
              </w:rPr>
            </w:pPr>
            <w:r w:rsidRPr="008C1142">
              <w:rPr>
                <w:rFonts w:eastAsia="Times New Roman" w:cstheme="minorHAnsi"/>
                <w:sz w:val="18"/>
                <w:szCs w:val="20"/>
              </w:rPr>
              <w:t>01</w:t>
            </w:r>
          </w:p>
        </w:tc>
        <w:tc>
          <w:tcPr>
            <w:tcW w:w="1081" w:type="dxa"/>
            <w:gridSpan w:val="2"/>
            <w:vAlign w:val="bottom"/>
          </w:tcPr>
          <w:p w14:paraId="177A2735" w14:textId="77777777" w:rsidR="00EE257B" w:rsidRPr="008C1142" w:rsidRDefault="00EE257B" w:rsidP="00EE257B">
            <w:pPr>
              <w:spacing w:after="0" w:line="240" w:lineRule="auto"/>
              <w:jc w:val="center"/>
              <w:rPr>
                <w:rFonts w:cstheme="minorHAnsi"/>
                <w:sz w:val="16"/>
                <w:szCs w:val="20"/>
              </w:rPr>
            </w:pPr>
            <w:r w:rsidRPr="008C1142">
              <w:rPr>
                <w:rFonts w:eastAsia="Times New Roman" w:cstheme="minorHAnsi"/>
                <w:sz w:val="16"/>
                <w:szCs w:val="20"/>
              </w:rPr>
              <w:t>02</w:t>
            </w:r>
          </w:p>
        </w:tc>
        <w:tc>
          <w:tcPr>
            <w:tcW w:w="1081" w:type="dxa"/>
            <w:vAlign w:val="bottom"/>
          </w:tcPr>
          <w:p w14:paraId="443EE6BC" w14:textId="77777777" w:rsidR="00EE257B" w:rsidRPr="008C1142" w:rsidRDefault="00EE257B" w:rsidP="00EE257B">
            <w:pPr>
              <w:spacing w:after="0" w:line="240" w:lineRule="auto"/>
              <w:jc w:val="center"/>
              <w:rPr>
                <w:rFonts w:cstheme="minorHAnsi"/>
                <w:sz w:val="16"/>
                <w:szCs w:val="20"/>
              </w:rPr>
            </w:pPr>
            <w:r w:rsidRPr="008C1142">
              <w:rPr>
                <w:rFonts w:eastAsia="Times New Roman" w:cstheme="minorHAnsi"/>
                <w:sz w:val="16"/>
                <w:szCs w:val="20"/>
              </w:rPr>
              <w:t>03</w:t>
            </w:r>
          </w:p>
        </w:tc>
        <w:tc>
          <w:tcPr>
            <w:tcW w:w="1081" w:type="dxa"/>
            <w:gridSpan w:val="2"/>
          </w:tcPr>
          <w:p w14:paraId="3C2682E7" w14:textId="77777777" w:rsidR="00EE257B" w:rsidRPr="008C1142" w:rsidRDefault="00EE257B" w:rsidP="00EE257B">
            <w:pPr>
              <w:spacing w:after="0" w:line="240" w:lineRule="auto"/>
              <w:jc w:val="center"/>
              <w:rPr>
                <w:rFonts w:eastAsia="Times New Roman" w:cstheme="minorHAnsi"/>
                <w:sz w:val="16"/>
                <w:szCs w:val="20"/>
              </w:rPr>
            </w:pPr>
            <w:r w:rsidRPr="008C1142">
              <w:rPr>
                <w:rFonts w:eastAsia="Times New Roman" w:cstheme="minorHAnsi"/>
                <w:sz w:val="16"/>
                <w:szCs w:val="20"/>
              </w:rPr>
              <w:t>04</w:t>
            </w:r>
          </w:p>
        </w:tc>
        <w:tc>
          <w:tcPr>
            <w:tcW w:w="1081" w:type="dxa"/>
          </w:tcPr>
          <w:p w14:paraId="2C78B222" w14:textId="77777777" w:rsidR="00EE257B" w:rsidRPr="008C1142" w:rsidRDefault="00EE257B" w:rsidP="00EE257B">
            <w:pPr>
              <w:spacing w:after="0" w:line="240" w:lineRule="auto"/>
              <w:jc w:val="center"/>
              <w:rPr>
                <w:rFonts w:eastAsia="Times New Roman" w:cstheme="minorHAnsi"/>
                <w:sz w:val="16"/>
                <w:szCs w:val="20"/>
              </w:rPr>
            </w:pPr>
            <w:r w:rsidRPr="008C1142">
              <w:rPr>
                <w:rFonts w:eastAsia="Times New Roman" w:cstheme="minorHAnsi"/>
                <w:sz w:val="16"/>
                <w:szCs w:val="20"/>
              </w:rPr>
              <w:t>05</w:t>
            </w:r>
          </w:p>
        </w:tc>
        <w:tc>
          <w:tcPr>
            <w:tcW w:w="1081" w:type="dxa"/>
          </w:tcPr>
          <w:p w14:paraId="2D569081" w14:textId="77777777" w:rsidR="00EE257B" w:rsidRPr="008C1142" w:rsidRDefault="00EE257B" w:rsidP="00EE257B">
            <w:pPr>
              <w:spacing w:after="0" w:line="240" w:lineRule="auto"/>
              <w:jc w:val="center"/>
              <w:rPr>
                <w:rFonts w:eastAsia="Times New Roman" w:cstheme="minorHAnsi"/>
                <w:sz w:val="16"/>
                <w:szCs w:val="20"/>
              </w:rPr>
            </w:pPr>
            <w:r w:rsidRPr="008C1142">
              <w:rPr>
                <w:rFonts w:eastAsia="Times New Roman" w:cstheme="minorHAnsi"/>
                <w:sz w:val="16"/>
                <w:szCs w:val="20"/>
              </w:rPr>
              <w:t>06</w:t>
            </w:r>
          </w:p>
        </w:tc>
        <w:tc>
          <w:tcPr>
            <w:tcW w:w="1081" w:type="dxa"/>
          </w:tcPr>
          <w:p w14:paraId="7F7E7782" w14:textId="6C8E315F" w:rsidR="00EE257B" w:rsidRPr="008C1142" w:rsidRDefault="00EE257B" w:rsidP="00EE257B">
            <w:pPr>
              <w:spacing w:after="0" w:line="240" w:lineRule="auto"/>
              <w:jc w:val="center"/>
              <w:rPr>
                <w:rFonts w:eastAsia="Times New Roman" w:cstheme="minorHAnsi"/>
                <w:sz w:val="16"/>
                <w:szCs w:val="20"/>
              </w:rPr>
            </w:pPr>
            <w:ins w:id="27" w:author="Alhabibi, Haider@Energy" w:date="2023-11-01T16:57:00Z">
              <w:r w:rsidRPr="008C1142">
                <w:rPr>
                  <w:rFonts w:eastAsia="Times New Roman" w:cstheme="minorHAnsi"/>
                  <w:sz w:val="16"/>
                  <w:szCs w:val="20"/>
                </w:rPr>
                <w:t>06</w:t>
              </w:r>
            </w:ins>
            <w:ins w:id="28" w:author="Alhabibi, Haider@Energy" w:date="2023-11-01T16:58:00Z">
              <w:r>
                <w:rPr>
                  <w:rFonts w:eastAsia="Times New Roman" w:cstheme="minorHAnsi"/>
                  <w:sz w:val="16"/>
                  <w:szCs w:val="20"/>
                </w:rPr>
                <w:t>a</w:t>
              </w:r>
            </w:ins>
          </w:p>
        </w:tc>
        <w:tc>
          <w:tcPr>
            <w:tcW w:w="1081" w:type="dxa"/>
          </w:tcPr>
          <w:p w14:paraId="6CF269A5" w14:textId="4EBE8EF0" w:rsidR="00EE257B" w:rsidRPr="008C1142" w:rsidRDefault="00EE257B" w:rsidP="00EE257B">
            <w:pPr>
              <w:spacing w:after="0" w:line="240" w:lineRule="auto"/>
              <w:jc w:val="center"/>
              <w:rPr>
                <w:rFonts w:eastAsia="Times New Roman" w:cstheme="minorHAnsi"/>
                <w:sz w:val="16"/>
                <w:szCs w:val="20"/>
              </w:rPr>
            </w:pPr>
            <w:r w:rsidRPr="008C1142">
              <w:rPr>
                <w:rFonts w:eastAsia="Times New Roman" w:cstheme="minorHAnsi"/>
                <w:sz w:val="16"/>
                <w:szCs w:val="20"/>
              </w:rPr>
              <w:t>07</w:t>
            </w:r>
          </w:p>
        </w:tc>
        <w:tc>
          <w:tcPr>
            <w:tcW w:w="1081" w:type="dxa"/>
          </w:tcPr>
          <w:p w14:paraId="2ACBD568" w14:textId="77777777" w:rsidR="00EE257B" w:rsidRPr="008C1142" w:rsidRDefault="00EE257B" w:rsidP="00EE257B">
            <w:pPr>
              <w:spacing w:after="0" w:line="240" w:lineRule="auto"/>
              <w:jc w:val="center"/>
              <w:rPr>
                <w:rFonts w:eastAsia="Times New Roman" w:cstheme="minorHAnsi"/>
                <w:sz w:val="16"/>
                <w:szCs w:val="20"/>
              </w:rPr>
            </w:pPr>
            <w:r w:rsidRPr="008C1142">
              <w:rPr>
                <w:rFonts w:eastAsia="Times New Roman" w:cstheme="minorHAnsi"/>
                <w:sz w:val="16"/>
                <w:szCs w:val="20"/>
              </w:rPr>
              <w:t>08</w:t>
            </w:r>
          </w:p>
        </w:tc>
        <w:tc>
          <w:tcPr>
            <w:tcW w:w="1157" w:type="dxa"/>
          </w:tcPr>
          <w:p w14:paraId="68C6B100" w14:textId="77777777" w:rsidR="00EE257B" w:rsidRPr="008C1142" w:rsidRDefault="00EE257B" w:rsidP="00EE257B">
            <w:pPr>
              <w:spacing w:after="0" w:line="240" w:lineRule="auto"/>
              <w:jc w:val="center"/>
              <w:rPr>
                <w:rFonts w:eastAsia="Times New Roman" w:cstheme="minorHAnsi"/>
                <w:sz w:val="16"/>
                <w:szCs w:val="20"/>
              </w:rPr>
            </w:pPr>
            <w:r w:rsidRPr="008C1142">
              <w:rPr>
                <w:rFonts w:eastAsia="Times New Roman" w:cstheme="minorHAnsi"/>
                <w:sz w:val="16"/>
                <w:szCs w:val="20"/>
              </w:rPr>
              <w:t>09</w:t>
            </w:r>
          </w:p>
        </w:tc>
      </w:tr>
      <w:tr w:rsidR="00EE257B" w:rsidRPr="008C1142" w14:paraId="0C7A5D16" w14:textId="77777777" w:rsidTr="00DE24CE">
        <w:trPr>
          <w:trHeight w:val="1111"/>
        </w:trPr>
        <w:tc>
          <w:tcPr>
            <w:tcW w:w="1080" w:type="dxa"/>
            <w:gridSpan w:val="2"/>
            <w:tcBorders>
              <w:top w:val="single" w:sz="4" w:space="0" w:color="auto"/>
              <w:left w:val="single" w:sz="4" w:space="0" w:color="auto"/>
              <w:bottom w:val="single" w:sz="4" w:space="0" w:color="auto"/>
              <w:right w:val="single" w:sz="4" w:space="0" w:color="auto"/>
            </w:tcBorders>
            <w:vAlign w:val="bottom"/>
          </w:tcPr>
          <w:p w14:paraId="5B822EDA" w14:textId="77777777"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Name</w:t>
            </w:r>
          </w:p>
        </w:tc>
        <w:tc>
          <w:tcPr>
            <w:tcW w:w="1081" w:type="dxa"/>
            <w:gridSpan w:val="2"/>
            <w:vAlign w:val="bottom"/>
          </w:tcPr>
          <w:p w14:paraId="2C4C5124" w14:textId="77777777"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Water Heating System ID</w:t>
            </w:r>
          </w:p>
          <w:p w14:paraId="06D193CB" w14:textId="77777777" w:rsidR="00EE257B" w:rsidRPr="008C1142" w:rsidRDefault="00EE257B" w:rsidP="00EE257B">
            <w:pPr>
              <w:spacing w:after="0" w:line="240" w:lineRule="auto"/>
              <w:jc w:val="center"/>
              <w:rPr>
                <w:rFonts w:cstheme="minorHAnsi"/>
                <w:sz w:val="18"/>
                <w:szCs w:val="20"/>
              </w:rPr>
            </w:pPr>
            <w:r w:rsidRPr="008C1142">
              <w:rPr>
                <w:rFonts w:eastAsia="Times New Roman" w:cstheme="minorHAnsi"/>
                <w:sz w:val="18"/>
                <w:szCs w:val="20"/>
              </w:rPr>
              <w:t>or Name</w:t>
            </w:r>
          </w:p>
        </w:tc>
        <w:tc>
          <w:tcPr>
            <w:tcW w:w="1081" w:type="dxa"/>
            <w:vAlign w:val="bottom"/>
          </w:tcPr>
          <w:p w14:paraId="311F91B0" w14:textId="77777777"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Modeled Equipment</w:t>
            </w:r>
          </w:p>
          <w:p w14:paraId="2324D698" w14:textId="77777777" w:rsidR="00EE257B" w:rsidRPr="008C1142" w:rsidRDefault="00EE257B" w:rsidP="00EE257B">
            <w:pPr>
              <w:spacing w:after="0" w:line="240" w:lineRule="auto"/>
              <w:jc w:val="center"/>
              <w:rPr>
                <w:rFonts w:cstheme="minorHAnsi"/>
                <w:sz w:val="18"/>
                <w:szCs w:val="20"/>
              </w:rPr>
            </w:pPr>
            <w:r w:rsidRPr="008C1142">
              <w:rPr>
                <w:rFonts w:eastAsia="Times New Roman" w:cstheme="minorHAnsi"/>
                <w:sz w:val="18"/>
                <w:szCs w:val="20"/>
              </w:rPr>
              <w:t>Make and Model</w:t>
            </w:r>
          </w:p>
        </w:tc>
        <w:tc>
          <w:tcPr>
            <w:tcW w:w="1081" w:type="dxa"/>
            <w:gridSpan w:val="2"/>
            <w:vAlign w:val="bottom"/>
          </w:tcPr>
          <w:p w14:paraId="57494DE6" w14:textId="77777777"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 of Like (or Identical) Water Heaters in System</w:t>
            </w:r>
          </w:p>
        </w:tc>
        <w:tc>
          <w:tcPr>
            <w:tcW w:w="1081" w:type="dxa"/>
            <w:vAlign w:val="bottom"/>
          </w:tcPr>
          <w:p w14:paraId="323E51BD" w14:textId="77777777"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Tank Location</w:t>
            </w:r>
          </w:p>
        </w:tc>
        <w:tc>
          <w:tcPr>
            <w:tcW w:w="1081" w:type="dxa"/>
            <w:vAlign w:val="bottom"/>
          </w:tcPr>
          <w:p w14:paraId="1BD289B1" w14:textId="2677501F"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Exterior Tank Insulation R-value</w:t>
            </w:r>
          </w:p>
        </w:tc>
        <w:tc>
          <w:tcPr>
            <w:tcW w:w="1081" w:type="dxa"/>
            <w:vAlign w:val="bottom"/>
          </w:tcPr>
          <w:p w14:paraId="2D202560" w14:textId="05AC617E"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ins w:id="29" w:author="Alhabibi, Haider@Energy" w:date="2023-11-01T16:57:00Z">
              <w:r>
                <w:rPr>
                  <w:rFonts w:eastAsia="Times New Roman" w:cstheme="minorHAnsi"/>
                  <w:sz w:val="18"/>
                  <w:szCs w:val="20"/>
                </w:rPr>
                <w:t xml:space="preserve">Tank </w:t>
              </w:r>
            </w:ins>
            <w:ins w:id="30" w:author="Alhabibi, Haider@Energy" w:date="2023-11-01T16:58:00Z">
              <w:r>
                <w:rPr>
                  <w:rFonts w:eastAsia="Times New Roman" w:cstheme="minorHAnsi"/>
                  <w:sz w:val="18"/>
                  <w:szCs w:val="20"/>
                </w:rPr>
                <w:t>Volume</w:t>
              </w:r>
            </w:ins>
          </w:p>
        </w:tc>
        <w:tc>
          <w:tcPr>
            <w:tcW w:w="1081" w:type="dxa"/>
            <w:vAlign w:val="bottom"/>
          </w:tcPr>
          <w:p w14:paraId="76F91075" w14:textId="28826317"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DHW System Distribution Type</w:t>
            </w:r>
          </w:p>
        </w:tc>
        <w:tc>
          <w:tcPr>
            <w:tcW w:w="1081" w:type="dxa"/>
            <w:vAlign w:val="bottom"/>
          </w:tcPr>
          <w:p w14:paraId="4BF94B72" w14:textId="77777777"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Compact Distrib.</w:t>
            </w:r>
          </w:p>
        </w:tc>
        <w:tc>
          <w:tcPr>
            <w:tcW w:w="1157" w:type="dxa"/>
            <w:vAlign w:val="bottom"/>
          </w:tcPr>
          <w:p w14:paraId="35D02078" w14:textId="77777777" w:rsidR="00EE257B" w:rsidRPr="008C1142" w:rsidRDefault="00EE257B" w:rsidP="00EE257B">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Drain Water Heat Recovery</w:t>
            </w:r>
          </w:p>
        </w:tc>
      </w:tr>
      <w:tr w:rsidR="00EE257B" w:rsidRPr="008C1142" w14:paraId="10FAFAF1" w14:textId="77777777" w:rsidTr="00DE24CE">
        <w:trPr>
          <w:trHeight w:val="6910"/>
        </w:trPr>
        <w:tc>
          <w:tcPr>
            <w:tcW w:w="1080" w:type="dxa"/>
            <w:gridSpan w:val="2"/>
            <w:tcBorders>
              <w:top w:val="single" w:sz="4" w:space="0" w:color="auto"/>
              <w:left w:val="single" w:sz="4" w:space="0" w:color="auto"/>
              <w:bottom w:val="single" w:sz="4" w:space="0" w:color="auto"/>
              <w:right w:val="single" w:sz="4" w:space="0" w:color="auto"/>
            </w:tcBorders>
          </w:tcPr>
          <w:p w14:paraId="4D51BF07" w14:textId="6CD09BB1" w:rsidR="00EE257B" w:rsidRPr="008C1142" w:rsidRDefault="00EE257B" w:rsidP="00EE257B">
            <w:pPr>
              <w:spacing w:after="0" w:line="240" w:lineRule="auto"/>
              <w:jc w:val="center"/>
              <w:rPr>
                <w:rFonts w:cstheme="minorHAnsi"/>
                <w:sz w:val="16"/>
                <w:szCs w:val="20"/>
              </w:rPr>
            </w:pPr>
            <w:r w:rsidRPr="008C1142">
              <w:rPr>
                <w:rFonts w:eastAsia="Times New Roman" w:cstheme="minorHAnsi"/>
                <w:sz w:val="16"/>
                <w:szCs w:val="16"/>
              </w:rPr>
              <w:t xml:space="preserve">&lt;&lt;Reference value from </w:t>
            </w:r>
            <w:r>
              <w:rPr>
                <w:rFonts w:eastAsia="Times New Roman" w:cstheme="minorHAnsi"/>
                <w:sz w:val="16"/>
                <w:szCs w:val="16"/>
              </w:rPr>
              <w:t>A2-</w:t>
            </w:r>
            <w:r w:rsidRPr="008C1142">
              <w:rPr>
                <w:rFonts w:eastAsia="Times New Roman" w:cstheme="minorHAnsi"/>
                <w:sz w:val="16"/>
                <w:szCs w:val="16"/>
              </w:rPr>
              <w:t>01 &gt;&gt;</w:t>
            </w:r>
          </w:p>
        </w:tc>
        <w:tc>
          <w:tcPr>
            <w:tcW w:w="1081" w:type="dxa"/>
            <w:gridSpan w:val="2"/>
          </w:tcPr>
          <w:p w14:paraId="541A458F" w14:textId="19F1CD0A" w:rsidR="00EE257B" w:rsidRPr="008C1142" w:rsidRDefault="00EE257B" w:rsidP="00EE257B">
            <w:pPr>
              <w:spacing w:after="0" w:line="240" w:lineRule="auto"/>
              <w:jc w:val="center"/>
              <w:rPr>
                <w:rFonts w:cstheme="minorHAnsi"/>
                <w:sz w:val="16"/>
                <w:szCs w:val="20"/>
              </w:rPr>
            </w:pPr>
            <w:r w:rsidRPr="008C1142">
              <w:rPr>
                <w:rFonts w:cstheme="minorHAnsi"/>
                <w:sz w:val="16"/>
                <w:szCs w:val="20"/>
              </w:rPr>
              <w:t xml:space="preserve">&lt;&lt;reference value from </w:t>
            </w:r>
            <w:r>
              <w:rPr>
                <w:rFonts w:cstheme="minorHAnsi"/>
                <w:sz w:val="16"/>
                <w:szCs w:val="20"/>
              </w:rPr>
              <w:t>A2-</w:t>
            </w:r>
            <w:r w:rsidRPr="008C1142">
              <w:rPr>
                <w:rFonts w:cstheme="minorHAnsi"/>
                <w:sz w:val="16"/>
                <w:szCs w:val="20"/>
              </w:rPr>
              <w:t>02&gt;&gt;</w:t>
            </w:r>
          </w:p>
        </w:tc>
        <w:tc>
          <w:tcPr>
            <w:tcW w:w="1081" w:type="dxa"/>
          </w:tcPr>
          <w:p w14:paraId="0EEB6CDF" w14:textId="444485E1" w:rsidR="00EE257B" w:rsidRPr="008C1142" w:rsidRDefault="00EE257B" w:rsidP="00EE257B">
            <w:pPr>
              <w:spacing w:after="0" w:line="240" w:lineRule="auto"/>
              <w:jc w:val="center"/>
              <w:rPr>
                <w:rFonts w:cstheme="minorHAnsi"/>
                <w:sz w:val="16"/>
                <w:szCs w:val="20"/>
              </w:rPr>
            </w:pPr>
            <w:r w:rsidRPr="008C1142">
              <w:rPr>
                <w:rFonts w:cstheme="minorHAnsi"/>
                <w:sz w:val="16"/>
                <w:szCs w:val="20"/>
              </w:rPr>
              <w:t>&lt;&lt;if performance, user input</w:t>
            </w:r>
            <w:r w:rsidRPr="008C1142">
              <w:rPr>
                <w:rFonts w:eastAsia="Times New Roman" w:cstheme="minorHAnsi"/>
                <w:sz w:val="16"/>
                <w:szCs w:val="20"/>
              </w:rPr>
              <w:t xml:space="preserve"> is equal to </w:t>
            </w:r>
            <w:r>
              <w:rPr>
                <w:rFonts w:eastAsia="Times New Roman" w:cstheme="minorHAnsi"/>
                <w:sz w:val="16"/>
                <w:szCs w:val="20"/>
              </w:rPr>
              <w:t>C</w:t>
            </w:r>
            <w:r w:rsidRPr="008C1142">
              <w:rPr>
                <w:rFonts w:eastAsia="Times New Roman" w:cstheme="minorHAnsi"/>
                <w:sz w:val="16"/>
                <w:szCs w:val="20"/>
              </w:rPr>
              <w:t xml:space="preserve">03 as default, and allow user to override with an equivalent system based on the simulated equipment in </w:t>
            </w:r>
            <w:r>
              <w:rPr>
                <w:rFonts w:eastAsia="Times New Roman" w:cstheme="minorHAnsi"/>
                <w:sz w:val="16"/>
                <w:szCs w:val="20"/>
              </w:rPr>
              <w:t>A2-</w:t>
            </w:r>
            <w:r w:rsidRPr="008C1142">
              <w:rPr>
                <w:rFonts w:eastAsia="Times New Roman" w:cstheme="minorHAnsi"/>
                <w:sz w:val="16"/>
                <w:szCs w:val="20"/>
              </w:rPr>
              <w:t>10; elseif prescriptive</w:t>
            </w:r>
            <w:r w:rsidRPr="006A227A">
              <w:rPr>
                <w:rFonts w:ascii="Calibri" w:eastAsia="Calibri" w:hAnsi="Calibri"/>
                <w:sz w:val="18"/>
                <w:szCs w:val="18"/>
              </w:rPr>
              <w:t xml:space="preserve"> </w:t>
            </w:r>
            <w:r w:rsidRPr="006A227A">
              <w:rPr>
                <w:rFonts w:eastAsia="Times New Roman" w:cstheme="minorHAnsi"/>
                <w:sz w:val="16"/>
                <w:szCs w:val="20"/>
              </w:rPr>
              <w:t>newly constructed, If CF1R M03 = 1 and # of bedroom &gt;1, then allow user to enter any 240V HPWH; Else if CF1R M03=1 and # of bedroom &lt;= 1, then allow user to enter any HPWH. Elseif M03=2</w:t>
            </w:r>
            <w:r>
              <w:rPr>
                <w:rFonts w:eastAsia="Times New Roman" w:cstheme="minorHAnsi"/>
                <w:sz w:val="16"/>
                <w:szCs w:val="20"/>
              </w:rPr>
              <w:t xml:space="preserve"> </w:t>
            </w:r>
            <w:r w:rsidRPr="008C1142">
              <w:rPr>
                <w:rFonts w:eastAsia="Times New Roman" w:cstheme="minorHAnsi"/>
                <w:sz w:val="16"/>
                <w:szCs w:val="20"/>
              </w:rPr>
              <w:t xml:space="preserve">, allow user to enter any Tier 3 </w:t>
            </w:r>
            <w:r>
              <w:rPr>
                <w:rFonts w:eastAsia="Times New Roman" w:cstheme="minorHAnsi"/>
                <w:sz w:val="16"/>
                <w:szCs w:val="20"/>
              </w:rPr>
              <w:t xml:space="preserve">Or higher </w:t>
            </w:r>
            <w:r w:rsidRPr="008C1142">
              <w:rPr>
                <w:rFonts w:eastAsia="Times New Roman" w:cstheme="minorHAnsi"/>
                <w:sz w:val="16"/>
                <w:szCs w:val="20"/>
              </w:rPr>
              <w:t>model&gt;&gt;</w:t>
            </w:r>
          </w:p>
        </w:tc>
        <w:tc>
          <w:tcPr>
            <w:tcW w:w="1081" w:type="dxa"/>
            <w:gridSpan w:val="2"/>
          </w:tcPr>
          <w:p w14:paraId="78BC6C64" w14:textId="62856E41" w:rsidR="00EE257B" w:rsidRPr="008C1142" w:rsidRDefault="00EE257B" w:rsidP="00EE257B">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Pr>
                <w:rFonts w:cstheme="minorHAnsi"/>
                <w:sz w:val="16"/>
                <w:szCs w:val="20"/>
              </w:rPr>
              <w:t>A2-</w:t>
            </w:r>
            <w:r w:rsidRPr="008C1142">
              <w:rPr>
                <w:rFonts w:cstheme="minorHAnsi"/>
                <w:sz w:val="16"/>
                <w:szCs w:val="20"/>
              </w:rPr>
              <w:t>04&gt;&gt;</w:t>
            </w:r>
          </w:p>
        </w:tc>
        <w:tc>
          <w:tcPr>
            <w:tcW w:w="1081" w:type="dxa"/>
          </w:tcPr>
          <w:p w14:paraId="6F97402C" w14:textId="33E39C24" w:rsidR="00EE257B" w:rsidRPr="008C1142" w:rsidRDefault="00EE257B" w:rsidP="00EE257B">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Pr>
                <w:rFonts w:cstheme="minorHAnsi"/>
                <w:sz w:val="16"/>
                <w:szCs w:val="20"/>
              </w:rPr>
              <w:t>A2-</w:t>
            </w:r>
            <w:r w:rsidRPr="008C1142">
              <w:rPr>
                <w:rFonts w:cstheme="minorHAnsi"/>
                <w:sz w:val="16"/>
                <w:szCs w:val="20"/>
              </w:rPr>
              <w:t>05.&gt;&gt;</w:t>
            </w:r>
          </w:p>
        </w:tc>
        <w:tc>
          <w:tcPr>
            <w:tcW w:w="1081" w:type="dxa"/>
          </w:tcPr>
          <w:p w14:paraId="1885BDF7" w14:textId="4E625385" w:rsidR="00EE257B" w:rsidRPr="004E20A7" w:rsidRDefault="00EE257B" w:rsidP="00EE257B">
            <w:pPr>
              <w:spacing w:after="0" w:line="240" w:lineRule="auto"/>
              <w:jc w:val="center"/>
              <w:rPr>
                <w:rFonts w:cstheme="minorHAnsi"/>
                <w:sz w:val="16"/>
                <w:szCs w:val="16"/>
              </w:rPr>
            </w:pPr>
            <w:r w:rsidRPr="0001787F">
              <w:rPr>
                <w:rFonts w:cstheme="minorHAnsi"/>
                <w:sz w:val="16"/>
                <w:szCs w:val="16"/>
              </w:rPr>
              <w:t>&lt;&lt;User input value; check value must be ≥</w:t>
            </w:r>
            <w:r>
              <w:rPr>
                <w:rFonts w:cstheme="minorHAnsi"/>
                <w:sz w:val="16"/>
                <w:szCs w:val="16"/>
              </w:rPr>
              <w:t>A2-</w:t>
            </w:r>
            <w:r w:rsidRPr="0001787F">
              <w:rPr>
                <w:rFonts w:cstheme="minorHAnsi"/>
                <w:sz w:val="16"/>
                <w:szCs w:val="16"/>
              </w:rPr>
              <w:t xml:space="preserve">06 to comply, else flag non-compliant values and do not allow the doc to be registered. Value may be NA if </w:t>
            </w:r>
            <w:r>
              <w:rPr>
                <w:rFonts w:cstheme="minorHAnsi"/>
                <w:sz w:val="16"/>
                <w:szCs w:val="16"/>
              </w:rPr>
              <w:t>A2-</w:t>
            </w:r>
            <w:r w:rsidRPr="0001787F">
              <w:rPr>
                <w:rFonts w:cstheme="minorHAnsi"/>
                <w:sz w:val="16"/>
                <w:szCs w:val="16"/>
              </w:rPr>
              <w:t>06 is NA &gt;&gt;</w:t>
            </w:r>
          </w:p>
        </w:tc>
        <w:tc>
          <w:tcPr>
            <w:tcW w:w="1081" w:type="dxa"/>
          </w:tcPr>
          <w:p w14:paraId="53E573A8" w14:textId="717F025B" w:rsidR="00EE257B" w:rsidRPr="008C1142" w:rsidRDefault="00EE257B" w:rsidP="00EE257B">
            <w:pPr>
              <w:spacing w:after="0" w:line="240" w:lineRule="auto"/>
              <w:jc w:val="center"/>
              <w:rPr>
                <w:rFonts w:cstheme="minorHAnsi"/>
                <w:sz w:val="16"/>
                <w:szCs w:val="20"/>
              </w:rPr>
            </w:pPr>
            <w:ins w:id="31" w:author="Alhabibi, Haider@Energy" w:date="2023-11-01T16:57:00Z">
              <w:r w:rsidRPr="0001787F">
                <w:rPr>
                  <w:rFonts w:cstheme="minorHAnsi"/>
                  <w:sz w:val="16"/>
                  <w:szCs w:val="16"/>
                </w:rPr>
                <w:t>&lt;&lt;User input value; check value must be ≥</w:t>
              </w:r>
              <w:r>
                <w:rPr>
                  <w:rFonts w:cstheme="minorHAnsi"/>
                  <w:sz w:val="16"/>
                  <w:szCs w:val="16"/>
                </w:rPr>
                <w:t>A2-</w:t>
              </w:r>
              <w:r w:rsidRPr="0001787F">
                <w:rPr>
                  <w:rFonts w:cstheme="minorHAnsi"/>
                  <w:sz w:val="16"/>
                  <w:szCs w:val="16"/>
                </w:rPr>
                <w:t>06</w:t>
              </w:r>
            </w:ins>
            <w:ins w:id="32" w:author="Alhabibi, Haider@Energy" w:date="2023-11-01T16:58:00Z">
              <w:r>
                <w:rPr>
                  <w:rFonts w:cstheme="minorHAnsi"/>
                  <w:sz w:val="16"/>
                  <w:szCs w:val="16"/>
                </w:rPr>
                <w:t>a</w:t>
              </w:r>
            </w:ins>
            <w:ins w:id="33" w:author="Alhabibi, Haider@Energy" w:date="2023-11-01T16:57:00Z">
              <w:r w:rsidRPr="0001787F">
                <w:rPr>
                  <w:rFonts w:cstheme="minorHAnsi"/>
                  <w:sz w:val="16"/>
                  <w:szCs w:val="16"/>
                </w:rPr>
                <w:t xml:space="preserve"> to comply, else flag non-compliant values and do not allow the doc to be registered. Value may be NA if </w:t>
              </w:r>
              <w:r>
                <w:rPr>
                  <w:rFonts w:cstheme="minorHAnsi"/>
                  <w:sz w:val="16"/>
                  <w:szCs w:val="16"/>
                </w:rPr>
                <w:t>A2-</w:t>
              </w:r>
              <w:r w:rsidRPr="0001787F">
                <w:rPr>
                  <w:rFonts w:cstheme="minorHAnsi"/>
                  <w:sz w:val="16"/>
                  <w:szCs w:val="16"/>
                </w:rPr>
                <w:t>06</w:t>
              </w:r>
            </w:ins>
            <w:ins w:id="34" w:author="Alhabibi, Haider@Energy" w:date="2023-11-01T16:58:00Z">
              <w:r>
                <w:rPr>
                  <w:rFonts w:cstheme="minorHAnsi"/>
                  <w:sz w:val="16"/>
                  <w:szCs w:val="16"/>
                </w:rPr>
                <w:t>a</w:t>
              </w:r>
            </w:ins>
            <w:ins w:id="35" w:author="Alhabibi, Haider@Energy" w:date="2023-11-01T16:57:00Z">
              <w:r w:rsidRPr="0001787F">
                <w:rPr>
                  <w:rFonts w:cstheme="minorHAnsi"/>
                  <w:sz w:val="16"/>
                  <w:szCs w:val="16"/>
                </w:rPr>
                <w:t xml:space="preserve"> is NA &gt;&gt;</w:t>
              </w:r>
            </w:ins>
          </w:p>
        </w:tc>
        <w:tc>
          <w:tcPr>
            <w:tcW w:w="1081" w:type="dxa"/>
          </w:tcPr>
          <w:p w14:paraId="5DD56872" w14:textId="05DEEAE1" w:rsidR="00EE257B" w:rsidRPr="008C1142" w:rsidRDefault="00EE257B" w:rsidP="00EE257B">
            <w:pPr>
              <w:spacing w:after="0" w:line="240" w:lineRule="auto"/>
              <w:jc w:val="center"/>
              <w:rPr>
                <w:rFonts w:cstheme="minorHAnsi"/>
                <w:sz w:val="16"/>
                <w:szCs w:val="20"/>
              </w:rPr>
            </w:pPr>
            <w:r w:rsidRPr="008C1142">
              <w:rPr>
                <w:rFonts w:cstheme="minorHAnsi"/>
                <w:sz w:val="16"/>
                <w:szCs w:val="20"/>
              </w:rPr>
              <w:t xml:space="preserve">&lt;&lt; Reference values from </w:t>
            </w:r>
            <w:r>
              <w:rPr>
                <w:rFonts w:cstheme="minorHAnsi"/>
                <w:sz w:val="16"/>
                <w:szCs w:val="20"/>
              </w:rPr>
              <w:t>A2-</w:t>
            </w:r>
            <w:r w:rsidRPr="008C1142">
              <w:rPr>
                <w:rFonts w:cstheme="minorHAnsi"/>
                <w:sz w:val="16"/>
                <w:szCs w:val="20"/>
              </w:rPr>
              <w:t>07&gt;&gt;</w:t>
            </w:r>
          </w:p>
        </w:tc>
        <w:tc>
          <w:tcPr>
            <w:tcW w:w="1081" w:type="dxa"/>
          </w:tcPr>
          <w:p w14:paraId="5F14D4B3" w14:textId="66A95AB9" w:rsidR="00EE257B" w:rsidRPr="008C1142" w:rsidRDefault="00EE257B" w:rsidP="00EE257B">
            <w:pPr>
              <w:spacing w:after="0" w:line="240" w:lineRule="auto"/>
              <w:jc w:val="center"/>
              <w:rPr>
                <w:rFonts w:cstheme="minorHAnsi"/>
                <w:sz w:val="16"/>
                <w:szCs w:val="20"/>
              </w:rPr>
            </w:pPr>
            <w:r w:rsidRPr="008C1142">
              <w:rPr>
                <w:rFonts w:cstheme="minorHAnsi"/>
                <w:sz w:val="16"/>
                <w:szCs w:val="20"/>
              </w:rPr>
              <w:t xml:space="preserve">&lt;&lt; Reference values from </w:t>
            </w:r>
            <w:r>
              <w:rPr>
                <w:rFonts w:cstheme="minorHAnsi"/>
                <w:sz w:val="16"/>
                <w:szCs w:val="20"/>
              </w:rPr>
              <w:t>A2-</w:t>
            </w:r>
            <w:r w:rsidRPr="008C1142">
              <w:rPr>
                <w:rFonts w:cstheme="minorHAnsi"/>
                <w:sz w:val="16"/>
                <w:szCs w:val="20"/>
              </w:rPr>
              <w:t>08&gt;&gt;</w:t>
            </w:r>
          </w:p>
        </w:tc>
        <w:tc>
          <w:tcPr>
            <w:tcW w:w="1157" w:type="dxa"/>
          </w:tcPr>
          <w:p w14:paraId="3D30B776" w14:textId="1E5A8FB2" w:rsidR="00EE257B" w:rsidRPr="008C1142" w:rsidRDefault="00EE257B" w:rsidP="00EE257B">
            <w:pPr>
              <w:spacing w:after="0" w:line="240" w:lineRule="auto"/>
              <w:jc w:val="center"/>
              <w:rPr>
                <w:rFonts w:cstheme="minorHAnsi"/>
                <w:sz w:val="16"/>
                <w:szCs w:val="20"/>
              </w:rPr>
            </w:pPr>
            <w:r w:rsidRPr="008C1142">
              <w:rPr>
                <w:rFonts w:cstheme="minorHAnsi"/>
                <w:sz w:val="16"/>
                <w:szCs w:val="20"/>
              </w:rPr>
              <w:t xml:space="preserve">&lt;&lt; Reference values from </w:t>
            </w:r>
            <w:r>
              <w:rPr>
                <w:rFonts w:cstheme="minorHAnsi"/>
                <w:sz w:val="16"/>
                <w:szCs w:val="20"/>
              </w:rPr>
              <w:t>A2-</w:t>
            </w:r>
            <w:r w:rsidRPr="008C1142">
              <w:rPr>
                <w:rFonts w:cstheme="minorHAnsi"/>
                <w:sz w:val="16"/>
                <w:szCs w:val="20"/>
              </w:rPr>
              <w:t>09&gt;&gt;</w:t>
            </w:r>
          </w:p>
        </w:tc>
      </w:tr>
      <w:tr w:rsidR="00EE257B" w:rsidRPr="008C1142" w14:paraId="1E7D7678" w14:textId="77777777" w:rsidTr="00DE24CE">
        <w:trPr>
          <w:trHeight w:val="444"/>
        </w:trPr>
        <w:tc>
          <w:tcPr>
            <w:tcW w:w="778" w:type="dxa"/>
          </w:tcPr>
          <w:p w14:paraId="637BE428" w14:textId="492136D9" w:rsidR="00EE257B" w:rsidRPr="008C1142" w:rsidRDefault="00EE257B" w:rsidP="00EE257B">
            <w:pPr>
              <w:spacing w:after="0" w:line="240" w:lineRule="auto"/>
              <w:jc w:val="center"/>
              <w:rPr>
                <w:rFonts w:cstheme="minorHAnsi"/>
                <w:sz w:val="16"/>
                <w:szCs w:val="20"/>
              </w:rPr>
            </w:pPr>
            <w:r>
              <w:rPr>
                <w:rFonts w:cstheme="minorHAnsi"/>
                <w:sz w:val="20"/>
                <w:szCs w:val="20"/>
              </w:rPr>
              <w:t>10</w:t>
            </w:r>
          </w:p>
        </w:tc>
        <w:tc>
          <w:tcPr>
            <w:tcW w:w="2819" w:type="dxa"/>
            <w:gridSpan w:val="5"/>
          </w:tcPr>
          <w:p w14:paraId="060E2952" w14:textId="6FDA0C8E" w:rsidR="00EE257B" w:rsidRPr="008C1142" w:rsidRDefault="00EE257B" w:rsidP="00EE257B">
            <w:pPr>
              <w:spacing w:after="0" w:line="240" w:lineRule="auto"/>
              <w:rPr>
                <w:rFonts w:cstheme="minorHAnsi"/>
                <w:sz w:val="16"/>
                <w:szCs w:val="20"/>
              </w:rPr>
            </w:pPr>
            <w:r>
              <w:rPr>
                <w:rFonts w:cstheme="minorHAnsi"/>
                <w:sz w:val="20"/>
                <w:szCs w:val="20"/>
              </w:rPr>
              <w:t>Compliance Statement:</w:t>
            </w:r>
          </w:p>
        </w:tc>
        <w:tc>
          <w:tcPr>
            <w:tcW w:w="7288" w:type="dxa"/>
            <w:gridSpan w:val="7"/>
          </w:tcPr>
          <w:p w14:paraId="1DC4B5C1" w14:textId="18809D33" w:rsidR="00EE257B" w:rsidRPr="008C1142" w:rsidRDefault="00EE257B" w:rsidP="00EE257B">
            <w:pPr>
              <w:spacing w:after="0" w:line="240" w:lineRule="auto"/>
              <w:rPr>
                <w:rFonts w:cstheme="minorHAnsi"/>
                <w:sz w:val="16"/>
                <w:szCs w:val="20"/>
              </w:rPr>
            </w:pPr>
            <w:r>
              <w:rPr>
                <w:rFonts w:eastAsia="Times New Roman"/>
                <w:sz w:val="18"/>
                <w:szCs w:val="18"/>
              </w:rPr>
              <w:t>&lt;&lt;calculated field: If A2-06 ≤ B2-06, then display result = System complies; else display result = system does not comply&gt;&gt;</w:t>
            </w:r>
          </w:p>
        </w:tc>
      </w:tr>
    </w:tbl>
    <w:p w14:paraId="0A32A2C3" w14:textId="77777777" w:rsidR="006D65C2" w:rsidRDefault="006D65C2" w:rsidP="00A05A69">
      <w:pPr>
        <w:spacing w:after="0" w:line="240" w:lineRule="auto"/>
        <w:rPr>
          <w:rFonts w:asciiTheme="minorHAnsi" w:hAnsiTheme="minorHAnsi" w:cstheme="minorHAnsi"/>
          <w:sz w:val="18"/>
          <w:szCs w:val="18"/>
        </w:rPr>
      </w:pPr>
    </w:p>
    <w:p w14:paraId="393B783E" w14:textId="77777777" w:rsidR="006441C9" w:rsidRDefault="006441C9" w:rsidP="00A05A69">
      <w:pPr>
        <w:spacing w:after="0" w:line="240" w:lineRule="auto"/>
        <w:rPr>
          <w:rFonts w:asciiTheme="minorHAnsi" w:hAnsiTheme="minorHAnsi" w:cstheme="minorHAnsi"/>
          <w:sz w:val="18"/>
          <w:szCs w:val="18"/>
        </w:rPr>
      </w:pPr>
    </w:p>
    <w:tbl>
      <w:tblPr>
        <w:tblW w:w="504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40"/>
        <w:gridCol w:w="1421"/>
        <w:gridCol w:w="1156"/>
        <w:gridCol w:w="1334"/>
        <w:gridCol w:w="1512"/>
        <w:gridCol w:w="1837"/>
        <w:gridCol w:w="2181"/>
      </w:tblGrid>
      <w:tr w:rsidR="00FF28D5" w:rsidRPr="00323F2C" w14:paraId="750C4691" w14:textId="77777777" w:rsidTr="006E2601">
        <w:trPr>
          <w:cantSplit/>
          <w:trHeight w:val="148"/>
        </w:trPr>
        <w:tc>
          <w:tcPr>
            <w:tcW w:w="5000" w:type="pct"/>
            <w:gridSpan w:val="7"/>
            <w:tcBorders>
              <w:top w:val="single" w:sz="4" w:space="0" w:color="auto"/>
              <w:left w:val="single" w:sz="4" w:space="0" w:color="auto"/>
              <w:bottom w:val="single" w:sz="4" w:space="0" w:color="auto"/>
              <w:right w:val="single" w:sz="4" w:space="0" w:color="auto"/>
            </w:tcBorders>
          </w:tcPr>
          <w:p w14:paraId="30E19F18" w14:textId="02F812DB" w:rsidR="00FF28D5" w:rsidRPr="00A05A69"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C</w:t>
            </w:r>
            <w:r w:rsidR="00FF28D5" w:rsidRPr="00A05A69">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A05A69">
              <w:rPr>
                <w:rFonts w:asciiTheme="minorHAnsi" w:hAnsiTheme="minorHAnsi" w:cstheme="minorHAnsi"/>
                <w:b/>
                <w:sz w:val="18"/>
                <w:szCs w:val="18"/>
              </w:rPr>
              <w:t xml:space="preserve">Dwelling Unit Water Heating Efficiency Information </w:t>
            </w:r>
          </w:p>
          <w:p w14:paraId="7DDDAFF3" w14:textId="77777777" w:rsidR="001D1F6F"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0B9E949C" w:rsidR="00FF28D5" w:rsidRPr="00A05A69" w:rsidRDefault="00F43DC7"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A05A69">
              <w:rPr>
                <w:rFonts w:cstheme="minorHAnsi"/>
                <w:sz w:val="18"/>
                <w:szCs w:val="20"/>
              </w:rPr>
              <w:t>&lt;&lt;</w:t>
            </w:r>
            <w:r w:rsidR="00DC18FD">
              <w:t xml:space="preserve"> </w:t>
            </w:r>
            <w:r w:rsidR="00DC18FD" w:rsidRPr="00DC18FD">
              <w:rPr>
                <w:rFonts w:cstheme="minorHAnsi"/>
                <w:sz w:val="18"/>
                <w:szCs w:val="20"/>
              </w:rPr>
              <w:t xml:space="preserve">require one row of data for each water heater identified in Section A and </w:t>
            </w:r>
            <w:r w:rsidR="00A445DE">
              <w:rPr>
                <w:rFonts w:cstheme="minorHAnsi"/>
                <w:sz w:val="18"/>
                <w:szCs w:val="20"/>
              </w:rPr>
              <w:t>A2</w:t>
            </w:r>
            <w:r w:rsidRPr="00A05A69">
              <w:rPr>
                <w:rFonts w:cstheme="minorHAnsi"/>
                <w:sz w:val="18"/>
                <w:szCs w:val="20"/>
              </w:rPr>
              <w:t xml:space="preserve"> &gt;&gt;</w:t>
            </w:r>
          </w:p>
        </w:tc>
      </w:tr>
      <w:tr w:rsidR="00FF28D5" w:rsidRPr="00323F2C" w14:paraId="50AAEAEF" w14:textId="77777777" w:rsidTr="006E2601">
        <w:trPr>
          <w:cantSplit/>
          <w:trHeight w:val="148"/>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6954D2F3"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6E2601">
        <w:trPr>
          <w:cantSplit/>
          <w:trHeight w:val="148"/>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Standby Loss </w:t>
            </w:r>
          </w:p>
          <w:p w14:paraId="60C014EE"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Exterior Insulation </w:t>
            </w:r>
          </w:p>
          <w:p w14:paraId="617F3CA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A05A69"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EFD3B91"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Tank location</w:t>
            </w:r>
          </w:p>
        </w:tc>
      </w:tr>
      <w:tr w:rsidR="00FF28D5" w:rsidRPr="00323F2C" w14:paraId="7C34D908" w14:textId="77777777" w:rsidTr="006E2601">
        <w:trPr>
          <w:cantSplit/>
          <w:trHeight w:val="148"/>
        </w:trPr>
        <w:tc>
          <w:tcPr>
            <w:tcW w:w="662" w:type="pct"/>
            <w:tcBorders>
              <w:top w:val="single" w:sz="4" w:space="0" w:color="auto"/>
              <w:left w:val="single" w:sz="4" w:space="0" w:color="auto"/>
              <w:bottom w:val="single" w:sz="4" w:space="0" w:color="auto"/>
              <w:right w:val="single" w:sz="4" w:space="0" w:color="auto"/>
            </w:tcBorders>
          </w:tcPr>
          <w:p w14:paraId="5EBB3E7C" w14:textId="58E8166D"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Heating System ID or Name (A0</w:t>
            </w:r>
            <w:r w:rsidR="00554EE8">
              <w:rPr>
                <w:rFonts w:asciiTheme="minorHAnsi" w:eastAsia="Times New Roman" w:hAnsiTheme="minorHAnsi" w:cstheme="minorHAnsi"/>
                <w:sz w:val="18"/>
                <w:szCs w:val="20"/>
              </w:rPr>
              <w:t>2</w:t>
            </w:r>
            <w:r w:rsidRPr="00A05A69">
              <w:rPr>
                <w:rFonts w:asciiTheme="minorHAnsi" w:eastAsia="Times New Roman" w:hAnsiTheme="minorHAnsi" w:cstheme="minorHAnsi"/>
                <w:sz w:val="18"/>
                <w:szCs w:val="20"/>
              </w:rPr>
              <w:t>)</w:t>
            </w:r>
            <w:r w:rsidR="00A445DE">
              <w:rPr>
                <w:rFonts w:asciiTheme="minorHAnsi" w:eastAsia="Times New Roman" w:hAnsiTheme="minorHAnsi" w:cstheme="minorHAnsi"/>
                <w:sz w:val="18"/>
                <w:szCs w:val="20"/>
              </w:rPr>
              <w:t xml:space="preserve"> or A2-02</w:t>
            </w:r>
            <w:r w:rsidRPr="00A05A69">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38AF36E" w14:textId="07471A96" w:rsidR="00D85E3F" w:rsidRPr="003A3412" w:rsidRDefault="00FF28D5"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A3412">
              <w:rPr>
                <w:rFonts w:asciiTheme="minorHAnsi" w:eastAsia="Times New Roman" w:hAnsiTheme="minorHAnsi" w:cstheme="minorHAnsi"/>
                <w:sz w:val="18"/>
                <w:szCs w:val="20"/>
              </w:rPr>
              <w:t>&lt;&lt;</w:t>
            </w:r>
            <w:r w:rsidR="00D85E3F" w:rsidRPr="003A3412">
              <w:rPr>
                <w:rFonts w:asciiTheme="minorHAnsi" w:eastAsia="Times New Roman" w:hAnsiTheme="minorHAnsi" w:cstheme="minorHAnsi"/>
                <w:sz w:val="18"/>
                <w:szCs w:val="20"/>
              </w:rPr>
              <w:t xml:space="preserve"> reference values from CF1R; if parent CF1R = CF1R-ADD, ALT or NCB, then value = NA; else if parent = CF1R-PRF, then allowed values are:</w:t>
            </w:r>
          </w:p>
          <w:p w14:paraId="14A9A2CC" w14:textId="77777777" w:rsidR="00D85E3F" w:rsidRPr="003A3412"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A3412">
              <w:rPr>
                <w:rFonts w:asciiTheme="minorHAnsi" w:eastAsia="Times New Roman" w:hAnsiTheme="minorHAnsi" w:cstheme="minorHAnsi"/>
                <w:sz w:val="18"/>
                <w:szCs w:val="20"/>
              </w:rPr>
              <w:t>*Uniform Energy Factor</w:t>
            </w:r>
          </w:p>
          <w:p w14:paraId="4AD72BCC" w14:textId="77777777" w:rsidR="00D85E3F" w:rsidRPr="003A3412"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A3412">
              <w:rPr>
                <w:rFonts w:asciiTheme="minorHAnsi" w:eastAsia="Times New Roman" w:hAnsiTheme="minorHAnsi" w:cstheme="minorHAnsi"/>
                <w:sz w:val="18"/>
                <w:szCs w:val="20"/>
              </w:rPr>
              <w:t>*AFUE</w:t>
            </w:r>
          </w:p>
          <w:p w14:paraId="3C39D892" w14:textId="1EB161AC" w:rsidR="00FF28D5" w:rsidRPr="003A3412" w:rsidRDefault="00D85E3F"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A3412">
              <w:rPr>
                <w:rFonts w:asciiTheme="minorHAnsi" w:eastAsia="Times New Roman" w:hAnsiTheme="minorHAnsi" w:cstheme="minorHAnsi"/>
                <w:sz w:val="18"/>
                <w:szCs w:val="20"/>
              </w:rPr>
              <w:t>*Thermal Efficiency</w:t>
            </w:r>
            <w:r w:rsidRPr="003A3412" w:rsidDel="00D85E3F">
              <w:rPr>
                <w:rFonts w:asciiTheme="minorHAnsi" w:eastAsia="Times New Roman" w:hAnsiTheme="minorHAnsi" w:cstheme="minorHAnsi"/>
                <w:sz w:val="18"/>
                <w:szCs w:val="20"/>
              </w:rPr>
              <w:t xml:space="preserve"> </w:t>
            </w:r>
            <w:r w:rsidR="00FF28D5" w:rsidRPr="003A3412">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4F8602FF"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eastAsia="Times New Roman"/>
                <w:sz w:val="18"/>
                <w:szCs w:val="20"/>
              </w:rPr>
              <w:t>&lt;&lt;</w:t>
            </w:r>
            <w:r w:rsidRPr="00A05A69">
              <w:rPr>
                <w:sz w:val="18"/>
              </w:rPr>
              <w:t xml:space="preserve"> </w:t>
            </w:r>
            <w:r w:rsidRPr="00A05A69">
              <w:rPr>
                <w:rFonts w:eastAsia="Times New Roman"/>
                <w:sz w:val="18"/>
                <w:szCs w:val="20"/>
              </w:rPr>
              <w:t>reference values from CF1R-PRF-01;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632DDBDB"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&lt;&lt;reference values from CF1R-PRF-01. </w:t>
            </w:r>
            <w:r w:rsidRPr="00A05A69">
              <w:rPr>
                <w:rFonts w:eastAsia="Times New Roman"/>
                <w:sz w:val="18"/>
                <w:szCs w:val="20"/>
              </w:rPr>
              <w:t>Else = NA</w:t>
            </w:r>
            <w:r w:rsidRPr="00A05A69" w:rsidDel="00364C35">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12AA4FC1" w14:textId="71585DFC"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&lt;&lt;reference values from CF1R-PRF-01. </w:t>
            </w:r>
            <w:r w:rsidRPr="00A05A69">
              <w:rPr>
                <w:rFonts w:eastAsia="Times New Roman"/>
                <w:sz w:val="18"/>
                <w:szCs w:val="20"/>
              </w:rPr>
              <w:t>Else = NA</w:t>
            </w:r>
            <w:r w:rsidRPr="00A05A69" w:rsidDel="00364C35">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33B128C8" w:rsidR="00FF28D5" w:rsidRPr="00A05A69"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r w:rsidR="00132963">
              <w:rPr>
                <w:rFonts w:asciiTheme="minorHAnsi" w:eastAsia="Times New Roman" w:hAnsiTheme="minorHAnsi" w:cstheme="minorHAnsi"/>
                <w:sz w:val="18"/>
                <w:szCs w:val="20"/>
              </w:rPr>
              <w:t>Reference value from CF1R</w:t>
            </w:r>
            <w:r w:rsidRPr="00A05A69">
              <w:rPr>
                <w:rFonts w:asciiTheme="minorHAnsi" w:eastAsia="Times New Roman" w:hAnsiTheme="minorHAnsi" w:cstheme="minorHAnsi"/>
                <w:sz w:val="18"/>
                <w:szCs w:val="20"/>
              </w:rPr>
              <w:t>&gt;&gt;</w:t>
            </w:r>
          </w:p>
        </w:tc>
      </w:tr>
      <w:tr w:rsidR="00FF28D5" w:rsidRPr="00323F2C" w14:paraId="5FD3FA69" w14:textId="77777777" w:rsidTr="006E2601">
        <w:trPr>
          <w:cantSplit/>
          <w:trHeight w:val="148"/>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A05A69"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3A56CA">
        <w:trPr>
          <w:cantSplit/>
          <w:trHeight w:val="144"/>
        </w:trPr>
        <w:tc>
          <w:tcPr>
            <w:tcW w:w="10773" w:type="dxa"/>
            <w:gridSpan w:val="7"/>
            <w:tcBorders>
              <w:top w:val="single" w:sz="4" w:space="0" w:color="auto"/>
              <w:left w:val="single" w:sz="4" w:space="0" w:color="auto"/>
              <w:bottom w:val="single" w:sz="4" w:space="0" w:color="auto"/>
              <w:right w:val="single" w:sz="4" w:space="0" w:color="auto"/>
            </w:tcBorders>
          </w:tcPr>
          <w:p w14:paraId="0A00FFB6" w14:textId="135368B1" w:rsidR="00F43DC7" w:rsidRPr="00A05A69"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Pr="00A05A69">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A05A69">
              <w:rPr>
                <w:rFonts w:asciiTheme="minorHAnsi" w:hAnsiTheme="minorHAnsi" w:cstheme="minorHAnsi"/>
                <w:b/>
                <w:sz w:val="18"/>
                <w:szCs w:val="18"/>
              </w:rPr>
              <w:t xml:space="preserve"> Dwelling Unit Water Heating Efficiency Information </w:t>
            </w:r>
          </w:p>
          <w:p w14:paraId="531C8FD9" w14:textId="77777777" w:rsidR="00EB7683"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0426B3D8" w:rsidR="00F43DC7" w:rsidRPr="00A05A69" w:rsidRDefault="00E71469"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4B7501" w:rsidRPr="004B7501">
              <w:rPr>
                <w:rFonts w:asciiTheme="minorHAnsi" w:eastAsia="Times New Roman" w:hAnsiTheme="minorHAnsi" w:cstheme="minorHAnsi"/>
                <w:sz w:val="18"/>
                <w:szCs w:val="20"/>
              </w:rPr>
              <w:t xml:space="preserve">require one row of data for each water heart identified in Section </w:t>
            </w:r>
            <w:r w:rsidR="00602222">
              <w:rPr>
                <w:rFonts w:asciiTheme="minorHAnsi" w:eastAsia="Times New Roman" w:hAnsiTheme="minorHAnsi" w:cstheme="minorHAnsi"/>
                <w:sz w:val="18"/>
                <w:szCs w:val="20"/>
              </w:rPr>
              <w:t>C</w:t>
            </w:r>
            <w:r w:rsidR="00F43DC7" w:rsidRPr="00A05A69">
              <w:rPr>
                <w:rFonts w:asciiTheme="minorHAnsi" w:eastAsia="Times New Roman" w:hAnsiTheme="minorHAnsi" w:cstheme="minorHAnsi"/>
                <w:sz w:val="18"/>
                <w:szCs w:val="20"/>
              </w:rPr>
              <w:t xml:space="preserve"> &gt;&gt;</w:t>
            </w:r>
          </w:p>
        </w:tc>
      </w:tr>
      <w:tr w:rsidR="00F43DC7" w:rsidRPr="00323F2C" w14:paraId="07282A38"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1554"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1554"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c>
          <w:tcPr>
            <w:tcW w:w="1554"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04</w:t>
            </w:r>
          </w:p>
        </w:tc>
        <w:tc>
          <w:tcPr>
            <w:tcW w:w="1201"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05</w:t>
            </w:r>
          </w:p>
        </w:tc>
        <w:tc>
          <w:tcPr>
            <w:tcW w:w="1323"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14" w:type="dxa"/>
            <w:tcBorders>
              <w:top w:val="single" w:sz="4" w:space="0" w:color="auto"/>
              <w:left w:val="single" w:sz="4" w:space="0" w:color="auto"/>
              <w:bottom w:val="single" w:sz="4" w:space="0" w:color="auto"/>
              <w:right w:val="single" w:sz="4" w:space="0" w:color="auto"/>
            </w:tcBorders>
            <w:vAlign w:val="center"/>
          </w:tcPr>
          <w:p w14:paraId="5E15D8B9" w14:textId="73510C22"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1554"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Type</w:t>
            </w:r>
          </w:p>
        </w:tc>
        <w:tc>
          <w:tcPr>
            <w:tcW w:w="1554"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Value</w:t>
            </w:r>
          </w:p>
        </w:tc>
        <w:tc>
          <w:tcPr>
            <w:tcW w:w="1554"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Standby Loss </w:t>
            </w:r>
          </w:p>
          <w:p w14:paraId="19DFB832"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t>
            </w:r>
          </w:p>
        </w:tc>
        <w:tc>
          <w:tcPr>
            <w:tcW w:w="1201"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Exterior Insul.</w:t>
            </w:r>
          </w:p>
          <w:p w14:paraId="371AC967"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R-Value</w:t>
            </w:r>
          </w:p>
        </w:tc>
        <w:tc>
          <w:tcPr>
            <w:tcW w:w="1323"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14" w:type="dxa"/>
            <w:tcBorders>
              <w:top w:val="single" w:sz="4" w:space="0" w:color="auto"/>
              <w:left w:val="single" w:sz="4" w:space="0" w:color="auto"/>
              <w:bottom w:val="single" w:sz="4" w:space="0" w:color="auto"/>
              <w:right w:val="single" w:sz="4" w:space="0" w:color="auto"/>
            </w:tcBorders>
            <w:vAlign w:val="bottom"/>
          </w:tcPr>
          <w:p w14:paraId="19AD42DF" w14:textId="58591DA9"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Tank location</w:t>
            </w:r>
          </w:p>
        </w:tc>
      </w:tr>
      <w:tr w:rsidR="00F43DC7" w:rsidRPr="00323F2C" w14:paraId="66670E71"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tcPr>
          <w:p w14:paraId="251CD951" w14:textId="0D9FA214"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Heating System ID or Name (</w:t>
            </w:r>
            <w:r w:rsidR="0011318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w:t>
            </w:r>
            <w:r w:rsidR="00A04883">
              <w:rPr>
                <w:rFonts w:asciiTheme="minorHAnsi" w:eastAsia="Times New Roman" w:hAnsiTheme="minorHAnsi" w:cstheme="minorHAnsi"/>
                <w:sz w:val="18"/>
                <w:szCs w:val="20"/>
              </w:rPr>
              <w:t>1</w:t>
            </w:r>
            <w:r w:rsidRPr="00A05A69">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5EC9B411" w14:textId="7C9D2FE9"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r w:rsidR="0005484E" w:rsidRPr="005828AE">
              <w:rPr>
                <w:rFonts w:asciiTheme="minorHAnsi" w:eastAsia="Times New Roman" w:hAnsiTheme="minorHAnsi" w:cstheme="minorHAnsi"/>
                <w:sz w:val="18"/>
                <w:szCs w:val="20"/>
              </w:rPr>
              <w:t xml:space="preserve"> </w:t>
            </w:r>
            <w:r w:rsidR="00D322C8" w:rsidRPr="00D322C8">
              <w:rPr>
                <w:rFonts w:asciiTheme="minorHAnsi" w:eastAsia="Times New Roman" w:hAnsiTheme="minorHAnsi" w:cstheme="minorHAnsi"/>
                <w:sz w:val="18"/>
                <w:szCs w:val="20"/>
              </w:rPr>
              <w:t>If C02 = N/A then allow user to select from list: *</w:t>
            </w:r>
            <w:r w:rsidR="00D322C8" w:rsidRPr="003A3412">
              <w:rPr>
                <w:rFonts w:asciiTheme="minorHAnsi" w:eastAsia="Times New Roman" w:hAnsiTheme="minorHAnsi" w:cstheme="minorHAnsi"/>
                <w:sz w:val="18"/>
                <w:szCs w:val="20"/>
              </w:rPr>
              <w:t>Uniform Energy Factor, *AFUE, or *Thermal</w:t>
            </w:r>
            <w:r w:rsidR="00D322C8" w:rsidRPr="00D322C8">
              <w:rPr>
                <w:rFonts w:asciiTheme="minorHAnsi" w:eastAsia="Times New Roman" w:hAnsiTheme="minorHAnsi" w:cstheme="minorHAnsi"/>
                <w:sz w:val="18"/>
                <w:szCs w:val="20"/>
              </w:rPr>
              <w:t xml:space="preserve"> Efficiency; else reference value from C02 as default</w:t>
            </w:r>
            <w:r w:rsidRPr="00A05A69">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7B0DE07D" w14:textId="40199D27"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&lt;&lt;User input value; check value must be ≥ value in </w:t>
            </w:r>
            <w:r w:rsidR="002669DB">
              <w:rPr>
                <w:rFonts w:asciiTheme="minorHAnsi" w:eastAsia="Times New Roman" w:hAnsiTheme="minorHAnsi" w:cstheme="minorHAnsi"/>
                <w:sz w:val="18"/>
                <w:szCs w:val="20"/>
              </w:rPr>
              <w:t>E</w:t>
            </w:r>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3 to comply, else flag non-compliant values and do not allow the doc to be registered</w:t>
            </w:r>
            <w:r w:rsidR="00563D2C">
              <w:rPr>
                <w:rFonts w:asciiTheme="minorHAnsi" w:eastAsia="Times New Roman" w:hAnsiTheme="minorHAnsi" w:cstheme="minorHAnsi"/>
                <w:sz w:val="18"/>
                <w:szCs w:val="20"/>
              </w:rPr>
              <w:t xml:space="preserve">, . </w:t>
            </w:r>
            <w:r w:rsidR="00563D2C" w:rsidRPr="005828AE">
              <w:rPr>
                <w:rFonts w:asciiTheme="minorHAnsi" w:eastAsia="Times New Roman" w:hAnsiTheme="minorHAnsi" w:cstheme="minorHAnsi"/>
                <w:sz w:val="18"/>
                <w:szCs w:val="20"/>
              </w:rPr>
              <w:t xml:space="preserve">Value may be NA if </w:t>
            </w:r>
            <w:r w:rsidR="00D11ADC">
              <w:rPr>
                <w:rFonts w:asciiTheme="minorHAnsi" w:eastAsia="Times New Roman" w:hAnsiTheme="minorHAnsi" w:cstheme="minorHAnsi"/>
                <w:sz w:val="18"/>
                <w:szCs w:val="20"/>
              </w:rPr>
              <w:t>C</w:t>
            </w:r>
            <w:r w:rsidR="00563D2C" w:rsidRPr="005828AE">
              <w:rPr>
                <w:rFonts w:asciiTheme="minorHAnsi" w:eastAsia="Times New Roman" w:hAnsiTheme="minorHAnsi" w:cstheme="minorHAnsi"/>
                <w:sz w:val="18"/>
                <w:szCs w:val="20"/>
              </w:rPr>
              <w:t>0</w:t>
            </w:r>
            <w:r w:rsidR="00563D2C">
              <w:rPr>
                <w:rFonts w:asciiTheme="minorHAnsi" w:eastAsia="Times New Roman" w:hAnsiTheme="minorHAnsi" w:cstheme="minorHAnsi"/>
                <w:sz w:val="18"/>
                <w:szCs w:val="20"/>
              </w:rPr>
              <w:t>3</w:t>
            </w:r>
            <w:r w:rsidR="00563D2C" w:rsidRPr="005828AE">
              <w:rPr>
                <w:rFonts w:asciiTheme="minorHAnsi" w:eastAsia="Times New Roman" w:hAnsiTheme="minorHAnsi" w:cstheme="minorHAnsi"/>
                <w:sz w:val="18"/>
                <w:szCs w:val="20"/>
              </w:rPr>
              <w:t xml:space="preserve"> is NA</w:t>
            </w:r>
            <w:r w:rsidRPr="00A05A69">
              <w:rPr>
                <w:rFonts w:asciiTheme="minorHAnsi" w:eastAsia="Times New Roman" w:hAnsiTheme="minorHAnsi" w:cstheme="minorHAnsi"/>
                <w:sz w:val="18"/>
                <w:szCs w:val="20"/>
              </w:rPr>
              <w:t xml:space="preserve"> &gt;&gt;</w:t>
            </w:r>
          </w:p>
        </w:tc>
        <w:tc>
          <w:tcPr>
            <w:tcW w:w="1554" w:type="dxa"/>
            <w:tcBorders>
              <w:top w:val="single" w:sz="4" w:space="0" w:color="auto"/>
              <w:left w:val="single" w:sz="4" w:space="0" w:color="auto"/>
              <w:bottom w:val="single" w:sz="4" w:space="0" w:color="auto"/>
              <w:right w:val="single" w:sz="4" w:space="0" w:color="auto"/>
            </w:tcBorders>
          </w:tcPr>
          <w:p w14:paraId="5E6A2653" w14:textId="010894C2"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04 is NA &gt;&gt;</w:t>
            </w:r>
          </w:p>
        </w:tc>
        <w:tc>
          <w:tcPr>
            <w:tcW w:w="1201" w:type="dxa"/>
            <w:tcBorders>
              <w:top w:val="single" w:sz="4" w:space="0" w:color="auto"/>
              <w:left w:val="single" w:sz="4" w:space="0" w:color="auto"/>
              <w:bottom w:val="single" w:sz="4" w:space="0" w:color="auto"/>
              <w:right w:val="single" w:sz="4" w:space="0" w:color="auto"/>
            </w:tcBorders>
          </w:tcPr>
          <w:p w14:paraId="294D355D" w14:textId="31AEAA60"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&lt;&lt;User input value; check value must be ≥ value in </w:t>
            </w:r>
            <w:r w:rsidR="002669DB">
              <w:rPr>
                <w:rFonts w:asciiTheme="minorHAnsi" w:eastAsia="Times New Roman" w:hAnsiTheme="minorHAnsi" w:cstheme="minorHAnsi"/>
                <w:sz w:val="18"/>
                <w:szCs w:val="20"/>
              </w:rPr>
              <w:t>E</w:t>
            </w:r>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05 is NA &gt;&gt;</w:t>
            </w:r>
          </w:p>
        </w:tc>
        <w:tc>
          <w:tcPr>
            <w:tcW w:w="1323" w:type="dxa"/>
            <w:tcBorders>
              <w:top w:val="single" w:sz="4" w:space="0" w:color="auto"/>
              <w:left w:val="single" w:sz="4" w:space="0" w:color="auto"/>
              <w:bottom w:val="single" w:sz="4" w:space="0" w:color="auto"/>
              <w:right w:val="single" w:sz="4" w:space="0" w:color="auto"/>
            </w:tcBorders>
          </w:tcPr>
          <w:p w14:paraId="5F926BC3" w14:textId="14CAEA1D"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 User Input must equal reference values from </w:t>
            </w:r>
            <w:r w:rsidR="002669DB">
              <w:rPr>
                <w:rFonts w:asciiTheme="minorHAnsi" w:eastAsia="Times New Roman" w:hAnsiTheme="minorHAnsi" w:cstheme="minorHAnsi"/>
                <w:sz w:val="18"/>
                <w:szCs w:val="20"/>
              </w:rPr>
              <w:t>E</w:t>
            </w:r>
            <w:r w:rsidRPr="00A05A69">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C9553B">
              <w:rPr>
                <w:rFonts w:asciiTheme="minorHAnsi" w:eastAsia="Times New Roman" w:hAnsiTheme="minorHAnsi" w:cstheme="minorHAnsi"/>
                <w:sz w:val="18"/>
                <w:szCs w:val="20"/>
              </w:rPr>
              <w:t xml:space="preserve">, </w:t>
            </w:r>
            <w:r w:rsidR="00C9553B" w:rsidRPr="00A05A69">
              <w:rPr>
                <w:rFonts w:asciiTheme="minorHAnsi" w:eastAsia="Times New Roman" w:hAnsiTheme="minorHAnsi" w:cstheme="minorHAnsi"/>
                <w:sz w:val="18"/>
                <w:szCs w:val="20"/>
              </w:rPr>
              <w:t>else flag non-compliant values and do not allow the doc to be registered.</w:t>
            </w:r>
            <w:r w:rsidRPr="00A05A69">
              <w:rPr>
                <w:rFonts w:asciiTheme="minorHAnsi" w:eastAsia="Times New Roman" w:hAnsiTheme="minorHAnsi" w:cstheme="minorHAnsi"/>
                <w:sz w:val="18"/>
                <w:szCs w:val="20"/>
              </w:rPr>
              <w:t xml:space="preserve"> NA is allowed only if Water Heater Type = Consumer Instantaneous or Commercial Instantaneous&gt;&gt;</w:t>
            </w:r>
          </w:p>
        </w:tc>
        <w:tc>
          <w:tcPr>
            <w:tcW w:w="2114" w:type="dxa"/>
            <w:tcBorders>
              <w:top w:val="single" w:sz="4" w:space="0" w:color="auto"/>
              <w:left w:val="single" w:sz="4" w:space="0" w:color="auto"/>
              <w:bottom w:val="single" w:sz="4" w:space="0" w:color="auto"/>
              <w:right w:val="single" w:sz="4" w:space="0" w:color="auto"/>
            </w:tcBorders>
          </w:tcPr>
          <w:p w14:paraId="12050A41" w14:textId="3C89A961" w:rsidR="00F43DC7" w:rsidRPr="00A05A69"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r w:rsidR="00132963">
              <w:rPr>
                <w:rFonts w:asciiTheme="minorHAnsi" w:eastAsia="Times New Roman" w:hAnsiTheme="minorHAnsi" w:cstheme="minorHAnsi"/>
                <w:sz w:val="18"/>
                <w:szCs w:val="20"/>
              </w:rPr>
              <w:t>Reference value from C07</w:t>
            </w:r>
            <w:r w:rsidR="0055112E">
              <w:rPr>
                <w:rFonts w:asciiTheme="minorHAnsi" w:eastAsia="Times New Roman" w:hAnsiTheme="minorHAnsi" w:cstheme="minorHAnsi"/>
                <w:sz w:val="18"/>
                <w:szCs w:val="20"/>
              </w:rPr>
              <w:t xml:space="preserve"> </w:t>
            </w:r>
            <w:r w:rsidR="0055112E" w:rsidRPr="005828AE">
              <w:rPr>
                <w:rFonts w:asciiTheme="minorHAnsi" w:eastAsia="Times New Roman" w:hAnsiTheme="minorHAnsi" w:cstheme="minorHAnsi"/>
                <w:sz w:val="18"/>
                <w:szCs w:val="20"/>
              </w:rPr>
              <w:t>Value may be NA if CF1R value is NA</w:t>
            </w:r>
            <w:r w:rsidRPr="00A05A69">
              <w:rPr>
                <w:rFonts w:asciiTheme="minorHAnsi" w:eastAsia="Times New Roman" w:hAnsiTheme="minorHAnsi" w:cstheme="minorHAnsi"/>
                <w:sz w:val="18"/>
                <w:szCs w:val="20"/>
              </w:rPr>
              <w:t xml:space="preserve"> &gt;&gt;</w:t>
            </w:r>
          </w:p>
        </w:tc>
      </w:tr>
      <w:tr w:rsidR="00F43DC7" w:rsidRPr="00323F2C" w14:paraId="1BFCF610"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1"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23"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14"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3A56CA" w:rsidRPr="00323F2C" w14:paraId="0955ECF0" w14:textId="77777777" w:rsidTr="00450E94">
        <w:trPr>
          <w:cantSplit/>
          <w:trHeight w:val="144"/>
        </w:trPr>
        <w:tc>
          <w:tcPr>
            <w:tcW w:w="1473" w:type="dxa"/>
            <w:tcBorders>
              <w:top w:val="single" w:sz="4" w:space="0" w:color="auto"/>
              <w:left w:val="single" w:sz="4" w:space="0" w:color="auto"/>
              <w:bottom w:val="single" w:sz="4" w:space="0" w:color="auto"/>
              <w:right w:val="single" w:sz="4" w:space="0" w:color="auto"/>
            </w:tcBorders>
          </w:tcPr>
          <w:p w14:paraId="0105CEB7" w14:textId="1ABD235D" w:rsidR="003A56CA" w:rsidRPr="00A05A69" w:rsidRDefault="00132ED8"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hAnsiTheme="minorHAnsi" w:cstheme="minorHAnsi"/>
                <w:sz w:val="18"/>
                <w:szCs w:val="18"/>
              </w:rPr>
              <w:t>08</w:t>
            </w:r>
          </w:p>
        </w:tc>
        <w:tc>
          <w:tcPr>
            <w:tcW w:w="1554" w:type="dxa"/>
            <w:tcBorders>
              <w:top w:val="single" w:sz="4" w:space="0" w:color="auto"/>
              <w:left w:val="single" w:sz="4" w:space="0" w:color="auto"/>
              <w:bottom w:val="single" w:sz="4" w:space="0" w:color="auto"/>
              <w:right w:val="single" w:sz="4" w:space="0" w:color="auto"/>
            </w:tcBorders>
          </w:tcPr>
          <w:p w14:paraId="56D7E2B3" w14:textId="5EB7C7D9" w:rsidR="003A56CA" w:rsidRPr="00A05A69" w:rsidRDefault="003A56CA"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eastAsia="Times New Roman"/>
                <w:sz w:val="18"/>
                <w:szCs w:val="18"/>
              </w:rPr>
              <w:t>Compliance Statement</w:t>
            </w:r>
          </w:p>
        </w:tc>
        <w:tc>
          <w:tcPr>
            <w:tcW w:w="7746" w:type="dxa"/>
            <w:gridSpan w:val="5"/>
            <w:tcBorders>
              <w:top w:val="single" w:sz="4" w:space="0" w:color="auto"/>
              <w:left w:val="single" w:sz="4" w:space="0" w:color="auto"/>
              <w:bottom w:val="single" w:sz="4" w:space="0" w:color="auto"/>
              <w:right w:val="single" w:sz="4" w:space="0" w:color="auto"/>
            </w:tcBorders>
          </w:tcPr>
          <w:p w14:paraId="076358E5" w14:textId="1398B8D4" w:rsidR="003A56CA" w:rsidRPr="00A05A69" w:rsidRDefault="003A56CA" w:rsidP="00F5526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eastAsia="Times New Roman"/>
                <w:sz w:val="18"/>
                <w:szCs w:val="18"/>
              </w:rPr>
              <w:t xml:space="preserve">&lt;&lt;calculated field: If D03 </w:t>
            </w:r>
            <w:r w:rsidR="00F5526F">
              <w:rPr>
                <w:rFonts w:eastAsia="Times New Roman"/>
                <w:sz w:val="18"/>
                <w:szCs w:val="18"/>
              </w:rPr>
              <w:t xml:space="preserve">= NA or D03 </w:t>
            </w:r>
            <w:r>
              <w:rPr>
                <w:rFonts w:eastAsia="Times New Roman" w:cs="Calibri"/>
                <w:sz w:val="18"/>
                <w:szCs w:val="18"/>
              </w:rPr>
              <w:t>≥</w:t>
            </w:r>
            <w:r>
              <w:rPr>
                <w:rFonts w:eastAsia="Times New Roman"/>
                <w:sz w:val="18"/>
                <w:szCs w:val="18"/>
              </w:rPr>
              <w:t xml:space="preserve"> C03, D</w:t>
            </w:r>
            <w:r w:rsidR="00F5526F">
              <w:rPr>
                <w:rFonts w:eastAsia="Times New Roman"/>
                <w:sz w:val="18"/>
                <w:szCs w:val="18"/>
              </w:rPr>
              <w:t>0</w:t>
            </w:r>
            <w:r>
              <w:rPr>
                <w:rFonts w:eastAsia="Times New Roman"/>
                <w:sz w:val="18"/>
                <w:szCs w:val="18"/>
              </w:rPr>
              <w:t xml:space="preserve">4 </w:t>
            </w:r>
            <w:r w:rsidR="00F5526F">
              <w:rPr>
                <w:rFonts w:eastAsia="Times New Roman"/>
                <w:sz w:val="18"/>
                <w:szCs w:val="18"/>
              </w:rPr>
              <w:t xml:space="preserve">= NA or D04 </w:t>
            </w:r>
            <w:r>
              <w:rPr>
                <w:rFonts w:eastAsia="Times New Roman" w:cs="Calibri"/>
                <w:sz w:val="18"/>
                <w:szCs w:val="18"/>
              </w:rPr>
              <w:t>≤</w:t>
            </w:r>
            <w:r w:rsidRPr="005460CB">
              <w:rPr>
                <w:rFonts w:eastAsia="Times New Roman"/>
                <w:sz w:val="18"/>
                <w:szCs w:val="18"/>
              </w:rPr>
              <w:t xml:space="preserve"> </w:t>
            </w:r>
            <w:r>
              <w:rPr>
                <w:rFonts w:eastAsia="Times New Roman"/>
                <w:sz w:val="18"/>
                <w:szCs w:val="18"/>
              </w:rPr>
              <w:t>C04, D05</w:t>
            </w:r>
            <w:r w:rsidR="00F5526F">
              <w:rPr>
                <w:rFonts w:eastAsia="Times New Roman"/>
                <w:sz w:val="18"/>
                <w:szCs w:val="18"/>
              </w:rPr>
              <w:t xml:space="preserve"> = NA or D05</w:t>
            </w:r>
            <w:r>
              <w:rPr>
                <w:rFonts w:eastAsia="Times New Roman"/>
                <w:sz w:val="18"/>
                <w:szCs w:val="18"/>
              </w:rPr>
              <w:t xml:space="preserve"> </w:t>
            </w:r>
            <w:r>
              <w:rPr>
                <w:rFonts w:eastAsia="Times New Roman" w:cs="Calibri"/>
                <w:sz w:val="18"/>
                <w:szCs w:val="18"/>
              </w:rPr>
              <w:t>≥</w:t>
            </w:r>
            <w:r>
              <w:rPr>
                <w:rFonts w:eastAsia="Times New Roman"/>
                <w:sz w:val="18"/>
                <w:szCs w:val="18"/>
              </w:rPr>
              <w:t xml:space="preserve"> C05, D06 = C06, and D07 = C07, then display result = System complies; else display result = system does not comply&gt;&gt;</w:t>
            </w:r>
          </w:p>
        </w:tc>
      </w:tr>
    </w:tbl>
    <w:p w14:paraId="2FCBBD3C" w14:textId="77777777" w:rsidR="00F1004F" w:rsidRPr="00A05A69"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77"/>
        <w:gridCol w:w="4201"/>
        <w:gridCol w:w="5412"/>
      </w:tblGrid>
      <w:tr w:rsidR="00526D3D" w:rsidRPr="00323F2C" w14:paraId="571E583F" w14:textId="77777777" w:rsidTr="00A05A69">
        <w:trPr>
          <w:trHeight w:val="144"/>
        </w:trPr>
        <w:tc>
          <w:tcPr>
            <w:tcW w:w="11016" w:type="dxa"/>
            <w:gridSpan w:val="3"/>
            <w:tcBorders>
              <w:top w:val="single" w:sz="4" w:space="0" w:color="auto"/>
              <w:bottom w:val="single" w:sz="4" w:space="0" w:color="auto"/>
            </w:tcBorders>
            <w:vAlign w:val="center"/>
          </w:tcPr>
          <w:p w14:paraId="25B48481" w14:textId="3DE8209A"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E</w:t>
            </w:r>
            <w:r w:rsidR="00526D3D" w:rsidRPr="00A05A69">
              <w:rPr>
                <w:rFonts w:asciiTheme="minorHAnsi" w:hAnsiTheme="minorHAnsi" w:cstheme="minorHAnsi"/>
                <w:b/>
                <w:sz w:val="18"/>
                <w:szCs w:val="18"/>
              </w:rPr>
              <w:t>. Installed Water Heater Manufacturer Information</w:t>
            </w:r>
          </w:p>
          <w:p w14:paraId="41D9AF14" w14:textId="022288A1" w:rsidR="001D1F6F" w:rsidRPr="00A05A69" w:rsidRDefault="001D1F6F" w:rsidP="00C309E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1D1F6F">
              <w:rPr>
                <w:rFonts w:asciiTheme="minorHAnsi" w:eastAsia="Times New Roman" w:hAnsiTheme="minorHAnsi" w:cstheme="minorHAnsi"/>
                <w:sz w:val="18"/>
                <w:szCs w:val="18"/>
              </w:rPr>
              <w:t>&lt;&lt;</w:t>
            </w:r>
            <w:r w:rsidR="00FD3F4C" w:rsidRPr="00FD3F4C">
              <w:rPr>
                <w:rFonts w:asciiTheme="minorHAnsi" w:eastAsia="Times New Roman" w:hAnsiTheme="minorHAnsi" w:cstheme="minorHAnsi"/>
                <w:sz w:val="18"/>
                <w:szCs w:val="18"/>
              </w:rPr>
              <w:t xml:space="preserve">require one row of data for each water heater identified in Section </w:t>
            </w:r>
            <w:r w:rsidR="005D4716">
              <w:rPr>
                <w:rFonts w:asciiTheme="minorHAnsi" w:eastAsia="Times New Roman" w:hAnsiTheme="minorHAnsi" w:cstheme="minorHAnsi"/>
                <w:sz w:val="18"/>
                <w:szCs w:val="18"/>
              </w:rPr>
              <w:t>C</w:t>
            </w:r>
            <w:r w:rsidRPr="001D1F6F">
              <w:rPr>
                <w:rFonts w:asciiTheme="minorHAnsi" w:eastAsia="Times New Roman" w:hAnsiTheme="minorHAnsi" w:cstheme="minorHAnsi"/>
                <w:sz w:val="18"/>
                <w:szCs w:val="18"/>
              </w:rPr>
              <w:t xml:space="preserve"> &gt;&gt;</w:t>
            </w:r>
          </w:p>
        </w:tc>
      </w:tr>
      <w:tr w:rsidR="00526D3D" w:rsidRPr="00323F2C" w14:paraId="3A0A7CF5" w14:textId="77777777" w:rsidTr="00A05A69">
        <w:trPr>
          <w:trHeight w:val="144"/>
        </w:trPr>
        <w:tc>
          <w:tcPr>
            <w:tcW w:w="1198" w:type="dxa"/>
            <w:tcBorders>
              <w:top w:val="single" w:sz="4" w:space="0" w:color="auto"/>
              <w:bottom w:val="single" w:sz="4" w:space="0" w:color="auto"/>
              <w:right w:val="single" w:sz="4" w:space="0" w:color="auto"/>
            </w:tcBorders>
            <w:vAlign w:val="center"/>
          </w:tcPr>
          <w:p w14:paraId="422C5BC1"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429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5528" w:type="dxa"/>
            <w:tcBorders>
              <w:top w:val="single" w:sz="4" w:space="0" w:color="auto"/>
              <w:left w:val="single" w:sz="4" w:space="0" w:color="auto"/>
              <w:bottom w:val="single" w:sz="4" w:space="0" w:color="auto"/>
            </w:tcBorders>
            <w:vAlign w:val="center"/>
          </w:tcPr>
          <w:p w14:paraId="427C6A65"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r>
      <w:tr w:rsidR="00526D3D" w:rsidRPr="00323F2C" w14:paraId="059CA8FC"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3F689BCB"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429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Manufacturer</w:t>
            </w:r>
          </w:p>
        </w:tc>
        <w:tc>
          <w:tcPr>
            <w:tcW w:w="5528" w:type="dxa"/>
            <w:tcBorders>
              <w:top w:val="single" w:sz="4" w:space="0" w:color="auto"/>
              <w:left w:val="single" w:sz="4" w:space="0" w:color="auto"/>
              <w:bottom w:val="single" w:sz="4" w:space="0" w:color="auto"/>
            </w:tcBorders>
            <w:vAlign w:val="bottom"/>
          </w:tcPr>
          <w:p w14:paraId="10116000"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Model Number</w:t>
            </w:r>
          </w:p>
        </w:tc>
      </w:tr>
      <w:tr w:rsidR="00C309E7" w:rsidRPr="00323F2C" w14:paraId="3F103E34" w14:textId="77777777" w:rsidTr="00A05A69">
        <w:trPr>
          <w:trHeight w:val="144"/>
        </w:trPr>
        <w:tc>
          <w:tcPr>
            <w:tcW w:w="1198" w:type="dxa"/>
            <w:tcBorders>
              <w:top w:val="single" w:sz="4" w:space="0" w:color="auto"/>
              <w:bottom w:val="single" w:sz="4" w:space="0" w:color="auto"/>
              <w:right w:val="single" w:sz="4" w:space="0" w:color="auto"/>
            </w:tcBorders>
          </w:tcPr>
          <w:p w14:paraId="660B7BE0" w14:textId="01E04928"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&lt;&lt;reference value from </w:t>
            </w:r>
            <w:r w:rsidR="00F70BFD">
              <w:rPr>
                <w:rFonts w:asciiTheme="minorHAnsi" w:eastAsia="Times New Roman" w:hAnsiTheme="minorHAnsi" w:cstheme="minorHAnsi"/>
                <w:sz w:val="18"/>
                <w:szCs w:val="18"/>
              </w:rPr>
              <w:t>B</w:t>
            </w:r>
            <w:r w:rsidRPr="00A05A69">
              <w:rPr>
                <w:rFonts w:asciiTheme="minorHAnsi" w:eastAsia="Times New Roman" w:hAnsiTheme="minorHAnsi" w:cstheme="minorHAnsi"/>
                <w:sz w:val="18"/>
                <w:szCs w:val="18"/>
              </w:rPr>
              <w:t>0</w:t>
            </w:r>
            <w:r w:rsidR="00554EE8">
              <w:rPr>
                <w:rFonts w:asciiTheme="minorHAnsi" w:eastAsia="Times New Roman" w:hAnsiTheme="minorHAnsi" w:cstheme="minorHAnsi"/>
                <w:sz w:val="18"/>
                <w:szCs w:val="18"/>
              </w:rPr>
              <w:t>2</w:t>
            </w:r>
            <w:r w:rsidR="00511958">
              <w:rPr>
                <w:rFonts w:asciiTheme="minorHAnsi" w:eastAsia="Times New Roman" w:hAnsiTheme="minorHAnsi" w:cstheme="minorHAnsi"/>
                <w:sz w:val="18"/>
                <w:szCs w:val="18"/>
              </w:rPr>
              <w:t xml:space="preserve"> or B2-02</w:t>
            </w:r>
            <w:r w:rsidRPr="00A05A69">
              <w:rPr>
                <w:rFonts w:asciiTheme="minorHAnsi" w:eastAsia="Times New Roman" w:hAnsiTheme="minorHAnsi" w:cstheme="minorHAnsi"/>
                <w:sz w:val="18"/>
                <w:szCs w:val="18"/>
              </w:rPr>
              <w:t>&gt;&gt;</w:t>
            </w:r>
          </w:p>
        </w:tc>
        <w:tc>
          <w:tcPr>
            <w:tcW w:w="4290" w:type="dxa"/>
            <w:tcBorders>
              <w:top w:val="single" w:sz="4" w:space="0" w:color="auto"/>
              <w:left w:val="single" w:sz="4" w:space="0" w:color="auto"/>
              <w:bottom w:val="single" w:sz="4" w:space="0" w:color="auto"/>
              <w:right w:val="single" w:sz="4" w:space="0" w:color="auto"/>
            </w:tcBorders>
          </w:tcPr>
          <w:p w14:paraId="619C2048" w14:textId="41E2E6DB"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&lt;&lt;User input&gt;&gt;</w:t>
            </w:r>
          </w:p>
        </w:tc>
        <w:tc>
          <w:tcPr>
            <w:tcW w:w="5528"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&lt;&lt;User input&gt;&gt;</w:t>
            </w:r>
          </w:p>
        </w:tc>
      </w:tr>
      <w:tr w:rsidR="00C309E7" w:rsidRPr="00323F2C" w14:paraId="6D821420"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6D2F1719"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9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528" w:type="dxa"/>
            <w:tcBorders>
              <w:top w:val="single" w:sz="4" w:space="0" w:color="auto"/>
              <w:left w:val="single" w:sz="4" w:space="0" w:color="auto"/>
              <w:bottom w:val="single" w:sz="4" w:space="0" w:color="auto"/>
            </w:tcBorders>
          </w:tcPr>
          <w:p w14:paraId="0EDDC959"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82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4"/>
        <w:gridCol w:w="2032"/>
        <w:gridCol w:w="8097"/>
      </w:tblGrid>
      <w:tr w:rsidR="00B843FA" w:rsidRPr="00B843FA" w14:paraId="2664D56C" w14:textId="77777777" w:rsidTr="006E2601">
        <w:trPr>
          <w:trHeight w:val="144"/>
        </w:trPr>
        <w:tc>
          <w:tcPr>
            <w:tcW w:w="10823" w:type="dxa"/>
            <w:gridSpan w:val="3"/>
            <w:tcBorders>
              <w:top w:val="single" w:sz="4" w:space="0" w:color="auto"/>
              <w:left w:val="single" w:sz="4" w:space="0" w:color="auto"/>
              <w:bottom w:val="single" w:sz="4" w:space="0" w:color="auto"/>
              <w:right w:val="single" w:sz="4" w:space="0" w:color="auto"/>
            </w:tcBorders>
          </w:tcPr>
          <w:p w14:paraId="203B84DD" w14:textId="4F86F158"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lastRenderedPageBreak/>
              <w:t>F. Mandatory Measures for all Domestic Hot Water Distribution Systems</w:t>
            </w:r>
          </w:p>
        </w:tc>
      </w:tr>
      <w:tr w:rsidR="00B843FA" w:rsidRPr="00B843FA" w14:paraId="25ABEACA" w14:textId="77777777" w:rsidTr="006E2601">
        <w:trPr>
          <w:trHeight w:val="144"/>
          <w:tblHeader/>
        </w:trPr>
        <w:tc>
          <w:tcPr>
            <w:tcW w:w="694"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128" w:type="dxa"/>
            <w:gridSpan w:val="2"/>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6E2601">
        <w:trPr>
          <w:trHeight w:val="144"/>
          <w:tblHeader/>
        </w:trPr>
        <w:tc>
          <w:tcPr>
            <w:tcW w:w="694"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128" w:type="dxa"/>
            <w:gridSpan w:val="2"/>
            <w:vAlign w:val="center"/>
          </w:tcPr>
          <w:p w14:paraId="72E8DDFA" w14:textId="14632DA5"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Unfired Storage Tanks are insulated with an external R-</w:t>
            </w:r>
            <w:r w:rsidR="000A0AFB">
              <w:rPr>
                <w:rFonts w:asciiTheme="minorHAnsi" w:eastAsiaTheme="minorEastAsia" w:hAnsiTheme="minorHAnsi" w:cstheme="minorHAnsi"/>
                <w:sz w:val="18"/>
                <w:szCs w:val="18"/>
              </w:rPr>
              <w:t>3.5</w:t>
            </w:r>
            <w:r w:rsidRPr="00B843FA">
              <w:rPr>
                <w:rFonts w:asciiTheme="minorHAnsi" w:eastAsiaTheme="minorEastAsia" w:hAnsiTheme="minorHAnsi" w:cstheme="minorHAnsi"/>
                <w:sz w:val="18"/>
                <w:szCs w:val="18"/>
              </w:rPr>
              <w:t xml:space="preserve"> or combination of R-16 internal and external Insulation. (Section 110.3(c)4).</w:t>
            </w:r>
          </w:p>
        </w:tc>
      </w:tr>
      <w:tr w:rsidR="00B843FA" w:rsidRPr="00B843FA" w14:paraId="4DE928D5" w14:textId="77777777" w:rsidTr="006E2601">
        <w:trPr>
          <w:trHeight w:val="144"/>
        </w:trPr>
        <w:tc>
          <w:tcPr>
            <w:tcW w:w="694"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128" w:type="dxa"/>
            <w:gridSpan w:val="2"/>
            <w:vAlign w:val="center"/>
          </w:tcPr>
          <w:p w14:paraId="71FA8A03" w14:textId="0472E691" w:rsidR="00B843FA" w:rsidRPr="00B843FA" w:rsidRDefault="00B843FA" w:rsidP="002F54CC">
            <w:pPr>
              <w:keepNext/>
              <w:numPr>
                <w:ilvl w:val="1"/>
                <w:numId w:val="5"/>
              </w:numPr>
              <w:autoSpaceDE w:val="0"/>
              <w:autoSpaceDN w:val="0"/>
              <w:adjustRightInd w:val="0"/>
              <w:spacing w:after="0" w:line="240" w:lineRule="auto"/>
              <w:ind w:left="828"/>
              <w:contextualSpacing/>
              <w:rPr>
                <w:rFonts w:asciiTheme="minorHAnsi" w:eastAsia="Times New Roman" w:hAnsiTheme="minorHAnsi" w:cstheme="minorHAnsi"/>
                <w:bCs/>
                <w:sz w:val="18"/>
                <w:szCs w:val="18"/>
              </w:rPr>
            </w:pPr>
            <w:r w:rsidRPr="00B843FA">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r w:rsidRPr="00B843FA">
              <w:rPr>
                <w:rFonts w:asciiTheme="minorHAnsi" w:eastAsia="Times New Roman" w:hAnsiTheme="minorHAnsi" w:cstheme="minorHAnsi"/>
                <w:bCs/>
                <w:sz w:val="18"/>
                <w:szCs w:val="18"/>
              </w:rPr>
              <w:t>Insulation buried below grade must be installed in a water proof and non-crushable casing or sleeve.</w:t>
            </w:r>
          </w:p>
          <w:p w14:paraId="338D8123" w14:textId="77777777" w:rsidR="00B843FA" w:rsidRPr="00B843FA" w:rsidRDefault="00B843FA" w:rsidP="002F54CC">
            <w:pPr>
              <w:keepNext/>
              <w:numPr>
                <w:ilvl w:val="1"/>
                <w:numId w:val="5"/>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from the heating source to storage tank or between tanks</w:t>
            </w:r>
          </w:p>
          <w:p w14:paraId="569FF2DB" w14:textId="77777777"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3C05E1C4"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interior or exterior walls that is surrounded on all sides by at least 1 inch (</w:t>
            </w:r>
            <w:r w:rsidR="007771B8">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47460688"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crawlspace with a minimum of 1 inches (</w:t>
            </w:r>
            <w:r w:rsidR="007771B8">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77777777"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p>
          <w:p w14:paraId="0ED9A059" w14:textId="77777777" w:rsidR="00B843FA" w:rsidRPr="00B843FA" w:rsidRDefault="00B843FA" w:rsidP="002F54CC">
            <w:pPr>
              <w:keepNext/>
              <w:numPr>
                <w:ilvl w:val="1"/>
                <w:numId w:val="2"/>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Pipe insulation shall fit tightly and all elbows and tees shall be fully insulated.</w:t>
            </w:r>
          </w:p>
        </w:tc>
      </w:tr>
      <w:tr w:rsidR="00B843FA" w:rsidRPr="00B843FA" w14:paraId="0A4A72E6" w14:textId="77777777" w:rsidTr="006E2601">
        <w:trPr>
          <w:trHeight w:val="144"/>
          <w:tblHeader/>
        </w:trPr>
        <w:tc>
          <w:tcPr>
            <w:tcW w:w="694"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128" w:type="dxa"/>
            <w:gridSpan w:val="2"/>
            <w:vAlign w:val="center"/>
          </w:tcPr>
          <w:p w14:paraId="48A1D2D3" w14:textId="47040DE9" w:rsid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For Gas or Propane Water Heaters:  Ensure </w:t>
            </w:r>
            <w:r w:rsidR="00277C19">
              <w:rPr>
                <w:rFonts w:asciiTheme="minorHAnsi" w:eastAsia="Times New Roman" w:hAnsiTheme="minorHAnsi" w:cstheme="minorHAnsi"/>
                <w:sz w:val="18"/>
                <w:szCs w:val="18"/>
              </w:rPr>
              <w:t xml:space="preserve">either a </w:t>
            </w:r>
            <w:r w:rsidR="00277C19" w:rsidRPr="00277C19">
              <w:rPr>
                <w:rFonts w:asciiTheme="minorHAnsi" w:eastAsia="Times New Roman" w:hAnsiTheme="minorHAnsi" w:cstheme="minorHAnsi"/>
                <w:b/>
                <w:bCs/>
                <w:sz w:val="18"/>
                <w:szCs w:val="18"/>
              </w:rPr>
              <w:t>or</w:t>
            </w:r>
            <w:r w:rsidR="00277C19">
              <w:rPr>
                <w:rFonts w:asciiTheme="minorHAnsi" w:eastAsia="Times New Roman" w:hAnsiTheme="minorHAnsi" w:cstheme="minorHAnsi"/>
                <w:sz w:val="18"/>
                <w:szCs w:val="18"/>
              </w:rPr>
              <w:t xml:space="preserve"> b</w:t>
            </w:r>
            <w:r w:rsidRPr="00B843FA">
              <w:rPr>
                <w:rFonts w:asciiTheme="minorHAnsi" w:eastAsia="Times New Roman" w:hAnsiTheme="minorHAnsi" w:cstheme="minorHAnsi"/>
                <w:sz w:val="18"/>
                <w:szCs w:val="18"/>
              </w:rPr>
              <w:t xml:space="preserve"> are installed (Section 150.0(n))</w:t>
            </w:r>
          </w:p>
          <w:p w14:paraId="5A9A7615" w14:textId="2388C9CD" w:rsidR="00D74ADA" w:rsidRPr="005D7E63" w:rsidRDefault="00D74ADA" w:rsidP="002F54CC">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0321B203" w14:textId="77777777" w:rsidR="00B843FA" w:rsidRPr="00B843FA" w:rsidRDefault="00B843FA"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 accessible with no obstructions;</w:t>
            </w:r>
          </w:p>
          <w:p w14:paraId="3EB6C9E6" w14:textId="77777777" w:rsidR="00B843FA" w:rsidRPr="00B843FA" w:rsidRDefault="00B843FA" w:rsidP="002F54CC">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The conductor shall be labeled with the work “Spare” on both ends; and</w:t>
            </w:r>
          </w:p>
          <w:p w14:paraId="056C47DD" w14:textId="6EF43DFB" w:rsidR="00B843FA" w:rsidRPr="00B843FA" w:rsidRDefault="00B843FA" w:rsidP="002F54CC">
            <w:pPr>
              <w:keepNext/>
              <w:numPr>
                <w:ilvl w:val="1"/>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741E2CAE" w14:textId="77777777" w:rsidR="00B843FA" w:rsidRPr="00B843FA" w:rsidRDefault="00B843FA"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6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condensate drain no more than 2 inches higher than the base on water heater for natural draining</w:t>
            </w:r>
          </w:p>
          <w:p w14:paraId="688E3F13" w14:textId="1850497D" w:rsidR="00B843FA" w:rsidRDefault="00B843FA" w:rsidP="002F54CC">
            <w:pPr>
              <w:keepNext/>
              <w:numPr>
                <w:ilvl w:val="0"/>
                <w:numId w:val="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p>
          <w:p w14:paraId="3423EC89" w14:textId="77777777" w:rsidR="008E5B69" w:rsidRPr="004736BD" w:rsidRDefault="008E5B69" w:rsidP="002F54CC">
            <w:pPr>
              <w:pStyle w:val="ListParagraph"/>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from the water heater </w:t>
            </w:r>
          </w:p>
          <w:p w14:paraId="6136046E" w14:textId="77777777" w:rsidR="008E5B69" w:rsidRPr="004B6B6C" w:rsidRDefault="008E5B69" w:rsidP="002F54CC">
            <w:pPr>
              <w:numPr>
                <w:ilvl w:val="0"/>
                <w:numId w:val="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7054E6CB" w14:textId="77777777" w:rsidR="008E5B69" w:rsidRPr="004736BD" w:rsidRDefault="008E5B69" w:rsidP="002F54CC">
            <w:pPr>
              <w:pStyle w:val="ListParagraph"/>
              <w:numPr>
                <w:ilvl w:val="0"/>
                <w:numId w:val="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0426FD19" w14:textId="77777777" w:rsidR="008E5B69" w:rsidRPr="004B6B6C" w:rsidRDefault="008E5B69" w:rsidP="002F54CC">
            <w:pPr>
              <w:numPr>
                <w:ilvl w:val="0"/>
                <w:numId w:val="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66C86B97" w14:textId="77777777" w:rsidR="008E5B69" w:rsidRPr="004B6B6C" w:rsidRDefault="008E5B69" w:rsidP="002F54CC">
            <w:pPr>
              <w:numPr>
                <w:ilvl w:val="0"/>
                <w:numId w:val="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31D472F2" w14:textId="77777777" w:rsidR="008E5B69" w:rsidRPr="004B6B6C" w:rsidRDefault="008E5B69" w:rsidP="002F54CC">
            <w:pPr>
              <w:numPr>
                <w:ilvl w:val="0"/>
                <w:numId w:val="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E4A87C1" w14:textId="77777777" w:rsidR="008E5B69" w:rsidRPr="004B6B6C" w:rsidRDefault="008E5B69" w:rsidP="002F54CC">
            <w:pPr>
              <w:numPr>
                <w:ilvl w:val="0"/>
                <w:numId w:val="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4C46C8C9" w14:textId="77777777" w:rsidR="008E5B69" w:rsidRPr="004736BD" w:rsidRDefault="008E5B69" w:rsidP="002F54CC">
            <w:pPr>
              <w:numPr>
                <w:ilvl w:val="0"/>
                <w:numId w:val="9"/>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A condensate drain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p w14:paraId="44A508AB" w14:textId="1A87D8A0" w:rsidR="008E5B69" w:rsidRPr="00B843FA" w:rsidRDefault="008E5B69" w:rsidP="005D7E6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asciiTheme="minorHAnsi" w:eastAsia="Times New Roman" w:hAnsiTheme="minorHAnsi" w:cstheme="minorHAnsi"/>
                <w:sz w:val="18"/>
                <w:szCs w:val="18"/>
              </w:rPr>
            </w:pPr>
          </w:p>
        </w:tc>
      </w:tr>
      <w:tr w:rsidR="002C7351" w:rsidRPr="00B843FA" w14:paraId="0B619868" w14:textId="77777777" w:rsidTr="006E2601">
        <w:trPr>
          <w:trHeight w:val="144"/>
          <w:tblHeader/>
        </w:trPr>
        <w:tc>
          <w:tcPr>
            <w:tcW w:w="694" w:type="dxa"/>
            <w:vAlign w:val="center"/>
          </w:tcPr>
          <w:p w14:paraId="1446F6D9" w14:textId="7FC415A7"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05</w:t>
            </w:r>
          </w:p>
        </w:tc>
        <w:tc>
          <w:tcPr>
            <w:tcW w:w="2032" w:type="dxa"/>
            <w:vAlign w:val="center"/>
          </w:tcPr>
          <w:p w14:paraId="35FAFCEB" w14:textId="48E22626"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Verification Status:</w:t>
            </w:r>
          </w:p>
        </w:tc>
        <w:tc>
          <w:tcPr>
            <w:tcW w:w="8096" w:type="dxa"/>
            <w:vAlign w:val="center"/>
          </w:tcPr>
          <w:p w14:paraId="26DE54B3" w14:textId="77777777" w:rsidR="002C7351" w:rsidRPr="00B71192" w:rsidRDefault="002C7351"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A642926" w14:textId="77777777" w:rsidR="002C7351" w:rsidRPr="00B71192" w:rsidRDefault="002C7351"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01789E67" w14:textId="2F8B73A4" w:rsidR="002C7351" w:rsidRPr="002C7351" w:rsidRDefault="002C7351"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2C7351">
              <w:rPr>
                <w:sz w:val="18"/>
                <w:szCs w:val="18"/>
                <w:u w:val="single"/>
              </w:rPr>
              <w:t>All N/A</w:t>
            </w:r>
            <w:r w:rsidRPr="002C7351">
              <w:rPr>
                <w:sz w:val="18"/>
                <w:szCs w:val="18"/>
              </w:rPr>
              <w:t xml:space="preserve"> - This entire table is not applicable</w:t>
            </w:r>
          </w:p>
        </w:tc>
      </w:tr>
      <w:tr w:rsidR="002C7351" w:rsidRPr="00B843FA" w14:paraId="04F65F74" w14:textId="77777777" w:rsidTr="006E2601">
        <w:trPr>
          <w:trHeight w:val="144"/>
          <w:tblHeader/>
        </w:trPr>
        <w:tc>
          <w:tcPr>
            <w:tcW w:w="694" w:type="dxa"/>
          </w:tcPr>
          <w:p w14:paraId="38174421" w14:textId="0F0B74AC"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06</w:t>
            </w:r>
          </w:p>
        </w:tc>
        <w:tc>
          <w:tcPr>
            <w:tcW w:w="10128" w:type="dxa"/>
            <w:gridSpan w:val="2"/>
            <w:vAlign w:val="center"/>
          </w:tcPr>
          <w:p w14:paraId="6F9D69F2" w14:textId="1B955B0E"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 xml:space="preserve">Correction Notes: </w:t>
            </w:r>
            <w:r w:rsidRPr="00450E94">
              <w:rPr>
                <w:rFonts w:cs="TimesNewRomanPS-BoldMT"/>
                <w:bCs/>
                <w:sz w:val="18"/>
                <w:szCs w:val="18"/>
              </w:rPr>
              <w:t>&lt;&lt;if Verification Status= Fail, then text entry in this Corrections Notes field is required;  user input text&gt;&gt;</w:t>
            </w:r>
          </w:p>
        </w:tc>
      </w:tr>
      <w:tr w:rsidR="002C7351" w:rsidRPr="00B843FA" w14:paraId="13419051" w14:textId="77777777" w:rsidTr="006E2601">
        <w:trPr>
          <w:trHeight w:val="144"/>
          <w:tblHeader/>
        </w:trPr>
        <w:tc>
          <w:tcPr>
            <w:tcW w:w="10823" w:type="dxa"/>
            <w:gridSpan w:val="3"/>
          </w:tcPr>
          <w:p w14:paraId="65268ECF" w14:textId="2AFAA724"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544A4E55" w14:textId="3B79CFA4" w:rsidR="00B843FA" w:rsidRDefault="00B843FA">
      <w:pPr>
        <w:spacing w:after="0" w:line="240" w:lineRule="auto"/>
        <w:rPr>
          <w:rFonts w:asciiTheme="minorHAnsi" w:hAnsiTheme="minorHAnsi" w:cstheme="minorHAnsi"/>
          <w:sz w:val="18"/>
          <w:szCs w:val="18"/>
        </w:rPr>
      </w:pPr>
    </w:p>
    <w:tbl>
      <w:tblPr>
        <w:tblStyle w:val="TableGrid"/>
        <w:tblW w:w="10871" w:type="dxa"/>
        <w:tblLayout w:type="fixed"/>
        <w:tblLook w:val="04A0" w:firstRow="1" w:lastRow="0" w:firstColumn="1" w:lastColumn="0" w:noHBand="0" w:noVBand="1"/>
      </w:tblPr>
      <w:tblGrid>
        <w:gridCol w:w="440"/>
        <w:gridCol w:w="445"/>
        <w:gridCol w:w="1158"/>
        <w:gridCol w:w="179"/>
        <w:gridCol w:w="1068"/>
        <w:gridCol w:w="1337"/>
        <w:gridCol w:w="1337"/>
        <w:gridCol w:w="1158"/>
        <w:gridCol w:w="1247"/>
        <w:gridCol w:w="1247"/>
        <w:gridCol w:w="1255"/>
      </w:tblGrid>
      <w:tr w:rsidR="0042224A" w:rsidRPr="008D6F63" w14:paraId="3CAFD68B" w14:textId="0FDE90D6" w:rsidTr="006E2601">
        <w:trPr>
          <w:trHeight w:val="1092"/>
        </w:trPr>
        <w:tc>
          <w:tcPr>
            <w:tcW w:w="10871" w:type="dxa"/>
            <w:gridSpan w:val="11"/>
          </w:tcPr>
          <w:p w14:paraId="1A3F35A6" w14:textId="066D8BCD" w:rsidR="0042224A" w:rsidRPr="008D6F63" w:rsidRDefault="0042224A" w:rsidP="00DF413D">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05F9EB7D" w14:textId="77777777" w:rsidR="0042224A" w:rsidRPr="00C605D1" w:rsidRDefault="0042224A" w:rsidP="00C605D1">
            <w:pPr>
              <w:spacing w:after="0" w:line="240" w:lineRule="auto"/>
              <w:rPr>
                <w:rFonts w:cstheme="minorHAnsi"/>
                <w:sz w:val="18"/>
                <w:szCs w:val="20"/>
              </w:rPr>
            </w:pPr>
            <w:r w:rsidRPr="00C605D1">
              <w:rPr>
                <w:rFonts w:cstheme="minorHAnsi"/>
                <w:sz w:val="18"/>
                <w:szCs w:val="20"/>
              </w:rPr>
              <w:t>For dwelling units with multiple systems, enter the master bath distance and kitchen distance to the closest water heater, and enter the average of the furthest fixture to each water heater.</w:t>
            </w:r>
          </w:p>
          <w:p w14:paraId="68672241" w14:textId="161991C7" w:rsidR="0042224A" w:rsidRPr="008D6F63" w:rsidRDefault="0042224A" w:rsidP="00DF413D">
            <w:pPr>
              <w:spacing w:after="0" w:line="240" w:lineRule="auto"/>
              <w:rPr>
                <w:rFonts w:cstheme="minorHAnsi"/>
                <w:b/>
                <w:sz w:val="18"/>
                <w:szCs w:val="18"/>
              </w:rPr>
            </w:pPr>
            <w:r w:rsidRPr="00C605D1">
              <w:rPr>
                <w:rFonts w:cstheme="minorHAnsi"/>
                <w:sz w:val="18"/>
                <w:szCs w:val="20"/>
              </w:rPr>
              <w:t>&lt;&lt; Require one row</w:t>
            </w:r>
            <w:r>
              <w:rPr>
                <w:rFonts w:cstheme="minorHAnsi"/>
                <w:sz w:val="18"/>
                <w:szCs w:val="20"/>
              </w:rPr>
              <w:t xml:space="preserve"> of data, reporting the longest distances,</w:t>
            </w:r>
            <w:r w:rsidRPr="00C605D1">
              <w:rPr>
                <w:rFonts w:cstheme="minorHAnsi"/>
                <w:sz w:val="18"/>
                <w:szCs w:val="20"/>
              </w:rPr>
              <w:t xml:space="preserve"> for each dwelling identified in </w:t>
            </w:r>
            <w:r w:rsidR="005A35FF">
              <w:rPr>
                <w:rFonts w:cstheme="minorHAnsi"/>
                <w:sz w:val="18"/>
                <w:szCs w:val="20"/>
              </w:rPr>
              <w:t xml:space="preserve">Table </w:t>
            </w:r>
            <w:r>
              <w:rPr>
                <w:rFonts w:cstheme="minorHAnsi"/>
                <w:sz w:val="18"/>
                <w:szCs w:val="20"/>
              </w:rPr>
              <w:t>B</w:t>
            </w:r>
            <w:r w:rsidR="00A03FBA">
              <w:rPr>
                <w:rFonts w:cstheme="minorHAnsi"/>
                <w:sz w:val="18"/>
                <w:szCs w:val="20"/>
              </w:rPr>
              <w:t xml:space="preserve"> or </w:t>
            </w:r>
            <w:r w:rsidR="007B088E">
              <w:rPr>
                <w:rFonts w:cstheme="minorHAnsi"/>
                <w:sz w:val="18"/>
                <w:szCs w:val="20"/>
              </w:rPr>
              <w:t>B2</w:t>
            </w:r>
            <w:r>
              <w:rPr>
                <w:rFonts w:cstheme="minorHAnsi"/>
                <w:sz w:val="18"/>
                <w:szCs w:val="20"/>
              </w:rPr>
              <w:t>. with B11</w:t>
            </w:r>
            <w:r w:rsidR="00A03FBA">
              <w:rPr>
                <w:rFonts w:cstheme="minorHAnsi"/>
                <w:sz w:val="18"/>
                <w:szCs w:val="20"/>
              </w:rPr>
              <w:t xml:space="preserve"> or </w:t>
            </w:r>
            <w:r w:rsidR="007B088E">
              <w:rPr>
                <w:rFonts w:cstheme="minorHAnsi"/>
                <w:sz w:val="18"/>
                <w:szCs w:val="20"/>
              </w:rPr>
              <w:t>B2-</w:t>
            </w:r>
            <w:r w:rsidR="00A03FBA">
              <w:rPr>
                <w:rFonts w:cstheme="minorHAnsi"/>
                <w:sz w:val="18"/>
                <w:szCs w:val="20"/>
              </w:rPr>
              <w:t xml:space="preserve">08 </w:t>
            </w:r>
            <w:r>
              <w:rPr>
                <w:rFonts w:cstheme="minorHAnsi"/>
                <w:sz w:val="18"/>
                <w:szCs w:val="20"/>
              </w:rPr>
              <w:t xml:space="preserve"> = Expanded. If no dwelling in B11 </w:t>
            </w:r>
            <w:r w:rsidR="00A03FBA">
              <w:rPr>
                <w:rFonts w:cstheme="minorHAnsi"/>
                <w:sz w:val="18"/>
                <w:szCs w:val="20"/>
              </w:rPr>
              <w:t xml:space="preserve">or </w:t>
            </w:r>
            <w:r w:rsidR="0063645C">
              <w:rPr>
                <w:rFonts w:cstheme="minorHAnsi"/>
                <w:sz w:val="18"/>
                <w:szCs w:val="20"/>
              </w:rPr>
              <w:t>B2-</w:t>
            </w:r>
            <w:r w:rsidR="00A03FBA">
              <w:rPr>
                <w:rFonts w:cstheme="minorHAnsi"/>
                <w:sz w:val="18"/>
                <w:szCs w:val="20"/>
              </w:rPr>
              <w:t xml:space="preserve">08 </w:t>
            </w:r>
            <w:r>
              <w:rPr>
                <w:rFonts w:cstheme="minorHAnsi"/>
                <w:sz w:val="18"/>
                <w:szCs w:val="20"/>
              </w:rPr>
              <w:t>= Expanded, then display section header and standard “This section does not apply” message&gt;&gt;</w:t>
            </w:r>
          </w:p>
        </w:tc>
      </w:tr>
      <w:tr w:rsidR="004B7D10" w:rsidRPr="00AC2387" w14:paraId="67F446C6" w14:textId="43CAE8FA" w:rsidTr="006E2601">
        <w:trPr>
          <w:trHeight w:val="272"/>
        </w:trPr>
        <w:tc>
          <w:tcPr>
            <w:tcW w:w="885" w:type="dxa"/>
            <w:gridSpan w:val="2"/>
          </w:tcPr>
          <w:p w14:paraId="40C677B9" w14:textId="77777777" w:rsidR="004B7D10" w:rsidRDefault="004B7D10" w:rsidP="004B7D10">
            <w:pPr>
              <w:spacing w:after="0"/>
              <w:jc w:val="center"/>
              <w:rPr>
                <w:rFonts w:cstheme="minorHAnsi"/>
                <w:sz w:val="20"/>
                <w:szCs w:val="20"/>
              </w:rPr>
            </w:pPr>
            <w:r>
              <w:rPr>
                <w:rFonts w:cstheme="minorHAnsi"/>
                <w:sz w:val="20"/>
                <w:szCs w:val="20"/>
              </w:rPr>
              <w:t>01</w:t>
            </w:r>
          </w:p>
        </w:tc>
        <w:tc>
          <w:tcPr>
            <w:tcW w:w="1158" w:type="dxa"/>
          </w:tcPr>
          <w:p w14:paraId="18EBDD42" w14:textId="77777777" w:rsidR="004B7D10" w:rsidRDefault="004B7D10" w:rsidP="004B7D10">
            <w:pPr>
              <w:spacing w:after="0"/>
              <w:jc w:val="center"/>
              <w:rPr>
                <w:rFonts w:cstheme="minorHAnsi"/>
                <w:sz w:val="20"/>
                <w:szCs w:val="20"/>
              </w:rPr>
            </w:pPr>
            <w:r>
              <w:rPr>
                <w:rFonts w:cstheme="minorHAnsi"/>
                <w:sz w:val="20"/>
                <w:szCs w:val="20"/>
              </w:rPr>
              <w:t>02</w:t>
            </w:r>
          </w:p>
        </w:tc>
        <w:tc>
          <w:tcPr>
            <w:tcW w:w="1247" w:type="dxa"/>
            <w:gridSpan w:val="2"/>
            <w:vAlign w:val="bottom"/>
          </w:tcPr>
          <w:p w14:paraId="2B93F9C8" w14:textId="77777777" w:rsidR="004B7D10" w:rsidRDefault="004B7D10" w:rsidP="004B7D10">
            <w:pPr>
              <w:spacing w:after="0"/>
              <w:jc w:val="center"/>
              <w:rPr>
                <w:rFonts w:cstheme="minorHAnsi"/>
                <w:sz w:val="20"/>
                <w:szCs w:val="20"/>
              </w:rPr>
            </w:pPr>
            <w:r>
              <w:rPr>
                <w:rFonts w:cstheme="minorHAnsi"/>
                <w:sz w:val="20"/>
                <w:szCs w:val="20"/>
              </w:rPr>
              <w:t>03</w:t>
            </w:r>
          </w:p>
        </w:tc>
        <w:tc>
          <w:tcPr>
            <w:tcW w:w="1337" w:type="dxa"/>
          </w:tcPr>
          <w:p w14:paraId="66E22819" w14:textId="77777777" w:rsidR="004B7D10" w:rsidRDefault="004B7D10" w:rsidP="004B7D10">
            <w:pPr>
              <w:spacing w:after="0"/>
              <w:jc w:val="center"/>
              <w:rPr>
                <w:rFonts w:cstheme="minorHAnsi"/>
                <w:sz w:val="20"/>
                <w:szCs w:val="20"/>
              </w:rPr>
            </w:pPr>
            <w:r>
              <w:rPr>
                <w:rFonts w:cstheme="minorHAnsi"/>
                <w:sz w:val="20"/>
                <w:szCs w:val="20"/>
              </w:rPr>
              <w:t>04</w:t>
            </w:r>
          </w:p>
        </w:tc>
        <w:tc>
          <w:tcPr>
            <w:tcW w:w="1337" w:type="dxa"/>
          </w:tcPr>
          <w:p w14:paraId="0D293B00" w14:textId="77777777" w:rsidR="004B7D10" w:rsidRDefault="004B7D10" w:rsidP="004B7D10">
            <w:pPr>
              <w:spacing w:after="0"/>
              <w:jc w:val="center"/>
              <w:rPr>
                <w:rFonts w:cstheme="minorHAnsi"/>
                <w:sz w:val="20"/>
                <w:szCs w:val="20"/>
              </w:rPr>
            </w:pPr>
            <w:r>
              <w:rPr>
                <w:rFonts w:cstheme="minorHAnsi"/>
                <w:sz w:val="20"/>
                <w:szCs w:val="20"/>
              </w:rPr>
              <w:t>05</w:t>
            </w:r>
          </w:p>
        </w:tc>
        <w:tc>
          <w:tcPr>
            <w:tcW w:w="1158" w:type="dxa"/>
          </w:tcPr>
          <w:p w14:paraId="01C92268" w14:textId="77777777" w:rsidR="004B7D10" w:rsidRDefault="004B7D10" w:rsidP="004B7D10">
            <w:pPr>
              <w:spacing w:after="0"/>
              <w:jc w:val="center"/>
              <w:rPr>
                <w:rFonts w:cstheme="minorHAnsi"/>
                <w:sz w:val="20"/>
                <w:szCs w:val="20"/>
              </w:rPr>
            </w:pPr>
            <w:r>
              <w:rPr>
                <w:rFonts w:cstheme="minorHAnsi"/>
                <w:sz w:val="20"/>
                <w:szCs w:val="20"/>
              </w:rPr>
              <w:t>06</w:t>
            </w:r>
          </w:p>
        </w:tc>
        <w:tc>
          <w:tcPr>
            <w:tcW w:w="1247" w:type="dxa"/>
          </w:tcPr>
          <w:p w14:paraId="1C399420" w14:textId="77777777" w:rsidR="004B7D10" w:rsidRDefault="004B7D10" w:rsidP="004B7D10">
            <w:pPr>
              <w:spacing w:after="0"/>
              <w:jc w:val="center"/>
              <w:rPr>
                <w:rFonts w:cstheme="minorHAnsi"/>
                <w:sz w:val="20"/>
                <w:szCs w:val="20"/>
              </w:rPr>
            </w:pPr>
            <w:r>
              <w:rPr>
                <w:rFonts w:cstheme="minorHAnsi"/>
                <w:sz w:val="20"/>
                <w:szCs w:val="20"/>
              </w:rPr>
              <w:t>07</w:t>
            </w:r>
          </w:p>
        </w:tc>
        <w:tc>
          <w:tcPr>
            <w:tcW w:w="1247" w:type="dxa"/>
          </w:tcPr>
          <w:p w14:paraId="64878C39" w14:textId="26B256D7" w:rsidR="004B7D10" w:rsidRDefault="004B7D10" w:rsidP="004B7D10">
            <w:pPr>
              <w:spacing w:after="0"/>
              <w:jc w:val="center"/>
              <w:rPr>
                <w:rFonts w:cstheme="minorHAnsi"/>
                <w:sz w:val="20"/>
                <w:szCs w:val="20"/>
              </w:rPr>
            </w:pPr>
            <w:r>
              <w:rPr>
                <w:rFonts w:cstheme="minorHAnsi"/>
                <w:sz w:val="20"/>
                <w:szCs w:val="20"/>
              </w:rPr>
              <w:t>08</w:t>
            </w:r>
          </w:p>
        </w:tc>
        <w:tc>
          <w:tcPr>
            <w:tcW w:w="1250" w:type="dxa"/>
          </w:tcPr>
          <w:p w14:paraId="5A588B9F" w14:textId="22BA2A55" w:rsidR="004B7D10" w:rsidRDefault="004B7D10" w:rsidP="004B7D10">
            <w:pPr>
              <w:spacing w:after="0"/>
              <w:jc w:val="center"/>
              <w:rPr>
                <w:rFonts w:cstheme="minorHAnsi"/>
                <w:sz w:val="20"/>
                <w:szCs w:val="20"/>
              </w:rPr>
            </w:pPr>
            <w:r>
              <w:rPr>
                <w:rFonts w:cstheme="minorHAnsi"/>
                <w:sz w:val="20"/>
                <w:szCs w:val="20"/>
              </w:rPr>
              <w:t>09</w:t>
            </w:r>
          </w:p>
        </w:tc>
      </w:tr>
      <w:tr w:rsidR="004B7D10" w:rsidRPr="00AB4500" w14:paraId="0EE82323" w14:textId="5298BB9E" w:rsidTr="006E2601">
        <w:trPr>
          <w:trHeight w:val="1548"/>
        </w:trPr>
        <w:tc>
          <w:tcPr>
            <w:tcW w:w="885" w:type="dxa"/>
            <w:gridSpan w:val="2"/>
            <w:vAlign w:val="bottom"/>
          </w:tcPr>
          <w:p w14:paraId="214BFEC9" w14:textId="48DE2B9B" w:rsidR="004B7D10" w:rsidRPr="00AB4500" w:rsidRDefault="004B7D10" w:rsidP="004B7D10">
            <w:pPr>
              <w:spacing w:after="0" w:line="240" w:lineRule="auto"/>
              <w:jc w:val="center"/>
              <w:rPr>
                <w:rFonts w:cstheme="minorHAnsi"/>
                <w:sz w:val="18"/>
                <w:szCs w:val="20"/>
              </w:rPr>
            </w:pPr>
            <w:r>
              <w:rPr>
                <w:rFonts w:cstheme="minorHAnsi"/>
                <w:sz w:val="18"/>
                <w:szCs w:val="20"/>
              </w:rPr>
              <w:lastRenderedPageBreak/>
              <w:t>Dwelling</w:t>
            </w:r>
            <w:r w:rsidRPr="00AB4500">
              <w:rPr>
                <w:rFonts w:cstheme="minorHAnsi"/>
                <w:sz w:val="18"/>
                <w:szCs w:val="20"/>
              </w:rPr>
              <w:t xml:space="preserve"> Name</w:t>
            </w:r>
          </w:p>
        </w:tc>
        <w:tc>
          <w:tcPr>
            <w:tcW w:w="1158" w:type="dxa"/>
            <w:vAlign w:val="bottom"/>
          </w:tcPr>
          <w:p w14:paraId="7B7A2B39" w14:textId="77777777" w:rsidR="004B7D10" w:rsidRPr="00AB4500" w:rsidRDefault="004B7D10" w:rsidP="004B7D10">
            <w:pPr>
              <w:spacing w:after="0" w:line="240" w:lineRule="auto"/>
              <w:jc w:val="center"/>
              <w:rPr>
                <w:rFonts w:cstheme="minorHAnsi"/>
                <w:sz w:val="18"/>
                <w:szCs w:val="20"/>
              </w:rPr>
            </w:pPr>
            <w:r w:rsidRPr="00AB4500">
              <w:rPr>
                <w:rFonts w:cstheme="minorHAnsi"/>
                <w:sz w:val="18"/>
                <w:szCs w:val="20"/>
              </w:rPr>
              <w:t>Number of Stories</w:t>
            </w:r>
          </w:p>
        </w:tc>
        <w:tc>
          <w:tcPr>
            <w:tcW w:w="1247" w:type="dxa"/>
            <w:gridSpan w:val="2"/>
            <w:vAlign w:val="bottom"/>
          </w:tcPr>
          <w:p w14:paraId="18D9317B" w14:textId="77777777" w:rsidR="004B7D10" w:rsidRPr="00AB4500" w:rsidRDefault="004B7D10" w:rsidP="004B7D10">
            <w:pPr>
              <w:spacing w:after="0" w:line="240" w:lineRule="auto"/>
              <w:jc w:val="center"/>
              <w:rPr>
                <w:sz w:val="18"/>
              </w:rPr>
            </w:pPr>
            <w:r w:rsidRPr="00AB4500">
              <w:rPr>
                <w:rFonts w:cstheme="minorHAnsi"/>
                <w:sz w:val="18"/>
                <w:szCs w:val="20"/>
              </w:rPr>
              <w:t>Master Bath distance of furthest fixture to Water Heater in feet</w:t>
            </w:r>
          </w:p>
        </w:tc>
        <w:tc>
          <w:tcPr>
            <w:tcW w:w="1337" w:type="dxa"/>
            <w:vAlign w:val="bottom"/>
          </w:tcPr>
          <w:p w14:paraId="5F4BF441" w14:textId="77777777" w:rsidR="004B7D10" w:rsidRPr="00AB4500" w:rsidRDefault="004B7D10" w:rsidP="004B7D10">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337" w:type="dxa"/>
            <w:vAlign w:val="bottom"/>
          </w:tcPr>
          <w:p w14:paraId="7FE640C5" w14:textId="2E86E7A7" w:rsidR="004B7D10" w:rsidRPr="00AB4500" w:rsidRDefault="004B7D10" w:rsidP="004B7D10">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58" w:type="dxa"/>
            <w:vAlign w:val="bottom"/>
          </w:tcPr>
          <w:p w14:paraId="3F4FB9A1" w14:textId="77777777" w:rsidR="004B7D10" w:rsidRPr="00AB4500" w:rsidRDefault="004B7D10" w:rsidP="004B7D10">
            <w:pPr>
              <w:spacing w:after="0" w:line="240" w:lineRule="auto"/>
              <w:jc w:val="center"/>
              <w:rPr>
                <w:sz w:val="18"/>
              </w:rPr>
            </w:pPr>
            <w:r w:rsidRPr="00AB4500">
              <w:rPr>
                <w:rFonts w:cstheme="minorHAnsi"/>
                <w:sz w:val="18"/>
                <w:szCs w:val="20"/>
              </w:rPr>
              <w:t>Weighted Distance</w:t>
            </w:r>
          </w:p>
        </w:tc>
        <w:tc>
          <w:tcPr>
            <w:tcW w:w="1247" w:type="dxa"/>
            <w:vAlign w:val="bottom"/>
          </w:tcPr>
          <w:p w14:paraId="70913D43" w14:textId="77777777" w:rsidR="004B7D10" w:rsidRPr="00AB4500" w:rsidRDefault="004B7D10" w:rsidP="004B7D10">
            <w:pPr>
              <w:spacing w:after="0" w:line="240" w:lineRule="auto"/>
              <w:jc w:val="center"/>
              <w:rPr>
                <w:sz w:val="18"/>
              </w:rPr>
            </w:pPr>
            <w:r w:rsidRPr="00AB4500">
              <w:rPr>
                <w:rFonts w:cstheme="minorHAnsi"/>
                <w:sz w:val="18"/>
                <w:szCs w:val="20"/>
              </w:rPr>
              <w:t>Qualification Distance</w:t>
            </w:r>
          </w:p>
        </w:tc>
        <w:tc>
          <w:tcPr>
            <w:tcW w:w="1247" w:type="dxa"/>
            <w:vAlign w:val="bottom"/>
          </w:tcPr>
          <w:p w14:paraId="32FA4E3A" w14:textId="5AF6C982" w:rsidR="004B7D10" w:rsidRPr="00AB4500" w:rsidRDefault="004B7D10" w:rsidP="004B7D10">
            <w:pPr>
              <w:spacing w:after="0" w:line="240" w:lineRule="auto"/>
              <w:jc w:val="center"/>
              <w:rPr>
                <w:rFonts w:cstheme="minorHAnsi"/>
                <w:sz w:val="18"/>
                <w:szCs w:val="20"/>
              </w:rPr>
            </w:pPr>
            <w:r>
              <w:rPr>
                <w:rFonts w:cstheme="minorHAnsi"/>
                <w:sz w:val="18"/>
              </w:rPr>
              <w:t>Design Compactness Factor</w:t>
            </w:r>
          </w:p>
        </w:tc>
        <w:tc>
          <w:tcPr>
            <w:tcW w:w="1250" w:type="dxa"/>
            <w:vAlign w:val="bottom"/>
          </w:tcPr>
          <w:p w14:paraId="48628D9D" w14:textId="489D56C5" w:rsidR="004B7D10" w:rsidRPr="00AB4500" w:rsidRDefault="004B7D10" w:rsidP="004B7D10">
            <w:pPr>
              <w:spacing w:after="0" w:line="240" w:lineRule="auto"/>
              <w:jc w:val="center"/>
              <w:rPr>
                <w:rFonts w:cstheme="minorHAnsi"/>
                <w:sz w:val="18"/>
                <w:szCs w:val="20"/>
              </w:rPr>
            </w:pPr>
            <w:r>
              <w:rPr>
                <w:rFonts w:cstheme="minorHAnsi"/>
                <w:sz w:val="18"/>
              </w:rPr>
              <w:t>Calculated Compactness Factor</w:t>
            </w:r>
          </w:p>
        </w:tc>
      </w:tr>
      <w:tr w:rsidR="004B7D10" w:rsidRPr="00AB4500" w14:paraId="121B0376" w14:textId="01C1F20F" w:rsidTr="006E2601">
        <w:trPr>
          <w:trHeight w:val="305"/>
        </w:trPr>
        <w:tc>
          <w:tcPr>
            <w:tcW w:w="885" w:type="dxa"/>
            <w:gridSpan w:val="2"/>
          </w:tcPr>
          <w:p w14:paraId="7A98A97D" w14:textId="6DFA2A26" w:rsidR="004B7D10" w:rsidRPr="00AB4500" w:rsidRDefault="004B7D10" w:rsidP="004B7D10">
            <w:pPr>
              <w:spacing w:after="0" w:line="240" w:lineRule="auto"/>
              <w:rPr>
                <w:sz w:val="18"/>
                <w:szCs w:val="18"/>
              </w:rPr>
            </w:pPr>
            <w:r w:rsidRPr="00AB4500">
              <w:rPr>
                <w:rFonts w:asciiTheme="minorHAnsi" w:eastAsia="Times New Roman" w:hAnsiTheme="minorHAnsi" w:cstheme="minorHAnsi"/>
                <w:sz w:val="18"/>
                <w:szCs w:val="18"/>
              </w:rPr>
              <w:t>&lt;&lt;Reference value from A01</w:t>
            </w:r>
            <w:r w:rsidR="008619BD">
              <w:rPr>
                <w:rFonts w:asciiTheme="minorHAnsi" w:eastAsia="Times New Roman" w:hAnsiTheme="minorHAnsi" w:cstheme="minorHAnsi"/>
                <w:sz w:val="18"/>
                <w:szCs w:val="18"/>
              </w:rPr>
              <w:t xml:space="preserve"> or </w:t>
            </w:r>
            <w:r w:rsidR="007B088E">
              <w:rPr>
                <w:rFonts w:asciiTheme="minorHAnsi" w:eastAsia="Times New Roman" w:hAnsiTheme="minorHAnsi" w:cstheme="minorHAnsi"/>
                <w:sz w:val="18"/>
                <w:szCs w:val="18"/>
              </w:rPr>
              <w:t>A</w:t>
            </w:r>
            <w:r w:rsidR="00BC512C">
              <w:rPr>
                <w:rFonts w:asciiTheme="minorHAnsi" w:eastAsia="Times New Roman" w:hAnsiTheme="minorHAnsi" w:cstheme="minorHAnsi"/>
                <w:sz w:val="18"/>
                <w:szCs w:val="18"/>
              </w:rPr>
              <w:t>2-</w:t>
            </w:r>
            <w:r w:rsidR="008619BD">
              <w:rPr>
                <w:rFonts w:asciiTheme="minorHAnsi" w:eastAsia="Times New Roman" w:hAnsiTheme="minorHAnsi" w:cstheme="minorHAnsi"/>
                <w:sz w:val="18"/>
                <w:szCs w:val="18"/>
              </w:rPr>
              <w:t>01</w:t>
            </w:r>
            <w:r w:rsidRPr="00AB4500">
              <w:rPr>
                <w:rFonts w:asciiTheme="minorHAnsi" w:eastAsia="Times New Roman" w:hAnsiTheme="minorHAnsi" w:cstheme="minorHAnsi"/>
                <w:sz w:val="18"/>
                <w:szCs w:val="18"/>
              </w:rPr>
              <w:t>&gt;&gt;</w:t>
            </w:r>
          </w:p>
        </w:tc>
        <w:tc>
          <w:tcPr>
            <w:tcW w:w="1158" w:type="dxa"/>
          </w:tcPr>
          <w:p w14:paraId="4DAB0DF4" w14:textId="77777777" w:rsidR="004B7D10" w:rsidRPr="00AB4500" w:rsidRDefault="004B7D10" w:rsidP="004B7D10">
            <w:pPr>
              <w:spacing w:after="0" w:line="240" w:lineRule="auto"/>
              <w:rPr>
                <w:sz w:val="18"/>
                <w:szCs w:val="18"/>
              </w:rPr>
            </w:pPr>
            <w:r w:rsidRPr="00AB4500">
              <w:rPr>
                <w:sz w:val="18"/>
                <w:szCs w:val="18"/>
              </w:rPr>
              <w:t xml:space="preserve">&lt;&lt;if performance, then value = NA; </w:t>
            </w:r>
          </w:p>
          <w:p w14:paraId="3643390F" w14:textId="77777777" w:rsidR="004B7D10" w:rsidRPr="00AB4500" w:rsidRDefault="004B7D10" w:rsidP="004B7D10">
            <w:pPr>
              <w:spacing w:after="0" w:line="240" w:lineRule="auto"/>
              <w:rPr>
                <w:sz w:val="18"/>
                <w:szCs w:val="18"/>
              </w:rPr>
            </w:pPr>
            <w:r w:rsidRPr="00AB4500">
              <w:rPr>
                <w:sz w:val="18"/>
                <w:szCs w:val="18"/>
              </w:rPr>
              <w:t>Else if prescriptive, user select from list: 1, 2, 3&gt;&gt;</w:t>
            </w:r>
          </w:p>
        </w:tc>
        <w:tc>
          <w:tcPr>
            <w:tcW w:w="1247" w:type="dxa"/>
            <w:gridSpan w:val="2"/>
          </w:tcPr>
          <w:p w14:paraId="4BF0D21C" w14:textId="77777777" w:rsidR="004B7D10" w:rsidRPr="00AB4500" w:rsidRDefault="004B7D10" w:rsidP="004B7D10">
            <w:pPr>
              <w:spacing w:after="0" w:line="240" w:lineRule="auto"/>
              <w:rPr>
                <w:sz w:val="18"/>
                <w:szCs w:val="18"/>
              </w:rPr>
            </w:pPr>
            <w:r w:rsidRPr="00AB4500">
              <w:rPr>
                <w:sz w:val="18"/>
                <w:szCs w:val="18"/>
              </w:rPr>
              <w:t xml:space="preserve">&lt;&lt;Reference Value from CF1R-PRF; </w:t>
            </w:r>
          </w:p>
          <w:p w14:paraId="70B957F5" w14:textId="3178E176" w:rsidR="004B7D10" w:rsidRPr="00AB4500" w:rsidRDefault="004B7D10" w:rsidP="004B7D10">
            <w:pPr>
              <w:spacing w:after="0" w:line="240" w:lineRule="auto"/>
              <w:rPr>
                <w:sz w:val="18"/>
                <w:szCs w:val="18"/>
              </w:rPr>
            </w:pPr>
            <w:r w:rsidRPr="00AB4500">
              <w:rPr>
                <w:sz w:val="18"/>
                <w:szCs w:val="18"/>
              </w:rPr>
              <w:t>Else if prescriptive compliance</w:t>
            </w:r>
            <w:r w:rsidR="00BC1420">
              <w:rPr>
                <w:sz w:val="18"/>
                <w:szCs w:val="18"/>
              </w:rPr>
              <w:t xml:space="preserve"> or </w:t>
            </w:r>
            <w:r w:rsidR="00C7156E">
              <w:rPr>
                <w:sz w:val="18"/>
                <w:szCs w:val="18"/>
              </w:rPr>
              <w:t>not in the XML</w:t>
            </w:r>
            <w:r w:rsidRPr="00AB4500">
              <w:rPr>
                <w:sz w:val="18"/>
                <w:szCs w:val="18"/>
              </w:rPr>
              <w:t>, user input&gt;&gt;</w:t>
            </w:r>
          </w:p>
        </w:tc>
        <w:tc>
          <w:tcPr>
            <w:tcW w:w="1337" w:type="dxa"/>
          </w:tcPr>
          <w:p w14:paraId="11703F67" w14:textId="77777777" w:rsidR="004B7D10" w:rsidRPr="00AB4500" w:rsidRDefault="004B7D10" w:rsidP="004B7D10">
            <w:pPr>
              <w:spacing w:after="0" w:line="240" w:lineRule="auto"/>
              <w:rPr>
                <w:sz w:val="18"/>
                <w:szCs w:val="18"/>
              </w:rPr>
            </w:pPr>
            <w:r w:rsidRPr="00AB4500">
              <w:rPr>
                <w:sz w:val="18"/>
                <w:szCs w:val="18"/>
              </w:rPr>
              <w:t xml:space="preserve">&lt;&lt;Reference Value from CF1R-PRF; </w:t>
            </w:r>
          </w:p>
          <w:p w14:paraId="1A3D0D64" w14:textId="6B8D72FE" w:rsidR="004B7D10" w:rsidRPr="00AB4500" w:rsidRDefault="004B7D10" w:rsidP="004B7D10">
            <w:pPr>
              <w:spacing w:after="0" w:line="240" w:lineRule="auto"/>
              <w:rPr>
                <w:sz w:val="18"/>
                <w:szCs w:val="18"/>
              </w:rPr>
            </w:pPr>
            <w:r w:rsidRPr="00AB4500">
              <w:rPr>
                <w:sz w:val="18"/>
                <w:szCs w:val="18"/>
              </w:rPr>
              <w:t>Else if prescriptive compliance</w:t>
            </w:r>
            <w:r w:rsidR="00C7156E">
              <w:rPr>
                <w:sz w:val="18"/>
                <w:szCs w:val="18"/>
              </w:rPr>
              <w:t xml:space="preserve"> or not in the XML</w:t>
            </w:r>
            <w:r w:rsidRPr="00AB4500">
              <w:rPr>
                <w:sz w:val="18"/>
                <w:szCs w:val="18"/>
              </w:rPr>
              <w:t>, user input&gt;&gt;</w:t>
            </w:r>
          </w:p>
        </w:tc>
        <w:tc>
          <w:tcPr>
            <w:tcW w:w="1337" w:type="dxa"/>
          </w:tcPr>
          <w:p w14:paraId="333766EF" w14:textId="77777777" w:rsidR="004B7D10" w:rsidRPr="00AB4500" w:rsidRDefault="004B7D10" w:rsidP="004B7D10">
            <w:pPr>
              <w:spacing w:after="0" w:line="240" w:lineRule="auto"/>
              <w:rPr>
                <w:sz w:val="18"/>
                <w:szCs w:val="18"/>
              </w:rPr>
            </w:pPr>
            <w:r w:rsidRPr="00AB4500">
              <w:rPr>
                <w:sz w:val="18"/>
                <w:szCs w:val="18"/>
              </w:rPr>
              <w:t xml:space="preserve">&lt;&lt;Reference Value from CF1R-PRF; </w:t>
            </w:r>
          </w:p>
          <w:p w14:paraId="6F749BBD" w14:textId="1DB35BAD" w:rsidR="004B7D10" w:rsidRPr="00AB4500" w:rsidRDefault="004B7D10" w:rsidP="004B7D10">
            <w:pPr>
              <w:spacing w:after="0" w:line="240" w:lineRule="auto"/>
              <w:rPr>
                <w:sz w:val="18"/>
                <w:szCs w:val="18"/>
              </w:rPr>
            </w:pPr>
            <w:r w:rsidRPr="00AB4500">
              <w:rPr>
                <w:sz w:val="18"/>
                <w:szCs w:val="18"/>
              </w:rPr>
              <w:t>Else if prescriptive compliance</w:t>
            </w:r>
            <w:r w:rsidR="00C7156E">
              <w:rPr>
                <w:sz w:val="18"/>
                <w:szCs w:val="18"/>
              </w:rPr>
              <w:t xml:space="preserve"> or not in the XML</w:t>
            </w:r>
            <w:r w:rsidRPr="00AB4500">
              <w:rPr>
                <w:sz w:val="18"/>
                <w:szCs w:val="18"/>
              </w:rPr>
              <w:t>, user input&gt;&gt;</w:t>
            </w:r>
          </w:p>
        </w:tc>
        <w:tc>
          <w:tcPr>
            <w:tcW w:w="1158" w:type="dxa"/>
          </w:tcPr>
          <w:p w14:paraId="67879559" w14:textId="77777777" w:rsidR="004B7D10" w:rsidRPr="00AB4500" w:rsidRDefault="004B7D10" w:rsidP="004B7D10">
            <w:pPr>
              <w:spacing w:after="0" w:line="240" w:lineRule="auto"/>
              <w:rPr>
                <w:sz w:val="18"/>
                <w:szCs w:val="18"/>
              </w:rPr>
            </w:pPr>
            <w:r w:rsidRPr="00AB4500">
              <w:rPr>
                <w:sz w:val="18"/>
                <w:szCs w:val="18"/>
              </w:rPr>
              <w:t xml:space="preserve">&lt;&lt;Reference value from CF1R-PRF; </w:t>
            </w:r>
          </w:p>
          <w:p w14:paraId="5779628E" w14:textId="312FF01D" w:rsidR="004B7D10" w:rsidRPr="00AB4500" w:rsidRDefault="004B7D10" w:rsidP="004B7D10">
            <w:pPr>
              <w:spacing w:after="0" w:line="240" w:lineRule="auto"/>
              <w:rPr>
                <w:sz w:val="18"/>
                <w:szCs w:val="18"/>
              </w:rPr>
            </w:pPr>
            <w:r w:rsidRPr="00AB4500">
              <w:rPr>
                <w:sz w:val="18"/>
                <w:szCs w:val="18"/>
              </w:rPr>
              <w:t xml:space="preserve">else if prescriptive </w:t>
            </w:r>
            <w:r w:rsidR="00C7156E">
              <w:rPr>
                <w:sz w:val="18"/>
                <w:szCs w:val="18"/>
              </w:rPr>
              <w:t>or not in the XML</w:t>
            </w:r>
            <w:r w:rsidR="00C7156E" w:rsidRPr="00AB4500">
              <w:rPr>
                <w:sz w:val="18"/>
                <w:szCs w:val="18"/>
              </w:rPr>
              <w:t xml:space="preserve"> </w:t>
            </w:r>
            <w:r w:rsidRPr="00AB4500">
              <w:rPr>
                <w:sz w:val="18"/>
                <w:szCs w:val="18"/>
              </w:rPr>
              <w:t>and A</w:t>
            </w:r>
            <w:r>
              <w:rPr>
                <w:sz w:val="18"/>
                <w:szCs w:val="18"/>
              </w:rPr>
              <w:t>10</w:t>
            </w:r>
            <w:r w:rsidRPr="00AB4500">
              <w:rPr>
                <w:sz w:val="18"/>
                <w:szCs w:val="18"/>
              </w:rPr>
              <w:t xml:space="preserve"> </w:t>
            </w:r>
            <w:r w:rsidR="006C1A68">
              <w:rPr>
                <w:sz w:val="18"/>
                <w:szCs w:val="18"/>
              </w:rPr>
              <w:t xml:space="preserve">or </w:t>
            </w:r>
            <w:r w:rsidR="0063645C">
              <w:rPr>
                <w:sz w:val="18"/>
                <w:szCs w:val="18"/>
              </w:rPr>
              <w:t>A</w:t>
            </w:r>
            <w:r w:rsidR="000D25B8">
              <w:rPr>
                <w:sz w:val="18"/>
                <w:szCs w:val="18"/>
              </w:rPr>
              <w:t>2-</w:t>
            </w:r>
            <w:r w:rsidR="006C1A68">
              <w:rPr>
                <w:sz w:val="18"/>
                <w:szCs w:val="18"/>
              </w:rPr>
              <w:t xml:space="preserve">07 </w:t>
            </w:r>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403AC">
              <w:rPr>
                <w:sz w:val="18"/>
                <w:szCs w:val="18"/>
              </w:rPr>
              <w:t xml:space="preserve"> </w:t>
            </w:r>
            <w:r>
              <w:rPr>
                <w:sz w:val="18"/>
                <w:szCs w:val="18"/>
              </w:rPr>
              <w:t>+</w:t>
            </w:r>
            <w:r w:rsidRPr="00AB4500">
              <w:rPr>
                <w:sz w:val="18"/>
                <w:szCs w:val="18"/>
              </w:rPr>
              <w:t>(G04*0.4)</w:t>
            </w:r>
            <w:r w:rsidRPr="00AB4500" w:rsidDel="009403AC">
              <w:rPr>
                <w:sz w:val="18"/>
                <w:szCs w:val="18"/>
              </w:rPr>
              <w:t xml:space="preserve"> </w:t>
            </w:r>
            <w:r>
              <w:rPr>
                <w:sz w:val="18"/>
                <w:szCs w:val="18"/>
              </w:rPr>
              <w:t>+</w:t>
            </w:r>
            <w:r w:rsidRPr="00AB4500">
              <w:rPr>
                <w:sz w:val="18"/>
                <w:szCs w:val="18"/>
              </w:rPr>
              <w:t>(G05*0.2);</w:t>
            </w:r>
          </w:p>
          <w:p w14:paraId="66C6B8A7" w14:textId="0CD3FA01" w:rsidR="004B7D10" w:rsidRPr="00AB4500" w:rsidRDefault="004B7D10" w:rsidP="004B7D10">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r w:rsidR="006C1A68">
              <w:rPr>
                <w:sz w:val="18"/>
                <w:szCs w:val="18"/>
              </w:rPr>
              <w:t xml:space="preserve">or </w:t>
            </w:r>
            <w:r w:rsidR="00C35A11">
              <w:rPr>
                <w:sz w:val="18"/>
                <w:szCs w:val="18"/>
              </w:rPr>
              <w:t>A2-</w:t>
            </w:r>
            <w:r w:rsidR="006C1A68">
              <w:rPr>
                <w:sz w:val="18"/>
                <w:szCs w:val="18"/>
              </w:rPr>
              <w:t xml:space="preserve">07 </w:t>
            </w:r>
            <w:r w:rsidRPr="00AB4500">
              <w:rPr>
                <w:sz w:val="18"/>
                <w:szCs w:val="18"/>
              </w:rPr>
              <w:t xml:space="preserve">= </w:t>
            </w:r>
            <w:r w:rsidRPr="00AB4500">
              <w:rPr>
                <w:rFonts w:cstheme="minorHAnsi"/>
                <w:sz w:val="18"/>
                <w:szCs w:val="18"/>
              </w:rPr>
              <w:t xml:space="preserve">Demand Recirculation Manual Control, then value = </w:t>
            </w:r>
            <w:r w:rsidR="00493396">
              <w:rPr>
                <w:rFonts w:cstheme="minorHAnsi"/>
                <w:sz w:val="18"/>
                <w:szCs w:val="18"/>
              </w:rPr>
              <w:t>I</w:t>
            </w:r>
            <w:r w:rsidRPr="00AB4500">
              <w:rPr>
                <w:rFonts w:cstheme="minorHAnsi"/>
                <w:sz w:val="18"/>
                <w:szCs w:val="18"/>
              </w:rPr>
              <w:t>05&gt;&gt;</w:t>
            </w:r>
          </w:p>
        </w:tc>
        <w:tc>
          <w:tcPr>
            <w:tcW w:w="1247" w:type="dxa"/>
          </w:tcPr>
          <w:p w14:paraId="70A6BB0D" w14:textId="77777777" w:rsidR="004B7D10" w:rsidRDefault="004B7D10" w:rsidP="004B7D10">
            <w:pPr>
              <w:spacing w:after="0" w:line="240" w:lineRule="auto"/>
              <w:rPr>
                <w:rFonts w:cstheme="minorHAnsi"/>
                <w:sz w:val="18"/>
                <w:szCs w:val="18"/>
              </w:rPr>
            </w:pPr>
            <w:r w:rsidRPr="005828AE">
              <w:rPr>
                <w:rFonts w:cstheme="minorHAnsi"/>
                <w:sz w:val="18"/>
                <w:szCs w:val="18"/>
              </w:rPr>
              <w:t>&lt;&lt; Reference Value from CF1R-PRF</w:t>
            </w:r>
            <w:r>
              <w:rPr>
                <w:rFonts w:cstheme="minorHAnsi"/>
                <w:sz w:val="18"/>
                <w:szCs w:val="18"/>
              </w:rPr>
              <w:t>;</w:t>
            </w:r>
            <w:r w:rsidRPr="005828AE">
              <w:rPr>
                <w:rFonts w:cstheme="minorHAnsi"/>
                <w:sz w:val="18"/>
                <w:szCs w:val="18"/>
              </w:rPr>
              <w:t xml:space="preserve"> </w:t>
            </w:r>
          </w:p>
          <w:p w14:paraId="4762E080" w14:textId="0D0D6D53" w:rsidR="004B7D10" w:rsidRDefault="004B7D10" w:rsidP="004B7D10">
            <w:pPr>
              <w:spacing w:after="0" w:line="240" w:lineRule="auto"/>
              <w:rPr>
                <w:sz w:val="18"/>
                <w:szCs w:val="18"/>
              </w:rPr>
            </w:pPr>
            <w:r w:rsidRPr="005828AE">
              <w:rPr>
                <w:rFonts w:cstheme="minorHAnsi"/>
                <w:sz w:val="18"/>
                <w:szCs w:val="18"/>
              </w:rPr>
              <w:t>Else if prescriptive compliance</w:t>
            </w:r>
            <w:r w:rsidR="00991614">
              <w:rPr>
                <w:rFonts w:cstheme="minorHAnsi"/>
                <w:sz w:val="18"/>
                <w:szCs w:val="18"/>
              </w:rPr>
              <w:t xml:space="preserve"> </w:t>
            </w:r>
            <w:r w:rsidR="00991614">
              <w:rPr>
                <w:sz w:val="18"/>
                <w:szCs w:val="18"/>
              </w:rPr>
              <w:t>or not in the XML</w:t>
            </w:r>
            <w:r w:rsidRPr="005828AE">
              <w:rPr>
                <w:rFonts w:cstheme="minorHAnsi"/>
                <w:sz w:val="18"/>
                <w:szCs w:val="18"/>
              </w:rPr>
              <w:t xml:space="preserve">, </w:t>
            </w:r>
            <w:r>
              <w:rPr>
                <w:sz w:val="18"/>
                <w:szCs w:val="18"/>
              </w:rPr>
              <w:t>value</w:t>
            </w:r>
            <w:r w:rsidRPr="00CB5461">
              <w:rPr>
                <w:sz w:val="18"/>
                <w:szCs w:val="18"/>
              </w:rPr>
              <w:t xml:space="preserve"> = </w:t>
            </w:r>
          </w:p>
          <w:p w14:paraId="374B753A" w14:textId="77777777" w:rsidR="004B7D10" w:rsidRPr="00E303B7" w:rsidRDefault="004B7D10" w:rsidP="004B7D10">
            <w:pPr>
              <w:spacing w:after="0" w:line="240" w:lineRule="auto"/>
              <w:rPr>
                <w:sz w:val="18"/>
                <w:szCs w:val="18"/>
              </w:rPr>
            </w:pPr>
            <w:r>
              <w:rPr>
                <w:sz w:val="18"/>
                <w:szCs w:val="18"/>
              </w:rPr>
              <w:t>(</w:t>
            </w:r>
            <w:r w:rsidRPr="00CB5461">
              <w:rPr>
                <w:sz w:val="18"/>
                <w:szCs w:val="18"/>
              </w:rPr>
              <w:t>(a+b *CFA)/n</w:t>
            </w:r>
            <w:r>
              <w:rPr>
                <w:sz w:val="18"/>
                <w:szCs w:val="18"/>
              </w:rPr>
              <w:t>) &gt;&gt;</w:t>
            </w:r>
          </w:p>
          <w:p w14:paraId="64DD0D08" w14:textId="77777777" w:rsidR="004B7D10" w:rsidRPr="00AB4500" w:rsidRDefault="004B7D10" w:rsidP="004B7D10">
            <w:pPr>
              <w:spacing w:after="0"/>
              <w:rPr>
                <w:i/>
                <w:sz w:val="18"/>
                <w:szCs w:val="18"/>
              </w:rPr>
            </w:pPr>
            <w:r w:rsidRPr="00AB4500">
              <w:rPr>
                <w:i/>
                <w:sz w:val="18"/>
                <w:szCs w:val="18"/>
              </w:rPr>
              <w:t>Where:</w:t>
            </w:r>
          </w:p>
          <w:p w14:paraId="0F49D961" w14:textId="77777777" w:rsidR="004B7D10" w:rsidRPr="00AB4500" w:rsidRDefault="004B7D10" w:rsidP="004B7D10">
            <w:pPr>
              <w:spacing w:after="0" w:line="240" w:lineRule="auto"/>
              <w:rPr>
                <w:i/>
                <w:sz w:val="18"/>
                <w:szCs w:val="18"/>
              </w:rPr>
            </w:pPr>
            <w:r w:rsidRPr="00AB4500">
              <w:rPr>
                <w:i/>
                <w:sz w:val="18"/>
                <w:szCs w:val="18"/>
              </w:rPr>
              <w:t>a, b = Qualification distance coefficients from Table 4.4.6-2 below,</w:t>
            </w:r>
          </w:p>
          <w:p w14:paraId="1F25202D" w14:textId="77777777" w:rsidR="004B7D10" w:rsidRPr="00AB4500" w:rsidRDefault="004B7D10" w:rsidP="004B7D10">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4D4BD254" w14:textId="77777777" w:rsidR="00792100" w:rsidRDefault="004B7D10" w:rsidP="004B7D10">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5</w:t>
            </w:r>
          </w:p>
          <w:p w14:paraId="6E503231" w14:textId="329E208A" w:rsidR="004B7D10" w:rsidRPr="00AB4500" w:rsidRDefault="00792100" w:rsidP="004B7D10">
            <w:pPr>
              <w:spacing w:after="0" w:line="240" w:lineRule="auto"/>
              <w:rPr>
                <w:i/>
                <w:sz w:val="18"/>
                <w:szCs w:val="18"/>
              </w:rPr>
            </w:pPr>
            <w:r>
              <w:rPr>
                <w:i/>
                <w:sz w:val="18"/>
                <w:szCs w:val="18"/>
              </w:rPr>
              <w:t xml:space="preserve">or A2-04 </w:t>
            </w:r>
            <w:r w:rsidR="004B7D10">
              <w:rPr>
                <w:i/>
                <w:sz w:val="18"/>
                <w:szCs w:val="18"/>
              </w:rPr>
              <w:t xml:space="preserve"> </w:t>
            </w:r>
            <w:r w:rsidR="004B7D10" w:rsidRPr="00AB4500">
              <w:rPr>
                <w:i/>
                <w:sz w:val="18"/>
                <w:szCs w:val="18"/>
              </w:rPr>
              <w:t>(unitless).</w:t>
            </w:r>
          </w:p>
          <w:p w14:paraId="15A26575" w14:textId="77777777" w:rsidR="004B7D10" w:rsidRPr="00AB4500" w:rsidRDefault="004B7D10" w:rsidP="004B7D10">
            <w:pPr>
              <w:spacing w:after="0" w:line="240" w:lineRule="auto"/>
              <w:rPr>
                <w:sz w:val="18"/>
                <w:szCs w:val="18"/>
              </w:rPr>
            </w:pPr>
            <w:r w:rsidRPr="00AB4500">
              <w:rPr>
                <w:rFonts w:cstheme="minorHAnsi"/>
                <w:sz w:val="18"/>
                <w:szCs w:val="18"/>
                <w:highlight w:val="yellow"/>
              </w:rPr>
              <w:t xml:space="preserve"> </w:t>
            </w:r>
          </w:p>
        </w:tc>
        <w:tc>
          <w:tcPr>
            <w:tcW w:w="1247" w:type="dxa"/>
          </w:tcPr>
          <w:p w14:paraId="57169589" w14:textId="77777777" w:rsidR="004B7D10" w:rsidRPr="001C31FC" w:rsidRDefault="004B7D10" w:rsidP="004B7D10">
            <w:pPr>
              <w:spacing w:after="0" w:line="240" w:lineRule="auto"/>
              <w:rPr>
                <w:rFonts w:cstheme="minorHAnsi"/>
                <w:sz w:val="18"/>
                <w:szCs w:val="18"/>
              </w:rPr>
            </w:pPr>
            <w:r w:rsidRPr="001C31FC">
              <w:rPr>
                <w:rFonts w:cstheme="minorHAnsi"/>
                <w:sz w:val="18"/>
                <w:szCs w:val="18"/>
              </w:rPr>
              <w:t xml:space="preserve">&lt;&lt;Reference value from CF1R-PRF; </w:t>
            </w:r>
          </w:p>
          <w:p w14:paraId="2837D098" w14:textId="18739E09" w:rsidR="004B7D10" w:rsidRPr="005828AE" w:rsidRDefault="004B7D10" w:rsidP="004B7D10">
            <w:pPr>
              <w:spacing w:after="0" w:line="240" w:lineRule="auto"/>
              <w:rPr>
                <w:rFonts w:cstheme="minorHAnsi"/>
                <w:sz w:val="18"/>
                <w:szCs w:val="18"/>
              </w:rPr>
            </w:pPr>
            <w:r w:rsidRPr="001C31FC">
              <w:rPr>
                <w:rFonts w:cstheme="minorHAnsi"/>
                <w:sz w:val="18"/>
                <w:szCs w:val="18"/>
              </w:rPr>
              <w:t>elseif prescriptive, then value = n/a&gt;&gt;</w:t>
            </w:r>
          </w:p>
        </w:tc>
        <w:tc>
          <w:tcPr>
            <w:tcW w:w="1250" w:type="dxa"/>
          </w:tcPr>
          <w:p w14:paraId="26827D03" w14:textId="7A77A0D5" w:rsidR="004B7D10" w:rsidRDefault="004B7D10" w:rsidP="004B7D10">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G08; </w:t>
            </w:r>
          </w:p>
          <w:p w14:paraId="086FDCA1" w14:textId="7702A956" w:rsidR="004B7D10" w:rsidRPr="005828AE" w:rsidRDefault="004B7D10" w:rsidP="004B7D10">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4B7D10" w:rsidRPr="00D37C06" w14:paraId="5E0DE1A0" w14:textId="0E8D8FB5" w:rsidTr="006E2601">
        <w:trPr>
          <w:trHeight w:val="285"/>
        </w:trPr>
        <w:tc>
          <w:tcPr>
            <w:tcW w:w="885" w:type="dxa"/>
            <w:gridSpan w:val="2"/>
            <w:tcBorders>
              <w:bottom w:val="single" w:sz="4" w:space="0" w:color="000000"/>
            </w:tcBorders>
          </w:tcPr>
          <w:p w14:paraId="3160840F" w14:textId="77777777" w:rsidR="004B7D10" w:rsidRPr="00D37C06" w:rsidRDefault="004B7D10" w:rsidP="004B7D10">
            <w:pPr>
              <w:spacing w:after="0"/>
              <w:rPr>
                <w:sz w:val="20"/>
                <w:szCs w:val="20"/>
              </w:rPr>
            </w:pPr>
          </w:p>
        </w:tc>
        <w:tc>
          <w:tcPr>
            <w:tcW w:w="1158" w:type="dxa"/>
            <w:tcBorders>
              <w:bottom w:val="single" w:sz="4" w:space="0" w:color="000000"/>
            </w:tcBorders>
          </w:tcPr>
          <w:p w14:paraId="5EB70425" w14:textId="77777777" w:rsidR="004B7D10" w:rsidRPr="00D37C06" w:rsidRDefault="004B7D10" w:rsidP="004B7D10">
            <w:pPr>
              <w:spacing w:after="0"/>
              <w:rPr>
                <w:sz w:val="20"/>
                <w:szCs w:val="20"/>
              </w:rPr>
            </w:pPr>
          </w:p>
        </w:tc>
        <w:tc>
          <w:tcPr>
            <w:tcW w:w="1247" w:type="dxa"/>
            <w:gridSpan w:val="2"/>
            <w:tcBorders>
              <w:bottom w:val="single" w:sz="4" w:space="0" w:color="000000"/>
            </w:tcBorders>
          </w:tcPr>
          <w:p w14:paraId="2E26F155" w14:textId="77777777" w:rsidR="004B7D10" w:rsidRPr="00D37C06" w:rsidRDefault="004B7D10" w:rsidP="004B7D10">
            <w:pPr>
              <w:spacing w:after="0"/>
              <w:rPr>
                <w:sz w:val="20"/>
                <w:szCs w:val="20"/>
              </w:rPr>
            </w:pPr>
          </w:p>
        </w:tc>
        <w:tc>
          <w:tcPr>
            <w:tcW w:w="1337" w:type="dxa"/>
            <w:tcBorders>
              <w:bottom w:val="single" w:sz="4" w:space="0" w:color="000000"/>
            </w:tcBorders>
          </w:tcPr>
          <w:p w14:paraId="27052751" w14:textId="77777777" w:rsidR="004B7D10" w:rsidRPr="00D37C06" w:rsidRDefault="004B7D10" w:rsidP="004B7D10">
            <w:pPr>
              <w:spacing w:after="0"/>
              <w:rPr>
                <w:sz w:val="20"/>
                <w:szCs w:val="20"/>
              </w:rPr>
            </w:pPr>
          </w:p>
        </w:tc>
        <w:tc>
          <w:tcPr>
            <w:tcW w:w="1337" w:type="dxa"/>
            <w:tcBorders>
              <w:bottom w:val="single" w:sz="4" w:space="0" w:color="000000"/>
            </w:tcBorders>
          </w:tcPr>
          <w:p w14:paraId="0BC21550" w14:textId="77777777" w:rsidR="004B7D10" w:rsidRPr="00D37C06" w:rsidRDefault="004B7D10" w:rsidP="004B7D10">
            <w:pPr>
              <w:spacing w:after="0"/>
              <w:rPr>
                <w:sz w:val="20"/>
                <w:szCs w:val="20"/>
              </w:rPr>
            </w:pPr>
          </w:p>
        </w:tc>
        <w:tc>
          <w:tcPr>
            <w:tcW w:w="1158" w:type="dxa"/>
            <w:tcBorders>
              <w:bottom w:val="single" w:sz="4" w:space="0" w:color="000000"/>
            </w:tcBorders>
          </w:tcPr>
          <w:p w14:paraId="2FB84B19" w14:textId="77777777" w:rsidR="004B7D10" w:rsidRPr="00D37C06" w:rsidRDefault="004B7D10" w:rsidP="004B7D10">
            <w:pPr>
              <w:spacing w:after="0"/>
              <w:rPr>
                <w:sz w:val="20"/>
                <w:szCs w:val="20"/>
              </w:rPr>
            </w:pPr>
          </w:p>
        </w:tc>
        <w:tc>
          <w:tcPr>
            <w:tcW w:w="1247" w:type="dxa"/>
            <w:tcBorders>
              <w:bottom w:val="single" w:sz="4" w:space="0" w:color="000000"/>
            </w:tcBorders>
          </w:tcPr>
          <w:p w14:paraId="4C25B7ED" w14:textId="77777777" w:rsidR="004B7D10" w:rsidRPr="00D37C06" w:rsidRDefault="004B7D10" w:rsidP="004B7D10">
            <w:pPr>
              <w:spacing w:after="0"/>
              <w:rPr>
                <w:sz w:val="20"/>
                <w:szCs w:val="20"/>
              </w:rPr>
            </w:pPr>
          </w:p>
        </w:tc>
        <w:tc>
          <w:tcPr>
            <w:tcW w:w="1247" w:type="dxa"/>
            <w:tcBorders>
              <w:bottom w:val="single" w:sz="4" w:space="0" w:color="000000"/>
            </w:tcBorders>
          </w:tcPr>
          <w:p w14:paraId="25BEFF28" w14:textId="77777777" w:rsidR="004B7D10" w:rsidRPr="00D37C06" w:rsidRDefault="004B7D10" w:rsidP="004B7D10">
            <w:pPr>
              <w:spacing w:after="0"/>
              <w:rPr>
                <w:sz w:val="20"/>
                <w:szCs w:val="20"/>
              </w:rPr>
            </w:pPr>
          </w:p>
        </w:tc>
        <w:tc>
          <w:tcPr>
            <w:tcW w:w="1250" w:type="dxa"/>
            <w:tcBorders>
              <w:bottom w:val="single" w:sz="4" w:space="0" w:color="000000"/>
            </w:tcBorders>
          </w:tcPr>
          <w:p w14:paraId="67CEC4F4" w14:textId="77777777" w:rsidR="004B7D10" w:rsidRPr="00D37C06" w:rsidRDefault="004B7D10" w:rsidP="004B7D10">
            <w:pPr>
              <w:spacing w:after="0"/>
              <w:rPr>
                <w:sz w:val="20"/>
                <w:szCs w:val="20"/>
              </w:rPr>
            </w:pPr>
          </w:p>
        </w:tc>
      </w:tr>
      <w:tr w:rsidR="004B7D10" w14:paraId="0A524FD0" w14:textId="56A4DF4F" w:rsidTr="006E2601">
        <w:trPr>
          <w:trHeight w:val="291"/>
        </w:trPr>
        <w:tc>
          <w:tcPr>
            <w:tcW w:w="440" w:type="dxa"/>
            <w:tcBorders>
              <w:top w:val="single" w:sz="4" w:space="0" w:color="auto"/>
            </w:tcBorders>
          </w:tcPr>
          <w:p w14:paraId="5595B1DB" w14:textId="77777777" w:rsidR="004B7D10" w:rsidRPr="00AC2387" w:rsidRDefault="004B7D10" w:rsidP="004B7D10">
            <w:pPr>
              <w:spacing w:after="0"/>
              <w:rPr>
                <w:rFonts w:cstheme="minorHAnsi"/>
                <w:b/>
                <w:sz w:val="20"/>
                <w:szCs w:val="20"/>
              </w:rPr>
            </w:pPr>
            <w:r>
              <w:rPr>
                <w:rFonts w:cstheme="minorHAnsi"/>
                <w:sz w:val="20"/>
                <w:szCs w:val="18"/>
              </w:rPr>
              <w:t>08</w:t>
            </w:r>
          </w:p>
        </w:tc>
        <w:tc>
          <w:tcPr>
            <w:tcW w:w="10430" w:type="dxa"/>
            <w:gridSpan w:val="10"/>
            <w:tcBorders>
              <w:top w:val="single" w:sz="4" w:space="0" w:color="auto"/>
            </w:tcBorders>
          </w:tcPr>
          <w:p w14:paraId="0E17AB99" w14:textId="7045FA34" w:rsidR="004B7D10" w:rsidRPr="004B5988" w:rsidRDefault="004B7D10" w:rsidP="004B7D10">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4B7D10" w14:paraId="55874999" w14:textId="360C57CE" w:rsidTr="006E2601">
        <w:trPr>
          <w:trHeight w:val="288"/>
        </w:trPr>
        <w:tc>
          <w:tcPr>
            <w:tcW w:w="440" w:type="dxa"/>
          </w:tcPr>
          <w:p w14:paraId="12CC9171" w14:textId="77777777" w:rsidR="004B7D10" w:rsidRPr="00AC2387" w:rsidRDefault="004B7D10" w:rsidP="004B7D10">
            <w:pPr>
              <w:spacing w:after="0"/>
              <w:rPr>
                <w:rFonts w:cstheme="minorHAnsi"/>
                <w:b/>
                <w:sz w:val="20"/>
                <w:szCs w:val="20"/>
              </w:rPr>
            </w:pPr>
            <w:r>
              <w:rPr>
                <w:rFonts w:cstheme="minorHAnsi"/>
                <w:sz w:val="20"/>
                <w:szCs w:val="18"/>
              </w:rPr>
              <w:t>09</w:t>
            </w:r>
          </w:p>
        </w:tc>
        <w:tc>
          <w:tcPr>
            <w:tcW w:w="10430" w:type="dxa"/>
            <w:gridSpan w:val="10"/>
          </w:tcPr>
          <w:p w14:paraId="12913B40" w14:textId="6C85CE7C" w:rsidR="004B7D10" w:rsidRPr="004B5988" w:rsidRDefault="004B7D10" w:rsidP="004B7D10">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4B7D10" w14:paraId="09986904" w14:textId="1CCBE3E1" w:rsidTr="006E2601">
        <w:trPr>
          <w:trHeight w:val="288"/>
        </w:trPr>
        <w:tc>
          <w:tcPr>
            <w:tcW w:w="440" w:type="dxa"/>
          </w:tcPr>
          <w:p w14:paraId="421F642C" w14:textId="77777777" w:rsidR="004B7D10" w:rsidRPr="00AC2387" w:rsidRDefault="004B7D10" w:rsidP="004B7D10">
            <w:pPr>
              <w:spacing w:after="0"/>
              <w:rPr>
                <w:rFonts w:cstheme="minorHAnsi"/>
                <w:b/>
                <w:sz w:val="20"/>
                <w:szCs w:val="20"/>
              </w:rPr>
            </w:pPr>
            <w:r>
              <w:rPr>
                <w:rFonts w:cstheme="minorHAnsi"/>
                <w:sz w:val="20"/>
                <w:szCs w:val="18"/>
              </w:rPr>
              <w:t>10</w:t>
            </w:r>
          </w:p>
        </w:tc>
        <w:tc>
          <w:tcPr>
            <w:tcW w:w="10430" w:type="dxa"/>
            <w:gridSpan w:val="10"/>
          </w:tcPr>
          <w:p w14:paraId="54F1F7A4" w14:textId="52953AC4" w:rsidR="004B7D10" w:rsidRPr="004B5988" w:rsidRDefault="004B7D10" w:rsidP="004B7D10">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4B7D10" w14:paraId="147DDE55" w14:textId="7A391A30" w:rsidTr="006E2601">
        <w:trPr>
          <w:trHeight w:val="288"/>
        </w:trPr>
        <w:tc>
          <w:tcPr>
            <w:tcW w:w="440" w:type="dxa"/>
          </w:tcPr>
          <w:p w14:paraId="370169FD" w14:textId="77777777" w:rsidR="004B7D10" w:rsidRPr="00AC2387" w:rsidRDefault="004B7D10" w:rsidP="004B7D10">
            <w:pPr>
              <w:spacing w:after="0"/>
              <w:rPr>
                <w:rFonts w:cstheme="minorHAnsi"/>
                <w:b/>
                <w:sz w:val="20"/>
                <w:szCs w:val="20"/>
              </w:rPr>
            </w:pPr>
            <w:r>
              <w:rPr>
                <w:rFonts w:cstheme="minorHAnsi"/>
                <w:sz w:val="20"/>
                <w:szCs w:val="18"/>
              </w:rPr>
              <w:t>11</w:t>
            </w:r>
          </w:p>
        </w:tc>
        <w:tc>
          <w:tcPr>
            <w:tcW w:w="10430" w:type="dxa"/>
            <w:gridSpan w:val="10"/>
          </w:tcPr>
          <w:p w14:paraId="7BAE9AB8" w14:textId="4E37AEB3" w:rsidR="004B7D10" w:rsidRPr="004B5988" w:rsidRDefault="004B7D10" w:rsidP="004B7D10">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4B7D10" w14:paraId="6B730C06" w14:textId="3824259F" w:rsidTr="006E2601">
        <w:trPr>
          <w:trHeight w:val="897"/>
        </w:trPr>
        <w:tc>
          <w:tcPr>
            <w:tcW w:w="440" w:type="dxa"/>
            <w:vAlign w:val="center"/>
          </w:tcPr>
          <w:p w14:paraId="38418BF4" w14:textId="2CAA0F1A" w:rsidR="004B7D10" w:rsidRPr="00236F4B" w:rsidRDefault="004B7D10" w:rsidP="004B7D10">
            <w:pPr>
              <w:spacing w:after="0"/>
              <w:rPr>
                <w:rFonts w:cstheme="minorHAnsi"/>
                <w:b/>
                <w:sz w:val="18"/>
                <w:szCs w:val="20"/>
              </w:rPr>
            </w:pPr>
            <w:r>
              <w:rPr>
                <w:rFonts w:cstheme="minorHAnsi"/>
                <w:sz w:val="18"/>
                <w:szCs w:val="18"/>
              </w:rPr>
              <w:t>12</w:t>
            </w:r>
          </w:p>
        </w:tc>
        <w:tc>
          <w:tcPr>
            <w:tcW w:w="1782" w:type="dxa"/>
            <w:gridSpan w:val="3"/>
            <w:vAlign w:val="center"/>
          </w:tcPr>
          <w:p w14:paraId="45A2DFD0" w14:textId="56AA1843" w:rsidR="004B7D10" w:rsidRPr="00236F4B" w:rsidRDefault="004B7D10" w:rsidP="004B7D10">
            <w:pPr>
              <w:spacing w:after="0"/>
              <w:rPr>
                <w:rFonts w:cstheme="minorHAnsi"/>
                <w:b/>
                <w:sz w:val="18"/>
                <w:szCs w:val="20"/>
              </w:rPr>
            </w:pPr>
            <w:r w:rsidRPr="00450E94">
              <w:rPr>
                <w:sz w:val="18"/>
                <w:szCs w:val="18"/>
              </w:rPr>
              <w:t>Verification Status:</w:t>
            </w:r>
          </w:p>
        </w:tc>
        <w:tc>
          <w:tcPr>
            <w:tcW w:w="8647" w:type="dxa"/>
            <w:gridSpan w:val="7"/>
            <w:vAlign w:val="center"/>
          </w:tcPr>
          <w:p w14:paraId="7591BB7D" w14:textId="77777777" w:rsidR="004B7D10" w:rsidRPr="00B71192" w:rsidRDefault="004B7D10"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2D2A3CB" w14:textId="77777777" w:rsidR="004B7D10" w:rsidRPr="00B71192" w:rsidRDefault="004B7D10"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5DC41070" w14:textId="78DE9615" w:rsidR="004B7D10" w:rsidRPr="00B71192" w:rsidRDefault="004B7D10" w:rsidP="002F54CC">
            <w:pPr>
              <w:pStyle w:val="ListParagraph"/>
              <w:keepNext/>
              <w:numPr>
                <w:ilvl w:val="0"/>
                <w:numId w:val="8"/>
              </w:numPr>
              <w:tabs>
                <w:tab w:val="left" w:pos="356"/>
              </w:tabs>
              <w:spacing w:after="0" w:line="240" w:lineRule="auto"/>
              <w:rPr>
                <w:sz w:val="18"/>
                <w:szCs w:val="18"/>
                <w:u w:val="single"/>
              </w:rPr>
            </w:pPr>
            <w:r w:rsidRPr="0056485C">
              <w:rPr>
                <w:sz w:val="18"/>
                <w:szCs w:val="18"/>
                <w:u w:val="single"/>
              </w:rPr>
              <w:t>All N/A</w:t>
            </w:r>
            <w:r w:rsidRPr="0056485C">
              <w:rPr>
                <w:sz w:val="18"/>
                <w:szCs w:val="18"/>
              </w:rPr>
              <w:t xml:space="preserve"> - This entire table is not applicable</w:t>
            </w:r>
          </w:p>
        </w:tc>
      </w:tr>
      <w:tr w:rsidR="004B7D10" w14:paraId="5E1880F9" w14:textId="6480EE48" w:rsidTr="006E2601">
        <w:trPr>
          <w:trHeight w:val="259"/>
        </w:trPr>
        <w:tc>
          <w:tcPr>
            <w:tcW w:w="440" w:type="dxa"/>
          </w:tcPr>
          <w:p w14:paraId="588E00DE" w14:textId="69D41CAF" w:rsidR="004B7D10" w:rsidRPr="00236F4B" w:rsidRDefault="004B7D10" w:rsidP="004B7D10">
            <w:pPr>
              <w:spacing w:after="0"/>
              <w:rPr>
                <w:rFonts w:cstheme="minorHAnsi"/>
                <w:b/>
                <w:sz w:val="18"/>
                <w:szCs w:val="20"/>
              </w:rPr>
            </w:pPr>
            <w:r>
              <w:rPr>
                <w:rFonts w:cstheme="minorHAnsi"/>
                <w:sz w:val="18"/>
                <w:szCs w:val="18"/>
              </w:rPr>
              <w:t>13</w:t>
            </w:r>
          </w:p>
        </w:tc>
        <w:tc>
          <w:tcPr>
            <w:tcW w:w="10430" w:type="dxa"/>
            <w:gridSpan w:val="10"/>
            <w:vAlign w:val="center"/>
          </w:tcPr>
          <w:p w14:paraId="41423FAF" w14:textId="3A1F1657" w:rsidR="004B7D10" w:rsidRPr="00450E94" w:rsidRDefault="004B7D10" w:rsidP="004B7D10">
            <w:pPr>
              <w:spacing w:after="0"/>
              <w:rPr>
                <w:sz w:val="18"/>
                <w:szCs w:val="18"/>
              </w:rPr>
            </w:pPr>
            <w:r w:rsidRPr="00450E94">
              <w:rPr>
                <w:sz w:val="18"/>
                <w:szCs w:val="18"/>
              </w:rPr>
              <w:t xml:space="preserve">Correction Notes: </w:t>
            </w:r>
            <w:r w:rsidRPr="00450E94">
              <w:rPr>
                <w:rFonts w:cs="TimesNewRomanPS-BoldMT"/>
                <w:bCs/>
                <w:sz w:val="18"/>
                <w:szCs w:val="18"/>
              </w:rPr>
              <w:t>&lt;&lt;if Verification Status= Fail, then text entry in this Corrections Notes field is required; user input text&gt;&gt;</w:t>
            </w:r>
          </w:p>
        </w:tc>
      </w:tr>
      <w:tr w:rsidR="004B7D10" w14:paraId="5D5F7A31" w14:textId="1CE58B93" w:rsidTr="006E2601">
        <w:trPr>
          <w:trHeight w:val="494"/>
        </w:trPr>
        <w:tc>
          <w:tcPr>
            <w:tcW w:w="10871" w:type="dxa"/>
            <w:gridSpan w:val="11"/>
          </w:tcPr>
          <w:p w14:paraId="2D284B90" w14:textId="282938AC" w:rsidR="004B7D10" w:rsidRPr="00F90331" w:rsidRDefault="004B7D10" w:rsidP="004B7D10">
            <w:pPr>
              <w:spacing w:after="0"/>
              <w:rPr>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4B1F9674" w14:textId="77162817" w:rsidR="00B843FA" w:rsidRDefault="00B843FA">
      <w:pPr>
        <w:spacing w:after="0" w:line="240" w:lineRule="auto"/>
        <w:rPr>
          <w:rFonts w:asciiTheme="minorHAnsi" w:hAnsiTheme="minorHAnsi" w:cstheme="minorHAnsi"/>
          <w:sz w:val="18"/>
          <w:szCs w:val="18"/>
        </w:rPr>
      </w:pPr>
    </w:p>
    <w:tbl>
      <w:tblPr>
        <w:tblStyle w:val="TableGrid"/>
        <w:tblW w:w="10846" w:type="dxa"/>
        <w:tblLayout w:type="fixed"/>
        <w:tblLook w:val="04A0" w:firstRow="1" w:lastRow="0" w:firstColumn="1" w:lastColumn="0" w:noHBand="0" w:noVBand="1"/>
      </w:tblPr>
      <w:tblGrid>
        <w:gridCol w:w="976"/>
        <w:gridCol w:w="901"/>
        <w:gridCol w:w="1255"/>
        <w:gridCol w:w="1255"/>
        <w:gridCol w:w="1345"/>
        <w:gridCol w:w="1345"/>
        <w:gridCol w:w="1255"/>
        <w:gridCol w:w="1255"/>
        <w:gridCol w:w="1259"/>
      </w:tblGrid>
      <w:tr w:rsidR="00697250" w:rsidRPr="00352318" w14:paraId="39DC3B93" w14:textId="10B61A98" w:rsidTr="006E2601">
        <w:trPr>
          <w:trHeight w:val="533"/>
        </w:trPr>
        <w:tc>
          <w:tcPr>
            <w:tcW w:w="10846" w:type="dxa"/>
            <w:gridSpan w:val="9"/>
          </w:tcPr>
          <w:p w14:paraId="01E83EA9" w14:textId="5281FB64" w:rsidR="00697250" w:rsidRPr="00352318" w:rsidRDefault="00697250" w:rsidP="00DF413D">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45B89A82" w14:textId="77777777" w:rsidR="00697250" w:rsidRPr="00C605D1" w:rsidRDefault="00697250" w:rsidP="00C605D1">
            <w:pPr>
              <w:spacing w:after="0" w:line="240" w:lineRule="auto"/>
              <w:rPr>
                <w:rFonts w:cstheme="minorHAnsi"/>
                <w:sz w:val="18"/>
                <w:szCs w:val="20"/>
              </w:rPr>
            </w:pPr>
            <w:r w:rsidRPr="00C605D1">
              <w:rPr>
                <w:rFonts w:cstheme="minorHAnsi"/>
                <w:sz w:val="18"/>
                <w:szCs w:val="20"/>
              </w:rPr>
              <w:t>For dwelling units with multiple systems, enter the master bath distance and kitchen distance to the closest water heater, and enter the average of the furthest fixture to each water heater.</w:t>
            </w:r>
          </w:p>
          <w:p w14:paraId="3526F802" w14:textId="4B299317" w:rsidR="00697250" w:rsidRDefault="00697250" w:rsidP="00DF413D">
            <w:pPr>
              <w:spacing w:after="0" w:line="240" w:lineRule="auto"/>
              <w:rPr>
                <w:rFonts w:asciiTheme="minorHAnsi" w:hAnsiTheme="minorHAnsi" w:cstheme="minorHAnsi"/>
                <w:b/>
                <w:sz w:val="18"/>
                <w:szCs w:val="18"/>
              </w:rPr>
            </w:pPr>
            <w:r w:rsidRPr="00C605D1">
              <w:rPr>
                <w:rFonts w:cstheme="minorHAnsi"/>
                <w:sz w:val="18"/>
                <w:szCs w:val="20"/>
              </w:rPr>
              <w:t>&lt;&lt; Require one row</w:t>
            </w:r>
            <w:r>
              <w:rPr>
                <w:rFonts w:cstheme="minorHAnsi"/>
                <w:sz w:val="18"/>
                <w:szCs w:val="20"/>
              </w:rPr>
              <w:t xml:space="preserve"> of data, reporting the longest distances,</w:t>
            </w:r>
            <w:r w:rsidRPr="00C605D1">
              <w:rPr>
                <w:rFonts w:cstheme="minorHAnsi"/>
                <w:sz w:val="18"/>
                <w:szCs w:val="20"/>
              </w:rPr>
              <w:t xml:space="preserve"> for each dwelling identified in </w:t>
            </w:r>
            <w:r>
              <w:rPr>
                <w:rFonts w:cstheme="minorHAnsi"/>
                <w:sz w:val="18"/>
                <w:szCs w:val="20"/>
              </w:rPr>
              <w:t>Section B</w:t>
            </w:r>
            <w:r w:rsidR="008619BD">
              <w:rPr>
                <w:rFonts w:cstheme="minorHAnsi"/>
                <w:sz w:val="18"/>
                <w:szCs w:val="20"/>
              </w:rPr>
              <w:t xml:space="preserve"> or </w:t>
            </w:r>
            <w:r w:rsidR="00792100">
              <w:rPr>
                <w:rFonts w:cstheme="minorHAnsi"/>
                <w:sz w:val="18"/>
                <w:szCs w:val="20"/>
              </w:rPr>
              <w:t>B2</w:t>
            </w:r>
            <w:r>
              <w:rPr>
                <w:rFonts w:cstheme="minorHAnsi"/>
                <w:sz w:val="18"/>
                <w:szCs w:val="20"/>
              </w:rPr>
              <w:t xml:space="preserve">. with B11 </w:t>
            </w:r>
            <w:r w:rsidR="008619BD">
              <w:rPr>
                <w:rFonts w:cstheme="minorHAnsi"/>
                <w:sz w:val="18"/>
                <w:szCs w:val="20"/>
              </w:rPr>
              <w:t xml:space="preserve">or </w:t>
            </w:r>
            <w:r w:rsidR="00792100">
              <w:rPr>
                <w:rFonts w:cstheme="minorHAnsi"/>
                <w:sz w:val="18"/>
                <w:szCs w:val="20"/>
              </w:rPr>
              <w:t>B2-</w:t>
            </w:r>
            <w:r w:rsidR="008619BD">
              <w:rPr>
                <w:rFonts w:cstheme="minorHAnsi"/>
                <w:sz w:val="18"/>
                <w:szCs w:val="20"/>
              </w:rPr>
              <w:t xml:space="preserve">08 </w:t>
            </w:r>
            <w:r>
              <w:rPr>
                <w:rFonts w:cstheme="minorHAnsi"/>
                <w:sz w:val="18"/>
                <w:szCs w:val="20"/>
              </w:rPr>
              <w:t>= Basic. If no dwelling in B11</w:t>
            </w:r>
            <w:r w:rsidR="008619BD">
              <w:rPr>
                <w:rFonts w:cstheme="minorHAnsi"/>
                <w:sz w:val="18"/>
                <w:szCs w:val="20"/>
              </w:rPr>
              <w:t xml:space="preserve"> or </w:t>
            </w:r>
            <w:r w:rsidR="00792100">
              <w:rPr>
                <w:rFonts w:cstheme="minorHAnsi"/>
                <w:sz w:val="18"/>
                <w:szCs w:val="20"/>
              </w:rPr>
              <w:t>B2-</w:t>
            </w:r>
            <w:r w:rsidR="008619BD">
              <w:rPr>
                <w:rFonts w:cstheme="minorHAnsi"/>
                <w:sz w:val="18"/>
                <w:szCs w:val="20"/>
              </w:rPr>
              <w:t>08</w:t>
            </w:r>
            <w:r>
              <w:rPr>
                <w:rFonts w:cstheme="minorHAnsi"/>
                <w:sz w:val="18"/>
                <w:szCs w:val="20"/>
              </w:rPr>
              <w:t xml:space="preserve"> = Basic, then display section header and standard “This section does not apply” message&gt;&gt;</w:t>
            </w:r>
          </w:p>
        </w:tc>
      </w:tr>
      <w:tr w:rsidR="00697250" w:rsidRPr="00352318" w14:paraId="5A9DC133" w14:textId="299439B2" w:rsidTr="006E2601">
        <w:trPr>
          <w:trHeight w:val="209"/>
        </w:trPr>
        <w:tc>
          <w:tcPr>
            <w:tcW w:w="976" w:type="dxa"/>
            <w:vAlign w:val="center"/>
          </w:tcPr>
          <w:p w14:paraId="50E63E68"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901" w:type="dxa"/>
            <w:vAlign w:val="center"/>
          </w:tcPr>
          <w:p w14:paraId="2BF50AFA"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55" w:type="dxa"/>
            <w:vAlign w:val="center"/>
          </w:tcPr>
          <w:p w14:paraId="72B2E193"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55" w:type="dxa"/>
            <w:vAlign w:val="center"/>
          </w:tcPr>
          <w:p w14:paraId="5384AC8D"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345" w:type="dxa"/>
            <w:vAlign w:val="center"/>
          </w:tcPr>
          <w:p w14:paraId="23DC89A5"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345" w:type="dxa"/>
            <w:vAlign w:val="center"/>
          </w:tcPr>
          <w:p w14:paraId="5E995269"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255" w:type="dxa"/>
            <w:vAlign w:val="center"/>
          </w:tcPr>
          <w:p w14:paraId="3AFB6D52"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55" w:type="dxa"/>
          </w:tcPr>
          <w:p w14:paraId="458E9BDE" w14:textId="59562B43" w:rsidR="00697250" w:rsidRPr="00352318" w:rsidRDefault="00697250" w:rsidP="00DF413D">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55" w:type="dxa"/>
          </w:tcPr>
          <w:p w14:paraId="367632D0" w14:textId="773A0D2D" w:rsidR="00697250" w:rsidRPr="00352318" w:rsidRDefault="00697250" w:rsidP="00DF413D">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D630C0" w:rsidRPr="00352318" w14:paraId="744E8528" w14:textId="5DB7D5AC" w:rsidTr="006E2601">
        <w:trPr>
          <w:trHeight w:val="1553"/>
        </w:trPr>
        <w:tc>
          <w:tcPr>
            <w:tcW w:w="976" w:type="dxa"/>
            <w:vAlign w:val="bottom"/>
          </w:tcPr>
          <w:p w14:paraId="71099645" w14:textId="4F8D1207" w:rsidR="00D630C0" w:rsidRPr="00352318" w:rsidRDefault="00D630C0" w:rsidP="00D630C0">
            <w:pPr>
              <w:spacing w:after="0" w:line="240" w:lineRule="auto"/>
              <w:rPr>
                <w:rFonts w:asciiTheme="minorHAnsi" w:hAnsiTheme="minorHAnsi" w:cstheme="minorHAnsi"/>
                <w:sz w:val="18"/>
                <w:szCs w:val="18"/>
              </w:rPr>
            </w:pPr>
            <w:r>
              <w:rPr>
                <w:rFonts w:asciiTheme="minorHAnsi" w:hAnsiTheme="minorHAnsi" w:cstheme="minorHAnsi"/>
                <w:sz w:val="18"/>
                <w:szCs w:val="18"/>
              </w:rPr>
              <w:lastRenderedPageBreak/>
              <w:t>Dwelling</w:t>
            </w:r>
            <w:r w:rsidRPr="00352318">
              <w:rPr>
                <w:rFonts w:asciiTheme="minorHAnsi" w:hAnsiTheme="minorHAnsi" w:cstheme="minorHAnsi"/>
                <w:sz w:val="18"/>
                <w:szCs w:val="18"/>
              </w:rPr>
              <w:t xml:space="preserve"> Name</w:t>
            </w:r>
          </w:p>
        </w:tc>
        <w:tc>
          <w:tcPr>
            <w:tcW w:w="901" w:type="dxa"/>
            <w:vAlign w:val="bottom"/>
          </w:tcPr>
          <w:p w14:paraId="17D6BF9E"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55" w:type="dxa"/>
            <w:vAlign w:val="bottom"/>
          </w:tcPr>
          <w:p w14:paraId="2481CF4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55" w:type="dxa"/>
            <w:vAlign w:val="bottom"/>
          </w:tcPr>
          <w:p w14:paraId="22F9266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345" w:type="dxa"/>
            <w:vAlign w:val="bottom"/>
          </w:tcPr>
          <w:p w14:paraId="4B429721" w14:textId="2F9F696D"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345" w:type="dxa"/>
            <w:vAlign w:val="bottom"/>
          </w:tcPr>
          <w:p w14:paraId="54ACADCB"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255" w:type="dxa"/>
            <w:vAlign w:val="bottom"/>
          </w:tcPr>
          <w:p w14:paraId="7F9438A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55" w:type="dxa"/>
            <w:vAlign w:val="bottom"/>
          </w:tcPr>
          <w:p w14:paraId="17C15258" w14:textId="6DDDC25B" w:rsidR="00D630C0" w:rsidRPr="00352318" w:rsidRDefault="00D630C0" w:rsidP="00D630C0">
            <w:pPr>
              <w:spacing w:after="0" w:line="240" w:lineRule="auto"/>
              <w:rPr>
                <w:rFonts w:asciiTheme="minorHAnsi" w:hAnsiTheme="minorHAnsi" w:cstheme="minorHAnsi"/>
                <w:sz w:val="18"/>
                <w:szCs w:val="18"/>
              </w:rPr>
            </w:pPr>
            <w:r>
              <w:rPr>
                <w:rFonts w:cstheme="minorHAnsi"/>
                <w:sz w:val="18"/>
              </w:rPr>
              <w:t>Design Compactness Factor</w:t>
            </w:r>
          </w:p>
        </w:tc>
        <w:tc>
          <w:tcPr>
            <w:tcW w:w="1255" w:type="dxa"/>
            <w:vAlign w:val="bottom"/>
          </w:tcPr>
          <w:p w14:paraId="708D1314" w14:textId="6F75FD57" w:rsidR="00D630C0" w:rsidRPr="00352318" w:rsidRDefault="00D630C0" w:rsidP="00D630C0">
            <w:pPr>
              <w:spacing w:after="0" w:line="240" w:lineRule="auto"/>
              <w:rPr>
                <w:rFonts w:asciiTheme="minorHAnsi" w:hAnsiTheme="minorHAnsi" w:cstheme="minorHAnsi"/>
                <w:sz w:val="18"/>
                <w:szCs w:val="18"/>
              </w:rPr>
            </w:pPr>
            <w:r>
              <w:rPr>
                <w:rFonts w:cstheme="minorHAnsi"/>
                <w:sz w:val="18"/>
              </w:rPr>
              <w:t>Calculated Compactness Factor</w:t>
            </w:r>
          </w:p>
        </w:tc>
      </w:tr>
      <w:tr w:rsidR="00D630C0" w:rsidRPr="00352318" w14:paraId="5DEC94E1" w14:textId="3B093A39" w:rsidTr="006E2601">
        <w:trPr>
          <w:trHeight w:val="306"/>
        </w:trPr>
        <w:tc>
          <w:tcPr>
            <w:tcW w:w="976" w:type="dxa"/>
          </w:tcPr>
          <w:p w14:paraId="035740C0" w14:textId="14FCB765"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r w:rsidR="008619BD">
              <w:rPr>
                <w:rFonts w:asciiTheme="minorHAnsi" w:hAnsiTheme="minorHAnsi" w:cstheme="minorHAnsi"/>
                <w:sz w:val="18"/>
                <w:szCs w:val="18"/>
              </w:rPr>
              <w:t xml:space="preserve"> or </w:t>
            </w:r>
            <w:r w:rsidR="006E72A8">
              <w:rPr>
                <w:rFonts w:asciiTheme="minorHAnsi" w:hAnsiTheme="minorHAnsi" w:cstheme="minorHAnsi"/>
                <w:sz w:val="18"/>
                <w:szCs w:val="18"/>
              </w:rPr>
              <w:t>A2-</w:t>
            </w:r>
            <w:r w:rsidR="008619BD">
              <w:rPr>
                <w:rFonts w:asciiTheme="minorHAnsi" w:hAnsiTheme="minorHAnsi" w:cstheme="minorHAnsi"/>
                <w:sz w:val="18"/>
                <w:szCs w:val="18"/>
              </w:rPr>
              <w:t>01</w:t>
            </w:r>
            <w:r w:rsidRPr="00352318">
              <w:rPr>
                <w:rFonts w:asciiTheme="minorHAnsi" w:hAnsiTheme="minorHAnsi" w:cstheme="minorHAnsi"/>
                <w:sz w:val="18"/>
                <w:szCs w:val="18"/>
              </w:rPr>
              <w:t>&gt;&gt;</w:t>
            </w:r>
          </w:p>
        </w:tc>
        <w:tc>
          <w:tcPr>
            <w:tcW w:w="901" w:type="dxa"/>
          </w:tcPr>
          <w:p w14:paraId="455BCAE9"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&lt;&lt;if performance, then value = NA; </w:t>
            </w:r>
          </w:p>
          <w:p w14:paraId="6D84193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user select from list: 1, 2, 3&gt;&gt;</w:t>
            </w:r>
          </w:p>
        </w:tc>
        <w:tc>
          <w:tcPr>
            <w:tcW w:w="1255" w:type="dxa"/>
          </w:tcPr>
          <w:p w14:paraId="7FC86B9B"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CF1R-PRF; </w:t>
            </w:r>
          </w:p>
          <w:p w14:paraId="46D519A9" w14:textId="07B998D6"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user input&gt;&gt;</w:t>
            </w:r>
          </w:p>
        </w:tc>
        <w:tc>
          <w:tcPr>
            <w:tcW w:w="1255" w:type="dxa"/>
          </w:tcPr>
          <w:p w14:paraId="78464813"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CF1R-PRF; </w:t>
            </w:r>
          </w:p>
          <w:p w14:paraId="3B47FF62" w14:textId="61FBC095"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user input&gt;&gt;</w:t>
            </w:r>
          </w:p>
        </w:tc>
        <w:tc>
          <w:tcPr>
            <w:tcW w:w="1345" w:type="dxa"/>
          </w:tcPr>
          <w:p w14:paraId="541D1D7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CF1R-PRF; </w:t>
            </w:r>
          </w:p>
          <w:p w14:paraId="7BFFD696" w14:textId="6E1BA2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user input&gt;&gt;</w:t>
            </w:r>
          </w:p>
        </w:tc>
        <w:tc>
          <w:tcPr>
            <w:tcW w:w="1345" w:type="dxa"/>
          </w:tcPr>
          <w:p w14:paraId="20D82477"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CF1R-PRF; </w:t>
            </w:r>
          </w:p>
          <w:p w14:paraId="1EFBB955" w14:textId="112AD52F"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else if prescriptive </w:t>
            </w:r>
            <w:r w:rsidR="00991614">
              <w:rPr>
                <w:sz w:val="18"/>
                <w:szCs w:val="18"/>
              </w:rPr>
              <w:t>or not in the XML</w:t>
            </w:r>
            <w:r w:rsidR="00991614" w:rsidRPr="00352318">
              <w:rPr>
                <w:rFonts w:asciiTheme="minorHAnsi" w:hAnsiTheme="minorHAnsi" w:cstheme="minorHAnsi"/>
                <w:sz w:val="18"/>
                <w:szCs w:val="18"/>
              </w:rPr>
              <w:t xml:space="preserve"> </w:t>
            </w:r>
            <w:r w:rsidRPr="00352318">
              <w:rPr>
                <w:rFonts w:asciiTheme="minorHAnsi" w:hAnsiTheme="minorHAnsi" w:cstheme="minorHAnsi"/>
                <w:sz w:val="18"/>
                <w:szCs w:val="18"/>
              </w:rPr>
              <w:t>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r w:rsidR="006C1A68">
              <w:rPr>
                <w:rFonts w:asciiTheme="minorHAnsi" w:hAnsiTheme="minorHAnsi" w:cstheme="minorHAnsi"/>
                <w:sz w:val="18"/>
                <w:szCs w:val="18"/>
              </w:rPr>
              <w:t xml:space="preserve">or </w:t>
            </w:r>
            <w:r w:rsidR="00FF42EC">
              <w:rPr>
                <w:rFonts w:asciiTheme="minorHAnsi" w:hAnsiTheme="minorHAnsi" w:cstheme="minorHAnsi"/>
                <w:sz w:val="18"/>
                <w:szCs w:val="18"/>
              </w:rPr>
              <w:t>A2-</w:t>
            </w:r>
            <w:r w:rsidR="006C1A68">
              <w:rPr>
                <w:rFonts w:asciiTheme="minorHAnsi" w:hAnsiTheme="minorHAnsi" w:cstheme="minorHAnsi"/>
                <w:sz w:val="18"/>
                <w:szCs w:val="18"/>
              </w:rPr>
              <w:t xml:space="preserve">07 </w:t>
            </w:r>
            <w:r w:rsidRPr="00352318">
              <w:rPr>
                <w:rFonts w:asciiTheme="minorHAnsi" w:hAnsiTheme="minorHAnsi" w:cstheme="minorHAnsi"/>
                <w:sz w:val="18"/>
                <w:szCs w:val="18"/>
              </w:rPr>
              <w:t>= Standard Dist</w:t>
            </w:r>
            <w:r>
              <w:rPr>
                <w:rFonts w:asciiTheme="minorHAnsi" w:hAnsiTheme="minorHAnsi" w:cstheme="minorHAnsi"/>
                <w:sz w:val="18"/>
                <w:szCs w:val="18"/>
              </w:rPr>
              <w:t>ribution System, then value = (</w:t>
            </w:r>
            <w:r w:rsidR="00663D1C">
              <w:rPr>
                <w:rFonts w:asciiTheme="minorHAnsi" w:hAnsiTheme="minorHAnsi" w:cstheme="minorHAnsi"/>
                <w:sz w:val="18"/>
                <w:szCs w:val="18"/>
              </w:rPr>
              <w:t>J</w:t>
            </w:r>
            <w:r w:rsidRPr="00352318">
              <w:rPr>
                <w:rFonts w:asciiTheme="minorHAnsi" w:hAnsiTheme="minorHAnsi" w:cstheme="minorHAnsi"/>
                <w:sz w:val="18"/>
                <w:szCs w:val="18"/>
              </w:rPr>
              <w:t>03*0.4)</w:t>
            </w:r>
            <w:r w:rsidRPr="00352318" w:rsidDel="009403AC">
              <w:rPr>
                <w:rFonts w:asciiTheme="minorHAnsi" w:hAnsiTheme="minorHAnsi" w:cstheme="minorHAnsi"/>
                <w:sz w:val="18"/>
                <w:szCs w:val="18"/>
              </w:rPr>
              <w:t xml:space="preserve"> </w:t>
            </w:r>
            <w:r>
              <w:rPr>
                <w:rFonts w:asciiTheme="minorHAnsi" w:hAnsiTheme="minorHAnsi" w:cstheme="minorHAnsi"/>
                <w:sz w:val="18"/>
                <w:szCs w:val="18"/>
              </w:rPr>
              <w:t>+</w:t>
            </w:r>
            <w:r w:rsidRPr="00352318">
              <w:rPr>
                <w:rFonts w:asciiTheme="minorHAnsi" w:hAnsiTheme="minorHAnsi" w:cstheme="minorHAnsi"/>
                <w:sz w:val="18"/>
                <w:szCs w:val="18"/>
              </w:rPr>
              <w:t>(</w:t>
            </w:r>
            <w:r w:rsidR="00663D1C">
              <w:rPr>
                <w:rFonts w:asciiTheme="minorHAnsi" w:hAnsiTheme="minorHAnsi" w:cstheme="minorHAnsi"/>
                <w:sz w:val="18"/>
                <w:szCs w:val="18"/>
              </w:rPr>
              <w:t>J</w:t>
            </w:r>
            <w:r>
              <w:rPr>
                <w:rFonts w:asciiTheme="minorHAnsi" w:hAnsiTheme="minorHAnsi" w:cstheme="minorHAnsi"/>
                <w:sz w:val="18"/>
                <w:szCs w:val="18"/>
              </w:rPr>
              <w:t>04*0.4)</w:t>
            </w:r>
            <w:r w:rsidDel="009403AC">
              <w:rPr>
                <w:rFonts w:asciiTheme="minorHAnsi" w:hAnsiTheme="minorHAnsi" w:cstheme="minorHAnsi"/>
                <w:sz w:val="18"/>
                <w:szCs w:val="18"/>
              </w:rPr>
              <w:t xml:space="preserve"> </w:t>
            </w:r>
            <w:r>
              <w:rPr>
                <w:rFonts w:asciiTheme="minorHAnsi" w:hAnsiTheme="minorHAnsi" w:cstheme="minorHAnsi"/>
                <w:sz w:val="18"/>
                <w:szCs w:val="18"/>
              </w:rPr>
              <w:t xml:space="preserve">+( </w:t>
            </w:r>
            <w:r w:rsidR="00663D1C">
              <w:rPr>
                <w:rFonts w:asciiTheme="minorHAnsi" w:hAnsiTheme="minorHAnsi" w:cstheme="minorHAnsi"/>
                <w:sz w:val="18"/>
                <w:szCs w:val="18"/>
              </w:rPr>
              <w:t>J</w:t>
            </w:r>
            <w:r w:rsidRPr="00352318">
              <w:rPr>
                <w:rFonts w:asciiTheme="minorHAnsi" w:hAnsiTheme="minorHAnsi" w:cstheme="minorHAnsi"/>
                <w:sz w:val="18"/>
                <w:szCs w:val="18"/>
              </w:rPr>
              <w:t>05*0.2);</w:t>
            </w:r>
          </w:p>
          <w:p w14:paraId="3A01AC06" w14:textId="33413521"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w:t>
            </w:r>
            <w:r w:rsidR="006C1A68">
              <w:rPr>
                <w:rFonts w:asciiTheme="minorHAnsi" w:hAnsiTheme="minorHAnsi" w:cstheme="minorHAnsi"/>
                <w:sz w:val="18"/>
                <w:szCs w:val="18"/>
              </w:rPr>
              <w:t xml:space="preserve"> or </w:t>
            </w:r>
            <w:r w:rsidR="00FF42EC">
              <w:rPr>
                <w:rFonts w:asciiTheme="minorHAnsi" w:hAnsiTheme="minorHAnsi" w:cstheme="minorHAnsi"/>
                <w:sz w:val="18"/>
                <w:szCs w:val="18"/>
              </w:rPr>
              <w:t>A2-</w:t>
            </w:r>
            <w:r w:rsidR="006C1A68">
              <w:rPr>
                <w:rFonts w:asciiTheme="minorHAnsi" w:hAnsiTheme="minorHAnsi" w:cstheme="minorHAnsi"/>
                <w:sz w:val="18"/>
                <w:szCs w:val="18"/>
              </w:rPr>
              <w:t>07</w:t>
            </w:r>
            <w:r w:rsidRPr="00352318">
              <w:rPr>
                <w:rFonts w:asciiTheme="minorHAnsi" w:hAnsiTheme="minorHAnsi" w:cstheme="minorHAnsi"/>
                <w:sz w:val="18"/>
                <w:szCs w:val="18"/>
              </w:rPr>
              <w:t xml:space="preserve"> = Demand Recirculatio</w:t>
            </w:r>
            <w:r>
              <w:rPr>
                <w:rFonts w:asciiTheme="minorHAnsi" w:hAnsiTheme="minorHAnsi" w:cstheme="minorHAnsi"/>
                <w:sz w:val="18"/>
                <w:szCs w:val="18"/>
              </w:rPr>
              <w:t>n Manual Control, then value = H</w:t>
            </w:r>
            <w:r w:rsidRPr="00352318">
              <w:rPr>
                <w:rFonts w:asciiTheme="minorHAnsi" w:hAnsiTheme="minorHAnsi" w:cstheme="minorHAnsi"/>
                <w:sz w:val="18"/>
                <w:szCs w:val="18"/>
              </w:rPr>
              <w:t>05&gt;&gt;</w:t>
            </w:r>
          </w:p>
        </w:tc>
        <w:tc>
          <w:tcPr>
            <w:tcW w:w="1255" w:type="dxa"/>
          </w:tcPr>
          <w:p w14:paraId="6D313A3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 Reference Value from CF1R-PRF; </w:t>
            </w:r>
          </w:p>
          <w:p w14:paraId="14936098" w14:textId="43906C59"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991614">
              <w:rPr>
                <w:sz w:val="18"/>
                <w:szCs w:val="18"/>
              </w:rPr>
              <w:t xml:space="preserve"> or not in the XML</w:t>
            </w:r>
            <w:r w:rsidRPr="00352318">
              <w:rPr>
                <w:rFonts w:asciiTheme="minorHAnsi" w:hAnsiTheme="minorHAnsi" w:cstheme="minorHAnsi"/>
                <w:sz w:val="18"/>
                <w:szCs w:val="18"/>
              </w:rPr>
              <w:t xml:space="preserve">, value = </w:t>
            </w:r>
          </w:p>
          <w:p w14:paraId="74ED7092"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((a+b *CFA)/n) &gt;&gt;</w:t>
            </w:r>
          </w:p>
          <w:p w14:paraId="54048A92"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4D44F4DB"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69724C06"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60DB738B" w14:textId="67A010A6" w:rsidR="00D630C0" w:rsidRPr="00352318" w:rsidRDefault="00D630C0" w:rsidP="03CF3ED9">
            <w:pPr>
              <w:spacing w:after="0" w:line="240" w:lineRule="auto"/>
              <w:rPr>
                <w:rFonts w:asciiTheme="minorHAnsi" w:hAnsiTheme="minorHAnsi" w:cstheme="minorBidi"/>
                <w:sz w:val="18"/>
                <w:szCs w:val="18"/>
              </w:rPr>
            </w:pPr>
            <w:r w:rsidRPr="03CF3ED9">
              <w:rPr>
                <w:rFonts w:asciiTheme="minorHAnsi" w:hAnsiTheme="minorHAnsi" w:cstheme="minorBidi"/>
                <w:i/>
                <w:iCs/>
                <w:sz w:val="18"/>
                <w:szCs w:val="18"/>
              </w:rPr>
              <w:t>n = Number of water heaters in the dwelling unit from A2-04 (unitless).</w:t>
            </w:r>
            <w:r w:rsidRPr="03CF3ED9">
              <w:rPr>
                <w:rFonts w:asciiTheme="minorHAnsi" w:hAnsiTheme="minorHAnsi" w:cstheme="minorBidi"/>
                <w:sz w:val="18"/>
                <w:szCs w:val="18"/>
              </w:rPr>
              <w:t xml:space="preserve"> </w:t>
            </w:r>
          </w:p>
        </w:tc>
        <w:tc>
          <w:tcPr>
            <w:tcW w:w="1255" w:type="dxa"/>
          </w:tcPr>
          <w:p w14:paraId="1C84DC2F" w14:textId="77777777" w:rsidR="00D630C0" w:rsidRPr="001C31FC" w:rsidRDefault="00D630C0" w:rsidP="00D630C0">
            <w:pPr>
              <w:spacing w:after="0" w:line="240" w:lineRule="auto"/>
              <w:rPr>
                <w:rFonts w:cstheme="minorHAnsi"/>
                <w:sz w:val="18"/>
                <w:szCs w:val="18"/>
              </w:rPr>
            </w:pPr>
            <w:r w:rsidRPr="001C31FC">
              <w:rPr>
                <w:rFonts w:cstheme="minorHAnsi"/>
                <w:sz w:val="18"/>
                <w:szCs w:val="18"/>
              </w:rPr>
              <w:t xml:space="preserve">&lt;&lt;Reference value from CF1R-PRF; </w:t>
            </w:r>
          </w:p>
          <w:p w14:paraId="79558885" w14:textId="2FFFA801" w:rsidR="00D630C0" w:rsidRPr="00352318" w:rsidRDefault="00D630C0" w:rsidP="00D630C0">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55" w:type="dxa"/>
          </w:tcPr>
          <w:p w14:paraId="7DDCF94A" w14:textId="04B835E4" w:rsidR="00D630C0" w:rsidRDefault="00D630C0" w:rsidP="00D630C0">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H08; </w:t>
            </w:r>
          </w:p>
          <w:p w14:paraId="6C0B74AC" w14:textId="21547E4D" w:rsidR="00D630C0" w:rsidRPr="00352318" w:rsidRDefault="00D630C0" w:rsidP="00D630C0">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D630C0" w:rsidRPr="00352318" w14:paraId="486D0865" w14:textId="420F2047" w:rsidTr="006E2601">
        <w:trPr>
          <w:trHeight w:val="209"/>
        </w:trPr>
        <w:tc>
          <w:tcPr>
            <w:tcW w:w="976" w:type="dxa"/>
          </w:tcPr>
          <w:p w14:paraId="58185F77" w14:textId="77777777" w:rsidR="00D630C0" w:rsidRPr="00352318" w:rsidRDefault="00D630C0" w:rsidP="00D630C0">
            <w:pPr>
              <w:spacing w:after="0" w:line="240" w:lineRule="auto"/>
              <w:rPr>
                <w:rFonts w:asciiTheme="minorHAnsi" w:hAnsiTheme="minorHAnsi" w:cstheme="minorHAnsi"/>
                <w:sz w:val="18"/>
                <w:szCs w:val="18"/>
              </w:rPr>
            </w:pPr>
          </w:p>
        </w:tc>
        <w:tc>
          <w:tcPr>
            <w:tcW w:w="901" w:type="dxa"/>
          </w:tcPr>
          <w:p w14:paraId="3A134F5E"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11D89BA6"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3DD7E242" w14:textId="77777777" w:rsidR="00D630C0" w:rsidRPr="00352318" w:rsidRDefault="00D630C0" w:rsidP="00D630C0">
            <w:pPr>
              <w:spacing w:after="0" w:line="240" w:lineRule="auto"/>
              <w:rPr>
                <w:rFonts w:asciiTheme="minorHAnsi" w:hAnsiTheme="minorHAnsi" w:cstheme="minorHAnsi"/>
                <w:sz w:val="18"/>
                <w:szCs w:val="18"/>
              </w:rPr>
            </w:pPr>
          </w:p>
        </w:tc>
        <w:tc>
          <w:tcPr>
            <w:tcW w:w="1345" w:type="dxa"/>
          </w:tcPr>
          <w:p w14:paraId="1E0FC53C" w14:textId="77777777" w:rsidR="00D630C0" w:rsidRPr="00352318" w:rsidRDefault="00D630C0" w:rsidP="00D630C0">
            <w:pPr>
              <w:spacing w:after="0" w:line="240" w:lineRule="auto"/>
              <w:rPr>
                <w:rFonts w:asciiTheme="minorHAnsi" w:hAnsiTheme="minorHAnsi" w:cstheme="minorHAnsi"/>
                <w:sz w:val="18"/>
                <w:szCs w:val="18"/>
              </w:rPr>
            </w:pPr>
          </w:p>
        </w:tc>
        <w:tc>
          <w:tcPr>
            <w:tcW w:w="1345" w:type="dxa"/>
          </w:tcPr>
          <w:p w14:paraId="5E0E5EAB"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6852B816"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21EDFB9F" w14:textId="77777777" w:rsidR="00D630C0" w:rsidRPr="00352318" w:rsidRDefault="00D630C0" w:rsidP="00D630C0">
            <w:pPr>
              <w:spacing w:after="0" w:line="240" w:lineRule="auto"/>
              <w:rPr>
                <w:rFonts w:asciiTheme="minorHAnsi" w:hAnsiTheme="minorHAnsi" w:cstheme="minorHAnsi"/>
                <w:sz w:val="18"/>
                <w:szCs w:val="18"/>
              </w:rPr>
            </w:pPr>
          </w:p>
        </w:tc>
        <w:tc>
          <w:tcPr>
            <w:tcW w:w="1255" w:type="dxa"/>
          </w:tcPr>
          <w:p w14:paraId="59562593" w14:textId="77777777" w:rsidR="00D630C0" w:rsidRPr="00352318" w:rsidRDefault="00D630C0" w:rsidP="00D630C0">
            <w:pPr>
              <w:spacing w:after="0" w:line="240" w:lineRule="auto"/>
              <w:rPr>
                <w:rFonts w:asciiTheme="minorHAnsi" w:hAnsiTheme="minorHAnsi" w:cstheme="minorHAnsi"/>
                <w:sz w:val="18"/>
                <w:szCs w:val="18"/>
              </w:rPr>
            </w:pPr>
          </w:p>
        </w:tc>
      </w:tr>
      <w:tr w:rsidR="00D630C0" w:rsidRPr="00352318" w14:paraId="72816CB1" w14:textId="3E219542" w:rsidTr="006E2601">
        <w:trPr>
          <w:trHeight w:val="243"/>
        </w:trPr>
        <w:tc>
          <w:tcPr>
            <w:tcW w:w="10846" w:type="dxa"/>
            <w:gridSpan w:val="9"/>
          </w:tcPr>
          <w:p w14:paraId="2967DB39" w14:textId="38E5E55E" w:rsidR="00D630C0" w:rsidRPr="00352318" w:rsidRDefault="00D630C0" w:rsidP="00D630C0">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280D03A0" w14:textId="01E0B877"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2C7351" w:rsidRPr="008D6F63" w14:paraId="2E531115" w14:textId="77777777" w:rsidTr="00DF413D">
        <w:trPr>
          <w:cantSplit/>
          <w:trHeight w:val="170"/>
        </w:trPr>
        <w:tc>
          <w:tcPr>
            <w:tcW w:w="7825" w:type="dxa"/>
            <w:gridSpan w:val="5"/>
            <w:shd w:val="clear" w:color="auto" w:fill="auto"/>
            <w:noWrap/>
            <w:hideMark/>
          </w:tcPr>
          <w:p w14:paraId="21D69D09" w14:textId="77777777" w:rsidR="002C7351" w:rsidRPr="008D6F63" w:rsidRDefault="002C7351" w:rsidP="00DF413D">
            <w:pPr>
              <w:spacing w:after="0" w:line="240" w:lineRule="auto"/>
              <w:rPr>
                <w:sz w:val="18"/>
                <w:szCs w:val="18"/>
                <w:u w:val="single"/>
              </w:rPr>
            </w:pPr>
            <w:r w:rsidRPr="008D6F63">
              <w:rPr>
                <w:sz w:val="18"/>
                <w:szCs w:val="18"/>
                <w:u w:val="single"/>
              </w:rPr>
              <w:t>Table 4.4.6-2: Coefficients for the Qualification Distance Calculation</w:t>
            </w:r>
          </w:p>
          <w:p w14:paraId="415328DA" w14:textId="71C7558E" w:rsidR="002C7351" w:rsidRPr="008D6F63" w:rsidRDefault="002C7351" w:rsidP="00DF413D">
            <w:pPr>
              <w:spacing w:after="0" w:line="240" w:lineRule="auto"/>
              <w:rPr>
                <w:rFonts w:asciiTheme="minorHAnsi" w:eastAsiaTheme="minorEastAsia" w:hAnsiTheme="minorHAnsi" w:cstheme="minorBidi"/>
                <w:b/>
                <w:sz w:val="18"/>
                <w:szCs w:val="18"/>
              </w:rPr>
            </w:pPr>
            <w:r w:rsidRPr="008D6F63">
              <w:rPr>
                <w:b/>
                <w:sz w:val="18"/>
                <w:szCs w:val="18"/>
              </w:rPr>
              <w:t>&lt;&lt; do not show tab</w:t>
            </w:r>
            <w:r>
              <w:rPr>
                <w:b/>
                <w:sz w:val="18"/>
                <w:szCs w:val="18"/>
              </w:rPr>
              <w:t>le, only use for equation in G07 and H07</w:t>
            </w:r>
            <w:r w:rsidRPr="008D6F63">
              <w:rPr>
                <w:b/>
                <w:sz w:val="18"/>
                <w:szCs w:val="18"/>
              </w:rPr>
              <w:t>&gt;&gt;</w:t>
            </w:r>
          </w:p>
        </w:tc>
      </w:tr>
      <w:tr w:rsidR="002C7351" w:rsidRPr="008D6F63" w14:paraId="3FEDFFF9" w14:textId="77777777" w:rsidTr="00DF413D">
        <w:trPr>
          <w:cantSplit/>
          <w:trHeight w:val="170"/>
        </w:trPr>
        <w:tc>
          <w:tcPr>
            <w:tcW w:w="1705" w:type="dxa"/>
            <w:shd w:val="clear" w:color="auto" w:fill="auto"/>
            <w:noWrap/>
          </w:tcPr>
          <w:p w14:paraId="43C31CF5" w14:textId="77777777" w:rsidR="002C7351" w:rsidRPr="008D6F63" w:rsidRDefault="002C7351" w:rsidP="00DF413D">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F3AC40A" w14:textId="77777777" w:rsidR="002C7351" w:rsidRPr="008D6F63" w:rsidRDefault="002C7351" w:rsidP="00DF413D">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7C7F6FB9" w14:textId="77777777" w:rsidR="002C7351" w:rsidRPr="008D6F63" w:rsidRDefault="002C7351" w:rsidP="00DF413D">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2C7351" w:rsidRPr="008D6F63" w14:paraId="6BA6433A" w14:textId="77777777" w:rsidTr="00DF413D">
        <w:trPr>
          <w:cantSplit/>
          <w:trHeight w:val="300"/>
        </w:trPr>
        <w:tc>
          <w:tcPr>
            <w:tcW w:w="1705" w:type="dxa"/>
            <w:shd w:val="clear" w:color="auto" w:fill="auto"/>
            <w:noWrap/>
            <w:vAlign w:val="bottom"/>
            <w:hideMark/>
          </w:tcPr>
          <w:p w14:paraId="2881BF5C"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4970657"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00DAE9E3"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694B585E"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0A8A031E"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C605D1" w:rsidRPr="008D6F63" w14:paraId="597579BC" w14:textId="77777777" w:rsidTr="00DF413D">
        <w:trPr>
          <w:cantSplit/>
          <w:trHeight w:val="300"/>
        </w:trPr>
        <w:tc>
          <w:tcPr>
            <w:tcW w:w="1705" w:type="dxa"/>
            <w:shd w:val="clear" w:color="auto" w:fill="auto"/>
            <w:noWrap/>
          </w:tcPr>
          <w:p w14:paraId="646E0426" w14:textId="77777777" w:rsidR="00C605D1" w:rsidRPr="008D6F63" w:rsidRDefault="00C605D1" w:rsidP="00C605D1">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Single Family</w:t>
            </w:r>
          </w:p>
        </w:tc>
        <w:tc>
          <w:tcPr>
            <w:tcW w:w="1800" w:type="dxa"/>
            <w:shd w:val="clear" w:color="auto" w:fill="auto"/>
            <w:noWrap/>
          </w:tcPr>
          <w:p w14:paraId="7F20A669" w14:textId="21A1EB13" w:rsidR="00C605D1" w:rsidRPr="009F7E94" w:rsidRDefault="00C605D1" w:rsidP="00C605D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403AC">
              <w:rPr>
                <w:rFonts w:asciiTheme="minorHAnsi" w:eastAsiaTheme="minorEastAsia" w:hAnsiTheme="minorHAnsi" w:cstheme="minorBidi"/>
                <w:sz w:val="18"/>
                <w:szCs w:val="18"/>
              </w:rPr>
              <w:t xml:space="preserve"> (A10</w:t>
            </w:r>
            <w:r w:rsidR="00EA2CE7">
              <w:rPr>
                <w:rFonts w:asciiTheme="minorHAnsi" w:eastAsiaTheme="minorEastAsia" w:hAnsiTheme="minorHAnsi" w:cstheme="minorBidi"/>
                <w:sz w:val="18"/>
                <w:szCs w:val="18"/>
              </w:rPr>
              <w:t xml:space="preserve"> Or A2-07</w:t>
            </w:r>
            <w:r w:rsidR="009403AC">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6BA21E36" w14:textId="229D1750" w:rsidR="00C605D1" w:rsidRPr="008D6F63" w:rsidRDefault="00C605D1" w:rsidP="00C605D1">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7F9413A0" w14:textId="50A9B37D" w:rsidR="00C605D1" w:rsidRPr="005828AE" w:rsidRDefault="00C605D1" w:rsidP="00C605D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403AC">
              <w:rPr>
                <w:rFonts w:asciiTheme="minorHAnsi" w:eastAsiaTheme="minorEastAsia" w:hAnsiTheme="minorHAnsi" w:cstheme="minorBidi"/>
                <w:sz w:val="18"/>
                <w:szCs w:val="18"/>
              </w:rPr>
              <w:t xml:space="preserve"> (A10</w:t>
            </w:r>
            <w:r w:rsidR="00EA2CE7">
              <w:rPr>
                <w:rFonts w:asciiTheme="minorHAnsi" w:eastAsiaTheme="minorEastAsia" w:hAnsiTheme="minorHAnsi" w:cstheme="minorBidi"/>
                <w:sz w:val="18"/>
                <w:szCs w:val="18"/>
              </w:rPr>
              <w:t xml:space="preserve"> Or A2-07</w:t>
            </w:r>
            <w:r w:rsidR="009403AC">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p>
          <w:p w14:paraId="456DF9D9" w14:textId="56D167D4" w:rsidR="00C605D1" w:rsidRPr="008D6F63" w:rsidRDefault="00C605D1" w:rsidP="00D11CB0">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2716D9F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32B4B44B"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2F466A9D" w14:textId="77777777" w:rsidTr="00DF413D">
        <w:trPr>
          <w:cantSplit/>
          <w:trHeight w:val="170"/>
        </w:trPr>
        <w:tc>
          <w:tcPr>
            <w:tcW w:w="1705" w:type="dxa"/>
            <w:shd w:val="clear" w:color="auto" w:fill="auto"/>
            <w:noWrap/>
            <w:hideMark/>
          </w:tcPr>
          <w:p w14:paraId="0ACC0EF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5167FD1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1D662F6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74348104"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1D465C0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C605D1" w:rsidRPr="008D6F63" w14:paraId="2498F57D" w14:textId="77777777" w:rsidTr="00DF413D">
        <w:trPr>
          <w:cantSplit/>
          <w:trHeight w:val="215"/>
        </w:trPr>
        <w:tc>
          <w:tcPr>
            <w:tcW w:w="1705" w:type="dxa"/>
            <w:shd w:val="clear" w:color="auto" w:fill="auto"/>
            <w:noWrap/>
            <w:hideMark/>
          </w:tcPr>
          <w:p w14:paraId="3B74E79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0EE594E7"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188E1DD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1F1C66C0"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1F9EA7D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C605D1" w:rsidRPr="008D6F63" w14:paraId="5051E095" w14:textId="77777777" w:rsidTr="00DF413D">
        <w:trPr>
          <w:cantSplit/>
          <w:trHeight w:val="152"/>
        </w:trPr>
        <w:tc>
          <w:tcPr>
            <w:tcW w:w="1705" w:type="dxa"/>
            <w:shd w:val="clear" w:color="auto" w:fill="auto"/>
            <w:noWrap/>
            <w:hideMark/>
          </w:tcPr>
          <w:p w14:paraId="1B0E79DB"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156577F0"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70B7008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379D6E01"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D91E02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C605D1" w:rsidRPr="008D6F63" w14:paraId="742318C4" w14:textId="77777777" w:rsidTr="00DF413D">
        <w:trPr>
          <w:cantSplit/>
          <w:trHeight w:val="152"/>
        </w:trPr>
        <w:tc>
          <w:tcPr>
            <w:tcW w:w="1705" w:type="dxa"/>
            <w:shd w:val="clear" w:color="auto" w:fill="auto"/>
            <w:noWrap/>
          </w:tcPr>
          <w:p w14:paraId="0511128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7AFFBC9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3FF31C5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C92F8AA"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D5A816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756140E5" w14:textId="77777777" w:rsidTr="00DF413D">
        <w:trPr>
          <w:cantSplit/>
          <w:trHeight w:val="152"/>
        </w:trPr>
        <w:tc>
          <w:tcPr>
            <w:tcW w:w="1705" w:type="dxa"/>
            <w:shd w:val="clear" w:color="auto" w:fill="auto"/>
            <w:noWrap/>
          </w:tcPr>
          <w:p w14:paraId="017A1AEE" w14:textId="0A2A3BC1"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4467DC8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F83E62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220896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1544399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bl>
    <w:p w14:paraId="0BC7FCED" w14:textId="77777777" w:rsidR="00641F8E" w:rsidRDefault="00641F8E">
      <w:pPr>
        <w:spacing w:after="0" w:line="240" w:lineRule="auto"/>
        <w:rPr>
          <w:rFonts w:asciiTheme="minorHAnsi" w:hAnsiTheme="minorHAnsi" w:cstheme="minorHAnsi"/>
          <w:sz w:val="18"/>
          <w:szCs w:val="18"/>
        </w:rPr>
      </w:pPr>
    </w:p>
    <w:tbl>
      <w:tblPr>
        <w:tblStyle w:val="TableGrid3"/>
        <w:tblpPr w:leftFromText="180" w:rightFromText="180" w:vertAnchor="text" w:tblpY="1"/>
        <w:tblOverlap w:val="never"/>
        <w:tblW w:w="10795" w:type="dxa"/>
        <w:tblLook w:val="04A0" w:firstRow="1" w:lastRow="0" w:firstColumn="1" w:lastColumn="0" w:noHBand="0" w:noVBand="1"/>
      </w:tblPr>
      <w:tblGrid>
        <w:gridCol w:w="1233"/>
        <w:gridCol w:w="1233"/>
        <w:gridCol w:w="1309"/>
        <w:gridCol w:w="360"/>
        <w:gridCol w:w="900"/>
        <w:gridCol w:w="257"/>
        <w:gridCol w:w="1813"/>
        <w:gridCol w:w="90"/>
        <w:gridCol w:w="1800"/>
        <w:gridCol w:w="1800"/>
      </w:tblGrid>
      <w:tr w:rsidR="003C4442" w:rsidRPr="00323F2C" w14:paraId="7114CB0E" w14:textId="77777777" w:rsidTr="003C4442">
        <w:trPr>
          <w:trHeight w:val="350"/>
        </w:trPr>
        <w:tc>
          <w:tcPr>
            <w:tcW w:w="10795" w:type="dxa"/>
            <w:gridSpan w:val="10"/>
          </w:tcPr>
          <w:p w14:paraId="00675BC9" w14:textId="5C753131" w:rsidR="003C4442" w:rsidRDefault="003C4442" w:rsidP="002C7351">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Pr="009D79A7">
              <w:rPr>
                <w:rFonts w:asciiTheme="minorHAnsi" w:hAnsiTheme="minorHAnsi" w:cstheme="minorHAnsi"/>
                <w:b/>
                <w:sz w:val="18"/>
                <w:szCs w:val="18"/>
              </w:rPr>
              <w:t>. HERS-Verified Drain Water Heat Recovery System (DWHR-H)</w:t>
            </w:r>
          </w:p>
          <w:p w14:paraId="48CCBA53" w14:textId="3B39B61F" w:rsidR="003C4442" w:rsidRPr="009D79A7" w:rsidRDefault="003C4442" w:rsidP="00BB3403">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BB3403">
              <w:rPr>
                <w:rFonts w:asciiTheme="minorHAnsi" w:hAnsiTheme="minorHAnsi" w:cstheme="minorHAnsi"/>
                <w:sz w:val="18"/>
                <w:szCs w:val="18"/>
              </w:rPr>
              <w:t>require one row of data for each drain water heat recovery system identified in Section B</w:t>
            </w:r>
            <w:r w:rsidR="008619BD">
              <w:rPr>
                <w:rFonts w:asciiTheme="minorHAnsi" w:hAnsiTheme="minorHAnsi" w:cstheme="minorHAnsi"/>
                <w:sz w:val="18"/>
                <w:szCs w:val="18"/>
              </w:rPr>
              <w:t xml:space="preserve"> or </w:t>
            </w:r>
            <w:r w:rsidR="00EA2CE7">
              <w:rPr>
                <w:rFonts w:asciiTheme="minorHAnsi" w:hAnsiTheme="minorHAnsi" w:cstheme="minorHAnsi"/>
                <w:sz w:val="18"/>
                <w:szCs w:val="18"/>
              </w:rPr>
              <w:t>B2</w:t>
            </w:r>
            <w:r w:rsidR="00BB3403">
              <w:rPr>
                <w:rFonts w:asciiTheme="minorHAnsi" w:hAnsiTheme="minorHAnsi" w:cstheme="minorHAnsi"/>
                <w:sz w:val="18"/>
                <w:szCs w:val="18"/>
              </w:rPr>
              <w:t xml:space="preserve">. with B12 </w:t>
            </w:r>
            <w:r w:rsidR="008619BD">
              <w:rPr>
                <w:rFonts w:asciiTheme="minorHAnsi" w:hAnsiTheme="minorHAnsi" w:cstheme="minorHAnsi"/>
                <w:sz w:val="18"/>
                <w:szCs w:val="18"/>
              </w:rPr>
              <w:t xml:space="preserve">or </w:t>
            </w:r>
            <w:r w:rsidR="00EA2CE7">
              <w:rPr>
                <w:rFonts w:asciiTheme="minorHAnsi" w:hAnsiTheme="minorHAnsi" w:cstheme="minorHAnsi"/>
                <w:sz w:val="18"/>
                <w:szCs w:val="18"/>
              </w:rPr>
              <w:t>B2-</w:t>
            </w:r>
            <w:r w:rsidR="008619BD">
              <w:rPr>
                <w:rFonts w:asciiTheme="minorHAnsi" w:hAnsiTheme="minorHAnsi" w:cstheme="minorHAnsi"/>
                <w:sz w:val="18"/>
                <w:szCs w:val="18"/>
              </w:rPr>
              <w:t xml:space="preserve">09 </w:t>
            </w:r>
            <w:r w:rsidR="00BB3403">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9403AC" w:rsidRPr="00323F2C" w14:paraId="62D604D6" w14:textId="77777777" w:rsidTr="009403AC">
        <w:trPr>
          <w:trHeight w:val="144"/>
        </w:trPr>
        <w:tc>
          <w:tcPr>
            <w:tcW w:w="10795" w:type="dxa"/>
            <w:gridSpan w:val="10"/>
          </w:tcPr>
          <w:p w14:paraId="420C0985" w14:textId="2738CD37"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2A1FF1">
              <w:rPr>
                <w:rFonts w:asciiTheme="minorHAnsi" w:hAnsiTheme="minorHAnsi" w:cstheme="minorHAnsi"/>
                <w:b/>
                <w:sz w:val="18"/>
                <w:szCs w:val="18"/>
              </w:rPr>
              <w:t>Design DWHR System Information</w:t>
            </w:r>
          </w:p>
        </w:tc>
      </w:tr>
      <w:tr w:rsidR="009403AC" w:rsidRPr="00323F2C" w14:paraId="01ADADD5" w14:textId="77777777" w:rsidTr="009403AC">
        <w:trPr>
          <w:trHeight w:val="144"/>
        </w:trPr>
        <w:tc>
          <w:tcPr>
            <w:tcW w:w="1233" w:type="dxa"/>
          </w:tcPr>
          <w:p w14:paraId="4839B90F" w14:textId="62357401"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lastRenderedPageBreak/>
              <w:t>01</w:t>
            </w:r>
          </w:p>
        </w:tc>
        <w:tc>
          <w:tcPr>
            <w:tcW w:w="2902" w:type="dxa"/>
            <w:gridSpan w:val="3"/>
            <w:vAlign w:val="bottom"/>
          </w:tcPr>
          <w:p w14:paraId="697D5E19" w14:textId="043BEFF9"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3060" w:type="dxa"/>
            <w:gridSpan w:val="4"/>
            <w:vAlign w:val="bottom"/>
          </w:tcPr>
          <w:p w14:paraId="098FC345" w14:textId="22E36D38"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03</w:t>
            </w:r>
          </w:p>
        </w:tc>
        <w:tc>
          <w:tcPr>
            <w:tcW w:w="3600" w:type="dxa"/>
            <w:gridSpan w:val="2"/>
            <w:vAlign w:val="bottom"/>
          </w:tcPr>
          <w:p w14:paraId="6B42EDE7" w14:textId="4843603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04</w:t>
            </w:r>
          </w:p>
        </w:tc>
      </w:tr>
      <w:tr w:rsidR="009403AC" w:rsidRPr="00323F2C" w14:paraId="0C632706" w14:textId="77777777" w:rsidTr="009403AC">
        <w:trPr>
          <w:trHeight w:val="144"/>
        </w:trPr>
        <w:tc>
          <w:tcPr>
            <w:tcW w:w="1233" w:type="dxa"/>
          </w:tcPr>
          <w:p w14:paraId="4784778F" w14:textId="239CCE66"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902" w:type="dxa"/>
            <w:gridSpan w:val="3"/>
            <w:vAlign w:val="bottom"/>
          </w:tcPr>
          <w:p w14:paraId="3FEB7F6B" w14:textId="51A6D3E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3060" w:type="dxa"/>
            <w:gridSpan w:val="4"/>
            <w:vAlign w:val="bottom"/>
          </w:tcPr>
          <w:p w14:paraId="4883F6E0" w14:textId="081B3AC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600" w:type="dxa"/>
            <w:gridSpan w:val="2"/>
            <w:vAlign w:val="bottom"/>
          </w:tcPr>
          <w:p w14:paraId="73C29F38" w14:textId="17A9B3B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9403AC" w:rsidRPr="00323F2C" w14:paraId="71875241" w14:textId="77777777" w:rsidTr="009403AC">
        <w:trPr>
          <w:trHeight w:val="144"/>
        </w:trPr>
        <w:tc>
          <w:tcPr>
            <w:tcW w:w="1233" w:type="dxa"/>
          </w:tcPr>
          <w:p w14:paraId="52DCD870" w14:textId="300C905D"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211E93">
              <w:rPr>
                <w:rFonts w:asciiTheme="minorHAnsi" w:eastAsia="Times New Roman" w:hAnsiTheme="minorHAnsi" w:cstheme="minorHAnsi"/>
                <w:sz w:val="18"/>
                <w:szCs w:val="18"/>
              </w:rPr>
              <w:t>2</w:t>
            </w:r>
            <w:r w:rsidR="00096D14">
              <w:rPr>
                <w:rFonts w:asciiTheme="minorHAnsi" w:eastAsia="Times New Roman" w:hAnsiTheme="minorHAnsi" w:cstheme="minorHAnsi"/>
                <w:sz w:val="18"/>
                <w:szCs w:val="18"/>
              </w:rPr>
              <w:t xml:space="preserve"> or </w:t>
            </w:r>
            <w:r w:rsidR="001D6488">
              <w:rPr>
                <w:rFonts w:asciiTheme="minorHAnsi" w:eastAsia="Times New Roman" w:hAnsiTheme="minorHAnsi" w:cstheme="minorHAnsi"/>
                <w:sz w:val="18"/>
                <w:szCs w:val="18"/>
              </w:rPr>
              <w:t>A2-</w:t>
            </w:r>
            <w:r w:rsidR="00096D14">
              <w:rPr>
                <w:rFonts w:asciiTheme="minorHAnsi" w:eastAsia="Times New Roman" w:hAnsiTheme="minorHAnsi" w:cstheme="minorHAnsi"/>
                <w:sz w:val="18"/>
                <w:szCs w:val="18"/>
              </w:rPr>
              <w:t>02</w:t>
            </w:r>
            <w:r>
              <w:rPr>
                <w:rFonts w:asciiTheme="minorHAnsi" w:eastAsia="Times New Roman" w:hAnsiTheme="minorHAnsi" w:cstheme="minorHAnsi"/>
                <w:sz w:val="18"/>
                <w:szCs w:val="18"/>
              </w:rPr>
              <w:t>&gt;&gt;</w:t>
            </w:r>
          </w:p>
        </w:tc>
        <w:tc>
          <w:tcPr>
            <w:tcW w:w="2902" w:type="dxa"/>
            <w:gridSpan w:val="3"/>
          </w:tcPr>
          <w:p w14:paraId="348A0C5F"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7D68108F" w14:textId="2F09713A"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42%”&gt;&gt;</w:t>
            </w:r>
          </w:p>
        </w:tc>
        <w:tc>
          <w:tcPr>
            <w:tcW w:w="3060" w:type="dxa"/>
            <w:gridSpan w:val="4"/>
          </w:tcPr>
          <w:p w14:paraId="18499A4F"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1C502FEB" w14:textId="5AB1932D"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“NA”&gt;&gt;</w:t>
            </w:r>
          </w:p>
        </w:tc>
        <w:tc>
          <w:tcPr>
            <w:tcW w:w="3600" w:type="dxa"/>
            <w:gridSpan w:val="2"/>
          </w:tcPr>
          <w:p w14:paraId="69681450"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CF1R-PRF</w:t>
            </w:r>
          </w:p>
          <w:p w14:paraId="1F2535A2" w14:textId="58E041A3"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“NA”&gt;&gt;</w:t>
            </w:r>
          </w:p>
        </w:tc>
      </w:tr>
      <w:tr w:rsidR="009403AC" w:rsidRPr="00323F2C" w14:paraId="154C2959" w14:textId="77777777" w:rsidTr="009403AC">
        <w:trPr>
          <w:trHeight w:val="144"/>
        </w:trPr>
        <w:tc>
          <w:tcPr>
            <w:tcW w:w="1233" w:type="dxa"/>
          </w:tcPr>
          <w:p w14:paraId="73F99FA7"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902" w:type="dxa"/>
            <w:gridSpan w:val="3"/>
          </w:tcPr>
          <w:p w14:paraId="4A6ECA18"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060" w:type="dxa"/>
            <w:gridSpan w:val="4"/>
          </w:tcPr>
          <w:p w14:paraId="174BE173"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gridSpan w:val="2"/>
          </w:tcPr>
          <w:p w14:paraId="5514AD60"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9403AC" w:rsidRPr="00323F2C" w14:paraId="286385B4" w14:textId="77777777" w:rsidTr="009403AC">
        <w:trPr>
          <w:trHeight w:val="144"/>
        </w:trPr>
        <w:tc>
          <w:tcPr>
            <w:tcW w:w="10795" w:type="dxa"/>
            <w:gridSpan w:val="10"/>
          </w:tcPr>
          <w:p w14:paraId="1F4154EB" w14:textId="7AF0C254"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2A1FF1">
              <w:rPr>
                <w:rFonts w:asciiTheme="minorHAnsi" w:hAnsiTheme="minorHAnsi" w:cstheme="minorHAnsi"/>
                <w:b/>
                <w:sz w:val="18"/>
                <w:szCs w:val="18"/>
              </w:rPr>
              <w:t>Installed DWHR System Information</w:t>
            </w:r>
          </w:p>
        </w:tc>
      </w:tr>
      <w:tr w:rsidR="009403AC" w:rsidRPr="00323F2C" w14:paraId="53639B1E" w14:textId="77777777" w:rsidTr="003C4442">
        <w:trPr>
          <w:trHeight w:val="144"/>
        </w:trPr>
        <w:tc>
          <w:tcPr>
            <w:tcW w:w="1233" w:type="dxa"/>
          </w:tcPr>
          <w:p w14:paraId="093DAFE3" w14:textId="44B3AE48"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tcPr>
          <w:p w14:paraId="79B2F2B1" w14:textId="0B17DE54"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309" w:type="dxa"/>
          </w:tcPr>
          <w:p w14:paraId="611570BA" w14:textId="18B7DE6D"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260" w:type="dxa"/>
            <w:gridSpan w:val="2"/>
          </w:tcPr>
          <w:p w14:paraId="0E92764D" w14:textId="2E854E62"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070" w:type="dxa"/>
            <w:gridSpan w:val="2"/>
          </w:tcPr>
          <w:p w14:paraId="2841FA83" w14:textId="7F9A4B6C"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890" w:type="dxa"/>
            <w:gridSpan w:val="2"/>
          </w:tcPr>
          <w:p w14:paraId="06343588" w14:textId="50CB1EB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800" w:type="dxa"/>
          </w:tcPr>
          <w:p w14:paraId="1BF64FE4" w14:textId="04B6BB2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9403AC" w:rsidRPr="00323F2C" w14:paraId="4FEA8DFE" w14:textId="77777777" w:rsidTr="00383FC8">
        <w:trPr>
          <w:trHeight w:val="144"/>
        </w:trPr>
        <w:tc>
          <w:tcPr>
            <w:tcW w:w="1233" w:type="dxa"/>
            <w:vAlign w:val="bottom"/>
          </w:tcPr>
          <w:p w14:paraId="46B873F0" w14:textId="314879C9"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vAlign w:val="bottom"/>
          </w:tcPr>
          <w:p w14:paraId="2F42BE11" w14:textId="1E91495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309" w:type="dxa"/>
            <w:vAlign w:val="bottom"/>
          </w:tcPr>
          <w:p w14:paraId="2E8268CB"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Model #</w:t>
            </w:r>
          </w:p>
        </w:tc>
        <w:tc>
          <w:tcPr>
            <w:tcW w:w="1260" w:type="dxa"/>
            <w:gridSpan w:val="2"/>
            <w:vAlign w:val="bottom"/>
          </w:tcPr>
          <w:p w14:paraId="5BFB0CAF"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Rated effectiveness</w:t>
            </w:r>
          </w:p>
        </w:tc>
        <w:tc>
          <w:tcPr>
            <w:tcW w:w="2070" w:type="dxa"/>
            <w:gridSpan w:val="2"/>
            <w:vAlign w:val="bottom"/>
          </w:tcPr>
          <w:p w14:paraId="4C96FEF5" w14:textId="42DF638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1890" w:type="dxa"/>
            <w:gridSpan w:val="2"/>
            <w:vAlign w:val="bottom"/>
          </w:tcPr>
          <w:p w14:paraId="57BFED18"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800" w:type="dxa"/>
            <w:vAlign w:val="bottom"/>
          </w:tcPr>
          <w:p w14:paraId="78F7A7BA"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tc>
      </w:tr>
      <w:tr w:rsidR="009403AC" w:rsidRPr="00323F2C" w14:paraId="0CFF93EB" w14:textId="77777777" w:rsidTr="003C4442">
        <w:trPr>
          <w:trHeight w:val="188"/>
        </w:trPr>
        <w:tc>
          <w:tcPr>
            <w:tcW w:w="1233" w:type="dxa"/>
          </w:tcPr>
          <w:p w14:paraId="3CF0660D" w14:textId="5D5BC6E0" w:rsidR="009403AC" w:rsidRPr="009D79A7" w:rsidRDefault="00211E93"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r w:rsidR="00096D14">
              <w:rPr>
                <w:rFonts w:asciiTheme="minorHAnsi" w:eastAsia="Times New Roman" w:hAnsiTheme="minorHAnsi" w:cstheme="minorHAnsi"/>
                <w:sz w:val="18"/>
                <w:szCs w:val="18"/>
              </w:rPr>
              <w:t>B</w:t>
            </w:r>
            <w:r>
              <w:rPr>
                <w:rFonts w:asciiTheme="minorHAnsi" w:eastAsia="Times New Roman" w:hAnsiTheme="minorHAnsi" w:cstheme="minorHAnsi"/>
                <w:sz w:val="18"/>
                <w:szCs w:val="18"/>
              </w:rPr>
              <w:t>02</w:t>
            </w:r>
            <w:r w:rsidR="00096D14">
              <w:rPr>
                <w:rFonts w:asciiTheme="minorHAnsi" w:eastAsia="Times New Roman" w:hAnsiTheme="minorHAnsi" w:cstheme="minorHAnsi"/>
                <w:sz w:val="18"/>
                <w:szCs w:val="18"/>
              </w:rPr>
              <w:t xml:space="preserve"> or</w:t>
            </w:r>
            <w:r w:rsidR="001D6488">
              <w:rPr>
                <w:rFonts w:asciiTheme="minorHAnsi" w:eastAsia="Times New Roman" w:hAnsiTheme="minorHAnsi" w:cstheme="minorHAnsi"/>
                <w:sz w:val="18"/>
                <w:szCs w:val="18"/>
              </w:rPr>
              <w:t>B2-</w:t>
            </w:r>
            <w:r w:rsidR="00096D14">
              <w:rPr>
                <w:rFonts w:asciiTheme="minorHAnsi" w:eastAsia="Times New Roman" w:hAnsiTheme="minorHAnsi" w:cstheme="minorHAnsi"/>
                <w:sz w:val="18"/>
                <w:szCs w:val="18"/>
              </w:rPr>
              <w:t>02</w:t>
            </w:r>
            <w:r w:rsidR="009403AC">
              <w:rPr>
                <w:rFonts w:asciiTheme="minorHAnsi" w:eastAsia="Times New Roman" w:hAnsiTheme="minorHAnsi" w:cstheme="minorHAnsi"/>
                <w:sz w:val="18"/>
                <w:szCs w:val="18"/>
              </w:rPr>
              <w:t>&gt;&gt;</w:t>
            </w:r>
          </w:p>
        </w:tc>
        <w:tc>
          <w:tcPr>
            <w:tcW w:w="1233" w:type="dxa"/>
          </w:tcPr>
          <w:p w14:paraId="74563A30" w14:textId="2D44A165"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309" w:type="dxa"/>
          </w:tcPr>
          <w:p w14:paraId="2B033960" w14:textId="6D0A631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260" w:type="dxa"/>
            <w:gridSpan w:val="2"/>
          </w:tcPr>
          <w:p w14:paraId="35BCEE1E" w14:textId="17671AD6"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value ≥ Rated Effectiveness in I02, 0.42≤I03&lt;1 </w:t>
            </w:r>
            <w:r w:rsidRPr="009D79A7">
              <w:rPr>
                <w:rFonts w:asciiTheme="minorHAnsi" w:eastAsia="Times New Roman" w:hAnsiTheme="minorHAnsi" w:cstheme="minorHAnsi"/>
                <w:sz w:val="18"/>
                <w:szCs w:val="18"/>
              </w:rPr>
              <w:t>&gt;&gt;</w:t>
            </w:r>
          </w:p>
        </w:tc>
        <w:tc>
          <w:tcPr>
            <w:tcW w:w="2070" w:type="dxa"/>
            <w:gridSpan w:val="2"/>
          </w:tcPr>
          <w:p w14:paraId="4937259A" w14:textId="0225239B" w:rsidR="009403AC"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 xml:space="preserve">&lt;&lt; If performance, reference value from I03.  If prescriptive, </w:t>
            </w:r>
            <w:r w:rsidRPr="00FE60ED">
              <w:rPr>
                <w:rFonts w:asciiTheme="minorHAnsi" w:hAnsiTheme="minorHAnsi"/>
                <w:sz w:val="18"/>
                <w:szCs w:val="18"/>
              </w:rPr>
              <w:t>user pick from list:</w:t>
            </w:r>
          </w:p>
          <w:p w14:paraId="5D97E0E2" w14:textId="77777777" w:rsidR="009403AC" w:rsidRPr="005A5077" w:rsidRDefault="009403AC" w:rsidP="002F54CC">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9403AC" w:rsidRDefault="009403AC" w:rsidP="002F54CC">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9403AC" w:rsidRPr="009D79A7" w:rsidRDefault="009403AC" w:rsidP="002F54CC">
            <w:pPr>
              <w:pStyle w:val="ListParagraph"/>
              <w:keepNext/>
              <w:numPr>
                <w:ilvl w:val="0"/>
                <w:numId w:val="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1890" w:type="dxa"/>
            <w:gridSpan w:val="2"/>
          </w:tcPr>
          <w:p w14:paraId="2F3AE271" w14:textId="0EFB096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,0&lt;I06≤100 </w:t>
            </w:r>
            <w:r w:rsidRPr="009D79A7">
              <w:rPr>
                <w:rFonts w:asciiTheme="minorHAnsi" w:eastAsia="Times New Roman" w:hAnsiTheme="minorHAnsi" w:cstheme="minorHAnsi"/>
                <w:sz w:val="18"/>
                <w:szCs w:val="18"/>
              </w:rPr>
              <w:t>&gt;&gt;</w:t>
            </w:r>
          </w:p>
        </w:tc>
        <w:tc>
          <w:tcPr>
            <w:tcW w:w="1800" w:type="dxa"/>
          </w:tcPr>
          <w:p w14:paraId="010DE464"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Yes       □ No</w:t>
            </w:r>
          </w:p>
        </w:tc>
      </w:tr>
      <w:tr w:rsidR="009403AC" w:rsidRPr="00323F2C" w14:paraId="6FCEBAFC" w14:textId="77777777" w:rsidTr="003C4442">
        <w:trPr>
          <w:trHeight w:val="188"/>
        </w:trPr>
        <w:tc>
          <w:tcPr>
            <w:tcW w:w="1233" w:type="dxa"/>
          </w:tcPr>
          <w:p w14:paraId="0D51D516"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tcPr>
          <w:p w14:paraId="657FC3C9" w14:textId="6D87C9B3"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09" w:type="dxa"/>
          </w:tcPr>
          <w:p w14:paraId="7186D494"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60" w:type="dxa"/>
            <w:gridSpan w:val="2"/>
          </w:tcPr>
          <w:p w14:paraId="5C961472"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70" w:type="dxa"/>
            <w:gridSpan w:val="2"/>
          </w:tcPr>
          <w:p w14:paraId="049B3BCD"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90" w:type="dxa"/>
            <w:gridSpan w:val="2"/>
          </w:tcPr>
          <w:p w14:paraId="5251C78B"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00" w:type="dxa"/>
          </w:tcPr>
          <w:p w14:paraId="2660EF72"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403AC" w:rsidRPr="00323F2C" w14:paraId="13372191" w14:textId="77777777" w:rsidTr="003C4442">
        <w:trPr>
          <w:trHeight w:val="188"/>
        </w:trPr>
        <w:tc>
          <w:tcPr>
            <w:tcW w:w="1233" w:type="dxa"/>
          </w:tcPr>
          <w:p w14:paraId="1B3562AA" w14:textId="7137B02B"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562" w:type="dxa"/>
            <w:gridSpan w:val="9"/>
          </w:tcPr>
          <w:p w14:paraId="453EBF21" w14:textId="7C763592"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9403AC" w:rsidRPr="00323F2C" w14:paraId="56DA45F1" w14:textId="77777777" w:rsidTr="003C4442">
        <w:trPr>
          <w:trHeight w:val="188"/>
        </w:trPr>
        <w:tc>
          <w:tcPr>
            <w:tcW w:w="1233" w:type="dxa"/>
          </w:tcPr>
          <w:p w14:paraId="07EE8E93" w14:textId="006E675F"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562" w:type="dxa"/>
            <w:gridSpan w:val="9"/>
          </w:tcPr>
          <w:p w14:paraId="4CE3B66D" w14:textId="70FD432B"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9403AC" w:rsidRPr="00323F2C" w14:paraId="65A75D61" w14:textId="77777777" w:rsidTr="003C4442">
        <w:trPr>
          <w:trHeight w:val="188"/>
        </w:trPr>
        <w:tc>
          <w:tcPr>
            <w:tcW w:w="1233" w:type="dxa"/>
          </w:tcPr>
          <w:p w14:paraId="6A26D26D" w14:textId="268063D5"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562" w:type="dxa"/>
            <w:gridSpan w:val="9"/>
          </w:tcPr>
          <w:p w14:paraId="64427C4C" w14:textId="3F7AA5F4" w:rsidR="009403AC" w:rsidRPr="00935859"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9403AC" w:rsidRPr="00323F2C" w14:paraId="43E86152" w14:textId="77777777" w:rsidTr="003C4442">
        <w:trPr>
          <w:trHeight w:val="188"/>
        </w:trPr>
        <w:tc>
          <w:tcPr>
            <w:tcW w:w="1233" w:type="dxa"/>
            <w:vAlign w:val="center"/>
          </w:tcPr>
          <w:p w14:paraId="7A4A82F1" w14:textId="7C00A11D" w:rsidR="009403AC" w:rsidRPr="00450E94"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Pr>
                <w:rFonts w:cstheme="minorHAnsi"/>
                <w:sz w:val="18"/>
                <w:szCs w:val="18"/>
              </w:rPr>
              <w:t>15</w:t>
            </w:r>
          </w:p>
        </w:tc>
        <w:tc>
          <w:tcPr>
            <w:tcW w:w="4059" w:type="dxa"/>
            <w:gridSpan w:val="5"/>
            <w:vAlign w:val="center"/>
          </w:tcPr>
          <w:p w14:paraId="41C2457B" w14:textId="5218B5B8" w:rsidR="009403AC" w:rsidRPr="00B71192"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Verification Status:</w:t>
            </w:r>
          </w:p>
        </w:tc>
        <w:tc>
          <w:tcPr>
            <w:tcW w:w="5503" w:type="dxa"/>
            <w:gridSpan w:val="4"/>
            <w:vAlign w:val="center"/>
          </w:tcPr>
          <w:p w14:paraId="190030AF" w14:textId="77777777" w:rsidR="009403AC" w:rsidRPr="00B71192" w:rsidRDefault="009403AC"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7585F13" w14:textId="77777777" w:rsidR="009403AC" w:rsidRPr="00B71192" w:rsidRDefault="009403AC"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3C97DB4" w14:textId="544429E7" w:rsidR="009403AC" w:rsidRPr="00450E94" w:rsidRDefault="009403AC" w:rsidP="002F54CC">
            <w:pPr>
              <w:pStyle w:val="ListParagraph"/>
              <w:keepNext/>
              <w:numPr>
                <w:ilvl w:val="0"/>
                <w:numId w:val="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9403AC" w:rsidRPr="00323F2C" w14:paraId="628C4E55" w14:textId="77777777" w:rsidTr="003C4442">
        <w:trPr>
          <w:trHeight w:val="188"/>
        </w:trPr>
        <w:tc>
          <w:tcPr>
            <w:tcW w:w="1233" w:type="dxa"/>
          </w:tcPr>
          <w:p w14:paraId="48F1EE12" w14:textId="7736260B" w:rsidR="009403AC" w:rsidRPr="00450E94"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Pr>
                <w:rFonts w:cstheme="minorHAnsi"/>
                <w:sz w:val="18"/>
                <w:szCs w:val="18"/>
              </w:rPr>
              <w:t>16</w:t>
            </w:r>
          </w:p>
        </w:tc>
        <w:tc>
          <w:tcPr>
            <w:tcW w:w="9562" w:type="dxa"/>
            <w:gridSpan w:val="9"/>
            <w:vAlign w:val="center"/>
          </w:tcPr>
          <w:p w14:paraId="5DC17AAE" w14:textId="73CF8012" w:rsidR="009403AC" w:rsidRPr="00B71192"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 xml:space="preserve">Correction Notes: </w:t>
            </w:r>
            <w:r w:rsidRPr="00450E94">
              <w:rPr>
                <w:rFonts w:asciiTheme="minorHAnsi" w:hAnsiTheme="minorHAnsi" w:cs="TimesNewRomanPS-BoldMT"/>
                <w:bCs/>
                <w:sz w:val="18"/>
                <w:szCs w:val="18"/>
              </w:rPr>
              <w:t>&lt;&lt;if Verification Status= Fail, then text entry in this Corrections Notes field is required;  user input text&gt;&gt;</w:t>
            </w:r>
          </w:p>
        </w:tc>
      </w:tr>
      <w:tr w:rsidR="009403AC" w:rsidRPr="00323F2C" w14:paraId="2897199D" w14:textId="77777777" w:rsidTr="003C4442">
        <w:trPr>
          <w:trHeight w:val="260"/>
        </w:trPr>
        <w:tc>
          <w:tcPr>
            <w:tcW w:w="10795" w:type="dxa"/>
            <w:gridSpan w:val="10"/>
          </w:tcPr>
          <w:p w14:paraId="43DA4BB4" w14:textId="0446FA37"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7D07AA51" w14:textId="14ACBEA2" w:rsidR="00E65CD8" w:rsidRPr="00A05A69"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4102"/>
        <w:gridCol w:w="6115"/>
      </w:tblGrid>
      <w:tr w:rsidR="000E1685" w:rsidRPr="00323F2C" w14:paraId="0F7F46AF" w14:textId="77777777" w:rsidTr="002625AF">
        <w:trPr>
          <w:trHeight w:hRule="exact" w:val="712"/>
          <w:tblHeader/>
        </w:trPr>
        <w:tc>
          <w:tcPr>
            <w:tcW w:w="10790" w:type="dxa"/>
            <w:gridSpan w:val="3"/>
            <w:tcBorders>
              <w:bottom w:val="single" w:sz="4" w:space="0" w:color="auto"/>
            </w:tcBorders>
          </w:tcPr>
          <w:p w14:paraId="0F7F46AB" w14:textId="737624FC" w:rsidR="000E1685" w:rsidRPr="00A05A69"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A05A69">
              <w:rPr>
                <w:rFonts w:asciiTheme="minorHAnsi" w:hAnsiTheme="minorHAnsi" w:cstheme="minorHAnsi"/>
                <w:b/>
                <w:sz w:val="18"/>
                <w:szCs w:val="18"/>
              </w:rPr>
              <w:t>.</w:t>
            </w:r>
            <w:r w:rsidR="000E1685" w:rsidRPr="00A05A69">
              <w:rPr>
                <w:rFonts w:asciiTheme="minorHAnsi" w:hAnsiTheme="minorHAnsi" w:cstheme="minorHAnsi"/>
                <w:b/>
                <w:sz w:val="18"/>
                <w:szCs w:val="18"/>
              </w:rPr>
              <w:t xml:space="preserve"> HERS-Verified Pipe Insulation </w:t>
            </w:r>
            <w:r w:rsidR="0065796D" w:rsidRPr="00A05A69">
              <w:rPr>
                <w:rFonts w:asciiTheme="minorHAnsi" w:hAnsiTheme="minorHAnsi" w:cstheme="minorHAnsi"/>
                <w:b/>
                <w:sz w:val="18"/>
                <w:szCs w:val="18"/>
              </w:rPr>
              <w:t>Credit</w:t>
            </w:r>
            <w:r w:rsidR="001938BC" w:rsidRPr="00A05A69">
              <w:rPr>
                <w:rFonts w:asciiTheme="minorHAnsi" w:hAnsiTheme="minorHAnsi" w:cstheme="minorHAnsi"/>
                <w:b/>
                <w:sz w:val="18"/>
                <w:szCs w:val="18"/>
              </w:rPr>
              <w:t xml:space="preserve"> Requirements</w:t>
            </w:r>
            <w:r w:rsidR="00B04692" w:rsidRPr="00A05A69">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05A69">
              <w:rPr>
                <w:rFonts w:asciiTheme="minorHAnsi" w:hAnsiTheme="minorHAnsi" w:cstheme="minorHAnsi"/>
                <w:b/>
                <w:sz w:val="18"/>
                <w:szCs w:val="18"/>
              </w:rPr>
              <w:t>(RA3.6.3)</w:t>
            </w:r>
          </w:p>
          <w:p w14:paraId="0F7F46AD" w14:textId="24E95AB7" w:rsidR="007305A1" w:rsidRPr="00A05A69" w:rsidRDefault="001938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Systems that utilize this distribution type shall comply with these requirements</w:t>
            </w:r>
            <w:r w:rsidR="00092950" w:rsidRPr="00A05A69">
              <w:rPr>
                <w:rFonts w:asciiTheme="minorHAnsi" w:hAnsiTheme="minorHAnsi" w:cstheme="minorHAnsi"/>
                <w:sz w:val="18"/>
                <w:szCs w:val="18"/>
              </w:rPr>
              <w:t>.</w:t>
            </w:r>
            <w:r w:rsidR="00641F8E">
              <w:rPr>
                <w:rFonts w:asciiTheme="minorHAnsi" w:hAnsiTheme="minorHAnsi" w:cstheme="minorHAnsi"/>
                <w:sz w:val="18"/>
                <w:szCs w:val="18"/>
              </w:rPr>
              <w:t xml:space="preserve">  </w:t>
            </w:r>
            <w:r w:rsidR="007305A1" w:rsidRPr="00A05A69">
              <w:rPr>
                <w:rFonts w:asciiTheme="minorHAnsi" w:hAnsiTheme="minorHAnsi" w:cstheme="minorHAnsi"/>
                <w:sz w:val="18"/>
                <w:szCs w:val="18"/>
              </w:rPr>
              <w:t xml:space="preserve">&lt;&lt;If </w:t>
            </w:r>
            <w:r w:rsidR="00F96517" w:rsidRPr="00A05A69">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211E93">
              <w:rPr>
                <w:rFonts w:asciiTheme="minorHAnsi" w:hAnsiTheme="minorHAnsi" w:cstheme="minorHAnsi"/>
                <w:sz w:val="18"/>
                <w:szCs w:val="18"/>
              </w:rPr>
              <w:t>10</w:t>
            </w:r>
            <w:r w:rsidR="00096D14">
              <w:rPr>
                <w:rFonts w:asciiTheme="minorHAnsi" w:hAnsiTheme="minorHAnsi" w:cstheme="minorHAnsi"/>
                <w:sz w:val="18"/>
                <w:szCs w:val="18"/>
              </w:rPr>
              <w:t xml:space="preserve"> or </w:t>
            </w:r>
            <w:r w:rsidR="00C70FB4">
              <w:rPr>
                <w:rFonts w:asciiTheme="minorHAnsi" w:hAnsiTheme="minorHAnsi" w:cstheme="minorHAnsi"/>
                <w:sz w:val="18"/>
                <w:szCs w:val="18"/>
              </w:rPr>
              <w:t>A2-</w:t>
            </w:r>
            <w:r w:rsidR="00096D14">
              <w:rPr>
                <w:rFonts w:asciiTheme="minorHAnsi" w:hAnsiTheme="minorHAnsi" w:cstheme="minorHAnsi"/>
                <w:sz w:val="18"/>
                <w:szCs w:val="18"/>
              </w:rPr>
              <w:t>07</w:t>
            </w:r>
            <w:r w:rsidR="00FF28D5" w:rsidRPr="00A05A69">
              <w:rPr>
                <w:rFonts w:asciiTheme="minorHAnsi" w:hAnsiTheme="minorHAnsi" w:cstheme="minorHAnsi"/>
                <w:sz w:val="18"/>
                <w:szCs w:val="18"/>
              </w:rPr>
              <w:t xml:space="preserve"> </w:t>
            </w:r>
            <w:r w:rsidR="00F96517" w:rsidRPr="00A05A69">
              <w:rPr>
                <w:rFonts w:asciiTheme="minorHAnsi" w:hAnsiTheme="minorHAnsi" w:cstheme="minorHAnsi"/>
                <w:sz w:val="18"/>
                <w:szCs w:val="18"/>
              </w:rPr>
              <w:t>that have a value =</w:t>
            </w:r>
            <w:r w:rsidR="00F4590C" w:rsidRPr="00A05A69">
              <w:rPr>
                <w:rFonts w:asciiTheme="minorHAnsi" w:hAnsiTheme="minorHAnsi" w:cstheme="minorHAnsi"/>
                <w:sz w:val="18"/>
                <w:szCs w:val="18"/>
              </w:rPr>
              <w:t xml:space="preserve"> “</w:t>
            </w:r>
            <w:r w:rsidR="00A82A43" w:rsidRPr="00A05A69">
              <w:rPr>
                <w:rFonts w:asciiTheme="minorHAnsi" w:hAnsiTheme="minorHAnsi" w:cstheme="minorHAnsi"/>
                <w:sz w:val="18"/>
                <w:szCs w:val="18"/>
              </w:rPr>
              <w:t xml:space="preserve">HERS-Verified Pipe Insulation </w:t>
            </w:r>
            <w:r w:rsidR="0065796D" w:rsidRPr="00A05A69">
              <w:rPr>
                <w:rFonts w:asciiTheme="minorHAnsi" w:hAnsiTheme="minorHAnsi" w:cstheme="minorHAnsi"/>
                <w:sz w:val="18"/>
                <w:szCs w:val="18"/>
              </w:rPr>
              <w:t>Credit</w:t>
            </w:r>
            <w:r w:rsidR="00F4590C" w:rsidRPr="00A05A69">
              <w:rPr>
                <w:rFonts w:asciiTheme="minorHAnsi" w:hAnsiTheme="minorHAnsi" w:cstheme="minorHAnsi"/>
                <w:sz w:val="18"/>
                <w:szCs w:val="18"/>
              </w:rPr>
              <w:t>”</w:t>
            </w:r>
            <w:r w:rsidR="007305A1" w:rsidRPr="00A05A69">
              <w:rPr>
                <w:rFonts w:asciiTheme="minorHAnsi" w:hAnsiTheme="minorHAnsi" w:cstheme="minorHAnsi"/>
                <w:sz w:val="18"/>
                <w:szCs w:val="18"/>
              </w:rPr>
              <w:t>, then display the "section does not apply" message</w:t>
            </w:r>
            <w:r w:rsidR="00F4590C" w:rsidRPr="00A05A69">
              <w:rPr>
                <w:rFonts w:asciiTheme="minorHAnsi" w:hAnsiTheme="minorHAnsi" w:cstheme="minorHAnsi"/>
                <w:sz w:val="18"/>
                <w:szCs w:val="18"/>
              </w:rPr>
              <w:t xml:space="preserve">; else display this entire table </w:t>
            </w:r>
            <w:r w:rsidR="007305A1" w:rsidRPr="00A05A69">
              <w:rPr>
                <w:rFonts w:asciiTheme="minorHAnsi" w:hAnsiTheme="minorHAnsi" w:cstheme="minorHAnsi"/>
                <w:sz w:val="18"/>
                <w:szCs w:val="18"/>
              </w:rPr>
              <w:t>&gt;&gt;</w:t>
            </w:r>
          </w:p>
          <w:p w14:paraId="0F7F46AE" w14:textId="77777777" w:rsidR="000E1685" w:rsidRPr="00A05A69"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2625AF">
        <w:trPr>
          <w:trHeight w:hRule="exact" w:val="361"/>
          <w:tblHeader/>
        </w:trPr>
        <w:tc>
          <w:tcPr>
            <w:tcW w:w="573" w:type="dxa"/>
            <w:vAlign w:val="center"/>
          </w:tcPr>
          <w:p w14:paraId="0F7F46B0" w14:textId="77777777" w:rsidR="00A956FB" w:rsidRPr="00A05A69"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01</w:t>
            </w:r>
          </w:p>
        </w:tc>
        <w:tc>
          <w:tcPr>
            <w:tcW w:w="10217" w:type="dxa"/>
            <w:gridSpan w:val="2"/>
            <w:vAlign w:val="center"/>
          </w:tcPr>
          <w:p w14:paraId="0F7F46B1" w14:textId="73AAFA8E" w:rsidR="00A956FB" w:rsidRPr="00A05A69"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comply with the insulation requirements in </w:t>
            </w:r>
            <w:r>
              <w:rPr>
                <w:rFonts w:asciiTheme="minorHAnsi" w:hAnsiTheme="minorHAnsi" w:cstheme="minorHAnsi"/>
                <w:sz w:val="18"/>
                <w:szCs w:val="18"/>
              </w:rPr>
              <w:t>150.0(J).</w:t>
            </w:r>
          </w:p>
        </w:tc>
      </w:tr>
      <w:tr w:rsidR="002625AF" w:rsidRPr="00323F2C" w14:paraId="0E223B85" w14:textId="77777777" w:rsidTr="00450E94">
        <w:trPr>
          <w:trHeight w:hRule="exact" w:val="1162"/>
          <w:tblHeader/>
        </w:trPr>
        <w:tc>
          <w:tcPr>
            <w:tcW w:w="573" w:type="dxa"/>
            <w:vAlign w:val="center"/>
          </w:tcPr>
          <w:p w14:paraId="07088214" w14:textId="218366DA"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02</w:t>
            </w:r>
          </w:p>
        </w:tc>
        <w:tc>
          <w:tcPr>
            <w:tcW w:w="4102" w:type="dxa"/>
            <w:vAlign w:val="center"/>
          </w:tcPr>
          <w:p w14:paraId="4B8B7B0B" w14:textId="4BB2A37F"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115" w:type="dxa"/>
            <w:vAlign w:val="center"/>
          </w:tcPr>
          <w:p w14:paraId="2454CF64" w14:textId="2C1D0A41" w:rsidR="003A56CA" w:rsidRPr="00450E94" w:rsidRDefault="003A56CA" w:rsidP="00450E94">
            <w:pPr>
              <w:keepNext/>
              <w:tabs>
                <w:tab w:val="left" w:pos="356"/>
              </w:tabs>
              <w:spacing w:after="0" w:line="240" w:lineRule="auto"/>
              <w:rPr>
                <w:sz w:val="18"/>
                <w:szCs w:val="18"/>
              </w:rPr>
            </w:pPr>
            <w:r w:rsidRPr="00450E94">
              <w:rPr>
                <w:sz w:val="18"/>
                <w:szCs w:val="18"/>
              </w:rPr>
              <w:t>&lt;&lt;user pick from list:</w:t>
            </w:r>
          </w:p>
          <w:p w14:paraId="1F37172E" w14:textId="7AAB9A8B" w:rsidR="002625AF" w:rsidRPr="00B71192" w:rsidRDefault="002625AF"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1F810399" w14:textId="77777777" w:rsidR="002625AF" w:rsidRPr="00B71192" w:rsidRDefault="002625AF"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C72E0AD" w14:textId="3373CDCA" w:rsidR="002625AF" w:rsidRPr="00450E94" w:rsidRDefault="002625AF"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2625AF" w:rsidRPr="00323F2C" w14:paraId="5BE2017A" w14:textId="77777777" w:rsidTr="00450E94">
        <w:trPr>
          <w:trHeight w:hRule="exact" w:val="280"/>
          <w:tblHeader/>
        </w:trPr>
        <w:tc>
          <w:tcPr>
            <w:tcW w:w="573" w:type="dxa"/>
            <w:vAlign w:val="center"/>
          </w:tcPr>
          <w:p w14:paraId="5C353D0D" w14:textId="5CC9F600" w:rsidR="002625AF" w:rsidRPr="00B71192"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217" w:type="dxa"/>
            <w:gridSpan w:val="2"/>
            <w:vAlign w:val="center"/>
          </w:tcPr>
          <w:p w14:paraId="01740B4C" w14:textId="5D854901"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3A56CA" w:rsidRPr="00450E94">
              <w:rPr>
                <w:rFonts w:asciiTheme="minorHAnsi" w:hAnsiTheme="minorHAnsi" w:cs="TimesNewRomanPS-BoldMT"/>
                <w:bCs/>
                <w:sz w:val="18"/>
                <w:szCs w:val="18"/>
              </w:rPr>
              <w:t>&lt;&lt;if Verification Status= Fail, then text entry in this Corrections Notes field is required;  user input text&gt;&gt;</w:t>
            </w:r>
          </w:p>
        </w:tc>
      </w:tr>
      <w:tr w:rsidR="002625AF" w:rsidRPr="00323F2C" w14:paraId="0F7F46B5" w14:textId="77777777" w:rsidTr="00450E94">
        <w:trPr>
          <w:trHeight w:hRule="exact" w:val="532"/>
          <w:tblHeader/>
        </w:trPr>
        <w:tc>
          <w:tcPr>
            <w:tcW w:w="10790" w:type="dxa"/>
            <w:gridSpan w:val="3"/>
            <w:tcBorders>
              <w:top w:val="single" w:sz="4" w:space="0" w:color="000000"/>
              <w:left w:val="single" w:sz="4" w:space="0" w:color="000000"/>
              <w:bottom w:val="single" w:sz="4" w:space="0" w:color="auto"/>
              <w:right w:val="single" w:sz="4" w:space="0" w:color="000000"/>
            </w:tcBorders>
          </w:tcPr>
          <w:p w14:paraId="0F7F46B3" w14:textId="305605C6" w:rsidR="002625AF" w:rsidRPr="000849F0" w:rsidRDefault="003A56CA" w:rsidP="002625AF">
            <w:pPr>
              <w:spacing w:after="0" w:line="240" w:lineRule="auto"/>
              <w:rPr>
                <w:rFonts w:asciiTheme="minorHAnsi" w:hAnsiTheme="minorHAnsi"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p w14:paraId="0F7F46B4" w14:textId="77777777" w:rsidR="002625AF" w:rsidRPr="001E3511" w:rsidRDefault="002625AF" w:rsidP="002625AF">
            <w:pPr>
              <w:spacing w:after="0" w:line="240" w:lineRule="auto"/>
              <w:rPr>
                <w:rFonts w:asciiTheme="minorHAnsi" w:hAnsiTheme="minorHAnsi" w:cstheme="minorHAnsi"/>
                <w:b/>
                <w:sz w:val="18"/>
                <w:szCs w:val="18"/>
              </w:rPr>
            </w:pPr>
          </w:p>
        </w:tc>
      </w:tr>
    </w:tbl>
    <w:p w14:paraId="0F7F46B6" w14:textId="77777777" w:rsidR="000E1685" w:rsidRPr="00A05A69"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117"/>
        <w:gridCol w:w="6098"/>
      </w:tblGrid>
      <w:tr w:rsidR="00064F9C" w:rsidRPr="00323F2C" w14:paraId="0F7F46BA" w14:textId="77777777" w:rsidTr="002625AF">
        <w:trPr>
          <w:trHeight w:hRule="exact" w:val="712"/>
          <w:tblHeader/>
        </w:trPr>
        <w:tc>
          <w:tcPr>
            <w:tcW w:w="10773" w:type="dxa"/>
            <w:gridSpan w:val="3"/>
            <w:tcBorders>
              <w:bottom w:val="single" w:sz="4" w:space="0" w:color="auto"/>
            </w:tcBorders>
          </w:tcPr>
          <w:p w14:paraId="0F7F46B7" w14:textId="0C6AAC63" w:rsidR="00064F9C" w:rsidRPr="00A05A69"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K</w:t>
            </w:r>
            <w:r w:rsidR="00064F9C" w:rsidRPr="00A05A69">
              <w:rPr>
                <w:rFonts w:asciiTheme="minorHAnsi" w:hAnsiTheme="minorHAnsi" w:cstheme="minorHAnsi"/>
                <w:b/>
                <w:sz w:val="18"/>
                <w:szCs w:val="18"/>
              </w:rPr>
              <w:t xml:space="preserve">. HERS-Verified Parallel Piping </w:t>
            </w:r>
            <w:r w:rsidR="001938BC" w:rsidRPr="00A05A69">
              <w:rPr>
                <w:rFonts w:asciiTheme="minorHAnsi" w:hAnsiTheme="minorHAnsi" w:cstheme="minorHAnsi"/>
                <w:b/>
                <w:sz w:val="18"/>
                <w:szCs w:val="18"/>
              </w:rPr>
              <w:t>Requirements</w:t>
            </w:r>
            <w:r w:rsidR="00DF32C1">
              <w:rPr>
                <w:rFonts w:asciiTheme="minorHAnsi" w:hAnsiTheme="minorHAnsi" w:cstheme="minorHAnsi"/>
                <w:b/>
                <w:sz w:val="18"/>
                <w:szCs w:val="18"/>
              </w:rPr>
              <w:t xml:space="preserve"> (PP-H) </w:t>
            </w:r>
            <w:r w:rsidR="00777ED6">
              <w:rPr>
                <w:rFonts w:asciiTheme="minorHAnsi" w:hAnsiTheme="minorHAnsi" w:cstheme="minorHAnsi"/>
                <w:b/>
                <w:sz w:val="18"/>
                <w:szCs w:val="18"/>
              </w:rPr>
              <w:t>(</w:t>
            </w:r>
            <w:r w:rsidR="00B04692" w:rsidRPr="00A05A69">
              <w:rPr>
                <w:rFonts w:asciiTheme="minorHAnsi" w:hAnsiTheme="minorHAnsi" w:cstheme="minorHAnsi"/>
                <w:b/>
                <w:sz w:val="18"/>
                <w:szCs w:val="18"/>
              </w:rPr>
              <w:t>RA3.6.4)</w:t>
            </w:r>
          </w:p>
          <w:p w14:paraId="0F7F46B9" w14:textId="2749E211" w:rsidR="009269B2" w:rsidRPr="00A05A69"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A05A69">
              <w:rPr>
                <w:rFonts w:asciiTheme="minorHAnsi" w:hAnsiTheme="minorHAnsi" w:cstheme="minorHAnsi"/>
                <w:sz w:val="18"/>
                <w:szCs w:val="18"/>
              </w:rPr>
              <w:t>Systems that utilize this distribution type shall comply with these requirements</w:t>
            </w:r>
            <w:r w:rsidR="00092950" w:rsidRPr="00A05A69">
              <w:rPr>
                <w:rFonts w:asciiTheme="minorHAnsi" w:hAnsiTheme="minorHAnsi" w:cstheme="minorHAnsi"/>
                <w:sz w:val="18"/>
                <w:szCs w:val="18"/>
              </w:rPr>
              <w:t>.</w:t>
            </w:r>
            <w:r w:rsidR="00641F8E">
              <w:rPr>
                <w:rFonts w:asciiTheme="minorHAnsi" w:hAnsiTheme="minorHAnsi" w:cstheme="minorHAnsi"/>
                <w:sz w:val="18"/>
                <w:szCs w:val="18"/>
              </w:rPr>
              <w:t xml:space="preserve"> </w:t>
            </w:r>
            <w:r w:rsidR="00B77D9F"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00B77D9F" w:rsidRPr="00641F8E">
              <w:rPr>
                <w:rFonts w:asciiTheme="minorHAnsi" w:hAnsiTheme="minorHAnsi" w:cstheme="minorHAnsi"/>
                <w:sz w:val="18"/>
                <w:szCs w:val="20"/>
              </w:rPr>
              <w:t xml:space="preserve"> </w:t>
            </w:r>
            <w:r w:rsidR="00096D14">
              <w:rPr>
                <w:rFonts w:asciiTheme="minorHAnsi" w:hAnsiTheme="minorHAnsi" w:cstheme="minorHAnsi"/>
                <w:sz w:val="18"/>
                <w:szCs w:val="20"/>
              </w:rPr>
              <w:t xml:space="preserve">or </w:t>
            </w:r>
            <w:r w:rsidR="00C70FB4">
              <w:rPr>
                <w:rFonts w:asciiTheme="minorHAnsi" w:hAnsiTheme="minorHAnsi" w:cstheme="minorHAnsi"/>
                <w:sz w:val="18"/>
                <w:szCs w:val="20"/>
              </w:rPr>
              <w:t>A2-</w:t>
            </w:r>
            <w:r w:rsidR="00096D14">
              <w:rPr>
                <w:rFonts w:asciiTheme="minorHAnsi" w:hAnsiTheme="minorHAnsi" w:cstheme="minorHAnsi"/>
                <w:sz w:val="18"/>
                <w:szCs w:val="20"/>
              </w:rPr>
              <w:t xml:space="preserve">07 </w:t>
            </w:r>
            <w:r w:rsidR="00B77D9F" w:rsidRPr="00641F8E">
              <w:rPr>
                <w:rFonts w:asciiTheme="minorHAnsi" w:hAnsiTheme="minorHAnsi" w:cstheme="minorHAnsi"/>
                <w:sz w:val="18"/>
                <w:szCs w:val="20"/>
              </w:rPr>
              <w:t>= “</w:t>
            </w:r>
            <w:r w:rsidR="00B77D9F">
              <w:rPr>
                <w:rFonts w:asciiTheme="minorHAnsi" w:hAnsiTheme="minorHAnsi" w:cstheme="minorHAnsi"/>
                <w:sz w:val="18"/>
                <w:szCs w:val="20"/>
              </w:rPr>
              <w:t>HERS-Verified Parallel Piping</w:t>
            </w:r>
            <w:r w:rsidR="00B77D9F"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625AF">
        <w:trPr>
          <w:trHeight w:hRule="exact" w:val="288"/>
          <w:tblHeader/>
        </w:trPr>
        <w:tc>
          <w:tcPr>
            <w:tcW w:w="558" w:type="dxa"/>
            <w:vAlign w:val="center"/>
          </w:tcPr>
          <w:p w14:paraId="0F7F46BB"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01</w:t>
            </w:r>
          </w:p>
        </w:tc>
        <w:tc>
          <w:tcPr>
            <w:tcW w:w="10215" w:type="dxa"/>
            <w:gridSpan w:val="2"/>
            <w:vAlign w:val="center"/>
          </w:tcPr>
          <w:p w14:paraId="0F7F46BC" w14:textId="7B1F5D16"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625AF">
        <w:trPr>
          <w:trHeight w:hRule="exact" w:val="288"/>
          <w:tblHeader/>
        </w:trPr>
        <w:tc>
          <w:tcPr>
            <w:tcW w:w="558" w:type="dxa"/>
            <w:vAlign w:val="center"/>
          </w:tcPr>
          <w:p w14:paraId="0F7F46BE"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02</w:t>
            </w:r>
          </w:p>
        </w:tc>
        <w:tc>
          <w:tcPr>
            <w:tcW w:w="10215" w:type="dxa"/>
            <w:gridSpan w:val="2"/>
            <w:vAlign w:val="center"/>
          </w:tcPr>
          <w:p w14:paraId="0F7F46BF" w14:textId="7D4300BD" w:rsidR="00CC3747" w:rsidRPr="00A05A69"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625AF">
        <w:trPr>
          <w:trHeight w:hRule="exact" w:val="532"/>
          <w:tblHeader/>
        </w:trPr>
        <w:tc>
          <w:tcPr>
            <w:tcW w:w="558" w:type="dxa"/>
            <w:vAlign w:val="center"/>
          </w:tcPr>
          <w:p w14:paraId="0F7F46C1"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03</w:t>
            </w:r>
          </w:p>
        </w:tc>
        <w:tc>
          <w:tcPr>
            <w:tcW w:w="10215" w:type="dxa"/>
            <w:gridSpan w:val="2"/>
            <w:vAlign w:val="center"/>
          </w:tcPr>
          <w:p w14:paraId="0F7F46C2" w14:textId="0E803FAF"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625AF">
        <w:trPr>
          <w:trHeight w:hRule="exact" w:val="775"/>
          <w:tblHeader/>
        </w:trPr>
        <w:tc>
          <w:tcPr>
            <w:tcW w:w="558" w:type="dxa"/>
            <w:vAlign w:val="center"/>
          </w:tcPr>
          <w:p w14:paraId="0F7F46C4"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04</w:t>
            </w:r>
          </w:p>
        </w:tc>
        <w:tc>
          <w:tcPr>
            <w:tcW w:w="10215" w:type="dxa"/>
            <w:gridSpan w:val="2"/>
            <w:vAlign w:val="center"/>
          </w:tcPr>
          <w:p w14:paraId="0F7F46C5" w14:textId="3071ED84" w:rsidR="00CC3747" w:rsidRPr="00A05A69"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The hot water distribution piping must be separated by at least </w:t>
            </w:r>
            <w:r w:rsidR="00092950" w:rsidRPr="00A05A69">
              <w:rPr>
                <w:rFonts w:asciiTheme="minorHAnsi" w:hAnsiTheme="minorHAnsi" w:cstheme="minorHAnsi"/>
                <w:sz w:val="18"/>
                <w:szCs w:val="18"/>
              </w:rPr>
              <w:t>2</w:t>
            </w:r>
            <w:r w:rsidRPr="00A05A69">
              <w:rPr>
                <w:rFonts w:asciiTheme="minorHAnsi" w:hAnsiTheme="minorHAnsi" w:cstheme="minorHAnsi"/>
                <w:sz w:val="18"/>
                <w:szCs w:val="18"/>
              </w:rPr>
              <w:t xml:space="preserve"> inches from any other hot water supply piping, and at least </w:t>
            </w:r>
            <w:r w:rsidR="00092950" w:rsidRPr="00A05A69">
              <w:rPr>
                <w:rFonts w:asciiTheme="minorHAnsi" w:hAnsiTheme="minorHAnsi" w:cstheme="minorHAnsi"/>
                <w:sz w:val="18"/>
                <w:szCs w:val="18"/>
              </w:rPr>
              <w:t>6</w:t>
            </w:r>
            <w:r w:rsidRPr="00A05A69">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2625AF" w:rsidRPr="00323F2C" w14:paraId="021BD7CF" w14:textId="77777777" w:rsidTr="00450E94">
        <w:trPr>
          <w:trHeight w:hRule="exact" w:val="1207"/>
          <w:tblHeader/>
        </w:trPr>
        <w:tc>
          <w:tcPr>
            <w:tcW w:w="558" w:type="dxa"/>
            <w:vAlign w:val="center"/>
          </w:tcPr>
          <w:p w14:paraId="5C805A75" w14:textId="521C90C9"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05</w:t>
            </w:r>
          </w:p>
        </w:tc>
        <w:tc>
          <w:tcPr>
            <w:tcW w:w="4117" w:type="dxa"/>
            <w:vAlign w:val="center"/>
          </w:tcPr>
          <w:p w14:paraId="61336477" w14:textId="7A0B137B"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098" w:type="dxa"/>
            <w:vAlign w:val="center"/>
          </w:tcPr>
          <w:p w14:paraId="0584AB4A" w14:textId="5E9C7348" w:rsidR="003A56CA" w:rsidRPr="00450E94" w:rsidRDefault="003A56CA" w:rsidP="00450E94">
            <w:pPr>
              <w:keepNext/>
              <w:tabs>
                <w:tab w:val="left" w:pos="356"/>
              </w:tabs>
              <w:spacing w:after="0" w:line="240" w:lineRule="auto"/>
              <w:rPr>
                <w:sz w:val="18"/>
                <w:szCs w:val="18"/>
              </w:rPr>
            </w:pPr>
            <w:r w:rsidRPr="00B71192">
              <w:rPr>
                <w:sz w:val="18"/>
                <w:szCs w:val="18"/>
              </w:rPr>
              <w:t>&lt;&lt;user pick from list:</w:t>
            </w:r>
          </w:p>
          <w:p w14:paraId="15F747C4" w14:textId="0F4FDAAC" w:rsidR="002625AF" w:rsidRPr="00B71192" w:rsidRDefault="002625AF"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4A88DFA0" w14:textId="77777777" w:rsidR="002625AF" w:rsidRPr="00B71192" w:rsidRDefault="002625AF"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431B1C5C" w14:textId="7FF7EA84" w:rsidR="002625AF" w:rsidRPr="00450E94" w:rsidRDefault="002625AF"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2625AF" w:rsidRPr="00323F2C" w14:paraId="5CCF0466" w14:textId="77777777" w:rsidTr="00450E94">
        <w:trPr>
          <w:trHeight w:hRule="exact" w:val="352"/>
          <w:tblHeader/>
        </w:trPr>
        <w:tc>
          <w:tcPr>
            <w:tcW w:w="558" w:type="dxa"/>
            <w:vAlign w:val="center"/>
          </w:tcPr>
          <w:p w14:paraId="07BBB352" w14:textId="1E8506F2" w:rsidR="002625AF" w:rsidRPr="00B71192"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06</w:t>
            </w:r>
          </w:p>
        </w:tc>
        <w:tc>
          <w:tcPr>
            <w:tcW w:w="10215" w:type="dxa"/>
            <w:gridSpan w:val="2"/>
            <w:vAlign w:val="center"/>
          </w:tcPr>
          <w:p w14:paraId="46DB0EAE" w14:textId="4E16B431"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3A56CA" w:rsidRPr="00450E94">
              <w:rPr>
                <w:rFonts w:asciiTheme="minorHAnsi" w:hAnsiTheme="minorHAnsi" w:cs="TimesNewRomanPS-BoldMT"/>
                <w:bCs/>
                <w:sz w:val="18"/>
                <w:szCs w:val="18"/>
              </w:rPr>
              <w:t>&lt;&lt;if Verification Status= Fail, then text entry in this Corrections Notes field is required;  user input text&gt;&gt;</w:t>
            </w:r>
          </w:p>
        </w:tc>
      </w:tr>
      <w:tr w:rsidR="002625AF" w:rsidRPr="00323F2C" w14:paraId="0F7F46C9" w14:textId="77777777" w:rsidTr="00450E94">
        <w:trPr>
          <w:trHeight w:hRule="exact" w:val="550"/>
          <w:tblHeader/>
        </w:trPr>
        <w:tc>
          <w:tcPr>
            <w:tcW w:w="10773" w:type="dxa"/>
            <w:gridSpan w:val="3"/>
            <w:tcBorders>
              <w:top w:val="single" w:sz="4" w:space="0" w:color="000000"/>
              <w:left w:val="single" w:sz="4" w:space="0" w:color="000000"/>
              <w:bottom w:val="single" w:sz="4" w:space="0" w:color="auto"/>
              <w:right w:val="single" w:sz="4" w:space="0" w:color="000000"/>
            </w:tcBorders>
          </w:tcPr>
          <w:p w14:paraId="0F7F46C8" w14:textId="0CC1292A" w:rsidR="002625AF" w:rsidRPr="001E3511" w:rsidRDefault="003A56CA"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795355A1" w14:textId="77777777" w:rsidR="00641F8E" w:rsidRPr="00A05A69"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0B2E1FBB"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t>L. Parallel Piping Requirements (PP) (RA4.4.4)</w:t>
            </w:r>
          </w:p>
          <w:p w14:paraId="3F15B1F7" w14:textId="587279DF"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r w:rsidR="00B77D9F"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00096D14">
              <w:rPr>
                <w:rFonts w:asciiTheme="minorHAnsi" w:hAnsiTheme="minorHAnsi" w:cstheme="minorHAnsi"/>
                <w:sz w:val="18"/>
                <w:szCs w:val="20"/>
              </w:rPr>
              <w:t xml:space="preserve"> or </w:t>
            </w:r>
            <w:r w:rsidR="00A80FE6">
              <w:rPr>
                <w:rFonts w:asciiTheme="minorHAnsi" w:hAnsiTheme="minorHAnsi" w:cstheme="minorHAnsi"/>
                <w:sz w:val="18"/>
                <w:szCs w:val="20"/>
              </w:rPr>
              <w:t>A2-</w:t>
            </w:r>
            <w:r w:rsidR="00096D14">
              <w:rPr>
                <w:rFonts w:asciiTheme="minorHAnsi" w:hAnsiTheme="minorHAnsi" w:cstheme="minorHAnsi"/>
                <w:sz w:val="18"/>
                <w:szCs w:val="20"/>
              </w:rPr>
              <w:t>07</w:t>
            </w:r>
            <w:r w:rsidR="00B77D9F" w:rsidRPr="00641F8E">
              <w:rPr>
                <w:rFonts w:asciiTheme="minorHAnsi" w:hAnsiTheme="minorHAnsi" w:cstheme="minorHAnsi"/>
                <w:sz w:val="18"/>
                <w:szCs w:val="20"/>
              </w:rPr>
              <w:t xml:space="preserve"> = “</w:t>
            </w:r>
            <w:r w:rsidR="00B77D9F">
              <w:rPr>
                <w:rFonts w:asciiTheme="minorHAnsi" w:hAnsiTheme="minorHAnsi" w:cstheme="minorHAnsi"/>
                <w:sz w:val="18"/>
                <w:szCs w:val="20"/>
              </w:rPr>
              <w:t>Parallel Piping</w:t>
            </w:r>
            <w:r w:rsidR="00B77D9F"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368" w:type="dxa"/>
            <w:vAlign w:val="center"/>
          </w:tcPr>
          <w:p w14:paraId="0BF8E7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Each central manifold has 15 feet or less of pipe between manifold and water heater </w:t>
            </w:r>
          </w:p>
        </w:tc>
      </w:tr>
      <w:tr w:rsidR="00641F8E" w:rsidRPr="00641F8E" w14:paraId="0F072DFA" w14:textId="77777777" w:rsidTr="00E20AD9">
        <w:trPr>
          <w:cantSplit/>
          <w:trHeight w:val="288"/>
          <w:tblHeader/>
        </w:trPr>
        <w:tc>
          <w:tcPr>
            <w:tcW w:w="648" w:type="dxa"/>
            <w:vAlign w:val="center"/>
          </w:tcPr>
          <w:p w14:paraId="349691A0"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368" w:type="dxa"/>
            <w:vAlign w:val="center"/>
          </w:tcPr>
          <w:p w14:paraId="1CB331E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641F8E" w:rsidRPr="00641F8E" w14:paraId="4C45A347" w14:textId="77777777" w:rsidTr="00E20AD9">
        <w:trPr>
          <w:cantSplit/>
          <w:trHeight w:val="288"/>
          <w:tblHeader/>
        </w:trPr>
        <w:tc>
          <w:tcPr>
            <w:tcW w:w="648" w:type="dxa"/>
            <w:vAlign w:val="center"/>
          </w:tcPr>
          <w:p w14:paraId="649E1572"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04</w:t>
            </w:r>
          </w:p>
        </w:tc>
        <w:tc>
          <w:tcPr>
            <w:tcW w:w="10368" w:type="dxa"/>
            <w:vAlign w:val="center"/>
          </w:tcPr>
          <w:p w14:paraId="1FA9B30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641F8E" w:rsidRPr="00641F8E" w14:paraId="76F395FA" w14:textId="77777777" w:rsidTr="00383FC8">
        <w:trPr>
          <w:trHeight w:hRule="exact" w:val="235"/>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91432F4" w14:textId="6954F078" w:rsidR="00641F8E" w:rsidRPr="002C7351" w:rsidRDefault="00641F8E">
            <w:pPr>
              <w:keepNext/>
              <w:spacing w:after="0" w:line="240" w:lineRule="auto"/>
              <w:rPr>
                <w:rFonts w:asciiTheme="minorHAnsi" w:hAnsiTheme="minorHAnsi" w:cstheme="minorHAnsi"/>
                <w:b/>
                <w:sz w:val="18"/>
                <w:szCs w:val="18"/>
              </w:rPr>
            </w:pPr>
            <w:r w:rsidRPr="002C7351">
              <w:rPr>
                <w:rFonts w:asciiTheme="minorHAnsi" w:eastAsiaTheme="minorEastAsia" w:hAnsiTheme="minorHAnsi" w:cstheme="minorHAnsi"/>
                <w:b/>
                <w:sz w:val="18"/>
                <w:szCs w:val="18"/>
              </w:rPr>
              <w:t>The responsible person’s signature on this compliance document affirms that all applicable requirements in this table have</w:t>
            </w:r>
            <w:r w:rsidRPr="002C7351">
              <w:rPr>
                <w:rFonts w:asciiTheme="minorHAnsi" w:hAnsiTheme="minorHAnsi" w:cstheme="minorHAnsi"/>
                <w:b/>
                <w:sz w:val="18"/>
                <w:szCs w:val="18"/>
              </w:rPr>
              <w:t xml:space="preserve"> been </w:t>
            </w:r>
            <w:r w:rsidRPr="00DF413D">
              <w:rPr>
                <w:rFonts w:asciiTheme="minorHAnsi" w:hAnsiTheme="minorHAnsi" w:cstheme="minorHAnsi"/>
                <w:b/>
                <w:sz w:val="18"/>
                <w:szCs w:val="18"/>
              </w:rPr>
              <w:t>met</w:t>
            </w:r>
            <w:r w:rsidRPr="002C7351">
              <w:rPr>
                <w:rFonts w:asciiTheme="minorHAnsi" w:hAnsiTheme="minorHAnsi" w:cstheme="minorHAnsi"/>
                <w:b/>
                <w:sz w:val="18"/>
                <w:szCs w:val="18"/>
              </w:rPr>
              <w:t xml:space="preserve">.  </w:t>
            </w:r>
          </w:p>
        </w:tc>
      </w:tr>
    </w:tbl>
    <w:p w14:paraId="3264F97C" w14:textId="77777777" w:rsidR="00641F8E" w:rsidRPr="00A05A69"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62F14F98"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 (RA4.4.5)</w:t>
            </w:r>
          </w:p>
          <w:p w14:paraId="64BD04C3" w14:textId="3ABA35BB"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w:t>
            </w:r>
            <w:r w:rsidR="00B2486A">
              <w:rPr>
                <w:rFonts w:asciiTheme="minorHAnsi" w:hAnsiTheme="minorHAnsi" w:cstheme="minorHAnsi"/>
                <w:sz w:val="18"/>
                <w:szCs w:val="20"/>
              </w:rPr>
              <w:t xml:space="preserve">or </w:t>
            </w:r>
            <w:r w:rsidR="00A80FE6">
              <w:rPr>
                <w:rFonts w:asciiTheme="minorHAnsi" w:hAnsiTheme="minorHAnsi" w:cstheme="minorHAnsi"/>
                <w:sz w:val="18"/>
                <w:szCs w:val="20"/>
              </w:rPr>
              <w:t>A2-</w:t>
            </w:r>
            <w:r w:rsidR="00B2486A">
              <w:rPr>
                <w:rFonts w:asciiTheme="minorHAnsi" w:hAnsiTheme="minorHAnsi" w:cstheme="minorHAnsi"/>
                <w:sz w:val="18"/>
                <w:szCs w:val="20"/>
              </w:rPr>
              <w:t xml:space="preserve">07 </w:t>
            </w:r>
            <w:r w:rsidRPr="00641F8E">
              <w:rPr>
                <w:rFonts w:asciiTheme="minorHAnsi" w:hAnsiTheme="minorHAnsi" w:cstheme="minorHAnsi"/>
                <w:sz w:val="18"/>
                <w:szCs w:val="20"/>
              </w:rPr>
              <w:t>=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r w:rsidRPr="00641F8E">
              <w:rPr>
                <w:rFonts w:asciiTheme="minorHAnsi" w:hAnsiTheme="minorHAnsi" w:cstheme="minorHAnsi"/>
                <w:sz w:val="18"/>
                <w:szCs w:val="20"/>
              </w:rPr>
              <w:t xml:space="preserve">      For combination pipe sizes the max allowed length of 3/8-inch piping is 7.5 feet, of ½ inch piping is 5 feet, and ¾ 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½ inch - For only one pipe size – max length allowed is 10 feet</w:t>
            </w:r>
          </w:p>
          <w:p w14:paraId="71EBFD08"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For combination pipe sizes the allowed length of ½ inch piping is 5 feet, and ¾ 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77777777" w:rsidR="00641F8E" w:rsidRPr="00641F8E" w:rsidRDefault="00641F8E" w:rsidP="00641F8E">
            <w:pPr>
              <w:keepNext/>
              <w:keepLines/>
              <w:suppressAutoHyphens/>
              <w:spacing w:after="0" w:line="240" w:lineRule="auto"/>
              <w:ind w:firstLine="432"/>
              <w:rPr>
                <w:rFonts w:asciiTheme="minorHAnsi" w:eastAsia="Times New Roman" w:hAnsiTheme="minorHAnsi" w:cstheme="minorHAnsi"/>
                <w:i/>
                <w:sz w:val="20"/>
                <w:szCs w:val="20"/>
              </w:rPr>
            </w:pPr>
            <w:r w:rsidRPr="00641F8E">
              <w:rPr>
                <w:rFonts w:asciiTheme="minorHAnsi" w:eastAsia="Times New Roman" w:hAnsiTheme="minorHAnsi" w:cstheme="minorHAnsi"/>
                <w:sz w:val="18"/>
                <w:szCs w:val="20"/>
              </w:rPr>
              <w:t>¾ 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A05A69">
              <w:rPr>
                <w:rFonts w:asciiTheme="minorHAnsi" w:hAnsiTheme="minorHAnsi" w:cstheme="minorHAnsi"/>
                <w:b/>
                <w:sz w:val="18"/>
                <w:szCs w:val="20"/>
              </w:rPr>
              <w:t xml:space="preserve"> </w:t>
            </w:r>
          </w:p>
        </w:tc>
      </w:tr>
    </w:tbl>
    <w:p w14:paraId="10C0F076"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58356561"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N</w:t>
            </w:r>
            <w:r w:rsidRPr="00641F8E">
              <w:rPr>
                <w:rFonts w:asciiTheme="minorHAnsi" w:hAnsiTheme="minorHAnsi" w:cstheme="minorHAnsi"/>
                <w:b/>
                <w:sz w:val="20"/>
                <w:szCs w:val="20"/>
              </w:rPr>
              <w:t>. Mandatory Requirements for all Recirculation System (RA4.4.7)</w:t>
            </w:r>
          </w:p>
          <w:p w14:paraId="01E94857" w14:textId="14AC18FC"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w:t>
            </w:r>
            <w:r w:rsidR="00B2486A">
              <w:rPr>
                <w:rFonts w:asciiTheme="minorHAnsi" w:hAnsiTheme="minorHAnsi" w:cstheme="minorHAnsi"/>
                <w:sz w:val="18"/>
                <w:szCs w:val="20"/>
              </w:rPr>
              <w:t xml:space="preserve">or </w:t>
            </w:r>
            <w:r w:rsidR="00A80FE6">
              <w:rPr>
                <w:rFonts w:asciiTheme="minorHAnsi" w:hAnsiTheme="minorHAnsi" w:cstheme="minorHAnsi"/>
                <w:sz w:val="18"/>
                <w:szCs w:val="20"/>
              </w:rPr>
              <w:t>A2-</w:t>
            </w:r>
            <w:r w:rsidR="00B2486A">
              <w:rPr>
                <w:rFonts w:asciiTheme="minorHAnsi" w:hAnsiTheme="minorHAnsi" w:cstheme="minorHAnsi"/>
                <w:sz w:val="18"/>
                <w:szCs w:val="20"/>
              </w:rPr>
              <w:t xml:space="preserve">07 </w:t>
            </w:r>
            <w:r w:rsidRPr="00641F8E">
              <w:rPr>
                <w:rFonts w:asciiTheme="minorHAnsi" w:hAnsiTheme="minorHAnsi" w:cstheme="minorHAnsi"/>
                <w:sz w:val="18"/>
                <w:szCs w:val="20"/>
              </w:rPr>
              <w:t xml:space="preserve"> =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10165" w:type="dxa"/>
            <w:vAlign w:val="center"/>
          </w:tcPr>
          <w:p w14:paraId="601EBA3C"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Piping must take 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cold water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04</w:t>
            </w:r>
          </w:p>
        </w:tc>
        <w:tc>
          <w:tcPr>
            <w:tcW w:w="10165" w:type="dxa"/>
            <w:vAlign w:val="center"/>
          </w:tcPr>
          <w:p w14:paraId="2061AE5F"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If more than one loop 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456A32A"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Recirculation Non-Demand Controls Requirements (R-ND) (RA4.4.8)</w:t>
            </w:r>
          </w:p>
          <w:p w14:paraId="770090D5" w14:textId="29472B0E" w:rsidR="00641F8E" w:rsidRPr="007C481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00B2486A">
              <w:rPr>
                <w:rFonts w:asciiTheme="minorHAnsi" w:hAnsiTheme="minorHAnsi" w:cstheme="minorHAnsi"/>
                <w:sz w:val="18"/>
                <w:szCs w:val="20"/>
              </w:rPr>
              <w:t xml:space="preserve"> or </w:t>
            </w:r>
            <w:r w:rsidR="00A80FE6">
              <w:rPr>
                <w:rFonts w:asciiTheme="minorHAnsi" w:hAnsiTheme="minorHAnsi" w:cstheme="minorHAnsi"/>
                <w:sz w:val="18"/>
                <w:szCs w:val="20"/>
              </w:rPr>
              <w:t>A2-</w:t>
            </w:r>
            <w:r w:rsidR="00B2486A">
              <w:rPr>
                <w:rFonts w:asciiTheme="minorHAnsi" w:hAnsiTheme="minorHAnsi" w:cstheme="minorHAnsi"/>
                <w:sz w:val="18"/>
                <w:szCs w:val="20"/>
              </w:rPr>
              <w:t>07</w:t>
            </w:r>
            <w:r w:rsidRPr="00641F8E">
              <w:rPr>
                <w:rFonts w:asciiTheme="minorHAnsi" w:hAnsiTheme="minorHAnsi" w:cstheme="minorHAnsi"/>
                <w:sz w:val="18"/>
                <w:szCs w:val="20"/>
              </w:rPr>
              <w:t xml:space="preserve"> = “Recirculation System Non-Demand Control,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450E94"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59" w:type="dxa"/>
            <w:vAlign w:val="center"/>
          </w:tcPr>
          <w:p w14:paraId="730B6AA8" w14:textId="77777777" w:rsidR="00641F8E" w:rsidRPr="00450E94"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D85E3F">
              <w:rPr>
                <w:rFonts w:asciiTheme="minorHAnsi" w:hAnsiTheme="minorHAnsi" w:cstheme="minorHAnsi"/>
                <w:sz w:val="18"/>
                <w:szCs w:val="18"/>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A05A69"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w:t>
            </w:r>
            <w:r w:rsidRPr="00A05A69">
              <w:rPr>
                <w:rFonts w:asciiTheme="minorHAnsi" w:hAnsiTheme="minorHAnsi" w:cstheme="minorHAnsi"/>
                <w:b/>
                <w:sz w:val="18"/>
                <w:szCs w:val="20"/>
              </w:rPr>
              <w:t xml:space="preserve"> </w:t>
            </w:r>
            <w:r w:rsidRPr="00A05A69">
              <w:rPr>
                <w:rFonts w:asciiTheme="minorHAnsi" w:eastAsiaTheme="minorEastAsia" w:hAnsiTheme="minorHAnsi" w:cstheme="minorHAnsi"/>
                <w:b/>
                <w:sz w:val="18"/>
                <w:szCs w:val="20"/>
              </w:rPr>
              <w:t>been met.</w:t>
            </w:r>
            <w:r w:rsidRPr="00A05A69">
              <w:rPr>
                <w:rFonts w:asciiTheme="minorHAnsi" w:hAnsiTheme="minorHAnsi" w:cstheme="minorHAnsi"/>
                <w:b/>
                <w:sz w:val="18"/>
                <w:szCs w:val="20"/>
              </w:rPr>
              <w:t xml:space="preserve">  </w:t>
            </w:r>
          </w:p>
        </w:tc>
      </w:tr>
    </w:tbl>
    <w:p w14:paraId="7DECFA7E"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4CFC9C83"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Pr="00641F8E">
              <w:rPr>
                <w:rFonts w:asciiTheme="minorHAnsi" w:eastAsiaTheme="minorEastAsia" w:hAnsiTheme="minorHAnsi" w:cstheme="minorHAnsi"/>
                <w:b/>
                <w:sz w:val="20"/>
                <w:szCs w:val="20"/>
              </w:rPr>
              <w:t xml:space="preserve">. Demand Recirculation Manual Control (R-DRmc) (RA4.4.9)/Sensor Control Requirements </w:t>
            </w:r>
            <w:r w:rsidRPr="00641F8E">
              <w:rPr>
                <w:rFonts w:asciiTheme="minorHAnsi" w:hAnsiTheme="minorHAnsi" w:cstheme="minorHAnsi"/>
                <w:b/>
                <w:sz w:val="20"/>
                <w:szCs w:val="20"/>
              </w:rPr>
              <w:t>(RDRsc) (RA4.4.10)</w:t>
            </w:r>
          </w:p>
          <w:p w14:paraId="5BA1B8F4" w14:textId="2A4B71B5"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eastAsiaTheme="minorEastAsia" w:hAnsiTheme="minorHAnsi" w:cstheme="minorHAnsi"/>
                <w:sz w:val="18"/>
                <w:szCs w:val="20"/>
              </w:rPr>
              <w:t xml:space="preserve">Systems that utilize this distribution type shall comply with these requirements.  </w:t>
            </w:r>
            <w:r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00B2486A">
              <w:rPr>
                <w:rFonts w:asciiTheme="minorHAnsi" w:hAnsiTheme="minorHAnsi" w:cstheme="minorHAnsi"/>
                <w:sz w:val="18"/>
                <w:szCs w:val="20"/>
              </w:rPr>
              <w:t xml:space="preserve"> or </w:t>
            </w:r>
            <w:r w:rsidR="00A80FE6">
              <w:rPr>
                <w:rFonts w:asciiTheme="minorHAnsi" w:hAnsiTheme="minorHAnsi" w:cstheme="minorHAnsi"/>
                <w:sz w:val="18"/>
                <w:szCs w:val="20"/>
              </w:rPr>
              <w:t>A2-</w:t>
            </w:r>
            <w:r w:rsidR="00B2486A">
              <w:rPr>
                <w:rFonts w:asciiTheme="minorHAnsi" w:hAnsiTheme="minorHAnsi" w:cstheme="minorHAnsi"/>
                <w:sz w:val="18"/>
                <w:szCs w:val="20"/>
              </w:rPr>
              <w:t>07</w:t>
            </w:r>
            <w:r w:rsidRPr="00641F8E">
              <w:rPr>
                <w:rFonts w:asciiTheme="minorHAnsi" w:hAnsiTheme="minorHAnsi" w:cstheme="minorHAnsi"/>
                <w:sz w:val="18"/>
                <w:szCs w:val="20"/>
              </w:rPr>
              <w:t xml:space="preserve"> =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01</w:t>
            </w:r>
          </w:p>
        </w:tc>
        <w:tc>
          <w:tcPr>
            <w:tcW w:w="10163" w:type="dxa"/>
            <w:tcBorders>
              <w:top w:val="single" w:sz="4" w:space="0" w:color="auto"/>
            </w:tcBorders>
            <w:vAlign w:val="center"/>
          </w:tcPr>
          <w:p w14:paraId="0E2451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2F54C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77777777" w:rsidR="00641F8E" w:rsidRPr="00641F8E" w:rsidRDefault="00641F8E" w:rsidP="002F54CC">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p>
          <w:p w14:paraId="32B1D5F6" w14:textId="77777777" w:rsidR="00641F8E" w:rsidRPr="00641F8E" w:rsidRDefault="00641F8E" w:rsidP="002F54CC">
            <w:pPr>
              <w:keepNext/>
              <w:numPr>
                <w:ilvl w:val="0"/>
                <w:numId w:val="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213"/>
        <w:gridCol w:w="5935"/>
      </w:tblGrid>
      <w:tr w:rsidR="00641F8E" w:rsidRPr="00641F8E" w14:paraId="0F467D49" w14:textId="77777777" w:rsidTr="008D35FE">
        <w:trPr>
          <w:trHeight w:val="144"/>
          <w:tblHeader/>
        </w:trPr>
        <w:tc>
          <w:tcPr>
            <w:tcW w:w="10790" w:type="dxa"/>
            <w:gridSpan w:val="3"/>
            <w:tcBorders>
              <w:bottom w:val="single" w:sz="4" w:space="0" w:color="auto"/>
            </w:tcBorders>
          </w:tcPr>
          <w:p w14:paraId="00269ABC" w14:textId="6EC9584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 xml:space="preserve">Q. HERS-Verified Demand Recirculation Manual Control (RDRmc-H) (RA3.6.6)/Sensor Control </w:t>
            </w:r>
            <w:r w:rsidRPr="00641F8E">
              <w:rPr>
                <w:rFonts w:asciiTheme="minorHAnsi" w:hAnsiTheme="minorHAnsi" w:cstheme="minorHAnsi"/>
                <w:b/>
                <w:sz w:val="18"/>
                <w:szCs w:val="18"/>
              </w:rPr>
              <w:t>(RDRsc-H) (RA3.6.7)</w:t>
            </w:r>
            <w:r w:rsidRPr="00641F8E">
              <w:rPr>
                <w:rFonts w:asciiTheme="minorHAnsi" w:hAnsiTheme="minorHAnsi" w:cstheme="minorHAnsi"/>
                <w:b/>
                <w:sz w:val="20"/>
                <w:szCs w:val="18"/>
              </w:rPr>
              <w:t xml:space="preserve"> Requirements </w:t>
            </w:r>
          </w:p>
          <w:p w14:paraId="640AD97D" w14:textId="2B55FA62"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20"/>
                <w:szCs w:val="18"/>
              </w:rPr>
              <w:t>Systems that utilize this distribution type shall comply with these requirements</w:t>
            </w:r>
            <w:r>
              <w:rPr>
                <w:rFonts w:asciiTheme="minorHAnsi" w:hAnsiTheme="minorHAnsi" w:cstheme="minorHAnsi"/>
                <w:sz w:val="20"/>
                <w:szCs w:val="18"/>
              </w:rPr>
              <w:t xml:space="preserve">.  </w:t>
            </w:r>
            <w:r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w:t>
            </w:r>
            <w:r w:rsidR="00B2486A">
              <w:rPr>
                <w:rFonts w:asciiTheme="minorHAnsi" w:hAnsiTheme="minorHAnsi" w:cstheme="minorHAnsi"/>
                <w:sz w:val="18"/>
                <w:szCs w:val="20"/>
              </w:rPr>
              <w:t xml:space="preserve">or </w:t>
            </w:r>
            <w:r w:rsidR="00A80FE6">
              <w:rPr>
                <w:rFonts w:asciiTheme="minorHAnsi" w:hAnsiTheme="minorHAnsi" w:cstheme="minorHAnsi"/>
                <w:sz w:val="18"/>
                <w:szCs w:val="20"/>
              </w:rPr>
              <w:t>A2-</w:t>
            </w:r>
            <w:r w:rsidR="00B2486A">
              <w:rPr>
                <w:rFonts w:asciiTheme="minorHAnsi" w:hAnsiTheme="minorHAnsi" w:cstheme="minorHAnsi"/>
                <w:sz w:val="18"/>
                <w:szCs w:val="20"/>
              </w:rPr>
              <w:t xml:space="preserve">07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8D35FE">
        <w:trPr>
          <w:trHeight w:val="144"/>
          <w:tblHeader/>
        </w:trPr>
        <w:tc>
          <w:tcPr>
            <w:tcW w:w="642" w:type="dxa"/>
            <w:tcBorders>
              <w:bottom w:val="single" w:sz="4" w:space="0" w:color="auto"/>
            </w:tcBorders>
            <w:vAlign w:val="center"/>
          </w:tcPr>
          <w:p w14:paraId="72FAEBE3" w14:textId="55ACA9F2" w:rsidR="00641F8E" w:rsidRPr="00450E94" w:rsidDel="006E1E98" w:rsidRDefault="00641F8E"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48" w:type="dxa"/>
            <w:gridSpan w:val="2"/>
            <w:tcBorders>
              <w:bottom w:val="single" w:sz="4" w:space="0" w:color="auto"/>
            </w:tcBorders>
          </w:tcPr>
          <w:p w14:paraId="1E411876" w14:textId="05A378E6" w:rsidR="00641F8E" w:rsidRPr="00450E94" w:rsidDel="006E1E9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71192">
              <w:rPr>
                <w:rFonts w:asciiTheme="minorHAnsi" w:hAnsiTheme="minorHAnsi" w:cstheme="minorHAnsi"/>
                <w:sz w:val="18"/>
                <w:szCs w:val="18"/>
              </w:rPr>
              <w:t xml:space="preserve">HERS rater shall perform a visual inspection to verify that the demand pump, manual/sensor controls and thermo-sensor are present and operating properly </w:t>
            </w:r>
            <w:r w:rsidR="00CE2B87" w:rsidRPr="00B71192">
              <w:rPr>
                <w:rFonts w:asciiTheme="minorHAnsi" w:hAnsiTheme="minorHAnsi" w:cstheme="minorHAnsi"/>
                <w:sz w:val="18"/>
                <w:szCs w:val="18"/>
              </w:rPr>
              <w:t>consisten</w:t>
            </w:r>
            <w:r w:rsidR="00CE2B87">
              <w:rPr>
                <w:rFonts w:asciiTheme="minorHAnsi" w:hAnsiTheme="minorHAnsi" w:cstheme="minorHAnsi"/>
                <w:sz w:val="18"/>
                <w:szCs w:val="18"/>
              </w:rPr>
              <w:t>t</w:t>
            </w:r>
            <w:r w:rsidR="00CE2B87" w:rsidRPr="00B71192">
              <w:rPr>
                <w:rFonts w:asciiTheme="minorHAnsi" w:hAnsiTheme="minorHAnsi" w:cstheme="minorHAnsi"/>
                <w:sz w:val="18"/>
                <w:szCs w:val="18"/>
              </w:rPr>
              <w:t xml:space="preserve"> </w:t>
            </w:r>
            <w:r w:rsidRPr="00B71192">
              <w:rPr>
                <w:rFonts w:asciiTheme="minorHAnsi" w:hAnsiTheme="minorHAnsi" w:cstheme="minorHAnsi"/>
                <w:sz w:val="18"/>
                <w:szCs w:val="18"/>
              </w:rPr>
              <w:t>with the applicable requirements of RA4.4.9 and RA4.4.10</w:t>
            </w:r>
          </w:p>
        </w:tc>
      </w:tr>
      <w:tr w:rsidR="008D35FE" w:rsidRPr="00641F8E" w:rsidDel="006E1E98" w14:paraId="558A0869" w14:textId="77777777" w:rsidTr="00450E94">
        <w:trPr>
          <w:trHeight w:val="144"/>
          <w:tblHeader/>
        </w:trPr>
        <w:tc>
          <w:tcPr>
            <w:tcW w:w="642" w:type="dxa"/>
            <w:tcBorders>
              <w:bottom w:val="single" w:sz="4" w:space="0" w:color="auto"/>
            </w:tcBorders>
            <w:vAlign w:val="center"/>
          </w:tcPr>
          <w:p w14:paraId="17A1B5B3" w14:textId="3A972E09" w:rsidR="008D35FE" w:rsidRPr="00450E94"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02</w:t>
            </w:r>
          </w:p>
        </w:tc>
        <w:tc>
          <w:tcPr>
            <w:tcW w:w="4213" w:type="dxa"/>
            <w:tcBorders>
              <w:bottom w:val="single" w:sz="4" w:space="0" w:color="auto"/>
            </w:tcBorders>
            <w:vAlign w:val="center"/>
          </w:tcPr>
          <w:p w14:paraId="389581A7" w14:textId="3D0F7A6C" w:rsidR="008D35FE" w:rsidRPr="00B71192" w:rsidRDefault="008D35FE"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5935" w:type="dxa"/>
            <w:tcBorders>
              <w:bottom w:val="single" w:sz="4" w:space="0" w:color="auto"/>
            </w:tcBorders>
            <w:vAlign w:val="center"/>
          </w:tcPr>
          <w:p w14:paraId="68C5E33A" w14:textId="6F86D08D" w:rsidR="00BA5E27" w:rsidRPr="00450E94" w:rsidRDefault="00BA5E27" w:rsidP="00450E94">
            <w:pPr>
              <w:spacing w:after="0"/>
              <w:rPr>
                <w:rFonts w:asciiTheme="minorHAnsi" w:hAnsiTheme="minorHAnsi" w:cs="Arial"/>
                <w:sz w:val="18"/>
                <w:szCs w:val="18"/>
              </w:rPr>
            </w:pPr>
            <w:r w:rsidRPr="00450E94">
              <w:rPr>
                <w:rFonts w:asciiTheme="minorHAnsi" w:hAnsiTheme="minorHAnsi" w:cs="Arial"/>
                <w:sz w:val="18"/>
                <w:szCs w:val="18"/>
              </w:rPr>
              <w:t>&lt;&lt;user pick from list:</w:t>
            </w:r>
          </w:p>
          <w:p w14:paraId="15D85A54" w14:textId="1C5AF717" w:rsidR="008D35FE" w:rsidRPr="00B71192" w:rsidRDefault="008D35FE" w:rsidP="002F54CC">
            <w:pPr>
              <w:pStyle w:val="ListParagraph"/>
              <w:keepNext/>
              <w:numPr>
                <w:ilvl w:val="0"/>
                <w:numId w:val="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280DFADF" w14:textId="77777777" w:rsidR="008D35FE" w:rsidRPr="00B71192" w:rsidRDefault="008D35FE" w:rsidP="002F54CC">
            <w:pPr>
              <w:pStyle w:val="ListParagraph"/>
              <w:keepNext/>
              <w:numPr>
                <w:ilvl w:val="0"/>
                <w:numId w:val="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31C45F55" w14:textId="3B5DF2E3" w:rsidR="008D35FE" w:rsidRPr="00450E94" w:rsidRDefault="008D35FE" w:rsidP="002F54CC">
            <w:pPr>
              <w:pStyle w:val="ListParagraph"/>
              <w:keepNext/>
              <w:numPr>
                <w:ilvl w:val="0"/>
                <w:numId w:val="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8D35FE" w:rsidRPr="00641F8E" w:rsidDel="006E1E98" w14:paraId="5629C62B" w14:textId="77777777" w:rsidTr="00450E94">
        <w:trPr>
          <w:trHeight w:val="144"/>
          <w:tblHeader/>
        </w:trPr>
        <w:tc>
          <w:tcPr>
            <w:tcW w:w="642" w:type="dxa"/>
            <w:tcBorders>
              <w:bottom w:val="single" w:sz="4" w:space="0" w:color="auto"/>
            </w:tcBorders>
            <w:vAlign w:val="center"/>
          </w:tcPr>
          <w:p w14:paraId="09FDC3AB" w14:textId="14FAD66F" w:rsidR="008D35FE" w:rsidRPr="00450E94"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148" w:type="dxa"/>
            <w:gridSpan w:val="2"/>
            <w:tcBorders>
              <w:bottom w:val="single" w:sz="4" w:space="0" w:color="auto"/>
            </w:tcBorders>
            <w:vAlign w:val="center"/>
          </w:tcPr>
          <w:p w14:paraId="674827BF" w14:textId="38FEF1A4" w:rsidR="008D35FE" w:rsidRPr="00B71192"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BA5E27" w:rsidRPr="00450E94">
              <w:rPr>
                <w:rFonts w:asciiTheme="minorHAnsi" w:hAnsiTheme="minorHAnsi" w:cs="TimesNewRomanPS-BoldMT"/>
                <w:bCs/>
                <w:sz w:val="18"/>
                <w:szCs w:val="18"/>
              </w:rPr>
              <w:t>&lt;&lt;if Verification Status= Fail, then text entry in this Corrections Notes field is required;  user input text&gt;&gt;</w:t>
            </w:r>
          </w:p>
        </w:tc>
      </w:tr>
      <w:tr w:rsidR="008D35FE" w:rsidRPr="00641F8E" w14:paraId="6262A39A" w14:textId="77777777" w:rsidTr="008D35FE">
        <w:trPr>
          <w:trHeight w:val="144"/>
          <w:tblHeader/>
        </w:trPr>
        <w:tc>
          <w:tcPr>
            <w:tcW w:w="10790" w:type="dxa"/>
            <w:gridSpan w:val="3"/>
            <w:vAlign w:val="center"/>
          </w:tcPr>
          <w:p w14:paraId="32D64D5C" w14:textId="4027B230" w:rsidR="008D35FE" w:rsidRPr="00641F8E" w:rsidRDefault="00BA5E27"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4BE98688" w14:textId="52DB5403" w:rsidR="00FB228D" w:rsidRPr="00A05A69" w:rsidRDefault="00FB228D" w:rsidP="00A05A6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tbl>
      <w:tblPr>
        <w:tblpPr w:leftFromText="180" w:rightFromText="180" w:vertAnchor="text" w:horzAnchor="margin" w:tblpY="120"/>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411887" w:rsidRPr="00323F2C" w14:paraId="15D6C658" w14:textId="77777777" w:rsidTr="00771523">
        <w:trPr>
          <w:trHeight w:val="260"/>
        </w:trPr>
        <w:tc>
          <w:tcPr>
            <w:tcW w:w="10795" w:type="dxa"/>
            <w:tcBorders>
              <w:top w:val="single" w:sz="4" w:space="0" w:color="000000"/>
              <w:left w:val="single" w:sz="4" w:space="0" w:color="000000"/>
              <w:bottom w:val="single" w:sz="4" w:space="0" w:color="000000"/>
              <w:right w:val="single" w:sz="4" w:space="0" w:color="000000"/>
            </w:tcBorders>
            <w:vAlign w:val="center"/>
          </w:tcPr>
          <w:p w14:paraId="36848B0A" w14:textId="5AD3EBF1" w:rsidR="00411887" w:rsidRPr="00A05A69" w:rsidRDefault="00641F8E" w:rsidP="0005484E">
            <w:pPr>
              <w:spacing w:after="0"/>
              <w:rPr>
                <w:rFonts w:asciiTheme="minorHAnsi" w:hAnsiTheme="minorHAnsi" w:cstheme="minorHAnsi"/>
                <w:b/>
                <w:sz w:val="18"/>
                <w:szCs w:val="18"/>
              </w:rPr>
            </w:pPr>
            <w:r>
              <w:rPr>
                <w:rFonts w:asciiTheme="minorHAnsi" w:hAnsiTheme="minorHAnsi" w:cstheme="minorHAnsi"/>
                <w:b/>
                <w:sz w:val="18"/>
                <w:szCs w:val="18"/>
              </w:rPr>
              <w:lastRenderedPageBreak/>
              <w:t>R</w:t>
            </w:r>
            <w:r w:rsidR="00411887" w:rsidRPr="00A05A69">
              <w:rPr>
                <w:rFonts w:asciiTheme="minorHAnsi" w:hAnsiTheme="minorHAnsi" w:cstheme="minorHAnsi"/>
                <w:b/>
                <w:sz w:val="18"/>
                <w:szCs w:val="18"/>
              </w:rPr>
              <w:t xml:space="preserve">. </w:t>
            </w:r>
            <w:r w:rsidR="005C2F04">
              <w:rPr>
                <w:rFonts w:asciiTheme="minorHAnsi" w:hAnsiTheme="minorHAnsi" w:cstheme="minorHAnsi"/>
                <w:b/>
                <w:sz w:val="18"/>
                <w:szCs w:val="18"/>
              </w:rPr>
              <w:t>Determination of HERS Verification Compliance</w:t>
            </w:r>
          </w:p>
        </w:tc>
      </w:tr>
      <w:tr w:rsidR="00BA5E27" w:rsidRPr="00323F2C" w14:paraId="3A0CBF57" w14:textId="77777777" w:rsidTr="00771523">
        <w:trPr>
          <w:trHeight w:val="602"/>
        </w:trPr>
        <w:tc>
          <w:tcPr>
            <w:tcW w:w="10795" w:type="dxa"/>
            <w:tcBorders>
              <w:top w:val="single" w:sz="4" w:space="0" w:color="000000"/>
              <w:left w:val="single" w:sz="4" w:space="0" w:color="000000"/>
              <w:bottom w:val="single" w:sz="4" w:space="0" w:color="000000"/>
              <w:right w:val="single" w:sz="4" w:space="0" w:color="000000"/>
            </w:tcBorders>
            <w:vAlign w:val="center"/>
          </w:tcPr>
          <w:p w14:paraId="6B83CAEC" w14:textId="0B5F3ADF" w:rsidR="00BA5E27" w:rsidRPr="003027B1" w:rsidRDefault="00BA5E27"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8A45F8">
              <w:rPr>
                <w:rFonts w:asciiTheme="minorHAnsi" w:eastAsia="Times New Roman" w:hAnsiTheme="minorHAnsi"/>
                <w:sz w:val="18"/>
                <w:szCs w:val="18"/>
              </w:rPr>
              <w:t>&lt;&lt;</w:t>
            </w:r>
            <w:r>
              <w:rPr>
                <w:rFonts w:asciiTheme="minorHAnsi" w:eastAsia="Times New Roman" w:hAnsiTheme="minorHAnsi"/>
                <w:sz w:val="18"/>
                <w:szCs w:val="18"/>
              </w:rPr>
              <w:t xml:space="preserve"> if </w:t>
            </w:r>
            <w:r w:rsidR="00132ED8">
              <w:rPr>
                <w:rFonts w:asciiTheme="minorHAnsi" w:eastAsia="Times New Roman" w:hAnsiTheme="minorHAnsi"/>
                <w:sz w:val="18"/>
                <w:szCs w:val="18"/>
              </w:rPr>
              <w:t>D08</w:t>
            </w:r>
            <w:r>
              <w:rPr>
                <w:rFonts w:asciiTheme="minorHAnsi" w:eastAsia="Times New Roman" w:hAnsiTheme="minorHAnsi"/>
                <w:sz w:val="18"/>
                <w:szCs w:val="18"/>
              </w:rPr>
              <w:t xml:space="preserve"> result = System Complies, and results for all applicable sections </w:t>
            </w:r>
            <w:r w:rsidR="00F5526F">
              <w:rPr>
                <w:rFonts w:asciiTheme="minorHAnsi" w:eastAsia="Times New Roman" w:hAnsiTheme="minorHAnsi"/>
                <w:sz w:val="18"/>
                <w:szCs w:val="18"/>
              </w:rPr>
              <w:t xml:space="preserve">F, </w:t>
            </w:r>
            <w:r w:rsidR="003A32BC">
              <w:rPr>
                <w:rFonts w:asciiTheme="minorHAnsi" w:eastAsia="Times New Roman" w:hAnsiTheme="minorHAnsi"/>
                <w:sz w:val="18"/>
                <w:szCs w:val="18"/>
              </w:rPr>
              <w:t xml:space="preserve">G, I, J, K, and Q </w:t>
            </w:r>
            <w:r w:rsidR="00450E94">
              <w:rPr>
                <w:rFonts w:asciiTheme="minorHAnsi" w:eastAsia="Times New Roman" w:hAnsiTheme="minorHAnsi" w:cstheme="minorHAnsi"/>
                <w:sz w:val="18"/>
                <w:szCs w:val="18"/>
              </w:rPr>
              <w:t>≠</w:t>
            </w:r>
            <w:r>
              <w:rPr>
                <w:rFonts w:asciiTheme="minorHAnsi" w:eastAsia="Times New Roman" w:hAnsiTheme="minorHAnsi"/>
                <w:sz w:val="18"/>
                <w:szCs w:val="18"/>
              </w:rPr>
              <w:t xml:space="preserve"> fail, </w:t>
            </w:r>
            <w:r w:rsidRPr="008A45F8">
              <w:rPr>
                <w:rFonts w:asciiTheme="minorHAnsi" w:eastAsia="Times New Roman"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4332D3ED" w14:textId="77777777" w:rsidR="00FB228D" w:rsidRPr="00A05A69"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Pr="00A05A69" w:rsidRDefault="008E388E" w:rsidP="00064F9C">
      <w:pPr>
        <w:spacing w:after="0" w:line="240" w:lineRule="auto"/>
        <w:rPr>
          <w:rFonts w:asciiTheme="minorHAnsi" w:hAnsiTheme="minorHAnsi" w:cstheme="minorHAnsi"/>
          <w:sz w:val="18"/>
          <w:szCs w:val="18"/>
        </w:rPr>
      </w:pPr>
    </w:p>
    <w:sectPr w:rsidR="008E388E" w:rsidRPr="00A05A69"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09C1D" w14:textId="77777777" w:rsidR="00491E2D" w:rsidRDefault="00491E2D" w:rsidP="004E3B6C">
      <w:pPr>
        <w:spacing w:after="0" w:line="240" w:lineRule="auto"/>
      </w:pPr>
      <w:r>
        <w:separator/>
      </w:r>
    </w:p>
  </w:endnote>
  <w:endnote w:type="continuationSeparator" w:id="0">
    <w:p w14:paraId="2B651EE4" w14:textId="77777777" w:rsidR="00491E2D" w:rsidRDefault="00491E2D" w:rsidP="004E3B6C">
      <w:pPr>
        <w:spacing w:after="0" w:line="240" w:lineRule="auto"/>
      </w:pPr>
      <w:r>
        <w:continuationSeparator/>
      </w:r>
    </w:p>
  </w:endnote>
  <w:endnote w:type="continuationNotice" w:id="1">
    <w:p w14:paraId="0C9D8A80" w14:textId="77777777" w:rsidR="00491E2D" w:rsidRDefault="00491E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D1C74" w14:textId="032AFB5B" w:rsidR="004546FD" w:rsidRPr="00C91513" w:rsidRDefault="004546FD" w:rsidP="00DC413C">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2C2719F5" w14:textId="40ECB711" w:rsidR="004546FD" w:rsidRDefault="004546FD" w:rsidP="004546FD">
    <w:pPr>
      <w:pStyle w:val="Style13"/>
      <w:tabs>
        <w:tab w:val="clear" w:pos="10800"/>
        <w:tab w:val="left" w:pos="9630"/>
        <w:tab w:val="left" w:pos="9720"/>
        <w:tab w:val="right" w:pos="14400"/>
      </w:tabs>
      <w:spacing w:before="0"/>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5AB6F" w14:textId="7CDC6A4D" w:rsidR="00BF7945" w:rsidRDefault="00371931" w:rsidP="00371931">
    <w:pPr>
      <w:pStyle w:val="Style13"/>
      <w:tabs>
        <w:tab w:val="clear" w:pos="10800"/>
        <w:tab w:val="left" w:pos="9630"/>
        <w:tab w:val="left" w:pos="9720"/>
        <w:tab w:val="right" w:pos="14400"/>
      </w:tabs>
      <w:spacing w:before="0"/>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DF0CA" w14:textId="77777777" w:rsidR="00371931" w:rsidRDefault="00371931" w:rsidP="004546FD">
    <w:pPr>
      <w:pStyle w:val="Style13"/>
      <w:tabs>
        <w:tab w:val="clear" w:pos="10800"/>
        <w:tab w:val="left" w:pos="9630"/>
        <w:tab w:val="left" w:pos="9720"/>
        <w:tab w:val="right" w:pos="14400"/>
      </w:tabs>
      <w:spacing w:before="0"/>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6027C" w14:textId="77777777" w:rsidR="00FD237F" w:rsidRDefault="00FD237F" w:rsidP="004546FD">
    <w:pPr>
      <w:pStyle w:val="Style13"/>
      <w:tabs>
        <w:tab w:val="clear" w:pos="10800"/>
        <w:tab w:val="left" w:pos="9630"/>
        <w:tab w:val="left" w:pos="9720"/>
        <w:tab w:val="right" w:pos="14400"/>
      </w:tabs>
      <w:spacing w:before="0"/>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1424B" w14:textId="77777777" w:rsidR="00491E2D" w:rsidRDefault="00491E2D" w:rsidP="004E3B6C">
      <w:pPr>
        <w:spacing w:after="0" w:line="240" w:lineRule="auto"/>
      </w:pPr>
      <w:r>
        <w:separator/>
      </w:r>
    </w:p>
  </w:footnote>
  <w:footnote w:type="continuationSeparator" w:id="0">
    <w:p w14:paraId="7A76986D" w14:textId="77777777" w:rsidR="00491E2D" w:rsidRDefault="00491E2D" w:rsidP="004E3B6C">
      <w:pPr>
        <w:spacing w:after="0" w:line="240" w:lineRule="auto"/>
      </w:pPr>
      <w:r>
        <w:continuationSeparator/>
      </w:r>
    </w:p>
  </w:footnote>
  <w:footnote w:type="continuationNotice" w:id="1">
    <w:p w14:paraId="6BDDEDC4" w14:textId="77777777" w:rsidR="00491E2D" w:rsidRDefault="00491E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FD5324" w:rsidRDefault="00000000">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023FC" w14:textId="6008E732" w:rsidR="00446F44" w:rsidRPr="00184D6D" w:rsidRDefault="00446F44" w:rsidP="00446F44">
    <w:pPr>
      <w:pStyle w:val="Header"/>
      <w:ind w:left="360"/>
      <w:jc w:val="center"/>
      <w:rPr>
        <w:rFonts w:asciiTheme="minorHAnsi" w:hAnsiTheme="minorHAnsi" w:cstheme="minorHAnsi"/>
        <w:b/>
        <w:bCs/>
        <w:sz w:val="28"/>
        <w:szCs w:val="28"/>
      </w:rPr>
    </w:pPr>
    <w:r w:rsidRPr="00184D6D">
      <w:rPr>
        <w:rFonts w:asciiTheme="minorHAnsi" w:hAnsiTheme="minorHAnsi" w:cstheme="minorHAnsi"/>
        <w:b/>
        <w:bCs/>
        <w:noProof/>
        <w:sz w:val="28"/>
        <w:szCs w:val="28"/>
      </w:rPr>
      <w:drawing>
        <wp:anchor distT="0" distB="0" distL="114300" distR="114300" simplePos="0" relativeHeight="251660294" behindDoc="0" locked="0" layoutInCell="1" allowOverlap="1" wp14:anchorId="013F82A9" wp14:editId="7C844510">
          <wp:simplePos x="0" y="0"/>
          <wp:positionH relativeFrom="column">
            <wp:posOffset>-152400</wp:posOffset>
          </wp:positionH>
          <wp:positionV relativeFrom="paragraph">
            <wp:posOffset>98596</wp:posOffset>
          </wp:positionV>
          <wp:extent cx="2532380" cy="566420"/>
          <wp:effectExtent l="0" t="0" r="0" b="0"/>
          <wp:wrapNone/>
          <wp:docPr id="40" name="Picture 4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84D6D">
      <w:rPr>
        <w:rFonts w:asciiTheme="minorHAnsi" w:hAnsiTheme="minorHAnsi" w:cstheme="minorHAnsi"/>
        <w:b/>
        <w:bCs/>
        <w:sz w:val="28"/>
        <w:szCs w:val="28"/>
      </w:rPr>
      <w:t>HERS VERIFIED SINGLE DWELLING UNIT HOT WATER SYSTEM DISTRIBUTION</w:t>
    </w:r>
    <w:r w:rsidRPr="00184D6D">
      <w:rPr>
        <w:rFonts w:asciiTheme="minorHAnsi" w:hAnsiTheme="minorHAnsi" w:cstheme="minorHAnsi"/>
        <w:b/>
        <w:bCs/>
        <w:sz w:val="28"/>
        <w:szCs w:val="28"/>
      </w:rPr>
      <w:ptab w:relativeTo="margin" w:alignment="center" w:leader="none"/>
    </w:r>
    <w:r w:rsidRPr="00184D6D">
      <w:rPr>
        <w:rFonts w:asciiTheme="minorHAnsi" w:hAnsiTheme="minorHAnsi" w:cstheme="minorHAnsi"/>
        <w:b/>
        <w:bCs/>
        <w:sz w:val="28"/>
        <w:szCs w:val="28"/>
      </w:rPr>
      <w:ptab w:relativeTo="margin" w:alignment="right" w:leader="none"/>
    </w:r>
    <w:r w:rsidRPr="00D80176">
      <w:rPr>
        <w:rFonts w:asciiTheme="minorHAnsi" w:hAnsiTheme="minorHAnsi" w:cstheme="minorHAnsi"/>
        <w:sz w:val="28"/>
        <w:szCs w:val="28"/>
      </w:rPr>
      <w:t>CEC-CF3R-PLB-22-H</w:t>
    </w:r>
  </w:p>
  <w:p w14:paraId="56F1470C" w14:textId="77777777" w:rsidR="00446F44" w:rsidRPr="00AE37A2" w:rsidRDefault="00446F44" w:rsidP="00446F44">
    <w:pPr>
      <w:ind w:left="360"/>
      <w:rPr>
        <w:rFonts w:asciiTheme="minorHAnsi" w:hAnsiTheme="minorHAnsi" w:cstheme="minorHAnsi"/>
        <w:b/>
        <w:bCs/>
        <w:i/>
        <w:iCs/>
        <w:sz w:val="28"/>
        <w:szCs w:val="28"/>
      </w:rPr>
    </w:pPr>
    <w:r w:rsidRPr="00184D6D">
      <w:rPr>
        <w:rFonts w:asciiTheme="minorHAnsi" w:hAnsiTheme="minorHAnsi" w:cstheme="minorHAnsi"/>
        <w:b/>
        <w:bCs/>
        <w:sz w:val="28"/>
        <w:szCs w:val="28"/>
      </w:rPr>
      <w:ptab w:relativeTo="margin" w:alignment="center" w:leader="none"/>
    </w:r>
    <w:r w:rsidRPr="00184D6D">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2294" w14:textId="77777777" w:rsidR="00EF2304" w:rsidRPr="00184D6D" w:rsidRDefault="00EF2304" w:rsidP="00EF2304">
    <w:pPr>
      <w:pStyle w:val="Header"/>
      <w:ind w:left="360"/>
      <w:jc w:val="center"/>
      <w:rPr>
        <w:rFonts w:asciiTheme="minorHAnsi" w:hAnsiTheme="minorHAnsi" w:cstheme="minorHAnsi"/>
        <w:b/>
        <w:bCs/>
        <w:sz w:val="28"/>
        <w:szCs w:val="28"/>
      </w:rPr>
    </w:pPr>
    <w:r w:rsidRPr="00184D6D">
      <w:rPr>
        <w:rFonts w:asciiTheme="minorHAnsi" w:hAnsiTheme="minorHAnsi" w:cstheme="minorHAnsi"/>
        <w:b/>
        <w:bCs/>
        <w:noProof/>
        <w:sz w:val="28"/>
        <w:szCs w:val="28"/>
      </w:rPr>
      <w:drawing>
        <wp:anchor distT="0" distB="0" distL="114300" distR="114300" simplePos="0" relativeHeight="251662342" behindDoc="0" locked="0" layoutInCell="1" allowOverlap="1" wp14:anchorId="6606725D" wp14:editId="205E4190">
          <wp:simplePos x="0" y="0"/>
          <wp:positionH relativeFrom="column">
            <wp:posOffset>-152400</wp:posOffset>
          </wp:positionH>
          <wp:positionV relativeFrom="paragraph">
            <wp:posOffset>98596</wp:posOffset>
          </wp:positionV>
          <wp:extent cx="2532380" cy="566420"/>
          <wp:effectExtent l="0" t="0" r="0" b="0"/>
          <wp:wrapNone/>
          <wp:docPr id="42" name="Picture 4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84D6D">
      <w:rPr>
        <w:rFonts w:asciiTheme="minorHAnsi" w:hAnsiTheme="minorHAnsi" w:cstheme="minorHAnsi"/>
        <w:b/>
        <w:bCs/>
        <w:sz w:val="28"/>
        <w:szCs w:val="28"/>
      </w:rPr>
      <w:t>HERS VERIFIED SINGLE DWELLING UNIT HOT WATER SYSTEM DISTRIBUTION</w:t>
    </w:r>
    <w:r w:rsidRPr="00184D6D">
      <w:rPr>
        <w:rFonts w:asciiTheme="minorHAnsi" w:hAnsiTheme="minorHAnsi" w:cstheme="minorHAnsi"/>
        <w:b/>
        <w:bCs/>
        <w:sz w:val="28"/>
        <w:szCs w:val="28"/>
      </w:rPr>
      <w:ptab w:relativeTo="margin" w:alignment="center" w:leader="none"/>
    </w:r>
    <w:r w:rsidRPr="00184D6D">
      <w:rPr>
        <w:rFonts w:asciiTheme="minorHAnsi" w:hAnsiTheme="minorHAnsi" w:cstheme="minorHAnsi"/>
        <w:b/>
        <w:bCs/>
        <w:sz w:val="28"/>
        <w:szCs w:val="28"/>
      </w:rPr>
      <w:ptab w:relativeTo="margin" w:alignment="right" w:leader="none"/>
    </w:r>
    <w:r w:rsidRPr="00D80176">
      <w:rPr>
        <w:rFonts w:asciiTheme="minorHAnsi" w:hAnsiTheme="minorHAnsi" w:cstheme="minorHAnsi"/>
        <w:sz w:val="28"/>
        <w:szCs w:val="28"/>
      </w:rPr>
      <w:t>CEC-CF3R-PLB-22-H</w:t>
    </w:r>
  </w:p>
  <w:p w14:paraId="3EA549A1" w14:textId="77777777" w:rsidR="00EF2304" w:rsidRPr="00AE37A2" w:rsidRDefault="00EF2304" w:rsidP="00EF2304">
    <w:pPr>
      <w:ind w:left="360"/>
      <w:rPr>
        <w:rFonts w:asciiTheme="minorHAnsi" w:hAnsiTheme="minorHAnsi" w:cstheme="minorHAnsi"/>
        <w:b/>
        <w:bCs/>
        <w:i/>
        <w:iCs/>
        <w:sz w:val="28"/>
        <w:szCs w:val="28"/>
      </w:rPr>
    </w:pPr>
    <w:r w:rsidRPr="00184D6D">
      <w:rPr>
        <w:rFonts w:asciiTheme="minorHAnsi" w:hAnsiTheme="minorHAnsi" w:cstheme="minorHAnsi"/>
        <w:b/>
        <w:bCs/>
        <w:sz w:val="28"/>
        <w:szCs w:val="28"/>
      </w:rPr>
      <w:ptab w:relativeTo="margin" w:alignment="center" w:leader="none"/>
    </w:r>
    <w:r w:rsidRPr="00184D6D">
      <w:rPr>
        <w:rFonts w:asciiTheme="minorHAnsi" w:hAnsiTheme="minorHAnsi" w:cstheme="minorHAnsi"/>
        <w:b/>
        <w:bCs/>
        <w:i/>
        <w:iCs/>
        <w:sz w:val="28"/>
        <w:szCs w:val="28"/>
      </w:rPr>
      <w:t>SAMPLE FORM – NOT VALID FOR SUBMISSION TO BUILDING DEPARTMENTS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79"/>
      <w:gridCol w:w="2699"/>
      <w:gridCol w:w="2198"/>
    </w:tblGrid>
    <w:tr w:rsidR="00BF7945" w:rsidRPr="00F9450A" w14:paraId="0D7A56BC" w14:textId="77777777" w:rsidTr="00835A47">
      <w:trPr>
        <w:cantSplit/>
        <w:trHeight w:val="288"/>
      </w:trPr>
      <w:tc>
        <w:tcPr>
          <w:tcW w:w="4006" w:type="pct"/>
          <w:gridSpan w:val="2"/>
          <w:tcBorders>
            <w:bottom w:val="single" w:sz="4" w:space="0" w:color="auto"/>
            <w:right w:val="nil"/>
          </w:tcBorders>
          <w:vAlign w:val="center"/>
        </w:tcPr>
        <w:p w14:paraId="7E133B42" w14:textId="77777777" w:rsidR="00BF7945" w:rsidRPr="00F9450A" w:rsidRDefault="00BF7945" w:rsidP="00BF7945">
          <w:pPr>
            <w:keepNext/>
            <w:spacing w:after="0" w:line="240" w:lineRule="auto"/>
            <w:outlineLvl w:val="0"/>
            <w:rPr>
              <w:rFonts w:asciiTheme="minorHAnsi" w:eastAsia="Times New Roman" w:hAnsiTheme="minorHAnsi"/>
              <w:bCs/>
              <w:sz w:val="20"/>
              <w:szCs w:val="20"/>
            </w:rPr>
          </w:pPr>
          <w:r w:rsidRPr="00F9450A">
            <w:rPr>
              <w:rFonts w:asciiTheme="minorHAnsi" w:eastAsia="Times New Roman" w:hAnsiTheme="minorHAnsi"/>
              <w:bCs/>
              <w:sz w:val="20"/>
              <w:szCs w:val="20"/>
            </w:rPr>
            <w:t>CERTIFICATE OF VERIFICATION - USER INSTRUCTIONS</w:t>
          </w:r>
        </w:p>
      </w:tc>
      <w:tc>
        <w:tcPr>
          <w:tcW w:w="994" w:type="pct"/>
          <w:tcBorders>
            <w:left w:val="nil"/>
            <w:bottom w:val="single" w:sz="4" w:space="0" w:color="auto"/>
          </w:tcBorders>
          <w:tcMar>
            <w:left w:w="115" w:type="dxa"/>
            <w:right w:w="115" w:type="dxa"/>
          </w:tcMar>
          <w:vAlign w:val="center"/>
        </w:tcPr>
        <w:p w14:paraId="42D55713" w14:textId="77777777" w:rsidR="00BF7945" w:rsidRPr="00F9450A" w:rsidRDefault="00BF7945" w:rsidP="00BF7945">
          <w:pPr>
            <w:keepNext/>
            <w:spacing w:after="0" w:line="240" w:lineRule="auto"/>
            <w:jc w:val="right"/>
            <w:outlineLvl w:val="0"/>
            <w:rPr>
              <w:rFonts w:asciiTheme="minorHAnsi" w:eastAsia="Times New Roman" w:hAnsiTheme="minorHAnsi"/>
              <w:bCs/>
              <w:sz w:val="20"/>
              <w:szCs w:val="20"/>
            </w:rPr>
          </w:pPr>
          <w:r w:rsidRPr="00F9450A">
            <w:rPr>
              <w:rFonts w:asciiTheme="minorHAnsi" w:eastAsia="Times New Roman" w:hAnsiTheme="minorHAnsi"/>
              <w:bCs/>
              <w:sz w:val="20"/>
              <w:szCs w:val="20"/>
            </w:rPr>
            <w:t>CF3R-PLB-22-H</w:t>
          </w:r>
        </w:p>
      </w:tc>
    </w:tr>
    <w:tr w:rsidR="00BF7945" w:rsidRPr="00F9450A" w14:paraId="2DACC8A5" w14:textId="77777777" w:rsidTr="00835A47">
      <w:trPr>
        <w:cantSplit/>
        <w:trHeight w:val="288"/>
      </w:trPr>
      <w:tc>
        <w:tcPr>
          <w:tcW w:w="2786" w:type="pct"/>
          <w:tcBorders>
            <w:right w:val="nil"/>
          </w:tcBorders>
        </w:tcPr>
        <w:p w14:paraId="295E342E" w14:textId="77777777" w:rsidR="00BF7945" w:rsidRPr="00F9450A" w:rsidRDefault="00BF7945" w:rsidP="00BF7945">
          <w:pPr>
            <w:tabs>
              <w:tab w:val="right" w:pos="10543"/>
            </w:tabs>
            <w:spacing w:after="0"/>
            <w:rPr>
              <w:rFonts w:asciiTheme="minorHAnsi" w:eastAsiaTheme="minorEastAsia" w:hAnsiTheme="minorHAnsi" w:cstheme="minorBidi"/>
              <w:sz w:val="20"/>
              <w:szCs w:val="20"/>
            </w:rPr>
          </w:pPr>
          <w:r w:rsidRPr="00F9450A">
            <w:rPr>
              <w:rFonts w:asciiTheme="minorHAnsi" w:eastAsiaTheme="minorEastAsia" w:hAnsiTheme="minorHAnsi" w:cstheme="minorBidi"/>
              <w:bCs/>
              <w:sz w:val="20"/>
              <w:szCs w:val="20"/>
            </w:rPr>
            <w:t>HERS Verified Single Dwelling Unit Hot Water System Distribution</w:t>
          </w:r>
        </w:p>
      </w:tc>
      <w:tc>
        <w:tcPr>
          <w:tcW w:w="2214" w:type="pct"/>
          <w:gridSpan w:val="2"/>
          <w:tcBorders>
            <w:left w:val="nil"/>
          </w:tcBorders>
        </w:tcPr>
        <w:p w14:paraId="1E047FEF" w14:textId="09E6153F" w:rsidR="00BF7945" w:rsidRPr="00F9450A" w:rsidRDefault="00BF7945" w:rsidP="00BF7945">
          <w:pPr>
            <w:tabs>
              <w:tab w:val="right" w:pos="5289"/>
              <w:tab w:val="right" w:pos="10543"/>
            </w:tabs>
            <w:spacing w:after="0"/>
            <w:rPr>
              <w:rFonts w:asciiTheme="minorHAnsi" w:eastAsiaTheme="minorEastAsia" w:hAnsiTheme="minorHAnsi" w:cstheme="minorBidi"/>
              <w:sz w:val="12"/>
              <w:szCs w:val="12"/>
            </w:rPr>
          </w:pPr>
          <w:r w:rsidRPr="00F9450A">
            <w:rPr>
              <w:rFonts w:asciiTheme="minorHAnsi" w:eastAsiaTheme="minorEastAsia" w:hAnsiTheme="minorHAnsi" w:cstheme="minorBidi"/>
              <w:bCs/>
            </w:rPr>
            <w:tab/>
            <w:t xml:space="preserve">(Page </w:t>
          </w:r>
          <w:r w:rsidRPr="00F9450A">
            <w:rPr>
              <w:rFonts w:asciiTheme="minorHAnsi" w:eastAsiaTheme="minorEastAsia" w:hAnsiTheme="minorHAnsi" w:cstheme="minorBidi"/>
              <w:bCs/>
            </w:rPr>
            <w:fldChar w:fldCharType="begin"/>
          </w:r>
          <w:r w:rsidRPr="00F9450A">
            <w:rPr>
              <w:rFonts w:asciiTheme="minorHAnsi" w:eastAsiaTheme="minorEastAsia" w:hAnsiTheme="minorHAnsi" w:cstheme="minorBidi"/>
              <w:bCs/>
            </w:rPr>
            <w:instrText xml:space="preserve"> PAGE   \* MERGEFORMAT </w:instrText>
          </w:r>
          <w:r w:rsidRPr="00F9450A">
            <w:rPr>
              <w:rFonts w:asciiTheme="minorHAnsi" w:eastAsiaTheme="minorEastAsia" w:hAnsiTheme="minorHAnsi" w:cstheme="minorBidi"/>
              <w:bCs/>
            </w:rPr>
            <w:fldChar w:fldCharType="separate"/>
          </w:r>
          <w:r w:rsidRPr="00F9450A">
            <w:rPr>
              <w:rFonts w:asciiTheme="minorHAnsi" w:eastAsiaTheme="minorEastAsia" w:hAnsiTheme="minorHAnsi" w:cstheme="minorBidi"/>
              <w:bCs/>
              <w:noProof/>
            </w:rPr>
            <w:t>1</w:t>
          </w:r>
          <w:r w:rsidRPr="00F9450A">
            <w:rPr>
              <w:rFonts w:asciiTheme="minorHAnsi" w:eastAsiaTheme="minorEastAsia" w:hAnsiTheme="minorHAnsi" w:cstheme="minorBidi"/>
              <w:bCs/>
            </w:rPr>
            <w:fldChar w:fldCharType="end"/>
          </w:r>
          <w:r w:rsidRPr="00F9450A">
            <w:rPr>
              <w:rFonts w:asciiTheme="minorHAnsi" w:eastAsiaTheme="minorEastAsia" w:hAnsiTheme="minorHAnsi" w:cstheme="minorBidi"/>
              <w:bCs/>
            </w:rPr>
            <w:t xml:space="preserve"> of </w:t>
          </w:r>
          <w:r w:rsidRPr="00F9450A">
            <w:rPr>
              <w:rFonts w:asciiTheme="minorHAnsi" w:eastAsiaTheme="minorEastAsia" w:hAnsiTheme="minorHAnsi" w:cstheme="minorBidi"/>
              <w:bCs/>
              <w:noProof/>
            </w:rPr>
            <w:fldChar w:fldCharType="begin"/>
          </w:r>
          <w:r w:rsidRPr="00F9450A">
            <w:rPr>
              <w:rFonts w:asciiTheme="minorHAnsi" w:eastAsiaTheme="minorEastAsia" w:hAnsiTheme="minorHAnsi" w:cstheme="minorBidi"/>
              <w:bCs/>
              <w:noProof/>
            </w:rPr>
            <w:instrText xml:space="preserve"> SECTIONPAGES   \* MERGEFORMAT </w:instrText>
          </w:r>
          <w:r w:rsidRPr="00F9450A">
            <w:rPr>
              <w:rFonts w:asciiTheme="minorHAnsi" w:eastAsiaTheme="minorEastAsia" w:hAnsiTheme="minorHAnsi" w:cstheme="minorBidi"/>
              <w:bCs/>
              <w:noProof/>
            </w:rPr>
            <w:fldChar w:fldCharType="separate"/>
          </w:r>
          <w:r w:rsidR="0010761E">
            <w:rPr>
              <w:rFonts w:asciiTheme="minorHAnsi" w:eastAsiaTheme="minorEastAsia" w:hAnsiTheme="minorHAnsi" w:cstheme="minorBidi"/>
              <w:bCs/>
              <w:noProof/>
            </w:rPr>
            <w:t>3</w:t>
          </w:r>
          <w:r w:rsidRPr="00F9450A">
            <w:rPr>
              <w:rFonts w:asciiTheme="minorHAnsi" w:eastAsiaTheme="minorEastAsia" w:hAnsiTheme="minorHAnsi" w:cstheme="minorBidi"/>
              <w:bCs/>
              <w:noProof/>
            </w:rPr>
            <w:fldChar w:fldCharType="end"/>
          </w:r>
          <w:r w:rsidRPr="00F9450A">
            <w:rPr>
              <w:rFonts w:asciiTheme="minorHAnsi" w:eastAsiaTheme="minorEastAsia" w:hAnsiTheme="minorHAnsi" w:cstheme="minorBidi"/>
              <w:bCs/>
            </w:rPr>
            <w:t>)</w:t>
          </w:r>
        </w:p>
      </w:tc>
    </w:tr>
  </w:tbl>
  <w:p w14:paraId="0C83C8AF" w14:textId="35ABFED2" w:rsidR="00BF7945" w:rsidRPr="00BF7945" w:rsidRDefault="00BF7945" w:rsidP="00BF79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79"/>
      <w:gridCol w:w="2699"/>
      <w:gridCol w:w="2198"/>
    </w:tblGrid>
    <w:tr w:rsidR="00EF2304" w:rsidRPr="00F9450A" w14:paraId="1BEA60BC" w14:textId="77777777" w:rsidTr="00835A47">
      <w:trPr>
        <w:cantSplit/>
        <w:trHeight w:val="288"/>
      </w:trPr>
      <w:tc>
        <w:tcPr>
          <w:tcW w:w="4006" w:type="pct"/>
          <w:gridSpan w:val="2"/>
          <w:tcBorders>
            <w:bottom w:val="single" w:sz="4" w:space="0" w:color="auto"/>
            <w:right w:val="nil"/>
          </w:tcBorders>
          <w:vAlign w:val="center"/>
        </w:tcPr>
        <w:p w14:paraId="332391BA" w14:textId="77777777" w:rsidR="00EF2304" w:rsidRPr="00F9450A" w:rsidRDefault="00EF2304" w:rsidP="00D22D0E">
          <w:pPr>
            <w:keepNext/>
            <w:spacing w:after="0" w:line="240" w:lineRule="auto"/>
            <w:outlineLvl w:val="0"/>
            <w:rPr>
              <w:rFonts w:asciiTheme="minorHAnsi" w:eastAsia="Times New Roman" w:hAnsiTheme="minorHAnsi"/>
              <w:bCs/>
              <w:sz w:val="20"/>
              <w:szCs w:val="20"/>
            </w:rPr>
          </w:pPr>
          <w:r w:rsidRPr="00F9450A">
            <w:rPr>
              <w:rFonts w:asciiTheme="minorHAnsi" w:eastAsia="Times New Roman" w:hAnsiTheme="minorHAnsi"/>
              <w:bCs/>
              <w:sz w:val="20"/>
              <w:szCs w:val="20"/>
            </w:rPr>
            <w:t>CERTIFICATE OF VERIFICATION - USER INSTRUCTIONS</w:t>
          </w:r>
        </w:p>
      </w:tc>
      <w:tc>
        <w:tcPr>
          <w:tcW w:w="994" w:type="pct"/>
          <w:tcBorders>
            <w:left w:val="nil"/>
            <w:bottom w:val="single" w:sz="4" w:space="0" w:color="auto"/>
          </w:tcBorders>
          <w:tcMar>
            <w:left w:w="115" w:type="dxa"/>
            <w:right w:w="115" w:type="dxa"/>
          </w:tcMar>
          <w:vAlign w:val="center"/>
        </w:tcPr>
        <w:p w14:paraId="769A638F" w14:textId="77777777" w:rsidR="00EF2304" w:rsidRPr="00F9450A" w:rsidRDefault="00EF2304" w:rsidP="00D22D0E">
          <w:pPr>
            <w:keepNext/>
            <w:spacing w:after="0" w:line="240" w:lineRule="auto"/>
            <w:jc w:val="right"/>
            <w:outlineLvl w:val="0"/>
            <w:rPr>
              <w:rFonts w:asciiTheme="minorHAnsi" w:eastAsia="Times New Roman" w:hAnsiTheme="minorHAnsi"/>
              <w:bCs/>
              <w:sz w:val="20"/>
              <w:szCs w:val="20"/>
            </w:rPr>
          </w:pPr>
          <w:r w:rsidRPr="00F9450A">
            <w:rPr>
              <w:rFonts w:asciiTheme="minorHAnsi" w:eastAsia="Times New Roman" w:hAnsiTheme="minorHAnsi"/>
              <w:bCs/>
              <w:sz w:val="20"/>
              <w:szCs w:val="20"/>
            </w:rPr>
            <w:t>CF3R-PLB-22-H</w:t>
          </w:r>
        </w:p>
      </w:tc>
    </w:tr>
    <w:tr w:rsidR="00EF2304" w:rsidRPr="00F9450A" w14:paraId="71563165" w14:textId="77777777" w:rsidTr="00835A47">
      <w:trPr>
        <w:cantSplit/>
        <w:trHeight w:val="288"/>
      </w:trPr>
      <w:tc>
        <w:tcPr>
          <w:tcW w:w="2786" w:type="pct"/>
          <w:tcBorders>
            <w:right w:val="nil"/>
          </w:tcBorders>
        </w:tcPr>
        <w:p w14:paraId="098DC279" w14:textId="77777777" w:rsidR="00EF2304" w:rsidRPr="00F9450A" w:rsidRDefault="00EF2304" w:rsidP="00F9450A">
          <w:pPr>
            <w:tabs>
              <w:tab w:val="right" w:pos="10543"/>
            </w:tabs>
            <w:spacing w:after="0"/>
            <w:rPr>
              <w:rFonts w:asciiTheme="minorHAnsi" w:eastAsiaTheme="minorEastAsia" w:hAnsiTheme="minorHAnsi" w:cstheme="minorBidi"/>
              <w:sz w:val="20"/>
              <w:szCs w:val="20"/>
            </w:rPr>
          </w:pPr>
          <w:r w:rsidRPr="00F9450A">
            <w:rPr>
              <w:rFonts w:asciiTheme="minorHAnsi" w:eastAsiaTheme="minorEastAsia" w:hAnsiTheme="minorHAnsi" w:cstheme="minorBidi"/>
              <w:bCs/>
              <w:sz w:val="20"/>
              <w:szCs w:val="20"/>
            </w:rPr>
            <w:t>HERS Verified Single Dwelling Unit Hot Water System Distribution</w:t>
          </w:r>
        </w:p>
      </w:tc>
      <w:tc>
        <w:tcPr>
          <w:tcW w:w="2214" w:type="pct"/>
          <w:gridSpan w:val="2"/>
          <w:tcBorders>
            <w:left w:val="nil"/>
          </w:tcBorders>
        </w:tcPr>
        <w:p w14:paraId="1E6A5BF3" w14:textId="39BB1362" w:rsidR="00EF2304" w:rsidRPr="00F9450A" w:rsidRDefault="00EF2304" w:rsidP="00F9450A">
          <w:pPr>
            <w:tabs>
              <w:tab w:val="right" w:pos="5289"/>
              <w:tab w:val="right" w:pos="10543"/>
            </w:tabs>
            <w:spacing w:after="0"/>
            <w:rPr>
              <w:rFonts w:asciiTheme="minorHAnsi" w:eastAsiaTheme="minorEastAsia" w:hAnsiTheme="minorHAnsi" w:cstheme="minorBidi"/>
              <w:sz w:val="12"/>
              <w:szCs w:val="12"/>
            </w:rPr>
          </w:pPr>
          <w:r w:rsidRPr="00F9450A">
            <w:rPr>
              <w:rFonts w:asciiTheme="minorHAnsi" w:eastAsiaTheme="minorEastAsia" w:hAnsiTheme="minorHAnsi" w:cstheme="minorBidi"/>
              <w:bCs/>
            </w:rPr>
            <w:tab/>
            <w:t xml:space="preserve">(Page </w:t>
          </w:r>
          <w:r w:rsidRPr="00F9450A">
            <w:rPr>
              <w:rFonts w:asciiTheme="minorHAnsi" w:eastAsiaTheme="minorEastAsia" w:hAnsiTheme="minorHAnsi" w:cstheme="minorBidi"/>
              <w:bCs/>
            </w:rPr>
            <w:fldChar w:fldCharType="begin"/>
          </w:r>
          <w:r w:rsidRPr="00F9450A">
            <w:rPr>
              <w:rFonts w:asciiTheme="minorHAnsi" w:eastAsiaTheme="minorEastAsia" w:hAnsiTheme="minorHAnsi" w:cstheme="minorBidi"/>
              <w:bCs/>
            </w:rPr>
            <w:instrText xml:space="preserve"> PAGE   \* MERGEFORMAT </w:instrText>
          </w:r>
          <w:r w:rsidRPr="00F9450A">
            <w:rPr>
              <w:rFonts w:asciiTheme="minorHAnsi" w:eastAsiaTheme="minorEastAsia" w:hAnsiTheme="minorHAnsi" w:cstheme="minorBidi"/>
              <w:bCs/>
            </w:rPr>
            <w:fldChar w:fldCharType="separate"/>
          </w:r>
          <w:r w:rsidRPr="00F9450A">
            <w:rPr>
              <w:rFonts w:asciiTheme="minorHAnsi" w:eastAsiaTheme="minorEastAsia" w:hAnsiTheme="minorHAnsi" w:cstheme="minorBidi"/>
              <w:bCs/>
              <w:noProof/>
            </w:rPr>
            <w:t>1</w:t>
          </w:r>
          <w:r w:rsidRPr="00F9450A">
            <w:rPr>
              <w:rFonts w:asciiTheme="minorHAnsi" w:eastAsiaTheme="minorEastAsia" w:hAnsiTheme="minorHAnsi" w:cstheme="minorBidi"/>
              <w:bCs/>
            </w:rPr>
            <w:fldChar w:fldCharType="end"/>
          </w:r>
          <w:r w:rsidRPr="00F9450A">
            <w:rPr>
              <w:rFonts w:asciiTheme="minorHAnsi" w:eastAsiaTheme="minorEastAsia" w:hAnsiTheme="minorHAnsi" w:cstheme="minorBidi"/>
              <w:bCs/>
            </w:rPr>
            <w:t xml:space="preserve"> of </w:t>
          </w:r>
          <w:r w:rsidRPr="00F9450A">
            <w:rPr>
              <w:rFonts w:asciiTheme="minorHAnsi" w:eastAsiaTheme="minorEastAsia" w:hAnsiTheme="minorHAnsi" w:cstheme="minorBidi"/>
              <w:bCs/>
              <w:noProof/>
            </w:rPr>
            <w:fldChar w:fldCharType="begin"/>
          </w:r>
          <w:r w:rsidRPr="00F9450A">
            <w:rPr>
              <w:rFonts w:asciiTheme="minorHAnsi" w:eastAsiaTheme="minorEastAsia" w:hAnsiTheme="minorHAnsi" w:cstheme="minorBidi"/>
              <w:bCs/>
              <w:noProof/>
            </w:rPr>
            <w:instrText xml:space="preserve"> SECTIONPAGES   \* MERGEFORMAT </w:instrText>
          </w:r>
          <w:r w:rsidRPr="00F9450A">
            <w:rPr>
              <w:rFonts w:asciiTheme="minorHAnsi" w:eastAsiaTheme="minorEastAsia" w:hAnsiTheme="minorHAnsi" w:cstheme="minorBidi"/>
              <w:bCs/>
              <w:noProof/>
            </w:rPr>
            <w:fldChar w:fldCharType="separate"/>
          </w:r>
          <w:r w:rsidR="0010761E">
            <w:rPr>
              <w:rFonts w:asciiTheme="minorHAnsi" w:eastAsiaTheme="minorEastAsia" w:hAnsiTheme="minorHAnsi" w:cstheme="minorBidi"/>
              <w:bCs/>
              <w:noProof/>
            </w:rPr>
            <w:t>3</w:t>
          </w:r>
          <w:r w:rsidRPr="00F9450A">
            <w:rPr>
              <w:rFonts w:asciiTheme="minorHAnsi" w:eastAsiaTheme="minorEastAsia" w:hAnsiTheme="minorHAnsi" w:cstheme="minorBidi"/>
              <w:bCs/>
              <w:noProof/>
            </w:rPr>
            <w:fldChar w:fldCharType="end"/>
          </w:r>
          <w:r w:rsidRPr="00F9450A">
            <w:rPr>
              <w:rFonts w:asciiTheme="minorHAnsi" w:eastAsiaTheme="minorEastAsia" w:hAnsiTheme="minorHAnsi" w:cstheme="minorBidi"/>
              <w:bCs/>
            </w:rPr>
            <w:t>)</w:t>
          </w:r>
        </w:p>
      </w:tc>
    </w:tr>
  </w:tbl>
  <w:p w14:paraId="12B1F1C5" w14:textId="77777777" w:rsidR="00EF2304" w:rsidRPr="0019131D" w:rsidRDefault="00EF2304" w:rsidP="00EF2304">
    <w:pPr>
      <w:pStyle w:val="Header"/>
      <w:spacing w:after="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FD5324" w:rsidRDefault="00000000">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56"/>
      <w:gridCol w:w="3218"/>
      <w:gridCol w:w="1825"/>
    </w:tblGrid>
    <w:tr w:rsidR="00FD5324" w:rsidRPr="00F85124" w14:paraId="0F7F47CF" w14:textId="77777777" w:rsidTr="0036348A">
      <w:trPr>
        <w:cantSplit/>
        <w:trHeight w:val="288"/>
      </w:trPr>
      <w:tc>
        <w:tcPr>
          <w:tcW w:w="4155" w:type="pct"/>
          <w:gridSpan w:val="2"/>
          <w:tcBorders>
            <w:bottom w:val="single" w:sz="4" w:space="0" w:color="auto"/>
            <w:right w:val="nil"/>
          </w:tcBorders>
          <w:vAlign w:val="center"/>
        </w:tcPr>
        <w:p w14:paraId="0F7F47CD" w14:textId="307F0869" w:rsidR="00FD5324" w:rsidRPr="00F85124" w:rsidRDefault="00FD5324">
          <w:pPr>
            <w:pStyle w:val="Style14"/>
            <w:rPr>
              <w:b/>
            </w:rPr>
          </w:pPr>
          <w:r>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1472742C" w:rsidR="00FD5324" w:rsidRDefault="00FD5324">
          <w:pPr>
            <w:pStyle w:val="Style15"/>
            <w:rPr>
              <w:b/>
            </w:rPr>
          </w:pPr>
          <w:r>
            <w:t>CF3R-PLB-22-H</w:t>
          </w:r>
        </w:p>
      </w:tc>
    </w:tr>
    <w:tr w:rsidR="00FD5324" w:rsidRPr="00F85124" w14:paraId="0F7F47D2" w14:textId="77777777" w:rsidTr="005334BE">
      <w:trPr>
        <w:cantSplit/>
        <w:trHeight w:val="288"/>
      </w:trPr>
      <w:tc>
        <w:tcPr>
          <w:tcW w:w="2665" w:type="pct"/>
          <w:tcBorders>
            <w:right w:val="nil"/>
          </w:tcBorders>
        </w:tcPr>
        <w:p w14:paraId="0F7F47D0" w14:textId="77777777" w:rsidR="00FD5324" w:rsidRPr="00F85124" w:rsidRDefault="00FD5324" w:rsidP="00C33BFE">
          <w:pPr>
            <w:pStyle w:val="Style10"/>
            <w:rPr>
              <w:sz w:val="12"/>
              <w:szCs w:val="12"/>
            </w:rPr>
          </w:pPr>
          <w:r>
            <w:t xml:space="preserve">HERS Verified </w:t>
          </w:r>
          <w:r w:rsidRPr="006D2E42">
            <w:t>Single Dwelling Unit Hot Water System Distribution</w:t>
          </w:r>
        </w:p>
      </w:tc>
      <w:tc>
        <w:tcPr>
          <w:tcW w:w="2335" w:type="pct"/>
          <w:gridSpan w:val="2"/>
          <w:tcBorders>
            <w:left w:val="nil"/>
          </w:tcBorders>
        </w:tcPr>
        <w:p w14:paraId="0F7F47D1" w14:textId="45F81560"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10761E">
            <w:rPr>
              <w:noProof/>
            </w:rPr>
            <w:t>14</w:t>
          </w:r>
          <w:r>
            <w:rPr>
              <w:noProof/>
            </w:rPr>
            <w:fldChar w:fldCharType="end"/>
          </w:r>
          <w:r w:rsidRPr="00F85124">
            <w:t>)</w:t>
          </w:r>
        </w:p>
      </w:tc>
    </w:tr>
  </w:tbl>
  <w:p w14:paraId="0F7F47D3" w14:textId="62C39F77" w:rsidR="00FD5324" w:rsidRPr="006D2E42" w:rsidRDefault="00000000"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FD5324" w:rsidRDefault="00000000">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31E4D"/>
    <w:multiLevelType w:val="hybridMultilevel"/>
    <w:tmpl w:val="98BA8574"/>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27B923C4"/>
    <w:multiLevelType w:val="hybridMultilevel"/>
    <w:tmpl w:val="C2E67D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D55708"/>
    <w:multiLevelType w:val="hybridMultilevel"/>
    <w:tmpl w:val="696E13E8"/>
    <w:lvl w:ilvl="0" w:tplc="FA3C792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6"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FD732F"/>
    <w:multiLevelType w:val="hybridMultilevel"/>
    <w:tmpl w:val="C2E67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B3090A"/>
    <w:multiLevelType w:val="hybridMultilevel"/>
    <w:tmpl w:val="4802EDAE"/>
    <w:lvl w:ilvl="0" w:tplc="DF2C4AD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3C204D5"/>
    <w:multiLevelType w:val="hybridMultilevel"/>
    <w:tmpl w:val="25663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157B93"/>
    <w:multiLevelType w:val="hybridMultilevel"/>
    <w:tmpl w:val="234A2C74"/>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2"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3" w15:restartNumberingAfterBreak="0">
    <w:nsid w:val="59107E4E"/>
    <w:multiLevelType w:val="hybridMultilevel"/>
    <w:tmpl w:val="F652542C"/>
    <w:lvl w:ilvl="0" w:tplc="904635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D63F21"/>
    <w:multiLevelType w:val="hybridMultilevel"/>
    <w:tmpl w:val="3790F392"/>
    <w:lvl w:ilvl="0" w:tplc="F8E6225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A31853"/>
    <w:multiLevelType w:val="hybridMultilevel"/>
    <w:tmpl w:val="C3342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B473ED"/>
    <w:multiLevelType w:val="hybridMultilevel"/>
    <w:tmpl w:val="33BE4A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B736A8"/>
    <w:multiLevelType w:val="hybridMultilevel"/>
    <w:tmpl w:val="0ED42F5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9224800">
    <w:abstractNumId w:val="5"/>
  </w:num>
  <w:num w:numId="2" w16cid:durableId="1970697283">
    <w:abstractNumId w:val="15"/>
  </w:num>
  <w:num w:numId="3" w16cid:durableId="1557736060">
    <w:abstractNumId w:val="18"/>
  </w:num>
  <w:num w:numId="4" w16cid:durableId="410739639">
    <w:abstractNumId w:val="6"/>
  </w:num>
  <w:num w:numId="5" w16cid:durableId="1930770284">
    <w:abstractNumId w:val="8"/>
  </w:num>
  <w:num w:numId="6" w16cid:durableId="1302419109">
    <w:abstractNumId w:val="1"/>
  </w:num>
  <w:num w:numId="7" w16cid:durableId="1939633421">
    <w:abstractNumId w:val="0"/>
  </w:num>
  <w:num w:numId="8" w16cid:durableId="1350333230">
    <w:abstractNumId w:val="19"/>
  </w:num>
  <w:num w:numId="9" w16cid:durableId="1420826956">
    <w:abstractNumId w:val="4"/>
  </w:num>
  <w:num w:numId="10" w16cid:durableId="428891540">
    <w:abstractNumId w:val="17"/>
  </w:num>
  <w:num w:numId="11" w16cid:durableId="264314577">
    <w:abstractNumId w:val="9"/>
    <w:lvlOverride w:ilvl="0">
      <w:startOverride w:val="1"/>
    </w:lvlOverride>
    <w:lvlOverride w:ilvl="1"/>
    <w:lvlOverride w:ilvl="2"/>
    <w:lvlOverride w:ilvl="3"/>
    <w:lvlOverride w:ilvl="4"/>
    <w:lvlOverride w:ilvl="5"/>
    <w:lvlOverride w:ilvl="6"/>
    <w:lvlOverride w:ilvl="7"/>
    <w:lvlOverride w:ilvl="8"/>
  </w:num>
  <w:num w:numId="12" w16cid:durableId="706878671">
    <w:abstractNumId w:val="12"/>
  </w:num>
  <w:num w:numId="13" w16cid:durableId="1367171015">
    <w:abstractNumId w:val="3"/>
  </w:num>
  <w:num w:numId="14" w16cid:durableId="746609375">
    <w:abstractNumId w:val="10"/>
  </w:num>
  <w:num w:numId="15" w16cid:durableId="2092237545">
    <w:abstractNumId w:val="11"/>
  </w:num>
  <w:num w:numId="16" w16cid:durableId="2062173981">
    <w:abstractNumId w:val="16"/>
  </w:num>
  <w:num w:numId="17" w16cid:durableId="579801664">
    <w:abstractNumId w:val="13"/>
  </w:num>
  <w:num w:numId="18" w16cid:durableId="275332458">
    <w:abstractNumId w:val="7"/>
  </w:num>
  <w:num w:numId="19" w16cid:durableId="1086194828">
    <w:abstractNumId w:val="2"/>
  </w:num>
  <w:num w:numId="20" w16cid:durableId="476923330">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10453"/>
    <w:rsid w:val="00010FF6"/>
    <w:rsid w:val="00013667"/>
    <w:rsid w:val="00020A1B"/>
    <w:rsid w:val="00025661"/>
    <w:rsid w:val="00026F0A"/>
    <w:rsid w:val="000348E3"/>
    <w:rsid w:val="00034C3F"/>
    <w:rsid w:val="00034EAB"/>
    <w:rsid w:val="00035EF9"/>
    <w:rsid w:val="00040043"/>
    <w:rsid w:val="00040815"/>
    <w:rsid w:val="0004224E"/>
    <w:rsid w:val="00046302"/>
    <w:rsid w:val="00047C58"/>
    <w:rsid w:val="000546D5"/>
    <w:rsid w:val="0005484E"/>
    <w:rsid w:val="000601F4"/>
    <w:rsid w:val="0006478B"/>
    <w:rsid w:val="00064983"/>
    <w:rsid w:val="00064F9C"/>
    <w:rsid w:val="00065203"/>
    <w:rsid w:val="00072F5C"/>
    <w:rsid w:val="00074BB9"/>
    <w:rsid w:val="000807DE"/>
    <w:rsid w:val="0008150E"/>
    <w:rsid w:val="000849F0"/>
    <w:rsid w:val="00092950"/>
    <w:rsid w:val="00094B34"/>
    <w:rsid w:val="00096D14"/>
    <w:rsid w:val="0009742B"/>
    <w:rsid w:val="000A05A2"/>
    <w:rsid w:val="000A0AFB"/>
    <w:rsid w:val="000A5C27"/>
    <w:rsid w:val="000B52D6"/>
    <w:rsid w:val="000B7422"/>
    <w:rsid w:val="000C360A"/>
    <w:rsid w:val="000C6B64"/>
    <w:rsid w:val="000D2396"/>
    <w:rsid w:val="000D25B8"/>
    <w:rsid w:val="000D2BEB"/>
    <w:rsid w:val="000D3D9E"/>
    <w:rsid w:val="000D4598"/>
    <w:rsid w:val="000D610A"/>
    <w:rsid w:val="000E1685"/>
    <w:rsid w:val="000E45E2"/>
    <w:rsid w:val="000E6115"/>
    <w:rsid w:val="000F1D06"/>
    <w:rsid w:val="000F75BC"/>
    <w:rsid w:val="0010761E"/>
    <w:rsid w:val="00113182"/>
    <w:rsid w:val="0012169B"/>
    <w:rsid w:val="00122A6B"/>
    <w:rsid w:val="00122DFF"/>
    <w:rsid w:val="001233C7"/>
    <w:rsid w:val="0013071A"/>
    <w:rsid w:val="00130C73"/>
    <w:rsid w:val="00132963"/>
    <w:rsid w:val="00132ED8"/>
    <w:rsid w:val="0013538D"/>
    <w:rsid w:val="00136975"/>
    <w:rsid w:val="001379AE"/>
    <w:rsid w:val="001416A8"/>
    <w:rsid w:val="001418FF"/>
    <w:rsid w:val="00141BFD"/>
    <w:rsid w:val="0014483B"/>
    <w:rsid w:val="00144AB7"/>
    <w:rsid w:val="001455A6"/>
    <w:rsid w:val="00147EA4"/>
    <w:rsid w:val="00147F7C"/>
    <w:rsid w:val="00157DF4"/>
    <w:rsid w:val="0016093A"/>
    <w:rsid w:val="00166F9C"/>
    <w:rsid w:val="00173F17"/>
    <w:rsid w:val="00177CE0"/>
    <w:rsid w:val="00180B11"/>
    <w:rsid w:val="00186072"/>
    <w:rsid w:val="00187D79"/>
    <w:rsid w:val="0019006C"/>
    <w:rsid w:val="00190379"/>
    <w:rsid w:val="0019131D"/>
    <w:rsid w:val="001914EC"/>
    <w:rsid w:val="00192296"/>
    <w:rsid w:val="001938BC"/>
    <w:rsid w:val="00193F95"/>
    <w:rsid w:val="001A5DB6"/>
    <w:rsid w:val="001A6F3A"/>
    <w:rsid w:val="001B3105"/>
    <w:rsid w:val="001B6293"/>
    <w:rsid w:val="001B692C"/>
    <w:rsid w:val="001C4250"/>
    <w:rsid w:val="001C6EE0"/>
    <w:rsid w:val="001C791D"/>
    <w:rsid w:val="001D1F6F"/>
    <w:rsid w:val="001D396A"/>
    <w:rsid w:val="001D6488"/>
    <w:rsid w:val="001E3511"/>
    <w:rsid w:val="001E58D1"/>
    <w:rsid w:val="001E78D5"/>
    <w:rsid w:val="001F0055"/>
    <w:rsid w:val="001F0A85"/>
    <w:rsid w:val="001F3460"/>
    <w:rsid w:val="001F353A"/>
    <w:rsid w:val="001F3BFF"/>
    <w:rsid w:val="001F3C43"/>
    <w:rsid w:val="00207AA4"/>
    <w:rsid w:val="00211E93"/>
    <w:rsid w:val="00212109"/>
    <w:rsid w:val="002145A5"/>
    <w:rsid w:val="00216B4F"/>
    <w:rsid w:val="00216FB1"/>
    <w:rsid w:val="002176C2"/>
    <w:rsid w:val="0022056E"/>
    <w:rsid w:val="0022213C"/>
    <w:rsid w:val="00222953"/>
    <w:rsid w:val="00223627"/>
    <w:rsid w:val="002302E4"/>
    <w:rsid w:val="0023197E"/>
    <w:rsid w:val="0023605C"/>
    <w:rsid w:val="0023694B"/>
    <w:rsid w:val="002431D7"/>
    <w:rsid w:val="002456C7"/>
    <w:rsid w:val="002473C4"/>
    <w:rsid w:val="0025415A"/>
    <w:rsid w:val="002544C3"/>
    <w:rsid w:val="00256327"/>
    <w:rsid w:val="00256B55"/>
    <w:rsid w:val="0025788B"/>
    <w:rsid w:val="002578E7"/>
    <w:rsid w:val="002600BD"/>
    <w:rsid w:val="00260EB7"/>
    <w:rsid w:val="002625AF"/>
    <w:rsid w:val="0026344F"/>
    <w:rsid w:val="00264A7E"/>
    <w:rsid w:val="00265594"/>
    <w:rsid w:val="002669DB"/>
    <w:rsid w:val="00267060"/>
    <w:rsid w:val="00267109"/>
    <w:rsid w:val="002709C7"/>
    <w:rsid w:val="00274FB3"/>
    <w:rsid w:val="00276DD9"/>
    <w:rsid w:val="00277C19"/>
    <w:rsid w:val="00283894"/>
    <w:rsid w:val="002A058D"/>
    <w:rsid w:val="002A45FE"/>
    <w:rsid w:val="002A4FD5"/>
    <w:rsid w:val="002A63C0"/>
    <w:rsid w:val="002A7B9B"/>
    <w:rsid w:val="002B102D"/>
    <w:rsid w:val="002B1F33"/>
    <w:rsid w:val="002B4375"/>
    <w:rsid w:val="002B5F75"/>
    <w:rsid w:val="002B6AB1"/>
    <w:rsid w:val="002C3E82"/>
    <w:rsid w:val="002C594D"/>
    <w:rsid w:val="002C7351"/>
    <w:rsid w:val="002D344E"/>
    <w:rsid w:val="002D7D57"/>
    <w:rsid w:val="002E3AD7"/>
    <w:rsid w:val="002E6A39"/>
    <w:rsid w:val="002E6AB3"/>
    <w:rsid w:val="002E6D75"/>
    <w:rsid w:val="002F12C6"/>
    <w:rsid w:val="002F18C2"/>
    <w:rsid w:val="002F1EAA"/>
    <w:rsid w:val="002F44E2"/>
    <w:rsid w:val="002F54CC"/>
    <w:rsid w:val="002F6B0E"/>
    <w:rsid w:val="002F6D61"/>
    <w:rsid w:val="003004FB"/>
    <w:rsid w:val="003027B1"/>
    <w:rsid w:val="00304DD4"/>
    <w:rsid w:val="00305943"/>
    <w:rsid w:val="0031022E"/>
    <w:rsid w:val="003166CA"/>
    <w:rsid w:val="003222A9"/>
    <w:rsid w:val="0032295A"/>
    <w:rsid w:val="00323F2C"/>
    <w:rsid w:val="00327949"/>
    <w:rsid w:val="003279CA"/>
    <w:rsid w:val="0033003F"/>
    <w:rsid w:val="003317CB"/>
    <w:rsid w:val="00332C3F"/>
    <w:rsid w:val="00334B00"/>
    <w:rsid w:val="003404BB"/>
    <w:rsid w:val="00347515"/>
    <w:rsid w:val="00353208"/>
    <w:rsid w:val="00353FF6"/>
    <w:rsid w:val="003553ED"/>
    <w:rsid w:val="0035556A"/>
    <w:rsid w:val="00356EF4"/>
    <w:rsid w:val="00357CFC"/>
    <w:rsid w:val="003609C5"/>
    <w:rsid w:val="00362F77"/>
    <w:rsid w:val="0036348A"/>
    <w:rsid w:val="00365091"/>
    <w:rsid w:val="00365DBE"/>
    <w:rsid w:val="00371321"/>
    <w:rsid w:val="00371931"/>
    <w:rsid w:val="00371CAD"/>
    <w:rsid w:val="003739EF"/>
    <w:rsid w:val="00375228"/>
    <w:rsid w:val="003765F9"/>
    <w:rsid w:val="003776A2"/>
    <w:rsid w:val="00380658"/>
    <w:rsid w:val="00383435"/>
    <w:rsid w:val="003838CF"/>
    <w:rsid w:val="00383FC8"/>
    <w:rsid w:val="00390ECF"/>
    <w:rsid w:val="003A32BC"/>
    <w:rsid w:val="003A3412"/>
    <w:rsid w:val="003A56CA"/>
    <w:rsid w:val="003B2758"/>
    <w:rsid w:val="003B2928"/>
    <w:rsid w:val="003B7E4C"/>
    <w:rsid w:val="003C08D4"/>
    <w:rsid w:val="003C0EF4"/>
    <w:rsid w:val="003C2B0D"/>
    <w:rsid w:val="003C4442"/>
    <w:rsid w:val="003C5766"/>
    <w:rsid w:val="003D260A"/>
    <w:rsid w:val="003D365F"/>
    <w:rsid w:val="003D3970"/>
    <w:rsid w:val="003D7869"/>
    <w:rsid w:val="003D7F1B"/>
    <w:rsid w:val="003E5D1D"/>
    <w:rsid w:val="003E7899"/>
    <w:rsid w:val="003E796B"/>
    <w:rsid w:val="003E7C75"/>
    <w:rsid w:val="003F1C39"/>
    <w:rsid w:val="00400D12"/>
    <w:rsid w:val="004021C5"/>
    <w:rsid w:val="004035F2"/>
    <w:rsid w:val="00406D1E"/>
    <w:rsid w:val="00410D90"/>
    <w:rsid w:val="00410ECB"/>
    <w:rsid w:val="00411887"/>
    <w:rsid w:val="004125D7"/>
    <w:rsid w:val="004144C8"/>
    <w:rsid w:val="0042224A"/>
    <w:rsid w:val="00422867"/>
    <w:rsid w:val="00426876"/>
    <w:rsid w:val="00427F23"/>
    <w:rsid w:val="0043125D"/>
    <w:rsid w:val="00433BD6"/>
    <w:rsid w:val="004348C4"/>
    <w:rsid w:val="004417B7"/>
    <w:rsid w:val="00442EBB"/>
    <w:rsid w:val="0044682A"/>
    <w:rsid w:val="00446F44"/>
    <w:rsid w:val="00450E94"/>
    <w:rsid w:val="004546FD"/>
    <w:rsid w:val="00455CD1"/>
    <w:rsid w:val="004561B1"/>
    <w:rsid w:val="004577D2"/>
    <w:rsid w:val="00460C49"/>
    <w:rsid w:val="004648AA"/>
    <w:rsid w:val="00464E61"/>
    <w:rsid w:val="00465F4D"/>
    <w:rsid w:val="00467528"/>
    <w:rsid w:val="004716A9"/>
    <w:rsid w:val="004737C4"/>
    <w:rsid w:val="00476633"/>
    <w:rsid w:val="004818A4"/>
    <w:rsid w:val="004851A4"/>
    <w:rsid w:val="00491E2D"/>
    <w:rsid w:val="00493396"/>
    <w:rsid w:val="00493F0F"/>
    <w:rsid w:val="0049441B"/>
    <w:rsid w:val="00494DCF"/>
    <w:rsid w:val="004953E7"/>
    <w:rsid w:val="00496FB9"/>
    <w:rsid w:val="004A16DC"/>
    <w:rsid w:val="004B0F33"/>
    <w:rsid w:val="004B5988"/>
    <w:rsid w:val="004B7501"/>
    <w:rsid w:val="004B7988"/>
    <w:rsid w:val="004B7D10"/>
    <w:rsid w:val="004C395F"/>
    <w:rsid w:val="004D1480"/>
    <w:rsid w:val="004E16E0"/>
    <w:rsid w:val="004E1C67"/>
    <w:rsid w:val="004E3B6C"/>
    <w:rsid w:val="004F13BE"/>
    <w:rsid w:val="00511958"/>
    <w:rsid w:val="00512AE6"/>
    <w:rsid w:val="005136A3"/>
    <w:rsid w:val="00520259"/>
    <w:rsid w:val="0052448D"/>
    <w:rsid w:val="00526D3D"/>
    <w:rsid w:val="0053169A"/>
    <w:rsid w:val="00531DE4"/>
    <w:rsid w:val="005334BE"/>
    <w:rsid w:val="00533FC8"/>
    <w:rsid w:val="005438DF"/>
    <w:rsid w:val="0055112E"/>
    <w:rsid w:val="00554EE8"/>
    <w:rsid w:val="00563D2C"/>
    <w:rsid w:val="0056485C"/>
    <w:rsid w:val="00572609"/>
    <w:rsid w:val="00574862"/>
    <w:rsid w:val="00583B52"/>
    <w:rsid w:val="00585029"/>
    <w:rsid w:val="00585D1F"/>
    <w:rsid w:val="0058605A"/>
    <w:rsid w:val="00587770"/>
    <w:rsid w:val="00592019"/>
    <w:rsid w:val="00596745"/>
    <w:rsid w:val="00596A16"/>
    <w:rsid w:val="005A35FF"/>
    <w:rsid w:val="005A5077"/>
    <w:rsid w:val="005A5C25"/>
    <w:rsid w:val="005A673E"/>
    <w:rsid w:val="005B1B6C"/>
    <w:rsid w:val="005B4893"/>
    <w:rsid w:val="005C1235"/>
    <w:rsid w:val="005C2F04"/>
    <w:rsid w:val="005C4F97"/>
    <w:rsid w:val="005C69A2"/>
    <w:rsid w:val="005D0176"/>
    <w:rsid w:val="005D11BC"/>
    <w:rsid w:val="005D2389"/>
    <w:rsid w:val="005D4716"/>
    <w:rsid w:val="005D78F8"/>
    <w:rsid w:val="005D7E63"/>
    <w:rsid w:val="005E1CB6"/>
    <w:rsid w:val="005E1D26"/>
    <w:rsid w:val="005E20A6"/>
    <w:rsid w:val="005E2FEC"/>
    <w:rsid w:val="005E71B4"/>
    <w:rsid w:val="005F0428"/>
    <w:rsid w:val="005F1FD8"/>
    <w:rsid w:val="005F39F7"/>
    <w:rsid w:val="005F5F84"/>
    <w:rsid w:val="005F6BC9"/>
    <w:rsid w:val="006017B3"/>
    <w:rsid w:val="00602222"/>
    <w:rsid w:val="00604247"/>
    <w:rsid w:val="00604BC8"/>
    <w:rsid w:val="00606394"/>
    <w:rsid w:val="006074F7"/>
    <w:rsid w:val="006155F7"/>
    <w:rsid w:val="00625EF9"/>
    <w:rsid w:val="00627215"/>
    <w:rsid w:val="00633F13"/>
    <w:rsid w:val="0063400D"/>
    <w:rsid w:val="0063645C"/>
    <w:rsid w:val="00641F8E"/>
    <w:rsid w:val="00643B79"/>
    <w:rsid w:val="006441C9"/>
    <w:rsid w:val="0064691B"/>
    <w:rsid w:val="0065796D"/>
    <w:rsid w:val="00660D0A"/>
    <w:rsid w:val="00662936"/>
    <w:rsid w:val="00663CC9"/>
    <w:rsid w:val="00663D1C"/>
    <w:rsid w:val="00665FF7"/>
    <w:rsid w:val="00673062"/>
    <w:rsid w:val="006813CE"/>
    <w:rsid w:val="006971F7"/>
    <w:rsid w:val="00697250"/>
    <w:rsid w:val="00697760"/>
    <w:rsid w:val="006A227A"/>
    <w:rsid w:val="006A451F"/>
    <w:rsid w:val="006A662E"/>
    <w:rsid w:val="006A7E82"/>
    <w:rsid w:val="006B3D34"/>
    <w:rsid w:val="006C167A"/>
    <w:rsid w:val="006C1A68"/>
    <w:rsid w:val="006C31BC"/>
    <w:rsid w:val="006C36EE"/>
    <w:rsid w:val="006C51E6"/>
    <w:rsid w:val="006D0D5A"/>
    <w:rsid w:val="006D2314"/>
    <w:rsid w:val="006D27B8"/>
    <w:rsid w:val="006D2E42"/>
    <w:rsid w:val="006D43C4"/>
    <w:rsid w:val="006D5778"/>
    <w:rsid w:val="006D65C2"/>
    <w:rsid w:val="006D7821"/>
    <w:rsid w:val="006E01C0"/>
    <w:rsid w:val="006E0618"/>
    <w:rsid w:val="006E1E98"/>
    <w:rsid w:val="006E258E"/>
    <w:rsid w:val="006E2601"/>
    <w:rsid w:val="006E4B25"/>
    <w:rsid w:val="006E71F5"/>
    <w:rsid w:val="006E72A8"/>
    <w:rsid w:val="006F1E2A"/>
    <w:rsid w:val="006F400D"/>
    <w:rsid w:val="006F4A34"/>
    <w:rsid w:val="00704E79"/>
    <w:rsid w:val="00706C3B"/>
    <w:rsid w:val="00707B29"/>
    <w:rsid w:val="00711708"/>
    <w:rsid w:val="007140B9"/>
    <w:rsid w:val="00720D79"/>
    <w:rsid w:val="00722694"/>
    <w:rsid w:val="007305A1"/>
    <w:rsid w:val="00731004"/>
    <w:rsid w:val="007325A8"/>
    <w:rsid w:val="00733B18"/>
    <w:rsid w:val="00736541"/>
    <w:rsid w:val="007376A9"/>
    <w:rsid w:val="00747A98"/>
    <w:rsid w:val="007568C3"/>
    <w:rsid w:val="00764432"/>
    <w:rsid w:val="00770BE1"/>
    <w:rsid w:val="00771523"/>
    <w:rsid w:val="007727F8"/>
    <w:rsid w:val="007771B8"/>
    <w:rsid w:val="00777ED6"/>
    <w:rsid w:val="00782FCF"/>
    <w:rsid w:val="00783216"/>
    <w:rsid w:val="0078696D"/>
    <w:rsid w:val="00787826"/>
    <w:rsid w:val="00792100"/>
    <w:rsid w:val="007951A4"/>
    <w:rsid w:val="00795769"/>
    <w:rsid w:val="00795808"/>
    <w:rsid w:val="007A27A1"/>
    <w:rsid w:val="007A3FCD"/>
    <w:rsid w:val="007A56DD"/>
    <w:rsid w:val="007A73AF"/>
    <w:rsid w:val="007B088E"/>
    <w:rsid w:val="007B0D5E"/>
    <w:rsid w:val="007B499C"/>
    <w:rsid w:val="007B6A87"/>
    <w:rsid w:val="007C165D"/>
    <w:rsid w:val="007C2E10"/>
    <w:rsid w:val="007C41E1"/>
    <w:rsid w:val="007C4814"/>
    <w:rsid w:val="007C713C"/>
    <w:rsid w:val="007D76B1"/>
    <w:rsid w:val="007D7B77"/>
    <w:rsid w:val="007E190B"/>
    <w:rsid w:val="007E24AD"/>
    <w:rsid w:val="007E4F4D"/>
    <w:rsid w:val="007E5CAD"/>
    <w:rsid w:val="007F04D6"/>
    <w:rsid w:val="007F1E57"/>
    <w:rsid w:val="007F2497"/>
    <w:rsid w:val="007F431D"/>
    <w:rsid w:val="007F4ADC"/>
    <w:rsid w:val="007F7E71"/>
    <w:rsid w:val="008049A6"/>
    <w:rsid w:val="00811F8E"/>
    <w:rsid w:val="00816EBB"/>
    <w:rsid w:val="00826E88"/>
    <w:rsid w:val="0082708E"/>
    <w:rsid w:val="00831289"/>
    <w:rsid w:val="00834840"/>
    <w:rsid w:val="00835CA5"/>
    <w:rsid w:val="00841F88"/>
    <w:rsid w:val="00845B3C"/>
    <w:rsid w:val="00845DDA"/>
    <w:rsid w:val="00850E4B"/>
    <w:rsid w:val="00857768"/>
    <w:rsid w:val="008618D8"/>
    <w:rsid w:val="008619BD"/>
    <w:rsid w:val="00865941"/>
    <w:rsid w:val="00867AFA"/>
    <w:rsid w:val="00871BF4"/>
    <w:rsid w:val="00871C24"/>
    <w:rsid w:val="008747B8"/>
    <w:rsid w:val="00874A91"/>
    <w:rsid w:val="00876910"/>
    <w:rsid w:val="00876C88"/>
    <w:rsid w:val="00876F4B"/>
    <w:rsid w:val="00880CB5"/>
    <w:rsid w:val="008812A9"/>
    <w:rsid w:val="0088193B"/>
    <w:rsid w:val="008828EA"/>
    <w:rsid w:val="00890BBF"/>
    <w:rsid w:val="008924B8"/>
    <w:rsid w:val="008A088F"/>
    <w:rsid w:val="008A0B09"/>
    <w:rsid w:val="008A4391"/>
    <w:rsid w:val="008A6EEA"/>
    <w:rsid w:val="008B05BB"/>
    <w:rsid w:val="008B1241"/>
    <w:rsid w:val="008B211A"/>
    <w:rsid w:val="008C11DD"/>
    <w:rsid w:val="008C7FD9"/>
    <w:rsid w:val="008D35FE"/>
    <w:rsid w:val="008D37C6"/>
    <w:rsid w:val="008D63DC"/>
    <w:rsid w:val="008E1688"/>
    <w:rsid w:val="008E2A8D"/>
    <w:rsid w:val="008E388E"/>
    <w:rsid w:val="008E5B69"/>
    <w:rsid w:val="008E73F2"/>
    <w:rsid w:val="008F0FC8"/>
    <w:rsid w:val="008F119E"/>
    <w:rsid w:val="008F15F7"/>
    <w:rsid w:val="0090287C"/>
    <w:rsid w:val="0091146E"/>
    <w:rsid w:val="00911B47"/>
    <w:rsid w:val="00913A72"/>
    <w:rsid w:val="0091592F"/>
    <w:rsid w:val="0091782E"/>
    <w:rsid w:val="0092321B"/>
    <w:rsid w:val="009234C3"/>
    <w:rsid w:val="009242A1"/>
    <w:rsid w:val="009268B1"/>
    <w:rsid w:val="009269B2"/>
    <w:rsid w:val="00930EB5"/>
    <w:rsid w:val="00935470"/>
    <w:rsid w:val="00935859"/>
    <w:rsid w:val="009403AC"/>
    <w:rsid w:val="0094138E"/>
    <w:rsid w:val="00946D80"/>
    <w:rsid w:val="0095386E"/>
    <w:rsid w:val="009563F0"/>
    <w:rsid w:val="0096040D"/>
    <w:rsid w:val="00964938"/>
    <w:rsid w:val="00975A1A"/>
    <w:rsid w:val="009813F1"/>
    <w:rsid w:val="00981BEC"/>
    <w:rsid w:val="00990D0A"/>
    <w:rsid w:val="00990D7C"/>
    <w:rsid w:val="00991234"/>
    <w:rsid w:val="00991614"/>
    <w:rsid w:val="009916D8"/>
    <w:rsid w:val="00992424"/>
    <w:rsid w:val="00994805"/>
    <w:rsid w:val="00994F23"/>
    <w:rsid w:val="009A203E"/>
    <w:rsid w:val="009A48FF"/>
    <w:rsid w:val="009A63CA"/>
    <w:rsid w:val="009A710B"/>
    <w:rsid w:val="009A7611"/>
    <w:rsid w:val="009B534F"/>
    <w:rsid w:val="009B666F"/>
    <w:rsid w:val="009B681B"/>
    <w:rsid w:val="009B7609"/>
    <w:rsid w:val="009B7D4A"/>
    <w:rsid w:val="009C10FB"/>
    <w:rsid w:val="009C19C3"/>
    <w:rsid w:val="009C1BD6"/>
    <w:rsid w:val="009C1D6E"/>
    <w:rsid w:val="009C4B10"/>
    <w:rsid w:val="009D30A9"/>
    <w:rsid w:val="009D4437"/>
    <w:rsid w:val="009D6242"/>
    <w:rsid w:val="009D7A13"/>
    <w:rsid w:val="009E02D4"/>
    <w:rsid w:val="009E0D73"/>
    <w:rsid w:val="009F1EB9"/>
    <w:rsid w:val="009F72E3"/>
    <w:rsid w:val="009F7C78"/>
    <w:rsid w:val="00A0137D"/>
    <w:rsid w:val="00A03FBA"/>
    <w:rsid w:val="00A04883"/>
    <w:rsid w:val="00A056A4"/>
    <w:rsid w:val="00A05A69"/>
    <w:rsid w:val="00A11FD9"/>
    <w:rsid w:val="00A122CA"/>
    <w:rsid w:val="00A123F0"/>
    <w:rsid w:val="00A1435D"/>
    <w:rsid w:val="00A15705"/>
    <w:rsid w:val="00A1738B"/>
    <w:rsid w:val="00A27A59"/>
    <w:rsid w:val="00A36348"/>
    <w:rsid w:val="00A417EC"/>
    <w:rsid w:val="00A424B6"/>
    <w:rsid w:val="00A445DE"/>
    <w:rsid w:val="00A45B6A"/>
    <w:rsid w:val="00A55D6E"/>
    <w:rsid w:val="00A566AA"/>
    <w:rsid w:val="00A623DB"/>
    <w:rsid w:val="00A63E83"/>
    <w:rsid w:val="00A803E2"/>
    <w:rsid w:val="00A809F0"/>
    <w:rsid w:val="00A80FE6"/>
    <w:rsid w:val="00A82A43"/>
    <w:rsid w:val="00A83B9A"/>
    <w:rsid w:val="00A92D60"/>
    <w:rsid w:val="00A934C0"/>
    <w:rsid w:val="00A93E82"/>
    <w:rsid w:val="00A956FB"/>
    <w:rsid w:val="00AA01B2"/>
    <w:rsid w:val="00AA2A5A"/>
    <w:rsid w:val="00AB434E"/>
    <w:rsid w:val="00AC03FE"/>
    <w:rsid w:val="00AC1974"/>
    <w:rsid w:val="00AC3EE3"/>
    <w:rsid w:val="00AC4B2D"/>
    <w:rsid w:val="00AD0DE8"/>
    <w:rsid w:val="00AD7981"/>
    <w:rsid w:val="00AE281C"/>
    <w:rsid w:val="00AE6068"/>
    <w:rsid w:val="00AE79F4"/>
    <w:rsid w:val="00AE7D2E"/>
    <w:rsid w:val="00AF02DF"/>
    <w:rsid w:val="00AF2949"/>
    <w:rsid w:val="00AF3886"/>
    <w:rsid w:val="00AF5BDE"/>
    <w:rsid w:val="00B02169"/>
    <w:rsid w:val="00B022F9"/>
    <w:rsid w:val="00B04692"/>
    <w:rsid w:val="00B062D7"/>
    <w:rsid w:val="00B1560F"/>
    <w:rsid w:val="00B16B2C"/>
    <w:rsid w:val="00B2486A"/>
    <w:rsid w:val="00B251DF"/>
    <w:rsid w:val="00B30BDA"/>
    <w:rsid w:val="00B37017"/>
    <w:rsid w:val="00B37DF9"/>
    <w:rsid w:val="00B40255"/>
    <w:rsid w:val="00B41E50"/>
    <w:rsid w:val="00B42098"/>
    <w:rsid w:val="00B50E4A"/>
    <w:rsid w:val="00B5420A"/>
    <w:rsid w:val="00B549F6"/>
    <w:rsid w:val="00B5653D"/>
    <w:rsid w:val="00B61354"/>
    <w:rsid w:val="00B6144B"/>
    <w:rsid w:val="00B614D3"/>
    <w:rsid w:val="00B62581"/>
    <w:rsid w:val="00B65F0F"/>
    <w:rsid w:val="00B7047B"/>
    <w:rsid w:val="00B71192"/>
    <w:rsid w:val="00B7334B"/>
    <w:rsid w:val="00B73379"/>
    <w:rsid w:val="00B73475"/>
    <w:rsid w:val="00B74627"/>
    <w:rsid w:val="00B76E3D"/>
    <w:rsid w:val="00B77D9F"/>
    <w:rsid w:val="00B802F5"/>
    <w:rsid w:val="00B843FA"/>
    <w:rsid w:val="00B914D1"/>
    <w:rsid w:val="00B917B2"/>
    <w:rsid w:val="00B93A6C"/>
    <w:rsid w:val="00B971C9"/>
    <w:rsid w:val="00B97F68"/>
    <w:rsid w:val="00BA0DE5"/>
    <w:rsid w:val="00BA592A"/>
    <w:rsid w:val="00BA5E27"/>
    <w:rsid w:val="00BB0F28"/>
    <w:rsid w:val="00BB3403"/>
    <w:rsid w:val="00BB6EE2"/>
    <w:rsid w:val="00BC0A50"/>
    <w:rsid w:val="00BC1420"/>
    <w:rsid w:val="00BC512C"/>
    <w:rsid w:val="00BD168A"/>
    <w:rsid w:val="00BD2FFB"/>
    <w:rsid w:val="00BD57B1"/>
    <w:rsid w:val="00BD5A3B"/>
    <w:rsid w:val="00BD7E2D"/>
    <w:rsid w:val="00BE1972"/>
    <w:rsid w:val="00BE3305"/>
    <w:rsid w:val="00BE7519"/>
    <w:rsid w:val="00BF0334"/>
    <w:rsid w:val="00BF08B4"/>
    <w:rsid w:val="00BF0C68"/>
    <w:rsid w:val="00BF25D5"/>
    <w:rsid w:val="00BF4443"/>
    <w:rsid w:val="00BF71E8"/>
    <w:rsid w:val="00BF7314"/>
    <w:rsid w:val="00BF7945"/>
    <w:rsid w:val="00C01F51"/>
    <w:rsid w:val="00C04DCE"/>
    <w:rsid w:val="00C063FD"/>
    <w:rsid w:val="00C07730"/>
    <w:rsid w:val="00C11154"/>
    <w:rsid w:val="00C126AF"/>
    <w:rsid w:val="00C12EA4"/>
    <w:rsid w:val="00C14A87"/>
    <w:rsid w:val="00C15189"/>
    <w:rsid w:val="00C16266"/>
    <w:rsid w:val="00C17920"/>
    <w:rsid w:val="00C207A5"/>
    <w:rsid w:val="00C239B7"/>
    <w:rsid w:val="00C258EC"/>
    <w:rsid w:val="00C274F3"/>
    <w:rsid w:val="00C27BCE"/>
    <w:rsid w:val="00C309E7"/>
    <w:rsid w:val="00C33BFE"/>
    <w:rsid w:val="00C35A11"/>
    <w:rsid w:val="00C41113"/>
    <w:rsid w:val="00C4167D"/>
    <w:rsid w:val="00C41DB5"/>
    <w:rsid w:val="00C430DC"/>
    <w:rsid w:val="00C450A9"/>
    <w:rsid w:val="00C46AC8"/>
    <w:rsid w:val="00C47121"/>
    <w:rsid w:val="00C50541"/>
    <w:rsid w:val="00C52DF5"/>
    <w:rsid w:val="00C533F7"/>
    <w:rsid w:val="00C53FDF"/>
    <w:rsid w:val="00C53FE6"/>
    <w:rsid w:val="00C549BD"/>
    <w:rsid w:val="00C55E3A"/>
    <w:rsid w:val="00C56024"/>
    <w:rsid w:val="00C5722F"/>
    <w:rsid w:val="00C60404"/>
    <w:rsid w:val="00C605D1"/>
    <w:rsid w:val="00C6275F"/>
    <w:rsid w:val="00C70F8D"/>
    <w:rsid w:val="00C70FB4"/>
    <w:rsid w:val="00C713D7"/>
    <w:rsid w:val="00C7156E"/>
    <w:rsid w:val="00C71DFF"/>
    <w:rsid w:val="00C7551D"/>
    <w:rsid w:val="00C80016"/>
    <w:rsid w:val="00C807F6"/>
    <w:rsid w:val="00C81A37"/>
    <w:rsid w:val="00C851AD"/>
    <w:rsid w:val="00C87AD5"/>
    <w:rsid w:val="00C91513"/>
    <w:rsid w:val="00C92FBA"/>
    <w:rsid w:val="00C9491D"/>
    <w:rsid w:val="00C9553B"/>
    <w:rsid w:val="00C97CD0"/>
    <w:rsid w:val="00CA1005"/>
    <w:rsid w:val="00CA27B6"/>
    <w:rsid w:val="00CA2881"/>
    <w:rsid w:val="00CA463B"/>
    <w:rsid w:val="00CA7C26"/>
    <w:rsid w:val="00CB0B04"/>
    <w:rsid w:val="00CB21D4"/>
    <w:rsid w:val="00CB3E6F"/>
    <w:rsid w:val="00CB41C8"/>
    <w:rsid w:val="00CB59A5"/>
    <w:rsid w:val="00CC3747"/>
    <w:rsid w:val="00CC3F68"/>
    <w:rsid w:val="00CC4CAF"/>
    <w:rsid w:val="00CD098C"/>
    <w:rsid w:val="00CD11B4"/>
    <w:rsid w:val="00CD1D96"/>
    <w:rsid w:val="00CD3504"/>
    <w:rsid w:val="00CD49C6"/>
    <w:rsid w:val="00CD6823"/>
    <w:rsid w:val="00CE1CE6"/>
    <w:rsid w:val="00CE2B87"/>
    <w:rsid w:val="00CE2BDF"/>
    <w:rsid w:val="00CE616E"/>
    <w:rsid w:val="00CF186E"/>
    <w:rsid w:val="00CF2ADD"/>
    <w:rsid w:val="00CF544E"/>
    <w:rsid w:val="00CF62EE"/>
    <w:rsid w:val="00D04A55"/>
    <w:rsid w:val="00D11ADC"/>
    <w:rsid w:val="00D11CB0"/>
    <w:rsid w:val="00D11D0C"/>
    <w:rsid w:val="00D146D9"/>
    <w:rsid w:val="00D21FDB"/>
    <w:rsid w:val="00D22360"/>
    <w:rsid w:val="00D22D0E"/>
    <w:rsid w:val="00D23E4B"/>
    <w:rsid w:val="00D27702"/>
    <w:rsid w:val="00D30288"/>
    <w:rsid w:val="00D322C8"/>
    <w:rsid w:val="00D348F0"/>
    <w:rsid w:val="00D35CCC"/>
    <w:rsid w:val="00D372D8"/>
    <w:rsid w:val="00D405C8"/>
    <w:rsid w:val="00D442A6"/>
    <w:rsid w:val="00D44924"/>
    <w:rsid w:val="00D525FE"/>
    <w:rsid w:val="00D55D91"/>
    <w:rsid w:val="00D56448"/>
    <w:rsid w:val="00D630C0"/>
    <w:rsid w:val="00D65630"/>
    <w:rsid w:val="00D65ACF"/>
    <w:rsid w:val="00D668B5"/>
    <w:rsid w:val="00D72ABF"/>
    <w:rsid w:val="00D73EDD"/>
    <w:rsid w:val="00D74ADA"/>
    <w:rsid w:val="00D74ED9"/>
    <w:rsid w:val="00D7513B"/>
    <w:rsid w:val="00D75806"/>
    <w:rsid w:val="00D7737C"/>
    <w:rsid w:val="00D80176"/>
    <w:rsid w:val="00D801B7"/>
    <w:rsid w:val="00D80631"/>
    <w:rsid w:val="00D82384"/>
    <w:rsid w:val="00D843F8"/>
    <w:rsid w:val="00D85E3F"/>
    <w:rsid w:val="00D86BD0"/>
    <w:rsid w:val="00D86D5C"/>
    <w:rsid w:val="00D879CA"/>
    <w:rsid w:val="00D91F99"/>
    <w:rsid w:val="00D9665A"/>
    <w:rsid w:val="00DA2983"/>
    <w:rsid w:val="00DA48EB"/>
    <w:rsid w:val="00DA5B77"/>
    <w:rsid w:val="00DB13D1"/>
    <w:rsid w:val="00DB6FCF"/>
    <w:rsid w:val="00DB7BEA"/>
    <w:rsid w:val="00DC18FD"/>
    <w:rsid w:val="00DC25AA"/>
    <w:rsid w:val="00DC413C"/>
    <w:rsid w:val="00DC522B"/>
    <w:rsid w:val="00DC71A3"/>
    <w:rsid w:val="00DD3997"/>
    <w:rsid w:val="00DD7A9E"/>
    <w:rsid w:val="00DE23EE"/>
    <w:rsid w:val="00DE24CE"/>
    <w:rsid w:val="00DE3E6E"/>
    <w:rsid w:val="00DE5076"/>
    <w:rsid w:val="00DE5497"/>
    <w:rsid w:val="00DE68B9"/>
    <w:rsid w:val="00DE7A20"/>
    <w:rsid w:val="00DF3222"/>
    <w:rsid w:val="00DF32C1"/>
    <w:rsid w:val="00DF3388"/>
    <w:rsid w:val="00DF413D"/>
    <w:rsid w:val="00DF49E0"/>
    <w:rsid w:val="00DF4BB0"/>
    <w:rsid w:val="00DF531F"/>
    <w:rsid w:val="00DF67E5"/>
    <w:rsid w:val="00E01982"/>
    <w:rsid w:val="00E0468F"/>
    <w:rsid w:val="00E04921"/>
    <w:rsid w:val="00E07C31"/>
    <w:rsid w:val="00E115BD"/>
    <w:rsid w:val="00E11D2E"/>
    <w:rsid w:val="00E126F6"/>
    <w:rsid w:val="00E201AC"/>
    <w:rsid w:val="00E20AD9"/>
    <w:rsid w:val="00E22524"/>
    <w:rsid w:val="00E234A3"/>
    <w:rsid w:val="00E2707C"/>
    <w:rsid w:val="00E36D3F"/>
    <w:rsid w:val="00E37B5C"/>
    <w:rsid w:val="00E43F52"/>
    <w:rsid w:val="00E44319"/>
    <w:rsid w:val="00E44F15"/>
    <w:rsid w:val="00E5015A"/>
    <w:rsid w:val="00E50E28"/>
    <w:rsid w:val="00E53F43"/>
    <w:rsid w:val="00E54E23"/>
    <w:rsid w:val="00E5588B"/>
    <w:rsid w:val="00E611DC"/>
    <w:rsid w:val="00E65215"/>
    <w:rsid w:val="00E65CD8"/>
    <w:rsid w:val="00E71469"/>
    <w:rsid w:val="00E71FAB"/>
    <w:rsid w:val="00E77A0E"/>
    <w:rsid w:val="00E81D52"/>
    <w:rsid w:val="00E879AA"/>
    <w:rsid w:val="00E9142C"/>
    <w:rsid w:val="00E91725"/>
    <w:rsid w:val="00EA0965"/>
    <w:rsid w:val="00EA2CE7"/>
    <w:rsid w:val="00EA7510"/>
    <w:rsid w:val="00EB0542"/>
    <w:rsid w:val="00EB333A"/>
    <w:rsid w:val="00EB7683"/>
    <w:rsid w:val="00EC0140"/>
    <w:rsid w:val="00EC1611"/>
    <w:rsid w:val="00EC1CBE"/>
    <w:rsid w:val="00ED1C7D"/>
    <w:rsid w:val="00ED6E64"/>
    <w:rsid w:val="00EE0059"/>
    <w:rsid w:val="00EE257B"/>
    <w:rsid w:val="00EE3342"/>
    <w:rsid w:val="00EF2304"/>
    <w:rsid w:val="00EF43E7"/>
    <w:rsid w:val="00EF51D7"/>
    <w:rsid w:val="00EF7B18"/>
    <w:rsid w:val="00F017C1"/>
    <w:rsid w:val="00F0196F"/>
    <w:rsid w:val="00F1004F"/>
    <w:rsid w:val="00F14AC1"/>
    <w:rsid w:val="00F2136B"/>
    <w:rsid w:val="00F41465"/>
    <w:rsid w:val="00F43BE7"/>
    <w:rsid w:val="00F43DC7"/>
    <w:rsid w:val="00F4590C"/>
    <w:rsid w:val="00F45F7B"/>
    <w:rsid w:val="00F5274C"/>
    <w:rsid w:val="00F5526F"/>
    <w:rsid w:val="00F55E19"/>
    <w:rsid w:val="00F6420C"/>
    <w:rsid w:val="00F642F7"/>
    <w:rsid w:val="00F64888"/>
    <w:rsid w:val="00F65B9C"/>
    <w:rsid w:val="00F67605"/>
    <w:rsid w:val="00F7001C"/>
    <w:rsid w:val="00F70BFD"/>
    <w:rsid w:val="00F7760E"/>
    <w:rsid w:val="00F8123B"/>
    <w:rsid w:val="00F83A1B"/>
    <w:rsid w:val="00F8560F"/>
    <w:rsid w:val="00F91DB1"/>
    <w:rsid w:val="00F9450A"/>
    <w:rsid w:val="00F96517"/>
    <w:rsid w:val="00FA4660"/>
    <w:rsid w:val="00FA63D5"/>
    <w:rsid w:val="00FA67D5"/>
    <w:rsid w:val="00FB0CB9"/>
    <w:rsid w:val="00FB20B6"/>
    <w:rsid w:val="00FB228D"/>
    <w:rsid w:val="00FB266D"/>
    <w:rsid w:val="00FB57F9"/>
    <w:rsid w:val="00FC0855"/>
    <w:rsid w:val="00FC1BBC"/>
    <w:rsid w:val="00FC7BC6"/>
    <w:rsid w:val="00FD237F"/>
    <w:rsid w:val="00FD3F4C"/>
    <w:rsid w:val="00FD5324"/>
    <w:rsid w:val="00FD5FAF"/>
    <w:rsid w:val="00FF2686"/>
    <w:rsid w:val="00FF28D5"/>
    <w:rsid w:val="00FF373B"/>
    <w:rsid w:val="00FF3BD3"/>
    <w:rsid w:val="00FF42EC"/>
    <w:rsid w:val="00FF4ECD"/>
    <w:rsid w:val="03CF3ED9"/>
    <w:rsid w:val="305A6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A76F5ABA-7A63-4DE7-A2B9-2420EC10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441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809F0"/>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A1435D"/>
    <w:rPr>
      <w:color w:val="2B579A"/>
      <w:shd w:val="clear" w:color="auto" w:fill="E1DFDD"/>
    </w:rPr>
  </w:style>
  <w:style w:type="table" w:customStyle="1" w:styleId="TableGrid4">
    <w:name w:val="Table Grid4"/>
    <w:basedOn w:val="TableNormal"/>
    <w:next w:val="TableGrid"/>
    <w:uiPriority w:val="39"/>
    <w:rsid w:val="00CB41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2709C7"/>
    <w:rPr>
      <w:color w:val="605E5C"/>
      <w:shd w:val="clear" w:color="auto" w:fill="E1DFDD"/>
    </w:rPr>
  </w:style>
  <w:style w:type="table" w:customStyle="1" w:styleId="TableGrid31">
    <w:name w:val="Table Grid31"/>
    <w:basedOn w:val="TableNormal"/>
    <w:next w:val="TableGrid"/>
    <w:uiPriority w:val="59"/>
    <w:rsid w:val="007F4A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3D365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91592040">
      <w:bodyDiv w:val="1"/>
      <w:marLeft w:val="0"/>
      <w:marRight w:val="0"/>
      <w:marTop w:val="0"/>
      <w:marBottom w:val="0"/>
      <w:divBdr>
        <w:top w:val="none" w:sz="0" w:space="0" w:color="auto"/>
        <w:left w:val="none" w:sz="0" w:space="0" w:color="auto"/>
        <w:bottom w:val="none" w:sz="0" w:space="0" w:color="auto"/>
        <w:right w:val="none" w:sz="0" w:space="0" w:color="auto"/>
      </w:divBdr>
    </w:div>
    <w:div w:id="731777361">
      <w:bodyDiv w:val="1"/>
      <w:marLeft w:val="0"/>
      <w:marRight w:val="0"/>
      <w:marTop w:val="0"/>
      <w:marBottom w:val="0"/>
      <w:divBdr>
        <w:top w:val="none" w:sz="0" w:space="0" w:color="auto"/>
        <w:left w:val="none" w:sz="0" w:space="0" w:color="auto"/>
        <w:bottom w:val="none" w:sz="0" w:space="0" w:color="auto"/>
        <w:right w:val="none" w:sz="0" w:space="0" w:color="auto"/>
      </w:divBdr>
    </w:div>
    <w:div w:id="961151704">
      <w:bodyDiv w:val="1"/>
      <w:marLeft w:val="0"/>
      <w:marRight w:val="0"/>
      <w:marTop w:val="0"/>
      <w:marBottom w:val="0"/>
      <w:divBdr>
        <w:top w:val="none" w:sz="0" w:space="0" w:color="auto"/>
        <w:left w:val="none" w:sz="0" w:space="0" w:color="auto"/>
        <w:bottom w:val="none" w:sz="0" w:space="0" w:color="auto"/>
        <w:right w:val="none" w:sz="0" w:space="0" w:color="auto"/>
      </w:divBdr>
    </w:div>
    <w:div w:id="107875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CAE07C-FBE9-4E81-AAB1-F20D9EA2B087}">
  <ds:schemaRefs>
    <ds:schemaRef ds:uri="http://schemas.openxmlformats.org/officeDocument/2006/bibliography"/>
  </ds:schemaRefs>
</ds:datastoreItem>
</file>

<file path=customXml/itemProps2.xml><?xml version="1.0" encoding="utf-8"?>
<ds:datastoreItem xmlns:ds="http://schemas.openxmlformats.org/officeDocument/2006/customXml" ds:itemID="{F76FE98C-F824-477B-96A4-E771134320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DB84E5-35CA-4421-A1B6-82A9B16CC5DC}">
  <ds:schemaRefs>
    <ds:schemaRef ds:uri="http://schemas.openxmlformats.org/officeDocument/2006/bibliography"/>
  </ds:schemaRefs>
</ds:datastoreItem>
</file>

<file path=customXml/itemProps4.xml><?xml version="1.0" encoding="utf-8"?>
<ds:datastoreItem xmlns:ds="http://schemas.openxmlformats.org/officeDocument/2006/customXml" ds:itemID="{90B91455-E3BF-4377-9EEB-8D839BC1AD44}">
  <ds:schemaRefs>
    <ds:schemaRef ds:uri="http://schemas.microsoft.com/sharepoint/v3/contenttype/forms"/>
  </ds:schemaRefs>
</ds:datastoreItem>
</file>

<file path=customXml/itemProps5.xml><?xml version="1.0" encoding="utf-8"?>
<ds:datastoreItem xmlns:ds="http://schemas.openxmlformats.org/officeDocument/2006/customXml" ds:itemID="{DFFCF911-0D15-48DB-9C0A-9ACCC0C95F9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25</Pages>
  <Words>9972</Words>
  <Characters>56844</Characters>
  <Application>Microsoft Office Word</Application>
  <DocSecurity>0</DocSecurity>
  <Lines>473</Lines>
  <Paragraphs>133</Paragraphs>
  <ScaleCrop>false</ScaleCrop>
  <Company>California Energy Commission</Company>
  <LinksUpToDate>false</LinksUpToDate>
  <CharactersWithSpaces>66683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312</cp:revision>
  <cp:lastPrinted>2018-10-23T21:25:00Z</cp:lastPrinted>
  <dcterms:created xsi:type="dcterms:W3CDTF">2019-11-25T18:25:00Z</dcterms:created>
  <dcterms:modified xsi:type="dcterms:W3CDTF">2023-11-06T20:26:00Z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621400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