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942"/>
        <w:gridCol w:w="4589"/>
      </w:tblGrid>
      <w:tr w:rsidR="003E7C6C" w:rsidRPr="00B57311" w14:paraId="10A8E588" w14:textId="77777777" w:rsidTr="00A46DE0">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587" w14:textId="77777777" w:rsidR="003E7C6C" w:rsidRPr="00B57311" w:rsidRDefault="003E7C6C" w:rsidP="000A504D">
            <w:pPr>
              <w:keepNext/>
              <w:rPr>
                <w:rFonts w:asciiTheme="minorHAnsi" w:hAnsiTheme="minorHAnsi"/>
                <w:b/>
                <w:sz w:val="18"/>
                <w:szCs w:val="18"/>
              </w:rPr>
            </w:pPr>
            <w:r w:rsidRPr="00382D14">
              <w:rPr>
                <w:rFonts w:asciiTheme="minorHAnsi" w:hAnsiTheme="minorHAnsi"/>
                <w:b/>
                <w:szCs w:val="18"/>
              </w:rPr>
              <w:t>A. System Information</w:t>
            </w:r>
          </w:p>
        </w:tc>
      </w:tr>
      <w:tr w:rsidR="003E7C6C" w:rsidRPr="00B57311" w14:paraId="10A8E58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01</w:t>
            </w:r>
          </w:p>
        </w:tc>
        <w:tc>
          <w:tcPr>
            <w:tcW w:w="2701" w:type="pct"/>
            <w:tcBorders>
              <w:top w:val="single" w:sz="4" w:space="0" w:color="auto"/>
              <w:left w:val="single" w:sz="4" w:space="0" w:color="auto"/>
              <w:bottom w:val="single" w:sz="4" w:space="0" w:color="auto"/>
              <w:right w:val="single" w:sz="4" w:space="0" w:color="auto"/>
            </w:tcBorders>
            <w:vAlign w:val="center"/>
          </w:tcPr>
          <w:p w14:paraId="10A8E58A" w14:textId="79678AA9"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Identification or Name</w:t>
            </w:r>
          </w:p>
        </w:tc>
        <w:tc>
          <w:tcPr>
            <w:tcW w:w="2086" w:type="pct"/>
            <w:tcBorders>
              <w:top w:val="single" w:sz="4" w:space="0" w:color="auto"/>
              <w:left w:val="single" w:sz="4" w:space="0" w:color="auto"/>
              <w:bottom w:val="single" w:sz="4" w:space="0" w:color="auto"/>
              <w:right w:val="single" w:sz="4" w:space="0" w:color="auto"/>
            </w:tcBorders>
            <w:vAlign w:val="center"/>
          </w:tcPr>
          <w:p w14:paraId="10A8E58B" w14:textId="77777777" w:rsidR="003E7C6C" w:rsidRPr="00B57311" w:rsidRDefault="003E7C6C" w:rsidP="000A504D">
            <w:pPr>
              <w:rPr>
                <w:rFonts w:asciiTheme="minorHAnsi" w:hAnsiTheme="minorHAnsi"/>
                <w:sz w:val="18"/>
                <w:szCs w:val="18"/>
              </w:rPr>
            </w:pPr>
          </w:p>
        </w:tc>
      </w:tr>
      <w:tr w:rsidR="003E7C6C" w:rsidRPr="00B57311" w14:paraId="10A8E59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02</w:t>
            </w:r>
          </w:p>
        </w:tc>
        <w:tc>
          <w:tcPr>
            <w:tcW w:w="2701" w:type="pct"/>
            <w:tcBorders>
              <w:top w:val="single" w:sz="4" w:space="0" w:color="auto"/>
              <w:left w:val="single" w:sz="4" w:space="0" w:color="auto"/>
              <w:bottom w:val="single" w:sz="4" w:space="0" w:color="auto"/>
              <w:right w:val="single" w:sz="4" w:space="0" w:color="auto"/>
            </w:tcBorders>
            <w:vAlign w:val="center"/>
          </w:tcPr>
          <w:p w14:paraId="10A8E58E" w14:textId="143F5E26"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Location or Area Served</w:t>
            </w:r>
          </w:p>
        </w:tc>
        <w:tc>
          <w:tcPr>
            <w:tcW w:w="2086" w:type="pct"/>
            <w:tcBorders>
              <w:top w:val="single" w:sz="4" w:space="0" w:color="auto"/>
              <w:left w:val="single" w:sz="4" w:space="0" w:color="auto"/>
              <w:bottom w:val="single" w:sz="4" w:space="0" w:color="auto"/>
              <w:right w:val="single" w:sz="4" w:space="0" w:color="auto"/>
            </w:tcBorders>
          </w:tcPr>
          <w:p w14:paraId="10A8E58F" w14:textId="77777777" w:rsidR="003E7C6C" w:rsidRPr="00B57311" w:rsidRDefault="003E7C6C" w:rsidP="000A504D">
            <w:pPr>
              <w:rPr>
                <w:rFonts w:asciiTheme="minorHAnsi" w:hAnsiTheme="minorHAnsi"/>
                <w:sz w:val="18"/>
                <w:szCs w:val="18"/>
              </w:rPr>
            </w:pPr>
          </w:p>
        </w:tc>
      </w:tr>
      <w:tr w:rsidR="008B707D" w:rsidRPr="00B57311" w14:paraId="22EBA8A2"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12239B2" w14:textId="16FD3FCB" w:rsidR="008B707D" w:rsidRPr="00B57311" w:rsidRDefault="008B707D" w:rsidP="000A504D">
            <w:pPr>
              <w:jc w:val="center"/>
              <w:rPr>
                <w:rFonts w:asciiTheme="minorHAnsi" w:hAnsiTheme="minorHAnsi"/>
                <w:sz w:val="18"/>
                <w:szCs w:val="18"/>
              </w:rPr>
            </w:pPr>
            <w:r>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390C2540" w14:textId="38FB5A18" w:rsidR="008B707D" w:rsidRDefault="008B707D" w:rsidP="000A504D">
            <w:pPr>
              <w:rPr>
                <w:rFonts w:asciiTheme="minorHAnsi" w:hAnsiTheme="minorHAnsi"/>
                <w:sz w:val="18"/>
                <w:szCs w:val="18"/>
              </w:rPr>
            </w:pPr>
            <w:r>
              <w:rPr>
                <w:rFonts w:asciiTheme="minorHAnsi" w:hAnsiTheme="minorHAnsi"/>
                <w:sz w:val="18"/>
                <w:szCs w:val="18"/>
              </w:rPr>
              <w:t>Indoor Unit Name</w:t>
            </w:r>
            <w:r w:rsidR="00DF7F7B">
              <w:rPr>
                <w:rFonts w:asciiTheme="minorHAnsi" w:hAnsiTheme="minorHAnsi"/>
                <w:sz w:val="18"/>
                <w:szCs w:val="18"/>
              </w:rPr>
              <w:t xml:space="preserve"> or Description of Area Served</w:t>
            </w:r>
          </w:p>
        </w:tc>
        <w:tc>
          <w:tcPr>
            <w:tcW w:w="2086" w:type="pct"/>
            <w:tcBorders>
              <w:top w:val="single" w:sz="4" w:space="0" w:color="auto"/>
              <w:left w:val="single" w:sz="4" w:space="0" w:color="auto"/>
              <w:bottom w:val="single" w:sz="4" w:space="0" w:color="auto"/>
              <w:right w:val="single" w:sz="4" w:space="0" w:color="auto"/>
            </w:tcBorders>
          </w:tcPr>
          <w:p w14:paraId="21FDDBF2" w14:textId="77777777" w:rsidR="008B707D" w:rsidRPr="00B57311" w:rsidRDefault="008B707D" w:rsidP="000A504D">
            <w:pPr>
              <w:rPr>
                <w:rFonts w:asciiTheme="minorHAnsi" w:hAnsiTheme="minorHAnsi"/>
                <w:sz w:val="18"/>
                <w:szCs w:val="18"/>
              </w:rPr>
            </w:pPr>
          </w:p>
        </w:tc>
      </w:tr>
      <w:tr w:rsidR="003E7C6C" w:rsidRPr="00B57311" w14:paraId="10A8E594"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1"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10A8E592" w14:textId="6E5C3E34" w:rsidR="003E7C6C" w:rsidRPr="00B57311" w:rsidRDefault="003E7C6C" w:rsidP="000A504D">
            <w:pPr>
              <w:rPr>
                <w:rFonts w:asciiTheme="minorHAnsi" w:hAnsiTheme="minorHAnsi"/>
                <w:sz w:val="18"/>
                <w:szCs w:val="18"/>
              </w:rPr>
            </w:pPr>
            <w:r w:rsidRPr="00B57311">
              <w:rPr>
                <w:rFonts w:asciiTheme="minorHAnsi" w:hAnsiTheme="minorHAnsi"/>
                <w:sz w:val="18"/>
                <w:szCs w:val="18"/>
              </w:rPr>
              <w:t>Building Type from CF1R</w:t>
            </w:r>
          </w:p>
        </w:tc>
        <w:tc>
          <w:tcPr>
            <w:tcW w:w="2086" w:type="pct"/>
            <w:tcBorders>
              <w:top w:val="single" w:sz="4" w:space="0" w:color="auto"/>
              <w:left w:val="single" w:sz="4" w:space="0" w:color="auto"/>
              <w:bottom w:val="single" w:sz="4" w:space="0" w:color="auto"/>
              <w:right w:val="single" w:sz="4" w:space="0" w:color="auto"/>
            </w:tcBorders>
          </w:tcPr>
          <w:p w14:paraId="10A8E593" w14:textId="77777777" w:rsidR="003E7C6C" w:rsidRPr="00B57311" w:rsidRDefault="003E7C6C" w:rsidP="000A504D">
            <w:pPr>
              <w:rPr>
                <w:rFonts w:asciiTheme="minorHAnsi" w:hAnsiTheme="minorHAnsi"/>
                <w:sz w:val="18"/>
                <w:szCs w:val="18"/>
              </w:rPr>
            </w:pPr>
          </w:p>
        </w:tc>
      </w:tr>
      <w:tr w:rsidR="003E7C6C" w:rsidRPr="00B57311" w14:paraId="10A8E598"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5"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04</w:t>
            </w:r>
          </w:p>
        </w:tc>
        <w:tc>
          <w:tcPr>
            <w:tcW w:w="2701" w:type="pct"/>
            <w:tcBorders>
              <w:top w:val="single" w:sz="4" w:space="0" w:color="auto"/>
              <w:left w:val="single" w:sz="4" w:space="0" w:color="auto"/>
              <w:bottom w:val="single" w:sz="4" w:space="0" w:color="auto"/>
              <w:right w:val="single" w:sz="4" w:space="0" w:color="auto"/>
            </w:tcBorders>
            <w:vAlign w:val="center"/>
          </w:tcPr>
          <w:p w14:paraId="10A8E596" w14:textId="77777777"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Ducts in Conditioned Space (VLLDCS)</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7" w14:textId="77777777" w:rsidR="003E7C6C" w:rsidRPr="00B57311" w:rsidRDefault="003E7C6C" w:rsidP="000A504D">
            <w:pPr>
              <w:rPr>
                <w:rFonts w:asciiTheme="minorHAnsi" w:hAnsiTheme="minorHAnsi"/>
                <w:sz w:val="18"/>
                <w:szCs w:val="18"/>
              </w:rPr>
            </w:pPr>
          </w:p>
        </w:tc>
      </w:tr>
      <w:tr w:rsidR="003E7C6C" w:rsidRPr="00B57311" w14:paraId="10A8E59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05</w:t>
            </w:r>
          </w:p>
        </w:tc>
        <w:tc>
          <w:tcPr>
            <w:tcW w:w="2701" w:type="pct"/>
            <w:tcBorders>
              <w:top w:val="single" w:sz="4" w:space="0" w:color="auto"/>
              <w:left w:val="single" w:sz="4" w:space="0" w:color="auto"/>
              <w:bottom w:val="single" w:sz="4" w:space="0" w:color="auto"/>
              <w:right w:val="single" w:sz="4" w:space="0" w:color="auto"/>
            </w:tcBorders>
            <w:vAlign w:val="center"/>
          </w:tcPr>
          <w:p w14:paraId="10A8E59A" w14:textId="77777777"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Air-handling Unit</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B" w14:textId="77777777" w:rsidR="003E7C6C" w:rsidRPr="00B57311" w:rsidRDefault="003E7C6C" w:rsidP="000A504D">
            <w:pPr>
              <w:rPr>
                <w:rFonts w:asciiTheme="minorHAnsi" w:hAnsiTheme="minorHAnsi"/>
                <w:sz w:val="18"/>
                <w:szCs w:val="18"/>
              </w:rPr>
            </w:pPr>
          </w:p>
        </w:tc>
      </w:tr>
      <w:tr w:rsidR="003E7C6C" w:rsidRPr="00B57311" w14:paraId="10A8E5A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06</w:t>
            </w:r>
          </w:p>
        </w:tc>
        <w:tc>
          <w:tcPr>
            <w:tcW w:w="2701" w:type="pct"/>
            <w:tcBorders>
              <w:top w:val="single" w:sz="4" w:space="0" w:color="auto"/>
              <w:left w:val="single" w:sz="4" w:space="0" w:color="auto"/>
              <w:bottom w:val="single" w:sz="4" w:space="0" w:color="auto"/>
              <w:right w:val="single" w:sz="4" w:space="0" w:color="auto"/>
            </w:tcBorders>
            <w:vAlign w:val="center"/>
          </w:tcPr>
          <w:p w14:paraId="10A8E59E" w14:textId="5E0B88BB" w:rsidR="003E7C6C" w:rsidRPr="00B57311" w:rsidRDefault="003E7C6C" w:rsidP="000A504D">
            <w:pPr>
              <w:rPr>
                <w:rFonts w:asciiTheme="minorHAnsi" w:hAnsiTheme="minorHAnsi"/>
                <w:sz w:val="18"/>
                <w:szCs w:val="18"/>
              </w:rPr>
            </w:pPr>
            <w:r w:rsidRPr="00B57311">
              <w:rPr>
                <w:rFonts w:asciiTheme="minorHAnsi" w:hAnsiTheme="minorHAnsi"/>
                <w:sz w:val="18"/>
                <w:szCs w:val="18"/>
              </w:rPr>
              <w:t>Duct System Compliance Category</w:t>
            </w:r>
          </w:p>
        </w:tc>
        <w:tc>
          <w:tcPr>
            <w:tcW w:w="2086" w:type="pct"/>
            <w:tcBorders>
              <w:top w:val="single" w:sz="4" w:space="0" w:color="auto"/>
              <w:left w:val="single" w:sz="4" w:space="0" w:color="auto"/>
              <w:bottom w:val="single" w:sz="4" w:space="0" w:color="auto"/>
              <w:right w:val="single" w:sz="4" w:space="0" w:color="auto"/>
            </w:tcBorders>
            <w:vAlign w:val="center"/>
          </w:tcPr>
          <w:p w14:paraId="10A8E59F" w14:textId="77777777" w:rsidR="003E7C6C" w:rsidRPr="00B57311" w:rsidRDefault="003E7C6C" w:rsidP="000A504D">
            <w:pPr>
              <w:rPr>
                <w:rFonts w:asciiTheme="minorHAnsi" w:hAnsiTheme="minorHAnsi"/>
                <w:sz w:val="18"/>
                <w:szCs w:val="18"/>
              </w:rPr>
            </w:pPr>
          </w:p>
        </w:tc>
      </w:tr>
      <w:tr w:rsidR="00E04628" w:rsidRPr="00B57311" w14:paraId="327469BA"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F2BE3B6" w14:textId="1220073D" w:rsidR="00E04628" w:rsidRPr="00B57311" w:rsidRDefault="00E04628" w:rsidP="000A504D">
            <w:pPr>
              <w:jc w:val="center"/>
              <w:rPr>
                <w:rFonts w:asciiTheme="minorHAnsi" w:hAnsiTheme="minorHAnsi"/>
                <w:sz w:val="18"/>
                <w:szCs w:val="18"/>
              </w:rPr>
            </w:pPr>
            <w:r>
              <w:rPr>
                <w:rFonts w:asciiTheme="minorHAnsi" w:hAnsiTheme="minorHAnsi"/>
                <w:sz w:val="18"/>
                <w:szCs w:val="18"/>
              </w:rPr>
              <w:t>08</w:t>
            </w:r>
          </w:p>
        </w:tc>
        <w:tc>
          <w:tcPr>
            <w:tcW w:w="2701" w:type="pct"/>
            <w:tcBorders>
              <w:top w:val="single" w:sz="4" w:space="0" w:color="auto"/>
              <w:left w:val="single" w:sz="4" w:space="0" w:color="auto"/>
              <w:bottom w:val="single" w:sz="4" w:space="0" w:color="auto"/>
              <w:right w:val="single" w:sz="4" w:space="0" w:color="auto"/>
            </w:tcBorders>
            <w:vAlign w:val="center"/>
          </w:tcPr>
          <w:p w14:paraId="31CBA246" w14:textId="696C34D3" w:rsidR="00E04628" w:rsidRPr="00D75118" w:rsidRDefault="00E04628" w:rsidP="000A504D">
            <w:pPr>
              <w:rPr>
                <w:rFonts w:asciiTheme="minorHAnsi" w:hAnsiTheme="minorHAnsi"/>
                <w:sz w:val="18"/>
                <w:szCs w:val="18"/>
              </w:rPr>
            </w:pPr>
            <w:r w:rsidRPr="00D75118">
              <w:rPr>
                <w:rFonts w:asciiTheme="minorHAnsi" w:hAnsiTheme="minorHAnsi"/>
                <w:sz w:val="18"/>
                <w:szCs w:val="18"/>
              </w:rPr>
              <w:t>Any portions of Duct Located in Garage?</w:t>
            </w:r>
          </w:p>
        </w:tc>
        <w:tc>
          <w:tcPr>
            <w:tcW w:w="2086" w:type="pct"/>
            <w:tcBorders>
              <w:top w:val="single" w:sz="4" w:space="0" w:color="auto"/>
              <w:left w:val="single" w:sz="4" w:space="0" w:color="auto"/>
              <w:bottom w:val="single" w:sz="4" w:space="0" w:color="auto"/>
              <w:right w:val="single" w:sz="4" w:space="0" w:color="auto"/>
            </w:tcBorders>
            <w:vAlign w:val="center"/>
          </w:tcPr>
          <w:p w14:paraId="6C1D1325" w14:textId="77777777" w:rsidR="00E04628" w:rsidRPr="00B57311" w:rsidRDefault="00E04628" w:rsidP="000A504D">
            <w:pPr>
              <w:rPr>
                <w:rFonts w:asciiTheme="minorHAnsi" w:hAnsiTheme="minorHAnsi"/>
                <w:sz w:val="18"/>
                <w:szCs w:val="18"/>
              </w:rPr>
            </w:pPr>
          </w:p>
        </w:tc>
      </w:tr>
      <w:tr w:rsidR="00DF7F7B" w:rsidRPr="00B57311" w14:paraId="581EC686"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CC2FE53" w14:textId="772A3FBA" w:rsidR="00DF7F7B" w:rsidRDefault="00DF7F7B" w:rsidP="00DF7F7B">
            <w:pPr>
              <w:jc w:val="center"/>
              <w:rPr>
                <w:rFonts w:asciiTheme="minorHAnsi" w:hAnsiTheme="minorHAnsi"/>
                <w:sz w:val="18"/>
                <w:szCs w:val="18"/>
              </w:rPr>
            </w:pPr>
            <w:r w:rsidRPr="00CB62D6">
              <w:rPr>
                <w:rFonts w:asciiTheme="minorHAnsi" w:hAnsiTheme="minorHAnsi"/>
                <w:sz w:val="18"/>
                <w:szCs w:val="18"/>
              </w:rPr>
              <w:t>09</w:t>
            </w:r>
          </w:p>
        </w:tc>
        <w:tc>
          <w:tcPr>
            <w:tcW w:w="2701" w:type="pct"/>
            <w:tcBorders>
              <w:top w:val="single" w:sz="4" w:space="0" w:color="auto"/>
              <w:left w:val="single" w:sz="4" w:space="0" w:color="auto"/>
              <w:bottom w:val="single" w:sz="4" w:space="0" w:color="auto"/>
              <w:right w:val="single" w:sz="4" w:space="0" w:color="auto"/>
            </w:tcBorders>
            <w:vAlign w:val="center"/>
          </w:tcPr>
          <w:p w14:paraId="6FA394A2" w14:textId="2ADBC9AB" w:rsidR="00DF7F7B" w:rsidRPr="00D75118" w:rsidRDefault="00DF7F7B" w:rsidP="00DF7F7B">
            <w:pPr>
              <w:rPr>
                <w:rFonts w:asciiTheme="minorHAnsi" w:hAnsiTheme="minorHAnsi"/>
                <w:sz w:val="18"/>
                <w:szCs w:val="18"/>
              </w:rPr>
            </w:pPr>
            <w:proofErr w:type="gramStart"/>
            <w:r w:rsidRPr="00CB62D6">
              <w:rPr>
                <w:rFonts w:asciiTheme="minorHAnsi" w:hAnsiTheme="minorHAnsi"/>
                <w:sz w:val="18"/>
                <w:szCs w:val="18"/>
              </w:rPr>
              <w:t>Is</w:t>
            </w:r>
            <w:proofErr w:type="gramEnd"/>
            <w:r w:rsidRPr="00CB62D6">
              <w:rPr>
                <w:rFonts w:asciiTheme="minorHAnsi" w:hAnsiTheme="minorHAnsi"/>
                <w:sz w:val="18"/>
                <w:szCs w:val="18"/>
              </w:rPr>
              <w:t xml:space="preserve"> the system type Small Duct High Velocity (SDHV)?</w:t>
            </w:r>
          </w:p>
        </w:tc>
        <w:tc>
          <w:tcPr>
            <w:tcW w:w="2086" w:type="pct"/>
            <w:tcBorders>
              <w:top w:val="single" w:sz="4" w:space="0" w:color="auto"/>
              <w:left w:val="single" w:sz="4" w:space="0" w:color="auto"/>
              <w:bottom w:val="single" w:sz="4" w:space="0" w:color="auto"/>
              <w:right w:val="single" w:sz="4" w:space="0" w:color="auto"/>
            </w:tcBorders>
            <w:vAlign w:val="center"/>
          </w:tcPr>
          <w:p w14:paraId="718A0CED" w14:textId="77777777" w:rsidR="00DF7F7B" w:rsidRPr="00B57311" w:rsidRDefault="00DF7F7B" w:rsidP="00DF7F7B">
            <w:pPr>
              <w:rPr>
                <w:rFonts w:asciiTheme="minorHAnsi" w:hAnsiTheme="minorHAnsi"/>
                <w:sz w:val="18"/>
                <w:szCs w:val="18"/>
              </w:rPr>
            </w:pPr>
          </w:p>
        </w:tc>
      </w:tr>
    </w:tbl>
    <w:p w14:paraId="10A8E5A1" w14:textId="77777777" w:rsidR="003E7C6C" w:rsidRPr="00382D14" w:rsidRDefault="003E7C6C" w:rsidP="000A504D">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D85AFC" w:rsidRPr="00B57311" w14:paraId="10A8E5A5" w14:textId="77777777" w:rsidTr="002F274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0A8E5A4" w14:textId="0041B867" w:rsidR="00D85AFC" w:rsidRPr="00B57311" w:rsidRDefault="00D85AF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5A6" w14:textId="77777777" w:rsidR="00D85AFC" w:rsidRDefault="00D85AFC"/>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3148"/>
        <w:gridCol w:w="4591"/>
      </w:tblGrid>
      <w:tr w:rsidR="003E7C6C" w:rsidRPr="00B57311" w14:paraId="10A8E5A8" w14:textId="77777777" w:rsidTr="002F274D">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5A7" w14:textId="77777777" w:rsidR="003E7C6C" w:rsidRPr="00B57311" w:rsidRDefault="003E7C6C" w:rsidP="00D85AFC">
            <w:pPr>
              <w:keepNext/>
              <w:rPr>
                <w:rFonts w:asciiTheme="minorHAnsi" w:hAnsiTheme="minorHAnsi"/>
                <w:b/>
                <w:sz w:val="18"/>
                <w:szCs w:val="18"/>
              </w:rPr>
            </w:pPr>
            <w:r w:rsidRPr="00382D14">
              <w:rPr>
                <w:rFonts w:asciiTheme="minorHAnsi" w:hAnsiTheme="minorHAnsi"/>
                <w:b/>
                <w:szCs w:val="18"/>
              </w:rPr>
              <w:t>B. Duct Leakage Diagnostic Test</w:t>
            </w:r>
          </w:p>
        </w:tc>
      </w:tr>
      <w:tr w:rsidR="00E04628" w:rsidRPr="00B57311" w14:paraId="761D936A" w14:textId="77FE2D6F" w:rsidTr="00F5291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80DD7D2" w14:textId="383F2823" w:rsidR="00E04628" w:rsidRPr="00F52915" w:rsidRDefault="00E04628" w:rsidP="00F52915">
            <w:pPr>
              <w:keepNext/>
              <w:jc w:val="center"/>
              <w:rPr>
                <w:rFonts w:asciiTheme="minorHAnsi" w:hAnsiTheme="minorHAnsi"/>
                <w:sz w:val="18"/>
                <w:szCs w:val="18"/>
              </w:rPr>
            </w:pPr>
            <w:r w:rsidRPr="00F52915">
              <w:rPr>
                <w:rFonts w:asciiTheme="minorHAnsi" w:hAnsiTheme="minorHAnsi"/>
                <w:sz w:val="18"/>
                <w:szCs w:val="18"/>
              </w:rPr>
              <w:t>01</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58BC2CD7" w14:textId="243C37D7" w:rsidR="00E04628" w:rsidRPr="00F52915" w:rsidRDefault="00E04628" w:rsidP="00D85AFC">
            <w:pPr>
              <w:keepNext/>
              <w:rPr>
                <w:rFonts w:asciiTheme="minorHAnsi" w:hAnsiTheme="minorHAnsi"/>
                <w:b/>
                <w:sz w:val="18"/>
                <w:szCs w:val="18"/>
              </w:rPr>
            </w:pPr>
            <w:r w:rsidRPr="00F52915">
              <w:rPr>
                <w:rFonts w:asciiTheme="minorHAnsi" w:hAnsiTheme="minorHAnsi"/>
                <w:sz w:val="18"/>
                <w:szCs w:val="18"/>
              </w:rPr>
              <w:t>Air-Handling Unit Airflow (AHU Airflow) Determination Method</w:t>
            </w:r>
          </w:p>
        </w:tc>
        <w:tc>
          <w:tcPr>
            <w:tcW w:w="2087" w:type="pct"/>
            <w:tcBorders>
              <w:top w:val="single" w:sz="4" w:space="0" w:color="auto"/>
              <w:left w:val="single" w:sz="4" w:space="0" w:color="auto"/>
              <w:bottom w:val="single" w:sz="4" w:space="0" w:color="auto"/>
              <w:right w:val="single" w:sz="4" w:space="0" w:color="auto"/>
            </w:tcBorders>
            <w:vAlign w:val="center"/>
          </w:tcPr>
          <w:p w14:paraId="6D21F3A8" w14:textId="77777777" w:rsidR="00E04628" w:rsidRPr="00F52915" w:rsidRDefault="00E04628" w:rsidP="00D85AFC">
            <w:pPr>
              <w:keepNext/>
              <w:rPr>
                <w:rFonts w:asciiTheme="minorHAnsi" w:hAnsiTheme="minorHAnsi"/>
                <w:b/>
                <w:sz w:val="18"/>
                <w:szCs w:val="18"/>
              </w:rPr>
            </w:pPr>
          </w:p>
        </w:tc>
      </w:tr>
      <w:tr w:rsidR="003E7C6C" w:rsidRPr="00B57311" w14:paraId="10A8E5A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9" w14:textId="34D364DB" w:rsidR="003E7C6C" w:rsidRPr="002417B7" w:rsidRDefault="003E7C6C" w:rsidP="000A504D">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2</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A" w14:textId="63CB3A76" w:rsidR="003E7C6C" w:rsidRPr="002417B7" w:rsidRDefault="003E7C6C" w:rsidP="000A504D">
            <w:pPr>
              <w:keepNext/>
              <w:rPr>
                <w:rFonts w:asciiTheme="minorHAnsi" w:hAnsiTheme="minorHAnsi"/>
                <w:sz w:val="18"/>
                <w:szCs w:val="18"/>
              </w:rPr>
            </w:pPr>
            <w:r w:rsidRPr="002417B7">
              <w:rPr>
                <w:rFonts w:asciiTheme="minorHAnsi" w:hAnsiTheme="minorHAnsi"/>
                <w:sz w:val="18"/>
                <w:szCs w:val="18"/>
              </w:rPr>
              <w:t>Condenser Nominal Cooling Capacity (ton)</w:t>
            </w:r>
          </w:p>
        </w:tc>
        <w:tc>
          <w:tcPr>
            <w:tcW w:w="2087" w:type="pct"/>
            <w:tcBorders>
              <w:top w:val="single" w:sz="4" w:space="0" w:color="auto"/>
              <w:left w:val="single" w:sz="4" w:space="0" w:color="auto"/>
              <w:bottom w:val="single" w:sz="4" w:space="0" w:color="auto"/>
              <w:right w:val="single" w:sz="4" w:space="0" w:color="auto"/>
            </w:tcBorders>
            <w:vAlign w:val="center"/>
          </w:tcPr>
          <w:p w14:paraId="10A8E5AB" w14:textId="77777777" w:rsidR="003E7C6C" w:rsidRPr="002417B7" w:rsidRDefault="003E7C6C" w:rsidP="000A504D">
            <w:pPr>
              <w:keepNext/>
              <w:rPr>
                <w:rFonts w:asciiTheme="minorHAnsi" w:hAnsiTheme="minorHAnsi"/>
                <w:sz w:val="18"/>
                <w:szCs w:val="18"/>
              </w:rPr>
            </w:pPr>
          </w:p>
        </w:tc>
      </w:tr>
      <w:tr w:rsidR="00E04628" w:rsidRPr="00B57311" w14:paraId="2ED29756"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0CC770" w14:textId="6F0D1FC6" w:rsidR="00E04628" w:rsidRPr="000D03B6" w:rsidRDefault="00E04628" w:rsidP="00E04628">
            <w:pPr>
              <w:keepNext/>
              <w:jc w:val="center"/>
              <w:rPr>
                <w:rFonts w:asciiTheme="minorHAnsi" w:hAnsiTheme="minorHAnsi"/>
                <w:sz w:val="18"/>
                <w:szCs w:val="18"/>
              </w:rPr>
            </w:pPr>
            <w:r w:rsidRPr="00F52915">
              <w:rPr>
                <w:rFonts w:asciiTheme="minorHAnsi" w:hAnsiTheme="minorHAnsi"/>
                <w:sz w:val="18"/>
                <w:szCs w:val="18"/>
              </w:rPr>
              <w:t>03</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C4BBF4C" w14:textId="6588DB0D" w:rsidR="00E04628" w:rsidRPr="000D03B6" w:rsidRDefault="00E04628" w:rsidP="00E04628">
            <w:pPr>
              <w:keepNext/>
              <w:rPr>
                <w:rFonts w:asciiTheme="minorHAnsi" w:hAnsiTheme="minorHAnsi"/>
                <w:sz w:val="18"/>
                <w:szCs w:val="18"/>
              </w:rPr>
            </w:pPr>
            <w:r w:rsidRPr="00F52915">
              <w:rPr>
                <w:rFonts w:asciiTheme="minorHAnsi" w:hAnsiTheme="minorHAnsi"/>
                <w:sz w:val="18"/>
                <w:szCs w:val="18"/>
              </w:rPr>
              <w:t>Indoor Unit Nominal Cooling Capacity</w:t>
            </w:r>
          </w:p>
        </w:tc>
        <w:tc>
          <w:tcPr>
            <w:tcW w:w="2087" w:type="pct"/>
            <w:tcBorders>
              <w:top w:val="single" w:sz="4" w:space="0" w:color="auto"/>
              <w:left w:val="single" w:sz="4" w:space="0" w:color="auto"/>
              <w:bottom w:val="single" w:sz="4" w:space="0" w:color="auto"/>
              <w:right w:val="single" w:sz="4" w:space="0" w:color="auto"/>
            </w:tcBorders>
            <w:vAlign w:val="center"/>
          </w:tcPr>
          <w:p w14:paraId="20F69583" w14:textId="77777777" w:rsidR="00E04628" w:rsidRPr="000D03B6" w:rsidRDefault="00E04628" w:rsidP="00E04628">
            <w:pPr>
              <w:keepNext/>
              <w:rPr>
                <w:rFonts w:asciiTheme="minorHAnsi" w:hAnsiTheme="minorHAnsi"/>
                <w:sz w:val="18"/>
                <w:szCs w:val="18"/>
              </w:rPr>
            </w:pPr>
          </w:p>
        </w:tc>
      </w:tr>
      <w:tr w:rsidR="00E04628" w:rsidRPr="00B57311" w14:paraId="10A8E5B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D" w14:textId="2CD0FCB4"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4</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E" w14:textId="068EBE87"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Heating Capacity (</w:t>
            </w:r>
            <w:proofErr w:type="spellStart"/>
            <w:r w:rsidRPr="000D03B6">
              <w:rPr>
                <w:rFonts w:asciiTheme="minorHAnsi" w:hAnsiTheme="minorHAnsi"/>
                <w:sz w:val="18"/>
                <w:szCs w:val="18"/>
              </w:rPr>
              <w:t>kBtu</w:t>
            </w:r>
            <w:proofErr w:type="spellEnd"/>
            <w:r w:rsidRPr="000D03B6">
              <w:rPr>
                <w:rFonts w:asciiTheme="minorHAnsi" w:hAnsiTheme="minorHAnsi"/>
                <w:sz w:val="18"/>
                <w:szCs w:val="18"/>
              </w:rPr>
              <w:t>/h)</w:t>
            </w:r>
          </w:p>
        </w:tc>
        <w:tc>
          <w:tcPr>
            <w:tcW w:w="2087" w:type="pct"/>
            <w:tcBorders>
              <w:top w:val="single" w:sz="4" w:space="0" w:color="auto"/>
              <w:left w:val="single" w:sz="4" w:space="0" w:color="auto"/>
              <w:bottom w:val="single" w:sz="4" w:space="0" w:color="auto"/>
              <w:right w:val="single" w:sz="4" w:space="0" w:color="auto"/>
            </w:tcBorders>
            <w:vAlign w:val="center"/>
          </w:tcPr>
          <w:p w14:paraId="10A8E5AF" w14:textId="77777777" w:rsidR="00E04628" w:rsidRPr="002417B7" w:rsidRDefault="00E04628" w:rsidP="00E04628">
            <w:pPr>
              <w:keepNext/>
              <w:rPr>
                <w:rFonts w:asciiTheme="minorHAnsi" w:hAnsiTheme="minorHAnsi"/>
                <w:sz w:val="18"/>
                <w:szCs w:val="18"/>
              </w:rPr>
            </w:pPr>
          </w:p>
        </w:tc>
      </w:tr>
      <w:tr w:rsidR="00E04628" w:rsidRPr="00B57311" w14:paraId="10A8E5B4"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1" w14:textId="687B4261"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5</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2" w14:textId="2D2FE59C"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Conditioned Floor Area Served by this HVAC System (ft</w:t>
            </w:r>
            <w:r w:rsidRPr="002417B7">
              <w:rPr>
                <w:rFonts w:asciiTheme="minorHAnsi" w:hAnsiTheme="minorHAnsi"/>
                <w:sz w:val="18"/>
                <w:szCs w:val="18"/>
                <w:vertAlign w:val="superscript"/>
              </w:rPr>
              <w:t>2</w:t>
            </w:r>
            <w:r w:rsidRPr="002417B7">
              <w:rPr>
                <w:rFonts w:asciiTheme="minorHAnsi" w:hAnsiTheme="minorHAnsi"/>
                <w:sz w:val="18"/>
                <w:szCs w:val="18"/>
              </w:rPr>
              <w:t>)</w:t>
            </w:r>
          </w:p>
        </w:tc>
        <w:tc>
          <w:tcPr>
            <w:tcW w:w="2087" w:type="pct"/>
            <w:tcBorders>
              <w:top w:val="single" w:sz="4" w:space="0" w:color="auto"/>
              <w:left w:val="single" w:sz="4" w:space="0" w:color="auto"/>
              <w:bottom w:val="single" w:sz="4" w:space="0" w:color="auto"/>
              <w:right w:val="single" w:sz="4" w:space="0" w:color="auto"/>
            </w:tcBorders>
            <w:vAlign w:val="center"/>
          </w:tcPr>
          <w:p w14:paraId="10A8E5B3" w14:textId="77777777" w:rsidR="00E04628" w:rsidRPr="002417B7" w:rsidRDefault="00E04628" w:rsidP="00E04628">
            <w:pPr>
              <w:keepNext/>
              <w:rPr>
                <w:rFonts w:asciiTheme="minorHAnsi" w:hAnsiTheme="minorHAnsi"/>
                <w:sz w:val="18"/>
                <w:szCs w:val="18"/>
              </w:rPr>
            </w:pPr>
          </w:p>
        </w:tc>
      </w:tr>
      <w:tr w:rsidR="00E04628" w:rsidRPr="00B57311" w14:paraId="449B0C80"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0FD75CE" w14:textId="0FBF2BA9" w:rsidR="00E04628" w:rsidRPr="000D03B6" w:rsidRDefault="00E04628" w:rsidP="00E04628">
            <w:pPr>
              <w:keepNext/>
              <w:jc w:val="center"/>
              <w:rPr>
                <w:rFonts w:asciiTheme="minorHAnsi" w:hAnsiTheme="minorHAnsi"/>
                <w:sz w:val="18"/>
                <w:szCs w:val="18"/>
              </w:rPr>
            </w:pPr>
            <w:r w:rsidRPr="00F52915">
              <w:rPr>
                <w:rFonts w:asciiTheme="minorHAnsi" w:hAnsiTheme="minorHAnsi"/>
                <w:sz w:val="18"/>
                <w:szCs w:val="18"/>
              </w:rPr>
              <w:t>06</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369D14D0" w14:textId="33FA9C81" w:rsidR="00E04628" w:rsidRPr="000D03B6" w:rsidRDefault="00E04628" w:rsidP="00E04628">
            <w:pPr>
              <w:keepNext/>
              <w:rPr>
                <w:rFonts w:asciiTheme="minorHAnsi" w:hAnsiTheme="minorHAnsi"/>
                <w:sz w:val="18"/>
                <w:szCs w:val="18"/>
              </w:rPr>
            </w:pPr>
            <w:r w:rsidRPr="00F52915">
              <w:rPr>
                <w:rFonts w:asciiTheme="minorHAnsi" w:hAnsiTheme="minorHAnsi"/>
                <w:sz w:val="18"/>
                <w:szCs w:val="18"/>
              </w:rPr>
              <w:t>Measured AHU Airflow (cfm)</w:t>
            </w:r>
          </w:p>
        </w:tc>
        <w:tc>
          <w:tcPr>
            <w:tcW w:w="2087" w:type="pct"/>
            <w:tcBorders>
              <w:top w:val="single" w:sz="4" w:space="0" w:color="auto"/>
              <w:left w:val="single" w:sz="4" w:space="0" w:color="auto"/>
              <w:bottom w:val="single" w:sz="4" w:space="0" w:color="auto"/>
              <w:right w:val="single" w:sz="4" w:space="0" w:color="auto"/>
            </w:tcBorders>
            <w:vAlign w:val="center"/>
          </w:tcPr>
          <w:p w14:paraId="43343326" w14:textId="77777777" w:rsidR="00E04628" w:rsidRPr="000D03B6" w:rsidRDefault="00E04628" w:rsidP="00E04628">
            <w:pPr>
              <w:keepNext/>
              <w:rPr>
                <w:rFonts w:asciiTheme="minorHAnsi" w:hAnsiTheme="minorHAnsi"/>
                <w:sz w:val="18"/>
                <w:szCs w:val="18"/>
              </w:rPr>
            </w:pPr>
          </w:p>
        </w:tc>
      </w:tr>
      <w:tr w:rsidR="00E04628" w:rsidRPr="00B57311" w14:paraId="10A8E5B8"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5" w14:textId="5BAE7DE5"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7</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6" w14:textId="21885DBA"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Duct Leakage Test Conditions</w:t>
            </w:r>
          </w:p>
        </w:tc>
        <w:tc>
          <w:tcPr>
            <w:tcW w:w="2087" w:type="pct"/>
            <w:tcBorders>
              <w:top w:val="single" w:sz="4" w:space="0" w:color="auto"/>
              <w:left w:val="single" w:sz="4" w:space="0" w:color="auto"/>
              <w:bottom w:val="single" w:sz="4" w:space="0" w:color="auto"/>
              <w:right w:val="single" w:sz="4" w:space="0" w:color="auto"/>
            </w:tcBorders>
            <w:vAlign w:val="center"/>
          </w:tcPr>
          <w:p w14:paraId="10A8E5B7" w14:textId="77777777" w:rsidR="00E04628" w:rsidRPr="002417B7" w:rsidRDefault="00E04628" w:rsidP="00E04628">
            <w:pPr>
              <w:keepNext/>
              <w:rPr>
                <w:rFonts w:asciiTheme="minorHAnsi" w:hAnsiTheme="minorHAnsi"/>
                <w:sz w:val="18"/>
                <w:szCs w:val="18"/>
              </w:rPr>
            </w:pPr>
          </w:p>
        </w:tc>
      </w:tr>
      <w:tr w:rsidR="00E04628" w:rsidRPr="00B57311" w14:paraId="10A8E5B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9" w14:textId="5020A14B"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8</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A" w14:textId="7B895F39"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Duct Leakage Test Method</w:t>
            </w:r>
          </w:p>
        </w:tc>
        <w:tc>
          <w:tcPr>
            <w:tcW w:w="2087" w:type="pct"/>
            <w:tcBorders>
              <w:top w:val="single" w:sz="4" w:space="0" w:color="auto"/>
              <w:left w:val="single" w:sz="4" w:space="0" w:color="auto"/>
              <w:bottom w:val="single" w:sz="4" w:space="0" w:color="auto"/>
              <w:right w:val="single" w:sz="4" w:space="0" w:color="auto"/>
            </w:tcBorders>
            <w:vAlign w:val="center"/>
          </w:tcPr>
          <w:p w14:paraId="10A8E5BB" w14:textId="77777777" w:rsidR="00E04628" w:rsidRPr="002417B7" w:rsidRDefault="00E04628" w:rsidP="00E04628">
            <w:pPr>
              <w:keepNext/>
              <w:rPr>
                <w:rFonts w:asciiTheme="minorHAnsi" w:hAnsiTheme="minorHAnsi"/>
                <w:sz w:val="18"/>
                <w:szCs w:val="18"/>
              </w:rPr>
            </w:pPr>
          </w:p>
        </w:tc>
      </w:tr>
      <w:tr w:rsidR="00E04628" w:rsidRPr="00B57311" w14:paraId="10A8E5C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D" w14:textId="0ED891B1"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9</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E" w14:textId="647191D8"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Leakage</w:t>
            </w:r>
            <w:r w:rsidRPr="002417B7">
              <w:rPr>
                <w:rFonts w:asciiTheme="minorHAnsi" w:hAnsiTheme="minorHAnsi"/>
                <w:sz w:val="18"/>
                <w:szCs w:val="18"/>
              </w:rPr>
              <w:t xml:space="preserve"> Factor</w:t>
            </w:r>
          </w:p>
        </w:tc>
        <w:tc>
          <w:tcPr>
            <w:tcW w:w="2087" w:type="pct"/>
            <w:tcBorders>
              <w:top w:val="single" w:sz="4" w:space="0" w:color="auto"/>
              <w:left w:val="single" w:sz="4" w:space="0" w:color="auto"/>
              <w:bottom w:val="single" w:sz="4" w:space="0" w:color="auto"/>
              <w:right w:val="single" w:sz="4" w:space="0" w:color="auto"/>
            </w:tcBorders>
            <w:vAlign w:val="center"/>
          </w:tcPr>
          <w:p w14:paraId="10A8E5BF" w14:textId="77777777" w:rsidR="00E04628" w:rsidRPr="002417B7" w:rsidRDefault="00E04628" w:rsidP="00E04628">
            <w:pPr>
              <w:keepNext/>
              <w:rPr>
                <w:rFonts w:asciiTheme="minorHAnsi" w:hAnsiTheme="minorHAnsi"/>
                <w:sz w:val="18"/>
                <w:szCs w:val="18"/>
              </w:rPr>
            </w:pPr>
          </w:p>
        </w:tc>
      </w:tr>
      <w:tr w:rsidR="00E04628" w:rsidRPr="00B57311" w14:paraId="10A8E5C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C9" w14:textId="2559E5CE" w:rsidR="00E04628" w:rsidRPr="000D03B6" w:rsidRDefault="008C000D"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10</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CA" w14:textId="64259A92"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Calculated Target Allowable Duct Leakage Rate (cfm)</w:t>
            </w:r>
          </w:p>
        </w:tc>
        <w:tc>
          <w:tcPr>
            <w:tcW w:w="2087" w:type="pct"/>
            <w:tcBorders>
              <w:top w:val="single" w:sz="4" w:space="0" w:color="auto"/>
              <w:left w:val="single" w:sz="4" w:space="0" w:color="auto"/>
              <w:bottom w:val="single" w:sz="4" w:space="0" w:color="auto"/>
              <w:right w:val="single" w:sz="4" w:space="0" w:color="auto"/>
            </w:tcBorders>
            <w:vAlign w:val="center"/>
          </w:tcPr>
          <w:p w14:paraId="10A8E5CB" w14:textId="77777777" w:rsidR="00E04628" w:rsidRPr="002417B7" w:rsidRDefault="00E04628" w:rsidP="00E04628">
            <w:pPr>
              <w:keepNext/>
              <w:rPr>
                <w:rFonts w:asciiTheme="minorHAnsi" w:hAnsiTheme="minorHAnsi"/>
                <w:sz w:val="18"/>
                <w:szCs w:val="18"/>
              </w:rPr>
            </w:pPr>
          </w:p>
        </w:tc>
      </w:tr>
      <w:tr w:rsidR="00E04628" w:rsidRPr="00B57311" w14:paraId="10A8E5D0" w14:textId="77777777" w:rsidTr="002F274D">
        <w:trPr>
          <w:trHeight w:val="288"/>
        </w:trPr>
        <w:tc>
          <w:tcPr>
            <w:tcW w:w="213" w:type="pct"/>
            <w:tcBorders>
              <w:bottom w:val="single" w:sz="4" w:space="0" w:color="auto"/>
            </w:tcBorders>
            <w:vAlign w:val="center"/>
          </w:tcPr>
          <w:p w14:paraId="10A8E5CD" w14:textId="04D1D3A6"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1</w:t>
            </w:r>
          </w:p>
        </w:tc>
        <w:tc>
          <w:tcPr>
            <w:tcW w:w="2700" w:type="pct"/>
            <w:gridSpan w:val="2"/>
            <w:tcBorders>
              <w:bottom w:val="single" w:sz="4" w:space="0" w:color="auto"/>
            </w:tcBorders>
            <w:shd w:val="clear" w:color="auto" w:fill="auto"/>
            <w:vAlign w:val="center"/>
          </w:tcPr>
          <w:p w14:paraId="10A8E5CE" w14:textId="11A7BB7E" w:rsidR="00E04628" w:rsidRPr="00595632" w:rsidRDefault="00E04628" w:rsidP="00E04628">
            <w:pPr>
              <w:keepNext/>
              <w:rPr>
                <w:rFonts w:asciiTheme="minorHAnsi" w:hAnsiTheme="minorHAnsi"/>
                <w:b/>
                <w:sz w:val="18"/>
                <w:szCs w:val="18"/>
              </w:rPr>
            </w:pPr>
            <w:r w:rsidRPr="002417B7">
              <w:rPr>
                <w:rFonts w:asciiTheme="minorHAnsi" w:hAnsiTheme="minorHAnsi"/>
                <w:sz w:val="18"/>
                <w:szCs w:val="18"/>
              </w:rPr>
              <w:t>Actual Duct L</w:t>
            </w:r>
            <w:r w:rsidRPr="0038257B">
              <w:rPr>
                <w:rFonts w:asciiTheme="minorHAnsi" w:hAnsiTheme="minorHAnsi"/>
                <w:sz w:val="18"/>
                <w:szCs w:val="18"/>
              </w:rPr>
              <w:t>eakage Rate from Leakage T</w:t>
            </w:r>
            <w:r w:rsidRPr="00344743">
              <w:rPr>
                <w:rFonts w:asciiTheme="minorHAnsi" w:hAnsiTheme="minorHAnsi"/>
                <w:sz w:val="18"/>
                <w:szCs w:val="18"/>
              </w:rPr>
              <w:t>est Measurement (cfm)</w:t>
            </w:r>
          </w:p>
        </w:tc>
        <w:tc>
          <w:tcPr>
            <w:tcW w:w="2087" w:type="pct"/>
            <w:tcBorders>
              <w:bottom w:val="single" w:sz="4" w:space="0" w:color="auto"/>
            </w:tcBorders>
            <w:shd w:val="clear" w:color="auto" w:fill="auto"/>
          </w:tcPr>
          <w:p w14:paraId="10A8E5CF" w14:textId="77777777" w:rsidR="00E04628" w:rsidRPr="00595632" w:rsidRDefault="00E04628" w:rsidP="00E04628">
            <w:pPr>
              <w:keepNext/>
              <w:rPr>
                <w:rFonts w:asciiTheme="minorHAnsi" w:hAnsiTheme="minorHAnsi"/>
                <w:sz w:val="18"/>
                <w:szCs w:val="18"/>
              </w:rPr>
            </w:pPr>
          </w:p>
        </w:tc>
      </w:tr>
      <w:tr w:rsidR="00E04628" w:rsidRPr="00B57311" w14:paraId="10A8E5D4" w14:textId="77777777" w:rsidTr="002F274D">
        <w:trPr>
          <w:trHeight w:val="288"/>
        </w:trPr>
        <w:tc>
          <w:tcPr>
            <w:tcW w:w="213" w:type="pct"/>
            <w:tcBorders>
              <w:bottom w:val="single" w:sz="4" w:space="0" w:color="auto"/>
            </w:tcBorders>
            <w:vAlign w:val="center"/>
          </w:tcPr>
          <w:p w14:paraId="10A8E5D1" w14:textId="00B1498C"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2</w:t>
            </w:r>
          </w:p>
        </w:tc>
        <w:tc>
          <w:tcPr>
            <w:tcW w:w="2700" w:type="pct"/>
            <w:gridSpan w:val="2"/>
            <w:tcBorders>
              <w:bottom w:val="single" w:sz="4" w:space="0" w:color="auto"/>
            </w:tcBorders>
            <w:shd w:val="clear" w:color="auto" w:fill="auto"/>
            <w:vAlign w:val="center"/>
          </w:tcPr>
          <w:p w14:paraId="10A8E5D2" w14:textId="6AD08C30"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Air-Handling Unit Manufacturer Name</w:t>
            </w:r>
          </w:p>
        </w:tc>
        <w:tc>
          <w:tcPr>
            <w:tcW w:w="2087" w:type="pct"/>
            <w:tcBorders>
              <w:bottom w:val="single" w:sz="4" w:space="0" w:color="auto"/>
            </w:tcBorders>
            <w:shd w:val="clear" w:color="auto" w:fill="auto"/>
          </w:tcPr>
          <w:p w14:paraId="10A8E5D3" w14:textId="77777777" w:rsidR="00E04628" w:rsidRPr="002417B7" w:rsidRDefault="00E04628" w:rsidP="00E04628">
            <w:pPr>
              <w:keepNext/>
              <w:rPr>
                <w:rFonts w:asciiTheme="minorHAnsi" w:hAnsiTheme="minorHAnsi"/>
                <w:sz w:val="18"/>
                <w:szCs w:val="18"/>
              </w:rPr>
            </w:pPr>
          </w:p>
        </w:tc>
      </w:tr>
      <w:tr w:rsidR="00E04628" w:rsidRPr="00B57311" w14:paraId="10A8E5D8" w14:textId="77777777" w:rsidTr="002F274D">
        <w:trPr>
          <w:trHeight w:val="288"/>
        </w:trPr>
        <w:tc>
          <w:tcPr>
            <w:tcW w:w="213" w:type="pct"/>
            <w:tcBorders>
              <w:bottom w:val="single" w:sz="4" w:space="0" w:color="auto"/>
            </w:tcBorders>
            <w:vAlign w:val="center"/>
          </w:tcPr>
          <w:p w14:paraId="10A8E5D5" w14:textId="2C5F22DA"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3</w:t>
            </w:r>
          </w:p>
        </w:tc>
        <w:tc>
          <w:tcPr>
            <w:tcW w:w="2700" w:type="pct"/>
            <w:gridSpan w:val="2"/>
            <w:tcBorders>
              <w:bottom w:val="single" w:sz="4" w:space="0" w:color="auto"/>
            </w:tcBorders>
            <w:shd w:val="clear" w:color="auto" w:fill="auto"/>
            <w:vAlign w:val="center"/>
          </w:tcPr>
          <w:p w14:paraId="10A8E5D6" w14:textId="5D9F0F36"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Air-Handling Unit Model Number</w:t>
            </w:r>
          </w:p>
        </w:tc>
        <w:tc>
          <w:tcPr>
            <w:tcW w:w="2087" w:type="pct"/>
            <w:tcBorders>
              <w:bottom w:val="single" w:sz="4" w:space="0" w:color="auto"/>
            </w:tcBorders>
            <w:shd w:val="clear" w:color="auto" w:fill="auto"/>
          </w:tcPr>
          <w:p w14:paraId="10A8E5D7" w14:textId="77777777" w:rsidR="00E04628" w:rsidRPr="002417B7" w:rsidRDefault="00E04628" w:rsidP="00E04628">
            <w:pPr>
              <w:keepNext/>
              <w:rPr>
                <w:rFonts w:asciiTheme="minorHAnsi" w:hAnsiTheme="minorHAnsi"/>
                <w:sz w:val="18"/>
                <w:szCs w:val="18"/>
              </w:rPr>
            </w:pPr>
          </w:p>
        </w:tc>
      </w:tr>
      <w:tr w:rsidR="00E04628" w:rsidRPr="00B57311" w14:paraId="10A8E5DB"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D9" w14:textId="58C8D85E"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4</w:t>
            </w:r>
          </w:p>
        </w:tc>
        <w:tc>
          <w:tcPr>
            <w:tcW w:w="1269" w:type="pct"/>
            <w:tcBorders>
              <w:top w:val="single" w:sz="4" w:space="0" w:color="auto"/>
              <w:left w:val="single" w:sz="4" w:space="0" w:color="auto"/>
              <w:bottom w:val="single" w:sz="4" w:space="0" w:color="auto"/>
              <w:right w:val="single" w:sz="4" w:space="0" w:color="auto"/>
            </w:tcBorders>
            <w:vAlign w:val="center"/>
          </w:tcPr>
          <w:p w14:paraId="6AF3DD37" w14:textId="6017001F"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10A8E5DA" w14:textId="5992AC96" w:rsidR="00E04628" w:rsidRPr="0038257B" w:rsidRDefault="00E04628" w:rsidP="00E04628">
            <w:pPr>
              <w:keepNext/>
              <w:rPr>
                <w:rFonts w:asciiTheme="minorHAnsi" w:hAnsiTheme="minorHAnsi"/>
                <w:sz w:val="18"/>
                <w:szCs w:val="18"/>
              </w:rPr>
            </w:pPr>
          </w:p>
        </w:tc>
      </w:tr>
      <w:tr w:rsidR="00E04628" w:rsidRPr="00B57311" w14:paraId="10A8E5DE" w14:textId="77777777" w:rsidTr="002F274D">
        <w:trPr>
          <w:trHeight w:val="288"/>
        </w:trPr>
        <w:tc>
          <w:tcPr>
            <w:tcW w:w="213" w:type="pct"/>
            <w:tcBorders>
              <w:top w:val="single" w:sz="4" w:space="0" w:color="auto"/>
              <w:left w:val="single" w:sz="4" w:space="0" w:color="auto"/>
              <w:right w:val="single" w:sz="4" w:space="0" w:color="auto"/>
            </w:tcBorders>
            <w:vAlign w:val="center"/>
          </w:tcPr>
          <w:p w14:paraId="10A8E5DC" w14:textId="2C2164F4"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5</w:t>
            </w:r>
          </w:p>
        </w:tc>
        <w:tc>
          <w:tcPr>
            <w:tcW w:w="4787" w:type="pct"/>
            <w:gridSpan w:val="3"/>
            <w:tcBorders>
              <w:top w:val="single" w:sz="4" w:space="0" w:color="auto"/>
              <w:left w:val="single" w:sz="4" w:space="0" w:color="auto"/>
              <w:right w:val="single" w:sz="4" w:space="0" w:color="auto"/>
            </w:tcBorders>
            <w:vAlign w:val="center"/>
          </w:tcPr>
          <w:p w14:paraId="10A8E5DD" w14:textId="77777777"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Notes:</w:t>
            </w:r>
          </w:p>
        </w:tc>
      </w:tr>
    </w:tbl>
    <w:p w14:paraId="10A8E5DF" w14:textId="77777777" w:rsidR="007D4FAB" w:rsidRDefault="007D4FAB" w:rsidP="000A504D">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7D4FAB" w:rsidRPr="00B57311" w14:paraId="10A8E5E1" w14:textId="77777777" w:rsidTr="002F274D">
        <w:trPr>
          <w:trHeight w:val="287"/>
        </w:trPr>
        <w:tc>
          <w:tcPr>
            <w:tcW w:w="5000" w:type="pct"/>
            <w:gridSpan w:val="3"/>
            <w:vAlign w:val="center"/>
          </w:tcPr>
          <w:p w14:paraId="10A8E5E0" w14:textId="1CBBA262" w:rsidR="007D4FAB" w:rsidRPr="00B57311" w:rsidRDefault="007D4FAB" w:rsidP="00D85AFC">
            <w:pPr>
              <w:pStyle w:val="Heading3"/>
              <w:numPr>
                <w:ilvl w:val="0"/>
                <w:numId w:val="0"/>
              </w:numPr>
              <w:spacing w:before="0"/>
              <w:ind w:right="86"/>
              <w:rPr>
                <w:rFonts w:asciiTheme="minorHAnsi" w:hAnsiTheme="minorHAnsi"/>
                <w:b/>
                <w:caps/>
                <w:sz w:val="18"/>
                <w:szCs w:val="18"/>
              </w:rPr>
            </w:pPr>
            <w:r w:rsidRPr="00B57311">
              <w:rPr>
                <w:rFonts w:asciiTheme="minorHAnsi" w:hAnsiTheme="minorHAnsi"/>
                <w:b/>
                <w:caps/>
                <w:sz w:val="18"/>
                <w:szCs w:val="18"/>
              </w:rPr>
              <w:lastRenderedPageBreak/>
              <w:t xml:space="preserve">C. </w:t>
            </w:r>
            <w:r w:rsidR="007064DC" w:rsidRPr="002179EF">
              <w:rPr>
                <w:rFonts w:asciiTheme="minorHAnsi" w:hAnsiTheme="minorHAnsi"/>
                <w:b/>
                <w:sz w:val="18"/>
                <w:szCs w:val="18"/>
              </w:rPr>
              <w:t>Additional Requirements for Compliance</w:t>
            </w:r>
          </w:p>
        </w:tc>
      </w:tr>
      <w:tr w:rsidR="007D4FAB" w:rsidRPr="00B57311" w14:paraId="10A8E5E5" w14:textId="77777777" w:rsidTr="002F274D">
        <w:trPr>
          <w:trHeight w:val="357"/>
        </w:trPr>
        <w:tc>
          <w:tcPr>
            <w:tcW w:w="213" w:type="pct"/>
            <w:vAlign w:val="center"/>
          </w:tcPr>
          <w:p w14:paraId="10A8E5E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01</w:t>
            </w:r>
          </w:p>
        </w:tc>
        <w:tc>
          <w:tcPr>
            <w:tcW w:w="4787" w:type="pct"/>
            <w:gridSpan w:val="2"/>
            <w:vAlign w:val="center"/>
          </w:tcPr>
          <w:p w14:paraId="10A8E5E3" w14:textId="77777777" w:rsidR="007D4FAB" w:rsidRPr="00382D14" w:rsidRDefault="007D4FAB" w:rsidP="00D85AFC">
            <w:pPr>
              <w:keepNext/>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5E4" w14:textId="55FDB032" w:rsidR="007D4FAB" w:rsidRPr="00382D14" w:rsidRDefault="00394CBC" w:rsidP="00382D14">
            <w:pPr>
              <w:rPr>
                <w:rFonts w:asciiTheme="minorHAnsi" w:hAnsiTheme="minorHAnsi"/>
              </w:rPr>
            </w:pPr>
            <w:hyperlink r:id="rId12" w:history="1">
              <w:r w:rsidR="007064DC" w:rsidRPr="00382D14">
                <w:rPr>
                  <w:rStyle w:val="Hyperlink"/>
                  <w:rFonts w:asciiTheme="minorHAnsi" w:hAnsiTheme="minorHAnsi"/>
                  <w:sz w:val="18"/>
                  <w:szCs w:val="18"/>
                </w:rPr>
                <w:t>http://www.energy.ca.gov/title24/equipment_cert/llahu/low_leakage_air_handling_units.pdf</w:t>
              </w:r>
            </w:hyperlink>
            <w:r w:rsidR="007064DC" w:rsidRPr="00382D14">
              <w:rPr>
                <w:rFonts w:asciiTheme="minorHAnsi" w:hAnsiTheme="minorHAnsi"/>
              </w:rPr>
              <w:t xml:space="preserve"> </w:t>
            </w:r>
          </w:p>
        </w:tc>
      </w:tr>
      <w:tr w:rsidR="007D4FAB" w:rsidRPr="00B57311" w14:paraId="10A8E5E8" w14:textId="77777777" w:rsidTr="002F274D">
        <w:trPr>
          <w:trHeight w:val="357"/>
        </w:trPr>
        <w:tc>
          <w:tcPr>
            <w:tcW w:w="213" w:type="pct"/>
            <w:vAlign w:val="center"/>
          </w:tcPr>
          <w:p w14:paraId="10A8E5E6"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02</w:t>
            </w:r>
          </w:p>
        </w:tc>
        <w:tc>
          <w:tcPr>
            <w:tcW w:w="4787" w:type="pct"/>
            <w:gridSpan w:val="2"/>
            <w:vAlign w:val="center"/>
          </w:tcPr>
          <w:p w14:paraId="10A8E5E7" w14:textId="756729FE"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7D4FAB" w:rsidRPr="00B57311" w14:paraId="10A8E5EB" w14:textId="77777777" w:rsidTr="002F274D">
        <w:trPr>
          <w:trHeight w:val="357"/>
        </w:trPr>
        <w:tc>
          <w:tcPr>
            <w:tcW w:w="213" w:type="pct"/>
            <w:vAlign w:val="center"/>
          </w:tcPr>
          <w:p w14:paraId="10A8E5E9"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03</w:t>
            </w:r>
          </w:p>
        </w:tc>
        <w:tc>
          <w:tcPr>
            <w:tcW w:w="4787" w:type="pct"/>
            <w:gridSpan w:val="2"/>
            <w:vAlign w:val="center"/>
          </w:tcPr>
          <w:p w14:paraId="10A8E5EA" w14:textId="39290008" w:rsidR="007D4FAB" w:rsidRPr="00B57311" w:rsidRDefault="007D67C8" w:rsidP="00D85AFC">
            <w:pPr>
              <w:keepNext/>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7D4FAB" w:rsidRPr="00B57311" w14:paraId="10A8E5EE" w14:textId="77777777" w:rsidTr="002F274D">
        <w:trPr>
          <w:trHeight w:val="357"/>
        </w:trPr>
        <w:tc>
          <w:tcPr>
            <w:tcW w:w="213" w:type="pct"/>
            <w:vAlign w:val="center"/>
          </w:tcPr>
          <w:p w14:paraId="10A8E5EC"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04</w:t>
            </w:r>
          </w:p>
        </w:tc>
        <w:tc>
          <w:tcPr>
            <w:tcW w:w="4787" w:type="pct"/>
            <w:gridSpan w:val="2"/>
            <w:vAlign w:val="center"/>
          </w:tcPr>
          <w:p w14:paraId="10A8E5ED" w14:textId="77777777" w:rsidR="007D4FAB" w:rsidRPr="00B57311" w:rsidRDefault="007D4FAB" w:rsidP="00D85AFC">
            <w:pPr>
              <w:keepNext/>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supply and return register boots were sealed to the drywall.</w:t>
            </w:r>
          </w:p>
        </w:tc>
      </w:tr>
      <w:tr w:rsidR="007D4FAB" w:rsidRPr="00B57311" w14:paraId="10A8E5F1" w14:textId="77777777" w:rsidTr="002F274D">
        <w:trPr>
          <w:trHeight w:val="357"/>
        </w:trPr>
        <w:tc>
          <w:tcPr>
            <w:tcW w:w="213" w:type="pct"/>
            <w:vAlign w:val="center"/>
          </w:tcPr>
          <w:p w14:paraId="10A8E5EF"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05</w:t>
            </w:r>
          </w:p>
        </w:tc>
        <w:tc>
          <w:tcPr>
            <w:tcW w:w="4787" w:type="pct"/>
            <w:gridSpan w:val="2"/>
            <w:vAlign w:val="center"/>
          </w:tcPr>
          <w:p w14:paraId="10A8E5F0"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7D4FAB" w:rsidRPr="00B57311" w14:paraId="10A8E5F4" w14:textId="77777777" w:rsidTr="002F274D">
        <w:trPr>
          <w:trHeight w:val="357"/>
        </w:trPr>
        <w:tc>
          <w:tcPr>
            <w:tcW w:w="213" w:type="pct"/>
            <w:vAlign w:val="center"/>
          </w:tcPr>
          <w:p w14:paraId="10A8E5F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06</w:t>
            </w:r>
          </w:p>
        </w:tc>
        <w:tc>
          <w:tcPr>
            <w:tcW w:w="4787" w:type="pct"/>
            <w:gridSpan w:val="2"/>
            <w:vAlign w:val="center"/>
          </w:tcPr>
          <w:p w14:paraId="10A8E5F3"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7D4FAB" w:rsidRPr="00B57311" w14:paraId="10A8E5F7" w14:textId="77777777" w:rsidTr="002F274D">
        <w:trPr>
          <w:trHeight w:val="357"/>
        </w:trPr>
        <w:tc>
          <w:tcPr>
            <w:tcW w:w="213" w:type="pct"/>
            <w:vAlign w:val="center"/>
          </w:tcPr>
          <w:p w14:paraId="10A8E5F5"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07</w:t>
            </w:r>
          </w:p>
        </w:tc>
        <w:tc>
          <w:tcPr>
            <w:tcW w:w="4787" w:type="pct"/>
            <w:gridSpan w:val="2"/>
            <w:vAlign w:val="center"/>
          </w:tcPr>
          <w:p w14:paraId="10A8E5F6"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7D4FAB" w:rsidRPr="00B57311" w14:paraId="10A8E5FB" w14:textId="77777777" w:rsidTr="002F274D">
        <w:trPr>
          <w:trHeight w:val="288"/>
        </w:trPr>
        <w:tc>
          <w:tcPr>
            <w:tcW w:w="213" w:type="pct"/>
            <w:vAlign w:val="center"/>
          </w:tcPr>
          <w:p w14:paraId="10A8E5F8"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5F9"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6FB6D232"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3AAB363"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0A8E5FA" w14:textId="56B0B41B" w:rsidR="007D4FAB" w:rsidRPr="00C54C05" w:rsidRDefault="00C54C05" w:rsidP="00C54C05">
            <w:pPr>
              <w:pStyle w:val="ListParagraph"/>
              <w:keepNext/>
              <w:numPr>
                <w:ilvl w:val="0"/>
                <w:numId w:val="28"/>
              </w:numPr>
              <w:rPr>
                <w:rFonts w:asciiTheme="minorHAnsi" w:hAnsiTheme="minorHAnsi"/>
                <w:b/>
                <w:sz w:val="18"/>
                <w:szCs w:val="18"/>
              </w:rPr>
            </w:pPr>
            <w:r w:rsidRPr="00C54C05">
              <w:rPr>
                <w:rFonts w:ascii="Calibri" w:hAnsi="Calibri"/>
                <w:sz w:val="18"/>
                <w:szCs w:val="18"/>
                <w:u w:val="single"/>
              </w:rPr>
              <w:t>All N/A</w:t>
            </w:r>
            <w:r w:rsidRPr="00C54C05">
              <w:rPr>
                <w:rFonts w:ascii="Calibri" w:hAnsi="Calibri"/>
                <w:sz w:val="18"/>
                <w:szCs w:val="18"/>
              </w:rPr>
              <w:t xml:space="preserve"> - This entire table is not applicable</w:t>
            </w:r>
          </w:p>
        </w:tc>
      </w:tr>
      <w:tr w:rsidR="00C54C05" w:rsidRPr="00B57311" w14:paraId="10A8E5FF" w14:textId="77777777" w:rsidTr="002F274D">
        <w:trPr>
          <w:trHeight w:val="288"/>
        </w:trPr>
        <w:tc>
          <w:tcPr>
            <w:tcW w:w="213" w:type="pct"/>
            <w:vAlign w:val="center"/>
          </w:tcPr>
          <w:p w14:paraId="10A8E5FC" w14:textId="77777777" w:rsidR="00C54C05" w:rsidRPr="00B57311" w:rsidRDefault="00C54C05" w:rsidP="00D85AFC">
            <w:pPr>
              <w:keepNext/>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10A8E5FE" w14:textId="001FE71D" w:rsidR="00C54C05" w:rsidRPr="00B57311" w:rsidRDefault="00C54C05" w:rsidP="00D85AFC">
            <w:pPr>
              <w:keepNext/>
              <w:rPr>
                <w:rFonts w:asciiTheme="minorHAnsi" w:hAnsiTheme="minorHAnsi"/>
                <w:sz w:val="18"/>
                <w:szCs w:val="18"/>
              </w:rPr>
            </w:pPr>
            <w:r>
              <w:rPr>
                <w:rFonts w:ascii="Calibri" w:hAnsi="Calibri"/>
                <w:sz w:val="18"/>
              </w:rPr>
              <w:t>Correction Notes:</w:t>
            </w:r>
          </w:p>
        </w:tc>
      </w:tr>
      <w:tr w:rsidR="007D4FAB" w:rsidRPr="00B57311" w14:paraId="10A8E601" w14:textId="77777777" w:rsidTr="002F274D">
        <w:trPr>
          <w:trHeight w:val="288"/>
        </w:trPr>
        <w:tc>
          <w:tcPr>
            <w:tcW w:w="5000" w:type="pct"/>
            <w:gridSpan w:val="3"/>
            <w:vAlign w:val="center"/>
          </w:tcPr>
          <w:p w14:paraId="10A8E600" w14:textId="77777777" w:rsidR="007D4FAB" w:rsidRPr="00B57311" w:rsidRDefault="007D4FAB" w:rsidP="00D85AFC">
            <w:pPr>
              <w:keepNext/>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602" w14:textId="77777777" w:rsidR="007D4FAB" w:rsidRPr="00382D14" w:rsidRDefault="007D4FAB"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46DE0" w:rsidRPr="00A21F0C" w14:paraId="10A8E605" w14:textId="77777777" w:rsidTr="00E40197">
        <w:trPr>
          <w:cantSplit/>
          <w:trHeight w:val="432"/>
        </w:trPr>
        <w:tc>
          <w:tcPr>
            <w:tcW w:w="5000" w:type="pct"/>
            <w:gridSpan w:val="2"/>
            <w:vAlign w:val="center"/>
          </w:tcPr>
          <w:p w14:paraId="10A8E603" w14:textId="11C2E5E5" w:rsidR="00A46DE0" w:rsidRPr="00A21F0C" w:rsidRDefault="00A46DE0" w:rsidP="00382D14">
            <w:pPr>
              <w:keepNext/>
              <w:rPr>
                <w:rFonts w:asciiTheme="minorHAnsi" w:hAnsiTheme="minorHAnsi"/>
                <w:b/>
                <w:sz w:val="18"/>
                <w:szCs w:val="18"/>
              </w:rPr>
            </w:pPr>
            <w:r>
              <w:rPr>
                <w:rFonts w:asciiTheme="minorHAnsi" w:hAnsiTheme="minorHAnsi"/>
                <w:b/>
                <w:sz w:val="18"/>
                <w:szCs w:val="18"/>
              </w:rPr>
              <w:t>D</w:t>
            </w:r>
            <w:r w:rsidRPr="00A21F0C">
              <w:rPr>
                <w:rFonts w:asciiTheme="minorHAnsi" w:hAnsiTheme="minorHAnsi"/>
                <w:b/>
                <w:sz w:val="18"/>
                <w:szCs w:val="18"/>
              </w:rPr>
              <w:t>. Determination of HERS Verification Compliance</w:t>
            </w:r>
          </w:p>
          <w:p w14:paraId="10A8E604" w14:textId="77777777" w:rsidR="00A46DE0" w:rsidRPr="00A21F0C" w:rsidRDefault="00A46DE0"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w:t>
            </w:r>
            <w:proofErr w:type="gramStart"/>
            <w:r w:rsidRPr="00A21F0C">
              <w:rPr>
                <w:rFonts w:asciiTheme="minorHAnsi" w:hAnsiTheme="minorHAnsi"/>
                <w:sz w:val="18"/>
                <w:szCs w:val="18"/>
              </w:rPr>
              <w:t>in order for</w:t>
            </w:r>
            <w:proofErr w:type="gramEnd"/>
            <w:r w:rsidRPr="00A21F0C">
              <w:rPr>
                <w:rFonts w:asciiTheme="minorHAnsi" w:hAnsiTheme="minorHAnsi"/>
                <w:sz w:val="18"/>
                <w:szCs w:val="18"/>
              </w:rPr>
              <w:t xml:space="preserve"> this Certificate of Verification as a whole to be determined to be in compliance. </w:t>
            </w:r>
          </w:p>
        </w:tc>
      </w:tr>
      <w:tr w:rsidR="00A46DE0" w:rsidRPr="00A21F0C" w14:paraId="10A8E608" w14:textId="77777777" w:rsidTr="00382D14">
        <w:trPr>
          <w:cantSplit/>
          <w:trHeight w:val="341"/>
        </w:trPr>
        <w:tc>
          <w:tcPr>
            <w:tcW w:w="253" w:type="pct"/>
            <w:vAlign w:val="center"/>
          </w:tcPr>
          <w:p w14:paraId="10A8E606" w14:textId="77777777" w:rsidR="00A46DE0" w:rsidRPr="00A21F0C" w:rsidDel="00C76C40" w:rsidRDefault="00A46DE0" w:rsidP="00E40197">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607" w14:textId="77777777" w:rsidR="00A46DE0" w:rsidRPr="00A21F0C" w:rsidRDefault="00A46DE0" w:rsidP="00E40197">
            <w:pPr>
              <w:keepNext/>
              <w:spacing w:after="60"/>
              <w:rPr>
                <w:rFonts w:asciiTheme="minorHAnsi" w:hAnsiTheme="minorHAnsi"/>
                <w:sz w:val="18"/>
                <w:szCs w:val="18"/>
              </w:rPr>
            </w:pPr>
          </w:p>
        </w:tc>
      </w:tr>
    </w:tbl>
    <w:p w14:paraId="10A8E609" w14:textId="77777777" w:rsidR="00A46DE0" w:rsidRDefault="00A46DE0" w:rsidP="000A504D">
      <w:pPr>
        <w:rPr>
          <w:rFonts w:asciiTheme="minorHAnsi" w:hAnsiTheme="minorHAnsi"/>
          <w:sz w:val="18"/>
          <w:szCs w:val="18"/>
        </w:rPr>
      </w:pPr>
    </w:p>
    <w:p w14:paraId="10A8E60A" w14:textId="77777777" w:rsidR="007D4FAB" w:rsidRDefault="007D4FAB">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4FAB" w:rsidRPr="00237601" w14:paraId="10A8E60C" w14:textId="77777777" w:rsidTr="00D85AFC">
        <w:trPr>
          <w:trHeight w:val="288"/>
        </w:trPr>
        <w:tc>
          <w:tcPr>
            <w:tcW w:w="10950" w:type="dxa"/>
            <w:gridSpan w:val="4"/>
            <w:vAlign w:val="center"/>
          </w:tcPr>
          <w:p w14:paraId="10A8E60B"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237601">
              <w:rPr>
                <w:rFonts w:asciiTheme="minorHAnsi" w:hAnsiTheme="minorHAnsi" w:cs="Arial"/>
                <w:b/>
                <w:caps/>
                <w:sz w:val="18"/>
                <w:szCs w:val="18"/>
              </w:rPr>
              <w:lastRenderedPageBreak/>
              <w:t>Documentation Author's Declaration Statement</w:t>
            </w:r>
          </w:p>
        </w:tc>
      </w:tr>
      <w:tr w:rsidR="007D4FAB" w:rsidRPr="00237601" w14:paraId="10A8E60E" w14:textId="77777777" w:rsidTr="00D85AFC">
        <w:trPr>
          <w:trHeight w:val="360"/>
        </w:trPr>
        <w:tc>
          <w:tcPr>
            <w:tcW w:w="10950" w:type="dxa"/>
            <w:gridSpan w:val="4"/>
            <w:vAlign w:val="center"/>
          </w:tcPr>
          <w:p w14:paraId="10A8E60D" w14:textId="77777777" w:rsidR="007D4FAB" w:rsidRPr="00237601" w:rsidRDefault="007D4FAB" w:rsidP="00382D14">
            <w:pPr>
              <w:numPr>
                <w:ilvl w:val="0"/>
                <w:numId w:val="13"/>
              </w:numPr>
              <w:ind w:left="271" w:hanging="270"/>
              <w:rPr>
                <w:rFonts w:asciiTheme="minorHAnsi" w:hAnsiTheme="minorHAnsi"/>
                <w:sz w:val="18"/>
                <w:szCs w:val="18"/>
              </w:rPr>
            </w:pPr>
            <w:r w:rsidRPr="00237601">
              <w:rPr>
                <w:rFonts w:asciiTheme="minorHAnsi" w:hAnsiTheme="minorHAnsi"/>
                <w:sz w:val="18"/>
                <w:szCs w:val="18"/>
              </w:rPr>
              <w:t>I certify that this Certificate of Verification documentation is accurate and complete.</w:t>
            </w:r>
          </w:p>
        </w:tc>
      </w:tr>
      <w:tr w:rsidR="007D4FAB" w:rsidRPr="00237601" w14:paraId="10A8E611" w14:textId="77777777" w:rsidTr="00D85AFC">
        <w:trPr>
          <w:trHeight w:val="360"/>
        </w:trPr>
        <w:tc>
          <w:tcPr>
            <w:tcW w:w="5434" w:type="dxa"/>
          </w:tcPr>
          <w:p w14:paraId="10A8E60F"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Documentation Author Name:</w:t>
            </w:r>
          </w:p>
        </w:tc>
        <w:tc>
          <w:tcPr>
            <w:tcW w:w="5516" w:type="dxa"/>
            <w:gridSpan w:val="3"/>
          </w:tcPr>
          <w:p w14:paraId="10A8E610"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Documentation Author Signature:</w:t>
            </w:r>
          </w:p>
        </w:tc>
      </w:tr>
      <w:tr w:rsidR="007D4FAB" w:rsidRPr="00237601" w14:paraId="10A8E614" w14:textId="77777777" w:rsidTr="00D85AFC">
        <w:trPr>
          <w:trHeight w:val="360"/>
        </w:trPr>
        <w:tc>
          <w:tcPr>
            <w:tcW w:w="5434" w:type="dxa"/>
          </w:tcPr>
          <w:p w14:paraId="10A8E612"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Company:</w:t>
            </w:r>
          </w:p>
        </w:tc>
        <w:tc>
          <w:tcPr>
            <w:tcW w:w="5516" w:type="dxa"/>
            <w:gridSpan w:val="3"/>
          </w:tcPr>
          <w:p w14:paraId="10A8E613"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Date Signed:</w:t>
            </w:r>
          </w:p>
        </w:tc>
      </w:tr>
      <w:tr w:rsidR="007D4FAB" w:rsidRPr="00237601" w14:paraId="10A8E617" w14:textId="77777777" w:rsidTr="00D85AFC">
        <w:trPr>
          <w:trHeight w:val="360"/>
        </w:trPr>
        <w:tc>
          <w:tcPr>
            <w:tcW w:w="5434" w:type="dxa"/>
          </w:tcPr>
          <w:p w14:paraId="10A8E615"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Address:</w:t>
            </w:r>
          </w:p>
        </w:tc>
        <w:tc>
          <w:tcPr>
            <w:tcW w:w="5516" w:type="dxa"/>
            <w:gridSpan w:val="3"/>
          </w:tcPr>
          <w:p w14:paraId="10A8E616"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CEA/HERS Certification Information (if applicable):</w:t>
            </w:r>
          </w:p>
        </w:tc>
      </w:tr>
      <w:tr w:rsidR="007D4FAB" w:rsidRPr="00237601" w14:paraId="10A8E61A" w14:textId="77777777" w:rsidTr="00D85AFC">
        <w:trPr>
          <w:trHeight w:val="360"/>
        </w:trPr>
        <w:tc>
          <w:tcPr>
            <w:tcW w:w="5434" w:type="dxa"/>
          </w:tcPr>
          <w:p w14:paraId="10A8E618"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City/State/Zip:</w:t>
            </w:r>
          </w:p>
        </w:tc>
        <w:tc>
          <w:tcPr>
            <w:tcW w:w="5516" w:type="dxa"/>
            <w:gridSpan w:val="3"/>
          </w:tcPr>
          <w:p w14:paraId="10A8E619" w14:textId="77777777" w:rsidR="007D4FAB" w:rsidRPr="00C54C05" w:rsidRDefault="007D4FAB" w:rsidP="00D85AFC">
            <w:pPr>
              <w:rPr>
                <w:rFonts w:asciiTheme="minorHAnsi" w:hAnsiTheme="minorHAnsi"/>
                <w:sz w:val="14"/>
                <w:szCs w:val="18"/>
              </w:rPr>
            </w:pPr>
            <w:r w:rsidRPr="00C54C05">
              <w:rPr>
                <w:rFonts w:asciiTheme="minorHAnsi" w:hAnsiTheme="minorHAnsi"/>
                <w:sz w:val="14"/>
                <w:szCs w:val="18"/>
              </w:rPr>
              <w:t>Phone:</w:t>
            </w:r>
          </w:p>
        </w:tc>
      </w:tr>
      <w:tr w:rsidR="007D4FAB" w:rsidRPr="00237601" w14:paraId="10A8E61C" w14:textId="77777777" w:rsidTr="00D85AFC">
        <w:tblPrEx>
          <w:tblCellMar>
            <w:left w:w="115" w:type="dxa"/>
            <w:right w:w="115" w:type="dxa"/>
          </w:tblCellMar>
        </w:tblPrEx>
        <w:trPr>
          <w:trHeight w:val="296"/>
        </w:trPr>
        <w:tc>
          <w:tcPr>
            <w:tcW w:w="10950" w:type="dxa"/>
            <w:gridSpan w:val="4"/>
            <w:vAlign w:val="center"/>
          </w:tcPr>
          <w:p w14:paraId="10A8E61B"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37601">
              <w:rPr>
                <w:rFonts w:asciiTheme="minorHAnsi" w:hAnsiTheme="minorHAnsi" w:cs="Arial"/>
                <w:b/>
                <w:caps/>
                <w:sz w:val="18"/>
                <w:szCs w:val="18"/>
              </w:rPr>
              <w:t xml:space="preserve">Responsible Person's Declaration statement </w:t>
            </w:r>
          </w:p>
        </w:tc>
      </w:tr>
      <w:tr w:rsidR="007D4FAB" w:rsidRPr="00237601" w14:paraId="10A8E623" w14:textId="77777777" w:rsidTr="00D85AFC">
        <w:tblPrEx>
          <w:tblCellMar>
            <w:left w:w="115" w:type="dxa"/>
            <w:right w:w="115" w:type="dxa"/>
          </w:tblCellMar>
        </w:tblPrEx>
        <w:trPr>
          <w:trHeight w:val="504"/>
        </w:trPr>
        <w:tc>
          <w:tcPr>
            <w:tcW w:w="10950" w:type="dxa"/>
            <w:gridSpan w:val="4"/>
            <w:shd w:val="clear" w:color="auto" w:fill="auto"/>
          </w:tcPr>
          <w:p w14:paraId="10A8E61D" w14:textId="77777777" w:rsidR="007D4FAB" w:rsidRPr="00237601" w:rsidRDefault="007D4FAB" w:rsidP="00382D14">
            <w:pPr>
              <w:pStyle w:val="p2"/>
              <w:keepNext/>
              <w:tabs>
                <w:tab w:val="clear" w:pos="357"/>
              </w:tabs>
              <w:spacing w:line="240" w:lineRule="auto"/>
              <w:ind w:left="0" w:right="90" w:firstLine="0"/>
              <w:rPr>
                <w:rFonts w:asciiTheme="minorHAnsi" w:hAnsiTheme="minorHAnsi"/>
                <w:sz w:val="18"/>
                <w:szCs w:val="18"/>
              </w:rPr>
            </w:pPr>
            <w:r w:rsidRPr="00237601">
              <w:rPr>
                <w:rFonts w:asciiTheme="minorHAnsi" w:hAnsiTheme="minorHAnsi"/>
                <w:sz w:val="18"/>
                <w:szCs w:val="18"/>
              </w:rPr>
              <w:t xml:space="preserve">I certify the following under penalty of perjury, under the laws of the State of California: </w:t>
            </w:r>
          </w:p>
          <w:p w14:paraId="10A8E61E"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information provided on this Certificate of Verification is true and correct.</w:t>
            </w:r>
          </w:p>
          <w:p w14:paraId="10A8E61F"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I am the certified HERS Rater who performed the verification identified and reported on this Certificate of Verification (responsible rater).</w:t>
            </w:r>
          </w:p>
          <w:p w14:paraId="10A8E620"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0A8E621"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0A8E622" w14:textId="77777777" w:rsidR="007D4FAB" w:rsidRPr="00237601" w:rsidRDefault="007D4FAB" w:rsidP="007D4FAB">
            <w:pPr>
              <w:pStyle w:val="p2"/>
              <w:keepNext/>
              <w:numPr>
                <w:ilvl w:val="0"/>
                <w:numId w:val="1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I will ensure that a registered copy of this Certificate of Verification shall be </w:t>
            </w:r>
            <w:proofErr w:type="gramStart"/>
            <w:r w:rsidRPr="00237601">
              <w:rPr>
                <w:rFonts w:asciiTheme="minorHAnsi" w:hAnsiTheme="minorHAnsi"/>
                <w:sz w:val="18"/>
                <w:szCs w:val="18"/>
              </w:rPr>
              <w:t>posted, or</w:t>
            </w:r>
            <w:proofErr w:type="gramEnd"/>
            <w:r w:rsidRPr="0023760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7D4FAB" w:rsidRPr="00237601" w14:paraId="10A8E625" w14:textId="77777777" w:rsidTr="00D85AFC">
        <w:tblPrEx>
          <w:tblCellMar>
            <w:left w:w="115" w:type="dxa"/>
            <w:right w:w="115" w:type="dxa"/>
          </w:tblCellMar>
        </w:tblPrEx>
        <w:trPr>
          <w:trHeight w:val="278"/>
        </w:trPr>
        <w:tc>
          <w:tcPr>
            <w:tcW w:w="10950" w:type="dxa"/>
            <w:gridSpan w:val="4"/>
            <w:vAlign w:val="center"/>
          </w:tcPr>
          <w:p w14:paraId="10A8E624" w14:textId="77777777" w:rsidR="007D4FAB" w:rsidRPr="00237601"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237601">
              <w:rPr>
                <w:rFonts w:asciiTheme="minorHAnsi" w:hAnsiTheme="minorHAnsi" w:cs="Arial"/>
                <w:b/>
                <w:caps/>
                <w:sz w:val="18"/>
                <w:szCs w:val="18"/>
              </w:rPr>
              <w:t>BUILDER OR INSTALLER INFORMATION AS SHOWN ON THE CERTIFICATE OF INSTALLATION</w:t>
            </w:r>
          </w:p>
        </w:tc>
      </w:tr>
      <w:tr w:rsidR="007D4FAB" w:rsidRPr="00237601" w14:paraId="10A8E627" w14:textId="77777777" w:rsidTr="00382D14">
        <w:tblPrEx>
          <w:tblCellMar>
            <w:left w:w="115" w:type="dxa"/>
            <w:right w:w="115" w:type="dxa"/>
          </w:tblCellMar>
        </w:tblPrEx>
        <w:trPr>
          <w:trHeight w:hRule="exact" w:val="360"/>
        </w:trPr>
        <w:tc>
          <w:tcPr>
            <w:tcW w:w="10950" w:type="dxa"/>
            <w:gridSpan w:val="4"/>
          </w:tcPr>
          <w:p w14:paraId="10A8E626" w14:textId="77777777" w:rsidR="007D4FAB" w:rsidRPr="00382D14" w:rsidRDefault="007D4FAB" w:rsidP="007064D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Company Name (Installing Subcontractor, General Contractor, or Builder/Owner):</w:t>
            </w:r>
          </w:p>
        </w:tc>
      </w:tr>
      <w:tr w:rsidR="007D4FAB" w:rsidRPr="00237601" w14:paraId="10A8E62A" w14:textId="77777777" w:rsidTr="00382D14">
        <w:tblPrEx>
          <w:tblCellMar>
            <w:left w:w="115" w:type="dxa"/>
            <w:right w:w="115" w:type="dxa"/>
          </w:tblCellMar>
        </w:tblPrEx>
        <w:trPr>
          <w:trHeight w:hRule="exact" w:val="360"/>
        </w:trPr>
        <w:tc>
          <w:tcPr>
            <w:tcW w:w="5475" w:type="dxa"/>
            <w:gridSpan w:val="2"/>
          </w:tcPr>
          <w:p w14:paraId="10A8E628" w14:textId="77777777" w:rsidR="007D4FAB" w:rsidRPr="00382D14" w:rsidRDefault="007D4FAB" w:rsidP="007064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Responsible Builder or Installer Name:</w:t>
            </w:r>
          </w:p>
        </w:tc>
        <w:tc>
          <w:tcPr>
            <w:tcW w:w="5475" w:type="dxa"/>
            <w:gridSpan w:val="2"/>
          </w:tcPr>
          <w:p w14:paraId="10A8E629" w14:textId="77777777" w:rsidR="007D4FAB" w:rsidRPr="00382D14" w:rsidRDefault="007D4FAB" w:rsidP="007064D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CSLB License:</w:t>
            </w:r>
          </w:p>
        </w:tc>
      </w:tr>
      <w:tr w:rsidR="007D4FAB" w:rsidRPr="00237601" w14:paraId="10A8E62C" w14:textId="77777777" w:rsidTr="00D85AFC">
        <w:tblPrEx>
          <w:tblCellMar>
            <w:left w:w="108" w:type="dxa"/>
            <w:right w:w="108" w:type="dxa"/>
          </w:tblCellMar>
        </w:tblPrEx>
        <w:trPr>
          <w:trHeight w:hRule="exact" w:val="288"/>
        </w:trPr>
        <w:tc>
          <w:tcPr>
            <w:tcW w:w="10950" w:type="dxa"/>
            <w:gridSpan w:val="4"/>
            <w:vAlign w:val="center"/>
          </w:tcPr>
          <w:p w14:paraId="10A8E62B" w14:textId="77777777" w:rsidR="007D4FAB" w:rsidRPr="00237601"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PROVIDER DATA REGISTRY INFORMATION</w:t>
            </w:r>
          </w:p>
        </w:tc>
      </w:tr>
      <w:tr w:rsidR="007D4FAB" w:rsidRPr="00237601" w14:paraId="10A8E62F" w14:textId="77777777" w:rsidTr="00D85AFC">
        <w:tblPrEx>
          <w:tblCellMar>
            <w:left w:w="108" w:type="dxa"/>
            <w:right w:w="108" w:type="dxa"/>
          </w:tblCellMar>
        </w:tblPrEx>
        <w:trPr>
          <w:trHeight w:hRule="exact" w:val="360"/>
        </w:trPr>
        <w:tc>
          <w:tcPr>
            <w:tcW w:w="5482" w:type="dxa"/>
            <w:gridSpan w:val="3"/>
          </w:tcPr>
          <w:p w14:paraId="10A8E62D" w14:textId="77777777" w:rsidR="007D4FAB" w:rsidRPr="00382D14"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Sample Group Number (if applicable):</w:t>
            </w:r>
          </w:p>
        </w:tc>
        <w:tc>
          <w:tcPr>
            <w:tcW w:w="5468" w:type="dxa"/>
          </w:tcPr>
          <w:p w14:paraId="10A8E62E" w14:textId="4CFFE491" w:rsidR="007D4FAB" w:rsidRPr="00382D14" w:rsidRDefault="007D4FAB" w:rsidP="00D85A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382D14">
              <w:rPr>
                <w:rFonts w:asciiTheme="minorHAnsi" w:hAnsiTheme="minorHAnsi"/>
                <w:sz w:val="14"/>
                <w:szCs w:val="18"/>
              </w:rPr>
              <w:t>Dwelling Test Status in Sample Group (if applicable)</w:t>
            </w:r>
            <w:r w:rsidR="007064DC" w:rsidRPr="00382D14">
              <w:rPr>
                <w:rFonts w:asciiTheme="minorHAnsi" w:hAnsiTheme="minorHAnsi"/>
                <w:sz w:val="14"/>
                <w:szCs w:val="18"/>
              </w:rPr>
              <w:t>:</w:t>
            </w:r>
          </w:p>
        </w:tc>
      </w:tr>
      <w:tr w:rsidR="007D4FAB" w:rsidRPr="00237601" w14:paraId="10A8E631" w14:textId="77777777" w:rsidTr="00D85AFC">
        <w:tblPrEx>
          <w:tblCellMar>
            <w:left w:w="108" w:type="dxa"/>
            <w:right w:w="108" w:type="dxa"/>
          </w:tblCellMar>
        </w:tblPrEx>
        <w:trPr>
          <w:trHeight w:val="288"/>
        </w:trPr>
        <w:tc>
          <w:tcPr>
            <w:tcW w:w="10950" w:type="dxa"/>
            <w:gridSpan w:val="4"/>
            <w:vAlign w:val="center"/>
          </w:tcPr>
          <w:p w14:paraId="10A8E630" w14:textId="77777777" w:rsidR="007D4FAB" w:rsidRPr="00237601"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237601">
              <w:rPr>
                <w:rFonts w:asciiTheme="minorHAnsi" w:hAnsiTheme="minorHAnsi" w:cs="Arial"/>
                <w:b/>
                <w:caps/>
                <w:sz w:val="18"/>
                <w:szCs w:val="18"/>
              </w:rPr>
              <w:t>HERS</w:t>
            </w:r>
            <w:proofErr w:type="gramEnd"/>
            <w:r w:rsidRPr="00237601">
              <w:rPr>
                <w:rFonts w:asciiTheme="minorHAnsi" w:hAnsiTheme="minorHAnsi" w:cs="Arial"/>
                <w:b/>
                <w:caps/>
                <w:sz w:val="18"/>
                <w:szCs w:val="18"/>
              </w:rPr>
              <w:t xml:space="preserve"> RATER INFORMATION</w:t>
            </w:r>
          </w:p>
        </w:tc>
      </w:tr>
      <w:tr w:rsidR="007D4FAB" w:rsidRPr="00237601" w14:paraId="10A8E633" w14:textId="77777777" w:rsidTr="00D85AFC">
        <w:tblPrEx>
          <w:tblCellMar>
            <w:left w:w="108" w:type="dxa"/>
            <w:right w:w="108" w:type="dxa"/>
          </w:tblCellMar>
        </w:tblPrEx>
        <w:trPr>
          <w:trHeight w:hRule="exact" w:val="360"/>
        </w:trPr>
        <w:tc>
          <w:tcPr>
            <w:tcW w:w="10950" w:type="dxa"/>
            <w:gridSpan w:val="4"/>
          </w:tcPr>
          <w:p w14:paraId="10A8E632" w14:textId="77777777" w:rsidR="007D4FAB" w:rsidRPr="00382D14" w:rsidRDefault="007D4FAB" w:rsidP="00D85AF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HERS Rater Company Name:</w:t>
            </w:r>
          </w:p>
        </w:tc>
      </w:tr>
      <w:tr w:rsidR="007D4FAB" w:rsidRPr="00237601" w14:paraId="10A8E636" w14:textId="77777777" w:rsidTr="00D85AF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0A8E634"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0A8E635"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Signature:</w:t>
            </w:r>
          </w:p>
        </w:tc>
      </w:tr>
      <w:tr w:rsidR="007D4FAB" w:rsidRPr="00237601" w14:paraId="10A8E639" w14:textId="77777777" w:rsidTr="00D85AF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0A8E637" w14:textId="0FF0775B"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Responsible Rater Certification Number w/ this HERS Provider</w:t>
            </w:r>
            <w:r w:rsidR="007064DC" w:rsidRPr="00382D14">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10A8E638" w14:textId="77777777" w:rsidR="007D4FAB" w:rsidRPr="00382D14" w:rsidRDefault="007D4FAB" w:rsidP="00D85A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382D14">
              <w:rPr>
                <w:rFonts w:asciiTheme="minorHAnsi" w:hAnsiTheme="minorHAnsi"/>
                <w:sz w:val="14"/>
                <w:szCs w:val="18"/>
              </w:rPr>
              <w:t>Date Signed:</w:t>
            </w:r>
          </w:p>
        </w:tc>
      </w:tr>
    </w:tbl>
    <w:p w14:paraId="10A8E63A" w14:textId="77777777" w:rsidR="007D4FAB" w:rsidRPr="00B57311" w:rsidRDefault="007D4FAB" w:rsidP="000A504D">
      <w:pPr>
        <w:rPr>
          <w:rFonts w:asciiTheme="minorHAnsi" w:hAnsiTheme="minorHAnsi"/>
          <w:sz w:val="18"/>
          <w:szCs w:val="18"/>
        </w:rPr>
      </w:pPr>
    </w:p>
    <w:p w14:paraId="10A8E63B" w14:textId="77777777" w:rsidR="00633613" w:rsidRPr="00B57311" w:rsidRDefault="00633613" w:rsidP="000A504D">
      <w:pPr>
        <w:rPr>
          <w:rFonts w:asciiTheme="minorHAnsi" w:hAnsiTheme="minorHAnsi"/>
          <w:sz w:val="18"/>
          <w:szCs w:val="18"/>
        </w:rPr>
      </w:pPr>
    </w:p>
    <w:p w14:paraId="10A8E63C" w14:textId="2FB1F6DE" w:rsidR="00633613" w:rsidRPr="00B57311" w:rsidRDefault="00633613" w:rsidP="000A504D">
      <w:pPr>
        <w:rPr>
          <w:rFonts w:asciiTheme="minorHAnsi" w:hAnsiTheme="minorHAnsi"/>
          <w:sz w:val="18"/>
          <w:szCs w:val="18"/>
        </w:rPr>
      </w:pPr>
    </w:p>
    <w:p w14:paraId="10A8E63D" w14:textId="77777777" w:rsidR="00ED0FEA" w:rsidRPr="00B57311" w:rsidRDefault="00ED0FEA" w:rsidP="000A504D">
      <w:pPr>
        <w:rPr>
          <w:rFonts w:asciiTheme="minorHAnsi" w:hAnsiTheme="minorHAnsi"/>
          <w:sz w:val="18"/>
          <w:szCs w:val="18"/>
        </w:rPr>
        <w:sectPr w:rsidR="00ED0FEA" w:rsidRPr="00B57311" w:rsidSect="00737138">
          <w:headerReference w:type="even" r:id="rId13"/>
          <w:headerReference w:type="default" r:id="rId14"/>
          <w:footerReference w:type="even" r:id="rId15"/>
          <w:footerReference w:type="default" r:id="rId16"/>
          <w:headerReference w:type="first" r:id="rId17"/>
          <w:footerReference w:type="first" r:id="rId18"/>
          <w:pgSz w:w="12240" w:h="15840" w:code="1"/>
          <w:pgMar w:top="720" w:right="720" w:bottom="720" w:left="720" w:header="432" w:footer="432" w:gutter="0"/>
          <w:cols w:space="720"/>
          <w:docGrid w:linePitch="272"/>
        </w:sectPr>
      </w:pPr>
    </w:p>
    <w:p w14:paraId="10A8E63E" w14:textId="25F53247" w:rsidR="0043315F" w:rsidRPr="00700105" w:rsidRDefault="0043315F" w:rsidP="00382D14">
      <w:pPr>
        <w:jc w:val="center"/>
        <w:rPr>
          <w:rFonts w:asciiTheme="minorHAnsi" w:hAnsiTheme="minorHAnsi"/>
          <w:b/>
          <w:szCs w:val="18"/>
        </w:rPr>
      </w:pPr>
      <w:r w:rsidRPr="00700105">
        <w:rPr>
          <w:rFonts w:asciiTheme="minorHAnsi" w:hAnsiTheme="minorHAnsi"/>
          <w:b/>
          <w:szCs w:val="18"/>
        </w:rPr>
        <w:lastRenderedPageBreak/>
        <w:t>CF3R-MCH-20c</w:t>
      </w:r>
      <w:r w:rsidR="007064DC" w:rsidRPr="00700105">
        <w:rPr>
          <w:rFonts w:asciiTheme="minorHAnsi" w:hAnsiTheme="minorHAnsi"/>
          <w:b/>
          <w:szCs w:val="18"/>
        </w:rPr>
        <w:t>-H User Instructions</w:t>
      </w:r>
    </w:p>
    <w:p w14:paraId="10A8E63F" w14:textId="77777777" w:rsidR="0043315F" w:rsidRDefault="0043315F" w:rsidP="0043315F">
      <w:pPr>
        <w:rPr>
          <w:rFonts w:asciiTheme="minorHAnsi" w:hAnsiTheme="minorHAnsi"/>
          <w:b/>
          <w:sz w:val="18"/>
          <w:szCs w:val="18"/>
        </w:rPr>
      </w:pPr>
    </w:p>
    <w:p w14:paraId="10A8E640" w14:textId="77777777" w:rsidR="0043315F" w:rsidRPr="00F0066C" w:rsidRDefault="0043315F" w:rsidP="0043315F">
      <w:pPr>
        <w:rPr>
          <w:rFonts w:asciiTheme="minorHAnsi" w:hAnsiTheme="minorHAnsi"/>
          <w:b/>
          <w:sz w:val="18"/>
          <w:szCs w:val="18"/>
        </w:rPr>
      </w:pPr>
      <w:r w:rsidRPr="00F0066C">
        <w:rPr>
          <w:rFonts w:asciiTheme="minorHAnsi" w:hAnsiTheme="minorHAnsi"/>
          <w:b/>
          <w:sz w:val="18"/>
          <w:szCs w:val="18"/>
        </w:rPr>
        <w:t>Section A. System Information</w:t>
      </w:r>
    </w:p>
    <w:p w14:paraId="10A8E641" w14:textId="6D6C8D2F" w:rsidR="0043315F" w:rsidRPr="00F0066C" w:rsidRDefault="0043315F" w:rsidP="0043315F">
      <w:pPr>
        <w:pStyle w:val="ListParagraph"/>
        <w:numPr>
          <w:ilvl w:val="0"/>
          <w:numId w:val="25"/>
        </w:numPr>
        <w:ind w:left="360" w:hanging="360"/>
        <w:rPr>
          <w:rFonts w:ascii="Calibri" w:hAnsi="Calibri"/>
          <w:sz w:val="18"/>
          <w:szCs w:val="18"/>
        </w:rPr>
      </w:pPr>
      <w:r w:rsidRPr="00F0066C">
        <w:rPr>
          <w:rFonts w:asciiTheme="minorHAnsi" w:hAnsiTheme="minorHAnsi"/>
          <w:i/>
          <w:sz w:val="18"/>
        </w:rPr>
        <w:t>HVAC System Identification or Name</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2" w14:textId="1F692722" w:rsidR="0043315F" w:rsidRPr="00F52915"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HVAC System Location or Area Served</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200EFAA7" w14:textId="420780D1" w:rsidR="002417B7" w:rsidRPr="00F52915" w:rsidRDefault="002417B7" w:rsidP="002417B7">
      <w:pPr>
        <w:numPr>
          <w:ilvl w:val="0"/>
          <w:numId w:val="8"/>
        </w:numPr>
        <w:spacing w:line="276" w:lineRule="auto"/>
        <w:ind w:left="360"/>
        <w:rPr>
          <w:rFonts w:asciiTheme="minorHAnsi" w:hAnsiTheme="minorHAnsi"/>
          <w:sz w:val="16"/>
        </w:rPr>
      </w:pPr>
      <w:r w:rsidRPr="00F52915">
        <w:rPr>
          <w:rFonts w:asciiTheme="minorHAnsi" w:hAnsiTheme="minorHAnsi"/>
          <w:i/>
          <w:sz w:val="18"/>
        </w:rPr>
        <w:t xml:space="preserve">Indoor Unit Name: </w:t>
      </w:r>
      <w:r w:rsidRPr="00F52915">
        <w:rPr>
          <w:rFonts w:ascii="Calibri" w:hAnsi="Calibri"/>
          <w:sz w:val="18"/>
        </w:rPr>
        <w:t>This field is filled out automatically. It is</w:t>
      </w:r>
      <w:r w:rsidR="00EA380F" w:rsidRPr="00EA380F">
        <w:rPr>
          <w:rFonts w:ascii="Calibri" w:hAnsi="Calibri"/>
          <w:sz w:val="18"/>
        </w:rPr>
        <w:t xml:space="preserve"> referenced from the CF2R-MCH-</w:t>
      </w:r>
      <w:r w:rsidR="00EA380F">
        <w:rPr>
          <w:rFonts w:ascii="Calibri" w:hAnsi="Calibri"/>
          <w:sz w:val="18"/>
        </w:rPr>
        <w:t>20</w:t>
      </w:r>
      <w:r w:rsidRPr="00F52915">
        <w:rPr>
          <w:rFonts w:ascii="Calibri" w:hAnsi="Calibri"/>
          <w:sz w:val="18"/>
        </w:rPr>
        <w:t>, which must be completed prior to this document.</w:t>
      </w:r>
    </w:p>
    <w:p w14:paraId="10A8E643" w14:textId="2BF64DBC"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Building Type</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4" w14:textId="2310ED4E"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Ducts in Conditioned Space (VLLDCS)</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5" w14:textId="5B6C922A"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Air-handling Unit (VLLAHU) Credit:</w:t>
      </w:r>
      <w:r w:rsidRPr="00F0066C">
        <w:rPr>
          <w:rFonts w:ascii="Calibri" w:hAnsi="Calibri"/>
          <w:sz w:val="18"/>
          <w:szCs w:val="18"/>
        </w:rPr>
        <w:t xml:space="preserve"> This field is filled out automatically. It is referenced from the CF2R-MCH-20.</w:t>
      </w:r>
    </w:p>
    <w:p w14:paraId="10A8E646" w14:textId="5D9FF06A" w:rsidR="0043315F" w:rsidRPr="00F52915" w:rsidRDefault="0043315F" w:rsidP="00F52915">
      <w:pPr>
        <w:pStyle w:val="ListParagraph"/>
        <w:numPr>
          <w:ilvl w:val="0"/>
          <w:numId w:val="8"/>
        </w:numPr>
        <w:spacing w:line="276" w:lineRule="auto"/>
        <w:ind w:left="360"/>
        <w:rPr>
          <w:rFonts w:ascii="Calibri" w:hAnsi="Calibri"/>
          <w:sz w:val="18"/>
          <w:szCs w:val="18"/>
        </w:rPr>
      </w:pPr>
      <w:r w:rsidRPr="00F52915">
        <w:rPr>
          <w:rFonts w:asciiTheme="minorHAnsi" w:hAnsiTheme="minorHAnsi"/>
          <w:i/>
          <w:sz w:val="18"/>
        </w:rPr>
        <w:t>Duct System Compliance Category</w:t>
      </w:r>
      <w:r w:rsidRPr="00F52915">
        <w:rPr>
          <w:rFonts w:asciiTheme="minorHAnsi" w:hAnsiTheme="minorHAnsi"/>
          <w:sz w:val="18"/>
        </w:rPr>
        <w:t xml:space="preserve">: </w:t>
      </w:r>
      <w:r w:rsidRPr="00F52915">
        <w:rPr>
          <w:rFonts w:ascii="Calibri" w:hAnsi="Calibri"/>
          <w:sz w:val="18"/>
          <w:szCs w:val="18"/>
        </w:rPr>
        <w:t>This field is filled out automatically. It is referenced from the CF2R-MCH-20.</w:t>
      </w:r>
    </w:p>
    <w:p w14:paraId="1089DBEA" w14:textId="3A75AAE2" w:rsidR="002417B7" w:rsidRPr="002417B7" w:rsidRDefault="002417B7" w:rsidP="00BB0DFA">
      <w:pPr>
        <w:numPr>
          <w:ilvl w:val="0"/>
          <w:numId w:val="8"/>
        </w:numPr>
        <w:spacing w:line="276" w:lineRule="auto"/>
        <w:ind w:left="360"/>
        <w:rPr>
          <w:rFonts w:ascii="Calibri" w:hAnsi="Calibri"/>
          <w:sz w:val="18"/>
          <w:szCs w:val="18"/>
        </w:rPr>
      </w:pPr>
      <w:r w:rsidRPr="00F52915">
        <w:rPr>
          <w:rFonts w:asciiTheme="minorHAnsi" w:hAnsiTheme="minorHAnsi"/>
          <w:i/>
          <w:sz w:val="18"/>
          <w:szCs w:val="18"/>
        </w:rPr>
        <w:t>Any portions of Duct Located in Garage</w:t>
      </w:r>
      <w:r w:rsidRPr="00F52915">
        <w:rPr>
          <w:rFonts w:asciiTheme="minorHAnsi" w:hAnsiTheme="minorHAnsi"/>
          <w:sz w:val="18"/>
          <w:szCs w:val="18"/>
        </w:rPr>
        <w:t xml:space="preserve">: </w:t>
      </w:r>
      <w:r w:rsidRPr="00EE0A75">
        <w:rPr>
          <w:rFonts w:ascii="Calibri" w:hAnsi="Calibri"/>
          <w:sz w:val="18"/>
          <w:szCs w:val="18"/>
        </w:rPr>
        <w:t>This field is filled out automatically. It is referenced from the CF2R-MCH-20.</w:t>
      </w:r>
    </w:p>
    <w:p w14:paraId="10A8E647" w14:textId="417D2C01" w:rsidR="0043315F" w:rsidRPr="00F0066C" w:rsidRDefault="0043315F" w:rsidP="0043315F">
      <w:pPr>
        <w:spacing w:line="276" w:lineRule="auto"/>
        <w:ind w:left="360"/>
        <w:rPr>
          <w:rFonts w:asciiTheme="minorHAnsi" w:hAnsiTheme="minorHAnsi"/>
          <w:sz w:val="18"/>
          <w:szCs w:val="18"/>
        </w:rPr>
      </w:pPr>
    </w:p>
    <w:p w14:paraId="10A8E648" w14:textId="77777777" w:rsidR="0043315F" w:rsidRPr="001033AF" w:rsidRDefault="0043315F" w:rsidP="0043315F">
      <w:pPr>
        <w:rPr>
          <w:rFonts w:asciiTheme="minorHAnsi" w:hAnsiTheme="minorHAnsi"/>
          <w:b/>
          <w:sz w:val="18"/>
          <w:szCs w:val="18"/>
        </w:rPr>
      </w:pPr>
      <w:r>
        <w:rPr>
          <w:rFonts w:asciiTheme="minorHAnsi" w:hAnsiTheme="minorHAnsi"/>
          <w:b/>
          <w:sz w:val="18"/>
          <w:szCs w:val="18"/>
        </w:rPr>
        <w:t xml:space="preserve">Section B. Duct Leakage Diagnostic Test - MCH-20c - </w:t>
      </w:r>
      <w:r w:rsidRPr="0043315F">
        <w:rPr>
          <w:rFonts w:asciiTheme="minorHAnsi" w:hAnsiTheme="minorHAnsi"/>
          <w:b/>
          <w:sz w:val="18"/>
          <w:szCs w:val="18"/>
        </w:rPr>
        <w:t>Low Leakage Air-Handling Unit (LLAHU)</w:t>
      </w:r>
    </w:p>
    <w:p w14:paraId="7ADCE910" w14:textId="77777777" w:rsidR="0038257B" w:rsidRPr="001033AF" w:rsidRDefault="0038257B"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Air-Handling Unit Airflow (AHU</w:t>
      </w:r>
      <w:r>
        <w:rPr>
          <w:rFonts w:asciiTheme="minorHAnsi" w:hAnsiTheme="minorHAnsi"/>
          <w:i/>
          <w:sz w:val="18"/>
        </w:rPr>
        <w:t xml:space="preserve"> </w:t>
      </w:r>
      <w:r w:rsidRPr="001B4F89">
        <w:rPr>
          <w:rFonts w:asciiTheme="minorHAnsi" w:hAnsiTheme="minorHAnsi"/>
          <w:i/>
          <w:sz w:val="18"/>
        </w:rPr>
        <w:t>Airflow) Determination Method</w:t>
      </w:r>
      <w:r w:rsidRPr="001B4F89">
        <w:rPr>
          <w:rFonts w:asciiTheme="minorHAnsi" w:hAnsiTheme="minorHAnsi"/>
          <w:sz w:val="18"/>
        </w:rPr>
        <w:t>: User will select from the following options:</w:t>
      </w:r>
    </w:p>
    <w:p w14:paraId="07E617AE" w14:textId="47676B89" w:rsidR="0038257B" w:rsidRPr="001033AF" w:rsidRDefault="0038257B" w:rsidP="0038257B">
      <w:pPr>
        <w:pStyle w:val="ListParagraph"/>
        <w:numPr>
          <w:ilvl w:val="1"/>
          <w:numId w:val="10"/>
        </w:numPr>
        <w:spacing w:line="276" w:lineRule="auto"/>
        <w:ind w:left="720"/>
        <w:rPr>
          <w:rFonts w:asciiTheme="minorHAnsi" w:hAnsiTheme="minorHAnsi"/>
          <w:sz w:val="18"/>
        </w:rPr>
      </w:pPr>
      <w:r w:rsidRPr="001B4F89">
        <w:rPr>
          <w:rFonts w:asciiTheme="minorHAnsi" w:hAnsiTheme="minorHAnsi"/>
          <w:sz w:val="18"/>
          <w:u w:val="single"/>
        </w:rPr>
        <w:t>Cooling System Method:</w:t>
      </w:r>
      <w:r w:rsidRPr="001B4F89">
        <w:rPr>
          <w:rFonts w:asciiTheme="minorHAnsi" w:hAnsiTheme="minorHAnsi"/>
          <w:sz w:val="18"/>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sidR="00A9148E">
        <w:rPr>
          <w:rFonts w:asciiTheme="minorHAnsi" w:hAnsiTheme="minorHAnsi"/>
          <w:sz w:val="18"/>
        </w:rPr>
        <w:t>2019</w:t>
      </w:r>
      <w:r w:rsidRPr="001B4F89">
        <w:rPr>
          <w:rFonts w:asciiTheme="minorHAnsi" w:hAnsiTheme="minorHAnsi"/>
          <w:sz w:val="18"/>
        </w:rPr>
        <w:t xml:space="preserve"> Reference Appendices).</w:t>
      </w:r>
    </w:p>
    <w:p w14:paraId="21273445" w14:textId="77777777" w:rsidR="0038257B" w:rsidRPr="001033AF" w:rsidRDefault="0038257B" w:rsidP="0038257B">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Heating System Method:</w:t>
      </w:r>
      <w:r w:rsidRPr="001B4F89">
        <w:rPr>
          <w:rFonts w:asciiTheme="minorHAnsi" w:hAnsiTheme="minorHAnsi"/>
          <w:sz w:val="18"/>
        </w:rPr>
        <w:t xml:space="preserve"> For heating only systems the nominal air handler airflow shall be 21.7 CFM per </w:t>
      </w:r>
      <w:proofErr w:type="spellStart"/>
      <w:r w:rsidRPr="001B4F89">
        <w:rPr>
          <w:rFonts w:asciiTheme="minorHAnsi" w:hAnsiTheme="minorHAnsi"/>
          <w:sz w:val="18"/>
        </w:rPr>
        <w:t>kBtu</w:t>
      </w:r>
      <w:proofErr w:type="spellEnd"/>
      <w:r w:rsidRPr="001B4F89">
        <w:rPr>
          <w:rFonts w:asciiTheme="minorHAnsi" w:hAnsiTheme="minorHAnsi"/>
          <w:sz w:val="18"/>
        </w:rPr>
        <w:t>/</w:t>
      </w:r>
      <w:proofErr w:type="spellStart"/>
      <w:r w:rsidRPr="001B4F89">
        <w:rPr>
          <w:rFonts w:asciiTheme="minorHAnsi" w:hAnsiTheme="minorHAnsi"/>
          <w:sz w:val="18"/>
        </w:rPr>
        <w:t>hr</w:t>
      </w:r>
      <w:proofErr w:type="spellEnd"/>
      <w:r w:rsidRPr="001B4F89">
        <w:rPr>
          <w:rFonts w:asciiTheme="minorHAnsi" w:hAnsiTheme="minorHAnsi"/>
          <w:sz w:val="18"/>
        </w:rPr>
        <w:t xml:space="preserve"> of rated heating output capacity.</w:t>
      </w:r>
    </w:p>
    <w:p w14:paraId="780D0E89" w14:textId="59D2923C" w:rsidR="0038257B" w:rsidRDefault="0038257B" w:rsidP="0038257B">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Measured Airflow Method:</w:t>
      </w:r>
      <w:r w:rsidRPr="001B4F89">
        <w:rPr>
          <w:rFonts w:asciiTheme="minorHAnsi" w:hAnsiTheme="minorHAnsi"/>
          <w:sz w:val="18"/>
        </w:rPr>
        <w:t xml:space="preserve"> The system airflow can be used as the air handler airflow for the purpose of establishing duct leakage percentage (See Section RA3.1.4.2.3 of the </w:t>
      </w:r>
      <w:r>
        <w:rPr>
          <w:rFonts w:asciiTheme="minorHAnsi" w:hAnsiTheme="minorHAnsi"/>
          <w:sz w:val="18"/>
        </w:rPr>
        <w:t>201</w:t>
      </w:r>
      <w:r w:rsidR="00A9148E">
        <w:rPr>
          <w:rFonts w:asciiTheme="minorHAnsi" w:hAnsiTheme="minorHAnsi"/>
          <w:sz w:val="18"/>
        </w:rPr>
        <w:t>9</w:t>
      </w:r>
      <w:r w:rsidRPr="001B4F89">
        <w:rPr>
          <w:rFonts w:asciiTheme="minorHAnsi" w:hAnsiTheme="minorHAnsi"/>
          <w:sz w:val="18"/>
        </w:rPr>
        <w:t xml:space="preserve"> Reference Appendices).</w:t>
      </w:r>
    </w:p>
    <w:p w14:paraId="5F01506B" w14:textId="4379EA5A" w:rsidR="00541704" w:rsidRPr="00151323" w:rsidRDefault="00541704" w:rsidP="00541704">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A9148E">
        <w:rPr>
          <w:rFonts w:asciiTheme="minorHAnsi" w:hAnsiTheme="minorHAnsi"/>
        </w:rPr>
        <w:t>2019</w:t>
      </w:r>
      <w:r w:rsidRPr="001D2E44">
        <w:rPr>
          <w:rFonts w:asciiTheme="minorHAnsi" w:hAnsiTheme="minorHAnsi"/>
        </w:rPr>
        <w:t xml:space="preserve"> Reference Appendices).</w:t>
      </w:r>
    </w:p>
    <w:p w14:paraId="7635FFE3" w14:textId="0ABD1562" w:rsidR="0038257B" w:rsidRPr="001033AF" w:rsidRDefault="0038257B" w:rsidP="0038257B">
      <w:pPr>
        <w:pStyle w:val="ListParagraph"/>
        <w:numPr>
          <w:ilvl w:val="1"/>
          <w:numId w:val="10"/>
        </w:numPr>
        <w:spacing w:line="276" w:lineRule="auto"/>
        <w:ind w:left="720"/>
        <w:jc w:val="both"/>
        <w:rPr>
          <w:rFonts w:asciiTheme="minorHAnsi" w:hAnsiTheme="minorHAnsi"/>
          <w:sz w:val="18"/>
        </w:rPr>
      </w:pPr>
      <w:r>
        <w:rPr>
          <w:rFonts w:asciiTheme="minorHAnsi" w:hAnsiTheme="minorHAnsi"/>
          <w:sz w:val="18"/>
          <w:u w:val="single"/>
        </w:rPr>
        <w:t>Indoor Unit Method:</w:t>
      </w:r>
    </w:p>
    <w:p w14:paraId="10A8E649" w14:textId="1637208A" w:rsidR="0043315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Condenser Nominal Cooling Capacity (ton)</w:t>
      </w:r>
      <w:r w:rsidRPr="001B4F89">
        <w:rPr>
          <w:rFonts w:asciiTheme="minorHAnsi" w:hAnsiTheme="minorHAnsi"/>
          <w:sz w:val="18"/>
        </w:rPr>
        <w:t>: Same data given on MCH-01.</w:t>
      </w:r>
    </w:p>
    <w:p w14:paraId="5BE80414" w14:textId="71BF87BD" w:rsidR="00B50FCC" w:rsidRPr="00595632" w:rsidRDefault="00B50FCC" w:rsidP="00F52915">
      <w:pPr>
        <w:pStyle w:val="ListParagraph"/>
        <w:numPr>
          <w:ilvl w:val="0"/>
          <w:numId w:val="29"/>
        </w:numPr>
        <w:spacing w:line="276" w:lineRule="auto"/>
        <w:rPr>
          <w:rFonts w:asciiTheme="minorHAnsi" w:hAnsiTheme="minorHAnsi"/>
          <w:sz w:val="18"/>
        </w:rPr>
      </w:pPr>
      <w:r w:rsidRPr="00344743">
        <w:rPr>
          <w:rFonts w:asciiTheme="minorHAnsi" w:hAnsiTheme="minorHAnsi"/>
          <w:i/>
        </w:rPr>
        <w:t>Indoor Unit Nominal Cooling Capacity:</w:t>
      </w:r>
      <w:r w:rsidRPr="00344743">
        <w:rPr>
          <w:rFonts w:asciiTheme="minorHAnsi" w:hAnsiTheme="minorHAnsi"/>
        </w:rPr>
        <w:t xml:space="preserve"> Same data given on MCH-01.</w:t>
      </w:r>
    </w:p>
    <w:p w14:paraId="10A8E64A"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Heating Capacity (</w:t>
      </w:r>
      <w:proofErr w:type="spellStart"/>
      <w:r w:rsidRPr="001B4F89">
        <w:rPr>
          <w:rFonts w:asciiTheme="minorHAnsi" w:hAnsiTheme="minorHAnsi"/>
          <w:i/>
          <w:sz w:val="18"/>
        </w:rPr>
        <w:t>kBtu</w:t>
      </w:r>
      <w:proofErr w:type="spellEnd"/>
      <w:r w:rsidRPr="001B4F89">
        <w:rPr>
          <w:rFonts w:asciiTheme="minorHAnsi" w:hAnsiTheme="minorHAnsi"/>
          <w:i/>
          <w:sz w:val="18"/>
        </w:rPr>
        <w:t>/h)</w:t>
      </w:r>
      <w:r w:rsidRPr="001B4F89">
        <w:rPr>
          <w:rFonts w:asciiTheme="minorHAnsi" w:hAnsiTheme="minorHAnsi"/>
          <w:sz w:val="18"/>
        </w:rPr>
        <w:t>: Same data given on MCH-</w:t>
      </w:r>
      <w:proofErr w:type="gramStart"/>
      <w:r w:rsidRPr="001B4F89">
        <w:rPr>
          <w:rFonts w:asciiTheme="minorHAnsi" w:hAnsiTheme="minorHAnsi"/>
          <w:sz w:val="18"/>
        </w:rPr>
        <w:t>01;</w:t>
      </w:r>
      <w:proofErr w:type="gramEnd"/>
      <w:r w:rsidRPr="001B4F89">
        <w:rPr>
          <w:rFonts w:asciiTheme="minorHAnsi" w:hAnsiTheme="minorHAnsi"/>
          <w:sz w:val="18"/>
        </w:rPr>
        <w:t xml:space="preserve"> </w:t>
      </w:r>
    </w:p>
    <w:p w14:paraId="10A8E64B" w14:textId="1D41A1A1" w:rsidR="0043315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Conditioned Floor Area Served by this HVAC System (ft</w:t>
      </w:r>
      <w:r w:rsidRPr="00C54C05">
        <w:rPr>
          <w:rFonts w:asciiTheme="minorHAnsi" w:hAnsiTheme="minorHAnsi"/>
          <w:i/>
          <w:sz w:val="18"/>
          <w:vertAlign w:val="superscript"/>
        </w:rPr>
        <w:t>2</w:t>
      </w:r>
      <w:r w:rsidRPr="001B4F89">
        <w:rPr>
          <w:rFonts w:asciiTheme="minorHAnsi" w:hAnsiTheme="minorHAnsi"/>
          <w:i/>
          <w:sz w:val="18"/>
        </w:rPr>
        <w:t>)</w:t>
      </w:r>
      <w:r w:rsidRPr="001B4F89">
        <w:rPr>
          <w:rFonts w:asciiTheme="minorHAnsi" w:hAnsiTheme="minorHAnsi"/>
          <w:sz w:val="18"/>
        </w:rPr>
        <w:t>: User will input CFA for zone which should be consistent with the value from the CF1R.</w:t>
      </w:r>
      <w:r w:rsidR="00895ED9">
        <w:rPr>
          <w:rFonts w:asciiTheme="minorHAnsi" w:hAnsiTheme="minorHAnsi"/>
          <w:sz w:val="18"/>
        </w:rPr>
        <w:t xml:space="preserve"> </w:t>
      </w:r>
      <w:r w:rsidRPr="001B4F89">
        <w:rPr>
          <w:rFonts w:asciiTheme="minorHAnsi" w:hAnsiTheme="minorHAnsi"/>
          <w:sz w:val="18"/>
        </w:rPr>
        <w:t>User will have the option to leave this field blank because the zone CFA is only required for the default airflow calculation.</w:t>
      </w:r>
    </w:p>
    <w:p w14:paraId="79E26FFB" w14:textId="10217004" w:rsidR="00B50FCC" w:rsidRPr="001033AF" w:rsidRDefault="00B50FCC"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Measured AHU</w:t>
      </w:r>
      <w:r>
        <w:rPr>
          <w:rFonts w:asciiTheme="minorHAnsi" w:hAnsiTheme="minorHAnsi"/>
          <w:i/>
          <w:sz w:val="18"/>
        </w:rPr>
        <w:t xml:space="preserve"> </w:t>
      </w:r>
      <w:r w:rsidRPr="001B4F89">
        <w:rPr>
          <w:rFonts w:asciiTheme="minorHAnsi" w:hAnsiTheme="minorHAnsi"/>
          <w:i/>
          <w:sz w:val="18"/>
        </w:rPr>
        <w:t>Airflow (cfm)</w:t>
      </w:r>
      <w:r w:rsidRPr="001B4F89">
        <w:rPr>
          <w:rFonts w:asciiTheme="minorHAnsi" w:hAnsiTheme="minorHAnsi"/>
          <w:sz w:val="18"/>
        </w:rPr>
        <w:t xml:space="preserve">: If “Measured Airflow Method” is selected in </w:t>
      </w:r>
      <w:r>
        <w:rPr>
          <w:rFonts w:asciiTheme="minorHAnsi" w:hAnsiTheme="minorHAnsi"/>
          <w:sz w:val="18"/>
        </w:rPr>
        <w:t>B0</w:t>
      </w:r>
      <w:r w:rsidRPr="001B4F89">
        <w:rPr>
          <w:rFonts w:asciiTheme="minorHAnsi" w:hAnsiTheme="minorHAnsi"/>
          <w:sz w:val="18"/>
        </w:rPr>
        <w:t>7, user must input measured airflow.</w:t>
      </w:r>
    </w:p>
    <w:p w14:paraId="10A8E64C"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Duct Leakage Test Conditions</w:t>
      </w:r>
      <w:r w:rsidRPr="001B4F89">
        <w:rPr>
          <w:rFonts w:asciiTheme="minorHAnsi" w:hAnsiTheme="minorHAnsi"/>
          <w:sz w:val="18"/>
        </w:rPr>
        <w:t>: User must select from the following options:</w:t>
      </w:r>
    </w:p>
    <w:p w14:paraId="10A8E64D" w14:textId="4F297046" w:rsidR="0043315F" w:rsidRPr="001033AF" w:rsidRDefault="0043315F" w:rsidP="0043315F">
      <w:pPr>
        <w:pStyle w:val="ListParagraph"/>
        <w:numPr>
          <w:ilvl w:val="1"/>
          <w:numId w:val="10"/>
        </w:numPr>
        <w:spacing w:line="276" w:lineRule="auto"/>
        <w:ind w:left="720"/>
        <w:rPr>
          <w:rFonts w:asciiTheme="minorHAnsi" w:hAnsiTheme="minorHAnsi"/>
          <w:sz w:val="18"/>
          <w:u w:val="single"/>
        </w:rPr>
      </w:pPr>
      <w:r w:rsidRPr="001B4F89">
        <w:rPr>
          <w:rFonts w:asciiTheme="minorHAnsi" w:hAnsiTheme="minorHAnsi"/>
          <w:sz w:val="18"/>
          <w:u w:val="single"/>
        </w:rPr>
        <w:t>Test Final:</w:t>
      </w:r>
      <w:r w:rsidRPr="001B4F89">
        <w:rPr>
          <w:rFonts w:asciiTheme="minorHAnsi" w:hAnsiTheme="minorHAnsi"/>
          <w:sz w:val="18"/>
        </w:rPr>
        <w:t xml:space="preserve"> Test conducted at final inspection (testing at rough is not an option with this test.</w:t>
      </w:r>
      <w:r w:rsidR="00895ED9">
        <w:rPr>
          <w:rFonts w:asciiTheme="minorHAnsi" w:hAnsiTheme="minorHAnsi"/>
          <w:sz w:val="18"/>
        </w:rPr>
        <w:t xml:space="preserve"> </w:t>
      </w:r>
      <w:r w:rsidRPr="001B4F89">
        <w:rPr>
          <w:rFonts w:asciiTheme="minorHAnsi" w:hAnsiTheme="minorHAnsi"/>
          <w:sz w:val="18"/>
        </w:rPr>
        <w:t xml:space="preserve">See Section RA3.1.4.3.1 of the </w:t>
      </w:r>
      <w:r w:rsidR="00895ED9">
        <w:rPr>
          <w:rFonts w:asciiTheme="minorHAnsi" w:hAnsiTheme="minorHAnsi"/>
          <w:sz w:val="18"/>
        </w:rPr>
        <w:t>201</w:t>
      </w:r>
      <w:r w:rsidR="00A9148E">
        <w:rPr>
          <w:rFonts w:asciiTheme="minorHAnsi" w:hAnsiTheme="minorHAnsi"/>
          <w:sz w:val="18"/>
        </w:rPr>
        <w:t>9</w:t>
      </w:r>
      <w:r w:rsidRPr="001B4F89">
        <w:rPr>
          <w:rFonts w:asciiTheme="minorHAnsi" w:hAnsiTheme="minorHAnsi"/>
          <w:sz w:val="18"/>
        </w:rPr>
        <w:t xml:space="preserve"> Reference Appendices).</w:t>
      </w:r>
    </w:p>
    <w:p w14:paraId="10A8E64E" w14:textId="03C514E9" w:rsidR="0043315F" w:rsidRPr="001033AF" w:rsidRDefault="0043315F" w:rsidP="00F52915">
      <w:pPr>
        <w:pStyle w:val="ListParagraph"/>
        <w:numPr>
          <w:ilvl w:val="0"/>
          <w:numId w:val="29"/>
        </w:numPr>
        <w:spacing w:line="276" w:lineRule="auto"/>
        <w:rPr>
          <w:rFonts w:asciiTheme="minorHAnsi" w:hAnsiTheme="minorHAnsi"/>
          <w:sz w:val="18"/>
          <w:u w:val="single"/>
        </w:rPr>
      </w:pPr>
      <w:r w:rsidRPr="001B4F89">
        <w:rPr>
          <w:rFonts w:asciiTheme="minorHAnsi" w:hAnsiTheme="minorHAnsi"/>
          <w:i/>
          <w:sz w:val="18"/>
        </w:rPr>
        <w:t>Duct Leakage Test Method</w:t>
      </w:r>
      <w:r w:rsidRPr="001B4F89">
        <w:rPr>
          <w:rFonts w:asciiTheme="minorHAnsi" w:hAnsiTheme="minorHAnsi"/>
          <w:sz w:val="18"/>
        </w:rPr>
        <w:t>: User will select from the following options: Total Leakage.</w:t>
      </w:r>
    </w:p>
    <w:p w14:paraId="10A8E654" w14:textId="67EA5859"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344743">
        <w:rPr>
          <w:rFonts w:asciiTheme="minorHAnsi" w:hAnsiTheme="minorHAnsi"/>
          <w:i/>
          <w:sz w:val="18"/>
        </w:rPr>
        <w:t>Leakage</w:t>
      </w:r>
      <w:r w:rsidR="00C54C05" w:rsidRPr="00344743">
        <w:rPr>
          <w:rFonts w:asciiTheme="minorHAnsi" w:hAnsiTheme="minorHAnsi"/>
          <w:i/>
          <w:sz w:val="18"/>
        </w:rPr>
        <w:t xml:space="preserve"> </w:t>
      </w:r>
      <w:r w:rsidRPr="00344743">
        <w:rPr>
          <w:rFonts w:asciiTheme="minorHAnsi" w:hAnsiTheme="minorHAnsi"/>
          <w:i/>
          <w:sz w:val="18"/>
        </w:rPr>
        <w:t>Factor</w:t>
      </w:r>
      <w:r w:rsidRPr="00595632">
        <w:rPr>
          <w:rFonts w:asciiTheme="minorHAnsi" w:hAnsiTheme="minorHAnsi"/>
          <w:sz w:val="18"/>
        </w:rPr>
        <w:t>: value will be automatically populated from in CF1R.</w:t>
      </w:r>
    </w:p>
    <w:p w14:paraId="10A8E655" w14:textId="259EE290"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Calculated Target Allowable Duct Leakage Rate (cfm)</w:t>
      </w:r>
      <w:r w:rsidRPr="001B4F89">
        <w:rPr>
          <w:rFonts w:asciiTheme="minorHAnsi" w:hAnsiTheme="minorHAnsi"/>
          <w:sz w:val="18"/>
        </w:rPr>
        <w:t>: This value will be automatically populated depending on values in B</w:t>
      </w:r>
      <w:r w:rsidR="00C54C05">
        <w:rPr>
          <w:rFonts w:asciiTheme="minorHAnsi" w:hAnsiTheme="minorHAnsi"/>
          <w:sz w:val="18"/>
        </w:rPr>
        <w:t>0</w:t>
      </w:r>
      <w:r w:rsidRPr="001B4F89">
        <w:rPr>
          <w:rFonts w:asciiTheme="minorHAnsi" w:hAnsiTheme="minorHAnsi"/>
          <w:sz w:val="18"/>
        </w:rPr>
        <w:t>6, B</w:t>
      </w:r>
      <w:r w:rsidR="00C54C05">
        <w:rPr>
          <w:rFonts w:asciiTheme="minorHAnsi" w:hAnsiTheme="minorHAnsi"/>
          <w:sz w:val="18"/>
        </w:rPr>
        <w:t>0</w:t>
      </w:r>
      <w:r w:rsidRPr="001B4F89">
        <w:rPr>
          <w:rFonts w:asciiTheme="minorHAnsi" w:hAnsiTheme="minorHAnsi"/>
          <w:sz w:val="18"/>
        </w:rPr>
        <w:t>7, and B</w:t>
      </w:r>
      <w:r w:rsidR="00C54C05">
        <w:rPr>
          <w:rFonts w:asciiTheme="minorHAnsi" w:hAnsiTheme="minorHAnsi"/>
          <w:sz w:val="18"/>
        </w:rPr>
        <w:t>0</w:t>
      </w:r>
      <w:r w:rsidRPr="001B4F89">
        <w:rPr>
          <w:rFonts w:asciiTheme="minorHAnsi" w:hAnsiTheme="minorHAnsi"/>
          <w:sz w:val="18"/>
        </w:rPr>
        <w:t>8.</w:t>
      </w:r>
    </w:p>
    <w:p w14:paraId="10A8E656"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Actual Duct Leakage Rate from Leakage Test Measurement (cfm)</w:t>
      </w:r>
      <w:r w:rsidRPr="001B4F89">
        <w:rPr>
          <w:rFonts w:asciiTheme="minorHAnsi" w:hAnsiTheme="minorHAnsi"/>
          <w:sz w:val="18"/>
        </w:rPr>
        <w:t>: User will input this value from actual measurements from leakage test.</w:t>
      </w:r>
    </w:p>
    <w:p w14:paraId="10A8E657" w14:textId="77777777"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Air-Handling Unit Manufacturer Name</w:t>
      </w:r>
      <w:r w:rsidRPr="001B4F89">
        <w:rPr>
          <w:rFonts w:asciiTheme="minorHAnsi" w:hAnsiTheme="minorHAnsi"/>
          <w:sz w:val="18"/>
        </w:rPr>
        <w:t>: This will be automatically populated from information entered in the MCH-01.</w:t>
      </w:r>
    </w:p>
    <w:p w14:paraId="10A8E658" w14:textId="77777777"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Air-Handling Unit Model Number</w:t>
      </w:r>
      <w:r w:rsidRPr="001B4F89">
        <w:rPr>
          <w:rFonts w:asciiTheme="minorHAnsi" w:hAnsiTheme="minorHAnsi"/>
          <w:sz w:val="18"/>
        </w:rPr>
        <w:t>: This will be automatically populated from information entered in the MCH-01.</w:t>
      </w:r>
      <w:r>
        <w:rPr>
          <w:rFonts w:asciiTheme="minorHAnsi" w:hAnsiTheme="minorHAnsi"/>
          <w:sz w:val="18"/>
        </w:rPr>
        <w:t xml:space="preserve"> </w:t>
      </w:r>
    </w:p>
    <w:p w14:paraId="10A8E659" w14:textId="6603777C"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Compliance Statement</w:t>
      </w:r>
      <w:r w:rsidRPr="001B4F89">
        <w:rPr>
          <w:rFonts w:asciiTheme="minorHAnsi" w:hAnsiTheme="minorHAnsi"/>
          <w:sz w:val="18"/>
        </w:rPr>
        <w:t>: If Actual Duct Leakage Rate from leakage test (B1</w:t>
      </w:r>
      <w:r w:rsidR="00034A58">
        <w:rPr>
          <w:rFonts w:asciiTheme="minorHAnsi" w:hAnsiTheme="minorHAnsi"/>
          <w:sz w:val="18"/>
        </w:rPr>
        <w:t>1</w:t>
      </w:r>
      <w:r w:rsidRPr="001B4F89">
        <w:rPr>
          <w:rFonts w:asciiTheme="minorHAnsi" w:hAnsiTheme="minorHAnsi"/>
          <w:sz w:val="18"/>
        </w:rPr>
        <w:t>) is less than or equal to Calculated Target Allowable Duct Leakage Rate (B</w:t>
      </w:r>
      <w:r w:rsidR="00034A58">
        <w:rPr>
          <w:rFonts w:asciiTheme="minorHAnsi" w:hAnsiTheme="minorHAnsi"/>
          <w:sz w:val="18"/>
        </w:rPr>
        <w:t>10</w:t>
      </w:r>
      <w:r w:rsidRPr="001B4F89">
        <w:rPr>
          <w:rFonts w:asciiTheme="minorHAnsi" w:hAnsiTheme="minorHAnsi"/>
          <w:sz w:val="18"/>
        </w:rPr>
        <w:t>), “System passes leakage test” will automatically populate.</w:t>
      </w:r>
      <w:r w:rsidR="00895ED9">
        <w:rPr>
          <w:rFonts w:asciiTheme="minorHAnsi" w:hAnsiTheme="minorHAnsi"/>
          <w:sz w:val="18"/>
        </w:rPr>
        <w:t xml:space="preserve"> </w:t>
      </w:r>
      <w:r w:rsidRPr="001B4F89">
        <w:rPr>
          <w:rFonts w:asciiTheme="minorHAnsi" w:hAnsiTheme="minorHAnsi"/>
          <w:sz w:val="18"/>
        </w:rPr>
        <w:t>If not, “System fails leakage test will automatically populate.</w:t>
      </w:r>
    </w:p>
    <w:p w14:paraId="10A8E65A" w14:textId="04C95E40" w:rsidR="0043315F" w:rsidRDefault="0043315F" w:rsidP="00F52915">
      <w:pPr>
        <w:pStyle w:val="ListParagraph"/>
        <w:numPr>
          <w:ilvl w:val="0"/>
          <w:numId w:val="29"/>
        </w:numPr>
        <w:spacing w:line="276" w:lineRule="auto"/>
        <w:rPr>
          <w:rFonts w:asciiTheme="minorHAnsi" w:hAnsiTheme="minorHAnsi"/>
          <w:sz w:val="18"/>
        </w:rPr>
      </w:pPr>
      <w:r w:rsidRPr="00F0066C">
        <w:rPr>
          <w:rFonts w:asciiTheme="minorHAnsi" w:hAnsiTheme="minorHAnsi"/>
          <w:i/>
          <w:sz w:val="18"/>
        </w:rPr>
        <w:t>Notes</w:t>
      </w:r>
      <w:r w:rsidRPr="00F0066C">
        <w:rPr>
          <w:rFonts w:asciiTheme="minorHAnsi" w:hAnsiTheme="minorHAnsi"/>
          <w:sz w:val="18"/>
        </w:rPr>
        <w:t xml:space="preserve">: This field is automatically filled </w:t>
      </w:r>
      <w:r>
        <w:rPr>
          <w:rFonts w:asciiTheme="minorHAnsi" w:hAnsiTheme="minorHAnsi"/>
          <w:sz w:val="18"/>
        </w:rPr>
        <w:t>out.</w:t>
      </w:r>
      <w:r w:rsidR="00895ED9">
        <w:rPr>
          <w:rFonts w:asciiTheme="minorHAnsi" w:hAnsiTheme="minorHAnsi"/>
          <w:sz w:val="18"/>
        </w:rPr>
        <w:t xml:space="preserve"> </w:t>
      </w:r>
      <w:r>
        <w:rPr>
          <w:rFonts w:asciiTheme="minorHAnsi" w:hAnsiTheme="minorHAnsi"/>
          <w:sz w:val="18"/>
        </w:rPr>
        <w:t>The values in B0</w:t>
      </w:r>
      <w:r w:rsidR="00034A58">
        <w:rPr>
          <w:rFonts w:asciiTheme="minorHAnsi" w:hAnsiTheme="minorHAnsi"/>
          <w:sz w:val="18"/>
        </w:rPr>
        <w:t>2</w:t>
      </w:r>
      <w:r>
        <w:rPr>
          <w:rFonts w:asciiTheme="minorHAnsi" w:hAnsiTheme="minorHAnsi"/>
          <w:sz w:val="18"/>
        </w:rPr>
        <w:t xml:space="preserve">, </w:t>
      </w:r>
      <w:r w:rsidR="00034A58">
        <w:rPr>
          <w:rFonts w:asciiTheme="minorHAnsi" w:hAnsiTheme="minorHAnsi"/>
          <w:sz w:val="18"/>
        </w:rPr>
        <w:t xml:space="preserve">B03, </w:t>
      </w:r>
      <w:r>
        <w:rPr>
          <w:rFonts w:asciiTheme="minorHAnsi" w:hAnsiTheme="minorHAnsi"/>
          <w:sz w:val="18"/>
        </w:rPr>
        <w:t>B0</w:t>
      </w:r>
      <w:r w:rsidR="00034A58">
        <w:rPr>
          <w:rFonts w:asciiTheme="minorHAnsi" w:hAnsiTheme="minorHAnsi"/>
          <w:sz w:val="18"/>
        </w:rPr>
        <w:t>4</w:t>
      </w:r>
      <w:r>
        <w:rPr>
          <w:rFonts w:asciiTheme="minorHAnsi" w:hAnsiTheme="minorHAnsi"/>
          <w:sz w:val="18"/>
        </w:rPr>
        <w:t>,</w:t>
      </w:r>
      <w:r w:rsidRPr="00F0066C">
        <w:rPr>
          <w:rFonts w:asciiTheme="minorHAnsi" w:hAnsiTheme="minorHAnsi"/>
          <w:sz w:val="18"/>
        </w:rPr>
        <w:t xml:space="preserve"> B0</w:t>
      </w:r>
      <w:r w:rsidR="00034A58">
        <w:rPr>
          <w:rFonts w:asciiTheme="minorHAnsi" w:hAnsiTheme="minorHAnsi"/>
          <w:sz w:val="18"/>
        </w:rPr>
        <w:t>5</w:t>
      </w:r>
      <w:r>
        <w:rPr>
          <w:rFonts w:asciiTheme="minorHAnsi" w:hAnsiTheme="minorHAnsi"/>
          <w:sz w:val="18"/>
        </w:rPr>
        <w:t>, B1</w:t>
      </w:r>
      <w:r w:rsidR="00034A58">
        <w:rPr>
          <w:rFonts w:asciiTheme="minorHAnsi" w:hAnsiTheme="minorHAnsi"/>
          <w:sz w:val="18"/>
        </w:rPr>
        <w:t>2</w:t>
      </w:r>
      <w:r>
        <w:rPr>
          <w:rFonts w:asciiTheme="minorHAnsi" w:hAnsiTheme="minorHAnsi"/>
          <w:sz w:val="18"/>
        </w:rPr>
        <w:t xml:space="preserve"> and B1</w:t>
      </w:r>
      <w:r w:rsidR="00034A58">
        <w:rPr>
          <w:rFonts w:asciiTheme="minorHAnsi" w:hAnsiTheme="minorHAnsi"/>
          <w:sz w:val="18"/>
        </w:rPr>
        <w:t>3</w:t>
      </w:r>
      <w:r w:rsidRPr="00F0066C">
        <w:rPr>
          <w:rFonts w:asciiTheme="minorHAnsi" w:hAnsiTheme="minorHAnsi"/>
          <w:sz w:val="18"/>
        </w:rPr>
        <w:t xml:space="preserve"> are checked against the values in the same rows of the CF2R-MCH-20 for this system.</w:t>
      </w:r>
      <w:r w:rsidR="00895ED9">
        <w:rPr>
          <w:rFonts w:asciiTheme="minorHAnsi" w:hAnsiTheme="minorHAnsi"/>
          <w:sz w:val="18"/>
        </w:rPr>
        <w:t xml:space="preserve"> </w:t>
      </w:r>
      <w:r w:rsidRPr="00F0066C">
        <w:rPr>
          <w:rFonts w:asciiTheme="minorHAnsi" w:hAnsiTheme="minorHAnsi"/>
          <w:sz w:val="18"/>
        </w:rPr>
        <w:t>If they do not match an error message will appear here.</w:t>
      </w:r>
    </w:p>
    <w:p w14:paraId="10A8E65B" w14:textId="77777777" w:rsidR="0043315F" w:rsidRDefault="0043315F" w:rsidP="0043315F">
      <w:pPr>
        <w:pStyle w:val="BulletB1Number"/>
        <w:spacing w:before="0"/>
        <w:ind w:left="0" w:firstLine="0"/>
        <w:rPr>
          <w:rFonts w:asciiTheme="minorHAnsi" w:hAnsiTheme="minorHAnsi"/>
          <w:b/>
          <w:sz w:val="18"/>
          <w:szCs w:val="18"/>
        </w:rPr>
      </w:pPr>
    </w:p>
    <w:p w14:paraId="10A8E65C" w14:textId="0E2020C1" w:rsidR="0043315F" w:rsidRPr="00F0066C" w:rsidRDefault="0043315F" w:rsidP="0043315F">
      <w:pPr>
        <w:pStyle w:val="BulletB1Number"/>
        <w:spacing w:before="0"/>
        <w:ind w:left="0" w:firstLine="0"/>
        <w:rPr>
          <w:rFonts w:asciiTheme="minorHAnsi" w:hAnsiTheme="minorHAnsi"/>
          <w:sz w:val="18"/>
          <w:szCs w:val="18"/>
        </w:rPr>
      </w:pPr>
      <w:r w:rsidRPr="00F0066C">
        <w:rPr>
          <w:rFonts w:asciiTheme="minorHAnsi" w:hAnsiTheme="minorHAnsi"/>
          <w:b/>
          <w:sz w:val="18"/>
          <w:szCs w:val="18"/>
        </w:rPr>
        <w:t xml:space="preserve">Section C Additional Requirements </w:t>
      </w:r>
      <w:r w:rsidR="007064DC">
        <w:rPr>
          <w:rFonts w:asciiTheme="minorHAnsi" w:hAnsiTheme="minorHAnsi"/>
          <w:b/>
          <w:sz w:val="18"/>
          <w:szCs w:val="18"/>
        </w:rPr>
        <w:t>f</w:t>
      </w:r>
      <w:r w:rsidRPr="00F0066C">
        <w:rPr>
          <w:rFonts w:asciiTheme="minorHAnsi" w:hAnsiTheme="minorHAnsi"/>
          <w:b/>
          <w:sz w:val="18"/>
          <w:szCs w:val="18"/>
        </w:rPr>
        <w:t>or Compliance</w:t>
      </w:r>
    </w:p>
    <w:p w14:paraId="10A8E65D"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E"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F"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0"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1"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 xml:space="preserve">This field must be a true statement (or not applicable) for the system to comply </w:t>
      </w:r>
    </w:p>
    <w:p w14:paraId="10A8E662"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3"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4" w14:textId="5D2E2311"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lastRenderedPageBreak/>
        <w:t>Verification Status:</w:t>
      </w:r>
      <w:r w:rsidRPr="00F0066C">
        <w:rPr>
          <w:rFonts w:asciiTheme="minorHAnsi" w:hAnsiTheme="minorHAnsi"/>
          <w:sz w:val="18"/>
        </w:rPr>
        <w:t xml:space="preserve"> If this Section does not apply, then select “All </w:t>
      </w:r>
      <w:r w:rsidR="00C54C05">
        <w:rPr>
          <w:rFonts w:asciiTheme="minorHAnsi" w:hAnsiTheme="minorHAnsi"/>
          <w:sz w:val="18"/>
        </w:rPr>
        <w:t>N/A</w:t>
      </w:r>
      <w:r w:rsidRPr="00F0066C">
        <w:rPr>
          <w:rFonts w:asciiTheme="minorHAnsi" w:hAnsiTheme="minorHAnsi"/>
          <w:sz w:val="18"/>
        </w:rPr>
        <w:t>”.</w:t>
      </w:r>
      <w:r w:rsidR="00895ED9">
        <w:rPr>
          <w:rFonts w:asciiTheme="minorHAnsi" w:hAnsiTheme="minorHAnsi"/>
          <w:sz w:val="18"/>
        </w:rPr>
        <w:t xml:space="preserve"> </w:t>
      </w:r>
      <w:r w:rsidRPr="00F0066C">
        <w:rPr>
          <w:rFonts w:asciiTheme="minorHAnsi" w:hAnsiTheme="minorHAnsi"/>
          <w:sz w:val="18"/>
        </w:rPr>
        <w:t xml:space="preserve">If the system meets all of the additional requirements for </w:t>
      </w:r>
      <w:proofErr w:type="gramStart"/>
      <w:r w:rsidRPr="00F0066C">
        <w:rPr>
          <w:rFonts w:asciiTheme="minorHAnsi" w:hAnsiTheme="minorHAnsi"/>
          <w:sz w:val="18"/>
        </w:rPr>
        <w:t>compliance</w:t>
      </w:r>
      <w:proofErr w:type="gramEnd"/>
      <w:r w:rsidRPr="00F0066C">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10A8E665" w14:textId="4E042E66"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t>Correction Notes:</w:t>
      </w:r>
      <w:r w:rsidRPr="00F0066C">
        <w:rPr>
          <w:rFonts w:asciiTheme="minorHAnsi" w:hAnsiTheme="minorHAnsi"/>
          <w:sz w:val="18"/>
        </w:rPr>
        <w:t xml:space="preserve"> If one or more applicable requirements are not met “Fail” will appear in the row above.</w:t>
      </w:r>
      <w:r w:rsidR="00895ED9">
        <w:rPr>
          <w:rFonts w:asciiTheme="minorHAnsi" w:hAnsiTheme="minorHAnsi"/>
          <w:sz w:val="18"/>
        </w:rPr>
        <w:t xml:space="preserve"> </w:t>
      </w:r>
      <w:r w:rsidRPr="00F0066C">
        <w:rPr>
          <w:rFonts w:asciiTheme="minorHAnsi" w:hAnsiTheme="minorHAnsi"/>
          <w:sz w:val="18"/>
        </w:rPr>
        <w:t xml:space="preserve">When this </w:t>
      </w:r>
      <w:proofErr w:type="gramStart"/>
      <w:r w:rsidRPr="00F0066C">
        <w:rPr>
          <w:rFonts w:asciiTheme="minorHAnsi" w:hAnsiTheme="minorHAnsi"/>
          <w:sz w:val="18"/>
        </w:rPr>
        <w:t>occurs</w:t>
      </w:r>
      <w:proofErr w:type="gramEnd"/>
      <w:r w:rsidRPr="00F0066C">
        <w:rPr>
          <w:rFonts w:asciiTheme="minorHAnsi" w:hAnsiTheme="minorHAnsi"/>
          <w:sz w:val="18"/>
        </w:rPr>
        <w:t xml:space="preserve"> the rater is required to enter detailed notes here that describe</w:t>
      </w:r>
      <w:r w:rsidR="00C54C05">
        <w:rPr>
          <w:rFonts w:asciiTheme="minorHAnsi" w:hAnsiTheme="minorHAnsi"/>
          <w:sz w:val="18"/>
        </w:rPr>
        <w:t>s</w:t>
      </w:r>
      <w:r w:rsidRPr="00F0066C">
        <w:rPr>
          <w:rFonts w:asciiTheme="minorHAnsi" w:hAnsiTheme="minorHAnsi"/>
          <w:sz w:val="18"/>
        </w:rPr>
        <w:t xml:space="preserve"> what failed and why. </w:t>
      </w:r>
    </w:p>
    <w:p w14:paraId="10A8E666" w14:textId="77777777" w:rsidR="0043315F" w:rsidRPr="00F0066C" w:rsidRDefault="0043315F" w:rsidP="0043315F">
      <w:pPr>
        <w:rPr>
          <w:rFonts w:asciiTheme="minorHAnsi" w:hAnsiTheme="minorHAnsi"/>
          <w:b/>
          <w:sz w:val="18"/>
          <w:szCs w:val="18"/>
        </w:rPr>
      </w:pPr>
    </w:p>
    <w:p w14:paraId="10A8E667" w14:textId="573C43F0" w:rsidR="0043315F" w:rsidRPr="00F0066C" w:rsidRDefault="0043315F" w:rsidP="0043315F">
      <w:pPr>
        <w:rPr>
          <w:rFonts w:ascii="Calibri" w:hAnsi="Calibri"/>
          <w:b/>
          <w:sz w:val="18"/>
          <w:szCs w:val="18"/>
        </w:rPr>
      </w:pPr>
      <w:r w:rsidRPr="00F0066C">
        <w:rPr>
          <w:rFonts w:ascii="Calibri" w:hAnsi="Calibri"/>
          <w:b/>
          <w:sz w:val="18"/>
        </w:rPr>
        <w:t xml:space="preserve">Section </w:t>
      </w:r>
      <w:r w:rsidRPr="00F0066C">
        <w:rPr>
          <w:rFonts w:ascii="Calibri" w:hAnsi="Calibri"/>
          <w:b/>
          <w:sz w:val="18"/>
          <w:szCs w:val="18"/>
        </w:rPr>
        <w:t>D. Determination of HERS Verification Compliance</w:t>
      </w:r>
    </w:p>
    <w:p w14:paraId="10A8E668" w14:textId="1174D620" w:rsidR="0043315F" w:rsidRPr="00F0066C" w:rsidRDefault="0043315F" w:rsidP="0043315F">
      <w:pPr>
        <w:pStyle w:val="ListParagraph"/>
        <w:numPr>
          <w:ilvl w:val="0"/>
          <w:numId w:val="27"/>
        </w:numPr>
        <w:rPr>
          <w:rFonts w:ascii="Calibri" w:hAnsi="Calibri"/>
          <w:sz w:val="18"/>
        </w:rPr>
      </w:pPr>
      <w:r w:rsidRPr="00F0066C">
        <w:rPr>
          <w:rFonts w:ascii="Calibri" w:hAnsi="Calibri"/>
          <w:sz w:val="18"/>
        </w:rPr>
        <w:t>This field is filled out automatically.</w:t>
      </w:r>
      <w:r w:rsidR="00895ED9">
        <w:rPr>
          <w:rFonts w:ascii="Calibri" w:hAnsi="Calibri"/>
          <w:sz w:val="18"/>
        </w:rPr>
        <w:t xml:space="preserve"> </w:t>
      </w:r>
      <w:r w:rsidRPr="00F0066C">
        <w:rPr>
          <w:rFonts w:ascii="Calibri" w:hAnsi="Calibri"/>
          <w:sz w:val="18"/>
        </w:rPr>
        <w:t>Compliance requires that all individual criteria pass.</w:t>
      </w:r>
    </w:p>
    <w:p w14:paraId="10A8E688" w14:textId="77777777" w:rsidR="002C432B" w:rsidRPr="00B57311" w:rsidRDefault="002C432B" w:rsidP="000A504D">
      <w:pPr>
        <w:pStyle w:val="ListParagraph"/>
        <w:spacing w:line="276" w:lineRule="auto"/>
        <w:ind w:left="0"/>
        <w:rPr>
          <w:rFonts w:asciiTheme="minorHAnsi" w:hAnsiTheme="minorHAnsi"/>
          <w:sz w:val="18"/>
          <w:szCs w:val="18"/>
          <w:u w:val="single"/>
        </w:rPr>
      </w:pPr>
    </w:p>
    <w:p w14:paraId="10A8E689" w14:textId="77777777" w:rsidR="002C432B" w:rsidRPr="00B57311" w:rsidRDefault="002C432B" w:rsidP="000A504D">
      <w:pPr>
        <w:spacing w:line="276" w:lineRule="auto"/>
        <w:rPr>
          <w:rFonts w:asciiTheme="minorHAnsi" w:hAnsiTheme="minorHAnsi"/>
          <w:sz w:val="18"/>
          <w:szCs w:val="18"/>
          <w:u w:val="single"/>
        </w:rPr>
        <w:sectPr w:rsidR="002C432B" w:rsidRPr="00B57311" w:rsidSect="00737138">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87"/>
        <w:gridCol w:w="6373"/>
        <w:gridCol w:w="35"/>
      </w:tblGrid>
      <w:tr w:rsidR="00092D8B" w:rsidRPr="00B57311" w14:paraId="10A8E68C" w14:textId="77777777" w:rsidTr="00382D14">
        <w:trPr>
          <w:trHeight w:val="269"/>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68B" w14:textId="77777777" w:rsidR="00092D8B" w:rsidRPr="00B57311" w:rsidRDefault="00092D8B" w:rsidP="000A504D">
            <w:pPr>
              <w:keepNext/>
              <w:rPr>
                <w:rFonts w:asciiTheme="minorHAnsi" w:hAnsiTheme="minorHAnsi"/>
                <w:b/>
                <w:sz w:val="18"/>
                <w:szCs w:val="18"/>
              </w:rPr>
            </w:pPr>
            <w:r w:rsidRPr="00382D14">
              <w:rPr>
                <w:rFonts w:asciiTheme="minorHAnsi" w:hAnsiTheme="minorHAnsi"/>
                <w:b/>
                <w:szCs w:val="18"/>
              </w:rPr>
              <w:lastRenderedPageBreak/>
              <w:t>A. System Information</w:t>
            </w:r>
          </w:p>
        </w:tc>
      </w:tr>
      <w:tr w:rsidR="00092D8B" w:rsidRPr="00B57311" w14:paraId="10A8E69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8D"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01</w:t>
            </w:r>
          </w:p>
        </w:tc>
        <w:tc>
          <w:tcPr>
            <w:tcW w:w="1892" w:type="pct"/>
            <w:tcBorders>
              <w:top w:val="single" w:sz="4" w:space="0" w:color="auto"/>
              <w:left w:val="single" w:sz="4" w:space="0" w:color="auto"/>
              <w:bottom w:val="single" w:sz="4" w:space="0" w:color="auto"/>
              <w:right w:val="single" w:sz="4" w:space="0" w:color="auto"/>
            </w:tcBorders>
            <w:vAlign w:val="center"/>
          </w:tcPr>
          <w:p w14:paraId="10A8E68E" w14:textId="4A473FA6"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092D8B" w:rsidRPr="00B57311">
              <w:rPr>
                <w:rFonts w:asciiTheme="minorHAnsi" w:hAnsiTheme="minorHAnsi"/>
                <w:sz w:val="18"/>
                <w:szCs w:val="18"/>
              </w:rPr>
              <w:t>System Identification or Name</w:t>
            </w:r>
          </w:p>
        </w:tc>
        <w:tc>
          <w:tcPr>
            <w:tcW w:w="2880" w:type="pct"/>
            <w:tcBorders>
              <w:top w:val="single" w:sz="4" w:space="0" w:color="auto"/>
              <w:left w:val="single" w:sz="4" w:space="0" w:color="auto"/>
              <w:bottom w:val="single" w:sz="4" w:space="0" w:color="auto"/>
              <w:right w:val="single" w:sz="4" w:space="0" w:color="auto"/>
            </w:tcBorders>
            <w:vAlign w:val="center"/>
          </w:tcPr>
          <w:p w14:paraId="10A8E68F"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9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1"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02</w:t>
            </w:r>
          </w:p>
        </w:tc>
        <w:tc>
          <w:tcPr>
            <w:tcW w:w="1892" w:type="pct"/>
            <w:tcBorders>
              <w:top w:val="single" w:sz="4" w:space="0" w:color="auto"/>
              <w:left w:val="single" w:sz="4" w:space="0" w:color="auto"/>
              <w:bottom w:val="single" w:sz="4" w:space="0" w:color="auto"/>
              <w:right w:val="single" w:sz="4" w:space="0" w:color="auto"/>
            </w:tcBorders>
            <w:vAlign w:val="center"/>
          </w:tcPr>
          <w:p w14:paraId="10A8E692" w14:textId="2A619BB9"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00382D14">
              <w:rPr>
                <w:rFonts w:asciiTheme="minorHAnsi" w:hAnsiTheme="minorHAnsi"/>
                <w:sz w:val="18"/>
                <w:szCs w:val="18"/>
              </w:rPr>
              <w:t xml:space="preserve"> </w:t>
            </w:r>
            <w:r w:rsidR="00092D8B" w:rsidRPr="00B57311">
              <w:rPr>
                <w:rFonts w:asciiTheme="minorHAnsi" w:hAnsiTheme="minorHAnsi"/>
                <w:sz w:val="18"/>
                <w:szCs w:val="18"/>
              </w:rPr>
              <w:t>System Location or Area Served</w:t>
            </w:r>
          </w:p>
        </w:tc>
        <w:tc>
          <w:tcPr>
            <w:tcW w:w="2880" w:type="pct"/>
            <w:tcBorders>
              <w:top w:val="single" w:sz="4" w:space="0" w:color="auto"/>
              <w:left w:val="single" w:sz="4" w:space="0" w:color="auto"/>
              <w:bottom w:val="single" w:sz="4" w:space="0" w:color="auto"/>
              <w:right w:val="single" w:sz="4" w:space="0" w:color="auto"/>
            </w:tcBorders>
          </w:tcPr>
          <w:p w14:paraId="10A8E693"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641EC0C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7F5C108" w14:textId="272BA96A" w:rsidR="00676D09" w:rsidRPr="00B57311" w:rsidRDefault="00676D09" w:rsidP="00676D09">
            <w:pPr>
              <w:jc w:val="center"/>
              <w:rPr>
                <w:rFonts w:asciiTheme="minorHAnsi" w:hAnsiTheme="minorHAnsi"/>
                <w:sz w:val="18"/>
                <w:szCs w:val="18"/>
              </w:rPr>
            </w:pPr>
            <w:r>
              <w:rPr>
                <w:rFonts w:asciiTheme="minorHAnsi" w:hAnsiTheme="minorHAnsi"/>
                <w:sz w:val="18"/>
                <w:szCs w:val="18"/>
              </w:rPr>
              <w:t>03</w:t>
            </w:r>
          </w:p>
        </w:tc>
        <w:tc>
          <w:tcPr>
            <w:tcW w:w="1892" w:type="pct"/>
            <w:tcBorders>
              <w:top w:val="single" w:sz="4" w:space="0" w:color="auto"/>
              <w:left w:val="single" w:sz="4" w:space="0" w:color="auto"/>
              <w:bottom w:val="single" w:sz="4" w:space="0" w:color="auto"/>
              <w:right w:val="single" w:sz="4" w:space="0" w:color="auto"/>
            </w:tcBorders>
            <w:vAlign w:val="center"/>
          </w:tcPr>
          <w:p w14:paraId="49FB1956" w14:textId="4599F742" w:rsidR="00676D09" w:rsidRPr="00DF7F7B" w:rsidRDefault="00676D09" w:rsidP="00676D09">
            <w:pPr>
              <w:rPr>
                <w:rFonts w:asciiTheme="minorHAnsi" w:hAnsiTheme="minorHAnsi"/>
                <w:sz w:val="18"/>
                <w:szCs w:val="18"/>
              </w:rPr>
            </w:pPr>
            <w:r w:rsidRPr="00DF7F7B">
              <w:rPr>
                <w:rFonts w:asciiTheme="minorHAnsi" w:hAnsiTheme="minorHAnsi"/>
                <w:sz w:val="18"/>
              </w:rPr>
              <w:t>Indoor Unit Name</w:t>
            </w:r>
            <w:r w:rsidR="00DF7F7B" w:rsidRPr="00DF7F7B">
              <w:rPr>
                <w:rFonts w:asciiTheme="minorHAnsi" w:hAnsiTheme="minorHAnsi"/>
                <w:sz w:val="18"/>
              </w:rPr>
              <w:t xml:space="preserve"> or Description of Area Served</w:t>
            </w:r>
          </w:p>
        </w:tc>
        <w:tc>
          <w:tcPr>
            <w:tcW w:w="2880" w:type="pct"/>
            <w:tcBorders>
              <w:top w:val="single" w:sz="4" w:space="0" w:color="auto"/>
              <w:left w:val="single" w:sz="4" w:space="0" w:color="auto"/>
              <w:bottom w:val="single" w:sz="4" w:space="0" w:color="auto"/>
              <w:right w:val="single" w:sz="4" w:space="0" w:color="auto"/>
            </w:tcBorders>
          </w:tcPr>
          <w:p w14:paraId="4107D262" w14:textId="4E2BDE6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9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5" w14:textId="3C3178D2"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4</w:t>
            </w:r>
          </w:p>
        </w:tc>
        <w:tc>
          <w:tcPr>
            <w:tcW w:w="1892" w:type="pct"/>
            <w:tcBorders>
              <w:top w:val="single" w:sz="4" w:space="0" w:color="auto"/>
              <w:left w:val="single" w:sz="4" w:space="0" w:color="auto"/>
              <w:bottom w:val="single" w:sz="4" w:space="0" w:color="auto"/>
              <w:right w:val="single" w:sz="4" w:space="0" w:color="auto"/>
            </w:tcBorders>
            <w:vAlign w:val="center"/>
          </w:tcPr>
          <w:p w14:paraId="10A8E696" w14:textId="3A177B89" w:rsidR="00676D09" w:rsidRPr="00B57311" w:rsidRDefault="00676D09" w:rsidP="00676D09">
            <w:pPr>
              <w:rPr>
                <w:rFonts w:asciiTheme="minorHAnsi" w:hAnsiTheme="minorHAnsi"/>
                <w:sz w:val="18"/>
                <w:szCs w:val="18"/>
              </w:rPr>
            </w:pPr>
            <w:r w:rsidRPr="00B57311">
              <w:rPr>
                <w:rFonts w:asciiTheme="minorHAnsi" w:hAnsiTheme="minorHAnsi"/>
                <w:sz w:val="18"/>
                <w:szCs w:val="18"/>
              </w:rPr>
              <w:t>Building Type from CF1R</w:t>
            </w:r>
          </w:p>
        </w:tc>
        <w:tc>
          <w:tcPr>
            <w:tcW w:w="2880" w:type="pct"/>
            <w:tcBorders>
              <w:top w:val="single" w:sz="4" w:space="0" w:color="auto"/>
              <w:left w:val="single" w:sz="4" w:space="0" w:color="auto"/>
              <w:bottom w:val="single" w:sz="4" w:space="0" w:color="auto"/>
              <w:right w:val="single" w:sz="4" w:space="0" w:color="auto"/>
            </w:tcBorders>
          </w:tcPr>
          <w:p w14:paraId="10A8E697"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9C"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9" w14:textId="50F4D346"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5</w:t>
            </w:r>
          </w:p>
        </w:tc>
        <w:tc>
          <w:tcPr>
            <w:tcW w:w="1892" w:type="pct"/>
            <w:tcBorders>
              <w:top w:val="single" w:sz="4" w:space="0" w:color="auto"/>
              <w:left w:val="single" w:sz="4" w:space="0" w:color="auto"/>
              <w:bottom w:val="single" w:sz="4" w:space="0" w:color="auto"/>
              <w:right w:val="single" w:sz="4" w:space="0" w:color="auto"/>
            </w:tcBorders>
            <w:vAlign w:val="center"/>
          </w:tcPr>
          <w:p w14:paraId="10A8E69A"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Verified Low Leakage Ducts in Conditioned Space (VLLDCS)</w:t>
            </w:r>
            <w:r w:rsidRPr="003F2ABE">
              <w:rPr>
                <w:rFonts w:asciiTheme="minorHAnsi" w:hAnsiTheme="minorHAnsi"/>
                <w:sz w:val="18"/>
                <w:szCs w:val="18"/>
              </w:rPr>
              <w:t xml:space="preserve"> Credit from </w:t>
            </w:r>
            <w:r>
              <w:rPr>
                <w:rFonts w:asciiTheme="minorHAnsi" w:hAnsiTheme="minorHAnsi"/>
                <w:sz w:val="18"/>
                <w:szCs w:val="18"/>
              </w:rPr>
              <w:t>CF1R</w:t>
            </w:r>
            <w:r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B"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A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D" w14:textId="5B5A0D1A"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6</w:t>
            </w:r>
          </w:p>
        </w:tc>
        <w:tc>
          <w:tcPr>
            <w:tcW w:w="1892" w:type="pct"/>
            <w:tcBorders>
              <w:top w:val="single" w:sz="4" w:space="0" w:color="auto"/>
              <w:left w:val="single" w:sz="4" w:space="0" w:color="auto"/>
              <w:bottom w:val="single" w:sz="4" w:space="0" w:color="auto"/>
              <w:right w:val="single" w:sz="4" w:space="0" w:color="auto"/>
            </w:tcBorders>
            <w:vAlign w:val="center"/>
          </w:tcPr>
          <w:p w14:paraId="10A8E69E"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Verified Low Leakage Air-handling Unit</w:t>
            </w:r>
            <w:r w:rsidRPr="003F2ABE">
              <w:rPr>
                <w:rFonts w:asciiTheme="minorHAnsi" w:hAnsiTheme="minorHAnsi"/>
                <w:sz w:val="18"/>
                <w:szCs w:val="18"/>
              </w:rPr>
              <w:t xml:space="preserve"> Credit from </w:t>
            </w:r>
            <w:r>
              <w:rPr>
                <w:rFonts w:asciiTheme="minorHAnsi" w:hAnsiTheme="minorHAnsi"/>
                <w:sz w:val="18"/>
                <w:szCs w:val="18"/>
              </w:rPr>
              <w:t>CF1R</w:t>
            </w:r>
            <w:r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F"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A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A1" w14:textId="28B59522"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7</w:t>
            </w:r>
          </w:p>
        </w:tc>
        <w:tc>
          <w:tcPr>
            <w:tcW w:w="1892" w:type="pct"/>
            <w:tcBorders>
              <w:top w:val="single" w:sz="4" w:space="0" w:color="auto"/>
              <w:left w:val="single" w:sz="4" w:space="0" w:color="auto"/>
              <w:bottom w:val="single" w:sz="4" w:space="0" w:color="auto"/>
              <w:right w:val="single" w:sz="4" w:space="0" w:color="auto"/>
            </w:tcBorders>
            <w:vAlign w:val="center"/>
          </w:tcPr>
          <w:p w14:paraId="10A8E6A2" w14:textId="7D9FC891" w:rsidR="00676D09" w:rsidRPr="00B57311" w:rsidRDefault="00676D09" w:rsidP="00676D09">
            <w:pPr>
              <w:rPr>
                <w:rFonts w:asciiTheme="minorHAnsi" w:hAnsiTheme="minorHAnsi"/>
                <w:sz w:val="18"/>
                <w:szCs w:val="18"/>
              </w:rPr>
            </w:pPr>
            <w:r w:rsidRPr="00B57311">
              <w:rPr>
                <w:rFonts w:asciiTheme="minorHAnsi" w:hAnsiTheme="minorHAnsi"/>
                <w:sz w:val="18"/>
                <w:szCs w:val="18"/>
              </w:rPr>
              <w:t>Duct System Compliance Category</w:t>
            </w:r>
          </w:p>
        </w:tc>
        <w:tc>
          <w:tcPr>
            <w:tcW w:w="2880" w:type="pct"/>
            <w:tcBorders>
              <w:top w:val="single" w:sz="4" w:space="0" w:color="auto"/>
              <w:left w:val="single" w:sz="4" w:space="0" w:color="auto"/>
              <w:bottom w:val="single" w:sz="4" w:space="0" w:color="auto"/>
              <w:right w:val="single" w:sz="4" w:space="0" w:color="auto"/>
            </w:tcBorders>
            <w:vAlign w:val="center"/>
          </w:tcPr>
          <w:p w14:paraId="10A8E6A3"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5CC9C58D"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F60375A" w14:textId="4711FD2C" w:rsidR="00676D09" w:rsidRPr="00B57311" w:rsidRDefault="00676D09" w:rsidP="00676D09">
            <w:pPr>
              <w:jc w:val="center"/>
              <w:rPr>
                <w:rFonts w:asciiTheme="minorHAnsi" w:hAnsiTheme="minorHAnsi"/>
                <w:sz w:val="18"/>
                <w:szCs w:val="18"/>
              </w:rPr>
            </w:pPr>
            <w:r>
              <w:rPr>
                <w:rFonts w:asciiTheme="minorHAnsi" w:hAnsiTheme="minorHAnsi"/>
                <w:sz w:val="18"/>
                <w:szCs w:val="18"/>
              </w:rPr>
              <w:t>08</w:t>
            </w:r>
          </w:p>
        </w:tc>
        <w:tc>
          <w:tcPr>
            <w:tcW w:w="1892" w:type="pct"/>
            <w:tcBorders>
              <w:top w:val="single" w:sz="4" w:space="0" w:color="auto"/>
              <w:left w:val="single" w:sz="4" w:space="0" w:color="auto"/>
              <w:bottom w:val="single" w:sz="4" w:space="0" w:color="auto"/>
              <w:right w:val="single" w:sz="4" w:space="0" w:color="auto"/>
            </w:tcBorders>
            <w:vAlign w:val="center"/>
          </w:tcPr>
          <w:p w14:paraId="19385642" w14:textId="2AECA6D8" w:rsidR="00676D09" w:rsidRPr="00B57311" w:rsidRDefault="00676D09" w:rsidP="00676D09">
            <w:pPr>
              <w:rPr>
                <w:rFonts w:asciiTheme="minorHAnsi" w:hAnsiTheme="minorHAnsi"/>
                <w:sz w:val="18"/>
                <w:szCs w:val="18"/>
              </w:rPr>
            </w:pPr>
            <w:r>
              <w:rPr>
                <w:rFonts w:asciiTheme="minorHAnsi" w:hAnsiTheme="minorHAnsi"/>
              </w:rPr>
              <w:t xml:space="preserve">Portions of Duct Located </w:t>
            </w:r>
            <w:proofErr w:type="gramStart"/>
            <w:r>
              <w:rPr>
                <w:rFonts w:asciiTheme="minorHAnsi" w:hAnsiTheme="minorHAnsi"/>
              </w:rPr>
              <w:t>In</w:t>
            </w:r>
            <w:proofErr w:type="gramEnd"/>
            <w:r>
              <w:rPr>
                <w:rFonts w:asciiTheme="minorHAnsi" w:hAnsiTheme="minorHAnsi"/>
              </w:rPr>
              <w:t xml:space="preserve"> Garage?</w:t>
            </w:r>
          </w:p>
        </w:tc>
        <w:tc>
          <w:tcPr>
            <w:tcW w:w="2880" w:type="pct"/>
            <w:tcBorders>
              <w:top w:val="single" w:sz="4" w:space="0" w:color="auto"/>
              <w:left w:val="single" w:sz="4" w:space="0" w:color="auto"/>
              <w:bottom w:val="single" w:sz="4" w:space="0" w:color="auto"/>
              <w:right w:val="single" w:sz="4" w:space="0" w:color="auto"/>
            </w:tcBorders>
            <w:vAlign w:val="center"/>
          </w:tcPr>
          <w:p w14:paraId="2151DE4C" w14:textId="0038FFAF"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DF7F7B" w:rsidRPr="00B57311" w14:paraId="7526FFCF"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9895A3" w14:textId="3D090338" w:rsidR="00DF7F7B" w:rsidRDefault="00DF7F7B" w:rsidP="00DF7F7B">
            <w:pPr>
              <w:jc w:val="center"/>
              <w:rPr>
                <w:rFonts w:asciiTheme="minorHAnsi" w:hAnsiTheme="minorHAnsi"/>
                <w:sz w:val="18"/>
                <w:szCs w:val="18"/>
              </w:rPr>
            </w:pPr>
            <w:r w:rsidRPr="00CB62D6">
              <w:rPr>
                <w:rFonts w:asciiTheme="minorHAnsi" w:hAnsiTheme="minorHAnsi"/>
                <w:sz w:val="18"/>
              </w:rPr>
              <w:t>09</w:t>
            </w:r>
          </w:p>
        </w:tc>
        <w:tc>
          <w:tcPr>
            <w:tcW w:w="1892" w:type="pct"/>
            <w:tcBorders>
              <w:top w:val="single" w:sz="4" w:space="0" w:color="auto"/>
              <w:left w:val="single" w:sz="4" w:space="0" w:color="auto"/>
              <w:bottom w:val="single" w:sz="4" w:space="0" w:color="auto"/>
              <w:right w:val="single" w:sz="4" w:space="0" w:color="auto"/>
            </w:tcBorders>
            <w:vAlign w:val="center"/>
          </w:tcPr>
          <w:p w14:paraId="48B157A5" w14:textId="1DCD4454" w:rsidR="00DF7F7B" w:rsidRDefault="00DF7F7B" w:rsidP="00DF7F7B">
            <w:pPr>
              <w:rPr>
                <w:rFonts w:asciiTheme="minorHAnsi" w:hAnsiTheme="minorHAnsi"/>
              </w:rPr>
            </w:pPr>
            <w:proofErr w:type="gramStart"/>
            <w:r w:rsidRPr="00CB62D6">
              <w:rPr>
                <w:rFonts w:asciiTheme="minorHAnsi" w:hAnsiTheme="minorHAnsi"/>
                <w:sz w:val="18"/>
              </w:rPr>
              <w:t>Is</w:t>
            </w:r>
            <w:proofErr w:type="gramEnd"/>
            <w:r w:rsidRPr="00CB62D6">
              <w:rPr>
                <w:rFonts w:asciiTheme="minorHAnsi" w:hAnsiTheme="minorHAnsi"/>
                <w:sz w:val="18"/>
              </w:rPr>
              <w:t xml:space="preserve"> the system type Small Duct High Velocity (SDHV)?</w:t>
            </w:r>
          </w:p>
        </w:tc>
        <w:tc>
          <w:tcPr>
            <w:tcW w:w="2880" w:type="pct"/>
            <w:tcBorders>
              <w:top w:val="single" w:sz="4" w:space="0" w:color="auto"/>
              <w:left w:val="single" w:sz="4" w:space="0" w:color="auto"/>
              <w:bottom w:val="single" w:sz="4" w:space="0" w:color="auto"/>
              <w:right w:val="single" w:sz="4" w:space="0" w:color="auto"/>
            </w:tcBorders>
            <w:vAlign w:val="center"/>
          </w:tcPr>
          <w:p w14:paraId="66C2FAD8"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611E1060"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59671FE5"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643F790B"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567C2F14" w14:textId="72138791" w:rsidR="00DF7F7B" w:rsidRPr="00B57311" w:rsidRDefault="00DF7F7B" w:rsidP="00DF7F7B">
            <w:pPr>
              <w:rPr>
                <w:rFonts w:asciiTheme="minorHAnsi" w:hAnsiTheme="minorHAnsi"/>
                <w:sz w:val="18"/>
                <w:szCs w:val="18"/>
              </w:rPr>
            </w:pPr>
            <w:r w:rsidRPr="0028071F">
              <w:rPr>
                <w:rFonts w:asciiTheme="minorHAnsi" w:hAnsiTheme="minorHAnsi"/>
                <w:sz w:val="18"/>
                <w:szCs w:val="18"/>
              </w:rPr>
              <w:t>else value=no</w:t>
            </w:r>
          </w:p>
        </w:tc>
      </w:tr>
      <w:tr w:rsidR="00DF7F7B" w:rsidRPr="00B57311" w14:paraId="10A8E6B3" w14:textId="77777777" w:rsidTr="00092D8B">
        <w:trPr>
          <w:gridAfter w:val="1"/>
          <w:wAfter w:w="16" w:type="pct"/>
          <w:trHeight w:val="288"/>
        </w:trPr>
        <w:tc>
          <w:tcPr>
            <w:tcW w:w="2104" w:type="pct"/>
            <w:gridSpan w:val="2"/>
            <w:tcBorders>
              <w:top w:val="single" w:sz="4" w:space="0" w:color="auto"/>
              <w:left w:val="single" w:sz="4" w:space="0" w:color="auto"/>
              <w:bottom w:val="single" w:sz="4" w:space="0" w:color="auto"/>
              <w:right w:val="single" w:sz="4" w:space="0" w:color="auto"/>
            </w:tcBorders>
            <w:vAlign w:val="center"/>
          </w:tcPr>
          <w:p w14:paraId="10A8E6A5" w14:textId="4C0DB5DB" w:rsidR="00DF7F7B" w:rsidRPr="00B57311" w:rsidRDefault="00DF7F7B" w:rsidP="00DF7F7B">
            <w:pPr>
              <w:rPr>
                <w:rFonts w:asciiTheme="minorHAnsi" w:hAnsiTheme="minorHAnsi"/>
                <w:sz w:val="18"/>
                <w:szCs w:val="18"/>
              </w:rPr>
            </w:pPr>
            <w:r>
              <w:rPr>
                <w:rFonts w:asciiTheme="minorHAnsi" w:hAnsiTheme="minorHAnsi"/>
                <w:sz w:val="18"/>
                <w:szCs w:val="18"/>
              </w:rPr>
              <w:t>10</w:t>
            </w:r>
            <w:r w:rsidRPr="00B57311">
              <w:rPr>
                <w:rFonts w:asciiTheme="minorHAnsi" w:hAnsiTheme="minorHAnsi"/>
                <w:sz w:val="18"/>
                <w:szCs w:val="18"/>
              </w:rPr>
              <w:t xml:space="preserve">. </w:t>
            </w:r>
            <w:r>
              <w:rPr>
                <w:rFonts w:asciiTheme="minorHAnsi" w:hAnsiTheme="minorHAnsi"/>
                <w:sz w:val="18"/>
                <w:szCs w:val="18"/>
              </w:rPr>
              <w:t>D</w:t>
            </w:r>
            <w:r w:rsidRPr="00B57311">
              <w:rPr>
                <w:rFonts w:asciiTheme="minorHAnsi" w:hAnsiTheme="minorHAnsi"/>
                <w:sz w:val="18"/>
                <w:szCs w:val="18"/>
              </w:rPr>
              <w:t xml:space="preserve">etermine compliance method for this </w:t>
            </w:r>
            <w:proofErr w:type="gramStart"/>
            <w:r w:rsidRPr="00B57311">
              <w:rPr>
                <w:rFonts w:asciiTheme="minorHAnsi" w:hAnsiTheme="minorHAnsi"/>
                <w:sz w:val="18"/>
                <w:szCs w:val="18"/>
              </w:rPr>
              <w:t>document;  display</w:t>
            </w:r>
            <w:proofErr w:type="gramEnd"/>
            <w:r w:rsidRPr="00B57311">
              <w:rPr>
                <w:rFonts w:asciiTheme="minorHAnsi" w:hAnsiTheme="minorHAnsi"/>
                <w:sz w:val="18"/>
                <w:szCs w:val="18"/>
              </w:rPr>
              <w:t xml:space="preserve"> applicable tables below;</w:t>
            </w:r>
          </w:p>
          <w:p w14:paraId="10A8E6A6" w14:textId="77777777" w:rsidR="00DF7F7B" w:rsidRPr="00B57311" w:rsidRDefault="00DF7F7B" w:rsidP="00DF7F7B">
            <w:pPr>
              <w:rPr>
                <w:rFonts w:asciiTheme="minorHAnsi" w:hAnsiTheme="minorHAnsi"/>
                <w:sz w:val="18"/>
                <w:szCs w:val="18"/>
              </w:rPr>
            </w:pPr>
            <w:r w:rsidRPr="00B57311">
              <w:rPr>
                <w:rFonts w:asciiTheme="minorHAnsi" w:hAnsiTheme="minorHAnsi"/>
                <w:sz w:val="18"/>
                <w:szCs w:val="18"/>
              </w:rPr>
              <w:t>(</w:t>
            </w:r>
            <w:proofErr w:type="gramStart"/>
            <w:r w:rsidRPr="00B57311">
              <w:rPr>
                <w:rFonts w:asciiTheme="minorHAnsi" w:hAnsiTheme="minorHAnsi"/>
                <w:sz w:val="18"/>
                <w:szCs w:val="18"/>
              </w:rPr>
              <w:t>this</w:t>
            </w:r>
            <w:proofErr w:type="gramEnd"/>
            <w:r w:rsidRPr="00B57311">
              <w:rPr>
                <w:rFonts w:asciiTheme="minorHAnsi" w:hAnsiTheme="minorHAnsi"/>
                <w:sz w:val="18"/>
                <w:szCs w:val="18"/>
              </w:rPr>
              <w:t xml:space="preserve"> row not visible to user) </w:t>
            </w:r>
          </w:p>
        </w:tc>
        <w:tc>
          <w:tcPr>
            <w:tcW w:w="2880" w:type="pct"/>
            <w:tcBorders>
              <w:top w:val="single" w:sz="4" w:space="0" w:color="auto"/>
              <w:left w:val="single" w:sz="4" w:space="0" w:color="auto"/>
              <w:bottom w:val="single" w:sz="4" w:space="0" w:color="auto"/>
              <w:right w:val="single" w:sz="4" w:space="0" w:color="auto"/>
            </w:tcBorders>
            <w:vAlign w:val="center"/>
          </w:tcPr>
          <w:p w14:paraId="10A8E6A7" w14:textId="77777777"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&lt;&lt;Calculated Result:  </w:t>
            </w:r>
          </w:p>
          <w:p w14:paraId="10A8E6A8" w14:textId="6DA13B17" w:rsidR="00DF7F7B" w:rsidRPr="00B57311" w:rsidRDefault="00DF7F7B" w:rsidP="00DF7F7B">
            <w:pPr>
              <w:rPr>
                <w:rFonts w:asciiTheme="minorHAnsi" w:hAnsiTheme="minorHAnsi"/>
                <w:sz w:val="18"/>
                <w:szCs w:val="18"/>
                <w:u w:val="single"/>
              </w:rPr>
            </w:pPr>
            <w:r w:rsidRPr="00B57311">
              <w:rPr>
                <w:rFonts w:asciiTheme="minorHAnsi" w:hAnsiTheme="minorHAnsi"/>
                <w:sz w:val="18"/>
                <w:szCs w:val="18"/>
              </w:rPr>
              <w:t>if A</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 Replacement using Smoke Test</w:t>
            </w:r>
            <w:r w:rsidRPr="00B57311">
              <w:rPr>
                <w:rFonts w:asciiTheme="minorHAnsi" w:hAnsiTheme="minorHAnsi"/>
                <w:sz w:val="18"/>
                <w:szCs w:val="18"/>
              </w:rPr>
              <w:t xml:space="preserve"> or </w:t>
            </w:r>
            <w:r w:rsidRPr="00B57311">
              <w:rPr>
                <w:rFonts w:asciiTheme="minorHAnsi" w:hAnsiTheme="minorHAnsi"/>
                <w:sz w:val="18"/>
                <w:szCs w:val="18"/>
                <w:u w:val="single"/>
              </w:rPr>
              <w:t xml:space="preserve">Alteration using Smoke </w:t>
            </w:r>
            <w:proofErr w:type="gramStart"/>
            <w:r w:rsidRPr="00B57311">
              <w:rPr>
                <w:rFonts w:asciiTheme="minorHAnsi" w:hAnsiTheme="minorHAnsi"/>
                <w:sz w:val="18"/>
                <w:szCs w:val="18"/>
                <w:u w:val="single"/>
              </w:rPr>
              <w:t>Test</w:t>
            </w:r>
            <w:r w:rsidRPr="00B57311">
              <w:rPr>
                <w:rFonts w:asciiTheme="minorHAnsi" w:hAnsiTheme="minorHAnsi"/>
                <w:sz w:val="18"/>
                <w:szCs w:val="18"/>
              </w:rPr>
              <w:t>;  then</w:t>
            </w:r>
            <w:proofErr w:type="gramEnd"/>
            <w:r w:rsidRPr="00B57311">
              <w:rPr>
                <w:rFonts w:asciiTheme="minorHAnsi" w:hAnsiTheme="minorHAnsi"/>
                <w:sz w:val="18"/>
                <w:szCs w:val="18"/>
              </w:rPr>
              <w:t xml:space="preserve"> display method:</w:t>
            </w:r>
          </w:p>
          <w:p w14:paraId="10A8E6A9"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20e. Altered or Replacement Duct System using Smoke Test</w:t>
            </w:r>
          </w:p>
          <w:p w14:paraId="10A8E6AA" w14:textId="5D64C65B"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 Replacement </w:t>
            </w:r>
            <w:r w:rsidRPr="00B57311">
              <w:rPr>
                <w:rFonts w:asciiTheme="minorHAnsi" w:hAnsiTheme="minorHAnsi"/>
                <w:sz w:val="18"/>
                <w:szCs w:val="18"/>
              </w:rPr>
              <w:t xml:space="preserve">or </w:t>
            </w:r>
            <w:r w:rsidRPr="00B57311">
              <w:rPr>
                <w:rFonts w:asciiTheme="minorHAnsi" w:hAnsiTheme="minorHAnsi"/>
                <w:sz w:val="18"/>
                <w:szCs w:val="18"/>
                <w:u w:val="single"/>
              </w:rPr>
              <w:t>Alteration</w:t>
            </w:r>
            <w:r w:rsidRPr="00B57311">
              <w:rPr>
                <w:rFonts w:asciiTheme="minorHAnsi" w:hAnsiTheme="minorHAnsi"/>
                <w:sz w:val="18"/>
                <w:szCs w:val="18"/>
              </w:rPr>
              <w:t>; then display method:</w:t>
            </w:r>
          </w:p>
          <w:p w14:paraId="10A8E6AB"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20d. Altered or Replacement Duct System</w:t>
            </w:r>
          </w:p>
          <w:p w14:paraId="10A8E6AC" w14:textId="5B6912D7"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New</w:t>
            </w:r>
            <w:r w:rsidRPr="00B57311">
              <w:rPr>
                <w:rFonts w:asciiTheme="minorHAnsi" w:hAnsiTheme="minorHAnsi"/>
                <w:sz w:val="18"/>
                <w:szCs w:val="18"/>
              </w:rPr>
              <w:t xml:space="preserve"> and </w:t>
            </w:r>
            <w:r>
              <w:rPr>
                <w:rFonts w:asciiTheme="minorHAnsi" w:hAnsiTheme="minorHAnsi"/>
                <w:sz w:val="18"/>
                <w:szCs w:val="18"/>
              </w:rPr>
              <w:t>05</w:t>
            </w:r>
            <w:r w:rsidRPr="00B57311">
              <w:rPr>
                <w:rFonts w:asciiTheme="minorHAnsi" w:hAnsiTheme="minorHAnsi"/>
                <w:sz w:val="18"/>
                <w:szCs w:val="18"/>
              </w:rPr>
              <w:t>=</w:t>
            </w:r>
            <w:r w:rsidRPr="00B57311">
              <w:rPr>
                <w:rFonts w:asciiTheme="minorHAnsi" w:hAnsiTheme="minorHAnsi"/>
                <w:sz w:val="18"/>
                <w:szCs w:val="18"/>
                <w:u w:val="single"/>
              </w:rPr>
              <w:t>VLLDCS (true)</w:t>
            </w:r>
            <w:r w:rsidRPr="00B57311">
              <w:rPr>
                <w:rFonts w:asciiTheme="minorHAnsi" w:hAnsiTheme="minorHAnsi"/>
                <w:sz w:val="18"/>
                <w:szCs w:val="18"/>
              </w:rPr>
              <w:t>; then display method:</w:t>
            </w:r>
          </w:p>
          <w:p w14:paraId="10A8E6AD"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20b. Low Leakage Ducts in Conditioned Space</w:t>
            </w:r>
          </w:p>
          <w:p w14:paraId="10A8E6AE" w14:textId="71C55A3D"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New</w:t>
            </w:r>
            <w:r w:rsidRPr="00B57311">
              <w:rPr>
                <w:rFonts w:asciiTheme="minorHAnsi" w:hAnsiTheme="minorHAnsi"/>
                <w:sz w:val="18"/>
                <w:szCs w:val="18"/>
              </w:rPr>
              <w:t xml:space="preserve"> and </w:t>
            </w:r>
            <w:r>
              <w:rPr>
                <w:rFonts w:asciiTheme="minorHAnsi" w:hAnsiTheme="minorHAnsi"/>
                <w:sz w:val="18"/>
                <w:szCs w:val="18"/>
              </w:rPr>
              <w:t>06</w:t>
            </w:r>
            <w:r w:rsidRPr="00B57311">
              <w:rPr>
                <w:rFonts w:asciiTheme="minorHAnsi" w:hAnsiTheme="minorHAnsi"/>
                <w:sz w:val="18"/>
                <w:szCs w:val="18"/>
              </w:rPr>
              <w:t>=</w:t>
            </w:r>
            <w:r w:rsidRPr="00B57311">
              <w:rPr>
                <w:rFonts w:asciiTheme="minorHAnsi" w:hAnsiTheme="minorHAnsi"/>
                <w:sz w:val="18"/>
                <w:szCs w:val="18"/>
                <w:u w:val="single"/>
              </w:rPr>
              <w:t>VLLAHU (true)</w:t>
            </w:r>
            <w:r w:rsidRPr="00B57311">
              <w:rPr>
                <w:rFonts w:asciiTheme="minorHAnsi" w:hAnsiTheme="minorHAnsi"/>
                <w:sz w:val="18"/>
                <w:szCs w:val="18"/>
              </w:rPr>
              <w:t>; then display method:</w:t>
            </w:r>
          </w:p>
          <w:p w14:paraId="10A8E6AF"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20c. Low Leakage Air-Handling Unit</w:t>
            </w:r>
          </w:p>
          <w:p w14:paraId="10A8E6B0" w14:textId="3B23BF23"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New then </w:t>
            </w:r>
            <w:r w:rsidRPr="00B57311">
              <w:rPr>
                <w:rFonts w:asciiTheme="minorHAnsi" w:hAnsiTheme="minorHAnsi"/>
                <w:sz w:val="18"/>
                <w:szCs w:val="18"/>
              </w:rPr>
              <w:t xml:space="preserve">display method: </w:t>
            </w:r>
          </w:p>
          <w:p w14:paraId="10A8E6B1"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20a. Completely New Duct System</w:t>
            </w:r>
          </w:p>
          <w:p w14:paraId="10A8E6B2" w14:textId="77777777" w:rsidR="00DF7F7B" w:rsidRPr="00B57311" w:rsidRDefault="00DF7F7B" w:rsidP="00DF7F7B">
            <w:pPr>
              <w:rPr>
                <w:rFonts w:asciiTheme="minorHAnsi" w:hAnsiTheme="minorHAnsi"/>
                <w:sz w:val="18"/>
                <w:szCs w:val="18"/>
                <w:u w:val="single"/>
              </w:rPr>
            </w:pPr>
            <w:r w:rsidRPr="00B57311">
              <w:rPr>
                <w:rFonts w:asciiTheme="minorHAnsi" w:hAnsiTheme="minorHAnsi"/>
                <w:sz w:val="18"/>
                <w:szCs w:val="18"/>
              </w:rPr>
              <w:t>&gt;&gt;</w:t>
            </w:r>
          </w:p>
        </w:tc>
      </w:tr>
    </w:tbl>
    <w:p w14:paraId="10A8E6B4"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65"/>
      </w:tblGrid>
      <w:tr w:rsidR="00A21F0C" w:rsidRPr="00B57311" w14:paraId="10A8E6B8" w14:textId="77777777" w:rsidTr="00092D8B">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0A8E6B7" w14:textId="3E073690" w:rsidR="00A21F0C" w:rsidRPr="00B57311" w:rsidRDefault="00A21F0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6B9"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B57311" w14:paraId="10A8E6BB" w14:textId="77777777" w:rsidTr="00382D14">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6BA" w14:textId="77777777" w:rsidR="00C62F10" w:rsidRPr="00B57311" w:rsidRDefault="00C62F10" w:rsidP="00A21F0C">
            <w:pPr>
              <w:keepNext/>
              <w:rPr>
                <w:rFonts w:asciiTheme="minorHAnsi" w:hAnsiTheme="minorHAnsi"/>
                <w:b/>
                <w:sz w:val="18"/>
                <w:szCs w:val="18"/>
              </w:rPr>
            </w:pPr>
            <w:r w:rsidRPr="00382D14">
              <w:rPr>
                <w:rFonts w:asciiTheme="minorHAnsi" w:hAnsiTheme="minorHAnsi"/>
                <w:b/>
                <w:szCs w:val="18"/>
              </w:rPr>
              <w:lastRenderedPageBreak/>
              <w:t>B. Duct Leakage Diagnostic Test</w:t>
            </w:r>
          </w:p>
        </w:tc>
      </w:tr>
      <w:tr w:rsidR="00504070" w:rsidRPr="00B57311" w14:paraId="563066E2" w14:textId="738AB5F2" w:rsidTr="00F52915">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22B6B452" w14:textId="14E7CB36" w:rsidR="00504070" w:rsidRPr="00F52915" w:rsidRDefault="00504070" w:rsidP="00504070">
            <w:pPr>
              <w:keepNext/>
              <w:rPr>
                <w:rFonts w:asciiTheme="minorHAnsi" w:hAnsiTheme="minorHAnsi"/>
                <w:b/>
                <w:sz w:val="18"/>
                <w:szCs w:val="18"/>
              </w:rPr>
            </w:pPr>
            <w:r w:rsidRPr="00EA47D9">
              <w:rPr>
                <w:rFonts w:asciiTheme="minorHAnsi" w:hAnsiTheme="minorHAnsi"/>
                <w:sz w:val="18"/>
                <w:szCs w:val="18"/>
              </w:rPr>
              <w:t>01</w:t>
            </w:r>
          </w:p>
        </w:tc>
        <w:tc>
          <w:tcPr>
            <w:tcW w:w="1871" w:type="pct"/>
            <w:tcBorders>
              <w:top w:val="single" w:sz="4" w:space="0" w:color="auto"/>
              <w:left w:val="single" w:sz="4" w:space="0" w:color="auto"/>
              <w:bottom w:val="single" w:sz="4" w:space="0" w:color="auto"/>
              <w:right w:val="single" w:sz="4" w:space="0" w:color="auto"/>
            </w:tcBorders>
            <w:vAlign w:val="center"/>
          </w:tcPr>
          <w:p w14:paraId="04E824C4" w14:textId="68E6811F" w:rsidR="00504070" w:rsidRPr="00F52915" w:rsidRDefault="00504070" w:rsidP="00504070">
            <w:pPr>
              <w:keepNext/>
              <w:rPr>
                <w:rFonts w:asciiTheme="minorHAnsi" w:hAnsiTheme="minorHAnsi"/>
                <w:b/>
                <w:sz w:val="18"/>
                <w:szCs w:val="18"/>
              </w:rPr>
            </w:pPr>
            <w:r w:rsidRPr="00EA47D9">
              <w:rPr>
                <w:rFonts w:asciiTheme="minorHAnsi" w:hAnsiTheme="minorHAnsi"/>
                <w:sz w:val="18"/>
                <w:szCs w:val="18"/>
              </w:rPr>
              <w:t>Air-Handling Unit Airflow (AHU 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2B72EB31" w14:textId="3CA22680" w:rsidR="00504070" w:rsidRPr="00F52915" w:rsidRDefault="00504070">
            <w:pPr>
              <w:keepNext/>
              <w:rPr>
                <w:rFonts w:asciiTheme="minorHAnsi" w:hAnsiTheme="minorHAnsi"/>
                <w:b/>
                <w:sz w:val="18"/>
                <w:szCs w:val="18"/>
              </w:rPr>
            </w:pPr>
            <w:r w:rsidRPr="00EA47D9">
              <w:rPr>
                <w:rFonts w:asciiTheme="minorHAnsi" w:hAnsiTheme="minorHAnsi"/>
                <w:sz w:val="18"/>
                <w:szCs w:val="18"/>
              </w:rPr>
              <w:t>&lt;&lt;</w:t>
            </w:r>
            <w:r w:rsidRPr="00F52915">
              <w:rPr>
                <w:rFonts w:asciiTheme="minorHAnsi" w:hAnsiTheme="minorHAnsi"/>
                <w:sz w:val="18"/>
                <w:szCs w:val="18"/>
              </w:rPr>
              <w:t xml:space="preserve"> pick one from list:  </w:t>
            </w:r>
            <w:proofErr w:type="spellStart"/>
            <w:proofErr w:type="gramStart"/>
            <w:r w:rsidRPr="00F52915">
              <w:rPr>
                <w:rFonts w:asciiTheme="minorHAnsi" w:hAnsiTheme="minorHAnsi"/>
                <w:sz w:val="18"/>
                <w:szCs w:val="18"/>
                <w:u w:val="single"/>
              </w:rPr>
              <w:t>CoolingSystemMethod</w:t>
            </w:r>
            <w:proofErr w:type="spellEnd"/>
            <w:r w:rsidRPr="00F52915">
              <w:rPr>
                <w:rFonts w:asciiTheme="minorHAnsi" w:hAnsiTheme="minorHAnsi"/>
                <w:sz w:val="18"/>
                <w:szCs w:val="18"/>
              </w:rPr>
              <w:t xml:space="preserve">;  </w:t>
            </w:r>
            <w:proofErr w:type="spellStart"/>
            <w:r w:rsidRPr="00F52915">
              <w:rPr>
                <w:rFonts w:asciiTheme="minorHAnsi" w:hAnsiTheme="minorHAnsi"/>
                <w:sz w:val="18"/>
                <w:szCs w:val="18"/>
                <w:u w:val="single"/>
              </w:rPr>
              <w:t>HeatingSystemMethod</w:t>
            </w:r>
            <w:proofErr w:type="spellEnd"/>
            <w:proofErr w:type="gramEnd"/>
            <w:r w:rsidRPr="00F52915">
              <w:rPr>
                <w:rFonts w:asciiTheme="minorHAnsi" w:hAnsiTheme="minorHAnsi"/>
                <w:sz w:val="18"/>
                <w:szCs w:val="18"/>
              </w:rPr>
              <w:t xml:space="preserve">; </w:t>
            </w:r>
            <w:proofErr w:type="spellStart"/>
            <w:r w:rsidRPr="00F52915">
              <w:rPr>
                <w:rFonts w:asciiTheme="minorHAnsi" w:hAnsiTheme="minorHAnsi"/>
                <w:sz w:val="18"/>
                <w:szCs w:val="18"/>
                <w:u w:val="single"/>
              </w:rPr>
              <w:t>MeasuredAirflowMethod</w:t>
            </w:r>
            <w:proofErr w:type="spellEnd"/>
            <w:r w:rsidR="00EA47D9" w:rsidRPr="00F52915">
              <w:rPr>
                <w:rFonts w:asciiTheme="minorHAnsi" w:hAnsiTheme="minorHAnsi"/>
                <w:sz w:val="18"/>
                <w:szCs w:val="18"/>
                <w:u w:val="single"/>
              </w:rPr>
              <w:t xml:space="preserve">; </w:t>
            </w:r>
            <w:proofErr w:type="spellStart"/>
            <w:r w:rsidR="00611D22">
              <w:rPr>
                <w:rFonts w:asciiTheme="minorHAnsi" w:hAnsiTheme="minorHAnsi"/>
                <w:sz w:val="18"/>
                <w:szCs w:val="18"/>
                <w:u w:val="single"/>
              </w:rPr>
              <w:t>DefaultAirflowMethod</w:t>
            </w:r>
            <w:proofErr w:type="spellEnd"/>
            <w:r w:rsidR="00611D22">
              <w:rPr>
                <w:rFonts w:asciiTheme="minorHAnsi" w:hAnsiTheme="minorHAnsi"/>
                <w:sz w:val="18"/>
                <w:szCs w:val="18"/>
                <w:u w:val="single"/>
              </w:rPr>
              <w:t xml:space="preserve">; </w:t>
            </w:r>
            <w:proofErr w:type="spellStart"/>
            <w:r w:rsidR="00EA47D9" w:rsidRPr="00F52915">
              <w:rPr>
                <w:rFonts w:asciiTheme="minorHAnsi" w:hAnsiTheme="minorHAnsi"/>
                <w:sz w:val="18"/>
                <w:szCs w:val="18"/>
                <w:u w:val="single"/>
              </w:rPr>
              <w:t>IndoorUnitMethod</w:t>
            </w:r>
            <w:proofErr w:type="spellEnd"/>
            <w:r w:rsidR="00EA47D9" w:rsidRPr="00F52915">
              <w:rPr>
                <w:rFonts w:asciiTheme="minorHAnsi" w:hAnsiTheme="minorHAnsi"/>
                <w:sz w:val="18"/>
                <w:szCs w:val="18"/>
                <w:u w:val="single"/>
              </w:rPr>
              <w:t>&gt;&gt;</w:t>
            </w:r>
          </w:p>
        </w:tc>
      </w:tr>
      <w:tr w:rsidR="00504070" w:rsidRPr="00B57311" w14:paraId="10A8E6B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BC" w14:textId="6568679F"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2</w:t>
            </w:r>
          </w:p>
        </w:tc>
        <w:tc>
          <w:tcPr>
            <w:tcW w:w="1871" w:type="pct"/>
            <w:tcBorders>
              <w:top w:val="single" w:sz="4" w:space="0" w:color="auto"/>
              <w:left w:val="single" w:sz="4" w:space="0" w:color="auto"/>
              <w:bottom w:val="single" w:sz="4" w:space="0" w:color="auto"/>
              <w:right w:val="single" w:sz="4" w:space="0" w:color="auto"/>
            </w:tcBorders>
            <w:vAlign w:val="center"/>
          </w:tcPr>
          <w:p w14:paraId="10A8E6BD" w14:textId="31EB0658"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10A8E6BE" w14:textId="027D3F84"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&lt;&lt;</w:t>
            </w:r>
            <w:r w:rsidR="00EA47D9" w:rsidRPr="00EA47D9">
              <w:rPr>
                <w:rFonts w:asciiTheme="minorHAnsi" w:hAnsiTheme="minorHAnsi"/>
                <w:sz w:val="18"/>
                <w:szCs w:val="18"/>
              </w:rPr>
              <w:t xml:space="preserve">&lt;&lt; if B01 = </w:t>
            </w:r>
            <w:proofErr w:type="spellStart"/>
            <w:r w:rsidR="00EA47D9" w:rsidRPr="00EA47D9">
              <w:rPr>
                <w:rFonts w:asciiTheme="minorHAnsi" w:hAnsiTheme="minorHAnsi"/>
                <w:sz w:val="18"/>
                <w:szCs w:val="18"/>
              </w:rPr>
              <w:t>CoolingSystemMethod</w:t>
            </w:r>
            <w:proofErr w:type="spellEnd"/>
            <w:r w:rsidR="00EA47D9" w:rsidRPr="00EA47D9">
              <w:rPr>
                <w:rFonts w:asciiTheme="minorHAnsi" w:hAnsiTheme="minorHAnsi"/>
                <w:sz w:val="18"/>
                <w:szCs w:val="18"/>
              </w:rPr>
              <w:t xml:space="preserve">, then user input is numeric </w:t>
            </w:r>
            <w:proofErr w:type="spellStart"/>
            <w:r w:rsidR="00EA47D9" w:rsidRPr="00EA47D9">
              <w:rPr>
                <w:rFonts w:asciiTheme="minorHAnsi" w:hAnsiTheme="minorHAnsi"/>
                <w:sz w:val="18"/>
                <w:szCs w:val="18"/>
              </w:rPr>
              <w:t>x.xx</w:t>
            </w:r>
            <w:proofErr w:type="spellEnd"/>
            <w:r w:rsidR="00EA47D9" w:rsidRPr="00EA47D9">
              <w:rPr>
                <w:rFonts w:asciiTheme="minorHAnsi" w:hAnsiTheme="minorHAnsi"/>
                <w:sz w:val="18"/>
                <w:szCs w:val="18"/>
              </w:rPr>
              <w:t xml:space="preserve">; else =N/A </w:t>
            </w:r>
            <w:r w:rsidRPr="00F52915">
              <w:rPr>
                <w:rFonts w:asciiTheme="minorHAnsi" w:hAnsiTheme="minorHAnsi"/>
                <w:sz w:val="18"/>
                <w:szCs w:val="18"/>
              </w:rPr>
              <w:t>&gt;&gt;</w:t>
            </w:r>
          </w:p>
        </w:tc>
      </w:tr>
      <w:tr w:rsidR="00504070" w:rsidRPr="00B57311" w14:paraId="7EBE0081"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F856EAB" w14:textId="0E5414DA" w:rsidR="00504070" w:rsidRPr="00EA47D9" w:rsidRDefault="00504070" w:rsidP="00504070">
            <w:pPr>
              <w:keepNext/>
              <w:jc w:val="center"/>
              <w:rPr>
                <w:rFonts w:asciiTheme="minorHAnsi" w:hAnsiTheme="minorHAnsi"/>
                <w:sz w:val="18"/>
                <w:szCs w:val="18"/>
              </w:rPr>
            </w:pPr>
            <w:r w:rsidRPr="00F52915">
              <w:rPr>
                <w:rFonts w:asciiTheme="minorHAnsi" w:hAnsiTheme="minorHAnsi"/>
                <w:sz w:val="18"/>
                <w:szCs w:val="18"/>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CF350CB" w14:textId="72A9DDED"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Indoor Unit Nominal Cooling Capacity</w:t>
            </w:r>
            <w:r w:rsidR="00611D22">
              <w:rPr>
                <w:rFonts w:asciiTheme="minorHAnsi" w:hAnsiTheme="minorHAnsi"/>
                <w:sz w:val="18"/>
                <w:szCs w:val="18"/>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0D6F37D8" w14:textId="6AFB4430" w:rsidR="00504070" w:rsidRPr="00F52915" w:rsidRDefault="00EA47D9" w:rsidP="00504070">
            <w:pPr>
              <w:keepNext/>
              <w:rPr>
                <w:rFonts w:asciiTheme="minorHAnsi" w:hAnsiTheme="minorHAnsi"/>
                <w:sz w:val="18"/>
                <w:szCs w:val="18"/>
              </w:rPr>
            </w:pPr>
            <w:r w:rsidRPr="00EA47D9">
              <w:rPr>
                <w:rFonts w:asciiTheme="minorHAnsi" w:hAnsiTheme="minorHAnsi"/>
                <w:sz w:val="18"/>
                <w:szCs w:val="18"/>
              </w:rPr>
              <w:t xml:space="preserve">&lt;&lt; if B01 = </w:t>
            </w:r>
            <w:proofErr w:type="spellStart"/>
            <w:r w:rsidRPr="00EA47D9">
              <w:rPr>
                <w:rFonts w:asciiTheme="minorHAnsi" w:hAnsiTheme="minorHAnsi"/>
                <w:sz w:val="18"/>
                <w:szCs w:val="18"/>
              </w:rPr>
              <w:t>IndoorUnitMethod</w:t>
            </w:r>
            <w:proofErr w:type="spellEnd"/>
            <w:r w:rsidRPr="00EA47D9">
              <w:rPr>
                <w:rFonts w:asciiTheme="minorHAnsi" w:hAnsiTheme="minorHAnsi"/>
                <w:sz w:val="18"/>
                <w:szCs w:val="18"/>
              </w:rPr>
              <w:t xml:space="preserve">, then user input is either numeric </w:t>
            </w:r>
            <w:proofErr w:type="spellStart"/>
            <w:r w:rsidRPr="00EA47D9">
              <w:rPr>
                <w:rFonts w:asciiTheme="minorHAnsi" w:hAnsiTheme="minorHAnsi"/>
                <w:sz w:val="18"/>
                <w:szCs w:val="18"/>
              </w:rPr>
              <w:t>x.xx</w:t>
            </w:r>
            <w:proofErr w:type="spellEnd"/>
            <w:r w:rsidRPr="00EA47D9">
              <w:rPr>
                <w:rFonts w:asciiTheme="minorHAnsi" w:hAnsiTheme="minorHAnsi"/>
                <w:sz w:val="18"/>
                <w:szCs w:val="18"/>
              </w:rPr>
              <w:t>, else =N/A&gt;&gt;</w:t>
            </w:r>
          </w:p>
        </w:tc>
      </w:tr>
      <w:tr w:rsidR="00504070" w:rsidRPr="00B57311" w14:paraId="10A8E6C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0" w14:textId="19FA676C"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4</w:t>
            </w:r>
          </w:p>
        </w:tc>
        <w:tc>
          <w:tcPr>
            <w:tcW w:w="1871" w:type="pct"/>
            <w:tcBorders>
              <w:top w:val="single" w:sz="4" w:space="0" w:color="auto"/>
              <w:left w:val="single" w:sz="4" w:space="0" w:color="auto"/>
              <w:bottom w:val="single" w:sz="4" w:space="0" w:color="auto"/>
              <w:right w:val="single" w:sz="4" w:space="0" w:color="auto"/>
            </w:tcBorders>
            <w:vAlign w:val="center"/>
          </w:tcPr>
          <w:p w14:paraId="10A8E6C1" w14:textId="205F341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Heating Capacity (</w:t>
            </w:r>
            <w:proofErr w:type="spellStart"/>
            <w:r w:rsidRPr="00EA47D9">
              <w:rPr>
                <w:rFonts w:asciiTheme="minorHAnsi" w:hAnsiTheme="minorHAnsi"/>
                <w:sz w:val="18"/>
                <w:szCs w:val="18"/>
              </w:rPr>
              <w:t>kBtu</w:t>
            </w:r>
            <w:proofErr w:type="spellEnd"/>
            <w:r w:rsidRPr="00EA47D9">
              <w:rPr>
                <w:rFonts w:asciiTheme="minorHAnsi" w:hAnsiTheme="minorHAnsi"/>
                <w:sz w:val="18"/>
                <w:szCs w:val="18"/>
              </w:rPr>
              <w:t>/h)</w:t>
            </w:r>
          </w:p>
        </w:tc>
        <w:tc>
          <w:tcPr>
            <w:tcW w:w="2917" w:type="pct"/>
            <w:tcBorders>
              <w:top w:val="single" w:sz="4" w:space="0" w:color="auto"/>
              <w:left w:val="single" w:sz="4" w:space="0" w:color="auto"/>
              <w:bottom w:val="single" w:sz="4" w:space="0" w:color="auto"/>
              <w:right w:val="single" w:sz="4" w:space="0" w:color="auto"/>
            </w:tcBorders>
            <w:vAlign w:val="center"/>
          </w:tcPr>
          <w:p w14:paraId="10A8E6C2" w14:textId="7DB91460"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 xml:space="preserve">&lt;&lt; </w:t>
            </w:r>
            <w:r w:rsidR="00EA47D9" w:rsidRPr="001060C8">
              <w:rPr>
                <w:rFonts w:asciiTheme="minorHAnsi" w:hAnsiTheme="minorHAnsi"/>
                <w:sz w:val="18"/>
                <w:szCs w:val="18"/>
              </w:rPr>
              <w:t xml:space="preserve">if B01 = </w:t>
            </w:r>
            <w:proofErr w:type="spellStart"/>
            <w:r w:rsidR="00EA47D9" w:rsidRPr="001060C8">
              <w:rPr>
                <w:rFonts w:asciiTheme="minorHAnsi" w:hAnsiTheme="minorHAnsi"/>
                <w:sz w:val="18"/>
                <w:szCs w:val="18"/>
              </w:rPr>
              <w:t>HeatingSystemMethod</w:t>
            </w:r>
            <w:proofErr w:type="spellEnd"/>
            <w:r w:rsidR="00EA47D9" w:rsidRPr="001060C8">
              <w:rPr>
                <w:rFonts w:asciiTheme="minorHAnsi" w:hAnsiTheme="minorHAnsi"/>
                <w:sz w:val="18"/>
                <w:szCs w:val="18"/>
              </w:rPr>
              <w:t xml:space="preserve">, then user input is numeric </w:t>
            </w:r>
            <w:proofErr w:type="spellStart"/>
            <w:r w:rsidR="00EA47D9" w:rsidRPr="001060C8">
              <w:rPr>
                <w:rFonts w:asciiTheme="minorHAnsi" w:hAnsiTheme="minorHAnsi"/>
                <w:sz w:val="18"/>
                <w:szCs w:val="18"/>
              </w:rPr>
              <w:t>xxx.x</w:t>
            </w:r>
            <w:proofErr w:type="spellEnd"/>
            <w:r w:rsidR="00EA47D9" w:rsidRPr="001060C8">
              <w:rPr>
                <w:rFonts w:asciiTheme="minorHAnsi" w:hAnsiTheme="minorHAnsi"/>
                <w:sz w:val="18"/>
                <w:szCs w:val="18"/>
              </w:rPr>
              <w:t>; else =N/A</w:t>
            </w:r>
            <w:r w:rsidRPr="00F52915" w:rsidDel="000C7A1E">
              <w:rPr>
                <w:rFonts w:asciiTheme="minorHAnsi" w:hAnsiTheme="minorHAnsi"/>
                <w:sz w:val="18"/>
                <w:szCs w:val="18"/>
              </w:rPr>
              <w:t xml:space="preserve"> </w:t>
            </w:r>
            <w:r w:rsidRPr="00F52915">
              <w:rPr>
                <w:rFonts w:asciiTheme="minorHAnsi" w:hAnsiTheme="minorHAnsi"/>
                <w:sz w:val="18"/>
                <w:szCs w:val="18"/>
              </w:rPr>
              <w:t>&gt;&gt;</w:t>
            </w:r>
          </w:p>
        </w:tc>
      </w:tr>
      <w:tr w:rsidR="00504070" w:rsidRPr="00B57311" w14:paraId="10A8E6C7" w14:textId="77777777" w:rsidTr="00EA47D9">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4" w14:textId="404F9937"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5</w:t>
            </w:r>
          </w:p>
        </w:tc>
        <w:tc>
          <w:tcPr>
            <w:tcW w:w="1871" w:type="pct"/>
            <w:tcBorders>
              <w:top w:val="single" w:sz="4" w:space="0" w:color="auto"/>
              <w:left w:val="single" w:sz="4" w:space="0" w:color="auto"/>
              <w:bottom w:val="single" w:sz="4" w:space="0" w:color="auto"/>
              <w:right w:val="single" w:sz="4" w:space="0" w:color="auto"/>
            </w:tcBorders>
            <w:vAlign w:val="center"/>
          </w:tcPr>
          <w:p w14:paraId="10A8E6C5" w14:textId="7F5D1855"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Conditioned Floor Area Served by this HVAC System (ft</w:t>
            </w:r>
            <w:r w:rsidRPr="00EA47D9">
              <w:rPr>
                <w:rFonts w:asciiTheme="minorHAnsi" w:hAnsiTheme="minorHAnsi"/>
                <w:sz w:val="18"/>
                <w:szCs w:val="18"/>
                <w:vertAlign w:val="superscript"/>
              </w:rPr>
              <w:t>2</w:t>
            </w:r>
            <w:r w:rsidRPr="00EA47D9">
              <w:rPr>
                <w:rFonts w:asciiTheme="minorHAnsi" w:hAnsiTheme="minorHAnsi"/>
                <w:sz w:val="18"/>
                <w:szCs w:val="18"/>
              </w:rPr>
              <w:t>)</w:t>
            </w:r>
          </w:p>
        </w:tc>
        <w:tc>
          <w:tcPr>
            <w:tcW w:w="2917" w:type="pct"/>
            <w:tcBorders>
              <w:top w:val="single" w:sz="4" w:space="0" w:color="auto"/>
              <w:left w:val="single" w:sz="4" w:space="0" w:color="auto"/>
              <w:bottom w:val="single" w:sz="4" w:space="0" w:color="auto"/>
              <w:right w:val="single" w:sz="4" w:space="0" w:color="auto"/>
            </w:tcBorders>
            <w:vAlign w:val="center"/>
          </w:tcPr>
          <w:p w14:paraId="10A8E6C6" w14:textId="48B5B403"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w:t>
            </w:r>
            <w:r w:rsidR="00EA47D9" w:rsidRPr="001060C8">
              <w:rPr>
                <w:rFonts w:asciiTheme="minorHAnsi" w:hAnsiTheme="minorHAnsi"/>
                <w:sz w:val="18"/>
                <w:szCs w:val="18"/>
              </w:rPr>
              <w:t xml:space="preserve"> if B01 = </w:t>
            </w:r>
            <w:proofErr w:type="spellStart"/>
            <w:r w:rsidR="00EA47D9" w:rsidRPr="001060C8">
              <w:rPr>
                <w:rFonts w:asciiTheme="minorHAnsi" w:hAnsiTheme="minorHAnsi"/>
                <w:sz w:val="18"/>
                <w:szCs w:val="18"/>
              </w:rPr>
              <w:t>DefaultAirflowMethod</w:t>
            </w:r>
            <w:proofErr w:type="spellEnd"/>
            <w:r w:rsidR="00EA47D9" w:rsidRPr="001060C8">
              <w:rPr>
                <w:rFonts w:asciiTheme="minorHAnsi" w:hAnsiTheme="minorHAnsi"/>
                <w:sz w:val="18"/>
                <w:szCs w:val="18"/>
              </w:rPr>
              <w:t xml:space="preserve">, user input is numeric </w:t>
            </w:r>
            <w:proofErr w:type="spellStart"/>
            <w:proofErr w:type="gramStart"/>
            <w:r w:rsidR="00EA47D9" w:rsidRPr="001060C8">
              <w:rPr>
                <w:rFonts w:asciiTheme="minorHAnsi" w:hAnsiTheme="minorHAnsi"/>
                <w:sz w:val="18"/>
                <w:szCs w:val="18"/>
              </w:rPr>
              <w:t>xx,xxx</w:t>
            </w:r>
            <w:proofErr w:type="spellEnd"/>
            <w:proofErr w:type="gramEnd"/>
            <w:r w:rsidR="00EA47D9" w:rsidRPr="001060C8">
              <w:rPr>
                <w:rFonts w:asciiTheme="minorHAnsi" w:hAnsiTheme="minorHAnsi"/>
                <w:sz w:val="18"/>
                <w:szCs w:val="18"/>
              </w:rPr>
              <w:t>; else = N/A</w:t>
            </w:r>
            <w:r w:rsidR="0011795C">
              <w:rPr>
                <w:rFonts w:asciiTheme="minorHAnsi" w:hAnsiTheme="minorHAnsi"/>
                <w:sz w:val="18"/>
                <w:szCs w:val="18"/>
              </w:rPr>
              <w:t xml:space="preserve"> </w:t>
            </w:r>
            <w:r w:rsidR="0011795C" w:rsidRPr="00525196">
              <w:rPr>
                <w:rFonts w:asciiTheme="minorHAnsi" w:hAnsiTheme="minorHAnsi"/>
                <w:sz w:val="18"/>
                <w:szCs w:val="18"/>
              </w:rPr>
              <w:t>(should be consistent with CF2R-MCH-20</w:t>
            </w:r>
            <w:r w:rsidR="0011795C">
              <w:rPr>
                <w:rFonts w:asciiTheme="minorHAnsi" w:hAnsiTheme="minorHAnsi"/>
                <w:sz w:val="18"/>
                <w:szCs w:val="18"/>
              </w:rPr>
              <w:t>)</w:t>
            </w:r>
            <w:r w:rsidR="00EA47D9" w:rsidRPr="00C65A7C" w:rsidDel="00C65A7C">
              <w:rPr>
                <w:rFonts w:asciiTheme="minorHAnsi" w:hAnsiTheme="minorHAnsi"/>
                <w:sz w:val="18"/>
                <w:szCs w:val="18"/>
              </w:rPr>
              <w:t xml:space="preserve"> </w:t>
            </w:r>
            <w:r w:rsidRPr="00EA47D9">
              <w:rPr>
                <w:rFonts w:asciiTheme="minorHAnsi" w:hAnsiTheme="minorHAnsi"/>
                <w:sz w:val="18"/>
                <w:szCs w:val="18"/>
              </w:rPr>
              <w:t>&gt;&gt;</w:t>
            </w:r>
          </w:p>
        </w:tc>
      </w:tr>
      <w:tr w:rsidR="00504070" w:rsidRPr="00B57311" w14:paraId="7BC9FBEA"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3FF7D983" w14:textId="3C33106B"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2603E26" w14:textId="6EBB9A74"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Measured AHU 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613CFD30" w14:textId="7468303B"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w:t>
            </w:r>
            <w:r w:rsidR="00EA47D9" w:rsidRPr="001060C8">
              <w:rPr>
                <w:rFonts w:asciiTheme="minorHAnsi" w:hAnsiTheme="minorHAnsi"/>
                <w:sz w:val="18"/>
                <w:szCs w:val="18"/>
              </w:rPr>
              <w:t xml:space="preserve"> if B01 = </w:t>
            </w:r>
            <w:proofErr w:type="spellStart"/>
            <w:r w:rsidR="00EA47D9" w:rsidRPr="001060C8">
              <w:rPr>
                <w:rFonts w:asciiTheme="minorHAnsi" w:hAnsiTheme="minorHAnsi"/>
                <w:sz w:val="18"/>
                <w:szCs w:val="18"/>
              </w:rPr>
              <w:t>MeasuredAirflowMethod</w:t>
            </w:r>
            <w:proofErr w:type="spellEnd"/>
            <w:r w:rsidR="00EA47D9" w:rsidRPr="001060C8">
              <w:rPr>
                <w:rFonts w:asciiTheme="minorHAnsi" w:hAnsiTheme="minorHAnsi"/>
                <w:sz w:val="18"/>
                <w:szCs w:val="18"/>
              </w:rPr>
              <w:t xml:space="preserve">, then user enter numeric </w:t>
            </w:r>
            <w:proofErr w:type="spellStart"/>
            <w:proofErr w:type="gramStart"/>
            <w:r w:rsidR="00EA47D9" w:rsidRPr="001060C8">
              <w:rPr>
                <w:rFonts w:asciiTheme="minorHAnsi" w:hAnsiTheme="minorHAnsi"/>
                <w:sz w:val="18"/>
                <w:szCs w:val="18"/>
              </w:rPr>
              <w:t>x,xxx</w:t>
            </w:r>
            <w:proofErr w:type="spellEnd"/>
            <w:proofErr w:type="gramEnd"/>
            <w:r w:rsidR="00EA47D9" w:rsidRPr="001060C8">
              <w:rPr>
                <w:rFonts w:asciiTheme="minorHAnsi" w:hAnsiTheme="minorHAnsi"/>
                <w:sz w:val="18"/>
                <w:szCs w:val="18"/>
              </w:rPr>
              <w:t>, else =N/A</w:t>
            </w:r>
            <w:r w:rsidR="00EA47D9" w:rsidRPr="00EA47D9">
              <w:rPr>
                <w:rFonts w:asciiTheme="minorHAnsi" w:hAnsiTheme="minorHAnsi"/>
                <w:sz w:val="18"/>
                <w:szCs w:val="18"/>
              </w:rPr>
              <w:t xml:space="preserve"> </w:t>
            </w:r>
            <w:r w:rsidRPr="00EA47D9">
              <w:rPr>
                <w:rFonts w:asciiTheme="minorHAnsi" w:hAnsiTheme="minorHAnsi"/>
                <w:sz w:val="18"/>
                <w:szCs w:val="18"/>
              </w:rPr>
              <w:t>&gt;&gt;</w:t>
            </w:r>
          </w:p>
        </w:tc>
      </w:tr>
      <w:tr w:rsidR="00504070" w:rsidRPr="00B57311" w14:paraId="10A8E6CB"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8" w14:textId="7DC7B98B"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7</w:t>
            </w:r>
          </w:p>
        </w:tc>
        <w:tc>
          <w:tcPr>
            <w:tcW w:w="1871" w:type="pct"/>
            <w:tcBorders>
              <w:top w:val="single" w:sz="4" w:space="0" w:color="auto"/>
              <w:left w:val="single" w:sz="4" w:space="0" w:color="auto"/>
              <w:bottom w:val="single" w:sz="4" w:space="0" w:color="auto"/>
              <w:right w:val="single" w:sz="4" w:space="0" w:color="auto"/>
            </w:tcBorders>
            <w:vAlign w:val="center"/>
          </w:tcPr>
          <w:p w14:paraId="10A8E6C9" w14:textId="317B82DF"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10A8E6CA"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&lt;&lt;text (data from CF2R-MCH-20)&gt;&gt;</w:t>
            </w:r>
          </w:p>
        </w:tc>
      </w:tr>
      <w:tr w:rsidR="00504070" w:rsidRPr="00B57311" w14:paraId="10A8E6C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C" w14:textId="7225FD42"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8</w:t>
            </w:r>
          </w:p>
        </w:tc>
        <w:tc>
          <w:tcPr>
            <w:tcW w:w="1871" w:type="pct"/>
            <w:tcBorders>
              <w:top w:val="single" w:sz="4" w:space="0" w:color="auto"/>
              <w:left w:val="single" w:sz="4" w:space="0" w:color="auto"/>
              <w:bottom w:val="single" w:sz="4" w:space="0" w:color="auto"/>
              <w:right w:val="single" w:sz="4" w:space="0" w:color="auto"/>
            </w:tcBorders>
            <w:vAlign w:val="center"/>
          </w:tcPr>
          <w:p w14:paraId="10A8E6CD" w14:textId="75DE640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10A8E6CE"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&lt;&lt;text (data from CF2R-MCH-20)&gt;&gt;</w:t>
            </w:r>
          </w:p>
        </w:tc>
      </w:tr>
      <w:tr w:rsidR="00504070" w:rsidRPr="00B57311" w14:paraId="10A8E6D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0" w14:textId="3671BF3E"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9</w:t>
            </w:r>
          </w:p>
        </w:tc>
        <w:tc>
          <w:tcPr>
            <w:tcW w:w="1871" w:type="pct"/>
            <w:tcBorders>
              <w:top w:val="single" w:sz="4" w:space="0" w:color="auto"/>
              <w:left w:val="single" w:sz="4" w:space="0" w:color="auto"/>
              <w:bottom w:val="single" w:sz="4" w:space="0" w:color="auto"/>
              <w:right w:val="single" w:sz="4" w:space="0" w:color="auto"/>
            </w:tcBorders>
            <w:vAlign w:val="center"/>
          </w:tcPr>
          <w:p w14:paraId="10A8E6D1" w14:textId="5B7DF71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Leakage Factor</w:t>
            </w:r>
          </w:p>
        </w:tc>
        <w:tc>
          <w:tcPr>
            <w:tcW w:w="2917" w:type="pct"/>
            <w:tcBorders>
              <w:top w:val="single" w:sz="4" w:space="0" w:color="auto"/>
              <w:left w:val="single" w:sz="4" w:space="0" w:color="auto"/>
              <w:bottom w:val="single" w:sz="4" w:space="0" w:color="auto"/>
              <w:right w:val="single" w:sz="4" w:space="0" w:color="auto"/>
            </w:tcBorders>
            <w:vAlign w:val="center"/>
          </w:tcPr>
          <w:p w14:paraId="10A8E6D2"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&lt;&lt;text (data from CF2R-MCH-20)&gt;&gt;</w:t>
            </w:r>
          </w:p>
        </w:tc>
      </w:tr>
      <w:tr w:rsidR="00504070" w:rsidRPr="00B57311" w14:paraId="10A8E6E5"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C" w14:textId="44C28783" w:rsidR="00504070" w:rsidRPr="00EA47D9" w:rsidRDefault="00B11B6D"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10</w:t>
            </w:r>
          </w:p>
        </w:tc>
        <w:tc>
          <w:tcPr>
            <w:tcW w:w="1871" w:type="pct"/>
            <w:tcBorders>
              <w:top w:val="single" w:sz="4" w:space="0" w:color="auto"/>
              <w:left w:val="single" w:sz="4" w:space="0" w:color="auto"/>
              <w:bottom w:val="single" w:sz="4" w:space="0" w:color="auto"/>
              <w:right w:val="single" w:sz="4" w:space="0" w:color="auto"/>
            </w:tcBorders>
            <w:vAlign w:val="center"/>
          </w:tcPr>
          <w:p w14:paraId="10A8E6DD" w14:textId="5009B399"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10A8E6DE"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&lt;&lt;calculated field: numeric xxx:</w:t>
            </w:r>
          </w:p>
          <w:p w14:paraId="42F85A1C" w14:textId="77777777" w:rsidR="00723E22"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CoolingSystemMethod</w:t>
            </w:r>
            <w:proofErr w:type="spellEnd"/>
            <w:r w:rsidRPr="00EA47D9">
              <w:rPr>
                <w:rFonts w:asciiTheme="minorHAnsi" w:hAnsiTheme="minorHAnsi"/>
                <w:sz w:val="18"/>
                <w:szCs w:val="18"/>
                <w:u w:val="single"/>
              </w:rPr>
              <w:t xml:space="preserve"> </w:t>
            </w:r>
            <w:r w:rsidR="00723E22">
              <w:rPr>
                <w:rFonts w:asciiTheme="minorHAnsi" w:hAnsiTheme="minorHAnsi"/>
                <w:sz w:val="18"/>
                <w:szCs w:val="18"/>
                <w:u w:val="single"/>
              </w:rPr>
              <w:t>and A09=no,</w:t>
            </w:r>
          </w:p>
          <w:p w14:paraId="10A8E6E0" w14:textId="3706A98A"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then </w:t>
            </w: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proofErr w:type="spellStart"/>
            <w:r w:rsidRPr="00EA47D9">
              <w:rPr>
                <w:rFonts w:asciiTheme="minorHAnsi" w:hAnsiTheme="minorHAnsi"/>
                <w:sz w:val="18"/>
                <w:szCs w:val="18"/>
                <w:u w:val="single"/>
              </w:rPr>
              <w:t>CondenserNomCoolCapacityTon</w:t>
            </w:r>
            <w:proofErr w:type="spellEnd"/>
            <w:r w:rsidRPr="00EA47D9">
              <w:rPr>
                <w:rFonts w:asciiTheme="minorHAnsi" w:hAnsiTheme="minorHAnsi"/>
                <w:sz w:val="18"/>
                <w:szCs w:val="18"/>
                <w:u w:val="single"/>
              </w:rPr>
              <w:t>*400*</w:t>
            </w:r>
            <w:r w:rsidRPr="00EA47D9">
              <w:rPr>
                <w:rFonts w:asciiTheme="minorHAnsi" w:hAnsiTheme="minorHAnsi"/>
                <w:sz w:val="18"/>
                <w:szCs w:val="18"/>
              </w:rPr>
              <w:t xml:space="preserve"> </w:t>
            </w:r>
            <w:proofErr w:type="spellStart"/>
            <w:proofErr w:type="gramStart"/>
            <w:r w:rsidRPr="00EA47D9">
              <w:rPr>
                <w:rFonts w:asciiTheme="minorHAnsi" w:hAnsiTheme="minorHAnsi"/>
                <w:sz w:val="18"/>
                <w:szCs w:val="18"/>
              </w:rPr>
              <w:t>LeakageFactor</w:t>
            </w:r>
            <w:proofErr w:type="spellEnd"/>
            <w:r w:rsidRPr="00EA47D9">
              <w:rPr>
                <w:rFonts w:asciiTheme="minorHAnsi" w:hAnsiTheme="minorHAnsi"/>
                <w:sz w:val="18"/>
                <w:szCs w:val="18"/>
                <w:u w:val="single"/>
              </w:rPr>
              <w:t>;</w:t>
            </w:r>
            <w:proofErr w:type="gramEnd"/>
          </w:p>
          <w:p w14:paraId="74FCBE6C" w14:textId="692A5D4D" w:rsidR="00504070" w:rsidRDefault="00504070" w:rsidP="00504070">
            <w:pPr>
              <w:keepNext/>
              <w:rPr>
                <w:rFonts w:asciiTheme="minorHAnsi" w:hAnsiTheme="minorHAnsi"/>
                <w:sz w:val="18"/>
                <w:szCs w:val="18"/>
                <w:u w:val="single"/>
              </w:rPr>
            </w:pPr>
          </w:p>
          <w:p w14:paraId="08712CF9" w14:textId="77777777" w:rsidR="00723E22" w:rsidRPr="00723E22" w:rsidRDefault="00723E22" w:rsidP="00723E22">
            <w:pPr>
              <w:keepNext/>
              <w:rPr>
                <w:rFonts w:asciiTheme="minorHAnsi" w:hAnsiTheme="minorHAnsi"/>
                <w:sz w:val="18"/>
                <w:u w:val="single"/>
              </w:rPr>
            </w:pPr>
            <w:r w:rsidRPr="00723E22">
              <w:rPr>
                <w:rFonts w:asciiTheme="minorHAnsi" w:hAnsiTheme="minorHAnsi"/>
                <w:sz w:val="18"/>
                <w:u w:val="single"/>
              </w:rPr>
              <w:t xml:space="preserve">elseif </w:t>
            </w:r>
            <w:proofErr w:type="spellStart"/>
            <w:r w:rsidRPr="00723E22">
              <w:rPr>
                <w:rFonts w:asciiTheme="minorHAnsi" w:hAnsiTheme="minorHAnsi"/>
                <w:sz w:val="18"/>
                <w:u w:val="single"/>
              </w:rPr>
              <w:t>AHUAirflowMethod</w:t>
            </w:r>
            <w:proofErr w:type="spellEnd"/>
            <w:r w:rsidRPr="00723E22">
              <w:rPr>
                <w:rFonts w:asciiTheme="minorHAnsi" w:hAnsiTheme="minorHAnsi"/>
                <w:sz w:val="18"/>
                <w:u w:val="single"/>
              </w:rPr>
              <w:t xml:space="preserve"> = </w:t>
            </w:r>
            <w:proofErr w:type="spellStart"/>
            <w:r w:rsidRPr="00723E22">
              <w:rPr>
                <w:rFonts w:asciiTheme="minorHAnsi" w:hAnsiTheme="minorHAnsi"/>
                <w:sz w:val="18"/>
                <w:u w:val="single"/>
              </w:rPr>
              <w:t>CoolingSystemMethod</w:t>
            </w:r>
            <w:proofErr w:type="spellEnd"/>
            <w:r w:rsidRPr="00723E22">
              <w:rPr>
                <w:rFonts w:asciiTheme="minorHAnsi" w:hAnsiTheme="minorHAnsi"/>
                <w:sz w:val="18"/>
                <w:u w:val="single"/>
              </w:rPr>
              <w:t xml:space="preserve"> and A09=yes, </w:t>
            </w:r>
          </w:p>
          <w:p w14:paraId="194A4398" w14:textId="78D7033A" w:rsidR="00723E22" w:rsidRPr="00723E22" w:rsidRDefault="00723E22" w:rsidP="00723E22">
            <w:pPr>
              <w:keepNext/>
              <w:rPr>
                <w:rFonts w:asciiTheme="minorHAnsi" w:hAnsiTheme="minorHAnsi"/>
                <w:sz w:val="16"/>
                <w:szCs w:val="18"/>
                <w:u w:val="single"/>
              </w:rPr>
            </w:pPr>
            <w:r w:rsidRPr="00723E22">
              <w:rPr>
                <w:rFonts w:asciiTheme="minorHAnsi" w:hAnsiTheme="minorHAnsi"/>
                <w:sz w:val="18"/>
                <w:u w:val="single"/>
              </w:rPr>
              <w:t>then value=</w:t>
            </w:r>
            <w:proofErr w:type="spellStart"/>
            <w:r w:rsidRPr="00723E22">
              <w:rPr>
                <w:rFonts w:asciiTheme="minorHAnsi" w:hAnsiTheme="minorHAnsi"/>
                <w:sz w:val="18"/>
                <w:u w:val="single"/>
              </w:rPr>
              <w:t>CondenserNomCoolCapacityTon</w:t>
            </w:r>
            <w:proofErr w:type="spellEnd"/>
            <w:r w:rsidRPr="00723E22">
              <w:rPr>
                <w:rFonts w:asciiTheme="minorHAnsi" w:hAnsiTheme="minorHAnsi"/>
                <w:sz w:val="18"/>
                <w:u w:val="single"/>
              </w:rPr>
              <w:t xml:space="preserve"> *250*</w:t>
            </w:r>
            <w:proofErr w:type="spellStart"/>
            <w:proofErr w:type="gramStart"/>
            <w:r w:rsidRPr="00723E22">
              <w:rPr>
                <w:rFonts w:asciiTheme="minorHAnsi" w:hAnsiTheme="minorHAnsi"/>
                <w:sz w:val="18"/>
                <w:u w:val="single"/>
              </w:rPr>
              <w:t>LeakageFactor</w:t>
            </w:r>
            <w:proofErr w:type="spellEnd"/>
            <w:r w:rsidRPr="00723E22">
              <w:rPr>
                <w:rFonts w:asciiTheme="minorHAnsi" w:hAnsiTheme="minorHAnsi"/>
                <w:sz w:val="18"/>
                <w:u w:val="single"/>
              </w:rPr>
              <w:t>;</w:t>
            </w:r>
            <w:proofErr w:type="gramEnd"/>
          </w:p>
          <w:p w14:paraId="7677A244" w14:textId="77777777" w:rsidR="00723E22" w:rsidRPr="00EA47D9" w:rsidRDefault="00723E22" w:rsidP="00504070">
            <w:pPr>
              <w:keepNext/>
              <w:rPr>
                <w:rFonts w:asciiTheme="minorHAnsi" w:hAnsiTheme="minorHAnsi"/>
                <w:sz w:val="18"/>
                <w:szCs w:val="18"/>
                <w:u w:val="single"/>
              </w:rPr>
            </w:pPr>
          </w:p>
          <w:p w14:paraId="10A8E6E1" w14:textId="77777777"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elseif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HeatingSystemMethod</w:t>
            </w:r>
            <w:proofErr w:type="spellEnd"/>
          </w:p>
          <w:p w14:paraId="10A8E6E2" w14:textId="76C893E7"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then </w:t>
            </w: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proofErr w:type="spellStart"/>
            <w:r w:rsidRPr="00EA47D9">
              <w:rPr>
                <w:rFonts w:asciiTheme="minorHAnsi" w:hAnsiTheme="minorHAnsi"/>
                <w:sz w:val="18"/>
                <w:szCs w:val="18"/>
                <w:u w:val="single"/>
              </w:rPr>
              <w:t>HeatingCapacityKbtuh</w:t>
            </w:r>
            <w:proofErr w:type="spellEnd"/>
            <w:r w:rsidRPr="00EA47D9">
              <w:rPr>
                <w:rFonts w:asciiTheme="minorHAnsi" w:hAnsiTheme="minorHAnsi"/>
                <w:sz w:val="18"/>
                <w:szCs w:val="18"/>
                <w:u w:val="single"/>
              </w:rPr>
              <w:t>*21.7*</w:t>
            </w:r>
            <w:r w:rsidRPr="00EA47D9">
              <w:rPr>
                <w:rFonts w:asciiTheme="minorHAnsi" w:hAnsiTheme="minorHAnsi"/>
                <w:sz w:val="18"/>
                <w:szCs w:val="18"/>
              </w:rPr>
              <w:t xml:space="preserve"> </w:t>
            </w:r>
            <w:proofErr w:type="spellStart"/>
            <w:proofErr w:type="gramStart"/>
            <w:r w:rsidRPr="00EA47D9">
              <w:rPr>
                <w:rFonts w:asciiTheme="minorHAnsi" w:hAnsiTheme="minorHAnsi"/>
                <w:sz w:val="18"/>
                <w:szCs w:val="18"/>
              </w:rPr>
              <w:t>LeakageFactor</w:t>
            </w:r>
            <w:proofErr w:type="spellEnd"/>
            <w:r w:rsidRPr="00EA47D9">
              <w:rPr>
                <w:rFonts w:asciiTheme="minorHAnsi" w:hAnsiTheme="minorHAnsi"/>
                <w:sz w:val="18"/>
                <w:szCs w:val="18"/>
                <w:u w:val="single"/>
              </w:rPr>
              <w:t>;</w:t>
            </w:r>
            <w:proofErr w:type="gramEnd"/>
          </w:p>
          <w:p w14:paraId="07DF0D71" w14:textId="77777777" w:rsidR="00504070" w:rsidRPr="00EA47D9" w:rsidRDefault="00504070" w:rsidP="00504070">
            <w:pPr>
              <w:keepNext/>
              <w:rPr>
                <w:rFonts w:asciiTheme="minorHAnsi" w:hAnsiTheme="minorHAnsi"/>
                <w:sz w:val="18"/>
                <w:szCs w:val="18"/>
                <w:u w:val="single"/>
              </w:rPr>
            </w:pPr>
          </w:p>
          <w:p w14:paraId="10A8E6E3" w14:textId="77777777" w:rsidR="00504070" w:rsidRPr="00EA47D9" w:rsidRDefault="00504070" w:rsidP="00504070">
            <w:pPr>
              <w:keepNext/>
              <w:rPr>
                <w:rFonts w:asciiTheme="minorHAnsi" w:hAnsiTheme="minorHAnsi"/>
                <w:sz w:val="18"/>
                <w:szCs w:val="18"/>
              </w:rPr>
            </w:pPr>
            <w:r w:rsidRPr="00AC53E5">
              <w:rPr>
                <w:rFonts w:asciiTheme="minorHAnsi" w:hAnsiTheme="minorHAnsi"/>
                <w:sz w:val="18"/>
                <w:szCs w:val="18"/>
                <w:u w:val="single"/>
              </w:rPr>
              <w:t>e</w:t>
            </w:r>
            <w:r w:rsidRPr="00EA47D9">
              <w:rPr>
                <w:rFonts w:asciiTheme="minorHAnsi" w:hAnsiTheme="minorHAnsi"/>
                <w:sz w:val="18"/>
                <w:szCs w:val="18"/>
                <w:u w:val="single"/>
              </w:rPr>
              <w:t xml:space="preserve">lseif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MeasuredAirflowMethod</w:t>
            </w:r>
            <w:proofErr w:type="spellEnd"/>
            <w:r w:rsidRPr="00EA47D9">
              <w:rPr>
                <w:rFonts w:asciiTheme="minorHAnsi" w:hAnsiTheme="minorHAnsi"/>
                <w:sz w:val="18"/>
                <w:szCs w:val="18"/>
              </w:rPr>
              <w:t xml:space="preserve"> then</w:t>
            </w:r>
          </w:p>
          <w:p w14:paraId="0625DD56" w14:textId="455440F5" w:rsidR="00504070" w:rsidRDefault="00504070" w:rsidP="00504070">
            <w:pPr>
              <w:keepNext/>
              <w:rPr>
                <w:rFonts w:asciiTheme="minorHAnsi" w:hAnsiTheme="minorHAnsi"/>
                <w:sz w:val="18"/>
                <w:szCs w:val="18"/>
              </w:rPr>
            </w:pP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r w:rsidRPr="00EA47D9">
              <w:rPr>
                <w:rFonts w:asciiTheme="minorHAnsi" w:hAnsiTheme="minorHAnsi"/>
                <w:sz w:val="18"/>
                <w:szCs w:val="18"/>
              </w:rPr>
              <w:t xml:space="preserve"> Measured </w:t>
            </w:r>
            <w:proofErr w:type="spellStart"/>
            <w:r w:rsidRPr="00EA47D9">
              <w:rPr>
                <w:rFonts w:asciiTheme="minorHAnsi" w:hAnsiTheme="minorHAnsi"/>
                <w:sz w:val="18"/>
                <w:szCs w:val="18"/>
              </w:rPr>
              <w:t>AHUAirflow</w:t>
            </w:r>
            <w:proofErr w:type="spellEnd"/>
            <w:r w:rsidRPr="00EA47D9">
              <w:rPr>
                <w:rFonts w:asciiTheme="minorHAnsi" w:hAnsiTheme="minorHAnsi"/>
                <w:sz w:val="18"/>
                <w:szCs w:val="18"/>
              </w:rPr>
              <w:t xml:space="preserve"> * </w:t>
            </w:r>
            <w:proofErr w:type="spellStart"/>
            <w:proofErr w:type="gramStart"/>
            <w:r w:rsidRPr="00EA47D9">
              <w:rPr>
                <w:rFonts w:asciiTheme="minorHAnsi" w:hAnsiTheme="minorHAnsi"/>
                <w:sz w:val="18"/>
                <w:szCs w:val="18"/>
              </w:rPr>
              <w:t>LeakageFactor</w:t>
            </w:r>
            <w:proofErr w:type="spellEnd"/>
            <w:r w:rsidR="00AC53E5">
              <w:rPr>
                <w:rFonts w:asciiTheme="minorHAnsi" w:hAnsiTheme="minorHAnsi"/>
                <w:sz w:val="18"/>
                <w:szCs w:val="18"/>
              </w:rPr>
              <w:t>;</w:t>
            </w:r>
            <w:proofErr w:type="gramEnd"/>
          </w:p>
          <w:p w14:paraId="4C4CD88F" w14:textId="2ED81F9F" w:rsidR="00723E22" w:rsidRDefault="00723E22" w:rsidP="00504070">
            <w:pPr>
              <w:keepNext/>
              <w:rPr>
                <w:rFonts w:asciiTheme="minorHAnsi" w:hAnsiTheme="minorHAnsi"/>
                <w:sz w:val="18"/>
                <w:szCs w:val="18"/>
              </w:rPr>
            </w:pPr>
          </w:p>
          <w:p w14:paraId="2D5DFB40" w14:textId="77777777" w:rsidR="00723E22" w:rsidRPr="00723E22" w:rsidRDefault="00723E22" w:rsidP="00723E22">
            <w:pPr>
              <w:keepNext/>
              <w:rPr>
                <w:rFonts w:asciiTheme="minorHAnsi" w:hAnsiTheme="minorHAnsi"/>
                <w:sz w:val="18"/>
                <w:szCs w:val="18"/>
                <w:u w:val="single"/>
              </w:rPr>
            </w:pPr>
            <w:r w:rsidRPr="00723E22">
              <w:rPr>
                <w:rFonts w:asciiTheme="minorHAnsi" w:hAnsiTheme="minorHAnsi"/>
                <w:sz w:val="18"/>
                <w:szCs w:val="18"/>
                <w:u w:val="single"/>
              </w:rPr>
              <w:t xml:space="preserve">elseif </w:t>
            </w:r>
            <w:proofErr w:type="spellStart"/>
            <w:r w:rsidRPr="00723E22">
              <w:rPr>
                <w:rFonts w:asciiTheme="minorHAnsi" w:hAnsiTheme="minorHAnsi"/>
                <w:sz w:val="18"/>
                <w:szCs w:val="18"/>
                <w:u w:val="single"/>
              </w:rPr>
              <w:t>AHUAirflowMethod</w:t>
            </w:r>
            <w:proofErr w:type="spellEnd"/>
            <w:r w:rsidRPr="00723E22">
              <w:rPr>
                <w:rFonts w:asciiTheme="minorHAnsi" w:hAnsiTheme="minorHAnsi"/>
                <w:sz w:val="18"/>
                <w:szCs w:val="18"/>
                <w:u w:val="single"/>
              </w:rPr>
              <w:t xml:space="preserve">= </w:t>
            </w:r>
            <w:proofErr w:type="spellStart"/>
            <w:r w:rsidRPr="00723E22">
              <w:rPr>
                <w:rFonts w:asciiTheme="minorHAnsi" w:hAnsiTheme="minorHAnsi"/>
                <w:sz w:val="18"/>
                <w:szCs w:val="18"/>
                <w:u w:val="single"/>
              </w:rPr>
              <w:t>DefaultAirflowMethod</w:t>
            </w:r>
            <w:proofErr w:type="spellEnd"/>
            <w:r w:rsidRPr="00723E22">
              <w:rPr>
                <w:rFonts w:asciiTheme="minorHAnsi" w:hAnsiTheme="minorHAnsi"/>
                <w:sz w:val="18"/>
                <w:szCs w:val="18"/>
                <w:u w:val="single"/>
              </w:rPr>
              <w:t xml:space="preserve"> then </w:t>
            </w:r>
          </w:p>
          <w:p w14:paraId="3441DF71" w14:textId="097C7E9A" w:rsidR="00723E22" w:rsidRPr="00723E22" w:rsidRDefault="00723E22" w:rsidP="00723E22">
            <w:pPr>
              <w:keepNext/>
              <w:rPr>
                <w:rFonts w:asciiTheme="minorHAnsi" w:hAnsiTheme="minorHAnsi"/>
                <w:sz w:val="18"/>
                <w:szCs w:val="18"/>
              </w:rPr>
            </w:pPr>
            <w:proofErr w:type="spellStart"/>
            <w:r w:rsidRPr="00723E22">
              <w:rPr>
                <w:rFonts w:asciiTheme="minorHAnsi" w:hAnsiTheme="minorHAnsi"/>
                <w:sz w:val="18"/>
                <w:szCs w:val="18"/>
                <w:u w:val="single"/>
              </w:rPr>
              <w:t>AHUAirflow</w:t>
            </w:r>
            <w:proofErr w:type="spellEnd"/>
            <w:r w:rsidRPr="00723E22">
              <w:rPr>
                <w:rFonts w:asciiTheme="minorHAnsi" w:hAnsiTheme="minorHAnsi"/>
                <w:sz w:val="18"/>
                <w:szCs w:val="18"/>
                <w:u w:val="single"/>
              </w:rPr>
              <w:t>=</w:t>
            </w:r>
            <w:proofErr w:type="spellStart"/>
            <w:r w:rsidRPr="00723E22">
              <w:rPr>
                <w:rFonts w:asciiTheme="minorHAnsi" w:hAnsiTheme="minorHAnsi"/>
                <w:sz w:val="18"/>
                <w:szCs w:val="18"/>
                <w:u w:val="single"/>
              </w:rPr>
              <w:t>ZonedCondFloorArea</w:t>
            </w:r>
            <w:proofErr w:type="spellEnd"/>
            <w:r w:rsidRPr="00723E22">
              <w:rPr>
                <w:rFonts w:asciiTheme="minorHAnsi" w:hAnsiTheme="minorHAnsi"/>
                <w:sz w:val="18"/>
                <w:szCs w:val="18"/>
                <w:u w:val="single"/>
              </w:rPr>
              <w:t>*0.5*</w:t>
            </w:r>
            <w:r w:rsidRPr="00723E22">
              <w:rPr>
                <w:rFonts w:asciiTheme="minorHAnsi" w:hAnsiTheme="minorHAnsi"/>
                <w:sz w:val="18"/>
                <w:szCs w:val="18"/>
              </w:rPr>
              <w:t xml:space="preserve"> </w:t>
            </w:r>
            <w:proofErr w:type="spellStart"/>
            <w:proofErr w:type="gramStart"/>
            <w:r w:rsidRPr="00723E22">
              <w:rPr>
                <w:rFonts w:asciiTheme="minorHAnsi" w:hAnsiTheme="minorHAnsi"/>
                <w:sz w:val="18"/>
                <w:szCs w:val="18"/>
              </w:rPr>
              <w:t>LeakageFactor</w:t>
            </w:r>
            <w:proofErr w:type="spellEnd"/>
            <w:r w:rsidRPr="00723E22">
              <w:rPr>
                <w:rFonts w:asciiTheme="minorHAnsi" w:hAnsiTheme="minorHAnsi"/>
                <w:sz w:val="18"/>
                <w:szCs w:val="18"/>
                <w:u w:val="single"/>
              </w:rPr>
              <w:t>;</w:t>
            </w:r>
            <w:proofErr w:type="gramEnd"/>
          </w:p>
          <w:p w14:paraId="5AC3F235" w14:textId="54581DDD" w:rsidR="00AC53E5" w:rsidRDefault="00AC53E5" w:rsidP="00504070">
            <w:pPr>
              <w:keepNext/>
              <w:rPr>
                <w:rFonts w:asciiTheme="minorHAnsi" w:hAnsiTheme="minorHAnsi"/>
                <w:sz w:val="18"/>
                <w:szCs w:val="18"/>
              </w:rPr>
            </w:pPr>
          </w:p>
          <w:p w14:paraId="7B1CFF45" w14:textId="77777777" w:rsidR="00504070" w:rsidRPr="00F52915" w:rsidRDefault="00504070" w:rsidP="00504070">
            <w:pPr>
              <w:keepNext/>
              <w:rPr>
                <w:rFonts w:asciiTheme="minorHAnsi" w:hAnsiTheme="minorHAnsi"/>
                <w:sz w:val="18"/>
                <w:szCs w:val="18"/>
                <w:u w:val="single"/>
              </w:rPr>
            </w:pPr>
            <w:r w:rsidRPr="00F52915">
              <w:rPr>
                <w:rFonts w:asciiTheme="minorHAnsi" w:hAnsiTheme="minorHAnsi"/>
                <w:sz w:val="18"/>
                <w:szCs w:val="18"/>
                <w:u w:val="single"/>
              </w:rPr>
              <w:t xml:space="preserve">elseif </w:t>
            </w:r>
            <w:proofErr w:type="spellStart"/>
            <w:r w:rsidRPr="00F52915">
              <w:rPr>
                <w:rFonts w:asciiTheme="minorHAnsi" w:hAnsiTheme="minorHAnsi"/>
                <w:sz w:val="18"/>
                <w:szCs w:val="18"/>
                <w:u w:val="single"/>
              </w:rPr>
              <w:t>AHUAirflowMethod</w:t>
            </w:r>
            <w:proofErr w:type="spellEnd"/>
            <w:r w:rsidRPr="00F52915">
              <w:rPr>
                <w:rFonts w:asciiTheme="minorHAnsi" w:hAnsiTheme="minorHAnsi"/>
                <w:sz w:val="18"/>
                <w:szCs w:val="18"/>
                <w:u w:val="single"/>
              </w:rPr>
              <w:t xml:space="preserve">= </w:t>
            </w:r>
            <w:proofErr w:type="spellStart"/>
            <w:r w:rsidRPr="00F52915">
              <w:rPr>
                <w:rFonts w:asciiTheme="minorHAnsi" w:hAnsiTheme="minorHAnsi"/>
                <w:sz w:val="18"/>
                <w:szCs w:val="18"/>
                <w:u w:val="single"/>
              </w:rPr>
              <w:t>IndoorUnitMethod</w:t>
            </w:r>
            <w:proofErr w:type="spellEnd"/>
            <w:r w:rsidRPr="00F52915">
              <w:rPr>
                <w:rFonts w:asciiTheme="minorHAnsi" w:hAnsiTheme="minorHAnsi"/>
                <w:sz w:val="18"/>
                <w:szCs w:val="18"/>
                <w:u w:val="single"/>
              </w:rPr>
              <w:t xml:space="preserve"> then</w:t>
            </w:r>
          </w:p>
          <w:p w14:paraId="10A8E6E4" w14:textId="0111688A" w:rsidR="00504070" w:rsidRPr="00EA47D9" w:rsidRDefault="00504070" w:rsidP="00504070">
            <w:pPr>
              <w:keepNext/>
              <w:rPr>
                <w:rFonts w:asciiTheme="minorHAnsi" w:hAnsiTheme="minorHAnsi"/>
                <w:sz w:val="18"/>
                <w:szCs w:val="18"/>
              </w:rPr>
            </w:pPr>
            <w:proofErr w:type="spellStart"/>
            <w:r w:rsidRPr="00F52915">
              <w:rPr>
                <w:rFonts w:asciiTheme="minorHAnsi" w:hAnsiTheme="minorHAnsi"/>
                <w:sz w:val="18"/>
                <w:szCs w:val="18"/>
                <w:u w:val="single"/>
              </w:rPr>
              <w:t>AHUAirflow</w:t>
            </w:r>
            <w:proofErr w:type="spellEnd"/>
            <w:r w:rsidRPr="00F52915">
              <w:rPr>
                <w:rFonts w:asciiTheme="minorHAnsi" w:hAnsiTheme="minorHAnsi"/>
                <w:sz w:val="18"/>
                <w:szCs w:val="18"/>
                <w:u w:val="single"/>
              </w:rPr>
              <w:t>=</w:t>
            </w:r>
            <w:proofErr w:type="spellStart"/>
            <w:r w:rsidRPr="00F52915">
              <w:rPr>
                <w:rFonts w:asciiTheme="minorHAnsi" w:hAnsiTheme="minorHAnsi"/>
                <w:sz w:val="18"/>
                <w:szCs w:val="18"/>
                <w:u w:val="single"/>
              </w:rPr>
              <w:t>IndoorAirUnitCoolingCapacityton</w:t>
            </w:r>
            <w:proofErr w:type="spellEnd"/>
            <w:r w:rsidRPr="00F52915">
              <w:rPr>
                <w:rFonts w:asciiTheme="minorHAnsi" w:hAnsiTheme="minorHAnsi"/>
                <w:sz w:val="18"/>
                <w:szCs w:val="18"/>
                <w:u w:val="single"/>
              </w:rPr>
              <w:t>*</w:t>
            </w:r>
            <w:del w:id="13" w:author="Markstrum, Alexis@Energy" w:date="2021-10-26T11:29:00Z">
              <w:r w:rsidRPr="00F52915" w:rsidDel="002723C3">
                <w:rPr>
                  <w:rFonts w:asciiTheme="minorHAnsi" w:hAnsiTheme="minorHAnsi"/>
                  <w:sz w:val="18"/>
                  <w:szCs w:val="18"/>
                  <w:u w:val="single"/>
                </w:rPr>
                <w:delText>400</w:delText>
              </w:r>
            </w:del>
            <w:ins w:id="14" w:author="Markstrum, Alexis@Energy" w:date="2021-10-26T11:29:00Z">
              <w:r w:rsidR="002723C3">
                <w:rPr>
                  <w:rFonts w:asciiTheme="minorHAnsi" w:hAnsiTheme="minorHAnsi"/>
                  <w:sz w:val="18"/>
                  <w:szCs w:val="18"/>
                  <w:u w:val="single"/>
                </w:rPr>
                <w:t>350</w:t>
              </w:r>
            </w:ins>
            <w:r w:rsidRPr="00F52915">
              <w:rPr>
                <w:rFonts w:asciiTheme="minorHAnsi" w:hAnsiTheme="minorHAnsi"/>
                <w:sz w:val="18"/>
                <w:szCs w:val="18"/>
                <w:u w:val="single"/>
              </w:rPr>
              <w:t>*</w:t>
            </w:r>
            <w:proofErr w:type="spellStart"/>
            <w:r w:rsidRPr="00F52915">
              <w:rPr>
                <w:rFonts w:asciiTheme="minorHAnsi" w:hAnsiTheme="minorHAnsi"/>
                <w:sz w:val="18"/>
                <w:szCs w:val="18"/>
                <w:u w:val="single"/>
              </w:rPr>
              <w:t>LeakageFactor</w:t>
            </w:r>
            <w:proofErr w:type="spellEnd"/>
            <w:r w:rsidRPr="00EA47D9">
              <w:rPr>
                <w:rFonts w:asciiTheme="minorHAnsi" w:hAnsiTheme="minorHAnsi"/>
                <w:sz w:val="18"/>
                <w:szCs w:val="18"/>
                <w:u w:val="single"/>
              </w:rPr>
              <w:t xml:space="preserve"> &gt;&gt;</w:t>
            </w:r>
          </w:p>
        </w:tc>
      </w:tr>
      <w:tr w:rsidR="00504070" w:rsidRPr="00B57311" w14:paraId="10A8E6E9" w14:textId="77777777" w:rsidTr="00F52915">
        <w:trPr>
          <w:trHeight w:val="432"/>
        </w:trPr>
        <w:tc>
          <w:tcPr>
            <w:tcW w:w="212" w:type="pct"/>
            <w:tcBorders>
              <w:bottom w:val="single" w:sz="4" w:space="0" w:color="auto"/>
            </w:tcBorders>
            <w:vAlign w:val="center"/>
          </w:tcPr>
          <w:p w14:paraId="10A8E6E6" w14:textId="75D58C32"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1</w:t>
            </w:r>
          </w:p>
        </w:tc>
        <w:tc>
          <w:tcPr>
            <w:tcW w:w="1871" w:type="pct"/>
            <w:tcBorders>
              <w:bottom w:val="single" w:sz="4" w:space="0" w:color="auto"/>
            </w:tcBorders>
            <w:shd w:val="clear" w:color="auto" w:fill="auto"/>
            <w:vAlign w:val="center"/>
          </w:tcPr>
          <w:p w14:paraId="10A8E6E7" w14:textId="1F3BE6A0" w:rsidR="00504070" w:rsidRPr="00EA47D9" w:rsidRDefault="00504070" w:rsidP="00504070">
            <w:pPr>
              <w:keepNext/>
              <w:rPr>
                <w:rFonts w:asciiTheme="minorHAnsi" w:hAnsiTheme="minorHAnsi"/>
                <w:b/>
                <w:sz w:val="18"/>
                <w:szCs w:val="18"/>
              </w:rPr>
            </w:pPr>
            <w:r w:rsidRPr="00EA47D9">
              <w:rPr>
                <w:rFonts w:asciiTheme="minorHAnsi" w:hAnsiTheme="minorHAnsi"/>
                <w:sz w:val="18"/>
                <w:szCs w:val="18"/>
              </w:rPr>
              <w:t>Actual Duct Leakage Rate from Leakage Test Measurement (cfm)</w:t>
            </w:r>
          </w:p>
        </w:tc>
        <w:tc>
          <w:tcPr>
            <w:tcW w:w="2917" w:type="pct"/>
            <w:tcBorders>
              <w:bottom w:val="single" w:sz="4" w:space="0" w:color="auto"/>
            </w:tcBorders>
            <w:shd w:val="clear" w:color="auto" w:fill="auto"/>
          </w:tcPr>
          <w:p w14:paraId="10A8E6E8"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&lt;&lt;user input: numeric </w:t>
            </w:r>
            <w:proofErr w:type="spellStart"/>
            <w:r w:rsidRPr="00EA47D9">
              <w:rPr>
                <w:rFonts w:asciiTheme="minorHAnsi" w:hAnsiTheme="minorHAnsi"/>
                <w:sz w:val="18"/>
                <w:szCs w:val="18"/>
              </w:rPr>
              <w:t>xxx.x</w:t>
            </w:r>
            <w:proofErr w:type="spellEnd"/>
            <w:r w:rsidRPr="00EA47D9">
              <w:rPr>
                <w:rFonts w:asciiTheme="minorHAnsi" w:hAnsiTheme="minorHAnsi"/>
                <w:sz w:val="18"/>
                <w:szCs w:val="18"/>
              </w:rPr>
              <w:t>&gt;&gt;</w:t>
            </w:r>
          </w:p>
        </w:tc>
      </w:tr>
      <w:tr w:rsidR="00504070" w:rsidRPr="00B57311" w14:paraId="10A8E6ED" w14:textId="77777777" w:rsidTr="00F52915">
        <w:trPr>
          <w:trHeight w:val="432"/>
        </w:trPr>
        <w:tc>
          <w:tcPr>
            <w:tcW w:w="212" w:type="pct"/>
            <w:tcBorders>
              <w:bottom w:val="single" w:sz="4" w:space="0" w:color="auto"/>
            </w:tcBorders>
            <w:vAlign w:val="center"/>
          </w:tcPr>
          <w:p w14:paraId="10A8E6EA" w14:textId="1C7051AD"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2</w:t>
            </w:r>
          </w:p>
        </w:tc>
        <w:tc>
          <w:tcPr>
            <w:tcW w:w="1871" w:type="pct"/>
            <w:tcBorders>
              <w:bottom w:val="single" w:sz="4" w:space="0" w:color="auto"/>
            </w:tcBorders>
            <w:shd w:val="clear" w:color="auto" w:fill="auto"/>
            <w:vAlign w:val="center"/>
          </w:tcPr>
          <w:p w14:paraId="10A8E6EB" w14:textId="580B4D22"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Air-Handling Unit Manufacturer Name</w:t>
            </w:r>
          </w:p>
        </w:tc>
        <w:tc>
          <w:tcPr>
            <w:tcW w:w="2917" w:type="pct"/>
            <w:tcBorders>
              <w:bottom w:val="single" w:sz="4" w:space="0" w:color="auto"/>
            </w:tcBorders>
            <w:shd w:val="clear" w:color="auto" w:fill="auto"/>
          </w:tcPr>
          <w:p w14:paraId="10A8E6EC" w14:textId="3289B07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&lt;&lt;user input, text, maximum 200 characters&gt;&gt;</w:t>
            </w:r>
          </w:p>
        </w:tc>
      </w:tr>
      <w:tr w:rsidR="00504070" w:rsidRPr="00B57311" w14:paraId="10A8E6F1" w14:textId="77777777" w:rsidTr="00F52915">
        <w:trPr>
          <w:trHeight w:val="432"/>
        </w:trPr>
        <w:tc>
          <w:tcPr>
            <w:tcW w:w="212" w:type="pct"/>
            <w:tcBorders>
              <w:bottom w:val="single" w:sz="4" w:space="0" w:color="auto"/>
            </w:tcBorders>
            <w:vAlign w:val="center"/>
          </w:tcPr>
          <w:p w14:paraId="10A8E6EE" w14:textId="1BFA28E6"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3</w:t>
            </w:r>
          </w:p>
        </w:tc>
        <w:tc>
          <w:tcPr>
            <w:tcW w:w="1871" w:type="pct"/>
            <w:tcBorders>
              <w:bottom w:val="single" w:sz="4" w:space="0" w:color="auto"/>
            </w:tcBorders>
            <w:shd w:val="clear" w:color="auto" w:fill="auto"/>
            <w:vAlign w:val="center"/>
          </w:tcPr>
          <w:p w14:paraId="10A8E6EF" w14:textId="449AF65B"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Air-Handling Unit Model Number</w:t>
            </w:r>
          </w:p>
        </w:tc>
        <w:tc>
          <w:tcPr>
            <w:tcW w:w="2917" w:type="pct"/>
            <w:tcBorders>
              <w:bottom w:val="single" w:sz="4" w:space="0" w:color="auto"/>
            </w:tcBorders>
            <w:shd w:val="clear" w:color="auto" w:fill="auto"/>
          </w:tcPr>
          <w:p w14:paraId="10A8E6F0" w14:textId="77DFE9AC"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&lt;&lt;user input, text, maximum 200 characters&gt;&gt;</w:t>
            </w:r>
          </w:p>
        </w:tc>
      </w:tr>
      <w:tr w:rsidR="00504070" w:rsidRPr="00B57311" w14:paraId="10A8E6F5" w14:textId="77777777" w:rsidTr="00F52915">
        <w:trPr>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F2" w14:textId="66FFCB3B"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4</w:t>
            </w:r>
          </w:p>
        </w:tc>
        <w:tc>
          <w:tcPr>
            <w:tcW w:w="4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A8E6F3" w14:textId="24FE14C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Compliance Statement: </w:t>
            </w:r>
          </w:p>
          <w:p w14:paraId="10A8E6F4" w14:textId="7E2481C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&lt;&lt;if measured leakage is </w:t>
            </w:r>
            <w:r w:rsidRPr="00F52915">
              <w:rPr>
                <w:rFonts w:asciiTheme="minorHAnsi" w:hAnsiTheme="minorHAnsi"/>
                <w:sz w:val="18"/>
                <w:szCs w:val="18"/>
              </w:rPr>
              <w:t>≤</w:t>
            </w:r>
            <w:r w:rsidRPr="00EA47D9">
              <w:rPr>
                <w:rFonts w:asciiTheme="minorHAnsi" w:hAnsiTheme="minorHAnsi"/>
                <w:sz w:val="18"/>
                <w:szCs w:val="18"/>
              </w:rPr>
              <w:t>to target allowed:  "system passes leakage test</w:t>
            </w:r>
            <w:proofErr w:type="gramStart"/>
            <w:r w:rsidRPr="00EA47D9">
              <w:rPr>
                <w:rFonts w:asciiTheme="minorHAnsi" w:hAnsiTheme="minorHAnsi"/>
                <w:sz w:val="18"/>
                <w:szCs w:val="18"/>
              </w:rPr>
              <w:t>";  else</w:t>
            </w:r>
            <w:proofErr w:type="gramEnd"/>
            <w:r w:rsidRPr="00EA47D9">
              <w:rPr>
                <w:rFonts w:asciiTheme="minorHAnsi" w:hAnsiTheme="minorHAnsi"/>
                <w:sz w:val="18"/>
                <w:szCs w:val="18"/>
              </w:rPr>
              <w:t xml:space="preserve"> if measured leakage is &gt; target allowed:  "system fails leakage test"&gt;&gt;</w:t>
            </w:r>
          </w:p>
        </w:tc>
      </w:tr>
      <w:tr w:rsidR="00504070" w:rsidRPr="00B57311" w14:paraId="10A8E6FA"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F6" w14:textId="5994A0D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5</w:t>
            </w:r>
          </w:p>
        </w:tc>
        <w:tc>
          <w:tcPr>
            <w:tcW w:w="4788" w:type="pct"/>
            <w:gridSpan w:val="2"/>
            <w:tcBorders>
              <w:top w:val="single" w:sz="4" w:space="0" w:color="auto"/>
              <w:left w:val="single" w:sz="4" w:space="0" w:color="auto"/>
              <w:bottom w:val="single" w:sz="4" w:space="0" w:color="auto"/>
              <w:right w:val="single" w:sz="4" w:space="0" w:color="auto"/>
            </w:tcBorders>
            <w:vAlign w:val="center"/>
          </w:tcPr>
          <w:p w14:paraId="10A8E6F7"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Notes:</w:t>
            </w:r>
          </w:p>
          <w:p w14:paraId="10A8E6F8" w14:textId="7F42B3B5"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&lt;&lt;if CF2R-MCH-20 row B0</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 CF3R-MCH-20 row B01</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then display “The installed cooling capacity, heating capacity or CFA served does not match the Installation Certificate”, elseif CF2R-MCH-20 row B0</w:t>
            </w:r>
            <w:r w:rsidR="00B11B6D" w:rsidRPr="00EA47D9">
              <w:rPr>
                <w:rFonts w:asciiTheme="minorHAnsi" w:hAnsiTheme="minorHAnsi"/>
                <w:sz w:val="18"/>
                <w:szCs w:val="18"/>
              </w:rPr>
              <w:t>2</w:t>
            </w:r>
            <w:r w:rsidRPr="00EA47D9">
              <w:rPr>
                <w:rFonts w:asciiTheme="minorHAnsi" w:hAnsiTheme="minorHAnsi"/>
                <w:sz w:val="18"/>
                <w:szCs w:val="18"/>
              </w:rPr>
              <w:t>,</w:t>
            </w:r>
            <w:r w:rsidR="00B11B6D" w:rsidRPr="00EA47D9">
              <w:rPr>
                <w:rFonts w:asciiTheme="minorHAnsi" w:hAnsiTheme="minorHAnsi"/>
                <w:sz w:val="18"/>
                <w:szCs w:val="18"/>
              </w:rPr>
              <w:t xml:space="preserve"> B03,</w:t>
            </w:r>
            <w:r w:rsidRPr="00EA47D9">
              <w:rPr>
                <w:rFonts w:asciiTheme="minorHAnsi" w:hAnsiTheme="minorHAnsi"/>
                <w:sz w:val="18"/>
                <w:szCs w:val="18"/>
              </w:rPr>
              <w:t xml:space="preserve"> 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 CF3R-MCH-20 row B0</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B02</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then display </w:t>
            </w:r>
            <w:proofErr w:type="gramStart"/>
            <w:r w:rsidRPr="00EA47D9">
              <w:rPr>
                <w:rFonts w:asciiTheme="minorHAnsi" w:hAnsiTheme="minorHAnsi"/>
                <w:sz w:val="18"/>
                <w:szCs w:val="18"/>
              </w:rPr>
              <w:t>“ “</w:t>
            </w:r>
            <w:proofErr w:type="gramEnd"/>
            <w:r w:rsidRPr="00EA47D9">
              <w:rPr>
                <w:rFonts w:asciiTheme="minorHAnsi" w:hAnsiTheme="minorHAnsi"/>
                <w:sz w:val="18"/>
                <w:szCs w:val="18"/>
              </w:rPr>
              <w:t>;</w:t>
            </w:r>
          </w:p>
          <w:p w14:paraId="10A8E6F9" w14:textId="53676F93"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if CF2R-MCH-20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 CF3R-MCH-20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then display “The Air-Handling Unit Manufacturer Name or Model Number does not match the Installation Certificate”, elseif CF2R-MCH-20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 CF3R-MCH-20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then display </w:t>
            </w:r>
            <w:proofErr w:type="gramStart"/>
            <w:r w:rsidRPr="00EA47D9">
              <w:rPr>
                <w:rFonts w:asciiTheme="minorHAnsi" w:hAnsiTheme="minorHAnsi"/>
                <w:sz w:val="18"/>
                <w:szCs w:val="18"/>
              </w:rPr>
              <w:t>“ “</w:t>
            </w:r>
            <w:proofErr w:type="gramEnd"/>
            <w:r w:rsidRPr="00EA47D9">
              <w:rPr>
                <w:rFonts w:asciiTheme="minorHAnsi" w:hAnsiTheme="minorHAnsi"/>
                <w:sz w:val="18"/>
                <w:szCs w:val="18"/>
              </w:rPr>
              <w:t>&gt;&gt;</w:t>
            </w:r>
          </w:p>
        </w:tc>
      </w:tr>
    </w:tbl>
    <w:p w14:paraId="10A8E6FB" w14:textId="77777777" w:rsidR="00C62F10" w:rsidRPr="00B57311" w:rsidRDefault="00C62F10" w:rsidP="000A504D">
      <w:pPr>
        <w:rPr>
          <w:rFonts w:asciiTheme="minorHAnsi" w:hAnsiTheme="minorHAnsi"/>
          <w:sz w:val="18"/>
          <w:szCs w:val="18"/>
        </w:rPr>
      </w:pPr>
      <w:r w:rsidRPr="00B57311">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A735D9" w:rsidRPr="00B57311" w14:paraId="10A8E6FD" w14:textId="77777777" w:rsidTr="00382D14">
        <w:trPr>
          <w:trHeight w:val="305"/>
        </w:trPr>
        <w:tc>
          <w:tcPr>
            <w:tcW w:w="5000" w:type="pct"/>
            <w:gridSpan w:val="3"/>
            <w:vAlign w:val="center"/>
          </w:tcPr>
          <w:p w14:paraId="10A8E6FC" w14:textId="1F7DB0BF" w:rsidR="00A735D9" w:rsidRPr="00B57311" w:rsidRDefault="00A735D9" w:rsidP="000A504D">
            <w:pPr>
              <w:pStyle w:val="Heading3"/>
              <w:numPr>
                <w:ilvl w:val="0"/>
                <w:numId w:val="0"/>
              </w:numPr>
              <w:spacing w:before="0"/>
              <w:ind w:right="86"/>
              <w:rPr>
                <w:rFonts w:asciiTheme="minorHAnsi" w:hAnsiTheme="minorHAnsi"/>
                <w:b/>
                <w:caps/>
                <w:sz w:val="18"/>
                <w:szCs w:val="18"/>
              </w:rPr>
            </w:pPr>
            <w:r w:rsidRPr="00382D14">
              <w:rPr>
                <w:rFonts w:asciiTheme="minorHAnsi" w:hAnsiTheme="minorHAnsi"/>
                <w:b/>
                <w:caps/>
                <w:sz w:val="20"/>
                <w:szCs w:val="18"/>
              </w:rPr>
              <w:lastRenderedPageBreak/>
              <w:t xml:space="preserve">C. </w:t>
            </w:r>
            <w:r w:rsidR="00382D14" w:rsidRPr="00382D14">
              <w:rPr>
                <w:rFonts w:asciiTheme="minorHAnsi" w:hAnsiTheme="minorHAnsi"/>
                <w:b/>
                <w:sz w:val="20"/>
                <w:szCs w:val="18"/>
              </w:rPr>
              <w:t>Additional Requirements for Compliance</w:t>
            </w:r>
          </w:p>
        </w:tc>
      </w:tr>
      <w:tr w:rsidR="00A735D9" w:rsidRPr="00B57311" w14:paraId="10A8E6FF" w14:textId="77777777" w:rsidTr="00A735D9">
        <w:trPr>
          <w:trHeight w:val="360"/>
        </w:trPr>
        <w:tc>
          <w:tcPr>
            <w:tcW w:w="5000" w:type="pct"/>
            <w:gridSpan w:val="3"/>
            <w:vAlign w:val="center"/>
          </w:tcPr>
          <w:p w14:paraId="10A8E6FE" w14:textId="77777777" w:rsidR="00A735D9" w:rsidRPr="00B57311" w:rsidRDefault="00A735D9" w:rsidP="000A504D">
            <w:pPr>
              <w:rPr>
                <w:rFonts w:asciiTheme="minorHAnsi" w:hAnsiTheme="minorHAnsi"/>
                <w:sz w:val="18"/>
                <w:szCs w:val="18"/>
              </w:rPr>
            </w:pPr>
            <w:r w:rsidRPr="00B57311">
              <w:rPr>
                <w:rFonts w:asciiTheme="minorHAnsi" w:hAnsiTheme="minorHAnsi"/>
                <w:b/>
                <w:sz w:val="18"/>
                <w:szCs w:val="18"/>
              </w:rPr>
              <w:t>The responsible persons signature on this document indicates the installation complies with the following requirements:</w:t>
            </w:r>
          </w:p>
        </w:tc>
      </w:tr>
      <w:tr w:rsidR="00A735D9" w:rsidRPr="00B57311" w14:paraId="10A8E703" w14:textId="77777777" w:rsidTr="00174B0A">
        <w:trPr>
          <w:trHeight w:val="357"/>
        </w:trPr>
        <w:tc>
          <w:tcPr>
            <w:tcW w:w="213" w:type="pct"/>
            <w:vAlign w:val="center"/>
          </w:tcPr>
          <w:p w14:paraId="10A8E70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1</w:t>
            </w:r>
          </w:p>
        </w:tc>
        <w:tc>
          <w:tcPr>
            <w:tcW w:w="4787" w:type="pct"/>
            <w:gridSpan w:val="2"/>
            <w:vAlign w:val="center"/>
          </w:tcPr>
          <w:p w14:paraId="10A8E701" w14:textId="77777777" w:rsidR="00A735D9" w:rsidRPr="00382D14" w:rsidRDefault="00A735D9" w:rsidP="000A504D">
            <w:pPr>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702" w14:textId="28F642BC" w:rsidR="00A735D9" w:rsidRPr="00382D14" w:rsidRDefault="00394CBC" w:rsidP="000A504D">
            <w:hyperlink r:id="rId23" w:history="1">
              <w:r w:rsidR="00382D14" w:rsidRPr="00382D14">
                <w:rPr>
                  <w:rStyle w:val="Hyperlink"/>
                  <w:rFonts w:asciiTheme="minorHAnsi" w:hAnsiTheme="minorHAnsi"/>
                  <w:sz w:val="18"/>
                  <w:szCs w:val="18"/>
                </w:rPr>
                <w:t>http://www.energy.ca.gov/title24/equipment_cert/llahu/low_leakage_air_handling_units.pdf</w:t>
              </w:r>
            </w:hyperlink>
            <w:r w:rsidR="00382D14">
              <w:t xml:space="preserve"> </w:t>
            </w:r>
          </w:p>
        </w:tc>
      </w:tr>
      <w:tr w:rsidR="00A735D9" w:rsidRPr="00B57311" w14:paraId="10A8E706" w14:textId="77777777" w:rsidTr="00174B0A">
        <w:trPr>
          <w:trHeight w:val="357"/>
        </w:trPr>
        <w:tc>
          <w:tcPr>
            <w:tcW w:w="213" w:type="pct"/>
            <w:vAlign w:val="center"/>
          </w:tcPr>
          <w:p w14:paraId="10A8E704"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2</w:t>
            </w:r>
          </w:p>
        </w:tc>
        <w:tc>
          <w:tcPr>
            <w:tcW w:w="4787" w:type="pct"/>
            <w:gridSpan w:val="2"/>
            <w:vAlign w:val="center"/>
          </w:tcPr>
          <w:p w14:paraId="10A8E705" w14:textId="4270B2B9" w:rsidR="00A735D9" w:rsidRPr="00B57311" w:rsidRDefault="00A735D9" w:rsidP="00382D14">
            <w:pPr>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A735D9" w:rsidRPr="00B57311" w14:paraId="10A8E709" w14:textId="77777777" w:rsidTr="00174B0A">
        <w:trPr>
          <w:trHeight w:val="357"/>
        </w:trPr>
        <w:tc>
          <w:tcPr>
            <w:tcW w:w="213" w:type="pct"/>
            <w:vAlign w:val="center"/>
          </w:tcPr>
          <w:p w14:paraId="10A8E707"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3</w:t>
            </w:r>
          </w:p>
        </w:tc>
        <w:tc>
          <w:tcPr>
            <w:tcW w:w="4787" w:type="pct"/>
            <w:gridSpan w:val="2"/>
            <w:vAlign w:val="center"/>
          </w:tcPr>
          <w:p w14:paraId="10A8E708" w14:textId="026ABCFE" w:rsidR="00A735D9" w:rsidRPr="00B57311" w:rsidRDefault="007D67C8" w:rsidP="000A504D">
            <w:pPr>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w:t>
            </w:r>
            <w:r w:rsidRPr="007D67C8">
              <w:rPr>
                <w:rFonts w:asciiTheme="minorHAnsi" w:hAnsiTheme="minorHAnsi"/>
                <w:sz w:val="18"/>
              </w:rPr>
              <w:t xml:space="preserve">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B57311" w14:paraId="10A8E70C" w14:textId="77777777" w:rsidTr="00174B0A">
        <w:trPr>
          <w:trHeight w:val="357"/>
        </w:trPr>
        <w:tc>
          <w:tcPr>
            <w:tcW w:w="213" w:type="pct"/>
            <w:vAlign w:val="center"/>
          </w:tcPr>
          <w:p w14:paraId="10A8E70A"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4</w:t>
            </w:r>
          </w:p>
        </w:tc>
        <w:tc>
          <w:tcPr>
            <w:tcW w:w="4787" w:type="pct"/>
            <w:gridSpan w:val="2"/>
            <w:vAlign w:val="center"/>
          </w:tcPr>
          <w:p w14:paraId="10A8E70B" w14:textId="77777777" w:rsidR="00A735D9" w:rsidRPr="00B57311" w:rsidRDefault="00A735D9" w:rsidP="000A504D">
            <w:pPr>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w:t>
            </w:r>
            <w:bookmarkStart w:id="15" w:name="OLE_LINK1"/>
            <w:r w:rsidRPr="00B57311">
              <w:rPr>
                <w:rFonts w:asciiTheme="minorHAnsi" w:hAnsiTheme="minorHAnsi"/>
                <w:sz w:val="18"/>
                <w:szCs w:val="18"/>
              </w:rPr>
              <w:t>supply and return register boots were sealed to the drywall</w:t>
            </w:r>
            <w:bookmarkEnd w:id="15"/>
            <w:r w:rsidRPr="00B57311">
              <w:rPr>
                <w:rFonts w:asciiTheme="minorHAnsi" w:hAnsiTheme="minorHAnsi"/>
                <w:sz w:val="18"/>
                <w:szCs w:val="18"/>
              </w:rPr>
              <w:t>.</w:t>
            </w:r>
          </w:p>
        </w:tc>
      </w:tr>
      <w:tr w:rsidR="00A735D9" w:rsidRPr="00B57311" w14:paraId="10A8E70F" w14:textId="77777777" w:rsidTr="00174B0A">
        <w:trPr>
          <w:trHeight w:val="357"/>
        </w:trPr>
        <w:tc>
          <w:tcPr>
            <w:tcW w:w="213" w:type="pct"/>
            <w:vAlign w:val="center"/>
          </w:tcPr>
          <w:p w14:paraId="10A8E70D"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5</w:t>
            </w:r>
          </w:p>
        </w:tc>
        <w:tc>
          <w:tcPr>
            <w:tcW w:w="4787" w:type="pct"/>
            <w:gridSpan w:val="2"/>
            <w:vAlign w:val="center"/>
          </w:tcPr>
          <w:p w14:paraId="10A8E70E"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A735D9" w:rsidRPr="00B57311" w14:paraId="10A8E712" w14:textId="77777777" w:rsidTr="00174B0A">
        <w:trPr>
          <w:trHeight w:val="357"/>
        </w:trPr>
        <w:tc>
          <w:tcPr>
            <w:tcW w:w="213" w:type="pct"/>
            <w:vAlign w:val="center"/>
          </w:tcPr>
          <w:p w14:paraId="10A8E71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6</w:t>
            </w:r>
          </w:p>
        </w:tc>
        <w:tc>
          <w:tcPr>
            <w:tcW w:w="4787" w:type="pct"/>
            <w:gridSpan w:val="2"/>
            <w:vAlign w:val="center"/>
          </w:tcPr>
          <w:p w14:paraId="10A8E711"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A735D9" w:rsidRPr="00B57311" w14:paraId="10A8E715" w14:textId="77777777" w:rsidTr="00174B0A">
        <w:trPr>
          <w:trHeight w:val="357"/>
        </w:trPr>
        <w:tc>
          <w:tcPr>
            <w:tcW w:w="213" w:type="pct"/>
            <w:vAlign w:val="center"/>
          </w:tcPr>
          <w:p w14:paraId="10A8E713"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7</w:t>
            </w:r>
          </w:p>
        </w:tc>
        <w:tc>
          <w:tcPr>
            <w:tcW w:w="4787" w:type="pct"/>
            <w:gridSpan w:val="2"/>
            <w:vAlign w:val="center"/>
          </w:tcPr>
          <w:p w14:paraId="10A8E714"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684D84" w:rsidRPr="00B57311" w14:paraId="10A8E71C" w14:textId="77777777" w:rsidTr="001724F3">
        <w:trPr>
          <w:trHeight w:val="288"/>
        </w:trPr>
        <w:tc>
          <w:tcPr>
            <w:tcW w:w="213" w:type="pct"/>
            <w:vAlign w:val="center"/>
          </w:tcPr>
          <w:p w14:paraId="10A8E716"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717"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Verification Status</w:t>
            </w:r>
            <w:r w:rsidR="007D4FAB">
              <w:rPr>
                <w:rFonts w:asciiTheme="minorHAnsi" w:hAnsiTheme="minorHAnsi"/>
                <w:sz w:val="18"/>
                <w:szCs w:val="18"/>
              </w:rPr>
              <w:t>:</w:t>
            </w:r>
          </w:p>
        </w:tc>
        <w:tc>
          <w:tcPr>
            <w:tcW w:w="3523" w:type="pct"/>
            <w:vAlign w:val="center"/>
          </w:tcPr>
          <w:p w14:paraId="10A8E718" w14:textId="77777777" w:rsidR="007D4FAB" w:rsidRDefault="007D4FAB" w:rsidP="007D4FAB">
            <w:pPr>
              <w:rPr>
                <w:sz w:val="24"/>
                <w:szCs w:val="24"/>
              </w:rPr>
            </w:pPr>
            <w:r>
              <w:rPr>
                <w:rFonts w:ascii="Calibri" w:hAnsi="Calibri"/>
                <w:sz w:val="18"/>
              </w:rPr>
              <w:t>&lt;&lt;user pick from list:</w:t>
            </w:r>
          </w:p>
          <w:p w14:paraId="10A8E719" w14:textId="77777777" w:rsidR="007D4FAB" w:rsidRDefault="007D4FAB" w:rsidP="007D4FA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0A8E71A" w14:textId="77777777" w:rsidR="007D4FAB" w:rsidRDefault="007D4FAB" w:rsidP="007D4FA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0A8E71B" w14:textId="77777777" w:rsidR="00684D84" w:rsidRPr="00B57311" w:rsidRDefault="007D4FAB" w:rsidP="007D4FA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7D4FAB" w:rsidRPr="00B57311" w14:paraId="10A8E720" w14:textId="77777777" w:rsidTr="001724F3">
        <w:trPr>
          <w:trHeight w:val="288"/>
        </w:trPr>
        <w:tc>
          <w:tcPr>
            <w:tcW w:w="213" w:type="pct"/>
            <w:vAlign w:val="center"/>
          </w:tcPr>
          <w:p w14:paraId="10A8E71D" w14:textId="77777777" w:rsidR="007D4FAB" w:rsidRPr="00B57311" w:rsidRDefault="007D4FAB" w:rsidP="000A504D">
            <w:pPr>
              <w:rPr>
                <w:rFonts w:asciiTheme="minorHAnsi" w:hAnsiTheme="minorHAnsi"/>
                <w:sz w:val="18"/>
                <w:szCs w:val="18"/>
              </w:rPr>
            </w:pPr>
            <w:r>
              <w:rPr>
                <w:rFonts w:asciiTheme="minorHAnsi" w:hAnsiTheme="minorHAnsi"/>
                <w:sz w:val="18"/>
                <w:szCs w:val="18"/>
              </w:rPr>
              <w:t>09</w:t>
            </w:r>
          </w:p>
        </w:tc>
        <w:tc>
          <w:tcPr>
            <w:tcW w:w="1264" w:type="pct"/>
            <w:vAlign w:val="center"/>
          </w:tcPr>
          <w:p w14:paraId="10A8E71E" w14:textId="77777777" w:rsidR="007D4FAB" w:rsidRPr="00B57311" w:rsidRDefault="007D4FAB" w:rsidP="000A504D">
            <w:pPr>
              <w:rPr>
                <w:rFonts w:asciiTheme="minorHAnsi" w:hAnsiTheme="minorHAnsi"/>
                <w:sz w:val="18"/>
                <w:szCs w:val="18"/>
              </w:rPr>
            </w:pPr>
            <w:r>
              <w:rPr>
                <w:rFonts w:ascii="Calibri" w:hAnsi="Calibri"/>
                <w:sz w:val="18"/>
              </w:rPr>
              <w:t>Correction Notes:</w:t>
            </w:r>
          </w:p>
        </w:tc>
        <w:tc>
          <w:tcPr>
            <w:tcW w:w="3523" w:type="pct"/>
            <w:vAlign w:val="center"/>
          </w:tcPr>
          <w:p w14:paraId="10A8E71F" w14:textId="77777777" w:rsidR="007D4FAB" w:rsidRPr="00B57311" w:rsidRDefault="007D4FAB" w:rsidP="000A504D">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90706C" w:rsidRPr="00B57311" w14:paraId="10A8E722" w14:textId="77777777" w:rsidTr="00D85AFC">
        <w:trPr>
          <w:trHeight w:val="288"/>
        </w:trPr>
        <w:tc>
          <w:tcPr>
            <w:tcW w:w="5000" w:type="pct"/>
            <w:gridSpan w:val="3"/>
            <w:vAlign w:val="center"/>
          </w:tcPr>
          <w:p w14:paraId="10A8E721" w14:textId="77777777" w:rsidR="0090706C" w:rsidRPr="00B57311" w:rsidRDefault="007D4FAB" w:rsidP="00D85AFC">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723" w14:textId="77777777" w:rsidR="00C62F10" w:rsidRPr="00382D14" w:rsidRDefault="00C62F10"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21F0C" w:rsidRPr="00A21F0C" w14:paraId="10A8E726" w14:textId="77777777" w:rsidTr="00A21F0C">
        <w:trPr>
          <w:cantSplit/>
          <w:trHeight w:val="432"/>
        </w:trPr>
        <w:tc>
          <w:tcPr>
            <w:tcW w:w="5000" w:type="pct"/>
            <w:gridSpan w:val="2"/>
            <w:vAlign w:val="center"/>
          </w:tcPr>
          <w:p w14:paraId="10A8E724" w14:textId="78852A29" w:rsidR="00A21F0C" w:rsidRPr="00382D14" w:rsidRDefault="00A21F0C" w:rsidP="00382D14">
            <w:pPr>
              <w:keepNext/>
              <w:rPr>
                <w:rFonts w:asciiTheme="minorHAnsi" w:hAnsiTheme="minorHAnsi"/>
                <w:b/>
                <w:szCs w:val="18"/>
              </w:rPr>
            </w:pPr>
            <w:r w:rsidRPr="00382D14">
              <w:rPr>
                <w:rFonts w:asciiTheme="minorHAnsi" w:hAnsiTheme="minorHAnsi"/>
                <w:b/>
                <w:szCs w:val="18"/>
              </w:rPr>
              <w:t>D. Determination of HERS Verification Compliance</w:t>
            </w:r>
          </w:p>
          <w:p w14:paraId="10A8E725" w14:textId="77777777" w:rsidR="00A21F0C" w:rsidRPr="00A21F0C" w:rsidRDefault="00A21F0C"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w:t>
            </w:r>
            <w:proofErr w:type="gramStart"/>
            <w:r w:rsidRPr="00A21F0C">
              <w:rPr>
                <w:rFonts w:asciiTheme="minorHAnsi" w:hAnsiTheme="minorHAnsi"/>
                <w:sz w:val="18"/>
                <w:szCs w:val="18"/>
              </w:rPr>
              <w:t>in order for</w:t>
            </w:r>
            <w:proofErr w:type="gramEnd"/>
            <w:r w:rsidRPr="00A21F0C">
              <w:rPr>
                <w:rFonts w:asciiTheme="minorHAnsi" w:hAnsiTheme="minorHAnsi"/>
                <w:sz w:val="18"/>
                <w:szCs w:val="18"/>
              </w:rPr>
              <w:t xml:space="preserve"> this Certificate of Verification as a whole to be determined to be in compliance. </w:t>
            </w:r>
          </w:p>
        </w:tc>
      </w:tr>
      <w:tr w:rsidR="00A21F0C" w:rsidRPr="00A21F0C" w14:paraId="10A8E729" w14:textId="77777777" w:rsidTr="00A21F0C">
        <w:trPr>
          <w:cantSplit/>
          <w:trHeight w:val="432"/>
        </w:trPr>
        <w:tc>
          <w:tcPr>
            <w:tcW w:w="253" w:type="pct"/>
            <w:vAlign w:val="center"/>
          </w:tcPr>
          <w:p w14:paraId="10A8E727" w14:textId="77777777" w:rsidR="00A21F0C" w:rsidRPr="00A21F0C" w:rsidDel="00C76C40" w:rsidRDefault="00A21F0C" w:rsidP="00A21F0C">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728" w14:textId="4CBBB26E" w:rsidR="00A21F0C" w:rsidRPr="00A21F0C" w:rsidRDefault="00A21F0C">
            <w:pPr>
              <w:keepNext/>
              <w:spacing w:after="60"/>
              <w:rPr>
                <w:rFonts w:asciiTheme="minorHAnsi" w:hAnsiTheme="minorHAnsi"/>
                <w:sz w:val="18"/>
                <w:szCs w:val="18"/>
              </w:rPr>
            </w:pPr>
            <w:r w:rsidRPr="00A21F0C">
              <w:rPr>
                <w:rFonts w:asciiTheme="minorHAnsi" w:hAnsiTheme="minorHAnsi"/>
                <w:sz w:val="18"/>
                <w:szCs w:val="18"/>
              </w:rPr>
              <w:t>&lt;&lt;</w:t>
            </w:r>
            <w:r>
              <w:rPr>
                <w:rFonts w:asciiTheme="minorHAnsi" w:hAnsiTheme="minorHAnsi"/>
                <w:sz w:val="18"/>
                <w:szCs w:val="18"/>
              </w:rPr>
              <w:t>if B1</w:t>
            </w:r>
            <w:r w:rsidR="00656232">
              <w:rPr>
                <w:rFonts w:asciiTheme="minorHAnsi" w:hAnsiTheme="minorHAnsi"/>
                <w:sz w:val="18"/>
                <w:szCs w:val="18"/>
              </w:rPr>
              <w:t>4</w:t>
            </w:r>
            <w:r w:rsidR="00A46DE0">
              <w:rPr>
                <w:rFonts w:asciiTheme="minorHAnsi" w:hAnsiTheme="minorHAnsi"/>
                <w:sz w:val="18"/>
                <w:szCs w:val="18"/>
              </w:rPr>
              <w:t>=system passes leakage test, and C08≠Fail</w:t>
            </w:r>
            <w:r w:rsidRPr="00A21F0C">
              <w:rPr>
                <w:rFonts w:asciiTheme="minorHAnsi" w:hAnsiTheme="minorHAnsi"/>
                <w:sz w:val="18"/>
                <w:szCs w:val="18"/>
              </w:rPr>
              <w:t xml:space="preserve">, then display: </w:t>
            </w:r>
            <w:r w:rsidR="00656232">
              <w:rPr>
                <w:rFonts w:asciiTheme="minorHAnsi" w:hAnsiTheme="minorHAnsi"/>
                <w:sz w:val="18"/>
                <w:szCs w:val="18"/>
              </w:rPr>
              <w:t>“</w:t>
            </w:r>
            <w:r w:rsidRPr="00A21F0C">
              <w:rPr>
                <w:rFonts w:asciiTheme="minorHAnsi" w:hAnsiTheme="minorHAnsi"/>
                <w:sz w:val="18"/>
                <w:szCs w:val="18"/>
              </w:rPr>
              <w:t>Complies: All specified verification protocol requirements on this document are met</w:t>
            </w:r>
            <w:proofErr w:type="gramStart"/>
            <w:r w:rsidR="00656232">
              <w:rPr>
                <w:rFonts w:asciiTheme="minorHAnsi" w:hAnsiTheme="minorHAnsi"/>
                <w:sz w:val="18"/>
                <w:szCs w:val="18"/>
              </w:rPr>
              <w:t>”</w:t>
            </w:r>
            <w:r w:rsidRPr="00A21F0C">
              <w:rPr>
                <w:rFonts w:asciiTheme="minorHAnsi" w:hAnsiTheme="minorHAnsi"/>
                <w:sz w:val="18"/>
                <w:szCs w:val="18"/>
              </w:rPr>
              <w:t>;  else</w:t>
            </w:r>
            <w:proofErr w:type="gramEnd"/>
            <w:r w:rsidRPr="00A21F0C">
              <w:rPr>
                <w:rFonts w:asciiTheme="minorHAnsi" w:hAnsiTheme="minorHAnsi"/>
                <w:sz w:val="18"/>
                <w:szCs w:val="18"/>
              </w:rPr>
              <w:t xml:space="preserve"> display: </w:t>
            </w:r>
            <w:r w:rsidR="00656232">
              <w:rPr>
                <w:rFonts w:asciiTheme="minorHAnsi" w:hAnsiTheme="minorHAnsi"/>
                <w:sz w:val="18"/>
                <w:szCs w:val="18"/>
              </w:rPr>
              <w:t>“</w:t>
            </w:r>
            <w:r w:rsidRPr="00A21F0C">
              <w:rPr>
                <w:rFonts w:asciiTheme="minorHAnsi" w:hAnsiTheme="minorHAnsi"/>
                <w:sz w:val="18"/>
                <w:szCs w:val="18"/>
              </w:rPr>
              <w:t>Does not comply: One or more specified verification protocol requirements on this document are not met</w:t>
            </w:r>
            <w:r w:rsidR="00656232">
              <w:rPr>
                <w:rFonts w:asciiTheme="minorHAnsi" w:hAnsiTheme="minorHAnsi"/>
                <w:sz w:val="18"/>
                <w:szCs w:val="18"/>
              </w:rPr>
              <w:t>”</w:t>
            </w:r>
            <w:r w:rsidRPr="00A21F0C">
              <w:rPr>
                <w:rFonts w:asciiTheme="minorHAnsi" w:hAnsiTheme="minorHAnsi"/>
                <w:sz w:val="18"/>
                <w:szCs w:val="18"/>
              </w:rPr>
              <w:t xml:space="preserve"> &gt;&gt;</w:t>
            </w:r>
          </w:p>
        </w:tc>
      </w:tr>
    </w:tbl>
    <w:p w14:paraId="10A8E72A" w14:textId="77777777" w:rsidR="007D4FAB" w:rsidRPr="00B57311" w:rsidRDefault="007D4FAB" w:rsidP="000A504D">
      <w:pPr>
        <w:rPr>
          <w:rFonts w:asciiTheme="minorHAnsi" w:hAnsiTheme="minorHAnsi"/>
          <w:sz w:val="18"/>
          <w:szCs w:val="18"/>
        </w:rPr>
      </w:pPr>
    </w:p>
    <w:sectPr w:rsidR="007D4FAB" w:rsidRPr="00B57311" w:rsidSect="00737138">
      <w:headerReference w:type="even" r:id="rId24"/>
      <w:headerReference w:type="default" r:id="rId25"/>
      <w:foot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EDB9A" w14:textId="77777777" w:rsidR="00C93DFA" w:rsidRDefault="00C93DFA">
      <w:r>
        <w:separator/>
      </w:r>
    </w:p>
  </w:endnote>
  <w:endnote w:type="continuationSeparator" w:id="0">
    <w:p w14:paraId="66611FDE" w14:textId="77777777" w:rsidR="00C93DFA" w:rsidRDefault="00C93DFA">
      <w:r>
        <w:continuationSeparator/>
      </w:r>
    </w:p>
  </w:endnote>
  <w:endnote w:type="continuationNotice" w:id="1">
    <w:p w14:paraId="0BA97C61" w14:textId="77777777" w:rsidR="00C93DFA" w:rsidRDefault="00C93D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EAC19" w14:textId="77777777" w:rsidR="00394CBC" w:rsidRDefault="00394C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2" w14:textId="77777777" w:rsidR="00694A07" w:rsidRPr="00C432F0" w:rsidRDefault="00694A07" w:rsidP="00C432F0">
    <w:pPr>
      <w:pStyle w:val="Footer"/>
    </w:pPr>
    <w:r w:rsidRPr="00C432F0">
      <w:t xml:space="preserve">Registration Number:                                                           Registration Date/Time:                                           HERS Provider:                       </w:t>
    </w:r>
  </w:p>
  <w:p w14:paraId="10A8E743" w14:textId="7203E18C" w:rsidR="00694A07" w:rsidRPr="00C432F0" w:rsidRDefault="00694A07" w:rsidP="00C432F0">
    <w:pPr>
      <w:pStyle w:val="Footer"/>
    </w:pPr>
    <w:r w:rsidRPr="00C432F0">
      <w:t>CA Building Energy Efficiency Standards - 20</w:t>
    </w:r>
    <w:ins w:id="5" w:author="Alhabibi, Haider@Energy" w:date="2021-08-25T12:48:00Z">
      <w:r w:rsidR="00641B4B">
        <w:t>22</w:t>
      </w:r>
    </w:ins>
    <w:del w:id="6" w:author="Alhabibi, Haider@Energy" w:date="2021-08-25T12:48:00Z">
      <w:r w:rsidRPr="00C432F0" w:rsidDel="00641B4B">
        <w:delText>1</w:delText>
      </w:r>
      <w:r w:rsidDel="00641B4B">
        <w:delText>9</w:delText>
      </w:r>
    </w:del>
    <w:r w:rsidRPr="00C432F0">
      <w:t xml:space="preserve"> Residential Compliance</w:t>
    </w:r>
    <w:r w:rsidRPr="00C432F0">
      <w:tab/>
    </w:r>
    <w:r>
      <w:t>January 20</w:t>
    </w:r>
    <w:ins w:id="7" w:author="Alhabibi, Haider@Energy" w:date="2021-08-25T12:48:00Z">
      <w:r w:rsidR="00641B4B">
        <w:t>22</w:t>
      </w:r>
    </w:ins>
    <w:del w:id="8" w:author="Alhabibi, Haider@Energy" w:date="2021-08-25T12:48:00Z">
      <w:r w:rsidDel="00641B4B">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AA4C" w14:textId="77777777" w:rsidR="00394CBC" w:rsidRDefault="00394C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D" w14:textId="3AC01DC5" w:rsidR="00694A07" w:rsidRPr="00C432F0" w:rsidRDefault="00694A07" w:rsidP="00C432F0">
    <w:pPr>
      <w:pStyle w:val="Footer"/>
    </w:pPr>
    <w:r w:rsidRPr="00C432F0">
      <w:t>CA Building Energy Efficiency Standards - 20</w:t>
    </w:r>
    <w:ins w:id="9" w:author="Alhabibi, Haider@Energy" w:date="2021-08-25T12:49:00Z">
      <w:r w:rsidR="00641B4B">
        <w:t>22</w:t>
      </w:r>
    </w:ins>
    <w:del w:id="10" w:author="Alhabibi, Haider@Energy" w:date="2021-08-25T12:49:00Z">
      <w:r w:rsidRPr="00C432F0" w:rsidDel="00641B4B">
        <w:delText>1</w:delText>
      </w:r>
      <w:r w:rsidDel="00641B4B">
        <w:delText>9</w:delText>
      </w:r>
    </w:del>
    <w:r w:rsidRPr="00C432F0">
      <w:t xml:space="preserve"> Residential Compliance</w:t>
    </w:r>
    <w:r w:rsidRPr="00C432F0">
      <w:tab/>
    </w:r>
    <w:r>
      <w:t>January 20</w:t>
    </w:r>
    <w:ins w:id="11" w:author="Alhabibi, Haider@Energy" w:date="2021-08-25T12:49:00Z">
      <w:r w:rsidR="00641B4B">
        <w:t>22</w:t>
      </w:r>
    </w:ins>
    <w:del w:id="12" w:author="Alhabibi, Haider@Energy" w:date="2021-08-25T12:49:00Z">
      <w:r w:rsidDel="00641B4B">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7" w14:textId="3F5FFEFC" w:rsidR="00694A07" w:rsidRPr="008C1989" w:rsidRDefault="00694A07" w:rsidP="00C432F0">
    <w:pPr>
      <w:pStyle w:val="Footer"/>
    </w:pPr>
    <w:r w:rsidRPr="00D161B1">
      <w:t>CA Building Energy Efficiency Standards - 20</w:t>
    </w:r>
    <w:ins w:id="16" w:author="Alhabibi, Haider@Energy" w:date="2021-08-25T12:49:00Z">
      <w:r w:rsidR="00641B4B">
        <w:t>22</w:t>
      </w:r>
    </w:ins>
    <w:del w:id="17" w:author="Alhabibi, Haider@Energy" w:date="2021-08-25T12:49:00Z">
      <w:r w:rsidRPr="00D161B1" w:rsidDel="00641B4B">
        <w:delText>1</w:delText>
      </w:r>
      <w:r w:rsidDel="00641B4B">
        <w:delText>9</w:delText>
      </w:r>
    </w:del>
    <w:r w:rsidRPr="00D161B1">
      <w:t xml:space="preserve"> Residential Compliance</w:t>
    </w:r>
    <w:r w:rsidRPr="00D161B1">
      <w:tab/>
    </w:r>
    <w:r>
      <w:t>January 20</w:t>
    </w:r>
    <w:ins w:id="18" w:author="Alhabibi, Haider@Energy" w:date="2021-08-25T12:49:00Z">
      <w:r w:rsidR="00641B4B">
        <w:t>22</w:t>
      </w:r>
    </w:ins>
    <w:del w:id="19" w:author="Alhabibi, Haider@Energy" w:date="2021-08-25T12:49:00Z">
      <w:r w:rsidDel="00641B4B">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44000" w14:textId="77777777" w:rsidR="00C93DFA" w:rsidRDefault="00C93DFA">
      <w:r>
        <w:separator/>
      </w:r>
    </w:p>
  </w:footnote>
  <w:footnote w:type="continuationSeparator" w:id="0">
    <w:p w14:paraId="5E81FB99" w14:textId="77777777" w:rsidR="00C93DFA" w:rsidRDefault="00C93DFA">
      <w:r>
        <w:continuationSeparator/>
      </w:r>
    </w:p>
  </w:footnote>
  <w:footnote w:type="continuationNotice" w:id="1">
    <w:p w14:paraId="3A6FEBF4" w14:textId="77777777" w:rsidR="00C93DFA" w:rsidRDefault="00C93D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2F" w14:textId="4B05B140" w:rsidR="00694A07" w:rsidRDefault="00694A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30" w14:textId="6FAF067E" w:rsidR="00694A07" w:rsidRPr="007770C5" w:rsidRDefault="00394CBC" w:rsidP="00C22DA5">
    <w:pPr>
      <w:suppressAutoHyphens/>
      <w:ind w:left="-90"/>
      <w:rPr>
        <w:rFonts w:ascii="Arial" w:hAnsi="Arial" w:cs="Arial"/>
        <w:sz w:val="14"/>
        <w:szCs w:val="14"/>
      </w:rPr>
    </w:pPr>
    <w:customXmlInsRangeStart w:id="0" w:author="Geiser, Che@Energy" w:date="2022-04-11T13:48:00Z"/>
    <w:sdt>
      <w:sdtPr>
        <w:rPr>
          <w:rFonts w:ascii="Arial" w:hAnsi="Arial" w:cs="Arial"/>
          <w:sz w:val="14"/>
          <w:szCs w:val="14"/>
        </w:rPr>
        <w:id w:val="1362175012"/>
        <w:docPartObj>
          <w:docPartGallery w:val="Watermarks"/>
          <w:docPartUnique/>
        </w:docPartObj>
      </w:sdtPr>
      <w:sdtContent>
        <w:customXmlInsRangeEnd w:id="0"/>
        <w:ins w:id="1" w:author="Geiser, Che@Energy" w:date="2022-04-11T13:48:00Z">
          <w:r w:rsidRPr="00394CBC">
            <w:rPr>
              <w:rFonts w:ascii="Arial" w:hAnsi="Arial" w:cs="Arial"/>
              <w:noProof/>
              <w:sz w:val="14"/>
              <w:szCs w:val="14"/>
            </w:rPr>
            <w:pict w14:anchorId="1673ED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48:00Z"/>
      </w:sdtContent>
    </w:sdt>
    <w:customXmlInsRangeEnd w:id="2"/>
    <w:r w:rsidR="00694A07" w:rsidRPr="00D353AB">
      <w:rPr>
        <w:rFonts w:ascii="Arial" w:hAnsi="Arial"/>
        <w:noProof/>
        <w:sz w:val="14"/>
      </w:rPr>
      <w:drawing>
        <wp:anchor distT="0" distB="0" distL="114300" distR="114300" simplePos="0" relativeHeight="251659264" behindDoc="0" locked="0" layoutInCell="1" allowOverlap="1" wp14:anchorId="10A8E75B" wp14:editId="5D5BD3E9">
          <wp:simplePos x="0" y="0"/>
          <wp:positionH relativeFrom="margin">
            <wp:posOffset>6591300</wp:posOffset>
          </wp:positionH>
          <wp:positionV relativeFrom="margin">
            <wp:posOffset>-1224280</wp:posOffset>
          </wp:positionV>
          <wp:extent cx="316865" cy="27813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694A07" w:rsidRPr="007770C5">
      <w:rPr>
        <w:rFonts w:ascii="Arial" w:hAnsi="Arial" w:cs="Arial"/>
        <w:sz w:val="14"/>
        <w:szCs w:val="14"/>
      </w:rPr>
      <w:t>STATE OF CALIFORNIA</w:t>
    </w:r>
  </w:p>
  <w:p w14:paraId="10A8E731" w14:textId="77777777" w:rsidR="00694A07" w:rsidRPr="007770C5" w:rsidRDefault="00694A07" w:rsidP="00C22DA5">
    <w:pPr>
      <w:suppressAutoHyphens/>
      <w:ind w:left="-90"/>
      <w:rPr>
        <w:rFonts w:ascii="Arial" w:hAnsi="Arial" w:cs="Arial"/>
        <w:b/>
        <w:sz w:val="24"/>
        <w:szCs w:val="24"/>
      </w:rPr>
    </w:pPr>
    <w:r>
      <w:rPr>
        <w:rFonts w:ascii="Arial" w:hAnsi="Arial" w:cs="Arial"/>
        <w:b/>
        <w:sz w:val="24"/>
        <w:szCs w:val="24"/>
      </w:rPr>
      <w:t>DUCT LEAKAGE DIAGNOSTIC TEST</w:t>
    </w:r>
  </w:p>
  <w:p w14:paraId="10A8E732" w14:textId="3D97FDD1" w:rsidR="00694A07" w:rsidRPr="007770C5" w:rsidRDefault="00694A07" w:rsidP="00C22DA5">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01/</w:t>
    </w:r>
    <w:ins w:id="3" w:author="Alhabibi, Haider@Energy" w:date="2021-08-25T12:48:00Z">
      <w:r w:rsidR="00641B4B">
        <w:rPr>
          <w:rFonts w:ascii="Arial" w:hAnsi="Arial" w:cs="Arial"/>
          <w:sz w:val="14"/>
          <w:szCs w:val="14"/>
        </w:rPr>
        <w:t>22</w:t>
      </w:r>
    </w:ins>
    <w:del w:id="4" w:author="Alhabibi, Haider@Energy" w:date="2021-08-25T12:48:00Z">
      <w:r w:rsidDel="00641B4B">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694A07" w:rsidRPr="00F85124" w14:paraId="10A8E735" w14:textId="77777777" w:rsidTr="00C22DA5">
      <w:trPr>
        <w:cantSplit/>
        <w:trHeight w:val="288"/>
      </w:trPr>
      <w:tc>
        <w:tcPr>
          <w:tcW w:w="4155" w:type="pct"/>
          <w:gridSpan w:val="3"/>
          <w:tcBorders>
            <w:left w:val="single" w:sz="4" w:space="0" w:color="auto"/>
            <w:bottom w:val="single" w:sz="4" w:space="0" w:color="auto"/>
            <w:right w:val="nil"/>
          </w:tcBorders>
          <w:vAlign w:val="center"/>
        </w:tcPr>
        <w:p w14:paraId="10A8E733" w14:textId="77777777" w:rsidR="00694A07" w:rsidRPr="00F85124" w:rsidRDefault="00694A07" w:rsidP="000E08E0">
          <w:pPr>
            <w:pStyle w:val="Heading1"/>
            <w:rPr>
              <w:rFonts w:asciiTheme="minorHAnsi" w:hAnsiTheme="minorHAnsi"/>
              <w:b w:val="0"/>
              <w:bCs/>
              <w:sz w:val="20"/>
            </w:rPr>
          </w:pPr>
          <w:r>
            <w:rPr>
              <w:rFonts w:asciiTheme="minorHAnsi" w:hAnsiTheme="minorHAnsi"/>
              <w:b w:val="0"/>
              <w:bCs/>
              <w:sz w:val="20"/>
            </w:rPr>
            <w:t>CERTIFICATE OF VERIFICATION</w:t>
          </w:r>
        </w:p>
      </w:tc>
      <w:tc>
        <w:tcPr>
          <w:tcW w:w="845" w:type="pct"/>
          <w:tcBorders>
            <w:left w:val="nil"/>
            <w:bottom w:val="single" w:sz="4" w:space="0" w:color="auto"/>
          </w:tcBorders>
          <w:tcMar>
            <w:left w:w="115" w:type="dxa"/>
            <w:right w:w="115" w:type="dxa"/>
          </w:tcMar>
          <w:vAlign w:val="center"/>
        </w:tcPr>
        <w:p w14:paraId="10A8E734" w14:textId="77777777" w:rsidR="00694A07" w:rsidRPr="00F85124" w:rsidRDefault="00694A07" w:rsidP="000E08E0">
          <w:pPr>
            <w:pStyle w:val="Heading1"/>
            <w:jc w:val="right"/>
            <w:rPr>
              <w:rFonts w:asciiTheme="minorHAnsi" w:hAnsiTheme="minorHAnsi"/>
              <w:b w:val="0"/>
              <w:bCs/>
              <w:sz w:val="20"/>
            </w:rPr>
          </w:pPr>
          <w:r>
            <w:rPr>
              <w:rFonts w:asciiTheme="minorHAnsi" w:hAnsiTheme="minorHAnsi"/>
              <w:b w:val="0"/>
              <w:bCs/>
              <w:sz w:val="20"/>
            </w:rPr>
            <w:t>CF3R-MCH-20-H</w:t>
          </w:r>
        </w:p>
      </w:tc>
    </w:tr>
    <w:tr w:rsidR="00694A07" w:rsidRPr="00F85124" w14:paraId="10A8E738" w14:textId="77777777" w:rsidTr="00FB5BDC">
      <w:trPr>
        <w:cantSplit/>
        <w:trHeight w:val="288"/>
      </w:trPr>
      <w:tc>
        <w:tcPr>
          <w:tcW w:w="2500" w:type="pct"/>
          <w:gridSpan w:val="2"/>
          <w:tcBorders>
            <w:right w:val="nil"/>
          </w:tcBorders>
        </w:tcPr>
        <w:p w14:paraId="10A8E736" w14:textId="77777777" w:rsidR="00694A07" w:rsidRPr="00F85124" w:rsidRDefault="00694A07" w:rsidP="00FB5BDC">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10A8E737" w14:textId="2F81E074" w:rsidR="00694A07" w:rsidRPr="00F85124" w:rsidRDefault="00694A07" w:rsidP="00FB5BDC">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394CBC">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694A07" w:rsidRPr="00F85124" w14:paraId="10A8E73C" w14:textId="77777777" w:rsidTr="00C22DA5">
      <w:trPr>
        <w:cantSplit/>
        <w:trHeight w:val="288"/>
      </w:trPr>
      <w:tc>
        <w:tcPr>
          <w:tcW w:w="0" w:type="auto"/>
        </w:tcPr>
        <w:p w14:paraId="10A8E739" w14:textId="77777777" w:rsidR="00694A07" w:rsidRPr="00F85124" w:rsidRDefault="00694A07" w:rsidP="00FB5BDC">
          <w:pPr>
            <w:rPr>
              <w:rFonts w:asciiTheme="minorHAnsi" w:hAnsiTheme="minorHAnsi"/>
              <w:sz w:val="12"/>
              <w:szCs w:val="12"/>
            </w:rPr>
          </w:pPr>
          <w:r w:rsidRPr="00F85124">
            <w:rPr>
              <w:rFonts w:asciiTheme="minorHAnsi" w:hAnsiTheme="minorHAnsi"/>
              <w:sz w:val="12"/>
              <w:szCs w:val="12"/>
            </w:rPr>
            <w:t>Project Name:</w:t>
          </w:r>
        </w:p>
      </w:tc>
      <w:tc>
        <w:tcPr>
          <w:tcW w:w="1794" w:type="pct"/>
          <w:gridSpan w:val="2"/>
        </w:tcPr>
        <w:p w14:paraId="10A8E73A" w14:textId="77777777" w:rsidR="00694A07" w:rsidRPr="00F85124" w:rsidRDefault="00694A07" w:rsidP="00FB5BDC">
          <w:pPr>
            <w:rPr>
              <w:rFonts w:asciiTheme="minorHAnsi" w:hAnsiTheme="minorHAnsi"/>
              <w:sz w:val="12"/>
              <w:szCs w:val="12"/>
            </w:rPr>
          </w:pPr>
          <w:r w:rsidRPr="00F85124">
            <w:rPr>
              <w:rFonts w:asciiTheme="minorHAnsi" w:hAnsiTheme="minorHAnsi"/>
              <w:sz w:val="12"/>
              <w:szCs w:val="12"/>
            </w:rPr>
            <w:t>Enforcement Agency:</w:t>
          </w:r>
        </w:p>
      </w:tc>
      <w:tc>
        <w:tcPr>
          <w:tcW w:w="845" w:type="pct"/>
        </w:tcPr>
        <w:p w14:paraId="10A8E73B" w14:textId="77777777" w:rsidR="00694A07" w:rsidRPr="00F85124" w:rsidRDefault="00694A07" w:rsidP="00FB5BDC">
          <w:pPr>
            <w:rPr>
              <w:rFonts w:asciiTheme="minorHAnsi" w:hAnsiTheme="minorHAnsi"/>
              <w:sz w:val="12"/>
              <w:szCs w:val="12"/>
            </w:rPr>
          </w:pPr>
          <w:r w:rsidRPr="00F85124">
            <w:rPr>
              <w:rFonts w:asciiTheme="minorHAnsi" w:hAnsiTheme="minorHAnsi"/>
              <w:sz w:val="12"/>
              <w:szCs w:val="12"/>
            </w:rPr>
            <w:t>Permit Number:</w:t>
          </w:r>
        </w:p>
      </w:tc>
    </w:tr>
    <w:tr w:rsidR="00694A07" w:rsidRPr="00F85124" w14:paraId="10A8E740" w14:textId="77777777" w:rsidTr="00C22DA5">
      <w:trPr>
        <w:cantSplit/>
        <w:trHeight w:val="288"/>
      </w:trPr>
      <w:tc>
        <w:tcPr>
          <w:tcW w:w="0" w:type="auto"/>
        </w:tcPr>
        <w:p w14:paraId="10A8E73D" w14:textId="77777777" w:rsidR="00694A07" w:rsidRPr="00F85124" w:rsidRDefault="00694A07" w:rsidP="00FB5BDC">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94" w:type="pct"/>
          <w:gridSpan w:val="2"/>
        </w:tcPr>
        <w:p w14:paraId="10A8E73E" w14:textId="620F376F" w:rsidR="00694A07" w:rsidRPr="00F85124" w:rsidRDefault="00694A07" w:rsidP="00FB5BDC">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845" w:type="pct"/>
        </w:tcPr>
        <w:p w14:paraId="10A8E73F" w14:textId="7CCE94E8" w:rsidR="00694A07" w:rsidRPr="00F85124" w:rsidRDefault="00694A07" w:rsidP="00FB5BDC">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10A8E741" w14:textId="77777777" w:rsidR="00694A07" w:rsidRPr="00685B37" w:rsidRDefault="00694A07" w:rsidP="00866F63">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4" w14:textId="29EED8F3" w:rsidR="00694A07" w:rsidRDefault="00694A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5" w14:textId="5EC1EAC9" w:rsidR="00694A07" w:rsidRDefault="00694A0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FB5BDC" w14:paraId="10A8E748" w14:textId="77777777" w:rsidTr="0051699D">
      <w:trPr>
        <w:cantSplit/>
        <w:trHeight w:val="288"/>
      </w:trPr>
      <w:tc>
        <w:tcPr>
          <w:tcW w:w="3644" w:type="pct"/>
          <w:tcBorders>
            <w:bottom w:val="single" w:sz="4" w:space="0" w:color="auto"/>
          </w:tcBorders>
        </w:tcPr>
        <w:p w14:paraId="10A8E746" w14:textId="5058F8C3" w:rsidR="00694A07" w:rsidRPr="00FB5BDC" w:rsidRDefault="00694A07" w:rsidP="00586C58">
          <w:pPr>
            <w:pStyle w:val="Heading1"/>
            <w:rPr>
              <w:rFonts w:asciiTheme="minorHAnsi" w:hAnsiTheme="minorHAnsi"/>
              <w:b w:val="0"/>
              <w:bCs/>
              <w:sz w:val="20"/>
            </w:rPr>
          </w:pPr>
          <w:r w:rsidRPr="00FB5BDC">
            <w:rPr>
              <w:rFonts w:asciiTheme="minorHAnsi" w:hAnsiTheme="minorHAnsi"/>
              <w:b w:val="0"/>
              <w:bCs/>
              <w:sz w:val="20"/>
            </w:rPr>
            <w:t xml:space="preserve">CERTIFICATE OF </w:t>
          </w:r>
          <w:r>
            <w:rPr>
              <w:rFonts w:asciiTheme="minorHAnsi" w:hAnsiTheme="minorHAnsi"/>
              <w:b w:val="0"/>
              <w:bCs/>
              <w:sz w:val="20"/>
            </w:rPr>
            <w:t>VERIFICATION</w:t>
          </w:r>
          <w:r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10A8E747" w14:textId="77777777" w:rsidR="00694A07" w:rsidRPr="00FB5BDC" w:rsidRDefault="00694A07" w:rsidP="00586C58">
          <w:pPr>
            <w:pStyle w:val="Heading1"/>
            <w:jc w:val="right"/>
            <w:rPr>
              <w:rFonts w:asciiTheme="minorHAnsi" w:hAnsiTheme="minorHAnsi"/>
              <w:b w:val="0"/>
              <w:bCs/>
              <w:sz w:val="20"/>
            </w:rPr>
          </w:pPr>
          <w:r>
            <w:rPr>
              <w:rFonts w:asciiTheme="minorHAnsi" w:hAnsiTheme="minorHAnsi"/>
              <w:b w:val="0"/>
              <w:bCs/>
              <w:sz w:val="20"/>
            </w:rPr>
            <w:t>CF3</w:t>
          </w:r>
          <w:r w:rsidRPr="00FB5BDC">
            <w:rPr>
              <w:rFonts w:asciiTheme="minorHAnsi" w:hAnsiTheme="minorHAnsi"/>
              <w:b w:val="0"/>
              <w:bCs/>
              <w:sz w:val="20"/>
            </w:rPr>
            <w:t>R</w:t>
          </w:r>
          <w:r w:rsidRPr="00FB5BDC">
            <w:rPr>
              <w:rFonts w:asciiTheme="minorHAnsi" w:hAnsiTheme="minorHAnsi"/>
              <w:b w:val="0"/>
              <w:sz w:val="20"/>
            </w:rPr>
            <w:t>-MCH-20-H</w:t>
          </w:r>
        </w:p>
      </w:tc>
    </w:tr>
    <w:tr w:rsidR="00694A07" w:rsidRPr="00FB5BDC" w14:paraId="10A8E74B" w14:textId="77777777" w:rsidTr="0051699D">
      <w:trPr>
        <w:cantSplit/>
        <w:trHeight w:val="288"/>
      </w:trPr>
      <w:tc>
        <w:tcPr>
          <w:tcW w:w="3772" w:type="pct"/>
          <w:gridSpan w:val="2"/>
          <w:tcBorders>
            <w:top w:val="single" w:sz="4" w:space="0" w:color="auto"/>
            <w:bottom w:val="single" w:sz="4" w:space="0" w:color="auto"/>
          </w:tcBorders>
          <w:vAlign w:val="center"/>
        </w:tcPr>
        <w:p w14:paraId="10A8E749" w14:textId="77777777" w:rsidR="00694A07" w:rsidRPr="00FB5BDC" w:rsidRDefault="00694A07"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10A8E74A" w14:textId="661424AB" w:rsidR="00694A07" w:rsidRPr="00FB5BDC" w:rsidRDefault="00694A07"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94CBC">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0A8E74C" w14:textId="77777777" w:rsidR="00694A07" w:rsidRPr="00685B37" w:rsidRDefault="00694A07"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E" w14:textId="73B76C48" w:rsidR="00694A07" w:rsidRDefault="00694A0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F" w14:textId="03565AAC" w:rsidR="00694A07" w:rsidRDefault="00694A0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C44792" w14:paraId="10A8E752" w14:textId="77777777" w:rsidTr="000E2BC5">
      <w:trPr>
        <w:cantSplit/>
      </w:trPr>
      <w:tc>
        <w:tcPr>
          <w:tcW w:w="3644" w:type="pct"/>
          <w:tcBorders>
            <w:bottom w:val="single" w:sz="4" w:space="0" w:color="auto"/>
          </w:tcBorders>
        </w:tcPr>
        <w:p w14:paraId="10A8E750" w14:textId="22E13C39" w:rsidR="00694A07" w:rsidRPr="00C44792" w:rsidRDefault="00694A07" w:rsidP="00586C58">
          <w:pPr>
            <w:pStyle w:val="Heading1"/>
            <w:rPr>
              <w:rFonts w:asciiTheme="minorHAnsi" w:hAnsiTheme="minorHAnsi"/>
              <w:b w:val="0"/>
              <w:bCs/>
              <w:sz w:val="20"/>
            </w:rPr>
          </w:pPr>
          <w:r w:rsidRPr="00C44792">
            <w:rPr>
              <w:rFonts w:asciiTheme="minorHAnsi" w:hAnsiTheme="minorHAnsi"/>
              <w:b w:val="0"/>
              <w:bCs/>
              <w:sz w:val="20"/>
            </w:rPr>
            <w:t xml:space="preserve">CERTIFICATE OF </w:t>
          </w:r>
          <w:r>
            <w:rPr>
              <w:rFonts w:asciiTheme="minorHAnsi" w:hAnsiTheme="minorHAnsi"/>
              <w:b w:val="0"/>
              <w:bCs/>
              <w:sz w:val="20"/>
            </w:rPr>
            <w:t xml:space="preserve">VERIFICATION - </w:t>
          </w:r>
          <w:r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0A8E751" w14:textId="77777777" w:rsidR="00694A07" w:rsidRPr="00C44792" w:rsidRDefault="00694A07" w:rsidP="00586C58">
          <w:pPr>
            <w:pStyle w:val="Heading1"/>
            <w:jc w:val="right"/>
            <w:rPr>
              <w:rFonts w:asciiTheme="minorHAnsi" w:hAnsiTheme="minorHAnsi"/>
              <w:b w:val="0"/>
              <w:bCs/>
              <w:sz w:val="20"/>
            </w:rPr>
          </w:pPr>
          <w:r w:rsidRPr="00C44792">
            <w:rPr>
              <w:rFonts w:asciiTheme="minorHAnsi" w:hAnsiTheme="minorHAnsi"/>
              <w:b w:val="0"/>
              <w:bCs/>
              <w:sz w:val="20"/>
            </w:rPr>
            <w:t>CF</w:t>
          </w:r>
          <w:r>
            <w:rPr>
              <w:rFonts w:asciiTheme="minorHAnsi" w:hAnsiTheme="minorHAnsi"/>
              <w:b w:val="0"/>
              <w:bCs/>
              <w:sz w:val="20"/>
            </w:rPr>
            <w:t>3</w:t>
          </w:r>
          <w:r w:rsidRPr="00C44792">
            <w:rPr>
              <w:rFonts w:asciiTheme="minorHAnsi" w:hAnsiTheme="minorHAnsi"/>
              <w:b w:val="0"/>
              <w:bCs/>
              <w:sz w:val="20"/>
            </w:rPr>
            <w:t>R</w:t>
          </w:r>
          <w:r w:rsidRPr="00C44792">
            <w:rPr>
              <w:rFonts w:asciiTheme="minorHAnsi" w:hAnsiTheme="minorHAnsi"/>
              <w:b w:val="0"/>
              <w:sz w:val="20"/>
            </w:rPr>
            <w:t>-MCH-20-H</w:t>
          </w:r>
        </w:p>
      </w:tc>
    </w:tr>
    <w:tr w:rsidR="00694A07" w:rsidRPr="00C44792" w14:paraId="10A8E755" w14:textId="77777777" w:rsidTr="000E2BC5">
      <w:trPr>
        <w:cantSplit/>
      </w:trPr>
      <w:tc>
        <w:tcPr>
          <w:tcW w:w="3772" w:type="pct"/>
          <w:gridSpan w:val="2"/>
          <w:tcBorders>
            <w:top w:val="single" w:sz="4" w:space="0" w:color="auto"/>
            <w:bottom w:val="single" w:sz="4" w:space="0" w:color="auto"/>
          </w:tcBorders>
          <w:vAlign w:val="center"/>
        </w:tcPr>
        <w:p w14:paraId="10A8E753" w14:textId="77777777" w:rsidR="00694A07" w:rsidRPr="00C44792" w:rsidRDefault="00694A07"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10A8E754" w14:textId="04EBF15D" w:rsidR="00694A07" w:rsidRPr="00C44792" w:rsidRDefault="00694A07"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94CBC">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10A8E756" w14:textId="77777777" w:rsidR="00694A07" w:rsidRPr="00685B37" w:rsidRDefault="00694A07"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8" w14:textId="004C1F38" w:rsidR="00694A07" w:rsidRDefault="00694A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8F22B686"/>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F130A"/>
    <w:multiLevelType w:val="hybridMultilevel"/>
    <w:tmpl w:val="1D164FBE"/>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084F2C"/>
    <w:multiLevelType w:val="hybridMultilevel"/>
    <w:tmpl w:val="3C04F4FE"/>
    <w:lvl w:ilvl="0" w:tplc="CA48E5C0">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963CF7A4"/>
    <w:lvl w:ilvl="0" w:tplc="D12409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20A7EC1"/>
    <w:multiLevelType w:val="hybridMultilevel"/>
    <w:tmpl w:val="2A74F364"/>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C0C6C"/>
    <w:multiLevelType w:val="hybridMultilevel"/>
    <w:tmpl w:val="9A08C182"/>
    <w:lvl w:ilvl="0" w:tplc="11A06F88">
      <w:start w:val="1"/>
      <w:numFmt w:val="decimalZero"/>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3"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15:restartNumberingAfterBreak="0">
    <w:nsid w:val="7D86579C"/>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DB736A8"/>
    <w:multiLevelType w:val="hybridMultilevel"/>
    <w:tmpl w:val="641016A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17"/>
  </w:num>
  <w:num w:numId="4">
    <w:abstractNumId w:val="1"/>
  </w:num>
  <w:num w:numId="5">
    <w:abstractNumId w:val="0"/>
  </w:num>
  <w:num w:numId="6">
    <w:abstractNumId w:val="13"/>
  </w:num>
  <w:num w:numId="7">
    <w:abstractNumId w:val="26"/>
  </w:num>
  <w:num w:numId="8">
    <w:abstractNumId w:val="5"/>
  </w:num>
  <w:num w:numId="9">
    <w:abstractNumId w:val="25"/>
  </w:num>
  <w:num w:numId="10">
    <w:abstractNumId w:val="14"/>
  </w:num>
  <w:num w:numId="11">
    <w:abstractNumId w:val="2"/>
  </w:num>
  <w:num w:numId="12">
    <w:abstractNumId w:val="7"/>
  </w:num>
  <w:num w:numId="13">
    <w:abstractNumId w:val="18"/>
  </w:num>
  <w:num w:numId="14">
    <w:abstractNumId w:val="10"/>
  </w:num>
  <w:num w:numId="15">
    <w:abstractNumId w:val="12"/>
  </w:num>
  <w:num w:numId="16">
    <w:abstractNumId w:val="19"/>
  </w:num>
  <w:num w:numId="17">
    <w:abstractNumId w:val="21"/>
  </w:num>
  <w:num w:numId="18">
    <w:abstractNumId w:val="11"/>
  </w:num>
  <w:num w:numId="19">
    <w:abstractNumId w:val="15"/>
  </w:num>
  <w:num w:numId="20">
    <w:abstractNumId w:val="23"/>
  </w:num>
  <w:num w:numId="21">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9"/>
  </w:num>
  <w:num w:numId="26">
    <w:abstractNumId w:val="22"/>
  </w:num>
  <w:num w:numId="27">
    <w:abstractNumId w:val="6"/>
  </w:num>
  <w:num w:numId="28">
    <w:abstractNumId w:val="28"/>
  </w:num>
  <w:num w:numId="29">
    <w:abstractNumId w:val="27"/>
  </w:num>
  <w:num w:numId="30">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q2v0NXNs3YFhKmDNbwdBtxlSAcc6vO8bnLmKQGuFu+Ek5QU+4tGRGH5FvtL5ELTj2Y5bxHwgS/SpLdOanSntNw==" w:salt="GYQxkHiVZ6eTIx9OEEUKw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6180"/>
    <w:rsid w:val="0000699F"/>
    <w:rsid w:val="00021214"/>
    <w:rsid w:val="00024B83"/>
    <w:rsid w:val="00024D03"/>
    <w:rsid w:val="00026750"/>
    <w:rsid w:val="00034A58"/>
    <w:rsid w:val="00034F28"/>
    <w:rsid w:val="00035A79"/>
    <w:rsid w:val="00036A9A"/>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088B"/>
    <w:rsid w:val="00091941"/>
    <w:rsid w:val="00091D81"/>
    <w:rsid w:val="00092D8B"/>
    <w:rsid w:val="00094E31"/>
    <w:rsid w:val="00094EF2"/>
    <w:rsid w:val="00095653"/>
    <w:rsid w:val="000A0D18"/>
    <w:rsid w:val="000A105B"/>
    <w:rsid w:val="000A1F02"/>
    <w:rsid w:val="000A22A1"/>
    <w:rsid w:val="000A35C7"/>
    <w:rsid w:val="000A361B"/>
    <w:rsid w:val="000A37E1"/>
    <w:rsid w:val="000A4A99"/>
    <w:rsid w:val="000A4AE0"/>
    <w:rsid w:val="000A504D"/>
    <w:rsid w:val="000A583E"/>
    <w:rsid w:val="000B42AA"/>
    <w:rsid w:val="000B4491"/>
    <w:rsid w:val="000B7F1D"/>
    <w:rsid w:val="000C1644"/>
    <w:rsid w:val="000C1A4A"/>
    <w:rsid w:val="000C4C97"/>
    <w:rsid w:val="000C6426"/>
    <w:rsid w:val="000C6B8F"/>
    <w:rsid w:val="000C7320"/>
    <w:rsid w:val="000D03B6"/>
    <w:rsid w:val="000D25DB"/>
    <w:rsid w:val="000D7DA8"/>
    <w:rsid w:val="000D7FE9"/>
    <w:rsid w:val="000E0705"/>
    <w:rsid w:val="000E08E0"/>
    <w:rsid w:val="000E0BE1"/>
    <w:rsid w:val="000E0CAE"/>
    <w:rsid w:val="000E1E81"/>
    <w:rsid w:val="000E2BC5"/>
    <w:rsid w:val="000E2EB0"/>
    <w:rsid w:val="000E53E9"/>
    <w:rsid w:val="000E5FE0"/>
    <w:rsid w:val="000E6F0F"/>
    <w:rsid w:val="000E7ABD"/>
    <w:rsid w:val="000F070F"/>
    <w:rsid w:val="000F0BA7"/>
    <w:rsid w:val="000F1E64"/>
    <w:rsid w:val="000F67E7"/>
    <w:rsid w:val="000F754C"/>
    <w:rsid w:val="000F7B12"/>
    <w:rsid w:val="0011319B"/>
    <w:rsid w:val="001131A2"/>
    <w:rsid w:val="0011795C"/>
    <w:rsid w:val="001214A4"/>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71597"/>
    <w:rsid w:val="001724F3"/>
    <w:rsid w:val="001739FA"/>
    <w:rsid w:val="00174B0A"/>
    <w:rsid w:val="00174BD1"/>
    <w:rsid w:val="00175D42"/>
    <w:rsid w:val="00181190"/>
    <w:rsid w:val="00184C3A"/>
    <w:rsid w:val="001923BF"/>
    <w:rsid w:val="0019624F"/>
    <w:rsid w:val="001A5583"/>
    <w:rsid w:val="001B5BA4"/>
    <w:rsid w:val="001D10CC"/>
    <w:rsid w:val="001D1A80"/>
    <w:rsid w:val="001E3C52"/>
    <w:rsid w:val="001E62C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3FBE"/>
    <w:rsid w:val="002241A5"/>
    <w:rsid w:val="0022740C"/>
    <w:rsid w:val="00234D45"/>
    <w:rsid w:val="002417B7"/>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2B0C"/>
    <w:rsid w:val="002641C7"/>
    <w:rsid w:val="002672B2"/>
    <w:rsid w:val="00270562"/>
    <w:rsid w:val="002710BB"/>
    <w:rsid w:val="002719D2"/>
    <w:rsid w:val="00271E1D"/>
    <w:rsid w:val="002723C3"/>
    <w:rsid w:val="00274618"/>
    <w:rsid w:val="00277212"/>
    <w:rsid w:val="0028031E"/>
    <w:rsid w:val="00281B80"/>
    <w:rsid w:val="0028466E"/>
    <w:rsid w:val="00284AFC"/>
    <w:rsid w:val="00284C8F"/>
    <w:rsid w:val="00285A7C"/>
    <w:rsid w:val="002863E5"/>
    <w:rsid w:val="00287573"/>
    <w:rsid w:val="00291F72"/>
    <w:rsid w:val="00293DDD"/>
    <w:rsid w:val="00295DBB"/>
    <w:rsid w:val="00295ED5"/>
    <w:rsid w:val="00296586"/>
    <w:rsid w:val="00296BA8"/>
    <w:rsid w:val="0029764D"/>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C0905"/>
    <w:rsid w:val="002C125C"/>
    <w:rsid w:val="002C131A"/>
    <w:rsid w:val="002C432B"/>
    <w:rsid w:val="002C586B"/>
    <w:rsid w:val="002D1475"/>
    <w:rsid w:val="002D2B10"/>
    <w:rsid w:val="002D3BA6"/>
    <w:rsid w:val="002D4E1C"/>
    <w:rsid w:val="002D5A85"/>
    <w:rsid w:val="002D680A"/>
    <w:rsid w:val="002D7DB8"/>
    <w:rsid w:val="002D7DC5"/>
    <w:rsid w:val="002E1C34"/>
    <w:rsid w:val="002E3676"/>
    <w:rsid w:val="002E7941"/>
    <w:rsid w:val="002F0B2F"/>
    <w:rsid w:val="002F19A0"/>
    <w:rsid w:val="002F274D"/>
    <w:rsid w:val="002F40A7"/>
    <w:rsid w:val="002F6775"/>
    <w:rsid w:val="002F684E"/>
    <w:rsid w:val="002F7F5C"/>
    <w:rsid w:val="00303FBA"/>
    <w:rsid w:val="00304E93"/>
    <w:rsid w:val="003051D0"/>
    <w:rsid w:val="00306026"/>
    <w:rsid w:val="0030770D"/>
    <w:rsid w:val="00314D52"/>
    <w:rsid w:val="00314EC3"/>
    <w:rsid w:val="0032018D"/>
    <w:rsid w:val="00320F01"/>
    <w:rsid w:val="00323827"/>
    <w:rsid w:val="003247CA"/>
    <w:rsid w:val="00336924"/>
    <w:rsid w:val="00337397"/>
    <w:rsid w:val="00340CE9"/>
    <w:rsid w:val="00344743"/>
    <w:rsid w:val="00346303"/>
    <w:rsid w:val="003500C8"/>
    <w:rsid w:val="00350A8C"/>
    <w:rsid w:val="00353C3B"/>
    <w:rsid w:val="0035603C"/>
    <w:rsid w:val="00357343"/>
    <w:rsid w:val="00365D8E"/>
    <w:rsid w:val="00371157"/>
    <w:rsid w:val="0037209F"/>
    <w:rsid w:val="00372700"/>
    <w:rsid w:val="0037357B"/>
    <w:rsid w:val="00376EAA"/>
    <w:rsid w:val="003809C0"/>
    <w:rsid w:val="0038257B"/>
    <w:rsid w:val="00382D14"/>
    <w:rsid w:val="00383E72"/>
    <w:rsid w:val="003850E9"/>
    <w:rsid w:val="00386209"/>
    <w:rsid w:val="0038684E"/>
    <w:rsid w:val="003904C5"/>
    <w:rsid w:val="0039142A"/>
    <w:rsid w:val="00393566"/>
    <w:rsid w:val="00394C8C"/>
    <w:rsid w:val="00394CBC"/>
    <w:rsid w:val="003A1FF7"/>
    <w:rsid w:val="003A2AD6"/>
    <w:rsid w:val="003A2B6A"/>
    <w:rsid w:val="003A4497"/>
    <w:rsid w:val="003A63F9"/>
    <w:rsid w:val="003B0092"/>
    <w:rsid w:val="003B05B1"/>
    <w:rsid w:val="003B3641"/>
    <w:rsid w:val="003B456E"/>
    <w:rsid w:val="003B5B3C"/>
    <w:rsid w:val="003C0766"/>
    <w:rsid w:val="003C3DF9"/>
    <w:rsid w:val="003C7B7A"/>
    <w:rsid w:val="003D349A"/>
    <w:rsid w:val="003D3D29"/>
    <w:rsid w:val="003D5183"/>
    <w:rsid w:val="003D5345"/>
    <w:rsid w:val="003D5350"/>
    <w:rsid w:val="003E1E09"/>
    <w:rsid w:val="003E22AB"/>
    <w:rsid w:val="003E3AA5"/>
    <w:rsid w:val="003E41EE"/>
    <w:rsid w:val="003E522A"/>
    <w:rsid w:val="003E7C6C"/>
    <w:rsid w:val="003F064C"/>
    <w:rsid w:val="003F1C6F"/>
    <w:rsid w:val="003F1CD3"/>
    <w:rsid w:val="003F23F8"/>
    <w:rsid w:val="003F3015"/>
    <w:rsid w:val="003F49BD"/>
    <w:rsid w:val="003F6A76"/>
    <w:rsid w:val="003F711C"/>
    <w:rsid w:val="00415FD0"/>
    <w:rsid w:val="00420F56"/>
    <w:rsid w:val="0042394E"/>
    <w:rsid w:val="00430CEA"/>
    <w:rsid w:val="00432098"/>
    <w:rsid w:val="0043315F"/>
    <w:rsid w:val="0043390E"/>
    <w:rsid w:val="0043422C"/>
    <w:rsid w:val="00434A60"/>
    <w:rsid w:val="00435279"/>
    <w:rsid w:val="00440841"/>
    <w:rsid w:val="00440B86"/>
    <w:rsid w:val="0044439E"/>
    <w:rsid w:val="004507D3"/>
    <w:rsid w:val="004510F5"/>
    <w:rsid w:val="00454C3D"/>
    <w:rsid w:val="00457A32"/>
    <w:rsid w:val="00462AC1"/>
    <w:rsid w:val="00463F79"/>
    <w:rsid w:val="0046705B"/>
    <w:rsid w:val="00470951"/>
    <w:rsid w:val="00472F9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386B"/>
    <w:rsid w:val="004C5F07"/>
    <w:rsid w:val="004D1CE3"/>
    <w:rsid w:val="004D287C"/>
    <w:rsid w:val="004E112A"/>
    <w:rsid w:val="004E230B"/>
    <w:rsid w:val="004E5723"/>
    <w:rsid w:val="004F0A7F"/>
    <w:rsid w:val="004F385A"/>
    <w:rsid w:val="004F40C1"/>
    <w:rsid w:val="00504070"/>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1704"/>
    <w:rsid w:val="005437EB"/>
    <w:rsid w:val="00543A64"/>
    <w:rsid w:val="00543CB4"/>
    <w:rsid w:val="005449AF"/>
    <w:rsid w:val="00547D60"/>
    <w:rsid w:val="00551599"/>
    <w:rsid w:val="00551712"/>
    <w:rsid w:val="00552A3E"/>
    <w:rsid w:val="00555884"/>
    <w:rsid w:val="00562461"/>
    <w:rsid w:val="00562BA8"/>
    <w:rsid w:val="00564177"/>
    <w:rsid w:val="005678C7"/>
    <w:rsid w:val="00572B72"/>
    <w:rsid w:val="00572D5D"/>
    <w:rsid w:val="00573417"/>
    <w:rsid w:val="00574E6A"/>
    <w:rsid w:val="005813CE"/>
    <w:rsid w:val="005821CB"/>
    <w:rsid w:val="00586C58"/>
    <w:rsid w:val="005877FC"/>
    <w:rsid w:val="0059070E"/>
    <w:rsid w:val="00594C36"/>
    <w:rsid w:val="00595632"/>
    <w:rsid w:val="005A0CC1"/>
    <w:rsid w:val="005A4542"/>
    <w:rsid w:val="005B0BAD"/>
    <w:rsid w:val="005B23C2"/>
    <w:rsid w:val="005B3A3B"/>
    <w:rsid w:val="005C1450"/>
    <w:rsid w:val="005C17D8"/>
    <w:rsid w:val="005C392C"/>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178B"/>
    <w:rsid w:val="005F3569"/>
    <w:rsid w:val="005F4CDC"/>
    <w:rsid w:val="005F666B"/>
    <w:rsid w:val="005F6E1C"/>
    <w:rsid w:val="005F72BA"/>
    <w:rsid w:val="006004F5"/>
    <w:rsid w:val="006016EB"/>
    <w:rsid w:val="006019F9"/>
    <w:rsid w:val="00601C19"/>
    <w:rsid w:val="006048BD"/>
    <w:rsid w:val="00605944"/>
    <w:rsid w:val="00611781"/>
    <w:rsid w:val="00611910"/>
    <w:rsid w:val="00611D22"/>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B4B"/>
    <w:rsid w:val="00641C71"/>
    <w:rsid w:val="0064300C"/>
    <w:rsid w:val="0064347F"/>
    <w:rsid w:val="00643B45"/>
    <w:rsid w:val="00644585"/>
    <w:rsid w:val="00654F37"/>
    <w:rsid w:val="00656232"/>
    <w:rsid w:val="00660C69"/>
    <w:rsid w:val="00660EAB"/>
    <w:rsid w:val="00663AF7"/>
    <w:rsid w:val="00666501"/>
    <w:rsid w:val="00667362"/>
    <w:rsid w:val="00667D83"/>
    <w:rsid w:val="00673D5A"/>
    <w:rsid w:val="0067439A"/>
    <w:rsid w:val="00674FED"/>
    <w:rsid w:val="00676D09"/>
    <w:rsid w:val="0068136A"/>
    <w:rsid w:val="0068226F"/>
    <w:rsid w:val="00682CBA"/>
    <w:rsid w:val="00682F28"/>
    <w:rsid w:val="00683E44"/>
    <w:rsid w:val="00684934"/>
    <w:rsid w:val="00684D84"/>
    <w:rsid w:val="00685D72"/>
    <w:rsid w:val="00686B8B"/>
    <w:rsid w:val="00692A28"/>
    <w:rsid w:val="00692EDF"/>
    <w:rsid w:val="006930E5"/>
    <w:rsid w:val="00694A07"/>
    <w:rsid w:val="00697E29"/>
    <w:rsid w:val="006A07EB"/>
    <w:rsid w:val="006A156C"/>
    <w:rsid w:val="006A57F1"/>
    <w:rsid w:val="006A722E"/>
    <w:rsid w:val="006B01CD"/>
    <w:rsid w:val="006B4081"/>
    <w:rsid w:val="006C0044"/>
    <w:rsid w:val="006C0E98"/>
    <w:rsid w:val="006C50CD"/>
    <w:rsid w:val="006C7335"/>
    <w:rsid w:val="006C7406"/>
    <w:rsid w:val="006D054B"/>
    <w:rsid w:val="006D21DC"/>
    <w:rsid w:val="006D2EE0"/>
    <w:rsid w:val="006D4D01"/>
    <w:rsid w:val="006D7492"/>
    <w:rsid w:val="006D794C"/>
    <w:rsid w:val="006D7B92"/>
    <w:rsid w:val="006E1FC1"/>
    <w:rsid w:val="006E24F2"/>
    <w:rsid w:val="006E7733"/>
    <w:rsid w:val="006F0652"/>
    <w:rsid w:val="006F0F36"/>
    <w:rsid w:val="006F2C70"/>
    <w:rsid w:val="006F6081"/>
    <w:rsid w:val="006F7A85"/>
    <w:rsid w:val="00700105"/>
    <w:rsid w:val="0070354F"/>
    <w:rsid w:val="0070366D"/>
    <w:rsid w:val="007064DC"/>
    <w:rsid w:val="007108CC"/>
    <w:rsid w:val="0071395F"/>
    <w:rsid w:val="00714442"/>
    <w:rsid w:val="00714CBC"/>
    <w:rsid w:val="00714DAD"/>
    <w:rsid w:val="0071544A"/>
    <w:rsid w:val="0071761E"/>
    <w:rsid w:val="00717DEA"/>
    <w:rsid w:val="00720306"/>
    <w:rsid w:val="00722A18"/>
    <w:rsid w:val="00723136"/>
    <w:rsid w:val="00723E22"/>
    <w:rsid w:val="00727E2E"/>
    <w:rsid w:val="00735269"/>
    <w:rsid w:val="00737138"/>
    <w:rsid w:val="00741407"/>
    <w:rsid w:val="007415CD"/>
    <w:rsid w:val="00741697"/>
    <w:rsid w:val="00743217"/>
    <w:rsid w:val="00743526"/>
    <w:rsid w:val="0074424A"/>
    <w:rsid w:val="00744BA6"/>
    <w:rsid w:val="00751673"/>
    <w:rsid w:val="00751B6C"/>
    <w:rsid w:val="00753CFA"/>
    <w:rsid w:val="007551EC"/>
    <w:rsid w:val="007635A5"/>
    <w:rsid w:val="0076441C"/>
    <w:rsid w:val="00765F67"/>
    <w:rsid w:val="0076742B"/>
    <w:rsid w:val="00767DE4"/>
    <w:rsid w:val="00770A74"/>
    <w:rsid w:val="007755D6"/>
    <w:rsid w:val="007756F6"/>
    <w:rsid w:val="00775BB3"/>
    <w:rsid w:val="00776799"/>
    <w:rsid w:val="00777B2F"/>
    <w:rsid w:val="00785B34"/>
    <w:rsid w:val="007900B0"/>
    <w:rsid w:val="00792420"/>
    <w:rsid w:val="00793E1C"/>
    <w:rsid w:val="00794AF1"/>
    <w:rsid w:val="00795EB8"/>
    <w:rsid w:val="00797224"/>
    <w:rsid w:val="00797290"/>
    <w:rsid w:val="00797860"/>
    <w:rsid w:val="007A1920"/>
    <w:rsid w:val="007A3A98"/>
    <w:rsid w:val="007A45B4"/>
    <w:rsid w:val="007A4603"/>
    <w:rsid w:val="007B4BEA"/>
    <w:rsid w:val="007B645E"/>
    <w:rsid w:val="007C12FC"/>
    <w:rsid w:val="007C24A3"/>
    <w:rsid w:val="007D060B"/>
    <w:rsid w:val="007D0D8F"/>
    <w:rsid w:val="007D19B2"/>
    <w:rsid w:val="007D22C7"/>
    <w:rsid w:val="007D2402"/>
    <w:rsid w:val="007D2DD3"/>
    <w:rsid w:val="007D4FAB"/>
    <w:rsid w:val="007D67C8"/>
    <w:rsid w:val="007D726A"/>
    <w:rsid w:val="007E26E9"/>
    <w:rsid w:val="007E32B3"/>
    <w:rsid w:val="007E3498"/>
    <w:rsid w:val="007F3A88"/>
    <w:rsid w:val="007F3E17"/>
    <w:rsid w:val="007F4611"/>
    <w:rsid w:val="007F57DC"/>
    <w:rsid w:val="00800083"/>
    <w:rsid w:val="008021D4"/>
    <w:rsid w:val="00804C36"/>
    <w:rsid w:val="00807045"/>
    <w:rsid w:val="0080748A"/>
    <w:rsid w:val="00811221"/>
    <w:rsid w:val="00812D30"/>
    <w:rsid w:val="00815AA1"/>
    <w:rsid w:val="0081628C"/>
    <w:rsid w:val="008163F4"/>
    <w:rsid w:val="00821F42"/>
    <w:rsid w:val="0082448D"/>
    <w:rsid w:val="008353B6"/>
    <w:rsid w:val="00841186"/>
    <w:rsid w:val="008459F6"/>
    <w:rsid w:val="00847E91"/>
    <w:rsid w:val="00847EF3"/>
    <w:rsid w:val="00850072"/>
    <w:rsid w:val="00851547"/>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ED9"/>
    <w:rsid w:val="008A044C"/>
    <w:rsid w:val="008A12DF"/>
    <w:rsid w:val="008A3A55"/>
    <w:rsid w:val="008A563A"/>
    <w:rsid w:val="008A5B91"/>
    <w:rsid w:val="008A77A3"/>
    <w:rsid w:val="008A7891"/>
    <w:rsid w:val="008A7F5C"/>
    <w:rsid w:val="008B05CC"/>
    <w:rsid w:val="008B707D"/>
    <w:rsid w:val="008C000D"/>
    <w:rsid w:val="008C10F1"/>
    <w:rsid w:val="008C1989"/>
    <w:rsid w:val="008C23D7"/>
    <w:rsid w:val="008D0B8D"/>
    <w:rsid w:val="008D3743"/>
    <w:rsid w:val="008D3813"/>
    <w:rsid w:val="008D481F"/>
    <w:rsid w:val="008D6EDF"/>
    <w:rsid w:val="008E429B"/>
    <w:rsid w:val="008E4542"/>
    <w:rsid w:val="008F1900"/>
    <w:rsid w:val="008F68CE"/>
    <w:rsid w:val="00900C86"/>
    <w:rsid w:val="0090281A"/>
    <w:rsid w:val="00903B63"/>
    <w:rsid w:val="00903F60"/>
    <w:rsid w:val="0090706C"/>
    <w:rsid w:val="00910674"/>
    <w:rsid w:val="009119ED"/>
    <w:rsid w:val="0091281C"/>
    <w:rsid w:val="00915BCF"/>
    <w:rsid w:val="00920C7E"/>
    <w:rsid w:val="00921FCE"/>
    <w:rsid w:val="00926340"/>
    <w:rsid w:val="00927712"/>
    <w:rsid w:val="00933B8F"/>
    <w:rsid w:val="009379DB"/>
    <w:rsid w:val="009405A5"/>
    <w:rsid w:val="00941530"/>
    <w:rsid w:val="00941E17"/>
    <w:rsid w:val="009437C6"/>
    <w:rsid w:val="00946688"/>
    <w:rsid w:val="009534FB"/>
    <w:rsid w:val="00955A9A"/>
    <w:rsid w:val="009564C7"/>
    <w:rsid w:val="00960678"/>
    <w:rsid w:val="00964422"/>
    <w:rsid w:val="0097158F"/>
    <w:rsid w:val="00972766"/>
    <w:rsid w:val="009727B8"/>
    <w:rsid w:val="00973A48"/>
    <w:rsid w:val="00975037"/>
    <w:rsid w:val="0097558E"/>
    <w:rsid w:val="009764A9"/>
    <w:rsid w:val="00976594"/>
    <w:rsid w:val="00976637"/>
    <w:rsid w:val="0097679E"/>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7C81"/>
    <w:rsid w:val="009C1F4E"/>
    <w:rsid w:val="009C362C"/>
    <w:rsid w:val="009C42C4"/>
    <w:rsid w:val="009C44C2"/>
    <w:rsid w:val="009C4B49"/>
    <w:rsid w:val="009C4F9A"/>
    <w:rsid w:val="009C521A"/>
    <w:rsid w:val="009D0F10"/>
    <w:rsid w:val="009D2623"/>
    <w:rsid w:val="009D4CBD"/>
    <w:rsid w:val="009E2E57"/>
    <w:rsid w:val="009E35F1"/>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1F0C"/>
    <w:rsid w:val="00A2340D"/>
    <w:rsid w:val="00A24BE2"/>
    <w:rsid w:val="00A24F9F"/>
    <w:rsid w:val="00A267BD"/>
    <w:rsid w:val="00A27B88"/>
    <w:rsid w:val="00A328FC"/>
    <w:rsid w:val="00A32B49"/>
    <w:rsid w:val="00A33A50"/>
    <w:rsid w:val="00A3438B"/>
    <w:rsid w:val="00A4195C"/>
    <w:rsid w:val="00A42C60"/>
    <w:rsid w:val="00A434B9"/>
    <w:rsid w:val="00A44A18"/>
    <w:rsid w:val="00A451E9"/>
    <w:rsid w:val="00A46AEC"/>
    <w:rsid w:val="00A46DE0"/>
    <w:rsid w:val="00A475FF"/>
    <w:rsid w:val="00A51851"/>
    <w:rsid w:val="00A55365"/>
    <w:rsid w:val="00A55444"/>
    <w:rsid w:val="00A615CC"/>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148E"/>
    <w:rsid w:val="00A92550"/>
    <w:rsid w:val="00A970DE"/>
    <w:rsid w:val="00AA01C1"/>
    <w:rsid w:val="00AA18EC"/>
    <w:rsid w:val="00AA5C65"/>
    <w:rsid w:val="00AA66CE"/>
    <w:rsid w:val="00AA7622"/>
    <w:rsid w:val="00AA767E"/>
    <w:rsid w:val="00AB1578"/>
    <w:rsid w:val="00AB24D0"/>
    <w:rsid w:val="00AB2AF6"/>
    <w:rsid w:val="00AB3A7E"/>
    <w:rsid w:val="00AB3DB0"/>
    <w:rsid w:val="00AB4166"/>
    <w:rsid w:val="00AB4912"/>
    <w:rsid w:val="00AB4CFD"/>
    <w:rsid w:val="00AB7DDD"/>
    <w:rsid w:val="00AC1C75"/>
    <w:rsid w:val="00AC2C0E"/>
    <w:rsid w:val="00AC348D"/>
    <w:rsid w:val="00AC4755"/>
    <w:rsid w:val="00AC53E5"/>
    <w:rsid w:val="00AC5DE9"/>
    <w:rsid w:val="00AC65B1"/>
    <w:rsid w:val="00AD4FAE"/>
    <w:rsid w:val="00AD5A7C"/>
    <w:rsid w:val="00AD6018"/>
    <w:rsid w:val="00AD67BC"/>
    <w:rsid w:val="00AD7D68"/>
    <w:rsid w:val="00AE03A7"/>
    <w:rsid w:val="00AE1013"/>
    <w:rsid w:val="00AE39CC"/>
    <w:rsid w:val="00AE4620"/>
    <w:rsid w:val="00AE59CC"/>
    <w:rsid w:val="00AF4004"/>
    <w:rsid w:val="00B0250F"/>
    <w:rsid w:val="00B025F7"/>
    <w:rsid w:val="00B02E79"/>
    <w:rsid w:val="00B034BF"/>
    <w:rsid w:val="00B11B6D"/>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0FCC"/>
    <w:rsid w:val="00B51352"/>
    <w:rsid w:val="00B524FA"/>
    <w:rsid w:val="00B55F60"/>
    <w:rsid w:val="00B57311"/>
    <w:rsid w:val="00B6238C"/>
    <w:rsid w:val="00B6334D"/>
    <w:rsid w:val="00B6647D"/>
    <w:rsid w:val="00B778B9"/>
    <w:rsid w:val="00B82CAC"/>
    <w:rsid w:val="00B82F48"/>
    <w:rsid w:val="00B83530"/>
    <w:rsid w:val="00B867D6"/>
    <w:rsid w:val="00B92531"/>
    <w:rsid w:val="00B9258B"/>
    <w:rsid w:val="00B948AD"/>
    <w:rsid w:val="00BA0B87"/>
    <w:rsid w:val="00BA161A"/>
    <w:rsid w:val="00BA2927"/>
    <w:rsid w:val="00BA3419"/>
    <w:rsid w:val="00BA3574"/>
    <w:rsid w:val="00BA6FA0"/>
    <w:rsid w:val="00BB0DFA"/>
    <w:rsid w:val="00BB4A90"/>
    <w:rsid w:val="00BB70D1"/>
    <w:rsid w:val="00BC0714"/>
    <w:rsid w:val="00BC6F83"/>
    <w:rsid w:val="00BC75CC"/>
    <w:rsid w:val="00BD2A7C"/>
    <w:rsid w:val="00BD71C5"/>
    <w:rsid w:val="00BD7DA4"/>
    <w:rsid w:val="00BE183B"/>
    <w:rsid w:val="00BE607D"/>
    <w:rsid w:val="00BE61EC"/>
    <w:rsid w:val="00BE798B"/>
    <w:rsid w:val="00BE7F99"/>
    <w:rsid w:val="00BF0DDD"/>
    <w:rsid w:val="00BF2635"/>
    <w:rsid w:val="00BF403E"/>
    <w:rsid w:val="00BF530C"/>
    <w:rsid w:val="00BF6DBA"/>
    <w:rsid w:val="00BF7EC0"/>
    <w:rsid w:val="00C044EB"/>
    <w:rsid w:val="00C04A66"/>
    <w:rsid w:val="00C04EA8"/>
    <w:rsid w:val="00C06085"/>
    <w:rsid w:val="00C060F0"/>
    <w:rsid w:val="00C06AE0"/>
    <w:rsid w:val="00C072DB"/>
    <w:rsid w:val="00C107D2"/>
    <w:rsid w:val="00C13757"/>
    <w:rsid w:val="00C14210"/>
    <w:rsid w:val="00C173DB"/>
    <w:rsid w:val="00C22DA5"/>
    <w:rsid w:val="00C2497D"/>
    <w:rsid w:val="00C30FB6"/>
    <w:rsid w:val="00C30FDD"/>
    <w:rsid w:val="00C348D5"/>
    <w:rsid w:val="00C35471"/>
    <w:rsid w:val="00C35C42"/>
    <w:rsid w:val="00C367B7"/>
    <w:rsid w:val="00C36879"/>
    <w:rsid w:val="00C40CCF"/>
    <w:rsid w:val="00C432F0"/>
    <w:rsid w:val="00C44792"/>
    <w:rsid w:val="00C45C27"/>
    <w:rsid w:val="00C477A7"/>
    <w:rsid w:val="00C47BF8"/>
    <w:rsid w:val="00C50E08"/>
    <w:rsid w:val="00C51448"/>
    <w:rsid w:val="00C51617"/>
    <w:rsid w:val="00C5369A"/>
    <w:rsid w:val="00C53865"/>
    <w:rsid w:val="00C539A0"/>
    <w:rsid w:val="00C54C05"/>
    <w:rsid w:val="00C5702B"/>
    <w:rsid w:val="00C60365"/>
    <w:rsid w:val="00C6068F"/>
    <w:rsid w:val="00C62F10"/>
    <w:rsid w:val="00C633C8"/>
    <w:rsid w:val="00C65399"/>
    <w:rsid w:val="00C65957"/>
    <w:rsid w:val="00C67305"/>
    <w:rsid w:val="00C71EA2"/>
    <w:rsid w:val="00C724D3"/>
    <w:rsid w:val="00C72EB6"/>
    <w:rsid w:val="00C73E32"/>
    <w:rsid w:val="00C8029A"/>
    <w:rsid w:val="00C8043C"/>
    <w:rsid w:val="00C874DA"/>
    <w:rsid w:val="00C92741"/>
    <w:rsid w:val="00C929C6"/>
    <w:rsid w:val="00C93DFA"/>
    <w:rsid w:val="00C947CD"/>
    <w:rsid w:val="00C9613B"/>
    <w:rsid w:val="00C96EE0"/>
    <w:rsid w:val="00CA129C"/>
    <w:rsid w:val="00CA1A3D"/>
    <w:rsid w:val="00CA1FA3"/>
    <w:rsid w:val="00CA2CCA"/>
    <w:rsid w:val="00CA729B"/>
    <w:rsid w:val="00CB3D99"/>
    <w:rsid w:val="00CB5CC2"/>
    <w:rsid w:val="00CB7159"/>
    <w:rsid w:val="00CB79B4"/>
    <w:rsid w:val="00CC211E"/>
    <w:rsid w:val="00CC2F36"/>
    <w:rsid w:val="00CC3614"/>
    <w:rsid w:val="00CC6E96"/>
    <w:rsid w:val="00CD2D7B"/>
    <w:rsid w:val="00CD394A"/>
    <w:rsid w:val="00CD3EBD"/>
    <w:rsid w:val="00CD7D13"/>
    <w:rsid w:val="00CE2183"/>
    <w:rsid w:val="00CE2409"/>
    <w:rsid w:val="00CE33A8"/>
    <w:rsid w:val="00CE4AF0"/>
    <w:rsid w:val="00CE6EA5"/>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12CA"/>
    <w:rsid w:val="00D2673F"/>
    <w:rsid w:val="00D270F0"/>
    <w:rsid w:val="00D32BE4"/>
    <w:rsid w:val="00D35026"/>
    <w:rsid w:val="00D353AB"/>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2F9B"/>
    <w:rsid w:val="00D73725"/>
    <w:rsid w:val="00D74628"/>
    <w:rsid w:val="00D75118"/>
    <w:rsid w:val="00D75246"/>
    <w:rsid w:val="00D753FE"/>
    <w:rsid w:val="00D76CC4"/>
    <w:rsid w:val="00D77E2E"/>
    <w:rsid w:val="00D8165C"/>
    <w:rsid w:val="00D81ED4"/>
    <w:rsid w:val="00D82516"/>
    <w:rsid w:val="00D83CD6"/>
    <w:rsid w:val="00D84532"/>
    <w:rsid w:val="00D84BC2"/>
    <w:rsid w:val="00D85AFC"/>
    <w:rsid w:val="00D87559"/>
    <w:rsid w:val="00D916A4"/>
    <w:rsid w:val="00D95CBC"/>
    <w:rsid w:val="00DA14A0"/>
    <w:rsid w:val="00DA23E0"/>
    <w:rsid w:val="00DA2407"/>
    <w:rsid w:val="00DA3D14"/>
    <w:rsid w:val="00DA41D8"/>
    <w:rsid w:val="00DA7914"/>
    <w:rsid w:val="00DB17CA"/>
    <w:rsid w:val="00DB44FE"/>
    <w:rsid w:val="00DB49D1"/>
    <w:rsid w:val="00DB5125"/>
    <w:rsid w:val="00DB5953"/>
    <w:rsid w:val="00DB6909"/>
    <w:rsid w:val="00DC0505"/>
    <w:rsid w:val="00DC20F2"/>
    <w:rsid w:val="00DC242D"/>
    <w:rsid w:val="00DC5826"/>
    <w:rsid w:val="00DC6C43"/>
    <w:rsid w:val="00DC6FF2"/>
    <w:rsid w:val="00DC7484"/>
    <w:rsid w:val="00DC7A32"/>
    <w:rsid w:val="00DD2B0C"/>
    <w:rsid w:val="00DD5B35"/>
    <w:rsid w:val="00DE0768"/>
    <w:rsid w:val="00DE0AD3"/>
    <w:rsid w:val="00DE4647"/>
    <w:rsid w:val="00DF0EBE"/>
    <w:rsid w:val="00DF1740"/>
    <w:rsid w:val="00DF6ADD"/>
    <w:rsid w:val="00DF7F7B"/>
    <w:rsid w:val="00E00AC8"/>
    <w:rsid w:val="00E00E2C"/>
    <w:rsid w:val="00E00F00"/>
    <w:rsid w:val="00E04628"/>
    <w:rsid w:val="00E067AB"/>
    <w:rsid w:val="00E074BC"/>
    <w:rsid w:val="00E07F9E"/>
    <w:rsid w:val="00E12FCC"/>
    <w:rsid w:val="00E13D0F"/>
    <w:rsid w:val="00E1414A"/>
    <w:rsid w:val="00E21337"/>
    <w:rsid w:val="00E224A4"/>
    <w:rsid w:val="00E22798"/>
    <w:rsid w:val="00E23A7C"/>
    <w:rsid w:val="00E25F01"/>
    <w:rsid w:val="00E27DE0"/>
    <w:rsid w:val="00E326C0"/>
    <w:rsid w:val="00E3341E"/>
    <w:rsid w:val="00E336A6"/>
    <w:rsid w:val="00E36AEC"/>
    <w:rsid w:val="00E40197"/>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04AA"/>
    <w:rsid w:val="00E829EB"/>
    <w:rsid w:val="00E83999"/>
    <w:rsid w:val="00E84EAE"/>
    <w:rsid w:val="00E87A23"/>
    <w:rsid w:val="00E91001"/>
    <w:rsid w:val="00E947F8"/>
    <w:rsid w:val="00E9540C"/>
    <w:rsid w:val="00E967C7"/>
    <w:rsid w:val="00EA1426"/>
    <w:rsid w:val="00EA147F"/>
    <w:rsid w:val="00EA380F"/>
    <w:rsid w:val="00EA47D9"/>
    <w:rsid w:val="00EB049B"/>
    <w:rsid w:val="00EB0EE5"/>
    <w:rsid w:val="00EB1719"/>
    <w:rsid w:val="00EB19D1"/>
    <w:rsid w:val="00EB42BF"/>
    <w:rsid w:val="00EB5AB9"/>
    <w:rsid w:val="00EB6A58"/>
    <w:rsid w:val="00EC0BCD"/>
    <w:rsid w:val="00EC1201"/>
    <w:rsid w:val="00EC1363"/>
    <w:rsid w:val="00EC430E"/>
    <w:rsid w:val="00EC4B11"/>
    <w:rsid w:val="00ED0EBB"/>
    <w:rsid w:val="00ED0FEA"/>
    <w:rsid w:val="00ED4574"/>
    <w:rsid w:val="00EE19D8"/>
    <w:rsid w:val="00EE2A79"/>
    <w:rsid w:val="00EE35D0"/>
    <w:rsid w:val="00EE7347"/>
    <w:rsid w:val="00EE77ED"/>
    <w:rsid w:val="00EF00B4"/>
    <w:rsid w:val="00EF1254"/>
    <w:rsid w:val="00F00493"/>
    <w:rsid w:val="00F00B7C"/>
    <w:rsid w:val="00F00FB5"/>
    <w:rsid w:val="00F038EC"/>
    <w:rsid w:val="00F03C64"/>
    <w:rsid w:val="00F0589C"/>
    <w:rsid w:val="00F1235E"/>
    <w:rsid w:val="00F12A13"/>
    <w:rsid w:val="00F153B8"/>
    <w:rsid w:val="00F230AF"/>
    <w:rsid w:val="00F23B4A"/>
    <w:rsid w:val="00F25625"/>
    <w:rsid w:val="00F25D56"/>
    <w:rsid w:val="00F276F2"/>
    <w:rsid w:val="00F277E5"/>
    <w:rsid w:val="00F37A26"/>
    <w:rsid w:val="00F43A17"/>
    <w:rsid w:val="00F45CAA"/>
    <w:rsid w:val="00F50177"/>
    <w:rsid w:val="00F512AC"/>
    <w:rsid w:val="00F52915"/>
    <w:rsid w:val="00F52FDB"/>
    <w:rsid w:val="00F53F9A"/>
    <w:rsid w:val="00F5614E"/>
    <w:rsid w:val="00F60828"/>
    <w:rsid w:val="00F6376C"/>
    <w:rsid w:val="00F725F3"/>
    <w:rsid w:val="00F735F6"/>
    <w:rsid w:val="00F739C8"/>
    <w:rsid w:val="00F74FE8"/>
    <w:rsid w:val="00F81046"/>
    <w:rsid w:val="00F819DF"/>
    <w:rsid w:val="00F821B1"/>
    <w:rsid w:val="00F9060B"/>
    <w:rsid w:val="00F92D0F"/>
    <w:rsid w:val="00F9507D"/>
    <w:rsid w:val="00FA1346"/>
    <w:rsid w:val="00FA2F41"/>
    <w:rsid w:val="00FB2FA7"/>
    <w:rsid w:val="00FB3189"/>
    <w:rsid w:val="00FB3217"/>
    <w:rsid w:val="00FB5BDC"/>
    <w:rsid w:val="00FB5D35"/>
    <w:rsid w:val="00FC0300"/>
    <w:rsid w:val="00FC25BE"/>
    <w:rsid w:val="00FC2A0E"/>
    <w:rsid w:val="00FC3135"/>
    <w:rsid w:val="00FD1218"/>
    <w:rsid w:val="00FD3283"/>
    <w:rsid w:val="00FD3686"/>
    <w:rsid w:val="00FD380D"/>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10A8E587"/>
  <w15:docId w15:val="{BCDDEF06-75F1-4F45-9080-0EA38F78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B57311"/>
    <w:rPr>
      <w:color w:val="800080" w:themeColor="followedHyperlink"/>
      <w:u w:val="single"/>
    </w:rPr>
  </w:style>
  <w:style w:type="paragraph" w:customStyle="1" w:styleId="BulletB1Number">
    <w:name w:val="Bullet B (1. Number)"/>
    <w:basedOn w:val="Normal"/>
    <w:rsid w:val="0043315F"/>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453426">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9231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www.energy.ca.gov/title24/equipment_cert/llahu/low_leakage_air_handling_units.pdf" TargetMode="External"/><Relationship Id="rId17" Type="http://schemas.openxmlformats.org/officeDocument/2006/relationships/header" Target="head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www.energy.ca.gov/title24/equipment_cert/llahu/low_leakage_air_handling_units.pdf"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14FA19-9908-4E46-BAF8-DFB224330252}">
  <ds:schemaRefs>
    <ds:schemaRef ds:uri="http://schemas.openxmlformats.org/officeDocument/2006/bibliography"/>
  </ds:schemaRefs>
</ds:datastoreItem>
</file>

<file path=customXml/itemProps2.xml><?xml version="1.0" encoding="utf-8"?>
<ds:datastoreItem xmlns:ds="http://schemas.openxmlformats.org/officeDocument/2006/customXml" ds:itemID="{AED3A103-FD9B-40FF-94F2-BAFCE5B3987F}">
  <ds:schemaRefs>
    <ds:schemaRef ds:uri="http://schemas.openxmlformats.org/officeDocument/2006/bibliography"/>
  </ds:schemaRefs>
</ds:datastoreItem>
</file>

<file path=customXml/itemProps3.xml><?xml version="1.0" encoding="utf-8"?>
<ds:datastoreItem xmlns:ds="http://schemas.openxmlformats.org/officeDocument/2006/customXml" ds:itemID="{B4E154A8-FDD0-402E-9AAB-AE6629B676E1}">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5CBD3F11-7128-4BDD-87D8-9286EC49C9F0}">
  <ds:schemaRefs>
    <ds:schemaRef ds:uri="http://schemas.microsoft.com/sharepoint/v3/contenttype/forms"/>
  </ds:schemaRefs>
</ds:datastoreItem>
</file>

<file path=customXml/itemProps5.xml><?xml version="1.0" encoding="utf-8"?>
<ds:datastoreItem xmlns:ds="http://schemas.openxmlformats.org/officeDocument/2006/customXml" ds:itemID="{74A6C58B-B9CB-4268-B940-DE63F633E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8</Pages>
  <Words>2707</Words>
  <Characters>15432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Geiser, Che@Energy</cp:lastModifiedBy>
  <cp:revision>41</cp:revision>
  <cp:lastPrinted>2013-05-06T22:11:00Z</cp:lastPrinted>
  <dcterms:created xsi:type="dcterms:W3CDTF">2015-06-23T16:49:00Z</dcterms:created>
  <dcterms:modified xsi:type="dcterms:W3CDTF">2022-04-11T20:49:00Z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