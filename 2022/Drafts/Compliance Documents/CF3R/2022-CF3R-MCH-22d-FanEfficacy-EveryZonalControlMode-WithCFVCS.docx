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7777777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9E5E8E" w:rsidRPr="00D83E48" w14:paraId="10CF0E09" w14:textId="77777777" w:rsidTr="00E3551F">
        <w:trPr>
          <w:cantSplit/>
          <w:trHeight w:val="144"/>
        </w:trPr>
        <w:tc>
          <w:tcPr>
            <w:tcW w:w="475" w:type="dxa"/>
            <w:vAlign w:val="center"/>
          </w:tcPr>
          <w:p w14:paraId="25A7FD0C" w14:textId="017F7F78" w:rsidR="009E5E8E" w:rsidRPr="005B03AD" w:rsidRDefault="009E5E8E" w:rsidP="00E3551F">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38A37C9E" w14:textId="77066FD6" w:rsidR="009E5E8E" w:rsidRPr="005B03AD" w:rsidRDefault="009E5E8E" w:rsidP="00E3551F">
            <w:pPr>
              <w:rPr>
                <w:rFonts w:asciiTheme="minorHAnsi" w:hAnsiTheme="minorHAnsi"/>
                <w:sz w:val="18"/>
                <w:szCs w:val="18"/>
              </w:rPr>
            </w:pPr>
            <w:r>
              <w:rPr>
                <w:rFonts w:asciiTheme="minorHAnsi" w:hAnsiTheme="minorHAnsi"/>
                <w:sz w:val="18"/>
                <w:szCs w:val="18"/>
              </w:rPr>
              <w:t>Indoor Unit Name</w:t>
            </w:r>
            <w:r w:rsidR="007A3AC5">
              <w:rPr>
                <w:rFonts w:asciiTheme="minorHAnsi" w:hAnsiTheme="minorHAnsi"/>
                <w:sz w:val="18"/>
                <w:szCs w:val="18"/>
              </w:rPr>
              <w:t xml:space="preserve"> </w:t>
            </w:r>
            <w:r w:rsidR="007A3AC5" w:rsidRPr="00AA1C65">
              <w:rPr>
                <w:rFonts w:asciiTheme="minorHAnsi" w:hAnsiTheme="minorHAnsi"/>
                <w:sz w:val="18"/>
                <w:szCs w:val="18"/>
              </w:rPr>
              <w:t>or Description of Area Served</w:t>
            </w:r>
          </w:p>
        </w:tc>
        <w:tc>
          <w:tcPr>
            <w:tcW w:w="5605" w:type="dxa"/>
            <w:vAlign w:val="center"/>
          </w:tcPr>
          <w:p w14:paraId="72F08945" w14:textId="77777777" w:rsidR="009E5E8E" w:rsidRPr="005B03AD" w:rsidRDefault="009E5E8E" w:rsidP="00E3551F">
            <w:pPr>
              <w:rPr>
                <w:rFonts w:asciiTheme="minorHAnsi" w:hAnsiTheme="minorHAnsi"/>
                <w:sz w:val="18"/>
                <w:szCs w:val="18"/>
              </w:rPr>
            </w:pPr>
          </w:p>
        </w:tc>
      </w:tr>
      <w:tr w:rsidR="006A67C2" w:rsidRPr="00D83E48" w14:paraId="65CE9BE4" w14:textId="77777777" w:rsidTr="00E3551F">
        <w:trPr>
          <w:cantSplit/>
          <w:trHeight w:val="144"/>
        </w:trPr>
        <w:tc>
          <w:tcPr>
            <w:tcW w:w="475" w:type="dxa"/>
            <w:vAlign w:val="center"/>
          </w:tcPr>
          <w:p w14:paraId="65CE9BE1" w14:textId="5078285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4</w:t>
            </w:r>
          </w:p>
        </w:tc>
        <w:tc>
          <w:tcPr>
            <w:tcW w:w="4950" w:type="dxa"/>
            <w:vAlign w:val="center"/>
          </w:tcPr>
          <w:p w14:paraId="65CE9BE2" w14:textId="2A79EE93"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6A67C2" w:rsidRPr="005B03AD" w:rsidRDefault="006A67C2" w:rsidP="00E3551F">
            <w:pPr>
              <w:pStyle w:val="ListParagraph"/>
              <w:ind w:left="0"/>
              <w:rPr>
                <w:rFonts w:asciiTheme="minorHAnsi" w:hAnsiTheme="minorHAnsi"/>
                <w:sz w:val="18"/>
                <w:szCs w:val="18"/>
              </w:rPr>
            </w:pPr>
          </w:p>
        </w:tc>
      </w:tr>
      <w:tr w:rsidR="006A67C2" w:rsidRPr="00D83E48" w14:paraId="65CE9BE8" w14:textId="77777777" w:rsidTr="00E3551F">
        <w:trPr>
          <w:cantSplit/>
          <w:trHeight w:val="144"/>
        </w:trPr>
        <w:tc>
          <w:tcPr>
            <w:tcW w:w="475" w:type="dxa"/>
            <w:vAlign w:val="center"/>
          </w:tcPr>
          <w:p w14:paraId="65CE9BE5" w14:textId="2CB06740"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5</w:t>
            </w:r>
          </w:p>
        </w:tc>
        <w:tc>
          <w:tcPr>
            <w:tcW w:w="4950" w:type="dxa"/>
            <w:vAlign w:val="center"/>
          </w:tcPr>
          <w:p w14:paraId="65CE9BE6" w14:textId="22C234A0"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6A67C2" w:rsidRPr="005B03AD" w:rsidRDefault="006A67C2" w:rsidP="00E3551F">
            <w:pPr>
              <w:rPr>
                <w:rFonts w:asciiTheme="minorHAnsi" w:hAnsiTheme="minorHAnsi"/>
                <w:sz w:val="18"/>
                <w:szCs w:val="18"/>
              </w:rPr>
            </w:pPr>
          </w:p>
        </w:tc>
      </w:tr>
      <w:tr w:rsidR="006A67C2" w:rsidRPr="00D83E48" w14:paraId="65CE9BEC" w14:textId="77777777" w:rsidTr="00E3551F">
        <w:trPr>
          <w:cantSplit/>
          <w:trHeight w:val="144"/>
        </w:trPr>
        <w:tc>
          <w:tcPr>
            <w:tcW w:w="475" w:type="dxa"/>
            <w:vAlign w:val="center"/>
          </w:tcPr>
          <w:p w14:paraId="65CE9BE9" w14:textId="0675CD55"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6</w:t>
            </w:r>
          </w:p>
        </w:tc>
        <w:tc>
          <w:tcPr>
            <w:tcW w:w="4950" w:type="dxa"/>
            <w:vAlign w:val="center"/>
          </w:tcPr>
          <w:p w14:paraId="65CE9BEA" w14:textId="0F69B2F2"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6A67C2" w:rsidRPr="005B03AD" w:rsidRDefault="006A67C2" w:rsidP="00E3551F">
            <w:pPr>
              <w:rPr>
                <w:rFonts w:asciiTheme="minorHAnsi" w:hAnsiTheme="minorHAnsi"/>
                <w:sz w:val="18"/>
                <w:szCs w:val="18"/>
              </w:rPr>
            </w:pPr>
          </w:p>
        </w:tc>
      </w:tr>
      <w:tr w:rsidR="006A67C2" w:rsidRPr="00D83E48" w14:paraId="65CE9BF0" w14:textId="77777777" w:rsidTr="00E3551F">
        <w:trPr>
          <w:cantSplit/>
          <w:trHeight w:val="144"/>
        </w:trPr>
        <w:tc>
          <w:tcPr>
            <w:tcW w:w="475" w:type="dxa"/>
            <w:vAlign w:val="center"/>
          </w:tcPr>
          <w:p w14:paraId="65CE9BED" w14:textId="7052E980"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7</w:t>
            </w:r>
          </w:p>
        </w:tc>
        <w:tc>
          <w:tcPr>
            <w:tcW w:w="4950" w:type="dxa"/>
            <w:vAlign w:val="center"/>
          </w:tcPr>
          <w:p w14:paraId="65CE9BEE" w14:textId="6502B911"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6A67C2" w:rsidRPr="005B03AD" w:rsidRDefault="006A67C2" w:rsidP="00E3551F">
            <w:pPr>
              <w:rPr>
                <w:rFonts w:asciiTheme="minorHAnsi" w:hAnsiTheme="minorHAnsi"/>
                <w:sz w:val="18"/>
                <w:szCs w:val="18"/>
              </w:rPr>
            </w:pPr>
          </w:p>
        </w:tc>
      </w:tr>
      <w:tr w:rsidR="006A67C2" w:rsidRPr="00D83E48" w14:paraId="65CE9BF4" w14:textId="77777777" w:rsidTr="00E3551F">
        <w:trPr>
          <w:cantSplit/>
          <w:trHeight w:val="144"/>
        </w:trPr>
        <w:tc>
          <w:tcPr>
            <w:tcW w:w="475" w:type="dxa"/>
            <w:vAlign w:val="center"/>
          </w:tcPr>
          <w:p w14:paraId="65CE9BF1" w14:textId="37D4D979"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8</w:t>
            </w:r>
          </w:p>
        </w:tc>
        <w:tc>
          <w:tcPr>
            <w:tcW w:w="4950" w:type="dxa"/>
            <w:vAlign w:val="center"/>
          </w:tcPr>
          <w:p w14:paraId="65CE9BF2" w14:textId="3482A222"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6A67C2" w:rsidRPr="005B03AD" w:rsidRDefault="006A67C2" w:rsidP="00E3551F">
            <w:pPr>
              <w:rPr>
                <w:rFonts w:asciiTheme="minorHAnsi" w:hAnsiTheme="minorHAnsi"/>
                <w:sz w:val="18"/>
                <w:szCs w:val="18"/>
              </w:rPr>
            </w:pPr>
          </w:p>
        </w:tc>
      </w:tr>
      <w:tr w:rsidR="006A67C2" w:rsidRPr="00D83E48" w14:paraId="65CE9BF8" w14:textId="77777777" w:rsidTr="00E3551F">
        <w:trPr>
          <w:cantSplit/>
          <w:trHeight w:val="144"/>
        </w:trPr>
        <w:tc>
          <w:tcPr>
            <w:tcW w:w="475" w:type="dxa"/>
            <w:vAlign w:val="center"/>
          </w:tcPr>
          <w:p w14:paraId="65CE9BF5" w14:textId="7BA7C81A"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w:t>
            </w:r>
            <w:r w:rsidR="009E5E8E">
              <w:rPr>
                <w:rFonts w:asciiTheme="minorHAnsi" w:hAnsiTheme="minorHAnsi"/>
                <w:sz w:val="18"/>
                <w:szCs w:val="18"/>
              </w:rPr>
              <w:t>9</w:t>
            </w:r>
          </w:p>
        </w:tc>
        <w:tc>
          <w:tcPr>
            <w:tcW w:w="4950" w:type="dxa"/>
            <w:vAlign w:val="center"/>
          </w:tcPr>
          <w:p w14:paraId="65CE9BF6" w14:textId="1292CDD8"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6A67C2" w:rsidRPr="005B03AD" w:rsidRDefault="006A67C2" w:rsidP="00E3551F">
            <w:pPr>
              <w:pStyle w:val="ListParagraph"/>
              <w:keepNext/>
              <w:ind w:left="0"/>
              <w:rPr>
                <w:rFonts w:asciiTheme="minorHAnsi" w:hAnsiTheme="minorHAnsi"/>
                <w:sz w:val="18"/>
                <w:szCs w:val="18"/>
              </w:rPr>
            </w:pPr>
          </w:p>
        </w:tc>
      </w:tr>
      <w:tr w:rsidR="006A67C2" w:rsidRPr="00D83E48" w14:paraId="65CE9BFC" w14:textId="77777777" w:rsidTr="00E3551F">
        <w:trPr>
          <w:cantSplit/>
          <w:trHeight w:val="144"/>
        </w:trPr>
        <w:tc>
          <w:tcPr>
            <w:tcW w:w="475" w:type="dxa"/>
            <w:vAlign w:val="center"/>
          </w:tcPr>
          <w:p w14:paraId="65CE9BF9" w14:textId="6EB482C8" w:rsidR="006A67C2" w:rsidRPr="005B03AD" w:rsidRDefault="009E5E8E" w:rsidP="00E3551F">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6A67C2" w:rsidRPr="005B03AD" w:rsidRDefault="006A67C2" w:rsidP="00E3551F">
            <w:pPr>
              <w:keepNext/>
              <w:rPr>
                <w:rFonts w:asciiTheme="minorHAnsi" w:hAnsiTheme="minorHAnsi"/>
                <w:sz w:val="18"/>
                <w:szCs w:val="18"/>
              </w:rPr>
            </w:pPr>
          </w:p>
        </w:tc>
      </w:tr>
      <w:tr w:rsidR="006A67C2" w:rsidRPr="00D83E48" w14:paraId="65CE9C00" w14:textId="77777777" w:rsidTr="00E3551F">
        <w:trPr>
          <w:cantSplit/>
          <w:trHeight w:val="144"/>
        </w:trPr>
        <w:tc>
          <w:tcPr>
            <w:tcW w:w="475" w:type="dxa"/>
            <w:vAlign w:val="center"/>
          </w:tcPr>
          <w:p w14:paraId="65CE9BFD" w14:textId="1E0A1DE2" w:rsidR="006A67C2" w:rsidRPr="005B03AD" w:rsidDel="006E5AE2" w:rsidRDefault="000E3240" w:rsidP="00E3551F">
            <w:pPr>
              <w:pStyle w:val="FootnoteText"/>
              <w:jc w:val="center"/>
              <w:rPr>
                <w:rFonts w:asciiTheme="minorHAnsi" w:hAnsiTheme="minorHAnsi"/>
                <w:sz w:val="18"/>
                <w:szCs w:val="18"/>
              </w:rPr>
            </w:pPr>
            <w:r>
              <w:rPr>
                <w:rFonts w:asciiTheme="minorHAnsi" w:hAnsiTheme="minorHAnsi"/>
                <w:sz w:val="18"/>
                <w:szCs w:val="18"/>
              </w:rPr>
              <w:t>1</w:t>
            </w:r>
            <w:r w:rsidR="009E5E8E">
              <w:rPr>
                <w:rFonts w:asciiTheme="minorHAnsi" w:hAnsiTheme="minorHAnsi"/>
                <w:sz w:val="18"/>
                <w:szCs w:val="18"/>
              </w:rPr>
              <w:t>1</w:t>
            </w:r>
          </w:p>
        </w:tc>
        <w:tc>
          <w:tcPr>
            <w:tcW w:w="4950" w:type="dxa"/>
            <w:vAlign w:val="center"/>
          </w:tcPr>
          <w:p w14:paraId="65CE9BFE" w14:textId="137325F2" w:rsidR="006A67C2" w:rsidRPr="005B03AD" w:rsidRDefault="006A67C2" w:rsidP="00710CB9">
            <w:pPr>
              <w:keepNext/>
              <w:rPr>
                <w:rFonts w:asciiTheme="minorHAnsi" w:hAnsiTheme="minorHAnsi"/>
                <w:sz w:val="18"/>
                <w:szCs w:val="18"/>
              </w:rPr>
            </w:pPr>
            <w:r w:rsidRPr="005B03AD">
              <w:rPr>
                <w:rFonts w:asciiTheme="minorHAnsi" w:hAnsiTheme="minorHAnsi"/>
                <w:sz w:val="18"/>
                <w:szCs w:val="18"/>
              </w:rPr>
              <w:t xml:space="preserve">Airflow Rate Protocol </w:t>
            </w:r>
            <w:r w:rsidR="00710CB9">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6A67C2" w:rsidRPr="005B03AD" w:rsidRDefault="006A67C2" w:rsidP="00E3551F">
            <w:pPr>
              <w:keepNext/>
              <w:rPr>
                <w:rFonts w:asciiTheme="minorHAnsi" w:hAnsiTheme="minorHAnsi"/>
                <w:sz w:val="18"/>
                <w:szCs w:val="18"/>
              </w:rPr>
            </w:pPr>
          </w:p>
        </w:tc>
      </w:tr>
      <w:tr w:rsidR="005A044D" w:rsidRPr="00D83E48" w14:paraId="07E7E800" w14:textId="77777777" w:rsidTr="00E3551F">
        <w:trPr>
          <w:cantSplit/>
          <w:trHeight w:val="144"/>
        </w:trPr>
        <w:tc>
          <w:tcPr>
            <w:tcW w:w="475" w:type="dxa"/>
            <w:vAlign w:val="center"/>
          </w:tcPr>
          <w:p w14:paraId="3FC7EED0" w14:textId="052917E2" w:rsidR="005A044D" w:rsidRDefault="005A044D" w:rsidP="005A044D">
            <w:pPr>
              <w:pStyle w:val="FootnoteText"/>
              <w:jc w:val="center"/>
              <w:rPr>
                <w:rFonts w:asciiTheme="minorHAnsi" w:hAnsiTheme="minorHAnsi"/>
                <w:sz w:val="18"/>
                <w:szCs w:val="18"/>
              </w:rPr>
            </w:pPr>
            <w:r>
              <w:rPr>
                <w:rFonts w:asciiTheme="minorHAnsi" w:hAnsiTheme="minorHAnsi"/>
                <w:sz w:val="18"/>
                <w:szCs w:val="18"/>
              </w:rPr>
              <w:t>1</w:t>
            </w:r>
            <w:r w:rsidR="009E5E8E">
              <w:rPr>
                <w:rFonts w:asciiTheme="minorHAnsi" w:hAnsiTheme="minorHAnsi"/>
                <w:sz w:val="18"/>
                <w:szCs w:val="18"/>
              </w:rPr>
              <w:t>2</w:t>
            </w:r>
          </w:p>
        </w:tc>
        <w:tc>
          <w:tcPr>
            <w:tcW w:w="4950" w:type="dxa"/>
            <w:vAlign w:val="center"/>
          </w:tcPr>
          <w:p w14:paraId="7421879D" w14:textId="21909DE8" w:rsidR="005A044D" w:rsidRPr="005B03AD" w:rsidRDefault="005A044D" w:rsidP="005A044D">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5A044D" w:rsidRPr="005B03AD" w:rsidRDefault="005A044D" w:rsidP="005A044D">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64FD7FC9" w:rsidR="004F6841" w:rsidRPr="000F2D06" w:rsidRDefault="00036F28" w:rsidP="00E3551F">
            <w:pPr>
              <w:rPr>
                <w:rFonts w:asciiTheme="minorHAnsi" w:hAnsiTheme="minorHAnsi"/>
                <w:b/>
              </w:rPr>
            </w:pPr>
            <w:r w:rsidRPr="000F2D06">
              <w:rPr>
                <w:rFonts w:asciiTheme="minorHAnsi" w:hAnsiTheme="minorHAnsi"/>
                <w:b/>
              </w:rPr>
              <w:t>MCH-22</w:t>
            </w:r>
            <w:r w:rsidR="000C1368" w:rsidRPr="000F2D06">
              <w:rPr>
                <w:rFonts w:asciiTheme="minorHAnsi" w:hAnsiTheme="minorHAnsi"/>
                <w:b/>
              </w:rPr>
              <w:t>d</w:t>
            </w:r>
            <w:r w:rsidRPr="000F2D06">
              <w:rPr>
                <w:rFonts w:asciiTheme="minorHAnsi" w:hAnsiTheme="minorHAnsi"/>
                <w:b/>
              </w:rPr>
              <w:t xml:space="preserve"> Forced Air System Fan Efficacy Measurement – Newly Installed Zoned Single-Speed Compressor Systems</w:t>
            </w:r>
            <w:r w:rsidR="000C1368" w:rsidRPr="000F2D06">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6C1C242C"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0EA4AA3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05536E2B"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707BC0" w:rsidRPr="00D83E48" w14:paraId="3CA596A2" w14:textId="77777777" w:rsidTr="00707BC0">
        <w:trPr>
          <w:trHeight w:val="144"/>
        </w:trPr>
        <w:tc>
          <w:tcPr>
            <w:tcW w:w="10998" w:type="dxa"/>
            <w:gridSpan w:val="3"/>
          </w:tcPr>
          <w:p w14:paraId="49E3A108" w14:textId="565F100D" w:rsidR="00707BC0" w:rsidRPr="00207D4B" w:rsidRDefault="00707BC0">
            <w:pPr>
              <w:keepNext/>
              <w:rPr>
                <w:rFonts w:asciiTheme="minorHAnsi" w:hAnsiTheme="minorHAnsi"/>
                <w:sz w:val="18"/>
                <w:szCs w:val="18"/>
              </w:rPr>
            </w:pPr>
            <w:r>
              <w:rPr>
                <w:rFonts w:asciiTheme="minorHAnsi" w:hAnsiTheme="minorHAnsi"/>
                <w:b/>
                <w:szCs w:val="18"/>
              </w:rPr>
              <w:t>F</w:t>
            </w:r>
            <w:r w:rsidRPr="0036342F">
              <w:rPr>
                <w:rFonts w:asciiTheme="minorHAnsi" w:hAnsiTheme="minorHAnsi"/>
                <w:b/>
                <w:szCs w:val="18"/>
              </w:rPr>
              <w:t>. Additional Requirements</w:t>
            </w:r>
          </w:p>
        </w:tc>
      </w:tr>
      <w:tr w:rsidR="00707BC0" w:rsidRPr="00D83E48" w14:paraId="0CB90736" w14:textId="77777777" w:rsidTr="00707BC0">
        <w:trPr>
          <w:trHeight w:val="144"/>
        </w:trPr>
        <w:tc>
          <w:tcPr>
            <w:tcW w:w="468" w:type="dxa"/>
          </w:tcPr>
          <w:p w14:paraId="37909FD1"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424FDC08"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707BC0" w:rsidRPr="00D83E48" w14:paraId="0E14C678" w14:textId="77777777" w:rsidTr="00707BC0">
        <w:trPr>
          <w:trHeight w:val="144"/>
        </w:trPr>
        <w:tc>
          <w:tcPr>
            <w:tcW w:w="468" w:type="dxa"/>
          </w:tcPr>
          <w:p w14:paraId="3156501A"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574BB2BC"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707BC0" w:rsidRPr="00D83E48" w14:paraId="6DDE60B5" w14:textId="77777777" w:rsidTr="00707BC0">
        <w:trPr>
          <w:trHeight w:val="144"/>
        </w:trPr>
        <w:tc>
          <w:tcPr>
            <w:tcW w:w="468" w:type="dxa"/>
          </w:tcPr>
          <w:p w14:paraId="4E0E99D9"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2130F2C6" w14:textId="77777777" w:rsidR="00707BC0" w:rsidRPr="00207D4B" w:rsidRDefault="00707BC0" w:rsidP="00707BC0">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707BC0" w:rsidRPr="00D83E48" w14:paraId="074E3991" w14:textId="77777777" w:rsidTr="00707BC0">
        <w:trPr>
          <w:trHeight w:val="144"/>
        </w:trPr>
        <w:tc>
          <w:tcPr>
            <w:tcW w:w="468" w:type="dxa"/>
          </w:tcPr>
          <w:p w14:paraId="0730E43D"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79B09B99"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707BC0" w:rsidRPr="00D83E48" w14:paraId="120AFACF" w14:textId="77777777" w:rsidTr="00707BC0">
        <w:trPr>
          <w:trHeight w:val="144"/>
        </w:trPr>
        <w:tc>
          <w:tcPr>
            <w:tcW w:w="468" w:type="dxa"/>
            <w:vAlign w:val="center"/>
          </w:tcPr>
          <w:p w14:paraId="5F032240"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1645E265" w14:textId="77777777" w:rsidR="00707BC0" w:rsidRPr="00207D4B" w:rsidRDefault="00707BC0" w:rsidP="00707BC0">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707BC0" w:rsidRPr="00D83E48" w14:paraId="07CB013D" w14:textId="77777777" w:rsidTr="00707BC0">
        <w:trPr>
          <w:trHeight w:val="144"/>
        </w:trPr>
        <w:tc>
          <w:tcPr>
            <w:tcW w:w="468" w:type="dxa"/>
            <w:vAlign w:val="center"/>
          </w:tcPr>
          <w:p w14:paraId="4A44A0EE" w14:textId="77777777" w:rsidR="00707BC0" w:rsidRPr="00207D4B" w:rsidRDefault="00707BC0" w:rsidP="00707BC0">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45DE9A1C"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207D4B">
              <w:rPr>
                <w:rFonts w:asciiTheme="minorHAnsi" w:hAnsiTheme="minorHAnsi"/>
                <w:sz w:val="18"/>
                <w:szCs w:val="18"/>
              </w:rPr>
              <w:t>att/cfm) criteria in every zonal control mode.</w:t>
            </w:r>
          </w:p>
        </w:tc>
      </w:tr>
      <w:tr w:rsidR="00707BC0" w:rsidRPr="00D83E48" w14:paraId="21E10261" w14:textId="77777777" w:rsidTr="00707BC0">
        <w:trPr>
          <w:trHeight w:val="144"/>
        </w:trPr>
        <w:tc>
          <w:tcPr>
            <w:tcW w:w="468" w:type="dxa"/>
            <w:vAlign w:val="center"/>
          </w:tcPr>
          <w:p w14:paraId="11FB2534" w14:textId="77777777" w:rsidR="00707BC0" w:rsidRPr="00207D4B" w:rsidRDefault="00707BC0" w:rsidP="00707BC0">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tcPr>
          <w:p w14:paraId="6ACEFD87" w14:textId="77777777" w:rsidR="00707BC0" w:rsidRPr="00207D4B" w:rsidRDefault="00707BC0" w:rsidP="00707BC0">
            <w:pPr>
              <w:keepNext/>
              <w:rPr>
                <w:rFonts w:asciiTheme="minorHAnsi" w:hAnsiTheme="minorHAnsi"/>
                <w:sz w:val="18"/>
                <w:szCs w:val="18"/>
              </w:rPr>
            </w:pPr>
            <w:r w:rsidRPr="00207D4B">
              <w:rPr>
                <w:rFonts w:asciiTheme="minorHAnsi" w:hAnsiTheme="minorHAnsi"/>
                <w:sz w:val="18"/>
                <w:szCs w:val="18"/>
              </w:rPr>
              <w:t>Portable Watt meters used for measurements of air</w:t>
            </w:r>
            <w:r>
              <w:rPr>
                <w:rFonts w:asciiTheme="minorHAnsi" w:hAnsiTheme="minorHAnsi"/>
                <w:sz w:val="18"/>
                <w:szCs w:val="18"/>
              </w:rPr>
              <w:t>-</w:t>
            </w:r>
            <w:r w:rsidRPr="00207D4B">
              <w:rPr>
                <w:rFonts w:asciiTheme="minorHAnsi" w:hAnsiTheme="minorHAnsi"/>
                <w:sz w:val="18"/>
                <w:szCs w:val="18"/>
              </w:rPr>
              <w:t xml:space="preserve">handler </w:t>
            </w:r>
            <w:r>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r>
              <w:rPr>
                <w:rFonts w:asciiTheme="minorHAnsi" w:hAnsiTheme="minorHAnsi"/>
                <w:sz w:val="18"/>
                <w:szCs w:val="18"/>
              </w:rPr>
              <w:t>.</w:t>
            </w:r>
          </w:p>
        </w:tc>
      </w:tr>
      <w:tr w:rsidR="00707BC0" w:rsidRPr="00D83E48" w14:paraId="68C0BF7D" w14:textId="77777777" w:rsidTr="00707BC0">
        <w:trPr>
          <w:trHeight w:val="144"/>
        </w:trPr>
        <w:tc>
          <w:tcPr>
            <w:tcW w:w="468" w:type="dxa"/>
            <w:vAlign w:val="center"/>
          </w:tcPr>
          <w:p w14:paraId="50251117" w14:textId="77777777" w:rsidR="00707BC0" w:rsidRDefault="00707BC0" w:rsidP="00707BC0">
            <w:pPr>
              <w:pStyle w:val="FootnoteText"/>
              <w:keepNext/>
              <w:jc w:val="center"/>
              <w:rPr>
                <w:rFonts w:asciiTheme="minorHAnsi" w:hAnsiTheme="minorHAnsi"/>
                <w:sz w:val="18"/>
                <w:szCs w:val="18"/>
              </w:rPr>
            </w:pPr>
          </w:p>
        </w:tc>
        <w:tc>
          <w:tcPr>
            <w:tcW w:w="2430" w:type="dxa"/>
            <w:vAlign w:val="center"/>
          </w:tcPr>
          <w:p w14:paraId="390D6EA1" w14:textId="77777777" w:rsidR="00707BC0" w:rsidRPr="00207D4B" w:rsidRDefault="00707BC0" w:rsidP="00707BC0">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100" w:type="dxa"/>
            <w:vAlign w:val="center"/>
          </w:tcPr>
          <w:p w14:paraId="5359F712" w14:textId="77777777" w:rsidR="00707BC0" w:rsidRDefault="00707BC0" w:rsidP="00707BC0">
            <w:pPr>
              <w:pStyle w:val="ListParagraph"/>
              <w:keepNext/>
              <w:numPr>
                <w:ilvl w:val="0"/>
                <w:numId w:val="4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D684C8C" w14:textId="77777777" w:rsidR="00707BC0" w:rsidRDefault="00707BC0" w:rsidP="00707BC0">
            <w:pPr>
              <w:pStyle w:val="ListParagraph"/>
              <w:keepNext/>
              <w:numPr>
                <w:ilvl w:val="0"/>
                <w:numId w:val="4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654D7CFC" w14:textId="77777777" w:rsidR="00707BC0" w:rsidRPr="00207D4B" w:rsidRDefault="00707BC0" w:rsidP="00707BC0">
            <w:pPr>
              <w:pStyle w:val="ListParagraph"/>
              <w:keepNext/>
              <w:numPr>
                <w:ilvl w:val="0"/>
                <w:numId w:val="49"/>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707BC0" w:rsidRPr="00D83E48" w14:paraId="73CF4E59" w14:textId="77777777" w:rsidTr="00707BC0">
        <w:trPr>
          <w:trHeight w:val="144"/>
        </w:trPr>
        <w:tc>
          <w:tcPr>
            <w:tcW w:w="468" w:type="dxa"/>
            <w:vAlign w:val="center"/>
          </w:tcPr>
          <w:p w14:paraId="457F067C" w14:textId="77777777" w:rsidR="00707BC0" w:rsidRDefault="00707BC0" w:rsidP="00707BC0">
            <w:pPr>
              <w:pStyle w:val="FootnoteText"/>
              <w:keepNext/>
              <w:jc w:val="center"/>
              <w:rPr>
                <w:rFonts w:asciiTheme="minorHAnsi" w:hAnsiTheme="minorHAnsi"/>
                <w:sz w:val="18"/>
                <w:szCs w:val="18"/>
              </w:rPr>
            </w:pPr>
          </w:p>
        </w:tc>
        <w:tc>
          <w:tcPr>
            <w:tcW w:w="10530" w:type="dxa"/>
            <w:gridSpan w:val="2"/>
            <w:vAlign w:val="center"/>
          </w:tcPr>
          <w:p w14:paraId="3528A85A" w14:textId="77777777" w:rsidR="00707BC0" w:rsidRPr="00207D4B" w:rsidRDefault="00707BC0" w:rsidP="00707BC0">
            <w:pPr>
              <w:keepNext/>
              <w:rPr>
                <w:rFonts w:asciiTheme="minorHAnsi" w:hAnsiTheme="minorHAnsi"/>
                <w:sz w:val="18"/>
                <w:szCs w:val="18"/>
              </w:rPr>
            </w:pPr>
            <w:r>
              <w:rPr>
                <w:rFonts w:ascii="Calibri" w:hAnsi="Calibri"/>
                <w:sz w:val="18"/>
              </w:rPr>
              <w:t>Correction Notes:</w:t>
            </w:r>
          </w:p>
        </w:tc>
      </w:tr>
      <w:tr w:rsidR="00707BC0" w:rsidRPr="00D83E48" w14:paraId="063E9336" w14:textId="77777777" w:rsidTr="00707BC0">
        <w:trPr>
          <w:trHeight w:val="144"/>
        </w:trPr>
        <w:tc>
          <w:tcPr>
            <w:tcW w:w="10998" w:type="dxa"/>
            <w:gridSpan w:val="3"/>
          </w:tcPr>
          <w:p w14:paraId="72FD9B5F" w14:textId="77777777" w:rsidR="00707BC0" w:rsidRPr="00207D4B" w:rsidRDefault="00707BC0" w:rsidP="00707BC0">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6CB6286F" w14:textId="658FFE7F" w:rsidR="00707BC0" w:rsidRDefault="00707BC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707BC0" w:rsidRPr="0084687D" w14:paraId="449FA6FD" w14:textId="77777777" w:rsidTr="00707BC0">
        <w:trPr>
          <w:cantSplit/>
          <w:trHeight w:val="432"/>
        </w:trPr>
        <w:tc>
          <w:tcPr>
            <w:tcW w:w="5000" w:type="pct"/>
            <w:gridSpan w:val="2"/>
            <w:vAlign w:val="center"/>
          </w:tcPr>
          <w:p w14:paraId="73D970D8" w14:textId="55CA66A7" w:rsidR="00707BC0" w:rsidRPr="002E5E6E" w:rsidRDefault="00707BC0" w:rsidP="00707BC0">
            <w:pPr>
              <w:keepNext/>
              <w:rPr>
                <w:rFonts w:ascii="Calibri" w:hAnsi="Calibri"/>
                <w:b/>
                <w:szCs w:val="18"/>
              </w:rPr>
            </w:pPr>
            <w:r>
              <w:rPr>
                <w:rFonts w:ascii="Calibri" w:hAnsi="Calibri"/>
                <w:b/>
                <w:szCs w:val="18"/>
              </w:rPr>
              <w:t>G</w:t>
            </w:r>
            <w:r w:rsidRPr="002E5E6E">
              <w:rPr>
                <w:rFonts w:ascii="Calibri" w:hAnsi="Calibri"/>
                <w:b/>
                <w:szCs w:val="18"/>
              </w:rPr>
              <w:t>. Determination of HERS Verification Compliance</w:t>
            </w:r>
          </w:p>
          <w:p w14:paraId="77CB12DD" w14:textId="77777777" w:rsidR="00707BC0" w:rsidRPr="0084687D" w:rsidRDefault="00707BC0" w:rsidP="00707BC0">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707BC0" w:rsidRPr="0084687D" w14:paraId="504453E0" w14:textId="77777777" w:rsidTr="00707BC0">
        <w:trPr>
          <w:cantSplit/>
          <w:trHeight w:val="144"/>
        </w:trPr>
        <w:tc>
          <w:tcPr>
            <w:tcW w:w="253" w:type="pct"/>
            <w:vAlign w:val="center"/>
          </w:tcPr>
          <w:p w14:paraId="3BD617BE" w14:textId="77777777" w:rsidR="00707BC0" w:rsidRPr="0084687D" w:rsidDel="00C76C40" w:rsidRDefault="00707BC0" w:rsidP="00707BC0">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F59BA14" w14:textId="77777777" w:rsidR="00707BC0" w:rsidRPr="0084687D" w:rsidRDefault="00707BC0" w:rsidP="00707BC0">
            <w:pPr>
              <w:keepNext/>
              <w:spacing w:after="60"/>
              <w:rPr>
                <w:rFonts w:ascii="Calibri" w:hAnsi="Calibri"/>
                <w:sz w:val="18"/>
                <w:szCs w:val="18"/>
              </w:rPr>
            </w:pPr>
          </w:p>
        </w:tc>
      </w:tr>
    </w:tbl>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07BC0" w:rsidRPr="005A1599" w14:paraId="4C4359BC" w14:textId="77777777" w:rsidTr="00707BC0">
        <w:trPr>
          <w:trHeight w:val="288"/>
        </w:trPr>
        <w:tc>
          <w:tcPr>
            <w:tcW w:w="10950" w:type="dxa"/>
            <w:gridSpan w:val="4"/>
            <w:vAlign w:val="center"/>
          </w:tcPr>
          <w:p w14:paraId="4DD3AA91"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707BC0" w:rsidRPr="005A1599" w14:paraId="13E2B7D1" w14:textId="77777777" w:rsidTr="00707BC0">
        <w:trPr>
          <w:trHeight w:val="278"/>
        </w:trPr>
        <w:tc>
          <w:tcPr>
            <w:tcW w:w="10950" w:type="dxa"/>
            <w:gridSpan w:val="4"/>
            <w:vAlign w:val="center"/>
          </w:tcPr>
          <w:p w14:paraId="4ED67210" w14:textId="77777777" w:rsidR="00707BC0" w:rsidRPr="005A1599" w:rsidRDefault="00707BC0" w:rsidP="00707BC0">
            <w:pPr>
              <w:keepNext/>
              <w:numPr>
                <w:ilvl w:val="0"/>
                <w:numId w:val="33"/>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707BC0" w:rsidRPr="005A1599" w14:paraId="66213A55" w14:textId="77777777" w:rsidTr="00707BC0">
        <w:trPr>
          <w:trHeight w:val="360"/>
        </w:trPr>
        <w:tc>
          <w:tcPr>
            <w:tcW w:w="5434" w:type="dxa"/>
          </w:tcPr>
          <w:p w14:paraId="7BB284E5"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0AA13955"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Documentation Author Signature:</w:t>
            </w:r>
          </w:p>
        </w:tc>
      </w:tr>
      <w:tr w:rsidR="00707BC0" w:rsidRPr="005A1599" w14:paraId="637AC726" w14:textId="77777777" w:rsidTr="00707BC0">
        <w:trPr>
          <w:trHeight w:val="360"/>
        </w:trPr>
        <w:tc>
          <w:tcPr>
            <w:tcW w:w="5434" w:type="dxa"/>
          </w:tcPr>
          <w:p w14:paraId="23C7C185"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4157E1B5"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Date Signed:</w:t>
            </w:r>
          </w:p>
        </w:tc>
      </w:tr>
      <w:tr w:rsidR="00707BC0" w:rsidRPr="005A1599" w14:paraId="1E62C988" w14:textId="77777777" w:rsidTr="00707BC0">
        <w:trPr>
          <w:trHeight w:val="360"/>
        </w:trPr>
        <w:tc>
          <w:tcPr>
            <w:tcW w:w="5434" w:type="dxa"/>
          </w:tcPr>
          <w:p w14:paraId="7836FA4E"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702D8C0D"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707BC0" w:rsidRPr="005A1599" w14:paraId="49EB4985" w14:textId="77777777" w:rsidTr="00707BC0">
        <w:trPr>
          <w:trHeight w:val="360"/>
        </w:trPr>
        <w:tc>
          <w:tcPr>
            <w:tcW w:w="5434" w:type="dxa"/>
          </w:tcPr>
          <w:p w14:paraId="4EDA3528"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243615B3" w14:textId="77777777" w:rsidR="00707BC0" w:rsidRPr="005A1599" w:rsidRDefault="00707BC0" w:rsidP="00707BC0">
            <w:pPr>
              <w:keepNext/>
              <w:rPr>
                <w:rFonts w:asciiTheme="minorHAnsi" w:hAnsiTheme="minorHAnsi"/>
                <w:sz w:val="14"/>
                <w:szCs w:val="14"/>
              </w:rPr>
            </w:pPr>
            <w:r w:rsidRPr="005A1599">
              <w:rPr>
                <w:rFonts w:asciiTheme="minorHAnsi" w:hAnsiTheme="minorHAnsi"/>
                <w:sz w:val="14"/>
                <w:szCs w:val="14"/>
              </w:rPr>
              <w:t>Phone:</w:t>
            </w:r>
          </w:p>
        </w:tc>
      </w:tr>
      <w:tr w:rsidR="00707BC0" w:rsidRPr="005A1599" w14:paraId="0ABF9886" w14:textId="77777777" w:rsidTr="00707BC0">
        <w:tblPrEx>
          <w:tblCellMar>
            <w:left w:w="115" w:type="dxa"/>
            <w:right w:w="115" w:type="dxa"/>
          </w:tblCellMar>
        </w:tblPrEx>
        <w:trPr>
          <w:trHeight w:val="296"/>
        </w:trPr>
        <w:tc>
          <w:tcPr>
            <w:tcW w:w="10950" w:type="dxa"/>
            <w:gridSpan w:val="4"/>
            <w:vAlign w:val="center"/>
          </w:tcPr>
          <w:p w14:paraId="627056D2"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707BC0" w:rsidRPr="005A1599" w14:paraId="101DAE06" w14:textId="77777777" w:rsidTr="00707BC0">
        <w:tblPrEx>
          <w:tblCellMar>
            <w:left w:w="115" w:type="dxa"/>
            <w:right w:w="115" w:type="dxa"/>
          </w:tblCellMar>
        </w:tblPrEx>
        <w:trPr>
          <w:trHeight w:val="504"/>
        </w:trPr>
        <w:tc>
          <w:tcPr>
            <w:tcW w:w="10950" w:type="dxa"/>
            <w:gridSpan w:val="4"/>
            <w:shd w:val="clear" w:color="auto" w:fill="auto"/>
          </w:tcPr>
          <w:p w14:paraId="734B052C" w14:textId="77777777" w:rsidR="00707BC0" w:rsidRPr="005A1599" w:rsidRDefault="00707BC0" w:rsidP="00707BC0">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2012678A" w14:textId="77777777" w:rsidR="00707BC0" w:rsidRPr="005A1599" w:rsidRDefault="00707BC0" w:rsidP="00707BC0">
            <w:pPr>
              <w:keepNext/>
              <w:widowControl w:val="0"/>
              <w:numPr>
                <w:ilvl w:val="0"/>
                <w:numId w:val="50"/>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7D1AEB07" w14:textId="77777777" w:rsidR="00707BC0" w:rsidRPr="005A1599" w:rsidRDefault="00707BC0" w:rsidP="00707BC0">
            <w:pPr>
              <w:keepNext/>
              <w:widowControl w:val="0"/>
              <w:numPr>
                <w:ilvl w:val="0"/>
                <w:numId w:val="50"/>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0CB759D7" w14:textId="77777777" w:rsidR="00707BC0" w:rsidRPr="005A1599" w:rsidRDefault="00707BC0" w:rsidP="00707BC0">
            <w:pPr>
              <w:keepNext/>
              <w:widowControl w:val="0"/>
              <w:numPr>
                <w:ilvl w:val="0"/>
                <w:numId w:val="50"/>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0FE4EF7" w14:textId="77777777" w:rsidR="00707BC0" w:rsidRPr="005A1599" w:rsidRDefault="00707BC0" w:rsidP="00707BC0">
            <w:pPr>
              <w:keepNext/>
              <w:widowControl w:val="0"/>
              <w:numPr>
                <w:ilvl w:val="0"/>
                <w:numId w:val="50"/>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7284CF8" w14:textId="77777777" w:rsidR="00707BC0" w:rsidRPr="005A1599" w:rsidRDefault="00707BC0" w:rsidP="00707BC0">
            <w:pPr>
              <w:keepNext/>
              <w:widowControl w:val="0"/>
              <w:numPr>
                <w:ilvl w:val="0"/>
                <w:numId w:val="50"/>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07BC0" w:rsidRPr="005A1599" w14:paraId="563155F8" w14:textId="77777777" w:rsidTr="00707BC0">
        <w:tblPrEx>
          <w:tblCellMar>
            <w:left w:w="115" w:type="dxa"/>
            <w:right w:w="115" w:type="dxa"/>
          </w:tblCellMar>
        </w:tblPrEx>
        <w:trPr>
          <w:trHeight w:val="278"/>
        </w:trPr>
        <w:tc>
          <w:tcPr>
            <w:tcW w:w="10950" w:type="dxa"/>
            <w:gridSpan w:val="4"/>
            <w:vAlign w:val="center"/>
          </w:tcPr>
          <w:p w14:paraId="5DA9CD2E"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707BC0" w:rsidRPr="005A1599" w14:paraId="6F5B3330" w14:textId="77777777" w:rsidTr="00707BC0">
        <w:tblPrEx>
          <w:tblCellMar>
            <w:left w:w="115" w:type="dxa"/>
            <w:right w:w="115" w:type="dxa"/>
          </w:tblCellMar>
        </w:tblPrEx>
        <w:trPr>
          <w:trHeight w:hRule="exact" w:val="360"/>
        </w:trPr>
        <w:tc>
          <w:tcPr>
            <w:tcW w:w="10950" w:type="dxa"/>
            <w:gridSpan w:val="4"/>
            <w:vAlign w:val="center"/>
          </w:tcPr>
          <w:p w14:paraId="3DBBF963"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707BC0" w:rsidRPr="005A1599" w14:paraId="2EC1CA4C" w14:textId="77777777" w:rsidTr="00707BC0">
        <w:tblPrEx>
          <w:tblCellMar>
            <w:left w:w="115" w:type="dxa"/>
            <w:right w:w="115" w:type="dxa"/>
          </w:tblCellMar>
        </w:tblPrEx>
        <w:trPr>
          <w:trHeight w:hRule="exact" w:val="360"/>
        </w:trPr>
        <w:tc>
          <w:tcPr>
            <w:tcW w:w="5475" w:type="dxa"/>
            <w:gridSpan w:val="2"/>
          </w:tcPr>
          <w:p w14:paraId="18C7ABAE" w14:textId="77777777" w:rsidR="00707BC0" w:rsidRPr="005A1599" w:rsidRDefault="00707BC0" w:rsidP="00707B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3F11F3C6" w14:textId="77777777" w:rsidR="00707BC0" w:rsidRPr="005A1599" w:rsidRDefault="00707BC0" w:rsidP="00707B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707BC0" w:rsidRPr="005A1599" w14:paraId="09131E29" w14:textId="77777777" w:rsidTr="00707BC0">
        <w:tblPrEx>
          <w:tblCellMar>
            <w:left w:w="108" w:type="dxa"/>
            <w:right w:w="108" w:type="dxa"/>
          </w:tblCellMar>
        </w:tblPrEx>
        <w:trPr>
          <w:trHeight w:hRule="exact" w:val="288"/>
        </w:trPr>
        <w:tc>
          <w:tcPr>
            <w:tcW w:w="10950" w:type="dxa"/>
            <w:gridSpan w:val="4"/>
            <w:vAlign w:val="center"/>
          </w:tcPr>
          <w:p w14:paraId="5B7A9781" w14:textId="77777777" w:rsidR="00707BC0" w:rsidRPr="005A1599" w:rsidRDefault="00707BC0" w:rsidP="00707B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707BC0" w:rsidRPr="005A1599" w14:paraId="56DE9378" w14:textId="77777777" w:rsidTr="00707BC0">
        <w:tblPrEx>
          <w:tblCellMar>
            <w:left w:w="108" w:type="dxa"/>
            <w:right w:w="108" w:type="dxa"/>
          </w:tblCellMar>
        </w:tblPrEx>
        <w:trPr>
          <w:trHeight w:hRule="exact" w:val="360"/>
        </w:trPr>
        <w:tc>
          <w:tcPr>
            <w:tcW w:w="5482" w:type="dxa"/>
            <w:gridSpan w:val="3"/>
          </w:tcPr>
          <w:p w14:paraId="3D78CCC2"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5E53FB5A" w14:textId="77777777" w:rsidR="00707BC0" w:rsidRPr="005A1599" w:rsidRDefault="00707BC0" w:rsidP="00707B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707BC0" w:rsidRPr="005A1599" w14:paraId="40817A1B" w14:textId="77777777" w:rsidTr="00707BC0">
        <w:tblPrEx>
          <w:tblCellMar>
            <w:left w:w="108" w:type="dxa"/>
            <w:right w:w="108" w:type="dxa"/>
          </w:tblCellMar>
        </w:tblPrEx>
        <w:trPr>
          <w:trHeight w:val="288"/>
        </w:trPr>
        <w:tc>
          <w:tcPr>
            <w:tcW w:w="10950" w:type="dxa"/>
            <w:gridSpan w:val="4"/>
            <w:vAlign w:val="center"/>
          </w:tcPr>
          <w:p w14:paraId="33CC5263" w14:textId="77777777" w:rsidR="00707BC0" w:rsidRPr="005A1599" w:rsidRDefault="00707BC0" w:rsidP="00707B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707BC0" w:rsidRPr="005A1599" w14:paraId="3235ED2E" w14:textId="77777777" w:rsidTr="00707BC0">
        <w:tblPrEx>
          <w:tblCellMar>
            <w:left w:w="108" w:type="dxa"/>
            <w:right w:w="108" w:type="dxa"/>
          </w:tblCellMar>
        </w:tblPrEx>
        <w:trPr>
          <w:trHeight w:hRule="exact" w:val="360"/>
        </w:trPr>
        <w:tc>
          <w:tcPr>
            <w:tcW w:w="10950" w:type="dxa"/>
            <w:gridSpan w:val="4"/>
          </w:tcPr>
          <w:p w14:paraId="423624FE" w14:textId="77777777" w:rsidR="00707BC0" w:rsidRPr="005A1599" w:rsidRDefault="00707BC0" w:rsidP="00707B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707BC0" w:rsidRPr="005A1599" w14:paraId="644A0C57" w14:textId="77777777" w:rsidTr="00707BC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D8CD6F" w14:textId="77777777" w:rsidR="00707BC0" w:rsidRPr="005A1599" w:rsidRDefault="00707BC0" w:rsidP="00707B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6D4DFF5A" w14:textId="77777777" w:rsidR="00707BC0" w:rsidRPr="005A1599" w:rsidRDefault="00707BC0" w:rsidP="00707B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707BC0" w:rsidRPr="005A1599" w14:paraId="46DC99F4" w14:textId="77777777" w:rsidTr="00707BC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7C84E22" w14:textId="77777777" w:rsidR="00707BC0" w:rsidRPr="005A1599" w:rsidRDefault="00707BC0" w:rsidP="00707B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2A6A30BD" w14:textId="77777777" w:rsidR="00707BC0" w:rsidRPr="005A1599" w:rsidRDefault="00707BC0" w:rsidP="00707B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0A005D29" w:rsidR="003602D0" w:rsidRPr="00710CB9" w:rsidRDefault="006F6146" w:rsidP="00710CB9">
      <w:pPr>
        <w:jc w:val="center"/>
        <w:rPr>
          <w:rFonts w:ascii="Calibri" w:hAnsi="Calibri"/>
          <w:b/>
        </w:rPr>
      </w:pPr>
      <w:r w:rsidRPr="00710CB9">
        <w:rPr>
          <w:rFonts w:ascii="Calibri" w:hAnsi="Calibri"/>
          <w:b/>
        </w:rPr>
        <w:lastRenderedPageBreak/>
        <w:t>CF</w:t>
      </w:r>
      <w:r w:rsidR="003A038B">
        <w:rPr>
          <w:rFonts w:ascii="Calibri" w:hAnsi="Calibri"/>
          <w:b/>
        </w:rPr>
        <w:t>3</w:t>
      </w:r>
      <w:r w:rsidRPr="00710CB9">
        <w:rPr>
          <w:rFonts w:ascii="Calibri" w:hAnsi="Calibri"/>
          <w:b/>
        </w:rPr>
        <w:t>R-MCH-22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021487F8" w:rsidR="006F6146" w:rsidRPr="009E5E8E"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68B0ECB0" w14:textId="3A643C63" w:rsidR="009E5E8E" w:rsidRPr="009E5E8E" w:rsidRDefault="009E5E8E" w:rsidP="009E5E8E">
      <w:pPr>
        <w:numPr>
          <w:ilvl w:val="0"/>
          <w:numId w:val="34"/>
        </w:numPr>
        <w:spacing w:line="276" w:lineRule="auto"/>
        <w:ind w:left="360" w:hanging="360"/>
        <w:contextualSpacing/>
        <w:rPr>
          <w:rFonts w:ascii="Calibri" w:hAnsi="Calibri"/>
          <w:i/>
        </w:rPr>
      </w:pPr>
      <w:r w:rsidRPr="009E5E8E">
        <w:rPr>
          <w:rFonts w:asciiTheme="minorHAnsi" w:hAnsiTheme="minorHAnsi"/>
          <w:i/>
        </w:rPr>
        <w:t xml:space="preserve">Indoor Unit Name: </w:t>
      </w:r>
      <w:r w:rsidRPr="009E5E8E">
        <w:rPr>
          <w:rFonts w:ascii="Calibri" w:hAnsi="Calibri"/>
        </w:rPr>
        <w:t>This field is filled out automatically. It is referenced from the CF2R-MCH-23, which must be completed prior to this document.</w:t>
      </w:r>
    </w:p>
    <w:p w14:paraId="65CE9CA5" w14:textId="55659D8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4765B805" w:rsidR="006F6146" w:rsidRPr="000F2D06"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2451722F" w14:textId="05E6C58E"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DF2024B" w14:textId="48DD098D" w:rsidR="004B7DB5" w:rsidRPr="00CB4055" w:rsidRDefault="006F6146" w:rsidP="000F2D06">
      <w:pPr>
        <w:numPr>
          <w:ilvl w:val="0"/>
          <w:numId w:val="36"/>
        </w:numPr>
        <w:ind w:left="360" w:hanging="360"/>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CF1R for performance compliance.</w:t>
      </w:r>
    </w:p>
    <w:p w14:paraId="484F05FC" w14:textId="77932202" w:rsidR="004B7DB5" w:rsidRPr="00CB4055" w:rsidRDefault="004B7DB5" w:rsidP="004B7DB5">
      <w:pPr>
        <w:pStyle w:val="ListParagraph"/>
        <w:numPr>
          <w:ilvl w:val="1"/>
          <w:numId w:val="36"/>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rsidP="004B7DB5">
      <w:pPr>
        <w:pStyle w:val="ListParagraph"/>
        <w:numPr>
          <w:ilvl w:val="1"/>
          <w:numId w:val="36"/>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rsidP="000F2D06">
      <w:pPr>
        <w:numPr>
          <w:ilvl w:val="1"/>
          <w:numId w:val="36"/>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2C453D7"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0F2D06"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0F2D06">
      <w:pPr>
        <w:contextualSpacing/>
        <w:rPr>
          <w:rFonts w:ascii="Calibri" w:hAnsi="Calibri"/>
          <w:i/>
        </w:rPr>
      </w:pPr>
    </w:p>
    <w:p w14:paraId="65CE9CB7" w14:textId="43D333E9" w:rsidR="004F6841" w:rsidRDefault="005A044D" w:rsidP="000F2D06">
      <w:pPr>
        <w:keepNext/>
        <w:rPr>
          <w:rFonts w:asciiTheme="minorHAnsi" w:hAnsiTheme="minorHAnsi"/>
          <w:b/>
        </w:rPr>
      </w:pPr>
      <w:r w:rsidRPr="000F2D06">
        <w:rPr>
          <w:rFonts w:asciiTheme="minorHAnsi" w:hAnsiTheme="minorHAnsi"/>
          <w:b/>
        </w:rPr>
        <w:t xml:space="preserve">Section </w:t>
      </w:r>
      <w:r>
        <w:rPr>
          <w:rFonts w:asciiTheme="minorHAnsi" w:hAnsiTheme="minorHAnsi"/>
          <w:b/>
        </w:rPr>
        <w:t>D</w:t>
      </w:r>
      <w:r w:rsidRPr="000F2D06">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0F2D06">
      <w:pPr>
        <w:numPr>
          <w:ilvl w:val="0"/>
          <w:numId w:val="47"/>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1604428" w:rsidR="00311DA4" w:rsidRPr="000F2D06" w:rsidRDefault="00311DA4" w:rsidP="000F2D06">
      <w:pPr>
        <w:numPr>
          <w:ilvl w:val="0"/>
          <w:numId w:val="47"/>
        </w:numPr>
        <w:ind w:left="360" w:hanging="360"/>
        <w:contextualSpacing/>
        <w:rPr>
          <w:rFonts w:ascii="Calibri" w:hAnsi="Calibri"/>
        </w:rPr>
      </w:pPr>
      <w:r w:rsidRPr="000F2D06">
        <w:rPr>
          <w:rFonts w:ascii="Calibri" w:hAnsi="Calibri"/>
          <w:i/>
        </w:rPr>
        <w:t>Required Fan Efficacy (Watts/cfm):</w:t>
      </w:r>
      <w:r w:rsidRPr="000F2D06">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0F2D06">
        <w:rPr>
          <w:rFonts w:ascii="Calibri" w:hAnsi="Calibri"/>
        </w:rPr>
        <w:t xml:space="preserve"> on the CF1R for performance compliance.</w:t>
      </w:r>
    </w:p>
    <w:p w14:paraId="72866C50" w14:textId="77777777" w:rsidR="00311DA4" w:rsidRPr="00CB4055" w:rsidRDefault="00311DA4" w:rsidP="000F2D06">
      <w:pPr>
        <w:pStyle w:val="ListParagraph"/>
        <w:numPr>
          <w:ilvl w:val="1"/>
          <w:numId w:val="47"/>
        </w:numPr>
        <w:rPr>
          <w:rFonts w:ascii="Calibri" w:hAnsi="Calibri"/>
          <w:i/>
        </w:rPr>
      </w:pPr>
      <w:r>
        <w:rPr>
          <w:rFonts w:ascii="Calibri" w:hAnsi="Calibri"/>
        </w:rPr>
        <w:t>0.62 watt/cfm for small duct high velocity HP or AC systems</w:t>
      </w:r>
    </w:p>
    <w:p w14:paraId="4DF24CF9" w14:textId="77777777" w:rsidR="00311DA4" w:rsidRPr="000F2D06" w:rsidRDefault="00311DA4" w:rsidP="000F2D06">
      <w:pPr>
        <w:pStyle w:val="ListParagraph"/>
        <w:numPr>
          <w:ilvl w:val="1"/>
          <w:numId w:val="47"/>
        </w:numPr>
        <w:rPr>
          <w:rFonts w:ascii="Calibri" w:hAnsi="Calibri"/>
          <w:i/>
        </w:rPr>
      </w:pPr>
      <w:r>
        <w:rPr>
          <w:rFonts w:ascii="Calibri" w:hAnsi="Calibri"/>
        </w:rPr>
        <w:t>0.45 watt/cfm for central gas furnace or packaged gas furnace systems</w:t>
      </w:r>
    </w:p>
    <w:p w14:paraId="5ED16A32" w14:textId="2D8574C8" w:rsidR="005D779B" w:rsidRPr="000F2D06" w:rsidRDefault="00311DA4" w:rsidP="000F2D06">
      <w:pPr>
        <w:pStyle w:val="ListParagraph"/>
        <w:numPr>
          <w:ilvl w:val="1"/>
          <w:numId w:val="47"/>
        </w:numPr>
        <w:rPr>
          <w:rFonts w:ascii="Calibri" w:hAnsi="Calibri"/>
          <w:i/>
        </w:rPr>
      </w:pPr>
      <w:r w:rsidRPr="000F2D06">
        <w:rPr>
          <w:rFonts w:ascii="Calibri" w:hAnsi="Calibri"/>
        </w:rPr>
        <w:lastRenderedPageBreak/>
        <w:t>0.58 watt/cfm for all other systems</w:t>
      </w:r>
    </w:p>
    <w:p w14:paraId="6258BF19" w14:textId="43A7774F" w:rsidR="001802CC" w:rsidRDefault="001802CC" w:rsidP="000F2D06">
      <w:pPr>
        <w:numPr>
          <w:ilvl w:val="0"/>
          <w:numId w:val="47"/>
        </w:numPr>
        <w:ind w:left="360" w:hanging="360"/>
        <w:contextualSpacing/>
        <w:rPr>
          <w:rFonts w:ascii="Calibri" w:hAnsi="Calibri"/>
        </w:rPr>
      </w:pPr>
      <w:r w:rsidRPr="000F2D06">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0F2D06">
      <w:pPr>
        <w:numPr>
          <w:ilvl w:val="0"/>
          <w:numId w:val="47"/>
        </w:numPr>
        <w:ind w:left="360" w:hanging="360"/>
        <w:contextualSpacing/>
        <w:rPr>
          <w:rFonts w:ascii="Calibri" w:hAnsi="Calibri"/>
        </w:rPr>
      </w:pPr>
      <w:r w:rsidRPr="000F2D06">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0F2D06">
      <w:pPr>
        <w:numPr>
          <w:ilvl w:val="0"/>
          <w:numId w:val="47"/>
        </w:numPr>
        <w:ind w:left="360" w:hanging="360"/>
        <w:contextualSpacing/>
        <w:rPr>
          <w:rFonts w:ascii="Calibri" w:hAnsi="Calibri"/>
        </w:rPr>
      </w:pPr>
      <w:r w:rsidRPr="000F2D06">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0F2D06">
      <w:pPr>
        <w:numPr>
          <w:ilvl w:val="0"/>
          <w:numId w:val="47"/>
        </w:numPr>
        <w:ind w:left="360" w:hanging="360"/>
        <w:contextualSpacing/>
        <w:rPr>
          <w:rFonts w:ascii="Calibri" w:hAnsi="Calibri"/>
        </w:rPr>
      </w:pPr>
      <w:r w:rsidRPr="000F2D06">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0F2D06">
      <w:pPr>
        <w:numPr>
          <w:ilvl w:val="0"/>
          <w:numId w:val="47"/>
        </w:numPr>
        <w:ind w:left="360" w:hanging="360"/>
        <w:contextualSpacing/>
        <w:rPr>
          <w:rFonts w:ascii="Calibri" w:hAnsi="Calibri"/>
        </w:rPr>
      </w:pPr>
      <w:r w:rsidRPr="000F2D06">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0F2D06">
      <w:pPr>
        <w:numPr>
          <w:ilvl w:val="0"/>
          <w:numId w:val="47"/>
        </w:numPr>
        <w:ind w:left="360" w:hanging="360"/>
        <w:contextualSpacing/>
        <w:rPr>
          <w:rFonts w:ascii="Calibri" w:hAnsi="Calibri"/>
        </w:rPr>
      </w:pPr>
      <w:r w:rsidRPr="000F2D06">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52349DF6" w:rsidR="00057DB2" w:rsidRPr="000F2D06" w:rsidRDefault="00057DB2" w:rsidP="000F2D06">
      <w:pPr>
        <w:numPr>
          <w:ilvl w:val="0"/>
          <w:numId w:val="47"/>
        </w:numPr>
        <w:ind w:left="360" w:hanging="360"/>
        <w:contextualSpacing/>
        <w:rPr>
          <w:rFonts w:ascii="Calibri" w:hAnsi="Calibri"/>
        </w:rPr>
      </w:pPr>
      <w:r w:rsidRPr="000F2D06">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407879E4" w14:textId="77777777" w:rsidR="008623B6" w:rsidRDefault="008623B6" w:rsidP="000F2D06">
      <w:pPr>
        <w:contextualSpacing/>
        <w:rPr>
          <w:rFonts w:asciiTheme="minorHAnsi" w:hAnsiTheme="minorHAnsi"/>
          <w:b/>
        </w:rPr>
      </w:pPr>
    </w:p>
    <w:p w14:paraId="471C2C2A" w14:textId="403388D7" w:rsidR="006C4DDC" w:rsidRDefault="006C4DDC" w:rsidP="000F2D06">
      <w:pPr>
        <w:contextualSpacing/>
        <w:rPr>
          <w:rFonts w:ascii="Calibri" w:hAnsi="Calibri"/>
          <w:b/>
        </w:rPr>
      </w:pPr>
      <w:r w:rsidRPr="000F2D06">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0F2D06" w:rsidRDefault="0070474F" w:rsidP="000F2D06">
      <w:pPr>
        <w:numPr>
          <w:ilvl w:val="0"/>
          <w:numId w:val="46"/>
        </w:numPr>
        <w:ind w:left="360" w:hanging="360"/>
        <w:contextualSpacing/>
        <w:rPr>
          <w:rFonts w:ascii="Calibri" w:hAnsi="Calibri"/>
        </w:rPr>
      </w:pPr>
      <w:r w:rsidRPr="00BF666A">
        <w:rPr>
          <w:rFonts w:ascii="Calibri" w:hAnsi="Calibri"/>
          <w:i/>
        </w:rPr>
        <w:t>Actual Tested Watts</w:t>
      </w:r>
      <w:r w:rsidRPr="000F2D06">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51575C25" w14:textId="335F03EB" w:rsidR="0070474F" w:rsidRDefault="0070474F" w:rsidP="000F2D06">
      <w:pPr>
        <w:numPr>
          <w:ilvl w:val="0"/>
          <w:numId w:val="46"/>
        </w:numPr>
        <w:ind w:left="360" w:hanging="360"/>
        <w:contextualSpacing/>
        <w:rPr>
          <w:rFonts w:ascii="Calibri" w:hAnsi="Calibri"/>
          <w:i/>
        </w:rPr>
      </w:pPr>
      <w:r w:rsidRPr="0070474F">
        <w:rPr>
          <w:rFonts w:ascii="Calibri" w:hAnsi="Calibri"/>
          <w:i/>
        </w:rPr>
        <w:t>Actual Tested Ventilation Airflow from</w:t>
      </w:r>
      <w:r w:rsidRPr="000F2D06">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6DF02181" w14:textId="4726BCE7" w:rsidR="0070474F" w:rsidRPr="000F2D06" w:rsidRDefault="0070474F" w:rsidP="000F2D06">
      <w:pPr>
        <w:numPr>
          <w:ilvl w:val="0"/>
          <w:numId w:val="46"/>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008623B6" w:rsidRPr="008623B6">
        <w:t xml:space="preserve"> </w:t>
      </w:r>
      <w:r w:rsidR="008623B6" w:rsidRPr="008623B6">
        <w:rPr>
          <w:rFonts w:ascii="Calibri" w:hAnsi="Calibri"/>
        </w:rPr>
        <w:t>Values below are used unless higher efficacy values are listed on the CF1R for performance compliance.</w:t>
      </w:r>
    </w:p>
    <w:p w14:paraId="1AE3DC09" w14:textId="77777777" w:rsidR="008623B6" w:rsidRDefault="008623B6" w:rsidP="000F2D06">
      <w:pPr>
        <w:numPr>
          <w:ilvl w:val="1"/>
          <w:numId w:val="46"/>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1EBB2847" w14:textId="77777777" w:rsidR="008623B6" w:rsidRDefault="008623B6" w:rsidP="000F2D06">
      <w:pPr>
        <w:numPr>
          <w:ilvl w:val="1"/>
          <w:numId w:val="46"/>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5473D3B2" w14:textId="2C4E28FB" w:rsidR="008623B6" w:rsidRPr="000F2D06" w:rsidRDefault="008623B6" w:rsidP="000F2D06">
      <w:pPr>
        <w:numPr>
          <w:ilvl w:val="1"/>
          <w:numId w:val="46"/>
        </w:numPr>
        <w:contextualSpacing/>
        <w:rPr>
          <w:rFonts w:ascii="Calibri" w:hAnsi="Calibri"/>
          <w:i/>
        </w:rPr>
      </w:pPr>
      <w:r w:rsidRPr="00A2424F">
        <w:rPr>
          <w:rFonts w:ascii="Calibri" w:hAnsi="Calibri"/>
        </w:rPr>
        <w:t>0.58 watt/cfm for all other systems</w:t>
      </w:r>
    </w:p>
    <w:p w14:paraId="1E5B4369" w14:textId="455ADA41" w:rsidR="009E0F9E" w:rsidRDefault="00CD4AFC" w:rsidP="000F2D06">
      <w:pPr>
        <w:numPr>
          <w:ilvl w:val="0"/>
          <w:numId w:val="46"/>
        </w:numPr>
        <w:ind w:left="360" w:hanging="360"/>
        <w:contextualSpacing/>
        <w:rPr>
          <w:rFonts w:ascii="Calibri" w:hAnsi="Calibri"/>
        </w:rPr>
      </w:pPr>
      <w:r w:rsidRPr="009E0F9E">
        <w:rPr>
          <w:rFonts w:ascii="Calibri" w:hAnsi="Calibri"/>
          <w:i/>
        </w:rPr>
        <w:t>Actual Fan Efficacy:</w:t>
      </w:r>
      <w:r w:rsidR="009E0F9E" w:rsidRPr="009E0F9E">
        <w:rPr>
          <w:rFonts w:ascii="Calibri" w:hAnsi="Calibri"/>
          <w:i/>
        </w:rPr>
        <w:t xml:space="preserve"> </w:t>
      </w:r>
      <w:r w:rsidR="009E0F9E" w:rsidRPr="00710CB9">
        <w:rPr>
          <w:rFonts w:ascii="Calibri" w:hAnsi="Calibri"/>
        </w:rPr>
        <w:t xml:space="preserve">This field is filled out automatically. </w:t>
      </w:r>
      <w:r w:rsidR="009E0F9E">
        <w:rPr>
          <w:rFonts w:ascii="Calibri" w:hAnsi="Calibri"/>
        </w:rPr>
        <w:t>This</w:t>
      </w:r>
      <w:r w:rsidR="009E0F9E" w:rsidRPr="00710CB9">
        <w:rPr>
          <w:rFonts w:ascii="Calibri" w:hAnsi="Calibri"/>
        </w:rPr>
        <w:t xml:space="preserve"> is calculated by dividing the </w:t>
      </w:r>
      <w:r w:rsidR="009E0F9E">
        <w:rPr>
          <w:rFonts w:ascii="Calibri" w:hAnsi="Calibri"/>
        </w:rPr>
        <w:t xml:space="preserve">measured watt draw by the measured </w:t>
      </w:r>
      <w:r w:rsidR="009E0F9E" w:rsidRPr="00710CB9">
        <w:rPr>
          <w:rFonts w:ascii="Calibri" w:hAnsi="Calibri"/>
        </w:rPr>
        <w:t>airflow.</w:t>
      </w:r>
    </w:p>
    <w:p w14:paraId="5E780F66" w14:textId="39DE4073" w:rsidR="009E0F9E" w:rsidRPr="000F2D06" w:rsidRDefault="009E0F9E" w:rsidP="000F2D06">
      <w:pPr>
        <w:numPr>
          <w:ilvl w:val="0"/>
          <w:numId w:val="46"/>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This field is filled out automatically. The result is based on whether or not the actual fan efficacy meets the required fan efficacy for all zones tested.</w:t>
      </w:r>
    </w:p>
    <w:p w14:paraId="054DAF0E" w14:textId="77777777" w:rsidR="0070474F" w:rsidRPr="00BF666A" w:rsidRDefault="0070474F" w:rsidP="000F2D06">
      <w:pPr>
        <w:contextualSpacing/>
        <w:rPr>
          <w:rFonts w:ascii="Calibri" w:hAnsi="Calibri"/>
          <w:b/>
        </w:rPr>
      </w:pPr>
    </w:p>
    <w:p w14:paraId="05C034F3" w14:textId="24006EFE" w:rsidR="006C4DDC" w:rsidRDefault="006C4DDC" w:rsidP="000F2D06">
      <w:pPr>
        <w:contextualSpacing/>
        <w:rPr>
          <w:rFonts w:ascii="Calibri" w:hAnsi="Calibri"/>
          <w:b/>
        </w:rPr>
      </w:pPr>
      <w:r>
        <w:rPr>
          <w:rFonts w:ascii="Calibri" w:hAnsi="Calibri"/>
          <w:b/>
        </w:rPr>
        <w:t>Section F. Additional Requirements</w:t>
      </w:r>
    </w:p>
    <w:p w14:paraId="0B4DE890"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19502678"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F18EDAC"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01F2185"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175C8D1"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FAEC9DC" w14:textId="39B65174" w:rsidR="006C4DDC" w:rsidRDefault="006C4DDC" w:rsidP="000F2D06">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038FCC4" w14:textId="29DBED20" w:rsidR="00077E2C" w:rsidRDefault="00077E2C" w:rsidP="00077E2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243BF396" w14:textId="77777777" w:rsidR="00707BC0" w:rsidRDefault="00707BC0" w:rsidP="00707BC0">
      <w:pPr>
        <w:numPr>
          <w:ilvl w:val="0"/>
          <w:numId w:val="4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524BD43" w14:textId="2AFC798A" w:rsidR="00707BC0" w:rsidRPr="0029461A" w:rsidRDefault="00707BC0" w:rsidP="00707BC0">
      <w:pPr>
        <w:numPr>
          <w:ilvl w:val="0"/>
          <w:numId w:val="40"/>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w:t>
      </w:r>
    </w:p>
    <w:p w14:paraId="65CE9CB8" w14:textId="77777777" w:rsidR="003602D0" w:rsidRPr="000F2D06" w:rsidRDefault="003602D0" w:rsidP="000F2D06">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23ECB03"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1A177C">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6DFF1930"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w:t>
            </w:r>
            <w:r w:rsidR="001A177C">
              <w:rPr>
                <w:rFonts w:asciiTheme="minorHAnsi" w:hAnsiTheme="minorHAnsi"/>
                <w:sz w:val="18"/>
                <w:szCs w:val="18"/>
              </w:rPr>
              <w:t>3</w:t>
            </w:r>
            <w:r w:rsidR="00E37BA0">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9E5E8E" w:rsidRPr="002C21B2" w14:paraId="2E1728B5" w14:textId="77777777" w:rsidTr="009E5E8E">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7CFA408" w14:textId="2FEA96CF" w:rsidR="009E5E8E" w:rsidRPr="002C21B2" w:rsidRDefault="009E5E8E" w:rsidP="009E5E8E">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53D4ADDB" w14:textId="52D95620" w:rsidR="009E5E8E" w:rsidRPr="002C21B2" w:rsidRDefault="009E5E8E" w:rsidP="009E5E8E">
            <w:pPr>
              <w:rPr>
                <w:rFonts w:asciiTheme="minorHAnsi" w:hAnsiTheme="minorHAnsi"/>
                <w:sz w:val="18"/>
                <w:szCs w:val="18"/>
              </w:rPr>
            </w:pPr>
            <w:r w:rsidRPr="003E3490">
              <w:rPr>
                <w:rFonts w:asciiTheme="minorHAnsi" w:hAnsiTheme="minorHAnsi"/>
                <w:sz w:val="18"/>
              </w:rPr>
              <w:t>Indoor Unit Name</w:t>
            </w:r>
            <w:r w:rsidR="007A3AC5">
              <w:rPr>
                <w:rFonts w:asciiTheme="minorHAnsi" w:hAnsiTheme="minorHAnsi"/>
                <w:sz w:val="18"/>
              </w:rPr>
              <w:t xml:space="preserve"> </w:t>
            </w:r>
            <w:r w:rsidR="007A3AC5"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211E9A6E" w14:textId="3348E55F" w:rsidR="009E5E8E" w:rsidRPr="002C21B2" w:rsidRDefault="009E5E8E" w:rsidP="009E5E8E">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9E5E8E" w:rsidRPr="002C21B2" w14:paraId="65CE9CC7" w14:textId="77777777" w:rsidTr="00A0534A">
        <w:trPr>
          <w:cantSplit/>
          <w:trHeight w:val="144"/>
        </w:trPr>
        <w:tc>
          <w:tcPr>
            <w:tcW w:w="475" w:type="dxa"/>
            <w:vAlign w:val="center"/>
          </w:tcPr>
          <w:p w14:paraId="65CE9CC4" w14:textId="6E76443D"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9E5E8E" w:rsidRPr="002C21B2" w:rsidRDefault="009E5E8E" w:rsidP="009E5E8E">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4A24D777" w:rsidR="009E5E8E" w:rsidRPr="002C21B2" w:rsidRDefault="009E5E8E" w:rsidP="009E5E8E">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9E5E8E" w:rsidRPr="002C21B2" w14:paraId="65CE9CCB" w14:textId="77777777" w:rsidTr="00A0534A">
        <w:trPr>
          <w:cantSplit/>
          <w:trHeight w:val="144"/>
        </w:trPr>
        <w:tc>
          <w:tcPr>
            <w:tcW w:w="475" w:type="dxa"/>
            <w:vAlign w:val="center"/>
          </w:tcPr>
          <w:p w14:paraId="65CE9CC8" w14:textId="026ABB17"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9E5E8E" w:rsidRPr="002C21B2" w:rsidRDefault="009E5E8E" w:rsidP="009E5E8E">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53980013" w:rsidR="009E5E8E" w:rsidRPr="002C21B2"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65CE9CCF" w14:textId="77777777" w:rsidTr="00A0534A">
        <w:trPr>
          <w:cantSplit/>
          <w:trHeight w:val="144"/>
        </w:trPr>
        <w:tc>
          <w:tcPr>
            <w:tcW w:w="475" w:type="dxa"/>
            <w:vAlign w:val="center"/>
          </w:tcPr>
          <w:p w14:paraId="65CE9CCC" w14:textId="0947C4E1"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9E5E8E" w:rsidRPr="002C21B2" w:rsidRDefault="009E5E8E" w:rsidP="009E5E8E">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2158AC67"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3" w14:textId="77777777" w:rsidTr="00A0534A">
        <w:trPr>
          <w:cantSplit/>
          <w:trHeight w:val="144"/>
        </w:trPr>
        <w:tc>
          <w:tcPr>
            <w:tcW w:w="475" w:type="dxa"/>
            <w:vAlign w:val="center"/>
          </w:tcPr>
          <w:p w14:paraId="65CE9CD0" w14:textId="61DABBE4"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9E5E8E" w:rsidRPr="002C21B2" w:rsidRDefault="009E5E8E" w:rsidP="009E5E8E">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1F66F6D1"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7" w14:textId="77777777" w:rsidTr="00A0534A">
        <w:trPr>
          <w:cantSplit/>
          <w:trHeight w:val="144"/>
        </w:trPr>
        <w:tc>
          <w:tcPr>
            <w:tcW w:w="475" w:type="dxa"/>
            <w:vAlign w:val="center"/>
          </w:tcPr>
          <w:p w14:paraId="65CE9CD4" w14:textId="4C17735C"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3AB17C8B" w:rsidR="009E5E8E" w:rsidRDefault="009E5E8E" w:rsidP="009E5E8E">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9E5E8E" w:rsidRPr="002C21B2" w14:paraId="65CE9CDB" w14:textId="77777777" w:rsidTr="00A0534A">
        <w:trPr>
          <w:cantSplit/>
          <w:trHeight w:val="144"/>
        </w:trPr>
        <w:tc>
          <w:tcPr>
            <w:tcW w:w="475" w:type="dxa"/>
            <w:vAlign w:val="center"/>
          </w:tcPr>
          <w:p w14:paraId="65CE9CD8" w14:textId="4603BE75" w:rsidR="009E5E8E" w:rsidRPr="002C21B2" w:rsidRDefault="009E5E8E" w:rsidP="009E5E8E">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18AE5FCE" w:rsidR="009E5E8E" w:rsidRDefault="009E5E8E" w:rsidP="009E5E8E">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9E5E8E" w:rsidRPr="002C21B2" w14:paraId="65CE9CDF" w14:textId="77777777" w:rsidTr="00A0534A">
        <w:trPr>
          <w:cantSplit/>
          <w:trHeight w:val="144"/>
        </w:trPr>
        <w:tc>
          <w:tcPr>
            <w:tcW w:w="475" w:type="dxa"/>
            <w:vAlign w:val="center"/>
          </w:tcPr>
          <w:p w14:paraId="65CE9CDC" w14:textId="749E1861" w:rsidR="009E5E8E" w:rsidRPr="002C21B2" w:rsidRDefault="009E5E8E" w:rsidP="009E5E8E">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01A4A6E"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65CE9CE3" w14:textId="77777777" w:rsidTr="00A0534A">
        <w:trPr>
          <w:cantSplit/>
          <w:trHeight w:val="144"/>
        </w:trPr>
        <w:tc>
          <w:tcPr>
            <w:tcW w:w="475" w:type="dxa"/>
            <w:vAlign w:val="center"/>
          </w:tcPr>
          <w:p w14:paraId="65CE9CE0" w14:textId="3BA64E47" w:rsidR="009E5E8E" w:rsidRPr="002C21B2" w:rsidDel="006E5AE2" w:rsidRDefault="009E5E8E" w:rsidP="009E5E8E">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615DE6B"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9E5E8E" w:rsidRPr="002C21B2" w14:paraId="28C315E8" w14:textId="77777777" w:rsidTr="00A0534A">
        <w:trPr>
          <w:cantSplit/>
          <w:trHeight w:val="144"/>
        </w:trPr>
        <w:tc>
          <w:tcPr>
            <w:tcW w:w="475" w:type="dxa"/>
            <w:vAlign w:val="center"/>
          </w:tcPr>
          <w:p w14:paraId="3BD8E905" w14:textId="4002ACE7" w:rsidR="009E5E8E" w:rsidRPr="002C21B2" w:rsidRDefault="009E5E8E" w:rsidP="009E5E8E">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9E5E8E" w:rsidRPr="002C21B2" w:rsidRDefault="009E5E8E" w:rsidP="009E5E8E">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41AFE17A" w:rsidR="009E5E8E" w:rsidRPr="002C21B2" w:rsidRDefault="009E5E8E" w:rsidP="009E5E8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C46A92" w:rsidRPr="00D83E48" w14:paraId="65CE9CF3" w14:textId="77777777" w:rsidTr="00E3551F">
        <w:trPr>
          <w:cantSplit/>
          <w:trHeight w:val="144"/>
        </w:trPr>
        <w:tc>
          <w:tcPr>
            <w:tcW w:w="212" w:type="pct"/>
            <w:vAlign w:val="center"/>
          </w:tcPr>
          <w:p w14:paraId="65CE9CEF" w14:textId="77777777" w:rsidR="00C46A92" w:rsidRPr="00E3551F" w:rsidRDefault="00C46A92" w:rsidP="00C46A92">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C46A92" w:rsidRPr="00E3551F" w:rsidRDefault="00C46A92" w:rsidP="00C46A92">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29C4CC1E" w14:textId="77777777" w:rsidR="00C46A92" w:rsidRDefault="00C46A92" w:rsidP="00C46A92">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DD76E24"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MCH-23a, then display version MCH-22a;</w:t>
            </w:r>
          </w:p>
          <w:p w14:paraId="4CA953B6"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MCH-23b, then display version MCH-22b;</w:t>
            </w:r>
          </w:p>
          <w:p w14:paraId="16FD580B" w14:textId="77777777" w:rsidR="00C46A92" w:rsidRDefault="00C46A92" w:rsidP="00C46A92">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10275931" w14:textId="77777777" w:rsidR="00C46A92" w:rsidRDefault="00C46A92" w:rsidP="00C46A92">
            <w:pPr>
              <w:pStyle w:val="ListParagraph"/>
              <w:keepNext/>
              <w:ind w:left="0"/>
              <w:rPr>
                <w:rFonts w:ascii="Calibri" w:hAnsi="Calibri"/>
                <w:sz w:val="18"/>
                <w:szCs w:val="18"/>
              </w:rPr>
            </w:pPr>
            <w:r>
              <w:rPr>
                <w:rFonts w:ascii="Calibri" w:hAnsi="Calibri"/>
                <w:sz w:val="18"/>
                <w:szCs w:val="18"/>
              </w:rPr>
              <w:t>If MCH-23 variant = MCH-23f, then display version MCH-22d;</w:t>
            </w:r>
          </w:p>
          <w:p w14:paraId="5095734F" w14:textId="77777777" w:rsidR="00C46A92" w:rsidRDefault="00C46A92" w:rsidP="00C46A92">
            <w:pPr>
              <w:pStyle w:val="ListParagraph"/>
              <w:keepNext/>
              <w:ind w:left="0"/>
              <w:rPr>
                <w:rFonts w:ascii="Calibri" w:hAnsi="Calibri"/>
                <w:sz w:val="18"/>
                <w:szCs w:val="18"/>
              </w:rPr>
            </w:pPr>
          </w:p>
          <w:p w14:paraId="1075749F" w14:textId="77777777" w:rsidR="00C46A92" w:rsidRDefault="00C46A92" w:rsidP="00C46A92">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05079FDA" w14:textId="77777777" w:rsidR="00C46A92" w:rsidRDefault="00C46A92" w:rsidP="00C46A92">
            <w:pPr>
              <w:pStyle w:val="ListParagraph"/>
              <w:keepNext/>
              <w:ind w:left="0"/>
              <w:rPr>
                <w:rFonts w:ascii="Calibri" w:hAnsi="Calibri"/>
                <w:sz w:val="18"/>
                <w:szCs w:val="18"/>
              </w:rPr>
            </w:pPr>
          </w:p>
          <w:p w14:paraId="108C287E" w14:textId="7479C8C8" w:rsidR="00C46A92" w:rsidRDefault="00C46A92" w:rsidP="00C46A92">
            <w:pPr>
              <w:pStyle w:val="ListParagraph"/>
              <w:keepNext/>
              <w:ind w:left="0"/>
              <w:rPr>
                <w:rFonts w:ascii="Calibri" w:hAnsi="Calibri"/>
                <w:sz w:val="18"/>
                <w:szCs w:val="18"/>
              </w:rPr>
            </w:pPr>
            <w:r>
              <w:rPr>
                <w:rFonts w:ascii="Calibri" w:hAnsi="Calibri"/>
                <w:sz w:val="18"/>
                <w:szCs w:val="18"/>
              </w:rPr>
              <w:t>If MCH-23 variant = MCH-23d and A1</w:t>
            </w:r>
            <w:r w:rsidR="009E5E8E">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503FCF30" w:rsidR="00C46A92" w:rsidRPr="00E3551F" w:rsidRDefault="00C46A92" w:rsidP="00C46A92">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76E1891C"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4555F9F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0E39DB5B"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5CA0F664"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E083D5A" w14:textId="5AA23CE6" w:rsidR="00E04FDC" w:rsidRDefault="005B03AD" w:rsidP="00E04FDC">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F2D06">
              <w:rPr>
                <w:rFonts w:asciiTheme="minorHAnsi" w:hAnsiTheme="minorHAnsi"/>
                <w:sz w:val="18"/>
                <w:szCs w:val="18"/>
              </w:rPr>
              <w:t>C</w:t>
            </w:r>
            <w:r w:rsidRPr="005B03AD">
              <w:rPr>
                <w:rFonts w:asciiTheme="minorHAnsi" w:hAnsiTheme="minorHAnsi"/>
                <w:sz w:val="18"/>
                <w:szCs w:val="18"/>
              </w:rPr>
              <w:t>03≥</w:t>
            </w:r>
            <w:r w:rsidR="000F2D06">
              <w:rPr>
                <w:rFonts w:asciiTheme="minorHAnsi" w:hAnsiTheme="minorHAnsi"/>
                <w:sz w:val="18"/>
                <w:szCs w:val="18"/>
              </w:rPr>
              <w:t>C</w:t>
            </w:r>
            <w:r w:rsidRPr="005B03AD">
              <w:rPr>
                <w:rFonts w:asciiTheme="minorHAnsi" w:hAnsiTheme="minorHAnsi"/>
                <w:sz w:val="18"/>
                <w:szCs w:val="18"/>
              </w:rPr>
              <w:t>04, then display text: system fan efficacy complies</w:t>
            </w:r>
            <w:r w:rsidR="00E04FDC">
              <w:rPr>
                <w:rFonts w:asciiTheme="minorHAnsi" w:hAnsiTheme="minorHAnsi"/>
                <w:sz w:val="18"/>
                <w:szCs w:val="18"/>
              </w:rPr>
              <w:t>;</w:t>
            </w:r>
            <w:r w:rsidRPr="005B03AD">
              <w:rPr>
                <w:rFonts w:asciiTheme="minorHAnsi" w:hAnsiTheme="minorHAnsi"/>
                <w:sz w:val="18"/>
                <w:szCs w:val="18"/>
              </w:rPr>
              <w:t xml:space="preserve"> </w:t>
            </w:r>
          </w:p>
          <w:p w14:paraId="65CE9D14" w14:textId="1904F3C3" w:rsidR="005B03AD" w:rsidRPr="005B03AD" w:rsidRDefault="005B03AD" w:rsidP="00E04FDC">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1D071C92"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483F4458"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A03B71">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0A54B74F" w14:textId="77777777" w:rsidTr="00A03B71">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A03B71" w:rsidRPr="00D83E48" w14:paraId="66BE6426" w14:textId="77777777" w:rsidTr="00A03B71">
        <w:tblPrEx>
          <w:tblCellMar>
            <w:top w:w="0" w:type="dxa"/>
            <w:left w:w="108" w:type="dxa"/>
            <w:bottom w:w="0" w:type="dxa"/>
            <w:right w:w="108" w:type="dxa"/>
          </w:tblCellMar>
        </w:tblPrEx>
        <w:trPr>
          <w:cantSplit/>
          <w:trHeight w:val="144"/>
        </w:trPr>
        <w:tc>
          <w:tcPr>
            <w:tcW w:w="212" w:type="pct"/>
            <w:vAlign w:val="center"/>
          </w:tcPr>
          <w:p w14:paraId="6F09138F" w14:textId="77777777" w:rsidR="00A03B71" w:rsidRPr="00952AA6" w:rsidRDefault="00A03B71" w:rsidP="00A03B71">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A03B71" w:rsidRPr="00926D9A" w:rsidRDefault="00A03B71" w:rsidP="00A03B71">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0D9CA046" w:rsidR="00A03B71" w:rsidRPr="00926D9A" w:rsidRDefault="00A03B7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CF2R-MCH-23f F02, ‘Actual System Ventilation Airflow Rate Measurement (cfm)’&gt;&gt;</w:t>
            </w:r>
          </w:p>
        </w:tc>
      </w:tr>
      <w:tr w:rsidR="003039CC" w:rsidRPr="00D83E48" w14:paraId="4C34AE11" w14:textId="77777777" w:rsidTr="00A03B71">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Default="003039CC" w:rsidP="006C4DDC">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654B425" w14:textId="1ECED185" w:rsidR="003039CC" w:rsidRDefault="003039CC" w:rsidP="006C4DDC">
            <w:pPr>
              <w:keepNext/>
              <w:rPr>
                <w:rFonts w:asciiTheme="minorHAnsi" w:hAnsiTheme="minorHAnsi"/>
                <w:sz w:val="18"/>
                <w:szCs w:val="18"/>
              </w:rPr>
            </w:pPr>
            <w:r>
              <w:rPr>
                <w:rFonts w:asciiTheme="minorHAnsi" w:hAnsiTheme="minorHAnsi"/>
                <w:sz w:val="18"/>
                <w:szCs w:val="18"/>
              </w:rPr>
              <w:t xml:space="preserve">if parent is MCH-01a, then reference value from MCH-01a </w:t>
            </w:r>
            <w:r w:rsidR="005D2D8D">
              <w:rPr>
                <w:rFonts w:asciiTheme="minorHAnsi" w:hAnsiTheme="minorHAnsi"/>
                <w:sz w:val="18"/>
                <w:szCs w:val="18"/>
              </w:rPr>
              <w:t>C11</w:t>
            </w:r>
          </w:p>
          <w:p w14:paraId="5A8FD737" w14:textId="77777777" w:rsidR="003039CC" w:rsidRDefault="003039CC" w:rsidP="006C4DDC">
            <w:pPr>
              <w:keepNext/>
              <w:rPr>
                <w:rFonts w:asciiTheme="minorHAnsi" w:hAnsiTheme="minorHAnsi"/>
                <w:sz w:val="18"/>
                <w:szCs w:val="18"/>
              </w:rPr>
            </w:pPr>
          </w:p>
          <w:p w14:paraId="5B4048C6" w14:textId="1C2CE14D" w:rsidR="003039CC" w:rsidRPr="00926D9A" w:rsidRDefault="003039CC">
            <w:pPr>
              <w:keepNext/>
              <w:rPr>
                <w:rFonts w:asciiTheme="minorHAnsi" w:hAnsiTheme="minorHAnsi"/>
                <w:sz w:val="18"/>
                <w:szCs w:val="18"/>
              </w:rPr>
            </w:pPr>
            <w:r>
              <w:rPr>
                <w:rFonts w:asciiTheme="minorHAnsi" w:hAnsiTheme="minorHAnsi"/>
                <w:sz w:val="18"/>
                <w:szCs w:val="18"/>
              </w:rPr>
              <w:t>else if parent is MCH-01d, then reference value from MCH-01d</w:t>
            </w:r>
            <w:r w:rsidR="005D2D8D">
              <w:rPr>
                <w:rFonts w:asciiTheme="minorHAnsi" w:hAnsiTheme="minorHAnsi"/>
                <w:sz w:val="18"/>
                <w:szCs w:val="18"/>
              </w:rPr>
              <w:t xml:space="preserve"> C11</w:t>
            </w:r>
            <w:r w:rsidRPr="00926D9A">
              <w:rPr>
                <w:rFonts w:asciiTheme="minorHAnsi" w:hAnsiTheme="minorHAnsi"/>
                <w:sz w:val="18"/>
                <w:szCs w:val="18"/>
              </w:rPr>
              <w:t>&gt;&gt;</w:t>
            </w:r>
          </w:p>
        </w:tc>
      </w:tr>
      <w:tr w:rsidR="003039CC" w:rsidRPr="00D83E48" w14:paraId="36E3CD02" w14:textId="77777777" w:rsidTr="00A03B71">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79C9778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&lt;&lt;calculated field, row </w:t>
            </w:r>
            <w:r w:rsidR="00E04FDC">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E04FDC">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A03B71">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BBAC33B" w14:textId="177658E9" w:rsidR="00E04FDC" w:rsidRDefault="003039CC" w:rsidP="00E04FDC">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E04FDC">
              <w:rPr>
                <w:rFonts w:asciiTheme="minorHAnsi" w:hAnsiTheme="minorHAnsi"/>
                <w:sz w:val="18"/>
                <w:szCs w:val="18"/>
              </w:rPr>
              <w:t>E</w:t>
            </w:r>
            <w:r w:rsidRPr="00926D9A">
              <w:rPr>
                <w:rFonts w:asciiTheme="minorHAnsi" w:hAnsiTheme="minorHAnsi"/>
                <w:sz w:val="18"/>
                <w:szCs w:val="18"/>
              </w:rPr>
              <w:t>03≥</w:t>
            </w:r>
            <w:r w:rsidR="00E04FDC">
              <w:rPr>
                <w:rFonts w:asciiTheme="minorHAnsi" w:hAnsiTheme="minorHAnsi"/>
                <w:sz w:val="18"/>
                <w:szCs w:val="18"/>
              </w:rPr>
              <w:t>E</w:t>
            </w:r>
            <w:r w:rsidRPr="00926D9A">
              <w:rPr>
                <w:rFonts w:asciiTheme="minorHAnsi" w:hAnsiTheme="minorHAnsi"/>
                <w:sz w:val="18"/>
                <w:szCs w:val="18"/>
              </w:rPr>
              <w:t>04, the display text: system fan efficacy complies</w:t>
            </w:r>
            <w:r w:rsidR="00E04FDC">
              <w:rPr>
                <w:rFonts w:asciiTheme="minorHAnsi" w:hAnsiTheme="minorHAnsi"/>
                <w:sz w:val="18"/>
                <w:szCs w:val="18"/>
              </w:rPr>
              <w:t>;</w:t>
            </w:r>
            <w:r w:rsidRPr="00926D9A">
              <w:rPr>
                <w:rFonts w:asciiTheme="minorHAnsi" w:hAnsiTheme="minorHAnsi"/>
                <w:sz w:val="18"/>
                <w:szCs w:val="18"/>
              </w:rPr>
              <w:t xml:space="preserve"> </w:t>
            </w:r>
          </w:p>
          <w:p w14:paraId="65E75726" w14:textId="38854527" w:rsidR="003039CC" w:rsidRPr="00926D9A" w:rsidRDefault="003039CC" w:rsidP="00E04FDC">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302313A1" w:rsidR="003039CC"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790"/>
        <w:gridCol w:w="7740"/>
      </w:tblGrid>
      <w:tr w:rsidR="001D3C78" w:rsidRPr="0036342F" w14:paraId="1D8571B5" w14:textId="77777777" w:rsidTr="00A03B71">
        <w:trPr>
          <w:trHeight w:val="144"/>
        </w:trPr>
        <w:tc>
          <w:tcPr>
            <w:tcW w:w="10998" w:type="dxa"/>
            <w:gridSpan w:val="3"/>
          </w:tcPr>
          <w:p w14:paraId="1862B34E" w14:textId="46FFB5BC" w:rsidR="001D3C78" w:rsidRPr="0036342F" w:rsidRDefault="001D3C78">
            <w:pPr>
              <w:keepNext/>
              <w:rPr>
                <w:rFonts w:asciiTheme="minorHAnsi" w:hAnsiTheme="minorHAnsi"/>
                <w:b/>
                <w:szCs w:val="18"/>
              </w:rPr>
            </w:pPr>
            <w:r>
              <w:rPr>
                <w:rFonts w:asciiTheme="minorHAnsi" w:hAnsiTheme="minorHAnsi"/>
                <w:b/>
                <w:szCs w:val="18"/>
              </w:rPr>
              <w:t>F</w:t>
            </w:r>
            <w:r w:rsidRPr="0036342F">
              <w:rPr>
                <w:rFonts w:asciiTheme="minorHAnsi" w:hAnsiTheme="minorHAnsi"/>
                <w:b/>
                <w:szCs w:val="18"/>
              </w:rPr>
              <w:t>. Additional Requirements</w:t>
            </w:r>
          </w:p>
        </w:tc>
      </w:tr>
      <w:tr w:rsidR="001D3C78" w:rsidRPr="00D83E48" w14:paraId="1E17A452" w14:textId="77777777" w:rsidTr="00A03B71">
        <w:trPr>
          <w:trHeight w:val="144"/>
        </w:trPr>
        <w:tc>
          <w:tcPr>
            <w:tcW w:w="468" w:type="dxa"/>
          </w:tcPr>
          <w:p w14:paraId="2367F357"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gridSpan w:val="2"/>
          </w:tcPr>
          <w:p w14:paraId="65EF0820"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1D3C78" w:rsidRPr="00D83E48" w14:paraId="6E2884C4" w14:textId="77777777" w:rsidTr="00A03B71">
        <w:trPr>
          <w:trHeight w:val="144"/>
        </w:trPr>
        <w:tc>
          <w:tcPr>
            <w:tcW w:w="468" w:type="dxa"/>
          </w:tcPr>
          <w:p w14:paraId="0C079876"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gridSpan w:val="2"/>
          </w:tcPr>
          <w:p w14:paraId="1A70A2F6"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1D3C78" w:rsidRPr="00D83E48" w14:paraId="359C77FA" w14:textId="77777777" w:rsidTr="00A03B71">
        <w:trPr>
          <w:trHeight w:val="144"/>
        </w:trPr>
        <w:tc>
          <w:tcPr>
            <w:tcW w:w="468" w:type="dxa"/>
          </w:tcPr>
          <w:p w14:paraId="237A4565"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gridSpan w:val="2"/>
          </w:tcPr>
          <w:p w14:paraId="24C506A4" w14:textId="77777777" w:rsidR="001D3C78" w:rsidRPr="00207D4B" w:rsidRDefault="001D3C78" w:rsidP="00A03B71">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1D3C78" w:rsidRPr="00D83E48" w14:paraId="40D8ACC8" w14:textId="77777777" w:rsidTr="00A03B71">
        <w:trPr>
          <w:trHeight w:val="144"/>
        </w:trPr>
        <w:tc>
          <w:tcPr>
            <w:tcW w:w="468" w:type="dxa"/>
          </w:tcPr>
          <w:p w14:paraId="4EB386B7"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gridSpan w:val="2"/>
          </w:tcPr>
          <w:p w14:paraId="5843EC9A"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1D3C78" w:rsidRPr="00D83E48" w14:paraId="3FA51CA3" w14:textId="77777777" w:rsidTr="00A03B71">
        <w:trPr>
          <w:trHeight w:val="144"/>
        </w:trPr>
        <w:tc>
          <w:tcPr>
            <w:tcW w:w="468" w:type="dxa"/>
            <w:vAlign w:val="center"/>
          </w:tcPr>
          <w:p w14:paraId="53695084"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gridSpan w:val="2"/>
          </w:tcPr>
          <w:p w14:paraId="0A42CC52" w14:textId="77777777" w:rsidR="001D3C78" w:rsidRPr="00207D4B" w:rsidRDefault="001D3C78" w:rsidP="00A03B71">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1D3C78" w:rsidRPr="00D83E48" w14:paraId="2799F30E" w14:textId="77777777" w:rsidTr="00A03B71">
        <w:trPr>
          <w:trHeight w:val="144"/>
        </w:trPr>
        <w:tc>
          <w:tcPr>
            <w:tcW w:w="468" w:type="dxa"/>
            <w:vAlign w:val="center"/>
          </w:tcPr>
          <w:p w14:paraId="3C48718E"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gridSpan w:val="2"/>
          </w:tcPr>
          <w:p w14:paraId="42393458"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207D4B">
              <w:rPr>
                <w:rFonts w:asciiTheme="minorHAnsi" w:hAnsiTheme="minorHAnsi"/>
                <w:sz w:val="18"/>
                <w:szCs w:val="18"/>
              </w:rPr>
              <w:t>att/cfm) criteria in every zonal control mode.</w:t>
            </w:r>
          </w:p>
        </w:tc>
      </w:tr>
      <w:tr w:rsidR="001D3C78" w:rsidRPr="00D83E48" w14:paraId="7A7386D5" w14:textId="77777777" w:rsidTr="00A03B71">
        <w:trPr>
          <w:trHeight w:val="144"/>
        </w:trPr>
        <w:tc>
          <w:tcPr>
            <w:tcW w:w="468" w:type="dxa"/>
            <w:vAlign w:val="center"/>
          </w:tcPr>
          <w:p w14:paraId="580E26D1" w14:textId="77777777" w:rsidR="001D3C78" w:rsidRPr="00207D4B" w:rsidRDefault="001D3C78" w:rsidP="00A03B71">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gridSpan w:val="2"/>
          </w:tcPr>
          <w:p w14:paraId="31F40BC0" w14:textId="77777777" w:rsidR="001D3C78" w:rsidRPr="00207D4B" w:rsidRDefault="001D3C78" w:rsidP="00A03B71">
            <w:pPr>
              <w:keepNext/>
              <w:rPr>
                <w:rFonts w:asciiTheme="minorHAnsi" w:hAnsiTheme="minorHAnsi"/>
                <w:sz w:val="18"/>
                <w:szCs w:val="18"/>
              </w:rPr>
            </w:pPr>
            <w:r w:rsidRPr="00207D4B">
              <w:rPr>
                <w:rFonts w:asciiTheme="minorHAnsi" w:hAnsiTheme="minorHAnsi"/>
                <w:sz w:val="18"/>
                <w:szCs w:val="18"/>
              </w:rPr>
              <w:t xml:space="preserve">Portable </w:t>
            </w:r>
            <w:r>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1D3C78" w:rsidRPr="00D83E48" w14:paraId="63D9EB13" w14:textId="77777777" w:rsidTr="00A03B71">
        <w:trPr>
          <w:trHeight w:val="144"/>
        </w:trPr>
        <w:tc>
          <w:tcPr>
            <w:tcW w:w="468" w:type="dxa"/>
            <w:vAlign w:val="center"/>
          </w:tcPr>
          <w:p w14:paraId="3D08A186" w14:textId="77777777" w:rsidR="001D3C78" w:rsidRPr="00207D4B" w:rsidRDefault="001D3C78" w:rsidP="00A03B71">
            <w:pPr>
              <w:pStyle w:val="FootnoteText"/>
              <w:keepNext/>
              <w:jc w:val="center"/>
              <w:rPr>
                <w:rFonts w:asciiTheme="minorHAnsi" w:hAnsiTheme="minorHAnsi"/>
                <w:sz w:val="18"/>
                <w:szCs w:val="18"/>
              </w:rPr>
            </w:pPr>
            <w:r>
              <w:rPr>
                <w:rFonts w:asciiTheme="minorHAnsi" w:hAnsiTheme="minorHAnsi"/>
                <w:sz w:val="18"/>
                <w:szCs w:val="18"/>
              </w:rPr>
              <w:t>08</w:t>
            </w:r>
          </w:p>
        </w:tc>
        <w:tc>
          <w:tcPr>
            <w:tcW w:w="2790" w:type="dxa"/>
            <w:vAlign w:val="center"/>
          </w:tcPr>
          <w:p w14:paraId="0F296D2C" w14:textId="77777777" w:rsidR="001D3C78" w:rsidRPr="00207D4B" w:rsidRDefault="001D3C78" w:rsidP="00A03B7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740" w:type="dxa"/>
            <w:vAlign w:val="center"/>
          </w:tcPr>
          <w:p w14:paraId="434DDC25" w14:textId="77777777" w:rsidR="001D3C78" w:rsidRDefault="001D3C78" w:rsidP="00A03B71">
            <w:pPr>
              <w:rPr>
                <w:sz w:val="24"/>
                <w:szCs w:val="24"/>
              </w:rPr>
            </w:pPr>
            <w:r>
              <w:rPr>
                <w:rFonts w:ascii="Calibri" w:hAnsi="Calibri"/>
                <w:sz w:val="18"/>
              </w:rPr>
              <w:t>&lt;&lt;user pick from list:</w:t>
            </w:r>
          </w:p>
          <w:p w14:paraId="1D0342E6" w14:textId="77777777" w:rsidR="001D3C78" w:rsidRDefault="001D3C78" w:rsidP="00A03B71">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212A21A9" w14:textId="77777777" w:rsidR="001D3C78" w:rsidRDefault="001D3C78" w:rsidP="00A03B71">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685A1B65" w14:textId="77777777" w:rsidR="001D3C78" w:rsidRPr="00207D4B" w:rsidRDefault="001D3C78" w:rsidP="00A03B71">
            <w:pPr>
              <w:keepNext/>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1D3C78" w:rsidRPr="00D83E48" w14:paraId="21895F14" w14:textId="77777777" w:rsidTr="00A03B71">
        <w:trPr>
          <w:trHeight w:val="144"/>
        </w:trPr>
        <w:tc>
          <w:tcPr>
            <w:tcW w:w="468" w:type="dxa"/>
            <w:vAlign w:val="center"/>
          </w:tcPr>
          <w:p w14:paraId="3A1C1BA2" w14:textId="77777777" w:rsidR="001D3C78" w:rsidRPr="00207D4B" w:rsidRDefault="001D3C78" w:rsidP="00A03B71">
            <w:pPr>
              <w:pStyle w:val="FootnoteText"/>
              <w:keepNext/>
              <w:jc w:val="center"/>
              <w:rPr>
                <w:rFonts w:asciiTheme="minorHAnsi" w:hAnsiTheme="minorHAnsi"/>
                <w:sz w:val="18"/>
                <w:szCs w:val="18"/>
              </w:rPr>
            </w:pPr>
            <w:r>
              <w:rPr>
                <w:rFonts w:asciiTheme="minorHAnsi" w:hAnsiTheme="minorHAnsi"/>
                <w:sz w:val="18"/>
                <w:szCs w:val="18"/>
              </w:rPr>
              <w:t>09</w:t>
            </w:r>
          </w:p>
        </w:tc>
        <w:tc>
          <w:tcPr>
            <w:tcW w:w="2790" w:type="dxa"/>
            <w:vAlign w:val="center"/>
          </w:tcPr>
          <w:p w14:paraId="635CE69F" w14:textId="77777777" w:rsidR="001D3C78" w:rsidRPr="00207D4B" w:rsidRDefault="001D3C78" w:rsidP="00A03B71">
            <w:pPr>
              <w:keepNext/>
              <w:rPr>
                <w:rFonts w:asciiTheme="minorHAnsi" w:hAnsiTheme="minorHAnsi"/>
                <w:sz w:val="18"/>
                <w:szCs w:val="18"/>
              </w:rPr>
            </w:pPr>
            <w:r>
              <w:rPr>
                <w:rFonts w:ascii="Calibri" w:hAnsi="Calibri"/>
                <w:sz w:val="18"/>
              </w:rPr>
              <w:t>Correction Notes:</w:t>
            </w:r>
          </w:p>
        </w:tc>
        <w:tc>
          <w:tcPr>
            <w:tcW w:w="7740" w:type="dxa"/>
            <w:vAlign w:val="center"/>
          </w:tcPr>
          <w:p w14:paraId="7E085A9E" w14:textId="77777777" w:rsidR="001D3C78" w:rsidRPr="00207D4B" w:rsidRDefault="001D3C78" w:rsidP="00A03B71">
            <w:pPr>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1D3C78" w:rsidRPr="00D83E48" w14:paraId="683E698D" w14:textId="77777777" w:rsidTr="00A03B71">
        <w:trPr>
          <w:trHeight w:val="144"/>
        </w:trPr>
        <w:tc>
          <w:tcPr>
            <w:tcW w:w="10998" w:type="dxa"/>
            <w:gridSpan w:val="3"/>
            <w:vAlign w:val="center"/>
          </w:tcPr>
          <w:p w14:paraId="2E114986" w14:textId="77777777" w:rsidR="001D3C78" w:rsidRPr="00207D4B" w:rsidRDefault="001D3C78" w:rsidP="00A03B71">
            <w:pPr>
              <w:pStyle w:val="FootnoteText"/>
              <w:keepNext/>
              <w:rPr>
                <w:rFonts w:asciiTheme="minorHAnsi" w:hAnsiTheme="minorHAnsi"/>
                <w:sz w:val="18"/>
                <w:szCs w:val="18"/>
              </w:rPr>
            </w:pPr>
            <w:r w:rsidRPr="00423F31">
              <w:rPr>
                <w:rFonts w:asciiTheme="minorHAnsi" w:hAnsiTheme="minorHAnsi" w:cs="Calibri-Bold"/>
                <w:b/>
                <w:bCs/>
                <w:sz w:val="18"/>
                <w:szCs w:val="18"/>
              </w:rPr>
              <w:t xml:space="preserve">The responsible person’s signature on this compliance document affirms that all applicable requirements in this table have been met </w:t>
            </w:r>
            <w:r w:rsidRPr="00423F31">
              <w:rPr>
                <w:rFonts w:asciiTheme="minorHAnsi" w:hAnsiTheme="minorHAnsi" w:cs="MS Sans Serif"/>
                <w:b/>
                <w:color w:val="000000"/>
                <w:sz w:val="18"/>
                <w:szCs w:val="18"/>
                <w:highlight w:val="white"/>
              </w:rPr>
              <w:t>unless otherwise noted in the Verification Status and the Corrections Notes in this table</w:t>
            </w:r>
          </w:p>
        </w:tc>
      </w:tr>
    </w:tbl>
    <w:p w14:paraId="4CB4C707" w14:textId="40965BBB" w:rsidR="001D3C78" w:rsidRDefault="001D3C78" w:rsidP="00693010">
      <w:pPr>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10441"/>
        <w:gridCol w:w="18"/>
      </w:tblGrid>
      <w:tr w:rsidR="001D3C78" w:rsidRPr="0084687D" w14:paraId="01352F5A" w14:textId="77777777" w:rsidTr="001D3C78">
        <w:trPr>
          <w:gridAfter w:val="1"/>
          <w:wAfter w:w="18" w:type="dxa"/>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44302158" w14:textId="4E6FCA37" w:rsidR="001D3C78" w:rsidRPr="001D3C78" w:rsidRDefault="001D3C78" w:rsidP="001D3C78">
            <w:pPr>
              <w:rPr>
                <w:rFonts w:asciiTheme="minorHAnsi" w:hAnsiTheme="minorHAnsi"/>
                <w:b/>
                <w:szCs w:val="18"/>
              </w:rPr>
            </w:pPr>
            <w:r>
              <w:rPr>
                <w:rFonts w:asciiTheme="minorHAnsi" w:hAnsiTheme="minorHAnsi"/>
                <w:b/>
                <w:szCs w:val="18"/>
              </w:rPr>
              <w:t>G</w:t>
            </w:r>
            <w:r w:rsidRPr="001D3C78">
              <w:rPr>
                <w:rFonts w:asciiTheme="minorHAnsi" w:hAnsiTheme="minorHAnsi"/>
                <w:b/>
                <w:szCs w:val="18"/>
              </w:rPr>
              <w:t>. Determination of HERS Verification Compliance</w:t>
            </w:r>
          </w:p>
          <w:p w14:paraId="057C00BE" w14:textId="77777777" w:rsidR="001D3C78" w:rsidRPr="001D3C78" w:rsidRDefault="001D3C78" w:rsidP="001D3C78">
            <w:pPr>
              <w:rPr>
                <w:rFonts w:asciiTheme="minorHAnsi" w:hAnsiTheme="minorHAnsi"/>
                <w:b/>
                <w:szCs w:val="18"/>
              </w:rPr>
            </w:pPr>
            <w:r w:rsidRPr="000F2D06">
              <w:rPr>
                <w:rFonts w:asciiTheme="minorHAnsi" w:hAnsiTheme="minorHAnsi"/>
                <w:szCs w:val="18"/>
              </w:rPr>
              <w:t>All applicable sections of this document shall indicate compliance with the specified verification protocol requirements in order for this Certificate of Verification as a whole to be determined to be in compliance</w:t>
            </w:r>
            <w:r w:rsidRPr="001D3C78">
              <w:rPr>
                <w:rFonts w:asciiTheme="minorHAnsi" w:hAnsiTheme="minorHAnsi"/>
                <w:b/>
                <w:szCs w:val="18"/>
              </w:rPr>
              <w:t>.</w:t>
            </w:r>
          </w:p>
        </w:tc>
      </w:tr>
      <w:tr w:rsidR="001D3C78" w:rsidRPr="0084687D" w14:paraId="11CF0D6C" w14:textId="77777777" w:rsidTr="001D3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57" w:type="dxa"/>
            <w:vAlign w:val="center"/>
          </w:tcPr>
          <w:p w14:paraId="70663741" w14:textId="77777777" w:rsidR="001D3C78" w:rsidRPr="0084687D" w:rsidDel="00C76C40" w:rsidRDefault="001D3C78" w:rsidP="00A03B71">
            <w:pPr>
              <w:keepNext/>
              <w:jc w:val="center"/>
              <w:rPr>
                <w:rFonts w:ascii="Calibri" w:hAnsi="Calibri"/>
                <w:sz w:val="18"/>
                <w:szCs w:val="18"/>
              </w:rPr>
            </w:pPr>
            <w:r w:rsidRPr="0084687D">
              <w:rPr>
                <w:rFonts w:ascii="Calibri" w:hAnsi="Calibri"/>
                <w:sz w:val="18"/>
                <w:szCs w:val="18"/>
              </w:rPr>
              <w:t>01</w:t>
            </w:r>
          </w:p>
        </w:tc>
        <w:tc>
          <w:tcPr>
            <w:tcW w:w="10459" w:type="dxa"/>
            <w:gridSpan w:val="2"/>
            <w:vAlign w:val="center"/>
          </w:tcPr>
          <w:p w14:paraId="1C62B539" w14:textId="793CDB1C" w:rsidR="001D3C78" w:rsidRPr="0084687D" w:rsidRDefault="001D3C78">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and D09 result is “system fan efficacy complies”</w:t>
            </w:r>
            <w:r w:rsidR="00E861EC">
              <w:rPr>
                <w:rFonts w:asciiTheme="minorHAnsi" w:hAnsiTheme="minorHAnsi"/>
                <w:sz w:val="18"/>
                <w:szCs w:val="18"/>
              </w:rPr>
              <w:t xml:space="preserve"> and E05 result is “system fan efficacy complies”</w:t>
            </w:r>
            <w:r>
              <w:rPr>
                <w:rFonts w:asciiTheme="minorHAnsi" w:hAnsiTheme="minorHAnsi"/>
                <w:sz w:val="18"/>
                <w:szCs w:val="18"/>
              </w:rPr>
              <w:t xml:space="preserve"> and </w:t>
            </w:r>
            <w:r w:rsidR="00E861EC">
              <w:rPr>
                <w:rFonts w:asciiTheme="minorHAnsi" w:hAnsiTheme="minorHAnsi"/>
                <w:sz w:val="18"/>
                <w:szCs w:val="18"/>
              </w:rPr>
              <w:t>F09</w:t>
            </w:r>
            <w:r>
              <w:rPr>
                <w:rFonts w:asciiTheme="minorHAnsi" w:hAnsiTheme="minorHAnsi"/>
                <w:sz w:val="18"/>
                <w:szCs w:val="18"/>
              </w:rPr>
              <w:t xml:space="preserve">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F1077" w14:textId="77777777" w:rsidR="00402996" w:rsidRDefault="00402996">
      <w:r>
        <w:separator/>
      </w:r>
    </w:p>
  </w:endnote>
  <w:endnote w:type="continuationSeparator" w:id="0">
    <w:p w14:paraId="3B2EC42E" w14:textId="77777777" w:rsidR="00402996" w:rsidRDefault="00402996">
      <w:r>
        <w:continuationSeparator/>
      </w:r>
    </w:p>
  </w:endnote>
  <w:endnote w:type="continuationNotice" w:id="1">
    <w:p w14:paraId="1A389989" w14:textId="77777777" w:rsidR="00402996" w:rsidRDefault="004029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881D2" w14:textId="77777777" w:rsidR="00B726CF" w:rsidRDefault="00B72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402996" w:rsidRPr="00CB64DD" w:rsidRDefault="00402996" w:rsidP="0036342F">
    <w:pPr>
      <w:pStyle w:val="Footer"/>
    </w:pPr>
    <w:r w:rsidRPr="00CB64DD">
      <w:t xml:space="preserve">Registration Number:                                                           Registration Date/Time:                                           HERS Provider:                       </w:t>
    </w:r>
  </w:p>
  <w:p w14:paraId="65CE9D8D" w14:textId="1B96821E" w:rsidR="00402996" w:rsidRPr="00CB64DD" w:rsidRDefault="00402996" w:rsidP="0036342F">
    <w:pPr>
      <w:pStyle w:val="Footer"/>
    </w:pPr>
    <w:r w:rsidRPr="00CB64DD">
      <w:t>CA Building Energy Efficiency Standards - 20</w:t>
    </w:r>
    <w:ins w:id="5" w:author="Alhabibi, Haider@Energy" w:date="2021-08-30T19:28:00Z">
      <w:r w:rsidR="008737ED">
        <w:t>22</w:t>
      </w:r>
    </w:ins>
    <w:del w:id="6" w:author="Alhabibi, Haider@Energy" w:date="2021-08-30T19:28:00Z">
      <w:r w:rsidRPr="00CB64DD" w:rsidDel="008737ED">
        <w:delText>1</w:delText>
      </w:r>
      <w:r w:rsidDel="008737ED">
        <w:delText>9</w:delText>
      </w:r>
    </w:del>
    <w:r w:rsidRPr="00CB64DD">
      <w:t xml:space="preserve"> Residential Compliance</w:t>
    </w:r>
    <w:r w:rsidRPr="00CB64DD">
      <w:tab/>
    </w:r>
    <w:r>
      <w:t>January 20</w:t>
    </w:r>
    <w:ins w:id="7" w:author="Alhabibi, Haider@Energy" w:date="2021-08-30T19:28:00Z">
      <w:r w:rsidR="008737ED">
        <w:t>22</w:t>
      </w:r>
    </w:ins>
    <w:del w:id="8" w:author="Alhabibi, Haider@Energy" w:date="2021-08-30T19:28:00Z">
      <w:r w:rsidDel="008737ED">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402996" w:rsidRPr="00CB64DD" w:rsidRDefault="00402996" w:rsidP="0036342F">
    <w:pPr>
      <w:pStyle w:val="Footer"/>
    </w:pPr>
    <w:r w:rsidRPr="00CB64DD">
      <w:t xml:space="preserve">Registration Number:                                                           Registration Date/Time:                                           HERS Provider:                       </w:t>
    </w:r>
  </w:p>
  <w:p w14:paraId="65CE9D9E"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7E130BD2" w:rsidR="00402996" w:rsidRPr="00CB64DD" w:rsidRDefault="00402996" w:rsidP="0036342F">
    <w:pPr>
      <w:pStyle w:val="Footer"/>
    </w:pPr>
    <w:r w:rsidRPr="00CB64DD">
      <w:t>CA Building Energy Efficiency Standards - 20</w:t>
    </w:r>
    <w:ins w:id="9" w:author="Alhabibi, Haider@Energy" w:date="2021-08-30T19:28:00Z">
      <w:r w:rsidR="008737ED">
        <w:t>22</w:t>
      </w:r>
    </w:ins>
    <w:del w:id="10" w:author="Alhabibi, Haider@Energy" w:date="2021-08-30T19:28:00Z">
      <w:r w:rsidRPr="00CB64DD" w:rsidDel="008737ED">
        <w:delText>1</w:delText>
      </w:r>
      <w:r w:rsidDel="008737ED">
        <w:delText>9</w:delText>
      </w:r>
    </w:del>
    <w:r w:rsidRPr="00CB64DD">
      <w:t xml:space="preserve"> Residential Compliance</w:t>
    </w:r>
    <w:r w:rsidRPr="00CB64DD">
      <w:tab/>
    </w:r>
    <w:r>
      <w:t>January 20</w:t>
    </w:r>
    <w:ins w:id="11" w:author="Alhabibi, Haider@Energy" w:date="2021-08-30T19:28:00Z">
      <w:r w:rsidR="008737ED">
        <w:t>22</w:t>
      </w:r>
    </w:ins>
    <w:del w:id="12" w:author="Alhabibi, Haider@Energy" w:date="2021-08-30T19:28:00Z">
      <w:r w:rsidDel="008737ED">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402996" w:rsidRPr="00CB64DD" w:rsidRDefault="00402996"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B008A" w14:textId="77777777" w:rsidR="00402996" w:rsidRDefault="00402996">
      <w:r>
        <w:separator/>
      </w:r>
    </w:p>
  </w:footnote>
  <w:footnote w:type="continuationSeparator" w:id="0">
    <w:p w14:paraId="2DA55684" w14:textId="77777777" w:rsidR="00402996" w:rsidRDefault="00402996">
      <w:r>
        <w:continuationSeparator/>
      </w:r>
    </w:p>
  </w:footnote>
  <w:footnote w:type="continuationNotice" w:id="1">
    <w:p w14:paraId="5B912A94" w14:textId="77777777" w:rsidR="00402996" w:rsidRDefault="004029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D4D7DA" w:rsidR="00402996" w:rsidRDefault="004029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9" w14:textId="3B4FC117" w:rsidR="00402996" w:rsidRPr="007770C5" w:rsidRDefault="00B726CF" w:rsidP="00986D7B">
    <w:pPr>
      <w:suppressAutoHyphens/>
      <w:ind w:left="-90"/>
      <w:rPr>
        <w:rFonts w:ascii="Arial" w:hAnsi="Arial" w:cs="Arial"/>
        <w:sz w:val="14"/>
        <w:szCs w:val="14"/>
      </w:rPr>
    </w:pPr>
    <w:customXmlInsRangeStart w:id="0" w:author="Geiser, Che@Energy" w:date="2022-04-11T13:51:00Z"/>
    <w:sdt>
      <w:sdtPr>
        <w:rPr>
          <w:rFonts w:ascii="Arial" w:hAnsi="Arial" w:cs="Arial"/>
          <w:sz w:val="14"/>
          <w:szCs w:val="14"/>
        </w:rPr>
        <w:id w:val="-77752484"/>
        <w:docPartObj>
          <w:docPartGallery w:val="Watermarks"/>
          <w:docPartUnique/>
        </w:docPartObj>
      </w:sdtPr>
      <w:sdtContent>
        <w:customXmlInsRangeEnd w:id="0"/>
        <w:ins w:id="1" w:author="Geiser, Che@Energy" w:date="2022-04-11T13:51:00Z">
          <w:r w:rsidRPr="00B726CF">
            <w:rPr>
              <w:rFonts w:ascii="Arial" w:hAnsi="Arial" w:cs="Arial"/>
              <w:noProof/>
              <w:sz w:val="14"/>
              <w:szCs w:val="14"/>
            </w:rPr>
            <w:pict w14:anchorId="7535F7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8442"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1:00Z"/>
      </w:sdtContent>
    </w:sdt>
    <w:customXmlInsRangeEnd w:id="2"/>
    <w:r w:rsidR="00402996" w:rsidRPr="007770C5">
      <w:rPr>
        <w:rFonts w:ascii="Arial" w:hAnsi="Arial" w:cs="Arial"/>
        <w:sz w:val="14"/>
        <w:szCs w:val="14"/>
      </w:rPr>
      <w:t xml:space="preserve">STATE OF </w:t>
    </w:r>
    <w:smartTag w:uri="urn:schemas-microsoft-com:office:smarttags" w:element="State">
      <w:smartTag w:uri="urn:schemas-microsoft-com:office:smarttags" w:element="place">
        <w:r w:rsidR="00402996" w:rsidRPr="007770C5">
          <w:rPr>
            <w:rFonts w:ascii="Arial" w:hAnsi="Arial" w:cs="Arial"/>
            <w:sz w:val="14"/>
            <w:szCs w:val="14"/>
          </w:rPr>
          <w:t>CALIFORNIA</w:t>
        </w:r>
      </w:smartTag>
    </w:smartTag>
  </w:p>
  <w:p w14:paraId="65CE9D7A" w14:textId="3F235CAC" w:rsidR="00402996" w:rsidRPr="007770C5" w:rsidRDefault="00402996" w:rsidP="00986D7B">
    <w:pPr>
      <w:suppressAutoHyphens/>
      <w:ind w:left="-90"/>
      <w:rPr>
        <w:rFonts w:ascii="Arial" w:hAnsi="Arial" w:cs="Arial"/>
        <w:b/>
        <w:sz w:val="24"/>
        <w:szCs w:val="24"/>
      </w:rPr>
    </w:pPr>
    <w:r>
      <w:rPr>
        <w:noProof/>
      </w:rPr>
      <w:drawing>
        <wp:anchor distT="0" distB="0" distL="114300" distR="114300" simplePos="0" relativeHeight="251659264" behindDoc="0" locked="0" layoutInCell="1" allowOverlap="1" wp14:anchorId="65CE9DBB" wp14:editId="390D0D4E">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65CE9D7B" w14:textId="3D33DDD4" w:rsidR="00402996" w:rsidRPr="007770C5" w:rsidRDefault="00402996"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30T19:28:00Z">
      <w:r w:rsidR="008737ED">
        <w:rPr>
          <w:rFonts w:ascii="Arial" w:hAnsi="Arial" w:cs="Arial"/>
          <w:sz w:val="14"/>
          <w:szCs w:val="14"/>
        </w:rPr>
        <w:t>22</w:t>
      </w:r>
    </w:ins>
    <w:del w:id="4" w:author="Alhabibi, Haider@Energy" w:date="2021-08-30T19:28:00Z">
      <w:r w:rsidDel="008737E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402996" w:rsidRPr="00F85124" w14:paraId="65CE9D7E" w14:textId="77777777">
      <w:trPr>
        <w:cantSplit/>
        <w:trHeight w:val="288"/>
      </w:trPr>
      <w:tc>
        <w:tcPr>
          <w:tcW w:w="4016" w:type="pct"/>
          <w:gridSpan w:val="2"/>
          <w:tcBorders>
            <w:right w:val="nil"/>
          </w:tcBorders>
          <w:vAlign w:val="center"/>
        </w:tcPr>
        <w:p w14:paraId="65CE9D7C" w14:textId="55510C6B" w:rsidR="00402996" w:rsidRPr="00F85124" w:rsidRDefault="00402996">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65CE9D7D" w14:textId="21564010" w:rsidR="00402996" w:rsidRPr="00F85124" w:rsidRDefault="00402996">
          <w:pPr>
            <w:pStyle w:val="Heading1"/>
            <w:jc w:val="right"/>
            <w:rPr>
              <w:rFonts w:ascii="Calibri" w:hAnsi="Calibri"/>
              <w:b w:val="0"/>
              <w:bCs/>
              <w:sz w:val="20"/>
            </w:rPr>
          </w:pPr>
          <w:r>
            <w:rPr>
              <w:rFonts w:ascii="Calibri" w:hAnsi="Calibri"/>
              <w:b w:val="0"/>
              <w:bCs/>
              <w:sz w:val="20"/>
            </w:rPr>
            <w:t>CF3R-MCH-22-H</w:t>
          </w:r>
        </w:p>
      </w:tc>
    </w:tr>
    <w:tr w:rsidR="00402996" w:rsidRPr="00F85124" w14:paraId="65CE9D81" w14:textId="77777777">
      <w:trPr>
        <w:cantSplit/>
        <w:trHeight w:val="288"/>
      </w:trPr>
      <w:tc>
        <w:tcPr>
          <w:tcW w:w="2500" w:type="pct"/>
          <w:tcBorders>
            <w:right w:val="nil"/>
          </w:tcBorders>
        </w:tcPr>
        <w:p w14:paraId="65CE9D7F" w14:textId="77777777" w:rsidR="00402996" w:rsidRPr="002E105D" w:rsidRDefault="0040299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80" w14:textId="1229A17A"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402996">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726CF">
            <w:rPr>
              <w:rFonts w:ascii="Calibri" w:hAnsi="Calibri"/>
              <w:bCs/>
              <w:noProof/>
            </w:rPr>
            <w:t>3</w:t>
          </w:r>
          <w:r>
            <w:rPr>
              <w:rFonts w:ascii="Calibri" w:hAnsi="Calibri"/>
              <w:bCs/>
              <w:noProof/>
            </w:rPr>
            <w:fldChar w:fldCharType="end"/>
          </w:r>
          <w:r w:rsidRPr="00F85124">
            <w:rPr>
              <w:rFonts w:ascii="Calibri" w:hAnsi="Calibri"/>
              <w:bCs/>
            </w:rPr>
            <w:t>)</w:t>
          </w:r>
        </w:p>
      </w:tc>
    </w:tr>
    <w:tr w:rsidR="00402996" w:rsidRPr="00F85124" w14:paraId="65CE9D85" w14:textId="77777777">
      <w:trPr>
        <w:cantSplit/>
        <w:trHeight w:val="288"/>
      </w:trPr>
      <w:tc>
        <w:tcPr>
          <w:tcW w:w="0" w:type="auto"/>
        </w:tcPr>
        <w:p w14:paraId="65CE9D82" w14:textId="77777777" w:rsidR="00402996" w:rsidRPr="00F85124" w:rsidRDefault="00402996" w:rsidP="007924C2">
          <w:pPr>
            <w:rPr>
              <w:rFonts w:ascii="Calibri" w:hAnsi="Calibri"/>
              <w:sz w:val="12"/>
              <w:szCs w:val="12"/>
            </w:rPr>
          </w:pPr>
          <w:r w:rsidRPr="00F85124">
            <w:rPr>
              <w:rFonts w:ascii="Calibri" w:hAnsi="Calibri"/>
              <w:sz w:val="12"/>
              <w:szCs w:val="12"/>
            </w:rPr>
            <w:t>Project Name:</w:t>
          </w:r>
        </w:p>
      </w:tc>
      <w:tc>
        <w:tcPr>
          <w:tcW w:w="1655" w:type="pct"/>
        </w:tcPr>
        <w:p w14:paraId="65CE9D83" w14:textId="77777777" w:rsidR="00402996" w:rsidRPr="00F85124" w:rsidRDefault="00402996" w:rsidP="007924C2">
          <w:pPr>
            <w:rPr>
              <w:rFonts w:ascii="Calibri" w:hAnsi="Calibri"/>
              <w:sz w:val="12"/>
              <w:szCs w:val="12"/>
            </w:rPr>
          </w:pPr>
          <w:r w:rsidRPr="00F85124">
            <w:rPr>
              <w:rFonts w:ascii="Calibri" w:hAnsi="Calibri"/>
              <w:sz w:val="12"/>
              <w:szCs w:val="12"/>
            </w:rPr>
            <w:t>Enforcement Agency:</w:t>
          </w:r>
        </w:p>
      </w:tc>
      <w:tc>
        <w:tcPr>
          <w:tcW w:w="984" w:type="pct"/>
        </w:tcPr>
        <w:p w14:paraId="65CE9D84" w14:textId="77777777" w:rsidR="00402996" w:rsidRPr="00F85124" w:rsidRDefault="00402996" w:rsidP="007924C2">
          <w:pPr>
            <w:rPr>
              <w:rFonts w:ascii="Calibri" w:hAnsi="Calibri"/>
              <w:sz w:val="12"/>
              <w:szCs w:val="12"/>
            </w:rPr>
          </w:pPr>
          <w:r w:rsidRPr="00F85124">
            <w:rPr>
              <w:rFonts w:ascii="Calibri" w:hAnsi="Calibri"/>
              <w:sz w:val="12"/>
              <w:szCs w:val="12"/>
            </w:rPr>
            <w:t>Permit Number:</w:t>
          </w:r>
        </w:p>
      </w:tc>
    </w:tr>
    <w:tr w:rsidR="00402996" w:rsidRPr="00F85124" w14:paraId="65CE9D89" w14:textId="77777777">
      <w:trPr>
        <w:cantSplit/>
        <w:trHeight w:val="288"/>
      </w:trPr>
      <w:tc>
        <w:tcPr>
          <w:tcW w:w="0" w:type="auto"/>
        </w:tcPr>
        <w:p w14:paraId="65CE9D86"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65CE9D87" w14:textId="79906B34" w:rsidR="00402996" w:rsidRPr="00F85124" w:rsidRDefault="00402996"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65CE9D88" w14:textId="346DA4A0" w:rsidR="00402996" w:rsidRPr="00F85124" w:rsidRDefault="00402996"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5CE9D8A" w14:textId="77777777" w:rsidR="00402996" w:rsidRDefault="00402996"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02996" w:rsidRPr="00F85124" w14:paraId="65CE9D90" w14:textId="77777777">
      <w:trPr>
        <w:cantSplit/>
        <w:trHeight w:val="288"/>
      </w:trPr>
      <w:tc>
        <w:tcPr>
          <w:tcW w:w="3738" w:type="pct"/>
          <w:gridSpan w:val="2"/>
          <w:tcBorders>
            <w:right w:val="nil"/>
          </w:tcBorders>
          <w:vAlign w:val="center"/>
        </w:tcPr>
        <w:p w14:paraId="65CE9D8E" w14:textId="0A97AD02" w:rsidR="00402996" w:rsidRPr="00F85124" w:rsidRDefault="00402996"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93" w14:textId="77777777">
      <w:trPr>
        <w:cantSplit/>
        <w:trHeight w:val="288"/>
      </w:trPr>
      <w:tc>
        <w:tcPr>
          <w:tcW w:w="2500" w:type="pct"/>
          <w:tcBorders>
            <w:right w:val="nil"/>
          </w:tcBorders>
        </w:tcPr>
        <w:p w14:paraId="65CE9D91"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02996" w:rsidRPr="00F85124" w14:paraId="65CE9D97" w14:textId="77777777">
      <w:trPr>
        <w:cantSplit/>
        <w:trHeight w:val="288"/>
      </w:trPr>
      <w:tc>
        <w:tcPr>
          <w:tcW w:w="0" w:type="auto"/>
        </w:tcPr>
        <w:p w14:paraId="65CE9D94" w14:textId="77777777" w:rsidR="00402996" w:rsidRPr="00F85124" w:rsidRDefault="00402996"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402996" w:rsidRPr="00F85124" w:rsidRDefault="00402996"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402996" w:rsidRPr="00F85124" w:rsidRDefault="00402996" w:rsidP="007924C2">
          <w:pPr>
            <w:rPr>
              <w:rFonts w:ascii="Calibri" w:hAnsi="Calibri"/>
              <w:sz w:val="12"/>
              <w:szCs w:val="12"/>
            </w:rPr>
          </w:pPr>
          <w:r w:rsidRPr="00F85124">
            <w:rPr>
              <w:rFonts w:ascii="Calibri" w:hAnsi="Calibri"/>
              <w:sz w:val="12"/>
              <w:szCs w:val="12"/>
            </w:rPr>
            <w:t>Permit Number:</w:t>
          </w:r>
        </w:p>
      </w:tc>
    </w:tr>
    <w:tr w:rsidR="00402996" w:rsidRPr="00F85124" w14:paraId="65CE9D9B" w14:textId="77777777">
      <w:trPr>
        <w:cantSplit/>
        <w:trHeight w:val="288"/>
      </w:trPr>
      <w:tc>
        <w:tcPr>
          <w:tcW w:w="0" w:type="auto"/>
        </w:tcPr>
        <w:p w14:paraId="65CE9D98"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402996" w:rsidRPr="00F85124" w:rsidRDefault="00402996"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402996" w:rsidRDefault="004029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318475F8" w:rsidR="00402996" w:rsidRDefault="004029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2" w14:textId="77777777">
      <w:trPr>
        <w:cantSplit/>
        <w:trHeight w:val="288"/>
      </w:trPr>
      <w:tc>
        <w:tcPr>
          <w:tcW w:w="4016" w:type="pct"/>
          <w:gridSpan w:val="2"/>
          <w:tcBorders>
            <w:right w:val="nil"/>
          </w:tcBorders>
          <w:vAlign w:val="center"/>
        </w:tcPr>
        <w:p w14:paraId="65CE9DA0" w14:textId="41AE6982" w:rsidR="00402996" w:rsidRPr="00F85124" w:rsidRDefault="00402996">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44368ACD" w:rsidR="00402996" w:rsidRPr="00F85124" w:rsidRDefault="00402996" w:rsidP="007924C2">
          <w:pPr>
            <w:pStyle w:val="Heading1"/>
            <w:jc w:val="right"/>
            <w:rPr>
              <w:rFonts w:ascii="Calibri" w:hAnsi="Calibri"/>
              <w:b w:val="0"/>
              <w:bCs/>
              <w:sz w:val="20"/>
            </w:rPr>
          </w:pPr>
          <w:r>
            <w:rPr>
              <w:rFonts w:ascii="Calibri" w:hAnsi="Calibri"/>
              <w:b w:val="0"/>
              <w:bCs/>
              <w:sz w:val="20"/>
            </w:rPr>
            <w:t>CF3R-MCH-22-H</w:t>
          </w:r>
        </w:p>
      </w:tc>
    </w:tr>
    <w:tr w:rsidR="00402996" w:rsidRPr="00F85124" w14:paraId="65CE9DA5" w14:textId="77777777">
      <w:trPr>
        <w:cantSplit/>
        <w:trHeight w:val="288"/>
      </w:trPr>
      <w:tc>
        <w:tcPr>
          <w:tcW w:w="2500" w:type="pct"/>
          <w:tcBorders>
            <w:right w:val="nil"/>
          </w:tcBorders>
        </w:tcPr>
        <w:p w14:paraId="65CE9DA3" w14:textId="77777777" w:rsidR="00402996" w:rsidRPr="002E105D" w:rsidRDefault="00402996"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68504DE4"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402996">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726CF">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402996" w:rsidRDefault="00402996"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AA" w14:textId="77777777">
      <w:trPr>
        <w:cantSplit/>
        <w:trHeight w:val="288"/>
      </w:trPr>
      <w:tc>
        <w:tcPr>
          <w:tcW w:w="4016" w:type="pct"/>
          <w:gridSpan w:val="2"/>
          <w:tcBorders>
            <w:right w:val="nil"/>
          </w:tcBorders>
          <w:vAlign w:val="center"/>
        </w:tcPr>
        <w:p w14:paraId="65CE9DA8" w14:textId="612708AB" w:rsidR="00402996" w:rsidRPr="00F85124" w:rsidRDefault="00402996"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402996" w:rsidRPr="00F85124" w:rsidRDefault="00402996" w:rsidP="002E105D">
          <w:pPr>
            <w:pStyle w:val="Heading1"/>
            <w:jc w:val="right"/>
            <w:rPr>
              <w:rFonts w:ascii="Calibri" w:hAnsi="Calibri"/>
              <w:b w:val="0"/>
              <w:bCs/>
              <w:sz w:val="20"/>
            </w:rPr>
          </w:pPr>
          <w:r>
            <w:rPr>
              <w:rFonts w:ascii="Calibri" w:hAnsi="Calibri"/>
              <w:b w:val="0"/>
              <w:bCs/>
              <w:sz w:val="20"/>
            </w:rPr>
            <w:t>CF2R-MCH-23-H</w:t>
          </w:r>
        </w:p>
      </w:tc>
    </w:tr>
    <w:tr w:rsidR="00402996" w:rsidRPr="00F85124" w14:paraId="65CE9DAD" w14:textId="77777777">
      <w:trPr>
        <w:cantSplit/>
        <w:trHeight w:val="288"/>
      </w:trPr>
      <w:tc>
        <w:tcPr>
          <w:tcW w:w="2500" w:type="pct"/>
          <w:tcBorders>
            <w:right w:val="nil"/>
          </w:tcBorders>
        </w:tcPr>
        <w:p w14:paraId="65CE9DAB" w14:textId="77777777" w:rsidR="00402996" w:rsidRPr="002E105D" w:rsidRDefault="0040299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402996" w:rsidRDefault="004029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0A4FB8A" w:rsidR="00402996" w:rsidRDefault="004029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2996" w:rsidRPr="00F85124" w14:paraId="65CE9DB3" w14:textId="77777777">
      <w:trPr>
        <w:cantSplit/>
        <w:trHeight w:val="288"/>
      </w:trPr>
      <w:tc>
        <w:tcPr>
          <w:tcW w:w="4016" w:type="pct"/>
          <w:gridSpan w:val="2"/>
          <w:tcBorders>
            <w:right w:val="nil"/>
          </w:tcBorders>
          <w:vAlign w:val="center"/>
        </w:tcPr>
        <w:p w14:paraId="65CE9DB1" w14:textId="0452E20F" w:rsidR="00402996" w:rsidRPr="00F85124" w:rsidRDefault="00402996">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5CFBE884" w:rsidR="00402996" w:rsidRPr="00F85124" w:rsidRDefault="00402996" w:rsidP="007924C2">
          <w:pPr>
            <w:pStyle w:val="Heading1"/>
            <w:jc w:val="right"/>
            <w:rPr>
              <w:rFonts w:ascii="Calibri" w:hAnsi="Calibri"/>
              <w:b w:val="0"/>
              <w:bCs/>
              <w:sz w:val="20"/>
            </w:rPr>
          </w:pPr>
          <w:r>
            <w:rPr>
              <w:rFonts w:ascii="Calibri" w:hAnsi="Calibri"/>
              <w:b w:val="0"/>
              <w:bCs/>
              <w:sz w:val="20"/>
            </w:rPr>
            <w:t>CF3R-MCH-22-H</w:t>
          </w:r>
        </w:p>
      </w:tc>
    </w:tr>
    <w:tr w:rsidR="00402996" w:rsidRPr="00F85124" w14:paraId="65CE9DB6" w14:textId="77777777">
      <w:trPr>
        <w:cantSplit/>
        <w:trHeight w:val="288"/>
      </w:trPr>
      <w:tc>
        <w:tcPr>
          <w:tcW w:w="2500" w:type="pct"/>
          <w:tcBorders>
            <w:right w:val="nil"/>
          </w:tcBorders>
        </w:tcPr>
        <w:p w14:paraId="65CE9DB4" w14:textId="77777777" w:rsidR="00402996" w:rsidRPr="002E105D" w:rsidRDefault="0040299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5429C3F8" w:rsidR="00402996" w:rsidRPr="00F85124" w:rsidRDefault="0040299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66C6E" w:rsidRPr="00666C6E">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726CF">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402996" w:rsidRDefault="00402996"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5B1285D4" w:rsidR="00402996" w:rsidRDefault="004029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121264"/>
    <w:multiLevelType w:val="hybridMultilevel"/>
    <w:tmpl w:val="61A2FF1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002D"/>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CB52F1B"/>
    <w:multiLevelType w:val="hybridMultilevel"/>
    <w:tmpl w:val="C1462CB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E93713C"/>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075C1B"/>
    <w:multiLevelType w:val="hybridMultilevel"/>
    <w:tmpl w:val="F5045A0A"/>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9"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5"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F3730D4"/>
    <w:multiLevelType w:val="hybridMultilevel"/>
    <w:tmpl w:val="0E80C5EC"/>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11"/>
  </w:num>
  <w:num w:numId="14">
    <w:abstractNumId w:val="11"/>
  </w:num>
  <w:num w:numId="15">
    <w:abstractNumId w:val="4"/>
  </w:num>
  <w:num w:numId="16">
    <w:abstractNumId w:val="22"/>
  </w:num>
  <w:num w:numId="17">
    <w:abstractNumId w:val="18"/>
  </w:num>
  <w:num w:numId="18">
    <w:abstractNumId w:val="34"/>
  </w:num>
  <w:num w:numId="19">
    <w:abstractNumId w:val="20"/>
  </w:num>
  <w:num w:numId="20">
    <w:abstractNumId w:val="30"/>
  </w:num>
  <w:num w:numId="21">
    <w:abstractNumId w:val="28"/>
  </w:num>
  <w:num w:numId="22">
    <w:abstractNumId w:val="27"/>
  </w:num>
  <w:num w:numId="23">
    <w:abstractNumId w:val="8"/>
  </w:num>
  <w:num w:numId="24">
    <w:abstractNumId w:val="17"/>
  </w:num>
  <w:num w:numId="25">
    <w:abstractNumId w:val="31"/>
  </w:num>
  <w:num w:numId="26">
    <w:abstractNumId w:val="25"/>
  </w:num>
  <w:num w:numId="27">
    <w:abstractNumId w:val="19"/>
  </w:num>
  <w:num w:numId="28">
    <w:abstractNumId w:val="14"/>
  </w:num>
  <w:num w:numId="29">
    <w:abstractNumId w:val="33"/>
  </w:num>
  <w:num w:numId="30">
    <w:abstractNumId w:val="9"/>
  </w:num>
  <w:num w:numId="31">
    <w:abstractNumId w:val="16"/>
  </w:num>
  <w:num w:numId="32">
    <w:abstractNumId w:val="10"/>
  </w:num>
  <w:num w:numId="33">
    <w:abstractNumId w:val="23"/>
  </w:num>
  <w:num w:numId="34">
    <w:abstractNumId w:val="6"/>
  </w:num>
  <w:num w:numId="35">
    <w:abstractNumId w:val="12"/>
  </w:num>
  <w:num w:numId="36">
    <w:abstractNumId w:val="36"/>
  </w:num>
  <w:num w:numId="37">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abstractNumId w:val="10"/>
    <w:lvlOverride w:ilvl="0">
      <w:startOverride w:val="1"/>
    </w:lvlOverride>
    <w:lvlOverride w:ilvl="1"/>
    <w:lvlOverride w:ilvl="2"/>
    <w:lvlOverride w:ilvl="3"/>
    <w:lvlOverride w:ilvl="4"/>
    <w:lvlOverride w:ilvl="5"/>
    <w:lvlOverride w:ilvl="6"/>
    <w:lvlOverride w:ilvl="7"/>
    <w:lvlOverride w:ilvl="8"/>
  </w:num>
  <w:num w:numId="39">
    <w:abstractNumId w:val="24"/>
  </w:num>
  <w:num w:numId="40">
    <w:abstractNumId w:val="29"/>
  </w:num>
  <w:num w:numId="41">
    <w:abstractNumId w:val="7"/>
  </w:num>
  <w:num w:numId="42">
    <w:abstractNumId w:val="2"/>
  </w:num>
  <w:num w:numId="43">
    <w:abstractNumId w:val="5"/>
  </w:num>
  <w:num w:numId="44">
    <w:abstractNumId w:val="3"/>
  </w:num>
  <w:num w:numId="45">
    <w:abstractNumId w:val="15"/>
  </w:num>
  <w:num w:numId="46">
    <w:abstractNumId w:val="32"/>
  </w:num>
  <w:num w:numId="47">
    <w:abstractNumId w:val="26"/>
  </w:num>
  <w:num w:numId="48">
    <w:abstractNumId w:val="21"/>
  </w:num>
  <w:num w:numId="49">
    <w:abstractNumId w:val="35"/>
  </w:num>
  <w:num w:numId="50">
    <w:abstractNumId w:val="1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rzZSCiLjMQ77cDtsD4KBflQCdN/ji14Rr18sjGv/fytaD3yh9LaW8ctQ754bvaUTV4k7joF/SU8c+N7LtChz/A==" w:salt="zlp7h9lwy3wGrGDDCG1HV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8443"/>
    <o:shapelayout v:ext="edit">
      <o:idmap v:ext="edit" data="1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2D06"/>
    <w:rsid w:val="000F3B26"/>
    <w:rsid w:val="000F67E7"/>
    <w:rsid w:val="000F754C"/>
    <w:rsid w:val="00104505"/>
    <w:rsid w:val="00104AAF"/>
    <w:rsid w:val="00112E80"/>
    <w:rsid w:val="001131A2"/>
    <w:rsid w:val="00116C25"/>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177C"/>
    <w:rsid w:val="001A2E6A"/>
    <w:rsid w:val="001A5583"/>
    <w:rsid w:val="001B29A4"/>
    <w:rsid w:val="001B3D76"/>
    <w:rsid w:val="001B5BA4"/>
    <w:rsid w:val="001C56C2"/>
    <w:rsid w:val="001C6A01"/>
    <w:rsid w:val="001D3C78"/>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038B"/>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8B2"/>
    <w:rsid w:val="003D7D22"/>
    <w:rsid w:val="003E13D9"/>
    <w:rsid w:val="003E1E09"/>
    <w:rsid w:val="003E22AB"/>
    <w:rsid w:val="003E3866"/>
    <w:rsid w:val="003E6408"/>
    <w:rsid w:val="003F064C"/>
    <w:rsid w:val="003F1C6F"/>
    <w:rsid w:val="003F41D8"/>
    <w:rsid w:val="003F49BD"/>
    <w:rsid w:val="003F6A76"/>
    <w:rsid w:val="00401367"/>
    <w:rsid w:val="00402996"/>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17AA1"/>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2D8D"/>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6C6E"/>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07BC0"/>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33A6C"/>
    <w:rsid w:val="00740640"/>
    <w:rsid w:val="00743217"/>
    <w:rsid w:val="007439DA"/>
    <w:rsid w:val="0074424A"/>
    <w:rsid w:val="00746D06"/>
    <w:rsid w:val="00750EA4"/>
    <w:rsid w:val="00751673"/>
    <w:rsid w:val="00753CFA"/>
    <w:rsid w:val="007551EC"/>
    <w:rsid w:val="00760666"/>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3AC5"/>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7ED"/>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4D03"/>
    <w:rsid w:val="00910674"/>
    <w:rsid w:val="0091105E"/>
    <w:rsid w:val="00911807"/>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1E4"/>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5E8E"/>
    <w:rsid w:val="009E6117"/>
    <w:rsid w:val="009E6B59"/>
    <w:rsid w:val="009F2090"/>
    <w:rsid w:val="009F3C44"/>
    <w:rsid w:val="009F5E57"/>
    <w:rsid w:val="00A0003D"/>
    <w:rsid w:val="00A0027A"/>
    <w:rsid w:val="00A00AE7"/>
    <w:rsid w:val="00A02090"/>
    <w:rsid w:val="00A029A2"/>
    <w:rsid w:val="00A034EC"/>
    <w:rsid w:val="00A03B71"/>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5AB"/>
    <w:rsid w:val="00A4594F"/>
    <w:rsid w:val="00A46AEC"/>
    <w:rsid w:val="00A51851"/>
    <w:rsid w:val="00A55365"/>
    <w:rsid w:val="00A55444"/>
    <w:rsid w:val="00A60AD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26CF"/>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6A92"/>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35D9A"/>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4FDC"/>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61EC"/>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1C3F"/>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18443"/>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A9A664-E335-47AD-A305-02FFE42EBE86}">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1AA81E95-8350-4589-B92E-1ABF34DF4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5DE8C0-8119-43D4-9723-40B751498E05}">
  <ds:schemaRefs>
    <ds:schemaRef ds:uri="http://schemas.openxmlformats.org/officeDocument/2006/bibliography"/>
  </ds:schemaRefs>
</ds:datastoreItem>
</file>

<file path=customXml/itemProps4.xml><?xml version="1.0" encoding="utf-8"?>
<ds:datastoreItem xmlns:ds="http://schemas.openxmlformats.org/officeDocument/2006/customXml" ds:itemID="{DE4699F8-3B36-4FB2-8DDD-04608095D2CE}">
  <ds:schemaRefs>
    <ds:schemaRef ds:uri="http://schemas.openxmlformats.org/officeDocument/2006/bibliography"/>
  </ds:schemaRefs>
</ds:datastoreItem>
</file>

<file path=customXml/itemProps5.xml><?xml version="1.0" encoding="utf-8"?>
<ds:datastoreItem xmlns:ds="http://schemas.openxmlformats.org/officeDocument/2006/customXml" ds:itemID="{7210C2F9-8B89-45D0-9105-B74D878A1F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Geiser, Che@Energy</cp:lastModifiedBy>
  <cp:revision>19</cp:revision>
  <dcterms:created xsi:type="dcterms:W3CDTF">2018-10-23T23:20:00Z</dcterms:created>
  <dcterms:modified xsi:type="dcterms:W3CDTF">2022-04-11T20:51:00Z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