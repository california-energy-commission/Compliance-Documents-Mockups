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0E93981">
        <w:tc>
          <w:tcPr>
            <w:tcW w:w="10790" w:type="dxa"/>
            <w:gridSpan w:val="3"/>
          </w:tcPr>
          <w:p w14:paraId="260B528C" w14:textId="3FB6F739" w:rsidR="008C2DC4" w:rsidRPr="00E93981" w:rsidRDefault="008C2DC4" w:rsidP="008C2DC4">
            <w:pPr>
              <w:rPr>
                <w:rFonts w:ascii="Calibri" w:hAnsi="Calibri"/>
                <w:b/>
                <w:sz w:val="18"/>
                <w:szCs w:val="18"/>
              </w:rPr>
            </w:pPr>
            <w:r w:rsidRPr="00ED3B62">
              <w:rPr>
                <w:rFonts w:ascii="Calibri" w:hAnsi="Calibri"/>
                <w:b/>
                <w:sz w:val="18"/>
                <w:szCs w:val="18"/>
              </w:rPr>
              <w:t>A.</w:t>
            </w:r>
            <w:r w:rsidRPr="00E93981">
              <w:rPr>
                <w:rFonts w:ascii="Calibri" w:hAnsi="Calibri"/>
                <w:b/>
                <w:sz w:val="18"/>
                <w:szCs w:val="18"/>
              </w:rPr>
              <w:t xml:space="preserve"> Insulation Materials Installed</w:t>
            </w:r>
          </w:p>
        </w:tc>
      </w:tr>
      <w:tr w:rsidR="008C2DC4" w:rsidRPr="00E93981" w14:paraId="4382522D" w14:textId="77777777" w:rsidTr="005A3CBE">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05A3CBE">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05A3CBE">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05A3CBE">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05A3CBE">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r w:rsidR="009533B1" w:rsidRPr="00E93981" w14:paraId="1646112E" w14:textId="77777777" w:rsidTr="005A3CBE">
        <w:tc>
          <w:tcPr>
            <w:tcW w:w="535" w:type="dxa"/>
            <w:vAlign w:val="center"/>
          </w:tcPr>
          <w:p w14:paraId="0A00274B" w14:textId="712BA479" w:rsidR="009533B1" w:rsidRPr="00E93981" w:rsidRDefault="009533B1" w:rsidP="008C2DC4">
            <w:pPr>
              <w:jc w:val="center"/>
              <w:rPr>
                <w:rFonts w:ascii="Calibri" w:hAnsi="Calibri"/>
                <w:sz w:val="18"/>
                <w:szCs w:val="18"/>
              </w:rPr>
            </w:pPr>
            <w:r>
              <w:rPr>
                <w:rFonts w:ascii="Calibri" w:hAnsi="Calibri"/>
                <w:sz w:val="18"/>
                <w:szCs w:val="18"/>
              </w:rPr>
              <w:t>06</w:t>
            </w:r>
          </w:p>
        </w:tc>
        <w:tc>
          <w:tcPr>
            <w:tcW w:w="3420" w:type="dxa"/>
          </w:tcPr>
          <w:p w14:paraId="42F01DBF" w14:textId="39F74DB4" w:rsidR="009533B1" w:rsidRPr="00E93981" w:rsidRDefault="009533B1" w:rsidP="004C27AC">
            <w:pPr>
              <w:rPr>
                <w:rFonts w:ascii="Calibri" w:hAnsi="Calibri"/>
                <w:sz w:val="18"/>
                <w:szCs w:val="18"/>
              </w:rPr>
            </w:pPr>
            <w:r>
              <w:rPr>
                <w:rFonts w:ascii="Calibri" w:hAnsi="Calibri"/>
                <w:sz w:val="18"/>
                <w:szCs w:val="18"/>
              </w:rPr>
              <w:t>Verification Status</w:t>
            </w:r>
          </w:p>
        </w:tc>
        <w:tc>
          <w:tcPr>
            <w:tcW w:w="6835" w:type="dxa"/>
          </w:tcPr>
          <w:p w14:paraId="10B1F664" w14:textId="77777777" w:rsidR="009533B1" w:rsidRPr="00E93981" w:rsidRDefault="009533B1" w:rsidP="00D65920">
            <w:pPr>
              <w:rPr>
                <w:rFonts w:ascii="Calibri" w:hAnsi="Calibri"/>
                <w:sz w:val="18"/>
                <w:szCs w:val="18"/>
              </w:rPr>
            </w:pPr>
          </w:p>
        </w:tc>
      </w:tr>
      <w:tr w:rsidR="009533B1" w:rsidRPr="00E93981" w14:paraId="580196B8" w14:textId="77777777" w:rsidTr="005A3CBE">
        <w:tc>
          <w:tcPr>
            <w:tcW w:w="535" w:type="dxa"/>
            <w:vAlign w:val="center"/>
          </w:tcPr>
          <w:p w14:paraId="3FA50F01" w14:textId="45F7389A" w:rsidR="009533B1" w:rsidRPr="00E93981" w:rsidRDefault="009533B1" w:rsidP="008C2DC4">
            <w:pPr>
              <w:jc w:val="center"/>
              <w:rPr>
                <w:rFonts w:ascii="Calibri" w:hAnsi="Calibri"/>
                <w:sz w:val="18"/>
                <w:szCs w:val="18"/>
              </w:rPr>
            </w:pPr>
            <w:r>
              <w:rPr>
                <w:rFonts w:ascii="Calibri" w:hAnsi="Calibri"/>
                <w:sz w:val="18"/>
                <w:szCs w:val="18"/>
              </w:rPr>
              <w:t>07</w:t>
            </w:r>
          </w:p>
        </w:tc>
        <w:tc>
          <w:tcPr>
            <w:tcW w:w="3420" w:type="dxa"/>
          </w:tcPr>
          <w:p w14:paraId="3A3D78AC" w14:textId="25C64D29" w:rsidR="009533B1" w:rsidRPr="00E93981" w:rsidRDefault="009533B1" w:rsidP="004C27AC">
            <w:pPr>
              <w:rPr>
                <w:rFonts w:ascii="Calibri" w:hAnsi="Calibri"/>
                <w:sz w:val="18"/>
                <w:szCs w:val="18"/>
              </w:rPr>
            </w:pPr>
            <w:r>
              <w:rPr>
                <w:rFonts w:ascii="Calibri" w:hAnsi="Calibri"/>
                <w:sz w:val="18"/>
                <w:szCs w:val="18"/>
              </w:rPr>
              <w:t>Correction Notes</w:t>
            </w:r>
          </w:p>
        </w:tc>
        <w:tc>
          <w:tcPr>
            <w:tcW w:w="6835" w:type="dxa"/>
          </w:tcPr>
          <w:p w14:paraId="634B3A1F" w14:textId="77777777" w:rsidR="009533B1" w:rsidRPr="00E93981" w:rsidRDefault="009533B1"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2321"/>
        <w:gridCol w:w="7915"/>
      </w:tblGrid>
      <w:tr w:rsidR="00D65920" w:rsidRPr="00E93981" w14:paraId="18C17BB2" w14:textId="77777777" w:rsidTr="00E93981">
        <w:tc>
          <w:tcPr>
            <w:tcW w:w="10790" w:type="dxa"/>
            <w:gridSpan w:val="3"/>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00E93981">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gridSpan w:val="2"/>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00E93981">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gridSpan w:val="2"/>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00E93981">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gridSpan w:val="2"/>
          </w:tcPr>
          <w:p w14:paraId="5A86CCD3" w14:textId="797F25F0"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ins w:id="0" w:author="Author" w:date="2021-11-23T09:46:00Z">
              <w:r w:rsidR="00BD09BB">
                <w:rPr>
                  <w:rFonts w:ascii="Calibri" w:hAnsi="Calibri"/>
                  <w:sz w:val="18"/>
                  <w:szCs w:val="18"/>
                </w:rPr>
                <w:t>California Building Code (</w:t>
              </w:r>
            </w:ins>
            <w:r w:rsidRPr="00E93981">
              <w:rPr>
                <w:rFonts w:ascii="Calibri" w:hAnsi="Calibri"/>
                <w:sz w:val="18"/>
                <w:szCs w:val="18"/>
              </w:rPr>
              <w:t>CBC</w:t>
            </w:r>
            <w:ins w:id="1" w:author="Author" w:date="2021-11-23T09:46:00Z">
              <w:r w:rsidR="00BD09BB">
                <w:rPr>
                  <w:rFonts w:ascii="Calibri" w:hAnsi="Calibri"/>
                  <w:sz w:val="18"/>
                  <w:szCs w:val="18"/>
                </w:rPr>
                <w:t>)</w:t>
              </w:r>
            </w:ins>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00E93981">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gridSpan w:val="2"/>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00E93981">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gridSpan w:val="2"/>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00E93981">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gridSpan w:val="2"/>
          </w:tcPr>
          <w:p w14:paraId="2C3CEBF1" w14:textId="500636DB"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w:t>
            </w:r>
            <w:del w:id="2" w:author="Author" w:date="2021-11-23T09:47:00Z">
              <w:r w:rsidR="009036A1" w:rsidRPr="00E93981" w:rsidDel="00BD09BB">
                <w:rPr>
                  <w:rFonts w:ascii="Calibri" w:hAnsi="Calibri"/>
                  <w:sz w:val="18"/>
                  <w:szCs w:val="18"/>
                </w:rPr>
                <w:delText>,</w:delText>
              </w:r>
            </w:del>
            <w:r w:rsidR="009036A1" w:rsidRPr="00E93981">
              <w:rPr>
                <w:rFonts w:ascii="Calibri" w:hAnsi="Calibri"/>
                <w:sz w:val="18"/>
                <w:szCs w:val="18"/>
              </w:rPr>
              <w:t xml:space="preserve"> and are consistent with the manufacturer’s coverage chart.</w:t>
            </w:r>
          </w:p>
        </w:tc>
      </w:tr>
      <w:tr w:rsidR="00D65920" w:rsidRPr="00E93981" w14:paraId="4AE2C3F9" w14:textId="77777777" w:rsidTr="00E93981">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gridSpan w:val="2"/>
          </w:tcPr>
          <w:p w14:paraId="2B6488D9" w14:textId="339371F2" w:rsidR="00D65920" w:rsidRPr="00E93981" w:rsidRDefault="009036A1" w:rsidP="00927245">
            <w:pPr>
              <w:rPr>
                <w:rFonts w:ascii="Calibri" w:hAnsi="Calibri"/>
                <w:sz w:val="18"/>
                <w:szCs w:val="18"/>
              </w:rPr>
            </w:pPr>
            <w:r w:rsidRPr="00E93981">
              <w:rPr>
                <w:rFonts w:ascii="Calibri" w:hAnsi="Calibri"/>
                <w:sz w:val="18"/>
                <w:szCs w:val="18"/>
              </w:rPr>
              <w:t xml:space="preserve">If kraft paper faced insulation is used, paper is installed on the conditioned (warm in winter) side of surface. Paper must </w:t>
            </w:r>
            <w:r w:rsidR="00962B51" w:rsidRPr="00E93981">
              <w:rPr>
                <w:rFonts w:ascii="Calibri" w:hAnsi="Calibri"/>
                <w:sz w:val="18"/>
                <w:szCs w:val="18"/>
              </w:rPr>
              <w:t>be</w:t>
            </w:r>
            <w:r w:rsidRPr="00E93981">
              <w:rPr>
                <w:rFonts w:ascii="Calibri" w:hAnsi="Calibri"/>
                <w:sz w:val="18"/>
                <w:szCs w:val="18"/>
              </w:rPr>
              <w:t xml:space="preserve"> in contact with air barrier to within 2</w:t>
            </w:r>
            <w:del w:id="3" w:author="Author" w:date="2021-11-23T09:47:00Z">
              <w:r w:rsidRPr="00E93981" w:rsidDel="00BD09BB">
                <w:rPr>
                  <w:rFonts w:ascii="Calibri" w:hAnsi="Calibri"/>
                  <w:sz w:val="18"/>
                  <w:szCs w:val="18"/>
                </w:rPr>
                <w:delText>”</w:delText>
              </w:r>
            </w:del>
            <w:ins w:id="4" w:author="Author" w:date="2021-11-23T09:47:00Z">
              <w:r w:rsidR="00BD09BB">
                <w:rPr>
                  <w:rFonts w:ascii="Calibri" w:hAnsi="Calibri"/>
                  <w:sz w:val="18"/>
                  <w:szCs w:val="18"/>
                </w:rPr>
                <w:t>-inches of the</w:t>
              </w:r>
            </w:ins>
            <w:r w:rsidRPr="00E93981">
              <w:rPr>
                <w:rFonts w:ascii="Calibri" w:hAnsi="Calibri"/>
                <w:sz w:val="18"/>
                <w:szCs w:val="18"/>
              </w:rPr>
              <w:t xml:space="preserve"> framing (stud, joists, etc.).</w:t>
            </w:r>
          </w:p>
        </w:tc>
      </w:tr>
      <w:tr w:rsidR="00D85204" w:rsidRPr="00E93981" w14:paraId="5941C7B7" w14:textId="77777777" w:rsidTr="001B1FF4">
        <w:tc>
          <w:tcPr>
            <w:tcW w:w="554" w:type="dxa"/>
            <w:vAlign w:val="center"/>
          </w:tcPr>
          <w:p w14:paraId="6117FA87" w14:textId="20C9EF7B" w:rsidR="00D85204" w:rsidRPr="00E93981" w:rsidRDefault="00D85204" w:rsidP="00D85204">
            <w:pPr>
              <w:jc w:val="center"/>
              <w:rPr>
                <w:rFonts w:ascii="Calibri" w:hAnsi="Calibri"/>
                <w:sz w:val="18"/>
                <w:szCs w:val="18"/>
              </w:rPr>
            </w:pPr>
            <w:r>
              <w:rPr>
                <w:rFonts w:ascii="Calibri" w:hAnsi="Calibri"/>
                <w:sz w:val="18"/>
                <w:szCs w:val="18"/>
              </w:rPr>
              <w:t>08</w:t>
            </w:r>
          </w:p>
        </w:tc>
        <w:tc>
          <w:tcPr>
            <w:tcW w:w="2321" w:type="dxa"/>
          </w:tcPr>
          <w:p w14:paraId="4F06DC29" w14:textId="77777777" w:rsidR="00D85204" w:rsidRPr="00E93981" w:rsidRDefault="00D85204" w:rsidP="00D85204">
            <w:pPr>
              <w:rPr>
                <w:rFonts w:ascii="Calibri" w:hAnsi="Calibri"/>
                <w:sz w:val="18"/>
                <w:szCs w:val="18"/>
              </w:rPr>
            </w:pPr>
            <w:r>
              <w:rPr>
                <w:rFonts w:ascii="Calibri" w:hAnsi="Calibri"/>
                <w:sz w:val="18"/>
                <w:szCs w:val="18"/>
              </w:rPr>
              <w:t>Verification Status</w:t>
            </w:r>
          </w:p>
        </w:tc>
        <w:tc>
          <w:tcPr>
            <w:tcW w:w="7915" w:type="dxa"/>
          </w:tcPr>
          <w:p w14:paraId="688D70C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52D2EC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FF30633" w14:textId="01678A7E"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rsidRPr="00E93981" w14:paraId="76CE1037" w14:textId="77777777" w:rsidTr="001B1FF4">
        <w:tc>
          <w:tcPr>
            <w:tcW w:w="554" w:type="dxa"/>
            <w:vAlign w:val="center"/>
          </w:tcPr>
          <w:p w14:paraId="34C9C2F4" w14:textId="72434365" w:rsidR="00D85204" w:rsidRPr="00E93981" w:rsidRDefault="00D85204" w:rsidP="00D85204">
            <w:pPr>
              <w:jc w:val="center"/>
              <w:rPr>
                <w:rFonts w:ascii="Calibri" w:hAnsi="Calibri"/>
                <w:sz w:val="18"/>
                <w:szCs w:val="18"/>
              </w:rPr>
            </w:pPr>
            <w:r>
              <w:rPr>
                <w:rFonts w:ascii="Calibri" w:hAnsi="Calibri"/>
                <w:sz w:val="18"/>
                <w:szCs w:val="18"/>
              </w:rPr>
              <w:t>09</w:t>
            </w:r>
          </w:p>
        </w:tc>
        <w:tc>
          <w:tcPr>
            <w:tcW w:w="2321" w:type="dxa"/>
          </w:tcPr>
          <w:p w14:paraId="00F1B587" w14:textId="77777777" w:rsidR="00D85204" w:rsidRPr="00E93981" w:rsidRDefault="00D85204" w:rsidP="00D85204">
            <w:pPr>
              <w:rPr>
                <w:rFonts w:ascii="Calibri" w:hAnsi="Calibri"/>
                <w:sz w:val="18"/>
                <w:szCs w:val="18"/>
              </w:rPr>
            </w:pPr>
            <w:r>
              <w:rPr>
                <w:rFonts w:ascii="Calibri" w:hAnsi="Calibri"/>
                <w:sz w:val="18"/>
                <w:szCs w:val="18"/>
              </w:rPr>
              <w:t>Correction Notes</w:t>
            </w:r>
          </w:p>
        </w:tc>
        <w:tc>
          <w:tcPr>
            <w:tcW w:w="7915" w:type="dxa"/>
          </w:tcPr>
          <w:p w14:paraId="3B48E6E1" w14:textId="73DD040F" w:rsidR="00D85204" w:rsidRPr="00E93981" w:rsidRDefault="00D85204" w:rsidP="00D85204">
            <w:pPr>
              <w:rPr>
                <w:rFonts w:ascii="Calibri" w:hAnsi="Calibri"/>
                <w:sz w:val="18"/>
                <w:szCs w:val="18"/>
              </w:rPr>
            </w:pPr>
          </w:p>
        </w:tc>
      </w:tr>
      <w:tr w:rsidR="00B2153C" w:rsidRPr="00E93981" w14:paraId="04BD45C6" w14:textId="77777777" w:rsidTr="00D53DCC">
        <w:tc>
          <w:tcPr>
            <w:tcW w:w="10790" w:type="dxa"/>
            <w:gridSpan w:val="3"/>
            <w:vAlign w:val="center"/>
          </w:tcPr>
          <w:p w14:paraId="264D763A" w14:textId="3AB23F95" w:rsidR="00B2153C" w:rsidRPr="00E93981"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BB14C1" w14:paraId="0303281A" w14:textId="77777777" w:rsidTr="00284660">
        <w:tc>
          <w:tcPr>
            <w:tcW w:w="10790" w:type="dxa"/>
            <w:gridSpan w:val="3"/>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gridSpan w:val="2"/>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gridSpan w:val="2"/>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gridSpan w:val="2"/>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gridSpan w:val="2"/>
          </w:tcPr>
          <w:p w14:paraId="0E8EBD97" w14:textId="4F6F2385" w:rsidR="00BB14C1" w:rsidRDefault="00BB14C1" w:rsidP="00927245">
            <w:pPr>
              <w:rPr>
                <w:rFonts w:ascii="Calibri" w:hAnsi="Calibri"/>
                <w:sz w:val="18"/>
                <w:szCs w:val="18"/>
              </w:rPr>
            </w:pPr>
            <w:r>
              <w:rPr>
                <w:rFonts w:ascii="Calibri" w:hAnsi="Calibri"/>
                <w:sz w:val="18"/>
                <w:szCs w:val="18"/>
              </w:rPr>
              <w:t xml:space="preserve">When </w:t>
            </w:r>
            <w:del w:id="5" w:author="Author" w:date="2021-11-23T09:47:00Z">
              <w:r w:rsidDel="00BD09BB">
                <w:rPr>
                  <w:rFonts w:ascii="Calibri" w:hAnsi="Calibri"/>
                  <w:sz w:val="18"/>
                  <w:szCs w:val="18"/>
                </w:rPr>
                <w:delText xml:space="preserve">daylight </w:delText>
              </w:r>
            </w:del>
            <w:ins w:id="6" w:author="Author" w:date="2021-11-23T09:47:00Z">
              <w:r w:rsidR="00BD09BB">
                <w:rPr>
                  <w:rFonts w:ascii="Calibri" w:hAnsi="Calibri"/>
                  <w:sz w:val="18"/>
                  <w:szCs w:val="18"/>
                </w:rPr>
                <w:t xml:space="preserve">daylit </w:t>
              </w:r>
            </w:ins>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gridSpan w:val="2"/>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D85204" w14:paraId="70846A82" w14:textId="77777777" w:rsidTr="001B1FF4">
        <w:tc>
          <w:tcPr>
            <w:tcW w:w="535" w:type="dxa"/>
            <w:vAlign w:val="center"/>
          </w:tcPr>
          <w:p w14:paraId="2B802843" w14:textId="067A8C1C" w:rsidR="00D85204" w:rsidRDefault="00D85204" w:rsidP="00D85204">
            <w:pPr>
              <w:jc w:val="center"/>
              <w:rPr>
                <w:rFonts w:ascii="Calibri" w:hAnsi="Calibri"/>
                <w:sz w:val="18"/>
                <w:szCs w:val="18"/>
              </w:rPr>
            </w:pPr>
            <w:r>
              <w:rPr>
                <w:rFonts w:ascii="Calibri" w:hAnsi="Calibri"/>
                <w:sz w:val="18"/>
                <w:szCs w:val="18"/>
              </w:rPr>
              <w:t>06</w:t>
            </w:r>
          </w:p>
        </w:tc>
        <w:tc>
          <w:tcPr>
            <w:tcW w:w="2340" w:type="dxa"/>
          </w:tcPr>
          <w:p w14:paraId="1DE01869" w14:textId="77777777" w:rsidR="00D85204" w:rsidRDefault="00D85204" w:rsidP="00D85204">
            <w:pPr>
              <w:rPr>
                <w:rFonts w:ascii="Calibri" w:hAnsi="Calibri"/>
                <w:sz w:val="18"/>
                <w:szCs w:val="18"/>
              </w:rPr>
            </w:pPr>
            <w:r>
              <w:rPr>
                <w:rFonts w:ascii="Calibri" w:hAnsi="Calibri"/>
                <w:sz w:val="18"/>
                <w:szCs w:val="18"/>
              </w:rPr>
              <w:t>Verification Status</w:t>
            </w:r>
          </w:p>
        </w:tc>
        <w:tc>
          <w:tcPr>
            <w:tcW w:w="7915" w:type="dxa"/>
          </w:tcPr>
          <w:p w14:paraId="03C760F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2DFDA9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E954BA8" w14:textId="30D0C9AA"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14:paraId="0FB4B663" w14:textId="77777777" w:rsidTr="001B1FF4">
        <w:tc>
          <w:tcPr>
            <w:tcW w:w="535" w:type="dxa"/>
            <w:vAlign w:val="center"/>
          </w:tcPr>
          <w:p w14:paraId="4C79B322" w14:textId="67CD9FB8" w:rsidR="00D85204" w:rsidRDefault="00D85204" w:rsidP="00D85204">
            <w:pPr>
              <w:jc w:val="center"/>
              <w:rPr>
                <w:rFonts w:ascii="Calibri" w:hAnsi="Calibri"/>
                <w:sz w:val="18"/>
                <w:szCs w:val="18"/>
              </w:rPr>
            </w:pPr>
            <w:r>
              <w:rPr>
                <w:rFonts w:ascii="Calibri" w:hAnsi="Calibri"/>
                <w:sz w:val="18"/>
                <w:szCs w:val="18"/>
              </w:rPr>
              <w:t>07</w:t>
            </w:r>
          </w:p>
        </w:tc>
        <w:tc>
          <w:tcPr>
            <w:tcW w:w="2340" w:type="dxa"/>
          </w:tcPr>
          <w:p w14:paraId="12425F32" w14:textId="77777777" w:rsidR="00D85204" w:rsidRDefault="00D85204" w:rsidP="00D85204">
            <w:pPr>
              <w:rPr>
                <w:rFonts w:ascii="Calibri" w:hAnsi="Calibri"/>
                <w:sz w:val="18"/>
                <w:szCs w:val="18"/>
              </w:rPr>
            </w:pPr>
            <w:r>
              <w:rPr>
                <w:rFonts w:ascii="Calibri" w:hAnsi="Calibri"/>
                <w:sz w:val="18"/>
                <w:szCs w:val="18"/>
              </w:rPr>
              <w:t>Correction Notes</w:t>
            </w:r>
          </w:p>
        </w:tc>
        <w:tc>
          <w:tcPr>
            <w:tcW w:w="7915" w:type="dxa"/>
          </w:tcPr>
          <w:p w14:paraId="73DA106A" w14:textId="52689C56" w:rsidR="00D85204" w:rsidRDefault="00D85204" w:rsidP="00D85204">
            <w:pPr>
              <w:rPr>
                <w:rFonts w:ascii="Calibri" w:hAnsi="Calibri"/>
                <w:sz w:val="18"/>
                <w:szCs w:val="18"/>
              </w:rPr>
            </w:pPr>
          </w:p>
        </w:tc>
      </w:tr>
      <w:tr w:rsidR="00B2153C" w14:paraId="59A1D605" w14:textId="77777777" w:rsidTr="00D53DCC">
        <w:tc>
          <w:tcPr>
            <w:tcW w:w="10790" w:type="dxa"/>
            <w:gridSpan w:val="3"/>
            <w:vAlign w:val="center"/>
          </w:tcPr>
          <w:p w14:paraId="72E1C079" w14:textId="20D6915C" w:rsidR="00B2153C"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4A1B8F" w14:textId="77777777" w:rsidR="00BB14C1" w:rsidRPr="00E93981" w:rsidRDefault="00BB14C1" w:rsidP="00927245">
      <w:pPr>
        <w:rPr>
          <w:rFonts w:ascii="Calibri" w:hAnsi="Calibri"/>
          <w:sz w:val="18"/>
          <w:szCs w:val="18"/>
        </w:rPr>
      </w:pPr>
    </w:p>
    <w:p w14:paraId="56A3A143" w14:textId="77777777" w:rsidR="009533B1" w:rsidRDefault="009533B1">
      <w:r>
        <w:br w:type="page"/>
      </w:r>
    </w:p>
    <w:tbl>
      <w:tblPr>
        <w:tblStyle w:val="TableGrid"/>
        <w:tblW w:w="0" w:type="auto"/>
        <w:tblLook w:val="04A0" w:firstRow="1" w:lastRow="0" w:firstColumn="1" w:lastColumn="0" w:noHBand="0" w:noVBand="1"/>
      </w:tblPr>
      <w:tblGrid>
        <w:gridCol w:w="554"/>
        <w:gridCol w:w="2321"/>
        <w:gridCol w:w="7915"/>
      </w:tblGrid>
      <w:tr w:rsidR="009036A1" w:rsidRPr="00E93981" w14:paraId="4509BF19" w14:textId="77777777" w:rsidTr="001B1FF4">
        <w:tc>
          <w:tcPr>
            <w:tcW w:w="10790" w:type="dxa"/>
            <w:gridSpan w:val="3"/>
            <w:tcBorders>
              <w:bottom w:val="single" w:sz="4" w:space="0" w:color="000000"/>
            </w:tcBorders>
          </w:tcPr>
          <w:p w14:paraId="50FAEAAD" w14:textId="1B8EF6ED" w:rsidR="009036A1" w:rsidRPr="00E93981" w:rsidRDefault="00BB14C1" w:rsidP="00927245">
            <w:pPr>
              <w:rPr>
                <w:rFonts w:ascii="Calibri" w:hAnsi="Calibri"/>
                <w:b/>
                <w:sz w:val="18"/>
                <w:szCs w:val="16"/>
              </w:rPr>
            </w:pPr>
            <w:r>
              <w:rPr>
                <w:rFonts w:ascii="Calibri" w:hAnsi="Calibri"/>
                <w:b/>
                <w:sz w:val="18"/>
                <w:szCs w:val="16"/>
              </w:rPr>
              <w:lastRenderedPageBreak/>
              <w:t>D</w:t>
            </w:r>
            <w:r w:rsidR="009036A1" w:rsidRPr="00E93981">
              <w:rPr>
                <w:rFonts w:ascii="Calibri" w:hAnsi="Calibri"/>
                <w:b/>
                <w:sz w:val="18"/>
                <w:szCs w:val="16"/>
              </w:rPr>
              <w:t>. Wall Adjacent to Unconditioned Space</w:t>
            </w:r>
          </w:p>
        </w:tc>
      </w:tr>
      <w:tr w:rsidR="009036A1" w:rsidRPr="00E93981" w14:paraId="570F8D15" w14:textId="77777777" w:rsidTr="001B1FF4">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1B1FF4">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5B4A8BEB" w14:textId="24A7CED2" w:rsidR="009036A1" w:rsidRPr="00E93981" w:rsidRDefault="009036A1" w:rsidP="009E53BE">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ins w:id="7" w:author="Author" w:date="2021-11-23T09:47:00Z">
              <w:r w:rsidR="00EE26BA">
                <w:rPr>
                  <w:rFonts w:ascii="Calibri" w:hAnsi="Calibri"/>
                  <w:sz w:val="18"/>
                  <w:szCs w:val="16"/>
                </w:rPr>
                <w:t>,</w:t>
              </w:r>
            </w:ins>
            <w:r w:rsidRPr="00E93981">
              <w:rPr>
                <w:rFonts w:ascii="Calibri" w:hAnsi="Calibri"/>
                <w:sz w:val="18"/>
                <w:szCs w:val="16"/>
              </w:rPr>
              <w:t xml:space="preserve"> or compression. </w:t>
            </w:r>
            <w:r w:rsidR="009E53BE">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1B1FF4">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14394FE" w14:textId="0E291A3C" w:rsidR="009036A1" w:rsidRPr="00A90877" w:rsidRDefault="009036A1" w:rsidP="00927245">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9036A1" w:rsidRPr="00E93981" w14:paraId="0188B462" w14:textId="77777777" w:rsidTr="001B1FF4">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1B1FF4">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1B1FF4">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1B1FF4">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3A339778" w14:textId="72A706D1" w:rsidR="009036A1" w:rsidRPr="00E93981" w:rsidRDefault="00962B51" w:rsidP="007563D2">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7563D2">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1B1FF4">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D85204" w:rsidRPr="00E93981" w14:paraId="7984713A" w14:textId="77777777" w:rsidTr="001B1FF4">
        <w:tc>
          <w:tcPr>
            <w:tcW w:w="554" w:type="dxa"/>
            <w:vAlign w:val="center"/>
          </w:tcPr>
          <w:p w14:paraId="78F45004" w14:textId="148509EC" w:rsidR="00D85204" w:rsidRPr="00E93981" w:rsidRDefault="00D85204" w:rsidP="00D85204">
            <w:pPr>
              <w:jc w:val="center"/>
              <w:rPr>
                <w:rFonts w:ascii="Calibri" w:hAnsi="Calibri"/>
                <w:sz w:val="18"/>
                <w:szCs w:val="16"/>
              </w:rPr>
            </w:pPr>
            <w:r>
              <w:rPr>
                <w:rFonts w:ascii="Calibri" w:hAnsi="Calibri"/>
                <w:sz w:val="18"/>
                <w:szCs w:val="16"/>
              </w:rPr>
              <w:t>09</w:t>
            </w:r>
          </w:p>
        </w:tc>
        <w:tc>
          <w:tcPr>
            <w:tcW w:w="2321" w:type="dxa"/>
          </w:tcPr>
          <w:p w14:paraId="1FF2D188"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4794BCD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01D1364"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FAEA1DD" w14:textId="667DBF4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3AFFE598" w14:textId="77777777" w:rsidTr="001B1FF4">
        <w:tc>
          <w:tcPr>
            <w:tcW w:w="554" w:type="dxa"/>
            <w:vAlign w:val="center"/>
          </w:tcPr>
          <w:p w14:paraId="70E96988" w14:textId="21BDA53D"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70BB7B58"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4582839D" w14:textId="529672B5" w:rsidR="00D85204" w:rsidRPr="00E93981" w:rsidRDefault="00D85204" w:rsidP="00D85204">
            <w:pPr>
              <w:rPr>
                <w:rFonts w:ascii="Calibri" w:hAnsi="Calibri"/>
                <w:sz w:val="18"/>
                <w:szCs w:val="16"/>
              </w:rPr>
            </w:pPr>
          </w:p>
        </w:tc>
      </w:tr>
      <w:tr w:rsidR="00B2153C" w:rsidRPr="00E93981" w14:paraId="2174B629" w14:textId="77777777" w:rsidTr="00D53DCC">
        <w:tc>
          <w:tcPr>
            <w:tcW w:w="10790" w:type="dxa"/>
            <w:gridSpan w:val="3"/>
            <w:vAlign w:val="center"/>
          </w:tcPr>
          <w:p w14:paraId="3A5D1ED5" w14:textId="06A549F7"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433A08B" w14:textId="0842F93D" w:rsidR="00BB14C1" w:rsidRDefault="00BB14C1"/>
    <w:tbl>
      <w:tblPr>
        <w:tblStyle w:val="TableGrid"/>
        <w:tblW w:w="0" w:type="auto"/>
        <w:tblLook w:val="04A0" w:firstRow="1" w:lastRow="0" w:firstColumn="1" w:lastColumn="0" w:noHBand="0" w:noVBand="1"/>
      </w:tblPr>
      <w:tblGrid>
        <w:gridCol w:w="554"/>
        <w:gridCol w:w="2321"/>
        <w:gridCol w:w="7915"/>
      </w:tblGrid>
      <w:tr w:rsidR="00962B51" w:rsidRPr="00E93981" w14:paraId="63DFEB99" w14:textId="77777777" w:rsidTr="006120A6">
        <w:tc>
          <w:tcPr>
            <w:tcW w:w="10790" w:type="dxa"/>
            <w:gridSpan w:val="3"/>
          </w:tcPr>
          <w:p w14:paraId="343B595C" w14:textId="2F3E2A54" w:rsidR="00962B51" w:rsidRPr="00E93981" w:rsidRDefault="00BB14C1" w:rsidP="00927245">
            <w:pPr>
              <w:rPr>
                <w:rFonts w:ascii="Calibri" w:hAnsi="Calibri"/>
                <w:b/>
                <w:sz w:val="18"/>
                <w:szCs w:val="16"/>
              </w:rPr>
            </w:pPr>
            <w:r>
              <w:rPr>
                <w:rFonts w:ascii="Calibri" w:hAnsi="Calibri"/>
                <w:b/>
                <w:sz w:val="18"/>
                <w:szCs w:val="16"/>
              </w:rPr>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430DD3D8" w14:textId="4731CE90"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E55BABB" w14:textId="5BEF303E"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del w:id="8" w:author="Author" w:date="2021-11-23T09:47:00Z">
              <w:r w:rsidRPr="00E93981" w:rsidDel="00EE26BA">
                <w:rPr>
                  <w:rFonts w:ascii="Calibri" w:hAnsi="Calibri"/>
                  <w:sz w:val="18"/>
                  <w:szCs w:val="16"/>
                </w:rPr>
                <w:delText>”</w:delText>
              </w:r>
            </w:del>
            <w:ins w:id="9" w:author="Author" w:date="2021-11-23T09:47:00Z">
              <w:r w:rsidR="00EE26BA">
                <w:rPr>
                  <w:rFonts w:ascii="Calibri" w:hAnsi="Calibri"/>
                  <w:sz w:val="18"/>
                  <w:szCs w:val="16"/>
                </w:rPr>
                <w:t>-inch</w:t>
              </w:r>
            </w:ins>
            <w:r w:rsidRPr="00E93981">
              <w:rPr>
                <w:rFonts w:ascii="Calibri" w:hAnsi="Calibri"/>
                <w:sz w:val="18"/>
                <w:szCs w:val="16"/>
              </w:rPr>
              <w:t xml:space="preserve"> clearance between the collar and the chimney/flue for double wall vent, and 6</w:t>
            </w:r>
            <w:del w:id="10" w:author="Author" w:date="2021-11-23T09:47:00Z">
              <w:r w:rsidRPr="00E93981" w:rsidDel="00EE26BA">
                <w:rPr>
                  <w:rFonts w:ascii="Calibri" w:hAnsi="Calibri"/>
                  <w:sz w:val="18"/>
                  <w:szCs w:val="16"/>
                </w:rPr>
                <w:delText>”</w:delText>
              </w:r>
            </w:del>
            <w:ins w:id="11" w:author="Author" w:date="2021-11-23T09:47:00Z">
              <w:r w:rsidR="00EE26BA">
                <w:rPr>
                  <w:rFonts w:ascii="Calibri" w:hAnsi="Calibri"/>
                  <w:sz w:val="18"/>
                  <w:szCs w:val="16"/>
                </w:rPr>
                <w:t>-inches</w:t>
              </w:r>
            </w:ins>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 xml:space="preserve">teel-framed </w:t>
            </w:r>
            <w:proofErr w:type="spellStart"/>
            <w:r w:rsidR="001D17B1" w:rsidRPr="00E93981">
              <w:rPr>
                <w:rFonts w:ascii="Calibri" w:hAnsi="Calibri"/>
                <w:sz w:val="18"/>
                <w:szCs w:val="16"/>
              </w:rPr>
              <w:t>kneewalls</w:t>
            </w:r>
            <w:proofErr w:type="spellEnd"/>
            <w:r w:rsidR="001D17B1" w:rsidRPr="00E93981">
              <w:rPr>
                <w:rFonts w:ascii="Calibri" w:hAnsi="Calibri"/>
                <w:sz w:val="18"/>
                <w:szCs w:val="16"/>
              </w:rPr>
              <w:t>, skylight shafts, and gable ends are covered with insulation.</w:t>
            </w:r>
          </w:p>
        </w:tc>
      </w:tr>
      <w:tr w:rsidR="00D85204" w:rsidRPr="00E93981" w14:paraId="75381EC4" w14:textId="77777777" w:rsidTr="001B1FF4">
        <w:tc>
          <w:tcPr>
            <w:tcW w:w="554" w:type="dxa"/>
            <w:vAlign w:val="center"/>
          </w:tcPr>
          <w:p w14:paraId="7B35C3A4" w14:textId="197F87F4"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6BA45905"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DC0850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DBB745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89F6024" w14:textId="4B6B2CE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409C6C6A" w14:textId="77777777" w:rsidTr="001B1FF4">
        <w:tc>
          <w:tcPr>
            <w:tcW w:w="554" w:type="dxa"/>
            <w:vAlign w:val="center"/>
          </w:tcPr>
          <w:p w14:paraId="370EF0B6" w14:textId="1179B9C4"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70AAD9F0"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33558CC" w14:textId="17B75E56" w:rsidR="00D85204" w:rsidRDefault="00D85204" w:rsidP="00D85204">
            <w:pPr>
              <w:rPr>
                <w:rFonts w:ascii="Calibri" w:hAnsi="Calibri"/>
                <w:sz w:val="18"/>
                <w:szCs w:val="16"/>
              </w:rPr>
            </w:pPr>
          </w:p>
        </w:tc>
      </w:tr>
      <w:tr w:rsidR="00B2153C" w:rsidRPr="00E93981" w14:paraId="0B728E4C" w14:textId="77777777" w:rsidTr="00D53DCC">
        <w:tc>
          <w:tcPr>
            <w:tcW w:w="10790" w:type="dxa"/>
            <w:gridSpan w:val="3"/>
            <w:vAlign w:val="center"/>
          </w:tcPr>
          <w:p w14:paraId="5D4A6E33" w14:textId="423E0373"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301DB23" w14:textId="49E6A152" w:rsidR="008C2DC4" w:rsidRPr="006120A6" w:rsidRDefault="008C2DC4">
      <w:pPr>
        <w:rPr>
          <w:sz w:val="16"/>
          <w:szCs w:val="16"/>
        </w:rPr>
      </w:pPr>
    </w:p>
    <w:p w14:paraId="46C3D690"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1D17B1" w:rsidRPr="00E93981" w14:paraId="0753041A" w14:textId="77777777" w:rsidTr="00E93981">
        <w:tc>
          <w:tcPr>
            <w:tcW w:w="10790" w:type="dxa"/>
            <w:gridSpan w:val="3"/>
          </w:tcPr>
          <w:p w14:paraId="4F40E30B" w14:textId="5F1F170A" w:rsidR="001D17B1" w:rsidRPr="00E93981" w:rsidRDefault="00BB14C1" w:rsidP="00927245">
            <w:pPr>
              <w:rPr>
                <w:rFonts w:ascii="Calibri" w:hAnsi="Calibri"/>
                <w:b/>
                <w:sz w:val="18"/>
                <w:szCs w:val="16"/>
              </w:rPr>
            </w:pPr>
            <w:r>
              <w:rPr>
                <w:rFonts w:ascii="Calibri" w:hAnsi="Calibri"/>
                <w:b/>
                <w:sz w:val="18"/>
                <w:szCs w:val="16"/>
              </w:rPr>
              <w:lastRenderedPageBreak/>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085D4EE6" w14:textId="57C9FF6B" w:rsidR="001D17B1" w:rsidRPr="00E93981" w:rsidRDefault="00F60282" w:rsidP="00927245">
            <w:pPr>
              <w:rPr>
                <w:rFonts w:ascii="Calibri" w:hAnsi="Calibri"/>
                <w:sz w:val="18"/>
                <w:szCs w:val="16"/>
              </w:rPr>
            </w:pPr>
            <w:r w:rsidRPr="00E93981">
              <w:rPr>
                <w:rFonts w:ascii="Calibri" w:hAnsi="Calibri"/>
                <w:sz w:val="18"/>
                <w:szCs w:val="16"/>
              </w:rPr>
              <w:t>Attic rulers specified to the installed loose-fill material (brand and type) are installed and evenly distributed throughout the attic to verify depth (one ruler for every 250</w:t>
            </w:r>
            <w:ins w:id="12" w:author="Author" w:date="2021-11-23T09:48:00Z">
              <w:r w:rsidR="002A507A">
                <w:rPr>
                  <w:rFonts w:ascii="Calibri" w:hAnsi="Calibri"/>
                  <w:sz w:val="18"/>
                  <w:szCs w:val="16"/>
                </w:rPr>
                <w:t xml:space="preserve"> square feet</w:t>
              </w:r>
            </w:ins>
            <w:r w:rsidRPr="00E93981">
              <w:rPr>
                <w:rFonts w:ascii="Calibri" w:hAnsi="Calibri"/>
                <w:sz w:val="18"/>
                <w:szCs w:val="16"/>
              </w:rPr>
              <w:t xml:space="preserve"> </w:t>
            </w:r>
            <w:ins w:id="13" w:author="Author" w:date="2021-11-23T09:55:00Z">
              <w:r w:rsidR="005204FA">
                <w:rPr>
                  <w:rFonts w:ascii="Calibri" w:hAnsi="Calibri"/>
                  <w:sz w:val="18"/>
                  <w:szCs w:val="16"/>
                </w:rPr>
                <w:t>(</w:t>
              </w:r>
            </w:ins>
            <w:r w:rsidRPr="00E93981">
              <w:rPr>
                <w:rFonts w:ascii="Calibri" w:hAnsi="Calibri"/>
                <w:sz w:val="18"/>
                <w:szCs w:val="16"/>
              </w:rPr>
              <w:t>ft</w:t>
            </w:r>
            <w:r w:rsidRPr="00E93981">
              <w:rPr>
                <w:rFonts w:ascii="Calibri" w:hAnsi="Calibri"/>
                <w:sz w:val="18"/>
                <w:szCs w:val="16"/>
                <w:vertAlign w:val="superscript"/>
              </w:rPr>
              <w:t>2</w:t>
            </w:r>
            <w:ins w:id="14" w:author="Author" w:date="2021-11-23T09:55:00Z">
              <w:r w:rsidR="005204FA">
                <w:rPr>
                  <w:rFonts w:ascii="Calibri" w:hAnsi="Calibri"/>
                  <w:sz w:val="18"/>
                  <w:szCs w:val="16"/>
                </w:rPr>
                <w:t>)</w:t>
              </w:r>
            </w:ins>
            <w:r w:rsidRPr="00E93981">
              <w:rPr>
                <w:rFonts w:ascii="Calibri" w:hAnsi="Calibri"/>
                <w:sz w:val="18"/>
                <w:szCs w:val="16"/>
              </w:rPr>
              <w:t>). The rulers are clearly readable and scaled to read inches of insulation and the R-value installed.</w:t>
            </w:r>
          </w:p>
        </w:tc>
      </w:tr>
      <w:tr w:rsidR="00D85204" w:rsidRPr="00E93981" w14:paraId="3295A715" w14:textId="77777777" w:rsidTr="001B1FF4">
        <w:tc>
          <w:tcPr>
            <w:tcW w:w="554" w:type="dxa"/>
            <w:vAlign w:val="center"/>
          </w:tcPr>
          <w:p w14:paraId="29B48548" w14:textId="49899F25"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50D0C50C"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3F1125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259C49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D69E57D" w14:textId="38D789AE"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D7B8317" w14:textId="77777777" w:rsidTr="001B1FF4">
        <w:tc>
          <w:tcPr>
            <w:tcW w:w="554" w:type="dxa"/>
            <w:vAlign w:val="center"/>
          </w:tcPr>
          <w:p w14:paraId="166C7780" w14:textId="20D5CC2B"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5CB13BBD"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5A313999" w14:textId="7DC3D437" w:rsidR="00D85204" w:rsidRPr="00E93981" w:rsidRDefault="00D85204" w:rsidP="00D85204">
            <w:pPr>
              <w:rPr>
                <w:rFonts w:ascii="Calibri" w:hAnsi="Calibri"/>
                <w:sz w:val="18"/>
                <w:szCs w:val="16"/>
              </w:rPr>
            </w:pPr>
          </w:p>
        </w:tc>
      </w:tr>
      <w:tr w:rsidR="00B2153C" w:rsidRPr="00E93981" w14:paraId="7C62391E" w14:textId="77777777" w:rsidTr="00D53DCC">
        <w:tc>
          <w:tcPr>
            <w:tcW w:w="10790" w:type="dxa"/>
            <w:gridSpan w:val="3"/>
            <w:vAlign w:val="center"/>
          </w:tcPr>
          <w:p w14:paraId="6BE647ED" w14:textId="020BEDA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CE84A7" w14:textId="0C6048F8" w:rsidR="00D85204" w:rsidRDefault="00D85204"/>
    <w:tbl>
      <w:tblPr>
        <w:tblStyle w:val="TableGrid"/>
        <w:tblW w:w="0" w:type="auto"/>
        <w:tblLook w:val="04A0" w:firstRow="1" w:lastRow="0" w:firstColumn="1" w:lastColumn="0" w:noHBand="0" w:noVBand="1"/>
      </w:tblPr>
      <w:tblGrid>
        <w:gridCol w:w="554"/>
        <w:gridCol w:w="2321"/>
        <w:gridCol w:w="7915"/>
      </w:tblGrid>
      <w:tr w:rsidR="00F60282" w:rsidRPr="00E93981" w14:paraId="6B408AE4" w14:textId="77777777" w:rsidTr="008C2DC4">
        <w:tc>
          <w:tcPr>
            <w:tcW w:w="10790" w:type="dxa"/>
            <w:gridSpan w:val="3"/>
          </w:tcPr>
          <w:p w14:paraId="5FC387E0" w14:textId="3A87EE52"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498A754B"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5FC28AF9"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D85204" w:rsidRPr="00E93981" w14:paraId="07ED3CBA" w14:textId="77777777" w:rsidTr="001B1FF4">
        <w:tc>
          <w:tcPr>
            <w:tcW w:w="554" w:type="dxa"/>
            <w:vAlign w:val="center"/>
          </w:tcPr>
          <w:p w14:paraId="2DECBA47" w14:textId="455A4C4C"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tcPr>
          <w:p w14:paraId="059A6378"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59A8933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3253D9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DB305AA" w14:textId="36B886B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8D905CA" w14:textId="77777777" w:rsidTr="001B1FF4">
        <w:tc>
          <w:tcPr>
            <w:tcW w:w="554" w:type="dxa"/>
            <w:vAlign w:val="center"/>
          </w:tcPr>
          <w:p w14:paraId="6A67A427" w14:textId="342DD148"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5B061A31"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25116EEB" w14:textId="258ADB26" w:rsidR="00D85204" w:rsidRDefault="00D85204" w:rsidP="00D85204">
            <w:pPr>
              <w:rPr>
                <w:rFonts w:ascii="Calibri" w:hAnsi="Calibri"/>
                <w:sz w:val="18"/>
                <w:szCs w:val="16"/>
              </w:rPr>
            </w:pPr>
          </w:p>
        </w:tc>
      </w:tr>
      <w:tr w:rsidR="00B2153C" w:rsidRPr="00E93981" w14:paraId="0F94EEA3" w14:textId="77777777" w:rsidTr="00D53DCC">
        <w:tc>
          <w:tcPr>
            <w:tcW w:w="10790" w:type="dxa"/>
            <w:gridSpan w:val="3"/>
            <w:vAlign w:val="center"/>
          </w:tcPr>
          <w:p w14:paraId="0A94F558" w14:textId="271C1244"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30A89BE" w14:textId="64DC0139" w:rsidR="009533B1" w:rsidRDefault="009533B1"/>
    <w:tbl>
      <w:tblPr>
        <w:tblStyle w:val="TableGrid"/>
        <w:tblW w:w="0" w:type="auto"/>
        <w:tblLook w:val="04A0" w:firstRow="1" w:lastRow="0" w:firstColumn="1" w:lastColumn="0" w:noHBand="0" w:noVBand="1"/>
      </w:tblPr>
      <w:tblGrid>
        <w:gridCol w:w="554"/>
        <w:gridCol w:w="2321"/>
        <w:gridCol w:w="7915"/>
      </w:tblGrid>
      <w:tr w:rsidR="000000B0" w:rsidRPr="00E93981" w14:paraId="4CAD4E91" w14:textId="77777777" w:rsidTr="001B1FF4">
        <w:tc>
          <w:tcPr>
            <w:tcW w:w="10790" w:type="dxa"/>
            <w:gridSpan w:val="3"/>
          </w:tcPr>
          <w:p w14:paraId="158C9142" w14:textId="1C4375CA"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1B1FF4">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gridSpan w:val="2"/>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1B1FF4">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gridSpan w:val="2"/>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1B1FF4">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gridSpan w:val="2"/>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1B1FF4">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gridSpan w:val="2"/>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D85204" w:rsidRPr="00E93981" w14:paraId="165E09CB" w14:textId="77777777" w:rsidTr="001B1FF4">
        <w:tc>
          <w:tcPr>
            <w:tcW w:w="554" w:type="dxa"/>
            <w:vAlign w:val="center"/>
          </w:tcPr>
          <w:p w14:paraId="08AE1DEB" w14:textId="59E9809A" w:rsidR="00D85204" w:rsidRPr="00E93981" w:rsidRDefault="00D85204" w:rsidP="00D85204">
            <w:pPr>
              <w:jc w:val="center"/>
              <w:rPr>
                <w:rFonts w:ascii="Calibri" w:hAnsi="Calibri"/>
                <w:sz w:val="18"/>
                <w:szCs w:val="16"/>
              </w:rPr>
            </w:pPr>
            <w:r>
              <w:rPr>
                <w:rFonts w:ascii="Calibri" w:hAnsi="Calibri"/>
                <w:sz w:val="18"/>
                <w:szCs w:val="16"/>
              </w:rPr>
              <w:t>05</w:t>
            </w:r>
          </w:p>
        </w:tc>
        <w:tc>
          <w:tcPr>
            <w:tcW w:w="2321" w:type="dxa"/>
          </w:tcPr>
          <w:p w14:paraId="0C2D7AA1" w14:textId="77777777" w:rsidR="00D85204" w:rsidRPr="00DE2064" w:rsidRDefault="00D85204" w:rsidP="00D85204">
            <w:pPr>
              <w:rPr>
                <w:rFonts w:ascii="Calibri" w:hAnsi="Calibri"/>
                <w:sz w:val="18"/>
                <w:szCs w:val="16"/>
              </w:rPr>
            </w:pPr>
            <w:r>
              <w:rPr>
                <w:rFonts w:ascii="Calibri" w:hAnsi="Calibri"/>
                <w:sz w:val="18"/>
                <w:szCs w:val="16"/>
              </w:rPr>
              <w:t>Verification Status</w:t>
            </w:r>
          </w:p>
        </w:tc>
        <w:tc>
          <w:tcPr>
            <w:tcW w:w="7915" w:type="dxa"/>
          </w:tcPr>
          <w:p w14:paraId="4230F64B"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B65630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ABE6CBB" w14:textId="2B94DDD5"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0FE2DFAA" w14:textId="77777777" w:rsidTr="001B1FF4">
        <w:tc>
          <w:tcPr>
            <w:tcW w:w="554" w:type="dxa"/>
            <w:vAlign w:val="center"/>
          </w:tcPr>
          <w:p w14:paraId="688D45D8" w14:textId="77FBAAF0"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7E845415" w14:textId="77777777" w:rsidR="00D85204" w:rsidRPr="00DE2064" w:rsidRDefault="00D85204" w:rsidP="00D85204">
            <w:pPr>
              <w:rPr>
                <w:rFonts w:ascii="Calibri" w:hAnsi="Calibri"/>
                <w:sz w:val="18"/>
                <w:szCs w:val="16"/>
              </w:rPr>
            </w:pPr>
            <w:r>
              <w:rPr>
                <w:rFonts w:ascii="Calibri" w:hAnsi="Calibri"/>
                <w:sz w:val="18"/>
                <w:szCs w:val="16"/>
              </w:rPr>
              <w:t>Correction Notes</w:t>
            </w:r>
          </w:p>
        </w:tc>
        <w:tc>
          <w:tcPr>
            <w:tcW w:w="7915" w:type="dxa"/>
          </w:tcPr>
          <w:p w14:paraId="0EBD5141" w14:textId="752744B9" w:rsidR="00D85204" w:rsidRPr="00DE2064" w:rsidRDefault="00D85204" w:rsidP="00D85204">
            <w:pPr>
              <w:rPr>
                <w:rFonts w:ascii="Calibri" w:hAnsi="Calibri"/>
                <w:sz w:val="18"/>
                <w:szCs w:val="16"/>
              </w:rPr>
            </w:pPr>
          </w:p>
        </w:tc>
      </w:tr>
      <w:tr w:rsidR="00B2153C" w:rsidRPr="00E93981" w14:paraId="168EBD3C" w14:textId="77777777" w:rsidTr="00D53DCC">
        <w:tc>
          <w:tcPr>
            <w:tcW w:w="10790" w:type="dxa"/>
            <w:gridSpan w:val="3"/>
            <w:vAlign w:val="center"/>
          </w:tcPr>
          <w:p w14:paraId="27CA4A3D" w14:textId="551E6887" w:rsidR="00B2153C" w:rsidRPr="00DE2064"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FF4C6A0" w14:textId="6696C2E5" w:rsidR="001D17B1" w:rsidRDefault="001D17B1" w:rsidP="00927245">
      <w:pPr>
        <w:rPr>
          <w:rFonts w:ascii="Calibri" w:hAnsi="Calibri"/>
          <w:sz w:val="16"/>
          <w:szCs w:val="16"/>
        </w:rPr>
      </w:pPr>
    </w:p>
    <w:p w14:paraId="69BB28CE" w14:textId="77777777" w:rsidR="00B2153C" w:rsidRDefault="00B2153C">
      <w:r>
        <w:br w:type="page"/>
      </w:r>
    </w:p>
    <w:tbl>
      <w:tblPr>
        <w:tblStyle w:val="TableGrid"/>
        <w:tblW w:w="0" w:type="auto"/>
        <w:tblLook w:val="04A0" w:firstRow="1" w:lastRow="0" w:firstColumn="1" w:lastColumn="0" w:noHBand="0" w:noVBand="1"/>
      </w:tblPr>
      <w:tblGrid>
        <w:gridCol w:w="535"/>
        <w:gridCol w:w="2340"/>
        <w:gridCol w:w="7915"/>
      </w:tblGrid>
      <w:tr w:rsidR="00BB14C1" w14:paraId="14C8D262" w14:textId="77777777" w:rsidTr="00284660">
        <w:tc>
          <w:tcPr>
            <w:tcW w:w="10790" w:type="dxa"/>
            <w:gridSpan w:val="3"/>
          </w:tcPr>
          <w:p w14:paraId="7C564603" w14:textId="3A65AD6E" w:rsidR="00BB14C1" w:rsidRPr="006120A6" w:rsidRDefault="00BB14C1">
            <w:pPr>
              <w:rPr>
                <w:rFonts w:ascii="Calibri" w:hAnsi="Calibri"/>
                <w:b/>
                <w:sz w:val="18"/>
                <w:szCs w:val="16"/>
              </w:rPr>
            </w:pPr>
            <w:r w:rsidRPr="000F6EBF">
              <w:rPr>
                <w:rFonts w:ascii="Calibri" w:hAnsi="Calibri"/>
                <w:b/>
                <w:sz w:val="18"/>
                <w:szCs w:val="16"/>
              </w:rPr>
              <w:lastRenderedPageBreak/>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gridSpan w:val="2"/>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gridSpan w:val="2"/>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gridSpan w:val="2"/>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D85204" w14:paraId="6E10000D" w14:textId="77777777" w:rsidTr="001B1FF4">
        <w:tc>
          <w:tcPr>
            <w:tcW w:w="535" w:type="dxa"/>
            <w:vAlign w:val="center"/>
          </w:tcPr>
          <w:p w14:paraId="1FBA862D" w14:textId="4228D2FE"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26DDF821"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F7D7A2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BC45C4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1BA2AFD" w14:textId="5714BA0D"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3A9BE2B8" w14:textId="77777777" w:rsidTr="001B1FF4">
        <w:tc>
          <w:tcPr>
            <w:tcW w:w="535" w:type="dxa"/>
            <w:vAlign w:val="center"/>
          </w:tcPr>
          <w:p w14:paraId="6758B909" w14:textId="79462365" w:rsidR="00D85204" w:rsidRDefault="00D85204" w:rsidP="00D85204">
            <w:pPr>
              <w:jc w:val="center"/>
              <w:rPr>
                <w:rFonts w:ascii="Calibri" w:hAnsi="Calibri"/>
                <w:sz w:val="18"/>
                <w:szCs w:val="16"/>
              </w:rPr>
            </w:pPr>
            <w:r>
              <w:rPr>
                <w:rFonts w:ascii="Calibri" w:hAnsi="Calibri"/>
                <w:sz w:val="18"/>
                <w:szCs w:val="16"/>
              </w:rPr>
              <w:t>05</w:t>
            </w:r>
          </w:p>
        </w:tc>
        <w:tc>
          <w:tcPr>
            <w:tcW w:w="2340" w:type="dxa"/>
          </w:tcPr>
          <w:p w14:paraId="7A3286F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1BF7FEF" w14:textId="34C810A0" w:rsidR="00D85204" w:rsidRDefault="00D85204" w:rsidP="00D85204">
            <w:pPr>
              <w:rPr>
                <w:rFonts w:ascii="Calibri" w:hAnsi="Calibri"/>
                <w:sz w:val="18"/>
                <w:szCs w:val="16"/>
              </w:rPr>
            </w:pPr>
          </w:p>
        </w:tc>
      </w:tr>
      <w:tr w:rsidR="00B2153C" w14:paraId="5A7445AD" w14:textId="77777777" w:rsidTr="00D53DCC">
        <w:tc>
          <w:tcPr>
            <w:tcW w:w="10790" w:type="dxa"/>
            <w:gridSpan w:val="3"/>
            <w:vAlign w:val="center"/>
          </w:tcPr>
          <w:p w14:paraId="423A87B0" w14:textId="4CBC3E02"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CE4903" w14:paraId="51215990" w14:textId="77777777" w:rsidTr="00284660">
        <w:tc>
          <w:tcPr>
            <w:tcW w:w="10790" w:type="dxa"/>
            <w:gridSpan w:val="3"/>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gridSpan w:val="2"/>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D85204" w14:paraId="27283C51" w14:textId="77777777" w:rsidTr="001B1FF4">
        <w:tc>
          <w:tcPr>
            <w:tcW w:w="535" w:type="dxa"/>
            <w:vAlign w:val="center"/>
          </w:tcPr>
          <w:p w14:paraId="36B69B55" w14:textId="4EB7F6AE"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2441A9BA"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668DA1E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2890B7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671CF3E" w14:textId="3E8980F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ED207CE" w14:textId="77777777" w:rsidTr="001B1FF4">
        <w:tc>
          <w:tcPr>
            <w:tcW w:w="535" w:type="dxa"/>
            <w:vAlign w:val="center"/>
          </w:tcPr>
          <w:p w14:paraId="7F1623A5" w14:textId="6E320931"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048832AF"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0F627292" w14:textId="1C3A52D3" w:rsidR="00D85204" w:rsidRDefault="00D85204" w:rsidP="00D85204">
            <w:pPr>
              <w:rPr>
                <w:rFonts w:ascii="Calibri" w:hAnsi="Calibri"/>
                <w:sz w:val="18"/>
                <w:szCs w:val="16"/>
              </w:rPr>
            </w:pPr>
          </w:p>
        </w:tc>
      </w:tr>
      <w:tr w:rsidR="00B2153C" w14:paraId="1DD09576" w14:textId="77777777" w:rsidTr="00D53DCC">
        <w:tc>
          <w:tcPr>
            <w:tcW w:w="10790" w:type="dxa"/>
            <w:gridSpan w:val="3"/>
            <w:vAlign w:val="center"/>
          </w:tcPr>
          <w:p w14:paraId="4678A7F7" w14:textId="6117C170"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F55846" w14:paraId="0AE82AC5" w14:textId="77777777" w:rsidTr="00284660">
        <w:tc>
          <w:tcPr>
            <w:tcW w:w="10790" w:type="dxa"/>
            <w:gridSpan w:val="3"/>
          </w:tcPr>
          <w:p w14:paraId="3FD5DF66" w14:textId="2E5FD885" w:rsidR="00F55846" w:rsidRPr="006120A6" w:rsidRDefault="00F55846" w:rsidP="00927245">
            <w:pPr>
              <w:rPr>
                <w:rFonts w:ascii="Calibri" w:hAnsi="Calibri"/>
                <w:b/>
                <w:sz w:val="18"/>
                <w:szCs w:val="16"/>
              </w:rPr>
            </w:pPr>
            <w:r>
              <w:rPr>
                <w:rFonts w:ascii="Calibri" w:hAnsi="Calibri"/>
                <w:b/>
                <w:sz w:val="18"/>
                <w:szCs w:val="16"/>
              </w:rPr>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rsidP="006120A6">
            <w:pPr>
              <w:jc w:val="center"/>
              <w:rPr>
                <w:rFonts w:ascii="Calibri" w:hAnsi="Calibri"/>
                <w:sz w:val="18"/>
                <w:szCs w:val="16"/>
              </w:rPr>
            </w:pPr>
            <w:r>
              <w:rPr>
                <w:rFonts w:ascii="Calibri" w:hAnsi="Calibri"/>
                <w:sz w:val="18"/>
                <w:szCs w:val="16"/>
              </w:rPr>
              <w:t>01</w:t>
            </w:r>
          </w:p>
        </w:tc>
        <w:tc>
          <w:tcPr>
            <w:tcW w:w="10255" w:type="dxa"/>
            <w:gridSpan w:val="2"/>
          </w:tcPr>
          <w:p w14:paraId="08D04192" w14:textId="0BB23BAF" w:rsidR="00F55846" w:rsidRPr="006120A6" w:rsidRDefault="00F55846" w:rsidP="00927245">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D85204" w14:paraId="741F3FB5" w14:textId="77777777" w:rsidTr="001B1FF4">
        <w:tc>
          <w:tcPr>
            <w:tcW w:w="535" w:type="dxa"/>
            <w:vAlign w:val="center"/>
          </w:tcPr>
          <w:p w14:paraId="7E12986E" w14:textId="02C14E35"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67A7DBDE"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0EF768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DA33B6A"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A6EB4EA" w14:textId="1A2B1C9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15657BB" w14:textId="77777777" w:rsidTr="001B1FF4">
        <w:tc>
          <w:tcPr>
            <w:tcW w:w="535" w:type="dxa"/>
            <w:vAlign w:val="center"/>
          </w:tcPr>
          <w:p w14:paraId="567BA7E4" w14:textId="68D60A16"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7944526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60E4B73C" w14:textId="792771C4" w:rsidR="00D85204" w:rsidRDefault="00D85204" w:rsidP="00D85204">
            <w:pPr>
              <w:rPr>
                <w:rFonts w:ascii="Calibri" w:hAnsi="Calibri"/>
                <w:sz w:val="18"/>
                <w:szCs w:val="16"/>
              </w:rPr>
            </w:pPr>
          </w:p>
        </w:tc>
      </w:tr>
      <w:tr w:rsidR="00B2153C" w14:paraId="2CAC7803" w14:textId="77777777" w:rsidTr="00D53DCC">
        <w:tc>
          <w:tcPr>
            <w:tcW w:w="10790" w:type="dxa"/>
            <w:gridSpan w:val="3"/>
            <w:vAlign w:val="center"/>
          </w:tcPr>
          <w:p w14:paraId="62B09E0E" w14:textId="299EAD2E"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E833C85" w14:textId="6727CB36" w:rsidR="00D85204" w:rsidRDefault="00D85204"/>
    <w:tbl>
      <w:tblPr>
        <w:tblStyle w:val="TableGrid"/>
        <w:tblW w:w="0" w:type="auto"/>
        <w:tblLook w:val="04A0" w:firstRow="1" w:lastRow="0" w:firstColumn="1" w:lastColumn="0" w:noHBand="0" w:noVBand="1"/>
      </w:tblPr>
      <w:tblGrid>
        <w:gridCol w:w="535"/>
        <w:gridCol w:w="2340"/>
        <w:gridCol w:w="7915"/>
      </w:tblGrid>
      <w:tr w:rsidR="00F55846" w14:paraId="4759B0E1" w14:textId="77777777" w:rsidTr="00284660">
        <w:tc>
          <w:tcPr>
            <w:tcW w:w="10790" w:type="dxa"/>
            <w:gridSpan w:val="3"/>
          </w:tcPr>
          <w:p w14:paraId="028BC6E3" w14:textId="1BAA476F"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gridSpan w:val="2"/>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gridSpan w:val="2"/>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D85204" w14:paraId="4B14AEDB" w14:textId="77777777" w:rsidTr="001B1FF4">
        <w:tc>
          <w:tcPr>
            <w:tcW w:w="535" w:type="dxa"/>
            <w:vAlign w:val="center"/>
          </w:tcPr>
          <w:p w14:paraId="3C6783AC" w14:textId="0755A272"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679A524D"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E5C50B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692007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A333F6A" w14:textId="4A2953C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0BD10D43" w14:textId="77777777" w:rsidTr="001B1FF4">
        <w:tc>
          <w:tcPr>
            <w:tcW w:w="535" w:type="dxa"/>
            <w:vAlign w:val="center"/>
          </w:tcPr>
          <w:p w14:paraId="6A4378DB" w14:textId="1CF46BF2"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3EAE7FA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39805887" w14:textId="387013A5" w:rsidR="00D85204" w:rsidRDefault="00D85204" w:rsidP="00D85204">
            <w:pPr>
              <w:rPr>
                <w:rFonts w:ascii="Calibri" w:hAnsi="Calibri"/>
                <w:sz w:val="18"/>
                <w:szCs w:val="16"/>
              </w:rPr>
            </w:pPr>
          </w:p>
        </w:tc>
      </w:tr>
      <w:tr w:rsidR="00B2153C" w14:paraId="5DB81616" w14:textId="77777777" w:rsidTr="00D53DCC">
        <w:tc>
          <w:tcPr>
            <w:tcW w:w="10790" w:type="dxa"/>
            <w:gridSpan w:val="3"/>
            <w:vAlign w:val="center"/>
          </w:tcPr>
          <w:p w14:paraId="4A05DB3A" w14:textId="3209DFEB"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99996AB" w14:textId="7CABB8D8" w:rsidR="008E1636" w:rsidRDefault="008E1636"/>
    <w:p w14:paraId="5331B8D6"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0000B0" w:rsidRPr="00E93981" w14:paraId="0267C511" w14:textId="77777777" w:rsidTr="006120A6">
        <w:tc>
          <w:tcPr>
            <w:tcW w:w="10790" w:type="dxa"/>
            <w:gridSpan w:val="3"/>
          </w:tcPr>
          <w:p w14:paraId="3990C87A" w14:textId="4E70A9DF" w:rsidR="000000B0" w:rsidRPr="00E93981" w:rsidRDefault="00B602D4" w:rsidP="00927245">
            <w:pPr>
              <w:rPr>
                <w:rFonts w:ascii="Calibri" w:hAnsi="Calibri"/>
                <w:b/>
                <w:sz w:val="18"/>
                <w:szCs w:val="16"/>
              </w:rPr>
            </w:pPr>
            <w:r>
              <w:rPr>
                <w:rFonts w:ascii="Calibri" w:hAnsi="Calibri"/>
                <w:b/>
                <w:sz w:val="18"/>
                <w:szCs w:val="16"/>
              </w:rPr>
              <w:lastRenderedPageBreak/>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30756B81" w14:textId="698FCA6F" w:rsidR="000000B0" w:rsidRPr="00E93981" w:rsidRDefault="00D20504" w:rsidP="004C27AC">
            <w:pPr>
              <w:rPr>
                <w:rFonts w:ascii="Calibri" w:hAnsi="Calibri"/>
                <w:sz w:val="18"/>
                <w:szCs w:val="16"/>
              </w:rPr>
            </w:pPr>
            <w:r w:rsidRPr="00E93981">
              <w:rPr>
                <w:rFonts w:ascii="Calibri" w:hAnsi="Calibri"/>
                <w:sz w:val="18"/>
                <w:szCs w:val="16"/>
              </w:rPr>
              <w:t xml:space="preserve">Installed product meets the claimed R-value per inch. </w:t>
            </w:r>
            <w:del w:id="15" w:author="Author" w:date="2021-11-23T09:59:00Z">
              <w:r w:rsidRPr="00E93981" w:rsidDel="0093603F">
                <w:rPr>
                  <w:rFonts w:ascii="Calibri" w:hAnsi="Calibri"/>
                  <w:sz w:val="18"/>
                  <w:szCs w:val="16"/>
                </w:rPr>
                <w:delText xml:space="preserve">Non-standard values are supported by </w:delText>
              </w:r>
              <w:r w:rsidR="004C27AC" w:rsidDel="0093603F">
                <w:rPr>
                  <w:rFonts w:ascii="Calibri" w:hAnsi="Calibri"/>
                  <w:sz w:val="18"/>
                  <w:szCs w:val="16"/>
                </w:rPr>
                <w:delText>an</w:delText>
              </w:r>
              <w:r w:rsidR="004C27AC" w:rsidRPr="00E93981" w:rsidDel="0093603F">
                <w:rPr>
                  <w:rFonts w:ascii="Calibri" w:hAnsi="Calibri"/>
                  <w:sz w:val="18"/>
                  <w:szCs w:val="16"/>
                </w:rPr>
                <w:delText xml:space="preserve"> </w:delText>
              </w:r>
              <w:r w:rsidRPr="00E93981" w:rsidDel="0093603F">
                <w:rPr>
                  <w:rFonts w:ascii="Calibri" w:hAnsi="Calibri"/>
                  <w:sz w:val="18"/>
                  <w:szCs w:val="16"/>
                </w:rPr>
                <w:delText xml:space="preserve">ICC Evaluation Service Report (ESR) number (e.g., ESR-xxxx) </w:delText>
              </w:r>
              <w:r w:rsidR="005D6AFD" w:rsidRPr="00E93981" w:rsidDel="0093603F">
                <w:rPr>
                  <w:rFonts w:ascii="Calibri" w:hAnsi="Calibri"/>
                  <w:sz w:val="18"/>
                  <w:szCs w:val="16"/>
                </w:rPr>
                <w:delText>and</w:delText>
              </w:r>
              <w:r w:rsidRPr="00E93981" w:rsidDel="0093603F">
                <w:rPr>
                  <w:rFonts w:ascii="Calibri" w:hAnsi="Calibri"/>
                  <w:sz w:val="18"/>
                  <w:szCs w:val="16"/>
                </w:rPr>
                <w:delText xml:space="preserve"> documented on the CF2R-ENV-03. Non-standard values are anything greater than R-5.8/inch for closed cell and R-3.6/inch for open cell.</w:delText>
              </w:r>
            </w:del>
            <w:ins w:id="16" w:author="Author" w:date="2021-11-23T09:59:00Z">
              <w:r w:rsidR="0093603F">
                <w:rPr>
                  <w:rFonts w:ascii="Calibri" w:hAnsi="Calibri"/>
                  <w:sz w:val="18"/>
                  <w:szCs w:val="16"/>
                </w:rPr>
                <w:t>The total R-value m</w:t>
              </w:r>
            </w:ins>
            <w:ins w:id="17" w:author="Author" w:date="2021-11-23T10:00:00Z">
              <w:r w:rsidR="0093603F">
                <w:rPr>
                  <w:rFonts w:ascii="Calibri" w:hAnsi="Calibri"/>
                  <w:sz w:val="18"/>
                  <w:szCs w:val="16"/>
                </w:rPr>
                <w:t>ay be calculated based on the thickness of insulation multiplied by the “tested R-value per inch” as certified by the Department of Consumer Affairs, Bureau of Household Goods and Services.</w:t>
              </w:r>
            </w:ins>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31A949B9" w14:textId="3D26F26C"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del w:id="18" w:author="Author" w:date="2021-11-23T10:01:00Z">
              <w:r w:rsidRPr="00E93981" w:rsidDel="00C409E6">
                <w:rPr>
                  <w:rFonts w:ascii="Calibri" w:hAnsi="Calibri"/>
                  <w:sz w:val="18"/>
                  <w:szCs w:val="16"/>
                </w:rPr>
                <w:delText>”</w:delText>
              </w:r>
            </w:del>
            <w:ins w:id="19" w:author="Author" w:date="2021-11-23T10:01:00Z">
              <w:r w:rsidR="00C409E6">
                <w:rPr>
                  <w:rFonts w:ascii="Calibri" w:hAnsi="Calibri"/>
                  <w:sz w:val="18"/>
                  <w:szCs w:val="16"/>
                </w:rPr>
                <w:t>-inches</w:t>
              </w:r>
            </w:ins>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4A2437AC" w14:textId="7FDBC425"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del w:id="20" w:author="Author" w:date="2021-11-23T10:01:00Z">
              <w:r w:rsidRPr="00E93981" w:rsidDel="00C409E6">
                <w:rPr>
                  <w:rFonts w:ascii="Calibri" w:hAnsi="Calibri"/>
                  <w:sz w:val="18"/>
                  <w:szCs w:val="16"/>
                </w:rPr>
                <w:delText>”</w:delText>
              </w:r>
            </w:del>
            <w:ins w:id="21" w:author="Author" w:date="2021-11-23T10:01:00Z">
              <w:r w:rsidR="00C409E6">
                <w:rPr>
                  <w:rFonts w:ascii="Calibri" w:hAnsi="Calibri"/>
                  <w:sz w:val="18"/>
                  <w:szCs w:val="16"/>
                </w:rPr>
                <w:t>-inches</w:t>
              </w:r>
            </w:ins>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55C5B7C2" w14:textId="6A366A27"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r w:rsidR="007C0641" w:rsidRPr="00E93981">
              <w:rPr>
                <w:rFonts w:ascii="Calibri" w:hAnsi="Calibri"/>
                <w:sz w:val="18"/>
                <w:szCs w:val="16"/>
              </w:rPr>
              <w:t>1/2</w:t>
            </w:r>
            <w:del w:id="22" w:author="Author" w:date="2021-11-23T10:01:00Z">
              <w:r w:rsidRPr="00E93981" w:rsidDel="00C409E6">
                <w:rPr>
                  <w:rFonts w:ascii="Calibri" w:hAnsi="Calibri"/>
                  <w:sz w:val="18"/>
                  <w:szCs w:val="16"/>
                </w:rPr>
                <w:delText>”</w:delText>
              </w:r>
            </w:del>
            <w:ins w:id="23" w:author="Author" w:date="2021-11-23T10:01:00Z">
              <w:r w:rsidR="00C409E6">
                <w:rPr>
                  <w:rFonts w:ascii="Calibri" w:hAnsi="Calibri"/>
                  <w:sz w:val="18"/>
                  <w:szCs w:val="16"/>
                </w:rPr>
                <w:t>-inch</w:t>
              </w:r>
            </w:ins>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gridSpan w:val="2"/>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SPF insulation is not applied directly to recessed lighting fixtures unless specifically allowed by manufacturer’s instructions. When not allowed, can lights are:</w:t>
            </w:r>
          </w:p>
          <w:p w14:paraId="032EB974" w14:textId="3DEF9EA0"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del w:id="24" w:author="Author" w:date="2021-11-23T10:01:00Z">
              <w:r w:rsidRPr="00E93981" w:rsidDel="00C409E6">
                <w:rPr>
                  <w:rFonts w:ascii="Calibri" w:hAnsi="Calibri"/>
                  <w:sz w:val="18"/>
                  <w:szCs w:val="16"/>
                  <w:u w:val="single"/>
                </w:rPr>
                <w:delText>”</w:delText>
              </w:r>
            </w:del>
            <w:ins w:id="25" w:author="Author" w:date="2021-11-23T10:01:00Z">
              <w:r w:rsidR="00C409E6">
                <w:rPr>
                  <w:rFonts w:ascii="Calibri" w:hAnsi="Calibri"/>
                  <w:sz w:val="18"/>
                  <w:szCs w:val="16"/>
                  <w:u w:val="single"/>
                </w:rPr>
                <w:t>-inches</w:t>
              </w:r>
            </w:ins>
            <w:r w:rsidRPr="00E93981">
              <w:rPr>
                <w:rFonts w:ascii="Calibri" w:hAnsi="Calibri"/>
                <w:sz w:val="18"/>
                <w:szCs w:val="16"/>
              </w:rPr>
              <w:t xml:space="preserve"> of mineral fiber insulation; or</w:t>
            </w:r>
          </w:p>
          <w:p w14:paraId="5BFA3621" w14:textId="673AF6E9"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del w:id="26" w:author="Author" w:date="2021-11-23T10:01:00Z">
              <w:r w:rsidRPr="00E93981" w:rsidDel="00C409E6">
                <w:rPr>
                  <w:rFonts w:ascii="Calibri" w:hAnsi="Calibri"/>
                  <w:sz w:val="18"/>
                  <w:szCs w:val="16"/>
                </w:rPr>
                <w:delText>”</w:delText>
              </w:r>
            </w:del>
            <w:ins w:id="27" w:author="Author" w:date="2021-11-23T10:01:00Z">
              <w:r w:rsidR="00C409E6">
                <w:rPr>
                  <w:rFonts w:ascii="Calibri" w:hAnsi="Calibri"/>
                  <w:sz w:val="18"/>
                  <w:szCs w:val="16"/>
                </w:rPr>
                <w:t>-inch</w:t>
              </w:r>
            </w:ins>
            <w:r w:rsidRPr="00E93981">
              <w:rPr>
                <w:rFonts w:ascii="Calibri" w:hAnsi="Calibri"/>
                <w:sz w:val="18"/>
                <w:szCs w:val="16"/>
              </w:rPr>
              <w:t xml:space="preserve"> gypsum board.</w:t>
            </w:r>
          </w:p>
        </w:tc>
      </w:tr>
      <w:tr w:rsidR="00D85204" w:rsidRPr="00E93981" w14:paraId="7F92997B" w14:textId="77777777" w:rsidTr="001B1FF4">
        <w:tc>
          <w:tcPr>
            <w:tcW w:w="554" w:type="dxa"/>
            <w:vAlign w:val="center"/>
          </w:tcPr>
          <w:p w14:paraId="0B76DB9D" w14:textId="2597D9B8"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44FDE7CA"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6FB424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02B4FF3"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9D3DB57" w14:textId="28A6FE2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344EA58" w14:textId="77777777" w:rsidTr="001B1FF4">
        <w:tc>
          <w:tcPr>
            <w:tcW w:w="554" w:type="dxa"/>
            <w:vAlign w:val="center"/>
          </w:tcPr>
          <w:p w14:paraId="0193A6E9" w14:textId="5C4D9392" w:rsidR="00D85204" w:rsidRPr="00E93981" w:rsidRDefault="00D85204" w:rsidP="00D85204">
            <w:pPr>
              <w:jc w:val="center"/>
              <w:rPr>
                <w:rFonts w:ascii="Calibri" w:hAnsi="Calibri"/>
                <w:sz w:val="18"/>
                <w:szCs w:val="16"/>
              </w:rPr>
            </w:pPr>
            <w:r>
              <w:rPr>
                <w:rFonts w:ascii="Calibri" w:hAnsi="Calibri"/>
                <w:sz w:val="18"/>
                <w:szCs w:val="16"/>
              </w:rPr>
              <w:t>11</w:t>
            </w:r>
          </w:p>
        </w:tc>
        <w:tc>
          <w:tcPr>
            <w:tcW w:w="2321" w:type="dxa"/>
          </w:tcPr>
          <w:p w14:paraId="16FBDB06" w14:textId="77777777" w:rsidR="00D85204" w:rsidRPr="00E93981" w:rsidRDefault="00D85204" w:rsidP="00D85204">
            <w:pPr>
              <w:rPr>
                <w:rFonts w:ascii="Calibri" w:hAnsi="Calibri"/>
                <w:sz w:val="18"/>
                <w:szCs w:val="16"/>
              </w:rPr>
            </w:pPr>
            <w:r>
              <w:rPr>
                <w:rFonts w:ascii="Calibri" w:hAnsi="Calibri"/>
                <w:sz w:val="18"/>
                <w:szCs w:val="16"/>
              </w:rPr>
              <w:t>Notes</w:t>
            </w:r>
          </w:p>
        </w:tc>
        <w:tc>
          <w:tcPr>
            <w:tcW w:w="7915" w:type="dxa"/>
          </w:tcPr>
          <w:p w14:paraId="1876DE90" w14:textId="27E1A822" w:rsidR="00D85204" w:rsidRPr="00E93981" w:rsidRDefault="00D85204" w:rsidP="00D85204">
            <w:pPr>
              <w:rPr>
                <w:rFonts w:ascii="Calibri" w:hAnsi="Calibri"/>
                <w:sz w:val="18"/>
                <w:szCs w:val="16"/>
              </w:rPr>
            </w:pPr>
          </w:p>
        </w:tc>
      </w:tr>
      <w:tr w:rsidR="00B2153C" w:rsidRPr="00E93981" w14:paraId="2098EB94" w14:textId="77777777" w:rsidTr="00D53DCC">
        <w:tc>
          <w:tcPr>
            <w:tcW w:w="10790" w:type="dxa"/>
            <w:gridSpan w:val="3"/>
            <w:vAlign w:val="center"/>
          </w:tcPr>
          <w:p w14:paraId="253941AA" w14:textId="5D5ACDB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8B92403" w14:textId="76A03E96" w:rsidR="000000B0" w:rsidRPr="00E93981" w:rsidRDefault="000000B0"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963350" w14:paraId="14223703" w14:textId="77777777" w:rsidTr="00284660">
        <w:tc>
          <w:tcPr>
            <w:tcW w:w="10790" w:type="dxa"/>
            <w:gridSpan w:val="2"/>
          </w:tcPr>
          <w:p w14:paraId="1DE5CE26" w14:textId="0AB2F007" w:rsidR="00963350" w:rsidRPr="001B1FF4" w:rsidRDefault="00963350" w:rsidP="00927245">
            <w:pPr>
              <w:rPr>
                <w:rFonts w:ascii="Calibri" w:hAnsi="Calibri"/>
                <w:b/>
                <w:sz w:val="18"/>
                <w:szCs w:val="16"/>
              </w:rPr>
            </w:pPr>
            <w:r w:rsidRPr="001B1FF4">
              <w:rPr>
                <w:rFonts w:ascii="Calibri" w:hAnsi="Calibri"/>
                <w:b/>
                <w:sz w:val="18"/>
                <w:szCs w:val="16"/>
              </w:rPr>
              <w:t>N. Determination of HERS Verification Compliance</w:t>
            </w:r>
          </w:p>
        </w:tc>
      </w:tr>
      <w:tr w:rsidR="00963350" w14:paraId="7982C872" w14:textId="77777777" w:rsidTr="00284660">
        <w:tc>
          <w:tcPr>
            <w:tcW w:w="10790" w:type="dxa"/>
            <w:gridSpan w:val="2"/>
            <w:vAlign w:val="center"/>
          </w:tcPr>
          <w:p w14:paraId="7F83ACA2" w14:textId="7643A936" w:rsidR="00963350" w:rsidRPr="001B1FF4" w:rsidRDefault="00963350" w:rsidP="00927245">
            <w:pPr>
              <w:rPr>
                <w:rFonts w:ascii="Calibri" w:hAnsi="Calibri"/>
                <w:sz w:val="18"/>
                <w:szCs w:val="16"/>
              </w:rPr>
            </w:pPr>
            <w:r>
              <w:rPr>
                <w:rFonts w:ascii="Calibri" w:hAnsi="Calibri"/>
                <w:sz w:val="18"/>
                <w:szCs w:val="16"/>
              </w:rPr>
              <w:t xml:space="preserve">All applicable sections of this document shall indicate compliance with the specified verification protocol requirements </w:t>
            </w:r>
            <w:proofErr w:type="gramStart"/>
            <w:r>
              <w:rPr>
                <w:rFonts w:ascii="Calibri" w:hAnsi="Calibri"/>
                <w:sz w:val="18"/>
                <w:szCs w:val="16"/>
              </w:rPr>
              <w:t>in order for</w:t>
            </w:r>
            <w:proofErr w:type="gramEnd"/>
            <w:r>
              <w:rPr>
                <w:rFonts w:ascii="Calibri" w:hAnsi="Calibri"/>
                <w:sz w:val="18"/>
                <w:szCs w:val="16"/>
              </w:rPr>
              <w:t xml:space="preserve"> this Certificate of Verification as a whole to be determined to be in compliance.</w:t>
            </w:r>
          </w:p>
        </w:tc>
      </w:tr>
      <w:tr w:rsidR="00963350" w14:paraId="2667D33C" w14:textId="77777777" w:rsidTr="001B1FF4">
        <w:tc>
          <w:tcPr>
            <w:tcW w:w="535" w:type="dxa"/>
            <w:vAlign w:val="center"/>
          </w:tcPr>
          <w:p w14:paraId="2950B886" w14:textId="513DF541" w:rsidR="00963350" w:rsidRPr="001B1FF4" w:rsidRDefault="00963350" w:rsidP="001B1FF4">
            <w:pPr>
              <w:jc w:val="center"/>
              <w:rPr>
                <w:rFonts w:ascii="Calibri" w:hAnsi="Calibri"/>
                <w:sz w:val="18"/>
                <w:szCs w:val="16"/>
              </w:rPr>
            </w:pPr>
            <w:r>
              <w:rPr>
                <w:rFonts w:ascii="Calibri" w:hAnsi="Calibri"/>
                <w:sz w:val="18"/>
                <w:szCs w:val="16"/>
              </w:rPr>
              <w:t>01</w:t>
            </w:r>
          </w:p>
        </w:tc>
        <w:tc>
          <w:tcPr>
            <w:tcW w:w="10255" w:type="dxa"/>
          </w:tcPr>
          <w:p w14:paraId="18C3B0F1" w14:textId="77777777" w:rsidR="00963350" w:rsidRPr="001B1FF4" w:rsidRDefault="00963350" w:rsidP="00927245">
            <w:pPr>
              <w:rPr>
                <w:rFonts w:ascii="Calibri" w:hAnsi="Calibri"/>
                <w:sz w:val="18"/>
                <w:szCs w:val="16"/>
              </w:rPr>
            </w:pPr>
          </w:p>
        </w:tc>
      </w:tr>
    </w:tbl>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p w14:paraId="31C96590" w14:textId="77777777" w:rsidR="009F4D4D" w:rsidRDefault="009F4D4D"/>
    <w:tbl>
      <w:tblPr>
        <w:tblW w:w="5000" w:type="pct"/>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55"/>
        <w:gridCol w:w="41"/>
        <w:gridCol w:w="7"/>
        <w:gridCol w:w="5387"/>
      </w:tblGrid>
      <w:tr w:rsidR="009F4D4D" w:rsidRPr="00CF0AFB" w14:paraId="7A848B85" w14:textId="77777777" w:rsidTr="009F4D4D">
        <w:trPr>
          <w:trHeight w:val="233"/>
        </w:trPr>
        <w:tc>
          <w:tcPr>
            <w:tcW w:w="10790" w:type="dxa"/>
            <w:gridSpan w:val="4"/>
            <w:vAlign w:val="center"/>
          </w:tcPr>
          <w:p w14:paraId="060B4C8E" w14:textId="4EA140B8" w:rsidR="009F4D4D" w:rsidRPr="001B1FF4" w:rsidRDefault="009F4D4D" w:rsidP="001B1FF4">
            <w:pPr>
              <w:rPr>
                <w:rFonts w:asciiTheme="minorHAnsi" w:hAnsiTheme="minorHAnsi"/>
                <w:b/>
                <w:sz w:val="18"/>
                <w:szCs w:val="18"/>
              </w:rPr>
            </w:pPr>
            <w:r>
              <w:rPr>
                <w:rFonts w:asciiTheme="minorHAnsi" w:hAnsiTheme="minorHAnsi"/>
                <w:b/>
                <w:sz w:val="18"/>
                <w:szCs w:val="18"/>
              </w:rPr>
              <w:t>DOCUMENTATION AUTHOR’S DECLARATION STATEMENT</w:t>
            </w:r>
          </w:p>
        </w:tc>
      </w:tr>
      <w:tr w:rsidR="009F4D4D" w:rsidRPr="00CF0AFB" w14:paraId="639E6284" w14:textId="77777777" w:rsidTr="001B1FF4">
        <w:trPr>
          <w:trHeight w:val="233"/>
        </w:trPr>
        <w:tc>
          <w:tcPr>
            <w:tcW w:w="10790" w:type="dxa"/>
            <w:gridSpan w:val="4"/>
            <w:vAlign w:val="center"/>
          </w:tcPr>
          <w:p w14:paraId="7A106FCF" w14:textId="77777777" w:rsidR="009F4D4D" w:rsidRPr="00CF0AFB" w:rsidRDefault="009F4D4D" w:rsidP="009F4D4D">
            <w:pPr>
              <w:numPr>
                <w:ilvl w:val="0"/>
                <w:numId w:val="37"/>
              </w:numPr>
              <w:ind w:left="271" w:hanging="270"/>
              <w:rPr>
                <w:rFonts w:asciiTheme="minorHAnsi" w:hAnsiTheme="minorHAnsi"/>
                <w:sz w:val="18"/>
                <w:szCs w:val="18"/>
              </w:rPr>
            </w:pPr>
            <w:r w:rsidRPr="00CF0AFB">
              <w:rPr>
                <w:rFonts w:asciiTheme="minorHAnsi" w:hAnsiTheme="minorHAnsi"/>
                <w:sz w:val="18"/>
                <w:szCs w:val="18"/>
              </w:rPr>
              <w:t>I certify that this Certificate of Verification documentation is accurate and complete.</w:t>
            </w:r>
          </w:p>
        </w:tc>
      </w:tr>
      <w:tr w:rsidR="009F4D4D" w:rsidRPr="0094751C" w14:paraId="48058CC4" w14:textId="77777777" w:rsidTr="001B1FF4">
        <w:trPr>
          <w:trHeight w:val="360"/>
        </w:trPr>
        <w:tc>
          <w:tcPr>
            <w:tcW w:w="5355" w:type="dxa"/>
          </w:tcPr>
          <w:p w14:paraId="4E3647C8"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Documentation Author Name:</w:t>
            </w:r>
          </w:p>
        </w:tc>
        <w:tc>
          <w:tcPr>
            <w:tcW w:w="5435" w:type="dxa"/>
            <w:gridSpan w:val="3"/>
          </w:tcPr>
          <w:p w14:paraId="136C97BB"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Documentation Author Signature:</w:t>
            </w:r>
          </w:p>
        </w:tc>
      </w:tr>
      <w:tr w:rsidR="009F4D4D" w:rsidRPr="0094751C" w14:paraId="085E34F9" w14:textId="77777777" w:rsidTr="001B1FF4">
        <w:trPr>
          <w:trHeight w:val="360"/>
        </w:trPr>
        <w:tc>
          <w:tcPr>
            <w:tcW w:w="5355" w:type="dxa"/>
          </w:tcPr>
          <w:p w14:paraId="17F61F03"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Company:</w:t>
            </w:r>
          </w:p>
        </w:tc>
        <w:tc>
          <w:tcPr>
            <w:tcW w:w="5435" w:type="dxa"/>
            <w:gridSpan w:val="3"/>
          </w:tcPr>
          <w:p w14:paraId="58106777"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Date Signed:</w:t>
            </w:r>
          </w:p>
        </w:tc>
      </w:tr>
      <w:tr w:rsidR="009F4D4D" w:rsidRPr="0094751C" w14:paraId="793C46BE" w14:textId="77777777" w:rsidTr="001B1FF4">
        <w:trPr>
          <w:trHeight w:val="360"/>
        </w:trPr>
        <w:tc>
          <w:tcPr>
            <w:tcW w:w="5355" w:type="dxa"/>
          </w:tcPr>
          <w:p w14:paraId="2122E7C9"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Address:</w:t>
            </w:r>
          </w:p>
        </w:tc>
        <w:tc>
          <w:tcPr>
            <w:tcW w:w="5435" w:type="dxa"/>
            <w:gridSpan w:val="3"/>
          </w:tcPr>
          <w:p w14:paraId="5322CDC1"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CEA/HERS Certification Information (if applicable):</w:t>
            </w:r>
          </w:p>
        </w:tc>
      </w:tr>
      <w:tr w:rsidR="009F4D4D" w:rsidRPr="0094751C" w14:paraId="6FAB6B31" w14:textId="77777777" w:rsidTr="001B1FF4">
        <w:trPr>
          <w:trHeight w:val="360"/>
        </w:trPr>
        <w:tc>
          <w:tcPr>
            <w:tcW w:w="5355" w:type="dxa"/>
          </w:tcPr>
          <w:p w14:paraId="1872DADE"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City/State/Zip:</w:t>
            </w:r>
          </w:p>
        </w:tc>
        <w:tc>
          <w:tcPr>
            <w:tcW w:w="5435" w:type="dxa"/>
            <w:gridSpan w:val="3"/>
          </w:tcPr>
          <w:p w14:paraId="0943233C"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Phone:</w:t>
            </w:r>
          </w:p>
        </w:tc>
      </w:tr>
      <w:tr w:rsidR="009F4D4D" w:rsidRPr="00CF0AFB" w14:paraId="06593BA6" w14:textId="77777777" w:rsidTr="001B1FF4">
        <w:tblPrEx>
          <w:tblCellMar>
            <w:left w:w="115" w:type="dxa"/>
            <w:right w:w="115" w:type="dxa"/>
          </w:tblCellMar>
        </w:tblPrEx>
        <w:trPr>
          <w:trHeight w:val="296"/>
        </w:trPr>
        <w:tc>
          <w:tcPr>
            <w:tcW w:w="10790" w:type="dxa"/>
            <w:gridSpan w:val="4"/>
            <w:vAlign w:val="center"/>
          </w:tcPr>
          <w:p w14:paraId="1E3C320F" w14:textId="77777777" w:rsidR="009F4D4D" w:rsidRPr="00CF0AFB"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F0AFB">
              <w:rPr>
                <w:rFonts w:asciiTheme="minorHAnsi" w:hAnsiTheme="minorHAnsi" w:cs="Arial"/>
                <w:b/>
                <w:caps/>
                <w:sz w:val="18"/>
                <w:szCs w:val="18"/>
              </w:rPr>
              <w:t xml:space="preserve">Responsible Person's Declaration statement </w:t>
            </w:r>
          </w:p>
        </w:tc>
      </w:tr>
      <w:tr w:rsidR="009F4D4D" w:rsidRPr="00CF0AFB" w14:paraId="086042CE" w14:textId="77777777" w:rsidTr="001B1FF4">
        <w:tblPrEx>
          <w:tblCellMar>
            <w:left w:w="115" w:type="dxa"/>
            <w:right w:w="115" w:type="dxa"/>
          </w:tblCellMar>
        </w:tblPrEx>
        <w:trPr>
          <w:trHeight w:val="504"/>
        </w:trPr>
        <w:tc>
          <w:tcPr>
            <w:tcW w:w="10790" w:type="dxa"/>
            <w:gridSpan w:val="4"/>
            <w:shd w:val="clear" w:color="auto" w:fill="auto"/>
          </w:tcPr>
          <w:p w14:paraId="28520CBF" w14:textId="77777777" w:rsidR="009F4D4D" w:rsidRPr="00CF0AFB" w:rsidRDefault="009F4D4D" w:rsidP="00D53DCC">
            <w:pPr>
              <w:pStyle w:val="p2"/>
              <w:keepNext/>
              <w:tabs>
                <w:tab w:val="clear" w:pos="357"/>
              </w:tabs>
              <w:spacing w:line="240" w:lineRule="auto"/>
              <w:ind w:left="0" w:right="90" w:firstLine="0"/>
              <w:rPr>
                <w:rFonts w:asciiTheme="minorHAnsi" w:hAnsiTheme="minorHAnsi"/>
                <w:sz w:val="18"/>
                <w:szCs w:val="18"/>
              </w:rPr>
            </w:pPr>
            <w:r w:rsidRPr="00CF0AFB">
              <w:rPr>
                <w:rFonts w:asciiTheme="minorHAnsi" w:hAnsiTheme="minorHAnsi"/>
                <w:sz w:val="18"/>
                <w:szCs w:val="18"/>
              </w:rPr>
              <w:t xml:space="preserve">I certify the following under penalty of perjury, under the laws of the State of California: </w:t>
            </w:r>
          </w:p>
          <w:p w14:paraId="6EBFD320"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information provided on this Certificate of Verification is true and correct.</w:t>
            </w:r>
          </w:p>
          <w:p w14:paraId="5013675D"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I am the certified HERS Rater who performed the verification identified and reported on this Certificate of Verification (responsible rater).</w:t>
            </w:r>
          </w:p>
          <w:p w14:paraId="137134A1"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8FCAFCB"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0F0FE81"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I will ensure that a registered copy of this Certificate of Verification shall be </w:t>
            </w:r>
            <w:proofErr w:type="gramStart"/>
            <w:r w:rsidRPr="00CF0AFB">
              <w:rPr>
                <w:rFonts w:asciiTheme="minorHAnsi" w:hAnsiTheme="minorHAnsi"/>
                <w:sz w:val="18"/>
                <w:szCs w:val="18"/>
              </w:rPr>
              <w:t>posted, or</w:t>
            </w:r>
            <w:proofErr w:type="gramEnd"/>
            <w:r w:rsidRPr="00CF0AFB">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F4D4D" w:rsidRPr="00CF0AFB" w14:paraId="52D59705" w14:textId="77777777" w:rsidTr="001B1FF4">
        <w:tblPrEx>
          <w:tblCellMar>
            <w:left w:w="115" w:type="dxa"/>
            <w:right w:w="115" w:type="dxa"/>
          </w:tblCellMar>
        </w:tblPrEx>
        <w:trPr>
          <w:trHeight w:val="278"/>
        </w:trPr>
        <w:tc>
          <w:tcPr>
            <w:tcW w:w="10790" w:type="dxa"/>
            <w:gridSpan w:val="4"/>
            <w:vAlign w:val="center"/>
          </w:tcPr>
          <w:p w14:paraId="6FEF8531" w14:textId="77777777" w:rsidR="009F4D4D" w:rsidRPr="00CF0AFB"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F0AFB">
              <w:rPr>
                <w:rFonts w:asciiTheme="minorHAnsi" w:hAnsiTheme="minorHAnsi" w:cs="Arial"/>
                <w:b/>
                <w:caps/>
                <w:sz w:val="18"/>
                <w:szCs w:val="18"/>
              </w:rPr>
              <w:t>BUILDER OR INSTALLER INFORMATION AS SHOWN ON THE CERTIFICATE OF INSTALLATION</w:t>
            </w:r>
          </w:p>
        </w:tc>
      </w:tr>
      <w:tr w:rsidR="009F4D4D" w:rsidRPr="0094751C" w14:paraId="581A95C5" w14:textId="77777777" w:rsidTr="001B1FF4">
        <w:tblPrEx>
          <w:tblCellMar>
            <w:left w:w="115" w:type="dxa"/>
            <w:right w:w="115" w:type="dxa"/>
          </w:tblCellMar>
        </w:tblPrEx>
        <w:trPr>
          <w:trHeight w:hRule="exact" w:val="360"/>
        </w:trPr>
        <w:tc>
          <w:tcPr>
            <w:tcW w:w="10790" w:type="dxa"/>
            <w:gridSpan w:val="4"/>
            <w:vAlign w:val="center"/>
          </w:tcPr>
          <w:p w14:paraId="670F7C25" w14:textId="77777777" w:rsidR="009F4D4D" w:rsidRPr="0094751C"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Company Name (Installing Subcontractor, General Contractor, or Builder/Owner):</w:t>
            </w:r>
          </w:p>
        </w:tc>
      </w:tr>
      <w:tr w:rsidR="009F4D4D" w:rsidRPr="0094751C" w14:paraId="3BB644C1" w14:textId="77777777" w:rsidTr="001B1FF4">
        <w:tblPrEx>
          <w:tblCellMar>
            <w:left w:w="115" w:type="dxa"/>
            <w:right w:w="115" w:type="dxa"/>
          </w:tblCellMar>
        </w:tblPrEx>
        <w:trPr>
          <w:trHeight w:hRule="exact" w:val="360"/>
        </w:trPr>
        <w:tc>
          <w:tcPr>
            <w:tcW w:w="5396" w:type="dxa"/>
            <w:gridSpan w:val="2"/>
          </w:tcPr>
          <w:p w14:paraId="0EF089DA" w14:textId="77777777" w:rsidR="009F4D4D" w:rsidRPr="0094751C" w:rsidRDefault="009F4D4D" w:rsidP="00D53DC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Responsible Builder or Installer Name:</w:t>
            </w:r>
          </w:p>
        </w:tc>
        <w:tc>
          <w:tcPr>
            <w:tcW w:w="5394" w:type="dxa"/>
            <w:gridSpan w:val="2"/>
          </w:tcPr>
          <w:p w14:paraId="3CE51729" w14:textId="77777777" w:rsidR="009F4D4D" w:rsidRPr="0094751C" w:rsidRDefault="009F4D4D" w:rsidP="00D53DC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CSLB License:</w:t>
            </w:r>
          </w:p>
        </w:tc>
      </w:tr>
      <w:tr w:rsidR="009F4D4D" w:rsidRPr="00CF0AFB" w14:paraId="5A80FC19" w14:textId="77777777" w:rsidTr="001B1FF4">
        <w:trPr>
          <w:trHeight w:hRule="exact" w:val="288"/>
        </w:trPr>
        <w:tc>
          <w:tcPr>
            <w:tcW w:w="10790" w:type="dxa"/>
            <w:gridSpan w:val="4"/>
            <w:vAlign w:val="center"/>
          </w:tcPr>
          <w:p w14:paraId="5A78772E" w14:textId="77777777" w:rsidR="009F4D4D" w:rsidRPr="00CF0AFB" w:rsidRDefault="009F4D4D" w:rsidP="00D53DC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CF0AFB">
              <w:rPr>
                <w:rFonts w:asciiTheme="minorHAnsi" w:hAnsiTheme="minorHAnsi" w:cs="Arial"/>
                <w:b/>
                <w:caps/>
                <w:sz w:val="18"/>
                <w:szCs w:val="18"/>
              </w:rPr>
              <w:t>HERS</w:t>
            </w:r>
            <w:proofErr w:type="gramEnd"/>
            <w:r w:rsidRPr="00CF0AFB">
              <w:rPr>
                <w:rFonts w:asciiTheme="minorHAnsi" w:hAnsiTheme="minorHAnsi" w:cs="Arial"/>
                <w:b/>
                <w:caps/>
                <w:sz w:val="18"/>
                <w:szCs w:val="18"/>
              </w:rPr>
              <w:t xml:space="preserve"> PROVIDER DATA REGISTRY INFORMATION</w:t>
            </w:r>
          </w:p>
        </w:tc>
      </w:tr>
      <w:tr w:rsidR="009F4D4D" w:rsidRPr="0094751C" w14:paraId="1901EA40" w14:textId="77777777" w:rsidTr="001B1FF4">
        <w:trPr>
          <w:trHeight w:hRule="exact" w:val="360"/>
        </w:trPr>
        <w:tc>
          <w:tcPr>
            <w:tcW w:w="5403" w:type="dxa"/>
            <w:gridSpan w:val="3"/>
          </w:tcPr>
          <w:p w14:paraId="21542380" w14:textId="77777777" w:rsidR="009F4D4D" w:rsidRPr="0094751C"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Sample Group Number (if applicable):</w:t>
            </w:r>
          </w:p>
        </w:tc>
        <w:tc>
          <w:tcPr>
            <w:tcW w:w="5387" w:type="dxa"/>
          </w:tcPr>
          <w:p w14:paraId="33E2A5DD" w14:textId="77777777" w:rsidR="009F4D4D" w:rsidRPr="0094751C"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Dwelling Test Status in Sample Group (if applicable):</w:t>
            </w:r>
          </w:p>
        </w:tc>
      </w:tr>
      <w:tr w:rsidR="009F4D4D" w:rsidRPr="00CF0AFB" w14:paraId="66716B5B" w14:textId="77777777" w:rsidTr="001B1FF4">
        <w:trPr>
          <w:trHeight w:val="288"/>
        </w:trPr>
        <w:tc>
          <w:tcPr>
            <w:tcW w:w="10790" w:type="dxa"/>
            <w:gridSpan w:val="4"/>
            <w:vAlign w:val="center"/>
          </w:tcPr>
          <w:p w14:paraId="7984605B" w14:textId="77777777" w:rsidR="009F4D4D" w:rsidRPr="00CF0AFB" w:rsidRDefault="009F4D4D" w:rsidP="00D53DC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CF0AFB">
              <w:rPr>
                <w:rFonts w:asciiTheme="minorHAnsi" w:hAnsiTheme="minorHAnsi" w:cs="Arial"/>
                <w:b/>
                <w:caps/>
                <w:sz w:val="18"/>
                <w:szCs w:val="18"/>
              </w:rPr>
              <w:t>HERS</w:t>
            </w:r>
            <w:proofErr w:type="gramEnd"/>
            <w:r w:rsidRPr="00CF0AFB">
              <w:rPr>
                <w:rFonts w:asciiTheme="minorHAnsi" w:hAnsiTheme="minorHAnsi" w:cs="Arial"/>
                <w:b/>
                <w:caps/>
                <w:sz w:val="18"/>
                <w:szCs w:val="18"/>
              </w:rPr>
              <w:t xml:space="preserve"> RATER INFORMATION</w:t>
            </w:r>
          </w:p>
        </w:tc>
      </w:tr>
      <w:tr w:rsidR="009F4D4D" w:rsidRPr="0094751C" w14:paraId="671C205B" w14:textId="77777777" w:rsidTr="001B1FF4">
        <w:trPr>
          <w:trHeight w:hRule="exact" w:val="360"/>
        </w:trPr>
        <w:tc>
          <w:tcPr>
            <w:tcW w:w="10790" w:type="dxa"/>
            <w:gridSpan w:val="4"/>
          </w:tcPr>
          <w:p w14:paraId="28307C45" w14:textId="77777777" w:rsidR="009F4D4D" w:rsidRPr="0094751C" w:rsidRDefault="009F4D4D" w:rsidP="00D53DC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HERS Rater Company Name:</w:t>
            </w:r>
          </w:p>
        </w:tc>
      </w:tr>
      <w:tr w:rsidR="009F4D4D" w:rsidRPr="0094751C" w14:paraId="13F44EE1" w14:textId="77777777" w:rsidTr="001B1FF4">
        <w:trPr>
          <w:trHeight w:hRule="exact" w:val="360"/>
        </w:trPr>
        <w:tc>
          <w:tcPr>
            <w:tcW w:w="5403" w:type="dxa"/>
            <w:gridSpan w:val="3"/>
            <w:tcBorders>
              <w:top w:val="single" w:sz="4" w:space="0" w:color="auto"/>
              <w:left w:val="single" w:sz="4" w:space="0" w:color="auto"/>
              <w:bottom w:val="single" w:sz="4" w:space="0" w:color="auto"/>
              <w:right w:val="single" w:sz="4" w:space="0" w:color="auto"/>
            </w:tcBorders>
          </w:tcPr>
          <w:p w14:paraId="3D12333A"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Name:</w:t>
            </w:r>
          </w:p>
        </w:tc>
        <w:tc>
          <w:tcPr>
            <w:tcW w:w="5387" w:type="dxa"/>
            <w:tcBorders>
              <w:top w:val="single" w:sz="4" w:space="0" w:color="auto"/>
              <w:left w:val="single" w:sz="4" w:space="0" w:color="auto"/>
              <w:bottom w:val="single" w:sz="4" w:space="0" w:color="auto"/>
              <w:right w:val="single" w:sz="4" w:space="0" w:color="auto"/>
            </w:tcBorders>
          </w:tcPr>
          <w:p w14:paraId="7E440EAF"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Signature:</w:t>
            </w:r>
          </w:p>
        </w:tc>
      </w:tr>
      <w:tr w:rsidR="009F4D4D" w:rsidRPr="0094751C" w14:paraId="73FDE9F1" w14:textId="77777777" w:rsidTr="001B1FF4">
        <w:trPr>
          <w:trHeight w:hRule="exact" w:val="360"/>
        </w:trPr>
        <w:tc>
          <w:tcPr>
            <w:tcW w:w="5403" w:type="dxa"/>
            <w:gridSpan w:val="3"/>
            <w:tcBorders>
              <w:top w:val="single" w:sz="4" w:space="0" w:color="auto"/>
              <w:left w:val="single" w:sz="4" w:space="0" w:color="auto"/>
              <w:bottom w:val="single" w:sz="4" w:space="0" w:color="auto"/>
              <w:right w:val="single" w:sz="4" w:space="0" w:color="auto"/>
            </w:tcBorders>
          </w:tcPr>
          <w:p w14:paraId="1E82D898"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Certification Number w/ this HERS Provider:</w:t>
            </w:r>
          </w:p>
        </w:tc>
        <w:tc>
          <w:tcPr>
            <w:tcW w:w="5387" w:type="dxa"/>
            <w:tcBorders>
              <w:top w:val="single" w:sz="4" w:space="0" w:color="auto"/>
              <w:left w:val="single" w:sz="4" w:space="0" w:color="auto"/>
              <w:bottom w:val="single" w:sz="4" w:space="0" w:color="auto"/>
              <w:right w:val="single" w:sz="4" w:space="0" w:color="auto"/>
            </w:tcBorders>
          </w:tcPr>
          <w:p w14:paraId="1CBC044E"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Date Signed:</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432" w:footer="432" w:gutter="0"/>
          <w:cols w:space="720"/>
          <w:docGrid w:linePitch="360"/>
        </w:sectPr>
      </w:pPr>
    </w:p>
    <w:p w14:paraId="002F6442" w14:textId="090D8BE6"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6D5BDA" w:rsidSect="00A45F1A">
          <w:headerReference w:type="even" r:id="rId17"/>
          <w:headerReference w:type="default" r:id="rId18"/>
          <w:headerReference w:type="first" r:id="rId19"/>
          <w:type w:val="continuous"/>
          <w:pgSz w:w="12240" w:h="15840"/>
          <w:pgMar w:top="720" w:right="720" w:bottom="720" w:left="720" w:header="720" w:footer="720" w:gutter="0"/>
          <w:cols w:space="720"/>
          <w:docGrid w:linePitch="360"/>
        </w:sectPr>
      </w:pPr>
    </w:p>
    <w:p w14:paraId="4651C688" w14:textId="1E0FA87C"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b/>
        </w:rPr>
      </w:pPr>
      <w:r w:rsidRPr="00140412">
        <w:rPr>
          <w:rFonts w:ascii="Calibri" w:hAnsi="Calibri"/>
          <w:b/>
        </w:rPr>
        <w:lastRenderedPageBreak/>
        <w:t>CF</w:t>
      </w:r>
      <w:r>
        <w:rPr>
          <w:rFonts w:ascii="Calibri" w:hAnsi="Calibri"/>
          <w:b/>
        </w:rPr>
        <w:t>3</w:t>
      </w:r>
      <w:r w:rsidRPr="00140412">
        <w:rPr>
          <w:rFonts w:ascii="Calibri" w:hAnsi="Calibri"/>
          <w:b/>
        </w:rPr>
        <w:t>R-ENV-22 User Instructions</w:t>
      </w:r>
    </w:p>
    <w:p w14:paraId="4A3A1BC2"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3247BED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the new surfaces in the new zone.</w:t>
      </w:r>
    </w:p>
    <w:p w14:paraId="38A4630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6B4355CC" w14:textId="0DD17C90"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A. Insulation Materials Installed</w:t>
      </w:r>
    </w:p>
    <w:p w14:paraId="113F568B"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Roof Deck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45E7C778"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Ceiling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67DC308A"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Exterior Wall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053F1832"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Raised Floor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608FE584" w14:textId="33713D53"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Slab Edge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5FDF79B4" w14:textId="77777777" w:rsidR="008B4CE8" w:rsidRDefault="008B4CE8" w:rsidP="008B4CE8">
      <w:pPr>
        <w:pStyle w:val="ListParagraph"/>
        <w:numPr>
          <w:ilvl w:val="0"/>
          <w:numId w:val="51"/>
        </w:numPr>
        <w:rPr>
          <w:rFonts w:ascii="Calibri" w:hAnsi="Calibri" w:cs="Calibri"/>
        </w:rPr>
      </w:pPr>
      <w:r>
        <w:rPr>
          <w:rFonts w:ascii="Calibri" w:hAnsi="Calibri" w:cs="Calibri"/>
        </w:rPr>
        <w:t>Verification Status: HERS Rater to select from list:</w:t>
      </w:r>
    </w:p>
    <w:p w14:paraId="1B4CCF80" w14:textId="77777777" w:rsidR="008B4CE8" w:rsidRDefault="008B4CE8" w:rsidP="008B4CE8">
      <w:pPr>
        <w:pStyle w:val="ListParagraph"/>
        <w:numPr>
          <w:ilvl w:val="1"/>
          <w:numId w:val="51"/>
        </w:numPr>
        <w:rPr>
          <w:rFonts w:ascii="Calibri" w:hAnsi="Calibri" w:cs="Calibri"/>
        </w:rPr>
      </w:pPr>
      <w:r>
        <w:rPr>
          <w:rFonts w:ascii="Calibri" w:hAnsi="Calibri" w:cs="Calibri"/>
        </w:rPr>
        <w:t>Pass – all applicable requirements are met.</w:t>
      </w:r>
    </w:p>
    <w:p w14:paraId="6CC1248F" w14:textId="77777777" w:rsidR="008B4CE8" w:rsidRDefault="008B4CE8" w:rsidP="008B4CE8">
      <w:pPr>
        <w:pStyle w:val="ListParagraph"/>
        <w:numPr>
          <w:ilvl w:val="1"/>
          <w:numId w:val="51"/>
        </w:numPr>
        <w:rPr>
          <w:rFonts w:ascii="Calibri" w:hAnsi="Calibri" w:cs="Calibri"/>
        </w:rPr>
      </w:pPr>
      <w:r>
        <w:rPr>
          <w:rFonts w:ascii="Calibri" w:hAnsi="Calibri" w:cs="Calibri"/>
        </w:rPr>
        <w:t>Fail – one or more applicable requirements are not met. Rater must enter reason for failure in correction notes field below.</w:t>
      </w:r>
    </w:p>
    <w:p w14:paraId="48A47198" w14:textId="77777777" w:rsidR="008B4CE8" w:rsidRDefault="008B4CE8" w:rsidP="008B4CE8">
      <w:pPr>
        <w:pStyle w:val="ListParagraph"/>
        <w:numPr>
          <w:ilvl w:val="1"/>
          <w:numId w:val="51"/>
        </w:numPr>
        <w:rPr>
          <w:rFonts w:ascii="Calibri" w:hAnsi="Calibri" w:cs="Calibri"/>
        </w:rPr>
      </w:pPr>
      <w:r>
        <w:rPr>
          <w:rFonts w:ascii="Calibri" w:hAnsi="Calibri" w:cs="Calibri"/>
        </w:rPr>
        <w:t>All N/A – This entire table is not applicable.</w:t>
      </w:r>
    </w:p>
    <w:p w14:paraId="1A4A7158" w14:textId="04E2DE09" w:rsidR="008B4CE8" w:rsidRPr="006251B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0B64F15E"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3A8C52A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B. All Surfaces</w:t>
      </w:r>
    </w:p>
    <w:p w14:paraId="669913EC" w14:textId="77777777" w:rsidR="008B4CE8" w:rsidRDefault="008B4CE8" w:rsidP="006251B6">
      <w:pPr>
        <w:pStyle w:val="ListParagraph"/>
        <w:numPr>
          <w:ilvl w:val="0"/>
          <w:numId w:val="51"/>
        </w:numPr>
        <w:rPr>
          <w:rFonts w:ascii="Calibri" w:hAnsi="Calibri" w:cs="Calibri"/>
        </w:rPr>
      </w:pPr>
      <w:r>
        <w:rPr>
          <w:rFonts w:ascii="Calibri" w:hAnsi="Calibri" w:cs="Calibri"/>
        </w:rPr>
        <w:t>Verification Status: HERS Rater to select from list:</w:t>
      </w:r>
    </w:p>
    <w:p w14:paraId="199E3AAD" w14:textId="77777777" w:rsidR="008B4CE8" w:rsidRDefault="008B4CE8" w:rsidP="008B4CE8">
      <w:pPr>
        <w:pStyle w:val="ListParagraph"/>
        <w:numPr>
          <w:ilvl w:val="1"/>
          <w:numId w:val="52"/>
        </w:numPr>
        <w:rPr>
          <w:rFonts w:ascii="Calibri" w:hAnsi="Calibri" w:cs="Calibri"/>
        </w:rPr>
      </w:pPr>
      <w:r>
        <w:rPr>
          <w:rFonts w:ascii="Calibri" w:hAnsi="Calibri" w:cs="Calibri"/>
        </w:rPr>
        <w:t>Pass – all applicable requirements are met.</w:t>
      </w:r>
    </w:p>
    <w:p w14:paraId="663DAE93" w14:textId="77777777" w:rsidR="008B4CE8" w:rsidRDefault="008B4CE8" w:rsidP="008B4CE8">
      <w:pPr>
        <w:pStyle w:val="ListParagraph"/>
        <w:numPr>
          <w:ilvl w:val="1"/>
          <w:numId w:val="52"/>
        </w:numPr>
        <w:rPr>
          <w:rFonts w:ascii="Calibri" w:hAnsi="Calibri" w:cs="Calibri"/>
        </w:rPr>
      </w:pPr>
      <w:r>
        <w:rPr>
          <w:rFonts w:ascii="Calibri" w:hAnsi="Calibri" w:cs="Calibri"/>
        </w:rPr>
        <w:t>Fail – one or more applicable requirements are not met. Rater must enter reason for failure in correction notes field below.</w:t>
      </w:r>
    </w:p>
    <w:p w14:paraId="675F324A" w14:textId="77777777" w:rsidR="008B4CE8" w:rsidRDefault="008B4CE8" w:rsidP="008B4CE8">
      <w:pPr>
        <w:pStyle w:val="ListParagraph"/>
        <w:numPr>
          <w:ilvl w:val="1"/>
          <w:numId w:val="52"/>
        </w:numPr>
        <w:rPr>
          <w:rFonts w:ascii="Calibri" w:hAnsi="Calibri" w:cs="Calibri"/>
        </w:rPr>
      </w:pPr>
      <w:r>
        <w:rPr>
          <w:rFonts w:ascii="Calibri" w:hAnsi="Calibri" w:cs="Calibri"/>
        </w:rPr>
        <w:t>All N/A – This entire table is not applicable.</w:t>
      </w:r>
    </w:p>
    <w:p w14:paraId="4A192882" w14:textId="77777777" w:rsidR="008B4CE8" w:rsidRPr="00151E4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56C4C44B"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5AB51FA"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C. Raised Floor Adjacent to Unconditioned Space</w:t>
      </w:r>
    </w:p>
    <w:p w14:paraId="3871DEB4" w14:textId="77777777" w:rsidR="008B4CE8" w:rsidRDefault="008B4CE8" w:rsidP="006251B6">
      <w:pPr>
        <w:pStyle w:val="ListParagraph"/>
        <w:numPr>
          <w:ilvl w:val="0"/>
          <w:numId w:val="54"/>
        </w:numPr>
        <w:rPr>
          <w:rFonts w:ascii="Calibri" w:hAnsi="Calibri" w:cs="Calibri"/>
        </w:rPr>
      </w:pPr>
      <w:r>
        <w:rPr>
          <w:rFonts w:ascii="Calibri" w:hAnsi="Calibri" w:cs="Calibri"/>
        </w:rPr>
        <w:t>Verification Status: HERS Rater to select from list:</w:t>
      </w:r>
    </w:p>
    <w:p w14:paraId="037960A8" w14:textId="77777777" w:rsidR="008B4CE8" w:rsidRDefault="008B4CE8" w:rsidP="006251B6">
      <w:pPr>
        <w:pStyle w:val="ListParagraph"/>
        <w:numPr>
          <w:ilvl w:val="1"/>
          <w:numId w:val="54"/>
        </w:numPr>
        <w:rPr>
          <w:rFonts w:ascii="Calibri" w:hAnsi="Calibri" w:cs="Calibri"/>
        </w:rPr>
      </w:pPr>
      <w:r>
        <w:rPr>
          <w:rFonts w:ascii="Calibri" w:hAnsi="Calibri" w:cs="Calibri"/>
        </w:rPr>
        <w:t>Pass – all applicable requirements are met.</w:t>
      </w:r>
    </w:p>
    <w:p w14:paraId="627DC886" w14:textId="77777777" w:rsidR="008B4CE8" w:rsidRDefault="008B4CE8" w:rsidP="006251B6">
      <w:pPr>
        <w:pStyle w:val="ListParagraph"/>
        <w:numPr>
          <w:ilvl w:val="1"/>
          <w:numId w:val="54"/>
        </w:numPr>
        <w:rPr>
          <w:rFonts w:ascii="Calibri" w:hAnsi="Calibri" w:cs="Calibri"/>
        </w:rPr>
      </w:pPr>
      <w:r>
        <w:rPr>
          <w:rFonts w:ascii="Calibri" w:hAnsi="Calibri" w:cs="Calibri"/>
        </w:rPr>
        <w:t>Fail – one or more applicable requirements are not met. Rater must enter reason for failure in correction notes field below.</w:t>
      </w:r>
    </w:p>
    <w:p w14:paraId="0E829F10" w14:textId="77777777" w:rsidR="008B4CE8" w:rsidRDefault="008B4CE8" w:rsidP="006251B6">
      <w:pPr>
        <w:pStyle w:val="ListParagraph"/>
        <w:numPr>
          <w:ilvl w:val="1"/>
          <w:numId w:val="54"/>
        </w:numPr>
        <w:rPr>
          <w:rFonts w:ascii="Calibri" w:hAnsi="Calibri" w:cs="Calibri"/>
        </w:rPr>
      </w:pPr>
      <w:r>
        <w:rPr>
          <w:rFonts w:ascii="Calibri" w:hAnsi="Calibri" w:cs="Calibri"/>
        </w:rPr>
        <w:t>All N/A – This entire table is not applicable.</w:t>
      </w:r>
    </w:p>
    <w:p w14:paraId="441CEF3F" w14:textId="77777777" w:rsidR="008B4CE8" w:rsidRPr="00151E46" w:rsidRDefault="008B4CE8" w:rsidP="006251B6">
      <w:pPr>
        <w:pStyle w:val="ListParagraph"/>
        <w:numPr>
          <w:ilvl w:val="0"/>
          <w:numId w:val="54"/>
        </w:numPr>
        <w:rPr>
          <w:rFonts w:ascii="Calibri" w:hAnsi="Calibri" w:cs="Calibri"/>
        </w:rPr>
      </w:pPr>
      <w:r>
        <w:rPr>
          <w:rFonts w:ascii="Calibri" w:hAnsi="Calibri" w:cs="Calibri"/>
        </w:rPr>
        <w:t>Correction Notes: Rater must enter the reason for failure.</w:t>
      </w:r>
    </w:p>
    <w:p w14:paraId="2479CD17"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FBDB5A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D. Wall Adjacent to Unconditioned Space</w:t>
      </w:r>
    </w:p>
    <w:p w14:paraId="7DA349F7" w14:textId="77777777" w:rsidR="008B4CE8" w:rsidRDefault="008B4CE8" w:rsidP="006251B6">
      <w:pPr>
        <w:pStyle w:val="ListParagraph"/>
        <w:numPr>
          <w:ilvl w:val="0"/>
          <w:numId w:val="56"/>
        </w:numPr>
        <w:rPr>
          <w:rFonts w:ascii="Calibri" w:hAnsi="Calibri" w:cs="Calibri"/>
        </w:rPr>
      </w:pPr>
      <w:r>
        <w:rPr>
          <w:rFonts w:ascii="Calibri" w:hAnsi="Calibri" w:cs="Calibri"/>
        </w:rPr>
        <w:t>Verification Status: HERS Rater to select from list:</w:t>
      </w:r>
    </w:p>
    <w:p w14:paraId="7C59729A" w14:textId="77777777" w:rsidR="008B4CE8" w:rsidRDefault="008B4CE8" w:rsidP="006251B6">
      <w:pPr>
        <w:pStyle w:val="ListParagraph"/>
        <w:numPr>
          <w:ilvl w:val="1"/>
          <w:numId w:val="56"/>
        </w:numPr>
        <w:rPr>
          <w:rFonts w:ascii="Calibri" w:hAnsi="Calibri" w:cs="Calibri"/>
        </w:rPr>
      </w:pPr>
      <w:r>
        <w:rPr>
          <w:rFonts w:ascii="Calibri" w:hAnsi="Calibri" w:cs="Calibri"/>
        </w:rPr>
        <w:t>Pass – all applicable requirements are met.</w:t>
      </w:r>
    </w:p>
    <w:p w14:paraId="0E8E880B" w14:textId="77777777" w:rsidR="008B4CE8" w:rsidRDefault="008B4CE8" w:rsidP="006251B6">
      <w:pPr>
        <w:pStyle w:val="ListParagraph"/>
        <w:numPr>
          <w:ilvl w:val="1"/>
          <w:numId w:val="56"/>
        </w:numPr>
        <w:rPr>
          <w:rFonts w:ascii="Calibri" w:hAnsi="Calibri" w:cs="Calibri"/>
        </w:rPr>
      </w:pPr>
      <w:r>
        <w:rPr>
          <w:rFonts w:ascii="Calibri" w:hAnsi="Calibri" w:cs="Calibri"/>
        </w:rPr>
        <w:t>Fail – one or more applicable requirements are not met. Rater must enter reason for failure in correction notes field below.</w:t>
      </w:r>
    </w:p>
    <w:p w14:paraId="0D05B87C" w14:textId="77777777" w:rsidR="008B4CE8" w:rsidRDefault="008B4CE8" w:rsidP="006251B6">
      <w:pPr>
        <w:pStyle w:val="ListParagraph"/>
        <w:numPr>
          <w:ilvl w:val="1"/>
          <w:numId w:val="56"/>
        </w:numPr>
        <w:rPr>
          <w:rFonts w:ascii="Calibri" w:hAnsi="Calibri" w:cs="Calibri"/>
        </w:rPr>
      </w:pPr>
      <w:r>
        <w:rPr>
          <w:rFonts w:ascii="Calibri" w:hAnsi="Calibri" w:cs="Calibri"/>
        </w:rPr>
        <w:t>All N/A – This entire table is not applicable.</w:t>
      </w:r>
    </w:p>
    <w:p w14:paraId="2F832026" w14:textId="77777777" w:rsidR="008B4CE8" w:rsidRPr="00151E46" w:rsidRDefault="008B4CE8" w:rsidP="006251B6">
      <w:pPr>
        <w:pStyle w:val="ListParagraph"/>
        <w:numPr>
          <w:ilvl w:val="0"/>
          <w:numId w:val="56"/>
        </w:numPr>
        <w:rPr>
          <w:rFonts w:ascii="Calibri" w:hAnsi="Calibri" w:cs="Calibri"/>
        </w:rPr>
      </w:pPr>
      <w:r>
        <w:rPr>
          <w:rFonts w:ascii="Calibri" w:hAnsi="Calibri" w:cs="Calibri"/>
        </w:rPr>
        <w:t>Correction Notes: Rater must enter the reason for failure.</w:t>
      </w:r>
    </w:p>
    <w:p w14:paraId="1BC8ABD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752B7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E. Ceiling Adjacent to Unconditioned Space</w:t>
      </w:r>
    </w:p>
    <w:p w14:paraId="1CC372C3" w14:textId="77777777" w:rsidR="008B4CE8" w:rsidRDefault="008B4CE8" w:rsidP="006251B6">
      <w:pPr>
        <w:pStyle w:val="ListParagraph"/>
        <w:numPr>
          <w:ilvl w:val="0"/>
          <w:numId w:val="58"/>
        </w:numPr>
        <w:rPr>
          <w:rFonts w:ascii="Calibri" w:hAnsi="Calibri" w:cs="Calibri"/>
        </w:rPr>
      </w:pPr>
      <w:r>
        <w:rPr>
          <w:rFonts w:ascii="Calibri" w:hAnsi="Calibri" w:cs="Calibri"/>
        </w:rPr>
        <w:t>Verification Status: HERS Rater to select from list:</w:t>
      </w:r>
    </w:p>
    <w:p w14:paraId="11166933" w14:textId="77777777" w:rsidR="008B4CE8" w:rsidRDefault="008B4CE8" w:rsidP="006251B6">
      <w:pPr>
        <w:pStyle w:val="ListParagraph"/>
        <w:numPr>
          <w:ilvl w:val="1"/>
          <w:numId w:val="58"/>
        </w:numPr>
        <w:rPr>
          <w:rFonts w:ascii="Calibri" w:hAnsi="Calibri" w:cs="Calibri"/>
        </w:rPr>
      </w:pPr>
      <w:r>
        <w:rPr>
          <w:rFonts w:ascii="Calibri" w:hAnsi="Calibri" w:cs="Calibri"/>
        </w:rPr>
        <w:t>Pass – all applicable requirements are met.</w:t>
      </w:r>
    </w:p>
    <w:p w14:paraId="23CE9282" w14:textId="77777777" w:rsidR="008B4CE8" w:rsidRDefault="008B4CE8" w:rsidP="006251B6">
      <w:pPr>
        <w:pStyle w:val="ListParagraph"/>
        <w:numPr>
          <w:ilvl w:val="1"/>
          <w:numId w:val="58"/>
        </w:numPr>
        <w:rPr>
          <w:rFonts w:ascii="Calibri" w:hAnsi="Calibri" w:cs="Calibri"/>
        </w:rPr>
      </w:pPr>
      <w:r>
        <w:rPr>
          <w:rFonts w:ascii="Calibri" w:hAnsi="Calibri" w:cs="Calibri"/>
        </w:rPr>
        <w:t>Fail – one or more applicable requirements are not met. Rater must enter reason for failure in correction notes field below.</w:t>
      </w:r>
    </w:p>
    <w:p w14:paraId="46D75BEB" w14:textId="77777777" w:rsidR="008B4CE8" w:rsidRDefault="008B4CE8" w:rsidP="006251B6">
      <w:pPr>
        <w:pStyle w:val="ListParagraph"/>
        <w:numPr>
          <w:ilvl w:val="1"/>
          <w:numId w:val="58"/>
        </w:numPr>
        <w:rPr>
          <w:rFonts w:ascii="Calibri" w:hAnsi="Calibri" w:cs="Calibri"/>
        </w:rPr>
      </w:pPr>
      <w:r>
        <w:rPr>
          <w:rFonts w:ascii="Calibri" w:hAnsi="Calibri" w:cs="Calibri"/>
        </w:rPr>
        <w:t>All N/A – This entire table is not applicable.</w:t>
      </w:r>
    </w:p>
    <w:p w14:paraId="4EEE2647" w14:textId="77777777" w:rsidR="008B4CE8" w:rsidRPr="00151E46" w:rsidRDefault="008B4CE8" w:rsidP="006251B6">
      <w:pPr>
        <w:pStyle w:val="ListParagraph"/>
        <w:numPr>
          <w:ilvl w:val="0"/>
          <w:numId w:val="58"/>
        </w:numPr>
        <w:rPr>
          <w:rFonts w:ascii="Calibri" w:hAnsi="Calibri" w:cs="Calibri"/>
        </w:rPr>
      </w:pPr>
      <w:r>
        <w:rPr>
          <w:rFonts w:ascii="Calibri" w:hAnsi="Calibri" w:cs="Calibri"/>
        </w:rPr>
        <w:t>Correction Notes: Rater must enter the reason for failure.</w:t>
      </w:r>
    </w:p>
    <w:p w14:paraId="5F7472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16A4166"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F. Ceiling Insulation in Vented Attics</w:t>
      </w:r>
    </w:p>
    <w:p w14:paraId="70B15050" w14:textId="77777777" w:rsidR="008B4CE8" w:rsidRDefault="008B4CE8" w:rsidP="006251B6">
      <w:pPr>
        <w:pStyle w:val="ListParagraph"/>
        <w:numPr>
          <w:ilvl w:val="0"/>
          <w:numId w:val="60"/>
        </w:numPr>
        <w:rPr>
          <w:rFonts w:ascii="Calibri" w:hAnsi="Calibri" w:cs="Calibri"/>
        </w:rPr>
      </w:pPr>
      <w:r>
        <w:rPr>
          <w:rFonts w:ascii="Calibri" w:hAnsi="Calibri" w:cs="Calibri"/>
        </w:rPr>
        <w:t>Verification Status: HERS Rater to select from list:</w:t>
      </w:r>
    </w:p>
    <w:p w14:paraId="5D630F83" w14:textId="77777777" w:rsidR="008B4CE8" w:rsidRDefault="008B4CE8" w:rsidP="006251B6">
      <w:pPr>
        <w:pStyle w:val="ListParagraph"/>
        <w:numPr>
          <w:ilvl w:val="1"/>
          <w:numId w:val="60"/>
        </w:numPr>
        <w:rPr>
          <w:rFonts w:ascii="Calibri" w:hAnsi="Calibri" w:cs="Calibri"/>
        </w:rPr>
      </w:pPr>
      <w:r>
        <w:rPr>
          <w:rFonts w:ascii="Calibri" w:hAnsi="Calibri" w:cs="Calibri"/>
        </w:rPr>
        <w:t>Pass – all applicable requirements are met.</w:t>
      </w:r>
    </w:p>
    <w:p w14:paraId="3C56F792" w14:textId="77777777" w:rsidR="008B4CE8" w:rsidRDefault="008B4CE8" w:rsidP="006251B6">
      <w:pPr>
        <w:pStyle w:val="ListParagraph"/>
        <w:numPr>
          <w:ilvl w:val="1"/>
          <w:numId w:val="60"/>
        </w:numPr>
        <w:rPr>
          <w:rFonts w:ascii="Calibri" w:hAnsi="Calibri" w:cs="Calibri"/>
        </w:rPr>
      </w:pPr>
      <w:r>
        <w:rPr>
          <w:rFonts w:ascii="Calibri" w:hAnsi="Calibri" w:cs="Calibri"/>
        </w:rPr>
        <w:t>Fail – one or more applicable requirements are not met. Rater must enter reason for failure in correction notes field below.</w:t>
      </w:r>
    </w:p>
    <w:p w14:paraId="6F6473DA" w14:textId="77777777" w:rsidR="008B4CE8" w:rsidRDefault="008B4CE8" w:rsidP="006251B6">
      <w:pPr>
        <w:pStyle w:val="ListParagraph"/>
        <w:numPr>
          <w:ilvl w:val="1"/>
          <w:numId w:val="60"/>
        </w:numPr>
        <w:rPr>
          <w:rFonts w:ascii="Calibri" w:hAnsi="Calibri" w:cs="Calibri"/>
        </w:rPr>
      </w:pPr>
      <w:r>
        <w:rPr>
          <w:rFonts w:ascii="Calibri" w:hAnsi="Calibri" w:cs="Calibri"/>
        </w:rPr>
        <w:t>All N/A – This entire table is not applicable.</w:t>
      </w:r>
    </w:p>
    <w:p w14:paraId="7BBD6DE6" w14:textId="77777777" w:rsidR="008B4CE8" w:rsidRPr="00151E46" w:rsidRDefault="008B4CE8" w:rsidP="006251B6">
      <w:pPr>
        <w:pStyle w:val="ListParagraph"/>
        <w:numPr>
          <w:ilvl w:val="0"/>
          <w:numId w:val="60"/>
        </w:numPr>
        <w:rPr>
          <w:rFonts w:ascii="Calibri" w:hAnsi="Calibri" w:cs="Calibri"/>
        </w:rPr>
      </w:pPr>
      <w:r>
        <w:rPr>
          <w:rFonts w:ascii="Calibri" w:hAnsi="Calibri" w:cs="Calibri"/>
        </w:rPr>
        <w:t>Correction Notes: Rater must enter the reason for failure.</w:t>
      </w:r>
    </w:p>
    <w:p w14:paraId="3A6B3914"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E797BF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G. Insulation in Unvented Attics</w:t>
      </w:r>
    </w:p>
    <w:p w14:paraId="04D74B57" w14:textId="77777777" w:rsidR="008B4CE8" w:rsidRDefault="008B4CE8" w:rsidP="006251B6">
      <w:pPr>
        <w:pStyle w:val="ListParagraph"/>
        <w:numPr>
          <w:ilvl w:val="0"/>
          <w:numId w:val="62"/>
        </w:numPr>
        <w:rPr>
          <w:rFonts w:ascii="Calibri" w:hAnsi="Calibri" w:cs="Calibri"/>
        </w:rPr>
      </w:pPr>
      <w:r>
        <w:rPr>
          <w:rFonts w:ascii="Calibri" w:hAnsi="Calibri" w:cs="Calibri"/>
        </w:rPr>
        <w:t>Verification Status: HERS Rater to select from list:</w:t>
      </w:r>
    </w:p>
    <w:p w14:paraId="5271F6C3" w14:textId="77777777" w:rsidR="008B4CE8" w:rsidRDefault="008B4CE8" w:rsidP="006251B6">
      <w:pPr>
        <w:pStyle w:val="ListParagraph"/>
        <w:numPr>
          <w:ilvl w:val="1"/>
          <w:numId w:val="62"/>
        </w:numPr>
        <w:rPr>
          <w:rFonts w:ascii="Calibri" w:hAnsi="Calibri" w:cs="Calibri"/>
        </w:rPr>
      </w:pPr>
      <w:r>
        <w:rPr>
          <w:rFonts w:ascii="Calibri" w:hAnsi="Calibri" w:cs="Calibri"/>
        </w:rPr>
        <w:t>Pass – all applicable requirements are met.</w:t>
      </w:r>
    </w:p>
    <w:p w14:paraId="79146C7B" w14:textId="77777777" w:rsidR="008B4CE8" w:rsidRDefault="008B4CE8" w:rsidP="006251B6">
      <w:pPr>
        <w:pStyle w:val="ListParagraph"/>
        <w:numPr>
          <w:ilvl w:val="1"/>
          <w:numId w:val="62"/>
        </w:numPr>
        <w:rPr>
          <w:rFonts w:ascii="Calibri" w:hAnsi="Calibri" w:cs="Calibri"/>
        </w:rPr>
      </w:pPr>
      <w:r>
        <w:rPr>
          <w:rFonts w:ascii="Calibri" w:hAnsi="Calibri" w:cs="Calibri"/>
        </w:rPr>
        <w:t>Fail – one or more applicable requirements are not met. Rater must enter reason for failure in correction notes field below.</w:t>
      </w:r>
    </w:p>
    <w:p w14:paraId="1F929C21" w14:textId="77777777" w:rsidR="008B4CE8" w:rsidRDefault="008B4CE8" w:rsidP="006251B6">
      <w:pPr>
        <w:pStyle w:val="ListParagraph"/>
        <w:numPr>
          <w:ilvl w:val="1"/>
          <w:numId w:val="62"/>
        </w:numPr>
        <w:rPr>
          <w:rFonts w:ascii="Calibri" w:hAnsi="Calibri" w:cs="Calibri"/>
        </w:rPr>
      </w:pPr>
      <w:r>
        <w:rPr>
          <w:rFonts w:ascii="Calibri" w:hAnsi="Calibri" w:cs="Calibri"/>
        </w:rPr>
        <w:t>All N/A – This entire table is not applicable.</w:t>
      </w:r>
    </w:p>
    <w:p w14:paraId="567C51C3" w14:textId="77777777" w:rsidR="008B4CE8" w:rsidRPr="00151E46" w:rsidRDefault="008B4CE8" w:rsidP="006251B6">
      <w:pPr>
        <w:pStyle w:val="ListParagraph"/>
        <w:numPr>
          <w:ilvl w:val="0"/>
          <w:numId w:val="62"/>
        </w:numPr>
        <w:rPr>
          <w:rFonts w:ascii="Calibri" w:hAnsi="Calibri" w:cs="Calibri"/>
        </w:rPr>
      </w:pPr>
      <w:r>
        <w:rPr>
          <w:rFonts w:ascii="Calibri" w:hAnsi="Calibri" w:cs="Calibri"/>
        </w:rPr>
        <w:t>Correction Notes: Rater must enter the reason for failure.</w:t>
      </w:r>
    </w:p>
    <w:p w14:paraId="6FC3F58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BAF490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H. Insulation in Vented Attics (High Performance Vented Attics)</w:t>
      </w:r>
    </w:p>
    <w:p w14:paraId="5479193B" w14:textId="77777777" w:rsidR="008B4CE8" w:rsidRDefault="008B4CE8" w:rsidP="006251B6">
      <w:pPr>
        <w:pStyle w:val="ListParagraph"/>
        <w:numPr>
          <w:ilvl w:val="0"/>
          <w:numId w:val="64"/>
        </w:numPr>
        <w:rPr>
          <w:rFonts w:ascii="Calibri" w:hAnsi="Calibri" w:cs="Calibri"/>
        </w:rPr>
      </w:pPr>
      <w:r>
        <w:rPr>
          <w:rFonts w:ascii="Calibri" w:hAnsi="Calibri" w:cs="Calibri"/>
        </w:rPr>
        <w:t>Verification Status: HERS Rater to select from list:</w:t>
      </w:r>
    </w:p>
    <w:p w14:paraId="44C9C18D" w14:textId="77777777" w:rsidR="008B4CE8" w:rsidRDefault="008B4CE8" w:rsidP="006251B6">
      <w:pPr>
        <w:pStyle w:val="ListParagraph"/>
        <w:numPr>
          <w:ilvl w:val="1"/>
          <w:numId w:val="64"/>
        </w:numPr>
        <w:rPr>
          <w:rFonts w:ascii="Calibri" w:hAnsi="Calibri" w:cs="Calibri"/>
        </w:rPr>
      </w:pPr>
      <w:r>
        <w:rPr>
          <w:rFonts w:ascii="Calibri" w:hAnsi="Calibri" w:cs="Calibri"/>
        </w:rPr>
        <w:t>Pass – all applicable requirements are met.</w:t>
      </w:r>
    </w:p>
    <w:p w14:paraId="0B132541" w14:textId="77777777" w:rsidR="008B4CE8" w:rsidRDefault="008B4CE8" w:rsidP="006251B6">
      <w:pPr>
        <w:pStyle w:val="ListParagraph"/>
        <w:numPr>
          <w:ilvl w:val="1"/>
          <w:numId w:val="64"/>
        </w:numPr>
        <w:rPr>
          <w:rFonts w:ascii="Calibri" w:hAnsi="Calibri" w:cs="Calibri"/>
        </w:rPr>
      </w:pPr>
      <w:r>
        <w:rPr>
          <w:rFonts w:ascii="Calibri" w:hAnsi="Calibri" w:cs="Calibri"/>
        </w:rPr>
        <w:t>Fail – one or more applicable requirements are not met. Rater must enter reason for failure in correction notes field below.</w:t>
      </w:r>
    </w:p>
    <w:p w14:paraId="7888D8B8" w14:textId="77777777" w:rsidR="008B4CE8" w:rsidRDefault="008B4CE8" w:rsidP="006251B6">
      <w:pPr>
        <w:pStyle w:val="ListParagraph"/>
        <w:numPr>
          <w:ilvl w:val="1"/>
          <w:numId w:val="64"/>
        </w:numPr>
        <w:rPr>
          <w:rFonts w:ascii="Calibri" w:hAnsi="Calibri" w:cs="Calibri"/>
        </w:rPr>
      </w:pPr>
      <w:r>
        <w:rPr>
          <w:rFonts w:ascii="Calibri" w:hAnsi="Calibri" w:cs="Calibri"/>
        </w:rPr>
        <w:t>All N/A – This entire table is not applicable.</w:t>
      </w:r>
    </w:p>
    <w:p w14:paraId="34EF0E32" w14:textId="77777777" w:rsidR="008B4CE8" w:rsidRPr="00151E46" w:rsidRDefault="008B4CE8" w:rsidP="006251B6">
      <w:pPr>
        <w:pStyle w:val="ListParagraph"/>
        <w:numPr>
          <w:ilvl w:val="0"/>
          <w:numId w:val="64"/>
        </w:numPr>
        <w:rPr>
          <w:rFonts w:ascii="Calibri" w:hAnsi="Calibri" w:cs="Calibri"/>
        </w:rPr>
      </w:pPr>
      <w:r>
        <w:rPr>
          <w:rFonts w:ascii="Calibri" w:hAnsi="Calibri" w:cs="Calibri"/>
        </w:rPr>
        <w:t>Correction Notes: Rater must enter the reason for failure.</w:t>
      </w:r>
    </w:p>
    <w:p w14:paraId="78F4D861"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41E074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I. Special Requirements for Skylight Shafts and Attic Knee Walls</w:t>
      </w:r>
    </w:p>
    <w:p w14:paraId="25213FE2" w14:textId="77777777" w:rsidR="008B4CE8" w:rsidRDefault="008B4CE8" w:rsidP="006251B6">
      <w:pPr>
        <w:pStyle w:val="ListParagraph"/>
        <w:numPr>
          <w:ilvl w:val="0"/>
          <w:numId w:val="66"/>
        </w:numPr>
        <w:rPr>
          <w:rFonts w:ascii="Calibri" w:hAnsi="Calibri" w:cs="Calibri"/>
        </w:rPr>
      </w:pPr>
      <w:r>
        <w:rPr>
          <w:rFonts w:ascii="Calibri" w:hAnsi="Calibri" w:cs="Calibri"/>
        </w:rPr>
        <w:t>Verification Status: HERS Rater to select from list:</w:t>
      </w:r>
    </w:p>
    <w:p w14:paraId="079C958D" w14:textId="77777777" w:rsidR="008B4CE8" w:rsidRDefault="008B4CE8" w:rsidP="006251B6">
      <w:pPr>
        <w:pStyle w:val="ListParagraph"/>
        <w:numPr>
          <w:ilvl w:val="1"/>
          <w:numId w:val="66"/>
        </w:numPr>
        <w:rPr>
          <w:rFonts w:ascii="Calibri" w:hAnsi="Calibri" w:cs="Calibri"/>
        </w:rPr>
      </w:pPr>
      <w:r>
        <w:rPr>
          <w:rFonts w:ascii="Calibri" w:hAnsi="Calibri" w:cs="Calibri"/>
        </w:rPr>
        <w:t>Pass – all applicable requirements are met.</w:t>
      </w:r>
    </w:p>
    <w:p w14:paraId="1D21EA89" w14:textId="77777777" w:rsidR="008B4CE8" w:rsidRDefault="008B4CE8" w:rsidP="006251B6">
      <w:pPr>
        <w:pStyle w:val="ListParagraph"/>
        <w:numPr>
          <w:ilvl w:val="1"/>
          <w:numId w:val="66"/>
        </w:numPr>
        <w:rPr>
          <w:rFonts w:ascii="Calibri" w:hAnsi="Calibri" w:cs="Calibri"/>
        </w:rPr>
      </w:pPr>
      <w:r>
        <w:rPr>
          <w:rFonts w:ascii="Calibri" w:hAnsi="Calibri" w:cs="Calibri"/>
        </w:rPr>
        <w:t>Fail – one or more applicable requirements are not met. Rater must enter reason for failure in correction notes field below.</w:t>
      </w:r>
    </w:p>
    <w:p w14:paraId="392F58F8" w14:textId="77777777" w:rsidR="008B4CE8" w:rsidRDefault="008B4CE8" w:rsidP="006251B6">
      <w:pPr>
        <w:pStyle w:val="ListParagraph"/>
        <w:numPr>
          <w:ilvl w:val="1"/>
          <w:numId w:val="66"/>
        </w:numPr>
        <w:rPr>
          <w:rFonts w:ascii="Calibri" w:hAnsi="Calibri" w:cs="Calibri"/>
        </w:rPr>
      </w:pPr>
      <w:r>
        <w:rPr>
          <w:rFonts w:ascii="Calibri" w:hAnsi="Calibri" w:cs="Calibri"/>
        </w:rPr>
        <w:t>All N/A – This entire table is not applicable.</w:t>
      </w:r>
    </w:p>
    <w:p w14:paraId="6874FBB5" w14:textId="77777777" w:rsidR="008B4CE8" w:rsidRPr="00151E46" w:rsidRDefault="008B4CE8" w:rsidP="006251B6">
      <w:pPr>
        <w:pStyle w:val="ListParagraph"/>
        <w:numPr>
          <w:ilvl w:val="0"/>
          <w:numId w:val="66"/>
        </w:numPr>
        <w:rPr>
          <w:rFonts w:ascii="Calibri" w:hAnsi="Calibri" w:cs="Calibri"/>
        </w:rPr>
      </w:pPr>
      <w:r>
        <w:rPr>
          <w:rFonts w:ascii="Calibri" w:hAnsi="Calibri" w:cs="Calibri"/>
        </w:rPr>
        <w:t>Correction Notes: Rater must enter the reason for failure.</w:t>
      </w:r>
    </w:p>
    <w:p w14:paraId="7A3A3E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7CC608F" w14:textId="1A28A51D" w:rsidR="00D53DCC" w:rsidRPr="006251B6"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J. Special Requirements for Floors Above Garage</w:t>
      </w:r>
    </w:p>
    <w:p w14:paraId="6C28F4C7" w14:textId="77777777" w:rsidR="008B4CE8" w:rsidRDefault="008B4CE8" w:rsidP="008B4CE8">
      <w:pPr>
        <w:pStyle w:val="ListParagraph"/>
        <w:numPr>
          <w:ilvl w:val="0"/>
          <w:numId w:val="67"/>
        </w:numPr>
        <w:rPr>
          <w:rFonts w:ascii="Calibri" w:hAnsi="Calibri" w:cs="Calibri"/>
        </w:rPr>
      </w:pPr>
      <w:r>
        <w:rPr>
          <w:rFonts w:ascii="Calibri" w:hAnsi="Calibri" w:cs="Calibri"/>
        </w:rPr>
        <w:t>Verification Status: HERS Rater to select from list:</w:t>
      </w:r>
    </w:p>
    <w:p w14:paraId="7A4364E2" w14:textId="77777777" w:rsidR="008B4CE8" w:rsidRDefault="008B4CE8" w:rsidP="008B4CE8">
      <w:pPr>
        <w:pStyle w:val="ListParagraph"/>
        <w:numPr>
          <w:ilvl w:val="1"/>
          <w:numId w:val="67"/>
        </w:numPr>
        <w:rPr>
          <w:rFonts w:ascii="Calibri" w:hAnsi="Calibri" w:cs="Calibri"/>
        </w:rPr>
      </w:pPr>
      <w:r>
        <w:rPr>
          <w:rFonts w:ascii="Calibri" w:hAnsi="Calibri" w:cs="Calibri"/>
        </w:rPr>
        <w:t>Pass – all applicable requirements are met.</w:t>
      </w:r>
    </w:p>
    <w:p w14:paraId="06823634" w14:textId="77777777" w:rsidR="008B4CE8" w:rsidRDefault="008B4CE8" w:rsidP="008B4CE8">
      <w:pPr>
        <w:pStyle w:val="ListParagraph"/>
        <w:numPr>
          <w:ilvl w:val="1"/>
          <w:numId w:val="67"/>
        </w:numPr>
        <w:rPr>
          <w:rFonts w:ascii="Calibri" w:hAnsi="Calibri" w:cs="Calibri"/>
        </w:rPr>
      </w:pPr>
      <w:r>
        <w:rPr>
          <w:rFonts w:ascii="Calibri" w:hAnsi="Calibri" w:cs="Calibri"/>
        </w:rPr>
        <w:t>Fail – one or more applicable requirements are not met. Rater must enter reason for failure in correction notes field below.</w:t>
      </w:r>
    </w:p>
    <w:p w14:paraId="4C66255B" w14:textId="77777777" w:rsidR="008B4CE8" w:rsidRDefault="008B4CE8" w:rsidP="008B4CE8">
      <w:pPr>
        <w:pStyle w:val="ListParagraph"/>
        <w:numPr>
          <w:ilvl w:val="1"/>
          <w:numId w:val="67"/>
        </w:numPr>
        <w:rPr>
          <w:rFonts w:ascii="Calibri" w:hAnsi="Calibri" w:cs="Calibri"/>
        </w:rPr>
      </w:pPr>
      <w:r>
        <w:rPr>
          <w:rFonts w:ascii="Calibri" w:hAnsi="Calibri" w:cs="Calibri"/>
        </w:rPr>
        <w:t>All N/A – This entire table is not applicable.</w:t>
      </w:r>
    </w:p>
    <w:p w14:paraId="05B4044E" w14:textId="77777777" w:rsidR="008B4CE8" w:rsidRPr="00151E46" w:rsidRDefault="008B4CE8" w:rsidP="008B4CE8">
      <w:pPr>
        <w:pStyle w:val="ListParagraph"/>
        <w:numPr>
          <w:ilvl w:val="0"/>
          <w:numId w:val="67"/>
        </w:numPr>
        <w:rPr>
          <w:rFonts w:ascii="Calibri" w:hAnsi="Calibri" w:cs="Calibri"/>
        </w:rPr>
      </w:pPr>
      <w:r>
        <w:rPr>
          <w:rFonts w:ascii="Calibri" w:hAnsi="Calibri" w:cs="Calibri"/>
        </w:rPr>
        <w:t>Correction Notes: Rater must enter the reason for failure.</w:t>
      </w:r>
    </w:p>
    <w:p w14:paraId="56A13546"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185AAC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K. Special Requirements for Cantilevered Floors</w:t>
      </w:r>
    </w:p>
    <w:p w14:paraId="3B54185C" w14:textId="77777777" w:rsidR="008B4CE8" w:rsidRDefault="008B4CE8" w:rsidP="008B4CE8">
      <w:pPr>
        <w:pStyle w:val="ListParagraph"/>
        <w:numPr>
          <w:ilvl w:val="0"/>
          <w:numId w:val="68"/>
        </w:numPr>
        <w:rPr>
          <w:rFonts w:ascii="Calibri" w:hAnsi="Calibri" w:cs="Calibri"/>
        </w:rPr>
      </w:pPr>
      <w:r>
        <w:rPr>
          <w:rFonts w:ascii="Calibri" w:hAnsi="Calibri" w:cs="Calibri"/>
        </w:rPr>
        <w:t>Verification Status: HERS Rater to select from list:</w:t>
      </w:r>
    </w:p>
    <w:p w14:paraId="24375006" w14:textId="77777777" w:rsidR="008B4CE8" w:rsidRDefault="008B4CE8" w:rsidP="008B4CE8">
      <w:pPr>
        <w:pStyle w:val="ListParagraph"/>
        <w:numPr>
          <w:ilvl w:val="1"/>
          <w:numId w:val="68"/>
        </w:numPr>
        <w:rPr>
          <w:rFonts w:ascii="Calibri" w:hAnsi="Calibri" w:cs="Calibri"/>
        </w:rPr>
      </w:pPr>
      <w:r>
        <w:rPr>
          <w:rFonts w:ascii="Calibri" w:hAnsi="Calibri" w:cs="Calibri"/>
        </w:rPr>
        <w:t>Pass – all applicable requirements are met.</w:t>
      </w:r>
    </w:p>
    <w:p w14:paraId="7905BE68" w14:textId="77777777" w:rsidR="008B4CE8" w:rsidRDefault="008B4CE8" w:rsidP="008B4CE8">
      <w:pPr>
        <w:pStyle w:val="ListParagraph"/>
        <w:numPr>
          <w:ilvl w:val="1"/>
          <w:numId w:val="68"/>
        </w:numPr>
        <w:rPr>
          <w:rFonts w:ascii="Calibri" w:hAnsi="Calibri" w:cs="Calibri"/>
        </w:rPr>
      </w:pPr>
      <w:r>
        <w:rPr>
          <w:rFonts w:ascii="Calibri" w:hAnsi="Calibri" w:cs="Calibri"/>
        </w:rPr>
        <w:t>Fail – one or more applicable requirements are not met. Rater must enter reason for failure in correction notes field below.</w:t>
      </w:r>
    </w:p>
    <w:p w14:paraId="6C669FE1" w14:textId="77777777" w:rsidR="008B4CE8" w:rsidRDefault="008B4CE8" w:rsidP="008B4CE8">
      <w:pPr>
        <w:pStyle w:val="ListParagraph"/>
        <w:numPr>
          <w:ilvl w:val="1"/>
          <w:numId w:val="68"/>
        </w:numPr>
        <w:rPr>
          <w:rFonts w:ascii="Calibri" w:hAnsi="Calibri" w:cs="Calibri"/>
        </w:rPr>
      </w:pPr>
      <w:r>
        <w:rPr>
          <w:rFonts w:ascii="Calibri" w:hAnsi="Calibri" w:cs="Calibri"/>
        </w:rPr>
        <w:t>All N/A – This entire table is not applicable.</w:t>
      </w:r>
    </w:p>
    <w:p w14:paraId="38105D92" w14:textId="77777777" w:rsidR="008B4CE8" w:rsidRPr="00151E46" w:rsidRDefault="008B4CE8" w:rsidP="008B4CE8">
      <w:pPr>
        <w:pStyle w:val="ListParagraph"/>
        <w:numPr>
          <w:ilvl w:val="0"/>
          <w:numId w:val="68"/>
        </w:numPr>
        <w:rPr>
          <w:rFonts w:ascii="Calibri" w:hAnsi="Calibri" w:cs="Calibri"/>
        </w:rPr>
      </w:pPr>
      <w:r>
        <w:rPr>
          <w:rFonts w:ascii="Calibri" w:hAnsi="Calibri" w:cs="Calibri"/>
        </w:rPr>
        <w:t>Correction Notes: Rater must enter the reason for failure.</w:t>
      </w:r>
    </w:p>
    <w:p w14:paraId="038F370C"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283F8A92"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L. Special Requirements for Attached Porches</w:t>
      </w:r>
    </w:p>
    <w:p w14:paraId="51F51A9F" w14:textId="77777777" w:rsidR="008B4CE8" w:rsidRDefault="008B4CE8" w:rsidP="006251B6">
      <w:pPr>
        <w:pStyle w:val="ListParagraph"/>
        <w:numPr>
          <w:ilvl w:val="0"/>
          <w:numId w:val="70"/>
        </w:numPr>
        <w:rPr>
          <w:rFonts w:ascii="Calibri" w:hAnsi="Calibri" w:cs="Calibri"/>
        </w:rPr>
      </w:pPr>
      <w:r>
        <w:rPr>
          <w:rFonts w:ascii="Calibri" w:hAnsi="Calibri" w:cs="Calibri"/>
        </w:rPr>
        <w:t>Verification Status: HERS Rater to select from list:</w:t>
      </w:r>
    </w:p>
    <w:p w14:paraId="430B2585" w14:textId="77777777" w:rsidR="008B4CE8" w:rsidRDefault="008B4CE8" w:rsidP="006251B6">
      <w:pPr>
        <w:pStyle w:val="ListParagraph"/>
        <w:numPr>
          <w:ilvl w:val="1"/>
          <w:numId w:val="70"/>
        </w:numPr>
        <w:rPr>
          <w:rFonts w:ascii="Calibri" w:hAnsi="Calibri" w:cs="Calibri"/>
        </w:rPr>
      </w:pPr>
      <w:r>
        <w:rPr>
          <w:rFonts w:ascii="Calibri" w:hAnsi="Calibri" w:cs="Calibri"/>
        </w:rPr>
        <w:t>Pass – all applicable requirements are met.</w:t>
      </w:r>
    </w:p>
    <w:p w14:paraId="1DAB3E67" w14:textId="77777777" w:rsidR="008B4CE8" w:rsidRDefault="008B4CE8" w:rsidP="006251B6">
      <w:pPr>
        <w:pStyle w:val="ListParagraph"/>
        <w:numPr>
          <w:ilvl w:val="1"/>
          <w:numId w:val="70"/>
        </w:numPr>
        <w:rPr>
          <w:rFonts w:ascii="Calibri" w:hAnsi="Calibri" w:cs="Calibri"/>
        </w:rPr>
      </w:pPr>
      <w:r>
        <w:rPr>
          <w:rFonts w:ascii="Calibri" w:hAnsi="Calibri" w:cs="Calibri"/>
        </w:rPr>
        <w:t>Fail – one or more applicable requirements are not met. Rater must enter reason for failure in correction notes field below.</w:t>
      </w:r>
    </w:p>
    <w:p w14:paraId="4D85BC26" w14:textId="77777777" w:rsidR="008B4CE8" w:rsidRDefault="008B4CE8" w:rsidP="006251B6">
      <w:pPr>
        <w:pStyle w:val="ListParagraph"/>
        <w:numPr>
          <w:ilvl w:val="1"/>
          <w:numId w:val="70"/>
        </w:numPr>
        <w:rPr>
          <w:rFonts w:ascii="Calibri" w:hAnsi="Calibri" w:cs="Calibri"/>
        </w:rPr>
      </w:pPr>
      <w:r>
        <w:rPr>
          <w:rFonts w:ascii="Calibri" w:hAnsi="Calibri" w:cs="Calibri"/>
        </w:rPr>
        <w:t>All N/A – This entire table is not applicable.</w:t>
      </w:r>
    </w:p>
    <w:p w14:paraId="1E8FE9A1" w14:textId="77777777" w:rsidR="008B4CE8" w:rsidRPr="00151E46" w:rsidRDefault="008B4CE8" w:rsidP="006251B6">
      <w:pPr>
        <w:pStyle w:val="ListParagraph"/>
        <w:numPr>
          <w:ilvl w:val="0"/>
          <w:numId w:val="70"/>
        </w:numPr>
        <w:rPr>
          <w:rFonts w:ascii="Calibri" w:hAnsi="Calibri" w:cs="Calibri"/>
        </w:rPr>
      </w:pPr>
      <w:r>
        <w:rPr>
          <w:rFonts w:ascii="Calibri" w:hAnsi="Calibri" w:cs="Calibri"/>
        </w:rPr>
        <w:lastRenderedPageBreak/>
        <w:t>Correction Notes: Rater must enter the reason for failure.</w:t>
      </w:r>
    </w:p>
    <w:p w14:paraId="16C8D9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D9C5D" w14:textId="3192AA5E"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M. Special requirements for SPF Insulation</w:t>
      </w:r>
    </w:p>
    <w:p w14:paraId="16139093" w14:textId="77777777" w:rsidR="008B4CE8" w:rsidRDefault="008B4CE8" w:rsidP="006251B6">
      <w:pPr>
        <w:pStyle w:val="ListParagraph"/>
        <w:numPr>
          <w:ilvl w:val="0"/>
          <w:numId w:val="72"/>
        </w:numPr>
        <w:rPr>
          <w:rFonts w:ascii="Calibri" w:hAnsi="Calibri" w:cs="Calibri"/>
        </w:rPr>
      </w:pPr>
      <w:r>
        <w:rPr>
          <w:rFonts w:ascii="Calibri" w:hAnsi="Calibri" w:cs="Calibri"/>
        </w:rPr>
        <w:t>Verification Status: HERS Rater to select from list:</w:t>
      </w:r>
    </w:p>
    <w:p w14:paraId="079E10A7" w14:textId="77777777" w:rsidR="008B4CE8" w:rsidRDefault="008B4CE8" w:rsidP="006251B6">
      <w:pPr>
        <w:pStyle w:val="ListParagraph"/>
        <w:numPr>
          <w:ilvl w:val="1"/>
          <w:numId w:val="72"/>
        </w:numPr>
        <w:rPr>
          <w:rFonts w:ascii="Calibri" w:hAnsi="Calibri" w:cs="Calibri"/>
        </w:rPr>
      </w:pPr>
      <w:r>
        <w:rPr>
          <w:rFonts w:ascii="Calibri" w:hAnsi="Calibri" w:cs="Calibri"/>
        </w:rPr>
        <w:t>Pass – all applicable requirements are met.</w:t>
      </w:r>
    </w:p>
    <w:p w14:paraId="55F18173" w14:textId="77777777" w:rsidR="008B4CE8" w:rsidRDefault="008B4CE8" w:rsidP="006251B6">
      <w:pPr>
        <w:pStyle w:val="ListParagraph"/>
        <w:numPr>
          <w:ilvl w:val="1"/>
          <w:numId w:val="72"/>
        </w:numPr>
        <w:rPr>
          <w:rFonts w:ascii="Calibri" w:hAnsi="Calibri" w:cs="Calibri"/>
        </w:rPr>
      </w:pPr>
      <w:r>
        <w:rPr>
          <w:rFonts w:ascii="Calibri" w:hAnsi="Calibri" w:cs="Calibri"/>
        </w:rPr>
        <w:t>Fail – one or more applicable requirements are not met. Rater must enter reason for failure in correction notes field below.</w:t>
      </w:r>
    </w:p>
    <w:p w14:paraId="2D000E1E" w14:textId="77777777" w:rsidR="008B4CE8" w:rsidRDefault="008B4CE8" w:rsidP="006251B6">
      <w:pPr>
        <w:pStyle w:val="ListParagraph"/>
        <w:numPr>
          <w:ilvl w:val="1"/>
          <w:numId w:val="72"/>
        </w:numPr>
        <w:rPr>
          <w:rFonts w:ascii="Calibri" w:hAnsi="Calibri" w:cs="Calibri"/>
        </w:rPr>
      </w:pPr>
      <w:r>
        <w:rPr>
          <w:rFonts w:ascii="Calibri" w:hAnsi="Calibri" w:cs="Calibri"/>
        </w:rPr>
        <w:t>All N/A – This entire table is not applicable.</w:t>
      </w:r>
    </w:p>
    <w:p w14:paraId="762A599B" w14:textId="77777777" w:rsidR="008B4CE8" w:rsidRPr="00151E46" w:rsidRDefault="008B4CE8" w:rsidP="006251B6">
      <w:pPr>
        <w:pStyle w:val="ListParagraph"/>
        <w:numPr>
          <w:ilvl w:val="0"/>
          <w:numId w:val="72"/>
        </w:numPr>
        <w:rPr>
          <w:rFonts w:ascii="Calibri" w:hAnsi="Calibri" w:cs="Calibri"/>
        </w:rPr>
      </w:pPr>
      <w:r>
        <w:rPr>
          <w:rFonts w:ascii="Calibri" w:hAnsi="Calibri" w:cs="Calibri"/>
        </w:rPr>
        <w:t>Correction Notes: Rater must enter the reason for failure.</w:t>
      </w:r>
    </w:p>
    <w:p w14:paraId="629E9417" w14:textId="77777777" w:rsidR="008B4CE8" w:rsidRPr="00140412" w:rsidRDefault="008B4CE8"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p>
    <w:p w14:paraId="002F6443" w14:textId="77777777"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9FA54F6" w14:textId="77777777"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1D0977" w:rsidSect="007164F6">
          <w:headerReference w:type="default" r:id="rId20"/>
          <w:pgSz w:w="12240" w:h="15840"/>
          <w:pgMar w:top="720" w:right="720" w:bottom="720" w:left="720" w:header="720" w:footer="288"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284660" w:rsidRPr="00E93981" w14:paraId="479D9CB0" w14:textId="77777777" w:rsidTr="00284660">
        <w:tc>
          <w:tcPr>
            <w:tcW w:w="10790" w:type="dxa"/>
            <w:gridSpan w:val="3"/>
          </w:tcPr>
          <w:p w14:paraId="3FFC282A" w14:textId="77777777" w:rsidR="00284660" w:rsidRPr="00E93981" w:rsidRDefault="00284660" w:rsidP="00284660">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284660" w:rsidRPr="00E93981" w14:paraId="64BB714C" w14:textId="77777777" w:rsidTr="001B1FF4">
        <w:tc>
          <w:tcPr>
            <w:tcW w:w="535" w:type="dxa"/>
            <w:vAlign w:val="center"/>
          </w:tcPr>
          <w:p w14:paraId="0490E615"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3420" w:type="dxa"/>
            <w:vAlign w:val="center"/>
          </w:tcPr>
          <w:p w14:paraId="45D75473" w14:textId="77777777" w:rsidR="00284660" w:rsidRPr="00E93981" w:rsidRDefault="00284660">
            <w:pP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4D00FF17"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A46FCD5"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05E4B4C"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4C7B8D3B"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3AE5FC7B"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413D1AD" w14:textId="15C73AD3"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189259BA" w14:textId="77777777" w:rsidR="00CF5FC6" w:rsidRDefault="00CF5FC6" w:rsidP="00CF5FC6">
            <w:pPr>
              <w:rPr>
                <w:rFonts w:ascii="Calibri" w:hAnsi="Calibri"/>
                <w:sz w:val="18"/>
                <w:szCs w:val="18"/>
              </w:rPr>
            </w:pPr>
            <w:r>
              <w:rPr>
                <w:rFonts w:ascii="Calibri" w:hAnsi="Calibri"/>
                <w:sz w:val="18"/>
                <w:szCs w:val="18"/>
              </w:rPr>
              <w:t>*Insulated Concrete Form (ICF); or</w:t>
            </w:r>
          </w:p>
          <w:p w14:paraId="70CF88AE" w14:textId="2F301916"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F7A236C" w14:textId="77777777" w:rsidTr="001B1FF4">
        <w:tc>
          <w:tcPr>
            <w:tcW w:w="535" w:type="dxa"/>
            <w:vAlign w:val="center"/>
          </w:tcPr>
          <w:p w14:paraId="05F654A4"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3420" w:type="dxa"/>
            <w:vAlign w:val="center"/>
          </w:tcPr>
          <w:p w14:paraId="5619DDDC" w14:textId="77777777" w:rsidR="00284660" w:rsidRPr="00E93981" w:rsidRDefault="00284660">
            <w:pP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1036C883"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20B7065C"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87BB6D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2D2116AA"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696F4E13"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6E131254" w14:textId="6E048471"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58AAC5B6" w14:textId="77777777" w:rsidR="00CF5FC6" w:rsidRDefault="00CF5FC6" w:rsidP="00CF5FC6">
            <w:pPr>
              <w:rPr>
                <w:rFonts w:ascii="Calibri" w:hAnsi="Calibri"/>
                <w:sz w:val="18"/>
                <w:szCs w:val="18"/>
              </w:rPr>
            </w:pPr>
            <w:r>
              <w:rPr>
                <w:rFonts w:ascii="Calibri" w:hAnsi="Calibri"/>
                <w:sz w:val="18"/>
                <w:szCs w:val="18"/>
              </w:rPr>
              <w:t>*Insulated Concrete Form (ICF); or</w:t>
            </w:r>
          </w:p>
          <w:p w14:paraId="3961294C" w14:textId="633F2CBE"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CF7631F" w14:textId="77777777" w:rsidTr="001B1FF4">
        <w:tc>
          <w:tcPr>
            <w:tcW w:w="535" w:type="dxa"/>
            <w:vAlign w:val="center"/>
          </w:tcPr>
          <w:p w14:paraId="6BADC5C4"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3420" w:type="dxa"/>
            <w:vAlign w:val="center"/>
          </w:tcPr>
          <w:p w14:paraId="0488E0C0" w14:textId="77777777" w:rsidR="00284660" w:rsidRPr="00E93981" w:rsidRDefault="00284660">
            <w:pP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68B35F9E"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4680DC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66E4B1C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6E8410A1"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5B7ED052"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B0ABFEB" w14:textId="77777777" w:rsidR="00CF5FC6" w:rsidRDefault="00CF5FC6" w:rsidP="00CF5FC6">
            <w:pPr>
              <w:rPr>
                <w:rFonts w:ascii="Calibri" w:hAnsi="Calibri"/>
                <w:sz w:val="18"/>
                <w:szCs w:val="18"/>
              </w:rPr>
            </w:pPr>
            <w:r>
              <w:rPr>
                <w:rFonts w:ascii="Calibri" w:hAnsi="Calibri"/>
                <w:sz w:val="18"/>
                <w:szCs w:val="18"/>
              </w:rPr>
              <w:t>*Structural Insulated Panel (SIP); or</w:t>
            </w:r>
          </w:p>
          <w:p w14:paraId="1222D2A3" w14:textId="09A4675E" w:rsidR="00284660" w:rsidRPr="00E93981" w:rsidRDefault="00CF5FC6" w:rsidP="00CF5FC6">
            <w:pPr>
              <w:rPr>
                <w:rFonts w:ascii="Calibri" w:hAnsi="Calibri"/>
                <w:sz w:val="18"/>
                <w:szCs w:val="18"/>
              </w:rPr>
            </w:pPr>
            <w:r>
              <w:rPr>
                <w:rFonts w:ascii="Calibri" w:hAnsi="Calibri"/>
                <w:sz w:val="18"/>
                <w:szCs w:val="18"/>
              </w:rPr>
              <w:t>*Insulated Concrete Form (ICF)&gt;&gt;</w:t>
            </w:r>
          </w:p>
        </w:tc>
      </w:tr>
      <w:tr w:rsidR="00284660" w:rsidRPr="00E93981" w14:paraId="3B6AA7EF" w14:textId="77777777" w:rsidTr="001B1FF4">
        <w:tc>
          <w:tcPr>
            <w:tcW w:w="535" w:type="dxa"/>
            <w:vAlign w:val="center"/>
          </w:tcPr>
          <w:p w14:paraId="19A2870A"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3420" w:type="dxa"/>
            <w:vAlign w:val="center"/>
          </w:tcPr>
          <w:p w14:paraId="0B2337E5" w14:textId="77777777" w:rsidR="00284660" w:rsidRPr="00E93981" w:rsidRDefault="00284660">
            <w:pP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00FB6D05"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8920840"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55348E7"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7207B7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42E65B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0302031E" w14:textId="04BB260A"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62C95719" w14:textId="77777777" w:rsidR="00CF5FC6" w:rsidRDefault="00CF5FC6" w:rsidP="00CF5FC6">
            <w:pPr>
              <w:rPr>
                <w:rFonts w:ascii="Calibri" w:hAnsi="Calibri"/>
                <w:sz w:val="18"/>
                <w:szCs w:val="18"/>
              </w:rPr>
            </w:pPr>
            <w:r>
              <w:rPr>
                <w:rFonts w:ascii="Calibri" w:hAnsi="Calibri"/>
                <w:sz w:val="18"/>
                <w:szCs w:val="18"/>
              </w:rPr>
              <w:t>*Insulated Concrete Form (ICF); or</w:t>
            </w:r>
          </w:p>
          <w:p w14:paraId="6123F493" w14:textId="031E3BAC"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8C8C2A" w14:textId="77777777" w:rsidTr="001B1FF4">
        <w:tc>
          <w:tcPr>
            <w:tcW w:w="535" w:type="dxa"/>
            <w:vAlign w:val="center"/>
          </w:tcPr>
          <w:p w14:paraId="05B95152"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3420" w:type="dxa"/>
            <w:vAlign w:val="center"/>
          </w:tcPr>
          <w:p w14:paraId="317173EF" w14:textId="77777777" w:rsidR="00284660" w:rsidRPr="00E93981" w:rsidRDefault="00284660">
            <w:pP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0DFCCC08"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62C038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18F5955"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362FA2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7248A8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1FE44D3E" w14:textId="6F1A9D45"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30492271" w14:textId="77777777" w:rsidR="00CF5FC6" w:rsidRDefault="00CF5FC6" w:rsidP="00CF5FC6">
            <w:pPr>
              <w:rPr>
                <w:rFonts w:ascii="Calibri" w:hAnsi="Calibri"/>
                <w:sz w:val="18"/>
                <w:szCs w:val="18"/>
              </w:rPr>
            </w:pPr>
            <w:r>
              <w:rPr>
                <w:rFonts w:ascii="Calibri" w:hAnsi="Calibri"/>
                <w:sz w:val="18"/>
                <w:szCs w:val="18"/>
              </w:rPr>
              <w:t>*Insulated Concrete Form (ICF); or</w:t>
            </w:r>
          </w:p>
          <w:p w14:paraId="687953B1" w14:textId="39E3E3A4"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067CD0" w14:textId="77777777" w:rsidTr="001B1FF4">
        <w:tc>
          <w:tcPr>
            <w:tcW w:w="535" w:type="dxa"/>
            <w:vAlign w:val="center"/>
          </w:tcPr>
          <w:p w14:paraId="57E9D916" w14:textId="77777777" w:rsidR="00284660" w:rsidRPr="00E93981" w:rsidRDefault="00284660" w:rsidP="00284660">
            <w:pPr>
              <w:jc w:val="center"/>
              <w:rPr>
                <w:rFonts w:ascii="Calibri" w:hAnsi="Calibri"/>
                <w:sz w:val="18"/>
                <w:szCs w:val="18"/>
              </w:rPr>
            </w:pPr>
            <w:r>
              <w:rPr>
                <w:rFonts w:ascii="Calibri" w:hAnsi="Calibri"/>
                <w:sz w:val="18"/>
                <w:szCs w:val="18"/>
              </w:rPr>
              <w:t>06</w:t>
            </w:r>
          </w:p>
        </w:tc>
        <w:tc>
          <w:tcPr>
            <w:tcW w:w="3420" w:type="dxa"/>
            <w:vAlign w:val="center"/>
          </w:tcPr>
          <w:p w14:paraId="4139F2D0" w14:textId="77777777" w:rsidR="00284660" w:rsidRPr="00E93981" w:rsidRDefault="00284660">
            <w:pPr>
              <w:rPr>
                <w:rFonts w:ascii="Calibri" w:hAnsi="Calibri"/>
                <w:sz w:val="18"/>
                <w:szCs w:val="18"/>
              </w:rPr>
            </w:pPr>
            <w:r>
              <w:rPr>
                <w:rFonts w:ascii="Calibri" w:hAnsi="Calibri"/>
                <w:sz w:val="18"/>
                <w:szCs w:val="18"/>
              </w:rPr>
              <w:t>Verification Status</w:t>
            </w:r>
          </w:p>
        </w:tc>
        <w:tc>
          <w:tcPr>
            <w:tcW w:w="6835" w:type="dxa"/>
          </w:tcPr>
          <w:p w14:paraId="7BB9F8BD"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88859A1"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724FCE3" w14:textId="11E34FC8" w:rsidR="00284660" w:rsidRPr="001B1FF4" w:rsidRDefault="00AD25E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284660" w:rsidRPr="00E93981" w14:paraId="41464685" w14:textId="77777777" w:rsidTr="00284660">
        <w:tc>
          <w:tcPr>
            <w:tcW w:w="535" w:type="dxa"/>
            <w:vAlign w:val="center"/>
          </w:tcPr>
          <w:p w14:paraId="40EF0411" w14:textId="77777777" w:rsidR="00284660" w:rsidRPr="00E93981" w:rsidRDefault="00284660" w:rsidP="00284660">
            <w:pPr>
              <w:jc w:val="center"/>
              <w:rPr>
                <w:rFonts w:ascii="Calibri" w:hAnsi="Calibri"/>
                <w:sz w:val="18"/>
                <w:szCs w:val="18"/>
              </w:rPr>
            </w:pPr>
            <w:r>
              <w:rPr>
                <w:rFonts w:ascii="Calibri" w:hAnsi="Calibri"/>
                <w:sz w:val="18"/>
                <w:szCs w:val="18"/>
              </w:rPr>
              <w:t>07</w:t>
            </w:r>
          </w:p>
        </w:tc>
        <w:tc>
          <w:tcPr>
            <w:tcW w:w="3420" w:type="dxa"/>
          </w:tcPr>
          <w:p w14:paraId="2C7BC51D"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6835" w:type="dxa"/>
          </w:tcPr>
          <w:p w14:paraId="2345A135" w14:textId="76AC8B53"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bl>
    <w:p w14:paraId="17C45AE0" w14:textId="76A0E038"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4B64CFCF" w14:textId="77777777" w:rsidTr="00284660">
        <w:tc>
          <w:tcPr>
            <w:tcW w:w="10790" w:type="dxa"/>
            <w:gridSpan w:val="3"/>
          </w:tcPr>
          <w:p w14:paraId="2F5E3004" w14:textId="57EF70B9" w:rsidR="00284660" w:rsidRPr="00E93981" w:rsidRDefault="00284660" w:rsidP="00284660">
            <w:pPr>
              <w:rPr>
                <w:rFonts w:ascii="Calibri" w:hAnsi="Calibri"/>
                <w:b/>
                <w:sz w:val="18"/>
                <w:szCs w:val="18"/>
              </w:rPr>
            </w:pPr>
            <w:r>
              <w:rPr>
                <w:rFonts w:ascii="Calibri" w:hAnsi="Calibri"/>
                <w:b/>
                <w:sz w:val="18"/>
                <w:szCs w:val="18"/>
              </w:rPr>
              <w:t>B</w:t>
            </w:r>
            <w:r w:rsidRPr="00E93981">
              <w:rPr>
                <w:rFonts w:ascii="Calibri" w:hAnsi="Calibri"/>
                <w:b/>
                <w:sz w:val="18"/>
                <w:szCs w:val="18"/>
              </w:rPr>
              <w:t>. All Surfaces</w:t>
            </w:r>
          </w:p>
        </w:tc>
      </w:tr>
      <w:tr w:rsidR="00284660" w:rsidRPr="00E93981" w14:paraId="2207CF6C" w14:textId="77777777" w:rsidTr="00284660">
        <w:tc>
          <w:tcPr>
            <w:tcW w:w="554" w:type="dxa"/>
            <w:vAlign w:val="center"/>
          </w:tcPr>
          <w:p w14:paraId="7585278A"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10236" w:type="dxa"/>
            <w:gridSpan w:val="2"/>
          </w:tcPr>
          <w:p w14:paraId="104AD631" w14:textId="77777777" w:rsidR="00284660" w:rsidRPr="00E93981" w:rsidRDefault="00284660" w:rsidP="00284660">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284660" w:rsidRPr="00E93981" w14:paraId="5D8A529D" w14:textId="77777777" w:rsidTr="00284660">
        <w:tc>
          <w:tcPr>
            <w:tcW w:w="554" w:type="dxa"/>
            <w:vAlign w:val="center"/>
          </w:tcPr>
          <w:p w14:paraId="20AD2FDD"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10236" w:type="dxa"/>
            <w:gridSpan w:val="2"/>
          </w:tcPr>
          <w:p w14:paraId="2F11EBA8" w14:textId="77777777" w:rsidR="00284660" w:rsidRPr="00E93981" w:rsidRDefault="00284660" w:rsidP="00284660">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Pr>
                <w:rFonts w:ascii="Calibri" w:hAnsi="Calibri"/>
                <w:sz w:val="18"/>
                <w:szCs w:val="18"/>
              </w:rPr>
              <w:t>Certificate of Compliance</w:t>
            </w:r>
            <w:r w:rsidRPr="00E93981">
              <w:rPr>
                <w:rFonts w:ascii="Calibri" w:hAnsi="Calibri"/>
                <w:sz w:val="18"/>
                <w:szCs w:val="18"/>
              </w:rPr>
              <w:t>.</w:t>
            </w:r>
          </w:p>
        </w:tc>
      </w:tr>
      <w:tr w:rsidR="00284660" w:rsidRPr="00E93981" w14:paraId="64A7ECD8" w14:textId="77777777" w:rsidTr="00284660">
        <w:tc>
          <w:tcPr>
            <w:tcW w:w="554" w:type="dxa"/>
            <w:vAlign w:val="center"/>
          </w:tcPr>
          <w:p w14:paraId="1E902EEC"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10236" w:type="dxa"/>
            <w:gridSpan w:val="2"/>
          </w:tcPr>
          <w:p w14:paraId="1C64DE11" w14:textId="53DFF531" w:rsidR="00284660" w:rsidRPr="00E93981" w:rsidRDefault="00284660" w:rsidP="00284660">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ging through 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ins w:id="38" w:author="Author" w:date="2021-11-23T10:02:00Z">
              <w:r w:rsidR="00C42847">
                <w:rPr>
                  <w:rFonts w:ascii="Calibri" w:hAnsi="Calibri"/>
                  <w:sz w:val="18"/>
                  <w:szCs w:val="18"/>
                </w:rPr>
                <w:t>California Building Code (</w:t>
              </w:r>
            </w:ins>
            <w:r w:rsidRPr="00E93981">
              <w:rPr>
                <w:rFonts w:ascii="Calibri" w:hAnsi="Calibri"/>
                <w:sz w:val="18"/>
                <w:szCs w:val="18"/>
              </w:rPr>
              <w:t>CBC</w:t>
            </w:r>
            <w:ins w:id="39" w:author="Author" w:date="2021-11-23T10:02:00Z">
              <w:r w:rsidR="00C42847">
                <w:rPr>
                  <w:rFonts w:ascii="Calibri" w:hAnsi="Calibri"/>
                  <w:sz w:val="18"/>
                  <w:szCs w:val="18"/>
                </w:rPr>
                <w:t>)</w:t>
              </w:r>
            </w:ins>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284660" w:rsidRPr="00E93981" w14:paraId="52224354" w14:textId="77777777" w:rsidTr="00284660">
        <w:tc>
          <w:tcPr>
            <w:tcW w:w="554" w:type="dxa"/>
            <w:vAlign w:val="center"/>
          </w:tcPr>
          <w:p w14:paraId="1935FCED"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10236" w:type="dxa"/>
            <w:gridSpan w:val="2"/>
          </w:tcPr>
          <w:p w14:paraId="4734DD80" w14:textId="77777777" w:rsidR="00284660" w:rsidRPr="00E93981" w:rsidRDefault="00284660" w:rsidP="00284660">
            <w:pPr>
              <w:rPr>
                <w:rFonts w:ascii="Calibri" w:hAnsi="Calibri"/>
                <w:sz w:val="18"/>
                <w:szCs w:val="18"/>
              </w:rPr>
            </w:pPr>
            <w:r w:rsidRPr="00E93981">
              <w:rPr>
                <w:rFonts w:ascii="Calibri" w:hAnsi="Calibri"/>
                <w:sz w:val="18"/>
                <w:szCs w:val="18"/>
              </w:rPr>
              <w:t xml:space="preserve">All insulation was installed according to </w:t>
            </w:r>
            <w:r>
              <w:rPr>
                <w:rFonts w:ascii="Calibri" w:hAnsi="Calibri"/>
                <w:sz w:val="18"/>
                <w:szCs w:val="18"/>
              </w:rPr>
              <w:t xml:space="preserve">the </w:t>
            </w:r>
            <w:r w:rsidRPr="00E93981">
              <w:rPr>
                <w:rFonts w:ascii="Calibri" w:hAnsi="Calibri"/>
                <w:sz w:val="18"/>
                <w:szCs w:val="18"/>
              </w:rPr>
              <w:t>manufacturer’s installation instructions.</w:t>
            </w:r>
          </w:p>
        </w:tc>
      </w:tr>
      <w:tr w:rsidR="00284660" w:rsidRPr="00E93981" w14:paraId="765B3461" w14:textId="77777777" w:rsidTr="00284660">
        <w:tc>
          <w:tcPr>
            <w:tcW w:w="554" w:type="dxa"/>
            <w:vAlign w:val="center"/>
          </w:tcPr>
          <w:p w14:paraId="077DC077"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10236" w:type="dxa"/>
            <w:gridSpan w:val="2"/>
          </w:tcPr>
          <w:p w14:paraId="7E4D4BA0" w14:textId="77777777" w:rsidR="00284660" w:rsidRPr="00E93981" w:rsidRDefault="00284660" w:rsidP="00284660">
            <w:pPr>
              <w:rPr>
                <w:rFonts w:ascii="Calibri" w:hAnsi="Calibri"/>
                <w:sz w:val="18"/>
                <w:szCs w:val="18"/>
              </w:rPr>
            </w:pPr>
            <w:r w:rsidRPr="00DE2064">
              <w:rPr>
                <w:rFonts w:ascii="Calibri" w:hAnsi="Calibri"/>
                <w:sz w:val="18"/>
                <w:szCs w:val="18"/>
              </w:rPr>
              <w:t>Labels or specification/data sheets for each insulation material shall be provided to the HERS rater. Loose-fill material includes insulation material bag labels or coverage charts.</w:t>
            </w:r>
          </w:p>
        </w:tc>
      </w:tr>
      <w:tr w:rsidR="00284660" w:rsidRPr="00E93981" w14:paraId="2F97969F" w14:textId="77777777" w:rsidTr="00284660">
        <w:tc>
          <w:tcPr>
            <w:tcW w:w="554" w:type="dxa"/>
            <w:vAlign w:val="center"/>
          </w:tcPr>
          <w:p w14:paraId="23F565CD" w14:textId="77777777" w:rsidR="00284660" w:rsidRPr="00E93981" w:rsidRDefault="00284660" w:rsidP="00284660">
            <w:pPr>
              <w:jc w:val="center"/>
              <w:rPr>
                <w:rFonts w:ascii="Calibri" w:hAnsi="Calibri"/>
                <w:sz w:val="18"/>
                <w:szCs w:val="18"/>
              </w:rPr>
            </w:pPr>
            <w:r w:rsidRPr="00E93981">
              <w:rPr>
                <w:rFonts w:ascii="Calibri" w:hAnsi="Calibri"/>
                <w:sz w:val="18"/>
                <w:szCs w:val="18"/>
              </w:rPr>
              <w:lastRenderedPageBreak/>
              <w:t>06</w:t>
            </w:r>
          </w:p>
        </w:tc>
        <w:tc>
          <w:tcPr>
            <w:tcW w:w="10236" w:type="dxa"/>
            <w:gridSpan w:val="2"/>
          </w:tcPr>
          <w:p w14:paraId="184F26FE" w14:textId="3273459F" w:rsidR="00284660" w:rsidRPr="00E93981" w:rsidRDefault="00284660" w:rsidP="00284660">
            <w:pPr>
              <w:rPr>
                <w:rFonts w:ascii="Calibri" w:hAnsi="Calibri"/>
                <w:sz w:val="18"/>
                <w:szCs w:val="18"/>
              </w:rPr>
            </w:pPr>
            <w:r w:rsidRPr="00E93981">
              <w:rPr>
                <w:rFonts w:ascii="Calibri" w:hAnsi="Calibri"/>
                <w:sz w:val="18"/>
                <w:szCs w:val="18"/>
              </w:rPr>
              <w:t>Loose-fill insulation – The installed depth and density of insulation is verified in at least 6 random locations to ensure that the minimum thickness and installed density meet the R-value specified on the Certificate of Compliance</w:t>
            </w:r>
            <w:del w:id="40" w:author="Author" w:date="2021-11-23T10:02:00Z">
              <w:r w:rsidRPr="00E93981" w:rsidDel="00C42847">
                <w:rPr>
                  <w:rFonts w:ascii="Calibri" w:hAnsi="Calibri"/>
                  <w:sz w:val="18"/>
                  <w:szCs w:val="18"/>
                </w:rPr>
                <w:delText>,</w:delText>
              </w:r>
            </w:del>
            <w:r w:rsidRPr="00E93981">
              <w:rPr>
                <w:rFonts w:ascii="Calibri" w:hAnsi="Calibri"/>
                <w:sz w:val="18"/>
                <w:szCs w:val="18"/>
              </w:rPr>
              <w:t xml:space="preserve"> and are consistent with the manufacturer’s coverage chart.</w:t>
            </w:r>
          </w:p>
        </w:tc>
      </w:tr>
      <w:tr w:rsidR="00284660" w:rsidRPr="00E93981" w14:paraId="25A17188" w14:textId="77777777" w:rsidTr="00284660">
        <w:tc>
          <w:tcPr>
            <w:tcW w:w="554" w:type="dxa"/>
            <w:vAlign w:val="center"/>
          </w:tcPr>
          <w:p w14:paraId="657A1C04" w14:textId="77777777" w:rsidR="00284660" w:rsidRPr="00E93981" w:rsidRDefault="00284660" w:rsidP="00284660">
            <w:pPr>
              <w:jc w:val="center"/>
              <w:rPr>
                <w:rFonts w:ascii="Calibri" w:hAnsi="Calibri"/>
                <w:sz w:val="18"/>
                <w:szCs w:val="18"/>
              </w:rPr>
            </w:pPr>
            <w:r w:rsidRPr="00E93981">
              <w:rPr>
                <w:rFonts w:ascii="Calibri" w:hAnsi="Calibri"/>
                <w:sz w:val="18"/>
                <w:szCs w:val="18"/>
              </w:rPr>
              <w:t>07</w:t>
            </w:r>
          </w:p>
        </w:tc>
        <w:tc>
          <w:tcPr>
            <w:tcW w:w="10236" w:type="dxa"/>
            <w:gridSpan w:val="2"/>
          </w:tcPr>
          <w:p w14:paraId="18919F85" w14:textId="31E850BD" w:rsidR="00284660" w:rsidRPr="00E93981" w:rsidRDefault="00284660" w:rsidP="00284660">
            <w:pPr>
              <w:rPr>
                <w:rFonts w:ascii="Calibri" w:hAnsi="Calibri"/>
                <w:sz w:val="18"/>
                <w:szCs w:val="18"/>
              </w:rPr>
            </w:pPr>
            <w:r w:rsidRPr="00E93981">
              <w:rPr>
                <w:rFonts w:ascii="Calibri" w:hAnsi="Calibri"/>
                <w:sz w:val="18"/>
                <w:szCs w:val="18"/>
              </w:rPr>
              <w:t>If kraft paper faced insulation is used, paper is installed on the conditioned (warm in winter) side of surface. Paper must be in contact with air barrier to within 2</w:t>
            </w:r>
            <w:del w:id="41" w:author="Author" w:date="2021-11-23T10:02:00Z">
              <w:r w:rsidRPr="00E93981" w:rsidDel="00C42847">
                <w:rPr>
                  <w:rFonts w:ascii="Calibri" w:hAnsi="Calibri"/>
                  <w:sz w:val="18"/>
                  <w:szCs w:val="18"/>
                </w:rPr>
                <w:delText>”</w:delText>
              </w:r>
            </w:del>
            <w:ins w:id="42" w:author="Author" w:date="2021-11-23T10:02:00Z">
              <w:r w:rsidR="00C42847">
                <w:rPr>
                  <w:rFonts w:ascii="Calibri" w:hAnsi="Calibri"/>
                  <w:sz w:val="18"/>
                  <w:szCs w:val="18"/>
                </w:rPr>
                <w:t>-inches of the</w:t>
              </w:r>
            </w:ins>
            <w:r w:rsidRPr="00E93981">
              <w:rPr>
                <w:rFonts w:ascii="Calibri" w:hAnsi="Calibri"/>
                <w:sz w:val="18"/>
                <w:szCs w:val="18"/>
              </w:rPr>
              <w:t xml:space="preserve"> framing (stud, joists, etc.).</w:t>
            </w:r>
          </w:p>
        </w:tc>
      </w:tr>
      <w:tr w:rsidR="00284660" w:rsidRPr="00E93981" w14:paraId="34491DFB" w14:textId="77777777" w:rsidTr="001B1FF4">
        <w:tc>
          <w:tcPr>
            <w:tcW w:w="554" w:type="dxa"/>
            <w:vAlign w:val="center"/>
          </w:tcPr>
          <w:p w14:paraId="3D8D3B6F" w14:textId="77777777" w:rsidR="00284660" w:rsidRPr="00E93981" w:rsidRDefault="00284660" w:rsidP="00284660">
            <w:pPr>
              <w:jc w:val="center"/>
              <w:rPr>
                <w:rFonts w:ascii="Calibri" w:hAnsi="Calibri"/>
                <w:sz w:val="18"/>
                <w:szCs w:val="18"/>
              </w:rPr>
            </w:pPr>
            <w:r>
              <w:rPr>
                <w:rFonts w:ascii="Calibri" w:hAnsi="Calibri"/>
                <w:sz w:val="18"/>
                <w:szCs w:val="18"/>
              </w:rPr>
              <w:t>08</w:t>
            </w:r>
          </w:p>
        </w:tc>
        <w:tc>
          <w:tcPr>
            <w:tcW w:w="2321" w:type="dxa"/>
            <w:vAlign w:val="center"/>
          </w:tcPr>
          <w:p w14:paraId="6E2DE0AC" w14:textId="77777777" w:rsidR="00284660" w:rsidRPr="00E93981" w:rsidRDefault="00284660">
            <w:pPr>
              <w:rPr>
                <w:rFonts w:ascii="Calibri" w:hAnsi="Calibri"/>
                <w:sz w:val="18"/>
                <w:szCs w:val="18"/>
              </w:rPr>
            </w:pPr>
            <w:r>
              <w:rPr>
                <w:rFonts w:ascii="Calibri" w:hAnsi="Calibri"/>
                <w:sz w:val="18"/>
                <w:szCs w:val="18"/>
              </w:rPr>
              <w:t>Verification Status</w:t>
            </w:r>
          </w:p>
        </w:tc>
        <w:tc>
          <w:tcPr>
            <w:tcW w:w="7915" w:type="dxa"/>
          </w:tcPr>
          <w:p w14:paraId="71110E08"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6544A4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AB386D9" w14:textId="77777777" w:rsidR="00284660" w:rsidRPr="002E1264" w:rsidRDefault="00284660" w:rsidP="00284660">
            <w:pPr>
              <w:pStyle w:val="ListParagraph"/>
              <w:numPr>
                <w:ilvl w:val="0"/>
                <w:numId w:val="49"/>
              </w:numPr>
              <w:rPr>
                <w:rFonts w:ascii="Calibri" w:hAnsi="Calibri"/>
                <w:sz w:val="18"/>
                <w:szCs w:val="18"/>
              </w:rPr>
            </w:pPr>
            <w:r w:rsidRPr="002E1264">
              <w:rPr>
                <w:rFonts w:ascii="Calibri" w:hAnsi="Calibri"/>
                <w:sz w:val="18"/>
                <w:szCs w:val="18"/>
                <w:u w:val="single"/>
              </w:rPr>
              <w:t>All N/A - This entire table is not applicable.</w:t>
            </w:r>
          </w:p>
        </w:tc>
      </w:tr>
      <w:tr w:rsidR="00284660" w:rsidRPr="00E93981" w14:paraId="3AB3315C" w14:textId="77777777" w:rsidTr="00284660">
        <w:tc>
          <w:tcPr>
            <w:tcW w:w="554" w:type="dxa"/>
            <w:vAlign w:val="center"/>
          </w:tcPr>
          <w:p w14:paraId="740FF647" w14:textId="77777777" w:rsidR="00284660" w:rsidRPr="00E93981" w:rsidRDefault="00284660" w:rsidP="00284660">
            <w:pPr>
              <w:jc w:val="center"/>
              <w:rPr>
                <w:rFonts w:ascii="Calibri" w:hAnsi="Calibri"/>
                <w:sz w:val="18"/>
                <w:szCs w:val="18"/>
              </w:rPr>
            </w:pPr>
            <w:r>
              <w:rPr>
                <w:rFonts w:ascii="Calibri" w:hAnsi="Calibri"/>
                <w:sz w:val="18"/>
                <w:szCs w:val="18"/>
              </w:rPr>
              <w:t>09</w:t>
            </w:r>
          </w:p>
        </w:tc>
        <w:tc>
          <w:tcPr>
            <w:tcW w:w="2321" w:type="dxa"/>
          </w:tcPr>
          <w:p w14:paraId="236808AA"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7915" w:type="dxa"/>
          </w:tcPr>
          <w:p w14:paraId="692139CC" w14:textId="49F7B59C"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E2E2585" w14:textId="77777777" w:rsidTr="00D53DCC">
        <w:tc>
          <w:tcPr>
            <w:tcW w:w="10790" w:type="dxa"/>
            <w:gridSpan w:val="3"/>
            <w:vAlign w:val="center"/>
          </w:tcPr>
          <w:p w14:paraId="78F445FE" w14:textId="101E9020"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795FA1" w14:textId="77777777" w:rsidR="00284660" w:rsidRDefault="00284660" w:rsidP="00284660">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284660" w14:paraId="4BFC54C0" w14:textId="77777777" w:rsidTr="00284660">
        <w:tc>
          <w:tcPr>
            <w:tcW w:w="10790" w:type="dxa"/>
            <w:gridSpan w:val="3"/>
          </w:tcPr>
          <w:p w14:paraId="565668B9" w14:textId="77777777" w:rsidR="00284660" w:rsidRPr="006120A6" w:rsidRDefault="00284660" w:rsidP="00284660">
            <w:pPr>
              <w:rPr>
                <w:rFonts w:ascii="Calibri" w:hAnsi="Calibri"/>
                <w:b/>
                <w:sz w:val="18"/>
                <w:szCs w:val="18"/>
              </w:rPr>
            </w:pPr>
            <w:r>
              <w:rPr>
                <w:rFonts w:ascii="Calibri" w:hAnsi="Calibri"/>
                <w:b/>
                <w:sz w:val="18"/>
                <w:szCs w:val="18"/>
              </w:rPr>
              <w:t>C. Raised Floor Adjacent to Unconditioned Space</w:t>
            </w:r>
          </w:p>
        </w:tc>
      </w:tr>
      <w:tr w:rsidR="00284660" w14:paraId="7F1611CC" w14:textId="77777777" w:rsidTr="00284660">
        <w:tc>
          <w:tcPr>
            <w:tcW w:w="535" w:type="dxa"/>
            <w:vAlign w:val="center"/>
          </w:tcPr>
          <w:p w14:paraId="2A4C37E5" w14:textId="77777777" w:rsidR="00284660" w:rsidRDefault="00284660" w:rsidP="00284660">
            <w:pPr>
              <w:jc w:val="center"/>
              <w:rPr>
                <w:rFonts w:ascii="Calibri" w:hAnsi="Calibri"/>
                <w:sz w:val="18"/>
                <w:szCs w:val="18"/>
              </w:rPr>
            </w:pPr>
            <w:r>
              <w:rPr>
                <w:rFonts w:ascii="Calibri" w:hAnsi="Calibri"/>
                <w:sz w:val="18"/>
                <w:szCs w:val="18"/>
              </w:rPr>
              <w:t>01</w:t>
            </w:r>
          </w:p>
        </w:tc>
        <w:tc>
          <w:tcPr>
            <w:tcW w:w="10255" w:type="dxa"/>
            <w:gridSpan w:val="2"/>
          </w:tcPr>
          <w:p w14:paraId="4909267B" w14:textId="77777777" w:rsidR="00284660" w:rsidRDefault="00284660" w:rsidP="00284660">
            <w:pPr>
              <w:rPr>
                <w:rFonts w:ascii="Calibri" w:hAnsi="Calibri"/>
                <w:sz w:val="18"/>
                <w:szCs w:val="18"/>
              </w:rPr>
            </w:pPr>
            <w:r>
              <w:rPr>
                <w:rFonts w:ascii="Calibri" w:hAnsi="Calibri"/>
                <w:sz w:val="18"/>
                <w:szCs w:val="18"/>
              </w:rPr>
              <w:t>Insulation is in full contact with the subfloor.</w:t>
            </w:r>
          </w:p>
        </w:tc>
      </w:tr>
      <w:tr w:rsidR="00284660" w14:paraId="1BE17F51" w14:textId="77777777" w:rsidTr="00284660">
        <w:tc>
          <w:tcPr>
            <w:tcW w:w="535" w:type="dxa"/>
            <w:vAlign w:val="center"/>
          </w:tcPr>
          <w:p w14:paraId="0CB5CC81" w14:textId="77777777" w:rsidR="00284660" w:rsidRDefault="00284660" w:rsidP="00284660">
            <w:pPr>
              <w:jc w:val="center"/>
              <w:rPr>
                <w:rFonts w:ascii="Calibri" w:hAnsi="Calibri"/>
                <w:sz w:val="18"/>
                <w:szCs w:val="18"/>
              </w:rPr>
            </w:pPr>
            <w:r>
              <w:rPr>
                <w:rFonts w:ascii="Calibri" w:hAnsi="Calibri"/>
                <w:sz w:val="18"/>
                <w:szCs w:val="18"/>
              </w:rPr>
              <w:t>02</w:t>
            </w:r>
          </w:p>
        </w:tc>
        <w:tc>
          <w:tcPr>
            <w:tcW w:w="10255" w:type="dxa"/>
            <w:gridSpan w:val="2"/>
          </w:tcPr>
          <w:p w14:paraId="35731B0D" w14:textId="77777777" w:rsidR="00284660" w:rsidRDefault="00284660" w:rsidP="00284660">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284660" w14:paraId="3F6BA8F8" w14:textId="77777777" w:rsidTr="00284660">
        <w:tc>
          <w:tcPr>
            <w:tcW w:w="535" w:type="dxa"/>
            <w:vAlign w:val="center"/>
          </w:tcPr>
          <w:p w14:paraId="34DE05BE" w14:textId="77777777" w:rsidR="00284660" w:rsidRDefault="00284660" w:rsidP="00284660">
            <w:pPr>
              <w:jc w:val="center"/>
              <w:rPr>
                <w:rFonts w:ascii="Calibri" w:hAnsi="Calibri"/>
                <w:sz w:val="18"/>
                <w:szCs w:val="18"/>
              </w:rPr>
            </w:pPr>
            <w:r>
              <w:rPr>
                <w:rFonts w:ascii="Calibri" w:hAnsi="Calibri"/>
                <w:sz w:val="18"/>
                <w:szCs w:val="18"/>
              </w:rPr>
              <w:t>03</w:t>
            </w:r>
          </w:p>
        </w:tc>
        <w:tc>
          <w:tcPr>
            <w:tcW w:w="10255" w:type="dxa"/>
            <w:gridSpan w:val="2"/>
          </w:tcPr>
          <w:p w14:paraId="448F1028" w14:textId="77777777" w:rsidR="00284660" w:rsidRDefault="00284660" w:rsidP="00284660">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284660" w14:paraId="03813F15" w14:textId="77777777" w:rsidTr="00284660">
        <w:tc>
          <w:tcPr>
            <w:tcW w:w="535" w:type="dxa"/>
            <w:vAlign w:val="center"/>
          </w:tcPr>
          <w:p w14:paraId="203E1527" w14:textId="77777777" w:rsidR="00284660" w:rsidRDefault="00284660" w:rsidP="00284660">
            <w:pPr>
              <w:jc w:val="center"/>
              <w:rPr>
                <w:rFonts w:ascii="Calibri" w:hAnsi="Calibri"/>
                <w:sz w:val="18"/>
                <w:szCs w:val="18"/>
              </w:rPr>
            </w:pPr>
            <w:r>
              <w:rPr>
                <w:rFonts w:ascii="Calibri" w:hAnsi="Calibri"/>
                <w:sz w:val="18"/>
                <w:szCs w:val="18"/>
              </w:rPr>
              <w:t>04</w:t>
            </w:r>
          </w:p>
        </w:tc>
        <w:tc>
          <w:tcPr>
            <w:tcW w:w="10255" w:type="dxa"/>
            <w:gridSpan w:val="2"/>
          </w:tcPr>
          <w:p w14:paraId="08BE3198" w14:textId="670409FC" w:rsidR="00284660" w:rsidRDefault="00284660" w:rsidP="00284660">
            <w:pPr>
              <w:rPr>
                <w:rFonts w:ascii="Calibri" w:hAnsi="Calibri"/>
                <w:sz w:val="18"/>
                <w:szCs w:val="18"/>
              </w:rPr>
            </w:pPr>
            <w:r>
              <w:rPr>
                <w:rFonts w:ascii="Calibri" w:hAnsi="Calibri"/>
                <w:sz w:val="18"/>
                <w:szCs w:val="18"/>
              </w:rPr>
              <w:t xml:space="preserve">When </w:t>
            </w:r>
            <w:del w:id="43" w:author="Author" w:date="2021-11-23T10:02:00Z">
              <w:r w:rsidDel="00C42847">
                <w:rPr>
                  <w:rFonts w:ascii="Calibri" w:hAnsi="Calibri"/>
                  <w:sz w:val="18"/>
                  <w:szCs w:val="18"/>
                </w:rPr>
                <w:delText xml:space="preserve">daylight </w:delText>
              </w:r>
            </w:del>
            <w:ins w:id="44" w:author="Author" w:date="2021-11-23T10:02:00Z">
              <w:r w:rsidR="00C42847">
                <w:rPr>
                  <w:rFonts w:ascii="Calibri" w:hAnsi="Calibri"/>
                  <w:sz w:val="18"/>
                  <w:szCs w:val="18"/>
                </w:rPr>
                <w:t xml:space="preserve">daylit </w:t>
              </w:r>
            </w:ins>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284660" w14:paraId="5C24AAC2" w14:textId="77777777" w:rsidTr="00284660">
        <w:tc>
          <w:tcPr>
            <w:tcW w:w="535" w:type="dxa"/>
            <w:vAlign w:val="center"/>
          </w:tcPr>
          <w:p w14:paraId="105DB836" w14:textId="77777777" w:rsidR="00284660" w:rsidRDefault="00284660" w:rsidP="00284660">
            <w:pPr>
              <w:jc w:val="center"/>
              <w:rPr>
                <w:rFonts w:ascii="Calibri" w:hAnsi="Calibri"/>
                <w:sz w:val="18"/>
                <w:szCs w:val="18"/>
              </w:rPr>
            </w:pPr>
            <w:r>
              <w:rPr>
                <w:rFonts w:ascii="Calibri" w:hAnsi="Calibri"/>
                <w:sz w:val="18"/>
                <w:szCs w:val="18"/>
              </w:rPr>
              <w:t>05</w:t>
            </w:r>
          </w:p>
        </w:tc>
        <w:tc>
          <w:tcPr>
            <w:tcW w:w="10255" w:type="dxa"/>
            <w:gridSpan w:val="2"/>
          </w:tcPr>
          <w:p w14:paraId="7670B034" w14:textId="77777777" w:rsidR="00284660" w:rsidRDefault="00284660" w:rsidP="002846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Where possible locate crawl space access on the exterior.</w:t>
            </w:r>
          </w:p>
        </w:tc>
      </w:tr>
      <w:tr w:rsidR="00284660" w14:paraId="3DE5D8B7" w14:textId="77777777" w:rsidTr="001B1FF4">
        <w:tc>
          <w:tcPr>
            <w:tcW w:w="535" w:type="dxa"/>
            <w:vAlign w:val="center"/>
          </w:tcPr>
          <w:p w14:paraId="05B7B5AA" w14:textId="77777777" w:rsidR="00284660" w:rsidRDefault="00284660" w:rsidP="00284660">
            <w:pPr>
              <w:jc w:val="center"/>
              <w:rPr>
                <w:rFonts w:ascii="Calibri" w:hAnsi="Calibri"/>
                <w:sz w:val="18"/>
                <w:szCs w:val="18"/>
              </w:rPr>
            </w:pPr>
            <w:r>
              <w:rPr>
                <w:rFonts w:ascii="Calibri" w:hAnsi="Calibri"/>
                <w:sz w:val="18"/>
                <w:szCs w:val="18"/>
              </w:rPr>
              <w:t>06</w:t>
            </w:r>
          </w:p>
        </w:tc>
        <w:tc>
          <w:tcPr>
            <w:tcW w:w="2340" w:type="dxa"/>
            <w:vAlign w:val="center"/>
          </w:tcPr>
          <w:p w14:paraId="73C0DE6C" w14:textId="77777777" w:rsidR="00284660" w:rsidRDefault="00284660">
            <w:pPr>
              <w:rPr>
                <w:rFonts w:ascii="Calibri" w:hAnsi="Calibri"/>
                <w:sz w:val="18"/>
                <w:szCs w:val="18"/>
              </w:rPr>
            </w:pPr>
            <w:r>
              <w:rPr>
                <w:rFonts w:ascii="Calibri" w:hAnsi="Calibri"/>
                <w:sz w:val="18"/>
                <w:szCs w:val="18"/>
              </w:rPr>
              <w:t>Verification Status</w:t>
            </w:r>
          </w:p>
        </w:tc>
        <w:tc>
          <w:tcPr>
            <w:tcW w:w="7915" w:type="dxa"/>
          </w:tcPr>
          <w:p w14:paraId="4921C0C2"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EEC9F2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6A187DC" w14:textId="77777777" w:rsidR="00284660" w:rsidRPr="002E1264" w:rsidRDefault="00284660" w:rsidP="00284660">
            <w:pPr>
              <w:pStyle w:val="ListParagraph"/>
              <w:numPr>
                <w:ilvl w:val="0"/>
                <w:numId w:val="49"/>
              </w:numPr>
              <w:rPr>
                <w:rFonts w:ascii="Calibri" w:hAnsi="Calibri"/>
                <w:sz w:val="18"/>
                <w:szCs w:val="18"/>
              </w:rPr>
            </w:pPr>
            <w:r w:rsidRPr="002E1264">
              <w:rPr>
                <w:rFonts w:ascii="Calibri" w:hAnsi="Calibri"/>
                <w:sz w:val="18"/>
                <w:szCs w:val="18"/>
                <w:u w:val="single"/>
              </w:rPr>
              <w:t>All N/A - This entire table is not applicable.</w:t>
            </w:r>
          </w:p>
        </w:tc>
      </w:tr>
      <w:tr w:rsidR="00284660" w14:paraId="00C290FA" w14:textId="77777777" w:rsidTr="00284660">
        <w:tc>
          <w:tcPr>
            <w:tcW w:w="535" w:type="dxa"/>
            <w:vAlign w:val="center"/>
          </w:tcPr>
          <w:p w14:paraId="35B7BD7F" w14:textId="77777777" w:rsidR="00284660" w:rsidRDefault="00284660" w:rsidP="00284660">
            <w:pPr>
              <w:jc w:val="center"/>
              <w:rPr>
                <w:rFonts w:ascii="Calibri" w:hAnsi="Calibri"/>
                <w:sz w:val="18"/>
                <w:szCs w:val="18"/>
              </w:rPr>
            </w:pPr>
            <w:r>
              <w:rPr>
                <w:rFonts w:ascii="Calibri" w:hAnsi="Calibri"/>
                <w:sz w:val="18"/>
                <w:szCs w:val="18"/>
              </w:rPr>
              <w:t>07</w:t>
            </w:r>
          </w:p>
        </w:tc>
        <w:tc>
          <w:tcPr>
            <w:tcW w:w="2340" w:type="dxa"/>
          </w:tcPr>
          <w:p w14:paraId="64ED82E2" w14:textId="77777777" w:rsidR="00284660" w:rsidRDefault="00284660" w:rsidP="00284660">
            <w:pPr>
              <w:rPr>
                <w:rFonts w:ascii="Calibri" w:hAnsi="Calibri"/>
                <w:sz w:val="18"/>
                <w:szCs w:val="18"/>
              </w:rPr>
            </w:pPr>
            <w:r>
              <w:rPr>
                <w:rFonts w:ascii="Calibri" w:hAnsi="Calibri"/>
                <w:sz w:val="18"/>
                <w:szCs w:val="18"/>
              </w:rPr>
              <w:t>Correction Notes</w:t>
            </w:r>
          </w:p>
        </w:tc>
        <w:tc>
          <w:tcPr>
            <w:tcW w:w="7915" w:type="dxa"/>
          </w:tcPr>
          <w:p w14:paraId="06C2F877" w14:textId="53CA5C44" w:rsidR="00284660"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765E3D51" w14:textId="77777777" w:rsidTr="00D53DCC">
        <w:tc>
          <w:tcPr>
            <w:tcW w:w="10790" w:type="dxa"/>
            <w:gridSpan w:val="3"/>
            <w:vAlign w:val="center"/>
          </w:tcPr>
          <w:p w14:paraId="27E0CE7C" w14:textId="2552D53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19927EF4" w14:textId="4DE08743" w:rsidR="00284660" w:rsidRDefault="00284660" w:rsidP="00284660"/>
    <w:p w14:paraId="6859F03A" w14:textId="77777777" w:rsidR="007F1AB9" w:rsidRDefault="007F1AB9">
      <w:r>
        <w:br w:type="page"/>
      </w:r>
    </w:p>
    <w:tbl>
      <w:tblPr>
        <w:tblStyle w:val="TableGrid"/>
        <w:tblW w:w="0" w:type="auto"/>
        <w:tblLook w:val="04A0" w:firstRow="1" w:lastRow="0" w:firstColumn="1" w:lastColumn="0" w:noHBand="0" w:noVBand="1"/>
      </w:tblPr>
      <w:tblGrid>
        <w:gridCol w:w="554"/>
        <w:gridCol w:w="2321"/>
        <w:gridCol w:w="7915"/>
      </w:tblGrid>
      <w:tr w:rsidR="00284660" w:rsidRPr="00E93981" w14:paraId="08C97632" w14:textId="77777777" w:rsidTr="00284660">
        <w:tc>
          <w:tcPr>
            <w:tcW w:w="10790" w:type="dxa"/>
            <w:gridSpan w:val="3"/>
            <w:tcBorders>
              <w:bottom w:val="single" w:sz="4" w:space="0" w:color="000000"/>
            </w:tcBorders>
          </w:tcPr>
          <w:p w14:paraId="241D0805" w14:textId="1017490B" w:rsidR="00284660" w:rsidRPr="00E93981" w:rsidRDefault="00284660" w:rsidP="00284660">
            <w:pPr>
              <w:rPr>
                <w:rFonts w:ascii="Calibri" w:hAnsi="Calibri"/>
                <w:b/>
                <w:sz w:val="18"/>
                <w:szCs w:val="16"/>
              </w:rPr>
            </w:pPr>
            <w:r>
              <w:rPr>
                <w:rFonts w:ascii="Calibri" w:hAnsi="Calibri"/>
                <w:b/>
                <w:sz w:val="18"/>
                <w:szCs w:val="16"/>
              </w:rPr>
              <w:lastRenderedPageBreak/>
              <w:t>D</w:t>
            </w:r>
            <w:r w:rsidRPr="00E93981">
              <w:rPr>
                <w:rFonts w:ascii="Calibri" w:hAnsi="Calibri"/>
                <w:b/>
                <w:sz w:val="18"/>
                <w:szCs w:val="16"/>
              </w:rPr>
              <w:t>. Wall Adjacent to Unconditioned Space</w:t>
            </w:r>
          </w:p>
        </w:tc>
      </w:tr>
      <w:tr w:rsidR="00284660" w:rsidRPr="00E93981" w14:paraId="344414DC" w14:textId="77777777" w:rsidTr="00284660">
        <w:tc>
          <w:tcPr>
            <w:tcW w:w="554" w:type="dxa"/>
            <w:vAlign w:val="center"/>
          </w:tcPr>
          <w:p w14:paraId="33C80F7E"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D071883" w14:textId="77777777" w:rsidR="00284660" w:rsidRPr="00E93981" w:rsidRDefault="00284660" w:rsidP="00284660">
            <w:pPr>
              <w:rPr>
                <w:rFonts w:ascii="Calibri" w:hAnsi="Calibri"/>
                <w:sz w:val="18"/>
                <w:szCs w:val="16"/>
              </w:rPr>
            </w:pPr>
            <w:r w:rsidRPr="00E93981">
              <w:rPr>
                <w:rFonts w:ascii="Calibri" w:hAnsi="Calibri"/>
                <w:sz w:val="18"/>
                <w:szCs w:val="16"/>
              </w:rPr>
              <w:t>Insulation quality</w:t>
            </w:r>
            <w:r>
              <w:rPr>
                <w:rFonts w:ascii="Calibri" w:hAnsi="Calibri"/>
                <w:sz w:val="18"/>
                <w:szCs w:val="16"/>
              </w:rPr>
              <w:t xml:space="preserve"> was</w:t>
            </w:r>
            <w:r w:rsidRPr="00E93981">
              <w:rPr>
                <w:rFonts w:ascii="Calibri" w:hAnsi="Calibri"/>
                <w:sz w:val="18"/>
                <w:szCs w:val="16"/>
              </w:rPr>
              <w:t xml:space="preserve"> verified prior to the installation of</w:t>
            </w:r>
            <w:r>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284660" w:rsidRPr="00E93981" w14:paraId="6DBA5A04" w14:textId="77777777" w:rsidTr="00284660">
        <w:tc>
          <w:tcPr>
            <w:tcW w:w="554" w:type="dxa"/>
            <w:vAlign w:val="center"/>
          </w:tcPr>
          <w:p w14:paraId="32E10966"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E3260D9" w14:textId="1A060E20" w:rsidR="00284660" w:rsidRPr="00E93981" w:rsidRDefault="00284660" w:rsidP="00284660">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ins w:id="45" w:author="Author" w:date="2021-11-23T10:02:00Z">
              <w:r w:rsidR="00C42847">
                <w:rPr>
                  <w:rFonts w:ascii="Calibri" w:hAnsi="Calibri"/>
                  <w:sz w:val="18"/>
                  <w:szCs w:val="16"/>
                </w:rPr>
                <w:t>,</w:t>
              </w:r>
            </w:ins>
            <w:r w:rsidRPr="00E93981">
              <w:rPr>
                <w:rFonts w:ascii="Calibri" w:hAnsi="Calibri"/>
                <w:sz w:val="18"/>
                <w:szCs w:val="16"/>
              </w:rPr>
              <w:t xml:space="preserve"> or compression. </w:t>
            </w:r>
            <w:r w:rsidR="009E53BE">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284660" w:rsidRPr="00E93981" w14:paraId="675C0ED6" w14:textId="77777777" w:rsidTr="00284660">
        <w:trPr>
          <w:trHeight w:val="143"/>
        </w:trPr>
        <w:tc>
          <w:tcPr>
            <w:tcW w:w="554" w:type="dxa"/>
            <w:vAlign w:val="center"/>
          </w:tcPr>
          <w:p w14:paraId="211C4EF4"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60DB816" w14:textId="77777777" w:rsidR="00284660" w:rsidRPr="00A90877" w:rsidRDefault="00284660" w:rsidP="00284660">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284660" w:rsidRPr="00E93981" w14:paraId="5881B6C9" w14:textId="77777777" w:rsidTr="00284660">
        <w:tc>
          <w:tcPr>
            <w:tcW w:w="554" w:type="dxa"/>
            <w:vAlign w:val="center"/>
          </w:tcPr>
          <w:p w14:paraId="51B228B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3ACFFF4B" w14:textId="77777777" w:rsidR="00284660" w:rsidRPr="00E93981" w:rsidRDefault="00284660" w:rsidP="00284660">
            <w:pPr>
              <w:rPr>
                <w:rFonts w:ascii="Calibri" w:hAnsi="Calibri"/>
                <w:sz w:val="18"/>
                <w:szCs w:val="16"/>
              </w:rPr>
            </w:pPr>
            <w:r w:rsidRPr="00E93981">
              <w:rPr>
                <w:rFonts w:ascii="Calibri" w:hAnsi="Calibri"/>
                <w:sz w:val="18"/>
                <w:szCs w:val="16"/>
              </w:rPr>
              <w:t>Structural metal tie</w:t>
            </w:r>
            <w:r>
              <w:rPr>
                <w:rFonts w:ascii="Calibri" w:hAnsi="Calibri"/>
                <w:sz w:val="18"/>
                <w:szCs w:val="16"/>
              </w:rPr>
              <w:t>-</w:t>
            </w:r>
            <w:r w:rsidRPr="00E93981">
              <w:rPr>
                <w:rFonts w:ascii="Calibri" w:hAnsi="Calibri"/>
                <w:sz w:val="18"/>
                <w:szCs w:val="16"/>
              </w:rPr>
              <w:t>downs and shear panels are insulated between exterior air barrier and metal.</w:t>
            </w:r>
          </w:p>
        </w:tc>
      </w:tr>
      <w:tr w:rsidR="00284660" w:rsidRPr="00E93981" w14:paraId="411B451C" w14:textId="77777777" w:rsidTr="00284660">
        <w:tc>
          <w:tcPr>
            <w:tcW w:w="554" w:type="dxa"/>
            <w:vAlign w:val="center"/>
          </w:tcPr>
          <w:p w14:paraId="034E355C"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6A61B2F5" w14:textId="77777777" w:rsidR="00284660" w:rsidRPr="00E93981" w:rsidRDefault="00284660" w:rsidP="00284660">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284660" w:rsidRPr="00E93981" w14:paraId="03FE0A09" w14:textId="77777777" w:rsidTr="00284660">
        <w:tc>
          <w:tcPr>
            <w:tcW w:w="554" w:type="dxa"/>
            <w:vAlign w:val="center"/>
          </w:tcPr>
          <w:p w14:paraId="4E37276D"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34F05BC9" w14:textId="77777777" w:rsidR="00284660" w:rsidRPr="00E93981" w:rsidRDefault="00284660" w:rsidP="00284660">
            <w:pPr>
              <w:rPr>
                <w:rFonts w:ascii="Calibri" w:hAnsi="Calibri"/>
                <w:sz w:val="18"/>
                <w:szCs w:val="16"/>
              </w:rPr>
            </w:pPr>
            <w:r w:rsidRPr="00E93981">
              <w:rPr>
                <w:rFonts w:ascii="Calibri" w:hAnsi="Calibri"/>
                <w:sz w:val="18"/>
                <w:szCs w:val="16"/>
              </w:rPr>
              <w:t xml:space="preserve">Insulation and interior air barrier </w:t>
            </w:r>
            <w:r>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Pr>
                <w:rFonts w:ascii="Calibri" w:hAnsi="Calibri"/>
                <w:sz w:val="18"/>
                <w:szCs w:val="16"/>
              </w:rPr>
              <w:t>Certificate of Compliance</w:t>
            </w:r>
            <w:r w:rsidRPr="00E93981">
              <w:rPr>
                <w:rFonts w:ascii="Calibri" w:hAnsi="Calibri"/>
                <w:sz w:val="18"/>
                <w:szCs w:val="16"/>
              </w:rPr>
              <w:t xml:space="preserve"> when located against exterior walls.</w:t>
            </w:r>
          </w:p>
        </w:tc>
      </w:tr>
      <w:tr w:rsidR="00284660" w:rsidRPr="00E93981" w14:paraId="0A4058C8" w14:textId="77777777" w:rsidTr="00284660">
        <w:tc>
          <w:tcPr>
            <w:tcW w:w="554" w:type="dxa"/>
            <w:vAlign w:val="center"/>
          </w:tcPr>
          <w:p w14:paraId="43D3B0D8"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2B342370" w14:textId="5ED595AF" w:rsidR="00284660" w:rsidRPr="00E93981" w:rsidRDefault="00284660" w:rsidP="007563D2">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7563D2">
              <w:rPr>
                <w:rFonts w:ascii="Calibri" w:hAnsi="Calibri"/>
                <w:sz w:val="18"/>
                <w:szCs w:val="16"/>
              </w:rPr>
              <w:t>No header insulation is required for single-member headers that are the same width as the wall, provided that the entire wall has at least R-2 insulation.</w:t>
            </w:r>
          </w:p>
        </w:tc>
      </w:tr>
      <w:tr w:rsidR="00284660" w:rsidRPr="00E93981" w14:paraId="4CAA5135" w14:textId="77777777" w:rsidTr="00284660">
        <w:tc>
          <w:tcPr>
            <w:tcW w:w="554" w:type="dxa"/>
            <w:vAlign w:val="center"/>
          </w:tcPr>
          <w:p w14:paraId="619AA302"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046C5FF8" w14:textId="77777777" w:rsidR="00284660" w:rsidRPr="00E93981" w:rsidRDefault="00284660" w:rsidP="00284660">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284660" w:rsidRPr="00E93981" w14:paraId="0B2936D8" w14:textId="77777777" w:rsidTr="001B1FF4">
        <w:tc>
          <w:tcPr>
            <w:tcW w:w="554" w:type="dxa"/>
            <w:vAlign w:val="center"/>
          </w:tcPr>
          <w:p w14:paraId="3CFA4D39" w14:textId="77777777" w:rsidR="00284660" w:rsidRPr="00E93981" w:rsidRDefault="00284660" w:rsidP="00284660">
            <w:pPr>
              <w:jc w:val="center"/>
              <w:rPr>
                <w:rFonts w:ascii="Calibri" w:hAnsi="Calibri"/>
                <w:sz w:val="18"/>
                <w:szCs w:val="16"/>
              </w:rPr>
            </w:pPr>
            <w:r>
              <w:rPr>
                <w:rFonts w:ascii="Calibri" w:hAnsi="Calibri"/>
                <w:sz w:val="18"/>
                <w:szCs w:val="16"/>
              </w:rPr>
              <w:t>09</w:t>
            </w:r>
          </w:p>
        </w:tc>
        <w:tc>
          <w:tcPr>
            <w:tcW w:w="2321" w:type="dxa"/>
            <w:vAlign w:val="center"/>
          </w:tcPr>
          <w:p w14:paraId="69715DEB" w14:textId="77777777" w:rsidR="00284660" w:rsidRPr="00E93981" w:rsidRDefault="00284660">
            <w:pPr>
              <w:rPr>
                <w:rFonts w:ascii="Calibri" w:hAnsi="Calibri"/>
                <w:sz w:val="18"/>
                <w:szCs w:val="16"/>
              </w:rPr>
            </w:pPr>
            <w:r>
              <w:rPr>
                <w:rFonts w:ascii="Calibri" w:hAnsi="Calibri"/>
                <w:sz w:val="18"/>
                <w:szCs w:val="16"/>
              </w:rPr>
              <w:t>Verification Status</w:t>
            </w:r>
          </w:p>
        </w:tc>
        <w:tc>
          <w:tcPr>
            <w:tcW w:w="7915" w:type="dxa"/>
          </w:tcPr>
          <w:p w14:paraId="3D2CF4E3"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0BB6D4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315B0059"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1301DDA7" w14:textId="77777777" w:rsidTr="00284660">
        <w:tc>
          <w:tcPr>
            <w:tcW w:w="554" w:type="dxa"/>
            <w:vAlign w:val="center"/>
          </w:tcPr>
          <w:p w14:paraId="4729B9A6"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tcPr>
          <w:p w14:paraId="26C3E7D7"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44A1ECAF" w14:textId="20EB56C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31BF13C9" w14:textId="77777777" w:rsidTr="00D53DCC">
        <w:tc>
          <w:tcPr>
            <w:tcW w:w="10790" w:type="dxa"/>
            <w:gridSpan w:val="3"/>
            <w:vAlign w:val="center"/>
          </w:tcPr>
          <w:p w14:paraId="2B2E7EB1" w14:textId="249C9D6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B1E948" w14:textId="2901CDA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7E429F31" w14:textId="77777777" w:rsidTr="00284660">
        <w:tc>
          <w:tcPr>
            <w:tcW w:w="10790" w:type="dxa"/>
            <w:gridSpan w:val="3"/>
          </w:tcPr>
          <w:p w14:paraId="42BA4054" w14:textId="20755105" w:rsidR="00284660" w:rsidRPr="00E93981" w:rsidRDefault="00284660" w:rsidP="00284660">
            <w:pPr>
              <w:rPr>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tc>
      </w:tr>
      <w:tr w:rsidR="00284660" w:rsidRPr="00E93981" w14:paraId="1301E6D1" w14:textId="77777777" w:rsidTr="00284660">
        <w:tc>
          <w:tcPr>
            <w:tcW w:w="554" w:type="dxa"/>
            <w:vAlign w:val="center"/>
          </w:tcPr>
          <w:p w14:paraId="5CE22258"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6A4C7A6F" w14:textId="77777777" w:rsidR="00284660" w:rsidRPr="00E93981" w:rsidRDefault="00284660" w:rsidP="00284660">
            <w:pPr>
              <w:rPr>
                <w:rFonts w:ascii="Calibri" w:hAnsi="Calibri"/>
                <w:sz w:val="18"/>
                <w:szCs w:val="16"/>
              </w:rPr>
            </w:pPr>
            <w:r w:rsidRPr="00E93981">
              <w:rPr>
                <w:rFonts w:ascii="Calibri" w:hAnsi="Calibri"/>
                <w:sz w:val="18"/>
                <w:szCs w:val="16"/>
              </w:rPr>
              <w:t>Insulation extends to the outside surface of the exterior wall.</w:t>
            </w:r>
          </w:p>
        </w:tc>
      </w:tr>
      <w:tr w:rsidR="00284660" w:rsidRPr="00E93981" w14:paraId="3FF82522" w14:textId="77777777" w:rsidTr="00284660">
        <w:tc>
          <w:tcPr>
            <w:tcW w:w="554" w:type="dxa"/>
            <w:vAlign w:val="center"/>
          </w:tcPr>
          <w:p w14:paraId="4B00A862"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34883E0" w14:textId="77777777" w:rsidR="00284660" w:rsidRPr="00E93981" w:rsidRDefault="00284660" w:rsidP="00284660">
            <w:pPr>
              <w:rPr>
                <w:rFonts w:ascii="Calibri" w:hAnsi="Calibri"/>
                <w:sz w:val="18"/>
                <w:szCs w:val="16"/>
              </w:rPr>
            </w:pPr>
            <w:r w:rsidRPr="00E93981">
              <w:rPr>
                <w:rFonts w:ascii="Calibri" w:hAnsi="Calibri"/>
                <w:sz w:val="18"/>
                <w:szCs w:val="16"/>
              </w:rPr>
              <w:t>Insulation is in direct contact with</w:t>
            </w:r>
            <w:r>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284660" w:rsidRPr="00E93981" w14:paraId="2E45A70E" w14:textId="77777777" w:rsidTr="00284660">
        <w:tc>
          <w:tcPr>
            <w:tcW w:w="554" w:type="dxa"/>
            <w:vAlign w:val="center"/>
          </w:tcPr>
          <w:p w14:paraId="2DB54D7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1F6985FB" w14:textId="06BDF374" w:rsidR="00284660" w:rsidRPr="00E93981" w:rsidRDefault="00284660" w:rsidP="00284660">
            <w:pPr>
              <w:rPr>
                <w:rFonts w:ascii="Calibri" w:hAnsi="Calibri"/>
                <w:sz w:val="18"/>
                <w:szCs w:val="16"/>
              </w:rPr>
            </w:pPr>
            <w:r w:rsidRPr="00E93981">
              <w:rPr>
                <w:rFonts w:ascii="Calibri" w:hAnsi="Calibri"/>
                <w:sz w:val="18"/>
                <w:szCs w:val="16"/>
              </w:rPr>
              <w:t xml:space="preserve">Chimneys and flues (except zero clearance) have </w:t>
            </w:r>
            <w:r>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del w:id="46" w:author="Author" w:date="2021-11-23T10:03:00Z">
              <w:r w:rsidRPr="00E93981" w:rsidDel="008B724E">
                <w:rPr>
                  <w:rFonts w:ascii="Calibri" w:hAnsi="Calibri"/>
                  <w:sz w:val="18"/>
                  <w:szCs w:val="16"/>
                </w:rPr>
                <w:delText>”</w:delText>
              </w:r>
            </w:del>
            <w:ins w:id="47" w:author="Author" w:date="2021-11-23T10:03:00Z">
              <w:r w:rsidR="008B724E">
                <w:rPr>
                  <w:rFonts w:ascii="Calibri" w:hAnsi="Calibri"/>
                  <w:sz w:val="18"/>
                  <w:szCs w:val="16"/>
                </w:rPr>
                <w:t>-inch</w:t>
              </w:r>
            </w:ins>
            <w:r w:rsidRPr="00E93981">
              <w:rPr>
                <w:rFonts w:ascii="Calibri" w:hAnsi="Calibri"/>
                <w:sz w:val="18"/>
                <w:szCs w:val="16"/>
              </w:rPr>
              <w:t xml:space="preserve"> clearance between the collar and the chimney/flue for double wall vent, and 6</w:t>
            </w:r>
            <w:del w:id="48" w:author="Author" w:date="2021-11-23T10:03:00Z">
              <w:r w:rsidRPr="00E93981" w:rsidDel="008B724E">
                <w:rPr>
                  <w:rFonts w:ascii="Calibri" w:hAnsi="Calibri"/>
                  <w:sz w:val="18"/>
                  <w:szCs w:val="16"/>
                </w:rPr>
                <w:delText>”</w:delText>
              </w:r>
            </w:del>
            <w:ins w:id="49" w:author="Author" w:date="2021-11-23T10:03:00Z">
              <w:r w:rsidR="008B724E">
                <w:rPr>
                  <w:rFonts w:ascii="Calibri" w:hAnsi="Calibri"/>
                  <w:sz w:val="18"/>
                  <w:szCs w:val="16"/>
                </w:rPr>
                <w:t>-inches</w:t>
              </w:r>
            </w:ins>
            <w:r w:rsidRPr="00E93981">
              <w:rPr>
                <w:rFonts w:ascii="Calibri" w:hAnsi="Calibri"/>
                <w:sz w:val="18"/>
                <w:szCs w:val="16"/>
              </w:rPr>
              <w:t xml:space="preserve"> for single wall vent, unless manufacturer’s instructions require otherwise. The collar is sealed to the ceiling with high temperature sealant to prevent air leakage. The insulation is in contact with the sheet metal collar.</w:t>
            </w:r>
          </w:p>
        </w:tc>
      </w:tr>
      <w:tr w:rsidR="00284660" w:rsidRPr="00E93981" w14:paraId="3B96FA80" w14:textId="77777777" w:rsidTr="00284660">
        <w:tc>
          <w:tcPr>
            <w:tcW w:w="554" w:type="dxa"/>
            <w:vAlign w:val="center"/>
          </w:tcPr>
          <w:p w14:paraId="412698C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00BF07B2" w14:textId="77777777" w:rsidR="00284660" w:rsidRPr="00E93981" w:rsidRDefault="00284660" w:rsidP="00284660">
            <w:pPr>
              <w:rPr>
                <w:rFonts w:ascii="Calibri" w:hAnsi="Calibri"/>
                <w:sz w:val="18"/>
                <w:szCs w:val="16"/>
              </w:rPr>
            </w:pPr>
            <w:r w:rsidRPr="00E93981">
              <w:rPr>
                <w:rFonts w:ascii="Calibri" w:hAnsi="Calibri"/>
                <w:sz w:val="18"/>
                <w:szCs w:val="16"/>
              </w:rPr>
              <w:t xml:space="preserve">Recessed can lights penetrating </w:t>
            </w:r>
            <w:r>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Pr>
                <w:rFonts w:ascii="Calibri" w:hAnsi="Calibri"/>
                <w:sz w:val="18"/>
                <w:szCs w:val="16"/>
              </w:rPr>
              <w:t xml:space="preserve">the </w:t>
            </w:r>
            <w:r w:rsidRPr="00E93981">
              <w:rPr>
                <w:rFonts w:ascii="Calibri" w:hAnsi="Calibri"/>
                <w:sz w:val="18"/>
                <w:szCs w:val="16"/>
              </w:rPr>
              <w:t>ceiling R-value specified on the Certificate of Compliance.</w:t>
            </w:r>
          </w:p>
        </w:tc>
      </w:tr>
      <w:tr w:rsidR="00284660" w:rsidRPr="00E93981" w14:paraId="0C53F916" w14:textId="77777777" w:rsidTr="00284660">
        <w:tc>
          <w:tcPr>
            <w:tcW w:w="554" w:type="dxa"/>
            <w:vAlign w:val="center"/>
          </w:tcPr>
          <w:p w14:paraId="2A14DB3E"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7D2B9730" w14:textId="77777777" w:rsidR="00284660" w:rsidRPr="00E93981" w:rsidRDefault="00284660" w:rsidP="00284660">
            <w:pPr>
              <w:rPr>
                <w:rFonts w:ascii="Calibri" w:hAnsi="Calibri"/>
                <w:sz w:val="18"/>
                <w:szCs w:val="16"/>
              </w:rPr>
            </w:pPr>
            <w:r>
              <w:rPr>
                <w:rFonts w:ascii="Calibri" w:hAnsi="Calibri"/>
                <w:sz w:val="18"/>
                <w:szCs w:val="16"/>
              </w:rPr>
              <w:t>External surfaces of steel studs, s</w:t>
            </w:r>
            <w:r w:rsidRPr="00E93981">
              <w:rPr>
                <w:rFonts w:ascii="Calibri" w:hAnsi="Calibri"/>
                <w:sz w:val="18"/>
                <w:szCs w:val="16"/>
              </w:rPr>
              <w:t xml:space="preserve">teel-framed </w:t>
            </w:r>
            <w:proofErr w:type="spellStart"/>
            <w:r w:rsidRPr="00E93981">
              <w:rPr>
                <w:rFonts w:ascii="Calibri" w:hAnsi="Calibri"/>
                <w:sz w:val="18"/>
                <w:szCs w:val="16"/>
              </w:rPr>
              <w:t>kneewalls</w:t>
            </w:r>
            <w:proofErr w:type="spellEnd"/>
            <w:r w:rsidRPr="00E93981">
              <w:rPr>
                <w:rFonts w:ascii="Calibri" w:hAnsi="Calibri"/>
                <w:sz w:val="18"/>
                <w:szCs w:val="16"/>
              </w:rPr>
              <w:t>, skylight shafts, and gable ends are covered with insulation.</w:t>
            </w:r>
          </w:p>
        </w:tc>
      </w:tr>
      <w:tr w:rsidR="00284660" w:rsidRPr="00E93981" w14:paraId="002621C4" w14:textId="77777777" w:rsidTr="001B1FF4">
        <w:tc>
          <w:tcPr>
            <w:tcW w:w="554" w:type="dxa"/>
            <w:vAlign w:val="center"/>
          </w:tcPr>
          <w:p w14:paraId="0C878328"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vAlign w:val="center"/>
          </w:tcPr>
          <w:p w14:paraId="45BF57EB"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589CA9A9"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D25A9B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8EB90FD"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499A8806" w14:textId="77777777" w:rsidTr="00284660">
        <w:tc>
          <w:tcPr>
            <w:tcW w:w="554" w:type="dxa"/>
            <w:vAlign w:val="center"/>
          </w:tcPr>
          <w:p w14:paraId="51EA0663"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A03E7EC"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2E51670" w14:textId="59F912E9"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0BAE925D" w14:textId="77777777" w:rsidTr="00D53DCC">
        <w:tc>
          <w:tcPr>
            <w:tcW w:w="10790" w:type="dxa"/>
            <w:gridSpan w:val="3"/>
            <w:vAlign w:val="center"/>
          </w:tcPr>
          <w:p w14:paraId="39BC6655" w14:textId="37F6334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8613701" w14:textId="77777777" w:rsidR="00284660" w:rsidRPr="006120A6" w:rsidRDefault="00284660" w:rsidP="00284660">
      <w:pPr>
        <w:rPr>
          <w:sz w:val="16"/>
          <w:szCs w:val="16"/>
        </w:rPr>
      </w:pPr>
    </w:p>
    <w:tbl>
      <w:tblPr>
        <w:tblStyle w:val="TableGrid"/>
        <w:tblW w:w="0" w:type="auto"/>
        <w:tblLook w:val="04A0" w:firstRow="1" w:lastRow="0" w:firstColumn="1" w:lastColumn="0" w:noHBand="0" w:noVBand="1"/>
      </w:tblPr>
      <w:tblGrid>
        <w:gridCol w:w="554"/>
        <w:gridCol w:w="2321"/>
        <w:gridCol w:w="7915"/>
      </w:tblGrid>
      <w:tr w:rsidR="00284660" w:rsidRPr="00E93981" w14:paraId="006663F0" w14:textId="77777777" w:rsidTr="00284660">
        <w:tc>
          <w:tcPr>
            <w:tcW w:w="10790" w:type="dxa"/>
            <w:gridSpan w:val="3"/>
          </w:tcPr>
          <w:p w14:paraId="5487FF9F" w14:textId="77777777" w:rsidR="00284660" w:rsidRPr="00E93981" w:rsidRDefault="00284660" w:rsidP="00284660">
            <w:pPr>
              <w:rPr>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tc>
      </w:tr>
      <w:tr w:rsidR="00284660" w:rsidRPr="00E93981" w14:paraId="40FC0162" w14:textId="77777777" w:rsidTr="00284660">
        <w:tc>
          <w:tcPr>
            <w:tcW w:w="554" w:type="dxa"/>
            <w:vAlign w:val="center"/>
          </w:tcPr>
          <w:p w14:paraId="73149440"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77883F94" w14:textId="77777777" w:rsidR="00284660" w:rsidRPr="00E93981" w:rsidRDefault="00284660" w:rsidP="00284660">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284660" w:rsidRPr="00E93981" w14:paraId="65089028" w14:textId="77777777" w:rsidTr="00284660">
        <w:tc>
          <w:tcPr>
            <w:tcW w:w="554" w:type="dxa"/>
            <w:vAlign w:val="center"/>
          </w:tcPr>
          <w:p w14:paraId="1ECDE6BE"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5C19CE34" w14:textId="77777777" w:rsidR="00284660" w:rsidRPr="00E93981" w:rsidRDefault="00284660" w:rsidP="00284660">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284660" w:rsidRPr="00E93981" w14:paraId="0A9C533F" w14:textId="77777777" w:rsidTr="00284660">
        <w:tc>
          <w:tcPr>
            <w:tcW w:w="554" w:type="dxa"/>
            <w:vAlign w:val="center"/>
          </w:tcPr>
          <w:p w14:paraId="148F449F"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748456D" w14:textId="77777777" w:rsidR="00284660" w:rsidRPr="00E93981" w:rsidRDefault="00284660" w:rsidP="00284660">
            <w:pPr>
              <w:rPr>
                <w:rFonts w:ascii="Calibri" w:hAnsi="Calibri"/>
                <w:sz w:val="18"/>
                <w:szCs w:val="16"/>
              </w:rPr>
            </w:pPr>
            <w:r w:rsidRPr="00E93981">
              <w:rPr>
                <w:rFonts w:ascii="Calibri" w:hAnsi="Calibri"/>
                <w:sz w:val="18"/>
                <w:szCs w:val="16"/>
              </w:rPr>
              <w:t>Attic access is insulated to the same R-value required by the Certificate of Compliance for ceiling insulation and the insulation is permanently attached using adhesive or mechanical fasteners.</w:t>
            </w:r>
          </w:p>
        </w:tc>
      </w:tr>
      <w:tr w:rsidR="00284660" w:rsidRPr="00E93981" w14:paraId="35B4A0AF" w14:textId="77777777" w:rsidTr="00284660">
        <w:tc>
          <w:tcPr>
            <w:tcW w:w="554" w:type="dxa"/>
            <w:vAlign w:val="center"/>
          </w:tcPr>
          <w:p w14:paraId="2A3259E6"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68AFA75E" w14:textId="77777777" w:rsidR="00284660" w:rsidRPr="00E93981" w:rsidRDefault="00284660" w:rsidP="00284660">
            <w:pPr>
              <w:rPr>
                <w:rFonts w:ascii="Calibri" w:hAnsi="Calibri"/>
                <w:sz w:val="18"/>
                <w:szCs w:val="16"/>
              </w:rPr>
            </w:pPr>
            <w:r w:rsidRPr="00E93981">
              <w:rPr>
                <w:rFonts w:ascii="Calibri" w:hAnsi="Calibri"/>
                <w:sz w:val="18"/>
                <w:szCs w:val="16"/>
              </w:rPr>
              <w:t>Attic access must have a dam around the access to at least the same depth as the insulation.</w:t>
            </w:r>
          </w:p>
        </w:tc>
      </w:tr>
      <w:tr w:rsidR="00284660" w:rsidRPr="00E93981" w14:paraId="10F8BA08" w14:textId="77777777" w:rsidTr="00284660">
        <w:tc>
          <w:tcPr>
            <w:tcW w:w="554" w:type="dxa"/>
            <w:vAlign w:val="center"/>
          </w:tcPr>
          <w:p w14:paraId="6D8523C0"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7B97636" w14:textId="16AE31D7" w:rsidR="00284660" w:rsidRPr="00E93981" w:rsidRDefault="00284660" w:rsidP="00284660">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ins w:id="50" w:author="Author" w:date="2021-11-23T10:03:00Z">
              <w:r w:rsidR="008B724E">
                <w:rPr>
                  <w:rFonts w:ascii="Calibri" w:hAnsi="Calibri"/>
                  <w:sz w:val="18"/>
                  <w:szCs w:val="16"/>
                </w:rPr>
                <w:t>square feet (</w:t>
              </w:r>
            </w:ins>
            <w:r w:rsidRPr="00E93981">
              <w:rPr>
                <w:rFonts w:ascii="Calibri" w:hAnsi="Calibri"/>
                <w:sz w:val="18"/>
                <w:szCs w:val="16"/>
              </w:rPr>
              <w:t>ft</w:t>
            </w:r>
            <w:r w:rsidRPr="00E93981">
              <w:rPr>
                <w:rFonts w:ascii="Calibri" w:hAnsi="Calibri"/>
                <w:sz w:val="18"/>
                <w:szCs w:val="16"/>
                <w:vertAlign w:val="superscript"/>
              </w:rPr>
              <w:t>2</w:t>
            </w:r>
            <w:ins w:id="51" w:author="Author" w:date="2021-11-23T10:03:00Z">
              <w:r w:rsidR="008B724E">
                <w:rPr>
                  <w:rFonts w:ascii="Calibri" w:hAnsi="Calibri"/>
                  <w:sz w:val="18"/>
                  <w:szCs w:val="16"/>
                </w:rPr>
                <w:t>)</w:t>
              </w:r>
            </w:ins>
            <w:r w:rsidRPr="00E93981">
              <w:rPr>
                <w:rFonts w:ascii="Calibri" w:hAnsi="Calibri"/>
                <w:sz w:val="18"/>
                <w:szCs w:val="16"/>
              </w:rPr>
              <w:t>). The rulers are clearly readable and scaled to read inches of insulation and the R-value installed.</w:t>
            </w:r>
          </w:p>
        </w:tc>
      </w:tr>
      <w:tr w:rsidR="00284660" w:rsidRPr="00E93981" w14:paraId="7F48AE7E" w14:textId="77777777" w:rsidTr="001B1FF4">
        <w:tc>
          <w:tcPr>
            <w:tcW w:w="554" w:type="dxa"/>
            <w:vAlign w:val="center"/>
          </w:tcPr>
          <w:p w14:paraId="3105722A"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vAlign w:val="center"/>
          </w:tcPr>
          <w:p w14:paraId="38F98402" w14:textId="77777777" w:rsidR="00284660" w:rsidRPr="00E93981" w:rsidRDefault="00284660">
            <w:pPr>
              <w:rPr>
                <w:rFonts w:ascii="Calibri" w:hAnsi="Calibri"/>
                <w:sz w:val="18"/>
                <w:szCs w:val="16"/>
              </w:rPr>
            </w:pPr>
            <w:r>
              <w:rPr>
                <w:rFonts w:ascii="Calibri" w:hAnsi="Calibri"/>
                <w:sz w:val="18"/>
                <w:szCs w:val="16"/>
              </w:rPr>
              <w:t>Verification Status</w:t>
            </w:r>
          </w:p>
        </w:tc>
        <w:tc>
          <w:tcPr>
            <w:tcW w:w="7915" w:type="dxa"/>
          </w:tcPr>
          <w:p w14:paraId="574A16E5"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05D24A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0553115"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6143D4D9" w14:textId="77777777" w:rsidTr="00284660">
        <w:tc>
          <w:tcPr>
            <w:tcW w:w="554" w:type="dxa"/>
            <w:vAlign w:val="center"/>
          </w:tcPr>
          <w:p w14:paraId="225B1D00"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C743AFB"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32076894" w14:textId="52F1F9A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A7E2563" w14:textId="77777777" w:rsidTr="00D53DCC">
        <w:tc>
          <w:tcPr>
            <w:tcW w:w="10790" w:type="dxa"/>
            <w:gridSpan w:val="3"/>
            <w:vAlign w:val="center"/>
          </w:tcPr>
          <w:p w14:paraId="10529080" w14:textId="7EE5512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24191F" w14:textId="0D110D7E" w:rsidR="007F1AB9" w:rsidRDefault="007F1AB9"/>
    <w:tbl>
      <w:tblPr>
        <w:tblStyle w:val="TableGrid"/>
        <w:tblW w:w="0" w:type="auto"/>
        <w:tblLook w:val="04A0" w:firstRow="1" w:lastRow="0" w:firstColumn="1" w:lastColumn="0" w:noHBand="0" w:noVBand="1"/>
      </w:tblPr>
      <w:tblGrid>
        <w:gridCol w:w="554"/>
        <w:gridCol w:w="2321"/>
        <w:gridCol w:w="7915"/>
      </w:tblGrid>
      <w:tr w:rsidR="00284660" w:rsidRPr="00E93981" w14:paraId="6A132412" w14:textId="77777777" w:rsidTr="00284660">
        <w:tc>
          <w:tcPr>
            <w:tcW w:w="10790" w:type="dxa"/>
            <w:gridSpan w:val="3"/>
          </w:tcPr>
          <w:p w14:paraId="7E504FD2" w14:textId="35BBF7F4" w:rsidR="00284660" w:rsidRPr="00E93981" w:rsidRDefault="00284660" w:rsidP="00284660">
            <w:pPr>
              <w:rPr>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tc>
      </w:tr>
      <w:tr w:rsidR="00284660" w:rsidRPr="00E93981" w14:paraId="5CDE8123" w14:textId="77777777" w:rsidTr="00284660">
        <w:tc>
          <w:tcPr>
            <w:tcW w:w="554" w:type="dxa"/>
            <w:vAlign w:val="center"/>
          </w:tcPr>
          <w:p w14:paraId="7B5BBF3F"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09C4C5A2" w14:textId="77777777" w:rsidR="00284660" w:rsidRPr="00E93981" w:rsidRDefault="00284660" w:rsidP="00284660">
            <w:pPr>
              <w:rPr>
                <w:rFonts w:ascii="Calibri" w:hAnsi="Calibri"/>
                <w:sz w:val="18"/>
                <w:szCs w:val="16"/>
              </w:rPr>
            </w:pPr>
            <w:r w:rsidRPr="00E93981">
              <w:rPr>
                <w:rFonts w:ascii="Calibri" w:hAnsi="Calibri"/>
                <w:sz w:val="18"/>
                <w:szCs w:val="16"/>
              </w:rPr>
              <w:t xml:space="preserve">The roof sheathing is the air barrier and </w:t>
            </w:r>
            <w:r>
              <w:rPr>
                <w:rFonts w:ascii="Calibri" w:hAnsi="Calibri"/>
                <w:sz w:val="18"/>
                <w:szCs w:val="16"/>
              </w:rPr>
              <w:t xml:space="preserve">is </w:t>
            </w:r>
            <w:r w:rsidRPr="00E93981">
              <w:rPr>
                <w:rFonts w:ascii="Calibri" w:hAnsi="Calibri"/>
                <w:sz w:val="18"/>
                <w:szCs w:val="16"/>
              </w:rPr>
              <w:t>sealed to prevent air movement to the outside.</w:t>
            </w:r>
          </w:p>
        </w:tc>
      </w:tr>
      <w:tr w:rsidR="00284660" w:rsidRPr="00E93981" w14:paraId="0910F8AB" w14:textId="77777777" w:rsidTr="00284660">
        <w:tc>
          <w:tcPr>
            <w:tcW w:w="554" w:type="dxa"/>
            <w:vAlign w:val="center"/>
          </w:tcPr>
          <w:p w14:paraId="5F0CF8C6" w14:textId="14C6CCCB"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0FB0B4B3" w14:textId="77777777" w:rsidR="00284660" w:rsidRPr="00E93981" w:rsidRDefault="00284660" w:rsidP="00284660">
            <w:pPr>
              <w:rPr>
                <w:rFonts w:ascii="Calibri" w:hAnsi="Calibri"/>
                <w:sz w:val="18"/>
                <w:szCs w:val="16"/>
              </w:rPr>
            </w:pPr>
            <w:r w:rsidRPr="00E93981">
              <w:rPr>
                <w:rFonts w:ascii="Calibri" w:hAnsi="Calibri"/>
                <w:sz w:val="18"/>
                <w:szCs w:val="16"/>
              </w:rPr>
              <w:t xml:space="preserve">Insulation is in full contact with </w:t>
            </w:r>
            <w:r>
              <w:rPr>
                <w:rFonts w:ascii="Calibri" w:hAnsi="Calibri"/>
                <w:sz w:val="18"/>
                <w:szCs w:val="16"/>
              </w:rPr>
              <w:t xml:space="preserve">the </w:t>
            </w:r>
            <w:r w:rsidRPr="00E93981">
              <w:rPr>
                <w:rFonts w:ascii="Calibri" w:hAnsi="Calibri"/>
                <w:sz w:val="18"/>
                <w:szCs w:val="16"/>
              </w:rPr>
              <w:t>air barrier (roof sheathing).</w:t>
            </w:r>
          </w:p>
        </w:tc>
      </w:tr>
      <w:tr w:rsidR="00284660" w:rsidRPr="00E93981" w14:paraId="7E60CE97" w14:textId="77777777" w:rsidTr="00284660">
        <w:tc>
          <w:tcPr>
            <w:tcW w:w="554" w:type="dxa"/>
            <w:vAlign w:val="center"/>
          </w:tcPr>
          <w:p w14:paraId="6B207017" w14:textId="29AB3262"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5679167E" w14:textId="77777777" w:rsidR="00284660" w:rsidRPr="00E93981" w:rsidRDefault="00284660" w:rsidP="00284660">
            <w:pPr>
              <w:rPr>
                <w:rFonts w:ascii="Calibri" w:hAnsi="Calibri"/>
                <w:sz w:val="18"/>
                <w:szCs w:val="16"/>
              </w:rPr>
            </w:pPr>
            <w:r>
              <w:rPr>
                <w:rFonts w:ascii="Calibri" w:hAnsi="Calibri"/>
                <w:sz w:val="18"/>
                <w:szCs w:val="16"/>
              </w:rPr>
              <w:t>If i</w:t>
            </w:r>
            <w:r w:rsidRPr="00CD4D9D">
              <w:rPr>
                <w:rFonts w:ascii="Calibri" w:hAnsi="Calibri"/>
                <w:sz w:val="18"/>
                <w:szCs w:val="16"/>
              </w:rPr>
              <w:t xml:space="preserve">nsulated using air permeable insulation, gable end walls are sealed and insulated the same as exterior walls, </w:t>
            </w:r>
            <w:r w:rsidRPr="00DE2064">
              <w:rPr>
                <w:rFonts w:ascii="Calibri" w:hAnsi="Calibri"/>
                <w:sz w:val="18"/>
                <w:szCs w:val="16"/>
              </w:rPr>
              <w:t>including interior air barrier.</w:t>
            </w:r>
          </w:p>
        </w:tc>
      </w:tr>
      <w:tr w:rsidR="00284660" w:rsidRPr="00E93981" w14:paraId="50999290" w14:textId="77777777" w:rsidTr="001B1FF4">
        <w:tc>
          <w:tcPr>
            <w:tcW w:w="554" w:type="dxa"/>
            <w:vAlign w:val="center"/>
          </w:tcPr>
          <w:p w14:paraId="62E2697E" w14:textId="27B89AA4"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vAlign w:val="center"/>
          </w:tcPr>
          <w:p w14:paraId="22F603AE"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52F7FC2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E9265FA"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15EE590"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039A988D" w14:textId="77777777" w:rsidTr="00284660">
        <w:tc>
          <w:tcPr>
            <w:tcW w:w="554" w:type="dxa"/>
            <w:vAlign w:val="center"/>
          </w:tcPr>
          <w:p w14:paraId="2E988291" w14:textId="70115287"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2BD5CFDD"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44942D4C" w14:textId="33E806E0"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5DE8FC27" w14:textId="77777777" w:rsidTr="00D53DCC">
        <w:tc>
          <w:tcPr>
            <w:tcW w:w="10790" w:type="dxa"/>
            <w:gridSpan w:val="3"/>
            <w:vAlign w:val="center"/>
          </w:tcPr>
          <w:p w14:paraId="575473BD" w14:textId="778C2102" w:rsidR="007F1AB9" w:rsidRPr="001B1FF4" w:rsidRDefault="007F1AB9" w:rsidP="002846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CDB07D4" w14:textId="77777777" w:rsidR="00284660" w:rsidRDefault="00284660" w:rsidP="00284660"/>
    <w:tbl>
      <w:tblPr>
        <w:tblStyle w:val="TableGrid"/>
        <w:tblW w:w="0" w:type="auto"/>
        <w:tblLook w:val="04A0" w:firstRow="1" w:lastRow="0" w:firstColumn="1" w:lastColumn="0" w:noHBand="0" w:noVBand="1"/>
      </w:tblPr>
      <w:tblGrid>
        <w:gridCol w:w="554"/>
        <w:gridCol w:w="2321"/>
        <w:gridCol w:w="7915"/>
      </w:tblGrid>
      <w:tr w:rsidR="00284660" w:rsidRPr="00E93981" w14:paraId="6EDDC985" w14:textId="77777777" w:rsidTr="00284660">
        <w:tc>
          <w:tcPr>
            <w:tcW w:w="10790" w:type="dxa"/>
            <w:gridSpan w:val="3"/>
          </w:tcPr>
          <w:p w14:paraId="59C8291B" w14:textId="77777777" w:rsidR="00284660" w:rsidRPr="00E93981" w:rsidRDefault="00284660" w:rsidP="00284660">
            <w:pPr>
              <w:rPr>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tc>
      </w:tr>
      <w:tr w:rsidR="00284660" w:rsidRPr="00E93981" w14:paraId="64300DAB" w14:textId="77777777" w:rsidTr="00284660">
        <w:tc>
          <w:tcPr>
            <w:tcW w:w="554" w:type="dxa"/>
            <w:vAlign w:val="center"/>
          </w:tcPr>
          <w:p w14:paraId="4D88F5EA"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A4F02ED" w14:textId="77777777" w:rsidR="00284660" w:rsidRPr="00E93981" w:rsidRDefault="00284660" w:rsidP="00284660">
            <w:pPr>
              <w:rPr>
                <w:rFonts w:ascii="Calibri" w:hAnsi="Calibri"/>
                <w:sz w:val="18"/>
                <w:szCs w:val="16"/>
              </w:rPr>
            </w:pPr>
            <w:r w:rsidRPr="00E93981">
              <w:rPr>
                <w:rFonts w:ascii="Calibri" w:hAnsi="Calibri"/>
                <w:sz w:val="18"/>
                <w:szCs w:val="16"/>
              </w:rPr>
              <w:t xml:space="preserve">Insulation </w:t>
            </w:r>
            <w:r>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284660" w:rsidRPr="00E93981" w14:paraId="14CA4783" w14:textId="77777777" w:rsidTr="00284660">
        <w:tc>
          <w:tcPr>
            <w:tcW w:w="554" w:type="dxa"/>
            <w:vAlign w:val="center"/>
          </w:tcPr>
          <w:p w14:paraId="22895594"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09A4DD4B" w14:textId="77777777" w:rsidR="00284660" w:rsidRPr="00E93981" w:rsidRDefault="00284660" w:rsidP="00284660">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284660" w:rsidRPr="00E93981" w14:paraId="598D8985" w14:textId="77777777" w:rsidTr="00284660">
        <w:tc>
          <w:tcPr>
            <w:tcW w:w="554" w:type="dxa"/>
            <w:vAlign w:val="center"/>
          </w:tcPr>
          <w:p w14:paraId="2F26281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65DC9002" w14:textId="77777777" w:rsidR="00284660" w:rsidRPr="00E93981" w:rsidRDefault="00284660" w:rsidP="00284660">
            <w:pPr>
              <w:rPr>
                <w:rFonts w:ascii="Calibri" w:hAnsi="Calibri"/>
                <w:sz w:val="18"/>
                <w:szCs w:val="16"/>
              </w:rPr>
            </w:pPr>
            <w:r w:rsidRPr="00E93981">
              <w:rPr>
                <w:rFonts w:ascii="Calibri" w:hAnsi="Calibri"/>
                <w:sz w:val="18"/>
                <w:szCs w:val="16"/>
              </w:rPr>
              <w:t>Insulation is not required on gable end walls.</w:t>
            </w:r>
          </w:p>
        </w:tc>
      </w:tr>
      <w:tr w:rsidR="00284660" w:rsidRPr="00E93981" w14:paraId="628017BB" w14:textId="77777777" w:rsidTr="00284660">
        <w:tc>
          <w:tcPr>
            <w:tcW w:w="554" w:type="dxa"/>
            <w:vAlign w:val="center"/>
          </w:tcPr>
          <w:p w14:paraId="25E1A9A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5D35580F" w14:textId="77777777" w:rsidR="00284660" w:rsidRPr="00DE2064" w:rsidRDefault="00284660" w:rsidP="00284660">
            <w:pPr>
              <w:rPr>
                <w:rFonts w:ascii="Calibri" w:hAnsi="Calibri"/>
                <w:sz w:val="18"/>
                <w:szCs w:val="16"/>
              </w:rPr>
            </w:pPr>
            <w:r w:rsidRPr="00DE2064">
              <w:rPr>
                <w:rFonts w:ascii="Calibri" w:hAnsi="Calibri"/>
                <w:sz w:val="18"/>
                <w:szCs w:val="16"/>
              </w:rPr>
              <w:t>Required roof deck insulation over any conditioned space, or HVAC ducts, is installed on the entire attic roof deck; even over unconditioned spaces (e.g., garage, covered porch). Roof deck of attic over unconditioned space without HVAC ducts and separated from other attics by a sealed air barrier do not need to be insulated.</w:t>
            </w:r>
          </w:p>
        </w:tc>
      </w:tr>
      <w:tr w:rsidR="00284660" w:rsidRPr="00E93981" w14:paraId="24CB65C2" w14:textId="77777777" w:rsidTr="001B1FF4">
        <w:tc>
          <w:tcPr>
            <w:tcW w:w="554" w:type="dxa"/>
            <w:vAlign w:val="center"/>
          </w:tcPr>
          <w:p w14:paraId="671B4A6E" w14:textId="77777777" w:rsidR="00284660" w:rsidRPr="00E93981" w:rsidRDefault="00284660" w:rsidP="00284660">
            <w:pPr>
              <w:jc w:val="center"/>
              <w:rPr>
                <w:rFonts w:ascii="Calibri" w:hAnsi="Calibri"/>
                <w:sz w:val="18"/>
                <w:szCs w:val="16"/>
              </w:rPr>
            </w:pPr>
            <w:r>
              <w:rPr>
                <w:rFonts w:ascii="Calibri" w:hAnsi="Calibri"/>
                <w:sz w:val="18"/>
                <w:szCs w:val="16"/>
              </w:rPr>
              <w:t>05</w:t>
            </w:r>
          </w:p>
        </w:tc>
        <w:tc>
          <w:tcPr>
            <w:tcW w:w="2321" w:type="dxa"/>
            <w:vAlign w:val="center"/>
          </w:tcPr>
          <w:p w14:paraId="1D035493" w14:textId="77777777" w:rsidR="00284660" w:rsidRPr="00DE2064" w:rsidRDefault="00284660">
            <w:pPr>
              <w:rPr>
                <w:rFonts w:ascii="Calibri" w:hAnsi="Calibri"/>
                <w:sz w:val="18"/>
                <w:szCs w:val="16"/>
              </w:rPr>
            </w:pPr>
            <w:r>
              <w:rPr>
                <w:rFonts w:ascii="Calibri" w:hAnsi="Calibri"/>
                <w:sz w:val="18"/>
                <w:szCs w:val="16"/>
              </w:rPr>
              <w:t>Verification Status</w:t>
            </w:r>
          </w:p>
        </w:tc>
        <w:tc>
          <w:tcPr>
            <w:tcW w:w="7915" w:type="dxa"/>
          </w:tcPr>
          <w:p w14:paraId="23D0537C"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0A1F8BD9"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744C877"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2C0FD6EC" w14:textId="77777777" w:rsidTr="00284660">
        <w:tc>
          <w:tcPr>
            <w:tcW w:w="554" w:type="dxa"/>
            <w:vAlign w:val="center"/>
          </w:tcPr>
          <w:p w14:paraId="2A0B85F1"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tcPr>
          <w:p w14:paraId="171E2673" w14:textId="77777777" w:rsidR="00284660" w:rsidRPr="00DE2064" w:rsidRDefault="00284660" w:rsidP="00284660">
            <w:pPr>
              <w:rPr>
                <w:rFonts w:ascii="Calibri" w:hAnsi="Calibri"/>
                <w:sz w:val="18"/>
                <w:szCs w:val="16"/>
              </w:rPr>
            </w:pPr>
            <w:r>
              <w:rPr>
                <w:rFonts w:ascii="Calibri" w:hAnsi="Calibri"/>
                <w:sz w:val="18"/>
                <w:szCs w:val="16"/>
              </w:rPr>
              <w:t>Correction Notes</w:t>
            </w:r>
          </w:p>
        </w:tc>
        <w:tc>
          <w:tcPr>
            <w:tcW w:w="7915" w:type="dxa"/>
          </w:tcPr>
          <w:p w14:paraId="7AB5D095" w14:textId="39C2B96D" w:rsidR="00284660" w:rsidRPr="00DE2064"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6EED4755" w14:textId="77777777" w:rsidTr="00D53DCC">
        <w:tc>
          <w:tcPr>
            <w:tcW w:w="10790" w:type="dxa"/>
            <w:gridSpan w:val="3"/>
            <w:vAlign w:val="center"/>
          </w:tcPr>
          <w:p w14:paraId="43B76D6A" w14:textId="318F1A8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7CB9932" w14:textId="453AEC56" w:rsidR="00AD25E4" w:rsidRDefault="00AD25E4"/>
    <w:tbl>
      <w:tblPr>
        <w:tblStyle w:val="TableGrid"/>
        <w:tblW w:w="0" w:type="auto"/>
        <w:tblLook w:val="04A0" w:firstRow="1" w:lastRow="0" w:firstColumn="1" w:lastColumn="0" w:noHBand="0" w:noVBand="1"/>
      </w:tblPr>
      <w:tblGrid>
        <w:gridCol w:w="535"/>
        <w:gridCol w:w="2340"/>
        <w:gridCol w:w="7915"/>
      </w:tblGrid>
      <w:tr w:rsidR="00284660" w14:paraId="7C92051D" w14:textId="77777777" w:rsidTr="00284660">
        <w:tc>
          <w:tcPr>
            <w:tcW w:w="10790" w:type="dxa"/>
            <w:gridSpan w:val="3"/>
          </w:tcPr>
          <w:p w14:paraId="13108A30" w14:textId="7DA25609" w:rsidR="00284660" w:rsidRPr="006120A6" w:rsidRDefault="00284660" w:rsidP="00284660">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tc>
      </w:tr>
      <w:tr w:rsidR="00284660" w14:paraId="362A690C" w14:textId="77777777" w:rsidTr="00284660">
        <w:tc>
          <w:tcPr>
            <w:tcW w:w="535" w:type="dxa"/>
            <w:vAlign w:val="center"/>
          </w:tcPr>
          <w:p w14:paraId="08DB13CA"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5792CF60" w14:textId="77777777" w:rsidR="00284660" w:rsidRPr="006120A6" w:rsidRDefault="00284660" w:rsidP="00284660">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284660" w14:paraId="0E958022" w14:textId="77777777" w:rsidTr="00284660">
        <w:tc>
          <w:tcPr>
            <w:tcW w:w="535" w:type="dxa"/>
            <w:vAlign w:val="center"/>
          </w:tcPr>
          <w:p w14:paraId="140CBCAA"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47AE8E4A" w14:textId="77777777" w:rsidR="00284660" w:rsidRPr="006120A6" w:rsidRDefault="00284660" w:rsidP="00284660">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284660" w14:paraId="0498D360" w14:textId="77777777" w:rsidTr="00284660">
        <w:tc>
          <w:tcPr>
            <w:tcW w:w="535" w:type="dxa"/>
            <w:vAlign w:val="center"/>
          </w:tcPr>
          <w:p w14:paraId="18614443" w14:textId="77777777" w:rsidR="00284660" w:rsidRPr="006120A6" w:rsidRDefault="00284660" w:rsidP="00284660">
            <w:pPr>
              <w:jc w:val="center"/>
              <w:rPr>
                <w:rFonts w:ascii="Calibri" w:hAnsi="Calibri"/>
                <w:sz w:val="18"/>
                <w:szCs w:val="16"/>
              </w:rPr>
            </w:pPr>
            <w:r>
              <w:rPr>
                <w:rFonts w:ascii="Calibri" w:hAnsi="Calibri"/>
                <w:sz w:val="18"/>
                <w:szCs w:val="16"/>
              </w:rPr>
              <w:t>03</w:t>
            </w:r>
          </w:p>
        </w:tc>
        <w:tc>
          <w:tcPr>
            <w:tcW w:w="10255" w:type="dxa"/>
            <w:gridSpan w:val="2"/>
          </w:tcPr>
          <w:p w14:paraId="668482BF" w14:textId="77777777" w:rsidR="00284660" w:rsidRPr="006120A6" w:rsidRDefault="00284660" w:rsidP="00284660">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284660" w14:paraId="4DDC4B94" w14:textId="77777777" w:rsidTr="001B1FF4">
        <w:tc>
          <w:tcPr>
            <w:tcW w:w="535" w:type="dxa"/>
            <w:vAlign w:val="center"/>
          </w:tcPr>
          <w:p w14:paraId="75F1B242"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vAlign w:val="center"/>
          </w:tcPr>
          <w:p w14:paraId="54508A82"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30DE72DF"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0E9A017"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DAF6C57"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59005D1B" w14:textId="77777777" w:rsidTr="00284660">
        <w:tc>
          <w:tcPr>
            <w:tcW w:w="535" w:type="dxa"/>
            <w:vAlign w:val="center"/>
          </w:tcPr>
          <w:p w14:paraId="174C3DEA" w14:textId="77777777" w:rsidR="00284660" w:rsidRDefault="00284660" w:rsidP="00284660">
            <w:pPr>
              <w:jc w:val="center"/>
              <w:rPr>
                <w:rFonts w:ascii="Calibri" w:hAnsi="Calibri"/>
                <w:sz w:val="18"/>
                <w:szCs w:val="16"/>
              </w:rPr>
            </w:pPr>
            <w:r>
              <w:rPr>
                <w:rFonts w:ascii="Calibri" w:hAnsi="Calibri"/>
                <w:sz w:val="18"/>
                <w:szCs w:val="16"/>
              </w:rPr>
              <w:t>05</w:t>
            </w:r>
          </w:p>
        </w:tc>
        <w:tc>
          <w:tcPr>
            <w:tcW w:w="2340" w:type="dxa"/>
          </w:tcPr>
          <w:p w14:paraId="62F008FB"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D957042" w14:textId="3BEC1A24"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16EBECB2" w14:textId="77777777" w:rsidTr="00D53DCC">
        <w:tc>
          <w:tcPr>
            <w:tcW w:w="10790" w:type="dxa"/>
            <w:gridSpan w:val="3"/>
            <w:vAlign w:val="center"/>
          </w:tcPr>
          <w:p w14:paraId="0DA53B98" w14:textId="5B6E446E"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E00B96F" w14:textId="77777777" w:rsidR="00284660"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284660" w14:paraId="58C3CB9D" w14:textId="77777777" w:rsidTr="00284660">
        <w:tc>
          <w:tcPr>
            <w:tcW w:w="10790" w:type="dxa"/>
            <w:gridSpan w:val="3"/>
          </w:tcPr>
          <w:p w14:paraId="7CD6D55A" w14:textId="77777777" w:rsidR="00284660" w:rsidRPr="006120A6" w:rsidRDefault="00284660" w:rsidP="00284660">
            <w:pPr>
              <w:rPr>
                <w:rFonts w:ascii="Calibri" w:hAnsi="Calibri"/>
                <w:b/>
                <w:sz w:val="18"/>
                <w:szCs w:val="16"/>
              </w:rPr>
            </w:pPr>
            <w:r>
              <w:rPr>
                <w:rFonts w:ascii="Calibri" w:hAnsi="Calibri"/>
                <w:b/>
                <w:sz w:val="18"/>
                <w:szCs w:val="16"/>
              </w:rPr>
              <w:t>J. Special Requirements for Floors Above Garages</w:t>
            </w:r>
          </w:p>
        </w:tc>
      </w:tr>
      <w:tr w:rsidR="00284660" w14:paraId="0D783983" w14:textId="77777777" w:rsidTr="00284660">
        <w:tc>
          <w:tcPr>
            <w:tcW w:w="535" w:type="dxa"/>
            <w:vAlign w:val="center"/>
          </w:tcPr>
          <w:p w14:paraId="6A6731DB"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3F08703" w14:textId="77777777" w:rsidR="00284660" w:rsidRPr="006120A6" w:rsidRDefault="00284660" w:rsidP="00284660">
            <w:pPr>
              <w:rPr>
                <w:rFonts w:ascii="Calibri" w:hAnsi="Calibri"/>
                <w:sz w:val="18"/>
                <w:szCs w:val="16"/>
              </w:rPr>
            </w:pPr>
            <w:r>
              <w:rPr>
                <w:rFonts w:ascii="Calibri" w:hAnsi="Calibri"/>
                <w:sz w:val="18"/>
                <w:szCs w:val="16"/>
              </w:rPr>
              <w:t>If the air barrier is at the perimeter of the garage below the conditioned subfloor, then the insulation may be placed on the garage ceiling. The perimeter of the subfloor must also be insulated.</w:t>
            </w:r>
          </w:p>
        </w:tc>
      </w:tr>
      <w:tr w:rsidR="00284660" w14:paraId="67C23FC7" w14:textId="77777777" w:rsidTr="001B1FF4">
        <w:tc>
          <w:tcPr>
            <w:tcW w:w="535" w:type="dxa"/>
            <w:vAlign w:val="center"/>
          </w:tcPr>
          <w:p w14:paraId="58430BA3"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1F225D22"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045BB0EE"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4C9F4A31"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5EE0854"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4A571CF6" w14:textId="77777777" w:rsidTr="00284660">
        <w:tc>
          <w:tcPr>
            <w:tcW w:w="535" w:type="dxa"/>
            <w:vAlign w:val="center"/>
          </w:tcPr>
          <w:p w14:paraId="22159727"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tcPr>
          <w:p w14:paraId="31546F3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0F3A4AE0" w14:textId="3ED7A597"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DBB6B0A" w14:textId="77777777" w:rsidTr="00D53DCC">
        <w:tc>
          <w:tcPr>
            <w:tcW w:w="10790" w:type="dxa"/>
            <w:gridSpan w:val="3"/>
            <w:vAlign w:val="center"/>
          </w:tcPr>
          <w:p w14:paraId="101E1940" w14:textId="3263AF1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AFEDBF1" w14:textId="77777777" w:rsidR="00284660" w:rsidRDefault="00284660" w:rsidP="00284660">
      <w:pPr>
        <w:rPr>
          <w:rFonts w:ascii="Calibri" w:hAnsi="Calibri"/>
          <w:sz w:val="16"/>
          <w:szCs w:val="16"/>
        </w:rPr>
      </w:pPr>
    </w:p>
    <w:p w14:paraId="66BB4A8D" w14:textId="77777777" w:rsidR="007F1AB9" w:rsidRDefault="007F1AB9">
      <w:r>
        <w:br w:type="page"/>
      </w:r>
    </w:p>
    <w:tbl>
      <w:tblPr>
        <w:tblStyle w:val="TableGrid"/>
        <w:tblW w:w="0" w:type="auto"/>
        <w:tblLook w:val="04A0" w:firstRow="1" w:lastRow="0" w:firstColumn="1" w:lastColumn="0" w:noHBand="0" w:noVBand="1"/>
      </w:tblPr>
      <w:tblGrid>
        <w:gridCol w:w="535"/>
        <w:gridCol w:w="2340"/>
        <w:gridCol w:w="7915"/>
      </w:tblGrid>
      <w:tr w:rsidR="00284660" w14:paraId="6A8FF317" w14:textId="77777777" w:rsidTr="00284660">
        <w:tc>
          <w:tcPr>
            <w:tcW w:w="10790" w:type="dxa"/>
            <w:gridSpan w:val="3"/>
          </w:tcPr>
          <w:p w14:paraId="6E486678" w14:textId="5494ACF0" w:rsidR="00284660" w:rsidRPr="006120A6" w:rsidRDefault="00284660" w:rsidP="00284660">
            <w:pPr>
              <w:rPr>
                <w:rFonts w:ascii="Calibri" w:hAnsi="Calibri"/>
                <w:b/>
                <w:sz w:val="18"/>
                <w:szCs w:val="16"/>
              </w:rPr>
            </w:pPr>
            <w:r>
              <w:rPr>
                <w:rFonts w:ascii="Calibri" w:hAnsi="Calibri"/>
                <w:b/>
                <w:sz w:val="18"/>
                <w:szCs w:val="16"/>
              </w:rPr>
              <w:lastRenderedPageBreak/>
              <w:t>K. Special Requirements for Cantilevered Floors</w:t>
            </w:r>
          </w:p>
        </w:tc>
      </w:tr>
      <w:tr w:rsidR="00284660" w14:paraId="2E75DF26" w14:textId="77777777" w:rsidTr="00284660">
        <w:tc>
          <w:tcPr>
            <w:tcW w:w="535" w:type="dxa"/>
            <w:vAlign w:val="center"/>
          </w:tcPr>
          <w:p w14:paraId="2F6DAFF8"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E04852D" w14:textId="77777777" w:rsidR="00284660" w:rsidRPr="006120A6" w:rsidRDefault="00284660" w:rsidP="00284660">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284660" w14:paraId="7F2D896F" w14:textId="77777777" w:rsidTr="001B1FF4">
        <w:tc>
          <w:tcPr>
            <w:tcW w:w="535" w:type="dxa"/>
            <w:vAlign w:val="center"/>
          </w:tcPr>
          <w:p w14:paraId="7AFE7970"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0F85A637"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15464E72"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453C2350"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F237ADF"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504DFF84" w14:textId="77777777" w:rsidTr="00284660">
        <w:tc>
          <w:tcPr>
            <w:tcW w:w="535" w:type="dxa"/>
            <w:vAlign w:val="center"/>
          </w:tcPr>
          <w:p w14:paraId="10FE7205"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tcPr>
          <w:p w14:paraId="0C68E5B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F40496F" w14:textId="77C26D3D"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7B630F0" w14:textId="77777777" w:rsidTr="00D53DCC">
        <w:tc>
          <w:tcPr>
            <w:tcW w:w="10790" w:type="dxa"/>
            <w:gridSpan w:val="3"/>
            <w:vAlign w:val="center"/>
          </w:tcPr>
          <w:p w14:paraId="426CEC68" w14:textId="73BE316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0385F42" w14:textId="0E947BC5" w:rsidR="00284660" w:rsidRDefault="00284660" w:rsidP="00284660"/>
    <w:tbl>
      <w:tblPr>
        <w:tblStyle w:val="TableGrid"/>
        <w:tblW w:w="0" w:type="auto"/>
        <w:tblLook w:val="04A0" w:firstRow="1" w:lastRow="0" w:firstColumn="1" w:lastColumn="0" w:noHBand="0" w:noVBand="1"/>
      </w:tblPr>
      <w:tblGrid>
        <w:gridCol w:w="535"/>
        <w:gridCol w:w="2340"/>
        <w:gridCol w:w="7915"/>
      </w:tblGrid>
      <w:tr w:rsidR="00284660" w14:paraId="2AE8A5DF" w14:textId="77777777" w:rsidTr="00284660">
        <w:tc>
          <w:tcPr>
            <w:tcW w:w="10790" w:type="dxa"/>
            <w:gridSpan w:val="3"/>
          </w:tcPr>
          <w:p w14:paraId="7DAB2CF5" w14:textId="77777777" w:rsidR="00284660" w:rsidRPr="006120A6" w:rsidRDefault="00284660" w:rsidP="00284660">
            <w:pPr>
              <w:rPr>
                <w:rFonts w:ascii="Calibri" w:hAnsi="Calibri"/>
                <w:b/>
                <w:sz w:val="18"/>
                <w:szCs w:val="16"/>
              </w:rPr>
            </w:pPr>
            <w:r>
              <w:rPr>
                <w:rFonts w:ascii="Calibri" w:hAnsi="Calibri"/>
                <w:b/>
                <w:sz w:val="18"/>
                <w:szCs w:val="16"/>
              </w:rPr>
              <w:t>L. Special Requirements for Attached Porches</w:t>
            </w:r>
          </w:p>
        </w:tc>
      </w:tr>
      <w:tr w:rsidR="00284660" w14:paraId="4C9FC96F" w14:textId="77777777" w:rsidTr="00284660">
        <w:tc>
          <w:tcPr>
            <w:tcW w:w="535" w:type="dxa"/>
            <w:vAlign w:val="center"/>
          </w:tcPr>
          <w:p w14:paraId="3A302105"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636FA1D1" w14:textId="77777777" w:rsidR="00284660" w:rsidRPr="006120A6" w:rsidRDefault="00284660" w:rsidP="00284660">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284660" w14:paraId="78A93FD5" w14:textId="77777777" w:rsidTr="00284660">
        <w:tc>
          <w:tcPr>
            <w:tcW w:w="535" w:type="dxa"/>
            <w:vAlign w:val="center"/>
          </w:tcPr>
          <w:p w14:paraId="28FF807E"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6CF11B17" w14:textId="77777777" w:rsidR="00284660" w:rsidRPr="006120A6" w:rsidRDefault="00284660" w:rsidP="00284660">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284660" w14:paraId="74AD3306" w14:textId="77777777" w:rsidTr="001B1FF4">
        <w:tc>
          <w:tcPr>
            <w:tcW w:w="535" w:type="dxa"/>
            <w:vAlign w:val="center"/>
          </w:tcPr>
          <w:p w14:paraId="1002BF99"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vAlign w:val="center"/>
          </w:tcPr>
          <w:p w14:paraId="547D15BD" w14:textId="77777777" w:rsidR="00284660" w:rsidRDefault="00284660">
            <w:pPr>
              <w:rPr>
                <w:rFonts w:ascii="Calibri" w:hAnsi="Calibri"/>
                <w:sz w:val="18"/>
                <w:szCs w:val="16"/>
              </w:rPr>
            </w:pPr>
            <w:r>
              <w:rPr>
                <w:rFonts w:ascii="Calibri" w:hAnsi="Calibri"/>
                <w:sz w:val="18"/>
                <w:szCs w:val="16"/>
              </w:rPr>
              <w:t>Verification Status</w:t>
            </w:r>
          </w:p>
        </w:tc>
        <w:tc>
          <w:tcPr>
            <w:tcW w:w="7915" w:type="dxa"/>
          </w:tcPr>
          <w:p w14:paraId="5DB7E699"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73166DD8"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3E80F7BF"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14:paraId="187EA5EE" w14:textId="77777777" w:rsidTr="00284660">
        <w:tc>
          <w:tcPr>
            <w:tcW w:w="535" w:type="dxa"/>
            <w:vAlign w:val="center"/>
          </w:tcPr>
          <w:p w14:paraId="338B68D0"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tcPr>
          <w:p w14:paraId="0640C251"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7D6B4D3A" w14:textId="0E3783AE"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2AB1A70D" w14:textId="77777777" w:rsidTr="00D53DCC">
        <w:tc>
          <w:tcPr>
            <w:tcW w:w="10790" w:type="dxa"/>
            <w:gridSpan w:val="3"/>
            <w:vAlign w:val="center"/>
          </w:tcPr>
          <w:p w14:paraId="5BCB8B73" w14:textId="043A616A"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79E9D6" w14:textId="00897E5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145B7D1A" w14:textId="77777777" w:rsidTr="00284660">
        <w:tc>
          <w:tcPr>
            <w:tcW w:w="10790" w:type="dxa"/>
            <w:gridSpan w:val="3"/>
          </w:tcPr>
          <w:p w14:paraId="0146CE0D" w14:textId="0B2FF941" w:rsidR="00284660" w:rsidRPr="00E93981" w:rsidRDefault="00284660" w:rsidP="00284660">
            <w:pPr>
              <w:rPr>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tc>
      </w:tr>
      <w:tr w:rsidR="00284660" w:rsidRPr="00E93981" w14:paraId="20547F2E" w14:textId="77777777" w:rsidTr="00284660">
        <w:tc>
          <w:tcPr>
            <w:tcW w:w="554" w:type="dxa"/>
            <w:vAlign w:val="center"/>
          </w:tcPr>
          <w:p w14:paraId="14DB00A7"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30B4BA1C" w14:textId="73510F70" w:rsidR="00284660" w:rsidRPr="00E93981" w:rsidRDefault="00284660" w:rsidP="00284660">
            <w:pPr>
              <w:rPr>
                <w:rFonts w:ascii="Calibri" w:hAnsi="Calibri"/>
                <w:sz w:val="18"/>
                <w:szCs w:val="16"/>
              </w:rPr>
            </w:pPr>
            <w:r w:rsidRPr="00E93981">
              <w:rPr>
                <w:rFonts w:ascii="Calibri" w:hAnsi="Calibri"/>
                <w:sz w:val="18"/>
                <w:szCs w:val="16"/>
              </w:rPr>
              <w:t xml:space="preserve">Installed product meets the claimed R-value per inch. </w:t>
            </w:r>
            <w:del w:id="52" w:author="Author" w:date="2021-11-23T10:03:00Z">
              <w:r w:rsidRPr="00E93981" w:rsidDel="008B724E">
                <w:rPr>
                  <w:rFonts w:ascii="Calibri" w:hAnsi="Calibri"/>
                  <w:sz w:val="18"/>
                  <w:szCs w:val="16"/>
                </w:rPr>
                <w:delText xml:space="preserve">Non-standard values are supported by </w:delText>
              </w:r>
              <w:r w:rsidDel="008B724E">
                <w:rPr>
                  <w:rFonts w:ascii="Calibri" w:hAnsi="Calibri"/>
                  <w:sz w:val="18"/>
                  <w:szCs w:val="16"/>
                </w:rPr>
                <w:delText>an</w:delText>
              </w:r>
              <w:r w:rsidRPr="00E93981" w:rsidDel="008B724E">
                <w:rPr>
                  <w:rFonts w:ascii="Calibri" w:hAnsi="Calibri"/>
                  <w:sz w:val="18"/>
                  <w:szCs w:val="16"/>
                </w:rPr>
                <w:delText xml:space="preserve"> ICC Evaluation Service Report (ESR) number (e.g., ESR-xxxx) and documented on the CF2R-ENV-03. Non-standard values are anything greater than R-5.8/inch for closed cell and R-3.6/inch for open cell.</w:delText>
              </w:r>
            </w:del>
            <w:ins w:id="53" w:author="Author" w:date="2021-11-23T10:03:00Z">
              <w:r w:rsidR="008B724E">
                <w:rPr>
                  <w:rFonts w:ascii="Calibri" w:hAnsi="Calibri"/>
                  <w:sz w:val="18"/>
                  <w:szCs w:val="16"/>
                </w:rPr>
                <w:t xml:space="preserve">The total R-value may be calculated based on the thickness of insulation multiplied </w:t>
              </w:r>
              <w:r w:rsidR="00FE75CF">
                <w:rPr>
                  <w:rFonts w:ascii="Calibri" w:hAnsi="Calibri"/>
                  <w:sz w:val="18"/>
                  <w:szCs w:val="16"/>
                </w:rPr>
                <w:t>by the “tested R-value per inch</w:t>
              </w:r>
            </w:ins>
            <w:ins w:id="54" w:author="Author" w:date="2021-11-23T10:04:00Z">
              <w:r w:rsidR="00FE75CF">
                <w:rPr>
                  <w:rFonts w:ascii="Calibri" w:hAnsi="Calibri"/>
                  <w:sz w:val="18"/>
                  <w:szCs w:val="16"/>
                </w:rPr>
                <w:t>” as certified by the Department of Consumer Affairs, Bureau of Household Goods and Services.</w:t>
              </w:r>
            </w:ins>
          </w:p>
        </w:tc>
      </w:tr>
      <w:tr w:rsidR="00284660" w:rsidRPr="00E93981" w14:paraId="6694BE2E" w14:textId="77777777" w:rsidTr="00284660">
        <w:tc>
          <w:tcPr>
            <w:tcW w:w="554" w:type="dxa"/>
            <w:vAlign w:val="center"/>
          </w:tcPr>
          <w:p w14:paraId="649FCFFA"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61FA9E38" w14:textId="77777777" w:rsidR="00284660" w:rsidRPr="00E93981" w:rsidRDefault="00284660" w:rsidP="00284660">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284660" w:rsidRPr="00E93981" w14:paraId="7686DEE0" w14:textId="77777777" w:rsidTr="00284660">
        <w:tc>
          <w:tcPr>
            <w:tcW w:w="554" w:type="dxa"/>
            <w:vAlign w:val="center"/>
          </w:tcPr>
          <w:p w14:paraId="7350E3DE"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0142B0D7" w14:textId="77777777" w:rsidR="00284660" w:rsidRPr="00E93981" w:rsidRDefault="00284660" w:rsidP="00284660">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284660" w:rsidRPr="00E93981" w14:paraId="0D036285" w14:textId="77777777" w:rsidTr="00284660">
        <w:tc>
          <w:tcPr>
            <w:tcW w:w="554" w:type="dxa"/>
            <w:vAlign w:val="center"/>
          </w:tcPr>
          <w:p w14:paraId="2F212F1D"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27193498" w14:textId="77777777" w:rsidR="00284660" w:rsidRPr="00E93981" w:rsidRDefault="00284660" w:rsidP="00284660">
            <w:pPr>
              <w:rPr>
                <w:rFonts w:ascii="Calibri" w:hAnsi="Calibri"/>
                <w:sz w:val="18"/>
                <w:szCs w:val="16"/>
              </w:rPr>
            </w:pPr>
            <w:r w:rsidRPr="00E93981">
              <w:rPr>
                <w:rFonts w:ascii="Calibri" w:hAnsi="Calibri"/>
                <w:sz w:val="18"/>
                <w:szCs w:val="16"/>
              </w:rPr>
              <w:t>If multiple layers are applied, each foam lift (e.g., spray application) adheres to the substrate and foam interfaces.</w:t>
            </w:r>
          </w:p>
        </w:tc>
      </w:tr>
      <w:tr w:rsidR="00284660" w:rsidRPr="00E93981" w14:paraId="46231F6B" w14:textId="77777777" w:rsidTr="00284660">
        <w:tc>
          <w:tcPr>
            <w:tcW w:w="554" w:type="dxa"/>
            <w:vAlign w:val="center"/>
          </w:tcPr>
          <w:p w14:paraId="55E73DBD"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338690F" w14:textId="13D1769B" w:rsidR="00284660" w:rsidRPr="00E93981" w:rsidRDefault="00284660" w:rsidP="00284660">
            <w:pPr>
              <w:rPr>
                <w:rFonts w:ascii="Calibri" w:hAnsi="Calibri"/>
                <w:sz w:val="18"/>
                <w:szCs w:val="16"/>
              </w:rPr>
            </w:pPr>
            <w:r w:rsidRPr="00E93981">
              <w:rPr>
                <w:rFonts w:ascii="Calibri" w:hAnsi="Calibri"/>
                <w:sz w:val="18"/>
                <w:szCs w:val="16"/>
              </w:rPr>
              <w:t>Closed cell SPF: In areas where an air barrier is required the foam is at least 2</w:t>
            </w:r>
            <w:del w:id="55" w:author="Author" w:date="2021-11-23T10:04:00Z">
              <w:r w:rsidRPr="00E93981" w:rsidDel="00FE75CF">
                <w:rPr>
                  <w:rFonts w:ascii="Calibri" w:hAnsi="Calibri"/>
                  <w:sz w:val="18"/>
                  <w:szCs w:val="16"/>
                </w:rPr>
                <w:delText>”</w:delText>
              </w:r>
            </w:del>
            <w:ins w:id="56" w:author="Author" w:date="2021-11-23T10:04:00Z">
              <w:r w:rsidR="00FE75CF">
                <w:rPr>
                  <w:rFonts w:ascii="Calibri" w:hAnsi="Calibri"/>
                  <w:sz w:val="18"/>
                  <w:szCs w:val="16"/>
                </w:rPr>
                <w:t>-inches</w:t>
              </w:r>
            </w:ins>
            <w:r w:rsidRPr="00E93981">
              <w:rPr>
                <w:rFonts w:ascii="Calibri" w:hAnsi="Calibri"/>
                <w:sz w:val="18"/>
                <w:szCs w:val="16"/>
              </w:rPr>
              <w:t xml:space="preserve"> thick.</w:t>
            </w:r>
          </w:p>
        </w:tc>
      </w:tr>
      <w:tr w:rsidR="00284660" w:rsidRPr="00E93981" w14:paraId="3DB42F82" w14:textId="77777777" w:rsidTr="00284660">
        <w:tc>
          <w:tcPr>
            <w:tcW w:w="554" w:type="dxa"/>
            <w:vAlign w:val="center"/>
          </w:tcPr>
          <w:p w14:paraId="4C7923D6"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5E60AC05" w14:textId="0A2B0D7C" w:rsidR="00284660" w:rsidRPr="00E93981" w:rsidRDefault="00284660" w:rsidP="00284660">
            <w:pPr>
              <w:rPr>
                <w:rFonts w:ascii="Calibri" w:hAnsi="Calibri"/>
                <w:sz w:val="18"/>
                <w:szCs w:val="16"/>
              </w:rPr>
            </w:pPr>
            <w:r w:rsidRPr="00E93981">
              <w:rPr>
                <w:rFonts w:ascii="Calibri" w:hAnsi="Calibri"/>
                <w:sz w:val="18"/>
                <w:szCs w:val="16"/>
              </w:rPr>
              <w:t>Open cell SPF: In areas where an air barrier is required the foam is at least 5.5</w:t>
            </w:r>
            <w:del w:id="57" w:author="Author" w:date="2021-11-23T10:04:00Z">
              <w:r w:rsidRPr="00E93981" w:rsidDel="00FE75CF">
                <w:rPr>
                  <w:rFonts w:ascii="Calibri" w:hAnsi="Calibri"/>
                  <w:sz w:val="18"/>
                  <w:szCs w:val="16"/>
                </w:rPr>
                <w:delText>”</w:delText>
              </w:r>
            </w:del>
            <w:ins w:id="58" w:author="Author" w:date="2021-11-23T10:04:00Z">
              <w:r w:rsidR="00FE75CF">
                <w:rPr>
                  <w:rFonts w:ascii="Calibri" w:hAnsi="Calibri"/>
                  <w:sz w:val="18"/>
                  <w:szCs w:val="16"/>
                </w:rPr>
                <w:t>-inches</w:t>
              </w:r>
            </w:ins>
            <w:r w:rsidRPr="00E93981">
              <w:rPr>
                <w:rFonts w:ascii="Calibri" w:hAnsi="Calibri"/>
                <w:sz w:val="18"/>
                <w:szCs w:val="16"/>
              </w:rPr>
              <w:t xml:space="preserve"> thick.</w:t>
            </w:r>
          </w:p>
        </w:tc>
      </w:tr>
      <w:tr w:rsidR="00284660" w:rsidRPr="00E93981" w14:paraId="66ECFDD5" w14:textId="77777777" w:rsidTr="00284660">
        <w:tc>
          <w:tcPr>
            <w:tcW w:w="554" w:type="dxa"/>
            <w:vAlign w:val="center"/>
          </w:tcPr>
          <w:p w14:paraId="448F5316"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49734A0F" w14:textId="66239099" w:rsidR="00284660" w:rsidRPr="00E93981" w:rsidRDefault="00284660" w:rsidP="00284660">
            <w:pPr>
              <w:rPr>
                <w:rFonts w:ascii="Calibri" w:hAnsi="Calibri"/>
                <w:sz w:val="18"/>
                <w:szCs w:val="16"/>
              </w:rPr>
            </w:pPr>
            <w:r w:rsidRPr="00E93981">
              <w:rPr>
                <w:rFonts w:ascii="Calibri" w:hAnsi="Calibri"/>
                <w:sz w:val="18"/>
                <w:szCs w:val="16"/>
              </w:rPr>
              <w:t>Open cell SPF: Depressions in the foam insulation surface are not greater than 1/2</w:t>
            </w:r>
            <w:del w:id="59" w:author="Author" w:date="2021-11-23T10:04:00Z">
              <w:r w:rsidRPr="00E93981" w:rsidDel="00FE75CF">
                <w:rPr>
                  <w:rFonts w:ascii="Calibri" w:hAnsi="Calibri"/>
                  <w:sz w:val="18"/>
                  <w:szCs w:val="16"/>
                </w:rPr>
                <w:delText>”</w:delText>
              </w:r>
            </w:del>
            <w:ins w:id="60" w:author="Author" w:date="2021-11-23T10:04:00Z">
              <w:r w:rsidR="00FE75CF">
                <w:rPr>
                  <w:rFonts w:ascii="Calibri" w:hAnsi="Calibri"/>
                  <w:sz w:val="18"/>
                  <w:szCs w:val="16"/>
                </w:rPr>
                <w:t>-inch</w:t>
              </w:r>
            </w:ins>
            <w:r w:rsidRPr="00E93981">
              <w:rPr>
                <w:rFonts w:ascii="Calibri" w:hAnsi="Calibri"/>
                <w:sz w:val="18"/>
                <w:szCs w:val="16"/>
              </w:rPr>
              <w:t xml:space="preserve"> of the required thickness provided these depressions do not exceed 10% of the surface area being insulated.</w:t>
            </w:r>
          </w:p>
        </w:tc>
      </w:tr>
      <w:tr w:rsidR="00284660" w:rsidRPr="00E93981" w14:paraId="03409AF2" w14:textId="77777777" w:rsidTr="00284660">
        <w:tc>
          <w:tcPr>
            <w:tcW w:w="554" w:type="dxa"/>
            <w:vAlign w:val="center"/>
          </w:tcPr>
          <w:p w14:paraId="2CD2D329"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2EFB8C42" w14:textId="77777777" w:rsidR="00284660" w:rsidRPr="00E93981" w:rsidRDefault="00284660" w:rsidP="00284660">
            <w:pPr>
              <w:rPr>
                <w:rFonts w:ascii="Calibri" w:hAnsi="Calibri"/>
                <w:sz w:val="18"/>
                <w:szCs w:val="16"/>
              </w:rPr>
            </w:pPr>
            <w:r w:rsidRPr="00E93981">
              <w:rPr>
                <w:rFonts w:ascii="Calibri" w:hAnsi="Calibri"/>
                <w:sz w:val="18"/>
                <w:szCs w:val="16"/>
              </w:rPr>
              <w:t xml:space="preserve">Open cell SPF: </w:t>
            </w:r>
            <w:r>
              <w:rPr>
                <w:rFonts w:ascii="Calibri" w:hAnsi="Calibri"/>
                <w:sz w:val="18"/>
                <w:szCs w:val="16"/>
              </w:rPr>
              <w:t>I</w:t>
            </w:r>
            <w:r w:rsidRPr="00E93981">
              <w:rPr>
                <w:rFonts w:ascii="Calibri" w:hAnsi="Calibri"/>
                <w:sz w:val="18"/>
                <w:szCs w:val="16"/>
              </w:rPr>
              <w:t xml:space="preserve">nsulation completely fills cavities of 2x4 framing. </w:t>
            </w:r>
          </w:p>
        </w:tc>
      </w:tr>
      <w:tr w:rsidR="00284660" w:rsidRPr="00E93981" w14:paraId="6A9CBF85" w14:textId="77777777" w:rsidTr="00284660">
        <w:tc>
          <w:tcPr>
            <w:tcW w:w="554" w:type="dxa"/>
            <w:vAlign w:val="center"/>
          </w:tcPr>
          <w:p w14:paraId="6084D6A8" w14:textId="77777777" w:rsidR="00284660" w:rsidRPr="00E93981" w:rsidRDefault="00284660" w:rsidP="00284660">
            <w:pPr>
              <w:jc w:val="center"/>
              <w:rPr>
                <w:rFonts w:ascii="Calibri" w:hAnsi="Calibri"/>
                <w:sz w:val="18"/>
                <w:szCs w:val="16"/>
              </w:rPr>
            </w:pPr>
            <w:r w:rsidRPr="00E93981">
              <w:rPr>
                <w:rFonts w:ascii="Calibri" w:hAnsi="Calibri"/>
                <w:sz w:val="18"/>
                <w:szCs w:val="16"/>
              </w:rPr>
              <w:t>09</w:t>
            </w:r>
          </w:p>
        </w:tc>
        <w:tc>
          <w:tcPr>
            <w:tcW w:w="10236" w:type="dxa"/>
            <w:gridSpan w:val="2"/>
          </w:tcPr>
          <w:p w14:paraId="632BD355" w14:textId="77777777" w:rsidR="00284660" w:rsidRPr="00E93981" w:rsidRDefault="00284660" w:rsidP="00284660">
            <w:pPr>
              <w:rPr>
                <w:rFonts w:ascii="Calibri" w:hAnsi="Calibri"/>
                <w:sz w:val="18"/>
                <w:szCs w:val="16"/>
              </w:rPr>
            </w:pPr>
            <w:r w:rsidRPr="00E93981">
              <w:rPr>
                <w:rFonts w:ascii="Calibri" w:hAnsi="Calibri"/>
                <w:sz w:val="18"/>
                <w:szCs w:val="16"/>
              </w:rPr>
              <w:t>SPF insulation is not applied directly to recessed lighting fixtures unless specifically allowed by manufacturer’s instructions. When not allowed, can lights are:</w:t>
            </w:r>
          </w:p>
          <w:p w14:paraId="23574EBB" w14:textId="1A561032" w:rsidR="00284660" w:rsidRPr="00E93981" w:rsidRDefault="00284660" w:rsidP="00284660">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del w:id="61" w:author="Author" w:date="2021-11-23T10:04:00Z">
              <w:r w:rsidRPr="00E93981" w:rsidDel="00FE75CF">
                <w:rPr>
                  <w:rFonts w:ascii="Calibri" w:hAnsi="Calibri"/>
                  <w:sz w:val="18"/>
                  <w:szCs w:val="16"/>
                  <w:u w:val="single"/>
                </w:rPr>
                <w:delText>”</w:delText>
              </w:r>
            </w:del>
            <w:ins w:id="62" w:author="Author" w:date="2021-11-23T10:04:00Z">
              <w:r w:rsidR="00FE75CF">
                <w:rPr>
                  <w:rFonts w:ascii="Calibri" w:hAnsi="Calibri"/>
                  <w:sz w:val="18"/>
                  <w:szCs w:val="16"/>
                  <w:u w:val="single"/>
                </w:rPr>
                <w:t>-inches</w:t>
              </w:r>
            </w:ins>
            <w:r w:rsidRPr="00E93981">
              <w:rPr>
                <w:rFonts w:ascii="Calibri" w:hAnsi="Calibri"/>
                <w:sz w:val="18"/>
                <w:szCs w:val="16"/>
              </w:rPr>
              <w:t xml:space="preserve"> of mineral fiber insulation; or</w:t>
            </w:r>
          </w:p>
          <w:p w14:paraId="67741028" w14:textId="7A39211A" w:rsidR="00284660" w:rsidRPr="00E93981" w:rsidRDefault="00284660" w:rsidP="00284660">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del w:id="63" w:author="Author" w:date="2021-11-23T10:04:00Z">
              <w:r w:rsidRPr="00E93981" w:rsidDel="00FE75CF">
                <w:rPr>
                  <w:rFonts w:ascii="Calibri" w:hAnsi="Calibri"/>
                  <w:sz w:val="18"/>
                  <w:szCs w:val="16"/>
                </w:rPr>
                <w:delText>”</w:delText>
              </w:r>
            </w:del>
            <w:ins w:id="64" w:author="Author" w:date="2021-11-23T10:04:00Z">
              <w:r w:rsidR="00FE75CF">
                <w:rPr>
                  <w:rFonts w:ascii="Calibri" w:hAnsi="Calibri"/>
                  <w:sz w:val="18"/>
                  <w:szCs w:val="16"/>
                </w:rPr>
                <w:t>-inch</w:t>
              </w:r>
            </w:ins>
            <w:r w:rsidRPr="00E93981">
              <w:rPr>
                <w:rFonts w:ascii="Calibri" w:hAnsi="Calibri"/>
                <w:sz w:val="18"/>
                <w:szCs w:val="16"/>
              </w:rPr>
              <w:t xml:space="preserve"> gypsum board.</w:t>
            </w:r>
          </w:p>
        </w:tc>
      </w:tr>
      <w:tr w:rsidR="00284660" w:rsidRPr="00E93981" w14:paraId="1B539941" w14:textId="77777777" w:rsidTr="001B1FF4">
        <w:tc>
          <w:tcPr>
            <w:tcW w:w="554" w:type="dxa"/>
            <w:vAlign w:val="center"/>
          </w:tcPr>
          <w:p w14:paraId="1A6C4E39"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vAlign w:val="center"/>
          </w:tcPr>
          <w:p w14:paraId="4801B2AE" w14:textId="77777777" w:rsidR="00284660" w:rsidRPr="00E93981" w:rsidRDefault="00284660">
            <w:pPr>
              <w:rPr>
                <w:rFonts w:ascii="Calibri" w:hAnsi="Calibri"/>
                <w:sz w:val="18"/>
                <w:szCs w:val="16"/>
              </w:rPr>
            </w:pPr>
            <w:r>
              <w:rPr>
                <w:rFonts w:ascii="Calibri" w:hAnsi="Calibri"/>
                <w:sz w:val="18"/>
                <w:szCs w:val="16"/>
              </w:rPr>
              <w:t>Verification Status</w:t>
            </w:r>
          </w:p>
        </w:tc>
        <w:tc>
          <w:tcPr>
            <w:tcW w:w="7915" w:type="dxa"/>
          </w:tcPr>
          <w:p w14:paraId="04308C1D"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57BF246" w14:textId="77777777" w:rsidR="00284660" w:rsidRPr="00CC67D9" w:rsidRDefault="00284660" w:rsidP="00284660">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F0A5B0C" w14:textId="77777777" w:rsidR="00284660" w:rsidRPr="002E1264" w:rsidRDefault="00284660" w:rsidP="00284660">
            <w:pPr>
              <w:pStyle w:val="ListParagraph"/>
              <w:numPr>
                <w:ilvl w:val="0"/>
                <w:numId w:val="49"/>
              </w:numPr>
              <w:rPr>
                <w:rFonts w:ascii="Calibri" w:hAnsi="Calibri"/>
                <w:sz w:val="18"/>
                <w:szCs w:val="16"/>
              </w:rPr>
            </w:pPr>
            <w:r w:rsidRPr="002E1264">
              <w:rPr>
                <w:rFonts w:ascii="Calibri" w:hAnsi="Calibri"/>
                <w:sz w:val="18"/>
                <w:szCs w:val="18"/>
                <w:u w:val="single"/>
              </w:rPr>
              <w:t>All N/A - This entire table is not applicable.</w:t>
            </w:r>
          </w:p>
        </w:tc>
      </w:tr>
      <w:tr w:rsidR="00284660" w:rsidRPr="00E93981" w14:paraId="7D18F5B2" w14:textId="77777777" w:rsidTr="00284660">
        <w:tc>
          <w:tcPr>
            <w:tcW w:w="554" w:type="dxa"/>
            <w:vAlign w:val="center"/>
          </w:tcPr>
          <w:p w14:paraId="712B076F" w14:textId="77777777" w:rsidR="00284660" w:rsidRPr="00E93981" w:rsidRDefault="00284660" w:rsidP="00284660">
            <w:pPr>
              <w:jc w:val="center"/>
              <w:rPr>
                <w:rFonts w:ascii="Calibri" w:hAnsi="Calibri"/>
                <w:sz w:val="18"/>
                <w:szCs w:val="16"/>
              </w:rPr>
            </w:pPr>
            <w:r>
              <w:rPr>
                <w:rFonts w:ascii="Calibri" w:hAnsi="Calibri"/>
                <w:sz w:val="18"/>
                <w:szCs w:val="16"/>
              </w:rPr>
              <w:t>11</w:t>
            </w:r>
          </w:p>
        </w:tc>
        <w:tc>
          <w:tcPr>
            <w:tcW w:w="2321" w:type="dxa"/>
          </w:tcPr>
          <w:p w14:paraId="1AC92FB4" w14:textId="77777777" w:rsidR="00284660" w:rsidRPr="00E93981" w:rsidRDefault="00284660" w:rsidP="00284660">
            <w:pPr>
              <w:rPr>
                <w:rFonts w:ascii="Calibri" w:hAnsi="Calibri"/>
                <w:sz w:val="18"/>
                <w:szCs w:val="16"/>
              </w:rPr>
            </w:pPr>
            <w:r>
              <w:rPr>
                <w:rFonts w:ascii="Calibri" w:hAnsi="Calibri"/>
                <w:sz w:val="18"/>
                <w:szCs w:val="16"/>
              </w:rPr>
              <w:t>Notes</w:t>
            </w:r>
          </w:p>
        </w:tc>
        <w:tc>
          <w:tcPr>
            <w:tcW w:w="7915" w:type="dxa"/>
          </w:tcPr>
          <w:p w14:paraId="3337C1F7" w14:textId="00C28188"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72B42220" w14:textId="77777777" w:rsidTr="00D53DCC">
        <w:tc>
          <w:tcPr>
            <w:tcW w:w="10790" w:type="dxa"/>
            <w:gridSpan w:val="3"/>
            <w:vAlign w:val="center"/>
          </w:tcPr>
          <w:p w14:paraId="71194D37" w14:textId="21DB5093"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196AD1E" w14:textId="77777777" w:rsidR="00284660" w:rsidRPr="00E93981"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284660" w14:paraId="5364B324" w14:textId="77777777" w:rsidTr="00284660">
        <w:tc>
          <w:tcPr>
            <w:tcW w:w="10790" w:type="dxa"/>
            <w:gridSpan w:val="2"/>
          </w:tcPr>
          <w:p w14:paraId="4C7C30B0" w14:textId="77777777" w:rsidR="00284660" w:rsidRPr="002E1264" w:rsidRDefault="00284660" w:rsidP="00284660">
            <w:pPr>
              <w:rPr>
                <w:rFonts w:ascii="Calibri" w:hAnsi="Calibri"/>
                <w:b/>
                <w:sz w:val="18"/>
                <w:szCs w:val="16"/>
              </w:rPr>
            </w:pPr>
            <w:r w:rsidRPr="002E1264">
              <w:rPr>
                <w:rFonts w:ascii="Calibri" w:hAnsi="Calibri"/>
                <w:b/>
                <w:sz w:val="18"/>
                <w:szCs w:val="16"/>
              </w:rPr>
              <w:t>N. Determination of HERS Verification Compliance</w:t>
            </w:r>
          </w:p>
        </w:tc>
      </w:tr>
      <w:tr w:rsidR="00284660" w14:paraId="08107975" w14:textId="77777777" w:rsidTr="00284660">
        <w:tc>
          <w:tcPr>
            <w:tcW w:w="10790" w:type="dxa"/>
            <w:gridSpan w:val="2"/>
            <w:vAlign w:val="center"/>
          </w:tcPr>
          <w:p w14:paraId="593958CC" w14:textId="77777777" w:rsidR="00284660" w:rsidRPr="002E1264" w:rsidRDefault="00284660" w:rsidP="00284660">
            <w:pPr>
              <w:rPr>
                <w:rFonts w:ascii="Calibri" w:hAnsi="Calibri"/>
                <w:sz w:val="18"/>
                <w:szCs w:val="16"/>
              </w:rPr>
            </w:pPr>
            <w:r>
              <w:rPr>
                <w:rFonts w:ascii="Calibri" w:hAnsi="Calibri"/>
                <w:sz w:val="18"/>
                <w:szCs w:val="16"/>
              </w:rPr>
              <w:t xml:space="preserve">All applicable sections of this document shall indicate compliance with the specified verification protocol requirements </w:t>
            </w:r>
            <w:proofErr w:type="gramStart"/>
            <w:r>
              <w:rPr>
                <w:rFonts w:ascii="Calibri" w:hAnsi="Calibri"/>
                <w:sz w:val="18"/>
                <w:szCs w:val="16"/>
              </w:rPr>
              <w:t>in order for</w:t>
            </w:r>
            <w:proofErr w:type="gramEnd"/>
            <w:r>
              <w:rPr>
                <w:rFonts w:ascii="Calibri" w:hAnsi="Calibri"/>
                <w:sz w:val="18"/>
                <w:szCs w:val="16"/>
              </w:rPr>
              <w:t xml:space="preserve"> this Certificate of Verification as a whole to be determined to be in compliance.</w:t>
            </w:r>
          </w:p>
        </w:tc>
      </w:tr>
      <w:tr w:rsidR="00284660" w14:paraId="446BF18A" w14:textId="77777777" w:rsidTr="00284660">
        <w:tc>
          <w:tcPr>
            <w:tcW w:w="535" w:type="dxa"/>
            <w:vAlign w:val="center"/>
          </w:tcPr>
          <w:p w14:paraId="7B102DD4" w14:textId="77777777" w:rsidR="00284660" w:rsidRPr="002E1264" w:rsidRDefault="00284660" w:rsidP="00284660">
            <w:pPr>
              <w:jc w:val="center"/>
              <w:rPr>
                <w:rFonts w:ascii="Calibri" w:hAnsi="Calibri"/>
                <w:sz w:val="18"/>
                <w:szCs w:val="16"/>
              </w:rPr>
            </w:pPr>
            <w:r>
              <w:rPr>
                <w:rFonts w:ascii="Calibri" w:hAnsi="Calibri"/>
                <w:sz w:val="18"/>
                <w:szCs w:val="16"/>
              </w:rPr>
              <w:t>01</w:t>
            </w:r>
          </w:p>
        </w:tc>
        <w:tc>
          <w:tcPr>
            <w:tcW w:w="10255" w:type="dxa"/>
          </w:tcPr>
          <w:p w14:paraId="36BB244A" w14:textId="6397F3C9" w:rsidR="00284660" w:rsidRPr="002E1264" w:rsidRDefault="00F15384" w:rsidP="00284660">
            <w:pPr>
              <w:rPr>
                <w:rFonts w:ascii="Calibri" w:hAnsi="Calibri"/>
                <w:sz w:val="18"/>
                <w:szCs w:val="16"/>
              </w:rPr>
            </w:pPr>
            <w:r>
              <w:rPr>
                <w:rFonts w:asciiTheme="minorHAnsi" w:hAnsiTheme="minorHAnsi"/>
                <w:sz w:val="18"/>
                <w:szCs w:val="18"/>
              </w:rPr>
              <w:t>&lt;&lt;if A06, B08, C06, D09, E06, F06, G0</w:t>
            </w:r>
            <w:r w:rsidR="009722A7">
              <w:rPr>
                <w:rFonts w:asciiTheme="minorHAnsi" w:hAnsiTheme="minorHAnsi"/>
                <w:sz w:val="18"/>
                <w:szCs w:val="18"/>
              </w:rPr>
              <w:t>4</w:t>
            </w:r>
            <w:r>
              <w:rPr>
                <w:rFonts w:asciiTheme="minorHAnsi" w:hAnsiTheme="minorHAnsi"/>
                <w:sz w:val="18"/>
                <w:szCs w:val="18"/>
              </w:rPr>
              <w:t>, H05, I04, J02</w:t>
            </w:r>
            <w:r w:rsidR="00157899">
              <w:rPr>
                <w:rFonts w:asciiTheme="minorHAnsi" w:hAnsiTheme="minorHAnsi"/>
                <w:sz w:val="18"/>
                <w:szCs w:val="18"/>
              </w:rPr>
              <w:t xml:space="preserve">, </w:t>
            </w:r>
            <w:r>
              <w:rPr>
                <w:rFonts w:asciiTheme="minorHAnsi" w:hAnsiTheme="minorHAnsi"/>
                <w:sz w:val="18"/>
                <w:szCs w:val="18"/>
              </w:rPr>
              <w:t>K02, L03 or M10</w:t>
            </w:r>
            <w:r w:rsidR="00157899">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7164F6">
      <w:headerReference w:type="default" r:id="rId21"/>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4A1F3" w14:textId="77777777" w:rsidR="00893EC6" w:rsidRDefault="00893EC6" w:rsidP="000C31FB">
      <w:pPr>
        <w:pStyle w:val="FootnoteText"/>
      </w:pPr>
      <w:r>
        <w:separator/>
      </w:r>
    </w:p>
  </w:endnote>
  <w:endnote w:type="continuationSeparator" w:id="0">
    <w:p w14:paraId="323F70E2" w14:textId="77777777" w:rsidR="00893EC6" w:rsidRDefault="00893EC6" w:rsidP="000C31FB">
      <w:pPr>
        <w:pStyle w:val="FootnoteText"/>
      </w:pPr>
      <w:r>
        <w:continuationSeparator/>
      </w:r>
    </w:p>
  </w:endnote>
  <w:endnote w:type="continuationNotice" w:id="1">
    <w:p w14:paraId="405A222F" w14:textId="77777777" w:rsidR="00893EC6" w:rsidRDefault="00893E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FF4D9" w14:textId="77777777" w:rsidR="00C51C6B" w:rsidRDefault="00C51C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7456A7A6"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ins w:id="34" w:author="Author" w:date="2021-08-25T12:42:00Z">
      <w:r w:rsidR="00C51C6B">
        <w:rPr>
          <w:rFonts w:ascii="Calibri" w:hAnsi="Calibri"/>
          <w:i w:val="0"/>
        </w:rPr>
        <w:t>22</w:t>
      </w:r>
    </w:ins>
    <w:del w:id="35" w:author="Author" w:date="2021-08-25T12:42:00Z">
      <w:r w:rsidDel="00C51C6B">
        <w:rPr>
          <w:rFonts w:ascii="Calibri" w:hAnsi="Calibri"/>
          <w:i w:val="0"/>
        </w:rPr>
        <w:delText>19</w:delText>
      </w:r>
    </w:del>
    <w:r w:rsidRPr="00F23A32">
      <w:rPr>
        <w:rFonts w:ascii="Calibri" w:hAnsi="Calibri"/>
        <w:i w:val="0"/>
      </w:rPr>
      <w:t xml:space="preserve"> Residential Compliance</w:t>
    </w:r>
    <w:r w:rsidRPr="00F23A32">
      <w:rPr>
        <w:rFonts w:ascii="Calibri" w:hAnsi="Calibri"/>
        <w:i w:val="0"/>
      </w:rPr>
      <w:tab/>
    </w:r>
    <w:r>
      <w:rPr>
        <w:rFonts w:ascii="Calibri" w:hAnsi="Calibri"/>
        <w:i w:val="0"/>
      </w:rPr>
      <w:t>January 20</w:t>
    </w:r>
    <w:ins w:id="36" w:author="Author" w:date="2021-08-25T12:42:00Z">
      <w:r w:rsidR="00C51C6B">
        <w:rPr>
          <w:rFonts w:ascii="Calibri" w:hAnsi="Calibri"/>
          <w:i w:val="0"/>
        </w:rPr>
        <w:t>22</w:t>
      </w:r>
    </w:ins>
    <w:del w:id="37" w:author="Author" w:date="2021-08-25T12:42:00Z">
      <w:r w:rsidDel="00C51C6B">
        <w:rPr>
          <w:rFonts w:ascii="Calibri" w:hAnsi="Calibri"/>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8C642" w14:textId="77777777" w:rsidR="00C51C6B" w:rsidRDefault="00C51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E870" w14:textId="77777777" w:rsidR="00893EC6" w:rsidRDefault="00893EC6" w:rsidP="000C31FB">
      <w:pPr>
        <w:pStyle w:val="FootnoteText"/>
      </w:pPr>
      <w:r>
        <w:separator/>
      </w:r>
    </w:p>
  </w:footnote>
  <w:footnote w:type="continuationSeparator" w:id="0">
    <w:p w14:paraId="4F55D3F3" w14:textId="77777777" w:rsidR="00893EC6" w:rsidRDefault="00893EC6" w:rsidP="000C31FB">
      <w:pPr>
        <w:pStyle w:val="FootnoteText"/>
      </w:pPr>
      <w:r>
        <w:continuationSeparator/>
      </w:r>
    </w:p>
  </w:footnote>
  <w:footnote w:type="continuationNotice" w:id="1">
    <w:p w14:paraId="5F445A90" w14:textId="77777777" w:rsidR="00893EC6" w:rsidRDefault="00893E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4F871DE3" w:rsidR="009B7987" w:rsidRDefault="009B7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9" w14:textId="55B3F99C" w:rsidR="009B7987" w:rsidRPr="007770C5" w:rsidRDefault="008144CA" w:rsidP="007E07F8">
    <w:pPr>
      <w:suppressAutoHyphens/>
      <w:ind w:left="-90"/>
      <w:rPr>
        <w:rFonts w:ascii="Arial" w:hAnsi="Arial" w:cs="Arial"/>
        <w:sz w:val="14"/>
        <w:szCs w:val="14"/>
      </w:rPr>
    </w:pPr>
    <w:customXmlInsRangeStart w:id="28" w:author="Author" w:date="2022-04-11T13:47:00Z"/>
    <w:sdt>
      <w:sdtPr>
        <w:rPr>
          <w:rFonts w:ascii="Arial" w:hAnsi="Arial" w:cs="Arial"/>
          <w:sz w:val="14"/>
          <w:szCs w:val="14"/>
        </w:rPr>
        <w:id w:val="-386495079"/>
        <w:docPartObj>
          <w:docPartGallery w:val="Watermarks"/>
          <w:docPartUnique/>
        </w:docPartObj>
      </w:sdtPr>
      <w:sdtContent>
        <w:customXmlInsRangeEnd w:id="28"/>
        <w:ins w:id="29" w:author="Author" w:date="2022-04-11T13:47:00Z">
          <w:r w:rsidRPr="008144CA">
            <w:rPr>
              <w:rFonts w:ascii="Arial" w:hAnsi="Arial" w:cs="Arial"/>
              <w:noProof/>
              <w:sz w:val="14"/>
              <w:szCs w:val="14"/>
            </w:rPr>
            <w:pict w14:anchorId="1D6FB4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7" type="#_x0000_t136" style="position:absolute;left:0;text-align:left;margin-left:0;margin-top:0;width:412.4pt;height:247.45pt;rotation:315;z-index:-25165618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0" w:author="Author" w:date="2022-04-11T13:47:00Z"/>
      </w:sdtContent>
    </w:sdt>
    <w:customXmlInsRangeEnd w:id="30"/>
    <w:r w:rsidR="009B7987">
      <w:rPr>
        <w:noProof/>
      </w:rPr>
      <w:drawing>
        <wp:anchor distT="0" distB="0" distL="114300" distR="114300" simplePos="0" relativeHeight="251658247" behindDoc="0" locked="0" layoutInCell="1" allowOverlap="1" wp14:anchorId="4BD91C3A" wp14:editId="4AE02E87">
          <wp:simplePos x="0" y="0"/>
          <wp:positionH relativeFrom="column">
            <wp:posOffset>6539865</wp:posOffset>
          </wp:positionH>
          <wp:positionV relativeFrom="paragraph">
            <wp:posOffset>40005</wp:posOffset>
          </wp:positionV>
          <wp:extent cx="357505" cy="309880"/>
          <wp:effectExtent l="0" t="0" r="4445" b="0"/>
          <wp:wrapSquare wrapText="bothSides"/>
          <wp:docPr id="9" name="Picture 9"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7505" cy="309880"/>
                  </a:xfrm>
                  <a:prstGeom prst="rect">
                    <a:avLst/>
                  </a:prstGeom>
                  <a:noFill/>
                </pic:spPr>
              </pic:pic>
            </a:graphicData>
          </a:graphic>
          <wp14:sizeRelH relativeFrom="page">
            <wp14:pctWidth>0</wp14:pctWidth>
          </wp14:sizeRelH>
          <wp14:sizeRelV relativeFrom="page">
            <wp14:pctHeight>0</wp14:pctHeight>
          </wp14:sizeRelV>
        </wp:anchor>
      </w:drawing>
    </w:r>
    <w:r w:rsidR="009B7987" w:rsidRPr="007770C5">
      <w:rPr>
        <w:rFonts w:ascii="Arial" w:hAnsi="Arial" w:cs="Arial"/>
        <w:sz w:val="14"/>
        <w:szCs w:val="14"/>
      </w:rPr>
      <w:t>STATE OF CALIFORNIA</w:t>
    </w:r>
  </w:p>
  <w:p w14:paraId="002F644A" w14:textId="0BE5EC71" w:rsidR="009B7987" w:rsidRPr="007770C5" w:rsidRDefault="009B7987" w:rsidP="007E07F8">
    <w:pPr>
      <w:suppressAutoHyphens/>
      <w:ind w:left="-90"/>
      <w:rPr>
        <w:rFonts w:ascii="Arial" w:hAnsi="Arial" w:cs="Arial"/>
        <w:b/>
        <w:sz w:val="24"/>
        <w:szCs w:val="24"/>
      </w:rPr>
    </w:pPr>
    <w:r>
      <w:rPr>
        <w:rFonts w:ascii="Arial" w:hAnsi="Arial" w:cs="Arial"/>
        <w:b/>
        <w:sz w:val="24"/>
        <w:szCs w:val="24"/>
      </w:rPr>
      <w:t>QII - INSULATION INSTALLATION</w:t>
    </w:r>
  </w:p>
  <w:p w14:paraId="002F644B" w14:textId="08F70828" w:rsidR="009B7987" w:rsidRPr="007770C5" w:rsidRDefault="009B7987" w:rsidP="007E07F8">
    <w:pPr>
      <w:suppressAutoHyphens/>
      <w:ind w:left="-90"/>
      <w:rPr>
        <w:rFonts w:ascii="Arial" w:hAnsi="Arial" w:cs="Arial"/>
        <w:sz w:val="14"/>
        <w:szCs w:val="14"/>
      </w:rPr>
    </w:pPr>
    <w:r>
      <w:rPr>
        <w:rFonts w:ascii="Arial" w:hAnsi="Arial" w:cs="Arial"/>
        <w:sz w:val="14"/>
        <w:szCs w:val="14"/>
      </w:rPr>
      <w:t>CEC-CF3R-ENV-22-H</w:t>
    </w:r>
    <w:r w:rsidRPr="007770C5">
      <w:rPr>
        <w:rFonts w:ascii="Arial" w:hAnsi="Arial" w:cs="Arial"/>
        <w:sz w:val="14"/>
        <w:szCs w:val="14"/>
      </w:rPr>
      <w:t xml:space="preserve"> (Revised </w:t>
    </w:r>
    <w:r>
      <w:rPr>
        <w:rFonts w:ascii="Arial" w:hAnsi="Arial" w:cs="Arial"/>
        <w:sz w:val="14"/>
        <w:szCs w:val="14"/>
      </w:rPr>
      <w:t>01/</w:t>
    </w:r>
    <w:ins w:id="31" w:author="Author" w:date="2021-08-25T12:42:00Z">
      <w:r w:rsidR="00C51C6B">
        <w:rPr>
          <w:rFonts w:ascii="Arial" w:hAnsi="Arial" w:cs="Arial"/>
          <w:sz w:val="14"/>
          <w:szCs w:val="14"/>
        </w:rPr>
        <w:t>22</w:t>
      </w:r>
    </w:ins>
    <w:del w:id="32" w:author="Author" w:date="2021-08-25T12:42:00Z">
      <w:r w:rsidDel="00C51C6B">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9B7987" w:rsidRPr="00F85124" w14:paraId="002F644E" w14:textId="77777777">
      <w:trPr>
        <w:cantSplit/>
        <w:trHeight w:val="288"/>
      </w:trPr>
      <w:tc>
        <w:tcPr>
          <w:tcW w:w="3738" w:type="pct"/>
          <w:gridSpan w:val="2"/>
          <w:tcBorders>
            <w:right w:val="nil"/>
          </w:tcBorders>
          <w:vAlign w:val="center"/>
        </w:tcPr>
        <w:p w14:paraId="002F644C" w14:textId="271513B6" w:rsidR="009B7987" w:rsidRPr="00F93D3F" w:rsidRDefault="009B7987" w:rsidP="009533B1">
          <w:pPr>
            <w:pStyle w:val="Style17"/>
            <w:rPr>
              <w:b/>
            </w:rPr>
          </w:pPr>
          <w:r w:rsidRPr="00F93D3F">
            <w:t xml:space="preserve">CERTIFICATE OF </w:t>
          </w:r>
          <w:r>
            <w:t>VERIFICATION</w:t>
          </w:r>
        </w:p>
      </w:tc>
      <w:tc>
        <w:tcPr>
          <w:tcW w:w="1262" w:type="pct"/>
          <w:tcBorders>
            <w:left w:val="nil"/>
          </w:tcBorders>
          <w:tcMar>
            <w:left w:w="115" w:type="dxa"/>
            <w:right w:w="115" w:type="dxa"/>
          </w:tcMar>
          <w:vAlign w:val="center"/>
        </w:tcPr>
        <w:p w14:paraId="002F644D" w14:textId="6EA1FAAA" w:rsidR="009B7987" w:rsidRPr="00F93D3F" w:rsidRDefault="009B7987" w:rsidP="006B4560">
          <w:pPr>
            <w:pStyle w:val="Style18"/>
            <w:rPr>
              <w:b/>
            </w:rPr>
          </w:pPr>
          <w:r w:rsidRPr="00F93D3F">
            <w:t>CF</w:t>
          </w:r>
          <w:r>
            <w:t>3</w:t>
          </w:r>
          <w:r w:rsidRPr="00F93D3F">
            <w:t>R-ENV-2</w:t>
          </w:r>
          <w:r>
            <w:t>2</w:t>
          </w:r>
          <w:r w:rsidRPr="00F93D3F">
            <w:t>-H</w:t>
          </w:r>
        </w:p>
      </w:tc>
    </w:tr>
    <w:tr w:rsidR="009B7987" w:rsidRPr="00F85124" w14:paraId="002F6450" w14:textId="77777777">
      <w:trPr>
        <w:cantSplit/>
        <w:trHeight w:val="288"/>
      </w:trPr>
      <w:tc>
        <w:tcPr>
          <w:tcW w:w="5000" w:type="pct"/>
          <w:gridSpan w:val="3"/>
        </w:tcPr>
        <w:p w14:paraId="002F644F" w14:textId="47F977FC" w:rsidR="009B7987" w:rsidRPr="00F93D3F" w:rsidRDefault="009B7987" w:rsidP="00DE432F">
          <w:pPr>
            <w:pStyle w:val="Style19"/>
            <w:tabs>
              <w:tab w:val="clear" w:pos="10543"/>
              <w:tab w:val="right" w:pos="10809"/>
            </w:tabs>
            <w:rPr>
              <w:sz w:val="12"/>
              <w:szCs w:val="12"/>
            </w:rPr>
          </w:pPr>
          <w:bookmarkStart w:id="33" w:name="OLE_LINK1"/>
          <w:r w:rsidRPr="00F93D3F">
            <w:t xml:space="preserve">Quality Insulation Installation (QII) - Insulation </w:t>
          </w:r>
          <w:bookmarkEnd w:id="33"/>
          <w:r>
            <w:t>Installation</w:t>
          </w:r>
          <w:r w:rsidRPr="00F93D3F">
            <w:tab/>
            <w:t xml:space="preserve">(Page </w:t>
          </w:r>
          <w:r>
            <w:fldChar w:fldCharType="begin"/>
          </w:r>
          <w:r>
            <w:instrText xml:space="preserve"> PAGE   \* MERGEFORMAT </w:instrText>
          </w:r>
          <w:r>
            <w:fldChar w:fldCharType="separate"/>
          </w:r>
          <w:r w:rsidRPr="009B7987">
            <w:rPr>
              <w:bCs w:val="0"/>
              <w:noProof/>
            </w:rPr>
            <w:t>6</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8144CA">
            <w:rPr>
              <w:noProof/>
            </w:rPr>
            <w:t>6</w:t>
          </w:r>
          <w:r>
            <w:rPr>
              <w:noProof/>
            </w:rPr>
            <w:fldChar w:fldCharType="end"/>
          </w:r>
          <w:r w:rsidRPr="00F93D3F">
            <w:t>)</w:t>
          </w:r>
        </w:p>
      </w:tc>
    </w:tr>
    <w:tr w:rsidR="009B7987" w:rsidRPr="00F85124" w14:paraId="002F6454" w14:textId="77777777">
      <w:trPr>
        <w:cantSplit/>
        <w:trHeight w:val="288"/>
      </w:trPr>
      <w:tc>
        <w:tcPr>
          <w:tcW w:w="0" w:type="auto"/>
        </w:tcPr>
        <w:p w14:paraId="002F6451" w14:textId="77777777" w:rsidR="009B7987" w:rsidRPr="00F93D3F" w:rsidRDefault="009B7987" w:rsidP="006B4560">
          <w:pPr>
            <w:pStyle w:val="Style20"/>
          </w:pPr>
          <w:r w:rsidRPr="00F93D3F">
            <w:t>Project Name:</w:t>
          </w:r>
        </w:p>
      </w:tc>
      <w:tc>
        <w:tcPr>
          <w:tcW w:w="1377" w:type="pct"/>
        </w:tcPr>
        <w:p w14:paraId="002F6452" w14:textId="77777777" w:rsidR="009B7987" w:rsidRPr="00F93D3F" w:rsidRDefault="009B7987" w:rsidP="006B4560">
          <w:pPr>
            <w:pStyle w:val="Style20"/>
          </w:pPr>
          <w:r w:rsidRPr="00F93D3F">
            <w:t>Enforcement Agency:</w:t>
          </w:r>
        </w:p>
      </w:tc>
      <w:tc>
        <w:tcPr>
          <w:tcW w:w="1262" w:type="pct"/>
        </w:tcPr>
        <w:p w14:paraId="002F6453" w14:textId="77777777" w:rsidR="009B7987" w:rsidRPr="00F93D3F" w:rsidRDefault="009B7987" w:rsidP="006B4560">
          <w:pPr>
            <w:pStyle w:val="Style20"/>
          </w:pPr>
          <w:r w:rsidRPr="00F93D3F">
            <w:t>Permit Number:</w:t>
          </w:r>
        </w:p>
      </w:tc>
    </w:tr>
    <w:tr w:rsidR="009B7987" w:rsidRPr="00F85124" w14:paraId="002F6458" w14:textId="77777777">
      <w:trPr>
        <w:cantSplit/>
        <w:trHeight w:val="288"/>
      </w:trPr>
      <w:tc>
        <w:tcPr>
          <w:tcW w:w="0" w:type="auto"/>
        </w:tcPr>
        <w:p w14:paraId="002F6455" w14:textId="77777777" w:rsidR="009B7987" w:rsidRPr="00F93D3F" w:rsidRDefault="009B7987" w:rsidP="006B4560">
          <w:pPr>
            <w:pStyle w:val="Style20"/>
            <w:rPr>
              <w:vertAlign w:val="superscript"/>
            </w:rPr>
          </w:pPr>
          <w:r w:rsidRPr="00F93D3F">
            <w:t>Dwelling Address:</w:t>
          </w:r>
        </w:p>
      </w:tc>
      <w:tc>
        <w:tcPr>
          <w:tcW w:w="1377" w:type="pct"/>
        </w:tcPr>
        <w:p w14:paraId="002F6456" w14:textId="77777777" w:rsidR="009B7987" w:rsidRPr="00F93D3F" w:rsidRDefault="009B7987" w:rsidP="006B4560">
          <w:pPr>
            <w:pStyle w:val="Style20"/>
            <w:rPr>
              <w:vertAlign w:val="superscript"/>
            </w:rPr>
          </w:pPr>
          <w:r w:rsidRPr="00F93D3F">
            <w:t>City</w:t>
          </w:r>
        </w:p>
      </w:tc>
      <w:tc>
        <w:tcPr>
          <w:tcW w:w="1262" w:type="pct"/>
        </w:tcPr>
        <w:p w14:paraId="002F6457" w14:textId="77777777" w:rsidR="009B7987" w:rsidRPr="00F93D3F" w:rsidRDefault="009B7987" w:rsidP="006B4560">
          <w:pPr>
            <w:pStyle w:val="Style20"/>
            <w:rPr>
              <w:vertAlign w:val="superscript"/>
            </w:rPr>
          </w:pPr>
          <w:r w:rsidRPr="00F93D3F">
            <w:t>Zip Code</w:t>
          </w:r>
        </w:p>
      </w:tc>
    </w:tr>
  </w:tbl>
  <w:p w14:paraId="002F6459" w14:textId="77777777" w:rsidR="009B7987" w:rsidRDefault="009B79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3FFC5CF6" w:rsidR="009B7987" w:rsidRDefault="009B79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0DD7153E" w:rsidR="009B7987" w:rsidRDefault="009B79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0" w14:textId="77777777">
      <w:trPr>
        <w:cantSplit/>
        <w:trHeight w:val="288"/>
      </w:trPr>
      <w:tc>
        <w:tcPr>
          <w:tcW w:w="3738" w:type="pct"/>
          <w:tcBorders>
            <w:right w:val="nil"/>
          </w:tcBorders>
          <w:vAlign w:val="center"/>
        </w:tcPr>
        <w:p w14:paraId="002F645E" w14:textId="0687B25E" w:rsidR="009B7987" w:rsidRPr="00F93D3F" w:rsidRDefault="009B7987"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B7987" w:rsidRPr="00F93D3F" w:rsidRDefault="009B7987" w:rsidP="006B4560">
          <w:pPr>
            <w:pStyle w:val="Style18"/>
            <w:rPr>
              <w:b/>
            </w:rPr>
          </w:pPr>
          <w:r w:rsidRPr="00F93D3F">
            <w:t>CF2R-ENV-2</w:t>
          </w:r>
          <w:r>
            <w:t>3</w:t>
          </w:r>
          <w:r w:rsidRPr="00F93D3F">
            <w:t>-H</w:t>
          </w:r>
        </w:p>
      </w:tc>
    </w:tr>
    <w:tr w:rsidR="009B7987" w:rsidRPr="00F85124" w14:paraId="002F6462" w14:textId="77777777">
      <w:trPr>
        <w:cantSplit/>
        <w:trHeight w:val="288"/>
      </w:trPr>
      <w:tc>
        <w:tcPr>
          <w:tcW w:w="5000" w:type="pct"/>
          <w:gridSpan w:val="2"/>
        </w:tcPr>
        <w:p w14:paraId="002F6461" w14:textId="361DD4BD" w:rsidR="009B7987" w:rsidRPr="00F93D3F" w:rsidRDefault="009B7987">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0F56A4C6" w:rsidR="009B7987" w:rsidRDefault="009B798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43F0F440" w:rsidR="009B7987" w:rsidRDefault="009B798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8" w14:textId="77777777">
      <w:trPr>
        <w:cantSplit/>
        <w:trHeight w:val="288"/>
      </w:trPr>
      <w:tc>
        <w:tcPr>
          <w:tcW w:w="3738" w:type="pct"/>
          <w:tcBorders>
            <w:right w:val="nil"/>
          </w:tcBorders>
          <w:vAlign w:val="center"/>
        </w:tcPr>
        <w:p w14:paraId="002F6466" w14:textId="571A4BE2" w:rsidR="009B7987" w:rsidRPr="00F93D3F" w:rsidRDefault="009B798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t>USER INSTRUCTIONS</w:t>
          </w:r>
        </w:p>
      </w:tc>
      <w:tc>
        <w:tcPr>
          <w:tcW w:w="1262" w:type="pct"/>
          <w:tcBorders>
            <w:left w:val="nil"/>
          </w:tcBorders>
          <w:tcMar>
            <w:left w:w="115" w:type="dxa"/>
            <w:right w:w="115" w:type="dxa"/>
          </w:tcMar>
          <w:vAlign w:val="center"/>
        </w:tcPr>
        <w:p w14:paraId="002F6467" w14:textId="26DE0E52"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002F646A" w14:textId="77777777">
      <w:trPr>
        <w:cantSplit/>
        <w:trHeight w:val="288"/>
      </w:trPr>
      <w:tc>
        <w:tcPr>
          <w:tcW w:w="5000" w:type="pct"/>
          <w:gridSpan w:val="2"/>
        </w:tcPr>
        <w:p w14:paraId="002F6469" w14:textId="71A1658B"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8144CA">
            <w:rPr>
              <w:bCs w:val="0"/>
              <w:noProof/>
            </w:rPr>
            <w:t>3</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8144CA">
            <w:rPr>
              <w:noProof/>
            </w:rPr>
            <w:t>3</w:t>
          </w:r>
          <w:r>
            <w:rPr>
              <w:noProof/>
            </w:rPr>
            <w:fldChar w:fldCharType="end"/>
          </w:r>
          <w:r w:rsidRPr="00F93D3F">
            <w:t>)</w:t>
          </w:r>
        </w:p>
      </w:tc>
    </w:tr>
  </w:tbl>
  <w:p w14:paraId="002F646B" w14:textId="77777777" w:rsidR="009B7987" w:rsidRDefault="009B798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4ADBC98" w14:textId="77777777">
      <w:trPr>
        <w:cantSplit/>
        <w:trHeight w:val="288"/>
      </w:trPr>
      <w:tc>
        <w:tcPr>
          <w:tcW w:w="3738" w:type="pct"/>
          <w:tcBorders>
            <w:right w:val="nil"/>
          </w:tcBorders>
          <w:vAlign w:val="center"/>
        </w:tcPr>
        <w:p w14:paraId="3A80E816" w14:textId="2FD824E0" w:rsidR="009B7987" w:rsidRPr="00F93D3F" w:rsidRDefault="009B7987">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rsidRPr="00C3169C">
            <w:t>DATA FIELD DEFINITIONS AND CALCULATIONS</w:t>
          </w:r>
        </w:p>
      </w:tc>
      <w:tc>
        <w:tcPr>
          <w:tcW w:w="1262" w:type="pct"/>
          <w:tcBorders>
            <w:left w:val="nil"/>
          </w:tcBorders>
          <w:tcMar>
            <w:left w:w="115" w:type="dxa"/>
            <w:right w:w="115" w:type="dxa"/>
          </w:tcMar>
          <w:vAlign w:val="center"/>
        </w:tcPr>
        <w:p w14:paraId="7E545780" w14:textId="120B6AFD"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6F5B6C55" w14:textId="77777777">
      <w:trPr>
        <w:cantSplit/>
        <w:trHeight w:val="288"/>
      </w:trPr>
      <w:tc>
        <w:tcPr>
          <w:tcW w:w="5000" w:type="pct"/>
          <w:gridSpan w:val="2"/>
        </w:tcPr>
        <w:p w14:paraId="1828C6B2" w14:textId="688C2D20"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8144CA">
            <w:rPr>
              <w:bCs w:val="0"/>
              <w:noProof/>
            </w:rPr>
            <w:t>5</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8144CA">
            <w:rPr>
              <w:noProof/>
            </w:rPr>
            <w:t>5</w:t>
          </w:r>
          <w:r>
            <w:rPr>
              <w:noProof/>
            </w:rPr>
            <w:fldChar w:fldCharType="end"/>
          </w:r>
          <w:r w:rsidRPr="00F93D3F">
            <w:t>)</w:t>
          </w:r>
        </w:p>
      </w:tc>
    </w:tr>
  </w:tbl>
  <w:p w14:paraId="2157F8A2" w14:textId="77777777" w:rsidR="009B7987" w:rsidRDefault="009B7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6F7138"/>
    <w:multiLevelType w:val="hybridMultilevel"/>
    <w:tmpl w:val="821E5806"/>
    <w:lvl w:ilvl="0" w:tplc="59ACA73A">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0C86202D"/>
    <w:multiLevelType w:val="hybridMultilevel"/>
    <w:tmpl w:val="319EC100"/>
    <w:lvl w:ilvl="0" w:tplc="A05A47A0">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206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F172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2"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1267E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80D60"/>
    <w:multiLevelType w:val="hybridMultilevel"/>
    <w:tmpl w:val="BDBECBD8"/>
    <w:lvl w:ilvl="0" w:tplc="C3181B64">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6" w15:restartNumberingAfterBreak="0">
    <w:nsid w:val="26B10725"/>
    <w:multiLevelType w:val="hybridMultilevel"/>
    <w:tmpl w:val="AF76DFE8"/>
    <w:lvl w:ilvl="0" w:tplc="3446B9B8">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2D5AA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1"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2" w15:restartNumberingAfterBreak="0">
    <w:nsid w:val="3FD87D56"/>
    <w:multiLevelType w:val="hybridMultilevel"/>
    <w:tmpl w:val="56E61884"/>
    <w:lvl w:ilvl="0" w:tplc="500C6EC8">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31"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15:restartNumberingAfterBreak="0">
    <w:nsid w:val="51B3090A"/>
    <w:multiLevelType w:val="hybridMultilevel"/>
    <w:tmpl w:val="34B447D0"/>
    <w:lvl w:ilvl="0" w:tplc="742ADFF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51BB475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FF722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742D6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156F93"/>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311FD1"/>
    <w:multiLevelType w:val="hybridMultilevel"/>
    <w:tmpl w:val="E8F83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E1188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A76B0"/>
    <w:multiLevelType w:val="hybridMultilevel"/>
    <w:tmpl w:val="06AA000E"/>
    <w:lvl w:ilvl="0" w:tplc="7F4AD11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E80F2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5" w15:restartNumberingAfterBreak="0">
    <w:nsid w:val="711F7729"/>
    <w:multiLevelType w:val="hybridMultilevel"/>
    <w:tmpl w:val="6EBA5CC2"/>
    <w:lvl w:ilvl="0" w:tplc="4CAA955E">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160ED2"/>
    <w:multiLevelType w:val="hybridMultilevel"/>
    <w:tmpl w:val="71D0CAB0"/>
    <w:lvl w:ilvl="0" w:tplc="1FB0E4BE">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C41CB6"/>
    <w:multiLevelType w:val="hybridMultilevel"/>
    <w:tmpl w:val="5E22D89E"/>
    <w:lvl w:ilvl="0" w:tplc="CF54565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58597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5B1166"/>
    <w:multiLevelType w:val="hybridMultilevel"/>
    <w:tmpl w:val="FCFAC28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
  </w:num>
  <w:num w:numId="13">
    <w:abstractNumId w:val="5"/>
  </w:num>
  <w:num w:numId="14">
    <w:abstractNumId w:val="15"/>
  </w:num>
  <w:num w:numId="15">
    <w:abstractNumId w:val="15"/>
  </w:num>
  <w:num w:numId="16">
    <w:abstractNumId w:val="15"/>
  </w:num>
  <w:num w:numId="17">
    <w:abstractNumId w:val="5"/>
  </w:num>
  <w:num w:numId="18">
    <w:abstractNumId w:val="5"/>
  </w:num>
  <w:num w:numId="19">
    <w:abstractNumId w:val="5"/>
  </w:num>
  <w:num w:numId="20">
    <w:abstractNumId w:val="23"/>
  </w:num>
  <w:num w:numId="21">
    <w:abstractNumId w:val="33"/>
  </w:num>
  <w:num w:numId="22">
    <w:abstractNumId w:val="33"/>
  </w:num>
  <w:num w:numId="23">
    <w:abstractNumId w:val="23"/>
  </w:num>
  <w:num w:numId="24">
    <w:abstractNumId w:val="23"/>
  </w:num>
  <w:num w:numId="25">
    <w:abstractNumId w:val="0"/>
  </w:num>
  <w:num w:numId="26">
    <w:abstractNumId w:val="1"/>
  </w:num>
  <w:num w:numId="27">
    <w:abstractNumId w:val="44"/>
  </w:num>
  <w:num w:numId="28">
    <w:abstractNumId w:val="11"/>
  </w:num>
  <w:num w:numId="29">
    <w:abstractNumId w:val="26"/>
  </w:num>
  <w:num w:numId="30">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20"/>
  </w:num>
  <w:num w:numId="32">
    <w:abstractNumId w:val="20"/>
  </w:num>
  <w:num w:numId="33">
    <w:abstractNumId w:val="34"/>
  </w:num>
  <w:num w:numId="34">
    <w:abstractNumId w:val="29"/>
  </w:num>
  <w:num w:numId="35">
    <w:abstractNumId w:val="6"/>
  </w:num>
  <w:num w:numId="36">
    <w:abstractNumId w:val="12"/>
  </w:num>
  <w:num w:numId="37">
    <w:abstractNumId w:val="35"/>
  </w:num>
  <w:num w:numId="38">
    <w:abstractNumId w:val="30"/>
  </w:num>
  <w:num w:numId="39">
    <w:abstractNumId w:val="21"/>
  </w:num>
  <w:num w:numId="40">
    <w:abstractNumId w:val="31"/>
  </w:num>
  <w:num w:numId="41">
    <w:abstractNumId w:val="2"/>
  </w:num>
  <w:num w:numId="42">
    <w:abstractNumId w:val="9"/>
  </w:num>
  <w:num w:numId="43">
    <w:abstractNumId w:val="17"/>
  </w:num>
  <w:num w:numId="44">
    <w:abstractNumId w:val="3"/>
  </w:num>
  <w:num w:numId="45">
    <w:abstractNumId w:val="24"/>
  </w:num>
  <w:num w:numId="46">
    <w:abstractNumId w:val="28"/>
  </w:num>
  <w:num w:numId="47">
    <w:abstractNumId w:val="32"/>
  </w:num>
  <w:num w:numId="48">
    <w:abstractNumId w:val="27"/>
  </w:num>
  <w:num w:numId="49">
    <w:abstractNumId w:val="49"/>
  </w:num>
  <w:num w:numId="50">
    <w:abstractNumId w:val="18"/>
  </w:num>
  <w:num w:numId="51">
    <w:abstractNumId w:val="40"/>
  </w:num>
  <w:num w:numId="52">
    <w:abstractNumId w:val="25"/>
  </w:num>
  <w:num w:numId="53">
    <w:abstractNumId w:val="13"/>
  </w:num>
  <w:num w:numId="54">
    <w:abstractNumId w:val="42"/>
  </w:num>
  <w:num w:numId="55">
    <w:abstractNumId w:val="38"/>
  </w:num>
  <w:num w:numId="56">
    <w:abstractNumId w:val="46"/>
  </w:num>
  <w:num w:numId="57">
    <w:abstractNumId w:val="10"/>
  </w:num>
  <w:num w:numId="58">
    <w:abstractNumId w:val="4"/>
  </w:num>
  <w:num w:numId="59">
    <w:abstractNumId w:val="19"/>
  </w:num>
  <w:num w:numId="60">
    <w:abstractNumId w:val="16"/>
  </w:num>
  <w:num w:numId="61">
    <w:abstractNumId w:val="48"/>
  </w:num>
  <w:num w:numId="62">
    <w:abstractNumId w:val="14"/>
  </w:num>
  <w:num w:numId="63">
    <w:abstractNumId w:val="37"/>
  </w:num>
  <w:num w:numId="64">
    <w:abstractNumId w:val="7"/>
  </w:num>
  <w:num w:numId="65">
    <w:abstractNumId w:val="43"/>
  </w:num>
  <w:num w:numId="66">
    <w:abstractNumId w:val="47"/>
  </w:num>
  <w:num w:numId="67">
    <w:abstractNumId w:val="39"/>
  </w:num>
  <w:num w:numId="68">
    <w:abstractNumId w:val="41"/>
  </w:num>
  <w:num w:numId="69">
    <w:abstractNumId w:val="8"/>
  </w:num>
  <w:num w:numId="70">
    <w:abstractNumId w:val="45"/>
  </w:num>
  <w:num w:numId="71">
    <w:abstractNumId w:val="36"/>
  </w:num>
  <w:num w:numId="72">
    <w:abstractNumId w:val="2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6xd3dxj1xkkWOTWfMSJCbK4k3JKYX6+HPkykogT6eD3fXpkaiYqUKihxtyA7wxuyFI2ybgmbzPdnymhpPxPIMQ==" w:salt="oHQMBErhWt4LTqlU6cnA3A=="/>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65CA"/>
    <w:rsid w:val="001565F6"/>
    <w:rsid w:val="00157899"/>
    <w:rsid w:val="00161F23"/>
    <w:rsid w:val="001644E4"/>
    <w:rsid w:val="00170285"/>
    <w:rsid w:val="00172CCA"/>
    <w:rsid w:val="00175749"/>
    <w:rsid w:val="0018140F"/>
    <w:rsid w:val="0018175D"/>
    <w:rsid w:val="00183883"/>
    <w:rsid w:val="00187252"/>
    <w:rsid w:val="00192666"/>
    <w:rsid w:val="00195357"/>
    <w:rsid w:val="001A54D0"/>
    <w:rsid w:val="001A662D"/>
    <w:rsid w:val="001A6AFD"/>
    <w:rsid w:val="001A7D3C"/>
    <w:rsid w:val="001B0415"/>
    <w:rsid w:val="001B1FF4"/>
    <w:rsid w:val="001B7F15"/>
    <w:rsid w:val="001C49F7"/>
    <w:rsid w:val="001C5D39"/>
    <w:rsid w:val="001C6E57"/>
    <w:rsid w:val="001D0977"/>
    <w:rsid w:val="001D17B1"/>
    <w:rsid w:val="001D4DFE"/>
    <w:rsid w:val="001D75B8"/>
    <w:rsid w:val="001E0D97"/>
    <w:rsid w:val="001E3649"/>
    <w:rsid w:val="001F4378"/>
    <w:rsid w:val="001F64C4"/>
    <w:rsid w:val="001F6F4A"/>
    <w:rsid w:val="00203640"/>
    <w:rsid w:val="00204A9F"/>
    <w:rsid w:val="00207002"/>
    <w:rsid w:val="00207E8D"/>
    <w:rsid w:val="0021206B"/>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4660"/>
    <w:rsid w:val="00287E9A"/>
    <w:rsid w:val="00291EEF"/>
    <w:rsid w:val="00292847"/>
    <w:rsid w:val="002971A2"/>
    <w:rsid w:val="002A2C32"/>
    <w:rsid w:val="002A507A"/>
    <w:rsid w:val="002A5607"/>
    <w:rsid w:val="002B0252"/>
    <w:rsid w:val="002B47EE"/>
    <w:rsid w:val="002B66B2"/>
    <w:rsid w:val="002C33BE"/>
    <w:rsid w:val="002C753C"/>
    <w:rsid w:val="002C7973"/>
    <w:rsid w:val="002D11C9"/>
    <w:rsid w:val="002E0AF1"/>
    <w:rsid w:val="002E1951"/>
    <w:rsid w:val="002E67B2"/>
    <w:rsid w:val="002F2BFC"/>
    <w:rsid w:val="002F6BA0"/>
    <w:rsid w:val="003117ED"/>
    <w:rsid w:val="00317E09"/>
    <w:rsid w:val="00322C94"/>
    <w:rsid w:val="00323114"/>
    <w:rsid w:val="00327C8F"/>
    <w:rsid w:val="003349F0"/>
    <w:rsid w:val="003360EC"/>
    <w:rsid w:val="0034560F"/>
    <w:rsid w:val="00345EA7"/>
    <w:rsid w:val="00347A58"/>
    <w:rsid w:val="00347E25"/>
    <w:rsid w:val="003539A2"/>
    <w:rsid w:val="00354A0A"/>
    <w:rsid w:val="003570BA"/>
    <w:rsid w:val="003576C9"/>
    <w:rsid w:val="0036198C"/>
    <w:rsid w:val="00364FF3"/>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B77"/>
    <w:rsid w:val="003B1E5D"/>
    <w:rsid w:val="003B36B1"/>
    <w:rsid w:val="003B5ACE"/>
    <w:rsid w:val="003B5B20"/>
    <w:rsid w:val="003B61DF"/>
    <w:rsid w:val="003B7E9A"/>
    <w:rsid w:val="003C4E4A"/>
    <w:rsid w:val="003C7F15"/>
    <w:rsid w:val="003D3C74"/>
    <w:rsid w:val="003D71D2"/>
    <w:rsid w:val="003E1BF4"/>
    <w:rsid w:val="003E59A1"/>
    <w:rsid w:val="003E77E0"/>
    <w:rsid w:val="003F0CA2"/>
    <w:rsid w:val="003F30BD"/>
    <w:rsid w:val="003F386F"/>
    <w:rsid w:val="003F3F27"/>
    <w:rsid w:val="003F6003"/>
    <w:rsid w:val="00401ECB"/>
    <w:rsid w:val="004055B2"/>
    <w:rsid w:val="00406031"/>
    <w:rsid w:val="00413445"/>
    <w:rsid w:val="0041569E"/>
    <w:rsid w:val="00422363"/>
    <w:rsid w:val="00430917"/>
    <w:rsid w:val="0043453F"/>
    <w:rsid w:val="004351BB"/>
    <w:rsid w:val="00437B6C"/>
    <w:rsid w:val="00441C9A"/>
    <w:rsid w:val="004451C0"/>
    <w:rsid w:val="00447141"/>
    <w:rsid w:val="00447427"/>
    <w:rsid w:val="00450399"/>
    <w:rsid w:val="00456581"/>
    <w:rsid w:val="00460C96"/>
    <w:rsid w:val="004661F8"/>
    <w:rsid w:val="00474BD5"/>
    <w:rsid w:val="00475D7F"/>
    <w:rsid w:val="0047770F"/>
    <w:rsid w:val="00481BCC"/>
    <w:rsid w:val="004834D4"/>
    <w:rsid w:val="00483B0E"/>
    <w:rsid w:val="004846B5"/>
    <w:rsid w:val="00493030"/>
    <w:rsid w:val="004931E1"/>
    <w:rsid w:val="00495299"/>
    <w:rsid w:val="0049575F"/>
    <w:rsid w:val="0049685A"/>
    <w:rsid w:val="004A0371"/>
    <w:rsid w:val="004A0512"/>
    <w:rsid w:val="004A6001"/>
    <w:rsid w:val="004B3C5D"/>
    <w:rsid w:val="004B3C94"/>
    <w:rsid w:val="004C27AC"/>
    <w:rsid w:val="004C289C"/>
    <w:rsid w:val="004D2923"/>
    <w:rsid w:val="004D5710"/>
    <w:rsid w:val="004E0BDA"/>
    <w:rsid w:val="004E3089"/>
    <w:rsid w:val="004E3244"/>
    <w:rsid w:val="004E7930"/>
    <w:rsid w:val="004F68F1"/>
    <w:rsid w:val="00501973"/>
    <w:rsid w:val="00503174"/>
    <w:rsid w:val="005039A0"/>
    <w:rsid w:val="00503ACD"/>
    <w:rsid w:val="00503CFD"/>
    <w:rsid w:val="00511675"/>
    <w:rsid w:val="005129A0"/>
    <w:rsid w:val="00514A91"/>
    <w:rsid w:val="005204FA"/>
    <w:rsid w:val="00523B20"/>
    <w:rsid w:val="00525CA1"/>
    <w:rsid w:val="005325E1"/>
    <w:rsid w:val="005329BF"/>
    <w:rsid w:val="00534138"/>
    <w:rsid w:val="00534562"/>
    <w:rsid w:val="00545779"/>
    <w:rsid w:val="00547374"/>
    <w:rsid w:val="00547BCB"/>
    <w:rsid w:val="0055079A"/>
    <w:rsid w:val="00550E70"/>
    <w:rsid w:val="005607D9"/>
    <w:rsid w:val="0056732C"/>
    <w:rsid w:val="00567BD3"/>
    <w:rsid w:val="005764CB"/>
    <w:rsid w:val="0058399E"/>
    <w:rsid w:val="005A3CBE"/>
    <w:rsid w:val="005A67EF"/>
    <w:rsid w:val="005A6944"/>
    <w:rsid w:val="005B04F6"/>
    <w:rsid w:val="005B14A1"/>
    <w:rsid w:val="005B61AC"/>
    <w:rsid w:val="005B75B8"/>
    <w:rsid w:val="005C2501"/>
    <w:rsid w:val="005C3644"/>
    <w:rsid w:val="005C3EF9"/>
    <w:rsid w:val="005C4DB4"/>
    <w:rsid w:val="005D0FB0"/>
    <w:rsid w:val="005D29C3"/>
    <w:rsid w:val="005D3B02"/>
    <w:rsid w:val="005D6AFD"/>
    <w:rsid w:val="005D72B5"/>
    <w:rsid w:val="005E0C50"/>
    <w:rsid w:val="005E1566"/>
    <w:rsid w:val="005E1DA3"/>
    <w:rsid w:val="005E38D1"/>
    <w:rsid w:val="005F0BFD"/>
    <w:rsid w:val="005F2267"/>
    <w:rsid w:val="005F4FEB"/>
    <w:rsid w:val="005F674D"/>
    <w:rsid w:val="005F75A4"/>
    <w:rsid w:val="005F7A9E"/>
    <w:rsid w:val="00601877"/>
    <w:rsid w:val="00603773"/>
    <w:rsid w:val="006039CC"/>
    <w:rsid w:val="00603A42"/>
    <w:rsid w:val="00604622"/>
    <w:rsid w:val="006103D3"/>
    <w:rsid w:val="00611331"/>
    <w:rsid w:val="00611EB7"/>
    <w:rsid w:val="006120A6"/>
    <w:rsid w:val="006208C5"/>
    <w:rsid w:val="00620E49"/>
    <w:rsid w:val="00623BB7"/>
    <w:rsid w:val="006251B6"/>
    <w:rsid w:val="0062677F"/>
    <w:rsid w:val="006277EB"/>
    <w:rsid w:val="00630496"/>
    <w:rsid w:val="00630E11"/>
    <w:rsid w:val="006372E6"/>
    <w:rsid w:val="00640274"/>
    <w:rsid w:val="0065084A"/>
    <w:rsid w:val="00652CE9"/>
    <w:rsid w:val="00654491"/>
    <w:rsid w:val="00655610"/>
    <w:rsid w:val="0065566E"/>
    <w:rsid w:val="006562D3"/>
    <w:rsid w:val="00662DC3"/>
    <w:rsid w:val="006717D8"/>
    <w:rsid w:val="0067188C"/>
    <w:rsid w:val="006727A3"/>
    <w:rsid w:val="00673151"/>
    <w:rsid w:val="00675F1C"/>
    <w:rsid w:val="0067696D"/>
    <w:rsid w:val="006921D3"/>
    <w:rsid w:val="00693821"/>
    <w:rsid w:val="006966C9"/>
    <w:rsid w:val="006A037C"/>
    <w:rsid w:val="006A318A"/>
    <w:rsid w:val="006A39C8"/>
    <w:rsid w:val="006A6C3C"/>
    <w:rsid w:val="006B2517"/>
    <w:rsid w:val="006B2624"/>
    <w:rsid w:val="006B4560"/>
    <w:rsid w:val="006C07FF"/>
    <w:rsid w:val="006C1A28"/>
    <w:rsid w:val="006C38F9"/>
    <w:rsid w:val="006C40A1"/>
    <w:rsid w:val="006C47B0"/>
    <w:rsid w:val="006C797A"/>
    <w:rsid w:val="006D05D4"/>
    <w:rsid w:val="006D1C12"/>
    <w:rsid w:val="006D4621"/>
    <w:rsid w:val="006D5BDA"/>
    <w:rsid w:val="006D612D"/>
    <w:rsid w:val="006E0B0D"/>
    <w:rsid w:val="006F2B2B"/>
    <w:rsid w:val="006F2B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63D2"/>
    <w:rsid w:val="007606A6"/>
    <w:rsid w:val="00762C21"/>
    <w:rsid w:val="00765712"/>
    <w:rsid w:val="007661AE"/>
    <w:rsid w:val="0076725B"/>
    <w:rsid w:val="007709B4"/>
    <w:rsid w:val="00772D3D"/>
    <w:rsid w:val="00774795"/>
    <w:rsid w:val="00774CFF"/>
    <w:rsid w:val="00776190"/>
    <w:rsid w:val="007770C5"/>
    <w:rsid w:val="0077716F"/>
    <w:rsid w:val="007840BA"/>
    <w:rsid w:val="00785C55"/>
    <w:rsid w:val="00787AAD"/>
    <w:rsid w:val="00793D44"/>
    <w:rsid w:val="007948DC"/>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749A"/>
    <w:rsid w:val="007F11A6"/>
    <w:rsid w:val="007F1980"/>
    <w:rsid w:val="007F1AB9"/>
    <w:rsid w:val="007F3E9D"/>
    <w:rsid w:val="007F7169"/>
    <w:rsid w:val="007F77EC"/>
    <w:rsid w:val="00804187"/>
    <w:rsid w:val="00805430"/>
    <w:rsid w:val="00806EE1"/>
    <w:rsid w:val="00812257"/>
    <w:rsid w:val="008122F2"/>
    <w:rsid w:val="00813906"/>
    <w:rsid w:val="008144CA"/>
    <w:rsid w:val="0082342D"/>
    <w:rsid w:val="008271E5"/>
    <w:rsid w:val="00827B38"/>
    <w:rsid w:val="00830203"/>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4739"/>
    <w:rsid w:val="00873261"/>
    <w:rsid w:val="008813AA"/>
    <w:rsid w:val="008848E7"/>
    <w:rsid w:val="008853FC"/>
    <w:rsid w:val="00893EC6"/>
    <w:rsid w:val="00897216"/>
    <w:rsid w:val="008A150C"/>
    <w:rsid w:val="008A2903"/>
    <w:rsid w:val="008A5A82"/>
    <w:rsid w:val="008B12B7"/>
    <w:rsid w:val="008B3021"/>
    <w:rsid w:val="008B4CE8"/>
    <w:rsid w:val="008B5B82"/>
    <w:rsid w:val="008B724E"/>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7245"/>
    <w:rsid w:val="009347D7"/>
    <w:rsid w:val="0093603F"/>
    <w:rsid w:val="00943660"/>
    <w:rsid w:val="00943D28"/>
    <w:rsid w:val="00945F1F"/>
    <w:rsid w:val="0094710D"/>
    <w:rsid w:val="00947FB3"/>
    <w:rsid w:val="00950C94"/>
    <w:rsid w:val="009533B1"/>
    <w:rsid w:val="00955CEE"/>
    <w:rsid w:val="00957448"/>
    <w:rsid w:val="00957CC6"/>
    <w:rsid w:val="009600B4"/>
    <w:rsid w:val="0096224F"/>
    <w:rsid w:val="00962B51"/>
    <w:rsid w:val="00963350"/>
    <w:rsid w:val="00971617"/>
    <w:rsid w:val="009722A7"/>
    <w:rsid w:val="00975B82"/>
    <w:rsid w:val="00976AD7"/>
    <w:rsid w:val="00977B88"/>
    <w:rsid w:val="00980361"/>
    <w:rsid w:val="00981B06"/>
    <w:rsid w:val="009861B3"/>
    <w:rsid w:val="00990864"/>
    <w:rsid w:val="009944D9"/>
    <w:rsid w:val="0099502B"/>
    <w:rsid w:val="00995B77"/>
    <w:rsid w:val="009A0FAA"/>
    <w:rsid w:val="009A344D"/>
    <w:rsid w:val="009A4C66"/>
    <w:rsid w:val="009B3813"/>
    <w:rsid w:val="009B3F53"/>
    <w:rsid w:val="009B6FC8"/>
    <w:rsid w:val="009B7987"/>
    <w:rsid w:val="009B7DC3"/>
    <w:rsid w:val="009C5929"/>
    <w:rsid w:val="009C64AE"/>
    <w:rsid w:val="009D24DC"/>
    <w:rsid w:val="009D363B"/>
    <w:rsid w:val="009D70C2"/>
    <w:rsid w:val="009E2015"/>
    <w:rsid w:val="009E346C"/>
    <w:rsid w:val="009E501F"/>
    <w:rsid w:val="009E53BE"/>
    <w:rsid w:val="009E7F61"/>
    <w:rsid w:val="009F05B3"/>
    <w:rsid w:val="009F2B17"/>
    <w:rsid w:val="009F35C6"/>
    <w:rsid w:val="009F3A45"/>
    <w:rsid w:val="009F4D4D"/>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402F"/>
    <w:rsid w:val="00A541A6"/>
    <w:rsid w:val="00A63608"/>
    <w:rsid w:val="00A64571"/>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2724"/>
    <w:rsid w:val="00AC4734"/>
    <w:rsid w:val="00AC65C2"/>
    <w:rsid w:val="00AD160D"/>
    <w:rsid w:val="00AD25E4"/>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153C"/>
    <w:rsid w:val="00B25237"/>
    <w:rsid w:val="00B25D63"/>
    <w:rsid w:val="00B301C8"/>
    <w:rsid w:val="00B313CA"/>
    <w:rsid w:val="00B313D6"/>
    <w:rsid w:val="00B3143B"/>
    <w:rsid w:val="00B314E8"/>
    <w:rsid w:val="00B342CB"/>
    <w:rsid w:val="00B35277"/>
    <w:rsid w:val="00B3711B"/>
    <w:rsid w:val="00B37C52"/>
    <w:rsid w:val="00B4024A"/>
    <w:rsid w:val="00B42BC5"/>
    <w:rsid w:val="00B42DAA"/>
    <w:rsid w:val="00B4316D"/>
    <w:rsid w:val="00B44541"/>
    <w:rsid w:val="00B46D2B"/>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B14C1"/>
    <w:rsid w:val="00BB2EA3"/>
    <w:rsid w:val="00BB7BC2"/>
    <w:rsid w:val="00BC59A8"/>
    <w:rsid w:val="00BD09BB"/>
    <w:rsid w:val="00BD237B"/>
    <w:rsid w:val="00BD308F"/>
    <w:rsid w:val="00BD4EF5"/>
    <w:rsid w:val="00BE1134"/>
    <w:rsid w:val="00BE629C"/>
    <w:rsid w:val="00BE7C28"/>
    <w:rsid w:val="00BF1181"/>
    <w:rsid w:val="00BF1C64"/>
    <w:rsid w:val="00C023B1"/>
    <w:rsid w:val="00C03F1A"/>
    <w:rsid w:val="00C041A1"/>
    <w:rsid w:val="00C055D4"/>
    <w:rsid w:val="00C05F9C"/>
    <w:rsid w:val="00C10D96"/>
    <w:rsid w:val="00C14E81"/>
    <w:rsid w:val="00C17D30"/>
    <w:rsid w:val="00C213E4"/>
    <w:rsid w:val="00C22847"/>
    <w:rsid w:val="00C2674B"/>
    <w:rsid w:val="00C31A99"/>
    <w:rsid w:val="00C31DF4"/>
    <w:rsid w:val="00C35514"/>
    <w:rsid w:val="00C36C4F"/>
    <w:rsid w:val="00C409E6"/>
    <w:rsid w:val="00C42847"/>
    <w:rsid w:val="00C43EC2"/>
    <w:rsid w:val="00C462B6"/>
    <w:rsid w:val="00C46525"/>
    <w:rsid w:val="00C51C6B"/>
    <w:rsid w:val="00C546E6"/>
    <w:rsid w:val="00C61D78"/>
    <w:rsid w:val="00C627BA"/>
    <w:rsid w:val="00C63956"/>
    <w:rsid w:val="00C73EF1"/>
    <w:rsid w:val="00C75C88"/>
    <w:rsid w:val="00C77EC0"/>
    <w:rsid w:val="00C80714"/>
    <w:rsid w:val="00C86D6C"/>
    <w:rsid w:val="00C87110"/>
    <w:rsid w:val="00C93CAB"/>
    <w:rsid w:val="00C93E01"/>
    <w:rsid w:val="00C96D84"/>
    <w:rsid w:val="00CA46EC"/>
    <w:rsid w:val="00CA6E89"/>
    <w:rsid w:val="00CB0A11"/>
    <w:rsid w:val="00CB526A"/>
    <w:rsid w:val="00CB5313"/>
    <w:rsid w:val="00CC24F0"/>
    <w:rsid w:val="00CC4276"/>
    <w:rsid w:val="00CC66D9"/>
    <w:rsid w:val="00CC7723"/>
    <w:rsid w:val="00CD0B0A"/>
    <w:rsid w:val="00CD4D9D"/>
    <w:rsid w:val="00CE4903"/>
    <w:rsid w:val="00CF0B07"/>
    <w:rsid w:val="00CF5FC6"/>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4B6C"/>
    <w:rsid w:val="00D4037C"/>
    <w:rsid w:val="00D404C4"/>
    <w:rsid w:val="00D405BF"/>
    <w:rsid w:val="00D43919"/>
    <w:rsid w:val="00D46449"/>
    <w:rsid w:val="00D51327"/>
    <w:rsid w:val="00D51805"/>
    <w:rsid w:val="00D53DCC"/>
    <w:rsid w:val="00D63361"/>
    <w:rsid w:val="00D65920"/>
    <w:rsid w:val="00D70C48"/>
    <w:rsid w:val="00D730A5"/>
    <w:rsid w:val="00D7429D"/>
    <w:rsid w:val="00D767C0"/>
    <w:rsid w:val="00D829A1"/>
    <w:rsid w:val="00D835DA"/>
    <w:rsid w:val="00D8420C"/>
    <w:rsid w:val="00D85204"/>
    <w:rsid w:val="00D955A3"/>
    <w:rsid w:val="00DA2169"/>
    <w:rsid w:val="00DA32F6"/>
    <w:rsid w:val="00DA3448"/>
    <w:rsid w:val="00DA5C71"/>
    <w:rsid w:val="00DB1048"/>
    <w:rsid w:val="00DB5084"/>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E2B"/>
    <w:rsid w:val="00DF304F"/>
    <w:rsid w:val="00DF5245"/>
    <w:rsid w:val="00DF685C"/>
    <w:rsid w:val="00E038A1"/>
    <w:rsid w:val="00E06BA4"/>
    <w:rsid w:val="00E07890"/>
    <w:rsid w:val="00E107C9"/>
    <w:rsid w:val="00E11037"/>
    <w:rsid w:val="00E124F5"/>
    <w:rsid w:val="00E12B68"/>
    <w:rsid w:val="00E1482E"/>
    <w:rsid w:val="00E15A22"/>
    <w:rsid w:val="00E2401B"/>
    <w:rsid w:val="00E27D73"/>
    <w:rsid w:val="00E27F29"/>
    <w:rsid w:val="00E31CAE"/>
    <w:rsid w:val="00E330C5"/>
    <w:rsid w:val="00E402DC"/>
    <w:rsid w:val="00E40411"/>
    <w:rsid w:val="00E44733"/>
    <w:rsid w:val="00E45C04"/>
    <w:rsid w:val="00E478C2"/>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A15C3"/>
    <w:rsid w:val="00EA385A"/>
    <w:rsid w:val="00EA4197"/>
    <w:rsid w:val="00EA7224"/>
    <w:rsid w:val="00EB0438"/>
    <w:rsid w:val="00EB091D"/>
    <w:rsid w:val="00EB2A55"/>
    <w:rsid w:val="00EC3E92"/>
    <w:rsid w:val="00EC551A"/>
    <w:rsid w:val="00ED3B62"/>
    <w:rsid w:val="00ED79A4"/>
    <w:rsid w:val="00EE1719"/>
    <w:rsid w:val="00EE26BA"/>
    <w:rsid w:val="00EE3C92"/>
    <w:rsid w:val="00EE49B4"/>
    <w:rsid w:val="00EE708A"/>
    <w:rsid w:val="00EF0DE6"/>
    <w:rsid w:val="00EF2B66"/>
    <w:rsid w:val="00EF3265"/>
    <w:rsid w:val="00EF646D"/>
    <w:rsid w:val="00EF6E76"/>
    <w:rsid w:val="00EF7130"/>
    <w:rsid w:val="00F0090B"/>
    <w:rsid w:val="00F01234"/>
    <w:rsid w:val="00F01ED5"/>
    <w:rsid w:val="00F036C6"/>
    <w:rsid w:val="00F03D68"/>
    <w:rsid w:val="00F05FC1"/>
    <w:rsid w:val="00F14660"/>
    <w:rsid w:val="00F15384"/>
    <w:rsid w:val="00F17E1D"/>
    <w:rsid w:val="00F17E73"/>
    <w:rsid w:val="00F20B12"/>
    <w:rsid w:val="00F23484"/>
    <w:rsid w:val="00F23624"/>
    <w:rsid w:val="00F23A32"/>
    <w:rsid w:val="00F23B30"/>
    <w:rsid w:val="00F245A1"/>
    <w:rsid w:val="00F362AF"/>
    <w:rsid w:val="00F370F2"/>
    <w:rsid w:val="00F461D7"/>
    <w:rsid w:val="00F529E8"/>
    <w:rsid w:val="00F5528A"/>
    <w:rsid w:val="00F55846"/>
    <w:rsid w:val="00F60282"/>
    <w:rsid w:val="00F61B2B"/>
    <w:rsid w:val="00F671E1"/>
    <w:rsid w:val="00F673A3"/>
    <w:rsid w:val="00F72DF1"/>
    <w:rsid w:val="00F81722"/>
    <w:rsid w:val="00F82BFF"/>
    <w:rsid w:val="00F85124"/>
    <w:rsid w:val="00F872E5"/>
    <w:rsid w:val="00F90569"/>
    <w:rsid w:val="00F914CB"/>
    <w:rsid w:val="00F93D3F"/>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AA4"/>
    <w:rsid w:val="00FD1FD8"/>
    <w:rsid w:val="00FD5B4F"/>
    <w:rsid w:val="00FD6011"/>
    <w:rsid w:val="00FD68ED"/>
    <w:rsid w:val="00FE75CF"/>
    <w:rsid w:val="00FE7673"/>
    <w:rsid w:val="00FF1E61"/>
    <w:rsid w:val="00FF21BF"/>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77302">
      <w:marLeft w:val="0"/>
      <w:marRight w:val="0"/>
      <w:marTop w:val="0"/>
      <w:marBottom w:val="0"/>
      <w:divBdr>
        <w:top w:val="none" w:sz="0" w:space="0" w:color="auto"/>
        <w:left w:val="none" w:sz="0" w:space="0" w:color="auto"/>
        <w:bottom w:val="none" w:sz="0" w:space="0" w:color="auto"/>
        <w:right w:val="none" w:sz="0" w:space="0" w:color="auto"/>
      </w:divBdr>
    </w:div>
    <w:div w:id="211821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508FA-E1BE-4CF1-BA18-96671C0C77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375C2D-2066-41C5-9358-417463C1319D}">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8A5FE2C3-B8DE-4966-866F-3C619972FF48}">
  <ds:schemaRefs>
    <ds:schemaRef ds:uri="http://schemas.microsoft.com/sharepoint/v3/contenttype/forms"/>
  </ds:schemaRefs>
</ds:datastoreItem>
</file>

<file path=customXml/itemProps4.xml><?xml version="1.0" encoding="utf-8"?>
<ds:datastoreItem xmlns:ds="http://schemas.openxmlformats.org/officeDocument/2006/customXml" ds:itemID="{198F05CF-7842-4E0B-9C29-A46A2A5A2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6605</Words>
  <Characters>37649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2018-10-31T14:46:00Z</dcterms:created>
  <dcterms:modified xsi:type="dcterms:W3CDTF">2022-04-11T20:47:00Z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