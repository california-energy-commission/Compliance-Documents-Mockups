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621"/>
        <w:gridCol w:w="5654"/>
        <w:gridCol w:w="4515"/>
      </w:tblGrid>
      <w:tr w:rsidR="00C44C9B" w:rsidRPr="004A5476" w14:paraId="014646F9" w14:textId="77777777" w:rsidTr="004A5476">
        <w:trPr>
          <w:cantSplit/>
          <w:trHeight w:val="288"/>
        </w:trPr>
        <w:tc>
          <w:tcPr>
            <w:tcW w:w="5000" w:type="pct"/>
            <w:gridSpan w:val="3"/>
            <w:tcBorders>
              <w:top w:val="single" w:sz="4" w:space="0" w:color="auto"/>
              <w:left w:val="single" w:sz="4" w:space="0" w:color="auto"/>
              <w:bottom w:val="single" w:sz="4" w:space="0" w:color="auto"/>
              <w:right w:val="single" w:sz="4" w:space="0" w:color="auto"/>
            </w:tcBorders>
            <w:vAlign w:val="center"/>
          </w:tcPr>
          <w:p w14:paraId="014646F7" w14:textId="02C20443" w:rsidR="00C44C9B" w:rsidRPr="00E91EDC" w:rsidRDefault="00C44C9B" w:rsidP="004A5476">
            <w:pPr>
              <w:keepNext/>
              <w:rPr>
                <w:rFonts w:asciiTheme="minorHAnsi" w:hAnsiTheme="minorHAnsi"/>
                <w:b/>
                <w:szCs w:val="18"/>
              </w:rPr>
            </w:pPr>
            <w:r w:rsidRPr="00E91EDC">
              <w:rPr>
                <w:rFonts w:asciiTheme="minorHAnsi" w:hAnsiTheme="minorHAnsi"/>
                <w:b/>
                <w:szCs w:val="18"/>
              </w:rPr>
              <w:t>A. System Information</w:t>
            </w:r>
          </w:p>
          <w:p w14:paraId="014646F8" w14:textId="77777777" w:rsidR="00C44C9B" w:rsidRPr="00E91EDC" w:rsidRDefault="00C44C9B" w:rsidP="004A5476">
            <w:pPr>
              <w:keepNext/>
              <w:rPr>
                <w:rFonts w:asciiTheme="minorHAnsi" w:hAnsiTheme="minorHAnsi"/>
                <w:sz w:val="18"/>
                <w:szCs w:val="18"/>
              </w:rPr>
            </w:pPr>
            <w:r w:rsidRPr="00E91EDC">
              <w:rPr>
                <w:rFonts w:asciiTheme="minorHAnsi" w:hAnsiTheme="minorHAnsi"/>
                <w:sz w:val="18"/>
                <w:szCs w:val="18"/>
              </w:rPr>
              <w:t>HERS Rater to field-verify all system information, discrepancies to be noted by overwriting entry.</w:t>
            </w:r>
          </w:p>
        </w:tc>
      </w:tr>
      <w:tr w:rsidR="00C44C9B" w:rsidRPr="004A5476" w14:paraId="014646FD" w14:textId="77777777" w:rsidTr="00E91EDC">
        <w:trPr>
          <w:cantSplit/>
          <w:trHeight w:val="288"/>
        </w:trPr>
        <w:tc>
          <w:tcPr>
            <w:tcW w:w="288" w:type="pct"/>
            <w:vAlign w:val="center"/>
          </w:tcPr>
          <w:p w14:paraId="014646FA" w14:textId="77777777" w:rsidR="00C44C9B" w:rsidRPr="004A5476" w:rsidRDefault="00C44C9B" w:rsidP="00E91EDC">
            <w:pPr>
              <w:pStyle w:val="Header"/>
              <w:tabs>
                <w:tab w:val="clear" w:pos="4320"/>
                <w:tab w:val="clear" w:pos="8640"/>
              </w:tabs>
              <w:jc w:val="center"/>
              <w:rPr>
                <w:rFonts w:asciiTheme="minorHAnsi" w:hAnsiTheme="minorHAnsi"/>
                <w:sz w:val="18"/>
                <w:szCs w:val="18"/>
              </w:rPr>
            </w:pPr>
            <w:r w:rsidRPr="004A5476">
              <w:rPr>
                <w:rFonts w:asciiTheme="minorHAnsi" w:hAnsiTheme="minorHAnsi"/>
                <w:sz w:val="18"/>
                <w:szCs w:val="18"/>
              </w:rPr>
              <w:t>01</w:t>
            </w:r>
          </w:p>
        </w:tc>
        <w:tc>
          <w:tcPr>
            <w:tcW w:w="2620" w:type="pct"/>
            <w:vAlign w:val="center"/>
          </w:tcPr>
          <w:p w14:paraId="014646FB" w14:textId="2E46AE6C" w:rsidR="00C44C9B" w:rsidRPr="004A5476" w:rsidRDefault="00DC677B" w:rsidP="004A5476">
            <w:pPr>
              <w:pStyle w:val="Header"/>
              <w:tabs>
                <w:tab w:val="clear" w:pos="4320"/>
                <w:tab w:val="clear" w:pos="8640"/>
              </w:tabs>
              <w:rPr>
                <w:rFonts w:asciiTheme="minorHAnsi" w:hAnsiTheme="minorHAnsi"/>
                <w:sz w:val="18"/>
                <w:szCs w:val="18"/>
              </w:rPr>
            </w:pPr>
            <w:r>
              <w:rPr>
                <w:rFonts w:asciiTheme="minorHAnsi" w:hAnsiTheme="minorHAnsi"/>
                <w:sz w:val="18"/>
                <w:szCs w:val="18"/>
              </w:rPr>
              <w:t xml:space="preserve">Space Conditioning </w:t>
            </w:r>
            <w:r w:rsidR="00C44C9B" w:rsidRPr="004A5476">
              <w:rPr>
                <w:rFonts w:asciiTheme="minorHAnsi" w:hAnsiTheme="minorHAnsi"/>
                <w:sz w:val="18"/>
                <w:szCs w:val="18"/>
              </w:rPr>
              <w:t>System Identification or Name</w:t>
            </w:r>
          </w:p>
        </w:tc>
        <w:tc>
          <w:tcPr>
            <w:tcW w:w="2092" w:type="pct"/>
            <w:vAlign w:val="center"/>
          </w:tcPr>
          <w:p w14:paraId="014646FC" w14:textId="77777777" w:rsidR="00C44C9B" w:rsidRPr="004A5476" w:rsidRDefault="00C44C9B" w:rsidP="004A5476">
            <w:pPr>
              <w:pStyle w:val="Header"/>
              <w:tabs>
                <w:tab w:val="clear" w:pos="4320"/>
                <w:tab w:val="clear" w:pos="8640"/>
              </w:tabs>
              <w:rPr>
                <w:rFonts w:asciiTheme="minorHAnsi" w:hAnsiTheme="minorHAnsi"/>
                <w:sz w:val="18"/>
                <w:szCs w:val="18"/>
              </w:rPr>
            </w:pPr>
          </w:p>
        </w:tc>
      </w:tr>
      <w:tr w:rsidR="00C44C9B" w:rsidRPr="004A5476" w14:paraId="01464701" w14:textId="77777777" w:rsidTr="00E91EDC">
        <w:trPr>
          <w:cantSplit/>
          <w:trHeight w:val="288"/>
        </w:trPr>
        <w:tc>
          <w:tcPr>
            <w:tcW w:w="288" w:type="pct"/>
            <w:vAlign w:val="center"/>
          </w:tcPr>
          <w:p w14:paraId="014646FE" w14:textId="77777777" w:rsidR="00C44C9B" w:rsidRPr="004A5476" w:rsidRDefault="00C44C9B" w:rsidP="00E91EDC">
            <w:pPr>
              <w:pStyle w:val="Header"/>
              <w:tabs>
                <w:tab w:val="clear" w:pos="4320"/>
                <w:tab w:val="clear" w:pos="8640"/>
              </w:tabs>
              <w:jc w:val="center"/>
              <w:rPr>
                <w:rFonts w:asciiTheme="minorHAnsi" w:hAnsiTheme="minorHAnsi"/>
                <w:sz w:val="18"/>
                <w:szCs w:val="18"/>
              </w:rPr>
            </w:pPr>
            <w:r w:rsidRPr="004A5476">
              <w:rPr>
                <w:rFonts w:asciiTheme="minorHAnsi" w:hAnsiTheme="minorHAnsi"/>
                <w:sz w:val="18"/>
                <w:szCs w:val="18"/>
              </w:rPr>
              <w:t>02</w:t>
            </w:r>
          </w:p>
        </w:tc>
        <w:tc>
          <w:tcPr>
            <w:tcW w:w="2620" w:type="pct"/>
            <w:vAlign w:val="center"/>
          </w:tcPr>
          <w:p w14:paraId="014646FF" w14:textId="5036BB01" w:rsidR="00C44C9B" w:rsidRPr="004A5476" w:rsidRDefault="00DC677B" w:rsidP="004A5476">
            <w:pPr>
              <w:pStyle w:val="Header"/>
              <w:tabs>
                <w:tab w:val="clear" w:pos="4320"/>
                <w:tab w:val="clear" w:pos="8640"/>
              </w:tabs>
              <w:rPr>
                <w:rFonts w:asciiTheme="minorHAnsi" w:hAnsiTheme="minorHAnsi"/>
                <w:sz w:val="18"/>
                <w:szCs w:val="18"/>
              </w:rPr>
            </w:pPr>
            <w:r>
              <w:rPr>
                <w:rFonts w:asciiTheme="minorHAnsi" w:hAnsiTheme="minorHAnsi"/>
                <w:sz w:val="18"/>
                <w:szCs w:val="18"/>
              </w:rPr>
              <w:t xml:space="preserve">Space Conditioning </w:t>
            </w:r>
            <w:r w:rsidR="00C44C9B" w:rsidRPr="004A5476">
              <w:rPr>
                <w:rFonts w:asciiTheme="minorHAnsi" w:hAnsiTheme="minorHAnsi"/>
                <w:sz w:val="18"/>
                <w:szCs w:val="18"/>
              </w:rPr>
              <w:t>System Location or Area Served</w:t>
            </w:r>
          </w:p>
        </w:tc>
        <w:tc>
          <w:tcPr>
            <w:tcW w:w="2092" w:type="pct"/>
            <w:vAlign w:val="center"/>
          </w:tcPr>
          <w:p w14:paraId="01464700" w14:textId="77777777" w:rsidR="00C44C9B" w:rsidRPr="004A5476" w:rsidRDefault="00C44C9B" w:rsidP="004A5476">
            <w:pPr>
              <w:rPr>
                <w:rFonts w:asciiTheme="minorHAnsi" w:hAnsiTheme="minorHAnsi"/>
                <w:sz w:val="18"/>
                <w:szCs w:val="18"/>
              </w:rPr>
            </w:pPr>
          </w:p>
        </w:tc>
      </w:tr>
      <w:tr w:rsidR="00C44C9B" w:rsidRPr="004A5476" w14:paraId="01464705" w14:textId="77777777" w:rsidTr="00E91EDC">
        <w:trPr>
          <w:cantSplit/>
          <w:trHeight w:val="288"/>
        </w:trPr>
        <w:tc>
          <w:tcPr>
            <w:tcW w:w="288" w:type="pct"/>
            <w:vAlign w:val="center"/>
          </w:tcPr>
          <w:p w14:paraId="01464702" w14:textId="77777777" w:rsidR="00C44C9B" w:rsidRPr="004A5476" w:rsidRDefault="00C44C9B" w:rsidP="00E91EDC">
            <w:pPr>
              <w:pStyle w:val="Header"/>
              <w:tabs>
                <w:tab w:val="clear" w:pos="4320"/>
                <w:tab w:val="clear" w:pos="8640"/>
              </w:tabs>
              <w:jc w:val="center"/>
              <w:rPr>
                <w:rFonts w:asciiTheme="minorHAnsi" w:hAnsiTheme="minorHAnsi"/>
                <w:sz w:val="18"/>
                <w:szCs w:val="18"/>
              </w:rPr>
            </w:pPr>
            <w:r w:rsidRPr="004A5476">
              <w:rPr>
                <w:rFonts w:asciiTheme="minorHAnsi" w:hAnsiTheme="minorHAnsi"/>
                <w:sz w:val="18"/>
                <w:szCs w:val="18"/>
              </w:rPr>
              <w:t>03</w:t>
            </w:r>
          </w:p>
        </w:tc>
        <w:tc>
          <w:tcPr>
            <w:tcW w:w="2620" w:type="pct"/>
            <w:vAlign w:val="center"/>
          </w:tcPr>
          <w:p w14:paraId="01464703" w14:textId="12AA3094" w:rsidR="00C44C9B" w:rsidRPr="004A5476" w:rsidRDefault="00C44C9B" w:rsidP="004064BB">
            <w:pPr>
              <w:pStyle w:val="Header"/>
              <w:tabs>
                <w:tab w:val="clear" w:pos="4320"/>
                <w:tab w:val="clear" w:pos="8640"/>
              </w:tabs>
              <w:rPr>
                <w:rFonts w:asciiTheme="minorHAnsi" w:hAnsiTheme="minorHAnsi"/>
                <w:sz w:val="18"/>
                <w:szCs w:val="18"/>
              </w:rPr>
            </w:pPr>
            <w:r w:rsidRPr="004A5476">
              <w:rPr>
                <w:rFonts w:asciiTheme="minorHAnsi" w:hAnsiTheme="minorHAnsi"/>
                <w:sz w:val="18"/>
                <w:szCs w:val="18"/>
              </w:rPr>
              <w:t xml:space="preserve">Condenser (or package unit) </w:t>
            </w:r>
            <w:r w:rsidR="004064BB">
              <w:rPr>
                <w:rFonts w:asciiTheme="minorHAnsi" w:hAnsiTheme="minorHAnsi"/>
                <w:sz w:val="18"/>
                <w:szCs w:val="18"/>
              </w:rPr>
              <w:t>M</w:t>
            </w:r>
            <w:r w:rsidRPr="004A5476">
              <w:rPr>
                <w:rFonts w:asciiTheme="minorHAnsi" w:hAnsiTheme="minorHAnsi"/>
                <w:sz w:val="18"/>
                <w:szCs w:val="18"/>
              </w:rPr>
              <w:t xml:space="preserve">ake or </w:t>
            </w:r>
            <w:r w:rsidR="004064BB">
              <w:rPr>
                <w:rFonts w:asciiTheme="minorHAnsi" w:hAnsiTheme="minorHAnsi"/>
                <w:sz w:val="18"/>
                <w:szCs w:val="18"/>
              </w:rPr>
              <w:t>B</w:t>
            </w:r>
            <w:r w:rsidRPr="004A5476">
              <w:rPr>
                <w:rFonts w:asciiTheme="minorHAnsi" w:hAnsiTheme="minorHAnsi"/>
                <w:sz w:val="18"/>
                <w:szCs w:val="18"/>
              </w:rPr>
              <w:t>rand</w:t>
            </w:r>
          </w:p>
        </w:tc>
        <w:tc>
          <w:tcPr>
            <w:tcW w:w="2092" w:type="pct"/>
            <w:vAlign w:val="center"/>
          </w:tcPr>
          <w:p w14:paraId="01464704" w14:textId="77777777" w:rsidR="00C44C9B" w:rsidRPr="004A5476" w:rsidRDefault="00C44C9B" w:rsidP="004A5476">
            <w:pPr>
              <w:rPr>
                <w:rFonts w:asciiTheme="minorHAnsi" w:hAnsiTheme="minorHAnsi"/>
                <w:sz w:val="18"/>
                <w:szCs w:val="18"/>
              </w:rPr>
            </w:pPr>
          </w:p>
        </w:tc>
      </w:tr>
      <w:tr w:rsidR="00C44C9B" w:rsidRPr="004A5476" w14:paraId="01464709" w14:textId="77777777" w:rsidTr="00E91EDC">
        <w:trPr>
          <w:cantSplit/>
          <w:trHeight w:val="288"/>
        </w:trPr>
        <w:tc>
          <w:tcPr>
            <w:tcW w:w="288" w:type="pct"/>
            <w:vAlign w:val="center"/>
          </w:tcPr>
          <w:p w14:paraId="01464706" w14:textId="77777777" w:rsidR="00C44C9B" w:rsidRPr="004A5476" w:rsidRDefault="00C44C9B" w:rsidP="00E91EDC">
            <w:pPr>
              <w:pStyle w:val="Header"/>
              <w:tabs>
                <w:tab w:val="clear" w:pos="4320"/>
                <w:tab w:val="clear" w:pos="8640"/>
              </w:tabs>
              <w:jc w:val="center"/>
              <w:rPr>
                <w:rFonts w:asciiTheme="minorHAnsi" w:hAnsiTheme="minorHAnsi"/>
                <w:sz w:val="18"/>
                <w:szCs w:val="18"/>
              </w:rPr>
            </w:pPr>
            <w:r w:rsidRPr="004A5476">
              <w:rPr>
                <w:rFonts w:asciiTheme="minorHAnsi" w:hAnsiTheme="minorHAnsi"/>
                <w:sz w:val="18"/>
                <w:szCs w:val="18"/>
              </w:rPr>
              <w:t>04</w:t>
            </w:r>
          </w:p>
        </w:tc>
        <w:tc>
          <w:tcPr>
            <w:tcW w:w="2620" w:type="pct"/>
            <w:vAlign w:val="center"/>
          </w:tcPr>
          <w:p w14:paraId="01464707" w14:textId="261663D3" w:rsidR="00C44C9B" w:rsidRPr="004A5476" w:rsidRDefault="00C44C9B" w:rsidP="004064BB">
            <w:pPr>
              <w:pStyle w:val="Header"/>
              <w:tabs>
                <w:tab w:val="clear" w:pos="4320"/>
                <w:tab w:val="clear" w:pos="8640"/>
              </w:tabs>
              <w:rPr>
                <w:rFonts w:asciiTheme="minorHAnsi" w:hAnsiTheme="minorHAnsi"/>
                <w:sz w:val="18"/>
                <w:szCs w:val="18"/>
              </w:rPr>
            </w:pPr>
            <w:r w:rsidRPr="004A5476">
              <w:rPr>
                <w:rFonts w:asciiTheme="minorHAnsi" w:hAnsiTheme="minorHAnsi"/>
                <w:sz w:val="18"/>
                <w:szCs w:val="18"/>
              </w:rPr>
              <w:t xml:space="preserve">Condenser (or package unit) </w:t>
            </w:r>
            <w:r w:rsidR="004064BB">
              <w:rPr>
                <w:rFonts w:asciiTheme="minorHAnsi" w:hAnsiTheme="minorHAnsi"/>
                <w:sz w:val="18"/>
                <w:szCs w:val="18"/>
              </w:rPr>
              <w:t>M</w:t>
            </w:r>
            <w:r w:rsidRPr="004A5476">
              <w:rPr>
                <w:rFonts w:asciiTheme="minorHAnsi" w:hAnsiTheme="minorHAnsi"/>
                <w:sz w:val="18"/>
                <w:szCs w:val="18"/>
              </w:rPr>
              <w:t xml:space="preserve">odel </w:t>
            </w:r>
            <w:r w:rsidR="004064BB">
              <w:rPr>
                <w:rFonts w:asciiTheme="minorHAnsi" w:hAnsiTheme="minorHAnsi"/>
                <w:sz w:val="18"/>
                <w:szCs w:val="18"/>
              </w:rPr>
              <w:t>N</w:t>
            </w:r>
            <w:r w:rsidRPr="004A5476">
              <w:rPr>
                <w:rFonts w:asciiTheme="minorHAnsi" w:hAnsiTheme="minorHAnsi"/>
                <w:sz w:val="18"/>
                <w:szCs w:val="18"/>
              </w:rPr>
              <w:t>umber</w:t>
            </w:r>
          </w:p>
        </w:tc>
        <w:tc>
          <w:tcPr>
            <w:tcW w:w="2092" w:type="pct"/>
            <w:vAlign w:val="center"/>
          </w:tcPr>
          <w:p w14:paraId="01464708" w14:textId="77777777" w:rsidR="00C44C9B" w:rsidRPr="004A5476" w:rsidRDefault="00C44C9B" w:rsidP="004A5476">
            <w:pPr>
              <w:rPr>
                <w:rFonts w:asciiTheme="minorHAnsi" w:hAnsiTheme="minorHAnsi"/>
                <w:sz w:val="18"/>
                <w:szCs w:val="18"/>
              </w:rPr>
            </w:pPr>
          </w:p>
        </w:tc>
      </w:tr>
      <w:tr w:rsidR="00C44C9B" w:rsidRPr="004A5476" w14:paraId="0146470D" w14:textId="77777777" w:rsidTr="00E91EDC">
        <w:trPr>
          <w:cantSplit/>
          <w:trHeight w:val="288"/>
        </w:trPr>
        <w:tc>
          <w:tcPr>
            <w:tcW w:w="288" w:type="pct"/>
            <w:vAlign w:val="center"/>
          </w:tcPr>
          <w:p w14:paraId="0146470A" w14:textId="77777777" w:rsidR="00C44C9B" w:rsidRPr="004A5476" w:rsidRDefault="00C44C9B" w:rsidP="00E91EDC">
            <w:pPr>
              <w:pStyle w:val="Header"/>
              <w:tabs>
                <w:tab w:val="clear" w:pos="4320"/>
                <w:tab w:val="clear" w:pos="8640"/>
              </w:tabs>
              <w:jc w:val="center"/>
              <w:rPr>
                <w:rFonts w:asciiTheme="minorHAnsi" w:hAnsiTheme="minorHAnsi"/>
                <w:sz w:val="18"/>
                <w:szCs w:val="18"/>
              </w:rPr>
            </w:pPr>
            <w:r w:rsidRPr="004A5476">
              <w:rPr>
                <w:rFonts w:asciiTheme="minorHAnsi" w:hAnsiTheme="minorHAnsi"/>
                <w:sz w:val="18"/>
                <w:szCs w:val="18"/>
              </w:rPr>
              <w:t>05</w:t>
            </w:r>
          </w:p>
        </w:tc>
        <w:tc>
          <w:tcPr>
            <w:tcW w:w="2620" w:type="pct"/>
            <w:vAlign w:val="center"/>
          </w:tcPr>
          <w:p w14:paraId="0146470B" w14:textId="4400691F" w:rsidR="00C44C9B" w:rsidRPr="004A5476" w:rsidRDefault="00C44C9B" w:rsidP="004A5476">
            <w:pPr>
              <w:pStyle w:val="Header"/>
              <w:tabs>
                <w:tab w:val="clear" w:pos="4320"/>
                <w:tab w:val="clear" w:pos="8640"/>
              </w:tabs>
              <w:rPr>
                <w:rFonts w:asciiTheme="minorHAnsi" w:hAnsiTheme="minorHAnsi"/>
                <w:sz w:val="18"/>
                <w:szCs w:val="18"/>
              </w:rPr>
            </w:pPr>
            <w:r w:rsidRPr="004A5476">
              <w:rPr>
                <w:rFonts w:asciiTheme="minorHAnsi" w:hAnsiTheme="minorHAnsi"/>
                <w:sz w:val="18"/>
                <w:szCs w:val="18"/>
              </w:rPr>
              <w:t>Nominal Cooling Capacity (tons) of Condenser</w:t>
            </w:r>
          </w:p>
        </w:tc>
        <w:tc>
          <w:tcPr>
            <w:tcW w:w="2092" w:type="pct"/>
            <w:vAlign w:val="center"/>
          </w:tcPr>
          <w:p w14:paraId="0146470C" w14:textId="77777777" w:rsidR="00C44C9B" w:rsidRPr="004A5476" w:rsidRDefault="00C44C9B" w:rsidP="004A5476">
            <w:pPr>
              <w:rPr>
                <w:rFonts w:asciiTheme="minorHAnsi" w:hAnsiTheme="minorHAnsi"/>
                <w:sz w:val="18"/>
                <w:szCs w:val="18"/>
              </w:rPr>
            </w:pPr>
          </w:p>
        </w:tc>
      </w:tr>
      <w:tr w:rsidR="00C44C9B" w:rsidRPr="004A5476" w14:paraId="01464711" w14:textId="77777777" w:rsidTr="00E91EDC">
        <w:trPr>
          <w:cantSplit/>
          <w:trHeight w:val="288"/>
        </w:trPr>
        <w:tc>
          <w:tcPr>
            <w:tcW w:w="288" w:type="pct"/>
            <w:vAlign w:val="center"/>
          </w:tcPr>
          <w:p w14:paraId="0146470E" w14:textId="77777777" w:rsidR="00C44C9B" w:rsidRPr="004A5476" w:rsidRDefault="00C44C9B" w:rsidP="00E91EDC">
            <w:pPr>
              <w:pStyle w:val="Header"/>
              <w:tabs>
                <w:tab w:val="clear" w:pos="4320"/>
                <w:tab w:val="clear" w:pos="8640"/>
              </w:tabs>
              <w:jc w:val="center"/>
              <w:rPr>
                <w:rFonts w:asciiTheme="minorHAnsi" w:hAnsiTheme="minorHAnsi"/>
                <w:sz w:val="18"/>
                <w:szCs w:val="18"/>
              </w:rPr>
            </w:pPr>
            <w:r w:rsidRPr="004A5476">
              <w:rPr>
                <w:rFonts w:asciiTheme="minorHAnsi" w:hAnsiTheme="minorHAnsi"/>
                <w:sz w:val="18"/>
                <w:szCs w:val="18"/>
              </w:rPr>
              <w:t>06</w:t>
            </w:r>
          </w:p>
        </w:tc>
        <w:tc>
          <w:tcPr>
            <w:tcW w:w="2620" w:type="pct"/>
            <w:vAlign w:val="center"/>
          </w:tcPr>
          <w:p w14:paraId="0146470F" w14:textId="5ECDB170" w:rsidR="00C44C9B" w:rsidRPr="004A5476" w:rsidRDefault="00C44C9B" w:rsidP="004064BB">
            <w:pPr>
              <w:pStyle w:val="Header"/>
              <w:tabs>
                <w:tab w:val="clear" w:pos="4320"/>
                <w:tab w:val="clear" w:pos="8640"/>
              </w:tabs>
              <w:rPr>
                <w:rFonts w:asciiTheme="minorHAnsi" w:hAnsiTheme="minorHAnsi"/>
                <w:sz w:val="18"/>
                <w:szCs w:val="18"/>
              </w:rPr>
            </w:pPr>
            <w:r w:rsidRPr="004A5476">
              <w:rPr>
                <w:rFonts w:asciiTheme="minorHAnsi" w:hAnsiTheme="minorHAnsi"/>
                <w:sz w:val="18"/>
                <w:szCs w:val="18"/>
              </w:rPr>
              <w:t xml:space="preserve">Condenser (or package unit) </w:t>
            </w:r>
            <w:r w:rsidR="004064BB">
              <w:rPr>
                <w:rFonts w:asciiTheme="minorHAnsi" w:hAnsiTheme="minorHAnsi"/>
                <w:sz w:val="18"/>
                <w:szCs w:val="18"/>
              </w:rPr>
              <w:t>S</w:t>
            </w:r>
            <w:r w:rsidRPr="004A5476">
              <w:rPr>
                <w:rFonts w:asciiTheme="minorHAnsi" w:hAnsiTheme="minorHAnsi"/>
                <w:sz w:val="18"/>
                <w:szCs w:val="18"/>
              </w:rPr>
              <w:t xml:space="preserve">erial </w:t>
            </w:r>
            <w:r w:rsidR="004064BB">
              <w:rPr>
                <w:rFonts w:asciiTheme="minorHAnsi" w:hAnsiTheme="minorHAnsi"/>
                <w:sz w:val="18"/>
                <w:szCs w:val="18"/>
              </w:rPr>
              <w:t>N</w:t>
            </w:r>
            <w:r w:rsidRPr="004A5476">
              <w:rPr>
                <w:rFonts w:asciiTheme="minorHAnsi" w:hAnsiTheme="minorHAnsi"/>
                <w:sz w:val="18"/>
                <w:szCs w:val="18"/>
              </w:rPr>
              <w:t>umber</w:t>
            </w:r>
          </w:p>
        </w:tc>
        <w:tc>
          <w:tcPr>
            <w:tcW w:w="2092" w:type="pct"/>
            <w:vAlign w:val="center"/>
          </w:tcPr>
          <w:p w14:paraId="01464710" w14:textId="77777777" w:rsidR="00C44C9B" w:rsidRPr="004A5476" w:rsidRDefault="00C44C9B" w:rsidP="004A5476">
            <w:pPr>
              <w:rPr>
                <w:rFonts w:asciiTheme="minorHAnsi" w:hAnsiTheme="minorHAnsi"/>
                <w:sz w:val="18"/>
                <w:szCs w:val="18"/>
              </w:rPr>
            </w:pPr>
          </w:p>
        </w:tc>
      </w:tr>
      <w:tr w:rsidR="00C44C9B" w:rsidRPr="004A5476" w14:paraId="01464715" w14:textId="77777777" w:rsidTr="00E91EDC">
        <w:trPr>
          <w:cantSplit/>
          <w:trHeight w:val="288"/>
        </w:trPr>
        <w:tc>
          <w:tcPr>
            <w:tcW w:w="288" w:type="pct"/>
            <w:vAlign w:val="center"/>
          </w:tcPr>
          <w:p w14:paraId="01464712" w14:textId="77777777" w:rsidR="00C44C9B" w:rsidRPr="004A5476" w:rsidRDefault="00C44C9B" w:rsidP="00E91EDC">
            <w:pPr>
              <w:pStyle w:val="Header"/>
              <w:tabs>
                <w:tab w:val="clear" w:pos="4320"/>
                <w:tab w:val="clear" w:pos="8640"/>
              </w:tabs>
              <w:jc w:val="center"/>
              <w:rPr>
                <w:rFonts w:asciiTheme="minorHAnsi" w:hAnsiTheme="minorHAnsi"/>
                <w:sz w:val="18"/>
                <w:szCs w:val="18"/>
              </w:rPr>
            </w:pPr>
            <w:r w:rsidRPr="004A5476">
              <w:rPr>
                <w:rFonts w:asciiTheme="minorHAnsi" w:hAnsiTheme="minorHAnsi"/>
                <w:sz w:val="18"/>
                <w:szCs w:val="18"/>
              </w:rPr>
              <w:t>07</w:t>
            </w:r>
          </w:p>
        </w:tc>
        <w:tc>
          <w:tcPr>
            <w:tcW w:w="2620" w:type="pct"/>
            <w:vAlign w:val="center"/>
          </w:tcPr>
          <w:p w14:paraId="01464713" w14:textId="141CF41A" w:rsidR="00C44C9B" w:rsidRPr="004A5476" w:rsidRDefault="00C44C9B" w:rsidP="004A5476">
            <w:pPr>
              <w:pStyle w:val="Header"/>
              <w:tabs>
                <w:tab w:val="clear" w:pos="4320"/>
                <w:tab w:val="clear" w:pos="8640"/>
              </w:tabs>
              <w:rPr>
                <w:rFonts w:asciiTheme="minorHAnsi" w:hAnsiTheme="minorHAnsi"/>
                <w:sz w:val="18"/>
                <w:szCs w:val="18"/>
              </w:rPr>
            </w:pPr>
            <w:r w:rsidRPr="004A5476">
              <w:rPr>
                <w:rFonts w:asciiTheme="minorHAnsi" w:hAnsiTheme="minorHAnsi"/>
                <w:sz w:val="18"/>
                <w:szCs w:val="18"/>
              </w:rPr>
              <w:t>Refrigerant Type</w:t>
            </w:r>
          </w:p>
        </w:tc>
        <w:tc>
          <w:tcPr>
            <w:tcW w:w="2092" w:type="pct"/>
            <w:vAlign w:val="center"/>
          </w:tcPr>
          <w:p w14:paraId="01464714" w14:textId="77777777" w:rsidR="00C44C9B" w:rsidRPr="004A5476" w:rsidRDefault="00C44C9B" w:rsidP="004A5476">
            <w:pPr>
              <w:pStyle w:val="Header"/>
              <w:tabs>
                <w:tab w:val="clear" w:pos="4320"/>
                <w:tab w:val="clear" w:pos="8640"/>
              </w:tabs>
              <w:rPr>
                <w:rFonts w:asciiTheme="minorHAnsi" w:hAnsiTheme="minorHAnsi"/>
                <w:sz w:val="18"/>
                <w:szCs w:val="18"/>
              </w:rPr>
            </w:pPr>
          </w:p>
        </w:tc>
      </w:tr>
      <w:tr w:rsidR="00C44C9B" w:rsidRPr="004A5476" w14:paraId="01464719" w14:textId="77777777" w:rsidTr="00E91EDC">
        <w:trPr>
          <w:cantSplit/>
          <w:trHeight w:val="288"/>
        </w:trPr>
        <w:tc>
          <w:tcPr>
            <w:tcW w:w="288" w:type="pct"/>
            <w:vAlign w:val="center"/>
          </w:tcPr>
          <w:p w14:paraId="01464716" w14:textId="77777777" w:rsidR="00C44C9B" w:rsidRPr="004A5476" w:rsidRDefault="00C44C9B" w:rsidP="00E91EDC">
            <w:pPr>
              <w:pStyle w:val="Header"/>
              <w:tabs>
                <w:tab w:val="clear" w:pos="4320"/>
                <w:tab w:val="clear" w:pos="8640"/>
              </w:tabs>
              <w:jc w:val="center"/>
              <w:rPr>
                <w:rFonts w:asciiTheme="minorHAnsi" w:hAnsiTheme="minorHAnsi"/>
                <w:sz w:val="18"/>
                <w:szCs w:val="18"/>
              </w:rPr>
            </w:pPr>
            <w:r w:rsidRPr="004A5476">
              <w:rPr>
                <w:rFonts w:asciiTheme="minorHAnsi" w:hAnsiTheme="minorHAnsi"/>
                <w:sz w:val="18"/>
                <w:szCs w:val="18"/>
              </w:rPr>
              <w:t>08</w:t>
            </w:r>
          </w:p>
        </w:tc>
        <w:tc>
          <w:tcPr>
            <w:tcW w:w="2620" w:type="pct"/>
            <w:vAlign w:val="center"/>
          </w:tcPr>
          <w:p w14:paraId="01464717" w14:textId="35CD37D4" w:rsidR="00C44C9B" w:rsidRPr="004A5476" w:rsidRDefault="00C44C9B" w:rsidP="004A5476">
            <w:pPr>
              <w:pStyle w:val="Header"/>
              <w:tabs>
                <w:tab w:val="clear" w:pos="4320"/>
                <w:tab w:val="clear" w:pos="8640"/>
              </w:tabs>
              <w:rPr>
                <w:rFonts w:asciiTheme="minorHAnsi" w:hAnsiTheme="minorHAnsi"/>
                <w:sz w:val="18"/>
                <w:szCs w:val="18"/>
              </w:rPr>
            </w:pPr>
            <w:r w:rsidRPr="004A5476">
              <w:rPr>
                <w:rFonts w:asciiTheme="minorHAnsi" w:hAnsiTheme="minorHAnsi"/>
                <w:sz w:val="18"/>
                <w:szCs w:val="18"/>
              </w:rPr>
              <w:t>Other Refrigerant Type (if applicable)</w:t>
            </w:r>
          </w:p>
        </w:tc>
        <w:tc>
          <w:tcPr>
            <w:tcW w:w="2092" w:type="pct"/>
            <w:vAlign w:val="center"/>
          </w:tcPr>
          <w:p w14:paraId="01464718" w14:textId="77777777" w:rsidR="00C44C9B" w:rsidRPr="004A5476" w:rsidRDefault="00C44C9B" w:rsidP="004A5476">
            <w:pPr>
              <w:rPr>
                <w:rFonts w:asciiTheme="minorHAnsi" w:hAnsiTheme="minorHAnsi"/>
                <w:sz w:val="18"/>
                <w:szCs w:val="18"/>
              </w:rPr>
            </w:pPr>
          </w:p>
        </w:tc>
      </w:tr>
      <w:tr w:rsidR="00C1201D" w:rsidRPr="004A5476" w14:paraId="17F7F952" w14:textId="77777777" w:rsidTr="00E91EDC">
        <w:trPr>
          <w:cantSplit/>
          <w:trHeight w:val="288"/>
        </w:trPr>
        <w:tc>
          <w:tcPr>
            <w:tcW w:w="288" w:type="pct"/>
            <w:vAlign w:val="center"/>
          </w:tcPr>
          <w:p w14:paraId="21EC555F" w14:textId="1F2481B4" w:rsidR="00C1201D" w:rsidRPr="004A5476" w:rsidRDefault="00C1201D" w:rsidP="00E91EDC">
            <w:pPr>
              <w:pStyle w:val="Header"/>
              <w:tabs>
                <w:tab w:val="clear" w:pos="4320"/>
                <w:tab w:val="clear" w:pos="8640"/>
              </w:tabs>
              <w:jc w:val="center"/>
              <w:rPr>
                <w:rFonts w:asciiTheme="minorHAnsi" w:hAnsiTheme="minorHAnsi"/>
                <w:sz w:val="18"/>
                <w:szCs w:val="18"/>
              </w:rPr>
            </w:pPr>
            <w:r>
              <w:rPr>
                <w:rFonts w:asciiTheme="minorHAnsi" w:hAnsiTheme="minorHAnsi"/>
                <w:sz w:val="18"/>
                <w:szCs w:val="18"/>
              </w:rPr>
              <w:t>09</w:t>
            </w:r>
          </w:p>
        </w:tc>
        <w:tc>
          <w:tcPr>
            <w:tcW w:w="2620" w:type="pct"/>
            <w:vAlign w:val="center"/>
          </w:tcPr>
          <w:p w14:paraId="0293D1D1" w14:textId="5F537D9B" w:rsidR="00C1201D" w:rsidRDefault="00C1201D" w:rsidP="004A5476">
            <w:pPr>
              <w:pStyle w:val="Header"/>
              <w:tabs>
                <w:tab w:val="clear" w:pos="4320"/>
                <w:tab w:val="clear" w:pos="8640"/>
              </w:tabs>
              <w:rPr>
                <w:rFonts w:asciiTheme="minorHAnsi" w:hAnsiTheme="minorHAnsi"/>
                <w:sz w:val="18"/>
                <w:szCs w:val="18"/>
              </w:rPr>
            </w:pPr>
            <w:r>
              <w:rPr>
                <w:rFonts w:asciiTheme="minorHAnsi" w:hAnsiTheme="minorHAnsi"/>
                <w:sz w:val="18"/>
                <w:szCs w:val="18"/>
              </w:rPr>
              <w:t>Liquid Line Filter Drier Installed According to Manufacturer’s Specifications</w:t>
            </w:r>
            <w:r w:rsidR="009E7E67">
              <w:rPr>
                <w:rFonts w:asciiTheme="minorHAnsi" w:hAnsiTheme="minorHAnsi"/>
                <w:sz w:val="18"/>
                <w:szCs w:val="18"/>
              </w:rPr>
              <w:t xml:space="preserve"> (if applicable)</w:t>
            </w:r>
          </w:p>
        </w:tc>
        <w:tc>
          <w:tcPr>
            <w:tcW w:w="2092" w:type="pct"/>
            <w:vAlign w:val="center"/>
          </w:tcPr>
          <w:p w14:paraId="7BE4EA28" w14:textId="77777777" w:rsidR="00C1201D" w:rsidRPr="004A5476" w:rsidRDefault="00C1201D" w:rsidP="004A5476">
            <w:pPr>
              <w:rPr>
                <w:rFonts w:asciiTheme="minorHAnsi" w:hAnsiTheme="minorHAnsi"/>
                <w:sz w:val="18"/>
                <w:szCs w:val="18"/>
              </w:rPr>
            </w:pPr>
          </w:p>
        </w:tc>
      </w:tr>
      <w:tr w:rsidR="00C44C9B" w:rsidRPr="004A5476" w14:paraId="0146471D" w14:textId="77777777" w:rsidTr="00E91EDC">
        <w:trPr>
          <w:cantSplit/>
          <w:trHeight w:val="288"/>
        </w:trPr>
        <w:tc>
          <w:tcPr>
            <w:tcW w:w="288" w:type="pct"/>
            <w:vAlign w:val="center"/>
          </w:tcPr>
          <w:p w14:paraId="0146471A" w14:textId="6C7BA077" w:rsidR="00C44C9B" w:rsidRPr="004A5476" w:rsidRDefault="0050605C" w:rsidP="00E91EDC">
            <w:pPr>
              <w:pStyle w:val="Header"/>
              <w:tabs>
                <w:tab w:val="clear" w:pos="4320"/>
                <w:tab w:val="clear" w:pos="8640"/>
              </w:tabs>
              <w:jc w:val="center"/>
              <w:rPr>
                <w:rFonts w:asciiTheme="minorHAnsi" w:hAnsiTheme="minorHAnsi"/>
                <w:sz w:val="18"/>
                <w:szCs w:val="18"/>
              </w:rPr>
            </w:pPr>
            <w:r>
              <w:rPr>
                <w:rFonts w:asciiTheme="minorHAnsi" w:hAnsiTheme="minorHAnsi"/>
                <w:sz w:val="18"/>
                <w:szCs w:val="18"/>
              </w:rPr>
              <w:t>10</w:t>
            </w:r>
          </w:p>
        </w:tc>
        <w:tc>
          <w:tcPr>
            <w:tcW w:w="2620" w:type="pct"/>
            <w:vAlign w:val="center"/>
          </w:tcPr>
          <w:p w14:paraId="0146471B" w14:textId="21067E6C" w:rsidR="00C44C9B" w:rsidRPr="004A5476" w:rsidRDefault="001E0FEF" w:rsidP="004A5476">
            <w:pPr>
              <w:pStyle w:val="Header"/>
              <w:tabs>
                <w:tab w:val="clear" w:pos="4320"/>
                <w:tab w:val="clear" w:pos="8640"/>
              </w:tabs>
              <w:rPr>
                <w:rFonts w:asciiTheme="minorHAnsi" w:hAnsiTheme="minorHAnsi"/>
                <w:sz w:val="18"/>
                <w:szCs w:val="18"/>
              </w:rPr>
            </w:pPr>
            <w:r>
              <w:rPr>
                <w:rFonts w:asciiTheme="minorHAnsi" w:hAnsiTheme="minorHAnsi"/>
                <w:sz w:val="18"/>
                <w:szCs w:val="18"/>
              </w:rPr>
              <w:t>System Installation</w:t>
            </w:r>
            <w:r w:rsidRPr="00D55D41">
              <w:rPr>
                <w:rFonts w:asciiTheme="minorHAnsi" w:hAnsiTheme="minorHAnsi"/>
                <w:sz w:val="18"/>
                <w:szCs w:val="18"/>
              </w:rPr>
              <w:t xml:space="preserve"> </w:t>
            </w:r>
            <w:r w:rsidR="00C44C9B" w:rsidRPr="004A5476">
              <w:rPr>
                <w:rFonts w:asciiTheme="minorHAnsi" w:hAnsiTheme="minorHAnsi"/>
                <w:sz w:val="18"/>
                <w:szCs w:val="18"/>
              </w:rPr>
              <w:t>Type</w:t>
            </w:r>
          </w:p>
        </w:tc>
        <w:tc>
          <w:tcPr>
            <w:tcW w:w="2092" w:type="pct"/>
            <w:vAlign w:val="center"/>
          </w:tcPr>
          <w:p w14:paraId="0146471C" w14:textId="77777777" w:rsidR="00C44C9B" w:rsidRPr="004A5476" w:rsidRDefault="00C44C9B" w:rsidP="004A5476">
            <w:pPr>
              <w:rPr>
                <w:rFonts w:asciiTheme="minorHAnsi" w:hAnsiTheme="minorHAnsi"/>
                <w:sz w:val="18"/>
                <w:szCs w:val="18"/>
              </w:rPr>
            </w:pPr>
          </w:p>
        </w:tc>
      </w:tr>
      <w:tr w:rsidR="00C44C9B" w:rsidRPr="004A5476" w14:paraId="01464721" w14:textId="77777777" w:rsidTr="00E91EDC">
        <w:trPr>
          <w:cantSplit/>
          <w:trHeight w:val="288"/>
        </w:trPr>
        <w:tc>
          <w:tcPr>
            <w:tcW w:w="288" w:type="pct"/>
            <w:vAlign w:val="center"/>
          </w:tcPr>
          <w:p w14:paraId="0146471E" w14:textId="5DC7D942" w:rsidR="00C44C9B" w:rsidRPr="004A5476" w:rsidRDefault="0050605C" w:rsidP="00E91EDC">
            <w:pPr>
              <w:pStyle w:val="Header"/>
              <w:tabs>
                <w:tab w:val="clear" w:pos="4320"/>
                <w:tab w:val="clear" w:pos="8640"/>
              </w:tabs>
              <w:jc w:val="center"/>
              <w:rPr>
                <w:rFonts w:asciiTheme="minorHAnsi" w:hAnsiTheme="minorHAnsi"/>
                <w:sz w:val="18"/>
                <w:szCs w:val="18"/>
              </w:rPr>
            </w:pPr>
            <w:r>
              <w:rPr>
                <w:rFonts w:asciiTheme="minorHAnsi" w:hAnsiTheme="minorHAnsi"/>
                <w:sz w:val="18"/>
                <w:szCs w:val="18"/>
              </w:rPr>
              <w:t>11</w:t>
            </w:r>
          </w:p>
        </w:tc>
        <w:tc>
          <w:tcPr>
            <w:tcW w:w="2620" w:type="pct"/>
            <w:vAlign w:val="center"/>
          </w:tcPr>
          <w:p w14:paraId="2360CAE0" w14:textId="77815C6A" w:rsidR="004064BB" w:rsidRDefault="00A3722C" w:rsidP="004A5476">
            <w:pPr>
              <w:pStyle w:val="Header"/>
              <w:tabs>
                <w:tab w:val="clear" w:pos="4320"/>
                <w:tab w:val="clear" w:pos="8640"/>
              </w:tabs>
              <w:rPr>
                <w:rFonts w:asciiTheme="minorHAnsi" w:hAnsiTheme="minorHAnsi"/>
                <w:sz w:val="18"/>
                <w:szCs w:val="18"/>
              </w:rPr>
            </w:pPr>
            <w:r>
              <w:rPr>
                <w:rFonts w:asciiTheme="minorHAnsi" w:hAnsiTheme="minorHAnsi"/>
                <w:sz w:val="18"/>
                <w:szCs w:val="18"/>
              </w:rPr>
              <w:t>Fault Indicator Display</w:t>
            </w:r>
            <w:r w:rsidR="00C44C9B" w:rsidRPr="004A5476">
              <w:rPr>
                <w:rFonts w:asciiTheme="minorHAnsi" w:hAnsiTheme="minorHAnsi"/>
                <w:sz w:val="18"/>
                <w:szCs w:val="18"/>
              </w:rPr>
              <w:t xml:space="preserve"> (</w:t>
            </w:r>
            <w:r>
              <w:rPr>
                <w:rFonts w:asciiTheme="minorHAnsi" w:hAnsiTheme="minorHAnsi"/>
                <w:sz w:val="18"/>
                <w:szCs w:val="18"/>
              </w:rPr>
              <w:t>FID</w:t>
            </w:r>
            <w:r w:rsidR="00C44C9B" w:rsidRPr="004A5476">
              <w:rPr>
                <w:rFonts w:asciiTheme="minorHAnsi" w:hAnsiTheme="minorHAnsi"/>
                <w:sz w:val="18"/>
                <w:szCs w:val="18"/>
              </w:rPr>
              <w:t>) Status</w:t>
            </w:r>
          </w:p>
          <w:p w14:paraId="0146471F" w14:textId="38C354C8" w:rsidR="00C44C9B" w:rsidRPr="004A5476" w:rsidRDefault="00C44C9B" w:rsidP="004A5476">
            <w:pPr>
              <w:pStyle w:val="Header"/>
              <w:tabs>
                <w:tab w:val="clear" w:pos="4320"/>
                <w:tab w:val="clear" w:pos="8640"/>
              </w:tabs>
              <w:rPr>
                <w:rFonts w:asciiTheme="minorHAnsi" w:hAnsiTheme="minorHAnsi"/>
                <w:sz w:val="18"/>
                <w:szCs w:val="18"/>
              </w:rPr>
            </w:pPr>
            <w:r w:rsidRPr="004A5476">
              <w:rPr>
                <w:rFonts w:asciiTheme="minorHAnsi" w:hAnsiTheme="minorHAnsi"/>
                <w:sz w:val="18"/>
                <w:szCs w:val="18"/>
              </w:rPr>
              <w:t xml:space="preserve">(Note: Even systems with </w:t>
            </w:r>
            <w:proofErr w:type="gramStart"/>
            <w:r w:rsidRPr="004A5476">
              <w:rPr>
                <w:rFonts w:asciiTheme="minorHAnsi" w:hAnsiTheme="minorHAnsi"/>
                <w:sz w:val="18"/>
                <w:szCs w:val="18"/>
              </w:rPr>
              <w:t>a</w:t>
            </w:r>
            <w:proofErr w:type="gramEnd"/>
            <w:r w:rsidRPr="004A5476">
              <w:rPr>
                <w:rFonts w:asciiTheme="minorHAnsi" w:hAnsiTheme="minorHAnsi"/>
                <w:sz w:val="18"/>
                <w:szCs w:val="18"/>
              </w:rPr>
              <w:t xml:space="preserve"> </w:t>
            </w:r>
            <w:r w:rsidR="00A3722C">
              <w:rPr>
                <w:rFonts w:asciiTheme="minorHAnsi" w:hAnsiTheme="minorHAnsi"/>
                <w:sz w:val="18"/>
                <w:szCs w:val="18"/>
              </w:rPr>
              <w:t>FID</w:t>
            </w:r>
            <w:r w:rsidRPr="004A5476">
              <w:rPr>
                <w:rFonts w:asciiTheme="minorHAnsi" w:hAnsiTheme="minorHAnsi"/>
                <w:sz w:val="18"/>
                <w:szCs w:val="18"/>
              </w:rPr>
              <w:t xml:space="preserve"> must have refrigerant charge verified by installer)</w:t>
            </w:r>
          </w:p>
        </w:tc>
        <w:tc>
          <w:tcPr>
            <w:tcW w:w="2092" w:type="pct"/>
            <w:vAlign w:val="center"/>
          </w:tcPr>
          <w:p w14:paraId="01464720" w14:textId="77777777" w:rsidR="00C44C9B" w:rsidRPr="004A5476" w:rsidRDefault="00C44C9B" w:rsidP="004A5476">
            <w:pPr>
              <w:rPr>
                <w:rFonts w:asciiTheme="minorHAnsi" w:hAnsiTheme="minorHAnsi"/>
                <w:sz w:val="18"/>
                <w:szCs w:val="18"/>
              </w:rPr>
            </w:pPr>
          </w:p>
        </w:tc>
      </w:tr>
      <w:tr w:rsidR="00C44C9B" w:rsidRPr="004A5476" w14:paraId="01464725" w14:textId="77777777" w:rsidTr="00E91EDC">
        <w:trPr>
          <w:cantSplit/>
          <w:trHeight w:val="288"/>
        </w:trPr>
        <w:tc>
          <w:tcPr>
            <w:tcW w:w="288" w:type="pct"/>
            <w:vAlign w:val="center"/>
          </w:tcPr>
          <w:p w14:paraId="01464722" w14:textId="38984350" w:rsidR="00C44C9B" w:rsidRPr="004A5476" w:rsidRDefault="0050605C" w:rsidP="00E91EDC">
            <w:pPr>
              <w:pStyle w:val="Header"/>
              <w:tabs>
                <w:tab w:val="clear" w:pos="4320"/>
                <w:tab w:val="clear" w:pos="8640"/>
              </w:tabs>
              <w:jc w:val="center"/>
              <w:rPr>
                <w:rFonts w:asciiTheme="minorHAnsi" w:hAnsiTheme="minorHAnsi"/>
                <w:sz w:val="18"/>
                <w:szCs w:val="18"/>
              </w:rPr>
            </w:pPr>
            <w:r>
              <w:rPr>
                <w:rFonts w:asciiTheme="minorHAnsi" w:hAnsiTheme="minorHAnsi"/>
                <w:sz w:val="18"/>
                <w:szCs w:val="18"/>
              </w:rPr>
              <w:t>12</w:t>
            </w:r>
          </w:p>
        </w:tc>
        <w:tc>
          <w:tcPr>
            <w:tcW w:w="2620" w:type="pct"/>
            <w:vAlign w:val="center"/>
          </w:tcPr>
          <w:p w14:paraId="01464723" w14:textId="62FAF4E9" w:rsidR="00C44C9B" w:rsidRPr="004A5476" w:rsidRDefault="00C44C9B" w:rsidP="004A5476">
            <w:pPr>
              <w:pStyle w:val="Header"/>
              <w:tabs>
                <w:tab w:val="clear" w:pos="4320"/>
                <w:tab w:val="clear" w:pos="8640"/>
              </w:tabs>
              <w:rPr>
                <w:rFonts w:asciiTheme="minorHAnsi" w:hAnsiTheme="minorHAnsi"/>
                <w:sz w:val="18"/>
                <w:szCs w:val="18"/>
              </w:rPr>
            </w:pPr>
            <w:r w:rsidRPr="004A5476">
              <w:rPr>
                <w:rFonts w:asciiTheme="minorHAnsi" w:hAnsiTheme="minorHAnsi"/>
                <w:sz w:val="18"/>
                <w:szCs w:val="18"/>
              </w:rPr>
              <w:t>Is the system of a type that the minimum airflow can be verified</w:t>
            </w:r>
            <w:r w:rsidR="00057221">
              <w:rPr>
                <w:rFonts w:asciiTheme="minorHAnsi" w:hAnsiTheme="minorHAnsi"/>
                <w:sz w:val="18"/>
                <w:szCs w:val="18"/>
              </w:rPr>
              <w:t xml:space="preserve"> for all indoor units</w:t>
            </w:r>
            <w:r w:rsidRPr="004A5476">
              <w:rPr>
                <w:rFonts w:asciiTheme="minorHAnsi" w:hAnsiTheme="minorHAnsi"/>
                <w:sz w:val="18"/>
                <w:szCs w:val="18"/>
              </w:rPr>
              <w:t xml:space="preserve"> using an approved measurement procedure (RA3.3 or RA</w:t>
            </w:r>
            <w:r w:rsidR="002F05D2">
              <w:rPr>
                <w:rFonts w:asciiTheme="minorHAnsi" w:hAnsiTheme="minorHAnsi"/>
                <w:sz w:val="18"/>
                <w:szCs w:val="18"/>
              </w:rPr>
              <w:t>3.3.3</w:t>
            </w:r>
            <w:r w:rsidRPr="004A5476">
              <w:rPr>
                <w:rFonts w:asciiTheme="minorHAnsi" w:hAnsiTheme="minorHAnsi"/>
                <w:sz w:val="18"/>
                <w:szCs w:val="18"/>
              </w:rPr>
              <w:t>)?</w:t>
            </w:r>
          </w:p>
        </w:tc>
        <w:tc>
          <w:tcPr>
            <w:tcW w:w="2092" w:type="pct"/>
            <w:vAlign w:val="center"/>
          </w:tcPr>
          <w:p w14:paraId="01464724" w14:textId="77777777" w:rsidR="00C44C9B" w:rsidRPr="004A5476" w:rsidRDefault="00C44C9B" w:rsidP="004A5476">
            <w:pPr>
              <w:rPr>
                <w:rFonts w:asciiTheme="minorHAnsi" w:hAnsiTheme="minorHAnsi"/>
                <w:sz w:val="18"/>
                <w:szCs w:val="18"/>
              </w:rPr>
            </w:pPr>
          </w:p>
        </w:tc>
      </w:tr>
      <w:tr w:rsidR="00C44C9B" w:rsidRPr="004A5476" w14:paraId="01464729" w14:textId="77777777" w:rsidTr="00E91EDC">
        <w:trPr>
          <w:cantSplit/>
          <w:trHeight w:val="288"/>
        </w:trPr>
        <w:tc>
          <w:tcPr>
            <w:tcW w:w="288" w:type="pct"/>
            <w:vAlign w:val="center"/>
          </w:tcPr>
          <w:p w14:paraId="01464726" w14:textId="445B38EB" w:rsidR="00C44C9B" w:rsidRPr="004A5476" w:rsidRDefault="0050605C" w:rsidP="00E91EDC">
            <w:pPr>
              <w:pStyle w:val="Header"/>
              <w:tabs>
                <w:tab w:val="clear" w:pos="4320"/>
                <w:tab w:val="clear" w:pos="8640"/>
              </w:tabs>
              <w:jc w:val="center"/>
              <w:rPr>
                <w:rFonts w:asciiTheme="minorHAnsi" w:hAnsiTheme="minorHAnsi"/>
                <w:sz w:val="18"/>
                <w:szCs w:val="18"/>
              </w:rPr>
            </w:pPr>
            <w:r>
              <w:rPr>
                <w:rFonts w:asciiTheme="minorHAnsi" w:hAnsiTheme="minorHAnsi"/>
                <w:sz w:val="18"/>
                <w:szCs w:val="18"/>
              </w:rPr>
              <w:t>13</w:t>
            </w:r>
          </w:p>
        </w:tc>
        <w:tc>
          <w:tcPr>
            <w:tcW w:w="2620" w:type="pct"/>
            <w:vAlign w:val="center"/>
          </w:tcPr>
          <w:p w14:paraId="01464727" w14:textId="77777777" w:rsidR="00C44C9B" w:rsidRPr="004A5476" w:rsidRDefault="00C44C9B" w:rsidP="004A5476">
            <w:pPr>
              <w:pStyle w:val="Header"/>
              <w:tabs>
                <w:tab w:val="clear" w:pos="4320"/>
                <w:tab w:val="clear" w:pos="8640"/>
              </w:tabs>
              <w:rPr>
                <w:rFonts w:asciiTheme="minorHAnsi" w:hAnsiTheme="minorHAnsi"/>
                <w:sz w:val="18"/>
                <w:szCs w:val="18"/>
              </w:rPr>
            </w:pPr>
            <w:r w:rsidRPr="004A5476">
              <w:rPr>
                <w:rFonts w:asciiTheme="minorHAnsi" w:hAnsiTheme="minorHAnsi"/>
                <w:sz w:val="18"/>
                <w:szCs w:val="18"/>
              </w:rPr>
              <w:t>Is the system of a type that approved refrigerant charge verification procedures can be used to verify compliance with the refrigerant charge verification requirements when temperatures are ≥ 55°F (RA3.2.2, or RA1)?</w:t>
            </w:r>
          </w:p>
        </w:tc>
        <w:tc>
          <w:tcPr>
            <w:tcW w:w="2092" w:type="pct"/>
            <w:vAlign w:val="center"/>
          </w:tcPr>
          <w:p w14:paraId="01464728" w14:textId="77777777" w:rsidR="00C44C9B" w:rsidRPr="004A5476" w:rsidRDefault="00C44C9B" w:rsidP="004A5476">
            <w:pPr>
              <w:rPr>
                <w:rFonts w:asciiTheme="minorHAnsi" w:hAnsiTheme="minorHAnsi"/>
                <w:sz w:val="18"/>
                <w:szCs w:val="18"/>
              </w:rPr>
            </w:pPr>
          </w:p>
        </w:tc>
      </w:tr>
      <w:tr w:rsidR="00C44C9B" w:rsidRPr="004A5476" w14:paraId="0146472D" w14:textId="77777777" w:rsidTr="00E91EDC">
        <w:trPr>
          <w:cantSplit/>
          <w:trHeight w:val="288"/>
        </w:trPr>
        <w:tc>
          <w:tcPr>
            <w:tcW w:w="288" w:type="pct"/>
            <w:vAlign w:val="center"/>
          </w:tcPr>
          <w:p w14:paraId="0146472A" w14:textId="7AA35593" w:rsidR="00C44C9B" w:rsidRPr="004A5476" w:rsidRDefault="0050605C" w:rsidP="00E91EDC">
            <w:pPr>
              <w:pStyle w:val="Header"/>
              <w:tabs>
                <w:tab w:val="clear" w:pos="4320"/>
                <w:tab w:val="clear" w:pos="8640"/>
              </w:tabs>
              <w:jc w:val="center"/>
              <w:rPr>
                <w:rFonts w:asciiTheme="minorHAnsi" w:hAnsiTheme="minorHAnsi"/>
                <w:sz w:val="18"/>
                <w:szCs w:val="18"/>
              </w:rPr>
            </w:pPr>
            <w:r>
              <w:rPr>
                <w:rFonts w:asciiTheme="minorHAnsi" w:hAnsiTheme="minorHAnsi"/>
                <w:sz w:val="18"/>
                <w:szCs w:val="18"/>
              </w:rPr>
              <w:t>14</w:t>
            </w:r>
          </w:p>
        </w:tc>
        <w:tc>
          <w:tcPr>
            <w:tcW w:w="2620" w:type="pct"/>
            <w:vAlign w:val="center"/>
          </w:tcPr>
          <w:p w14:paraId="0146472B" w14:textId="6DB9A341" w:rsidR="00C44C9B" w:rsidRPr="004A5476" w:rsidRDefault="00C44C9B" w:rsidP="004064BB">
            <w:pPr>
              <w:pStyle w:val="Header"/>
              <w:tabs>
                <w:tab w:val="clear" w:pos="4320"/>
                <w:tab w:val="clear" w:pos="8640"/>
              </w:tabs>
              <w:rPr>
                <w:rFonts w:asciiTheme="minorHAnsi" w:hAnsiTheme="minorHAnsi"/>
                <w:sz w:val="18"/>
                <w:szCs w:val="18"/>
              </w:rPr>
            </w:pPr>
            <w:r w:rsidRPr="004A5476">
              <w:rPr>
                <w:rFonts w:asciiTheme="minorHAnsi" w:hAnsiTheme="minorHAnsi"/>
                <w:sz w:val="18"/>
                <w:szCs w:val="18"/>
              </w:rPr>
              <w:t xml:space="preserve">Date of HERS Rater Refrigerant Charge Verification for this </w:t>
            </w:r>
            <w:r w:rsidR="004064BB">
              <w:rPr>
                <w:rFonts w:asciiTheme="minorHAnsi" w:hAnsiTheme="minorHAnsi"/>
                <w:sz w:val="18"/>
                <w:szCs w:val="18"/>
              </w:rPr>
              <w:t>S</w:t>
            </w:r>
            <w:r w:rsidRPr="004A5476">
              <w:rPr>
                <w:rFonts w:asciiTheme="minorHAnsi" w:hAnsiTheme="minorHAnsi"/>
                <w:sz w:val="18"/>
                <w:szCs w:val="18"/>
              </w:rPr>
              <w:t>ystem</w:t>
            </w:r>
          </w:p>
        </w:tc>
        <w:tc>
          <w:tcPr>
            <w:tcW w:w="2092" w:type="pct"/>
            <w:vAlign w:val="center"/>
          </w:tcPr>
          <w:p w14:paraId="0146472C" w14:textId="77777777" w:rsidR="00C44C9B" w:rsidRPr="004A5476" w:rsidRDefault="00C44C9B" w:rsidP="004A5476">
            <w:pPr>
              <w:rPr>
                <w:rFonts w:asciiTheme="minorHAnsi" w:hAnsiTheme="minorHAnsi"/>
                <w:sz w:val="18"/>
                <w:szCs w:val="18"/>
              </w:rPr>
            </w:pPr>
          </w:p>
        </w:tc>
      </w:tr>
      <w:tr w:rsidR="00C44C9B" w:rsidRPr="004A5476" w14:paraId="01464731" w14:textId="77777777" w:rsidTr="00E91EDC">
        <w:trPr>
          <w:cantSplit/>
          <w:trHeight w:val="288"/>
        </w:trPr>
        <w:tc>
          <w:tcPr>
            <w:tcW w:w="288" w:type="pct"/>
            <w:vAlign w:val="center"/>
          </w:tcPr>
          <w:p w14:paraId="0146472E" w14:textId="6716F02C" w:rsidR="00C44C9B" w:rsidRPr="004A5476" w:rsidRDefault="0050605C" w:rsidP="00E91EDC">
            <w:pPr>
              <w:pStyle w:val="Header"/>
              <w:tabs>
                <w:tab w:val="clear" w:pos="4320"/>
                <w:tab w:val="clear" w:pos="8640"/>
              </w:tabs>
              <w:jc w:val="center"/>
              <w:rPr>
                <w:rFonts w:asciiTheme="minorHAnsi" w:hAnsiTheme="minorHAnsi"/>
                <w:sz w:val="18"/>
                <w:szCs w:val="18"/>
              </w:rPr>
            </w:pPr>
            <w:r>
              <w:rPr>
                <w:rFonts w:asciiTheme="minorHAnsi" w:hAnsiTheme="minorHAnsi"/>
                <w:sz w:val="18"/>
                <w:szCs w:val="18"/>
              </w:rPr>
              <w:t>15</w:t>
            </w:r>
          </w:p>
        </w:tc>
        <w:tc>
          <w:tcPr>
            <w:tcW w:w="2620" w:type="pct"/>
            <w:vAlign w:val="center"/>
          </w:tcPr>
          <w:p w14:paraId="0146472F" w14:textId="05B8D739" w:rsidR="00C44C9B" w:rsidRPr="004A5476" w:rsidRDefault="00C44C9B" w:rsidP="004064BB">
            <w:pPr>
              <w:pStyle w:val="Header"/>
              <w:tabs>
                <w:tab w:val="clear" w:pos="4320"/>
                <w:tab w:val="clear" w:pos="8640"/>
              </w:tabs>
              <w:rPr>
                <w:rFonts w:asciiTheme="minorHAnsi" w:hAnsiTheme="minorHAnsi"/>
                <w:sz w:val="18"/>
                <w:szCs w:val="18"/>
              </w:rPr>
            </w:pPr>
            <w:r w:rsidRPr="004A5476">
              <w:rPr>
                <w:rFonts w:asciiTheme="minorHAnsi" w:hAnsiTheme="minorHAnsi"/>
                <w:sz w:val="18"/>
                <w:szCs w:val="18"/>
              </w:rPr>
              <w:t xml:space="preserve">Refrigerant </w:t>
            </w:r>
            <w:r w:rsidR="004064BB">
              <w:rPr>
                <w:rFonts w:asciiTheme="minorHAnsi" w:hAnsiTheme="minorHAnsi"/>
                <w:sz w:val="18"/>
                <w:szCs w:val="18"/>
              </w:rPr>
              <w:t>C</w:t>
            </w:r>
            <w:r w:rsidRPr="004A5476">
              <w:rPr>
                <w:rFonts w:asciiTheme="minorHAnsi" w:hAnsiTheme="minorHAnsi"/>
                <w:sz w:val="18"/>
                <w:szCs w:val="18"/>
              </w:rPr>
              <w:t xml:space="preserve">harge </w:t>
            </w:r>
            <w:r w:rsidR="004064BB">
              <w:rPr>
                <w:rFonts w:asciiTheme="minorHAnsi" w:hAnsiTheme="minorHAnsi"/>
                <w:sz w:val="18"/>
                <w:szCs w:val="18"/>
              </w:rPr>
              <w:t>V</w:t>
            </w:r>
            <w:r w:rsidRPr="004A5476">
              <w:rPr>
                <w:rFonts w:asciiTheme="minorHAnsi" w:hAnsiTheme="minorHAnsi"/>
                <w:sz w:val="18"/>
                <w:szCs w:val="18"/>
              </w:rPr>
              <w:t xml:space="preserve">erification </w:t>
            </w:r>
            <w:r w:rsidR="004064BB">
              <w:rPr>
                <w:rFonts w:asciiTheme="minorHAnsi" w:hAnsiTheme="minorHAnsi"/>
                <w:sz w:val="18"/>
                <w:szCs w:val="18"/>
              </w:rPr>
              <w:t>M</w:t>
            </w:r>
            <w:r w:rsidRPr="004A5476">
              <w:rPr>
                <w:rFonts w:asciiTheme="minorHAnsi" w:hAnsiTheme="minorHAnsi"/>
                <w:sz w:val="18"/>
                <w:szCs w:val="18"/>
              </w:rPr>
              <w:t xml:space="preserve">ethod </w:t>
            </w:r>
            <w:r w:rsidR="004064BB">
              <w:rPr>
                <w:rFonts w:asciiTheme="minorHAnsi" w:hAnsiTheme="minorHAnsi"/>
                <w:sz w:val="18"/>
                <w:szCs w:val="18"/>
              </w:rPr>
              <w:t>U</w:t>
            </w:r>
            <w:r w:rsidRPr="004A5476">
              <w:rPr>
                <w:rFonts w:asciiTheme="minorHAnsi" w:hAnsiTheme="minorHAnsi"/>
                <w:sz w:val="18"/>
                <w:szCs w:val="18"/>
              </w:rPr>
              <w:t xml:space="preserve">sed by </w:t>
            </w:r>
            <w:r w:rsidR="004064BB">
              <w:rPr>
                <w:rFonts w:asciiTheme="minorHAnsi" w:hAnsiTheme="minorHAnsi"/>
                <w:sz w:val="18"/>
                <w:szCs w:val="18"/>
              </w:rPr>
              <w:t>I</w:t>
            </w:r>
            <w:r w:rsidRPr="004A5476">
              <w:rPr>
                <w:rFonts w:asciiTheme="minorHAnsi" w:hAnsiTheme="minorHAnsi"/>
                <w:sz w:val="18"/>
                <w:szCs w:val="18"/>
              </w:rPr>
              <w:t>nstaller</w:t>
            </w:r>
          </w:p>
        </w:tc>
        <w:tc>
          <w:tcPr>
            <w:tcW w:w="2092" w:type="pct"/>
            <w:vAlign w:val="center"/>
          </w:tcPr>
          <w:p w14:paraId="01464730" w14:textId="77777777" w:rsidR="00C44C9B" w:rsidRPr="004A5476" w:rsidRDefault="00C44C9B" w:rsidP="004A5476">
            <w:pPr>
              <w:ind w:left="360"/>
              <w:rPr>
                <w:rFonts w:asciiTheme="minorHAnsi" w:hAnsiTheme="minorHAnsi"/>
                <w:sz w:val="18"/>
                <w:szCs w:val="18"/>
              </w:rPr>
            </w:pPr>
          </w:p>
        </w:tc>
      </w:tr>
      <w:tr w:rsidR="00C44C9B" w:rsidRPr="004A5476" w14:paraId="01464735" w14:textId="77777777" w:rsidTr="00E91EDC">
        <w:trPr>
          <w:cantSplit/>
          <w:trHeight w:val="288"/>
        </w:trPr>
        <w:tc>
          <w:tcPr>
            <w:tcW w:w="288" w:type="pct"/>
            <w:vAlign w:val="center"/>
          </w:tcPr>
          <w:p w14:paraId="01464732" w14:textId="7608A6EA" w:rsidR="00C44C9B" w:rsidRPr="004A5476" w:rsidRDefault="0050605C" w:rsidP="00E91EDC">
            <w:pPr>
              <w:pStyle w:val="Header"/>
              <w:tabs>
                <w:tab w:val="clear" w:pos="4320"/>
                <w:tab w:val="clear" w:pos="8640"/>
              </w:tabs>
              <w:jc w:val="center"/>
              <w:rPr>
                <w:rFonts w:asciiTheme="minorHAnsi" w:hAnsiTheme="minorHAnsi"/>
                <w:sz w:val="18"/>
                <w:szCs w:val="18"/>
              </w:rPr>
            </w:pPr>
            <w:r>
              <w:rPr>
                <w:rFonts w:asciiTheme="minorHAnsi" w:hAnsiTheme="minorHAnsi"/>
                <w:sz w:val="18"/>
                <w:szCs w:val="18"/>
              </w:rPr>
              <w:t>16</w:t>
            </w:r>
          </w:p>
        </w:tc>
        <w:tc>
          <w:tcPr>
            <w:tcW w:w="2620" w:type="pct"/>
            <w:vAlign w:val="center"/>
          </w:tcPr>
          <w:p w14:paraId="01464733" w14:textId="1F255AAF" w:rsidR="00C44C9B" w:rsidRPr="004A5476" w:rsidRDefault="00C44C9B" w:rsidP="004064BB">
            <w:pPr>
              <w:pStyle w:val="Header"/>
              <w:tabs>
                <w:tab w:val="clear" w:pos="4320"/>
                <w:tab w:val="clear" w:pos="8640"/>
              </w:tabs>
              <w:rPr>
                <w:rFonts w:asciiTheme="minorHAnsi" w:hAnsiTheme="minorHAnsi"/>
                <w:sz w:val="18"/>
                <w:szCs w:val="18"/>
              </w:rPr>
            </w:pPr>
            <w:r w:rsidRPr="004A5476">
              <w:rPr>
                <w:rFonts w:asciiTheme="minorHAnsi" w:hAnsiTheme="minorHAnsi"/>
                <w:sz w:val="18"/>
                <w:szCs w:val="18"/>
              </w:rPr>
              <w:t xml:space="preserve">Person </w:t>
            </w:r>
            <w:r w:rsidR="004064BB">
              <w:rPr>
                <w:rFonts w:asciiTheme="minorHAnsi" w:hAnsiTheme="minorHAnsi"/>
                <w:sz w:val="18"/>
                <w:szCs w:val="18"/>
              </w:rPr>
              <w:t>W</w:t>
            </w:r>
            <w:r w:rsidRPr="004A5476">
              <w:rPr>
                <w:rFonts w:asciiTheme="minorHAnsi" w:hAnsiTheme="minorHAnsi"/>
                <w:sz w:val="18"/>
                <w:szCs w:val="18"/>
              </w:rPr>
              <w:t xml:space="preserve">ho </w:t>
            </w:r>
            <w:r w:rsidR="004064BB">
              <w:rPr>
                <w:rFonts w:asciiTheme="minorHAnsi" w:hAnsiTheme="minorHAnsi"/>
                <w:sz w:val="18"/>
                <w:szCs w:val="18"/>
              </w:rPr>
              <w:t>P</w:t>
            </w:r>
            <w:r w:rsidRPr="004A5476">
              <w:rPr>
                <w:rFonts w:asciiTheme="minorHAnsi" w:hAnsiTheme="minorHAnsi"/>
                <w:sz w:val="18"/>
                <w:szCs w:val="18"/>
              </w:rPr>
              <w:t xml:space="preserve">erformed the Refrigerant Charge Verification </w:t>
            </w:r>
            <w:r w:rsidR="004064BB">
              <w:rPr>
                <w:rFonts w:asciiTheme="minorHAnsi" w:hAnsiTheme="minorHAnsi"/>
                <w:sz w:val="18"/>
                <w:szCs w:val="18"/>
              </w:rPr>
              <w:t>R</w:t>
            </w:r>
            <w:r w:rsidRPr="004A5476">
              <w:rPr>
                <w:rFonts w:asciiTheme="minorHAnsi" w:hAnsiTheme="minorHAnsi"/>
                <w:sz w:val="18"/>
                <w:szCs w:val="18"/>
              </w:rPr>
              <w:t>eported on the Certificate of Installation</w:t>
            </w:r>
          </w:p>
        </w:tc>
        <w:tc>
          <w:tcPr>
            <w:tcW w:w="2092" w:type="pct"/>
            <w:vAlign w:val="center"/>
          </w:tcPr>
          <w:p w14:paraId="01464734" w14:textId="77777777" w:rsidR="00C44C9B" w:rsidRPr="004A5476" w:rsidRDefault="00C44C9B" w:rsidP="004A5476">
            <w:pPr>
              <w:rPr>
                <w:rFonts w:asciiTheme="minorHAnsi" w:hAnsiTheme="minorHAnsi"/>
                <w:sz w:val="18"/>
                <w:szCs w:val="18"/>
              </w:rPr>
            </w:pPr>
          </w:p>
        </w:tc>
      </w:tr>
      <w:tr w:rsidR="00C44C9B" w:rsidRPr="004A5476" w14:paraId="01464739" w14:textId="77777777" w:rsidTr="00E91EDC">
        <w:trPr>
          <w:cantSplit/>
          <w:trHeight w:val="288"/>
        </w:trPr>
        <w:tc>
          <w:tcPr>
            <w:tcW w:w="288" w:type="pct"/>
            <w:vAlign w:val="center"/>
          </w:tcPr>
          <w:p w14:paraId="01464736" w14:textId="44F86488" w:rsidR="00C44C9B" w:rsidRPr="004A5476" w:rsidRDefault="0050605C" w:rsidP="00E91EDC">
            <w:pPr>
              <w:pStyle w:val="Header"/>
              <w:tabs>
                <w:tab w:val="clear" w:pos="4320"/>
                <w:tab w:val="clear" w:pos="8640"/>
              </w:tabs>
              <w:jc w:val="center"/>
              <w:rPr>
                <w:rFonts w:asciiTheme="minorHAnsi" w:hAnsiTheme="minorHAnsi"/>
                <w:sz w:val="18"/>
                <w:szCs w:val="18"/>
              </w:rPr>
            </w:pPr>
            <w:r>
              <w:rPr>
                <w:rFonts w:asciiTheme="minorHAnsi" w:hAnsiTheme="minorHAnsi"/>
                <w:sz w:val="18"/>
                <w:szCs w:val="18"/>
              </w:rPr>
              <w:t>17</w:t>
            </w:r>
          </w:p>
        </w:tc>
        <w:tc>
          <w:tcPr>
            <w:tcW w:w="2620" w:type="pct"/>
            <w:vAlign w:val="center"/>
          </w:tcPr>
          <w:p w14:paraId="01464737" w14:textId="7714AF28" w:rsidR="00C44C9B" w:rsidRPr="004A5476" w:rsidRDefault="00C44C9B" w:rsidP="004A5476">
            <w:pPr>
              <w:pStyle w:val="Header"/>
              <w:tabs>
                <w:tab w:val="clear" w:pos="4320"/>
                <w:tab w:val="clear" w:pos="8640"/>
              </w:tabs>
              <w:rPr>
                <w:rFonts w:asciiTheme="minorHAnsi" w:hAnsiTheme="minorHAnsi"/>
                <w:sz w:val="18"/>
                <w:szCs w:val="18"/>
              </w:rPr>
            </w:pPr>
            <w:r w:rsidRPr="004A5476">
              <w:rPr>
                <w:rFonts w:asciiTheme="minorHAnsi" w:hAnsiTheme="minorHAnsi"/>
                <w:sz w:val="18"/>
                <w:szCs w:val="18"/>
              </w:rPr>
              <w:t>HERS Verification Compliance Requirement Status</w:t>
            </w:r>
          </w:p>
        </w:tc>
        <w:tc>
          <w:tcPr>
            <w:tcW w:w="2092" w:type="pct"/>
            <w:vAlign w:val="center"/>
          </w:tcPr>
          <w:p w14:paraId="01464738" w14:textId="77777777" w:rsidR="00C44C9B" w:rsidRPr="004A5476" w:rsidRDefault="00C44C9B" w:rsidP="004A5476">
            <w:pPr>
              <w:ind w:left="720"/>
              <w:rPr>
                <w:rFonts w:asciiTheme="minorHAnsi" w:hAnsiTheme="minorHAnsi"/>
                <w:color w:val="FF0000"/>
                <w:sz w:val="18"/>
                <w:szCs w:val="18"/>
              </w:rPr>
            </w:pPr>
          </w:p>
        </w:tc>
      </w:tr>
      <w:tr w:rsidR="00C44C9B" w:rsidRPr="004A5476" w14:paraId="0146473D" w14:textId="77777777" w:rsidTr="00E91EDC">
        <w:trPr>
          <w:cantSplit/>
          <w:trHeight w:val="288"/>
        </w:trPr>
        <w:tc>
          <w:tcPr>
            <w:tcW w:w="288" w:type="pct"/>
            <w:vAlign w:val="center"/>
          </w:tcPr>
          <w:p w14:paraId="0146473A" w14:textId="0835831C" w:rsidR="00C44C9B" w:rsidRPr="004A5476" w:rsidRDefault="0050605C" w:rsidP="00E91EDC">
            <w:pPr>
              <w:pStyle w:val="Header"/>
              <w:tabs>
                <w:tab w:val="clear" w:pos="4320"/>
                <w:tab w:val="clear" w:pos="8640"/>
              </w:tabs>
              <w:jc w:val="center"/>
              <w:rPr>
                <w:rFonts w:asciiTheme="minorHAnsi" w:hAnsiTheme="minorHAnsi"/>
                <w:sz w:val="18"/>
                <w:szCs w:val="18"/>
              </w:rPr>
            </w:pPr>
            <w:r>
              <w:rPr>
                <w:rFonts w:asciiTheme="minorHAnsi" w:hAnsiTheme="minorHAnsi"/>
                <w:sz w:val="18"/>
                <w:szCs w:val="18"/>
              </w:rPr>
              <w:t>18</w:t>
            </w:r>
          </w:p>
        </w:tc>
        <w:tc>
          <w:tcPr>
            <w:tcW w:w="2620" w:type="pct"/>
            <w:vAlign w:val="center"/>
          </w:tcPr>
          <w:p w14:paraId="0146473B" w14:textId="6F908B96" w:rsidR="00C44C9B" w:rsidRPr="004A5476" w:rsidRDefault="00C44C9B" w:rsidP="004064BB">
            <w:pPr>
              <w:rPr>
                <w:rFonts w:asciiTheme="minorHAnsi" w:hAnsiTheme="minorHAnsi"/>
                <w:sz w:val="18"/>
                <w:szCs w:val="18"/>
              </w:rPr>
            </w:pPr>
            <w:r w:rsidRPr="004A5476">
              <w:rPr>
                <w:rFonts w:asciiTheme="minorHAnsi" w:hAnsiTheme="minorHAnsi"/>
                <w:sz w:val="18"/>
                <w:szCs w:val="18"/>
              </w:rPr>
              <w:t xml:space="preserve">Refrigerant </w:t>
            </w:r>
            <w:r w:rsidR="004064BB">
              <w:rPr>
                <w:rFonts w:asciiTheme="minorHAnsi" w:hAnsiTheme="minorHAnsi"/>
                <w:sz w:val="18"/>
                <w:szCs w:val="18"/>
              </w:rPr>
              <w:t>C</w:t>
            </w:r>
            <w:r w:rsidRPr="004A5476">
              <w:rPr>
                <w:rFonts w:asciiTheme="minorHAnsi" w:hAnsiTheme="minorHAnsi"/>
                <w:sz w:val="18"/>
                <w:szCs w:val="18"/>
              </w:rPr>
              <w:t xml:space="preserve">harge </w:t>
            </w:r>
            <w:r w:rsidR="004064BB">
              <w:rPr>
                <w:rFonts w:asciiTheme="minorHAnsi" w:hAnsiTheme="minorHAnsi"/>
                <w:sz w:val="18"/>
                <w:szCs w:val="18"/>
              </w:rPr>
              <w:t>V</w:t>
            </w:r>
            <w:r w:rsidRPr="004A5476">
              <w:rPr>
                <w:rFonts w:asciiTheme="minorHAnsi" w:hAnsiTheme="minorHAnsi"/>
                <w:sz w:val="18"/>
                <w:szCs w:val="18"/>
              </w:rPr>
              <w:t xml:space="preserve">erification </w:t>
            </w:r>
            <w:r w:rsidR="004064BB">
              <w:rPr>
                <w:rFonts w:asciiTheme="minorHAnsi" w:hAnsiTheme="minorHAnsi"/>
                <w:sz w:val="18"/>
                <w:szCs w:val="18"/>
              </w:rPr>
              <w:t>M</w:t>
            </w:r>
            <w:r w:rsidRPr="004A5476">
              <w:rPr>
                <w:rFonts w:asciiTheme="minorHAnsi" w:hAnsiTheme="minorHAnsi"/>
                <w:sz w:val="18"/>
                <w:szCs w:val="18"/>
              </w:rPr>
              <w:t xml:space="preserve">ethod </w:t>
            </w:r>
            <w:r w:rsidR="004064BB">
              <w:rPr>
                <w:rFonts w:asciiTheme="minorHAnsi" w:hAnsiTheme="minorHAnsi"/>
                <w:sz w:val="18"/>
                <w:szCs w:val="18"/>
              </w:rPr>
              <w:t>U</w:t>
            </w:r>
            <w:r w:rsidRPr="004A5476">
              <w:rPr>
                <w:rFonts w:asciiTheme="minorHAnsi" w:hAnsiTheme="minorHAnsi"/>
                <w:sz w:val="18"/>
                <w:szCs w:val="18"/>
              </w:rPr>
              <w:t>sed by HERS Rater</w:t>
            </w:r>
          </w:p>
        </w:tc>
        <w:tc>
          <w:tcPr>
            <w:tcW w:w="2092" w:type="pct"/>
            <w:vAlign w:val="center"/>
          </w:tcPr>
          <w:p w14:paraId="0146473C" w14:textId="77777777" w:rsidR="00C44C9B" w:rsidRPr="004A5476" w:rsidRDefault="00C44C9B" w:rsidP="004A5476">
            <w:pPr>
              <w:rPr>
                <w:rFonts w:asciiTheme="minorHAnsi" w:hAnsiTheme="minorHAnsi"/>
                <w:sz w:val="18"/>
                <w:szCs w:val="18"/>
              </w:rPr>
            </w:pPr>
          </w:p>
        </w:tc>
      </w:tr>
    </w:tbl>
    <w:p w14:paraId="0146473F" w14:textId="77777777" w:rsidR="00C44C9B" w:rsidRPr="00E91EDC" w:rsidRDefault="00C44C9B" w:rsidP="00C44C9B">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Look w:val="0000" w:firstRow="0" w:lastRow="0" w:firstColumn="0" w:lastColumn="0" w:noHBand="0" w:noVBand="0"/>
      </w:tblPr>
      <w:tblGrid>
        <w:gridCol w:w="10790"/>
      </w:tblGrid>
      <w:tr w:rsidR="00C44C9B" w:rsidRPr="004A5476" w14:paraId="01464742" w14:textId="77777777" w:rsidTr="004A5476">
        <w:trPr>
          <w:cantSplit/>
          <w:trHeight w:val="288"/>
        </w:trPr>
        <w:tc>
          <w:tcPr>
            <w:tcW w:w="5000" w:type="pct"/>
            <w:vAlign w:val="center"/>
          </w:tcPr>
          <w:p w14:paraId="01464740" w14:textId="0A171CB5" w:rsidR="00C44C9B" w:rsidRPr="00E91EDC" w:rsidRDefault="004064BB" w:rsidP="004A5476">
            <w:pPr>
              <w:keepNext/>
              <w:rPr>
                <w:rFonts w:asciiTheme="minorHAnsi" w:hAnsiTheme="minorHAnsi"/>
                <w:b/>
                <w:szCs w:val="18"/>
              </w:rPr>
            </w:pPr>
            <w:r w:rsidRPr="00E91EDC">
              <w:rPr>
                <w:rFonts w:asciiTheme="minorHAnsi" w:hAnsiTheme="minorHAnsi"/>
                <w:b/>
                <w:szCs w:val="18"/>
              </w:rPr>
              <w:t xml:space="preserve">MCH-25e </w:t>
            </w:r>
            <w:r w:rsidR="002A2F04">
              <w:rPr>
                <w:rFonts w:asciiTheme="minorHAnsi" w:hAnsiTheme="minorHAnsi"/>
                <w:b/>
                <w:szCs w:val="18"/>
              </w:rPr>
              <w:t>-</w:t>
            </w:r>
            <w:r w:rsidRPr="00E91EDC">
              <w:rPr>
                <w:rFonts w:asciiTheme="minorHAnsi" w:hAnsiTheme="minorHAnsi"/>
                <w:b/>
                <w:szCs w:val="18"/>
              </w:rPr>
              <w:t xml:space="preserve"> </w:t>
            </w:r>
            <w:r w:rsidR="00F63D78">
              <w:rPr>
                <w:rFonts w:asciiTheme="minorHAnsi" w:hAnsiTheme="minorHAnsi"/>
                <w:b/>
                <w:szCs w:val="18"/>
              </w:rPr>
              <w:t xml:space="preserve">Refrigerant Charge Verification - </w:t>
            </w:r>
            <w:r w:rsidR="00C44C9B" w:rsidRPr="00E91EDC">
              <w:rPr>
                <w:rFonts w:asciiTheme="minorHAnsi" w:hAnsiTheme="minorHAnsi"/>
                <w:b/>
                <w:szCs w:val="18"/>
              </w:rPr>
              <w:t>Winter Setup</w:t>
            </w:r>
          </w:p>
          <w:p w14:paraId="01464741" w14:textId="77777777" w:rsidR="00C44C9B" w:rsidRPr="004A5476" w:rsidRDefault="00C44C9B" w:rsidP="004A5476">
            <w:pPr>
              <w:keepNext/>
              <w:rPr>
                <w:rFonts w:asciiTheme="minorHAnsi" w:hAnsiTheme="minorHAnsi"/>
                <w:b/>
                <w:sz w:val="18"/>
                <w:szCs w:val="18"/>
              </w:rPr>
            </w:pPr>
            <w:r w:rsidRPr="004A5476">
              <w:rPr>
                <w:rFonts w:asciiTheme="minorHAnsi" w:hAnsiTheme="minorHAnsi"/>
                <w:i/>
                <w:sz w:val="18"/>
                <w:szCs w:val="18"/>
              </w:rPr>
              <w:t>Winter Setup for the Standard Charge Verification Procedure is specified in Reference Residential Appendix RA1.</w:t>
            </w:r>
            <w:proofErr w:type="gramStart"/>
            <w:r w:rsidRPr="004A5476">
              <w:rPr>
                <w:rFonts w:asciiTheme="minorHAnsi" w:hAnsiTheme="minorHAnsi"/>
                <w:i/>
                <w:sz w:val="18"/>
                <w:szCs w:val="18"/>
              </w:rPr>
              <w:t>2.Procedures</w:t>
            </w:r>
            <w:proofErr w:type="gramEnd"/>
            <w:r w:rsidRPr="004A5476">
              <w:rPr>
                <w:rFonts w:asciiTheme="minorHAnsi" w:hAnsiTheme="minorHAnsi"/>
                <w:i/>
                <w:sz w:val="18"/>
                <w:szCs w:val="18"/>
              </w:rPr>
              <w:t xml:space="preserve"> for determining Refrigerant Charge using the Standard Charge Verification Procedure are given in Reference Residential Appendix RA3.2.2.</w:t>
            </w:r>
          </w:p>
        </w:tc>
      </w:tr>
    </w:tbl>
    <w:p w14:paraId="01464743" w14:textId="77777777" w:rsidR="00C44C9B" w:rsidRPr="00E91EDC" w:rsidRDefault="00C44C9B" w:rsidP="00C44C9B">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46"/>
        <w:gridCol w:w="4849"/>
        <w:gridCol w:w="5395"/>
      </w:tblGrid>
      <w:tr w:rsidR="00C44C9B" w:rsidRPr="004A5476" w14:paraId="01464745" w14:textId="77777777" w:rsidTr="004A5476">
        <w:trPr>
          <w:cantSplit/>
          <w:trHeight w:val="288"/>
        </w:trPr>
        <w:tc>
          <w:tcPr>
            <w:tcW w:w="5000" w:type="pct"/>
            <w:gridSpan w:val="3"/>
            <w:vAlign w:val="center"/>
          </w:tcPr>
          <w:p w14:paraId="14CE3FEB" w14:textId="1E48505B" w:rsidR="00C44C9B" w:rsidRDefault="00C44C9B" w:rsidP="0081741A">
            <w:pPr>
              <w:keepNext/>
              <w:rPr>
                <w:rFonts w:asciiTheme="minorHAnsi" w:hAnsiTheme="minorHAnsi"/>
                <w:sz w:val="18"/>
                <w:szCs w:val="18"/>
              </w:rPr>
            </w:pPr>
            <w:r w:rsidRPr="00E91EDC">
              <w:rPr>
                <w:rFonts w:asciiTheme="minorHAnsi" w:hAnsiTheme="minorHAnsi"/>
                <w:b/>
                <w:szCs w:val="18"/>
              </w:rPr>
              <w:t>B. System Model Applicability for Winter Setup Method</w:t>
            </w:r>
          </w:p>
          <w:p w14:paraId="01464744" w14:textId="37D180D1" w:rsidR="0081741A" w:rsidRPr="00646833" w:rsidRDefault="0081741A" w:rsidP="0081741A">
            <w:pPr>
              <w:keepNext/>
              <w:rPr>
                <w:rFonts w:asciiTheme="minorHAnsi" w:hAnsiTheme="minorHAnsi"/>
                <w:b/>
                <w:sz w:val="18"/>
                <w:szCs w:val="18"/>
              </w:rPr>
            </w:pPr>
            <w:r w:rsidRPr="006B5833">
              <w:rPr>
                <w:rFonts w:asciiTheme="minorHAnsi" w:hAnsiTheme="minorHAnsi"/>
                <w:sz w:val="18"/>
                <w:szCs w:val="18"/>
              </w:rPr>
              <w:t>HERS Rater must verify applicability of Winter Setup Method</w:t>
            </w:r>
            <w:r>
              <w:rPr>
                <w:rFonts w:asciiTheme="minorHAnsi" w:hAnsiTheme="minorHAnsi"/>
                <w:sz w:val="18"/>
                <w:szCs w:val="18"/>
              </w:rPr>
              <w:t>.</w:t>
            </w:r>
          </w:p>
        </w:tc>
      </w:tr>
      <w:tr w:rsidR="00C44C9B" w:rsidRPr="004A5476" w14:paraId="01464749" w14:textId="77777777" w:rsidTr="00E91EDC">
        <w:trPr>
          <w:cantSplit/>
          <w:trHeight w:val="288"/>
        </w:trPr>
        <w:tc>
          <w:tcPr>
            <w:tcW w:w="253" w:type="pct"/>
            <w:vAlign w:val="center"/>
          </w:tcPr>
          <w:p w14:paraId="01464746" w14:textId="77777777" w:rsidR="00C44C9B" w:rsidRPr="00646833" w:rsidRDefault="00C44C9B" w:rsidP="00E91EDC">
            <w:pPr>
              <w:keepNext/>
              <w:jc w:val="center"/>
              <w:rPr>
                <w:rFonts w:asciiTheme="minorHAnsi" w:hAnsiTheme="minorHAnsi"/>
                <w:sz w:val="18"/>
                <w:szCs w:val="18"/>
              </w:rPr>
            </w:pPr>
            <w:r w:rsidRPr="00646833">
              <w:rPr>
                <w:rFonts w:asciiTheme="minorHAnsi" w:hAnsiTheme="minorHAnsi"/>
                <w:sz w:val="18"/>
                <w:szCs w:val="18"/>
              </w:rPr>
              <w:t>01</w:t>
            </w:r>
          </w:p>
        </w:tc>
        <w:tc>
          <w:tcPr>
            <w:tcW w:w="2247" w:type="pct"/>
            <w:vAlign w:val="center"/>
          </w:tcPr>
          <w:p w14:paraId="01464747" w14:textId="1747F5A7" w:rsidR="00C44C9B" w:rsidRPr="00646833" w:rsidRDefault="00C44C9B" w:rsidP="004064BB">
            <w:pPr>
              <w:keepNext/>
              <w:rPr>
                <w:rFonts w:asciiTheme="minorHAnsi" w:hAnsiTheme="minorHAnsi"/>
                <w:sz w:val="18"/>
                <w:szCs w:val="18"/>
              </w:rPr>
            </w:pPr>
            <w:r w:rsidRPr="00646833">
              <w:rPr>
                <w:rFonts w:asciiTheme="minorHAnsi" w:hAnsiTheme="minorHAnsi"/>
                <w:sz w:val="18"/>
                <w:szCs w:val="18"/>
              </w:rPr>
              <w:t xml:space="preserve">Refrigerant </w:t>
            </w:r>
            <w:r w:rsidR="004064BB">
              <w:rPr>
                <w:rFonts w:asciiTheme="minorHAnsi" w:hAnsiTheme="minorHAnsi"/>
                <w:sz w:val="18"/>
                <w:szCs w:val="18"/>
              </w:rPr>
              <w:t>M</w:t>
            </w:r>
            <w:r w:rsidRPr="00646833">
              <w:rPr>
                <w:rFonts w:asciiTheme="minorHAnsi" w:hAnsiTheme="minorHAnsi"/>
                <w:sz w:val="18"/>
                <w:szCs w:val="18"/>
              </w:rPr>
              <w:t xml:space="preserve">etering </w:t>
            </w:r>
            <w:r w:rsidR="004064BB">
              <w:rPr>
                <w:rFonts w:asciiTheme="minorHAnsi" w:hAnsiTheme="minorHAnsi"/>
                <w:sz w:val="18"/>
                <w:szCs w:val="18"/>
              </w:rPr>
              <w:t>D</w:t>
            </w:r>
            <w:r w:rsidRPr="00646833">
              <w:rPr>
                <w:rFonts w:asciiTheme="minorHAnsi" w:hAnsiTheme="minorHAnsi"/>
                <w:sz w:val="18"/>
                <w:szCs w:val="18"/>
              </w:rPr>
              <w:t>evice</w:t>
            </w:r>
          </w:p>
        </w:tc>
        <w:tc>
          <w:tcPr>
            <w:tcW w:w="2500" w:type="pct"/>
            <w:vAlign w:val="center"/>
          </w:tcPr>
          <w:p w14:paraId="01464748" w14:textId="77777777" w:rsidR="00C44C9B" w:rsidRPr="00646833" w:rsidRDefault="00C44C9B" w:rsidP="004A5476">
            <w:pPr>
              <w:keepNext/>
              <w:rPr>
                <w:rFonts w:asciiTheme="minorHAnsi" w:hAnsiTheme="minorHAnsi"/>
                <w:sz w:val="18"/>
                <w:szCs w:val="18"/>
              </w:rPr>
            </w:pPr>
          </w:p>
        </w:tc>
      </w:tr>
      <w:tr w:rsidR="00C44C9B" w:rsidRPr="004A5476" w14:paraId="0146474D" w14:textId="77777777" w:rsidTr="00E91EDC">
        <w:trPr>
          <w:cantSplit/>
          <w:trHeight w:val="288"/>
        </w:trPr>
        <w:tc>
          <w:tcPr>
            <w:tcW w:w="253" w:type="pct"/>
            <w:vAlign w:val="center"/>
          </w:tcPr>
          <w:p w14:paraId="0146474A" w14:textId="77777777" w:rsidR="00C44C9B" w:rsidRPr="00646833" w:rsidRDefault="00C44C9B" w:rsidP="00E91EDC">
            <w:pPr>
              <w:keepNext/>
              <w:jc w:val="center"/>
              <w:rPr>
                <w:rFonts w:asciiTheme="minorHAnsi" w:hAnsiTheme="minorHAnsi"/>
                <w:sz w:val="18"/>
                <w:szCs w:val="18"/>
              </w:rPr>
            </w:pPr>
            <w:r w:rsidRPr="00646833">
              <w:rPr>
                <w:rFonts w:asciiTheme="minorHAnsi" w:hAnsiTheme="minorHAnsi"/>
                <w:sz w:val="18"/>
                <w:szCs w:val="18"/>
              </w:rPr>
              <w:t>02</w:t>
            </w:r>
          </w:p>
        </w:tc>
        <w:tc>
          <w:tcPr>
            <w:tcW w:w="2247" w:type="pct"/>
            <w:vAlign w:val="center"/>
          </w:tcPr>
          <w:p w14:paraId="0146474B" w14:textId="3EA7BA65" w:rsidR="00C44C9B" w:rsidRPr="00646833" w:rsidRDefault="00C44C9B" w:rsidP="004064BB">
            <w:pPr>
              <w:keepNext/>
              <w:rPr>
                <w:rFonts w:asciiTheme="minorHAnsi" w:hAnsiTheme="minorHAnsi"/>
                <w:sz w:val="18"/>
                <w:szCs w:val="18"/>
              </w:rPr>
            </w:pPr>
            <w:r w:rsidRPr="00646833">
              <w:rPr>
                <w:rFonts w:asciiTheme="minorHAnsi" w:hAnsiTheme="minorHAnsi"/>
                <w:sz w:val="18"/>
                <w:szCs w:val="18"/>
              </w:rPr>
              <w:t xml:space="preserve">Winter Setup Method </w:t>
            </w:r>
            <w:r w:rsidR="004064BB">
              <w:rPr>
                <w:rFonts w:asciiTheme="minorHAnsi" w:hAnsiTheme="minorHAnsi"/>
                <w:sz w:val="18"/>
                <w:szCs w:val="18"/>
              </w:rPr>
              <w:t>A</w:t>
            </w:r>
            <w:r w:rsidRPr="00646833">
              <w:rPr>
                <w:rFonts w:asciiTheme="minorHAnsi" w:hAnsiTheme="minorHAnsi"/>
                <w:sz w:val="18"/>
                <w:szCs w:val="18"/>
              </w:rPr>
              <w:t xml:space="preserve">pplicability </w:t>
            </w:r>
            <w:r w:rsidR="004064BB">
              <w:rPr>
                <w:rFonts w:asciiTheme="minorHAnsi" w:hAnsiTheme="minorHAnsi"/>
                <w:sz w:val="18"/>
                <w:szCs w:val="18"/>
              </w:rPr>
              <w:t>S</w:t>
            </w:r>
            <w:r w:rsidRPr="00646833">
              <w:rPr>
                <w:rFonts w:asciiTheme="minorHAnsi" w:hAnsiTheme="minorHAnsi"/>
                <w:sz w:val="18"/>
                <w:szCs w:val="18"/>
              </w:rPr>
              <w:t>tatus</w:t>
            </w:r>
          </w:p>
        </w:tc>
        <w:tc>
          <w:tcPr>
            <w:tcW w:w="2500" w:type="pct"/>
            <w:vAlign w:val="center"/>
          </w:tcPr>
          <w:p w14:paraId="0146474C" w14:textId="77777777" w:rsidR="00C44C9B" w:rsidRPr="00646833" w:rsidRDefault="00C44C9B" w:rsidP="004A5476">
            <w:pPr>
              <w:keepNext/>
              <w:rPr>
                <w:rFonts w:asciiTheme="minorHAnsi" w:hAnsiTheme="minorHAnsi"/>
                <w:sz w:val="18"/>
                <w:szCs w:val="18"/>
              </w:rPr>
            </w:pPr>
          </w:p>
        </w:tc>
      </w:tr>
      <w:tr w:rsidR="00C44C9B" w:rsidRPr="004A5476" w14:paraId="01464751" w14:textId="77777777" w:rsidTr="00E91EDC">
        <w:trPr>
          <w:cantSplit/>
          <w:trHeight w:val="288"/>
        </w:trPr>
        <w:tc>
          <w:tcPr>
            <w:tcW w:w="253" w:type="pct"/>
            <w:vAlign w:val="center"/>
          </w:tcPr>
          <w:p w14:paraId="0146474E" w14:textId="77777777" w:rsidR="00C44C9B" w:rsidRPr="00646833" w:rsidRDefault="00C44C9B" w:rsidP="00E91EDC">
            <w:pPr>
              <w:keepNext/>
              <w:jc w:val="center"/>
              <w:rPr>
                <w:rFonts w:asciiTheme="minorHAnsi" w:hAnsiTheme="minorHAnsi"/>
                <w:sz w:val="18"/>
                <w:szCs w:val="18"/>
              </w:rPr>
            </w:pPr>
            <w:r w:rsidRPr="00646833">
              <w:rPr>
                <w:rFonts w:asciiTheme="minorHAnsi" w:hAnsiTheme="minorHAnsi"/>
                <w:sz w:val="18"/>
                <w:szCs w:val="18"/>
              </w:rPr>
              <w:t>03</w:t>
            </w:r>
          </w:p>
        </w:tc>
        <w:tc>
          <w:tcPr>
            <w:tcW w:w="4747" w:type="pct"/>
            <w:gridSpan w:val="2"/>
            <w:vAlign w:val="center"/>
          </w:tcPr>
          <w:p w14:paraId="0146474F" w14:textId="77777777" w:rsidR="00C44C9B" w:rsidRPr="004064BB" w:rsidRDefault="00C44C9B" w:rsidP="004A5476">
            <w:pPr>
              <w:keepNext/>
              <w:rPr>
                <w:rFonts w:asciiTheme="minorHAnsi" w:hAnsiTheme="minorHAnsi"/>
                <w:b/>
                <w:sz w:val="18"/>
                <w:szCs w:val="18"/>
              </w:rPr>
            </w:pPr>
            <w:r w:rsidRPr="004064BB">
              <w:rPr>
                <w:rFonts w:asciiTheme="minorHAnsi" w:hAnsiTheme="minorHAnsi"/>
                <w:b/>
                <w:sz w:val="18"/>
                <w:szCs w:val="18"/>
              </w:rPr>
              <w:t>The responsible person's</w:t>
            </w:r>
            <w:r w:rsidRPr="004064BB" w:rsidDel="00EA7925">
              <w:rPr>
                <w:rFonts w:asciiTheme="minorHAnsi" w:hAnsiTheme="minorHAnsi"/>
                <w:b/>
                <w:sz w:val="18"/>
                <w:szCs w:val="18"/>
              </w:rPr>
              <w:t xml:space="preserve"> </w:t>
            </w:r>
            <w:r w:rsidRPr="004064BB">
              <w:rPr>
                <w:rFonts w:asciiTheme="minorHAnsi" w:hAnsiTheme="minorHAnsi"/>
                <w:b/>
                <w:sz w:val="18"/>
                <w:szCs w:val="18"/>
              </w:rPr>
              <w:t>signature on this document indicates confirmation that the installed model number is currently listed as approved for Winter Setup Method on the Energy Commission website:</w:t>
            </w:r>
          </w:p>
          <w:p w14:paraId="01464750" w14:textId="3F621F4F" w:rsidR="00C44C9B" w:rsidRPr="007E687C" w:rsidRDefault="0095575F" w:rsidP="004A5476">
            <w:pPr>
              <w:pStyle w:val="CommentText"/>
              <w:rPr>
                <w:rFonts w:asciiTheme="minorHAnsi" w:hAnsiTheme="minorHAnsi"/>
                <w:sz w:val="18"/>
                <w:szCs w:val="18"/>
              </w:rPr>
            </w:pPr>
            <w:ins w:id="0" w:author="Alhabibi, Haider@Energy" w:date="2021-12-08T16:39:00Z">
              <w:r>
                <w:rPr>
                  <w:rFonts w:asciiTheme="minorHAnsi" w:hAnsiTheme="minorHAnsi"/>
                  <w:sz w:val="18"/>
                  <w:szCs w:val="18"/>
                </w:rPr>
                <w:fldChar w:fldCharType="begin"/>
              </w:r>
              <w:r>
                <w:rPr>
                  <w:rFonts w:asciiTheme="minorHAnsi" w:hAnsiTheme="minorHAnsi"/>
                  <w:sz w:val="18"/>
                  <w:szCs w:val="18"/>
                </w:rPr>
                <w:instrText xml:space="preserve"> HYPERLINK "" </w:instrText>
              </w:r>
              <w:r>
                <w:rPr>
                  <w:rFonts w:asciiTheme="minorHAnsi" w:hAnsiTheme="minorHAnsi"/>
                  <w:sz w:val="18"/>
                  <w:szCs w:val="18"/>
                </w:rPr>
                <w:fldChar w:fldCharType="separate"/>
              </w:r>
            </w:ins>
            <w:del w:id="1" w:author="Alhabibi, Haider@Energy" w:date="2021-12-08T16:39:00Z">
              <w:r w:rsidRPr="00EE2CA9" w:rsidDel="0095575F">
                <w:rPr>
                  <w:rStyle w:val="Hyperlink"/>
                  <w:rFonts w:asciiTheme="minorHAnsi" w:hAnsiTheme="minorHAnsi"/>
                  <w:sz w:val="18"/>
                  <w:szCs w:val="18"/>
                </w:rPr>
                <w:delText>http://www.energy.ca.gov/title24/2008standards/special_case_appliance/</w:delText>
              </w:r>
            </w:del>
            <w:ins w:id="2" w:author="Alhabibi, Haider@Energy" w:date="2021-12-08T16:39:00Z">
              <w:r>
                <w:rPr>
                  <w:rFonts w:asciiTheme="minorHAnsi" w:hAnsiTheme="minorHAnsi"/>
                  <w:sz w:val="18"/>
                  <w:szCs w:val="18"/>
                </w:rPr>
                <w:fldChar w:fldCharType="end"/>
              </w:r>
              <w:r w:rsidRPr="0095575F">
                <w:rPr>
                  <w:rFonts w:asciiTheme="minorHAnsi" w:hAnsiTheme="minorHAnsi"/>
                  <w:sz w:val="18"/>
                  <w:szCs w:val="18"/>
                </w:rPr>
                <w:t>https://www.energy.ca.gov/rules-and-regulations/building-energy-efficiency/manufacturer-certification-building-equipment</w:t>
              </w:r>
            </w:ins>
          </w:p>
        </w:tc>
      </w:tr>
    </w:tbl>
    <w:p w14:paraId="01464753" w14:textId="77777777" w:rsidR="00C44C9B" w:rsidRPr="00E91EDC" w:rsidRDefault="00C44C9B" w:rsidP="00C44C9B">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46"/>
        <w:gridCol w:w="4849"/>
        <w:gridCol w:w="5395"/>
      </w:tblGrid>
      <w:tr w:rsidR="00C44C9B" w:rsidRPr="004A5476" w14:paraId="01464756" w14:textId="77777777" w:rsidTr="004A5476">
        <w:trPr>
          <w:cantSplit/>
          <w:trHeight w:val="288"/>
        </w:trPr>
        <w:tc>
          <w:tcPr>
            <w:tcW w:w="5000" w:type="pct"/>
            <w:gridSpan w:val="3"/>
          </w:tcPr>
          <w:p w14:paraId="01464754" w14:textId="573F7F7C" w:rsidR="00C44C9B" w:rsidRPr="00E91EDC" w:rsidRDefault="00C44C9B" w:rsidP="004A5476">
            <w:pPr>
              <w:keepNext/>
              <w:rPr>
                <w:rFonts w:asciiTheme="minorHAnsi" w:hAnsiTheme="minorHAnsi"/>
                <w:b/>
                <w:szCs w:val="18"/>
              </w:rPr>
            </w:pPr>
            <w:r w:rsidRPr="00E91EDC">
              <w:rPr>
                <w:rFonts w:asciiTheme="minorHAnsi" w:hAnsiTheme="minorHAnsi"/>
                <w:b/>
                <w:szCs w:val="18"/>
              </w:rPr>
              <w:lastRenderedPageBreak/>
              <w:t xml:space="preserve">C. Instrument Calibration – </w:t>
            </w:r>
          </w:p>
          <w:p w14:paraId="01464755" w14:textId="0E73B72D" w:rsidR="00C44C9B" w:rsidRPr="004A5476" w:rsidRDefault="0081741A" w:rsidP="004A5476">
            <w:pPr>
              <w:keepNext/>
              <w:rPr>
                <w:rFonts w:asciiTheme="minorHAnsi" w:hAnsiTheme="minorHAnsi"/>
                <w:sz w:val="18"/>
                <w:szCs w:val="18"/>
              </w:rPr>
            </w:pPr>
            <w:r w:rsidRPr="006B5833">
              <w:rPr>
                <w:rFonts w:asciiTheme="minorHAnsi" w:hAnsiTheme="minorHAnsi"/>
                <w:sz w:val="18"/>
                <w:szCs w:val="18"/>
              </w:rPr>
              <w:t>HERS Raters are required to calibrate their diagnostic tools.</w:t>
            </w:r>
            <w:r>
              <w:rPr>
                <w:rFonts w:asciiTheme="minorHAnsi" w:hAnsiTheme="minorHAnsi"/>
                <w:sz w:val="18"/>
                <w:szCs w:val="18"/>
              </w:rPr>
              <w:t xml:space="preserve"> </w:t>
            </w:r>
            <w:r w:rsidR="00C44C9B" w:rsidRPr="004A5476">
              <w:rPr>
                <w:rFonts w:asciiTheme="minorHAnsi" w:hAnsiTheme="minorHAnsi"/>
                <w:sz w:val="18"/>
                <w:szCs w:val="18"/>
              </w:rPr>
              <w:t>Procedures for instrument calibration are given in Reference Residential Appendix RA3.2.2 and RA3.2.2.2</w:t>
            </w:r>
            <w:r>
              <w:rPr>
                <w:rFonts w:asciiTheme="minorHAnsi" w:hAnsiTheme="minorHAnsi"/>
                <w:sz w:val="18"/>
                <w:szCs w:val="18"/>
              </w:rPr>
              <w:t>.</w:t>
            </w:r>
          </w:p>
        </w:tc>
      </w:tr>
      <w:tr w:rsidR="00C44C9B" w:rsidRPr="004A5476" w14:paraId="0146475A" w14:textId="77777777" w:rsidTr="00E91EDC">
        <w:trPr>
          <w:cantSplit/>
          <w:trHeight w:val="288"/>
        </w:trPr>
        <w:tc>
          <w:tcPr>
            <w:tcW w:w="253" w:type="pct"/>
            <w:vAlign w:val="center"/>
          </w:tcPr>
          <w:p w14:paraId="01464757" w14:textId="77777777" w:rsidR="00C44C9B" w:rsidRPr="004A5476" w:rsidRDefault="00C44C9B" w:rsidP="00E91EDC">
            <w:pPr>
              <w:keepNext/>
              <w:jc w:val="center"/>
              <w:rPr>
                <w:rFonts w:asciiTheme="minorHAnsi" w:hAnsiTheme="minorHAnsi"/>
                <w:sz w:val="18"/>
                <w:szCs w:val="18"/>
              </w:rPr>
            </w:pPr>
            <w:r w:rsidRPr="004A5476">
              <w:rPr>
                <w:rFonts w:asciiTheme="minorHAnsi" w:hAnsiTheme="minorHAnsi"/>
                <w:sz w:val="18"/>
                <w:szCs w:val="18"/>
              </w:rPr>
              <w:t>01</w:t>
            </w:r>
          </w:p>
        </w:tc>
        <w:tc>
          <w:tcPr>
            <w:tcW w:w="2247" w:type="pct"/>
            <w:vAlign w:val="center"/>
          </w:tcPr>
          <w:p w14:paraId="01464758" w14:textId="43A68D68" w:rsidR="00C44C9B" w:rsidRPr="004A5476" w:rsidRDefault="00C44C9B" w:rsidP="004A5476">
            <w:pPr>
              <w:keepNext/>
              <w:rPr>
                <w:rFonts w:asciiTheme="minorHAnsi" w:hAnsiTheme="minorHAnsi"/>
                <w:sz w:val="18"/>
                <w:szCs w:val="18"/>
              </w:rPr>
            </w:pPr>
            <w:r w:rsidRPr="004A5476">
              <w:rPr>
                <w:rFonts w:asciiTheme="minorHAnsi" w:hAnsiTheme="minorHAnsi"/>
                <w:sz w:val="18"/>
                <w:szCs w:val="18"/>
              </w:rPr>
              <w:t>Date of Digital Refrigerant Gauge Calibration</w:t>
            </w:r>
          </w:p>
        </w:tc>
        <w:tc>
          <w:tcPr>
            <w:tcW w:w="2500" w:type="pct"/>
            <w:vAlign w:val="center"/>
          </w:tcPr>
          <w:p w14:paraId="01464759" w14:textId="77777777" w:rsidR="00C44C9B" w:rsidRPr="004A5476" w:rsidRDefault="00C44C9B" w:rsidP="004A5476">
            <w:pPr>
              <w:keepNext/>
              <w:rPr>
                <w:rFonts w:asciiTheme="minorHAnsi" w:hAnsiTheme="minorHAnsi"/>
                <w:sz w:val="18"/>
                <w:szCs w:val="18"/>
              </w:rPr>
            </w:pPr>
          </w:p>
        </w:tc>
      </w:tr>
      <w:tr w:rsidR="00C44C9B" w:rsidRPr="004A5476" w14:paraId="0146475E" w14:textId="77777777" w:rsidTr="00E91EDC">
        <w:trPr>
          <w:cantSplit/>
          <w:trHeight w:val="288"/>
        </w:trPr>
        <w:tc>
          <w:tcPr>
            <w:tcW w:w="253" w:type="pct"/>
            <w:vAlign w:val="center"/>
          </w:tcPr>
          <w:p w14:paraId="0146475B" w14:textId="77777777" w:rsidR="00C44C9B" w:rsidRPr="004A5476" w:rsidRDefault="00C44C9B" w:rsidP="00E91EDC">
            <w:pPr>
              <w:keepNext/>
              <w:jc w:val="center"/>
              <w:rPr>
                <w:rFonts w:asciiTheme="minorHAnsi" w:hAnsiTheme="minorHAnsi"/>
                <w:sz w:val="18"/>
                <w:szCs w:val="18"/>
              </w:rPr>
            </w:pPr>
            <w:r w:rsidRPr="004A5476">
              <w:rPr>
                <w:rFonts w:asciiTheme="minorHAnsi" w:hAnsiTheme="minorHAnsi"/>
                <w:sz w:val="18"/>
                <w:szCs w:val="18"/>
              </w:rPr>
              <w:t>02</w:t>
            </w:r>
          </w:p>
        </w:tc>
        <w:tc>
          <w:tcPr>
            <w:tcW w:w="2247" w:type="pct"/>
            <w:vAlign w:val="center"/>
          </w:tcPr>
          <w:p w14:paraId="0146475C" w14:textId="678BAB04" w:rsidR="00C44C9B" w:rsidRPr="004A5476" w:rsidRDefault="00C44C9B" w:rsidP="004A5476">
            <w:pPr>
              <w:keepNext/>
              <w:rPr>
                <w:rFonts w:asciiTheme="minorHAnsi" w:hAnsiTheme="minorHAnsi"/>
                <w:sz w:val="18"/>
                <w:szCs w:val="18"/>
              </w:rPr>
            </w:pPr>
            <w:r w:rsidRPr="004A5476">
              <w:rPr>
                <w:rFonts w:asciiTheme="minorHAnsi" w:hAnsiTheme="minorHAnsi"/>
                <w:sz w:val="18"/>
                <w:szCs w:val="18"/>
              </w:rPr>
              <w:t>Date of Digital Thermocouple Calibration</w:t>
            </w:r>
          </w:p>
        </w:tc>
        <w:tc>
          <w:tcPr>
            <w:tcW w:w="2500" w:type="pct"/>
            <w:vAlign w:val="center"/>
          </w:tcPr>
          <w:p w14:paraId="0146475D" w14:textId="77777777" w:rsidR="00C44C9B" w:rsidRPr="004A5476" w:rsidRDefault="00C44C9B" w:rsidP="004A5476">
            <w:pPr>
              <w:keepNext/>
              <w:rPr>
                <w:rFonts w:asciiTheme="minorHAnsi" w:hAnsiTheme="minorHAnsi"/>
                <w:sz w:val="18"/>
                <w:szCs w:val="18"/>
              </w:rPr>
            </w:pPr>
          </w:p>
        </w:tc>
      </w:tr>
      <w:tr w:rsidR="00C44C9B" w:rsidRPr="004A5476" w14:paraId="01464762" w14:textId="77777777" w:rsidTr="00E91EDC">
        <w:trPr>
          <w:cantSplit/>
          <w:trHeight w:val="288"/>
        </w:trPr>
        <w:tc>
          <w:tcPr>
            <w:tcW w:w="253" w:type="pct"/>
            <w:vAlign w:val="center"/>
          </w:tcPr>
          <w:p w14:paraId="0146475F" w14:textId="77777777" w:rsidR="00C44C9B" w:rsidRPr="004A5476" w:rsidRDefault="00C44C9B" w:rsidP="00E91EDC">
            <w:pPr>
              <w:keepNext/>
              <w:jc w:val="center"/>
              <w:rPr>
                <w:rFonts w:asciiTheme="minorHAnsi" w:hAnsiTheme="minorHAnsi"/>
                <w:sz w:val="18"/>
                <w:szCs w:val="18"/>
              </w:rPr>
            </w:pPr>
            <w:r w:rsidRPr="004A5476">
              <w:rPr>
                <w:rFonts w:asciiTheme="minorHAnsi" w:hAnsiTheme="minorHAnsi"/>
                <w:sz w:val="18"/>
                <w:szCs w:val="18"/>
              </w:rPr>
              <w:t>03</w:t>
            </w:r>
          </w:p>
        </w:tc>
        <w:tc>
          <w:tcPr>
            <w:tcW w:w="2247" w:type="pct"/>
            <w:vAlign w:val="center"/>
          </w:tcPr>
          <w:p w14:paraId="01464760" w14:textId="742CA94B" w:rsidR="00C44C9B" w:rsidRPr="004A5476" w:rsidRDefault="00C44C9B" w:rsidP="004A5476">
            <w:pPr>
              <w:keepNext/>
              <w:rPr>
                <w:rFonts w:asciiTheme="minorHAnsi" w:hAnsiTheme="minorHAnsi"/>
                <w:sz w:val="18"/>
                <w:szCs w:val="18"/>
              </w:rPr>
            </w:pPr>
            <w:r w:rsidRPr="004A5476">
              <w:rPr>
                <w:rFonts w:asciiTheme="minorHAnsi" w:hAnsiTheme="minorHAnsi"/>
                <w:sz w:val="18"/>
                <w:szCs w:val="18"/>
              </w:rPr>
              <w:t>Digital Refrigerant Gauge Calibration Status</w:t>
            </w:r>
          </w:p>
        </w:tc>
        <w:tc>
          <w:tcPr>
            <w:tcW w:w="2500" w:type="pct"/>
            <w:vAlign w:val="center"/>
          </w:tcPr>
          <w:p w14:paraId="01464761" w14:textId="77777777" w:rsidR="00C44C9B" w:rsidRPr="004A5476" w:rsidRDefault="00C44C9B" w:rsidP="004A5476">
            <w:pPr>
              <w:keepNext/>
              <w:rPr>
                <w:rFonts w:asciiTheme="minorHAnsi" w:hAnsiTheme="minorHAnsi"/>
                <w:sz w:val="18"/>
                <w:szCs w:val="18"/>
              </w:rPr>
            </w:pPr>
          </w:p>
        </w:tc>
      </w:tr>
      <w:tr w:rsidR="00C44C9B" w:rsidRPr="004A5476" w14:paraId="01464766" w14:textId="77777777" w:rsidTr="00E91EDC">
        <w:trPr>
          <w:cantSplit/>
          <w:trHeight w:val="288"/>
        </w:trPr>
        <w:tc>
          <w:tcPr>
            <w:tcW w:w="253" w:type="pct"/>
            <w:vAlign w:val="center"/>
          </w:tcPr>
          <w:p w14:paraId="01464763" w14:textId="77777777" w:rsidR="00C44C9B" w:rsidRPr="004A5476" w:rsidRDefault="00C44C9B" w:rsidP="00E91EDC">
            <w:pPr>
              <w:keepNext/>
              <w:jc w:val="center"/>
              <w:rPr>
                <w:rFonts w:asciiTheme="minorHAnsi" w:hAnsiTheme="minorHAnsi"/>
                <w:sz w:val="18"/>
                <w:szCs w:val="18"/>
              </w:rPr>
            </w:pPr>
            <w:r w:rsidRPr="004A5476">
              <w:rPr>
                <w:rFonts w:asciiTheme="minorHAnsi" w:hAnsiTheme="minorHAnsi"/>
                <w:sz w:val="18"/>
                <w:szCs w:val="18"/>
              </w:rPr>
              <w:t>04</w:t>
            </w:r>
          </w:p>
        </w:tc>
        <w:tc>
          <w:tcPr>
            <w:tcW w:w="2247" w:type="pct"/>
            <w:vAlign w:val="center"/>
          </w:tcPr>
          <w:p w14:paraId="01464764" w14:textId="70679136" w:rsidR="00C44C9B" w:rsidRPr="004A5476" w:rsidRDefault="00C44C9B" w:rsidP="004A5476">
            <w:pPr>
              <w:keepNext/>
              <w:rPr>
                <w:rFonts w:asciiTheme="minorHAnsi" w:hAnsiTheme="minorHAnsi"/>
                <w:sz w:val="18"/>
                <w:szCs w:val="18"/>
              </w:rPr>
            </w:pPr>
            <w:r w:rsidRPr="004A5476">
              <w:rPr>
                <w:rFonts w:asciiTheme="minorHAnsi" w:hAnsiTheme="minorHAnsi"/>
                <w:sz w:val="18"/>
                <w:szCs w:val="18"/>
              </w:rPr>
              <w:t>Digital Thermocouple Calibration Status</w:t>
            </w:r>
          </w:p>
        </w:tc>
        <w:tc>
          <w:tcPr>
            <w:tcW w:w="2500" w:type="pct"/>
            <w:vAlign w:val="center"/>
          </w:tcPr>
          <w:p w14:paraId="01464765" w14:textId="77777777" w:rsidR="00C44C9B" w:rsidRPr="004A5476" w:rsidRDefault="00C44C9B" w:rsidP="004A5476">
            <w:pPr>
              <w:keepNext/>
              <w:rPr>
                <w:rFonts w:asciiTheme="minorHAnsi" w:hAnsiTheme="minorHAnsi"/>
                <w:sz w:val="18"/>
                <w:szCs w:val="18"/>
              </w:rPr>
            </w:pPr>
          </w:p>
        </w:tc>
      </w:tr>
    </w:tbl>
    <w:p w14:paraId="01464767" w14:textId="77777777" w:rsidR="00C44C9B" w:rsidRPr="00E91EDC" w:rsidRDefault="00C44C9B" w:rsidP="00C44C9B">
      <w:pPr>
        <w:pStyle w:val="Header"/>
        <w:tabs>
          <w:tab w:val="clear" w:pos="4320"/>
          <w:tab w:val="clear" w:pos="8640"/>
        </w:tabs>
        <w:rPr>
          <w:rFonts w:asciiTheme="minorHAnsi" w:hAnsiTheme="minorHAnsi"/>
          <w:szCs w:val="18"/>
        </w:rPr>
      </w:pPr>
    </w:p>
    <w:tbl>
      <w:tblPr>
        <w:tblW w:w="5043" w:type="pct"/>
        <w:tblInd w:w="-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44"/>
        <w:gridCol w:w="4997"/>
        <w:gridCol w:w="5442"/>
      </w:tblGrid>
      <w:tr w:rsidR="00C44C9B" w:rsidRPr="004A5476" w14:paraId="0146476A" w14:textId="77777777" w:rsidTr="004A5476">
        <w:trPr>
          <w:cantSplit/>
          <w:trHeight w:val="288"/>
        </w:trPr>
        <w:tc>
          <w:tcPr>
            <w:tcW w:w="5000" w:type="pct"/>
            <w:gridSpan w:val="3"/>
            <w:vAlign w:val="center"/>
          </w:tcPr>
          <w:p w14:paraId="01464768" w14:textId="441DF108" w:rsidR="00C44C9B" w:rsidRPr="00E91EDC" w:rsidRDefault="00C44C9B" w:rsidP="004A5476">
            <w:pPr>
              <w:pStyle w:val="Header"/>
              <w:keepNext/>
              <w:tabs>
                <w:tab w:val="clear" w:pos="4320"/>
                <w:tab w:val="clear" w:pos="8640"/>
              </w:tabs>
              <w:rPr>
                <w:rFonts w:asciiTheme="minorHAnsi" w:hAnsiTheme="minorHAnsi"/>
                <w:b/>
                <w:szCs w:val="18"/>
              </w:rPr>
            </w:pPr>
            <w:r w:rsidRPr="00E91EDC">
              <w:rPr>
                <w:rFonts w:asciiTheme="minorHAnsi" w:hAnsiTheme="minorHAnsi"/>
                <w:b/>
                <w:szCs w:val="18"/>
              </w:rPr>
              <w:t>D. Measurement Access Hole (MAH) Verification</w:t>
            </w:r>
          </w:p>
          <w:p w14:paraId="01464769" w14:textId="3B1FCC45" w:rsidR="00C44C9B" w:rsidRPr="004A5476" w:rsidRDefault="0081741A" w:rsidP="004A5476">
            <w:pPr>
              <w:pStyle w:val="Header"/>
              <w:keepNext/>
              <w:tabs>
                <w:tab w:val="clear" w:pos="4320"/>
                <w:tab w:val="clear" w:pos="8640"/>
              </w:tabs>
              <w:rPr>
                <w:rFonts w:asciiTheme="minorHAnsi" w:hAnsiTheme="minorHAnsi"/>
                <w:sz w:val="18"/>
                <w:szCs w:val="18"/>
              </w:rPr>
            </w:pPr>
            <w:r w:rsidRPr="006B5833">
              <w:rPr>
                <w:rFonts w:asciiTheme="minorHAnsi" w:hAnsiTheme="minorHAnsi"/>
                <w:sz w:val="18"/>
                <w:szCs w:val="18"/>
              </w:rPr>
              <w:t>HERS Raters are required to visually field verify MAH.</w:t>
            </w:r>
            <w:r>
              <w:rPr>
                <w:rFonts w:asciiTheme="minorHAnsi" w:hAnsiTheme="minorHAnsi"/>
                <w:sz w:val="18"/>
                <w:szCs w:val="18"/>
              </w:rPr>
              <w:t xml:space="preserve"> </w:t>
            </w:r>
            <w:r w:rsidR="00C44C9B" w:rsidRPr="009847DD">
              <w:rPr>
                <w:rFonts w:asciiTheme="minorHAnsi" w:hAnsiTheme="minorHAnsi"/>
                <w:sz w:val="18"/>
                <w:szCs w:val="18"/>
              </w:rPr>
              <w:t>Procedures for installing MAH are specified in Reference Residential Appendix RA3.2.2.3</w:t>
            </w:r>
            <w:r w:rsidRPr="009847DD">
              <w:rPr>
                <w:rFonts w:asciiTheme="minorHAnsi" w:hAnsiTheme="minorHAnsi"/>
                <w:sz w:val="18"/>
                <w:szCs w:val="18"/>
              </w:rPr>
              <w:t>.</w:t>
            </w:r>
          </w:p>
        </w:tc>
      </w:tr>
      <w:tr w:rsidR="00C44C9B" w:rsidRPr="004A5476" w14:paraId="0146476E" w14:textId="77777777" w:rsidTr="001E0FEF">
        <w:trPr>
          <w:cantSplit/>
          <w:trHeight w:val="288"/>
        </w:trPr>
        <w:tc>
          <w:tcPr>
            <w:tcW w:w="204" w:type="pct"/>
            <w:vAlign w:val="center"/>
          </w:tcPr>
          <w:p w14:paraId="0146476B" w14:textId="77777777" w:rsidR="00C44C9B" w:rsidRPr="004A5476" w:rsidRDefault="00C44C9B" w:rsidP="00EE79B8">
            <w:pPr>
              <w:pStyle w:val="IndexHeading"/>
              <w:keepNext/>
              <w:jc w:val="center"/>
              <w:rPr>
                <w:rFonts w:asciiTheme="minorHAnsi" w:hAnsiTheme="minorHAnsi"/>
                <w:b w:val="0"/>
                <w:bCs/>
                <w:sz w:val="18"/>
                <w:szCs w:val="18"/>
              </w:rPr>
            </w:pPr>
            <w:r w:rsidRPr="004A5476">
              <w:rPr>
                <w:rFonts w:asciiTheme="minorHAnsi" w:hAnsiTheme="minorHAnsi"/>
                <w:b w:val="0"/>
                <w:bCs/>
                <w:sz w:val="18"/>
                <w:szCs w:val="18"/>
              </w:rPr>
              <w:t>01</w:t>
            </w:r>
          </w:p>
        </w:tc>
        <w:tc>
          <w:tcPr>
            <w:tcW w:w="2296" w:type="pct"/>
            <w:tcMar>
              <w:left w:w="115" w:type="dxa"/>
              <w:right w:w="101" w:type="dxa"/>
            </w:tcMar>
            <w:vAlign w:val="center"/>
          </w:tcPr>
          <w:p w14:paraId="0146476C" w14:textId="503AC545" w:rsidR="00C44C9B" w:rsidRPr="004A5476" w:rsidRDefault="00C44C9B" w:rsidP="004064BB">
            <w:pPr>
              <w:keepNext/>
              <w:rPr>
                <w:rFonts w:asciiTheme="minorHAnsi" w:hAnsiTheme="minorHAnsi"/>
                <w:sz w:val="18"/>
                <w:szCs w:val="18"/>
              </w:rPr>
            </w:pPr>
            <w:r w:rsidRPr="004A5476">
              <w:rPr>
                <w:rFonts w:asciiTheme="minorHAnsi" w:hAnsiTheme="minorHAnsi"/>
                <w:sz w:val="18"/>
                <w:szCs w:val="18"/>
              </w:rPr>
              <w:t xml:space="preserve">Method </w:t>
            </w:r>
            <w:r w:rsidR="004064BB">
              <w:rPr>
                <w:rFonts w:asciiTheme="minorHAnsi" w:hAnsiTheme="minorHAnsi"/>
                <w:sz w:val="18"/>
                <w:szCs w:val="18"/>
              </w:rPr>
              <w:t>U</w:t>
            </w:r>
            <w:r w:rsidRPr="004A5476">
              <w:rPr>
                <w:rFonts w:asciiTheme="minorHAnsi" w:hAnsiTheme="minorHAnsi"/>
                <w:sz w:val="18"/>
                <w:szCs w:val="18"/>
              </w:rPr>
              <w:t xml:space="preserve">sed to </w:t>
            </w:r>
            <w:r w:rsidR="004064BB">
              <w:rPr>
                <w:rFonts w:asciiTheme="minorHAnsi" w:hAnsiTheme="minorHAnsi"/>
                <w:sz w:val="18"/>
                <w:szCs w:val="18"/>
              </w:rPr>
              <w:t>D</w:t>
            </w:r>
            <w:r w:rsidRPr="004A5476">
              <w:rPr>
                <w:rFonts w:asciiTheme="minorHAnsi" w:hAnsiTheme="minorHAnsi"/>
                <w:sz w:val="18"/>
                <w:szCs w:val="18"/>
              </w:rPr>
              <w:t xml:space="preserve">emonstrate </w:t>
            </w:r>
            <w:r w:rsidR="004064BB">
              <w:rPr>
                <w:rFonts w:asciiTheme="minorHAnsi" w:hAnsiTheme="minorHAnsi"/>
                <w:sz w:val="18"/>
                <w:szCs w:val="18"/>
              </w:rPr>
              <w:t>C</w:t>
            </w:r>
            <w:r w:rsidRPr="004A5476">
              <w:rPr>
                <w:rFonts w:asciiTheme="minorHAnsi" w:hAnsiTheme="minorHAnsi"/>
                <w:sz w:val="18"/>
                <w:szCs w:val="18"/>
              </w:rPr>
              <w:t xml:space="preserve">ompliance with the Measurement Access Hole (MAH) </w:t>
            </w:r>
            <w:r w:rsidR="004064BB">
              <w:rPr>
                <w:rFonts w:asciiTheme="minorHAnsi" w:hAnsiTheme="minorHAnsi"/>
                <w:sz w:val="18"/>
                <w:szCs w:val="18"/>
              </w:rPr>
              <w:t>R</w:t>
            </w:r>
            <w:r w:rsidRPr="004A5476">
              <w:rPr>
                <w:rFonts w:asciiTheme="minorHAnsi" w:hAnsiTheme="minorHAnsi"/>
                <w:sz w:val="18"/>
                <w:szCs w:val="18"/>
              </w:rPr>
              <w:t>equirement</w:t>
            </w:r>
          </w:p>
        </w:tc>
        <w:tc>
          <w:tcPr>
            <w:tcW w:w="2500" w:type="pct"/>
            <w:tcMar>
              <w:left w:w="115" w:type="dxa"/>
              <w:right w:w="101" w:type="dxa"/>
            </w:tcMar>
            <w:vAlign w:val="center"/>
          </w:tcPr>
          <w:p w14:paraId="0146476D" w14:textId="77777777" w:rsidR="00C44C9B" w:rsidRPr="004A5476" w:rsidRDefault="00C44C9B" w:rsidP="004A5476">
            <w:pPr>
              <w:keepNext/>
              <w:rPr>
                <w:rFonts w:asciiTheme="minorHAnsi" w:hAnsiTheme="minorHAnsi"/>
                <w:sz w:val="18"/>
                <w:szCs w:val="18"/>
              </w:rPr>
            </w:pPr>
          </w:p>
        </w:tc>
      </w:tr>
    </w:tbl>
    <w:p w14:paraId="0146476F" w14:textId="77777777" w:rsidR="00C44C9B" w:rsidRDefault="00C44C9B" w:rsidP="00C44C9B">
      <w:pPr>
        <w:pStyle w:val="Header"/>
        <w:tabs>
          <w:tab w:val="clear" w:pos="4320"/>
          <w:tab w:val="clear" w:pos="8640"/>
          <w:tab w:val="left" w:pos="360"/>
        </w:tabs>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8"/>
        <w:gridCol w:w="2734"/>
        <w:gridCol w:w="3172"/>
        <w:gridCol w:w="4409"/>
        <w:gridCol w:w="17"/>
      </w:tblGrid>
      <w:tr w:rsidR="00DC677B" w:rsidRPr="0005715F" w14:paraId="57C19D2D" w14:textId="77777777" w:rsidTr="00DC677B">
        <w:trPr>
          <w:cantSplit/>
          <w:trHeight w:val="432"/>
        </w:trPr>
        <w:tc>
          <w:tcPr>
            <w:tcW w:w="5000" w:type="pct"/>
            <w:gridSpan w:val="5"/>
            <w:tcBorders>
              <w:top w:val="single" w:sz="4" w:space="0" w:color="auto"/>
              <w:left w:val="single" w:sz="4" w:space="0" w:color="auto"/>
              <w:bottom w:val="single" w:sz="4" w:space="0" w:color="auto"/>
              <w:right w:val="single" w:sz="4" w:space="0" w:color="auto"/>
            </w:tcBorders>
            <w:vAlign w:val="center"/>
          </w:tcPr>
          <w:p w14:paraId="6F48C834" w14:textId="77777777" w:rsidR="00DC677B" w:rsidRPr="00BC1E29" w:rsidRDefault="00DC677B" w:rsidP="00DC677B">
            <w:pPr>
              <w:keepNext/>
              <w:rPr>
                <w:rFonts w:ascii="Calibri" w:hAnsi="Calibri"/>
                <w:b/>
              </w:rPr>
            </w:pPr>
            <w:r w:rsidRPr="00BC1E29">
              <w:rPr>
                <w:rFonts w:ascii="Calibri" w:hAnsi="Calibri"/>
                <w:b/>
              </w:rPr>
              <w:t>E. Minimum System Airflow Rate Verification</w:t>
            </w:r>
          </w:p>
          <w:p w14:paraId="563559C4" w14:textId="77777777" w:rsidR="00DC677B" w:rsidRPr="0005715F" w:rsidRDefault="00DC677B" w:rsidP="00DC677B">
            <w:pPr>
              <w:keepNext/>
              <w:rPr>
                <w:rFonts w:ascii="Calibri" w:hAnsi="Calibri"/>
              </w:rPr>
            </w:pPr>
            <w:r w:rsidRPr="0005715F">
              <w:rPr>
                <w:rFonts w:ascii="Calibri" w:hAnsi="Calibri"/>
              </w:rPr>
              <w:t>Procedures for verifying minimum system airflow are specified in Reference Residential Appendix RA3.3.3.</w:t>
            </w:r>
          </w:p>
        </w:tc>
      </w:tr>
      <w:tr w:rsidR="00DC677B" w:rsidRPr="006A3EEB" w14:paraId="2F49A337" w14:textId="77777777" w:rsidTr="00DC677B">
        <w:tblPrEx>
          <w:tblLook w:val="00A0" w:firstRow="1" w:lastRow="0" w:firstColumn="1" w:lastColumn="0" w:noHBand="0" w:noVBand="0"/>
        </w:tblPrEx>
        <w:trPr>
          <w:gridAfter w:val="1"/>
          <w:wAfter w:w="8" w:type="pct"/>
          <w:cantSplit/>
          <w:trHeight w:val="305"/>
        </w:trPr>
        <w:tc>
          <w:tcPr>
            <w:tcW w:w="1479" w:type="pct"/>
            <w:gridSpan w:val="2"/>
            <w:vAlign w:val="center"/>
          </w:tcPr>
          <w:p w14:paraId="39B7B38B" w14:textId="77777777" w:rsidR="00DC677B" w:rsidRPr="006A3EEB" w:rsidRDefault="00DC677B" w:rsidP="00DC677B">
            <w:pPr>
              <w:keepNext/>
              <w:jc w:val="center"/>
              <w:rPr>
                <w:rFonts w:ascii="Calibri" w:hAnsi="Calibri"/>
                <w:sz w:val="18"/>
                <w:szCs w:val="18"/>
              </w:rPr>
            </w:pPr>
            <w:r>
              <w:rPr>
                <w:rFonts w:ascii="Calibri" w:hAnsi="Calibri"/>
                <w:sz w:val="18"/>
                <w:szCs w:val="18"/>
              </w:rPr>
              <w:t>01</w:t>
            </w:r>
          </w:p>
        </w:tc>
        <w:tc>
          <w:tcPr>
            <w:tcW w:w="1470" w:type="pct"/>
          </w:tcPr>
          <w:p w14:paraId="576FC06C" w14:textId="77777777" w:rsidR="00DC677B" w:rsidRDefault="00DC677B" w:rsidP="00DC677B">
            <w:pPr>
              <w:keepNext/>
              <w:jc w:val="center"/>
              <w:rPr>
                <w:rFonts w:ascii="Calibri" w:hAnsi="Calibri"/>
                <w:sz w:val="18"/>
                <w:szCs w:val="18"/>
              </w:rPr>
            </w:pPr>
            <w:r>
              <w:rPr>
                <w:rFonts w:ascii="Calibri" w:hAnsi="Calibri"/>
                <w:sz w:val="18"/>
                <w:szCs w:val="18"/>
              </w:rPr>
              <w:t>02</w:t>
            </w:r>
          </w:p>
        </w:tc>
        <w:tc>
          <w:tcPr>
            <w:tcW w:w="2043" w:type="pct"/>
            <w:vAlign w:val="center"/>
          </w:tcPr>
          <w:p w14:paraId="7535E2C5" w14:textId="77777777" w:rsidR="00DC677B" w:rsidRPr="006A3EEB" w:rsidRDefault="00DC677B" w:rsidP="00DC677B">
            <w:pPr>
              <w:keepNext/>
              <w:jc w:val="center"/>
              <w:rPr>
                <w:rFonts w:ascii="Calibri" w:hAnsi="Calibri"/>
                <w:sz w:val="18"/>
                <w:szCs w:val="18"/>
              </w:rPr>
            </w:pPr>
            <w:r>
              <w:rPr>
                <w:rFonts w:ascii="Calibri" w:hAnsi="Calibri"/>
                <w:sz w:val="18"/>
                <w:szCs w:val="18"/>
              </w:rPr>
              <w:t>03</w:t>
            </w:r>
          </w:p>
        </w:tc>
      </w:tr>
      <w:tr w:rsidR="00DC677B" w:rsidRPr="006A3EEB" w14:paraId="620B04B4" w14:textId="77777777" w:rsidTr="00DC677B">
        <w:tblPrEx>
          <w:tblLook w:val="00A0" w:firstRow="1" w:lastRow="0" w:firstColumn="1" w:lastColumn="0" w:noHBand="0" w:noVBand="0"/>
        </w:tblPrEx>
        <w:trPr>
          <w:gridAfter w:val="1"/>
          <w:wAfter w:w="8" w:type="pct"/>
          <w:cantSplit/>
          <w:trHeight w:val="882"/>
        </w:trPr>
        <w:tc>
          <w:tcPr>
            <w:tcW w:w="1479" w:type="pct"/>
            <w:gridSpan w:val="2"/>
            <w:tcBorders>
              <w:top w:val="nil"/>
            </w:tcBorders>
            <w:vAlign w:val="bottom"/>
          </w:tcPr>
          <w:p w14:paraId="3707545D" w14:textId="77777777" w:rsidR="00DC677B" w:rsidRPr="006A3EEB" w:rsidRDefault="00DC677B" w:rsidP="00DC677B">
            <w:pPr>
              <w:keepNext/>
              <w:jc w:val="center"/>
              <w:rPr>
                <w:rFonts w:ascii="Calibri" w:hAnsi="Calibri"/>
                <w:sz w:val="18"/>
                <w:szCs w:val="18"/>
              </w:rPr>
            </w:pPr>
            <w:r w:rsidRPr="00442EA4">
              <w:rPr>
                <w:rFonts w:ascii="Calibri" w:hAnsi="Calibri"/>
                <w:sz w:val="18"/>
                <w:szCs w:val="18"/>
              </w:rPr>
              <w:t>Indoor Unit Name or Description of Area Served</w:t>
            </w:r>
          </w:p>
        </w:tc>
        <w:tc>
          <w:tcPr>
            <w:tcW w:w="1470" w:type="pct"/>
            <w:tcBorders>
              <w:top w:val="nil"/>
            </w:tcBorders>
            <w:vAlign w:val="bottom"/>
          </w:tcPr>
          <w:p w14:paraId="2F3C5664" w14:textId="77777777" w:rsidR="00DC677B" w:rsidRPr="00810703" w:rsidRDefault="00DC677B" w:rsidP="00DC677B">
            <w:pPr>
              <w:keepNext/>
              <w:jc w:val="center"/>
              <w:rPr>
                <w:rFonts w:ascii="Calibri" w:hAnsi="Calibri"/>
                <w:sz w:val="18"/>
                <w:szCs w:val="18"/>
              </w:rPr>
            </w:pPr>
            <w:r w:rsidRPr="00810703">
              <w:rPr>
                <w:rFonts w:ascii="Calibri" w:hAnsi="Calibri"/>
                <w:sz w:val="18"/>
                <w:szCs w:val="18"/>
              </w:rPr>
              <w:t>Minimum Required System Airflow Rate (cfm)</w:t>
            </w:r>
          </w:p>
        </w:tc>
        <w:tc>
          <w:tcPr>
            <w:tcW w:w="2043" w:type="pct"/>
            <w:tcBorders>
              <w:top w:val="nil"/>
            </w:tcBorders>
            <w:vAlign w:val="bottom"/>
          </w:tcPr>
          <w:p w14:paraId="38CB15AB" w14:textId="77777777" w:rsidR="00DC677B" w:rsidRPr="006A3EEB" w:rsidRDefault="00DC677B" w:rsidP="00DC677B">
            <w:pPr>
              <w:keepNext/>
              <w:jc w:val="center"/>
              <w:rPr>
                <w:rFonts w:ascii="Calibri" w:hAnsi="Calibri"/>
                <w:sz w:val="18"/>
                <w:szCs w:val="18"/>
              </w:rPr>
            </w:pPr>
            <w:r w:rsidRPr="005A5F9A">
              <w:rPr>
                <w:rFonts w:ascii="Calibri" w:hAnsi="Calibri"/>
                <w:sz w:val="18"/>
                <w:szCs w:val="18"/>
              </w:rPr>
              <w:t>System Airflow Rate Verification Status</w:t>
            </w:r>
          </w:p>
        </w:tc>
      </w:tr>
      <w:tr w:rsidR="00DC677B" w:rsidRPr="006A3EEB" w14:paraId="5C646F04" w14:textId="77777777" w:rsidTr="00DC677B">
        <w:tblPrEx>
          <w:tblLook w:val="00A0" w:firstRow="1" w:lastRow="0" w:firstColumn="1" w:lastColumn="0" w:noHBand="0" w:noVBand="0"/>
        </w:tblPrEx>
        <w:trPr>
          <w:gridAfter w:val="1"/>
          <w:wAfter w:w="8" w:type="pct"/>
          <w:cantSplit/>
          <w:trHeight w:val="305"/>
        </w:trPr>
        <w:tc>
          <w:tcPr>
            <w:tcW w:w="1479" w:type="pct"/>
            <w:gridSpan w:val="2"/>
          </w:tcPr>
          <w:p w14:paraId="5BC06773" w14:textId="77777777" w:rsidR="00DC677B" w:rsidRPr="00654A92" w:rsidRDefault="00DC677B" w:rsidP="00DC677B">
            <w:pPr>
              <w:keepNext/>
              <w:rPr>
                <w:rFonts w:ascii="Calibri" w:hAnsi="Calibri"/>
                <w:sz w:val="14"/>
                <w:szCs w:val="14"/>
              </w:rPr>
            </w:pPr>
          </w:p>
        </w:tc>
        <w:tc>
          <w:tcPr>
            <w:tcW w:w="1470" w:type="pct"/>
          </w:tcPr>
          <w:p w14:paraId="7F4D7C7E" w14:textId="77777777" w:rsidR="00DC677B" w:rsidRPr="00654A92" w:rsidRDefault="00DC677B" w:rsidP="00DC677B">
            <w:pPr>
              <w:keepNext/>
              <w:rPr>
                <w:rFonts w:ascii="Calibri" w:hAnsi="Calibri"/>
                <w:sz w:val="14"/>
                <w:szCs w:val="14"/>
              </w:rPr>
            </w:pPr>
          </w:p>
        </w:tc>
        <w:tc>
          <w:tcPr>
            <w:tcW w:w="2043" w:type="pct"/>
          </w:tcPr>
          <w:p w14:paraId="5AADE62F" w14:textId="77777777" w:rsidR="00DC677B" w:rsidRPr="006A3EEB" w:rsidRDefault="00DC677B" w:rsidP="00DC677B">
            <w:pPr>
              <w:keepNext/>
              <w:spacing w:afterLines="60" w:after="144"/>
              <w:ind w:left="720"/>
              <w:rPr>
                <w:rFonts w:ascii="Calibri" w:hAnsi="Calibri"/>
                <w:sz w:val="16"/>
                <w:szCs w:val="16"/>
              </w:rPr>
            </w:pPr>
          </w:p>
        </w:tc>
      </w:tr>
      <w:tr w:rsidR="00DC677B" w:rsidRPr="006A3EEB" w14:paraId="6226868C" w14:textId="77777777" w:rsidTr="00DC677B">
        <w:tblPrEx>
          <w:tblLook w:val="00A0" w:firstRow="1" w:lastRow="0" w:firstColumn="1" w:lastColumn="0" w:noHBand="0" w:noVBand="0"/>
        </w:tblPrEx>
        <w:trPr>
          <w:gridAfter w:val="1"/>
          <w:wAfter w:w="8" w:type="pct"/>
          <w:cantSplit/>
          <w:trHeight w:val="314"/>
        </w:trPr>
        <w:tc>
          <w:tcPr>
            <w:tcW w:w="1479" w:type="pct"/>
            <w:gridSpan w:val="2"/>
          </w:tcPr>
          <w:p w14:paraId="1403D368" w14:textId="77777777" w:rsidR="00DC677B" w:rsidRPr="006A3EEB" w:rsidRDefault="00DC677B" w:rsidP="00DC677B">
            <w:pPr>
              <w:keepNext/>
              <w:rPr>
                <w:rFonts w:ascii="Calibri" w:hAnsi="Calibri"/>
                <w:sz w:val="16"/>
                <w:szCs w:val="16"/>
              </w:rPr>
            </w:pPr>
          </w:p>
        </w:tc>
        <w:tc>
          <w:tcPr>
            <w:tcW w:w="1470" w:type="pct"/>
          </w:tcPr>
          <w:p w14:paraId="71D20648" w14:textId="77777777" w:rsidR="00DC677B" w:rsidRPr="006A3EEB" w:rsidRDefault="00DC677B" w:rsidP="00DC677B">
            <w:pPr>
              <w:keepNext/>
              <w:rPr>
                <w:rFonts w:ascii="Calibri" w:hAnsi="Calibri"/>
                <w:sz w:val="16"/>
                <w:szCs w:val="16"/>
              </w:rPr>
            </w:pPr>
          </w:p>
        </w:tc>
        <w:tc>
          <w:tcPr>
            <w:tcW w:w="2043" w:type="pct"/>
          </w:tcPr>
          <w:p w14:paraId="2147FFA1" w14:textId="77777777" w:rsidR="00DC677B" w:rsidRPr="006A3EEB" w:rsidRDefault="00DC677B" w:rsidP="00DC677B">
            <w:pPr>
              <w:keepNext/>
              <w:rPr>
                <w:rFonts w:ascii="Calibri" w:hAnsi="Calibri"/>
                <w:sz w:val="16"/>
                <w:szCs w:val="16"/>
              </w:rPr>
            </w:pPr>
          </w:p>
        </w:tc>
      </w:tr>
      <w:tr w:rsidR="00DC677B" w:rsidRPr="00BC1E29" w14:paraId="1D74B0AD" w14:textId="77777777" w:rsidTr="00DC677B">
        <w:trPr>
          <w:gridAfter w:val="1"/>
          <w:wAfter w:w="8" w:type="pct"/>
          <w:trHeight w:val="260"/>
        </w:trPr>
        <w:tc>
          <w:tcPr>
            <w:tcW w:w="212" w:type="pct"/>
            <w:vAlign w:val="center"/>
          </w:tcPr>
          <w:p w14:paraId="7B049880" w14:textId="77777777" w:rsidR="00DC677B" w:rsidRPr="00BC1E29" w:rsidRDefault="00DC677B" w:rsidP="00DC677B">
            <w:pPr>
              <w:keepNext/>
              <w:jc w:val="center"/>
              <w:rPr>
                <w:rFonts w:ascii="Calibri" w:hAnsi="Calibri"/>
              </w:rPr>
            </w:pPr>
            <w:r>
              <w:rPr>
                <w:rFonts w:ascii="Calibri" w:hAnsi="Calibri"/>
              </w:rPr>
              <w:t>04</w:t>
            </w:r>
          </w:p>
        </w:tc>
        <w:tc>
          <w:tcPr>
            <w:tcW w:w="4780" w:type="pct"/>
            <w:gridSpan w:val="3"/>
          </w:tcPr>
          <w:p w14:paraId="7A5B5910" w14:textId="77777777" w:rsidR="00DC677B" w:rsidRPr="00BC1E29" w:rsidRDefault="00DC677B" w:rsidP="00DC677B">
            <w:pPr>
              <w:keepNext/>
              <w:rPr>
                <w:rFonts w:ascii="Calibri" w:hAnsi="Calibri"/>
              </w:rPr>
            </w:pPr>
            <w:r w:rsidRPr="00C9301F">
              <w:rPr>
                <w:rFonts w:ascii="Calibri" w:hAnsi="Calibri"/>
                <w:sz w:val="18"/>
              </w:rPr>
              <w:t xml:space="preserve">Compliance Statement: </w:t>
            </w:r>
          </w:p>
        </w:tc>
      </w:tr>
      <w:tr w:rsidR="00DC677B" w:rsidRPr="006A3EEB" w14:paraId="4E9721F9" w14:textId="77777777" w:rsidTr="00DC677B">
        <w:tblPrEx>
          <w:tblLook w:val="00A0" w:firstRow="1" w:lastRow="0" w:firstColumn="1" w:lastColumn="0" w:noHBand="0" w:noVBand="0"/>
        </w:tblPrEx>
        <w:trPr>
          <w:gridAfter w:val="1"/>
          <w:wAfter w:w="8" w:type="pct"/>
          <w:cantSplit/>
        </w:trPr>
        <w:tc>
          <w:tcPr>
            <w:tcW w:w="4992" w:type="pct"/>
            <w:gridSpan w:val="4"/>
          </w:tcPr>
          <w:p w14:paraId="20AAAC0D" w14:textId="77777777" w:rsidR="00DC677B" w:rsidRPr="006A3EEB" w:rsidRDefault="00DC677B" w:rsidP="00DC677B">
            <w:pPr>
              <w:rPr>
                <w:rFonts w:ascii="Calibri" w:hAnsi="Calibri"/>
                <w:sz w:val="18"/>
                <w:szCs w:val="18"/>
              </w:rPr>
            </w:pPr>
            <w:r w:rsidRPr="006A3EEB">
              <w:rPr>
                <w:rFonts w:ascii="Calibri" w:hAnsi="Calibri"/>
                <w:sz w:val="18"/>
                <w:szCs w:val="18"/>
              </w:rPr>
              <w:t>Notes:</w:t>
            </w:r>
          </w:p>
        </w:tc>
      </w:tr>
    </w:tbl>
    <w:p w14:paraId="41825EA9" w14:textId="77777777" w:rsidR="00DC677B" w:rsidRPr="00E91EDC" w:rsidRDefault="00DC677B" w:rsidP="00C44C9B">
      <w:pPr>
        <w:pStyle w:val="Header"/>
        <w:tabs>
          <w:tab w:val="clear" w:pos="4320"/>
          <w:tab w:val="clear" w:pos="8640"/>
          <w:tab w:val="left" w:pos="360"/>
        </w:tabs>
        <w:rPr>
          <w:rFonts w:asciiTheme="minorHAnsi" w:hAnsiTheme="minorHAnsi"/>
          <w:szCs w:val="18"/>
        </w:rPr>
      </w:pPr>
    </w:p>
    <w:p w14:paraId="0146477B" w14:textId="77777777" w:rsidR="00C44C9B" w:rsidRPr="00E91EDC" w:rsidRDefault="00C44C9B" w:rsidP="00C44C9B">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70"/>
        <w:gridCol w:w="4825"/>
        <w:gridCol w:w="5395"/>
      </w:tblGrid>
      <w:tr w:rsidR="00C44C9B" w:rsidRPr="004A5476" w14:paraId="0146477E" w14:textId="77777777" w:rsidTr="004A5476">
        <w:trPr>
          <w:cantSplit/>
          <w:trHeight w:val="288"/>
        </w:trPr>
        <w:tc>
          <w:tcPr>
            <w:tcW w:w="5000" w:type="pct"/>
            <w:gridSpan w:val="3"/>
            <w:vAlign w:val="center"/>
          </w:tcPr>
          <w:p w14:paraId="0146477C" w14:textId="597D85AE" w:rsidR="00C44C9B" w:rsidRPr="00E91EDC" w:rsidRDefault="00C44C9B" w:rsidP="004A5476">
            <w:pPr>
              <w:rPr>
                <w:rFonts w:asciiTheme="minorHAnsi" w:hAnsiTheme="minorHAnsi"/>
                <w:b/>
                <w:szCs w:val="18"/>
              </w:rPr>
            </w:pPr>
            <w:r w:rsidRPr="00E91EDC">
              <w:rPr>
                <w:rFonts w:asciiTheme="minorHAnsi" w:hAnsiTheme="minorHAnsi"/>
                <w:b/>
                <w:szCs w:val="18"/>
              </w:rPr>
              <w:t>F. Data Collection and Calculations</w:t>
            </w:r>
          </w:p>
          <w:p w14:paraId="0146477D" w14:textId="04611684" w:rsidR="00C44C9B" w:rsidRPr="00E91EDC" w:rsidRDefault="0081741A" w:rsidP="004A5476">
            <w:pPr>
              <w:rPr>
                <w:rFonts w:asciiTheme="minorHAnsi" w:hAnsiTheme="minorHAnsi"/>
                <w:sz w:val="18"/>
                <w:szCs w:val="18"/>
              </w:rPr>
            </w:pPr>
            <w:r w:rsidRPr="006B5833">
              <w:rPr>
                <w:rFonts w:asciiTheme="minorHAnsi" w:hAnsiTheme="minorHAnsi"/>
                <w:sz w:val="18"/>
                <w:szCs w:val="18"/>
              </w:rPr>
              <w:t>HERS Rater must independently collect all data in this section</w:t>
            </w:r>
            <w:r>
              <w:rPr>
                <w:rFonts w:asciiTheme="minorHAnsi" w:hAnsiTheme="minorHAnsi"/>
                <w:sz w:val="18"/>
                <w:szCs w:val="18"/>
              </w:rPr>
              <w:t>.</w:t>
            </w:r>
            <w:r w:rsidRPr="00E91EDC">
              <w:rPr>
                <w:rFonts w:asciiTheme="minorHAnsi" w:hAnsiTheme="minorHAnsi"/>
                <w:sz w:val="18"/>
                <w:szCs w:val="18"/>
              </w:rPr>
              <w:t xml:space="preserve"> </w:t>
            </w:r>
            <w:r w:rsidR="00C44C9B" w:rsidRPr="00E91EDC">
              <w:rPr>
                <w:rFonts w:asciiTheme="minorHAnsi" w:hAnsiTheme="minorHAnsi"/>
                <w:sz w:val="18"/>
                <w:szCs w:val="18"/>
              </w:rPr>
              <w:t>Procedures for determining Refrigerant Charge using the Standard Charge Verification Procedure are given in</w:t>
            </w:r>
            <w:r w:rsidR="004A5476" w:rsidRPr="00E91EDC">
              <w:rPr>
                <w:rFonts w:asciiTheme="minorHAnsi" w:hAnsiTheme="minorHAnsi"/>
                <w:sz w:val="18"/>
                <w:szCs w:val="18"/>
              </w:rPr>
              <w:t xml:space="preserve"> </w:t>
            </w:r>
            <w:r w:rsidR="00C44C9B" w:rsidRPr="00E91EDC">
              <w:rPr>
                <w:rFonts w:asciiTheme="minorHAnsi" w:hAnsiTheme="minorHAnsi"/>
                <w:sz w:val="18"/>
                <w:szCs w:val="18"/>
              </w:rPr>
              <w:t>RA3.2.2.</w:t>
            </w:r>
          </w:p>
        </w:tc>
      </w:tr>
      <w:tr w:rsidR="001E0FEF" w:rsidRPr="004A5476" w14:paraId="01464781" w14:textId="77777777" w:rsidTr="001E0FEF">
        <w:trPr>
          <w:cantSplit/>
          <w:trHeight w:val="288"/>
        </w:trPr>
        <w:tc>
          <w:tcPr>
            <w:tcW w:w="264" w:type="pct"/>
            <w:vAlign w:val="center"/>
          </w:tcPr>
          <w:p w14:paraId="0146477F" w14:textId="77777777" w:rsidR="001E0FEF" w:rsidRPr="004A5476" w:rsidRDefault="001E0FEF" w:rsidP="004A5476">
            <w:pPr>
              <w:rPr>
                <w:rFonts w:asciiTheme="minorHAnsi" w:hAnsiTheme="minorHAnsi"/>
                <w:sz w:val="18"/>
                <w:szCs w:val="18"/>
              </w:rPr>
            </w:pPr>
            <w:r w:rsidRPr="004A5476">
              <w:rPr>
                <w:rFonts w:asciiTheme="minorHAnsi" w:hAnsiTheme="minorHAnsi"/>
                <w:sz w:val="18"/>
                <w:szCs w:val="18"/>
              </w:rPr>
              <w:t>01</w:t>
            </w:r>
          </w:p>
        </w:tc>
        <w:tc>
          <w:tcPr>
            <w:tcW w:w="4736" w:type="pct"/>
            <w:gridSpan w:val="2"/>
            <w:vAlign w:val="center"/>
          </w:tcPr>
          <w:p w14:paraId="01464780" w14:textId="77777777" w:rsidR="001E0FEF" w:rsidRPr="004A5476" w:rsidRDefault="001E0FEF" w:rsidP="004A5476">
            <w:pPr>
              <w:rPr>
                <w:rFonts w:asciiTheme="minorHAnsi" w:hAnsiTheme="minorHAnsi"/>
                <w:sz w:val="18"/>
                <w:szCs w:val="18"/>
              </w:rPr>
            </w:pPr>
            <w:r w:rsidRPr="004A5476">
              <w:rPr>
                <w:rFonts w:asciiTheme="minorHAnsi" w:hAnsiTheme="minorHAnsi"/>
                <w:sz w:val="18"/>
                <w:szCs w:val="18"/>
              </w:rPr>
              <w:t>The responsible person's</w:t>
            </w:r>
            <w:r w:rsidRPr="004A5476" w:rsidDel="00EA7925">
              <w:rPr>
                <w:rFonts w:asciiTheme="minorHAnsi" w:hAnsiTheme="minorHAnsi"/>
                <w:sz w:val="18"/>
                <w:szCs w:val="18"/>
              </w:rPr>
              <w:t xml:space="preserve"> </w:t>
            </w:r>
            <w:r w:rsidRPr="004A5476">
              <w:rPr>
                <w:rFonts w:asciiTheme="minorHAnsi" w:hAnsiTheme="minorHAnsi"/>
                <w:sz w:val="18"/>
                <w:szCs w:val="18"/>
              </w:rPr>
              <w:t>signature on this document indicates confirmation that, with a Condenser Outlet Air Restrictor installed, and after system operation was stabilized for at least 15 minutes, throughout the data collection for this verification, the difference between the liquid line pressure and suction line pressure was maintained between 160 and 220 psi for R-410A systems, or between 100 and 145 psi for R-22 systems.</w:t>
            </w:r>
          </w:p>
        </w:tc>
      </w:tr>
      <w:tr w:rsidR="001E0FEF" w:rsidRPr="004A5476" w14:paraId="01464785" w14:textId="77777777" w:rsidTr="001E0FEF">
        <w:trPr>
          <w:cantSplit/>
          <w:trHeight w:val="288"/>
        </w:trPr>
        <w:tc>
          <w:tcPr>
            <w:tcW w:w="264" w:type="pct"/>
            <w:vAlign w:val="center"/>
          </w:tcPr>
          <w:p w14:paraId="01464782" w14:textId="77777777" w:rsidR="001E0FEF" w:rsidRPr="004A5476" w:rsidRDefault="001E0FEF" w:rsidP="004A5476">
            <w:pPr>
              <w:pStyle w:val="Header"/>
              <w:tabs>
                <w:tab w:val="clear" w:pos="4320"/>
                <w:tab w:val="clear" w:pos="8640"/>
              </w:tabs>
              <w:rPr>
                <w:rFonts w:asciiTheme="minorHAnsi" w:hAnsiTheme="minorHAnsi"/>
                <w:sz w:val="18"/>
                <w:szCs w:val="18"/>
              </w:rPr>
            </w:pPr>
            <w:r w:rsidRPr="004A5476">
              <w:rPr>
                <w:rFonts w:asciiTheme="minorHAnsi" w:hAnsiTheme="minorHAnsi"/>
                <w:sz w:val="18"/>
                <w:szCs w:val="18"/>
              </w:rPr>
              <w:t>02</w:t>
            </w:r>
          </w:p>
        </w:tc>
        <w:tc>
          <w:tcPr>
            <w:tcW w:w="2236" w:type="pct"/>
            <w:vAlign w:val="center"/>
          </w:tcPr>
          <w:p w14:paraId="01464783" w14:textId="6BABCD09" w:rsidR="001E0FEF" w:rsidRPr="004A5476" w:rsidRDefault="001E0FEF" w:rsidP="00EE79B8">
            <w:pPr>
              <w:pStyle w:val="Header"/>
              <w:tabs>
                <w:tab w:val="clear" w:pos="4320"/>
                <w:tab w:val="clear" w:pos="8640"/>
              </w:tabs>
              <w:rPr>
                <w:rFonts w:asciiTheme="minorHAnsi" w:hAnsiTheme="minorHAnsi"/>
                <w:sz w:val="18"/>
                <w:szCs w:val="18"/>
              </w:rPr>
            </w:pPr>
            <w:r w:rsidRPr="004A5476">
              <w:rPr>
                <w:rFonts w:asciiTheme="minorHAnsi" w:hAnsiTheme="minorHAnsi"/>
                <w:sz w:val="18"/>
                <w:szCs w:val="18"/>
              </w:rPr>
              <w:t xml:space="preserve">Lowest </w:t>
            </w:r>
            <w:r w:rsidR="004064BB">
              <w:rPr>
                <w:rFonts w:asciiTheme="minorHAnsi" w:hAnsiTheme="minorHAnsi"/>
                <w:sz w:val="18"/>
                <w:szCs w:val="18"/>
              </w:rPr>
              <w:t>R</w:t>
            </w:r>
            <w:r w:rsidRPr="004A5476">
              <w:rPr>
                <w:rFonts w:asciiTheme="minorHAnsi" w:hAnsiTheme="minorHAnsi"/>
                <w:sz w:val="18"/>
                <w:szCs w:val="18"/>
              </w:rPr>
              <w:t xml:space="preserve">eturn </w:t>
            </w:r>
            <w:r w:rsidR="004064BB">
              <w:rPr>
                <w:rFonts w:asciiTheme="minorHAnsi" w:hAnsiTheme="minorHAnsi"/>
                <w:sz w:val="18"/>
                <w:szCs w:val="18"/>
              </w:rPr>
              <w:t>A</w:t>
            </w:r>
            <w:r w:rsidRPr="004A5476">
              <w:rPr>
                <w:rFonts w:asciiTheme="minorHAnsi" w:hAnsiTheme="minorHAnsi"/>
                <w:sz w:val="18"/>
                <w:szCs w:val="18"/>
              </w:rPr>
              <w:t xml:space="preserve">ir </w:t>
            </w:r>
            <w:r w:rsidR="004064BB">
              <w:rPr>
                <w:rFonts w:asciiTheme="minorHAnsi" w:hAnsiTheme="minorHAnsi"/>
                <w:sz w:val="18"/>
                <w:szCs w:val="18"/>
              </w:rPr>
              <w:t>D</w:t>
            </w:r>
            <w:r w:rsidRPr="004A5476">
              <w:rPr>
                <w:rFonts w:asciiTheme="minorHAnsi" w:hAnsiTheme="minorHAnsi"/>
                <w:sz w:val="18"/>
                <w:szCs w:val="18"/>
              </w:rPr>
              <w:t>ry</w:t>
            </w:r>
            <w:r w:rsidR="000215D0">
              <w:rPr>
                <w:rFonts w:asciiTheme="minorHAnsi" w:hAnsiTheme="minorHAnsi"/>
                <w:sz w:val="18"/>
                <w:szCs w:val="18"/>
              </w:rPr>
              <w:t>-</w:t>
            </w:r>
            <w:r w:rsidRPr="004A5476">
              <w:rPr>
                <w:rFonts w:asciiTheme="minorHAnsi" w:hAnsiTheme="minorHAnsi"/>
                <w:sz w:val="18"/>
                <w:szCs w:val="18"/>
              </w:rPr>
              <w:t xml:space="preserve">bulb </w:t>
            </w:r>
            <w:r w:rsidR="004064BB">
              <w:rPr>
                <w:rFonts w:asciiTheme="minorHAnsi" w:hAnsiTheme="minorHAnsi"/>
                <w:sz w:val="18"/>
                <w:szCs w:val="18"/>
              </w:rPr>
              <w:t>T</w:t>
            </w:r>
            <w:r w:rsidRPr="004A5476">
              <w:rPr>
                <w:rFonts w:asciiTheme="minorHAnsi" w:hAnsiTheme="minorHAnsi"/>
                <w:sz w:val="18"/>
                <w:szCs w:val="18"/>
              </w:rPr>
              <w:t xml:space="preserve">emperature that </w:t>
            </w:r>
            <w:r w:rsidR="004064BB">
              <w:rPr>
                <w:rFonts w:asciiTheme="minorHAnsi" w:hAnsiTheme="minorHAnsi"/>
                <w:sz w:val="18"/>
                <w:szCs w:val="18"/>
              </w:rPr>
              <w:t>O</w:t>
            </w:r>
            <w:r w:rsidRPr="004A5476">
              <w:rPr>
                <w:rFonts w:asciiTheme="minorHAnsi" w:hAnsiTheme="minorHAnsi"/>
                <w:sz w:val="18"/>
                <w:szCs w:val="18"/>
              </w:rPr>
              <w:t xml:space="preserve">ccurred </w:t>
            </w:r>
            <w:r w:rsidR="0075419B">
              <w:rPr>
                <w:rFonts w:asciiTheme="minorHAnsi" w:hAnsiTheme="minorHAnsi"/>
                <w:sz w:val="18"/>
                <w:szCs w:val="18"/>
              </w:rPr>
              <w:t>D</w:t>
            </w:r>
            <w:r w:rsidRPr="004A5476">
              <w:rPr>
                <w:rFonts w:asciiTheme="minorHAnsi" w:hAnsiTheme="minorHAnsi"/>
                <w:sz w:val="18"/>
                <w:szCs w:val="18"/>
              </w:rPr>
              <w:t xml:space="preserve">uring the </w:t>
            </w:r>
            <w:r w:rsidR="0075419B">
              <w:rPr>
                <w:rFonts w:asciiTheme="minorHAnsi" w:hAnsiTheme="minorHAnsi"/>
                <w:sz w:val="18"/>
                <w:szCs w:val="18"/>
              </w:rPr>
              <w:t>R</w:t>
            </w:r>
            <w:r w:rsidRPr="004A5476">
              <w:rPr>
                <w:rFonts w:asciiTheme="minorHAnsi" w:hAnsiTheme="minorHAnsi"/>
                <w:sz w:val="18"/>
                <w:szCs w:val="18"/>
              </w:rPr>
              <w:t xml:space="preserve">efrigerant </w:t>
            </w:r>
            <w:r w:rsidR="0075419B">
              <w:rPr>
                <w:rFonts w:asciiTheme="minorHAnsi" w:hAnsiTheme="minorHAnsi"/>
                <w:sz w:val="18"/>
                <w:szCs w:val="18"/>
              </w:rPr>
              <w:t>C</w:t>
            </w:r>
            <w:r w:rsidRPr="004A5476">
              <w:rPr>
                <w:rFonts w:asciiTheme="minorHAnsi" w:hAnsiTheme="minorHAnsi"/>
                <w:sz w:val="18"/>
                <w:szCs w:val="18"/>
              </w:rPr>
              <w:t xml:space="preserve">harge </w:t>
            </w:r>
            <w:r w:rsidR="0075419B">
              <w:rPr>
                <w:rFonts w:asciiTheme="minorHAnsi" w:hAnsiTheme="minorHAnsi"/>
                <w:sz w:val="18"/>
                <w:szCs w:val="18"/>
              </w:rPr>
              <w:t>V</w:t>
            </w:r>
            <w:r w:rsidRPr="004A5476">
              <w:rPr>
                <w:rFonts w:asciiTheme="minorHAnsi" w:hAnsiTheme="minorHAnsi"/>
                <w:sz w:val="18"/>
                <w:szCs w:val="18"/>
              </w:rPr>
              <w:t xml:space="preserve">erification </w:t>
            </w:r>
            <w:r w:rsidR="0075419B">
              <w:rPr>
                <w:rFonts w:asciiTheme="minorHAnsi" w:hAnsiTheme="minorHAnsi"/>
                <w:sz w:val="18"/>
                <w:szCs w:val="18"/>
              </w:rPr>
              <w:t>P</w:t>
            </w:r>
            <w:r w:rsidRPr="004A5476">
              <w:rPr>
                <w:rFonts w:asciiTheme="minorHAnsi" w:hAnsiTheme="minorHAnsi"/>
                <w:sz w:val="18"/>
                <w:szCs w:val="18"/>
              </w:rPr>
              <w:t>rocedure (</w:t>
            </w:r>
            <w:r w:rsidR="00EE79B8">
              <w:rPr>
                <w:rFonts w:asciiTheme="minorHAnsi" w:hAnsiTheme="minorHAnsi"/>
                <w:sz w:val="18"/>
                <w:szCs w:val="18"/>
              </w:rPr>
              <w:t>°</w:t>
            </w:r>
            <w:r w:rsidRPr="004A5476">
              <w:rPr>
                <w:rFonts w:asciiTheme="minorHAnsi" w:hAnsiTheme="minorHAnsi"/>
                <w:sz w:val="18"/>
                <w:szCs w:val="18"/>
              </w:rPr>
              <w:t>F)</w:t>
            </w:r>
          </w:p>
        </w:tc>
        <w:tc>
          <w:tcPr>
            <w:tcW w:w="2500" w:type="pct"/>
            <w:vAlign w:val="center"/>
          </w:tcPr>
          <w:p w14:paraId="01464784" w14:textId="77777777" w:rsidR="001E0FEF" w:rsidRPr="004A5476" w:rsidRDefault="001E0FEF" w:rsidP="004A5476">
            <w:pPr>
              <w:rPr>
                <w:rFonts w:asciiTheme="minorHAnsi" w:hAnsiTheme="minorHAnsi"/>
                <w:sz w:val="18"/>
                <w:szCs w:val="18"/>
              </w:rPr>
            </w:pPr>
          </w:p>
        </w:tc>
      </w:tr>
      <w:tr w:rsidR="001E0FEF" w:rsidRPr="004A5476" w14:paraId="01464789" w14:textId="77777777" w:rsidTr="001E0FEF">
        <w:trPr>
          <w:cantSplit/>
          <w:trHeight w:val="288"/>
        </w:trPr>
        <w:tc>
          <w:tcPr>
            <w:tcW w:w="264" w:type="pct"/>
            <w:vAlign w:val="center"/>
          </w:tcPr>
          <w:p w14:paraId="01464786" w14:textId="77777777" w:rsidR="001E0FEF" w:rsidRPr="004A5476" w:rsidRDefault="001E0FEF" w:rsidP="004A5476">
            <w:pPr>
              <w:pStyle w:val="FootnoteText"/>
              <w:keepNext/>
              <w:rPr>
                <w:rFonts w:asciiTheme="minorHAnsi" w:hAnsiTheme="minorHAnsi"/>
                <w:sz w:val="18"/>
                <w:szCs w:val="18"/>
              </w:rPr>
            </w:pPr>
            <w:r w:rsidRPr="004A5476">
              <w:rPr>
                <w:rFonts w:asciiTheme="minorHAnsi" w:hAnsiTheme="minorHAnsi"/>
                <w:sz w:val="18"/>
                <w:szCs w:val="18"/>
              </w:rPr>
              <w:t>03</w:t>
            </w:r>
          </w:p>
        </w:tc>
        <w:tc>
          <w:tcPr>
            <w:tcW w:w="2236" w:type="pct"/>
            <w:vAlign w:val="center"/>
          </w:tcPr>
          <w:p w14:paraId="1AD741F2" w14:textId="37316430" w:rsidR="0075419B" w:rsidRDefault="001E0FEF" w:rsidP="0075419B">
            <w:pPr>
              <w:keepNext/>
              <w:rPr>
                <w:rFonts w:asciiTheme="minorHAnsi" w:hAnsiTheme="minorHAnsi"/>
                <w:sz w:val="18"/>
                <w:szCs w:val="18"/>
              </w:rPr>
            </w:pPr>
            <w:r w:rsidRPr="004A5476">
              <w:rPr>
                <w:rFonts w:asciiTheme="minorHAnsi" w:hAnsiTheme="minorHAnsi"/>
                <w:sz w:val="18"/>
                <w:szCs w:val="18"/>
              </w:rPr>
              <w:t xml:space="preserve">Measured Condenser </w:t>
            </w:r>
            <w:r w:rsidR="0075419B">
              <w:rPr>
                <w:rFonts w:asciiTheme="minorHAnsi" w:hAnsiTheme="minorHAnsi"/>
                <w:sz w:val="18"/>
                <w:szCs w:val="18"/>
              </w:rPr>
              <w:t>A</w:t>
            </w:r>
            <w:r w:rsidRPr="004A5476">
              <w:rPr>
                <w:rFonts w:asciiTheme="minorHAnsi" w:hAnsiTheme="minorHAnsi"/>
                <w:sz w:val="18"/>
                <w:szCs w:val="18"/>
              </w:rPr>
              <w:t xml:space="preserve">ir </w:t>
            </w:r>
            <w:r w:rsidR="0075419B">
              <w:rPr>
                <w:rFonts w:asciiTheme="minorHAnsi" w:hAnsiTheme="minorHAnsi"/>
                <w:sz w:val="18"/>
                <w:szCs w:val="18"/>
              </w:rPr>
              <w:t>E</w:t>
            </w:r>
            <w:r w:rsidRPr="004A5476">
              <w:rPr>
                <w:rFonts w:asciiTheme="minorHAnsi" w:hAnsiTheme="minorHAnsi"/>
                <w:sz w:val="18"/>
                <w:szCs w:val="18"/>
              </w:rPr>
              <w:t xml:space="preserve">ntering </w:t>
            </w:r>
            <w:r w:rsidR="0075419B">
              <w:rPr>
                <w:rFonts w:asciiTheme="minorHAnsi" w:hAnsiTheme="minorHAnsi"/>
                <w:sz w:val="18"/>
                <w:szCs w:val="18"/>
              </w:rPr>
              <w:t>D</w:t>
            </w:r>
            <w:r w:rsidRPr="004A5476">
              <w:rPr>
                <w:rFonts w:asciiTheme="minorHAnsi" w:hAnsiTheme="minorHAnsi"/>
                <w:sz w:val="18"/>
                <w:szCs w:val="18"/>
              </w:rPr>
              <w:t xml:space="preserve">ry-bulb </w:t>
            </w:r>
            <w:r w:rsidR="0075419B">
              <w:rPr>
                <w:rFonts w:asciiTheme="minorHAnsi" w:hAnsiTheme="minorHAnsi"/>
                <w:sz w:val="18"/>
                <w:szCs w:val="18"/>
              </w:rPr>
              <w:t>T</w:t>
            </w:r>
            <w:r w:rsidRPr="004A5476">
              <w:rPr>
                <w:rFonts w:asciiTheme="minorHAnsi" w:hAnsiTheme="minorHAnsi"/>
                <w:sz w:val="18"/>
                <w:szCs w:val="18"/>
              </w:rPr>
              <w:t xml:space="preserve">emperature </w:t>
            </w:r>
          </w:p>
          <w:p w14:paraId="01464787" w14:textId="23D0D890" w:rsidR="001E0FEF" w:rsidRPr="004A5476" w:rsidRDefault="001E0FEF" w:rsidP="0075419B">
            <w:pPr>
              <w:keepNext/>
              <w:rPr>
                <w:rFonts w:asciiTheme="minorHAnsi" w:hAnsiTheme="minorHAnsi"/>
                <w:sz w:val="18"/>
                <w:szCs w:val="18"/>
              </w:rPr>
            </w:pPr>
            <w:r w:rsidRPr="004A5476">
              <w:rPr>
                <w:rFonts w:asciiTheme="minorHAnsi" w:hAnsiTheme="minorHAnsi"/>
                <w:sz w:val="18"/>
                <w:szCs w:val="18"/>
              </w:rPr>
              <w:t xml:space="preserve">(T </w:t>
            </w:r>
            <w:r w:rsidRPr="004A5476">
              <w:rPr>
                <w:rFonts w:asciiTheme="minorHAnsi" w:hAnsiTheme="minorHAnsi"/>
                <w:sz w:val="18"/>
                <w:szCs w:val="18"/>
                <w:vertAlign w:val="subscript"/>
              </w:rPr>
              <w:t xml:space="preserve">condenser, </w:t>
            </w:r>
            <w:proofErr w:type="spellStart"/>
            <w:r w:rsidRPr="004A5476">
              <w:rPr>
                <w:rFonts w:asciiTheme="minorHAnsi" w:hAnsiTheme="minorHAnsi"/>
                <w:sz w:val="18"/>
                <w:szCs w:val="18"/>
                <w:vertAlign w:val="subscript"/>
              </w:rPr>
              <w:t>db</w:t>
            </w:r>
            <w:proofErr w:type="spellEnd"/>
            <w:r w:rsidRPr="004A5476">
              <w:rPr>
                <w:rFonts w:asciiTheme="minorHAnsi" w:hAnsiTheme="minorHAnsi"/>
                <w:sz w:val="18"/>
                <w:szCs w:val="18"/>
              </w:rPr>
              <w:t>)</w:t>
            </w:r>
          </w:p>
        </w:tc>
        <w:tc>
          <w:tcPr>
            <w:tcW w:w="2500" w:type="pct"/>
            <w:vAlign w:val="center"/>
          </w:tcPr>
          <w:p w14:paraId="01464788" w14:textId="77777777" w:rsidR="001E0FEF" w:rsidRPr="004A5476" w:rsidRDefault="001E0FEF" w:rsidP="004A5476">
            <w:pPr>
              <w:keepNext/>
              <w:rPr>
                <w:rFonts w:asciiTheme="minorHAnsi" w:hAnsiTheme="minorHAnsi"/>
                <w:sz w:val="18"/>
                <w:szCs w:val="18"/>
              </w:rPr>
            </w:pPr>
          </w:p>
        </w:tc>
      </w:tr>
      <w:tr w:rsidR="001E0FEF" w:rsidRPr="004A5476" w14:paraId="0146478D" w14:textId="77777777" w:rsidTr="001E0FEF">
        <w:trPr>
          <w:cantSplit/>
          <w:trHeight w:val="288"/>
        </w:trPr>
        <w:tc>
          <w:tcPr>
            <w:tcW w:w="264" w:type="pct"/>
            <w:vAlign w:val="center"/>
          </w:tcPr>
          <w:p w14:paraId="0146478A" w14:textId="77777777" w:rsidR="001E0FEF" w:rsidRPr="004A5476" w:rsidRDefault="001E0FEF" w:rsidP="004A5476">
            <w:pPr>
              <w:pStyle w:val="Header"/>
              <w:keepNext/>
              <w:tabs>
                <w:tab w:val="clear" w:pos="4320"/>
                <w:tab w:val="clear" w:pos="8640"/>
              </w:tabs>
              <w:rPr>
                <w:rFonts w:asciiTheme="minorHAnsi" w:hAnsiTheme="minorHAnsi"/>
                <w:sz w:val="18"/>
                <w:szCs w:val="18"/>
              </w:rPr>
            </w:pPr>
            <w:r w:rsidRPr="004A5476">
              <w:rPr>
                <w:rFonts w:asciiTheme="minorHAnsi" w:hAnsiTheme="minorHAnsi"/>
                <w:sz w:val="18"/>
                <w:szCs w:val="18"/>
              </w:rPr>
              <w:t>04</w:t>
            </w:r>
          </w:p>
        </w:tc>
        <w:tc>
          <w:tcPr>
            <w:tcW w:w="2236" w:type="pct"/>
            <w:vAlign w:val="center"/>
          </w:tcPr>
          <w:p w14:paraId="0146478B" w14:textId="1E10CC3B" w:rsidR="001E0FEF" w:rsidRPr="004A5476" w:rsidRDefault="001E0FEF" w:rsidP="004A5476">
            <w:pPr>
              <w:pStyle w:val="Header"/>
              <w:keepNext/>
              <w:tabs>
                <w:tab w:val="clear" w:pos="4320"/>
                <w:tab w:val="clear" w:pos="8640"/>
              </w:tabs>
              <w:rPr>
                <w:rFonts w:asciiTheme="minorHAnsi" w:hAnsiTheme="minorHAnsi"/>
                <w:sz w:val="18"/>
                <w:szCs w:val="18"/>
              </w:rPr>
            </w:pPr>
            <w:r w:rsidRPr="004A5476">
              <w:rPr>
                <w:rFonts w:asciiTheme="minorHAnsi" w:hAnsiTheme="minorHAnsi"/>
                <w:sz w:val="18"/>
                <w:szCs w:val="18"/>
              </w:rPr>
              <w:t>Outdoor Temperature Qualification Status</w:t>
            </w:r>
          </w:p>
        </w:tc>
        <w:tc>
          <w:tcPr>
            <w:tcW w:w="2500" w:type="pct"/>
            <w:vAlign w:val="center"/>
          </w:tcPr>
          <w:p w14:paraId="0146478C" w14:textId="77777777" w:rsidR="001E0FEF" w:rsidRPr="004A5476" w:rsidRDefault="001E0FEF" w:rsidP="004A5476">
            <w:pPr>
              <w:keepNext/>
              <w:rPr>
                <w:rFonts w:asciiTheme="minorHAnsi" w:hAnsiTheme="minorHAnsi"/>
                <w:sz w:val="18"/>
                <w:szCs w:val="18"/>
              </w:rPr>
            </w:pPr>
          </w:p>
        </w:tc>
      </w:tr>
      <w:tr w:rsidR="001E0FEF" w:rsidRPr="004A5476" w14:paraId="01464791" w14:textId="77777777" w:rsidTr="001E0FEF">
        <w:trPr>
          <w:cantSplit/>
          <w:trHeight w:val="288"/>
        </w:trPr>
        <w:tc>
          <w:tcPr>
            <w:tcW w:w="264" w:type="pct"/>
            <w:vAlign w:val="center"/>
          </w:tcPr>
          <w:p w14:paraId="0146478E" w14:textId="77777777" w:rsidR="001E0FEF" w:rsidRPr="004A5476" w:rsidRDefault="001E0FEF" w:rsidP="004A5476">
            <w:pPr>
              <w:pStyle w:val="FootnoteText"/>
              <w:rPr>
                <w:rFonts w:asciiTheme="minorHAnsi" w:hAnsiTheme="minorHAnsi"/>
                <w:sz w:val="18"/>
                <w:szCs w:val="18"/>
              </w:rPr>
            </w:pPr>
            <w:r w:rsidRPr="004A5476">
              <w:rPr>
                <w:rFonts w:asciiTheme="minorHAnsi" w:hAnsiTheme="minorHAnsi"/>
                <w:sz w:val="18"/>
                <w:szCs w:val="18"/>
              </w:rPr>
              <w:t>05</w:t>
            </w:r>
          </w:p>
        </w:tc>
        <w:tc>
          <w:tcPr>
            <w:tcW w:w="2236" w:type="pct"/>
            <w:vAlign w:val="center"/>
          </w:tcPr>
          <w:p w14:paraId="0146478F" w14:textId="38E5C343" w:rsidR="001E0FEF" w:rsidRPr="004A5476" w:rsidRDefault="001E0FEF" w:rsidP="00EE79B8">
            <w:pPr>
              <w:rPr>
                <w:rFonts w:asciiTheme="minorHAnsi" w:hAnsiTheme="minorHAnsi"/>
                <w:sz w:val="18"/>
                <w:szCs w:val="18"/>
              </w:rPr>
            </w:pPr>
            <w:r w:rsidRPr="004A5476">
              <w:rPr>
                <w:rFonts w:asciiTheme="minorHAnsi" w:hAnsiTheme="minorHAnsi"/>
                <w:sz w:val="18"/>
                <w:szCs w:val="18"/>
              </w:rPr>
              <w:t>Measured Liquid Line Temperature (</w:t>
            </w:r>
            <w:proofErr w:type="spellStart"/>
            <w:r w:rsidRPr="004A5476">
              <w:rPr>
                <w:rFonts w:asciiTheme="minorHAnsi" w:hAnsiTheme="minorHAnsi"/>
                <w:sz w:val="18"/>
                <w:szCs w:val="18"/>
              </w:rPr>
              <w:t>T</w:t>
            </w:r>
            <w:r w:rsidRPr="004A5476">
              <w:rPr>
                <w:rFonts w:asciiTheme="minorHAnsi" w:hAnsiTheme="minorHAnsi"/>
                <w:sz w:val="18"/>
                <w:szCs w:val="18"/>
                <w:vertAlign w:val="subscript"/>
              </w:rPr>
              <w:t>liquid</w:t>
            </w:r>
            <w:proofErr w:type="spellEnd"/>
            <w:r w:rsidRPr="004A5476">
              <w:rPr>
                <w:rFonts w:asciiTheme="minorHAnsi" w:hAnsiTheme="minorHAnsi"/>
                <w:sz w:val="18"/>
                <w:szCs w:val="18"/>
              </w:rPr>
              <w:t>) (</w:t>
            </w:r>
            <w:r w:rsidR="00EE79B8">
              <w:rPr>
                <w:rFonts w:asciiTheme="minorHAnsi" w:hAnsiTheme="minorHAnsi"/>
                <w:sz w:val="18"/>
                <w:szCs w:val="18"/>
              </w:rPr>
              <w:t>°</w:t>
            </w:r>
            <w:r w:rsidRPr="004A5476">
              <w:rPr>
                <w:rFonts w:asciiTheme="minorHAnsi" w:hAnsiTheme="minorHAnsi"/>
                <w:sz w:val="18"/>
                <w:szCs w:val="18"/>
              </w:rPr>
              <w:t>F)</w:t>
            </w:r>
          </w:p>
        </w:tc>
        <w:tc>
          <w:tcPr>
            <w:tcW w:w="2500" w:type="pct"/>
            <w:vAlign w:val="center"/>
          </w:tcPr>
          <w:p w14:paraId="01464790" w14:textId="77777777" w:rsidR="001E0FEF" w:rsidRPr="004A5476" w:rsidRDefault="001E0FEF" w:rsidP="004A5476">
            <w:pPr>
              <w:rPr>
                <w:rFonts w:asciiTheme="minorHAnsi" w:hAnsiTheme="minorHAnsi"/>
                <w:sz w:val="18"/>
                <w:szCs w:val="18"/>
              </w:rPr>
            </w:pPr>
          </w:p>
        </w:tc>
      </w:tr>
      <w:tr w:rsidR="001E0FEF" w:rsidRPr="004A5476" w14:paraId="01464795" w14:textId="77777777" w:rsidTr="001E0FEF">
        <w:trPr>
          <w:cantSplit/>
          <w:trHeight w:val="288"/>
        </w:trPr>
        <w:tc>
          <w:tcPr>
            <w:tcW w:w="264" w:type="pct"/>
            <w:vAlign w:val="center"/>
          </w:tcPr>
          <w:p w14:paraId="01464792" w14:textId="77777777" w:rsidR="001E0FEF" w:rsidRPr="004A5476" w:rsidRDefault="001E0FEF" w:rsidP="004A5476">
            <w:pPr>
              <w:rPr>
                <w:rFonts w:asciiTheme="minorHAnsi" w:hAnsiTheme="minorHAnsi"/>
                <w:sz w:val="18"/>
                <w:szCs w:val="18"/>
              </w:rPr>
            </w:pPr>
            <w:r w:rsidRPr="004A5476">
              <w:rPr>
                <w:rFonts w:asciiTheme="minorHAnsi" w:hAnsiTheme="minorHAnsi"/>
                <w:sz w:val="18"/>
                <w:szCs w:val="18"/>
              </w:rPr>
              <w:t>06</w:t>
            </w:r>
          </w:p>
        </w:tc>
        <w:tc>
          <w:tcPr>
            <w:tcW w:w="2236" w:type="pct"/>
            <w:vAlign w:val="center"/>
          </w:tcPr>
          <w:p w14:paraId="01464793" w14:textId="59F1EE53" w:rsidR="001E0FEF" w:rsidRPr="004A5476" w:rsidRDefault="001E0FEF" w:rsidP="004A5476">
            <w:pPr>
              <w:rPr>
                <w:rFonts w:asciiTheme="minorHAnsi" w:hAnsiTheme="minorHAnsi"/>
                <w:sz w:val="18"/>
                <w:szCs w:val="18"/>
              </w:rPr>
            </w:pPr>
            <w:r w:rsidRPr="004A5476">
              <w:rPr>
                <w:rFonts w:asciiTheme="minorHAnsi" w:hAnsiTheme="minorHAnsi"/>
                <w:sz w:val="18"/>
                <w:szCs w:val="18"/>
              </w:rPr>
              <w:t>Measured Liquid Line Pressure (</w:t>
            </w:r>
            <w:proofErr w:type="spellStart"/>
            <w:r w:rsidRPr="004A5476">
              <w:rPr>
                <w:rFonts w:asciiTheme="minorHAnsi" w:hAnsiTheme="minorHAnsi"/>
                <w:sz w:val="18"/>
                <w:szCs w:val="18"/>
              </w:rPr>
              <w:t>P</w:t>
            </w:r>
            <w:r w:rsidRPr="004A5476">
              <w:rPr>
                <w:rFonts w:asciiTheme="minorHAnsi" w:hAnsiTheme="minorHAnsi"/>
                <w:sz w:val="18"/>
                <w:szCs w:val="18"/>
                <w:vertAlign w:val="subscript"/>
              </w:rPr>
              <w:t>liquid</w:t>
            </w:r>
            <w:proofErr w:type="spellEnd"/>
            <w:r w:rsidRPr="004A5476">
              <w:rPr>
                <w:rFonts w:asciiTheme="minorHAnsi" w:hAnsiTheme="minorHAnsi"/>
                <w:sz w:val="18"/>
                <w:szCs w:val="18"/>
              </w:rPr>
              <w:t>) (</w:t>
            </w:r>
            <w:proofErr w:type="spellStart"/>
            <w:r w:rsidRPr="004A5476">
              <w:rPr>
                <w:rFonts w:asciiTheme="minorHAnsi" w:hAnsiTheme="minorHAnsi"/>
                <w:sz w:val="18"/>
                <w:szCs w:val="18"/>
              </w:rPr>
              <w:t>psig</w:t>
            </w:r>
            <w:proofErr w:type="spellEnd"/>
            <w:r w:rsidRPr="004A5476">
              <w:rPr>
                <w:rFonts w:asciiTheme="minorHAnsi" w:hAnsiTheme="minorHAnsi"/>
                <w:sz w:val="18"/>
                <w:szCs w:val="18"/>
              </w:rPr>
              <w:t>)</w:t>
            </w:r>
          </w:p>
        </w:tc>
        <w:tc>
          <w:tcPr>
            <w:tcW w:w="2500" w:type="pct"/>
            <w:vAlign w:val="center"/>
          </w:tcPr>
          <w:p w14:paraId="01464794" w14:textId="77777777" w:rsidR="001E0FEF" w:rsidRPr="004A5476" w:rsidRDefault="001E0FEF" w:rsidP="004A5476">
            <w:pPr>
              <w:rPr>
                <w:rFonts w:asciiTheme="minorHAnsi" w:hAnsiTheme="minorHAnsi"/>
                <w:sz w:val="18"/>
                <w:szCs w:val="18"/>
              </w:rPr>
            </w:pPr>
          </w:p>
        </w:tc>
      </w:tr>
      <w:tr w:rsidR="001E0FEF" w:rsidRPr="004A5476" w14:paraId="0146479A" w14:textId="77777777" w:rsidTr="001E0FEF">
        <w:trPr>
          <w:cantSplit/>
          <w:trHeight w:val="288"/>
        </w:trPr>
        <w:tc>
          <w:tcPr>
            <w:tcW w:w="264" w:type="pct"/>
            <w:vAlign w:val="center"/>
          </w:tcPr>
          <w:p w14:paraId="01464796" w14:textId="77777777" w:rsidR="001E0FEF" w:rsidRPr="004A5476" w:rsidRDefault="001E0FEF" w:rsidP="004A5476">
            <w:pPr>
              <w:rPr>
                <w:rFonts w:asciiTheme="minorHAnsi" w:hAnsiTheme="minorHAnsi"/>
                <w:sz w:val="18"/>
                <w:szCs w:val="18"/>
              </w:rPr>
            </w:pPr>
            <w:r w:rsidRPr="004A5476">
              <w:rPr>
                <w:rFonts w:asciiTheme="minorHAnsi" w:hAnsiTheme="minorHAnsi"/>
                <w:sz w:val="18"/>
                <w:szCs w:val="18"/>
              </w:rPr>
              <w:t>07</w:t>
            </w:r>
          </w:p>
        </w:tc>
        <w:tc>
          <w:tcPr>
            <w:tcW w:w="2236" w:type="pct"/>
            <w:vAlign w:val="center"/>
          </w:tcPr>
          <w:p w14:paraId="01464797" w14:textId="5066DD74" w:rsidR="001E0FEF" w:rsidRPr="004A5476" w:rsidRDefault="001E0FEF" w:rsidP="004A5476">
            <w:pPr>
              <w:rPr>
                <w:rFonts w:asciiTheme="minorHAnsi" w:hAnsiTheme="minorHAnsi"/>
                <w:sz w:val="18"/>
                <w:szCs w:val="18"/>
              </w:rPr>
            </w:pPr>
            <w:r w:rsidRPr="004A5476">
              <w:rPr>
                <w:rFonts w:asciiTheme="minorHAnsi" w:hAnsiTheme="minorHAnsi"/>
                <w:sz w:val="18"/>
                <w:szCs w:val="18"/>
              </w:rPr>
              <w:t xml:space="preserve">Condenser </w:t>
            </w:r>
            <w:r w:rsidR="0075419B">
              <w:rPr>
                <w:rFonts w:asciiTheme="minorHAnsi" w:hAnsiTheme="minorHAnsi"/>
                <w:sz w:val="18"/>
                <w:szCs w:val="18"/>
              </w:rPr>
              <w:t>S</w:t>
            </w:r>
            <w:r w:rsidRPr="004A5476">
              <w:rPr>
                <w:rFonts w:asciiTheme="minorHAnsi" w:hAnsiTheme="minorHAnsi"/>
                <w:sz w:val="18"/>
                <w:szCs w:val="18"/>
              </w:rPr>
              <w:t xml:space="preserve">aturation </w:t>
            </w:r>
            <w:r w:rsidR="0075419B">
              <w:rPr>
                <w:rFonts w:asciiTheme="minorHAnsi" w:hAnsiTheme="minorHAnsi"/>
                <w:sz w:val="18"/>
                <w:szCs w:val="18"/>
              </w:rPr>
              <w:t>T</w:t>
            </w:r>
            <w:r w:rsidRPr="004A5476">
              <w:rPr>
                <w:rFonts w:asciiTheme="minorHAnsi" w:hAnsiTheme="minorHAnsi"/>
                <w:sz w:val="18"/>
                <w:szCs w:val="18"/>
              </w:rPr>
              <w:t>emperature (</w:t>
            </w:r>
            <w:proofErr w:type="spellStart"/>
            <w:r w:rsidRPr="004A5476">
              <w:rPr>
                <w:rFonts w:asciiTheme="minorHAnsi" w:hAnsiTheme="minorHAnsi"/>
                <w:sz w:val="18"/>
                <w:szCs w:val="18"/>
              </w:rPr>
              <w:t>T</w:t>
            </w:r>
            <w:r w:rsidRPr="004A5476">
              <w:rPr>
                <w:rFonts w:asciiTheme="minorHAnsi" w:hAnsiTheme="minorHAnsi"/>
                <w:sz w:val="18"/>
                <w:szCs w:val="18"/>
                <w:vertAlign w:val="subscript"/>
              </w:rPr>
              <w:t>condensor</w:t>
            </w:r>
            <w:proofErr w:type="spellEnd"/>
            <w:r w:rsidRPr="004A5476">
              <w:rPr>
                <w:rFonts w:asciiTheme="minorHAnsi" w:hAnsiTheme="minorHAnsi"/>
                <w:sz w:val="18"/>
                <w:szCs w:val="18"/>
              </w:rPr>
              <w:t>,</w:t>
            </w:r>
            <w:r w:rsidRPr="004A5476">
              <w:rPr>
                <w:rFonts w:asciiTheme="minorHAnsi" w:hAnsiTheme="minorHAnsi"/>
                <w:sz w:val="18"/>
                <w:szCs w:val="18"/>
                <w:vertAlign w:val="subscript"/>
              </w:rPr>
              <w:t xml:space="preserve"> sat</w:t>
            </w:r>
            <w:r w:rsidRPr="004A5476">
              <w:rPr>
                <w:rFonts w:asciiTheme="minorHAnsi" w:hAnsiTheme="minorHAnsi"/>
                <w:sz w:val="18"/>
                <w:szCs w:val="18"/>
              </w:rPr>
              <w:t xml:space="preserve">) </w:t>
            </w:r>
          </w:p>
          <w:p w14:paraId="01464798" w14:textId="6180B7E1" w:rsidR="001E0FEF" w:rsidRPr="004A5476" w:rsidRDefault="001E0FEF" w:rsidP="00EE79B8">
            <w:pPr>
              <w:rPr>
                <w:rFonts w:asciiTheme="minorHAnsi" w:hAnsiTheme="minorHAnsi"/>
                <w:sz w:val="18"/>
                <w:szCs w:val="18"/>
              </w:rPr>
            </w:pPr>
            <w:r w:rsidRPr="004A5476">
              <w:rPr>
                <w:rFonts w:asciiTheme="minorHAnsi" w:hAnsiTheme="minorHAnsi"/>
                <w:sz w:val="18"/>
                <w:szCs w:val="18"/>
              </w:rPr>
              <w:t xml:space="preserve">from </w:t>
            </w:r>
            <w:r w:rsidR="0075419B">
              <w:rPr>
                <w:rFonts w:asciiTheme="minorHAnsi" w:hAnsiTheme="minorHAnsi"/>
                <w:sz w:val="18"/>
                <w:szCs w:val="18"/>
              </w:rPr>
              <w:t>D</w:t>
            </w:r>
            <w:r w:rsidRPr="004A5476">
              <w:rPr>
                <w:rFonts w:asciiTheme="minorHAnsi" w:hAnsiTheme="minorHAnsi"/>
                <w:sz w:val="18"/>
                <w:szCs w:val="18"/>
              </w:rPr>
              <w:t xml:space="preserve">igital </w:t>
            </w:r>
            <w:r w:rsidR="0075419B">
              <w:rPr>
                <w:rFonts w:asciiTheme="minorHAnsi" w:hAnsiTheme="minorHAnsi"/>
                <w:sz w:val="18"/>
                <w:szCs w:val="18"/>
              </w:rPr>
              <w:t>G</w:t>
            </w:r>
            <w:r w:rsidRPr="004A5476">
              <w:rPr>
                <w:rFonts w:asciiTheme="minorHAnsi" w:hAnsiTheme="minorHAnsi"/>
                <w:sz w:val="18"/>
                <w:szCs w:val="18"/>
              </w:rPr>
              <w:t>auge or P-T Table using Line F05 (</w:t>
            </w:r>
            <w:r w:rsidR="00EE79B8">
              <w:rPr>
                <w:rFonts w:asciiTheme="minorHAnsi" w:hAnsiTheme="minorHAnsi"/>
                <w:sz w:val="18"/>
                <w:szCs w:val="18"/>
              </w:rPr>
              <w:t>°</w:t>
            </w:r>
            <w:r w:rsidRPr="004A5476">
              <w:rPr>
                <w:rFonts w:asciiTheme="minorHAnsi" w:hAnsiTheme="minorHAnsi"/>
                <w:sz w:val="18"/>
                <w:szCs w:val="18"/>
              </w:rPr>
              <w:t>F)</w:t>
            </w:r>
          </w:p>
        </w:tc>
        <w:tc>
          <w:tcPr>
            <w:tcW w:w="2500" w:type="pct"/>
            <w:vAlign w:val="center"/>
          </w:tcPr>
          <w:p w14:paraId="01464799" w14:textId="77777777" w:rsidR="001E0FEF" w:rsidRPr="004A5476" w:rsidRDefault="001E0FEF" w:rsidP="004A5476">
            <w:pPr>
              <w:rPr>
                <w:rFonts w:asciiTheme="minorHAnsi" w:hAnsiTheme="minorHAnsi"/>
                <w:sz w:val="18"/>
                <w:szCs w:val="18"/>
              </w:rPr>
            </w:pPr>
          </w:p>
        </w:tc>
      </w:tr>
      <w:tr w:rsidR="001E0FEF" w:rsidRPr="004A5476" w14:paraId="0146479E" w14:textId="77777777" w:rsidTr="001E0FEF">
        <w:trPr>
          <w:cantSplit/>
          <w:trHeight w:val="288"/>
        </w:trPr>
        <w:tc>
          <w:tcPr>
            <w:tcW w:w="264" w:type="pct"/>
            <w:vAlign w:val="center"/>
          </w:tcPr>
          <w:p w14:paraId="0146479B" w14:textId="77777777" w:rsidR="001E0FEF" w:rsidRPr="004A5476" w:rsidRDefault="001E0FEF" w:rsidP="004A5476">
            <w:pPr>
              <w:rPr>
                <w:rFonts w:asciiTheme="minorHAnsi" w:hAnsiTheme="minorHAnsi"/>
                <w:sz w:val="18"/>
                <w:szCs w:val="18"/>
              </w:rPr>
            </w:pPr>
            <w:r w:rsidRPr="004A5476">
              <w:rPr>
                <w:rFonts w:asciiTheme="minorHAnsi" w:hAnsiTheme="minorHAnsi"/>
                <w:sz w:val="18"/>
                <w:szCs w:val="18"/>
              </w:rPr>
              <w:t>08</w:t>
            </w:r>
          </w:p>
        </w:tc>
        <w:tc>
          <w:tcPr>
            <w:tcW w:w="2236" w:type="pct"/>
            <w:vAlign w:val="center"/>
          </w:tcPr>
          <w:p w14:paraId="0146479C" w14:textId="221B2B13" w:rsidR="001E0FEF" w:rsidRPr="004A5476" w:rsidRDefault="001E0FEF" w:rsidP="00EE79B8">
            <w:pPr>
              <w:rPr>
                <w:rFonts w:asciiTheme="minorHAnsi" w:hAnsiTheme="minorHAnsi"/>
                <w:sz w:val="18"/>
                <w:szCs w:val="18"/>
              </w:rPr>
            </w:pPr>
            <w:r w:rsidRPr="004A5476">
              <w:rPr>
                <w:rFonts w:asciiTheme="minorHAnsi" w:hAnsiTheme="minorHAnsi"/>
                <w:sz w:val="18"/>
                <w:szCs w:val="18"/>
              </w:rPr>
              <w:t>Measured Subcooling (Line F0</w:t>
            </w:r>
            <w:r w:rsidR="00421B31">
              <w:rPr>
                <w:rFonts w:asciiTheme="minorHAnsi" w:hAnsiTheme="minorHAnsi"/>
                <w:sz w:val="18"/>
                <w:szCs w:val="18"/>
              </w:rPr>
              <w:t>7</w:t>
            </w:r>
            <w:r w:rsidRPr="004A5476">
              <w:rPr>
                <w:rFonts w:asciiTheme="minorHAnsi" w:hAnsiTheme="minorHAnsi"/>
                <w:sz w:val="18"/>
                <w:szCs w:val="18"/>
              </w:rPr>
              <w:t xml:space="preserve"> – Line F0</w:t>
            </w:r>
            <w:r w:rsidR="00421B31">
              <w:rPr>
                <w:rFonts w:asciiTheme="minorHAnsi" w:hAnsiTheme="minorHAnsi"/>
                <w:sz w:val="18"/>
                <w:szCs w:val="18"/>
              </w:rPr>
              <w:t>5</w:t>
            </w:r>
            <w:r w:rsidRPr="004A5476">
              <w:rPr>
                <w:rFonts w:asciiTheme="minorHAnsi" w:hAnsiTheme="minorHAnsi"/>
                <w:sz w:val="18"/>
                <w:szCs w:val="18"/>
              </w:rPr>
              <w:t>) (</w:t>
            </w:r>
            <w:r w:rsidR="00EE79B8">
              <w:rPr>
                <w:rFonts w:asciiTheme="minorHAnsi" w:hAnsiTheme="minorHAnsi"/>
                <w:sz w:val="18"/>
                <w:szCs w:val="18"/>
              </w:rPr>
              <w:t>°</w:t>
            </w:r>
            <w:r w:rsidRPr="004A5476">
              <w:rPr>
                <w:rFonts w:asciiTheme="minorHAnsi" w:hAnsiTheme="minorHAnsi"/>
                <w:sz w:val="18"/>
                <w:szCs w:val="18"/>
              </w:rPr>
              <w:t>F)</w:t>
            </w:r>
          </w:p>
        </w:tc>
        <w:tc>
          <w:tcPr>
            <w:tcW w:w="2500" w:type="pct"/>
            <w:vAlign w:val="center"/>
          </w:tcPr>
          <w:p w14:paraId="0146479D" w14:textId="77777777" w:rsidR="001E0FEF" w:rsidRPr="004A5476" w:rsidRDefault="001E0FEF" w:rsidP="004A5476">
            <w:pPr>
              <w:rPr>
                <w:rFonts w:asciiTheme="minorHAnsi" w:hAnsiTheme="minorHAnsi"/>
                <w:sz w:val="18"/>
                <w:szCs w:val="18"/>
              </w:rPr>
            </w:pPr>
          </w:p>
        </w:tc>
      </w:tr>
      <w:tr w:rsidR="001E0FEF" w:rsidRPr="004A5476" w14:paraId="014647A2" w14:textId="77777777" w:rsidTr="001E0FEF">
        <w:trPr>
          <w:cantSplit/>
          <w:trHeight w:val="288"/>
        </w:trPr>
        <w:tc>
          <w:tcPr>
            <w:tcW w:w="264" w:type="pct"/>
            <w:vAlign w:val="center"/>
          </w:tcPr>
          <w:p w14:paraId="0146479F" w14:textId="77777777" w:rsidR="001E0FEF" w:rsidRPr="004A5476" w:rsidRDefault="001E0FEF" w:rsidP="004A5476">
            <w:pPr>
              <w:rPr>
                <w:rFonts w:asciiTheme="minorHAnsi" w:hAnsiTheme="minorHAnsi"/>
                <w:sz w:val="18"/>
                <w:szCs w:val="18"/>
              </w:rPr>
            </w:pPr>
            <w:r w:rsidRPr="004A5476">
              <w:rPr>
                <w:rFonts w:asciiTheme="minorHAnsi" w:hAnsiTheme="minorHAnsi"/>
                <w:sz w:val="18"/>
                <w:szCs w:val="18"/>
              </w:rPr>
              <w:t>09</w:t>
            </w:r>
          </w:p>
        </w:tc>
        <w:tc>
          <w:tcPr>
            <w:tcW w:w="2236" w:type="pct"/>
            <w:vAlign w:val="center"/>
          </w:tcPr>
          <w:p w14:paraId="014647A0" w14:textId="075046CE" w:rsidR="001E0FEF" w:rsidRPr="004A5476" w:rsidRDefault="001E0FEF" w:rsidP="00EE79B8">
            <w:pPr>
              <w:rPr>
                <w:rFonts w:asciiTheme="minorHAnsi" w:hAnsiTheme="minorHAnsi"/>
                <w:sz w:val="18"/>
                <w:szCs w:val="18"/>
              </w:rPr>
            </w:pPr>
            <w:r w:rsidRPr="004A5476">
              <w:rPr>
                <w:rFonts w:asciiTheme="minorHAnsi" w:hAnsiTheme="minorHAnsi"/>
                <w:sz w:val="18"/>
                <w:szCs w:val="18"/>
              </w:rPr>
              <w:t>Target Subcooling from Manufacturer (</w:t>
            </w:r>
            <w:r w:rsidR="00EE79B8">
              <w:rPr>
                <w:rFonts w:asciiTheme="minorHAnsi" w:hAnsiTheme="minorHAnsi"/>
                <w:sz w:val="18"/>
                <w:szCs w:val="18"/>
              </w:rPr>
              <w:t>°</w:t>
            </w:r>
            <w:r w:rsidRPr="004A5476">
              <w:rPr>
                <w:rFonts w:asciiTheme="minorHAnsi" w:hAnsiTheme="minorHAnsi"/>
                <w:sz w:val="18"/>
                <w:szCs w:val="18"/>
              </w:rPr>
              <w:t>F)</w:t>
            </w:r>
          </w:p>
        </w:tc>
        <w:tc>
          <w:tcPr>
            <w:tcW w:w="2500" w:type="pct"/>
            <w:vAlign w:val="center"/>
          </w:tcPr>
          <w:p w14:paraId="014647A1" w14:textId="77777777" w:rsidR="001E0FEF" w:rsidRPr="004A5476" w:rsidRDefault="001E0FEF" w:rsidP="004A5476">
            <w:pPr>
              <w:rPr>
                <w:rFonts w:asciiTheme="minorHAnsi" w:hAnsiTheme="minorHAnsi"/>
                <w:sz w:val="18"/>
                <w:szCs w:val="18"/>
              </w:rPr>
            </w:pPr>
          </w:p>
        </w:tc>
      </w:tr>
      <w:tr w:rsidR="001E0FEF" w:rsidRPr="004A5476" w14:paraId="014647A5" w14:textId="77777777" w:rsidTr="001E0FEF">
        <w:trPr>
          <w:trHeight w:val="288"/>
        </w:trPr>
        <w:tc>
          <w:tcPr>
            <w:tcW w:w="264" w:type="pct"/>
            <w:vAlign w:val="center"/>
          </w:tcPr>
          <w:p w14:paraId="014647A3" w14:textId="77777777" w:rsidR="001E0FEF" w:rsidRPr="004A5476" w:rsidRDefault="001E0FEF" w:rsidP="004A5476">
            <w:pPr>
              <w:rPr>
                <w:rFonts w:asciiTheme="minorHAnsi" w:hAnsiTheme="minorHAnsi"/>
                <w:sz w:val="18"/>
                <w:szCs w:val="18"/>
              </w:rPr>
            </w:pPr>
            <w:r>
              <w:rPr>
                <w:rFonts w:asciiTheme="minorHAnsi" w:hAnsiTheme="minorHAnsi"/>
                <w:sz w:val="18"/>
                <w:szCs w:val="18"/>
              </w:rPr>
              <w:t>10</w:t>
            </w:r>
          </w:p>
        </w:tc>
        <w:tc>
          <w:tcPr>
            <w:tcW w:w="4736" w:type="pct"/>
            <w:gridSpan w:val="2"/>
            <w:vAlign w:val="center"/>
          </w:tcPr>
          <w:p w14:paraId="014647A4" w14:textId="77777777" w:rsidR="001E0FEF" w:rsidRPr="004A5476" w:rsidRDefault="001E0FEF" w:rsidP="004A5476">
            <w:pPr>
              <w:rPr>
                <w:rFonts w:asciiTheme="minorHAnsi" w:hAnsiTheme="minorHAnsi"/>
                <w:sz w:val="18"/>
                <w:szCs w:val="18"/>
              </w:rPr>
            </w:pPr>
            <w:r w:rsidRPr="004A5476">
              <w:rPr>
                <w:rFonts w:asciiTheme="minorHAnsi" w:hAnsiTheme="minorHAnsi"/>
                <w:sz w:val="18"/>
                <w:szCs w:val="18"/>
              </w:rPr>
              <w:t xml:space="preserve">Compliance Statement: </w:t>
            </w:r>
          </w:p>
        </w:tc>
      </w:tr>
    </w:tbl>
    <w:p w14:paraId="014647A6" w14:textId="77777777" w:rsidR="00C44C9B" w:rsidRPr="00E91EDC" w:rsidRDefault="00C44C9B" w:rsidP="00C44C9B">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7"/>
        <w:gridCol w:w="4938"/>
        <w:gridCol w:w="5395"/>
      </w:tblGrid>
      <w:tr w:rsidR="00C44C9B" w:rsidRPr="004A5476" w14:paraId="014647A9" w14:textId="77777777" w:rsidTr="004A5476">
        <w:trPr>
          <w:trHeight w:val="288"/>
        </w:trPr>
        <w:tc>
          <w:tcPr>
            <w:tcW w:w="5000" w:type="pct"/>
            <w:gridSpan w:val="3"/>
            <w:vAlign w:val="center"/>
          </w:tcPr>
          <w:p w14:paraId="014647A7" w14:textId="2ED79D05" w:rsidR="00C44C9B" w:rsidRPr="00E91EDC" w:rsidRDefault="00C44C9B" w:rsidP="004A5476">
            <w:pPr>
              <w:keepNext/>
              <w:rPr>
                <w:rFonts w:asciiTheme="minorHAnsi" w:hAnsiTheme="minorHAnsi"/>
                <w:b/>
                <w:szCs w:val="18"/>
              </w:rPr>
            </w:pPr>
            <w:r w:rsidRPr="00E91EDC">
              <w:rPr>
                <w:rFonts w:asciiTheme="minorHAnsi" w:hAnsiTheme="minorHAnsi"/>
                <w:b/>
                <w:szCs w:val="18"/>
              </w:rPr>
              <w:lastRenderedPageBreak/>
              <w:t xml:space="preserve">G. Metering Device Verification– </w:t>
            </w:r>
          </w:p>
          <w:p w14:paraId="014647A8" w14:textId="2EC6C8D5" w:rsidR="00C44C9B" w:rsidRPr="00E91EDC" w:rsidRDefault="00A95016" w:rsidP="004A5476">
            <w:pPr>
              <w:keepNext/>
              <w:rPr>
                <w:rFonts w:asciiTheme="minorHAnsi" w:hAnsiTheme="minorHAnsi"/>
                <w:sz w:val="18"/>
                <w:szCs w:val="18"/>
              </w:rPr>
            </w:pPr>
            <w:r w:rsidRPr="006B5833">
              <w:rPr>
                <w:rFonts w:asciiTheme="minorHAnsi" w:hAnsiTheme="minorHAnsi"/>
                <w:sz w:val="18"/>
                <w:szCs w:val="18"/>
              </w:rPr>
              <w:t>HERS Rater must independently collect all data in this section</w:t>
            </w:r>
            <w:r>
              <w:rPr>
                <w:rFonts w:asciiTheme="minorHAnsi" w:hAnsiTheme="minorHAnsi"/>
                <w:sz w:val="18"/>
                <w:szCs w:val="18"/>
              </w:rPr>
              <w:t xml:space="preserve">. </w:t>
            </w:r>
            <w:r w:rsidR="00C44C9B" w:rsidRPr="00E91EDC">
              <w:rPr>
                <w:rFonts w:asciiTheme="minorHAnsi" w:hAnsiTheme="minorHAnsi"/>
                <w:sz w:val="18"/>
                <w:szCs w:val="18"/>
              </w:rPr>
              <w:t>Procedures for the verification of proper metering device operation are specified in RA3.2.2.6.2</w:t>
            </w:r>
          </w:p>
        </w:tc>
      </w:tr>
      <w:tr w:rsidR="00C44C9B" w:rsidRPr="004A5476" w14:paraId="014647AD" w14:textId="77777777" w:rsidTr="001E0FEF">
        <w:trPr>
          <w:trHeight w:val="288"/>
        </w:trPr>
        <w:tc>
          <w:tcPr>
            <w:tcW w:w="212" w:type="pct"/>
            <w:vAlign w:val="center"/>
          </w:tcPr>
          <w:p w14:paraId="014647AA" w14:textId="77777777" w:rsidR="00C44C9B" w:rsidRPr="004A5476" w:rsidRDefault="00C44C9B" w:rsidP="004A5476">
            <w:pPr>
              <w:keepNext/>
              <w:rPr>
                <w:rFonts w:asciiTheme="minorHAnsi" w:hAnsiTheme="minorHAnsi"/>
                <w:sz w:val="18"/>
                <w:szCs w:val="18"/>
              </w:rPr>
            </w:pPr>
            <w:r w:rsidRPr="004A5476">
              <w:rPr>
                <w:rFonts w:asciiTheme="minorHAnsi" w:hAnsiTheme="minorHAnsi"/>
                <w:sz w:val="18"/>
                <w:szCs w:val="18"/>
              </w:rPr>
              <w:t>01</w:t>
            </w:r>
          </w:p>
        </w:tc>
        <w:tc>
          <w:tcPr>
            <w:tcW w:w="2288" w:type="pct"/>
            <w:vAlign w:val="center"/>
          </w:tcPr>
          <w:p w14:paraId="014647AB" w14:textId="20AF86B6" w:rsidR="00C44C9B" w:rsidRPr="004A5476" w:rsidRDefault="00C44C9B" w:rsidP="00EE79B8">
            <w:pPr>
              <w:keepNext/>
              <w:rPr>
                <w:rFonts w:asciiTheme="minorHAnsi" w:hAnsiTheme="minorHAnsi"/>
                <w:sz w:val="18"/>
                <w:szCs w:val="18"/>
              </w:rPr>
            </w:pPr>
            <w:r w:rsidRPr="004A5476">
              <w:rPr>
                <w:rFonts w:asciiTheme="minorHAnsi" w:hAnsiTheme="minorHAnsi"/>
                <w:sz w:val="18"/>
                <w:szCs w:val="18"/>
              </w:rPr>
              <w:t xml:space="preserve">Measured Suction </w:t>
            </w:r>
            <w:r w:rsidR="0075419B">
              <w:rPr>
                <w:rFonts w:asciiTheme="minorHAnsi" w:hAnsiTheme="minorHAnsi"/>
                <w:sz w:val="18"/>
                <w:szCs w:val="18"/>
              </w:rPr>
              <w:t>L</w:t>
            </w:r>
            <w:r w:rsidRPr="004A5476">
              <w:rPr>
                <w:rFonts w:asciiTheme="minorHAnsi" w:hAnsiTheme="minorHAnsi"/>
                <w:sz w:val="18"/>
                <w:szCs w:val="18"/>
              </w:rPr>
              <w:t xml:space="preserve">ine </w:t>
            </w:r>
            <w:r w:rsidR="0075419B">
              <w:rPr>
                <w:rFonts w:asciiTheme="minorHAnsi" w:hAnsiTheme="minorHAnsi"/>
                <w:sz w:val="18"/>
                <w:szCs w:val="18"/>
              </w:rPr>
              <w:t>T</w:t>
            </w:r>
            <w:r w:rsidRPr="004A5476">
              <w:rPr>
                <w:rFonts w:asciiTheme="minorHAnsi" w:hAnsiTheme="minorHAnsi"/>
                <w:sz w:val="18"/>
                <w:szCs w:val="18"/>
              </w:rPr>
              <w:t>emperature (</w:t>
            </w:r>
            <w:proofErr w:type="spellStart"/>
            <w:r w:rsidRPr="004A5476">
              <w:rPr>
                <w:rFonts w:asciiTheme="minorHAnsi" w:hAnsiTheme="minorHAnsi"/>
                <w:sz w:val="18"/>
                <w:szCs w:val="18"/>
              </w:rPr>
              <w:t>T</w:t>
            </w:r>
            <w:r w:rsidRPr="004A5476">
              <w:rPr>
                <w:rFonts w:asciiTheme="minorHAnsi" w:hAnsiTheme="minorHAnsi"/>
                <w:sz w:val="18"/>
                <w:szCs w:val="18"/>
                <w:vertAlign w:val="subscript"/>
              </w:rPr>
              <w:t>suction</w:t>
            </w:r>
            <w:proofErr w:type="spellEnd"/>
            <w:r w:rsidRPr="004A5476">
              <w:rPr>
                <w:rFonts w:asciiTheme="minorHAnsi" w:hAnsiTheme="minorHAnsi"/>
                <w:sz w:val="18"/>
                <w:szCs w:val="18"/>
              </w:rPr>
              <w:t>) (</w:t>
            </w:r>
            <w:r w:rsidR="00EE79B8">
              <w:rPr>
                <w:rFonts w:asciiTheme="minorHAnsi" w:hAnsiTheme="minorHAnsi"/>
                <w:sz w:val="18"/>
                <w:szCs w:val="18"/>
              </w:rPr>
              <w:t>°</w:t>
            </w:r>
            <w:r w:rsidRPr="004A5476">
              <w:rPr>
                <w:rFonts w:asciiTheme="minorHAnsi" w:hAnsiTheme="minorHAnsi"/>
                <w:sz w:val="18"/>
                <w:szCs w:val="18"/>
              </w:rPr>
              <w:t>F)</w:t>
            </w:r>
          </w:p>
        </w:tc>
        <w:tc>
          <w:tcPr>
            <w:tcW w:w="2500" w:type="pct"/>
            <w:vAlign w:val="center"/>
          </w:tcPr>
          <w:p w14:paraId="014647AC" w14:textId="77777777" w:rsidR="00C44C9B" w:rsidRPr="004A5476" w:rsidRDefault="00C44C9B" w:rsidP="004A5476">
            <w:pPr>
              <w:keepNext/>
              <w:rPr>
                <w:rFonts w:asciiTheme="minorHAnsi" w:hAnsiTheme="minorHAnsi"/>
                <w:sz w:val="18"/>
                <w:szCs w:val="18"/>
              </w:rPr>
            </w:pPr>
          </w:p>
        </w:tc>
      </w:tr>
      <w:tr w:rsidR="00C44C9B" w:rsidRPr="004A5476" w14:paraId="014647B1" w14:textId="77777777" w:rsidTr="001E0FEF">
        <w:trPr>
          <w:trHeight w:val="288"/>
        </w:trPr>
        <w:tc>
          <w:tcPr>
            <w:tcW w:w="212" w:type="pct"/>
            <w:vAlign w:val="center"/>
          </w:tcPr>
          <w:p w14:paraId="014647AE" w14:textId="77777777" w:rsidR="00C44C9B" w:rsidRPr="004A5476" w:rsidRDefault="00C44C9B" w:rsidP="004A5476">
            <w:pPr>
              <w:keepNext/>
              <w:rPr>
                <w:rFonts w:asciiTheme="minorHAnsi" w:hAnsiTheme="minorHAnsi"/>
                <w:sz w:val="18"/>
                <w:szCs w:val="18"/>
              </w:rPr>
            </w:pPr>
            <w:r w:rsidRPr="004A5476">
              <w:rPr>
                <w:rFonts w:asciiTheme="minorHAnsi" w:hAnsiTheme="minorHAnsi"/>
                <w:sz w:val="18"/>
                <w:szCs w:val="18"/>
              </w:rPr>
              <w:t>02</w:t>
            </w:r>
          </w:p>
        </w:tc>
        <w:tc>
          <w:tcPr>
            <w:tcW w:w="2288" w:type="pct"/>
            <w:vAlign w:val="center"/>
          </w:tcPr>
          <w:p w14:paraId="014647AF" w14:textId="67A96036" w:rsidR="00C44C9B" w:rsidRPr="004A5476" w:rsidRDefault="00C44C9B" w:rsidP="007E687C">
            <w:pPr>
              <w:keepNext/>
              <w:rPr>
                <w:rFonts w:asciiTheme="minorHAnsi" w:hAnsiTheme="minorHAnsi"/>
                <w:sz w:val="18"/>
                <w:szCs w:val="18"/>
              </w:rPr>
            </w:pPr>
            <w:r w:rsidRPr="004A5476">
              <w:rPr>
                <w:rFonts w:asciiTheme="minorHAnsi" w:hAnsiTheme="minorHAnsi"/>
                <w:sz w:val="18"/>
                <w:szCs w:val="18"/>
              </w:rPr>
              <w:t xml:space="preserve">Measured Suction </w:t>
            </w:r>
            <w:r w:rsidR="0075419B">
              <w:rPr>
                <w:rFonts w:asciiTheme="minorHAnsi" w:hAnsiTheme="minorHAnsi"/>
                <w:sz w:val="18"/>
                <w:szCs w:val="18"/>
              </w:rPr>
              <w:t>L</w:t>
            </w:r>
            <w:r w:rsidRPr="004A5476">
              <w:rPr>
                <w:rFonts w:asciiTheme="minorHAnsi" w:hAnsiTheme="minorHAnsi"/>
                <w:sz w:val="18"/>
                <w:szCs w:val="18"/>
              </w:rPr>
              <w:t xml:space="preserve">ine </w:t>
            </w:r>
            <w:r w:rsidR="0075419B">
              <w:rPr>
                <w:rFonts w:asciiTheme="minorHAnsi" w:hAnsiTheme="minorHAnsi"/>
                <w:sz w:val="18"/>
                <w:szCs w:val="18"/>
              </w:rPr>
              <w:t>P</w:t>
            </w:r>
            <w:r w:rsidRPr="004A5476">
              <w:rPr>
                <w:rFonts w:asciiTheme="minorHAnsi" w:hAnsiTheme="minorHAnsi"/>
                <w:sz w:val="18"/>
                <w:szCs w:val="18"/>
              </w:rPr>
              <w:t>ressure (</w:t>
            </w:r>
            <w:proofErr w:type="spellStart"/>
            <w:r w:rsidRPr="004A5476">
              <w:rPr>
                <w:rFonts w:asciiTheme="minorHAnsi" w:hAnsiTheme="minorHAnsi"/>
                <w:sz w:val="18"/>
                <w:szCs w:val="18"/>
              </w:rPr>
              <w:t>P</w:t>
            </w:r>
            <w:r w:rsidRPr="004A5476">
              <w:rPr>
                <w:rFonts w:asciiTheme="minorHAnsi" w:hAnsiTheme="minorHAnsi"/>
                <w:sz w:val="18"/>
                <w:szCs w:val="18"/>
                <w:vertAlign w:val="subscript"/>
              </w:rPr>
              <w:t>suction</w:t>
            </w:r>
            <w:proofErr w:type="spellEnd"/>
            <w:r w:rsidRPr="004A5476">
              <w:rPr>
                <w:rFonts w:asciiTheme="minorHAnsi" w:hAnsiTheme="minorHAnsi"/>
                <w:sz w:val="18"/>
                <w:szCs w:val="18"/>
              </w:rPr>
              <w:t>) (</w:t>
            </w:r>
            <w:proofErr w:type="spellStart"/>
            <w:r w:rsidRPr="004A5476">
              <w:rPr>
                <w:rFonts w:asciiTheme="minorHAnsi" w:hAnsiTheme="minorHAnsi"/>
                <w:sz w:val="18"/>
                <w:szCs w:val="18"/>
              </w:rPr>
              <w:t>psig</w:t>
            </w:r>
            <w:proofErr w:type="spellEnd"/>
            <w:r w:rsidRPr="004A5476">
              <w:rPr>
                <w:rFonts w:asciiTheme="minorHAnsi" w:hAnsiTheme="minorHAnsi"/>
                <w:sz w:val="18"/>
                <w:szCs w:val="18"/>
              </w:rPr>
              <w:t>)</w:t>
            </w:r>
          </w:p>
        </w:tc>
        <w:tc>
          <w:tcPr>
            <w:tcW w:w="2500" w:type="pct"/>
            <w:vAlign w:val="center"/>
          </w:tcPr>
          <w:p w14:paraId="014647B0" w14:textId="77777777" w:rsidR="00C44C9B" w:rsidRPr="004A5476" w:rsidRDefault="00C44C9B" w:rsidP="004A5476">
            <w:pPr>
              <w:keepNext/>
              <w:rPr>
                <w:rFonts w:asciiTheme="minorHAnsi" w:hAnsiTheme="minorHAnsi"/>
                <w:sz w:val="18"/>
                <w:szCs w:val="18"/>
              </w:rPr>
            </w:pPr>
          </w:p>
        </w:tc>
      </w:tr>
      <w:tr w:rsidR="00C44C9B" w:rsidRPr="004A5476" w14:paraId="014647B6" w14:textId="77777777" w:rsidTr="001E0FEF">
        <w:trPr>
          <w:trHeight w:val="288"/>
        </w:trPr>
        <w:tc>
          <w:tcPr>
            <w:tcW w:w="212" w:type="pct"/>
            <w:vAlign w:val="center"/>
          </w:tcPr>
          <w:p w14:paraId="014647B2" w14:textId="77777777" w:rsidR="00C44C9B" w:rsidRPr="004A5476" w:rsidRDefault="00C44C9B" w:rsidP="004A5476">
            <w:pPr>
              <w:keepNext/>
              <w:rPr>
                <w:rFonts w:asciiTheme="minorHAnsi" w:hAnsiTheme="minorHAnsi"/>
                <w:sz w:val="18"/>
                <w:szCs w:val="18"/>
              </w:rPr>
            </w:pPr>
            <w:r w:rsidRPr="004A5476">
              <w:rPr>
                <w:rFonts w:asciiTheme="minorHAnsi" w:hAnsiTheme="minorHAnsi"/>
                <w:sz w:val="18"/>
                <w:szCs w:val="18"/>
              </w:rPr>
              <w:t>03</w:t>
            </w:r>
          </w:p>
        </w:tc>
        <w:tc>
          <w:tcPr>
            <w:tcW w:w="2288" w:type="pct"/>
            <w:vAlign w:val="center"/>
          </w:tcPr>
          <w:p w14:paraId="014647B3" w14:textId="552CE4C8" w:rsidR="00C44C9B" w:rsidRPr="004A5476" w:rsidRDefault="00C44C9B" w:rsidP="004A5476">
            <w:pPr>
              <w:keepNext/>
              <w:rPr>
                <w:rFonts w:asciiTheme="minorHAnsi" w:hAnsiTheme="minorHAnsi"/>
                <w:sz w:val="18"/>
                <w:szCs w:val="18"/>
              </w:rPr>
            </w:pPr>
            <w:r w:rsidRPr="004A5476">
              <w:rPr>
                <w:rFonts w:asciiTheme="minorHAnsi" w:hAnsiTheme="minorHAnsi"/>
                <w:sz w:val="18"/>
                <w:szCs w:val="18"/>
              </w:rPr>
              <w:t xml:space="preserve">Evaporator </w:t>
            </w:r>
            <w:r w:rsidR="0075419B">
              <w:rPr>
                <w:rFonts w:asciiTheme="minorHAnsi" w:hAnsiTheme="minorHAnsi"/>
                <w:sz w:val="18"/>
                <w:szCs w:val="18"/>
              </w:rPr>
              <w:t>S</w:t>
            </w:r>
            <w:r w:rsidRPr="004A5476">
              <w:rPr>
                <w:rFonts w:asciiTheme="minorHAnsi" w:hAnsiTheme="minorHAnsi"/>
                <w:sz w:val="18"/>
                <w:szCs w:val="18"/>
              </w:rPr>
              <w:t xml:space="preserve">aturation </w:t>
            </w:r>
            <w:r w:rsidR="0075419B">
              <w:rPr>
                <w:rFonts w:asciiTheme="minorHAnsi" w:hAnsiTheme="minorHAnsi"/>
                <w:sz w:val="18"/>
                <w:szCs w:val="18"/>
              </w:rPr>
              <w:t>T</w:t>
            </w:r>
            <w:r w:rsidRPr="004A5476">
              <w:rPr>
                <w:rFonts w:asciiTheme="minorHAnsi" w:hAnsiTheme="minorHAnsi"/>
                <w:sz w:val="18"/>
                <w:szCs w:val="18"/>
              </w:rPr>
              <w:t>emperature (</w:t>
            </w:r>
            <w:proofErr w:type="spellStart"/>
            <w:r w:rsidRPr="004A5476">
              <w:rPr>
                <w:rFonts w:asciiTheme="minorHAnsi" w:hAnsiTheme="minorHAnsi"/>
                <w:sz w:val="18"/>
                <w:szCs w:val="18"/>
              </w:rPr>
              <w:t>T</w:t>
            </w:r>
            <w:r w:rsidRPr="004A5476">
              <w:rPr>
                <w:rFonts w:asciiTheme="minorHAnsi" w:hAnsiTheme="minorHAnsi"/>
                <w:sz w:val="18"/>
                <w:szCs w:val="18"/>
                <w:vertAlign w:val="subscript"/>
              </w:rPr>
              <w:t>evaporator</w:t>
            </w:r>
            <w:proofErr w:type="spellEnd"/>
            <w:r w:rsidRPr="004A5476">
              <w:rPr>
                <w:rFonts w:asciiTheme="minorHAnsi" w:hAnsiTheme="minorHAnsi"/>
                <w:sz w:val="18"/>
                <w:szCs w:val="18"/>
              </w:rPr>
              <w:t>,</w:t>
            </w:r>
            <w:r w:rsidRPr="004A5476">
              <w:rPr>
                <w:rFonts w:asciiTheme="minorHAnsi" w:hAnsiTheme="minorHAnsi"/>
                <w:sz w:val="18"/>
                <w:szCs w:val="18"/>
                <w:vertAlign w:val="subscript"/>
              </w:rPr>
              <w:t xml:space="preserve"> sat</w:t>
            </w:r>
            <w:r w:rsidRPr="004A5476">
              <w:rPr>
                <w:rFonts w:asciiTheme="minorHAnsi" w:hAnsiTheme="minorHAnsi"/>
                <w:sz w:val="18"/>
                <w:szCs w:val="18"/>
              </w:rPr>
              <w:t xml:space="preserve">) </w:t>
            </w:r>
          </w:p>
          <w:p w14:paraId="014647B4" w14:textId="08CFA8F2" w:rsidR="00C44C9B" w:rsidRPr="004A5476" w:rsidRDefault="00C44C9B" w:rsidP="00EE79B8">
            <w:pPr>
              <w:keepNext/>
              <w:rPr>
                <w:rFonts w:asciiTheme="minorHAnsi" w:hAnsiTheme="minorHAnsi"/>
                <w:sz w:val="18"/>
                <w:szCs w:val="18"/>
              </w:rPr>
            </w:pPr>
            <w:r w:rsidRPr="004A5476">
              <w:rPr>
                <w:rFonts w:asciiTheme="minorHAnsi" w:hAnsiTheme="minorHAnsi"/>
                <w:sz w:val="18"/>
                <w:szCs w:val="18"/>
              </w:rPr>
              <w:t xml:space="preserve">from </w:t>
            </w:r>
            <w:r w:rsidR="0075419B">
              <w:rPr>
                <w:rFonts w:asciiTheme="minorHAnsi" w:hAnsiTheme="minorHAnsi"/>
                <w:sz w:val="18"/>
                <w:szCs w:val="18"/>
              </w:rPr>
              <w:t>D</w:t>
            </w:r>
            <w:r w:rsidRPr="004A5476">
              <w:rPr>
                <w:rFonts w:asciiTheme="minorHAnsi" w:hAnsiTheme="minorHAnsi"/>
                <w:sz w:val="18"/>
                <w:szCs w:val="18"/>
              </w:rPr>
              <w:t xml:space="preserve">igital </w:t>
            </w:r>
            <w:r w:rsidR="0075419B">
              <w:rPr>
                <w:rFonts w:asciiTheme="minorHAnsi" w:hAnsiTheme="minorHAnsi"/>
                <w:sz w:val="18"/>
                <w:szCs w:val="18"/>
              </w:rPr>
              <w:t>G</w:t>
            </w:r>
            <w:r w:rsidRPr="004A5476">
              <w:rPr>
                <w:rFonts w:asciiTheme="minorHAnsi" w:hAnsiTheme="minorHAnsi"/>
                <w:sz w:val="18"/>
                <w:szCs w:val="18"/>
              </w:rPr>
              <w:t>auge or P-T Table using line G02 (</w:t>
            </w:r>
            <w:r w:rsidR="00EE79B8">
              <w:rPr>
                <w:rFonts w:asciiTheme="minorHAnsi" w:hAnsiTheme="minorHAnsi"/>
                <w:sz w:val="18"/>
                <w:szCs w:val="18"/>
              </w:rPr>
              <w:t>°</w:t>
            </w:r>
            <w:r w:rsidRPr="004A5476">
              <w:rPr>
                <w:rFonts w:asciiTheme="minorHAnsi" w:hAnsiTheme="minorHAnsi"/>
                <w:sz w:val="18"/>
                <w:szCs w:val="18"/>
              </w:rPr>
              <w:t>F)</w:t>
            </w:r>
          </w:p>
        </w:tc>
        <w:tc>
          <w:tcPr>
            <w:tcW w:w="2500" w:type="pct"/>
            <w:vAlign w:val="center"/>
          </w:tcPr>
          <w:p w14:paraId="014647B5" w14:textId="77777777" w:rsidR="00C44C9B" w:rsidRPr="004A5476" w:rsidRDefault="00C44C9B" w:rsidP="004A5476">
            <w:pPr>
              <w:keepNext/>
              <w:rPr>
                <w:rFonts w:asciiTheme="minorHAnsi" w:hAnsiTheme="minorHAnsi"/>
                <w:sz w:val="18"/>
                <w:szCs w:val="18"/>
              </w:rPr>
            </w:pPr>
          </w:p>
        </w:tc>
      </w:tr>
      <w:tr w:rsidR="00C44C9B" w:rsidRPr="004A5476" w14:paraId="014647BA" w14:textId="77777777" w:rsidTr="001E0FEF">
        <w:trPr>
          <w:trHeight w:val="288"/>
        </w:trPr>
        <w:tc>
          <w:tcPr>
            <w:tcW w:w="212" w:type="pct"/>
            <w:vAlign w:val="center"/>
          </w:tcPr>
          <w:p w14:paraId="014647B7" w14:textId="77777777" w:rsidR="00C44C9B" w:rsidRPr="004A5476" w:rsidRDefault="00C44C9B" w:rsidP="004A5476">
            <w:pPr>
              <w:keepNext/>
              <w:rPr>
                <w:rFonts w:asciiTheme="minorHAnsi" w:hAnsiTheme="minorHAnsi"/>
                <w:sz w:val="18"/>
                <w:szCs w:val="18"/>
              </w:rPr>
            </w:pPr>
            <w:r w:rsidRPr="004A5476">
              <w:rPr>
                <w:rFonts w:asciiTheme="minorHAnsi" w:hAnsiTheme="minorHAnsi"/>
                <w:sz w:val="18"/>
                <w:szCs w:val="18"/>
              </w:rPr>
              <w:t>04</w:t>
            </w:r>
          </w:p>
        </w:tc>
        <w:tc>
          <w:tcPr>
            <w:tcW w:w="2288" w:type="pct"/>
            <w:vAlign w:val="center"/>
          </w:tcPr>
          <w:p w14:paraId="014647B8" w14:textId="21910191" w:rsidR="00C44C9B" w:rsidRPr="004A5476" w:rsidRDefault="00C44C9B" w:rsidP="00EE79B8">
            <w:pPr>
              <w:keepNext/>
              <w:rPr>
                <w:rFonts w:asciiTheme="minorHAnsi" w:hAnsiTheme="minorHAnsi"/>
                <w:sz w:val="18"/>
                <w:szCs w:val="18"/>
              </w:rPr>
            </w:pPr>
            <w:r w:rsidRPr="004A5476">
              <w:rPr>
                <w:rFonts w:asciiTheme="minorHAnsi" w:hAnsiTheme="minorHAnsi"/>
                <w:sz w:val="18"/>
                <w:szCs w:val="18"/>
              </w:rPr>
              <w:t>Measured Superheat (Line G01 – Line G03) (</w:t>
            </w:r>
            <w:r w:rsidR="00EE79B8">
              <w:rPr>
                <w:rFonts w:asciiTheme="minorHAnsi" w:hAnsiTheme="minorHAnsi"/>
                <w:sz w:val="18"/>
                <w:szCs w:val="18"/>
              </w:rPr>
              <w:t>°</w:t>
            </w:r>
            <w:r w:rsidRPr="004A5476">
              <w:rPr>
                <w:rFonts w:asciiTheme="minorHAnsi" w:hAnsiTheme="minorHAnsi"/>
                <w:sz w:val="18"/>
                <w:szCs w:val="18"/>
              </w:rPr>
              <w:t>F)</w:t>
            </w:r>
          </w:p>
        </w:tc>
        <w:tc>
          <w:tcPr>
            <w:tcW w:w="2500" w:type="pct"/>
            <w:vAlign w:val="center"/>
          </w:tcPr>
          <w:p w14:paraId="014647B9" w14:textId="77777777" w:rsidR="00C44C9B" w:rsidRPr="004A5476" w:rsidRDefault="00C44C9B" w:rsidP="004A5476">
            <w:pPr>
              <w:keepNext/>
              <w:rPr>
                <w:rFonts w:asciiTheme="minorHAnsi" w:hAnsiTheme="minorHAnsi"/>
                <w:sz w:val="18"/>
                <w:szCs w:val="18"/>
              </w:rPr>
            </w:pPr>
          </w:p>
        </w:tc>
      </w:tr>
      <w:tr w:rsidR="00C44C9B" w:rsidRPr="004A5476" w14:paraId="014647BE" w14:textId="77777777" w:rsidTr="001E0FEF">
        <w:trPr>
          <w:trHeight w:val="288"/>
        </w:trPr>
        <w:tc>
          <w:tcPr>
            <w:tcW w:w="212" w:type="pct"/>
            <w:vAlign w:val="center"/>
          </w:tcPr>
          <w:p w14:paraId="014647BB" w14:textId="77777777" w:rsidR="00C44C9B" w:rsidRPr="004A5476" w:rsidDel="00C76C40" w:rsidRDefault="00C44C9B" w:rsidP="004A5476">
            <w:pPr>
              <w:keepNext/>
              <w:rPr>
                <w:rFonts w:asciiTheme="minorHAnsi" w:hAnsiTheme="minorHAnsi"/>
                <w:sz w:val="18"/>
                <w:szCs w:val="18"/>
              </w:rPr>
            </w:pPr>
            <w:r w:rsidRPr="004A5476">
              <w:rPr>
                <w:rFonts w:asciiTheme="minorHAnsi" w:hAnsiTheme="minorHAnsi"/>
                <w:sz w:val="18"/>
                <w:szCs w:val="18"/>
              </w:rPr>
              <w:t>05</w:t>
            </w:r>
          </w:p>
        </w:tc>
        <w:tc>
          <w:tcPr>
            <w:tcW w:w="2288" w:type="pct"/>
            <w:vAlign w:val="center"/>
          </w:tcPr>
          <w:p w14:paraId="014647BC" w14:textId="52F5CD40" w:rsidR="00C44C9B" w:rsidRPr="004A5476" w:rsidRDefault="00C44C9B" w:rsidP="00EE79B8">
            <w:pPr>
              <w:keepNext/>
              <w:rPr>
                <w:rFonts w:asciiTheme="minorHAnsi" w:hAnsiTheme="minorHAnsi"/>
                <w:sz w:val="18"/>
                <w:szCs w:val="18"/>
              </w:rPr>
            </w:pPr>
            <w:r w:rsidRPr="004A5476">
              <w:rPr>
                <w:rFonts w:asciiTheme="minorHAnsi" w:hAnsiTheme="minorHAnsi"/>
                <w:sz w:val="18"/>
                <w:szCs w:val="18"/>
              </w:rPr>
              <w:t>Measured Superheat (Line G04) is between 3</w:t>
            </w:r>
            <w:r w:rsidR="00EE79B8">
              <w:rPr>
                <w:rFonts w:asciiTheme="minorHAnsi" w:hAnsiTheme="minorHAnsi"/>
                <w:sz w:val="18"/>
                <w:szCs w:val="18"/>
              </w:rPr>
              <w:t>°F</w:t>
            </w:r>
            <w:r w:rsidRPr="004A5476">
              <w:rPr>
                <w:rFonts w:asciiTheme="minorHAnsi" w:hAnsiTheme="minorHAnsi"/>
                <w:sz w:val="18"/>
                <w:szCs w:val="18"/>
              </w:rPr>
              <w:t xml:space="preserve"> and 26</w:t>
            </w:r>
            <w:r w:rsidR="00EE79B8">
              <w:rPr>
                <w:rFonts w:asciiTheme="minorHAnsi" w:hAnsiTheme="minorHAnsi"/>
                <w:sz w:val="18"/>
                <w:szCs w:val="18"/>
              </w:rPr>
              <w:t>°</w:t>
            </w:r>
            <w:r w:rsidRPr="004A5476">
              <w:rPr>
                <w:rFonts w:asciiTheme="minorHAnsi" w:hAnsiTheme="minorHAnsi"/>
                <w:sz w:val="18"/>
                <w:szCs w:val="18"/>
              </w:rPr>
              <w:t>F (inclusive)</w:t>
            </w:r>
          </w:p>
        </w:tc>
        <w:tc>
          <w:tcPr>
            <w:tcW w:w="2500" w:type="pct"/>
            <w:vAlign w:val="center"/>
          </w:tcPr>
          <w:p w14:paraId="014647BD" w14:textId="77777777" w:rsidR="00C44C9B" w:rsidRPr="004A5476" w:rsidRDefault="00C44C9B" w:rsidP="004A5476">
            <w:pPr>
              <w:keepNext/>
              <w:rPr>
                <w:rFonts w:asciiTheme="minorHAnsi" w:hAnsiTheme="minorHAnsi"/>
                <w:sz w:val="18"/>
                <w:szCs w:val="18"/>
              </w:rPr>
            </w:pPr>
          </w:p>
        </w:tc>
      </w:tr>
      <w:tr w:rsidR="00C44C9B" w:rsidRPr="004A5476" w14:paraId="014647C2" w14:textId="77777777" w:rsidTr="001E0FEF">
        <w:trPr>
          <w:trHeight w:val="288"/>
        </w:trPr>
        <w:tc>
          <w:tcPr>
            <w:tcW w:w="212" w:type="pct"/>
            <w:vAlign w:val="center"/>
          </w:tcPr>
          <w:p w14:paraId="014647BF" w14:textId="77777777" w:rsidR="00C44C9B" w:rsidRPr="004A5476" w:rsidRDefault="00C44C9B" w:rsidP="004A5476">
            <w:pPr>
              <w:keepNext/>
              <w:rPr>
                <w:rFonts w:asciiTheme="minorHAnsi" w:hAnsiTheme="minorHAnsi"/>
                <w:sz w:val="18"/>
                <w:szCs w:val="18"/>
              </w:rPr>
            </w:pPr>
            <w:r w:rsidRPr="004A5476">
              <w:rPr>
                <w:rFonts w:asciiTheme="minorHAnsi" w:hAnsiTheme="minorHAnsi"/>
                <w:sz w:val="18"/>
                <w:szCs w:val="18"/>
              </w:rPr>
              <w:t>06</w:t>
            </w:r>
          </w:p>
        </w:tc>
        <w:tc>
          <w:tcPr>
            <w:tcW w:w="2288" w:type="pct"/>
            <w:vAlign w:val="center"/>
          </w:tcPr>
          <w:p w14:paraId="014647C0" w14:textId="54996E6F" w:rsidR="00C44C9B" w:rsidRPr="004A5476" w:rsidRDefault="00C44C9B" w:rsidP="007E687C">
            <w:pPr>
              <w:keepNext/>
              <w:rPr>
                <w:rFonts w:asciiTheme="minorHAnsi" w:hAnsiTheme="minorHAnsi"/>
                <w:sz w:val="18"/>
                <w:szCs w:val="18"/>
              </w:rPr>
            </w:pPr>
            <w:r w:rsidRPr="004A5476">
              <w:rPr>
                <w:rFonts w:asciiTheme="minorHAnsi" w:hAnsiTheme="minorHAnsi"/>
                <w:sz w:val="18"/>
                <w:szCs w:val="18"/>
              </w:rPr>
              <w:t xml:space="preserve">Measured Superheat (Line G04) is within </w:t>
            </w:r>
            <w:r w:rsidR="0075419B">
              <w:rPr>
                <w:rFonts w:asciiTheme="minorHAnsi" w:hAnsiTheme="minorHAnsi"/>
                <w:sz w:val="18"/>
                <w:szCs w:val="18"/>
              </w:rPr>
              <w:t>M</w:t>
            </w:r>
            <w:r w:rsidRPr="004A5476">
              <w:rPr>
                <w:rFonts w:asciiTheme="minorHAnsi" w:hAnsiTheme="minorHAnsi"/>
                <w:sz w:val="18"/>
                <w:szCs w:val="18"/>
              </w:rPr>
              <w:t xml:space="preserve">anufacturer’s </w:t>
            </w:r>
            <w:r w:rsidR="0075419B">
              <w:rPr>
                <w:rFonts w:asciiTheme="minorHAnsi" w:hAnsiTheme="minorHAnsi"/>
                <w:sz w:val="18"/>
                <w:szCs w:val="18"/>
              </w:rPr>
              <w:t>S</w:t>
            </w:r>
            <w:r w:rsidRPr="004A5476">
              <w:rPr>
                <w:rFonts w:asciiTheme="minorHAnsi" w:hAnsiTheme="minorHAnsi"/>
                <w:sz w:val="18"/>
                <w:szCs w:val="18"/>
              </w:rPr>
              <w:t xml:space="preserve">pecifications </w:t>
            </w:r>
            <w:r w:rsidR="00EE79B8">
              <w:rPr>
                <w:rFonts w:asciiTheme="minorHAnsi" w:hAnsiTheme="minorHAnsi"/>
                <w:sz w:val="18"/>
                <w:szCs w:val="18"/>
              </w:rPr>
              <w:t>(</w:t>
            </w:r>
            <w:r w:rsidRPr="004A5476">
              <w:rPr>
                <w:rFonts w:asciiTheme="minorHAnsi" w:hAnsiTheme="minorHAnsi"/>
                <w:sz w:val="18"/>
                <w:szCs w:val="18"/>
              </w:rPr>
              <w:t>if known</w:t>
            </w:r>
            <w:r w:rsidR="009E7E67">
              <w:rPr>
                <w:rFonts w:asciiTheme="minorHAnsi" w:hAnsiTheme="minorHAnsi"/>
                <w:sz w:val="18"/>
                <w:szCs w:val="18"/>
              </w:rPr>
              <w:t>)</w:t>
            </w:r>
          </w:p>
        </w:tc>
        <w:tc>
          <w:tcPr>
            <w:tcW w:w="2500" w:type="pct"/>
            <w:vAlign w:val="center"/>
          </w:tcPr>
          <w:p w14:paraId="014647C1" w14:textId="77777777" w:rsidR="00C44C9B" w:rsidRPr="004A5476" w:rsidRDefault="00C44C9B" w:rsidP="004A5476">
            <w:pPr>
              <w:keepNext/>
              <w:rPr>
                <w:rFonts w:asciiTheme="minorHAnsi" w:hAnsiTheme="minorHAnsi"/>
                <w:sz w:val="18"/>
                <w:szCs w:val="18"/>
              </w:rPr>
            </w:pPr>
          </w:p>
        </w:tc>
      </w:tr>
      <w:tr w:rsidR="00C44C9B" w:rsidRPr="004A5476" w14:paraId="014647C5" w14:textId="77777777" w:rsidTr="004A5476">
        <w:trPr>
          <w:trHeight w:val="288"/>
        </w:trPr>
        <w:tc>
          <w:tcPr>
            <w:tcW w:w="212" w:type="pct"/>
            <w:vAlign w:val="center"/>
          </w:tcPr>
          <w:p w14:paraId="014647C3" w14:textId="77777777" w:rsidR="00C44C9B" w:rsidRPr="004A5476" w:rsidRDefault="00C44C9B" w:rsidP="004A5476">
            <w:pPr>
              <w:keepNext/>
              <w:rPr>
                <w:rFonts w:asciiTheme="minorHAnsi" w:hAnsiTheme="minorHAnsi"/>
                <w:sz w:val="18"/>
                <w:szCs w:val="18"/>
              </w:rPr>
            </w:pPr>
            <w:r w:rsidRPr="004A5476">
              <w:rPr>
                <w:rFonts w:asciiTheme="minorHAnsi" w:hAnsiTheme="minorHAnsi"/>
                <w:sz w:val="18"/>
                <w:szCs w:val="18"/>
              </w:rPr>
              <w:t>07</w:t>
            </w:r>
          </w:p>
        </w:tc>
        <w:tc>
          <w:tcPr>
            <w:tcW w:w="4788" w:type="pct"/>
            <w:gridSpan w:val="2"/>
            <w:vAlign w:val="center"/>
          </w:tcPr>
          <w:p w14:paraId="014647C4" w14:textId="77777777" w:rsidR="00E053F5" w:rsidRPr="004A5476" w:rsidRDefault="00C44C9B" w:rsidP="004A5476">
            <w:pPr>
              <w:keepNext/>
              <w:rPr>
                <w:rFonts w:asciiTheme="minorHAnsi" w:hAnsiTheme="minorHAnsi"/>
                <w:sz w:val="18"/>
                <w:szCs w:val="18"/>
              </w:rPr>
            </w:pPr>
            <w:r w:rsidRPr="004A5476">
              <w:rPr>
                <w:rFonts w:asciiTheme="minorHAnsi" w:hAnsiTheme="minorHAnsi"/>
                <w:sz w:val="18"/>
                <w:szCs w:val="18"/>
              </w:rPr>
              <w:t>Compliance Statement:</w:t>
            </w:r>
          </w:p>
        </w:tc>
      </w:tr>
    </w:tbl>
    <w:p w14:paraId="014647C6" w14:textId="77777777" w:rsidR="00C44C9B" w:rsidRPr="004A5476" w:rsidRDefault="00C44C9B" w:rsidP="00C44C9B">
      <w:pPr>
        <w:rPr>
          <w:rFonts w:asciiTheme="minorHAnsi" w:hAnsiTheme="minorHAnsi"/>
          <w:sz w:val="18"/>
          <w:szCs w:val="18"/>
        </w:rPr>
      </w:pP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49"/>
        <w:gridCol w:w="4946"/>
        <w:gridCol w:w="5395"/>
      </w:tblGrid>
      <w:tr w:rsidR="00C44C9B" w:rsidRPr="004A5476" w14:paraId="014647C9" w14:textId="77777777" w:rsidTr="00646833">
        <w:trPr>
          <w:cantSplit/>
          <w:trHeight w:val="288"/>
        </w:trPr>
        <w:tc>
          <w:tcPr>
            <w:tcW w:w="5000" w:type="pct"/>
            <w:gridSpan w:val="3"/>
            <w:tcBorders>
              <w:top w:val="single" w:sz="4" w:space="0" w:color="auto"/>
              <w:left w:val="single" w:sz="4" w:space="0" w:color="auto"/>
              <w:bottom w:val="single" w:sz="4" w:space="0" w:color="auto"/>
              <w:right w:val="single" w:sz="4" w:space="0" w:color="auto"/>
            </w:tcBorders>
            <w:vAlign w:val="center"/>
          </w:tcPr>
          <w:p w14:paraId="014647C7" w14:textId="19B368DF" w:rsidR="00C44C9B" w:rsidRPr="00E91EDC" w:rsidRDefault="00C44C9B" w:rsidP="004A5476">
            <w:pPr>
              <w:keepNext/>
              <w:rPr>
                <w:rFonts w:asciiTheme="minorHAnsi" w:hAnsiTheme="minorHAnsi"/>
                <w:b/>
                <w:szCs w:val="18"/>
              </w:rPr>
            </w:pPr>
            <w:r w:rsidRPr="00E91EDC">
              <w:rPr>
                <w:rFonts w:asciiTheme="minorHAnsi" w:hAnsiTheme="minorHAnsi"/>
                <w:b/>
                <w:szCs w:val="18"/>
              </w:rPr>
              <w:t xml:space="preserve">H. Confirmation of Refrigerant Pressure Differential – </w:t>
            </w:r>
          </w:p>
          <w:p w14:paraId="014647C8" w14:textId="0D87CF82" w:rsidR="00C44C9B" w:rsidRPr="00E91EDC" w:rsidRDefault="00D00050" w:rsidP="004A5476">
            <w:pPr>
              <w:keepNext/>
              <w:rPr>
                <w:rFonts w:asciiTheme="minorHAnsi" w:hAnsiTheme="minorHAnsi"/>
                <w:sz w:val="18"/>
                <w:szCs w:val="18"/>
              </w:rPr>
            </w:pPr>
            <w:r w:rsidRPr="00A85CF1">
              <w:rPr>
                <w:rFonts w:asciiTheme="minorHAnsi" w:hAnsiTheme="minorHAnsi"/>
                <w:sz w:val="18"/>
                <w:szCs w:val="18"/>
              </w:rPr>
              <w:t>HERS Rater must independently collect all data in this section</w:t>
            </w:r>
            <w:r>
              <w:rPr>
                <w:rFonts w:asciiTheme="minorHAnsi" w:hAnsiTheme="minorHAnsi"/>
                <w:sz w:val="18"/>
                <w:szCs w:val="18"/>
              </w:rPr>
              <w:t>.</w:t>
            </w:r>
            <w:r w:rsidRPr="00E91EDC">
              <w:rPr>
                <w:rFonts w:asciiTheme="minorHAnsi" w:hAnsiTheme="minorHAnsi"/>
                <w:sz w:val="18"/>
                <w:szCs w:val="18"/>
              </w:rPr>
              <w:t xml:space="preserve"> </w:t>
            </w:r>
            <w:r w:rsidR="00C44C9B" w:rsidRPr="00E91EDC">
              <w:rPr>
                <w:rFonts w:asciiTheme="minorHAnsi" w:hAnsiTheme="minorHAnsi"/>
                <w:sz w:val="18"/>
                <w:szCs w:val="18"/>
              </w:rPr>
              <w:t>Procedures for the Winter Setup are detailed in RA1.2.22</w:t>
            </w:r>
            <w:r>
              <w:rPr>
                <w:rFonts w:asciiTheme="minorHAnsi" w:hAnsiTheme="minorHAnsi"/>
                <w:sz w:val="18"/>
                <w:szCs w:val="18"/>
              </w:rPr>
              <w:t>.</w:t>
            </w:r>
          </w:p>
        </w:tc>
      </w:tr>
      <w:tr w:rsidR="00C44C9B" w:rsidRPr="004A5476" w14:paraId="014647CD" w14:textId="77777777" w:rsidTr="00646833">
        <w:tblPrEx>
          <w:tblCellMar>
            <w:top w:w="29" w:type="dxa"/>
            <w:left w:w="115" w:type="dxa"/>
            <w:bottom w:w="29" w:type="dxa"/>
            <w:right w:w="115" w:type="dxa"/>
          </w:tblCellMar>
        </w:tblPrEx>
        <w:trPr>
          <w:trHeight w:val="288"/>
        </w:trPr>
        <w:tc>
          <w:tcPr>
            <w:tcW w:w="208" w:type="pct"/>
            <w:vAlign w:val="center"/>
          </w:tcPr>
          <w:p w14:paraId="014647CA" w14:textId="77777777" w:rsidR="00C44C9B" w:rsidRPr="004A5476" w:rsidRDefault="00C44C9B" w:rsidP="004A5476">
            <w:pPr>
              <w:keepNext/>
              <w:rPr>
                <w:rFonts w:asciiTheme="minorHAnsi" w:hAnsiTheme="minorHAnsi"/>
                <w:sz w:val="18"/>
                <w:szCs w:val="18"/>
              </w:rPr>
            </w:pPr>
            <w:r w:rsidRPr="004A5476">
              <w:rPr>
                <w:rFonts w:asciiTheme="minorHAnsi" w:hAnsiTheme="minorHAnsi"/>
                <w:sz w:val="18"/>
                <w:szCs w:val="18"/>
              </w:rPr>
              <w:t>01</w:t>
            </w:r>
          </w:p>
        </w:tc>
        <w:tc>
          <w:tcPr>
            <w:tcW w:w="2292" w:type="pct"/>
            <w:vAlign w:val="center"/>
          </w:tcPr>
          <w:p w14:paraId="014647CB" w14:textId="4381D004" w:rsidR="00C44C9B" w:rsidRPr="004A5476" w:rsidRDefault="00C44C9B" w:rsidP="004A5476">
            <w:pPr>
              <w:keepNext/>
              <w:rPr>
                <w:rFonts w:asciiTheme="minorHAnsi" w:hAnsiTheme="minorHAnsi"/>
                <w:sz w:val="18"/>
                <w:szCs w:val="18"/>
              </w:rPr>
            </w:pPr>
            <w:proofErr w:type="spellStart"/>
            <w:r w:rsidRPr="004A5476">
              <w:rPr>
                <w:rFonts w:asciiTheme="minorHAnsi" w:hAnsiTheme="minorHAnsi" w:cs="ArialMT"/>
                <w:sz w:val="18"/>
                <w:szCs w:val="18"/>
              </w:rPr>
              <w:t>P</w:t>
            </w:r>
            <w:r w:rsidRPr="00E91EDC">
              <w:rPr>
                <w:rFonts w:asciiTheme="minorHAnsi" w:hAnsiTheme="minorHAnsi" w:cs="ArialMT"/>
                <w:sz w:val="18"/>
                <w:szCs w:val="18"/>
                <w:vertAlign w:val="subscript"/>
              </w:rPr>
              <w:t>high</w:t>
            </w:r>
            <w:proofErr w:type="spellEnd"/>
            <w:r w:rsidRPr="004A5476">
              <w:rPr>
                <w:rFonts w:asciiTheme="minorHAnsi" w:hAnsiTheme="minorHAnsi" w:cs="ArialMT"/>
                <w:sz w:val="18"/>
                <w:szCs w:val="18"/>
              </w:rPr>
              <w:t>, – P</w:t>
            </w:r>
            <w:r w:rsidRPr="002A514B">
              <w:rPr>
                <w:rFonts w:asciiTheme="minorHAnsi" w:hAnsiTheme="minorHAnsi" w:cs="ArialMT"/>
                <w:sz w:val="18"/>
                <w:szCs w:val="18"/>
                <w:vertAlign w:val="subscript"/>
              </w:rPr>
              <w:t>low</w:t>
            </w:r>
            <w:r w:rsidRPr="004A5476">
              <w:rPr>
                <w:rFonts w:asciiTheme="minorHAnsi" w:hAnsiTheme="minorHAnsi" w:cs="ArialMT"/>
                <w:sz w:val="18"/>
                <w:szCs w:val="18"/>
              </w:rPr>
              <w:t xml:space="preserve"> (psi) from F06 and G02</w:t>
            </w:r>
          </w:p>
        </w:tc>
        <w:tc>
          <w:tcPr>
            <w:tcW w:w="2499" w:type="pct"/>
            <w:vAlign w:val="center"/>
          </w:tcPr>
          <w:p w14:paraId="014647CC" w14:textId="77777777" w:rsidR="00C44C9B" w:rsidRPr="004A5476" w:rsidRDefault="00C44C9B" w:rsidP="004A5476">
            <w:pPr>
              <w:pStyle w:val="Header"/>
              <w:keepNext/>
              <w:tabs>
                <w:tab w:val="clear" w:pos="4320"/>
                <w:tab w:val="clear" w:pos="8640"/>
              </w:tabs>
              <w:rPr>
                <w:rFonts w:asciiTheme="minorHAnsi" w:hAnsiTheme="minorHAnsi"/>
                <w:sz w:val="18"/>
                <w:szCs w:val="18"/>
              </w:rPr>
            </w:pPr>
          </w:p>
        </w:tc>
      </w:tr>
      <w:tr w:rsidR="00C44C9B" w:rsidRPr="004A5476" w14:paraId="014647D0" w14:textId="77777777" w:rsidTr="00646833">
        <w:tblPrEx>
          <w:tblCellMar>
            <w:top w:w="29" w:type="dxa"/>
            <w:left w:w="115" w:type="dxa"/>
            <w:bottom w:w="29" w:type="dxa"/>
            <w:right w:w="115" w:type="dxa"/>
          </w:tblCellMar>
        </w:tblPrEx>
        <w:trPr>
          <w:trHeight w:val="288"/>
        </w:trPr>
        <w:tc>
          <w:tcPr>
            <w:tcW w:w="208" w:type="pct"/>
            <w:vAlign w:val="center"/>
          </w:tcPr>
          <w:p w14:paraId="014647CE" w14:textId="77777777" w:rsidR="00C44C9B" w:rsidRPr="004A5476" w:rsidRDefault="00C44C9B" w:rsidP="004A5476">
            <w:pPr>
              <w:keepNext/>
              <w:rPr>
                <w:rFonts w:asciiTheme="minorHAnsi" w:hAnsiTheme="minorHAnsi"/>
                <w:sz w:val="18"/>
                <w:szCs w:val="18"/>
              </w:rPr>
            </w:pPr>
            <w:r w:rsidRPr="004A5476">
              <w:rPr>
                <w:rFonts w:asciiTheme="minorHAnsi" w:hAnsiTheme="minorHAnsi"/>
                <w:sz w:val="18"/>
                <w:szCs w:val="18"/>
              </w:rPr>
              <w:t>02</w:t>
            </w:r>
          </w:p>
        </w:tc>
        <w:tc>
          <w:tcPr>
            <w:tcW w:w="4792" w:type="pct"/>
            <w:gridSpan w:val="2"/>
            <w:vAlign w:val="center"/>
          </w:tcPr>
          <w:p w14:paraId="014647CF" w14:textId="77777777" w:rsidR="00C44C9B" w:rsidRPr="004A5476" w:rsidRDefault="00C44C9B" w:rsidP="004A5476">
            <w:pPr>
              <w:keepNext/>
              <w:rPr>
                <w:rFonts w:asciiTheme="minorHAnsi" w:hAnsiTheme="minorHAnsi" w:cs="ArialMT"/>
                <w:sz w:val="18"/>
                <w:szCs w:val="18"/>
              </w:rPr>
            </w:pPr>
            <w:r w:rsidRPr="004A5476">
              <w:rPr>
                <w:rFonts w:asciiTheme="minorHAnsi" w:hAnsiTheme="minorHAnsi"/>
                <w:sz w:val="18"/>
                <w:szCs w:val="18"/>
              </w:rPr>
              <w:t xml:space="preserve">Compliance Statement: </w:t>
            </w:r>
          </w:p>
        </w:tc>
      </w:tr>
    </w:tbl>
    <w:p w14:paraId="014647D2" w14:textId="77777777" w:rsidR="00C44C9B" w:rsidRPr="004A5476" w:rsidRDefault="00C44C9B" w:rsidP="00C44C9B">
      <w:pPr>
        <w:rPr>
          <w:rFonts w:asciiTheme="minorHAnsi" w:hAnsi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46"/>
        <w:gridCol w:w="10244"/>
      </w:tblGrid>
      <w:tr w:rsidR="001E0FEF" w:rsidRPr="00DF3F73" w14:paraId="014647D5" w14:textId="77777777" w:rsidTr="001E0FEF">
        <w:trPr>
          <w:cantSplit/>
          <w:trHeight w:val="432"/>
        </w:trPr>
        <w:tc>
          <w:tcPr>
            <w:tcW w:w="5000" w:type="pct"/>
            <w:gridSpan w:val="2"/>
            <w:vAlign w:val="center"/>
          </w:tcPr>
          <w:p w14:paraId="014647D3" w14:textId="134472C7" w:rsidR="001E0FEF" w:rsidRPr="00E91EDC" w:rsidRDefault="001E0FEF" w:rsidP="00E91EDC">
            <w:pPr>
              <w:keepNext/>
              <w:rPr>
                <w:rFonts w:asciiTheme="minorHAnsi" w:hAnsiTheme="minorHAnsi"/>
                <w:b/>
                <w:szCs w:val="18"/>
              </w:rPr>
            </w:pPr>
            <w:r w:rsidRPr="00E91EDC">
              <w:rPr>
                <w:rFonts w:asciiTheme="minorHAnsi" w:hAnsiTheme="minorHAnsi"/>
                <w:b/>
                <w:szCs w:val="18"/>
              </w:rPr>
              <w:t>I. Determination of HERS Verification Compliance</w:t>
            </w:r>
          </w:p>
          <w:p w14:paraId="014647D4" w14:textId="0CB89598" w:rsidR="001E0FEF" w:rsidRPr="00DF3F73" w:rsidRDefault="00435792" w:rsidP="00E91EDC">
            <w:pPr>
              <w:keepNext/>
              <w:rPr>
                <w:rFonts w:asciiTheme="minorHAnsi" w:hAnsiTheme="minorHAnsi"/>
                <w:sz w:val="18"/>
                <w:szCs w:val="18"/>
              </w:rPr>
            </w:pPr>
            <w:r>
              <w:rPr>
                <w:rFonts w:asciiTheme="minorHAnsi" w:hAnsiTheme="minorHAnsi"/>
                <w:sz w:val="18"/>
                <w:szCs w:val="18"/>
              </w:rPr>
              <w:t xml:space="preserve">All applicable sections of this document shall indicate compliance with the specified verification protocol requirements </w:t>
            </w:r>
            <w:proofErr w:type="gramStart"/>
            <w:r>
              <w:rPr>
                <w:rFonts w:asciiTheme="minorHAnsi" w:hAnsiTheme="minorHAnsi"/>
                <w:sz w:val="18"/>
                <w:szCs w:val="18"/>
              </w:rPr>
              <w:t>in order for</w:t>
            </w:r>
            <w:proofErr w:type="gramEnd"/>
            <w:r>
              <w:rPr>
                <w:rFonts w:asciiTheme="minorHAnsi" w:hAnsiTheme="minorHAnsi"/>
                <w:sz w:val="18"/>
                <w:szCs w:val="18"/>
              </w:rPr>
              <w:t xml:space="preserve"> this Certificate of Verification as a whole to be determined to be in compliance.</w:t>
            </w:r>
          </w:p>
        </w:tc>
      </w:tr>
      <w:tr w:rsidR="001E0FEF" w:rsidRPr="00DF3F73" w14:paraId="014647D8" w14:textId="77777777" w:rsidTr="00E91EDC">
        <w:trPr>
          <w:cantSplit/>
          <w:trHeight w:val="260"/>
        </w:trPr>
        <w:tc>
          <w:tcPr>
            <w:tcW w:w="253" w:type="pct"/>
            <w:vAlign w:val="center"/>
          </w:tcPr>
          <w:p w14:paraId="014647D6" w14:textId="77777777" w:rsidR="001E0FEF" w:rsidRPr="00DF3F73" w:rsidDel="00C76C40" w:rsidRDefault="001E0FEF" w:rsidP="001E0FEF">
            <w:pPr>
              <w:keepNext/>
              <w:rPr>
                <w:rFonts w:asciiTheme="minorHAnsi" w:hAnsiTheme="minorHAnsi"/>
                <w:sz w:val="18"/>
                <w:szCs w:val="18"/>
              </w:rPr>
            </w:pPr>
            <w:r>
              <w:rPr>
                <w:rFonts w:asciiTheme="minorHAnsi" w:hAnsiTheme="minorHAnsi"/>
                <w:sz w:val="18"/>
                <w:szCs w:val="18"/>
              </w:rPr>
              <w:t>0</w:t>
            </w:r>
            <w:r w:rsidRPr="00DF3F73">
              <w:rPr>
                <w:rFonts w:asciiTheme="minorHAnsi" w:hAnsiTheme="minorHAnsi"/>
                <w:sz w:val="18"/>
                <w:szCs w:val="18"/>
              </w:rPr>
              <w:t>1</w:t>
            </w:r>
          </w:p>
        </w:tc>
        <w:tc>
          <w:tcPr>
            <w:tcW w:w="4747" w:type="pct"/>
            <w:vAlign w:val="center"/>
          </w:tcPr>
          <w:p w14:paraId="014647D7" w14:textId="77777777" w:rsidR="001E0FEF" w:rsidRPr="00DF3F73" w:rsidRDefault="001E0FEF" w:rsidP="001E0FEF">
            <w:pPr>
              <w:keepNext/>
              <w:spacing w:after="60"/>
              <w:rPr>
                <w:rFonts w:asciiTheme="minorHAnsi" w:hAnsiTheme="minorHAnsi"/>
                <w:sz w:val="18"/>
                <w:szCs w:val="18"/>
              </w:rPr>
            </w:pPr>
          </w:p>
        </w:tc>
      </w:tr>
    </w:tbl>
    <w:p w14:paraId="014647D9" w14:textId="77777777" w:rsidR="00C44C9B" w:rsidRPr="004A5476" w:rsidRDefault="00C44C9B" w:rsidP="00C44C9B">
      <w:pPr>
        <w:rPr>
          <w:rFonts w:asciiTheme="minorHAnsi" w:hAnsiTheme="minorHAnsi"/>
          <w:sz w:val="18"/>
          <w:szCs w:val="18"/>
        </w:rPr>
      </w:pPr>
    </w:p>
    <w:p w14:paraId="014647DA" w14:textId="77777777" w:rsidR="00786D26" w:rsidRPr="004A5476" w:rsidRDefault="00786D26">
      <w:pPr>
        <w:rPr>
          <w:rFonts w:asciiTheme="minorHAnsi" w:hAnsiTheme="minorHAnsi"/>
          <w:sz w:val="18"/>
          <w:szCs w:val="18"/>
        </w:rPr>
      </w:pPr>
    </w:p>
    <w:p w14:paraId="01B6134F" w14:textId="77777777" w:rsidR="0075419B" w:rsidRDefault="0075419B">
      <w:r>
        <w:br w:type="page"/>
      </w: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344"/>
        <w:gridCol w:w="40"/>
        <w:gridCol w:w="7"/>
        <w:gridCol w:w="5377"/>
      </w:tblGrid>
      <w:tr w:rsidR="00C44C9B" w:rsidRPr="004A5476" w14:paraId="014647DC" w14:textId="77777777">
        <w:trPr>
          <w:trHeight w:val="288"/>
        </w:trPr>
        <w:tc>
          <w:tcPr>
            <w:tcW w:w="10950" w:type="dxa"/>
            <w:gridSpan w:val="4"/>
            <w:vAlign w:val="center"/>
          </w:tcPr>
          <w:p w14:paraId="014647DB" w14:textId="77777777" w:rsidR="00C44C9B" w:rsidRPr="004A5476" w:rsidRDefault="00C44C9B" w:rsidP="001E0FEF">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Arial"/>
                <w:b/>
                <w:sz w:val="18"/>
                <w:szCs w:val="18"/>
              </w:rPr>
            </w:pPr>
            <w:r w:rsidRPr="004A5476">
              <w:rPr>
                <w:rFonts w:asciiTheme="minorHAnsi" w:hAnsiTheme="minorHAnsi" w:cs="Arial"/>
                <w:b/>
                <w:caps/>
                <w:sz w:val="18"/>
                <w:szCs w:val="18"/>
              </w:rPr>
              <w:lastRenderedPageBreak/>
              <w:t>Documentation Author's Declaration Statement</w:t>
            </w:r>
          </w:p>
        </w:tc>
      </w:tr>
      <w:tr w:rsidR="00C44C9B" w:rsidRPr="004A5476" w14:paraId="014647DE" w14:textId="77777777" w:rsidTr="00E91EDC">
        <w:trPr>
          <w:trHeight w:val="269"/>
        </w:trPr>
        <w:tc>
          <w:tcPr>
            <w:tcW w:w="10950" w:type="dxa"/>
            <w:gridSpan w:val="4"/>
            <w:vAlign w:val="center"/>
          </w:tcPr>
          <w:p w14:paraId="014647DD" w14:textId="77777777" w:rsidR="00C44C9B" w:rsidRPr="004A5476" w:rsidRDefault="00C44C9B" w:rsidP="00E91EDC">
            <w:pPr>
              <w:keepNext/>
              <w:numPr>
                <w:ilvl w:val="0"/>
                <w:numId w:val="17"/>
              </w:numPr>
              <w:ind w:left="271" w:hanging="270"/>
              <w:rPr>
                <w:rFonts w:asciiTheme="minorHAnsi" w:hAnsiTheme="minorHAnsi"/>
                <w:sz w:val="18"/>
                <w:szCs w:val="18"/>
              </w:rPr>
            </w:pPr>
            <w:r w:rsidRPr="004A5476">
              <w:rPr>
                <w:rFonts w:asciiTheme="minorHAnsi" w:hAnsiTheme="minorHAnsi"/>
                <w:sz w:val="18"/>
                <w:szCs w:val="18"/>
              </w:rPr>
              <w:t>I certify that this Certificate of Verification documentation is accurate and complete.</w:t>
            </w:r>
          </w:p>
        </w:tc>
      </w:tr>
      <w:tr w:rsidR="00C44C9B" w:rsidRPr="004A5476" w14:paraId="014647E1" w14:textId="77777777">
        <w:trPr>
          <w:trHeight w:val="360"/>
        </w:trPr>
        <w:tc>
          <w:tcPr>
            <w:tcW w:w="5434" w:type="dxa"/>
          </w:tcPr>
          <w:p w14:paraId="014647DF" w14:textId="77777777" w:rsidR="00C44C9B" w:rsidRPr="00E91EDC" w:rsidRDefault="00C44C9B" w:rsidP="001E0FEF">
            <w:pPr>
              <w:keepNext/>
              <w:rPr>
                <w:rFonts w:asciiTheme="minorHAnsi" w:hAnsiTheme="minorHAnsi"/>
                <w:sz w:val="14"/>
                <w:szCs w:val="18"/>
              </w:rPr>
            </w:pPr>
            <w:r w:rsidRPr="00E91EDC">
              <w:rPr>
                <w:rFonts w:asciiTheme="minorHAnsi" w:hAnsiTheme="minorHAnsi"/>
                <w:sz w:val="14"/>
                <w:szCs w:val="18"/>
              </w:rPr>
              <w:t>Documentation Author Name:</w:t>
            </w:r>
          </w:p>
        </w:tc>
        <w:tc>
          <w:tcPr>
            <w:tcW w:w="5516" w:type="dxa"/>
            <w:gridSpan w:val="3"/>
          </w:tcPr>
          <w:p w14:paraId="014647E0" w14:textId="77777777" w:rsidR="00C44C9B" w:rsidRPr="00E91EDC" w:rsidRDefault="00C44C9B" w:rsidP="001E0FEF">
            <w:pPr>
              <w:keepNext/>
              <w:rPr>
                <w:rFonts w:asciiTheme="minorHAnsi" w:hAnsiTheme="minorHAnsi"/>
                <w:sz w:val="14"/>
                <w:szCs w:val="18"/>
              </w:rPr>
            </w:pPr>
            <w:r w:rsidRPr="00E91EDC">
              <w:rPr>
                <w:rFonts w:asciiTheme="minorHAnsi" w:hAnsiTheme="minorHAnsi"/>
                <w:sz w:val="14"/>
                <w:szCs w:val="18"/>
              </w:rPr>
              <w:t>Documentation Author Signature:</w:t>
            </w:r>
          </w:p>
        </w:tc>
      </w:tr>
      <w:tr w:rsidR="00C44C9B" w:rsidRPr="004A5476" w14:paraId="014647E4" w14:textId="77777777">
        <w:trPr>
          <w:trHeight w:val="360"/>
        </w:trPr>
        <w:tc>
          <w:tcPr>
            <w:tcW w:w="5434" w:type="dxa"/>
          </w:tcPr>
          <w:p w14:paraId="014647E2" w14:textId="77777777" w:rsidR="00C44C9B" w:rsidRPr="00E91EDC" w:rsidRDefault="00C44C9B" w:rsidP="001E0FEF">
            <w:pPr>
              <w:keepNext/>
              <w:rPr>
                <w:rFonts w:asciiTheme="minorHAnsi" w:hAnsiTheme="minorHAnsi"/>
                <w:sz w:val="14"/>
                <w:szCs w:val="18"/>
              </w:rPr>
            </w:pPr>
            <w:r w:rsidRPr="00E91EDC">
              <w:rPr>
                <w:rFonts w:asciiTheme="minorHAnsi" w:hAnsiTheme="minorHAnsi"/>
                <w:sz w:val="14"/>
                <w:szCs w:val="18"/>
              </w:rPr>
              <w:t>Company:</w:t>
            </w:r>
          </w:p>
        </w:tc>
        <w:tc>
          <w:tcPr>
            <w:tcW w:w="5516" w:type="dxa"/>
            <w:gridSpan w:val="3"/>
          </w:tcPr>
          <w:p w14:paraId="014647E3" w14:textId="77777777" w:rsidR="00C44C9B" w:rsidRPr="00E91EDC" w:rsidRDefault="00C44C9B" w:rsidP="001E0FEF">
            <w:pPr>
              <w:keepNext/>
              <w:rPr>
                <w:rFonts w:asciiTheme="minorHAnsi" w:hAnsiTheme="minorHAnsi"/>
                <w:sz w:val="14"/>
                <w:szCs w:val="18"/>
              </w:rPr>
            </w:pPr>
            <w:r w:rsidRPr="00E91EDC">
              <w:rPr>
                <w:rFonts w:asciiTheme="minorHAnsi" w:hAnsiTheme="minorHAnsi"/>
                <w:sz w:val="14"/>
                <w:szCs w:val="18"/>
              </w:rPr>
              <w:t>Date Signed:</w:t>
            </w:r>
          </w:p>
        </w:tc>
      </w:tr>
      <w:tr w:rsidR="00C44C9B" w:rsidRPr="004A5476" w14:paraId="014647E7" w14:textId="77777777">
        <w:trPr>
          <w:trHeight w:val="360"/>
        </w:trPr>
        <w:tc>
          <w:tcPr>
            <w:tcW w:w="5434" w:type="dxa"/>
          </w:tcPr>
          <w:p w14:paraId="014647E5" w14:textId="77777777" w:rsidR="00C44C9B" w:rsidRPr="00E91EDC" w:rsidRDefault="00C44C9B" w:rsidP="001E0FEF">
            <w:pPr>
              <w:keepNext/>
              <w:rPr>
                <w:rFonts w:asciiTheme="minorHAnsi" w:hAnsiTheme="minorHAnsi"/>
                <w:sz w:val="14"/>
                <w:szCs w:val="18"/>
              </w:rPr>
            </w:pPr>
            <w:r w:rsidRPr="00E91EDC">
              <w:rPr>
                <w:rFonts w:asciiTheme="minorHAnsi" w:hAnsiTheme="minorHAnsi"/>
                <w:sz w:val="14"/>
                <w:szCs w:val="18"/>
              </w:rPr>
              <w:t>Address:</w:t>
            </w:r>
          </w:p>
        </w:tc>
        <w:tc>
          <w:tcPr>
            <w:tcW w:w="5516" w:type="dxa"/>
            <w:gridSpan w:val="3"/>
          </w:tcPr>
          <w:p w14:paraId="014647E6" w14:textId="77777777" w:rsidR="00C44C9B" w:rsidRPr="00E91EDC" w:rsidRDefault="00C44C9B" w:rsidP="001E0FEF">
            <w:pPr>
              <w:keepNext/>
              <w:rPr>
                <w:rFonts w:asciiTheme="minorHAnsi" w:hAnsiTheme="minorHAnsi"/>
                <w:sz w:val="14"/>
                <w:szCs w:val="18"/>
              </w:rPr>
            </w:pPr>
            <w:r w:rsidRPr="00E91EDC">
              <w:rPr>
                <w:rFonts w:asciiTheme="minorHAnsi" w:hAnsiTheme="minorHAnsi"/>
                <w:sz w:val="14"/>
                <w:szCs w:val="18"/>
              </w:rPr>
              <w:t>CEA/HERS Certification Information (if applicable):</w:t>
            </w:r>
          </w:p>
        </w:tc>
      </w:tr>
      <w:tr w:rsidR="00C44C9B" w:rsidRPr="004A5476" w14:paraId="014647EA" w14:textId="77777777">
        <w:trPr>
          <w:trHeight w:val="360"/>
        </w:trPr>
        <w:tc>
          <w:tcPr>
            <w:tcW w:w="5434" w:type="dxa"/>
          </w:tcPr>
          <w:p w14:paraId="014647E8" w14:textId="77777777" w:rsidR="00C44C9B" w:rsidRPr="00E91EDC" w:rsidRDefault="00C44C9B" w:rsidP="001E0FEF">
            <w:pPr>
              <w:keepNext/>
              <w:rPr>
                <w:rFonts w:asciiTheme="minorHAnsi" w:hAnsiTheme="minorHAnsi"/>
                <w:sz w:val="14"/>
                <w:szCs w:val="18"/>
              </w:rPr>
            </w:pPr>
            <w:r w:rsidRPr="00E91EDC">
              <w:rPr>
                <w:rFonts w:asciiTheme="minorHAnsi" w:hAnsiTheme="minorHAnsi"/>
                <w:sz w:val="14"/>
                <w:szCs w:val="18"/>
              </w:rPr>
              <w:t>City/State/Zip:</w:t>
            </w:r>
          </w:p>
        </w:tc>
        <w:tc>
          <w:tcPr>
            <w:tcW w:w="5516" w:type="dxa"/>
            <w:gridSpan w:val="3"/>
          </w:tcPr>
          <w:p w14:paraId="014647E9" w14:textId="77777777" w:rsidR="00C44C9B" w:rsidRPr="00E91EDC" w:rsidRDefault="00C44C9B" w:rsidP="001E0FEF">
            <w:pPr>
              <w:keepNext/>
              <w:rPr>
                <w:rFonts w:asciiTheme="minorHAnsi" w:hAnsiTheme="minorHAnsi"/>
                <w:sz w:val="14"/>
                <w:szCs w:val="18"/>
              </w:rPr>
            </w:pPr>
            <w:r w:rsidRPr="00E91EDC">
              <w:rPr>
                <w:rFonts w:asciiTheme="minorHAnsi" w:hAnsiTheme="minorHAnsi"/>
                <w:sz w:val="14"/>
                <w:szCs w:val="18"/>
              </w:rPr>
              <w:t>Phone:</w:t>
            </w:r>
          </w:p>
        </w:tc>
      </w:tr>
      <w:tr w:rsidR="00C44C9B" w:rsidRPr="004A5476" w14:paraId="014647EC" w14:textId="77777777">
        <w:tblPrEx>
          <w:tblCellMar>
            <w:left w:w="115" w:type="dxa"/>
            <w:right w:w="115" w:type="dxa"/>
          </w:tblCellMar>
        </w:tblPrEx>
        <w:trPr>
          <w:trHeight w:val="296"/>
        </w:trPr>
        <w:tc>
          <w:tcPr>
            <w:tcW w:w="10950" w:type="dxa"/>
            <w:gridSpan w:val="4"/>
            <w:vAlign w:val="center"/>
          </w:tcPr>
          <w:p w14:paraId="014647EB" w14:textId="77777777" w:rsidR="00C44C9B" w:rsidRPr="004A5476" w:rsidRDefault="00C44C9B" w:rsidP="001E0FEF">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4A5476">
              <w:rPr>
                <w:rFonts w:asciiTheme="minorHAnsi" w:hAnsiTheme="minorHAnsi" w:cs="Arial"/>
                <w:b/>
                <w:caps/>
                <w:sz w:val="18"/>
                <w:szCs w:val="18"/>
              </w:rPr>
              <w:t xml:space="preserve">Responsible Person's Declaration statement </w:t>
            </w:r>
          </w:p>
        </w:tc>
      </w:tr>
      <w:tr w:rsidR="00C44C9B" w:rsidRPr="004A5476" w14:paraId="014647F3" w14:textId="77777777">
        <w:tblPrEx>
          <w:tblCellMar>
            <w:left w:w="115" w:type="dxa"/>
            <w:right w:w="115" w:type="dxa"/>
          </w:tblCellMar>
        </w:tblPrEx>
        <w:trPr>
          <w:trHeight w:val="504"/>
        </w:trPr>
        <w:tc>
          <w:tcPr>
            <w:tcW w:w="10950" w:type="dxa"/>
            <w:gridSpan w:val="4"/>
            <w:shd w:val="clear" w:color="auto" w:fill="auto"/>
          </w:tcPr>
          <w:p w14:paraId="014647ED" w14:textId="77777777" w:rsidR="00C44C9B" w:rsidRPr="004A5476" w:rsidRDefault="00C44C9B" w:rsidP="00E91EDC">
            <w:pPr>
              <w:pStyle w:val="p2"/>
              <w:keepNext/>
              <w:tabs>
                <w:tab w:val="clear" w:pos="357"/>
              </w:tabs>
              <w:spacing w:line="240" w:lineRule="auto"/>
              <w:ind w:left="0" w:right="90" w:firstLine="0"/>
              <w:rPr>
                <w:rFonts w:asciiTheme="minorHAnsi" w:hAnsiTheme="minorHAnsi"/>
                <w:sz w:val="18"/>
                <w:szCs w:val="18"/>
              </w:rPr>
            </w:pPr>
            <w:r w:rsidRPr="004A5476">
              <w:rPr>
                <w:rFonts w:asciiTheme="minorHAnsi" w:hAnsiTheme="minorHAnsi"/>
                <w:sz w:val="18"/>
                <w:szCs w:val="18"/>
              </w:rPr>
              <w:t xml:space="preserve">I certify the following under penalty of perjury, under the laws of the State of California: </w:t>
            </w:r>
          </w:p>
          <w:p w14:paraId="014647EE" w14:textId="77777777" w:rsidR="00C44C9B" w:rsidRPr="004A5476" w:rsidRDefault="00C44C9B" w:rsidP="00E91EDC">
            <w:pPr>
              <w:pStyle w:val="p2"/>
              <w:keepNext/>
              <w:numPr>
                <w:ilvl w:val="0"/>
                <w:numId w:val="28"/>
              </w:numPr>
              <w:tabs>
                <w:tab w:val="clear" w:pos="357"/>
              </w:tabs>
              <w:spacing w:line="240" w:lineRule="auto"/>
              <w:ind w:right="90"/>
              <w:rPr>
                <w:rFonts w:asciiTheme="minorHAnsi" w:hAnsiTheme="minorHAnsi"/>
                <w:sz w:val="18"/>
                <w:szCs w:val="18"/>
              </w:rPr>
            </w:pPr>
            <w:r w:rsidRPr="004A5476">
              <w:rPr>
                <w:rFonts w:asciiTheme="minorHAnsi" w:hAnsiTheme="minorHAnsi"/>
                <w:sz w:val="18"/>
                <w:szCs w:val="18"/>
              </w:rPr>
              <w:t>The information provided on this Certificate of Verification is true and correct.</w:t>
            </w:r>
          </w:p>
          <w:p w14:paraId="014647EF" w14:textId="77777777" w:rsidR="00C44C9B" w:rsidRPr="004A5476" w:rsidRDefault="00C44C9B" w:rsidP="00E91EDC">
            <w:pPr>
              <w:pStyle w:val="p2"/>
              <w:keepNext/>
              <w:numPr>
                <w:ilvl w:val="0"/>
                <w:numId w:val="28"/>
              </w:numPr>
              <w:tabs>
                <w:tab w:val="clear" w:pos="357"/>
              </w:tabs>
              <w:spacing w:line="240" w:lineRule="auto"/>
              <w:ind w:right="90"/>
              <w:rPr>
                <w:rFonts w:asciiTheme="minorHAnsi" w:hAnsiTheme="minorHAnsi"/>
                <w:sz w:val="18"/>
                <w:szCs w:val="18"/>
              </w:rPr>
            </w:pPr>
            <w:r w:rsidRPr="004A5476">
              <w:rPr>
                <w:rFonts w:asciiTheme="minorHAnsi" w:hAnsiTheme="minorHAnsi"/>
                <w:sz w:val="18"/>
                <w:szCs w:val="18"/>
              </w:rPr>
              <w:t>I am the certified HERS Rater who performed the verification identified and reported on this Certificate of Verification (responsible rater).</w:t>
            </w:r>
          </w:p>
          <w:p w14:paraId="014647F0" w14:textId="77777777" w:rsidR="00C44C9B" w:rsidRPr="004A5476" w:rsidRDefault="00C44C9B" w:rsidP="00E91EDC">
            <w:pPr>
              <w:pStyle w:val="p2"/>
              <w:keepNext/>
              <w:numPr>
                <w:ilvl w:val="0"/>
                <w:numId w:val="28"/>
              </w:numPr>
              <w:tabs>
                <w:tab w:val="clear" w:pos="357"/>
              </w:tabs>
              <w:spacing w:line="240" w:lineRule="auto"/>
              <w:ind w:right="90"/>
              <w:rPr>
                <w:rFonts w:asciiTheme="minorHAnsi" w:hAnsiTheme="minorHAnsi"/>
                <w:sz w:val="18"/>
                <w:szCs w:val="18"/>
              </w:rPr>
            </w:pPr>
            <w:r w:rsidRPr="004A5476">
              <w:rPr>
                <w:rFonts w:asciiTheme="minorHAnsi" w:hAnsiTheme="minorHAnsi"/>
                <w:sz w:val="18"/>
                <w:szCs w:val="18"/>
              </w:rPr>
              <w:t>The installed features, materials, components, manufactured devices, or system performance diagnostic results that require HERS verification identified on this Certificate of Verification comply with the applicable requirements in Reference Appendices RA2, RA3, and the requirements specified on the Certificate of Compliance for the building approved by the enforcement agency.</w:t>
            </w:r>
          </w:p>
          <w:p w14:paraId="014647F1" w14:textId="093F80D4" w:rsidR="00C44C9B" w:rsidRPr="004A5476" w:rsidRDefault="00C44C9B" w:rsidP="00E91EDC">
            <w:pPr>
              <w:pStyle w:val="p2"/>
              <w:keepNext/>
              <w:numPr>
                <w:ilvl w:val="0"/>
                <w:numId w:val="28"/>
              </w:numPr>
              <w:tabs>
                <w:tab w:val="clear" w:pos="357"/>
              </w:tabs>
              <w:spacing w:line="240" w:lineRule="auto"/>
              <w:ind w:right="90"/>
              <w:rPr>
                <w:rFonts w:asciiTheme="minorHAnsi" w:hAnsiTheme="minorHAnsi"/>
                <w:sz w:val="18"/>
                <w:szCs w:val="18"/>
              </w:rPr>
            </w:pPr>
            <w:r w:rsidRPr="004A5476">
              <w:rPr>
                <w:rFonts w:asciiTheme="minorHAnsi" w:hAnsiTheme="minorHAnsi"/>
                <w:sz w:val="18"/>
                <w:szCs w:val="18"/>
              </w:rPr>
              <w:t xml:space="preserve"> The information reported on applicable sections of the Certificate(s) of Installation (CF2R) signed and submitted by the person(s) responsible for the construction or installation conforms to the requirements specified on the Certificate(s) of Compliance (CF1R) approved by the enforcement agency.</w:t>
            </w:r>
          </w:p>
          <w:p w14:paraId="014647F2" w14:textId="77777777" w:rsidR="00C44C9B" w:rsidRPr="004A5476" w:rsidRDefault="00C44C9B" w:rsidP="00E91EDC">
            <w:pPr>
              <w:pStyle w:val="p2"/>
              <w:keepNext/>
              <w:numPr>
                <w:ilvl w:val="0"/>
                <w:numId w:val="28"/>
              </w:numPr>
              <w:tabs>
                <w:tab w:val="clear" w:pos="357"/>
              </w:tabs>
              <w:spacing w:line="240" w:lineRule="auto"/>
              <w:ind w:right="90"/>
              <w:rPr>
                <w:rFonts w:asciiTheme="minorHAnsi" w:hAnsiTheme="minorHAnsi"/>
                <w:sz w:val="18"/>
                <w:szCs w:val="18"/>
              </w:rPr>
            </w:pPr>
            <w:r w:rsidRPr="004A5476">
              <w:rPr>
                <w:rFonts w:asciiTheme="minorHAnsi" w:hAnsiTheme="minorHAnsi"/>
                <w:sz w:val="18"/>
                <w:szCs w:val="18"/>
              </w:rPr>
              <w:t xml:space="preserve">I will ensure that a registered copy of this Certificate of Verification shall be </w:t>
            </w:r>
            <w:proofErr w:type="gramStart"/>
            <w:r w:rsidRPr="004A5476">
              <w:rPr>
                <w:rFonts w:asciiTheme="minorHAnsi" w:hAnsiTheme="minorHAnsi"/>
                <w:sz w:val="18"/>
                <w:szCs w:val="18"/>
              </w:rPr>
              <w:t>posted, or</w:t>
            </w:r>
            <w:proofErr w:type="gramEnd"/>
            <w:r w:rsidRPr="004A5476">
              <w:rPr>
                <w:rFonts w:asciiTheme="minorHAnsi" w:hAnsiTheme="minorHAnsi"/>
                <w:sz w:val="18"/>
                <w:szCs w:val="18"/>
              </w:rPr>
              <w:t xml:space="preserve"> made available with the building permit(s) issued for the building, and made available to the enforcement agency for all applicable inspections. I understand that a registered copy of this Certificate of Verification is required to be included with the documentation the builder provides to the building owner at occupancy.  </w:t>
            </w:r>
          </w:p>
        </w:tc>
      </w:tr>
      <w:tr w:rsidR="00C44C9B" w:rsidRPr="004A5476" w14:paraId="014647F5" w14:textId="77777777">
        <w:tblPrEx>
          <w:tblCellMar>
            <w:left w:w="115" w:type="dxa"/>
            <w:right w:w="115" w:type="dxa"/>
          </w:tblCellMar>
        </w:tblPrEx>
        <w:trPr>
          <w:trHeight w:val="278"/>
        </w:trPr>
        <w:tc>
          <w:tcPr>
            <w:tcW w:w="10950" w:type="dxa"/>
            <w:gridSpan w:val="4"/>
            <w:vAlign w:val="center"/>
          </w:tcPr>
          <w:p w14:paraId="014647F4" w14:textId="77777777" w:rsidR="00C44C9B" w:rsidRPr="004A5476" w:rsidRDefault="00C44C9B" w:rsidP="001E0FEF">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Arial"/>
                <w:b/>
                <w:caps/>
                <w:sz w:val="18"/>
                <w:szCs w:val="18"/>
              </w:rPr>
            </w:pPr>
            <w:r w:rsidRPr="004A5476">
              <w:rPr>
                <w:rFonts w:asciiTheme="minorHAnsi" w:hAnsiTheme="minorHAnsi" w:cs="Arial"/>
                <w:b/>
                <w:caps/>
                <w:sz w:val="18"/>
                <w:szCs w:val="18"/>
              </w:rPr>
              <w:t>BUILDER OR INSTALLER INFORMATION AS SHOWN ON THE CERTIFICATE OF INSTALLATION</w:t>
            </w:r>
          </w:p>
        </w:tc>
      </w:tr>
      <w:tr w:rsidR="00C44C9B" w:rsidRPr="004A5476" w14:paraId="014647F7" w14:textId="77777777" w:rsidTr="00E91EDC">
        <w:tblPrEx>
          <w:tblCellMar>
            <w:left w:w="115" w:type="dxa"/>
            <w:right w:w="115" w:type="dxa"/>
          </w:tblCellMar>
        </w:tblPrEx>
        <w:trPr>
          <w:trHeight w:hRule="exact" w:val="360"/>
        </w:trPr>
        <w:tc>
          <w:tcPr>
            <w:tcW w:w="10950" w:type="dxa"/>
            <w:gridSpan w:val="4"/>
          </w:tcPr>
          <w:p w14:paraId="014647F6" w14:textId="77777777" w:rsidR="00C44C9B" w:rsidRPr="00E91EDC" w:rsidRDefault="00C44C9B" w:rsidP="00E91EDC">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8"/>
              </w:rPr>
            </w:pPr>
            <w:r w:rsidRPr="00E91EDC">
              <w:rPr>
                <w:rFonts w:asciiTheme="minorHAnsi" w:hAnsiTheme="minorHAnsi"/>
                <w:sz w:val="14"/>
                <w:szCs w:val="18"/>
              </w:rPr>
              <w:t>Company Name (Installing Subcontractor, General Contractor, or Builder/Owner):</w:t>
            </w:r>
          </w:p>
        </w:tc>
      </w:tr>
      <w:tr w:rsidR="00C44C9B" w:rsidRPr="004A5476" w14:paraId="014647FA" w14:textId="77777777" w:rsidTr="00E91EDC">
        <w:tblPrEx>
          <w:tblCellMar>
            <w:left w:w="115" w:type="dxa"/>
            <w:right w:w="115" w:type="dxa"/>
          </w:tblCellMar>
        </w:tblPrEx>
        <w:trPr>
          <w:trHeight w:hRule="exact" w:val="360"/>
        </w:trPr>
        <w:tc>
          <w:tcPr>
            <w:tcW w:w="5475" w:type="dxa"/>
            <w:gridSpan w:val="2"/>
          </w:tcPr>
          <w:p w14:paraId="014647F8" w14:textId="77777777" w:rsidR="00C44C9B" w:rsidRPr="00E91EDC" w:rsidRDefault="00C44C9B" w:rsidP="00E91EDC">
            <w:pPr>
              <w:keepNext/>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8"/>
              </w:rPr>
            </w:pPr>
            <w:r w:rsidRPr="00E91EDC">
              <w:rPr>
                <w:rFonts w:asciiTheme="minorHAnsi" w:hAnsiTheme="minorHAnsi"/>
                <w:sz w:val="14"/>
                <w:szCs w:val="18"/>
              </w:rPr>
              <w:t>Responsible Builder or Installer Name:</w:t>
            </w:r>
          </w:p>
        </w:tc>
        <w:tc>
          <w:tcPr>
            <w:tcW w:w="5475" w:type="dxa"/>
            <w:gridSpan w:val="2"/>
          </w:tcPr>
          <w:p w14:paraId="014647F9" w14:textId="77777777" w:rsidR="00C44C9B" w:rsidRPr="00E91EDC" w:rsidRDefault="00C44C9B" w:rsidP="007E687C">
            <w:pPr>
              <w:keepNext/>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8"/>
              </w:rPr>
            </w:pPr>
            <w:r w:rsidRPr="00E91EDC">
              <w:rPr>
                <w:rFonts w:asciiTheme="minorHAnsi" w:hAnsiTheme="minorHAnsi"/>
                <w:sz w:val="14"/>
                <w:szCs w:val="18"/>
              </w:rPr>
              <w:t>CSLB License:</w:t>
            </w:r>
          </w:p>
        </w:tc>
      </w:tr>
      <w:tr w:rsidR="00C44C9B" w:rsidRPr="004A5476" w14:paraId="014647FC" w14:textId="77777777">
        <w:tblPrEx>
          <w:tblCellMar>
            <w:left w:w="108" w:type="dxa"/>
            <w:right w:w="108" w:type="dxa"/>
          </w:tblCellMar>
        </w:tblPrEx>
        <w:trPr>
          <w:trHeight w:hRule="exact" w:val="288"/>
        </w:trPr>
        <w:tc>
          <w:tcPr>
            <w:tcW w:w="10950" w:type="dxa"/>
            <w:gridSpan w:val="4"/>
            <w:vAlign w:val="center"/>
          </w:tcPr>
          <w:p w14:paraId="014647FB" w14:textId="77777777" w:rsidR="00C44C9B" w:rsidRPr="004A5476" w:rsidRDefault="00C44C9B" w:rsidP="00E91EDC">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8"/>
                <w:szCs w:val="18"/>
              </w:rPr>
            </w:pPr>
            <w:proofErr w:type="gramStart"/>
            <w:r w:rsidRPr="004A5476">
              <w:rPr>
                <w:rFonts w:asciiTheme="minorHAnsi" w:hAnsiTheme="minorHAnsi" w:cs="Arial"/>
                <w:b/>
                <w:caps/>
                <w:sz w:val="18"/>
                <w:szCs w:val="18"/>
              </w:rPr>
              <w:t>HERS</w:t>
            </w:r>
            <w:proofErr w:type="gramEnd"/>
            <w:r w:rsidRPr="004A5476">
              <w:rPr>
                <w:rFonts w:asciiTheme="minorHAnsi" w:hAnsiTheme="minorHAnsi" w:cs="Arial"/>
                <w:b/>
                <w:caps/>
                <w:sz w:val="18"/>
                <w:szCs w:val="18"/>
              </w:rPr>
              <w:t xml:space="preserve"> PROVIDER DATA REGISTRY INFORMATION</w:t>
            </w:r>
          </w:p>
        </w:tc>
      </w:tr>
      <w:tr w:rsidR="00C44C9B" w:rsidRPr="004A5476" w14:paraId="014647FF" w14:textId="77777777">
        <w:tblPrEx>
          <w:tblCellMar>
            <w:left w:w="108" w:type="dxa"/>
            <w:right w:w="108" w:type="dxa"/>
          </w:tblCellMar>
        </w:tblPrEx>
        <w:trPr>
          <w:trHeight w:hRule="exact" w:val="360"/>
        </w:trPr>
        <w:tc>
          <w:tcPr>
            <w:tcW w:w="5482" w:type="dxa"/>
            <w:gridSpan w:val="3"/>
          </w:tcPr>
          <w:p w14:paraId="014647FD" w14:textId="77777777" w:rsidR="00C44C9B" w:rsidRPr="00E91EDC" w:rsidRDefault="00C44C9B" w:rsidP="001E0FEF">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8"/>
              </w:rPr>
            </w:pPr>
            <w:r w:rsidRPr="00E91EDC">
              <w:rPr>
                <w:rFonts w:asciiTheme="minorHAnsi" w:hAnsiTheme="minorHAnsi"/>
                <w:sz w:val="14"/>
                <w:szCs w:val="18"/>
              </w:rPr>
              <w:t>Sample Group Number (if applicable):</w:t>
            </w:r>
          </w:p>
        </w:tc>
        <w:tc>
          <w:tcPr>
            <w:tcW w:w="5468" w:type="dxa"/>
          </w:tcPr>
          <w:p w14:paraId="014647FE" w14:textId="77757B19" w:rsidR="00C44C9B" w:rsidRPr="00E91EDC" w:rsidRDefault="00C44C9B" w:rsidP="001E0FEF">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8"/>
              </w:rPr>
            </w:pPr>
            <w:r w:rsidRPr="00E91EDC">
              <w:rPr>
                <w:rFonts w:asciiTheme="minorHAnsi" w:hAnsiTheme="minorHAnsi"/>
                <w:sz w:val="14"/>
                <w:szCs w:val="18"/>
              </w:rPr>
              <w:t>Dwelling Test Status in Sample Group (if applicable)</w:t>
            </w:r>
            <w:r w:rsidR="0075419B" w:rsidRPr="00E91EDC">
              <w:rPr>
                <w:rFonts w:asciiTheme="minorHAnsi" w:hAnsiTheme="minorHAnsi"/>
                <w:sz w:val="14"/>
                <w:szCs w:val="18"/>
              </w:rPr>
              <w:t>:</w:t>
            </w:r>
          </w:p>
        </w:tc>
      </w:tr>
      <w:tr w:rsidR="00C44C9B" w:rsidRPr="004A5476" w14:paraId="01464801" w14:textId="77777777">
        <w:tblPrEx>
          <w:tblCellMar>
            <w:left w:w="108" w:type="dxa"/>
            <w:right w:w="108" w:type="dxa"/>
          </w:tblCellMar>
        </w:tblPrEx>
        <w:trPr>
          <w:trHeight w:val="288"/>
        </w:trPr>
        <w:tc>
          <w:tcPr>
            <w:tcW w:w="10950" w:type="dxa"/>
            <w:gridSpan w:val="4"/>
            <w:vAlign w:val="center"/>
          </w:tcPr>
          <w:p w14:paraId="01464800" w14:textId="77777777" w:rsidR="00C44C9B" w:rsidRPr="004A5476" w:rsidRDefault="00C44C9B" w:rsidP="00E91EDC">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8"/>
                <w:szCs w:val="18"/>
              </w:rPr>
            </w:pPr>
            <w:proofErr w:type="gramStart"/>
            <w:r w:rsidRPr="004A5476">
              <w:rPr>
                <w:rFonts w:asciiTheme="minorHAnsi" w:hAnsiTheme="minorHAnsi" w:cs="Arial"/>
                <w:b/>
                <w:caps/>
                <w:sz w:val="18"/>
                <w:szCs w:val="18"/>
              </w:rPr>
              <w:t>HERS</w:t>
            </w:r>
            <w:proofErr w:type="gramEnd"/>
            <w:r w:rsidRPr="004A5476">
              <w:rPr>
                <w:rFonts w:asciiTheme="minorHAnsi" w:hAnsiTheme="minorHAnsi" w:cs="Arial"/>
                <w:b/>
                <w:caps/>
                <w:sz w:val="18"/>
                <w:szCs w:val="18"/>
              </w:rPr>
              <w:t xml:space="preserve"> RATER INFORMATION</w:t>
            </w:r>
          </w:p>
        </w:tc>
      </w:tr>
      <w:tr w:rsidR="00C44C9B" w:rsidRPr="004A5476" w14:paraId="01464803" w14:textId="77777777">
        <w:tblPrEx>
          <w:tblCellMar>
            <w:left w:w="108" w:type="dxa"/>
            <w:right w:w="108" w:type="dxa"/>
          </w:tblCellMar>
        </w:tblPrEx>
        <w:trPr>
          <w:trHeight w:hRule="exact" w:val="360"/>
        </w:trPr>
        <w:tc>
          <w:tcPr>
            <w:tcW w:w="10950" w:type="dxa"/>
            <w:gridSpan w:val="4"/>
          </w:tcPr>
          <w:p w14:paraId="01464802" w14:textId="77777777" w:rsidR="00C44C9B" w:rsidRPr="00E91EDC" w:rsidRDefault="00C44C9B" w:rsidP="00E91EDC">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8"/>
              </w:rPr>
            </w:pPr>
            <w:r w:rsidRPr="00E91EDC">
              <w:rPr>
                <w:rFonts w:asciiTheme="minorHAnsi" w:hAnsiTheme="minorHAnsi"/>
                <w:sz w:val="14"/>
                <w:szCs w:val="18"/>
              </w:rPr>
              <w:t>HERS Rater Company Name:</w:t>
            </w:r>
          </w:p>
        </w:tc>
      </w:tr>
      <w:tr w:rsidR="00C44C9B" w:rsidRPr="004A5476" w14:paraId="01464806" w14:textId="77777777">
        <w:tblPrEx>
          <w:tblCellMar>
            <w:left w:w="108" w:type="dxa"/>
            <w:right w:w="108" w:type="dxa"/>
          </w:tblCellMar>
        </w:tblPrEx>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Pr>
          <w:p w14:paraId="01464804" w14:textId="77777777" w:rsidR="00C44C9B" w:rsidRPr="00E91EDC" w:rsidRDefault="00C44C9B" w:rsidP="00E91EDC">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8"/>
              </w:rPr>
            </w:pPr>
            <w:r w:rsidRPr="00E91EDC">
              <w:rPr>
                <w:rFonts w:asciiTheme="minorHAnsi" w:hAnsiTheme="minorHAnsi"/>
                <w:sz w:val="14"/>
                <w:szCs w:val="18"/>
              </w:rPr>
              <w:t>Responsible Rater Name:</w:t>
            </w:r>
          </w:p>
        </w:tc>
        <w:tc>
          <w:tcPr>
            <w:tcW w:w="5468" w:type="dxa"/>
            <w:tcBorders>
              <w:top w:val="single" w:sz="4" w:space="0" w:color="auto"/>
              <w:left w:val="single" w:sz="4" w:space="0" w:color="auto"/>
              <w:bottom w:val="single" w:sz="4" w:space="0" w:color="auto"/>
              <w:right w:val="single" w:sz="4" w:space="0" w:color="auto"/>
            </w:tcBorders>
          </w:tcPr>
          <w:p w14:paraId="01464805" w14:textId="77777777" w:rsidR="00C44C9B" w:rsidRPr="00E91EDC" w:rsidRDefault="00C44C9B" w:rsidP="00E91EDC">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8"/>
              </w:rPr>
            </w:pPr>
            <w:r w:rsidRPr="00E91EDC">
              <w:rPr>
                <w:rFonts w:asciiTheme="minorHAnsi" w:hAnsiTheme="minorHAnsi"/>
                <w:sz w:val="14"/>
                <w:szCs w:val="18"/>
              </w:rPr>
              <w:t>Responsible Rater Signature:</w:t>
            </w:r>
          </w:p>
        </w:tc>
      </w:tr>
      <w:tr w:rsidR="00C44C9B" w:rsidRPr="004A5476" w14:paraId="01464809" w14:textId="77777777">
        <w:tblPrEx>
          <w:tblCellMar>
            <w:left w:w="108" w:type="dxa"/>
            <w:right w:w="108" w:type="dxa"/>
          </w:tblCellMar>
        </w:tblPrEx>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Pr>
          <w:p w14:paraId="01464807" w14:textId="710069F0" w:rsidR="00C44C9B" w:rsidRPr="00E91EDC" w:rsidRDefault="00C44C9B" w:rsidP="00E91EDC">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8"/>
              </w:rPr>
            </w:pPr>
            <w:r w:rsidRPr="00E91EDC">
              <w:rPr>
                <w:rFonts w:asciiTheme="minorHAnsi" w:hAnsiTheme="minorHAnsi"/>
                <w:sz w:val="14"/>
                <w:szCs w:val="18"/>
              </w:rPr>
              <w:t>Responsible Rater Certification Number w/ this HERS Provider</w:t>
            </w:r>
            <w:r w:rsidR="0075419B" w:rsidRPr="00E91EDC">
              <w:rPr>
                <w:rFonts w:asciiTheme="minorHAnsi" w:hAnsiTheme="minorHAnsi"/>
                <w:sz w:val="14"/>
                <w:szCs w:val="18"/>
              </w:rPr>
              <w:t>:</w:t>
            </w:r>
          </w:p>
        </w:tc>
        <w:tc>
          <w:tcPr>
            <w:tcW w:w="5468" w:type="dxa"/>
            <w:tcBorders>
              <w:top w:val="single" w:sz="4" w:space="0" w:color="auto"/>
              <w:left w:val="single" w:sz="4" w:space="0" w:color="auto"/>
              <w:bottom w:val="single" w:sz="4" w:space="0" w:color="auto"/>
              <w:right w:val="single" w:sz="4" w:space="0" w:color="auto"/>
            </w:tcBorders>
          </w:tcPr>
          <w:p w14:paraId="01464808" w14:textId="77777777" w:rsidR="00C44C9B" w:rsidRPr="00E91EDC" w:rsidRDefault="00C44C9B" w:rsidP="00E91EDC">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8"/>
              </w:rPr>
            </w:pPr>
            <w:r w:rsidRPr="00E91EDC">
              <w:rPr>
                <w:rFonts w:asciiTheme="minorHAnsi" w:hAnsiTheme="minorHAnsi"/>
                <w:sz w:val="14"/>
                <w:szCs w:val="18"/>
              </w:rPr>
              <w:t>Date Signed:</w:t>
            </w:r>
          </w:p>
        </w:tc>
      </w:tr>
    </w:tbl>
    <w:p w14:paraId="0146480A" w14:textId="77777777" w:rsidR="00786D26" w:rsidRPr="004A5476" w:rsidRDefault="00786D26">
      <w:pPr>
        <w:rPr>
          <w:rFonts w:asciiTheme="minorHAnsi" w:hAnsiTheme="minorHAnsi"/>
          <w:sz w:val="18"/>
          <w:szCs w:val="18"/>
        </w:rPr>
      </w:pPr>
    </w:p>
    <w:p w14:paraId="0146480B" w14:textId="77777777" w:rsidR="00786D26" w:rsidRPr="004A5476" w:rsidRDefault="00786D26">
      <w:pPr>
        <w:rPr>
          <w:rFonts w:asciiTheme="minorHAnsi" w:hAnsiTheme="minorHAnsi"/>
          <w:sz w:val="18"/>
          <w:szCs w:val="18"/>
        </w:rPr>
      </w:pPr>
    </w:p>
    <w:p w14:paraId="0146480C" w14:textId="77777777" w:rsidR="00786D26" w:rsidRPr="004A5476" w:rsidRDefault="00786D26">
      <w:pPr>
        <w:rPr>
          <w:rFonts w:asciiTheme="minorHAnsi" w:hAnsiTheme="minorHAnsi"/>
          <w:sz w:val="18"/>
          <w:szCs w:val="18"/>
        </w:rPr>
      </w:pPr>
    </w:p>
    <w:p w14:paraId="0146480D" w14:textId="77777777" w:rsidR="00786D26" w:rsidRPr="004A5476" w:rsidRDefault="00786D26">
      <w:pPr>
        <w:rPr>
          <w:rFonts w:asciiTheme="minorHAnsi" w:hAnsiTheme="minorHAnsi"/>
          <w:sz w:val="18"/>
          <w:szCs w:val="18"/>
        </w:rPr>
      </w:pPr>
    </w:p>
    <w:p w14:paraId="0146480E" w14:textId="77777777" w:rsidR="00786D26" w:rsidRPr="004A5476" w:rsidRDefault="00786D26">
      <w:pPr>
        <w:rPr>
          <w:rFonts w:asciiTheme="minorHAnsi" w:hAnsiTheme="minorHAnsi"/>
          <w:sz w:val="18"/>
          <w:szCs w:val="18"/>
        </w:rPr>
      </w:pPr>
    </w:p>
    <w:p w14:paraId="0146480F" w14:textId="77777777" w:rsidR="00786D26" w:rsidRPr="004A5476" w:rsidRDefault="00786D26" w:rsidP="00075B8A">
      <w:pPr>
        <w:pStyle w:val="Header"/>
        <w:tabs>
          <w:tab w:val="clear" w:pos="4320"/>
          <w:tab w:val="clear" w:pos="8640"/>
          <w:tab w:val="left" w:pos="360"/>
        </w:tabs>
        <w:rPr>
          <w:rFonts w:asciiTheme="minorHAnsi" w:hAnsiTheme="minorHAnsi"/>
          <w:sz w:val="18"/>
          <w:szCs w:val="18"/>
        </w:rPr>
      </w:pPr>
    </w:p>
    <w:p w14:paraId="01464810" w14:textId="77777777" w:rsidR="00786D26" w:rsidRPr="004A5476" w:rsidRDefault="00786D26" w:rsidP="00075B8A">
      <w:pPr>
        <w:pStyle w:val="Header"/>
        <w:tabs>
          <w:tab w:val="clear" w:pos="4320"/>
          <w:tab w:val="clear" w:pos="8640"/>
          <w:tab w:val="left" w:pos="360"/>
        </w:tabs>
        <w:rPr>
          <w:rFonts w:asciiTheme="minorHAnsi" w:hAnsiTheme="minorHAnsi"/>
          <w:sz w:val="18"/>
          <w:szCs w:val="18"/>
        </w:rPr>
        <w:sectPr w:rsidR="00786D26" w:rsidRPr="004A5476" w:rsidSect="009847DD">
          <w:headerReference w:type="even" r:id="rId11"/>
          <w:headerReference w:type="default" r:id="rId12"/>
          <w:footerReference w:type="even" r:id="rId13"/>
          <w:footerReference w:type="default" r:id="rId14"/>
          <w:headerReference w:type="first" r:id="rId15"/>
          <w:footerReference w:type="first" r:id="rId16"/>
          <w:pgSz w:w="12240" w:h="15840" w:code="1"/>
          <w:pgMar w:top="720" w:right="720" w:bottom="720" w:left="720" w:header="432" w:footer="432" w:gutter="0"/>
          <w:cols w:space="720"/>
          <w:docGrid w:linePitch="272"/>
        </w:sectPr>
      </w:pPr>
    </w:p>
    <w:p w14:paraId="01464812" w14:textId="5B08C87E" w:rsidR="00786D26" w:rsidRDefault="0075419B" w:rsidP="00E91EDC">
      <w:pPr>
        <w:jc w:val="center"/>
        <w:rPr>
          <w:rFonts w:asciiTheme="minorHAnsi" w:hAnsiTheme="minorHAnsi"/>
          <w:sz w:val="18"/>
          <w:szCs w:val="18"/>
        </w:rPr>
      </w:pPr>
      <w:r>
        <w:rPr>
          <w:rFonts w:asciiTheme="minorHAnsi" w:hAnsiTheme="minorHAnsi"/>
          <w:b/>
          <w:szCs w:val="18"/>
        </w:rPr>
        <w:lastRenderedPageBreak/>
        <w:t>CF3R-MCH-25e-H User Instructions</w:t>
      </w:r>
    </w:p>
    <w:p w14:paraId="01464813" w14:textId="77777777" w:rsidR="008228DD" w:rsidRPr="004A5476" w:rsidRDefault="008228DD" w:rsidP="00A728D9">
      <w:pPr>
        <w:rPr>
          <w:rFonts w:asciiTheme="minorHAnsi" w:hAnsiTheme="minorHAnsi"/>
          <w:sz w:val="18"/>
          <w:szCs w:val="18"/>
        </w:rPr>
      </w:pPr>
    </w:p>
    <w:p w14:paraId="01464814" w14:textId="7A37B87E" w:rsidR="008228DD" w:rsidRPr="00E91EDC" w:rsidRDefault="008228DD" w:rsidP="008228DD">
      <w:pPr>
        <w:rPr>
          <w:rFonts w:asciiTheme="minorHAnsi" w:hAnsiTheme="minorHAnsi"/>
          <w:b/>
          <w:sz w:val="18"/>
          <w:szCs w:val="18"/>
        </w:rPr>
      </w:pPr>
      <w:r w:rsidRPr="00E91EDC">
        <w:rPr>
          <w:rFonts w:asciiTheme="minorHAnsi" w:hAnsiTheme="minorHAnsi"/>
          <w:b/>
          <w:sz w:val="18"/>
          <w:szCs w:val="18"/>
        </w:rPr>
        <w:t>Section A. System Information</w:t>
      </w:r>
    </w:p>
    <w:p w14:paraId="01464816" w14:textId="3A05041E" w:rsidR="008228DD" w:rsidRPr="00DF3F73" w:rsidRDefault="008228DD" w:rsidP="008228DD">
      <w:pPr>
        <w:pStyle w:val="ListParagraph"/>
        <w:numPr>
          <w:ilvl w:val="0"/>
          <w:numId w:val="12"/>
        </w:numPr>
        <w:rPr>
          <w:rFonts w:asciiTheme="minorHAnsi" w:hAnsiTheme="minorHAnsi"/>
          <w:sz w:val="18"/>
          <w:szCs w:val="18"/>
        </w:rPr>
      </w:pPr>
      <w:r w:rsidRPr="00DF3F73">
        <w:rPr>
          <w:rFonts w:asciiTheme="minorHAnsi" w:hAnsiTheme="minorHAnsi"/>
          <w:sz w:val="18"/>
          <w:szCs w:val="18"/>
        </w:rPr>
        <w:t xml:space="preserve">This information is automatically pulled from the Certificate of Installation (CF2R-MCH-25). If installed system does not match this entry, it can be overwritten by </w:t>
      </w:r>
      <w:proofErr w:type="gramStart"/>
      <w:r w:rsidRPr="00DF3F73">
        <w:rPr>
          <w:rFonts w:asciiTheme="minorHAnsi" w:hAnsiTheme="minorHAnsi"/>
          <w:sz w:val="18"/>
          <w:szCs w:val="18"/>
        </w:rPr>
        <w:t>rater</w:t>
      </w:r>
      <w:proofErr w:type="gramEnd"/>
      <w:r w:rsidRPr="00DF3F73">
        <w:rPr>
          <w:rFonts w:asciiTheme="minorHAnsi" w:hAnsiTheme="minorHAnsi"/>
          <w:sz w:val="18"/>
          <w:szCs w:val="18"/>
        </w:rPr>
        <w:t xml:space="preserve"> but it will be flagged as a possible fail.</w:t>
      </w:r>
    </w:p>
    <w:p w14:paraId="01464817" w14:textId="552D5C06" w:rsidR="008228DD" w:rsidRPr="00DF3F73" w:rsidRDefault="008228DD" w:rsidP="008228DD">
      <w:pPr>
        <w:pStyle w:val="ListParagraph"/>
        <w:numPr>
          <w:ilvl w:val="0"/>
          <w:numId w:val="12"/>
        </w:numPr>
        <w:rPr>
          <w:rFonts w:asciiTheme="minorHAnsi" w:hAnsiTheme="minorHAnsi"/>
          <w:sz w:val="18"/>
          <w:szCs w:val="18"/>
        </w:rPr>
      </w:pPr>
      <w:r w:rsidRPr="00DF3F73">
        <w:rPr>
          <w:rFonts w:asciiTheme="minorHAnsi" w:hAnsiTheme="minorHAnsi"/>
          <w:sz w:val="18"/>
          <w:szCs w:val="18"/>
        </w:rPr>
        <w:t>This information is automatically pulled from the Certificate of Installation (CF2R-MCH-25)</w:t>
      </w:r>
      <w:r w:rsidR="0075419B">
        <w:rPr>
          <w:rFonts w:asciiTheme="minorHAnsi" w:hAnsiTheme="minorHAnsi"/>
          <w:sz w:val="18"/>
          <w:szCs w:val="18"/>
        </w:rPr>
        <w:t>.</w:t>
      </w:r>
      <w:r w:rsidRPr="00DF3F73">
        <w:rPr>
          <w:rFonts w:asciiTheme="minorHAnsi" w:hAnsiTheme="minorHAnsi"/>
          <w:sz w:val="18"/>
          <w:szCs w:val="18"/>
        </w:rPr>
        <w:t xml:space="preserve"> If installed system does not match this entry, it can be overwritten by </w:t>
      </w:r>
      <w:proofErr w:type="gramStart"/>
      <w:r w:rsidRPr="00DF3F73">
        <w:rPr>
          <w:rFonts w:asciiTheme="minorHAnsi" w:hAnsiTheme="minorHAnsi"/>
          <w:sz w:val="18"/>
          <w:szCs w:val="18"/>
        </w:rPr>
        <w:t>rater</w:t>
      </w:r>
      <w:proofErr w:type="gramEnd"/>
      <w:r w:rsidRPr="00DF3F73">
        <w:rPr>
          <w:rFonts w:asciiTheme="minorHAnsi" w:hAnsiTheme="minorHAnsi"/>
          <w:sz w:val="18"/>
          <w:szCs w:val="18"/>
        </w:rPr>
        <w:t xml:space="preserve"> but it will be flagged as a possible fail.</w:t>
      </w:r>
    </w:p>
    <w:p w14:paraId="01464818" w14:textId="6D29E070" w:rsidR="008228DD" w:rsidRPr="00DF3F73" w:rsidRDefault="008228DD" w:rsidP="008228DD">
      <w:pPr>
        <w:pStyle w:val="ListParagraph"/>
        <w:numPr>
          <w:ilvl w:val="0"/>
          <w:numId w:val="12"/>
        </w:numPr>
        <w:rPr>
          <w:rFonts w:asciiTheme="minorHAnsi" w:hAnsiTheme="minorHAnsi"/>
          <w:sz w:val="18"/>
          <w:szCs w:val="18"/>
        </w:rPr>
      </w:pPr>
      <w:r w:rsidRPr="00DF3F73">
        <w:rPr>
          <w:rFonts w:asciiTheme="minorHAnsi" w:hAnsiTheme="minorHAnsi"/>
          <w:sz w:val="18"/>
          <w:szCs w:val="18"/>
        </w:rPr>
        <w:t xml:space="preserve">This information is automatically pulled from the Certificate of Installation (CF2R-MCH-25). If installed system does not match this entry, it can be overwritten by </w:t>
      </w:r>
      <w:proofErr w:type="gramStart"/>
      <w:r w:rsidRPr="00DF3F73">
        <w:rPr>
          <w:rFonts w:asciiTheme="minorHAnsi" w:hAnsiTheme="minorHAnsi"/>
          <w:sz w:val="18"/>
          <w:szCs w:val="18"/>
        </w:rPr>
        <w:t>rater</w:t>
      </w:r>
      <w:proofErr w:type="gramEnd"/>
      <w:r w:rsidRPr="00DF3F73">
        <w:rPr>
          <w:rFonts w:asciiTheme="minorHAnsi" w:hAnsiTheme="minorHAnsi"/>
          <w:sz w:val="18"/>
          <w:szCs w:val="18"/>
        </w:rPr>
        <w:t xml:space="preserve"> but it will be flagged as a possible fail.</w:t>
      </w:r>
    </w:p>
    <w:p w14:paraId="01464819" w14:textId="5CDFE8C0" w:rsidR="008228DD" w:rsidRPr="00DF3F73" w:rsidRDefault="008228DD" w:rsidP="008228DD">
      <w:pPr>
        <w:pStyle w:val="ListParagraph"/>
        <w:numPr>
          <w:ilvl w:val="0"/>
          <w:numId w:val="12"/>
        </w:numPr>
        <w:rPr>
          <w:rFonts w:asciiTheme="minorHAnsi" w:hAnsiTheme="minorHAnsi"/>
          <w:sz w:val="18"/>
          <w:szCs w:val="18"/>
        </w:rPr>
      </w:pPr>
      <w:r w:rsidRPr="00DF3F73">
        <w:rPr>
          <w:rFonts w:asciiTheme="minorHAnsi" w:hAnsiTheme="minorHAnsi"/>
          <w:sz w:val="18"/>
          <w:szCs w:val="18"/>
        </w:rPr>
        <w:t>This information is automatically pulled from the Certificate of Installation (CF2R-MCH-25)</w:t>
      </w:r>
      <w:r w:rsidR="0075419B">
        <w:rPr>
          <w:rFonts w:asciiTheme="minorHAnsi" w:hAnsiTheme="minorHAnsi"/>
          <w:sz w:val="18"/>
          <w:szCs w:val="18"/>
        </w:rPr>
        <w:t>.</w:t>
      </w:r>
      <w:r w:rsidRPr="00DF3F73">
        <w:rPr>
          <w:rFonts w:asciiTheme="minorHAnsi" w:hAnsiTheme="minorHAnsi"/>
          <w:sz w:val="18"/>
          <w:szCs w:val="18"/>
        </w:rPr>
        <w:t xml:space="preserve"> If installed system does not match this entry, it can be overwritten by </w:t>
      </w:r>
      <w:proofErr w:type="gramStart"/>
      <w:r w:rsidRPr="00DF3F73">
        <w:rPr>
          <w:rFonts w:asciiTheme="minorHAnsi" w:hAnsiTheme="minorHAnsi"/>
          <w:sz w:val="18"/>
          <w:szCs w:val="18"/>
        </w:rPr>
        <w:t>rater</w:t>
      </w:r>
      <w:proofErr w:type="gramEnd"/>
      <w:r w:rsidRPr="00DF3F73">
        <w:rPr>
          <w:rFonts w:asciiTheme="minorHAnsi" w:hAnsiTheme="minorHAnsi"/>
          <w:sz w:val="18"/>
          <w:szCs w:val="18"/>
        </w:rPr>
        <w:t xml:space="preserve"> but it will be flagged as a possible fail.</w:t>
      </w:r>
    </w:p>
    <w:p w14:paraId="0146481A" w14:textId="197BAB81" w:rsidR="008228DD" w:rsidRPr="00DF3F73" w:rsidRDefault="008228DD" w:rsidP="008228DD">
      <w:pPr>
        <w:pStyle w:val="ListParagraph"/>
        <w:numPr>
          <w:ilvl w:val="0"/>
          <w:numId w:val="12"/>
        </w:numPr>
        <w:rPr>
          <w:rFonts w:asciiTheme="minorHAnsi" w:hAnsiTheme="minorHAnsi"/>
          <w:sz w:val="18"/>
          <w:szCs w:val="18"/>
        </w:rPr>
      </w:pPr>
      <w:r w:rsidRPr="00DF3F73">
        <w:rPr>
          <w:rFonts w:asciiTheme="minorHAnsi" w:hAnsiTheme="minorHAnsi"/>
          <w:sz w:val="18"/>
          <w:szCs w:val="18"/>
        </w:rPr>
        <w:t xml:space="preserve">This information is automatically pulled from the Certificate of Installation (CF2R-MCH-25). If installed system does not match this entry, it can be overwritten by </w:t>
      </w:r>
      <w:proofErr w:type="gramStart"/>
      <w:r w:rsidRPr="00DF3F73">
        <w:rPr>
          <w:rFonts w:asciiTheme="minorHAnsi" w:hAnsiTheme="minorHAnsi"/>
          <w:sz w:val="18"/>
          <w:szCs w:val="18"/>
        </w:rPr>
        <w:t>rater</w:t>
      </w:r>
      <w:proofErr w:type="gramEnd"/>
      <w:r w:rsidRPr="00DF3F73">
        <w:rPr>
          <w:rFonts w:asciiTheme="minorHAnsi" w:hAnsiTheme="minorHAnsi"/>
          <w:sz w:val="18"/>
          <w:szCs w:val="18"/>
        </w:rPr>
        <w:t xml:space="preserve"> but it will be flagged as a possible fail.</w:t>
      </w:r>
    </w:p>
    <w:p w14:paraId="0146481B" w14:textId="18120D8F" w:rsidR="008228DD" w:rsidRPr="00DF3F73" w:rsidRDefault="008228DD" w:rsidP="008228DD">
      <w:pPr>
        <w:pStyle w:val="ListParagraph"/>
        <w:numPr>
          <w:ilvl w:val="0"/>
          <w:numId w:val="12"/>
        </w:numPr>
        <w:rPr>
          <w:rFonts w:asciiTheme="minorHAnsi" w:hAnsiTheme="minorHAnsi"/>
          <w:sz w:val="18"/>
          <w:szCs w:val="18"/>
        </w:rPr>
      </w:pPr>
      <w:r w:rsidRPr="00DF3F73">
        <w:rPr>
          <w:rFonts w:asciiTheme="minorHAnsi" w:hAnsiTheme="minorHAnsi"/>
          <w:sz w:val="18"/>
          <w:szCs w:val="18"/>
        </w:rPr>
        <w:t>This information is automatically pulled from the Certificate of Installation (CF2R-MCH-25)</w:t>
      </w:r>
      <w:r w:rsidR="0075419B">
        <w:rPr>
          <w:rFonts w:asciiTheme="minorHAnsi" w:hAnsiTheme="minorHAnsi"/>
          <w:sz w:val="18"/>
          <w:szCs w:val="18"/>
        </w:rPr>
        <w:t>.</w:t>
      </w:r>
      <w:r w:rsidRPr="00DF3F73">
        <w:rPr>
          <w:rFonts w:asciiTheme="minorHAnsi" w:hAnsiTheme="minorHAnsi"/>
          <w:sz w:val="18"/>
          <w:szCs w:val="18"/>
        </w:rPr>
        <w:t xml:space="preserve"> If installed system does not match this entry, it can be overwritten by </w:t>
      </w:r>
      <w:proofErr w:type="gramStart"/>
      <w:r w:rsidRPr="00DF3F73">
        <w:rPr>
          <w:rFonts w:asciiTheme="minorHAnsi" w:hAnsiTheme="minorHAnsi"/>
          <w:sz w:val="18"/>
          <w:szCs w:val="18"/>
        </w:rPr>
        <w:t>rater</w:t>
      </w:r>
      <w:proofErr w:type="gramEnd"/>
      <w:r w:rsidRPr="00DF3F73">
        <w:rPr>
          <w:rFonts w:asciiTheme="minorHAnsi" w:hAnsiTheme="minorHAnsi"/>
          <w:sz w:val="18"/>
          <w:szCs w:val="18"/>
        </w:rPr>
        <w:t xml:space="preserve"> but it will be flagged as a possible fail.</w:t>
      </w:r>
    </w:p>
    <w:p w14:paraId="65F2EB31" w14:textId="2B7A45EB" w:rsidR="00E80132" w:rsidRPr="00C6596A" w:rsidRDefault="008228DD" w:rsidP="008228DD">
      <w:pPr>
        <w:pStyle w:val="ListParagraph"/>
        <w:numPr>
          <w:ilvl w:val="0"/>
          <w:numId w:val="12"/>
        </w:numPr>
        <w:rPr>
          <w:rFonts w:asciiTheme="minorHAnsi" w:hAnsiTheme="minorHAnsi"/>
        </w:rPr>
      </w:pPr>
      <w:r w:rsidRPr="00DF3F73">
        <w:rPr>
          <w:rFonts w:asciiTheme="minorHAnsi" w:hAnsiTheme="minorHAnsi"/>
          <w:sz w:val="18"/>
          <w:szCs w:val="18"/>
        </w:rPr>
        <w:t>This information is automatically pulled from the Certificate of Installation (CF2R-MCH-25)</w:t>
      </w:r>
      <w:r w:rsidR="0075419B">
        <w:rPr>
          <w:rFonts w:asciiTheme="minorHAnsi" w:hAnsiTheme="minorHAnsi"/>
          <w:sz w:val="18"/>
          <w:szCs w:val="18"/>
        </w:rPr>
        <w:t>.</w:t>
      </w:r>
      <w:r w:rsidRPr="00DF3F73">
        <w:rPr>
          <w:rFonts w:asciiTheme="minorHAnsi" w:hAnsiTheme="minorHAnsi"/>
          <w:sz w:val="18"/>
          <w:szCs w:val="18"/>
        </w:rPr>
        <w:t xml:space="preserve"> If installed system does not match this entry, it can be overwritten by </w:t>
      </w:r>
      <w:proofErr w:type="gramStart"/>
      <w:r w:rsidRPr="00DF3F73">
        <w:rPr>
          <w:rFonts w:asciiTheme="minorHAnsi" w:hAnsiTheme="minorHAnsi"/>
          <w:sz w:val="18"/>
          <w:szCs w:val="18"/>
        </w:rPr>
        <w:t>rater</w:t>
      </w:r>
      <w:proofErr w:type="gramEnd"/>
      <w:r w:rsidRPr="00DF3F73">
        <w:rPr>
          <w:rFonts w:asciiTheme="minorHAnsi" w:hAnsiTheme="minorHAnsi"/>
          <w:sz w:val="18"/>
          <w:szCs w:val="18"/>
        </w:rPr>
        <w:t xml:space="preserve"> but it will be flagged as a possible fail</w:t>
      </w:r>
      <w:r w:rsidRPr="00DB0ECE">
        <w:rPr>
          <w:rFonts w:asciiTheme="minorHAnsi" w:hAnsiTheme="minorHAnsi"/>
          <w:sz w:val="18"/>
          <w:szCs w:val="18"/>
        </w:rPr>
        <w:t>.</w:t>
      </w:r>
      <w:r w:rsidRPr="00D0557E">
        <w:rPr>
          <w:rFonts w:asciiTheme="minorHAnsi" w:hAnsiTheme="minorHAnsi"/>
          <w:sz w:val="18"/>
        </w:rPr>
        <w:t xml:space="preserve"> Choose the type of refrigerant used by the system being verified. </w:t>
      </w:r>
    </w:p>
    <w:p w14:paraId="0146481C" w14:textId="3335994C" w:rsidR="008228DD" w:rsidRDefault="008228DD" w:rsidP="00C6596A">
      <w:pPr>
        <w:pStyle w:val="ListParagraph"/>
        <w:rPr>
          <w:rFonts w:asciiTheme="minorHAnsi" w:hAnsiTheme="minorHAnsi"/>
        </w:rPr>
      </w:pPr>
      <w:r w:rsidRPr="00D0557E">
        <w:rPr>
          <w:rFonts w:asciiTheme="minorHAnsi" w:hAnsiTheme="minorHAnsi"/>
          <w:sz w:val="18"/>
        </w:rPr>
        <w:t>R-22 and R-410A are the most common, but other types may occasionally be encountered.</w:t>
      </w:r>
    </w:p>
    <w:p w14:paraId="0146481D" w14:textId="058D1046" w:rsidR="008228DD" w:rsidRPr="00DF3F73" w:rsidRDefault="008228DD" w:rsidP="008228DD">
      <w:pPr>
        <w:pStyle w:val="ListParagraph"/>
        <w:numPr>
          <w:ilvl w:val="0"/>
          <w:numId w:val="12"/>
        </w:numPr>
        <w:rPr>
          <w:rFonts w:asciiTheme="minorHAnsi" w:hAnsiTheme="minorHAnsi"/>
          <w:sz w:val="18"/>
          <w:szCs w:val="18"/>
        </w:rPr>
      </w:pPr>
      <w:r w:rsidRPr="00DF3F73">
        <w:rPr>
          <w:rFonts w:asciiTheme="minorHAnsi" w:hAnsiTheme="minorHAnsi"/>
          <w:sz w:val="18"/>
          <w:szCs w:val="18"/>
        </w:rPr>
        <w:t xml:space="preserve">This information is automatically pulled from the Certificate of Installation (CF2R-MCH-25). If “Other” is chosen in A07, then installer will indicate the type of refrigerant being used. If R-22 or R-410A is being used (regardless of trade name, </w:t>
      </w:r>
      <w:proofErr w:type="spellStart"/>
      <w:r w:rsidRPr="00DF3F73">
        <w:rPr>
          <w:rFonts w:asciiTheme="minorHAnsi" w:hAnsiTheme="minorHAnsi"/>
          <w:sz w:val="18"/>
          <w:szCs w:val="18"/>
        </w:rPr>
        <w:t>Puron</w:t>
      </w:r>
      <w:proofErr w:type="spellEnd"/>
      <w:r w:rsidRPr="00DF3F73">
        <w:rPr>
          <w:rFonts w:asciiTheme="minorHAnsi" w:hAnsiTheme="minorHAnsi"/>
          <w:sz w:val="18"/>
          <w:szCs w:val="18"/>
        </w:rPr>
        <w:t xml:space="preserve">, </w:t>
      </w:r>
      <w:proofErr w:type="spellStart"/>
      <w:r w:rsidRPr="00DF3F73">
        <w:rPr>
          <w:rFonts w:asciiTheme="minorHAnsi" w:hAnsiTheme="minorHAnsi"/>
          <w:sz w:val="18"/>
          <w:szCs w:val="18"/>
        </w:rPr>
        <w:t>Genetron</w:t>
      </w:r>
      <w:proofErr w:type="spellEnd"/>
      <w:r w:rsidRPr="00DF3F73">
        <w:rPr>
          <w:rFonts w:asciiTheme="minorHAnsi" w:hAnsiTheme="minorHAnsi"/>
          <w:sz w:val="18"/>
          <w:szCs w:val="18"/>
        </w:rPr>
        <w:t xml:space="preserve">, etc.) it should be indicated in A07, not here. This row is only for refrigerants other than R-22 and R-410a. Documentation of other refrigerants should be requested. If installed system does not match this entry, it can be overwritten by </w:t>
      </w:r>
      <w:proofErr w:type="gramStart"/>
      <w:r w:rsidRPr="00DF3F73">
        <w:rPr>
          <w:rFonts w:asciiTheme="minorHAnsi" w:hAnsiTheme="minorHAnsi"/>
          <w:sz w:val="18"/>
          <w:szCs w:val="18"/>
        </w:rPr>
        <w:t>rater</w:t>
      </w:r>
      <w:proofErr w:type="gramEnd"/>
      <w:r w:rsidRPr="00DF3F73">
        <w:rPr>
          <w:rFonts w:asciiTheme="minorHAnsi" w:hAnsiTheme="minorHAnsi"/>
          <w:sz w:val="18"/>
          <w:szCs w:val="18"/>
        </w:rPr>
        <w:t xml:space="preserve"> but it will be flagged as a possible fail.</w:t>
      </w:r>
    </w:p>
    <w:p w14:paraId="26859BB0" w14:textId="3C669A2C" w:rsidR="00C1201D" w:rsidRDefault="00C1201D" w:rsidP="008228DD">
      <w:pPr>
        <w:pStyle w:val="ListParagraph"/>
        <w:numPr>
          <w:ilvl w:val="0"/>
          <w:numId w:val="12"/>
        </w:numPr>
        <w:rPr>
          <w:rFonts w:asciiTheme="minorHAnsi" w:hAnsiTheme="minorHAnsi"/>
          <w:sz w:val="18"/>
          <w:szCs w:val="18"/>
        </w:rPr>
      </w:pPr>
      <w:r>
        <w:rPr>
          <w:rFonts w:asciiTheme="minorHAnsi" w:hAnsiTheme="minorHAnsi"/>
          <w:sz w:val="18"/>
          <w:szCs w:val="18"/>
        </w:rPr>
        <w:t xml:space="preserve">This information is automatically pulled from the Certificate of Installation (CF2R-MCH-25). If applicable, a liquid line filter drier shall be installed according to the manufacturer’s </w:t>
      </w:r>
      <w:proofErr w:type="spellStart"/>
      <w:r>
        <w:rPr>
          <w:rFonts w:asciiTheme="minorHAnsi" w:hAnsiTheme="minorHAnsi"/>
          <w:sz w:val="18"/>
          <w:szCs w:val="18"/>
        </w:rPr>
        <w:t>specifcations</w:t>
      </w:r>
      <w:proofErr w:type="spellEnd"/>
      <w:r>
        <w:rPr>
          <w:rFonts w:asciiTheme="minorHAnsi" w:hAnsiTheme="minorHAnsi"/>
          <w:sz w:val="18"/>
          <w:szCs w:val="18"/>
        </w:rPr>
        <w:t>.</w:t>
      </w:r>
    </w:p>
    <w:p w14:paraId="0146481E" w14:textId="54DBC1CA" w:rsidR="008228DD" w:rsidRPr="00DF3F73" w:rsidRDefault="008228DD" w:rsidP="008228DD">
      <w:pPr>
        <w:pStyle w:val="ListParagraph"/>
        <w:numPr>
          <w:ilvl w:val="0"/>
          <w:numId w:val="12"/>
        </w:numPr>
        <w:rPr>
          <w:rFonts w:asciiTheme="minorHAnsi" w:hAnsiTheme="minorHAnsi"/>
          <w:sz w:val="18"/>
          <w:szCs w:val="18"/>
        </w:rPr>
      </w:pPr>
      <w:r w:rsidRPr="00DF3F73">
        <w:rPr>
          <w:rFonts w:asciiTheme="minorHAnsi" w:hAnsiTheme="minorHAnsi"/>
          <w:sz w:val="18"/>
          <w:szCs w:val="18"/>
        </w:rPr>
        <w:t xml:space="preserve">This information is automatically pulled from the Certificate of Installation (CF2R-MCH-25). These are defined in detail the Residential Compliance Manual. If installed system does not match this entry, it can be overwritten by </w:t>
      </w:r>
      <w:proofErr w:type="gramStart"/>
      <w:r w:rsidRPr="00DF3F73">
        <w:rPr>
          <w:rFonts w:asciiTheme="minorHAnsi" w:hAnsiTheme="minorHAnsi"/>
          <w:sz w:val="18"/>
          <w:szCs w:val="18"/>
        </w:rPr>
        <w:t>rater</w:t>
      </w:r>
      <w:proofErr w:type="gramEnd"/>
      <w:r w:rsidRPr="00DF3F73">
        <w:rPr>
          <w:rFonts w:asciiTheme="minorHAnsi" w:hAnsiTheme="minorHAnsi"/>
          <w:sz w:val="18"/>
          <w:szCs w:val="18"/>
        </w:rPr>
        <w:t xml:space="preserve"> but it will be flagged as a possible fail.</w:t>
      </w:r>
      <w:r w:rsidRPr="00DB0ECE">
        <w:rPr>
          <w:rFonts w:asciiTheme="minorHAnsi" w:hAnsiTheme="minorHAnsi"/>
        </w:rPr>
        <w:t xml:space="preserve"> </w:t>
      </w:r>
      <w:r w:rsidRPr="00D0557E">
        <w:rPr>
          <w:rFonts w:asciiTheme="minorHAnsi" w:hAnsiTheme="minorHAnsi"/>
          <w:sz w:val="18"/>
        </w:rPr>
        <w:t>Indicate whether the HVAC system is Completely New, Replacement or an Alteration.</w:t>
      </w:r>
    </w:p>
    <w:p w14:paraId="0146481F" w14:textId="36824A8F" w:rsidR="008228DD" w:rsidRPr="00DF3F73" w:rsidRDefault="008228DD" w:rsidP="008228DD">
      <w:pPr>
        <w:pStyle w:val="ListParagraph"/>
        <w:numPr>
          <w:ilvl w:val="0"/>
          <w:numId w:val="12"/>
        </w:numPr>
        <w:rPr>
          <w:rFonts w:asciiTheme="minorHAnsi" w:hAnsiTheme="minorHAnsi"/>
          <w:sz w:val="18"/>
          <w:szCs w:val="18"/>
        </w:rPr>
      </w:pPr>
      <w:r w:rsidRPr="00DF3F73">
        <w:rPr>
          <w:rFonts w:asciiTheme="minorHAnsi" w:hAnsiTheme="minorHAnsi"/>
          <w:sz w:val="18"/>
          <w:szCs w:val="18"/>
        </w:rPr>
        <w:t xml:space="preserve">This information is automatically pulled from the Certificate of Installation (CF2R-MCH-25). Installer is to select the appropriate choice regarding whether this system has a </w:t>
      </w:r>
      <w:r w:rsidR="00A3722C">
        <w:rPr>
          <w:rFonts w:asciiTheme="minorHAnsi" w:hAnsiTheme="minorHAnsi"/>
          <w:sz w:val="18"/>
          <w:szCs w:val="18"/>
        </w:rPr>
        <w:t>Fault Indicator Display</w:t>
      </w:r>
      <w:r w:rsidRPr="00DF3F73">
        <w:rPr>
          <w:rFonts w:asciiTheme="minorHAnsi" w:hAnsiTheme="minorHAnsi"/>
          <w:sz w:val="18"/>
          <w:szCs w:val="18"/>
        </w:rPr>
        <w:t xml:space="preserve"> (</w:t>
      </w:r>
      <w:r w:rsidR="00A3722C">
        <w:rPr>
          <w:rFonts w:asciiTheme="minorHAnsi" w:hAnsiTheme="minorHAnsi"/>
          <w:sz w:val="18"/>
          <w:szCs w:val="18"/>
        </w:rPr>
        <w:t>FID</w:t>
      </w:r>
      <w:r w:rsidRPr="00DF3F73">
        <w:rPr>
          <w:rFonts w:asciiTheme="minorHAnsi" w:hAnsiTheme="minorHAnsi"/>
          <w:sz w:val="18"/>
          <w:szCs w:val="18"/>
        </w:rPr>
        <w:t xml:space="preserve">). Qualifying </w:t>
      </w:r>
      <w:r w:rsidR="00A3722C">
        <w:rPr>
          <w:rFonts w:asciiTheme="minorHAnsi" w:hAnsiTheme="minorHAnsi"/>
          <w:sz w:val="18"/>
          <w:szCs w:val="18"/>
        </w:rPr>
        <w:t>FID</w:t>
      </w:r>
      <w:r w:rsidRPr="00DF3F73">
        <w:rPr>
          <w:rFonts w:asciiTheme="minorHAnsi" w:hAnsiTheme="minorHAnsi"/>
          <w:sz w:val="18"/>
          <w:szCs w:val="18"/>
        </w:rPr>
        <w:t xml:space="preserve">’s may exempt a system from HERS refrigerant charge verification. </w:t>
      </w:r>
      <w:proofErr w:type="gramStart"/>
      <w:r w:rsidR="00A3722C">
        <w:rPr>
          <w:rFonts w:asciiTheme="minorHAnsi" w:hAnsiTheme="minorHAnsi"/>
          <w:sz w:val="18"/>
          <w:szCs w:val="18"/>
        </w:rPr>
        <w:t>FID</w:t>
      </w:r>
      <w:r w:rsidRPr="00DF3F73">
        <w:rPr>
          <w:rFonts w:asciiTheme="minorHAnsi" w:hAnsiTheme="minorHAnsi"/>
          <w:sz w:val="18"/>
          <w:szCs w:val="18"/>
        </w:rPr>
        <w:t>’s</w:t>
      </w:r>
      <w:proofErr w:type="gramEnd"/>
      <w:r w:rsidRPr="00DF3F73">
        <w:rPr>
          <w:rFonts w:asciiTheme="minorHAnsi" w:hAnsiTheme="minorHAnsi"/>
          <w:sz w:val="18"/>
          <w:szCs w:val="18"/>
        </w:rPr>
        <w:t xml:space="preserve"> are described in Joint Appendix JA6.1. </w:t>
      </w:r>
      <w:proofErr w:type="spellStart"/>
      <w:r w:rsidRPr="00DF3F73">
        <w:rPr>
          <w:rFonts w:asciiTheme="minorHAnsi" w:hAnsiTheme="minorHAnsi"/>
          <w:sz w:val="18"/>
          <w:szCs w:val="18"/>
        </w:rPr>
        <w:t>Qualfying</w:t>
      </w:r>
      <w:proofErr w:type="spellEnd"/>
      <w:r w:rsidRPr="00DF3F73">
        <w:rPr>
          <w:rFonts w:asciiTheme="minorHAnsi" w:hAnsiTheme="minorHAnsi"/>
          <w:sz w:val="18"/>
          <w:szCs w:val="18"/>
        </w:rPr>
        <w:t xml:space="preserve"> </w:t>
      </w:r>
      <w:r w:rsidR="00A3722C">
        <w:rPr>
          <w:rFonts w:asciiTheme="minorHAnsi" w:hAnsiTheme="minorHAnsi"/>
          <w:sz w:val="18"/>
          <w:szCs w:val="18"/>
        </w:rPr>
        <w:t>FID</w:t>
      </w:r>
      <w:r w:rsidRPr="00DF3F73">
        <w:rPr>
          <w:rFonts w:asciiTheme="minorHAnsi" w:hAnsiTheme="minorHAnsi"/>
          <w:sz w:val="18"/>
          <w:szCs w:val="18"/>
        </w:rPr>
        <w:t>’s must appear on a list of approved devices kept by the Commission. If installed system does not match the description here, it fails.</w:t>
      </w:r>
      <w:r>
        <w:rPr>
          <w:rFonts w:asciiTheme="minorHAnsi" w:hAnsiTheme="minorHAnsi"/>
          <w:sz w:val="18"/>
          <w:szCs w:val="18"/>
        </w:rPr>
        <w:t xml:space="preserve"> Note:</w:t>
      </w:r>
      <w:r w:rsidRPr="00DB0ECE">
        <w:rPr>
          <w:rFonts w:asciiTheme="minorHAnsi" w:hAnsiTheme="minorHAnsi"/>
          <w:sz w:val="18"/>
          <w:szCs w:val="18"/>
        </w:rPr>
        <w:t xml:space="preserve"> </w:t>
      </w:r>
      <w:r w:rsidRPr="00D0557E">
        <w:rPr>
          <w:rFonts w:asciiTheme="minorHAnsi" w:hAnsiTheme="minorHAnsi"/>
          <w:sz w:val="18"/>
        </w:rPr>
        <w:t xml:space="preserve">Installation of </w:t>
      </w:r>
      <w:proofErr w:type="gramStart"/>
      <w:r w:rsidRPr="00D0557E">
        <w:rPr>
          <w:rFonts w:asciiTheme="minorHAnsi" w:hAnsiTheme="minorHAnsi"/>
          <w:sz w:val="18"/>
        </w:rPr>
        <w:t>a</w:t>
      </w:r>
      <w:proofErr w:type="gramEnd"/>
      <w:r w:rsidRPr="00D0557E">
        <w:rPr>
          <w:rFonts w:asciiTheme="minorHAnsi" w:hAnsiTheme="minorHAnsi"/>
          <w:sz w:val="18"/>
        </w:rPr>
        <w:t xml:space="preserve"> </w:t>
      </w:r>
      <w:r w:rsidR="00A3722C">
        <w:rPr>
          <w:rFonts w:asciiTheme="minorHAnsi" w:hAnsiTheme="minorHAnsi"/>
          <w:sz w:val="18"/>
        </w:rPr>
        <w:t>FID</w:t>
      </w:r>
      <w:r w:rsidRPr="00D0557E">
        <w:rPr>
          <w:rFonts w:asciiTheme="minorHAnsi" w:hAnsiTheme="minorHAnsi"/>
          <w:sz w:val="18"/>
        </w:rPr>
        <w:t xml:space="preserve"> does not exempt the installer from proper refrigerant charge verification. It may only exempt the need for third party refrigerant charge verification. Third party verification of the </w:t>
      </w:r>
      <w:r w:rsidR="00A3722C">
        <w:rPr>
          <w:rFonts w:asciiTheme="minorHAnsi" w:hAnsiTheme="minorHAnsi"/>
          <w:sz w:val="18"/>
        </w:rPr>
        <w:t>FID</w:t>
      </w:r>
      <w:r w:rsidRPr="00D0557E">
        <w:rPr>
          <w:rFonts w:asciiTheme="minorHAnsi" w:hAnsiTheme="minorHAnsi"/>
          <w:sz w:val="18"/>
        </w:rPr>
        <w:t xml:space="preserve"> is required. Other requirements may also be triggered.</w:t>
      </w:r>
    </w:p>
    <w:p w14:paraId="01464820" w14:textId="31CF42E9" w:rsidR="008228DD" w:rsidRPr="00DF3F73" w:rsidRDefault="008228DD" w:rsidP="008228DD">
      <w:pPr>
        <w:pStyle w:val="ListParagraph"/>
        <w:numPr>
          <w:ilvl w:val="0"/>
          <w:numId w:val="12"/>
        </w:numPr>
        <w:rPr>
          <w:rFonts w:asciiTheme="minorHAnsi" w:hAnsiTheme="minorHAnsi"/>
          <w:sz w:val="18"/>
          <w:szCs w:val="18"/>
        </w:rPr>
      </w:pPr>
      <w:r w:rsidRPr="00DF3F73">
        <w:rPr>
          <w:rFonts w:asciiTheme="minorHAnsi" w:hAnsiTheme="minorHAnsi"/>
          <w:sz w:val="18"/>
          <w:szCs w:val="18"/>
        </w:rPr>
        <w:t>This information is automatically pulled from the Certificate of Installation (CF2R-MCH-25). Most ducted split systems and package systems are of the type that minimum airflow can be verified using an approved measurement procedure. Examples of systems that do not meet this description are ductless systems. Selecting “No” here may subject the project to additional scrutiny by enforcement personnel.</w:t>
      </w:r>
    </w:p>
    <w:p w14:paraId="01464821" w14:textId="292B0880" w:rsidR="008228DD" w:rsidRPr="00DF3F73" w:rsidRDefault="008228DD" w:rsidP="008228DD">
      <w:pPr>
        <w:pStyle w:val="ListParagraph"/>
        <w:numPr>
          <w:ilvl w:val="0"/>
          <w:numId w:val="12"/>
        </w:numPr>
        <w:rPr>
          <w:rFonts w:asciiTheme="minorHAnsi" w:hAnsiTheme="minorHAnsi"/>
          <w:sz w:val="18"/>
          <w:szCs w:val="18"/>
        </w:rPr>
      </w:pPr>
      <w:r w:rsidRPr="00DF3F73">
        <w:rPr>
          <w:rFonts w:asciiTheme="minorHAnsi" w:hAnsiTheme="minorHAnsi"/>
          <w:sz w:val="18"/>
          <w:szCs w:val="18"/>
        </w:rPr>
        <w:t>This information is automatically pulled from the Certificate of Installation (CF2R-MCH-25)</w:t>
      </w:r>
      <w:r w:rsidR="00812E1B">
        <w:rPr>
          <w:rFonts w:asciiTheme="minorHAnsi" w:hAnsiTheme="minorHAnsi"/>
          <w:sz w:val="18"/>
          <w:szCs w:val="18"/>
        </w:rPr>
        <w:t>.</w:t>
      </w:r>
      <w:r w:rsidRPr="00DF3F73">
        <w:rPr>
          <w:rFonts w:asciiTheme="minorHAnsi" w:hAnsiTheme="minorHAnsi"/>
          <w:sz w:val="18"/>
          <w:szCs w:val="18"/>
        </w:rPr>
        <w:t xml:space="preserve"> Most ducted split systems and package systems are of the type that approved refrigerant charge verification procedures detailed in Residential Appendix RA3.2.2 or RA1 can be used (i.e., Standard Charge Verification or Winter Setup Verification procedures). Examples of systems that may not meet this description are “mini splits” or variable refrigerant flow systems that may only be charged using weigh-in procedures. Selecting “No” here may subject the project to additional scrutiny.</w:t>
      </w:r>
    </w:p>
    <w:p w14:paraId="01464822" w14:textId="77777777" w:rsidR="008228DD" w:rsidRPr="00DF3F73" w:rsidRDefault="008228DD" w:rsidP="008228DD">
      <w:pPr>
        <w:pStyle w:val="ListParagraph"/>
        <w:numPr>
          <w:ilvl w:val="0"/>
          <w:numId w:val="12"/>
        </w:numPr>
        <w:rPr>
          <w:rFonts w:asciiTheme="minorHAnsi" w:hAnsiTheme="minorHAnsi"/>
          <w:sz w:val="18"/>
          <w:szCs w:val="18"/>
        </w:rPr>
      </w:pPr>
      <w:r w:rsidRPr="00DF3F73">
        <w:rPr>
          <w:rFonts w:asciiTheme="minorHAnsi" w:hAnsiTheme="minorHAnsi"/>
          <w:sz w:val="18"/>
          <w:szCs w:val="18"/>
        </w:rPr>
        <w:t xml:space="preserve">HERS rater to input date of </w:t>
      </w:r>
      <w:r>
        <w:rPr>
          <w:rFonts w:asciiTheme="minorHAnsi" w:hAnsiTheme="minorHAnsi"/>
          <w:sz w:val="18"/>
          <w:szCs w:val="18"/>
        </w:rPr>
        <w:t xml:space="preserve">their </w:t>
      </w:r>
      <w:r w:rsidRPr="00DF3F73">
        <w:rPr>
          <w:rFonts w:asciiTheme="minorHAnsi" w:hAnsiTheme="minorHAnsi"/>
          <w:sz w:val="18"/>
          <w:szCs w:val="18"/>
        </w:rPr>
        <w:t>refrigerant charge verification.</w:t>
      </w:r>
    </w:p>
    <w:p w14:paraId="01464823" w14:textId="7134B70A" w:rsidR="008228DD" w:rsidRPr="00DF3F73" w:rsidRDefault="008228DD" w:rsidP="008228DD">
      <w:pPr>
        <w:pStyle w:val="ListParagraph"/>
        <w:numPr>
          <w:ilvl w:val="0"/>
          <w:numId w:val="12"/>
        </w:numPr>
        <w:rPr>
          <w:rFonts w:asciiTheme="minorHAnsi" w:hAnsiTheme="minorHAnsi"/>
          <w:sz w:val="18"/>
          <w:szCs w:val="18"/>
        </w:rPr>
      </w:pPr>
      <w:r w:rsidRPr="00DF3F73">
        <w:rPr>
          <w:rFonts w:asciiTheme="minorHAnsi" w:hAnsiTheme="minorHAnsi"/>
          <w:sz w:val="18"/>
          <w:szCs w:val="18"/>
        </w:rPr>
        <w:t>This information is automatically pulled from the Certificate of Installation (CF2R-MCH-25). The installer is to have select</w:t>
      </w:r>
      <w:r>
        <w:rPr>
          <w:rFonts w:asciiTheme="minorHAnsi" w:hAnsiTheme="minorHAnsi"/>
          <w:sz w:val="18"/>
          <w:szCs w:val="18"/>
        </w:rPr>
        <w:t>ed</w:t>
      </w:r>
      <w:r w:rsidRPr="00DF3F73">
        <w:rPr>
          <w:rFonts w:asciiTheme="minorHAnsi" w:hAnsiTheme="minorHAnsi"/>
          <w:sz w:val="18"/>
          <w:szCs w:val="18"/>
        </w:rPr>
        <w:t xml:space="preserve"> the refrigerant charge verification method used from the choices provided:</w:t>
      </w:r>
    </w:p>
    <w:p w14:paraId="01464824" w14:textId="66C27B2E" w:rsidR="008228DD" w:rsidRPr="00DF3F73" w:rsidRDefault="008228DD" w:rsidP="008228DD">
      <w:pPr>
        <w:pStyle w:val="ListParagraph"/>
        <w:numPr>
          <w:ilvl w:val="0"/>
          <w:numId w:val="18"/>
        </w:numPr>
        <w:spacing w:after="60"/>
        <w:ind w:left="1080"/>
        <w:rPr>
          <w:rFonts w:asciiTheme="minorHAnsi" w:hAnsiTheme="minorHAnsi"/>
          <w:sz w:val="18"/>
          <w:szCs w:val="18"/>
        </w:rPr>
      </w:pPr>
      <w:r w:rsidRPr="00DF3F73">
        <w:rPr>
          <w:rFonts w:asciiTheme="minorHAnsi" w:hAnsiTheme="minorHAnsi"/>
          <w:sz w:val="18"/>
          <w:szCs w:val="18"/>
        </w:rPr>
        <w:t>Superheat (outdoor temperature must be ≥ 55</w:t>
      </w:r>
      <w:r w:rsidR="00221779">
        <w:rPr>
          <w:rFonts w:asciiTheme="minorHAnsi" w:hAnsiTheme="minorHAnsi"/>
          <w:sz w:val="18"/>
          <w:szCs w:val="18"/>
        </w:rPr>
        <w:t>°</w:t>
      </w:r>
      <w:r w:rsidRPr="00DF3F73">
        <w:rPr>
          <w:rFonts w:asciiTheme="minorHAnsi" w:hAnsiTheme="minorHAnsi"/>
          <w:sz w:val="18"/>
          <w:szCs w:val="18"/>
        </w:rPr>
        <w:t xml:space="preserve">F); </w:t>
      </w:r>
      <w:r w:rsidR="00812E1B">
        <w:rPr>
          <w:rFonts w:asciiTheme="minorHAnsi" w:hAnsiTheme="minorHAnsi"/>
          <w:sz w:val="18"/>
          <w:szCs w:val="18"/>
        </w:rPr>
        <w:t>t</w:t>
      </w:r>
      <w:r w:rsidRPr="00DF3F73">
        <w:rPr>
          <w:rFonts w:asciiTheme="minorHAnsi" w:hAnsiTheme="minorHAnsi"/>
          <w:sz w:val="18"/>
          <w:szCs w:val="18"/>
        </w:rPr>
        <w:t>his verification method can only be used when the outdoor temperature is at or above 55</w:t>
      </w:r>
      <w:r w:rsidR="00221779">
        <w:rPr>
          <w:rFonts w:asciiTheme="minorHAnsi" w:hAnsiTheme="minorHAnsi"/>
          <w:sz w:val="18"/>
          <w:szCs w:val="18"/>
        </w:rPr>
        <w:t>°</w:t>
      </w:r>
      <w:r w:rsidRPr="00DF3F73">
        <w:rPr>
          <w:rFonts w:asciiTheme="minorHAnsi" w:hAnsiTheme="minorHAnsi"/>
          <w:sz w:val="18"/>
          <w:szCs w:val="18"/>
        </w:rPr>
        <w:t xml:space="preserve">F. It is only used on systems with fixed orifice refrigerant metering devices (non-variable metering devices). This method is detailed in Reference Appendix RA3.2.2.6.1. Systems verified using this method may be eligible for HERS verification compliance using </w:t>
      </w:r>
      <w:r>
        <w:rPr>
          <w:rFonts w:asciiTheme="minorHAnsi" w:hAnsiTheme="minorHAnsi"/>
          <w:sz w:val="18"/>
          <w:szCs w:val="18"/>
        </w:rPr>
        <w:t>Group S</w:t>
      </w:r>
      <w:r w:rsidRPr="00DF3F73">
        <w:rPr>
          <w:rFonts w:asciiTheme="minorHAnsi" w:hAnsiTheme="minorHAnsi"/>
          <w:sz w:val="18"/>
          <w:szCs w:val="18"/>
        </w:rPr>
        <w:t>ampling. Choosing this option will generate a CF2R-MCH-25a.</w:t>
      </w:r>
    </w:p>
    <w:p w14:paraId="01464825" w14:textId="79573778" w:rsidR="008228DD" w:rsidRPr="00DF3F73" w:rsidRDefault="008228DD" w:rsidP="008228DD">
      <w:pPr>
        <w:pStyle w:val="ListParagraph"/>
        <w:numPr>
          <w:ilvl w:val="0"/>
          <w:numId w:val="18"/>
        </w:numPr>
        <w:spacing w:after="60"/>
        <w:ind w:left="1080"/>
        <w:rPr>
          <w:rFonts w:asciiTheme="minorHAnsi" w:hAnsiTheme="minorHAnsi"/>
          <w:sz w:val="18"/>
          <w:szCs w:val="18"/>
        </w:rPr>
      </w:pPr>
      <w:r w:rsidRPr="00DF3F73">
        <w:rPr>
          <w:rFonts w:asciiTheme="minorHAnsi" w:hAnsiTheme="minorHAnsi"/>
          <w:sz w:val="18"/>
          <w:szCs w:val="18"/>
        </w:rPr>
        <w:t>Subcooling (outdoor temperature must be ≥ 55</w:t>
      </w:r>
      <w:r w:rsidR="00221779">
        <w:rPr>
          <w:rFonts w:asciiTheme="minorHAnsi" w:hAnsiTheme="minorHAnsi"/>
          <w:sz w:val="18"/>
          <w:szCs w:val="18"/>
        </w:rPr>
        <w:t>°</w:t>
      </w:r>
      <w:r w:rsidRPr="00DF3F73">
        <w:rPr>
          <w:rFonts w:asciiTheme="minorHAnsi" w:hAnsiTheme="minorHAnsi"/>
          <w:sz w:val="18"/>
          <w:szCs w:val="18"/>
        </w:rPr>
        <w:t xml:space="preserve">F); </w:t>
      </w:r>
      <w:r w:rsidR="00812E1B">
        <w:rPr>
          <w:rFonts w:asciiTheme="minorHAnsi" w:hAnsiTheme="minorHAnsi"/>
          <w:sz w:val="18"/>
          <w:szCs w:val="18"/>
        </w:rPr>
        <w:t>t</w:t>
      </w:r>
      <w:r w:rsidRPr="00DF3F73">
        <w:rPr>
          <w:rFonts w:asciiTheme="minorHAnsi" w:hAnsiTheme="minorHAnsi"/>
          <w:sz w:val="18"/>
          <w:szCs w:val="18"/>
        </w:rPr>
        <w:t>his verification method can only be used when the outdoor temperature is at or above 55</w:t>
      </w:r>
      <w:r w:rsidR="00221779">
        <w:rPr>
          <w:rFonts w:asciiTheme="minorHAnsi" w:hAnsiTheme="minorHAnsi"/>
          <w:sz w:val="18"/>
          <w:szCs w:val="18"/>
        </w:rPr>
        <w:t>°</w:t>
      </w:r>
      <w:r w:rsidRPr="00DF3F73">
        <w:rPr>
          <w:rFonts w:asciiTheme="minorHAnsi" w:hAnsiTheme="minorHAnsi"/>
          <w:sz w:val="18"/>
          <w:szCs w:val="18"/>
        </w:rPr>
        <w:t xml:space="preserve">F. It is only used on systems with variable metering devices (TXV or EXV). This method is detailed in Reference Appendix RA3.2.2.6.2. Systems verified using this method may be eligible for HERS verification compliance using </w:t>
      </w:r>
      <w:r>
        <w:rPr>
          <w:rFonts w:asciiTheme="minorHAnsi" w:hAnsiTheme="minorHAnsi"/>
          <w:sz w:val="18"/>
          <w:szCs w:val="18"/>
        </w:rPr>
        <w:t>Group S</w:t>
      </w:r>
      <w:r w:rsidRPr="00DF3F73">
        <w:rPr>
          <w:rFonts w:asciiTheme="minorHAnsi" w:hAnsiTheme="minorHAnsi"/>
          <w:sz w:val="18"/>
          <w:szCs w:val="18"/>
        </w:rPr>
        <w:t>ampling.  Choosing this option will generate a CF2R-MCH-25b.</w:t>
      </w:r>
    </w:p>
    <w:p w14:paraId="01464826" w14:textId="28FB49BA" w:rsidR="008228DD" w:rsidRPr="00DF3F73" w:rsidRDefault="008228DD" w:rsidP="008228DD">
      <w:pPr>
        <w:pStyle w:val="ListParagraph"/>
        <w:numPr>
          <w:ilvl w:val="0"/>
          <w:numId w:val="18"/>
        </w:numPr>
        <w:spacing w:after="60"/>
        <w:ind w:left="1080"/>
        <w:rPr>
          <w:rFonts w:asciiTheme="minorHAnsi" w:hAnsiTheme="minorHAnsi"/>
          <w:sz w:val="18"/>
          <w:szCs w:val="18"/>
        </w:rPr>
      </w:pPr>
      <w:r w:rsidRPr="00DF3F73">
        <w:rPr>
          <w:rFonts w:asciiTheme="minorHAnsi" w:hAnsiTheme="minorHAnsi"/>
          <w:sz w:val="18"/>
          <w:szCs w:val="18"/>
        </w:rPr>
        <w:t xml:space="preserve">Weigh-in; </w:t>
      </w:r>
      <w:r w:rsidR="00812E1B">
        <w:rPr>
          <w:rFonts w:asciiTheme="minorHAnsi" w:hAnsiTheme="minorHAnsi"/>
          <w:sz w:val="18"/>
          <w:szCs w:val="18"/>
        </w:rPr>
        <w:t>t</w:t>
      </w:r>
      <w:r w:rsidRPr="00DF3F73">
        <w:rPr>
          <w:rFonts w:asciiTheme="minorHAnsi" w:hAnsiTheme="minorHAnsi"/>
          <w:sz w:val="18"/>
          <w:szCs w:val="18"/>
        </w:rPr>
        <w:t xml:space="preserve">his verification method can be used </w:t>
      </w:r>
      <w:r>
        <w:rPr>
          <w:rFonts w:asciiTheme="minorHAnsi" w:hAnsiTheme="minorHAnsi"/>
          <w:sz w:val="18"/>
          <w:szCs w:val="18"/>
        </w:rPr>
        <w:t xml:space="preserve">by the installer </w:t>
      </w:r>
      <w:r w:rsidRPr="00DF3F73">
        <w:rPr>
          <w:rFonts w:asciiTheme="minorHAnsi" w:hAnsiTheme="minorHAnsi"/>
          <w:sz w:val="18"/>
          <w:szCs w:val="18"/>
        </w:rPr>
        <w:t>at any outdoor temperature allowed by the equipment manufacturer.  This method is detailed in Reference Appendix RA3.2.3. Systems verified using this method are NOT eligible for HERS verification compliance using Group Sampling. Choosing this option will generate a CF2R-MCH-25c.</w:t>
      </w:r>
    </w:p>
    <w:p w14:paraId="01464827" w14:textId="3D78C4A0" w:rsidR="008228DD" w:rsidRPr="00DF3F73" w:rsidRDefault="008228DD" w:rsidP="008228DD">
      <w:pPr>
        <w:pStyle w:val="ListParagraph"/>
        <w:numPr>
          <w:ilvl w:val="0"/>
          <w:numId w:val="18"/>
        </w:numPr>
        <w:spacing w:after="60"/>
        <w:ind w:left="1080"/>
        <w:rPr>
          <w:rFonts w:asciiTheme="minorHAnsi" w:hAnsiTheme="minorHAnsi"/>
          <w:sz w:val="18"/>
          <w:szCs w:val="18"/>
        </w:rPr>
      </w:pPr>
      <w:r w:rsidRPr="00DF3F73">
        <w:rPr>
          <w:rFonts w:asciiTheme="minorHAnsi" w:hAnsiTheme="minorHAnsi"/>
          <w:sz w:val="18"/>
          <w:szCs w:val="18"/>
        </w:rPr>
        <w:t>Winter Setup (applicable when outdoor temperature is &lt; 55</w:t>
      </w:r>
      <w:r w:rsidR="00221779">
        <w:rPr>
          <w:rFonts w:asciiTheme="minorHAnsi" w:hAnsiTheme="minorHAnsi"/>
          <w:sz w:val="18"/>
          <w:szCs w:val="18"/>
        </w:rPr>
        <w:t>°</w:t>
      </w:r>
      <w:r w:rsidRPr="00DF3F73">
        <w:rPr>
          <w:rFonts w:asciiTheme="minorHAnsi" w:hAnsiTheme="minorHAnsi"/>
          <w:sz w:val="18"/>
          <w:szCs w:val="18"/>
        </w:rPr>
        <w:t xml:space="preserve">F); </w:t>
      </w:r>
      <w:r w:rsidR="00812E1B">
        <w:rPr>
          <w:rFonts w:asciiTheme="minorHAnsi" w:hAnsiTheme="minorHAnsi"/>
          <w:sz w:val="18"/>
          <w:szCs w:val="18"/>
        </w:rPr>
        <w:t>t</w:t>
      </w:r>
      <w:r w:rsidRPr="00DF3F73">
        <w:rPr>
          <w:rFonts w:asciiTheme="minorHAnsi" w:hAnsiTheme="minorHAnsi"/>
          <w:sz w:val="18"/>
          <w:szCs w:val="18"/>
        </w:rPr>
        <w:t>he Winter Setup verification method is a special version of the Subcooling method. It can be used when the outdoor temperature is between 37</w:t>
      </w:r>
      <w:r w:rsidR="00221779">
        <w:rPr>
          <w:rFonts w:asciiTheme="minorHAnsi" w:hAnsiTheme="minorHAnsi"/>
          <w:sz w:val="18"/>
          <w:szCs w:val="18"/>
        </w:rPr>
        <w:t>°F</w:t>
      </w:r>
      <w:r w:rsidRPr="00DF3F73">
        <w:rPr>
          <w:rFonts w:asciiTheme="minorHAnsi" w:hAnsiTheme="minorHAnsi"/>
          <w:sz w:val="18"/>
          <w:szCs w:val="18"/>
        </w:rPr>
        <w:t xml:space="preserve"> and 55</w:t>
      </w:r>
      <w:r w:rsidR="00221779">
        <w:rPr>
          <w:rFonts w:asciiTheme="minorHAnsi" w:hAnsiTheme="minorHAnsi"/>
          <w:sz w:val="18"/>
          <w:szCs w:val="18"/>
        </w:rPr>
        <w:t>°</w:t>
      </w:r>
      <w:r w:rsidRPr="00DF3F73">
        <w:rPr>
          <w:rFonts w:asciiTheme="minorHAnsi" w:hAnsiTheme="minorHAnsi"/>
          <w:sz w:val="18"/>
          <w:szCs w:val="18"/>
        </w:rPr>
        <w:t>F. It can only be used on equipment where the manufacturer has specifically approved it for the equipment being tested. The Winter Setup procedure is details in Residential Appendix RA1.2. Choosing this option will generate a CF2R-MCH-25e.</w:t>
      </w:r>
    </w:p>
    <w:p w14:paraId="01464828" w14:textId="1D54E92E" w:rsidR="008228DD" w:rsidRPr="00DF3F73" w:rsidRDefault="008228DD" w:rsidP="008228DD">
      <w:pPr>
        <w:pStyle w:val="ListParagraph"/>
        <w:numPr>
          <w:ilvl w:val="0"/>
          <w:numId w:val="18"/>
        </w:numPr>
        <w:spacing w:after="60"/>
        <w:ind w:left="1080"/>
        <w:rPr>
          <w:rFonts w:asciiTheme="minorHAnsi" w:hAnsiTheme="minorHAnsi"/>
          <w:sz w:val="18"/>
          <w:szCs w:val="18"/>
        </w:rPr>
      </w:pPr>
      <w:r w:rsidRPr="00DF3F73">
        <w:rPr>
          <w:rFonts w:asciiTheme="minorHAnsi" w:hAnsiTheme="minorHAnsi"/>
          <w:sz w:val="18"/>
          <w:szCs w:val="18"/>
        </w:rPr>
        <w:lastRenderedPageBreak/>
        <w:t xml:space="preserve">New Package Unit Factory </w:t>
      </w:r>
      <w:proofErr w:type="gramStart"/>
      <w:r w:rsidRPr="00DF3F73">
        <w:rPr>
          <w:rFonts w:asciiTheme="minorHAnsi" w:hAnsiTheme="minorHAnsi"/>
          <w:sz w:val="18"/>
          <w:szCs w:val="18"/>
        </w:rPr>
        <w:t>Charge;</w:t>
      </w:r>
      <w:proofErr w:type="gramEnd"/>
      <w:r w:rsidRPr="00DF3F73">
        <w:rPr>
          <w:rFonts w:asciiTheme="minorHAnsi" w:hAnsiTheme="minorHAnsi"/>
          <w:sz w:val="18"/>
          <w:szCs w:val="18"/>
        </w:rPr>
        <w:t xml:space="preserve"> </w:t>
      </w:r>
      <w:r w:rsidR="00812E1B">
        <w:rPr>
          <w:rFonts w:asciiTheme="minorHAnsi" w:hAnsiTheme="minorHAnsi"/>
          <w:sz w:val="18"/>
          <w:szCs w:val="18"/>
        </w:rPr>
        <w:t>t</w:t>
      </w:r>
      <w:r>
        <w:rPr>
          <w:rFonts w:asciiTheme="minorHAnsi" w:hAnsiTheme="minorHAnsi"/>
          <w:sz w:val="18"/>
          <w:szCs w:val="18"/>
        </w:rPr>
        <w:t>he installer should c</w:t>
      </w:r>
      <w:r w:rsidRPr="00DF3F73">
        <w:rPr>
          <w:rFonts w:asciiTheme="minorHAnsi" w:hAnsiTheme="minorHAnsi"/>
          <w:sz w:val="18"/>
          <w:szCs w:val="18"/>
        </w:rPr>
        <w:t>hoose this option when a new package unit is being installed that has an AHRI rating. This helps ensure that the unit was properly charged at the factory. HERS verification of refrigerant charge may not be required in this case.  Choosing this option will generate a CF2R-MCH-25f.</w:t>
      </w:r>
    </w:p>
    <w:p w14:paraId="01464829" w14:textId="7B611B42" w:rsidR="008228DD" w:rsidRPr="00DF3F73" w:rsidRDefault="008228DD" w:rsidP="008228DD">
      <w:pPr>
        <w:pStyle w:val="ListParagraph"/>
        <w:numPr>
          <w:ilvl w:val="0"/>
          <w:numId w:val="12"/>
        </w:numPr>
        <w:rPr>
          <w:rFonts w:asciiTheme="minorHAnsi" w:hAnsiTheme="minorHAnsi"/>
          <w:sz w:val="18"/>
          <w:szCs w:val="18"/>
        </w:rPr>
      </w:pPr>
      <w:r w:rsidRPr="00DF3F73">
        <w:rPr>
          <w:rFonts w:asciiTheme="minorHAnsi" w:hAnsiTheme="minorHAnsi"/>
          <w:sz w:val="18"/>
          <w:szCs w:val="18"/>
        </w:rPr>
        <w:t>This information is automatically pulled from the Certificate of Installation (CF2R-MCH-25). The installer (or rater) is to have identified who performed the verification that is documented on the Certificate of Installation. Note that HERS verification compliance by Group Sampling requires that the installer perform their own refrigerant charge verification as part of the installation of the equipment prior to the system being put into a sample group for possible selection by a HERS rater for verification. If Group Sampling is not intended, the HERS Rater may perform the refrigerant charge verification on behalf of the Installing Contractor (applies to any method but Weigh-In) and the Rater will enter same results on both the CF2R and CF3R.</w:t>
      </w:r>
    </w:p>
    <w:p w14:paraId="0146482A" w14:textId="546BEA1D" w:rsidR="008228DD" w:rsidRPr="00DF3F73" w:rsidRDefault="008228DD" w:rsidP="008228DD">
      <w:pPr>
        <w:pStyle w:val="ListParagraph"/>
        <w:numPr>
          <w:ilvl w:val="0"/>
          <w:numId w:val="12"/>
        </w:numPr>
        <w:rPr>
          <w:rFonts w:asciiTheme="minorHAnsi" w:hAnsiTheme="minorHAnsi"/>
          <w:sz w:val="18"/>
          <w:szCs w:val="18"/>
        </w:rPr>
      </w:pPr>
      <w:r w:rsidRPr="00DF3F73">
        <w:rPr>
          <w:rFonts w:asciiTheme="minorHAnsi" w:hAnsiTheme="minorHAnsi"/>
          <w:sz w:val="18"/>
          <w:szCs w:val="18"/>
        </w:rPr>
        <w:t xml:space="preserve">This information is automatically pulled from the Certificate of Installation (CF2R-MCH-25). The Group Sampling status is automatically displayed based on the input results of </w:t>
      </w:r>
      <w:r w:rsidR="00F13C05">
        <w:rPr>
          <w:rFonts w:asciiTheme="minorHAnsi" w:hAnsiTheme="minorHAnsi"/>
          <w:sz w:val="18"/>
          <w:szCs w:val="18"/>
        </w:rPr>
        <w:t>A15</w:t>
      </w:r>
      <w:r w:rsidRPr="00DF3F73">
        <w:rPr>
          <w:rFonts w:asciiTheme="minorHAnsi" w:hAnsiTheme="minorHAnsi"/>
          <w:sz w:val="18"/>
          <w:szCs w:val="18"/>
        </w:rPr>
        <w:t xml:space="preserve"> and </w:t>
      </w:r>
      <w:r w:rsidR="00F13C05">
        <w:rPr>
          <w:rFonts w:asciiTheme="minorHAnsi" w:hAnsiTheme="minorHAnsi"/>
          <w:sz w:val="18"/>
          <w:szCs w:val="18"/>
        </w:rPr>
        <w:t>A16</w:t>
      </w:r>
      <w:r w:rsidRPr="00DF3F73">
        <w:rPr>
          <w:rFonts w:asciiTheme="minorHAnsi" w:hAnsiTheme="minorHAnsi"/>
          <w:sz w:val="18"/>
          <w:szCs w:val="18"/>
        </w:rPr>
        <w:t xml:space="preserve"> on the CF2R. Group Sampling procedures are detailed </w:t>
      </w:r>
      <w:r>
        <w:rPr>
          <w:rFonts w:asciiTheme="minorHAnsi" w:hAnsiTheme="minorHAnsi"/>
          <w:sz w:val="18"/>
          <w:szCs w:val="18"/>
        </w:rPr>
        <w:t xml:space="preserve">in </w:t>
      </w:r>
      <w:r w:rsidRPr="00DF3F73">
        <w:rPr>
          <w:rFonts w:asciiTheme="minorHAnsi" w:hAnsiTheme="minorHAnsi"/>
          <w:sz w:val="18"/>
          <w:szCs w:val="18"/>
        </w:rPr>
        <w:t>Residential Appendix RA2.3.</w:t>
      </w:r>
    </w:p>
    <w:p w14:paraId="0146482B" w14:textId="26FC4A81" w:rsidR="008228DD" w:rsidRPr="004A5476" w:rsidRDefault="008228DD" w:rsidP="008228DD">
      <w:pPr>
        <w:pStyle w:val="ListParagraph"/>
        <w:numPr>
          <w:ilvl w:val="0"/>
          <w:numId w:val="12"/>
        </w:numPr>
        <w:rPr>
          <w:rFonts w:asciiTheme="minorHAnsi" w:hAnsiTheme="minorHAnsi"/>
          <w:sz w:val="18"/>
          <w:szCs w:val="18"/>
        </w:rPr>
      </w:pPr>
      <w:r w:rsidRPr="00ED0A8F">
        <w:rPr>
          <w:rFonts w:asciiTheme="minorHAnsi" w:hAnsiTheme="minorHAnsi"/>
          <w:sz w:val="18"/>
          <w:szCs w:val="18"/>
        </w:rPr>
        <w:t xml:space="preserve">Specify the refrigerant charge verification used by the HERS rater. Choices vary depending on what method was specified in </w:t>
      </w:r>
      <w:r w:rsidR="00F13C05">
        <w:rPr>
          <w:rFonts w:asciiTheme="minorHAnsi" w:hAnsiTheme="minorHAnsi"/>
          <w:sz w:val="18"/>
          <w:szCs w:val="18"/>
        </w:rPr>
        <w:t>A11</w:t>
      </w:r>
      <w:r w:rsidRPr="00ED0A8F">
        <w:rPr>
          <w:rFonts w:asciiTheme="minorHAnsi" w:hAnsiTheme="minorHAnsi"/>
          <w:sz w:val="18"/>
          <w:szCs w:val="18"/>
        </w:rPr>
        <w:t xml:space="preserve">, </w:t>
      </w:r>
      <w:r w:rsidR="00F13C05">
        <w:rPr>
          <w:rFonts w:asciiTheme="minorHAnsi" w:hAnsiTheme="minorHAnsi"/>
          <w:sz w:val="18"/>
          <w:szCs w:val="18"/>
        </w:rPr>
        <w:t>A12</w:t>
      </w:r>
      <w:r w:rsidRPr="00ED0A8F">
        <w:rPr>
          <w:rFonts w:asciiTheme="minorHAnsi" w:hAnsiTheme="minorHAnsi"/>
          <w:sz w:val="18"/>
          <w:szCs w:val="18"/>
        </w:rPr>
        <w:t xml:space="preserve">, and </w:t>
      </w:r>
      <w:r w:rsidR="00F13C05">
        <w:rPr>
          <w:rFonts w:asciiTheme="minorHAnsi" w:hAnsiTheme="minorHAnsi"/>
          <w:sz w:val="18"/>
          <w:szCs w:val="18"/>
        </w:rPr>
        <w:t>A15</w:t>
      </w:r>
      <w:r w:rsidRPr="00ED0A8F">
        <w:rPr>
          <w:rFonts w:asciiTheme="minorHAnsi" w:hAnsiTheme="minorHAnsi"/>
          <w:sz w:val="18"/>
          <w:szCs w:val="18"/>
        </w:rPr>
        <w:t>.</w:t>
      </w:r>
    </w:p>
    <w:p w14:paraId="0146482C" w14:textId="77777777" w:rsidR="008228DD" w:rsidRPr="004A5476" w:rsidRDefault="008228DD" w:rsidP="008228DD">
      <w:pPr>
        <w:rPr>
          <w:rFonts w:asciiTheme="minorHAnsi" w:hAnsiTheme="minorHAnsi"/>
          <w:sz w:val="18"/>
          <w:szCs w:val="18"/>
        </w:rPr>
      </w:pPr>
    </w:p>
    <w:p w14:paraId="0146482D" w14:textId="77777777" w:rsidR="008228DD" w:rsidRPr="00E91EDC" w:rsidRDefault="008228DD" w:rsidP="008228DD">
      <w:pPr>
        <w:rPr>
          <w:rFonts w:asciiTheme="minorHAnsi" w:hAnsiTheme="minorHAnsi"/>
          <w:b/>
          <w:sz w:val="18"/>
          <w:szCs w:val="18"/>
        </w:rPr>
      </w:pPr>
      <w:r w:rsidRPr="00E91EDC">
        <w:rPr>
          <w:rFonts w:asciiTheme="minorHAnsi" w:hAnsiTheme="minorHAnsi"/>
          <w:b/>
          <w:sz w:val="18"/>
          <w:szCs w:val="18"/>
        </w:rPr>
        <w:t>Section B. System Model Applicability for Winter Setup Method</w:t>
      </w:r>
    </w:p>
    <w:p w14:paraId="0146482F" w14:textId="232C1A6D" w:rsidR="008228DD" w:rsidRPr="004A5476" w:rsidRDefault="008228DD" w:rsidP="008228DD">
      <w:pPr>
        <w:pStyle w:val="ListParagraph"/>
        <w:numPr>
          <w:ilvl w:val="0"/>
          <w:numId w:val="21"/>
        </w:numPr>
        <w:rPr>
          <w:rFonts w:asciiTheme="minorHAnsi" w:hAnsiTheme="minorHAnsi"/>
          <w:sz w:val="18"/>
          <w:szCs w:val="18"/>
        </w:rPr>
      </w:pPr>
      <w:r w:rsidRPr="004A5476">
        <w:rPr>
          <w:rFonts w:asciiTheme="minorHAnsi" w:hAnsiTheme="minorHAnsi"/>
          <w:sz w:val="18"/>
          <w:szCs w:val="18"/>
        </w:rPr>
        <w:t xml:space="preserve">This information is automatically pulled from the Certificate of Installation (CF2R-MCH-25). Installer is to have selected the correct metering device used on the system being verified. This will check against the refrigerant charge verification method selected in </w:t>
      </w:r>
      <w:r w:rsidR="00F13C05">
        <w:rPr>
          <w:rFonts w:asciiTheme="minorHAnsi" w:hAnsiTheme="minorHAnsi"/>
          <w:sz w:val="18"/>
          <w:szCs w:val="18"/>
        </w:rPr>
        <w:t>A15</w:t>
      </w:r>
      <w:r w:rsidRPr="004A5476">
        <w:rPr>
          <w:rFonts w:asciiTheme="minorHAnsi" w:hAnsiTheme="minorHAnsi"/>
          <w:sz w:val="18"/>
          <w:szCs w:val="18"/>
        </w:rPr>
        <w:t>.  An error message will appear in B02 if the wrong verification method may ha</w:t>
      </w:r>
      <w:r w:rsidR="00E80132">
        <w:rPr>
          <w:rFonts w:asciiTheme="minorHAnsi" w:hAnsiTheme="minorHAnsi"/>
          <w:sz w:val="18"/>
          <w:szCs w:val="18"/>
        </w:rPr>
        <w:t>ve</w:t>
      </w:r>
      <w:r w:rsidRPr="004A5476">
        <w:rPr>
          <w:rFonts w:asciiTheme="minorHAnsi" w:hAnsiTheme="minorHAnsi"/>
          <w:sz w:val="18"/>
          <w:szCs w:val="18"/>
        </w:rPr>
        <w:t xml:space="preserve"> been selected. Winter Setup verification can only be used on systems with variable metering devices (TXV or EXV). If installed system does not match this entry, it can be overwritten by </w:t>
      </w:r>
      <w:proofErr w:type="gramStart"/>
      <w:r w:rsidRPr="004A5476">
        <w:rPr>
          <w:rFonts w:asciiTheme="minorHAnsi" w:hAnsiTheme="minorHAnsi"/>
          <w:sz w:val="18"/>
          <w:szCs w:val="18"/>
        </w:rPr>
        <w:t>rater</w:t>
      </w:r>
      <w:proofErr w:type="gramEnd"/>
      <w:r w:rsidRPr="004A5476">
        <w:rPr>
          <w:rFonts w:asciiTheme="minorHAnsi" w:hAnsiTheme="minorHAnsi"/>
          <w:sz w:val="18"/>
          <w:szCs w:val="18"/>
        </w:rPr>
        <w:t xml:space="preserve"> but it will be flagged as a possible fail.</w:t>
      </w:r>
    </w:p>
    <w:p w14:paraId="01464830" w14:textId="687C9FA9" w:rsidR="008228DD" w:rsidRPr="004A5476" w:rsidRDefault="008228DD" w:rsidP="008228DD">
      <w:pPr>
        <w:pStyle w:val="ListParagraph"/>
        <w:numPr>
          <w:ilvl w:val="0"/>
          <w:numId w:val="21"/>
        </w:numPr>
        <w:rPr>
          <w:rFonts w:asciiTheme="minorHAnsi" w:hAnsiTheme="minorHAnsi"/>
          <w:sz w:val="18"/>
          <w:szCs w:val="18"/>
        </w:rPr>
      </w:pPr>
      <w:r w:rsidRPr="004A5476">
        <w:rPr>
          <w:rFonts w:asciiTheme="minorHAnsi" w:hAnsiTheme="minorHAnsi"/>
          <w:sz w:val="18"/>
          <w:szCs w:val="18"/>
        </w:rPr>
        <w:t xml:space="preserve">This box is automatically filled out. Winter Setup verification can only be used on systems with variable metering devices (TXV or EXV). </w:t>
      </w:r>
    </w:p>
    <w:p w14:paraId="01464831" w14:textId="77777777" w:rsidR="008228DD" w:rsidRPr="004A5476" w:rsidRDefault="008228DD" w:rsidP="008228DD">
      <w:pPr>
        <w:pStyle w:val="ListParagraph"/>
        <w:numPr>
          <w:ilvl w:val="0"/>
          <w:numId w:val="21"/>
        </w:numPr>
        <w:rPr>
          <w:rFonts w:asciiTheme="minorHAnsi" w:hAnsiTheme="minorHAnsi"/>
          <w:sz w:val="18"/>
          <w:szCs w:val="18"/>
        </w:rPr>
      </w:pPr>
      <w:r w:rsidRPr="004A5476">
        <w:rPr>
          <w:rFonts w:asciiTheme="minorHAnsi" w:hAnsiTheme="minorHAnsi"/>
          <w:sz w:val="18"/>
          <w:szCs w:val="18"/>
        </w:rPr>
        <w:t>Rater must verify that the system being tested appears on the list of approved equipment for Winter Setup Method.</w:t>
      </w:r>
    </w:p>
    <w:p w14:paraId="01464832" w14:textId="77777777" w:rsidR="008228DD" w:rsidRPr="004A5476" w:rsidRDefault="008228DD" w:rsidP="008228DD">
      <w:pPr>
        <w:rPr>
          <w:rFonts w:asciiTheme="minorHAnsi" w:hAnsiTheme="minorHAnsi"/>
          <w:sz w:val="18"/>
          <w:szCs w:val="18"/>
        </w:rPr>
      </w:pPr>
    </w:p>
    <w:p w14:paraId="01464833" w14:textId="77777777" w:rsidR="008228DD" w:rsidRPr="00E91EDC" w:rsidRDefault="008228DD" w:rsidP="008228DD">
      <w:pPr>
        <w:rPr>
          <w:rFonts w:asciiTheme="minorHAnsi" w:hAnsiTheme="minorHAnsi"/>
          <w:b/>
          <w:sz w:val="18"/>
          <w:szCs w:val="18"/>
        </w:rPr>
      </w:pPr>
      <w:r w:rsidRPr="00E91EDC">
        <w:rPr>
          <w:rFonts w:asciiTheme="minorHAnsi" w:hAnsiTheme="minorHAnsi"/>
          <w:b/>
          <w:sz w:val="18"/>
          <w:szCs w:val="18"/>
        </w:rPr>
        <w:t>Section C. Instrument Calibration</w:t>
      </w:r>
    </w:p>
    <w:p w14:paraId="01464835" w14:textId="760BCED3" w:rsidR="008228DD" w:rsidRPr="004A5476" w:rsidRDefault="008228DD" w:rsidP="008228DD">
      <w:pPr>
        <w:pStyle w:val="ListParagraph"/>
        <w:numPr>
          <w:ilvl w:val="0"/>
          <w:numId w:val="22"/>
        </w:numPr>
        <w:rPr>
          <w:rFonts w:asciiTheme="minorHAnsi" w:hAnsiTheme="minorHAnsi"/>
          <w:sz w:val="18"/>
          <w:szCs w:val="18"/>
        </w:rPr>
      </w:pPr>
      <w:r w:rsidRPr="004A5476">
        <w:rPr>
          <w:rFonts w:asciiTheme="minorHAnsi" w:hAnsiTheme="minorHAnsi"/>
          <w:sz w:val="18"/>
          <w:szCs w:val="18"/>
        </w:rPr>
        <w:t xml:space="preserve">Enter the date of most recent Digital Refrigerant Gauge Calibration Field Check by rater. Analog gauges are not allowed for verification purposes under the </w:t>
      </w:r>
      <w:r w:rsidR="001460AC">
        <w:rPr>
          <w:rFonts w:asciiTheme="minorHAnsi" w:hAnsiTheme="minorHAnsi"/>
          <w:sz w:val="18"/>
          <w:szCs w:val="18"/>
        </w:rPr>
        <w:t>2016</w:t>
      </w:r>
      <w:r w:rsidRPr="004A5476">
        <w:rPr>
          <w:rFonts w:asciiTheme="minorHAnsi" w:hAnsiTheme="minorHAnsi"/>
          <w:sz w:val="18"/>
          <w:szCs w:val="18"/>
        </w:rPr>
        <w:t xml:space="preserve"> Standards. Specification for pressure gauges is found in Residential Appendix RA3.2.2.2.3. Procedures for the field check procedure are detailed in RA3.2.2.4.2. Calibration field check must happen at least once every 30 days.</w:t>
      </w:r>
    </w:p>
    <w:p w14:paraId="01464836" w14:textId="1B171595" w:rsidR="008228DD" w:rsidRPr="004A5476" w:rsidRDefault="008228DD" w:rsidP="008228DD">
      <w:pPr>
        <w:pStyle w:val="ListParagraph"/>
        <w:numPr>
          <w:ilvl w:val="0"/>
          <w:numId w:val="22"/>
        </w:numPr>
        <w:rPr>
          <w:rFonts w:asciiTheme="minorHAnsi" w:hAnsiTheme="minorHAnsi"/>
          <w:sz w:val="18"/>
          <w:szCs w:val="18"/>
        </w:rPr>
      </w:pPr>
      <w:r w:rsidRPr="004A5476">
        <w:rPr>
          <w:rFonts w:asciiTheme="minorHAnsi" w:hAnsiTheme="minorHAnsi"/>
          <w:sz w:val="18"/>
          <w:szCs w:val="18"/>
        </w:rPr>
        <w:t>Enter the date of the most recent Digital Thermocouple Calibration by rater. Specifications for thermocouples and temperature sensors can be found in Residential Appendix RA3.2.2.2.2. Procedures for calibration are detailed in RA3.2.2.4.1. Calibration must happen at least once every 30 days.</w:t>
      </w:r>
    </w:p>
    <w:p w14:paraId="01464837" w14:textId="3E0A5C0E" w:rsidR="008228DD" w:rsidRPr="004A5476" w:rsidRDefault="008228DD" w:rsidP="008228DD">
      <w:pPr>
        <w:pStyle w:val="ListParagraph"/>
        <w:numPr>
          <w:ilvl w:val="0"/>
          <w:numId w:val="22"/>
        </w:numPr>
        <w:rPr>
          <w:rFonts w:asciiTheme="minorHAnsi" w:hAnsiTheme="minorHAnsi"/>
          <w:sz w:val="18"/>
          <w:szCs w:val="18"/>
        </w:rPr>
      </w:pPr>
      <w:r w:rsidRPr="004A5476">
        <w:rPr>
          <w:rFonts w:asciiTheme="minorHAnsi" w:hAnsiTheme="minorHAnsi"/>
          <w:sz w:val="18"/>
          <w:szCs w:val="18"/>
        </w:rPr>
        <w:t xml:space="preserve">Digital Refrigerant Gauge Calibration status will appear automatically. If the date entered in C01 is more than 30 days prior to date of verification this row will indicate that calibration is </w:t>
      </w:r>
      <w:proofErr w:type="gramStart"/>
      <w:r w:rsidRPr="004A5476">
        <w:rPr>
          <w:rFonts w:asciiTheme="minorHAnsi" w:hAnsiTheme="minorHAnsi"/>
          <w:sz w:val="18"/>
          <w:szCs w:val="18"/>
        </w:rPr>
        <w:t>required</w:t>
      </w:r>
      <w:proofErr w:type="gramEnd"/>
      <w:r w:rsidRPr="004A5476">
        <w:rPr>
          <w:rFonts w:asciiTheme="minorHAnsi" w:hAnsiTheme="minorHAnsi"/>
          <w:sz w:val="18"/>
          <w:szCs w:val="18"/>
        </w:rPr>
        <w:t xml:space="preserve"> and you will not be allowed to continue filling out this document</w:t>
      </w:r>
      <w:r>
        <w:rPr>
          <w:rFonts w:asciiTheme="minorHAnsi" w:hAnsiTheme="minorHAnsi"/>
          <w:sz w:val="18"/>
          <w:szCs w:val="18"/>
        </w:rPr>
        <w:t xml:space="preserve"> until calibration is performed</w:t>
      </w:r>
      <w:r w:rsidRPr="004A5476">
        <w:rPr>
          <w:rFonts w:asciiTheme="minorHAnsi" w:hAnsiTheme="minorHAnsi"/>
          <w:sz w:val="18"/>
          <w:szCs w:val="18"/>
        </w:rPr>
        <w:t>.</w:t>
      </w:r>
    </w:p>
    <w:p w14:paraId="01464838" w14:textId="2E7A520A" w:rsidR="008228DD" w:rsidRPr="004A5476" w:rsidRDefault="008228DD" w:rsidP="008228DD">
      <w:pPr>
        <w:pStyle w:val="ListParagraph"/>
        <w:numPr>
          <w:ilvl w:val="0"/>
          <w:numId w:val="22"/>
        </w:numPr>
        <w:rPr>
          <w:rFonts w:asciiTheme="minorHAnsi" w:hAnsiTheme="minorHAnsi"/>
          <w:sz w:val="18"/>
          <w:szCs w:val="18"/>
        </w:rPr>
      </w:pPr>
      <w:r w:rsidRPr="004A5476">
        <w:rPr>
          <w:rFonts w:asciiTheme="minorHAnsi" w:hAnsiTheme="minorHAnsi"/>
          <w:sz w:val="18"/>
          <w:szCs w:val="18"/>
        </w:rPr>
        <w:t xml:space="preserve">Digital Thermocouple Calibration status will appear automatically. If the date entered in C02 is more than 30 days prior to date of verification this row will indicate that calibration is </w:t>
      </w:r>
      <w:proofErr w:type="gramStart"/>
      <w:r w:rsidRPr="004A5476">
        <w:rPr>
          <w:rFonts w:asciiTheme="minorHAnsi" w:hAnsiTheme="minorHAnsi"/>
          <w:sz w:val="18"/>
          <w:szCs w:val="18"/>
        </w:rPr>
        <w:t>required</w:t>
      </w:r>
      <w:proofErr w:type="gramEnd"/>
      <w:r w:rsidRPr="004A5476">
        <w:rPr>
          <w:rFonts w:asciiTheme="minorHAnsi" w:hAnsiTheme="minorHAnsi"/>
          <w:sz w:val="18"/>
          <w:szCs w:val="18"/>
        </w:rPr>
        <w:t xml:space="preserve"> and you will not be allowed to continue filling out this document</w:t>
      </w:r>
      <w:r>
        <w:rPr>
          <w:rFonts w:asciiTheme="minorHAnsi" w:hAnsiTheme="minorHAnsi"/>
          <w:sz w:val="18"/>
          <w:szCs w:val="18"/>
        </w:rPr>
        <w:t xml:space="preserve"> until calibration is performed</w:t>
      </w:r>
      <w:r w:rsidRPr="004A5476">
        <w:rPr>
          <w:rFonts w:asciiTheme="minorHAnsi" w:hAnsiTheme="minorHAnsi"/>
          <w:sz w:val="18"/>
          <w:szCs w:val="18"/>
        </w:rPr>
        <w:t>.</w:t>
      </w:r>
    </w:p>
    <w:p w14:paraId="01464839" w14:textId="77777777" w:rsidR="008228DD" w:rsidRPr="004A5476" w:rsidRDefault="008228DD" w:rsidP="008228DD">
      <w:pPr>
        <w:pStyle w:val="ListParagraph"/>
        <w:rPr>
          <w:rFonts w:asciiTheme="minorHAnsi" w:hAnsiTheme="minorHAnsi"/>
          <w:sz w:val="18"/>
          <w:szCs w:val="18"/>
        </w:rPr>
      </w:pPr>
    </w:p>
    <w:p w14:paraId="0146483A" w14:textId="12D7CC0B" w:rsidR="008228DD" w:rsidRPr="00E91EDC" w:rsidRDefault="008228DD" w:rsidP="008228DD">
      <w:pPr>
        <w:rPr>
          <w:rFonts w:asciiTheme="minorHAnsi" w:hAnsiTheme="minorHAnsi"/>
          <w:b/>
          <w:sz w:val="18"/>
          <w:szCs w:val="18"/>
        </w:rPr>
      </w:pPr>
      <w:r w:rsidRPr="00E91EDC">
        <w:rPr>
          <w:rFonts w:asciiTheme="minorHAnsi" w:hAnsiTheme="minorHAnsi"/>
          <w:b/>
          <w:sz w:val="18"/>
          <w:szCs w:val="18"/>
        </w:rPr>
        <w:t>Section D. Measurement Access Hole (MAH) Verification</w:t>
      </w:r>
    </w:p>
    <w:p w14:paraId="0146483C" w14:textId="42F3859B" w:rsidR="008228DD" w:rsidRPr="004A5476" w:rsidRDefault="008228DD" w:rsidP="008228DD">
      <w:pPr>
        <w:pStyle w:val="ListParagraph"/>
        <w:numPr>
          <w:ilvl w:val="0"/>
          <w:numId w:val="13"/>
        </w:numPr>
        <w:rPr>
          <w:rFonts w:asciiTheme="minorHAnsi" w:hAnsiTheme="minorHAnsi"/>
          <w:sz w:val="18"/>
          <w:szCs w:val="18"/>
        </w:rPr>
      </w:pPr>
      <w:r w:rsidRPr="004A5476">
        <w:rPr>
          <w:rFonts w:asciiTheme="minorHAnsi" w:hAnsiTheme="minorHAnsi"/>
          <w:sz w:val="18"/>
          <w:szCs w:val="18"/>
        </w:rPr>
        <w:t xml:space="preserve">This information is automatically pulled from the Certificate of Installation (CF2R-MCH-25). Installer is to have indicated the method used to demonstrate compliance with the MAH requirement by selecting the appropriate method from the </w:t>
      </w:r>
      <w:proofErr w:type="gramStart"/>
      <w:r w:rsidRPr="004A5476">
        <w:rPr>
          <w:rFonts w:asciiTheme="minorHAnsi" w:hAnsiTheme="minorHAnsi"/>
          <w:sz w:val="18"/>
          <w:szCs w:val="18"/>
        </w:rPr>
        <w:t>drop down</w:t>
      </w:r>
      <w:proofErr w:type="gramEnd"/>
      <w:r w:rsidRPr="004A5476">
        <w:rPr>
          <w:rFonts w:asciiTheme="minorHAnsi" w:hAnsiTheme="minorHAnsi"/>
          <w:sz w:val="18"/>
          <w:szCs w:val="18"/>
        </w:rPr>
        <w:t xml:space="preserve"> list. Procedures for installing MAH’s are detailed in RA3.2.2.3. Selecting that the MAH cannot be installed consistent with Figure 3.2-1 may result in additional scrutiny by enforcement personnel)</w:t>
      </w:r>
      <w:r w:rsidR="00E80132">
        <w:rPr>
          <w:rFonts w:asciiTheme="minorHAnsi" w:hAnsiTheme="minorHAnsi"/>
          <w:sz w:val="18"/>
          <w:szCs w:val="18"/>
        </w:rPr>
        <w:t>.</w:t>
      </w:r>
      <w:r w:rsidRPr="004A5476">
        <w:rPr>
          <w:rFonts w:asciiTheme="minorHAnsi" w:hAnsiTheme="minorHAnsi"/>
          <w:sz w:val="18"/>
          <w:szCs w:val="18"/>
        </w:rPr>
        <w:t xml:space="preserve"> If installed system does not match this entry, it can be overwritten by </w:t>
      </w:r>
      <w:proofErr w:type="gramStart"/>
      <w:r w:rsidRPr="004A5476">
        <w:rPr>
          <w:rFonts w:asciiTheme="minorHAnsi" w:hAnsiTheme="minorHAnsi"/>
          <w:sz w:val="18"/>
          <w:szCs w:val="18"/>
        </w:rPr>
        <w:t>rater</w:t>
      </w:r>
      <w:proofErr w:type="gramEnd"/>
      <w:r w:rsidRPr="004A5476">
        <w:rPr>
          <w:rFonts w:asciiTheme="minorHAnsi" w:hAnsiTheme="minorHAnsi"/>
          <w:sz w:val="18"/>
          <w:szCs w:val="18"/>
        </w:rPr>
        <w:t xml:space="preserve"> but it will be flagged as a possible fail.</w:t>
      </w:r>
    </w:p>
    <w:p w14:paraId="0146483D" w14:textId="77777777" w:rsidR="008228DD" w:rsidRPr="004A5476" w:rsidRDefault="008228DD" w:rsidP="008228DD">
      <w:pPr>
        <w:pStyle w:val="ListParagraph"/>
        <w:rPr>
          <w:rFonts w:asciiTheme="minorHAnsi" w:hAnsiTheme="minorHAnsi"/>
          <w:sz w:val="18"/>
          <w:szCs w:val="18"/>
        </w:rPr>
      </w:pPr>
    </w:p>
    <w:p w14:paraId="0146483E" w14:textId="1ECB5F22" w:rsidR="008228DD" w:rsidRPr="00E91EDC" w:rsidRDefault="008228DD" w:rsidP="008228DD">
      <w:pPr>
        <w:rPr>
          <w:rFonts w:asciiTheme="minorHAnsi" w:hAnsiTheme="minorHAnsi"/>
          <w:b/>
          <w:sz w:val="18"/>
          <w:szCs w:val="18"/>
        </w:rPr>
      </w:pPr>
      <w:r w:rsidRPr="00E91EDC">
        <w:rPr>
          <w:rFonts w:asciiTheme="minorHAnsi" w:hAnsiTheme="minorHAnsi"/>
          <w:b/>
          <w:sz w:val="18"/>
          <w:szCs w:val="18"/>
        </w:rPr>
        <w:t>Section E. Minimum System Airflow Rate Verification</w:t>
      </w:r>
    </w:p>
    <w:p w14:paraId="01464840" w14:textId="0881E8C4" w:rsidR="008228DD" w:rsidRPr="004A5476" w:rsidRDefault="008228DD" w:rsidP="008228DD">
      <w:pPr>
        <w:pStyle w:val="ListParagraph"/>
        <w:numPr>
          <w:ilvl w:val="0"/>
          <w:numId w:val="14"/>
        </w:numPr>
        <w:rPr>
          <w:rFonts w:asciiTheme="minorHAnsi" w:hAnsiTheme="minorHAnsi"/>
          <w:sz w:val="18"/>
          <w:szCs w:val="18"/>
        </w:rPr>
      </w:pPr>
      <w:r w:rsidRPr="004A5476">
        <w:rPr>
          <w:rFonts w:asciiTheme="minorHAnsi" w:hAnsiTheme="minorHAnsi"/>
          <w:sz w:val="18"/>
          <w:szCs w:val="18"/>
        </w:rPr>
        <w:t xml:space="preserve">This information is automatically calculated based on the information given in line </w:t>
      </w:r>
      <w:r w:rsidR="00F13C05">
        <w:rPr>
          <w:rFonts w:asciiTheme="minorHAnsi" w:hAnsiTheme="minorHAnsi"/>
          <w:sz w:val="18"/>
          <w:szCs w:val="18"/>
        </w:rPr>
        <w:t>A10</w:t>
      </w:r>
      <w:r w:rsidRPr="004A5476">
        <w:rPr>
          <w:rFonts w:asciiTheme="minorHAnsi" w:hAnsiTheme="minorHAnsi"/>
          <w:sz w:val="18"/>
          <w:szCs w:val="18"/>
        </w:rPr>
        <w:t>. This is the target minimum system airflow required for the system being verified.</w:t>
      </w:r>
    </w:p>
    <w:p w14:paraId="01464841" w14:textId="2098364C" w:rsidR="008228DD" w:rsidRPr="004A5476" w:rsidRDefault="008228DD" w:rsidP="008228DD">
      <w:pPr>
        <w:pStyle w:val="ListParagraph"/>
        <w:numPr>
          <w:ilvl w:val="0"/>
          <w:numId w:val="14"/>
        </w:numPr>
        <w:rPr>
          <w:rFonts w:asciiTheme="minorHAnsi" w:hAnsiTheme="minorHAnsi"/>
          <w:sz w:val="18"/>
          <w:szCs w:val="18"/>
        </w:rPr>
      </w:pPr>
      <w:r w:rsidRPr="004A5476">
        <w:rPr>
          <w:rFonts w:asciiTheme="minorHAnsi" w:hAnsiTheme="minorHAnsi"/>
          <w:sz w:val="18"/>
          <w:szCs w:val="18"/>
        </w:rPr>
        <w:t>This information is automatically calculated based on either the CF3R-MCH-23, or CF3R-MCH-2</w:t>
      </w:r>
      <w:r>
        <w:rPr>
          <w:rFonts w:asciiTheme="minorHAnsi" w:hAnsiTheme="minorHAnsi"/>
          <w:sz w:val="18"/>
          <w:szCs w:val="18"/>
        </w:rPr>
        <w:t>8</w:t>
      </w:r>
      <w:r w:rsidRPr="004A5476">
        <w:rPr>
          <w:rFonts w:asciiTheme="minorHAnsi" w:hAnsiTheme="minorHAnsi"/>
          <w:sz w:val="18"/>
          <w:szCs w:val="18"/>
        </w:rPr>
        <w:t>, which documents the rater’s measured airflow of the system being verified</w:t>
      </w:r>
      <w:r>
        <w:rPr>
          <w:rFonts w:asciiTheme="minorHAnsi" w:hAnsiTheme="minorHAnsi"/>
          <w:sz w:val="18"/>
          <w:szCs w:val="18"/>
        </w:rPr>
        <w:t xml:space="preserve"> (or alternative method)</w:t>
      </w:r>
      <w:r w:rsidRPr="004A5476">
        <w:rPr>
          <w:rFonts w:asciiTheme="minorHAnsi" w:hAnsiTheme="minorHAnsi"/>
          <w:sz w:val="18"/>
          <w:szCs w:val="18"/>
        </w:rPr>
        <w:t>. If the measured airflow is not adequate it will not comply with the airflow requirements and refrigerant charge verification cannot be performed.</w:t>
      </w:r>
    </w:p>
    <w:p w14:paraId="01464842" w14:textId="77777777" w:rsidR="008228DD" w:rsidRPr="004A5476" w:rsidRDefault="008228DD" w:rsidP="008228DD">
      <w:pPr>
        <w:rPr>
          <w:rFonts w:asciiTheme="minorHAnsi" w:hAnsiTheme="minorHAnsi"/>
          <w:sz w:val="18"/>
          <w:szCs w:val="18"/>
        </w:rPr>
      </w:pPr>
    </w:p>
    <w:p w14:paraId="01464843" w14:textId="1D06927C" w:rsidR="008228DD" w:rsidRPr="00E91EDC" w:rsidRDefault="008228DD" w:rsidP="008228DD">
      <w:pPr>
        <w:rPr>
          <w:rFonts w:asciiTheme="minorHAnsi" w:hAnsiTheme="minorHAnsi"/>
          <w:b/>
          <w:sz w:val="18"/>
          <w:szCs w:val="18"/>
        </w:rPr>
      </w:pPr>
      <w:r w:rsidRPr="00E91EDC">
        <w:rPr>
          <w:rFonts w:asciiTheme="minorHAnsi" w:hAnsiTheme="minorHAnsi"/>
          <w:b/>
          <w:sz w:val="18"/>
          <w:szCs w:val="18"/>
        </w:rPr>
        <w:t>Section F. Subcooling Charge Verification Method – Data Collection</w:t>
      </w:r>
    </w:p>
    <w:p w14:paraId="01464845" w14:textId="667C75B8" w:rsidR="008228DD" w:rsidRPr="004A5476" w:rsidRDefault="008228DD" w:rsidP="008228DD">
      <w:pPr>
        <w:pStyle w:val="ListParagraph"/>
        <w:numPr>
          <w:ilvl w:val="0"/>
          <w:numId w:val="15"/>
        </w:numPr>
        <w:rPr>
          <w:rFonts w:asciiTheme="minorHAnsi" w:hAnsiTheme="minorHAnsi"/>
          <w:sz w:val="18"/>
          <w:szCs w:val="18"/>
        </w:rPr>
      </w:pPr>
      <w:r w:rsidRPr="004A5476">
        <w:rPr>
          <w:rFonts w:asciiTheme="minorHAnsi" w:hAnsiTheme="minorHAnsi"/>
          <w:sz w:val="18"/>
          <w:szCs w:val="18"/>
        </w:rPr>
        <w:t xml:space="preserve">The Rater must independently collect this data. Measure and record the lowest return air dry-bulb temperature that occurred during the refrigerant charge procedure in </w:t>
      </w:r>
      <w:r w:rsidR="000215D0">
        <w:rPr>
          <w:rFonts w:asciiTheme="minorHAnsi" w:hAnsiTheme="minorHAnsi"/>
          <w:sz w:val="18"/>
          <w:szCs w:val="18"/>
        </w:rPr>
        <w:t>°</w:t>
      </w:r>
      <w:r w:rsidRPr="004A5476">
        <w:rPr>
          <w:rFonts w:asciiTheme="minorHAnsi" w:hAnsiTheme="minorHAnsi"/>
          <w:sz w:val="18"/>
          <w:szCs w:val="18"/>
        </w:rPr>
        <w:t>F. This temperature must remain above 70</w:t>
      </w:r>
      <w:r w:rsidR="000215D0">
        <w:rPr>
          <w:rFonts w:asciiTheme="minorHAnsi" w:hAnsiTheme="minorHAnsi"/>
          <w:sz w:val="18"/>
          <w:szCs w:val="18"/>
        </w:rPr>
        <w:t>°</w:t>
      </w:r>
      <w:r w:rsidRPr="004A5476">
        <w:rPr>
          <w:rFonts w:asciiTheme="minorHAnsi" w:hAnsiTheme="minorHAnsi"/>
          <w:sz w:val="18"/>
          <w:szCs w:val="18"/>
        </w:rPr>
        <w:t>F during the verification procedure. This requirement is detailed in Residential Appendix RA3.2.2.5.</w:t>
      </w:r>
    </w:p>
    <w:p w14:paraId="01464846" w14:textId="588354F7" w:rsidR="008228DD" w:rsidRPr="004A5476" w:rsidRDefault="008228DD" w:rsidP="008228DD">
      <w:pPr>
        <w:pStyle w:val="ListParagraph"/>
        <w:numPr>
          <w:ilvl w:val="0"/>
          <w:numId w:val="15"/>
        </w:numPr>
        <w:rPr>
          <w:rFonts w:asciiTheme="minorHAnsi" w:hAnsiTheme="minorHAnsi"/>
          <w:sz w:val="18"/>
          <w:szCs w:val="18"/>
        </w:rPr>
      </w:pPr>
      <w:r w:rsidRPr="004A5476">
        <w:rPr>
          <w:rFonts w:asciiTheme="minorHAnsi" w:hAnsiTheme="minorHAnsi"/>
          <w:sz w:val="18"/>
          <w:szCs w:val="18"/>
        </w:rPr>
        <w:t>The Rater must independently collect this data. Measure and record the condenser air dry-bulb temperature (</w:t>
      </w:r>
      <w:proofErr w:type="spellStart"/>
      <w:r w:rsidRPr="004A5476">
        <w:rPr>
          <w:rFonts w:asciiTheme="minorHAnsi" w:hAnsiTheme="minorHAnsi"/>
          <w:sz w:val="18"/>
          <w:szCs w:val="18"/>
        </w:rPr>
        <w:t>T</w:t>
      </w:r>
      <w:r w:rsidRPr="004A5476">
        <w:rPr>
          <w:rFonts w:asciiTheme="minorHAnsi" w:hAnsiTheme="minorHAnsi"/>
          <w:sz w:val="18"/>
          <w:szCs w:val="18"/>
          <w:vertAlign w:val="subscript"/>
        </w:rPr>
        <w:t>condenser</w:t>
      </w:r>
      <w:proofErr w:type="spellEnd"/>
      <w:r w:rsidRPr="004A5476">
        <w:rPr>
          <w:rFonts w:asciiTheme="minorHAnsi" w:hAnsiTheme="minorHAnsi"/>
          <w:sz w:val="18"/>
          <w:szCs w:val="18"/>
        </w:rPr>
        <w:t xml:space="preserve">) in </w:t>
      </w:r>
      <w:r w:rsidR="000215D0">
        <w:rPr>
          <w:rFonts w:asciiTheme="minorHAnsi" w:hAnsiTheme="minorHAnsi"/>
          <w:sz w:val="18"/>
          <w:szCs w:val="18"/>
        </w:rPr>
        <w:t>°</w:t>
      </w:r>
      <w:r w:rsidRPr="004A5476">
        <w:rPr>
          <w:rFonts w:asciiTheme="minorHAnsi" w:hAnsiTheme="minorHAnsi"/>
          <w:sz w:val="18"/>
          <w:szCs w:val="18"/>
        </w:rPr>
        <w:t>F. This value must be at least 55</w:t>
      </w:r>
      <w:r w:rsidR="000215D0">
        <w:rPr>
          <w:rFonts w:asciiTheme="minorHAnsi" w:hAnsiTheme="minorHAnsi"/>
          <w:sz w:val="18"/>
          <w:szCs w:val="18"/>
        </w:rPr>
        <w:t>°</w:t>
      </w:r>
      <w:r w:rsidRPr="004A5476">
        <w:rPr>
          <w:rFonts w:asciiTheme="minorHAnsi" w:hAnsiTheme="minorHAnsi"/>
          <w:sz w:val="18"/>
          <w:szCs w:val="18"/>
        </w:rPr>
        <w:t>F and no more than 115</w:t>
      </w:r>
      <w:r w:rsidR="000215D0">
        <w:rPr>
          <w:rFonts w:asciiTheme="minorHAnsi" w:hAnsiTheme="minorHAnsi"/>
          <w:sz w:val="18"/>
          <w:szCs w:val="18"/>
        </w:rPr>
        <w:t>°</w:t>
      </w:r>
      <w:r w:rsidRPr="004A5476">
        <w:rPr>
          <w:rFonts w:asciiTheme="minorHAnsi" w:hAnsiTheme="minorHAnsi"/>
          <w:sz w:val="18"/>
          <w:szCs w:val="18"/>
        </w:rPr>
        <w:t>F to use the Subcooling Charge Verification Method.</w:t>
      </w:r>
    </w:p>
    <w:p w14:paraId="01464847" w14:textId="4E8DA6E5" w:rsidR="008228DD" w:rsidRPr="004A5476" w:rsidRDefault="008228DD" w:rsidP="008228DD">
      <w:pPr>
        <w:pStyle w:val="ListParagraph"/>
        <w:numPr>
          <w:ilvl w:val="0"/>
          <w:numId w:val="15"/>
        </w:numPr>
        <w:rPr>
          <w:rFonts w:asciiTheme="minorHAnsi" w:hAnsiTheme="minorHAnsi"/>
          <w:sz w:val="18"/>
          <w:szCs w:val="18"/>
        </w:rPr>
      </w:pPr>
      <w:r w:rsidRPr="004A5476">
        <w:rPr>
          <w:rFonts w:asciiTheme="minorHAnsi" w:hAnsiTheme="minorHAnsi"/>
          <w:sz w:val="18"/>
          <w:szCs w:val="18"/>
        </w:rPr>
        <w:t>If a value less than 55</w:t>
      </w:r>
      <w:r w:rsidR="000215D0">
        <w:rPr>
          <w:rFonts w:asciiTheme="minorHAnsi" w:hAnsiTheme="minorHAnsi"/>
          <w:sz w:val="18"/>
          <w:szCs w:val="18"/>
        </w:rPr>
        <w:t>°</w:t>
      </w:r>
      <w:r w:rsidRPr="004A5476">
        <w:rPr>
          <w:rFonts w:asciiTheme="minorHAnsi" w:hAnsiTheme="minorHAnsi"/>
          <w:sz w:val="18"/>
          <w:szCs w:val="18"/>
        </w:rPr>
        <w:t>F or greater than 115</w:t>
      </w:r>
      <w:r w:rsidR="000215D0">
        <w:rPr>
          <w:rFonts w:asciiTheme="minorHAnsi" w:hAnsiTheme="minorHAnsi"/>
          <w:sz w:val="18"/>
          <w:szCs w:val="18"/>
        </w:rPr>
        <w:t>°</w:t>
      </w:r>
      <w:r w:rsidRPr="004A5476">
        <w:rPr>
          <w:rFonts w:asciiTheme="minorHAnsi" w:hAnsiTheme="minorHAnsi"/>
          <w:sz w:val="18"/>
          <w:szCs w:val="18"/>
        </w:rPr>
        <w:t>F is entered in F02 the Subcooling Method cannot be used.</w:t>
      </w:r>
    </w:p>
    <w:p w14:paraId="01464848" w14:textId="2B487031" w:rsidR="008228DD" w:rsidRPr="004A5476" w:rsidRDefault="008228DD" w:rsidP="008228DD">
      <w:pPr>
        <w:pStyle w:val="ListParagraph"/>
        <w:numPr>
          <w:ilvl w:val="0"/>
          <w:numId w:val="15"/>
        </w:numPr>
        <w:rPr>
          <w:rFonts w:asciiTheme="minorHAnsi" w:hAnsiTheme="minorHAnsi"/>
          <w:sz w:val="18"/>
          <w:szCs w:val="18"/>
        </w:rPr>
      </w:pPr>
      <w:r w:rsidRPr="004A5476">
        <w:rPr>
          <w:rFonts w:asciiTheme="minorHAnsi" w:hAnsiTheme="minorHAnsi"/>
          <w:sz w:val="18"/>
          <w:szCs w:val="18"/>
        </w:rPr>
        <w:t>The Rater must independently collect this data. Measure and record the liquid line temperature (</w:t>
      </w:r>
      <w:proofErr w:type="spellStart"/>
      <w:r w:rsidRPr="004A5476">
        <w:rPr>
          <w:rFonts w:asciiTheme="minorHAnsi" w:hAnsiTheme="minorHAnsi"/>
          <w:sz w:val="18"/>
          <w:szCs w:val="18"/>
        </w:rPr>
        <w:t>T</w:t>
      </w:r>
      <w:r w:rsidRPr="004A5476">
        <w:rPr>
          <w:rFonts w:asciiTheme="minorHAnsi" w:hAnsiTheme="minorHAnsi"/>
          <w:sz w:val="18"/>
          <w:szCs w:val="18"/>
          <w:vertAlign w:val="subscript"/>
        </w:rPr>
        <w:t>liquid</w:t>
      </w:r>
      <w:proofErr w:type="spellEnd"/>
      <w:r w:rsidRPr="004A5476">
        <w:rPr>
          <w:rFonts w:asciiTheme="minorHAnsi" w:hAnsiTheme="minorHAnsi"/>
          <w:sz w:val="18"/>
          <w:szCs w:val="18"/>
        </w:rPr>
        <w:t xml:space="preserve">) in F. This procedure is detailed in RA3.2.2.5. This value is used to calculate the measured </w:t>
      </w:r>
      <w:proofErr w:type="spellStart"/>
      <w:r w:rsidRPr="004A5476">
        <w:rPr>
          <w:rFonts w:asciiTheme="minorHAnsi" w:hAnsiTheme="minorHAnsi"/>
          <w:sz w:val="18"/>
          <w:szCs w:val="18"/>
        </w:rPr>
        <w:t>subcool</w:t>
      </w:r>
      <w:proofErr w:type="spellEnd"/>
      <w:r w:rsidRPr="004A5476">
        <w:rPr>
          <w:rFonts w:asciiTheme="minorHAnsi" w:hAnsiTheme="minorHAnsi"/>
          <w:sz w:val="18"/>
          <w:szCs w:val="18"/>
        </w:rPr>
        <w:t xml:space="preserve"> temperature.</w:t>
      </w:r>
    </w:p>
    <w:p w14:paraId="01464849" w14:textId="1504DFD8" w:rsidR="008228DD" w:rsidRPr="004A5476" w:rsidRDefault="008228DD" w:rsidP="008228DD">
      <w:pPr>
        <w:pStyle w:val="ListParagraph"/>
        <w:numPr>
          <w:ilvl w:val="0"/>
          <w:numId w:val="15"/>
        </w:numPr>
        <w:rPr>
          <w:rFonts w:asciiTheme="minorHAnsi" w:hAnsiTheme="minorHAnsi"/>
          <w:sz w:val="18"/>
          <w:szCs w:val="18"/>
        </w:rPr>
      </w:pPr>
      <w:r w:rsidRPr="004A5476">
        <w:rPr>
          <w:rFonts w:asciiTheme="minorHAnsi" w:hAnsiTheme="minorHAnsi"/>
          <w:sz w:val="18"/>
          <w:szCs w:val="18"/>
        </w:rPr>
        <w:lastRenderedPageBreak/>
        <w:t>The Rater must independently collect this data. Measure and record the liquid line pressure (</w:t>
      </w:r>
      <w:proofErr w:type="spellStart"/>
      <w:r w:rsidRPr="004A5476">
        <w:rPr>
          <w:rFonts w:asciiTheme="minorHAnsi" w:hAnsiTheme="minorHAnsi"/>
          <w:sz w:val="18"/>
          <w:szCs w:val="18"/>
        </w:rPr>
        <w:t>P</w:t>
      </w:r>
      <w:r w:rsidRPr="004A5476">
        <w:rPr>
          <w:rFonts w:asciiTheme="minorHAnsi" w:hAnsiTheme="minorHAnsi"/>
          <w:sz w:val="18"/>
          <w:szCs w:val="18"/>
          <w:vertAlign w:val="subscript"/>
        </w:rPr>
        <w:t>liquid</w:t>
      </w:r>
      <w:proofErr w:type="spellEnd"/>
      <w:r w:rsidRPr="004A5476">
        <w:rPr>
          <w:rFonts w:asciiTheme="minorHAnsi" w:hAnsiTheme="minorHAnsi"/>
          <w:sz w:val="18"/>
          <w:szCs w:val="18"/>
        </w:rPr>
        <w:t xml:space="preserve">) in </w:t>
      </w:r>
      <w:proofErr w:type="spellStart"/>
      <w:r w:rsidRPr="004A5476">
        <w:rPr>
          <w:rFonts w:asciiTheme="minorHAnsi" w:hAnsiTheme="minorHAnsi"/>
          <w:sz w:val="18"/>
          <w:szCs w:val="18"/>
        </w:rPr>
        <w:t>psig</w:t>
      </w:r>
      <w:proofErr w:type="spellEnd"/>
      <w:r w:rsidRPr="004A5476">
        <w:rPr>
          <w:rFonts w:asciiTheme="minorHAnsi" w:hAnsiTheme="minorHAnsi"/>
          <w:sz w:val="18"/>
          <w:szCs w:val="18"/>
        </w:rPr>
        <w:t>. This procedure is detailed in RA3.2.2.5. This value is used to determine the condenser saturation temperature (</w:t>
      </w:r>
      <w:proofErr w:type="spellStart"/>
      <w:proofErr w:type="gramStart"/>
      <w:r w:rsidRPr="004A5476">
        <w:rPr>
          <w:rFonts w:asciiTheme="minorHAnsi" w:hAnsiTheme="minorHAnsi"/>
          <w:sz w:val="18"/>
          <w:szCs w:val="18"/>
        </w:rPr>
        <w:t>T</w:t>
      </w:r>
      <w:r w:rsidRPr="004A5476">
        <w:rPr>
          <w:rFonts w:asciiTheme="minorHAnsi" w:hAnsiTheme="minorHAnsi"/>
          <w:sz w:val="18"/>
          <w:szCs w:val="18"/>
          <w:vertAlign w:val="subscript"/>
        </w:rPr>
        <w:t>condenser,sat</w:t>
      </w:r>
      <w:proofErr w:type="spellEnd"/>
      <w:proofErr w:type="gramEnd"/>
      <w:r w:rsidRPr="004A5476">
        <w:rPr>
          <w:rFonts w:asciiTheme="minorHAnsi" w:hAnsiTheme="minorHAnsi"/>
          <w:sz w:val="18"/>
          <w:szCs w:val="18"/>
        </w:rPr>
        <w:t xml:space="preserve">) from a pressure temperature chart for the appropriate refrigerant (can be internal to a digital gauge), which is entered into F06. </w:t>
      </w:r>
    </w:p>
    <w:p w14:paraId="0146484A" w14:textId="2801DD44" w:rsidR="008228DD" w:rsidRPr="004A5476" w:rsidRDefault="008228DD" w:rsidP="008228DD">
      <w:pPr>
        <w:pStyle w:val="ListParagraph"/>
        <w:numPr>
          <w:ilvl w:val="0"/>
          <w:numId w:val="15"/>
        </w:numPr>
        <w:rPr>
          <w:rFonts w:asciiTheme="minorHAnsi" w:hAnsiTheme="minorHAnsi"/>
          <w:sz w:val="18"/>
          <w:szCs w:val="18"/>
        </w:rPr>
      </w:pPr>
      <w:r w:rsidRPr="004A5476">
        <w:rPr>
          <w:rFonts w:asciiTheme="minorHAnsi" w:hAnsiTheme="minorHAnsi"/>
          <w:sz w:val="18"/>
          <w:szCs w:val="18"/>
        </w:rPr>
        <w:t>Enter the condenser saturation temperature (</w:t>
      </w:r>
      <w:proofErr w:type="spellStart"/>
      <w:proofErr w:type="gramStart"/>
      <w:r w:rsidRPr="004A5476">
        <w:rPr>
          <w:rFonts w:asciiTheme="minorHAnsi" w:hAnsiTheme="minorHAnsi"/>
          <w:sz w:val="18"/>
          <w:szCs w:val="18"/>
        </w:rPr>
        <w:t>T</w:t>
      </w:r>
      <w:r w:rsidRPr="004A5476">
        <w:rPr>
          <w:rFonts w:asciiTheme="minorHAnsi" w:hAnsiTheme="minorHAnsi"/>
          <w:sz w:val="18"/>
          <w:szCs w:val="18"/>
          <w:vertAlign w:val="subscript"/>
        </w:rPr>
        <w:t>condenser,sat</w:t>
      </w:r>
      <w:proofErr w:type="spellEnd"/>
      <w:proofErr w:type="gramEnd"/>
      <w:r w:rsidRPr="004A5476">
        <w:rPr>
          <w:rFonts w:asciiTheme="minorHAnsi" w:hAnsiTheme="minorHAnsi"/>
          <w:sz w:val="18"/>
          <w:szCs w:val="18"/>
        </w:rPr>
        <w:t xml:space="preserve">) from the digital gauge or a separate pressure-temperature chart that corresponds to the liquid line pressure entered in F05, in </w:t>
      </w:r>
      <w:r w:rsidR="000215D0">
        <w:rPr>
          <w:rFonts w:asciiTheme="minorHAnsi" w:hAnsiTheme="minorHAnsi"/>
          <w:sz w:val="18"/>
          <w:szCs w:val="18"/>
        </w:rPr>
        <w:t>°</w:t>
      </w:r>
      <w:r w:rsidRPr="004A5476">
        <w:rPr>
          <w:rFonts w:asciiTheme="minorHAnsi" w:hAnsiTheme="minorHAnsi"/>
          <w:sz w:val="18"/>
          <w:szCs w:val="18"/>
        </w:rPr>
        <w:t>F.</w:t>
      </w:r>
    </w:p>
    <w:p w14:paraId="0146484B" w14:textId="0788309B" w:rsidR="008228DD" w:rsidRPr="004A5476" w:rsidRDefault="008228DD" w:rsidP="008228DD">
      <w:pPr>
        <w:pStyle w:val="ListParagraph"/>
        <w:numPr>
          <w:ilvl w:val="0"/>
          <w:numId w:val="15"/>
        </w:numPr>
        <w:rPr>
          <w:rFonts w:asciiTheme="minorHAnsi" w:hAnsiTheme="minorHAnsi"/>
          <w:sz w:val="18"/>
          <w:szCs w:val="18"/>
        </w:rPr>
      </w:pPr>
      <w:r w:rsidRPr="004A5476">
        <w:rPr>
          <w:rFonts w:asciiTheme="minorHAnsi" w:hAnsiTheme="minorHAnsi"/>
          <w:sz w:val="18"/>
          <w:szCs w:val="18"/>
        </w:rPr>
        <w:t>Measured Subcooling is automatically calculated as the difference between the liquid line temperature (</w:t>
      </w:r>
      <w:r w:rsidR="000215D0">
        <w:rPr>
          <w:rFonts w:asciiTheme="minorHAnsi" w:hAnsiTheme="minorHAnsi"/>
          <w:sz w:val="18"/>
          <w:szCs w:val="18"/>
        </w:rPr>
        <w:t>°</w:t>
      </w:r>
      <w:r w:rsidRPr="004A5476">
        <w:rPr>
          <w:rFonts w:asciiTheme="minorHAnsi" w:hAnsiTheme="minorHAnsi"/>
          <w:sz w:val="18"/>
          <w:szCs w:val="18"/>
        </w:rPr>
        <w:t>F04) and the condenser saturation temperature (</w:t>
      </w:r>
      <w:r w:rsidR="000215D0">
        <w:rPr>
          <w:rFonts w:asciiTheme="minorHAnsi" w:hAnsiTheme="minorHAnsi"/>
          <w:sz w:val="18"/>
          <w:szCs w:val="18"/>
        </w:rPr>
        <w:t>°</w:t>
      </w:r>
      <w:r w:rsidRPr="004A5476">
        <w:rPr>
          <w:rFonts w:asciiTheme="minorHAnsi" w:hAnsiTheme="minorHAnsi"/>
          <w:sz w:val="18"/>
          <w:szCs w:val="18"/>
        </w:rPr>
        <w:t>F06)</w:t>
      </w:r>
    </w:p>
    <w:p w14:paraId="0146484C" w14:textId="0EBD6DF9" w:rsidR="008228DD" w:rsidRPr="004A5476" w:rsidRDefault="008228DD" w:rsidP="008228DD">
      <w:pPr>
        <w:pStyle w:val="ListParagraph"/>
        <w:numPr>
          <w:ilvl w:val="0"/>
          <w:numId w:val="15"/>
        </w:numPr>
        <w:rPr>
          <w:rFonts w:asciiTheme="minorHAnsi" w:hAnsiTheme="minorHAnsi"/>
          <w:sz w:val="18"/>
          <w:szCs w:val="18"/>
        </w:rPr>
      </w:pPr>
      <w:r w:rsidRPr="004A5476">
        <w:rPr>
          <w:rFonts w:asciiTheme="minorHAnsi" w:hAnsiTheme="minorHAnsi"/>
          <w:sz w:val="18"/>
          <w:szCs w:val="18"/>
        </w:rPr>
        <w:t>The Rater must independently collect this data. Enter target subcooling from manufacturer. This may be a challenge to find for older equipment. Internet searches can sometimes result in archived equipment specifications for the equipment in question, or sometimes a very similar model. If the manufacturer’s target cannot be found the Commission’s Executive Director may provide additional guidance for compliance.</w:t>
      </w:r>
    </w:p>
    <w:p w14:paraId="0146484D" w14:textId="5B1B1BB6" w:rsidR="008228DD" w:rsidRPr="004A5476" w:rsidRDefault="008228DD" w:rsidP="008228DD">
      <w:pPr>
        <w:pStyle w:val="ListParagraph"/>
        <w:numPr>
          <w:ilvl w:val="0"/>
          <w:numId w:val="15"/>
        </w:numPr>
        <w:rPr>
          <w:rFonts w:asciiTheme="minorHAnsi" w:hAnsiTheme="minorHAnsi"/>
          <w:sz w:val="18"/>
          <w:szCs w:val="18"/>
        </w:rPr>
      </w:pPr>
      <w:r w:rsidRPr="004A5476">
        <w:rPr>
          <w:rFonts w:asciiTheme="minorHAnsi" w:hAnsiTheme="minorHAnsi"/>
          <w:sz w:val="18"/>
          <w:szCs w:val="18"/>
        </w:rPr>
        <w:t xml:space="preserve">System passes Subcooling method when F08 is within plus or minus </w:t>
      </w:r>
      <w:r>
        <w:rPr>
          <w:rFonts w:asciiTheme="minorHAnsi" w:hAnsiTheme="minorHAnsi"/>
          <w:sz w:val="18"/>
          <w:szCs w:val="18"/>
        </w:rPr>
        <w:t>6</w:t>
      </w:r>
      <w:r w:rsidR="000215D0">
        <w:rPr>
          <w:rFonts w:asciiTheme="minorHAnsi" w:hAnsiTheme="minorHAnsi"/>
          <w:sz w:val="18"/>
          <w:szCs w:val="18"/>
        </w:rPr>
        <w:t>°F</w:t>
      </w:r>
      <w:r w:rsidRPr="004A5476">
        <w:rPr>
          <w:rFonts w:asciiTheme="minorHAnsi" w:hAnsiTheme="minorHAnsi"/>
          <w:sz w:val="18"/>
          <w:szCs w:val="18"/>
        </w:rPr>
        <w:t xml:space="preserve"> of F07.</w:t>
      </w:r>
      <w:r>
        <w:rPr>
          <w:rFonts w:asciiTheme="minorHAnsi" w:hAnsiTheme="minorHAnsi"/>
          <w:sz w:val="18"/>
          <w:szCs w:val="18"/>
        </w:rPr>
        <w:t xml:space="preserve"> Note that the target for the installer, on the CF2R, is plus or minus 3</w:t>
      </w:r>
      <w:r w:rsidR="000215D0">
        <w:rPr>
          <w:rFonts w:asciiTheme="minorHAnsi" w:hAnsiTheme="minorHAnsi"/>
          <w:sz w:val="18"/>
          <w:szCs w:val="18"/>
        </w:rPr>
        <w:t>°F</w:t>
      </w:r>
      <w:r>
        <w:rPr>
          <w:rFonts w:asciiTheme="minorHAnsi" w:hAnsiTheme="minorHAnsi"/>
          <w:sz w:val="18"/>
          <w:szCs w:val="18"/>
        </w:rPr>
        <w:t>.</w:t>
      </w:r>
    </w:p>
    <w:p w14:paraId="0146484E" w14:textId="77777777" w:rsidR="008228DD" w:rsidRPr="004A5476" w:rsidRDefault="008228DD" w:rsidP="008228DD">
      <w:pPr>
        <w:rPr>
          <w:rFonts w:asciiTheme="minorHAnsi" w:hAnsiTheme="minorHAnsi"/>
          <w:sz w:val="18"/>
          <w:szCs w:val="18"/>
        </w:rPr>
      </w:pPr>
    </w:p>
    <w:p w14:paraId="0146484F" w14:textId="77777777" w:rsidR="008228DD" w:rsidRPr="00E91EDC" w:rsidRDefault="008228DD" w:rsidP="008228DD">
      <w:pPr>
        <w:rPr>
          <w:rFonts w:asciiTheme="minorHAnsi" w:hAnsiTheme="minorHAnsi"/>
          <w:b/>
          <w:sz w:val="18"/>
          <w:szCs w:val="18"/>
        </w:rPr>
      </w:pPr>
      <w:r w:rsidRPr="00E91EDC">
        <w:rPr>
          <w:rFonts w:asciiTheme="minorHAnsi" w:hAnsiTheme="minorHAnsi"/>
          <w:b/>
          <w:sz w:val="18"/>
          <w:szCs w:val="18"/>
        </w:rPr>
        <w:t>Section G. Metering Device Verification</w:t>
      </w:r>
    </w:p>
    <w:p w14:paraId="01464851" w14:textId="7171D7E0" w:rsidR="008228DD" w:rsidRPr="004A5476" w:rsidRDefault="008228DD" w:rsidP="008228DD">
      <w:pPr>
        <w:pStyle w:val="ListParagraph"/>
        <w:numPr>
          <w:ilvl w:val="0"/>
          <w:numId w:val="24"/>
        </w:numPr>
        <w:rPr>
          <w:rFonts w:asciiTheme="minorHAnsi" w:hAnsiTheme="minorHAnsi"/>
          <w:sz w:val="18"/>
          <w:szCs w:val="18"/>
        </w:rPr>
      </w:pPr>
      <w:r w:rsidRPr="004A5476">
        <w:rPr>
          <w:rFonts w:asciiTheme="minorHAnsi" w:hAnsiTheme="minorHAnsi"/>
          <w:sz w:val="18"/>
          <w:szCs w:val="18"/>
        </w:rPr>
        <w:t>The Rater must independently collect this data. Measure and record the suction line temperature (</w:t>
      </w:r>
      <w:proofErr w:type="spellStart"/>
      <w:r w:rsidRPr="004A5476">
        <w:rPr>
          <w:rFonts w:asciiTheme="minorHAnsi" w:hAnsiTheme="minorHAnsi"/>
          <w:sz w:val="18"/>
          <w:szCs w:val="18"/>
        </w:rPr>
        <w:t>T</w:t>
      </w:r>
      <w:r w:rsidRPr="004A5476">
        <w:rPr>
          <w:rFonts w:asciiTheme="minorHAnsi" w:hAnsiTheme="minorHAnsi"/>
          <w:sz w:val="18"/>
          <w:szCs w:val="18"/>
          <w:vertAlign w:val="subscript"/>
        </w:rPr>
        <w:t>suction</w:t>
      </w:r>
      <w:proofErr w:type="spellEnd"/>
      <w:r w:rsidRPr="004A5476">
        <w:rPr>
          <w:rFonts w:asciiTheme="minorHAnsi" w:hAnsiTheme="minorHAnsi"/>
          <w:sz w:val="18"/>
          <w:szCs w:val="18"/>
        </w:rPr>
        <w:t xml:space="preserve">) in </w:t>
      </w:r>
      <w:r w:rsidR="000215D0">
        <w:rPr>
          <w:rFonts w:asciiTheme="minorHAnsi" w:hAnsiTheme="minorHAnsi"/>
          <w:sz w:val="18"/>
          <w:szCs w:val="18"/>
        </w:rPr>
        <w:t>°</w:t>
      </w:r>
      <w:r w:rsidRPr="004A5476">
        <w:rPr>
          <w:rFonts w:asciiTheme="minorHAnsi" w:hAnsiTheme="minorHAnsi"/>
          <w:sz w:val="18"/>
          <w:szCs w:val="18"/>
        </w:rPr>
        <w:t>F. This procedure is detailed in RA3.2.2.5. This value is used to calculate the measured superheat.</w:t>
      </w:r>
    </w:p>
    <w:p w14:paraId="01464852" w14:textId="3773A23D" w:rsidR="008228DD" w:rsidRPr="004A5476" w:rsidRDefault="008228DD" w:rsidP="008228DD">
      <w:pPr>
        <w:pStyle w:val="ListParagraph"/>
        <w:numPr>
          <w:ilvl w:val="0"/>
          <w:numId w:val="24"/>
        </w:numPr>
        <w:rPr>
          <w:rFonts w:asciiTheme="minorHAnsi" w:hAnsiTheme="minorHAnsi"/>
          <w:sz w:val="18"/>
          <w:szCs w:val="18"/>
        </w:rPr>
      </w:pPr>
      <w:r w:rsidRPr="004A5476">
        <w:rPr>
          <w:rFonts w:asciiTheme="minorHAnsi" w:hAnsiTheme="minorHAnsi"/>
          <w:sz w:val="18"/>
          <w:szCs w:val="18"/>
        </w:rPr>
        <w:t>The Rater must independently collect this data. Measure and record the suction line pressure (</w:t>
      </w:r>
      <w:proofErr w:type="spellStart"/>
      <w:r w:rsidRPr="004A5476">
        <w:rPr>
          <w:rFonts w:asciiTheme="minorHAnsi" w:hAnsiTheme="minorHAnsi"/>
          <w:sz w:val="18"/>
          <w:szCs w:val="18"/>
        </w:rPr>
        <w:t>P</w:t>
      </w:r>
      <w:r w:rsidRPr="004A5476">
        <w:rPr>
          <w:rFonts w:asciiTheme="minorHAnsi" w:hAnsiTheme="minorHAnsi"/>
          <w:sz w:val="18"/>
          <w:szCs w:val="18"/>
          <w:vertAlign w:val="subscript"/>
        </w:rPr>
        <w:t>suction</w:t>
      </w:r>
      <w:proofErr w:type="spellEnd"/>
      <w:r w:rsidRPr="004A5476">
        <w:rPr>
          <w:rFonts w:asciiTheme="minorHAnsi" w:hAnsiTheme="minorHAnsi"/>
          <w:sz w:val="18"/>
          <w:szCs w:val="18"/>
        </w:rPr>
        <w:t xml:space="preserve">) in </w:t>
      </w:r>
      <w:proofErr w:type="spellStart"/>
      <w:r w:rsidRPr="004A5476">
        <w:rPr>
          <w:rFonts w:asciiTheme="minorHAnsi" w:hAnsiTheme="minorHAnsi"/>
          <w:sz w:val="18"/>
          <w:szCs w:val="18"/>
        </w:rPr>
        <w:t>psig</w:t>
      </w:r>
      <w:proofErr w:type="spellEnd"/>
      <w:r w:rsidRPr="004A5476">
        <w:rPr>
          <w:rFonts w:asciiTheme="minorHAnsi" w:hAnsiTheme="minorHAnsi"/>
          <w:sz w:val="18"/>
          <w:szCs w:val="18"/>
        </w:rPr>
        <w:t>. This procedure is detailed in RA3.2.2.5. This value is used to determine the evaporator saturation temperature (</w:t>
      </w:r>
      <w:proofErr w:type="spellStart"/>
      <w:proofErr w:type="gramStart"/>
      <w:r w:rsidRPr="004A5476">
        <w:rPr>
          <w:rFonts w:asciiTheme="minorHAnsi" w:hAnsiTheme="minorHAnsi"/>
          <w:sz w:val="18"/>
          <w:szCs w:val="18"/>
        </w:rPr>
        <w:t>T</w:t>
      </w:r>
      <w:r w:rsidRPr="004A5476">
        <w:rPr>
          <w:rFonts w:asciiTheme="minorHAnsi" w:hAnsiTheme="minorHAnsi"/>
          <w:sz w:val="18"/>
          <w:szCs w:val="18"/>
          <w:vertAlign w:val="subscript"/>
        </w:rPr>
        <w:t>evaporator,sat</w:t>
      </w:r>
      <w:proofErr w:type="spellEnd"/>
      <w:proofErr w:type="gramEnd"/>
      <w:r w:rsidRPr="004A5476">
        <w:rPr>
          <w:rFonts w:asciiTheme="minorHAnsi" w:hAnsiTheme="minorHAnsi"/>
          <w:sz w:val="18"/>
          <w:szCs w:val="18"/>
        </w:rPr>
        <w:t xml:space="preserve">) from a pressure temperature chart for the appropriate refrigerant (can be internal to a digital gauge), which is entered into G03. </w:t>
      </w:r>
    </w:p>
    <w:p w14:paraId="01464853" w14:textId="7A8A1C08" w:rsidR="008228DD" w:rsidRPr="004A5476" w:rsidRDefault="008228DD" w:rsidP="008228DD">
      <w:pPr>
        <w:pStyle w:val="ListParagraph"/>
        <w:numPr>
          <w:ilvl w:val="0"/>
          <w:numId w:val="24"/>
        </w:numPr>
        <w:rPr>
          <w:rFonts w:asciiTheme="minorHAnsi" w:hAnsiTheme="minorHAnsi"/>
          <w:sz w:val="18"/>
          <w:szCs w:val="18"/>
        </w:rPr>
      </w:pPr>
      <w:r w:rsidRPr="004A5476">
        <w:rPr>
          <w:rFonts w:asciiTheme="minorHAnsi" w:hAnsiTheme="minorHAnsi"/>
          <w:sz w:val="18"/>
          <w:szCs w:val="18"/>
        </w:rPr>
        <w:t>Enter the evaporator saturation temperature (</w:t>
      </w:r>
      <w:proofErr w:type="spellStart"/>
      <w:proofErr w:type="gramStart"/>
      <w:r w:rsidRPr="004A5476">
        <w:rPr>
          <w:rFonts w:asciiTheme="minorHAnsi" w:hAnsiTheme="minorHAnsi"/>
          <w:sz w:val="18"/>
          <w:szCs w:val="18"/>
        </w:rPr>
        <w:t>T</w:t>
      </w:r>
      <w:r w:rsidRPr="004A5476">
        <w:rPr>
          <w:rFonts w:asciiTheme="minorHAnsi" w:hAnsiTheme="minorHAnsi"/>
          <w:sz w:val="18"/>
          <w:szCs w:val="18"/>
          <w:vertAlign w:val="subscript"/>
        </w:rPr>
        <w:t>evaporator,sat</w:t>
      </w:r>
      <w:proofErr w:type="spellEnd"/>
      <w:proofErr w:type="gramEnd"/>
      <w:r w:rsidRPr="004A5476">
        <w:rPr>
          <w:rFonts w:asciiTheme="minorHAnsi" w:hAnsiTheme="minorHAnsi"/>
          <w:sz w:val="18"/>
          <w:szCs w:val="18"/>
        </w:rPr>
        <w:t xml:space="preserve">) from the digital gauge or a separate pressure-temperature chart that corresponds to the suction line pressure entered in G02, in </w:t>
      </w:r>
      <w:r w:rsidR="000215D0">
        <w:rPr>
          <w:rFonts w:asciiTheme="minorHAnsi" w:hAnsiTheme="minorHAnsi"/>
          <w:sz w:val="18"/>
          <w:szCs w:val="18"/>
        </w:rPr>
        <w:t>°</w:t>
      </w:r>
      <w:r w:rsidRPr="004A5476">
        <w:rPr>
          <w:rFonts w:asciiTheme="minorHAnsi" w:hAnsiTheme="minorHAnsi"/>
          <w:sz w:val="18"/>
          <w:szCs w:val="18"/>
        </w:rPr>
        <w:t>F.</w:t>
      </w:r>
    </w:p>
    <w:p w14:paraId="01464854" w14:textId="1D4BF6E2" w:rsidR="008228DD" w:rsidRPr="004A5476" w:rsidRDefault="008228DD" w:rsidP="008228DD">
      <w:pPr>
        <w:pStyle w:val="ListParagraph"/>
        <w:numPr>
          <w:ilvl w:val="0"/>
          <w:numId w:val="24"/>
        </w:numPr>
        <w:rPr>
          <w:rFonts w:asciiTheme="minorHAnsi" w:hAnsiTheme="minorHAnsi"/>
          <w:sz w:val="18"/>
          <w:szCs w:val="18"/>
        </w:rPr>
      </w:pPr>
      <w:r w:rsidRPr="004A5476">
        <w:rPr>
          <w:rFonts w:asciiTheme="minorHAnsi" w:hAnsiTheme="minorHAnsi"/>
          <w:sz w:val="18"/>
          <w:szCs w:val="18"/>
        </w:rPr>
        <w:t>Measured superheat is automatically calculated as the difference between the suction line temperature (G01) and the evaporator saturation temperature (G03)</w:t>
      </w:r>
    </w:p>
    <w:p w14:paraId="01464855" w14:textId="064B102D" w:rsidR="008228DD" w:rsidRPr="004A5476" w:rsidRDefault="008228DD" w:rsidP="008228DD">
      <w:pPr>
        <w:pStyle w:val="ListParagraph"/>
        <w:numPr>
          <w:ilvl w:val="0"/>
          <w:numId w:val="24"/>
        </w:numPr>
        <w:rPr>
          <w:rFonts w:asciiTheme="minorHAnsi" w:hAnsiTheme="minorHAnsi"/>
          <w:sz w:val="18"/>
          <w:szCs w:val="18"/>
        </w:rPr>
      </w:pPr>
      <w:r w:rsidRPr="004A5476">
        <w:rPr>
          <w:rFonts w:asciiTheme="minorHAnsi" w:hAnsiTheme="minorHAnsi"/>
          <w:sz w:val="18"/>
          <w:szCs w:val="18"/>
        </w:rPr>
        <w:t>There are two possible criteria for passing. If the manufacturer’s specification is known it should be used, otherwise the CEC requirement is that the superheat be between 4</w:t>
      </w:r>
      <w:r w:rsidR="000215D0">
        <w:rPr>
          <w:rFonts w:asciiTheme="minorHAnsi" w:hAnsiTheme="minorHAnsi"/>
          <w:sz w:val="18"/>
          <w:szCs w:val="18"/>
        </w:rPr>
        <w:t>°F</w:t>
      </w:r>
      <w:r w:rsidRPr="004A5476">
        <w:rPr>
          <w:rFonts w:asciiTheme="minorHAnsi" w:hAnsiTheme="minorHAnsi"/>
          <w:sz w:val="18"/>
          <w:szCs w:val="18"/>
        </w:rPr>
        <w:t xml:space="preserve"> and 25</w:t>
      </w:r>
      <w:r w:rsidR="000215D0">
        <w:rPr>
          <w:rFonts w:asciiTheme="minorHAnsi" w:hAnsiTheme="minorHAnsi"/>
          <w:sz w:val="18"/>
          <w:szCs w:val="18"/>
        </w:rPr>
        <w:t>°</w:t>
      </w:r>
      <w:r w:rsidRPr="004A5476">
        <w:rPr>
          <w:rFonts w:asciiTheme="minorHAnsi" w:hAnsiTheme="minorHAnsi"/>
          <w:sz w:val="18"/>
          <w:szCs w:val="18"/>
        </w:rPr>
        <w:t>F, inclusive. This row checks the CEC requirement.</w:t>
      </w:r>
    </w:p>
    <w:p w14:paraId="01464856" w14:textId="08B83A2F" w:rsidR="008228DD" w:rsidRPr="004A5476" w:rsidRDefault="008228DD" w:rsidP="008228DD">
      <w:pPr>
        <w:pStyle w:val="ListParagraph"/>
        <w:numPr>
          <w:ilvl w:val="0"/>
          <w:numId w:val="24"/>
        </w:numPr>
        <w:rPr>
          <w:rFonts w:asciiTheme="minorHAnsi" w:hAnsiTheme="minorHAnsi"/>
          <w:sz w:val="18"/>
          <w:szCs w:val="18"/>
        </w:rPr>
      </w:pPr>
      <w:r w:rsidRPr="004A5476">
        <w:rPr>
          <w:rFonts w:asciiTheme="minorHAnsi" w:hAnsiTheme="minorHAnsi"/>
          <w:sz w:val="18"/>
          <w:szCs w:val="18"/>
        </w:rPr>
        <w:t>If the manufacturer’s target superheat for ensuring proper metering device operation is known, it supersedes the CEC requirement of being between 4</w:t>
      </w:r>
      <w:r w:rsidR="000215D0">
        <w:rPr>
          <w:rFonts w:asciiTheme="minorHAnsi" w:hAnsiTheme="minorHAnsi"/>
          <w:sz w:val="18"/>
          <w:szCs w:val="18"/>
        </w:rPr>
        <w:t>°F</w:t>
      </w:r>
      <w:r w:rsidRPr="004A5476">
        <w:rPr>
          <w:rFonts w:asciiTheme="minorHAnsi" w:hAnsiTheme="minorHAnsi"/>
          <w:sz w:val="18"/>
          <w:szCs w:val="18"/>
        </w:rPr>
        <w:t xml:space="preserve"> and 25</w:t>
      </w:r>
      <w:r w:rsidR="000215D0">
        <w:rPr>
          <w:rFonts w:asciiTheme="minorHAnsi" w:hAnsiTheme="minorHAnsi"/>
          <w:sz w:val="18"/>
          <w:szCs w:val="18"/>
        </w:rPr>
        <w:t>°</w:t>
      </w:r>
      <w:r w:rsidRPr="004A5476">
        <w:rPr>
          <w:rFonts w:asciiTheme="minorHAnsi" w:hAnsiTheme="minorHAnsi"/>
          <w:sz w:val="18"/>
          <w:szCs w:val="18"/>
        </w:rPr>
        <w:t>F. If “Yes, documentation to be provided upon request.” is selected, the installer should be prepared to provide documentation for the target values used.</w:t>
      </w:r>
    </w:p>
    <w:p w14:paraId="01464857" w14:textId="0277D1B3" w:rsidR="008228DD" w:rsidRPr="004A5476" w:rsidRDefault="008228DD" w:rsidP="008228DD">
      <w:pPr>
        <w:pStyle w:val="ListParagraph"/>
        <w:numPr>
          <w:ilvl w:val="0"/>
          <w:numId w:val="24"/>
        </w:numPr>
        <w:rPr>
          <w:rFonts w:asciiTheme="minorHAnsi" w:hAnsiTheme="minorHAnsi"/>
          <w:sz w:val="18"/>
          <w:szCs w:val="18"/>
        </w:rPr>
      </w:pPr>
      <w:r w:rsidRPr="004A5476">
        <w:rPr>
          <w:rFonts w:asciiTheme="minorHAnsi" w:hAnsiTheme="minorHAnsi"/>
          <w:sz w:val="18"/>
          <w:szCs w:val="18"/>
        </w:rPr>
        <w:t>There are two possible criteria for passing. If the manufacturer’s specification is known it should be used, otherwise the CEC requirement is that the superheat be between 4</w:t>
      </w:r>
      <w:r w:rsidR="000215D0">
        <w:rPr>
          <w:rFonts w:asciiTheme="minorHAnsi" w:hAnsiTheme="minorHAnsi"/>
          <w:sz w:val="18"/>
          <w:szCs w:val="18"/>
        </w:rPr>
        <w:t>°F</w:t>
      </w:r>
      <w:r w:rsidRPr="004A5476">
        <w:rPr>
          <w:rFonts w:asciiTheme="minorHAnsi" w:hAnsiTheme="minorHAnsi"/>
          <w:sz w:val="18"/>
          <w:szCs w:val="18"/>
        </w:rPr>
        <w:t xml:space="preserve"> and 25</w:t>
      </w:r>
      <w:r w:rsidR="000215D0">
        <w:rPr>
          <w:rFonts w:asciiTheme="minorHAnsi" w:hAnsiTheme="minorHAnsi"/>
          <w:sz w:val="18"/>
          <w:szCs w:val="18"/>
        </w:rPr>
        <w:t>°</w:t>
      </w:r>
      <w:r w:rsidRPr="004A5476">
        <w:rPr>
          <w:rFonts w:asciiTheme="minorHAnsi" w:hAnsiTheme="minorHAnsi"/>
          <w:sz w:val="18"/>
          <w:szCs w:val="18"/>
        </w:rPr>
        <w:t>F, inclusive. If “Yes, documentation to be provided upon request.” is selected in G06, the installer should be prepared to provide documentation for the target values used.</w:t>
      </w:r>
    </w:p>
    <w:p w14:paraId="01464858" w14:textId="77777777" w:rsidR="008228DD" w:rsidRPr="004A5476" w:rsidRDefault="008228DD" w:rsidP="008228DD">
      <w:pPr>
        <w:rPr>
          <w:rFonts w:asciiTheme="minorHAnsi" w:hAnsiTheme="minorHAnsi"/>
          <w:sz w:val="18"/>
          <w:szCs w:val="18"/>
        </w:rPr>
      </w:pPr>
    </w:p>
    <w:p w14:paraId="01464859" w14:textId="14608D3D" w:rsidR="008228DD" w:rsidRPr="00E91EDC" w:rsidRDefault="008228DD" w:rsidP="008228DD">
      <w:pPr>
        <w:rPr>
          <w:rFonts w:asciiTheme="minorHAnsi" w:hAnsiTheme="minorHAnsi"/>
          <w:b/>
          <w:sz w:val="18"/>
          <w:szCs w:val="18"/>
        </w:rPr>
      </w:pPr>
      <w:r w:rsidRPr="00E91EDC">
        <w:rPr>
          <w:rFonts w:asciiTheme="minorHAnsi" w:hAnsiTheme="minorHAnsi"/>
          <w:b/>
          <w:sz w:val="18"/>
          <w:szCs w:val="18"/>
        </w:rPr>
        <w:t>Section H. Confirmati</w:t>
      </w:r>
      <w:r w:rsidR="00812E1B" w:rsidRPr="00E91EDC">
        <w:rPr>
          <w:rFonts w:asciiTheme="minorHAnsi" w:hAnsiTheme="minorHAnsi"/>
          <w:b/>
          <w:sz w:val="18"/>
          <w:szCs w:val="18"/>
        </w:rPr>
        <w:t>o</w:t>
      </w:r>
      <w:r w:rsidRPr="00E91EDC">
        <w:rPr>
          <w:rFonts w:asciiTheme="minorHAnsi" w:hAnsiTheme="minorHAnsi"/>
          <w:b/>
          <w:sz w:val="18"/>
          <w:szCs w:val="18"/>
        </w:rPr>
        <w:t>n of Refrigerant Pressure Differential</w:t>
      </w:r>
    </w:p>
    <w:p w14:paraId="0146485B" w14:textId="5717198D" w:rsidR="008228DD" w:rsidRPr="004A5476" w:rsidRDefault="008228DD" w:rsidP="008228DD">
      <w:pPr>
        <w:pStyle w:val="ListParagraph"/>
        <w:numPr>
          <w:ilvl w:val="0"/>
          <w:numId w:val="27"/>
        </w:numPr>
        <w:rPr>
          <w:rFonts w:asciiTheme="minorHAnsi" w:hAnsiTheme="minorHAnsi"/>
          <w:sz w:val="18"/>
          <w:szCs w:val="18"/>
        </w:rPr>
      </w:pPr>
      <w:r w:rsidRPr="004A5476">
        <w:rPr>
          <w:rFonts w:asciiTheme="minorHAnsi" w:hAnsiTheme="minorHAnsi"/>
          <w:sz w:val="18"/>
          <w:szCs w:val="18"/>
        </w:rPr>
        <w:t xml:space="preserve">This box is automatically filled out. It verifies that the correct refrigerant pressure was maintained.  </w:t>
      </w:r>
    </w:p>
    <w:p w14:paraId="0146485C" w14:textId="49B4680A" w:rsidR="008228DD" w:rsidRPr="004A5476" w:rsidRDefault="008228DD" w:rsidP="008228DD">
      <w:pPr>
        <w:pStyle w:val="ListParagraph"/>
        <w:numPr>
          <w:ilvl w:val="0"/>
          <w:numId w:val="27"/>
        </w:numPr>
        <w:rPr>
          <w:rFonts w:asciiTheme="minorHAnsi" w:hAnsiTheme="minorHAnsi"/>
          <w:sz w:val="18"/>
          <w:szCs w:val="18"/>
        </w:rPr>
      </w:pPr>
      <w:r w:rsidRPr="004A5476">
        <w:rPr>
          <w:rFonts w:asciiTheme="minorHAnsi" w:hAnsiTheme="minorHAnsi"/>
          <w:sz w:val="18"/>
          <w:szCs w:val="18"/>
        </w:rPr>
        <w:t xml:space="preserve">This box is automatically filled out. It verifies that the correct refrigerant pressure was maintained. With a Condenser Outlet Air Restrictor installed, and after system operation was stabilized for at least 15 minutes, throughout the data collection for this verification, the difference between the liquid line pressure and suction line pressure must be maintained between 160 and 220 psi for R-410A systems, or between 100 and 145 psi for R-22 systems. If </w:t>
      </w:r>
      <w:proofErr w:type="gramStart"/>
      <w:r w:rsidRPr="004A5476">
        <w:rPr>
          <w:rFonts w:asciiTheme="minorHAnsi" w:hAnsiTheme="minorHAnsi"/>
          <w:sz w:val="18"/>
          <w:szCs w:val="18"/>
        </w:rPr>
        <w:t>not</w:t>
      </w:r>
      <w:proofErr w:type="gramEnd"/>
      <w:r w:rsidRPr="004A5476">
        <w:rPr>
          <w:rFonts w:asciiTheme="minorHAnsi" w:hAnsiTheme="minorHAnsi"/>
          <w:sz w:val="18"/>
          <w:szCs w:val="18"/>
        </w:rPr>
        <w:t xml:space="preserve"> an error message will appear here.</w:t>
      </w:r>
    </w:p>
    <w:p w14:paraId="014648AF" w14:textId="77777777" w:rsidR="00786D26" w:rsidRPr="004A5476" w:rsidRDefault="00786D26" w:rsidP="000636B8">
      <w:pPr>
        <w:rPr>
          <w:rFonts w:asciiTheme="minorHAnsi" w:hAnsiTheme="minorHAnsi"/>
          <w:sz w:val="18"/>
          <w:szCs w:val="18"/>
        </w:rPr>
      </w:pPr>
    </w:p>
    <w:p w14:paraId="014648B0" w14:textId="77777777" w:rsidR="00786D26" w:rsidRPr="004A5476" w:rsidRDefault="00786D26" w:rsidP="000636B8">
      <w:pPr>
        <w:rPr>
          <w:rFonts w:asciiTheme="minorHAnsi" w:hAnsiTheme="minorHAnsi"/>
          <w:sz w:val="18"/>
          <w:szCs w:val="18"/>
        </w:rPr>
      </w:pPr>
    </w:p>
    <w:p w14:paraId="014648B2" w14:textId="77777777" w:rsidR="00786D26" w:rsidRPr="004A5476" w:rsidRDefault="00786D26">
      <w:pPr>
        <w:rPr>
          <w:rFonts w:asciiTheme="minorHAnsi" w:hAnsiTheme="minorHAnsi"/>
          <w:sz w:val="18"/>
          <w:szCs w:val="18"/>
        </w:rPr>
        <w:sectPr w:rsidR="00786D26" w:rsidRPr="004A5476" w:rsidSect="009847DD">
          <w:headerReference w:type="default" r:id="rId17"/>
          <w:footerReference w:type="default" r:id="rId18"/>
          <w:pgSz w:w="12240" w:h="15840" w:code="1"/>
          <w:pgMar w:top="720" w:right="720" w:bottom="720" w:left="720" w:header="576" w:footer="576" w:gutter="0"/>
          <w:pgNumType w:start="1"/>
          <w:cols w:space="720"/>
          <w:docGrid w:linePitch="272"/>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622"/>
        <w:gridCol w:w="4773"/>
        <w:gridCol w:w="5395"/>
      </w:tblGrid>
      <w:tr w:rsidR="00EA2549" w:rsidRPr="004A5476" w14:paraId="014648B5" w14:textId="77777777">
        <w:trPr>
          <w:cantSplit/>
          <w:trHeight w:val="449"/>
        </w:trPr>
        <w:tc>
          <w:tcPr>
            <w:tcW w:w="5000" w:type="pct"/>
            <w:gridSpan w:val="3"/>
            <w:tcBorders>
              <w:top w:val="single" w:sz="4" w:space="0" w:color="auto"/>
              <w:left w:val="single" w:sz="4" w:space="0" w:color="auto"/>
              <w:bottom w:val="single" w:sz="4" w:space="0" w:color="auto"/>
              <w:right w:val="single" w:sz="4" w:space="0" w:color="auto"/>
            </w:tcBorders>
          </w:tcPr>
          <w:p w14:paraId="014648B3" w14:textId="67567C04" w:rsidR="00EA2549" w:rsidRPr="00E91EDC" w:rsidRDefault="00EA2549" w:rsidP="00E91EDC">
            <w:pPr>
              <w:keepNext/>
              <w:rPr>
                <w:rFonts w:asciiTheme="minorHAnsi" w:hAnsiTheme="minorHAnsi"/>
                <w:b/>
                <w:szCs w:val="18"/>
              </w:rPr>
            </w:pPr>
            <w:r w:rsidRPr="00E91EDC">
              <w:rPr>
                <w:rFonts w:asciiTheme="minorHAnsi" w:hAnsiTheme="minorHAnsi"/>
                <w:b/>
                <w:szCs w:val="18"/>
              </w:rPr>
              <w:lastRenderedPageBreak/>
              <w:t>A. System Information</w:t>
            </w:r>
          </w:p>
          <w:p w14:paraId="014648B4" w14:textId="77777777" w:rsidR="00EA2549" w:rsidRPr="00E91EDC" w:rsidRDefault="00EA2549" w:rsidP="00E91EDC">
            <w:pPr>
              <w:keepNext/>
              <w:rPr>
                <w:rFonts w:asciiTheme="minorHAnsi" w:hAnsiTheme="minorHAnsi"/>
                <w:sz w:val="18"/>
                <w:szCs w:val="18"/>
              </w:rPr>
            </w:pPr>
            <w:r w:rsidRPr="00E91EDC">
              <w:rPr>
                <w:rFonts w:asciiTheme="minorHAnsi" w:hAnsiTheme="minorHAnsi"/>
                <w:sz w:val="18"/>
                <w:szCs w:val="18"/>
              </w:rPr>
              <w:t>HERS Rater to field-verify all system information, discrepancies to be noted by overwriting entry.</w:t>
            </w:r>
          </w:p>
        </w:tc>
      </w:tr>
      <w:tr w:rsidR="00EA2549" w:rsidRPr="004A5476" w14:paraId="014648B9" w14:textId="77777777">
        <w:trPr>
          <w:cantSplit/>
          <w:trHeight w:val="360"/>
        </w:trPr>
        <w:tc>
          <w:tcPr>
            <w:tcW w:w="288" w:type="pct"/>
            <w:vAlign w:val="center"/>
          </w:tcPr>
          <w:p w14:paraId="014648B6" w14:textId="77777777" w:rsidR="00EA2549" w:rsidRPr="004A5476" w:rsidRDefault="00EA2549" w:rsidP="00554645">
            <w:pPr>
              <w:pStyle w:val="Header"/>
              <w:keepNext/>
              <w:tabs>
                <w:tab w:val="clear" w:pos="4320"/>
                <w:tab w:val="clear" w:pos="8640"/>
              </w:tabs>
              <w:rPr>
                <w:rFonts w:asciiTheme="minorHAnsi" w:hAnsiTheme="minorHAnsi"/>
                <w:sz w:val="18"/>
                <w:szCs w:val="18"/>
              </w:rPr>
            </w:pPr>
            <w:r w:rsidRPr="004A5476">
              <w:rPr>
                <w:rFonts w:asciiTheme="minorHAnsi" w:hAnsiTheme="minorHAnsi"/>
                <w:sz w:val="18"/>
                <w:szCs w:val="18"/>
              </w:rPr>
              <w:t>01</w:t>
            </w:r>
          </w:p>
        </w:tc>
        <w:tc>
          <w:tcPr>
            <w:tcW w:w="2212" w:type="pct"/>
          </w:tcPr>
          <w:p w14:paraId="014648B7" w14:textId="667E8A19" w:rsidR="00EA2549" w:rsidRPr="004A5476" w:rsidRDefault="00DC677B" w:rsidP="00554645">
            <w:pPr>
              <w:pStyle w:val="Header"/>
              <w:keepNext/>
              <w:tabs>
                <w:tab w:val="clear" w:pos="4320"/>
                <w:tab w:val="clear" w:pos="8640"/>
              </w:tabs>
              <w:rPr>
                <w:rFonts w:asciiTheme="minorHAnsi" w:hAnsiTheme="minorHAnsi"/>
                <w:sz w:val="18"/>
                <w:szCs w:val="18"/>
              </w:rPr>
            </w:pPr>
            <w:r>
              <w:rPr>
                <w:rFonts w:asciiTheme="minorHAnsi" w:hAnsiTheme="minorHAnsi"/>
                <w:sz w:val="18"/>
                <w:szCs w:val="18"/>
              </w:rPr>
              <w:t xml:space="preserve">Space Conditioning </w:t>
            </w:r>
            <w:r w:rsidR="00EA2549" w:rsidRPr="004A5476">
              <w:rPr>
                <w:rFonts w:asciiTheme="minorHAnsi" w:hAnsiTheme="minorHAnsi"/>
                <w:sz w:val="18"/>
                <w:szCs w:val="18"/>
              </w:rPr>
              <w:t>System Identification or Name</w:t>
            </w:r>
          </w:p>
        </w:tc>
        <w:tc>
          <w:tcPr>
            <w:tcW w:w="2500" w:type="pct"/>
          </w:tcPr>
          <w:p w14:paraId="014648B8" w14:textId="77777777" w:rsidR="00EA2549" w:rsidRPr="004A5476" w:rsidRDefault="00EA2549" w:rsidP="00554645">
            <w:pPr>
              <w:pStyle w:val="Header"/>
              <w:keepNext/>
              <w:tabs>
                <w:tab w:val="clear" w:pos="4320"/>
                <w:tab w:val="clear" w:pos="8640"/>
              </w:tabs>
              <w:spacing w:after="60"/>
              <w:rPr>
                <w:rFonts w:asciiTheme="minorHAnsi" w:hAnsiTheme="minorHAnsi"/>
                <w:sz w:val="18"/>
                <w:szCs w:val="18"/>
              </w:rPr>
            </w:pPr>
            <w:r w:rsidRPr="004A5476">
              <w:rPr>
                <w:rFonts w:asciiTheme="minorHAnsi" w:hAnsiTheme="minorHAnsi"/>
                <w:sz w:val="18"/>
                <w:szCs w:val="18"/>
              </w:rPr>
              <w:t xml:space="preserve">&lt;&lt;auto filled text: referenced from C2R.  If installed system does not match this entry, it can be overwritten by </w:t>
            </w:r>
            <w:proofErr w:type="gramStart"/>
            <w:r w:rsidRPr="004A5476">
              <w:rPr>
                <w:rFonts w:asciiTheme="minorHAnsi" w:hAnsiTheme="minorHAnsi"/>
                <w:sz w:val="18"/>
                <w:szCs w:val="18"/>
              </w:rPr>
              <w:t>rater</w:t>
            </w:r>
            <w:proofErr w:type="gramEnd"/>
            <w:r w:rsidRPr="004A5476">
              <w:rPr>
                <w:rFonts w:asciiTheme="minorHAnsi" w:hAnsiTheme="minorHAnsi"/>
                <w:sz w:val="18"/>
                <w:szCs w:val="18"/>
              </w:rPr>
              <w:t xml:space="preserve"> but it will be flagged as a possible fail.&gt;&gt;</w:t>
            </w:r>
          </w:p>
        </w:tc>
      </w:tr>
      <w:tr w:rsidR="00EA2549" w:rsidRPr="004A5476" w14:paraId="014648BD" w14:textId="77777777">
        <w:trPr>
          <w:cantSplit/>
          <w:trHeight w:val="360"/>
        </w:trPr>
        <w:tc>
          <w:tcPr>
            <w:tcW w:w="288" w:type="pct"/>
            <w:vAlign w:val="center"/>
          </w:tcPr>
          <w:p w14:paraId="014648BA" w14:textId="77777777" w:rsidR="00EA2549" w:rsidRPr="004A5476" w:rsidRDefault="00EA2549" w:rsidP="00554645">
            <w:pPr>
              <w:pStyle w:val="Header"/>
              <w:keepNext/>
              <w:tabs>
                <w:tab w:val="clear" w:pos="4320"/>
                <w:tab w:val="clear" w:pos="8640"/>
              </w:tabs>
              <w:rPr>
                <w:rFonts w:asciiTheme="minorHAnsi" w:hAnsiTheme="minorHAnsi"/>
                <w:sz w:val="18"/>
                <w:szCs w:val="18"/>
              </w:rPr>
            </w:pPr>
            <w:r w:rsidRPr="004A5476">
              <w:rPr>
                <w:rFonts w:asciiTheme="minorHAnsi" w:hAnsiTheme="minorHAnsi"/>
                <w:sz w:val="18"/>
                <w:szCs w:val="18"/>
              </w:rPr>
              <w:t>02</w:t>
            </w:r>
          </w:p>
        </w:tc>
        <w:tc>
          <w:tcPr>
            <w:tcW w:w="2212" w:type="pct"/>
          </w:tcPr>
          <w:p w14:paraId="014648BB" w14:textId="09922F09" w:rsidR="00EA2549" w:rsidRPr="004A5476" w:rsidRDefault="00DC677B" w:rsidP="00554645">
            <w:pPr>
              <w:pStyle w:val="Header"/>
              <w:keepNext/>
              <w:tabs>
                <w:tab w:val="clear" w:pos="4320"/>
                <w:tab w:val="clear" w:pos="8640"/>
              </w:tabs>
              <w:rPr>
                <w:rFonts w:asciiTheme="minorHAnsi" w:hAnsiTheme="minorHAnsi"/>
                <w:sz w:val="18"/>
                <w:szCs w:val="18"/>
              </w:rPr>
            </w:pPr>
            <w:r>
              <w:rPr>
                <w:rFonts w:asciiTheme="minorHAnsi" w:hAnsiTheme="minorHAnsi"/>
                <w:sz w:val="18"/>
                <w:szCs w:val="18"/>
              </w:rPr>
              <w:t xml:space="preserve">Space Conditioning </w:t>
            </w:r>
            <w:r w:rsidR="00EA2549" w:rsidRPr="004A5476">
              <w:rPr>
                <w:rFonts w:asciiTheme="minorHAnsi" w:hAnsiTheme="minorHAnsi"/>
                <w:sz w:val="18"/>
                <w:szCs w:val="18"/>
              </w:rPr>
              <w:t>System Location or Area Served</w:t>
            </w:r>
          </w:p>
        </w:tc>
        <w:tc>
          <w:tcPr>
            <w:tcW w:w="2500" w:type="pct"/>
          </w:tcPr>
          <w:p w14:paraId="014648BC" w14:textId="77777777" w:rsidR="00EA2549" w:rsidRPr="004A5476" w:rsidRDefault="00EA2549" w:rsidP="00554645">
            <w:pPr>
              <w:keepNext/>
              <w:spacing w:after="60"/>
              <w:rPr>
                <w:rFonts w:asciiTheme="minorHAnsi" w:hAnsiTheme="minorHAnsi"/>
                <w:sz w:val="18"/>
                <w:szCs w:val="18"/>
              </w:rPr>
            </w:pPr>
            <w:r w:rsidRPr="004A5476">
              <w:rPr>
                <w:rFonts w:asciiTheme="minorHAnsi" w:hAnsiTheme="minorHAnsi"/>
                <w:sz w:val="18"/>
                <w:szCs w:val="18"/>
              </w:rPr>
              <w:t xml:space="preserve">&lt;&lt;auto filled text: referenced from C2R.  If installed system does not match this entry, it can be overwritten by </w:t>
            </w:r>
            <w:proofErr w:type="gramStart"/>
            <w:r w:rsidRPr="004A5476">
              <w:rPr>
                <w:rFonts w:asciiTheme="minorHAnsi" w:hAnsiTheme="minorHAnsi"/>
                <w:sz w:val="18"/>
                <w:szCs w:val="18"/>
              </w:rPr>
              <w:t>rater</w:t>
            </w:r>
            <w:proofErr w:type="gramEnd"/>
            <w:r w:rsidRPr="004A5476">
              <w:rPr>
                <w:rFonts w:asciiTheme="minorHAnsi" w:hAnsiTheme="minorHAnsi"/>
                <w:sz w:val="18"/>
                <w:szCs w:val="18"/>
              </w:rPr>
              <w:t xml:space="preserve"> but it will be flagged as a possible fail.&gt;&gt;</w:t>
            </w:r>
          </w:p>
        </w:tc>
      </w:tr>
      <w:tr w:rsidR="00EA2549" w:rsidRPr="004A5476" w14:paraId="014648C1" w14:textId="77777777">
        <w:trPr>
          <w:cantSplit/>
          <w:trHeight w:val="360"/>
        </w:trPr>
        <w:tc>
          <w:tcPr>
            <w:tcW w:w="288" w:type="pct"/>
            <w:vAlign w:val="center"/>
          </w:tcPr>
          <w:p w14:paraId="014648BE" w14:textId="77777777" w:rsidR="00EA2549" w:rsidRPr="004A5476" w:rsidRDefault="00EA2549" w:rsidP="00554645">
            <w:pPr>
              <w:pStyle w:val="Header"/>
              <w:keepNext/>
              <w:tabs>
                <w:tab w:val="clear" w:pos="4320"/>
                <w:tab w:val="clear" w:pos="8640"/>
              </w:tabs>
              <w:rPr>
                <w:rFonts w:asciiTheme="minorHAnsi" w:hAnsiTheme="minorHAnsi"/>
                <w:sz w:val="18"/>
                <w:szCs w:val="18"/>
              </w:rPr>
            </w:pPr>
            <w:r w:rsidRPr="004A5476">
              <w:rPr>
                <w:rFonts w:asciiTheme="minorHAnsi" w:hAnsiTheme="minorHAnsi"/>
                <w:sz w:val="18"/>
                <w:szCs w:val="18"/>
              </w:rPr>
              <w:t>03</w:t>
            </w:r>
          </w:p>
        </w:tc>
        <w:tc>
          <w:tcPr>
            <w:tcW w:w="2212" w:type="pct"/>
          </w:tcPr>
          <w:p w14:paraId="014648BF" w14:textId="6E0381B4" w:rsidR="00EA2549" w:rsidRPr="004A5476" w:rsidRDefault="00EA2549" w:rsidP="007E687C">
            <w:pPr>
              <w:pStyle w:val="Header"/>
              <w:keepNext/>
              <w:tabs>
                <w:tab w:val="clear" w:pos="4320"/>
                <w:tab w:val="clear" w:pos="8640"/>
              </w:tabs>
              <w:rPr>
                <w:rFonts w:asciiTheme="minorHAnsi" w:hAnsiTheme="minorHAnsi"/>
                <w:sz w:val="18"/>
                <w:szCs w:val="18"/>
              </w:rPr>
            </w:pPr>
            <w:r w:rsidRPr="004A5476">
              <w:rPr>
                <w:rFonts w:asciiTheme="minorHAnsi" w:hAnsiTheme="minorHAnsi"/>
                <w:sz w:val="18"/>
                <w:szCs w:val="18"/>
              </w:rPr>
              <w:t xml:space="preserve">Condenser (or package unit) </w:t>
            </w:r>
            <w:r w:rsidR="00682C77">
              <w:rPr>
                <w:rFonts w:asciiTheme="minorHAnsi" w:hAnsiTheme="minorHAnsi"/>
                <w:sz w:val="18"/>
                <w:szCs w:val="18"/>
              </w:rPr>
              <w:t>M</w:t>
            </w:r>
            <w:r w:rsidRPr="004A5476">
              <w:rPr>
                <w:rFonts w:asciiTheme="minorHAnsi" w:hAnsiTheme="minorHAnsi"/>
                <w:sz w:val="18"/>
                <w:szCs w:val="18"/>
              </w:rPr>
              <w:t xml:space="preserve">ake or </w:t>
            </w:r>
            <w:r w:rsidR="00682C77">
              <w:rPr>
                <w:rFonts w:asciiTheme="minorHAnsi" w:hAnsiTheme="minorHAnsi"/>
                <w:sz w:val="18"/>
                <w:szCs w:val="18"/>
              </w:rPr>
              <w:t>B</w:t>
            </w:r>
            <w:r w:rsidRPr="004A5476">
              <w:rPr>
                <w:rFonts w:asciiTheme="minorHAnsi" w:hAnsiTheme="minorHAnsi"/>
                <w:sz w:val="18"/>
                <w:szCs w:val="18"/>
              </w:rPr>
              <w:t>rand</w:t>
            </w:r>
          </w:p>
        </w:tc>
        <w:tc>
          <w:tcPr>
            <w:tcW w:w="2500" w:type="pct"/>
          </w:tcPr>
          <w:p w14:paraId="014648C0" w14:textId="77777777" w:rsidR="00EA2549" w:rsidRPr="004A5476" w:rsidRDefault="00EA2549" w:rsidP="00554645">
            <w:pPr>
              <w:keepNext/>
              <w:spacing w:after="60"/>
              <w:rPr>
                <w:rFonts w:asciiTheme="minorHAnsi" w:hAnsiTheme="minorHAnsi"/>
                <w:sz w:val="18"/>
                <w:szCs w:val="18"/>
              </w:rPr>
            </w:pPr>
            <w:r w:rsidRPr="004A5476">
              <w:rPr>
                <w:rFonts w:asciiTheme="minorHAnsi" w:hAnsiTheme="minorHAnsi"/>
                <w:sz w:val="18"/>
                <w:szCs w:val="18"/>
              </w:rPr>
              <w:t xml:space="preserve">&lt;&lt;auto filled text: referenced from C2R.  If installed system does not match this entry, it can be overwritten by </w:t>
            </w:r>
            <w:proofErr w:type="gramStart"/>
            <w:r w:rsidRPr="004A5476">
              <w:rPr>
                <w:rFonts w:asciiTheme="minorHAnsi" w:hAnsiTheme="minorHAnsi"/>
                <w:sz w:val="18"/>
                <w:szCs w:val="18"/>
              </w:rPr>
              <w:t>rater</w:t>
            </w:r>
            <w:proofErr w:type="gramEnd"/>
            <w:r w:rsidRPr="004A5476">
              <w:rPr>
                <w:rFonts w:asciiTheme="minorHAnsi" w:hAnsiTheme="minorHAnsi"/>
                <w:sz w:val="18"/>
                <w:szCs w:val="18"/>
              </w:rPr>
              <w:t xml:space="preserve"> but it will be flagged as a possible fail.&gt;&gt;</w:t>
            </w:r>
          </w:p>
        </w:tc>
      </w:tr>
      <w:tr w:rsidR="00EA2549" w:rsidRPr="004A5476" w14:paraId="014648C5" w14:textId="77777777">
        <w:trPr>
          <w:cantSplit/>
          <w:trHeight w:val="360"/>
        </w:trPr>
        <w:tc>
          <w:tcPr>
            <w:tcW w:w="288" w:type="pct"/>
            <w:vAlign w:val="center"/>
          </w:tcPr>
          <w:p w14:paraId="014648C2" w14:textId="77777777" w:rsidR="00EA2549" w:rsidRPr="004A5476" w:rsidRDefault="00EA2549" w:rsidP="00554645">
            <w:pPr>
              <w:pStyle w:val="Header"/>
              <w:keepNext/>
              <w:tabs>
                <w:tab w:val="clear" w:pos="4320"/>
                <w:tab w:val="clear" w:pos="8640"/>
              </w:tabs>
              <w:rPr>
                <w:rFonts w:asciiTheme="minorHAnsi" w:hAnsiTheme="minorHAnsi"/>
                <w:sz w:val="18"/>
                <w:szCs w:val="18"/>
              </w:rPr>
            </w:pPr>
            <w:r w:rsidRPr="004A5476">
              <w:rPr>
                <w:rFonts w:asciiTheme="minorHAnsi" w:hAnsiTheme="minorHAnsi"/>
                <w:sz w:val="18"/>
                <w:szCs w:val="18"/>
              </w:rPr>
              <w:t>04</w:t>
            </w:r>
          </w:p>
        </w:tc>
        <w:tc>
          <w:tcPr>
            <w:tcW w:w="2212" w:type="pct"/>
          </w:tcPr>
          <w:p w14:paraId="014648C3" w14:textId="1793D0C0" w:rsidR="00EA2549" w:rsidRPr="004A5476" w:rsidRDefault="00EA2549" w:rsidP="007E687C">
            <w:pPr>
              <w:pStyle w:val="Header"/>
              <w:keepNext/>
              <w:tabs>
                <w:tab w:val="clear" w:pos="4320"/>
                <w:tab w:val="clear" w:pos="8640"/>
              </w:tabs>
              <w:rPr>
                <w:rFonts w:asciiTheme="minorHAnsi" w:hAnsiTheme="minorHAnsi"/>
                <w:sz w:val="18"/>
                <w:szCs w:val="18"/>
              </w:rPr>
            </w:pPr>
            <w:r w:rsidRPr="004A5476">
              <w:rPr>
                <w:rFonts w:asciiTheme="minorHAnsi" w:hAnsiTheme="minorHAnsi"/>
                <w:sz w:val="18"/>
                <w:szCs w:val="18"/>
              </w:rPr>
              <w:t xml:space="preserve">Condenser (or package unit) </w:t>
            </w:r>
            <w:r w:rsidR="00682C77">
              <w:rPr>
                <w:rFonts w:asciiTheme="minorHAnsi" w:hAnsiTheme="minorHAnsi"/>
                <w:sz w:val="18"/>
                <w:szCs w:val="18"/>
              </w:rPr>
              <w:t>M</w:t>
            </w:r>
            <w:r w:rsidRPr="004A5476">
              <w:rPr>
                <w:rFonts w:asciiTheme="minorHAnsi" w:hAnsiTheme="minorHAnsi"/>
                <w:sz w:val="18"/>
                <w:szCs w:val="18"/>
              </w:rPr>
              <w:t xml:space="preserve">odel </w:t>
            </w:r>
            <w:r w:rsidR="00682C77">
              <w:rPr>
                <w:rFonts w:asciiTheme="minorHAnsi" w:hAnsiTheme="minorHAnsi"/>
                <w:sz w:val="18"/>
                <w:szCs w:val="18"/>
              </w:rPr>
              <w:t>N</w:t>
            </w:r>
            <w:r w:rsidRPr="004A5476">
              <w:rPr>
                <w:rFonts w:asciiTheme="minorHAnsi" w:hAnsiTheme="minorHAnsi"/>
                <w:sz w:val="18"/>
                <w:szCs w:val="18"/>
              </w:rPr>
              <w:t>umber</w:t>
            </w:r>
          </w:p>
        </w:tc>
        <w:tc>
          <w:tcPr>
            <w:tcW w:w="2500" w:type="pct"/>
          </w:tcPr>
          <w:p w14:paraId="014648C4" w14:textId="77777777" w:rsidR="00EA2549" w:rsidRPr="004A5476" w:rsidRDefault="00EA2549" w:rsidP="00554645">
            <w:pPr>
              <w:keepNext/>
              <w:spacing w:after="60"/>
              <w:rPr>
                <w:rFonts w:asciiTheme="minorHAnsi" w:hAnsiTheme="minorHAnsi"/>
                <w:sz w:val="18"/>
                <w:szCs w:val="18"/>
              </w:rPr>
            </w:pPr>
            <w:r w:rsidRPr="004A5476">
              <w:rPr>
                <w:rFonts w:asciiTheme="minorHAnsi" w:hAnsiTheme="minorHAnsi"/>
                <w:sz w:val="18"/>
                <w:szCs w:val="18"/>
              </w:rPr>
              <w:t xml:space="preserve">&lt;&lt;auto filled text: referenced from C2R.  If installed system does not match this entry, it can be overwritten by </w:t>
            </w:r>
            <w:proofErr w:type="gramStart"/>
            <w:r w:rsidRPr="004A5476">
              <w:rPr>
                <w:rFonts w:asciiTheme="minorHAnsi" w:hAnsiTheme="minorHAnsi"/>
                <w:sz w:val="18"/>
                <w:szCs w:val="18"/>
              </w:rPr>
              <w:t>rater</w:t>
            </w:r>
            <w:proofErr w:type="gramEnd"/>
            <w:r w:rsidRPr="004A5476">
              <w:rPr>
                <w:rFonts w:asciiTheme="minorHAnsi" w:hAnsiTheme="minorHAnsi"/>
                <w:sz w:val="18"/>
                <w:szCs w:val="18"/>
              </w:rPr>
              <w:t xml:space="preserve"> but it will be flagged as a possible fail.&gt;&gt;</w:t>
            </w:r>
          </w:p>
        </w:tc>
      </w:tr>
      <w:tr w:rsidR="00EA2549" w:rsidRPr="004A5476" w14:paraId="014648C9" w14:textId="77777777">
        <w:trPr>
          <w:cantSplit/>
          <w:trHeight w:val="360"/>
        </w:trPr>
        <w:tc>
          <w:tcPr>
            <w:tcW w:w="288" w:type="pct"/>
            <w:vAlign w:val="center"/>
          </w:tcPr>
          <w:p w14:paraId="014648C6" w14:textId="77777777" w:rsidR="00EA2549" w:rsidRPr="004A5476" w:rsidRDefault="00EA2549" w:rsidP="00554645">
            <w:pPr>
              <w:pStyle w:val="Header"/>
              <w:keepNext/>
              <w:tabs>
                <w:tab w:val="clear" w:pos="4320"/>
                <w:tab w:val="clear" w:pos="8640"/>
              </w:tabs>
              <w:rPr>
                <w:rFonts w:asciiTheme="minorHAnsi" w:hAnsiTheme="minorHAnsi"/>
                <w:sz w:val="18"/>
                <w:szCs w:val="18"/>
              </w:rPr>
            </w:pPr>
            <w:r w:rsidRPr="004A5476">
              <w:rPr>
                <w:rFonts w:asciiTheme="minorHAnsi" w:hAnsiTheme="minorHAnsi"/>
                <w:sz w:val="18"/>
                <w:szCs w:val="18"/>
              </w:rPr>
              <w:t>05</w:t>
            </w:r>
          </w:p>
        </w:tc>
        <w:tc>
          <w:tcPr>
            <w:tcW w:w="2212" w:type="pct"/>
          </w:tcPr>
          <w:p w14:paraId="014648C7" w14:textId="1CBC210E" w:rsidR="00EA2549" w:rsidRPr="004A5476" w:rsidRDefault="00EA2549" w:rsidP="00554645">
            <w:pPr>
              <w:pStyle w:val="Header"/>
              <w:keepNext/>
              <w:tabs>
                <w:tab w:val="clear" w:pos="4320"/>
                <w:tab w:val="clear" w:pos="8640"/>
              </w:tabs>
              <w:rPr>
                <w:rFonts w:asciiTheme="minorHAnsi" w:hAnsiTheme="minorHAnsi"/>
                <w:sz w:val="18"/>
                <w:szCs w:val="18"/>
              </w:rPr>
            </w:pPr>
            <w:r w:rsidRPr="004A5476">
              <w:rPr>
                <w:rFonts w:asciiTheme="minorHAnsi" w:hAnsiTheme="minorHAnsi"/>
                <w:sz w:val="18"/>
                <w:szCs w:val="18"/>
              </w:rPr>
              <w:t>Nominal Cooling Capacity (tons) of Condenser</w:t>
            </w:r>
          </w:p>
        </w:tc>
        <w:tc>
          <w:tcPr>
            <w:tcW w:w="2500" w:type="pct"/>
          </w:tcPr>
          <w:p w14:paraId="014648C8" w14:textId="77777777" w:rsidR="00EA2549" w:rsidRPr="004A5476" w:rsidRDefault="00EA2549" w:rsidP="00554645">
            <w:pPr>
              <w:keepNext/>
              <w:spacing w:after="60"/>
              <w:rPr>
                <w:rFonts w:asciiTheme="minorHAnsi" w:hAnsiTheme="minorHAnsi"/>
                <w:sz w:val="18"/>
                <w:szCs w:val="18"/>
              </w:rPr>
            </w:pPr>
            <w:r w:rsidRPr="004A5476">
              <w:rPr>
                <w:rFonts w:asciiTheme="minorHAnsi" w:hAnsiTheme="minorHAnsi"/>
                <w:sz w:val="18"/>
                <w:szCs w:val="18"/>
              </w:rPr>
              <w:t xml:space="preserve">&lt;&lt;auto filled text: referenced from C2R.  If installed system does not match this entry, it can be overwritten by </w:t>
            </w:r>
            <w:proofErr w:type="gramStart"/>
            <w:r w:rsidRPr="004A5476">
              <w:rPr>
                <w:rFonts w:asciiTheme="minorHAnsi" w:hAnsiTheme="minorHAnsi"/>
                <w:sz w:val="18"/>
                <w:szCs w:val="18"/>
              </w:rPr>
              <w:t>rater</w:t>
            </w:r>
            <w:proofErr w:type="gramEnd"/>
            <w:r w:rsidRPr="004A5476">
              <w:rPr>
                <w:rFonts w:asciiTheme="minorHAnsi" w:hAnsiTheme="minorHAnsi"/>
                <w:sz w:val="18"/>
                <w:szCs w:val="18"/>
              </w:rPr>
              <w:t xml:space="preserve"> but it will be flagged as a possible fail.&gt;&gt;</w:t>
            </w:r>
          </w:p>
        </w:tc>
      </w:tr>
      <w:tr w:rsidR="00EA2549" w:rsidRPr="004A5476" w14:paraId="014648CD" w14:textId="77777777">
        <w:trPr>
          <w:cantSplit/>
          <w:trHeight w:val="360"/>
        </w:trPr>
        <w:tc>
          <w:tcPr>
            <w:tcW w:w="288" w:type="pct"/>
            <w:vAlign w:val="center"/>
          </w:tcPr>
          <w:p w14:paraId="014648CA" w14:textId="77777777" w:rsidR="00EA2549" w:rsidRPr="004A5476" w:rsidRDefault="00EA2549" w:rsidP="00554645">
            <w:pPr>
              <w:pStyle w:val="Header"/>
              <w:keepNext/>
              <w:tabs>
                <w:tab w:val="clear" w:pos="4320"/>
                <w:tab w:val="clear" w:pos="8640"/>
              </w:tabs>
              <w:rPr>
                <w:rFonts w:asciiTheme="minorHAnsi" w:hAnsiTheme="minorHAnsi"/>
                <w:sz w:val="18"/>
                <w:szCs w:val="18"/>
              </w:rPr>
            </w:pPr>
            <w:r w:rsidRPr="004A5476">
              <w:rPr>
                <w:rFonts w:asciiTheme="minorHAnsi" w:hAnsiTheme="minorHAnsi"/>
                <w:sz w:val="18"/>
                <w:szCs w:val="18"/>
              </w:rPr>
              <w:t>06</w:t>
            </w:r>
          </w:p>
        </w:tc>
        <w:tc>
          <w:tcPr>
            <w:tcW w:w="2212" w:type="pct"/>
          </w:tcPr>
          <w:p w14:paraId="014648CB" w14:textId="784CDE9D" w:rsidR="00EA2549" w:rsidRPr="004A5476" w:rsidRDefault="00EA2549" w:rsidP="007E687C">
            <w:pPr>
              <w:pStyle w:val="Header"/>
              <w:keepNext/>
              <w:tabs>
                <w:tab w:val="clear" w:pos="4320"/>
                <w:tab w:val="clear" w:pos="8640"/>
              </w:tabs>
              <w:rPr>
                <w:rFonts w:asciiTheme="minorHAnsi" w:hAnsiTheme="minorHAnsi"/>
                <w:sz w:val="18"/>
                <w:szCs w:val="18"/>
              </w:rPr>
            </w:pPr>
            <w:r w:rsidRPr="004A5476">
              <w:rPr>
                <w:rFonts w:asciiTheme="minorHAnsi" w:hAnsiTheme="minorHAnsi"/>
                <w:sz w:val="18"/>
                <w:szCs w:val="18"/>
              </w:rPr>
              <w:t xml:space="preserve">Condenser (or package unit) </w:t>
            </w:r>
            <w:r w:rsidR="00682C77">
              <w:rPr>
                <w:rFonts w:asciiTheme="minorHAnsi" w:hAnsiTheme="minorHAnsi"/>
                <w:sz w:val="18"/>
                <w:szCs w:val="18"/>
              </w:rPr>
              <w:t>S</w:t>
            </w:r>
            <w:r w:rsidRPr="004A5476">
              <w:rPr>
                <w:rFonts w:asciiTheme="minorHAnsi" w:hAnsiTheme="minorHAnsi"/>
                <w:sz w:val="18"/>
                <w:szCs w:val="18"/>
              </w:rPr>
              <w:t xml:space="preserve">erial </w:t>
            </w:r>
            <w:r w:rsidR="00682C77">
              <w:rPr>
                <w:rFonts w:asciiTheme="minorHAnsi" w:hAnsiTheme="minorHAnsi"/>
                <w:sz w:val="18"/>
                <w:szCs w:val="18"/>
              </w:rPr>
              <w:t>N</w:t>
            </w:r>
            <w:r w:rsidRPr="004A5476">
              <w:rPr>
                <w:rFonts w:asciiTheme="minorHAnsi" w:hAnsiTheme="minorHAnsi"/>
                <w:sz w:val="18"/>
                <w:szCs w:val="18"/>
              </w:rPr>
              <w:t>umber</w:t>
            </w:r>
          </w:p>
        </w:tc>
        <w:tc>
          <w:tcPr>
            <w:tcW w:w="2500" w:type="pct"/>
          </w:tcPr>
          <w:p w14:paraId="014648CC" w14:textId="77777777" w:rsidR="00EA2549" w:rsidRPr="004A5476" w:rsidRDefault="00EA2549" w:rsidP="00554645">
            <w:pPr>
              <w:keepNext/>
              <w:spacing w:after="60"/>
              <w:rPr>
                <w:rFonts w:asciiTheme="minorHAnsi" w:hAnsiTheme="minorHAnsi"/>
                <w:sz w:val="18"/>
                <w:szCs w:val="18"/>
              </w:rPr>
            </w:pPr>
            <w:r w:rsidRPr="004A5476">
              <w:rPr>
                <w:rFonts w:asciiTheme="minorHAnsi" w:hAnsiTheme="minorHAnsi"/>
                <w:sz w:val="18"/>
                <w:szCs w:val="18"/>
              </w:rPr>
              <w:t xml:space="preserve">&lt;&lt;auto filled text: referenced from C2R.  If installed system does not match this entry, it can be overwritten by </w:t>
            </w:r>
            <w:proofErr w:type="gramStart"/>
            <w:r w:rsidRPr="004A5476">
              <w:rPr>
                <w:rFonts w:asciiTheme="minorHAnsi" w:hAnsiTheme="minorHAnsi"/>
                <w:sz w:val="18"/>
                <w:szCs w:val="18"/>
              </w:rPr>
              <w:t>rater</w:t>
            </w:r>
            <w:proofErr w:type="gramEnd"/>
            <w:r w:rsidRPr="004A5476">
              <w:rPr>
                <w:rFonts w:asciiTheme="minorHAnsi" w:hAnsiTheme="minorHAnsi"/>
                <w:sz w:val="18"/>
                <w:szCs w:val="18"/>
              </w:rPr>
              <w:t xml:space="preserve"> but it will be flagged as a possible fail.&gt;&gt;</w:t>
            </w:r>
          </w:p>
        </w:tc>
      </w:tr>
      <w:tr w:rsidR="00EA2549" w:rsidRPr="004A5476" w14:paraId="014648D1" w14:textId="77777777">
        <w:trPr>
          <w:cantSplit/>
          <w:trHeight w:val="360"/>
        </w:trPr>
        <w:tc>
          <w:tcPr>
            <w:tcW w:w="288" w:type="pct"/>
            <w:vAlign w:val="center"/>
          </w:tcPr>
          <w:p w14:paraId="014648CE" w14:textId="77777777" w:rsidR="00EA2549" w:rsidRPr="004A5476" w:rsidRDefault="00EA2549" w:rsidP="00554645">
            <w:pPr>
              <w:pStyle w:val="Header"/>
              <w:keepNext/>
              <w:tabs>
                <w:tab w:val="clear" w:pos="4320"/>
                <w:tab w:val="clear" w:pos="8640"/>
              </w:tabs>
              <w:rPr>
                <w:rFonts w:asciiTheme="minorHAnsi" w:hAnsiTheme="minorHAnsi"/>
                <w:sz w:val="18"/>
                <w:szCs w:val="18"/>
              </w:rPr>
            </w:pPr>
            <w:r w:rsidRPr="004A5476">
              <w:rPr>
                <w:rFonts w:asciiTheme="minorHAnsi" w:hAnsiTheme="minorHAnsi"/>
                <w:sz w:val="18"/>
                <w:szCs w:val="18"/>
              </w:rPr>
              <w:t>07</w:t>
            </w:r>
          </w:p>
        </w:tc>
        <w:tc>
          <w:tcPr>
            <w:tcW w:w="2212" w:type="pct"/>
          </w:tcPr>
          <w:p w14:paraId="014648CF" w14:textId="380526A5" w:rsidR="00EA2549" w:rsidRPr="004A5476" w:rsidRDefault="00EA2549" w:rsidP="00554645">
            <w:pPr>
              <w:pStyle w:val="Header"/>
              <w:keepNext/>
              <w:tabs>
                <w:tab w:val="clear" w:pos="4320"/>
                <w:tab w:val="clear" w:pos="8640"/>
              </w:tabs>
              <w:rPr>
                <w:rFonts w:asciiTheme="minorHAnsi" w:hAnsiTheme="minorHAnsi"/>
                <w:sz w:val="18"/>
                <w:szCs w:val="18"/>
              </w:rPr>
            </w:pPr>
            <w:r w:rsidRPr="004A5476">
              <w:rPr>
                <w:rFonts w:asciiTheme="minorHAnsi" w:hAnsiTheme="minorHAnsi"/>
                <w:sz w:val="18"/>
                <w:szCs w:val="18"/>
              </w:rPr>
              <w:t>Refrigerant Type</w:t>
            </w:r>
          </w:p>
        </w:tc>
        <w:tc>
          <w:tcPr>
            <w:tcW w:w="2500" w:type="pct"/>
          </w:tcPr>
          <w:p w14:paraId="014648D0" w14:textId="69B75F8F" w:rsidR="00EA2549" w:rsidRPr="004A5476" w:rsidRDefault="00EA2549" w:rsidP="00554645">
            <w:pPr>
              <w:pStyle w:val="Header"/>
              <w:keepNext/>
              <w:tabs>
                <w:tab w:val="clear" w:pos="4320"/>
                <w:tab w:val="clear" w:pos="8640"/>
              </w:tabs>
              <w:spacing w:after="60"/>
              <w:rPr>
                <w:rFonts w:asciiTheme="minorHAnsi" w:hAnsiTheme="minorHAnsi"/>
                <w:sz w:val="18"/>
                <w:szCs w:val="18"/>
              </w:rPr>
            </w:pPr>
            <w:r w:rsidRPr="004A5476">
              <w:rPr>
                <w:rFonts w:asciiTheme="minorHAnsi" w:hAnsiTheme="minorHAnsi"/>
                <w:sz w:val="18"/>
                <w:szCs w:val="18"/>
              </w:rPr>
              <w:t>&lt;&lt;auto filled text: referenced from CF2R. Possible entries are “R-22” or “R-410a”</w:t>
            </w:r>
            <w:r w:rsidR="00A4434D">
              <w:rPr>
                <w:rFonts w:asciiTheme="minorHAnsi" w:hAnsiTheme="minorHAnsi"/>
                <w:sz w:val="18"/>
                <w:szCs w:val="18"/>
              </w:rPr>
              <w:t>, or "other"</w:t>
            </w:r>
            <w:r w:rsidRPr="004A5476">
              <w:rPr>
                <w:rFonts w:asciiTheme="minorHAnsi" w:hAnsiTheme="minorHAnsi"/>
                <w:sz w:val="18"/>
                <w:szCs w:val="18"/>
              </w:rPr>
              <w:t xml:space="preserve">.  If installed system does not match this entry, it can be overwritten by </w:t>
            </w:r>
            <w:proofErr w:type="gramStart"/>
            <w:r w:rsidRPr="004A5476">
              <w:rPr>
                <w:rFonts w:asciiTheme="minorHAnsi" w:hAnsiTheme="minorHAnsi"/>
                <w:sz w:val="18"/>
                <w:szCs w:val="18"/>
              </w:rPr>
              <w:t>rater</w:t>
            </w:r>
            <w:proofErr w:type="gramEnd"/>
            <w:r w:rsidRPr="004A5476">
              <w:rPr>
                <w:rFonts w:asciiTheme="minorHAnsi" w:hAnsiTheme="minorHAnsi"/>
                <w:sz w:val="18"/>
                <w:szCs w:val="18"/>
              </w:rPr>
              <w:t xml:space="preserve"> but it will be flagged as a possible fail.&gt;&gt;</w:t>
            </w:r>
          </w:p>
        </w:tc>
      </w:tr>
      <w:tr w:rsidR="00EA2549" w:rsidRPr="004A5476" w14:paraId="014648D5" w14:textId="77777777">
        <w:trPr>
          <w:cantSplit/>
          <w:trHeight w:val="360"/>
        </w:trPr>
        <w:tc>
          <w:tcPr>
            <w:tcW w:w="288" w:type="pct"/>
            <w:vAlign w:val="center"/>
          </w:tcPr>
          <w:p w14:paraId="014648D2" w14:textId="77777777" w:rsidR="00EA2549" w:rsidRPr="004A5476" w:rsidRDefault="00EA2549" w:rsidP="00554645">
            <w:pPr>
              <w:pStyle w:val="Header"/>
              <w:keepNext/>
              <w:tabs>
                <w:tab w:val="clear" w:pos="4320"/>
                <w:tab w:val="clear" w:pos="8640"/>
              </w:tabs>
              <w:rPr>
                <w:rFonts w:asciiTheme="minorHAnsi" w:hAnsiTheme="minorHAnsi"/>
                <w:sz w:val="18"/>
                <w:szCs w:val="18"/>
              </w:rPr>
            </w:pPr>
            <w:r w:rsidRPr="004A5476">
              <w:rPr>
                <w:rFonts w:asciiTheme="minorHAnsi" w:hAnsiTheme="minorHAnsi"/>
                <w:sz w:val="18"/>
                <w:szCs w:val="18"/>
              </w:rPr>
              <w:t>08</w:t>
            </w:r>
          </w:p>
        </w:tc>
        <w:tc>
          <w:tcPr>
            <w:tcW w:w="2212" w:type="pct"/>
            <w:vAlign w:val="center"/>
          </w:tcPr>
          <w:p w14:paraId="014648D3" w14:textId="38A85A4A" w:rsidR="00EA2549" w:rsidRPr="004A5476" w:rsidRDefault="00EA2549" w:rsidP="00554645">
            <w:pPr>
              <w:pStyle w:val="Header"/>
              <w:keepNext/>
              <w:tabs>
                <w:tab w:val="clear" w:pos="4320"/>
                <w:tab w:val="clear" w:pos="8640"/>
              </w:tabs>
              <w:rPr>
                <w:rFonts w:asciiTheme="minorHAnsi" w:hAnsiTheme="minorHAnsi"/>
                <w:sz w:val="18"/>
                <w:szCs w:val="18"/>
              </w:rPr>
            </w:pPr>
            <w:r w:rsidRPr="004A5476">
              <w:rPr>
                <w:rFonts w:asciiTheme="minorHAnsi" w:hAnsiTheme="minorHAnsi"/>
                <w:sz w:val="18"/>
                <w:szCs w:val="18"/>
              </w:rPr>
              <w:t>Other Refrigerant Type (if applicable)</w:t>
            </w:r>
          </w:p>
        </w:tc>
        <w:tc>
          <w:tcPr>
            <w:tcW w:w="2500" w:type="pct"/>
          </w:tcPr>
          <w:p w14:paraId="014648D4" w14:textId="31817396" w:rsidR="00EA2549" w:rsidRPr="004A5476" w:rsidRDefault="00A4434D" w:rsidP="00554645">
            <w:pPr>
              <w:keepNext/>
              <w:spacing w:after="60"/>
              <w:rPr>
                <w:rFonts w:asciiTheme="minorHAnsi" w:hAnsiTheme="minorHAnsi"/>
                <w:sz w:val="18"/>
                <w:szCs w:val="18"/>
              </w:rPr>
            </w:pPr>
            <w:r w:rsidRPr="0083610D">
              <w:rPr>
                <w:rFonts w:ascii="Calibri" w:hAnsi="Calibri"/>
              </w:rPr>
              <w:t>&lt;&lt;</w:t>
            </w:r>
            <w:r>
              <w:rPr>
                <w:rFonts w:ascii="Calibri" w:hAnsi="Calibri"/>
              </w:rPr>
              <w:t xml:space="preserve"> if A07 value = R-22 or R-410A then value in this field = N/A; elseif value in A07= other, then user input</w:t>
            </w:r>
            <w:r w:rsidRPr="0083610D">
              <w:rPr>
                <w:rFonts w:ascii="Calibri" w:hAnsi="Calibri"/>
              </w:rPr>
              <w:t xml:space="preserve"> text</w:t>
            </w:r>
            <w:r>
              <w:rPr>
                <w:rFonts w:ascii="Calibri" w:hAnsi="Calibri"/>
              </w:rPr>
              <w:t xml:space="preserve"> in this field to identify the refrigerant type</w:t>
            </w:r>
            <w:r w:rsidRPr="0083610D">
              <w:rPr>
                <w:rFonts w:ascii="Calibri" w:hAnsi="Calibri"/>
              </w:rPr>
              <w:t>&gt;&gt;</w:t>
            </w:r>
          </w:p>
        </w:tc>
      </w:tr>
      <w:tr w:rsidR="00C1201D" w:rsidRPr="004A5476" w14:paraId="7CE70E95" w14:textId="77777777">
        <w:trPr>
          <w:cantSplit/>
          <w:trHeight w:val="360"/>
        </w:trPr>
        <w:tc>
          <w:tcPr>
            <w:tcW w:w="288" w:type="pct"/>
            <w:vAlign w:val="center"/>
          </w:tcPr>
          <w:p w14:paraId="2139506A" w14:textId="4DD3B44D" w:rsidR="00C1201D" w:rsidRPr="004A5476" w:rsidRDefault="00C1201D" w:rsidP="00554645">
            <w:pPr>
              <w:pStyle w:val="Header"/>
              <w:keepNext/>
              <w:tabs>
                <w:tab w:val="clear" w:pos="4320"/>
                <w:tab w:val="clear" w:pos="8640"/>
              </w:tabs>
              <w:rPr>
                <w:rFonts w:asciiTheme="minorHAnsi" w:hAnsiTheme="minorHAnsi"/>
                <w:sz w:val="18"/>
                <w:szCs w:val="18"/>
              </w:rPr>
            </w:pPr>
            <w:r>
              <w:rPr>
                <w:rFonts w:asciiTheme="minorHAnsi" w:hAnsiTheme="minorHAnsi"/>
                <w:sz w:val="18"/>
                <w:szCs w:val="18"/>
              </w:rPr>
              <w:t>09</w:t>
            </w:r>
          </w:p>
        </w:tc>
        <w:tc>
          <w:tcPr>
            <w:tcW w:w="2212" w:type="pct"/>
            <w:vAlign w:val="center"/>
          </w:tcPr>
          <w:p w14:paraId="2ECEB738" w14:textId="2D9C9443" w:rsidR="00C1201D" w:rsidRDefault="00C1201D" w:rsidP="00554645">
            <w:pPr>
              <w:pStyle w:val="Header"/>
              <w:keepNext/>
              <w:tabs>
                <w:tab w:val="clear" w:pos="4320"/>
                <w:tab w:val="clear" w:pos="8640"/>
              </w:tabs>
              <w:rPr>
                <w:rFonts w:asciiTheme="minorHAnsi" w:hAnsiTheme="minorHAnsi"/>
                <w:sz w:val="18"/>
                <w:szCs w:val="18"/>
              </w:rPr>
            </w:pPr>
            <w:r>
              <w:rPr>
                <w:rFonts w:asciiTheme="minorHAnsi" w:hAnsiTheme="minorHAnsi"/>
                <w:sz w:val="18"/>
                <w:szCs w:val="18"/>
              </w:rPr>
              <w:t>Liquid Line Filter Drier Installed According to Manufacturer’s Specifications (if applicable)</w:t>
            </w:r>
          </w:p>
        </w:tc>
        <w:tc>
          <w:tcPr>
            <w:tcW w:w="2500" w:type="pct"/>
          </w:tcPr>
          <w:p w14:paraId="4B57A879" w14:textId="3925764C" w:rsidR="00C1201D" w:rsidRPr="004A5476" w:rsidRDefault="00C1201D" w:rsidP="00554645">
            <w:pPr>
              <w:keepNext/>
              <w:spacing w:after="60"/>
              <w:rPr>
                <w:rFonts w:asciiTheme="minorHAnsi" w:hAnsiTheme="minorHAnsi"/>
                <w:sz w:val="18"/>
                <w:szCs w:val="18"/>
              </w:rPr>
            </w:pPr>
            <w:r>
              <w:rPr>
                <w:rFonts w:asciiTheme="minorHAnsi" w:hAnsiTheme="minorHAnsi"/>
                <w:sz w:val="18"/>
                <w:szCs w:val="18"/>
              </w:rPr>
              <w:t>&lt;&lt;auto filled text: referenced from CF2R. Possible entries are “Yes” or “NA”</w:t>
            </w:r>
            <w:r w:rsidR="0050605C">
              <w:rPr>
                <w:rFonts w:asciiTheme="minorHAnsi" w:hAnsiTheme="minorHAnsi"/>
                <w:sz w:val="18"/>
                <w:szCs w:val="18"/>
              </w:rPr>
              <w:t xml:space="preserve">. If installed system does not match this entry, it can be overwritten by </w:t>
            </w:r>
            <w:proofErr w:type="gramStart"/>
            <w:r w:rsidR="0050605C">
              <w:rPr>
                <w:rFonts w:asciiTheme="minorHAnsi" w:hAnsiTheme="minorHAnsi"/>
                <w:sz w:val="18"/>
                <w:szCs w:val="18"/>
              </w:rPr>
              <w:t>rater</w:t>
            </w:r>
            <w:proofErr w:type="gramEnd"/>
            <w:r w:rsidR="0050605C">
              <w:rPr>
                <w:rFonts w:asciiTheme="minorHAnsi" w:hAnsiTheme="minorHAnsi"/>
                <w:sz w:val="18"/>
                <w:szCs w:val="18"/>
              </w:rPr>
              <w:t xml:space="preserve"> but it will be flagged as a possible fail&gt;&gt;</w:t>
            </w:r>
          </w:p>
        </w:tc>
      </w:tr>
      <w:tr w:rsidR="00EA2549" w:rsidRPr="004A5476" w14:paraId="014648D9" w14:textId="77777777">
        <w:trPr>
          <w:cantSplit/>
          <w:trHeight w:val="360"/>
        </w:trPr>
        <w:tc>
          <w:tcPr>
            <w:tcW w:w="288" w:type="pct"/>
            <w:vAlign w:val="center"/>
          </w:tcPr>
          <w:p w14:paraId="014648D6" w14:textId="29082153" w:rsidR="00EA2549" w:rsidRPr="004A5476" w:rsidRDefault="00C1201D" w:rsidP="00554645">
            <w:pPr>
              <w:pStyle w:val="Header"/>
              <w:keepNext/>
              <w:tabs>
                <w:tab w:val="clear" w:pos="4320"/>
                <w:tab w:val="clear" w:pos="8640"/>
              </w:tabs>
              <w:rPr>
                <w:rFonts w:asciiTheme="minorHAnsi" w:hAnsiTheme="minorHAnsi"/>
                <w:sz w:val="18"/>
                <w:szCs w:val="18"/>
              </w:rPr>
            </w:pPr>
            <w:r>
              <w:rPr>
                <w:rFonts w:asciiTheme="minorHAnsi" w:hAnsiTheme="minorHAnsi"/>
                <w:sz w:val="18"/>
                <w:szCs w:val="18"/>
              </w:rPr>
              <w:t>10</w:t>
            </w:r>
          </w:p>
        </w:tc>
        <w:tc>
          <w:tcPr>
            <w:tcW w:w="2212" w:type="pct"/>
            <w:vAlign w:val="center"/>
          </w:tcPr>
          <w:p w14:paraId="014648D7" w14:textId="6AF09DD6" w:rsidR="00EA2549" w:rsidRPr="004A5476" w:rsidRDefault="00554645" w:rsidP="00554645">
            <w:pPr>
              <w:pStyle w:val="Header"/>
              <w:keepNext/>
              <w:tabs>
                <w:tab w:val="clear" w:pos="4320"/>
                <w:tab w:val="clear" w:pos="8640"/>
              </w:tabs>
              <w:rPr>
                <w:rFonts w:asciiTheme="minorHAnsi" w:hAnsiTheme="minorHAnsi"/>
                <w:sz w:val="18"/>
                <w:szCs w:val="18"/>
              </w:rPr>
            </w:pPr>
            <w:r>
              <w:rPr>
                <w:rFonts w:asciiTheme="minorHAnsi" w:hAnsiTheme="minorHAnsi"/>
                <w:sz w:val="18"/>
                <w:szCs w:val="18"/>
              </w:rPr>
              <w:t>System Installation</w:t>
            </w:r>
            <w:r w:rsidRPr="00D55D41">
              <w:rPr>
                <w:rFonts w:asciiTheme="minorHAnsi" w:hAnsiTheme="minorHAnsi"/>
                <w:sz w:val="18"/>
                <w:szCs w:val="18"/>
              </w:rPr>
              <w:t xml:space="preserve"> </w:t>
            </w:r>
            <w:r w:rsidR="00EA2549" w:rsidRPr="004A5476">
              <w:rPr>
                <w:rFonts w:asciiTheme="minorHAnsi" w:hAnsiTheme="minorHAnsi"/>
                <w:sz w:val="18"/>
                <w:szCs w:val="18"/>
              </w:rPr>
              <w:t>Type</w:t>
            </w:r>
          </w:p>
        </w:tc>
        <w:tc>
          <w:tcPr>
            <w:tcW w:w="2500" w:type="pct"/>
          </w:tcPr>
          <w:p w14:paraId="014648D8" w14:textId="07C26226" w:rsidR="00EA2549" w:rsidRPr="004A5476" w:rsidRDefault="00EA2549" w:rsidP="00554645">
            <w:pPr>
              <w:keepNext/>
              <w:spacing w:after="60"/>
              <w:rPr>
                <w:rFonts w:asciiTheme="minorHAnsi" w:hAnsiTheme="minorHAnsi"/>
                <w:sz w:val="18"/>
                <w:szCs w:val="18"/>
              </w:rPr>
            </w:pPr>
            <w:r w:rsidRPr="004A5476">
              <w:rPr>
                <w:rFonts w:asciiTheme="minorHAnsi" w:hAnsiTheme="minorHAnsi"/>
                <w:sz w:val="18"/>
                <w:szCs w:val="18"/>
              </w:rPr>
              <w:t xml:space="preserve">&lt;&lt;auto filled text: referenced from CF2R. Possible entries are “Completely New”, “Replacement”, or “Alteration”.  If installed system does not match this entry, it can be overwritten by </w:t>
            </w:r>
            <w:proofErr w:type="gramStart"/>
            <w:r w:rsidRPr="004A5476">
              <w:rPr>
                <w:rFonts w:asciiTheme="minorHAnsi" w:hAnsiTheme="minorHAnsi"/>
                <w:sz w:val="18"/>
                <w:szCs w:val="18"/>
              </w:rPr>
              <w:t>rater</w:t>
            </w:r>
            <w:proofErr w:type="gramEnd"/>
            <w:r w:rsidRPr="004A5476">
              <w:rPr>
                <w:rFonts w:asciiTheme="minorHAnsi" w:hAnsiTheme="minorHAnsi"/>
                <w:sz w:val="18"/>
                <w:szCs w:val="18"/>
              </w:rPr>
              <w:t xml:space="preserve"> but it will be flagged as a possible fail.&gt;&gt;</w:t>
            </w:r>
          </w:p>
        </w:tc>
      </w:tr>
      <w:tr w:rsidR="00EA2549" w:rsidRPr="004A5476" w14:paraId="014648DD" w14:textId="77777777">
        <w:trPr>
          <w:cantSplit/>
          <w:trHeight w:val="360"/>
        </w:trPr>
        <w:tc>
          <w:tcPr>
            <w:tcW w:w="288" w:type="pct"/>
            <w:vAlign w:val="center"/>
          </w:tcPr>
          <w:p w14:paraId="014648DA" w14:textId="37F347E4" w:rsidR="00EA2549" w:rsidRPr="004A5476" w:rsidRDefault="00C1201D" w:rsidP="00554645">
            <w:pPr>
              <w:pStyle w:val="Header"/>
              <w:keepNext/>
              <w:tabs>
                <w:tab w:val="clear" w:pos="4320"/>
                <w:tab w:val="clear" w:pos="8640"/>
              </w:tabs>
              <w:rPr>
                <w:rFonts w:asciiTheme="minorHAnsi" w:hAnsiTheme="minorHAnsi"/>
                <w:sz w:val="18"/>
                <w:szCs w:val="18"/>
              </w:rPr>
            </w:pPr>
            <w:r>
              <w:rPr>
                <w:rFonts w:asciiTheme="minorHAnsi" w:hAnsiTheme="minorHAnsi"/>
                <w:sz w:val="18"/>
                <w:szCs w:val="18"/>
              </w:rPr>
              <w:t>11</w:t>
            </w:r>
          </w:p>
        </w:tc>
        <w:tc>
          <w:tcPr>
            <w:tcW w:w="2212" w:type="pct"/>
            <w:vAlign w:val="center"/>
          </w:tcPr>
          <w:p w14:paraId="0515AF66" w14:textId="1051D0FF" w:rsidR="00682C77" w:rsidRDefault="00A3722C" w:rsidP="00554645">
            <w:pPr>
              <w:pStyle w:val="Header"/>
              <w:keepNext/>
              <w:tabs>
                <w:tab w:val="clear" w:pos="4320"/>
                <w:tab w:val="clear" w:pos="8640"/>
              </w:tabs>
              <w:rPr>
                <w:rFonts w:asciiTheme="minorHAnsi" w:hAnsiTheme="minorHAnsi"/>
                <w:sz w:val="18"/>
                <w:szCs w:val="18"/>
              </w:rPr>
            </w:pPr>
            <w:r>
              <w:rPr>
                <w:rFonts w:asciiTheme="minorHAnsi" w:hAnsiTheme="minorHAnsi"/>
                <w:sz w:val="18"/>
                <w:szCs w:val="18"/>
              </w:rPr>
              <w:t>Fault Indicator Display</w:t>
            </w:r>
            <w:r w:rsidR="00EA2549" w:rsidRPr="004A5476">
              <w:rPr>
                <w:rFonts w:asciiTheme="minorHAnsi" w:hAnsiTheme="minorHAnsi"/>
                <w:sz w:val="18"/>
                <w:szCs w:val="18"/>
              </w:rPr>
              <w:t xml:space="preserve"> (</w:t>
            </w:r>
            <w:r>
              <w:rPr>
                <w:rFonts w:asciiTheme="minorHAnsi" w:hAnsiTheme="minorHAnsi"/>
                <w:sz w:val="18"/>
                <w:szCs w:val="18"/>
              </w:rPr>
              <w:t>FID</w:t>
            </w:r>
            <w:r w:rsidR="00EA2549" w:rsidRPr="004A5476">
              <w:rPr>
                <w:rFonts w:asciiTheme="minorHAnsi" w:hAnsiTheme="minorHAnsi"/>
                <w:sz w:val="18"/>
                <w:szCs w:val="18"/>
              </w:rPr>
              <w:t>) Status</w:t>
            </w:r>
          </w:p>
          <w:p w14:paraId="014648DB" w14:textId="2DCB8E7F" w:rsidR="00EA2549" w:rsidRPr="004A5476" w:rsidRDefault="00EA2549" w:rsidP="00554645">
            <w:pPr>
              <w:pStyle w:val="Header"/>
              <w:keepNext/>
              <w:tabs>
                <w:tab w:val="clear" w:pos="4320"/>
                <w:tab w:val="clear" w:pos="8640"/>
              </w:tabs>
              <w:rPr>
                <w:rFonts w:asciiTheme="minorHAnsi" w:hAnsiTheme="minorHAnsi"/>
                <w:sz w:val="18"/>
                <w:szCs w:val="18"/>
              </w:rPr>
            </w:pPr>
            <w:r w:rsidRPr="004A5476">
              <w:rPr>
                <w:rFonts w:asciiTheme="minorHAnsi" w:hAnsiTheme="minorHAnsi"/>
                <w:sz w:val="18"/>
                <w:szCs w:val="18"/>
              </w:rPr>
              <w:t xml:space="preserve">(Note: Even systems with </w:t>
            </w:r>
            <w:proofErr w:type="gramStart"/>
            <w:r w:rsidRPr="004A5476">
              <w:rPr>
                <w:rFonts w:asciiTheme="minorHAnsi" w:hAnsiTheme="minorHAnsi"/>
                <w:sz w:val="18"/>
                <w:szCs w:val="18"/>
              </w:rPr>
              <w:t>a</w:t>
            </w:r>
            <w:proofErr w:type="gramEnd"/>
            <w:r w:rsidRPr="004A5476">
              <w:rPr>
                <w:rFonts w:asciiTheme="minorHAnsi" w:hAnsiTheme="minorHAnsi"/>
                <w:sz w:val="18"/>
                <w:szCs w:val="18"/>
              </w:rPr>
              <w:t xml:space="preserve"> </w:t>
            </w:r>
            <w:r w:rsidR="00A3722C">
              <w:rPr>
                <w:rFonts w:asciiTheme="minorHAnsi" w:hAnsiTheme="minorHAnsi"/>
                <w:sz w:val="18"/>
                <w:szCs w:val="18"/>
              </w:rPr>
              <w:t>FID</w:t>
            </w:r>
            <w:r w:rsidRPr="004A5476">
              <w:rPr>
                <w:rFonts w:asciiTheme="minorHAnsi" w:hAnsiTheme="minorHAnsi"/>
                <w:sz w:val="18"/>
                <w:szCs w:val="18"/>
              </w:rPr>
              <w:t xml:space="preserve"> must have refrigerant charge verified by installer)</w:t>
            </w:r>
          </w:p>
        </w:tc>
        <w:tc>
          <w:tcPr>
            <w:tcW w:w="2500" w:type="pct"/>
          </w:tcPr>
          <w:p w14:paraId="014648DC" w14:textId="7A2B604C" w:rsidR="00EA2549" w:rsidRPr="004A5476" w:rsidRDefault="00EA2549" w:rsidP="00554645">
            <w:pPr>
              <w:keepNext/>
              <w:spacing w:after="60"/>
              <w:rPr>
                <w:rFonts w:asciiTheme="minorHAnsi" w:hAnsiTheme="minorHAnsi"/>
                <w:sz w:val="18"/>
                <w:szCs w:val="18"/>
              </w:rPr>
            </w:pPr>
            <w:r w:rsidRPr="004A5476">
              <w:rPr>
                <w:rFonts w:asciiTheme="minorHAnsi" w:hAnsiTheme="minorHAnsi"/>
                <w:sz w:val="18"/>
                <w:szCs w:val="18"/>
              </w:rPr>
              <w:t>&lt;&lt;auto filled text: referenced from CF2R. Possible entries are “</w:t>
            </w:r>
            <w:r w:rsidRPr="004A5476">
              <w:rPr>
                <w:rFonts w:asciiTheme="minorHAnsi" w:hAnsiTheme="minorHAnsi"/>
                <w:sz w:val="18"/>
                <w:szCs w:val="18"/>
                <w:u w:val="single"/>
              </w:rPr>
              <w:t xml:space="preserve">This system has a factory installed </w:t>
            </w:r>
            <w:r w:rsidR="00A3722C">
              <w:rPr>
                <w:rFonts w:asciiTheme="minorHAnsi" w:hAnsiTheme="minorHAnsi"/>
                <w:sz w:val="18"/>
                <w:szCs w:val="18"/>
                <w:u w:val="single"/>
              </w:rPr>
              <w:t>FID</w:t>
            </w:r>
            <w:proofErr w:type="gramStart"/>
            <w:r w:rsidRPr="004A5476">
              <w:rPr>
                <w:rFonts w:asciiTheme="minorHAnsi" w:hAnsiTheme="minorHAnsi"/>
                <w:sz w:val="18"/>
                <w:szCs w:val="18"/>
                <w:u w:val="single"/>
              </w:rPr>
              <w:t>”</w:t>
            </w:r>
            <w:r w:rsidRPr="004A5476">
              <w:rPr>
                <w:rFonts w:asciiTheme="minorHAnsi" w:hAnsiTheme="minorHAnsi"/>
                <w:sz w:val="18"/>
                <w:szCs w:val="18"/>
              </w:rPr>
              <w:t>;  or</w:t>
            </w:r>
            <w:proofErr w:type="gramEnd"/>
            <w:r w:rsidRPr="004A5476">
              <w:rPr>
                <w:rFonts w:asciiTheme="minorHAnsi" w:hAnsiTheme="minorHAnsi"/>
                <w:sz w:val="18"/>
                <w:szCs w:val="18"/>
                <w:u w:val="single"/>
              </w:rPr>
              <w:t xml:space="preserve"> “This system has a field installed </w:t>
            </w:r>
            <w:r w:rsidR="00A3722C">
              <w:rPr>
                <w:rFonts w:asciiTheme="minorHAnsi" w:hAnsiTheme="minorHAnsi"/>
                <w:sz w:val="18"/>
                <w:szCs w:val="18"/>
                <w:u w:val="single"/>
              </w:rPr>
              <w:t>FID</w:t>
            </w:r>
            <w:r w:rsidRPr="004A5476">
              <w:rPr>
                <w:rFonts w:asciiTheme="minorHAnsi" w:hAnsiTheme="minorHAnsi"/>
                <w:sz w:val="18"/>
                <w:szCs w:val="18"/>
                <w:u w:val="single"/>
              </w:rPr>
              <w:t>”</w:t>
            </w:r>
            <w:r w:rsidRPr="004A5476">
              <w:rPr>
                <w:rFonts w:asciiTheme="minorHAnsi" w:hAnsiTheme="minorHAnsi"/>
                <w:sz w:val="18"/>
                <w:szCs w:val="18"/>
              </w:rPr>
              <w:t>;  or</w:t>
            </w:r>
            <w:r w:rsidRPr="004A5476">
              <w:rPr>
                <w:rFonts w:asciiTheme="minorHAnsi" w:hAnsiTheme="minorHAnsi"/>
                <w:sz w:val="18"/>
                <w:szCs w:val="18"/>
                <w:u w:val="single"/>
              </w:rPr>
              <w:t xml:space="preserve"> “This system does not have a </w:t>
            </w:r>
            <w:r w:rsidR="00A3722C">
              <w:rPr>
                <w:rFonts w:asciiTheme="minorHAnsi" w:hAnsiTheme="minorHAnsi"/>
                <w:sz w:val="18"/>
                <w:szCs w:val="18"/>
                <w:u w:val="single"/>
              </w:rPr>
              <w:t>FID</w:t>
            </w:r>
            <w:r w:rsidRPr="004A5476">
              <w:rPr>
                <w:rFonts w:asciiTheme="minorHAnsi" w:hAnsiTheme="minorHAnsi"/>
                <w:sz w:val="18"/>
                <w:szCs w:val="18"/>
                <w:u w:val="single"/>
              </w:rPr>
              <w:t xml:space="preserve"> device installed</w:t>
            </w:r>
            <w:r w:rsidRPr="004A5476">
              <w:rPr>
                <w:rFonts w:asciiTheme="minorHAnsi" w:hAnsiTheme="minorHAnsi"/>
                <w:sz w:val="18"/>
                <w:szCs w:val="18"/>
              </w:rPr>
              <w:t>”</w:t>
            </w:r>
            <w:r w:rsidR="00554645" w:rsidRPr="00DF3F73">
              <w:rPr>
                <w:rFonts w:asciiTheme="minorHAnsi" w:hAnsiTheme="minorHAnsi"/>
                <w:sz w:val="18"/>
                <w:szCs w:val="18"/>
              </w:rPr>
              <w:t xml:space="preserve"> If installed system does not match this entry, it can be overwritten by rater but it will be flagged as a possible fail</w:t>
            </w:r>
            <w:r w:rsidR="00554645" w:rsidRPr="004A5476" w:rsidDel="00554645">
              <w:rPr>
                <w:rFonts w:asciiTheme="minorHAnsi" w:hAnsiTheme="minorHAnsi"/>
                <w:sz w:val="18"/>
                <w:szCs w:val="18"/>
              </w:rPr>
              <w:t xml:space="preserve"> </w:t>
            </w:r>
            <w:r w:rsidRPr="004A5476">
              <w:rPr>
                <w:rFonts w:asciiTheme="minorHAnsi" w:hAnsiTheme="minorHAnsi"/>
                <w:sz w:val="18"/>
                <w:szCs w:val="18"/>
              </w:rPr>
              <w:t>&gt;&gt;</w:t>
            </w:r>
          </w:p>
        </w:tc>
      </w:tr>
      <w:tr w:rsidR="00EA2549" w:rsidRPr="004A5476" w14:paraId="014648E1" w14:textId="77777777">
        <w:trPr>
          <w:cantSplit/>
          <w:trHeight w:val="360"/>
        </w:trPr>
        <w:tc>
          <w:tcPr>
            <w:tcW w:w="288" w:type="pct"/>
            <w:vAlign w:val="center"/>
          </w:tcPr>
          <w:p w14:paraId="014648DE" w14:textId="769C5F9C" w:rsidR="00EA2549" w:rsidRPr="004A5476" w:rsidRDefault="00C1201D" w:rsidP="00554645">
            <w:pPr>
              <w:pStyle w:val="Header"/>
              <w:keepNext/>
              <w:tabs>
                <w:tab w:val="clear" w:pos="4320"/>
                <w:tab w:val="clear" w:pos="8640"/>
              </w:tabs>
              <w:rPr>
                <w:rFonts w:asciiTheme="minorHAnsi" w:hAnsiTheme="minorHAnsi"/>
                <w:sz w:val="18"/>
                <w:szCs w:val="18"/>
              </w:rPr>
            </w:pPr>
            <w:r>
              <w:rPr>
                <w:rFonts w:asciiTheme="minorHAnsi" w:hAnsiTheme="minorHAnsi"/>
                <w:sz w:val="18"/>
                <w:szCs w:val="18"/>
              </w:rPr>
              <w:t>12</w:t>
            </w:r>
          </w:p>
        </w:tc>
        <w:tc>
          <w:tcPr>
            <w:tcW w:w="2212" w:type="pct"/>
            <w:vAlign w:val="center"/>
          </w:tcPr>
          <w:p w14:paraId="014648DF" w14:textId="201C52EA" w:rsidR="00EA2549" w:rsidRPr="004A5476" w:rsidRDefault="00EA2549" w:rsidP="00554645">
            <w:pPr>
              <w:pStyle w:val="Header"/>
              <w:keepNext/>
              <w:tabs>
                <w:tab w:val="clear" w:pos="4320"/>
                <w:tab w:val="clear" w:pos="8640"/>
              </w:tabs>
              <w:rPr>
                <w:rFonts w:asciiTheme="minorHAnsi" w:hAnsiTheme="minorHAnsi"/>
                <w:sz w:val="18"/>
                <w:szCs w:val="18"/>
              </w:rPr>
            </w:pPr>
            <w:r w:rsidRPr="004A5476">
              <w:rPr>
                <w:rFonts w:asciiTheme="minorHAnsi" w:hAnsiTheme="minorHAnsi"/>
                <w:sz w:val="18"/>
                <w:szCs w:val="18"/>
              </w:rPr>
              <w:t xml:space="preserve">Is the system of a type that the minimum airflow can be verified </w:t>
            </w:r>
            <w:r w:rsidR="00057221">
              <w:rPr>
                <w:rFonts w:asciiTheme="minorHAnsi" w:hAnsiTheme="minorHAnsi"/>
                <w:sz w:val="18"/>
                <w:szCs w:val="18"/>
              </w:rPr>
              <w:t xml:space="preserve">for all indoor units </w:t>
            </w:r>
            <w:r w:rsidRPr="004A5476">
              <w:rPr>
                <w:rFonts w:asciiTheme="minorHAnsi" w:hAnsiTheme="minorHAnsi"/>
                <w:sz w:val="18"/>
                <w:szCs w:val="18"/>
              </w:rPr>
              <w:t>using an approved measurement procedure (RA3.3 or RA</w:t>
            </w:r>
            <w:r w:rsidR="002F05D2">
              <w:rPr>
                <w:rFonts w:asciiTheme="minorHAnsi" w:hAnsiTheme="minorHAnsi"/>
                <w:sz w:val="18"/>
                <w:szCs w:val="18"/>
              </w:rPr>
              <w:t>3.3.3</w:t>
            </w:r>
            <w:r w:rsidRPr="004A5476">
              <w:rPr>
                <w:rFonts w:asciiTheme="minorHAnsi" w:hAnsiTheme="minorHAnsi"/>
                <w:sz w:val="18"/>
                <w:szCs w:val="18"/>
              </w:rPr>
              <w:t>)?</w:t>
            </w:r>
          </w:p>
        </w:tc>
        <w:tc>
          <w:tcPr>
            <w:tcW w:w="2500" w:type="pct"/>
          </w:tcPr>
          <w:p w14:paraId="014648E0" w14:textId="437F295D" w:rsidR="00EA2549" w:rsidRPr="004A5476" w:rsidRDefault="00EA2549" w:rsidP="00554645">
            <w:pPr>
              <w:keepNext/>
              <w:spacing w:after="60"/>
              <w:rPr>
                <w:rFonts w:asciiTheme="minorHAnsi" w:hAnsiTheme="minorHAnsi"/>
                <w:sz w:val="18"/>
                <w:szCs w:val="18"/>
              </w:rPr>
            </w:pPr>
            <w:r w:rsidRPr="004A5476">
              <w:rPr>
                <w:rFonts w:asciiTheme="minorHAnsi" w:hAnsiTheme="minorHAnsi"/>
                <w:sz w:val="18"/>
                <w:szCs w:val="18"/>
              </w:rPr>
              <w:t>&lt;&lt;auto filled text: referenced from CF2R. Possible entries are “yes” or “no”</w:t>
            </w:r>
            <w:r w:rsidR="00554645" w:rsidRPr="00DF3F73">
              <w:rPr>
                <w:rFonts w:asciiTheme="minorHAnsi" w:hAnsiTheme="minorHAnsi"/>
                <w:sz w:val="18"/>
                <w:szCs w:val="18"/>
              </w:rPr>
              <w:t xml:space="preserve"> If installed system does not match this entry, it can be overwritten by </w:t>
            </w:r>
            <w:proofErr w:type="gramStart"/>
            <w:r w:rsidR="00554645" w:rsidRPr="00DF3F73">
              <w:rPr>
                <w:rFonts w:asciiTheme="minorHAnsi" w:hAnsiTheme="minorHAnsi"/>
                <w:sz w:val="18"/>
                <w:szCs w:val="18"/>
              </w:rPr>
              <w:t>rater</w:t>
            </w:r>
            <w:proofErr w:type="gramEnd"/>
            <w:r w:rsidR="00554645" w:rsidRPr="00DF3F73">
              <w:rPr>
                <w:rFonts w:asciiTheme="minorHAnsi" w:hAnsiTheme="minorHAnsi"/>
                <w:sz w:val="18"/>
                <w:szCs w:val="18"/>
              </w:rPr>
              <w:t xml:space="preserve"> but it will be flagged as a possible fail</w:t>
            </w:r>
            <w:r w:rsidR="00554645" w:rsidRPr="004A5476" w:rsidDel="00554645">
              <w:rPr>
                <w:rFonts w:asciiTheme="minorHAnsi" w:hAnsiTheme="minorHAnsi"/>
                <w:sz w:val="18"/>
                <w:szCs w:val="18"/>
              </w:rPr>
              <w:t xml:space="preserve"> </w:t>
            </w:r>
            <w:r w:rsidRPr="004A5476">
              <w:rPr>
                <w:rFonts w:asciiTheme="minorHAnsi" w:hAnsiTheme="minorHAnsi"/>
                <w:sz w:val="18"/>
                <w:szCs w:val="18"/>
              </w:rPr>
              <w:t>&gt;&gt;</w:t>
            </w:r>
          </w:p>
        </w:tc>
      </w:tr>
      <w:tr w:rsidR="00EA2549" w:rsidRPr="004A5476" w14:paraId="014648E5" w14:textId="77777777">
        <w:trPr>
          <w:cantSplit/>
          <w:trHeight w:val="360"/>
        </w:trPr>
        <w:tc>
          <w:tcPr>
            <w:tcW w:w="288" w:type="pct"/>
            <w:vAlign w:val="center"/>
          </w:tcPr>
          <w:p w14:paraId="014648E2" w14:textId="680CCE4B" w:rsidR="00EA2549" w:rsidRPr="004A5476" w:rsidRDefault="00C1201D" w:rsidP="00554645">
            <w:pPr>
              <w:pStyle w:val="Header"/>
              <w:keepNext/>
              <w:tabs>
                <w:tab w:val="clear" w:pos="4320"/>
                <w:tab w:val="clear" w:pos="8640"/>
              </w:tabs>
              <w:rPr>
                <w:rFonts w:asciiTheme="minorHAnsi" w:hAnsiTheme="minorHAnsi"/>
                <w:sz w:val="18"/>
                <w:szCs w:val="18"/>
              </w:rPr>
            </w:pPr>
            <w:r>
              <w:rPr>
                <w:rFonts w:asciiTheme="minorHAnsi" w:hAnsiTheme="minorHAnsi"/>
                <w:sz w:val="18"/>
                <w:szCs w:val="18"/>
              </w:rPr>
              <w:t>13</w:t>
            </w:r>
          </w:p>
        </w:tc>
        <w:tc>
          <w:tcPr>
            <w:tcW w:w="2212" w:type="pct"/>
            <w:vAlign w:val="center"/>
          </w:tcPr>
          <w:p w14:paraId="014648E3" w14:textId="77777777" w:rsidR="00EA2549" w:rsidRPr="004A5476" w:rsidRDefault="00EA2549" w:rsidP="00554645">
            <w:pPr>
              <w:pStyle w:val="Header"/>
              <w:keepNext/>
              <w:tabs>
                <w:tab w:val="clear" w:pos="4320"/>
                <w:tab w:val="clear" w:pos="8640"/>
              </w:tabs>
              <w:rPr>
                <w:rFonts w:asciiTheme="minorHAnsi" w:hAnsiTheme="minorHAnsi"/>
                <w:sz w:val="18"/>
                <w:szCs w:val="18"/>
              </w:rPr>
            </w:pPr>
            <w:r w:rsidRPr="004A5476">
              <w:rPr>
                <w:rFonts w:asciiTheme="minorHAnsi" w:hAnsiTheme="minorHAnsi"/>
                <w:sz w:val="18"/>
                <w:szCs w:val="18"/>
              </w:rPr>
              <w:t>Is the system of a type that approved refrigerant charge verification procedures can be used to verify compliance with the refrigerant charge verification requirements when temperatures are ≥ 55°F (RA3.2.2, or RA1)?</w:t>
            </w:r>
          </w:p>
        </w:tc>
        <w:tc>
          <w:tcPr>
            <w:tcW w:w="2500" w:type="pct"/>
          </w:tcPr>
          <w:p w14:paraId="014648E4" w14:textId="62B7475A" w:rsidR="00EA2549" w:rsidRPr="004A5476" w:rsidRDefault="00EA2549" w:rsidP="00554645">
            <w:pPr>
              <w:keepNext/>
              <w:spacing w:after="60"/>
              <w:rPr>
                <w:rFonts w:asciiTheme="minorHAnsi" w:hAnsiTheme="minorHAnsi"/>
                <w:sz w:val="18"/>
                <w:szCs w:val="18"/>
              </w:rPr>
            </w:pPr>
            <w:r w:rsidRPr="004A5476">
              <w:rPr>
                <w:rFonts w:asciiTheme="minorHAnsi" w:hAnsiTheme="minorHAnsi"/>
                <w:sz w:val="18"/>
                <w:szCs w:val="18"/>
              </w:rPr>
              <w:t>&lt;&lt;auto filled text: referenced from CF2R. Possible entries are “yes” or “no”</w:t>
            </w:r>
            <w:r w:rsidR="00554645" w:rsidRPr="00DF3F73">
              <w:rPr>
                <w:rFonts w:asciiTheme="minorHAnsi" w:hAnsiTheme="minorHAnsi"/>
                <w:sz w:val="18"/>
                <w:szCs w:val="18"/>
              </w:rPr>
              <w:t xml:space="preserve"> If installed system does not match this entry, it can be overwritten by </w:t>
            </w:r>
            <w:proofErr w:type="gramStart"/>
            <w:r w:rsidR="00554645" w:rsidRPr="00DF3F73">
              <w:rPr>
                <w:rFonts w:asciiTheme="minorHAnsi" w:hAnsiTheme="minorHAnsi"/>
                <w:sz w:val="18"/>
                <w:szCs w:val="18"/>
              </w:rPr>
              <w:t>rater</w:t>
            </w:r>
            <w:proofErr w:type="gramEnd"/>
            <w:r w:rsidR="00554645" w:rsidRPr="00DF3F73">
              <w:rPr>
                <w:rFonts w:asciiTheme="minorHAnsi" w:hAnsiTheme="minorHAnsi"/>
                <w:sz w:val="18"/>
                <w:szCs w:val="18"/>
              </w:rPr>
              <w:t xml:space="preserve"> but it will be flagged as a possible fail</w:t>
            </w:r>
            <w:r w:rsidR="00554645" w:rsidRPr="004A5476" w:rsidDel="00554645">
              <w:rPr>
                <w:rFonts w:asciiTheme="minorHAnsi" w:hAnsiTheme="minorHAnsi"/>
                <w:sz w:val="18"/>
                <w:szCs w:val="18"/>
              </w:rPr>
              <w:t xml:space="preserve"> </w:t>
            </w:r>
            <w:r w:rsidRPr="004A5476">
              <w:rPr>
                <w:rFonts w:asciiTheme="minorHAnsi" w:hAnsiTheme="minorHAnsi"/>
                <w:sz w:val="18"/>
                <w:szCs w:val="18"/>
              </w:rPr>
              <w:t>&gt;&gt;</w:t>
            </w:r>
          </w:p>
        </w:tc>
      </w:tr>
      <w:tr w:rsidR="00EA2549" w:rsidRPr="004A5476" w14:paraId="014648E9" w14:textId="77777777">
        <w:trPr>
          <w:cantSplit/>
          <w:trHeight w:val="360"/>
        </w:trPr>
        <w:tc>
          <w:tcPr>
            <w:tcW w:w="288" w:type="pct"/>
            <w:vAlign w:val="center"/>
          </w:tcPr>
          <w:p w14:paraId="014648E6" w14:textId="4E52FF5E" w:rsidR="00EA2549" w:rsidRPr="004A5476" w:rsidRDefault="00C1201D" w:rsidP="00554645">
            <w:pPr>
              <w:pStyle w:val="Header"/>
              <w:keepNext/>
              <w:tabs>
                <w:tab w:val="clear" w:pos="4320"/>
                <w:tab w:val="clear" w:pos="8640"/>
              </w:tabs>
              <w:rPr>
                <w:rFonts w:asciiTheme="minorHAnsi" w:hAnsiTheme="minorHAnsi"/>
                <w:sz w:val="18"/>
                <w:szCs w:val="18"/>
              </w:rPr>
            </w:pPr>
            <w:r>
              <w:rPr>
                <w:rFonts w:asciiTheme="minorHAnsi" w:hAnsiTheme="minorHAnsi"/>
                <w:sz w:val="18"/>
                <w:szCs w:val="18"/>
              </w:rPr>
              <w:t>14</w:t>
            </w:r>
          </w:p>
        </w:tc>
        <w:tc>
          <w:tcPr>
            <w:tcW w:w="2212" w:type="pct"/>
            <w:vAlign w:val="center"/>
          </w:tcPr>
          <w:p w14:paraId="014648E7" w14:textId="674F7A14" w:rsidR="00EA2549" w:rsidRPr="004A5476" w:rsidRDefault="00EA2549" w:rsidP="007E687C">
            <w:pPr>
              <w:pStyle w:val="Header"/>
              <w:keepNext/>
              <w:tabs>
                <w:tab w:val="clear" w:pos="4320"/>
                <w:tab w:val="clear" w:pos="8640"/>
              </w:tabs>
              <w:rPr>
                <w:rFonts w:asciiTheme="minorHAnsi" w:hAnsiTheme="minorHAnsi"/>
                <w:sz w:val="18"/>
                <w:szCs w:val="18"/>
              </w:rPr>
            </w:pPr>
            <w:r w:rsidRPr="004A5476">
              <w:rPr>
                <w:rFonts w:asciiTheme="minorHAnsi" w:hAnsiTheme="minorHAnsi"/>
                <w:sz w:val="18"/>
                <w:szCs w:val="18"/>
              </w:rPr>
              <w:t xml:space="preserve">Date of HERS Rater Refrigerant Charge Verification for this </w:t>
            </w:r>
            <w:r w:rsidR="00682C77">
              <w:rPr>
                <w:rFonts w:asciiTheme="minorHAnsi" w:hAnsiTheme="minorHAnsi"/>
                <w:sz w:val="18"/>
                <w:szCs w:val="18"/>
              </w:rPr>
              <w:t>S</w:t>
            </w:r>
            <w:r w:rsidRPr="004A5476">
              <w:rPr>
                <w:rFonts w:asciiTheme="minorHAnsi" w:hAnsiTheme="minorHAnsi"/>
                <w:sz w:val="18"/>
                <w:szCs w:val="18"/>
              </w:rPr>
              <w:t>ystem</w:t>
            </w:r>
          </w:p>
        </w:tc>
        <w:tc>
          <w:tcPr>
            <w:tcW w:w="2500" w:type="pct"/>
            <w:vAlign w:val="center"/>
          </w:tcPr>
          <w:p w14:paraId="014648E8" w14:textId="77777777" w:rsidR="00EA2549" w:rsidRPr="004A5476" w:rsidRDefault="00EA2549" w:rsidP="00554645">
            <w:pPr>
              <w:keepNext/>
              <w:rPr>
                <w:rFonts w:asciiTheme="minorHAnsi" w:hAnsiTheme="minorHAnsi"/>
                <w:sz w:val="18"/>
                <w:szCs w:val="18"/>
              </w:rPr>
            </w:pPr>
            <w:r w:rsidRPr="004A5476">
              <w:rPr>
                <w:rFonts w:asciiTheme="minorHAnsi" w:hAnsiTheme="minorHAnsi"/>
                <w:sz w:val="18"/>
                <w:szCs w:val="18"/>
              </w:rPr>
              <w:t>&lt;&lt;user input: date: use validated date format&gt;&gt;</w:t>
            </w:r>
          </w:p>
        </w:tc>
      </w:tr>
      <w:tr w:rsidR="00EA2549" w:rsidRPr="004A5476" w14:paraId="014648F3" w14:textId="77777777">
        <w:trPr>
          <w:cantSplit/>
          <w:trHeight w:val="360"/>
        </w:trPr>
        <w:tc>
          <w:tcPr>
            <w:tcW w:w="288" w:type="pct"/>
            <w:vAlign w:val="center"/>
          </w:tcPr>
          <w:p w14:paraId="014648EA" w14:textId="611B971B" w:rsidR="00EA2549" w:rsidRPr="004A5476" w:rsidRDefault="00C1201D" w:rsidP="00554645">
            <w:pPr>
              <w:pStyle w:val="Header"/>
              <w:keepNext/>
              <w:tabs>
                <w:tab w:val="clear" w:pos="4320"/>
                <w:tab w:val="clear" w:pos="8640"/>
              </w:tabs>
              <w:rPr>
                <w:rFonts w:asciiTheme="minorHAnsi" w:hAnsiTheme="minorHAnsi"/>
                <w:sz w:val="18"/>
                <w:szCs w:val="18"/>
              </w:rPr>
            </w:pPr>
            <w:r>
              <w:rPr>
                <w:rFonts w:asciiTheme="minorHAnsi" w:hAnsiTheme="minorHAnsi"/>
                <w:sz w:val="18"/>
                <w:szCs w:val="18"/>
              </w:rPr>
              <w:t>15</w:t>
            </w:r>
          </w:p>
        </w:tc>
        <w:tc>
          <w:tcPr>
            <w:tcW w:w="2212" w:type="pct"/>
            <w:vAlign w:val="center"/>
          </w:tcPr>
          <w:p w14:paraId="014648EB" w14:textId="6F0B3884" w:rsidR="00EA2549" w:rsidRPr="004A5476" w:rsidRDefault="00EA2549" w:rsidP="007E687C">
            <w:pPr>
              <w:pStyle w:val="Header"/>
              <w:keepNext/>
              <w:tabs>
                <w:tab w:val="clear" w:pos="4320"/>
                <w:tab w:val="clear" w:pos="8640"/>
              </w:tabs>
              <w:rPr>
                <w:rFonts w:asciiTheme="minorHAnsi" w:hAnsiTheme="minorHAnsi"/>
                <w:sz w:val="18"/>
                <w:szCs w:val="18"/>
              </w:rPr>
            </w:pPr>
            <w:r w:rsidRPr="004A5476">
              <w:rPr>
                <w:rFonts w:asciiTheme="minorHAnsi" w:hAnsiTheme="minorHAnsi"/>
                <w:sz w:val="18"/>
                <w:szCs w:val="18"/>
              </w:rPr>
              <w:t xml:space="preserve">Refrigerant </w:t>
            </w:r>
            <w:r w:rsidR="00682C77">
              <w:rPr>
                <w:rFonts w:asciiTheme="minorHAnsi" w:hAnsiTheme="minorHAnsi"/>
                <w:sz w:val="18"/>
                <w:szCs w:val="18"/>
              </w:rPr>
              <w:t>C</w:t>
            </w:r>
            <w:r w:rsidRPr="004A5476">
              <w:rPr>
                <w:rFonts w:asciiTheme="minorHAnsi" w:hAnsiTheme="minorHAnsi"/>
                <w:sz w:val="18"/>
                <w:szCs w:val="18"/>
              </w:rPr>
              <w:t xml:space="preserve">harge </w:t>
            </w:r>
            <w:r w:rsidR="00682C77">
              <w:rPr>
                <w:rFonts w:asciiTheme="minorHAnsi" w:hAnsiTheme="minorHAnsi"/>
                <w:sz w:val="18"/>
                <w:szCs w:val="18"/>
              </w:rPr>
              <w:t>V</w:t>
            </w:r>
            <w:r w:rsidRPr="004A5476">
              <w:rPr>
                <w:rFonts w:asciiTheme="minorHAnsi" w:hAnsiTheme="minorHAnsi"/>
                <w:sz w:val="18"/>
                <w:szCs w:val="18"/>
              </w:rPr>
              <w:t xml:space="preserve">erification </w:t>
            </w:r>
            <w:r w:rsidR="00682C77">
              <w:rPr>
                <w:rFonts w:asciiTheme="minorHAnsi" w:hAnsiTheme="minorHAnsi"/>
                <w:sz w:val="18"/>
                <w:szCs w:val="18"/>
              </w:rPr>
              <w:t>M</w:t>
            </w:r>
            <w:r w:rsidRPr="004A5476">
              <w:rPr>
                <w:rFonts w:asciiTheme="minorHAnsi" w:hAnsiTheme="minorHAnsi"/>
                <w:sz w:val="18"/>
                <w:szCs w:val="18"/>
              </w:rPr>
              <w:t xml:space="preserve">ethod </w:t>
            </w:r>
            <w:r w:rsidR="00682C77">
              <w:rPr>
                <w:rFonts w:asciiTheme="minorHAnsi" w:hAnsiTheme="minorHAnsi"/>
                <w:sz w:val="18"/>
                <w:szCs w:val="18"/>
              </w:rPr>
              <w:t>U</w:t>
            </w:r>
            <w:r w:rsidRPr="004A5476">
              <w:rPr>
                <w:rFonts w:asciiTheme="minorHAnsi" w:hAnsiTheme="minorHAnsi"/>
                <w:sz w:val="18"/>
                <w:szCs w:val="18"/>
              </w:rPr>
              <w:t xml:space="preserve">sed by </w:t>
            </w:r>
            <w:r w:rsidR="00682C77">
              <w:rPr>
                <w:rFonts w:asciiTheme="minorHAnsi" w:hAnsiTheme="minorHAnsi"/>
                <w:sz w:val="18"/>
                <w:szCs w:val="18"/>
              </w:rPr>
              <w:t>I</w:t>
            </w:r>
            <w:r w:rsidRPr="004A5476">
              <w:rPr>
                <w:rFonts w:asciiTheme="minorHAnsi" w:hAnsiTheme="minorHAnsi"/>
                <w:sz w:val="18"/>
                <w:szCs w:val="18"/>
              </w:rPr>
              <w:t>nstaller</w:t>
            </w:r>
          </w:p>
        </w:tc>
        <w:tc>
          <w:tcPr>
            <w:tcW w:w="2500" w:type="pct"/>
          </w:tcPr>
          <w:p w14:paraId="014648EC" w14:textId="47769B61" w:rsidR="00EA2549" w:rsidRPr="004A5476" w:rsidRDefault="00EA2549" w:rsidP="00554645">
            <w:pPr>
              <w:keepNext/>
              <w:rPr>
                <w:rFonts w:asciiTheme="minorHAnsi" w:hAnsiTheme="minorHAnsi"/>
                <w:sz w:val="18"/>
                <w:szCs w:val="18"/>
              </w:rPr>
            </w:pPr>
            <w:r w:rsidRPr="004A5476">
              <w:rPr>
                <w:rFonts w:asciiTheme="minorHAnsi" w:hAnsiTheme="minorHAnsi"/>
                <w:sz w:val="18"/>
                <w:szCs w:val="18"/>
              </w:rPr>
              <w:t xml:space="preserve">&lt;&lt;auto filled text: referenced from CF2R. Possible entries are: </w:t>
            </w:r>
          </w:p>
          <w:p w14:paraId="014648ED" w14:textId="77777777" w:rsidR="00EA2549" w:rsidRPr="004A5476" w:rsidRDefault="00EA2549" w:rsidP="00554645">
            <w:pPr>
              <w:pStyle w:val="ListParagraph"/>
              <w:keepNext/>
              <w:numPr>
                <w:ilvl w:val="0"/>
                <w:numId w:val="18"/>
              </w:numPr>
              <w:spacing w:after="60"/>
              <w:rPr>
                <w:rFonts w:asciiTheme="minorHAnsi" w:hAnsiTheme="minorHAnsi"/>
                <w:sz w:val="18"/>
                <w:szCs w:val="18"/>
              </w:rPr>
            </w:pPr>
            <w:r w:rsidRPr="004A5476">
              <w:rPr>
                <w:rFonts w:asciiTheme="minorHAnsi" w:hAnsiTheme="minorHAnsi"/>
                <w:sz w:val="18"/>
                <w:szCs w:val="18"/>
                <w:u w:val="single"/>
              </w:rPr>
              <w:t xml:space="preserve">Superheat (outdoor temperature must be ≥ 55 </w:t>
            </w:r>
            <w:proofErr w:type="spellStart"/>
            <w:r w:rsidRPr="004A5476">
              <w:rPr>
                <w:rFonts w:asciiTheme="minorHAnsi" w:hAnsiTheme="minorHAnsi"/>
                <w:sz w:val="18"/>
                <w:szCs w:val="18"/>
                <w:u w:val="single"/>
              </w:rPr>
              <w:t>degF</w:t>
            </w:r>
            <w:proofErr w:type="spellEnd"/>
            <w:r w:rsidRPr="004A5476">
              <w:rPr>
                <w:rFonts w:asciiTheme="minorHAnsi" w:hAnsiTheme="minorHAnsi"/>
                <w:sz w:val="18"/>
                <w:szCs w:val="18"/>
                <w:u w:val="single"/>
              </w:rPr>
              <w:t>)</w:t>
            </w:r>
            <w:r w:rsidRPr="004A5476">
              <w:rPr>
                <w:rFonts w:asciiTheme="minorHAnsi" w:hAnsiTheme="minorHAnsi"/>
                <w:sz w:val="18"/>
                <w:szCs w:val="18"/>
              </w:rPr>
              <w:t xml:space="preserve">; or </w:t>
            </w:r>
          </w:p>
          <w:p w14:paraId="014648EE" w14:textId="77777777" w:rsidR="00EA2549" w:rsidRPr="004A5476" w:rsidRDefault="00EA2549" w:rsidP="00554645">
            <w:pPr>
              <w:pStyle w:val="ListParagraph"/>
              <w:keepNext/>
              <w:numPr>
                <w:ilvl w:val="0"/>
                <w:numId w:val="18"/>
              </w:numPr>
              <w:spacing w:after="60"/>
              <w:rPr>
                <w:rFonts w:asciiTheme="minorHAnsi" w:hAnsiTheme="minorHAnsi"/>
                <w:sz w:val="18"/>
                <w:szCs w:val="18"/>
              </w:rPr>
            </w:pPr>
            <w:r w:rsidRPr="004A5476">
              <w:rPr>
                <w:rFonts w:asciiTheme="minorHAnsi" w:hAnsiTheme="minorHAnsi"/>
                <w:sz w:val="18"/>
                <w:szCs w:val="18"/>
                <w:u w:val="single"/>
              </w:rPr>
              <w:t xml:space="preserve">Subcooling (outdoor temperature must be ≥ 55 </w:t>
            </w:r>
            <w:proofErr w:type="spellStart"/>
            <w:r w:rsidRPr="004A5476">
              <w:rPr>
                <w:rFonts w:asciiTheme="minorHAnsi" w:hAnsiTheme="minorHAnsi"/>
                <w:sz w:val="18"/>
                <w:szCs w:val="18"/>
                <w:u w:val="single"/>
              </w:rPr>
              <w:t>degF</w:t>
            </w:r>
            <w:proofErr w:type="spellEnd"/>
            <w:r w:rsidRPr="004A5476">
              <w:rPr>
                <w:rFonts w:asciiTheme="minorHAnsi" w:hAnsiTheme="minorHAnsi"/>
                <w:sz w:val="18"/>
                <w:szCs w:val="18"/>
                <w:u w:val="single"/>
              </w:rPr>
              <w:t>)</w:t>
            </w:r>
            <w:r w:rsidRPr="004A5476">
              <w:rPr>
                <w:rFonts w:asciiTheme="minorHAnsi" w:hAnsiTheme="minorHAnsi"/>
                <w:sz w:val="18"/>
                <w:szCs w:val="18"/>
              </w:rPr>
              <w:t xml:space="preserve">; or </w:t>
            </w:r>
          </w:p>
          <w:p w14:paraId="014648EF" w14:textId="47E0A954" w:rsidR="00EA2549" w:rsidRDefault="00EA2549" w:rsidP="00554645">
            <w:pPr>
              <w:pStyle w:val="ListParagraph"/>
              <w:keepNext/>
              <w:numPr>
                <w:ilvl w:val="0"/>
                <w:numId w:val="18"/>
              </w:numPr>
              <w:spacing w:after="60"/>
              <w:rPr>
                <w:rFonts w:asciiTheme="minorHAnsi" w:hAnsiTheme="minorHAnsi"/>
                <w:sz w:val="18"/>
                <w:szCs w:val="18"/>
              </w:rPr>
            </w:pPr>
            <w:r w:rsidRPr="004A5476">
              <w:rPr>
                <w:rFonts w:asciiTheme="minorHAnsi" w:hAnsiTheme="minorHAnsi"/>
                <w:sz w:val="18"/>
                <w:szCs w:val="18"/>
                <w:u w:val="single"/>
              </w:rPr>
              <w:t>Weigh-in</w:t>
            </w:r>
            <w:r w:rsidR="00AB1A0D">
              <w:rPr>
                <w:rFonts w:asciiTheme="minorHAnsi" w:hAnsiTheme="minorHAnsi"/>
                <w:sz w:val="18"/>
                <w:szCs w:val="18"/>
                <w:u w:val="single"/>
              </w:rPr>
              <w:t xml:space="preserve"> with Installer independent</w:t>
            </w:r>
            <w:r w:rsidRPr="004A5476">
              <w:rPr>
                <w:rFonts w:asciiTheme="minorHAnsi" w:hAnsiTheme="minorHAnsi"/>
                <w:sz w:val="18"/>
                <w:szCs w:val="18"/>
              </w:rPr>
              <w:t>; or</w:t>
            </w:r>
          </w:p>
          <w:p w14:paraId="10CCD0CA" w14:textId="6F4A04FD" w:rsidR="00AB1A0D" w:rsidRPr="004A5476" w:rsidRDefault="00AB1A0D" w:rsidP="00554645">
            <w:pPr>
              <w:pStyle w:val="ListParagraph"/>
              <w:keepNext/>
              <w:numPr>
                <w:ilvl w:val="0"/>
                <w:numId w:val="18"/>
              </w:numPr>
              <w:spacing w:after="60"/>
              <w:rPr>
                <w:rFonts w:asciiTheme="minorHAnsi" w:hAnsiTheme="minorHAnsi"/>
                <w:sz w:val="18"/>
                <w:szCs w:val="18"/>
              </w:rPr>
            </w:pPr>
            <w:r>
              <w:rPr>
                <w:rFonts w:asciiTheme="minorHAnsi" w:hAnsiTheme="minorHAnsi"/>
                <w:sz w:val="18"/>
                <w:szCs w:val="18"/>
                <w:u w:val="single"/>
              </w:rPr>
              <w:t>Weigh</w:t>
            </w:r>
            <w:r w:rsidRPr="00AB1A0D">
              <w:rPr>
                <w:rFonts w:asciiTheme="minorHAnsi" w:hAnsiTheme="minorHAnsi"/>
                <w:sz w:val="18"/>
                <w:szCs w:val="18"/>
                <w:u w:val="single"/>
              </w:rPr>
              <w:t>-</w:t>
            </w:r>
            <w:r>
              <w:rPr>
                <w:rFonts w:asciiTheme="minorHAnsi" w:hAnsiTheme="minorHAnsi"/>
                <w:sz w:val="18"/>
                <w:szCs w:val="18"/>
              </w:rPr>
              <w:t>in with HERS Rater observation; or</w:t>
            </w:r>
          </w:p>
          <w:p w14:paraId="014648F1" w14:textId="77777777" w:rsidR="00EA2549" w:rsidRPr="004A5476" w:rsidRDefault="00EA2549" w:rsidP="00554645">
            <w:pPr>
              <w:pStyle w:val="ListParagraph"/>
              <w:keepNext/>
              <w:numPr>
                <w:ilvl w:val="0"/>
                <w:numId w:val="18"/>
              </w:numPr>
              <w:spacing w:after="60"/>
              <w:rPr>
                <w:rFonts w:asciiTheme="minorHAnsi" w:hAnsiTheme="minorHAnsi"/>
                <w:sz w:val="18"/>
                <w:szCs w:val="18"/>
              </w:rPr>
            </w:pPr>
            <w:r w:rsidRPr="004A5476">
              <w:rPr>
                <w:rFonts w:asciiTheme="minorHAnsi" w:hAnsiTheme="minorHAnsi"/>
                <w:sz w:val="18"/>
                <w:szCs w:val="18"/>
                <w:u w:val="single"/>
              </w:rPr>
              <w:t xml:space="preserve">New Package Unit Factory Charge </w:t>
            </w:r>
            <w:r w:rsidRPr="004A5476">
              <w:rPr>
                <w:rFonts w:asciiTheme="minorHAnsi" w:hAnsiTheme="minorHAnsi"/>
                <w:sz w:val="18"/>
                <w:szCs w:val="18"/>
              </w:rPr>
              <w:t>&gt;&gt;</w:t>
            </w:r>
          </w:p>
          <w:p w14:paraId="014648F2" w14:textId="77777777" w:rsidR="00EA2549" w:rsidRPr="004A5476" w:rsidRDefault="00EA2549" w:rsidP="00554645">
            <w:pPr>
              <w:keepNext/>
              <w:ind w:left="360"/>
              <w:rPr>
                <w:rFonts w:asciiTheme="minorHAnsi" w:hAnsiTheme="minorHAnsi"/>
                <w:sz w:val="18"/>
                <w:szCs w:val="18"/>
              </w:rPr>
            </w:pPr>
          </w:p>
        </w:tc>
      </w:tr>
      <w:tr w:rsidR="00EA2549" w:rsidRPr="004A5476" w14:paraId="014648F7" w14:textId="77777777">
        <w:trPr>
          <w:cantSplit/>
          <w:trHeight w:val="953"/>
        </w:trPr>
        <w:tc>
          <w:tcPr>
            <w:tcW w:w="288" w:type="pct"/>
            <w:vAlign w:val="center"/>
          </w:tcPr>
          <w:p w14:paraId="014648F4" w14:textId="7A80DE77" w:rsidR="00EA2549" w:rsidRPr="004A5476" w:rsidRDefault="00C1201D" w:rsidP="00554645">
            <w:pPr>
              <w:pStyle w:val="Header"/>
              <w:keepNext/>
              <w:tabs>
                <w:tab w:val="clear" w:pos="4320"/>
                <w:tab w:val="clear" w:pos="8640"/>
              </w:tabs>
              <w:rPr>
                <w:rFonts w:asciiTheme="minorHAnsi" w:hAnsiTheme="minorHAnsi"/>
                <w:sz w:val="18"/>
                <w:szCs w:val="18"/>
              </w:rPr>
            </w:pPr>
            <w:r>
              <w:rPr>
                <w:rFonts w:asciiTheme="minorHAnsi" w:hAnsiTheme="minorHAnsi"/>
                <w:sz w:val="18"/>
                <w:szCs w:val="18"/>
              </w:rPr>
              <w:lastRenderedPageBreak/>
              <w:t>16</w:t>
            </w:r>
          </w:p>
        </w:tc>
        <w:tc>
          <w:tcPr>
            <w:tcW w:w="2212" w:type="pct"/>
            <w:vAlign w:val="center"/>
          </w:tcPr>
          <w:p w14:paraId="014648F5" w14:textId="1C840555" w:rsidR="00EA2549" w:rsidRPr="004A5476" w:rsidRDefault="00EA2549" w:rsidP="007E687C">
            <w:pPr>
              <w:pStyle w:val="Header"/>
              <w:keepNext/>
              <w:tabs>
                <w:tab w:val="clear" w:pos="4320"/>
                <w:tab w:val="clear" w:pos="8640"/>
              </w:tabs>
              <w:rPr>
                <w:rFonts w:asciiTheme="minorHAnsi" w:hAnsiTheme="minorHAnsi"/>
                <w:sz w:val="18"/>
                <w:szCs w:val="18"/>
              </w:rPr>
            </w:pPr>
            <w:r w:rsidRPr="004A5476">
              <w:rPr>
                <w:rFonts w:asciiTheme="minorHAnsi" w:hAnsiTheme="minorHAnsi"/>
                <w:sz w:val="18"/>
                <w:szCs w:val="18"/>
              </w:rPr>
              <w:t xml:space="preserve">Person </w:t>
            </w:r>
            <w:r w:rsidR="00682C77">
              <w:rPr>
                <w:rFonts w:asciiTheme="minorHAnsi" w:hAnsiTheme="minorHAnsi"/>
                <w:sz w:val="18"/>
                <w:szCs w:val="18"/>
              </w:rPr>
              <w:t>W</w:t>
            </w:r>
            <w:r w:rsidRPr="004A5476">
              <w:rPr>
                <w:rFonts w:asciiTheme="minorHAnsi" w:hAnsiTheme="minorHAnsi"/>
                <w:sz w:val="18"/>
                <w:szCs w:val="18"/>
              </w:rPr>
              <w:t xml:space="preserve">ho </w:t>
            </w:r>
            <w:r w:rsidR="00682C77">
              <w:rPr>
                <w:rFonts w:asciiTheme="minorHAnsi" w:hAnsiTheme="minorHAnsi"/>
                <w:sz w:val="18"/>
                <w:szCs w:val="18"/>
              </w:rPr>
              <w:t>P</w:t>
            </w:r>
            <w:r w:rsidRPr="004A5476">
              <w:rPr>
                <w:rFonts w:asciiTheme="minorHAnsi" w:hAnsiTheme="minorHAnsi"/>
                <w:sz w:val="18"/>
                <w:szCs w:val="18"/>
              </w:rPr>
              <w:t xml:space="preserve">erformed the Refrigerant Charge Verification </w:t>
            </w:r>
            <w:r w:rsidR="00682C77">
              <w:rPr>
                <w:rFonts w:asciiTheme="minorHAnsi" w:hAnsiTheme="minorHAnsi"/>
                <w:sz w:val="18"/>
                <w:szCs w:val="18"/>
              </w:rPr>
              <w:t>R</w:t>
            </w:r>
            <w:r w:rsidRPr="004A5476">
              <w:rPr>
                <w:rFonts w:asciiTheme="minorHAnsi" w:hAnsiTheme="minorHAnsi"/>
                <w:sz w:val="18"/>
                <w:szCs w:val="18"/>
              </w:rPr>
              <w:t>eported on the Certificate of Installation</w:t>
            </w:r>
          </w:p>
        </w:tc>
        <w:tc>
          <w:tcPr>
            <w:tcW w:w="2500" w:type="pct"/>
            <w:vAlign w:val="center"/>
          </w:tcPr>
          <w:p w14:paraId="014648F6" w14:textId="71149920" w:rsidR="00EA2549" w:rsidRPr="004A5476" w:rsidRDefault="00EA2549" w:rsidP="00554645">
            <w:pPr>
              <w:keepNext/>
              <w:rPr>
                <w:rFonts w:asciiTheme="minorHAnsi" w:hAnsiTheme="minorHAnsi"/>
                <w:sz w:val="18"/>
                <w:szCs w:val="18"/>
              </w:rPr>
            </w:pPr>
            <w:r w:rsidRPr="004A5476">
              <w:rPr>
                <w:rFonts w:asciiTheme="minorHAnsi" w:hAnsiTheme="minorHAnsi"/>
                <w:sz w:val="18"/>
                <w:szCs w:val="18"/>
              </w:rPr>
              <w:t>&lt;&lt;auto filled text: referenced from CF2R.  Possible entries: HVAC System Installer or HERS Rater.&gt;&gt;</w:t>
            </w:r>
          </w:p>
        </w:tc>
      </w:tr>
      <w:tr w:rsidR="00EA2549" w:rsidRPr="004A5476" w14:paraId="014648FD" w14:textId="77777777">
        <w:trPr>
          <w:cantSplit/>
          <w:trHeight w:val="953"/>
        </w:trPr>
        <w:tc>
          <w:tcPr>
            <w:tcW w:w="288" w:type="pct"/>
            <w:vAlign w:val="center"/>
          </w:tcPr>
          <w:p w14:paraId="014648F8" w14:textId="3CE37E81" w:rsidR="00EA2549" w:rsidRPr="004A5476" w:rsidRDefault="00C1201D" w:rsidP="00554645">
            <w:pPr>
              <w:pStyle w:val="Header"/>
              <w:keepNext/>
              <w:tabs>
                <w:tab w:val="clear" w:pos="4320"/>
                <w:tab w:val="clear" w:pos="8640"/>
              </w:tabs>
              <w:rPr>
                <w:rFonts w:asciiTheme="minorHAnsi" w:hAnsiTheme="minorHAnsi"/>
                <w:sz w:val="18"/>
                <w:szCs w:val="18"/>
              </w:rPr>
            </w:pPr>
            <w:r>
              <w:rPr>
                <w:rFonts w:asciiTheme="minorHAnsi" w:hAnsiTheme="minorHAnsi"/>
                <w:sz w:val="18"/>
                <w:szCs w:val="18"/>
              </w:rPr>
              <w:t>17</w:t>
            </w:r>
          </w:p>
        </w:tc>
        <w:tc>
          <w:tcPr>
            <w:tcW w:w="2212" w:type="pct"/>
            <w:vAlign w:val="center"/>
          </w:tcPr>
          <w:p w14:paraId="014648F9" w14:textId="0FCD5E94" w:rsidR="00EA2549" w:rsidRPr="004A5476" w:rsidRDefault="00EA2549" w:rsidP="00554645">
            <w:pPr>
              <w:pStyle w:val="Header"/>
              <w:keepNext/>
              <w:tabs>
                <w:tab w:val="clear" w:pos="4320"/>
                <w:tab w:val="clear" w:pos="8640"/>
              </w:tabs>
              <w:rPr>
                <w:rFonts w:asciiTheme="minorHAnsi" w:hAnsiTheme="minorHAnsi"/>
                <w:sz w:val="18"/>
                <w:szCs w:val="18"/>
              </w:rPr>
            </w:pPr>
            <w:r w:rsidRPr="004A5476">
              <w:rPr>
                <w:rFonts w:asciiTheme="minorHAnsi" w:hAnsiTheme="minorHAnsi"/>
                <w:sz w:val="18"/>
                <w:szCs w:val="18"/>
              </w:rPr>
              <w:t>HERS Verification Compliance Requirement Status</w:t>
            </w:r>
          </w:p>
        </w:tc>
        <w:tc>
          <w:tcPr>
            <w:tcW w:w="2500" w:type="pct"/>
            <w:vAlign w:val="center"/>
          </w:tcPr>
          <w:p w14:paraId="014648FA" w14:textId="6921A3C9" w:rsidR="00EA2549" w:rsidRPr="004A5476" w:rsidRDefault="00EA2549" w:rsidP="00554645">
            <w:pPr>
              <w:keepNext/>
              <w:rPr>
                <w:rFonts w:asciiTheme="minorHAnsi" w:hAnsiTheme="minorHAnsi"/>
                <w:sz w:val="18"/>
                <w:szCs w:val="18"/>
              </w:rPr>
            </w:pPr>
            <w:r w:rsidRPr="004A5476">
              <w:rPr>
                <w:rFonts w:asciiTheme="minorHAnsi" w:hAnsiTheme="minorHAnsi"/>
                <w:sz w:val="18"/>
                <w:szCs w:val="18"/>
              </w:rPr>
              <w:t xml:space="preserve">&lt;&lt;auto filled text: referenced from CF2R.  Possible entries: </w:t>
            </w:r>
          </w:p>
          <w:p w14:paraId="014648FB" w14:textId="77777777" w:rsidR="00EA2549" w:rsidRPr="004A5476" w:rsidRDefault="00EA2549" w:rsidP="00554645">
            <w:pPr>
              <w:keepNext/>
              <w:ind w:left="720"/>
              <w:rPr>
                <w:rFonts w:asciiTheme="minorHAnsi" w:hAnsiTheme="minorHAnsi"/>
                <w:sz w:val="18"/>
                <w:szCs w:val="18"/>
              </w:rPr>
            </w:pPr>
            <w:r w:rsidRPr="004A5476">
              <w:rPr>
                <w:rFonts w:asciiTheme="minorHAnsi" w:hAnsiTheme="minorHAnsi"/>
                <w:sz w:val="18"/>
                <w:szCs w:val="18"/>
              </w:rPr>
              <w:t>"System does not qualify for Group Sampling"; or</w:t>
            </w:r>
          </w:p>
          <w:p w14:paraId="014648FC" w14:textId="77777777" w:rsidR="00EA2549" w:rsidRPr="004A5476" w:rsidRDefault="00EA2549" w:rsidP="00554645">
            <w:pPr>
              <w:keepNext/>
              <w:ind w:left="720"/>
              <w:rPr>
                <w:rFonts w:asciiTheme="minorHAnsi" w:hAnsiTheme="minorHAnsi"/>
                <w:color w:val="FF0000"/>
                <w:sz w:val="18"/>
                <w:szCs w:val="18"/>
              </w:rPr>
            </w:pPr>
            <w:proofErr w:type="gramStart"/>
            <w:r w:rsidRPr="004A5476">
              <w:rPr>
                <w:rFonts w:asciiTheme="minorHAnsi" w:hAnsiTheme="minorHAnsi"/>
                <w:sz w:val="18"/>
                <w:szCs w:val="18"/>
              </w:rPr>
              <w:t>”System</w:t>
            </w:r>
            <w:proofErr w:type="gramEnd"/>
            <w:r w:rsidRPr="004A5476">
              <w:rPr>
                <w:rFonts w:asciiTheme="minorHAnsi" w:hAnsiTheme="minorHAnsi"/>
                <w:sz w:val="18"/>
                <w:szCs w:val="18"/>
              </w:rPr>
              <w:t xml:space="preserve"> qualifies for Group Sampling.”&gt;&gt;</w:t>
            </w:r>
          </w:p>
        </w:tc>
      </w:tr>
      <w:tr w:rsidR="00EA2549" w:rsidRPr="004A5476" w14:paraId="01464919" w14:textId="77777777">
        <w:trPr>
          <w:cantSplit/>
          <w:trHeight w:val="953"/>
        </w:trPr>
        <w:tc>
          <w:tcPr>
            <w:tcW w:w="288" w:type="pct"/>
            <w:vAlign w:val="center"/>
          </w:tcPr>
          <w:p w14:paraId="014648FE" w14:textId="77777777" w:rsidR="00EA2549" w:rsidRPr="004A5476" w:rsidRDefault="00EA2549" w:rsidP="00554645">
            <w:pPr>
              <w:pStyle w:val="Header"/>
              <w:keepNext/>
              <w:tabs>
                <w:tab w:val="clear" w:pos="4320"/>
                <w:tab w:val="clear" w:pos="8640"/>
              </w:tabs>
              <w:rPr>
                <w:rFonts w:asciiTheme="minorHAnsi" w:hAnsiTheme="minorHAnsi"/>
                <w:sz w:val="18"/>
                <w:szCs w:val="18"/>
              </w:rPr>
            </w:pPr>
          </w:p>
        </w:tc>
        <w:tc>
          <w:tcPr>
            <w:tcW w:w="2212" w:type="pct"/>
            <w:vAlign w:val="center"/>
          </w:tcPr>
          <w:p w14:paraId="014648FF" w14:textId="77777777" w:rsidR="00EA2549" w:rsidRPr="004A5476" w:rsidRDefault="00EA2549" w:rsidP="00554645">
            <w:pPr>
              <w:keepNext/>
              <w:rPr>
                <w:rFonts w:asciiTheme="minorHAnsi" w:hAnsiTheme="minorHAnsi"/>
                <w:sz w:val="18"/>
                <w:szCs w:val="18"/>
              </w:rPr>
            </w:pPr>
            <w:r w:rsidRPr="004A5476">
              <w:rPr>
                <w:rFonts w:asciiTheme="minorHAnsi" w:hAnsiTheme="minorHAnsi"/>
                <w:sz w:val="18"/>
                <w:szCs w:val="18"/>
              </w:rPr>
              <w:t>Generate list for next row (this is hidden from user)</w:t>
            </w:r>
          </w:p>
        </w:tc>
        <w:tc>
          <w:tcPr>
            <w:tcW w:w="2500" w:type="pct"/>
            <w:vAlign w:val="center"/>
          </w:tcPr>
          <w:p w14:paraId="01464900" w14:textId="36C33515" w:rsidR="00EA2549" w:rsidRPr="004A5476" w:rsidRDefault="00EA2549" w:rsidP="00554645">
            <w:pPr>
              <w:keepNext/>
              <w:widowControl w:val="0"/>
              <w:autoSpaceDE w:val="0"/>
              <w:autoSpaceDN w:val="0"/>
              <w:adjustRightInd w:val="0"/>
              <w:rPr>
                <w:rFonts w:asciiTheme="minorHAnsi" w:hAnsiTheme="minorHAnsi" w:cs="Helvetica"/>
                <w:sz w:val="18"/>
                <w:szCs w:val="18"/>
              </w:rPr>
            </w:pPr>
            <w:r w:rsidRPr="004A5476">
              <w:rPr>
                <w:rFonts w:asciiTheme="minorHAnsi" w:hAnsiTheme="minorHAnsi" w:cs="Helvetica"/>
                <w:sz w:val="18"/>
                <w:szCs w:val="18"/>
              </w:rPr>
              <w:t xml:space="preserve">If </w:t>
            </w:r>
            <w:r w:rsidR="00F13C05">
              <w:rPr>
                <w:rFonts w:asciiTheme="minorHAnsi" w:hAnsiTheme="minorHAnsi" w:cs="Helvetica"/>
                <w:sz w:val="18"/>
                <w:szCs w:val="18"/>
              </w:rPr>
              <w:t>A11</w:t>
            </w:r>
            <w:r w:rsidRPr="004A5476">
              <w:rPr>
                <w:rFonts w:asciiTheme="minorHAnsi" w:hAnsiTheme="minorHAnsi" w:cs="Helvetica"/>
                <w:sz w:val="18"/>
                <w:szCs w:val="18"/>
              </w:rPr>
              <w:t xml:space="preserve"> = “no </w:t>
            </w:r>
            <w:r w:rsidR="00A3722C">
              <w:rPr>
                <w:rFonts w:asciiTheme="minorHAnsi" w:hAnsiTheme="minorHAnsi" w:cs="Helvetica"/>
                <w:sz w:val="18"/>
                <w:szCs w:val="18"/>
              </w:rPr>
              <w:t>FID</w:t>
            </w:r>
            <w:r w:rsidRPr="004A5476">
              <w:rPr>
                <w:rFonts w:asciiTheme="minorHAnsi" w:hAnsiTheme="minorHAnsi" w:cs="Helvetica"/>
                <w:sz w:val="18"/>
                <w:szCs w:val="18"/>
              </w:rPr>
              <w:t xml:space="preserve">” and </w:t>
            </w:r>
            <w:r w:rsidR="00F13C05">
              <w:rPr>
                <w:rFonts w:asciiTheme="minorHAnsi" w:hAnsiTheme="minorHAnsi" w:cs="Helvetica"/>
                <w:sz w:val="18"/>
                <w:szCs w:val="18"/>
              </w:rPr>
              <w:t>A15</w:t>
            </w:r>
            <w:r w:rsidRPr="004A5476">
              <w:rPr>
                <w:rFonts w:asciiTheme="minorHAnsi" w:hAnsiTheme="minorHAnsi" w:cs="Helvetica"/>
                <w:sz w:val="18"/>
                <w:szCs w:val="18"/>
              </w:rPr>
              <w:t xml:space="preserve"> = “Superheat”, then list =</w:t>
            </w:r>
          </w:p>
          <w:p w14:paraId="01464901" w14:textId="77777777" w:rsidR="00EA2549" w:rsidRPr="004A5476" w:rsidRDefault="00EA2549" w:rsidP="00554645">
            <w:pPr>
              <w:keepNext/>
              <w:widowControl w:val="0"/>
              <w:autoSpaceDE w:val="0"/>
              <w:autoSpaceDN w:val="0"/>
              <w:adjustRightInd w:val="0"/>
              <w:ind w:firstLine="720"/>
              <w:rPr>
                <w:rFonts w:asciiTheme="minorHAnsi" w:hAnsiTheme="minorHAnsi" w:cs="Helvetica"/>
                <w:sz w:val="18"/>
                <w:szCs w:val="18"/>
              </w:rPr>
            </w:pPr>
            <w:r w:rsidRPr="004A5476">
              <w:rPr>
                <w:rFonts w:asciiTheme="minorHAnsi" w:hAnsiTheme="minorHAnsi" w:cs="Helvetica"/>
                <w:sz w:val="18"/>
                <w:szCs w:val="18"/>
              </w:rPr>
              <w:t>Superheat</w:t>
            </w:r>
          </w:p>
          <w:p w14:paraId="01464902" w14:textId="77777777" w:rsidR="00EA2549" w:rsidRPr="004A5476" w:rsidRDefault="00EA2549" w:rsidP="00554645">
            <w:pPr>
              <w:keepNext/>
              <w:widowControl w:val="0"/>
              <w:autoSpaceDE w:val="0"/>
              <w:autoSpaceDN w:val="0"/>
              <w:adjustRightInd w:val="0"/>
              <w:rPr>
                <w:rFonts w:asciiTheme="minorHAnsi" w:hAnsiTheme="minorHAnsi" w:cs="Helvetica"/>
                <w:sz w:val="18"/>
                <w:szCs w:val="18"/>
              </w:rPr>
            </w:pPr>
          </w:p>
          <w:p w14:paraId="01464903" w14:textId="05AE6203" w:rsidR="00EA2549" w:rsidRPr="004A5476" w:rsidRDefault="00EA2549" w:rsidP="00554645">
            <w:pPr>
              <w:keepNext/>
              <w:widowControl w:val="0"/>
              <w:autoSpaceDE w:val="0"/>
              <w:autoSpaceDN w:val="0"/>
              <w:adjustRightInd w:val="0"/>
              <w:rPr>
                <w:rFonts w:asciiTheme="minorHAnsi" w:hAnsiTheme="minorHAnsi" w:cs="Helvetica"/>
                <w:sz w:val="18"/>
                <w:szCs w:val="18"/>
              </w:rPr>
            </w:pPr>
            <w:r w:rsidRPr="004A5476">
              <w:rPr>
                <w:rFonts w:asciiTheme="minorHAnsi" w:hAnsiTheme="minorHAnsi" w:cs="Helvetica"/>
                <w:sz w:val="18"/>
                <w:szCs w:val="18"/>
              </w:rPr>
              <w:t xml:space="preserve">Else, If </w:t>
            </w:r>
            <w:r w:rsidR="00F13C05">
              <w:rPr>
                <w:rFonts w:asciiTheme="minorHAnsi" w:hAnsiTheme="minorHAnsi" w:cs="Helvetica"/>
                <w:sz w:val="18"/>
                <w:szCs w:val="18"/>
              </w:rPr>
              <w:t>A11</w:t>
            </w:r>
            <w:r w:rsidRPr="004A5476">
              <w:rPr>
                <w:rFonts w:asciiTheme="minorHAnsi" w:hAnsiTheme="minorHAnsi" w:cs="Helvetica"/>
                <w:sz w:val="18"/>
                <w:szCs w:val="18"/>
              </w:rPr>
              <w:t xml:space="preserve"> = “no </w:t>
            </w:r>
            <w:r w:rsidR="00A3722C">
              <w:rPr>
                <w:rFonts w:asciiTheme="minorHAnsi" w:hAnsiTheme="minorHAnsi" w:cs="Helvetica"/>
                <w:sz w:val="18"/>
                <w:szCs w:val="18"/>
              </w:rPr>
              <w:t>FID</w:t>
            </w:r>
            <w:r w:rsidRPr="004A5476">
              <w:rPr>
                <w:rFonts w:asciiTheme="minorHAnsi" w:hAnsiTheme="minorHAnsi" w:cs="Helvetica"/>
                <w:sz w:val="18"/>
                <w:szCs w:val="18"/>
              </w:rPr>
              <w:t xml:space="preserve">” and </w:t>
            </w:r>
            <w:r w:rsidR="00F13C05">
              <w:rPr>
                <w:rFonts w:asciiTheme="minorHAnsi" w:hAnsiTheme="minorHAnsi" w:cs="Helvetica"/>
                <w:sz w:val="18"/>
                <w:szCs w:val="18"/>
              </w:rPr>
              <w:t>A15</w:t>
            </w:r>
            <w:r w:rsidRPr="004A5476">
              <w:rPr>
                <w:rFonts w:asciiTheme="minorHAnsi" w:hAnsiTheme="minorHAnsi" w:cs="Helvetica"/>
                <w:sz w:val="18"/>
                <w:szCs w:val="18"/>
              </w:rPr>
              <w:t xml:space="preserve"> = “Subcool</w:t>
            </w:r>
            <w:r w:rsidR="00AB1A0D">
              <w:rPr>
                <w:rFonts w:asciiTheme="minorHAnsi" w:hAnsiTheme="minorHAnsi" w:cs="Helvetica"/>
                <w:sz w:val="18"/>
                <w:szCs w:val="18"/>
              </w:rPr>
              <w:t>ing</w:t>
            </w:r>
            <w:r w:rsidRPr="004A5476">
              <w:rPr>
                <w:rFonts w:asciiTheme="minorHAnsi" w:hAnsiTheme="minorHAnsi" w:cs="Helvetica"/>
                <w:sz w:val="18"/>
                <w:szCs w:val="18"/>
              </w:rPr>
              <w:t>”, then list =</w:t>
            </w:r>
          </w:p>
          <w:p w14:paraId="01464904" w14:textId="0DF2C98F" w:rsidR="00EA2549" w:rsidRPr="004A5476" w:rsidRDefault="00EA2549" w:rsidP="00554645">
            <w:pPr>
              <w:keepNext/>
              <w:widowControl w:val="0"/>
              <w:autoSpaceDE w:val="0"/>
              <w:autoSpaceDN w:val="0"/>
              <w:adjustRightInd w:val="0"/>
              <w:rPr>
                <w:rFonts w:asciiTheme="minorHAnsi" w:hAnsiTheme="minorHAnsi" w:cs="Helvetica"/>
                <w:sz w:val="18"/>
                <w:szCs w:val="18"/>
              </w:rPr>
            </w:pPr>
            <w:r w:rsidRPr="004A5476">
              <w:rPr>
                <w:rFonts w:asciiTheme="minorHAnsi" w:hAnsiTheme="minorHAnsi" w:cs="Helvetica"/>
                <w:sz w:val="18"/>
                <w:szCs w:val="18"/>
              </w:rPr>
              <w:tab/>
              <w:t>Subcool</w:t>
            </w:r>
            <w:r w:rsidR="00AB1A0D">
              <w:rPr>
                <w:rFonts w:asciiTheme="minorHAnsi" w:hAnsiTheme="minorHAnsi" w:cs="Helvetica"/>
                <w:sz w:val="18"/>
                <w:szCs w:val="18"/>
              </w:rPr>
              <w:t>ing</w:t>
            </w:r>
          </w:p>
          <w:p w14:paraId="01464906" w14:textId="6A9CAEE3" w:rsidR="00EA2549" w:rsidRPr="004A5476" w:rsidRDefault="00EA2549" w:rsidP="00554645">
            <w:pPr>
              <w:keepNext/>
              <w:widowControl w:val="0"/>
              <w:autoSpaceDE w:val="0"/>
              <w:autoSpaceDN w:val="0"/>
              <w:adjustRightInd w:val="0"/>
              <w:rPr>
                <w:rFonts w:asciiTheme="minorHAnsi" w:hAnsiTheme="minorHAnsi" w:cs="Helvetica"/>
                <w:sz w:val="18"/>
                <w:szCs w:val="18"/>
              </w:rPr>
            </w:pPr>
            <w:r w:rsidRPr="004A5476">
              <w:rPr>
                <w:rFonts w:asciiTheme="minorHAnsi" w:hAnsiTheme="minorHAnsi" w:cs="Helvetica"/>
                <w:sz w:val="18"/>
                <w:szCs w:val="18"/>
              </w:rPr>
              <w:tab/>
            </w:r>
          </w:p>
          <w:p w14:paraId="01464907" w14:textId="3D02D05B" w:rsidR="00EA2549" w:rsidRPr="004A5476" w:rsidRDefault="00EA2549" w:rsidP="00554645">
            <w:pPr>
              <w:keepNext/>
              <w:widowControl w:val="0"/>
              <w:autoSpaceDE w:val="0"/>
              <w:autoSpaceDN w:val="0"/>
              <w:adjustRightInd w:val="0"/>
              <w:rPr>
                <w:rFonts w:asciiTheme="minorHAnsi" w:hAnsiTheme="minorHAnsi" w:cs="Helvetica"/>
                <w:sz w:val="18"/>
                <w:szCs w:val="18"/>
              </w:rPr>
            </w:pPr>
            <w:r w:rsidRPr="004A5476">
              <w:rPr>
                <w:rFonts w:asciiTheme="minorHAnsi" w:hAnsiTheme="minorHAnsi" w:cs="Helvetica"/>
                <w:sz w:val="18"/>
                <w:szCs w:val="18"/>
              </w:rPr>
              <w:t xml:space="preserve">Else, If </w:t>
            </w:r>
            <w:r w:rsidR="00F13C05">
              <w:rPr>
                <w:rFonts w:asciiTheme="minorHAnsi" w:hAnsiTheme="minorHAnsi" w:cs="Helvetica"/>
                <w:sz w:val="18"/>
                <w:szCs w:val="18"/>
              </w:rPr>
              <w:t>A11</w:t>
            </w:r>
            <w:r w:rsidRPr="004A5476">
              <w:rPr>
                <w:rFonts w:asciiTheme="minorHAnsi" w:hAnsiTheme="minorHAnsi" w:cs="Helvetica"/>
                <w:sz w:val="18"/>
                <w:szCs w:val="18"/>
              </w:rPr>
              <w:t xml:space="preserve"> = “no </w:t>
            </w:r>
            <w:r w:rsidR="00A3722C">
              <w:rPr>
                <w:rFonts w:asciiTheme="minorHAnsi" w:hAnsiTheme="minorHAnsi" w:cs="Helvetica"/>
                <w:sz w:val="18"/>
                <w:szCs w:val="18"/>
              </w:rPr>
              <w:t>FID</w:t>
            </w:r>
            <w:r w:rsidRPr="004A5476">
              <w:rPr>
                <w:rFonts w:asciiTheme="minorHAnsi" w:hAnsiTheme="minorHAnsi" w:cs="Helvetica"/>
                <w:sz w:val="18"/>
                <w:szCs w:val="18"/>
              </w:rPr>
              <w:t xml:space="preserve">” and </w:t>
            </w:r>
            <w:r w:rsidR="00F13C05">
              <w:rPr>
                <w:rFonts w:asciiTheme="minorHAnsi" w:hAnsiTheme="minorHAnsi" w:cs="Helvetica"/>
                <w:sz w:val="18"/>
                <w:szCs w:val="18"/>
              </w:rPr>
              <w:t>A15</w:t>
            </w:r>
            <w:r w:rsidRPr="004A5476">
              <w:rPr>
                <w:rFonts w:asciiTheme="minorHAnsi" w:hAnsiTheme="minorHAnsi" w:cs="Helvetica"/>
                <w:sz w:val="18"/>
                <w:szCs w:val="18"/>
              </w:rPr>
              <w:t xml:space="preserve"> = “Weigh-In</w:t>
            </w:r>
            <w:r w:rsidR="00AB1A0D">
              <w:rPr>
                <w:rFonts w:asciiTheme="minorHAnsi" w:hAnsiTheme="minorHAnsi" w:cs="Helvetica"/>
                <w:sz w:val="18"/>
                <w:szCs w:val="18"/>
              </w:rPr>
              <w:t xml:space="preserve"> with Installer independent</w:t>
            </w:r>
            <w:r w:rsidRPr="004A5476">
              <w:rPr>
                <w:rFonts w:asciiTheme="minorHAnsi" w:hAnsiTheme="minorHAnsi" w:cs="Helvetica"/>
                <w:sz w:val="18"/>
                <w:szCs w:val="18"/>
              </w:rPr>
              <w:t>”, then list =</w:t>
            </w:r>
          </w:p>
          <w:p w14:paraId="01464908" w14:textId="77777777" w:rsidR="00EA2549" w:rsidRPr="004A5476" w:rsidRDefault="00EA2549" w:rsidP="00554645">
            <w:pPr>
              <w:keepNext/>
              <w:widowControl w:val="0"/>
              <w:autoSpaceDE w:val="0"/>
              <w:autoSpaceDN w:val="0"/>
              <w:adjustRightInd w:val="0"/>
              <w:rPr>
                <w:rFonts w:asciiTheme="minorHAnsi" w:hAnsiTheme="minorHAnsi" w:cs="Helvetica"/>
                <w:sz w:val="18"/>
                <w:szCs w:val="18"/>
              </w:rPr>
            </w:pPr>
            <w:r w:rsidRPr="004A5476">
              <w:rPr>
                <w:rFonts w:asciiTheme="minorHAnsi" w:hAnsiTheme="minorHAnsi" w:cs="Helvetica"/>
                <w:sz w:val="18"/>
                <w:szCs w:val="18"/>
              </w:rPr>
              <w:tab/>
              <w:t>Superheat</w:t>
            </w:r>
          </w:p>
          <w:p w14:paraId="0146490A" w14:textId="1958679F" w:rsidR="00EA2549" w:rsidRPr="004A5476" w:rsidRDefault="00EA2549" w:rsidP="00554645">
            <w:pPr>
              <w:keepNext/>
              <w:widowControl w:val="0"/>
              <w:autoSpaceDE w:val="0"/>
              <w:autoSpaceDN w:val="0"/>
              <w:adjustRightInd w:val="0"/>
              <w:rPr>
                <w:rFonts w:asciiTheme="minorHAnsi" w:hAnsiTheme="minorHAnsi" w:cs="Helvetica"/>
                <w:sz w:val="18"/>
                <w:szCs w:val="18"/>
              </w:rPr>
            </w:pPr>
            <w:r w:rsidRPr="004A5476">
              <w:rPr>
                <w:rFonts w:asciiTheme="minorHAnsi" w:hAnsiTheme="minorHAnsi" w:cs="Helvetica"/>
                <w:sz w:val="18"/>
                <w:szCs w:val="18"/>
              </w:rPr>
              <w:tab/>
              <w:t>Subcool</w:t>
            </w:r>
            <w:r w:rsidR="00AB1A0D">
              <w:rPr>
                <w:rFonts w:asciiTheme="minorHAnsi" w:hAnsiTheme="minorHAnsi" w:cs="Helvetica"/>
                <w:sz w:val="18"/>
                <w:szCs w:val="18"/>
              </w:rPr>
              <w:t>ing</w:t>
            </w:r>
          </w:p>
          <w:p w14:paraId="0146490C" w14:textId="1708A6C2" w:rsidR="00EA2549" w:rsidRPr="004A5476" w:rsidRDefault="00EA2549" w:rsidP="00554645">
            <w:pPr>
              <w:keepNext/>
              <w:widowControl w:val="0"/>
              <w:autoSpaceDE w:val="0"/>
              <w:autoSpaceDN w:val="0"/>
              <w:adjustRightInd w:val="0"/>
              <w:rPr>
                <w:rFonts w:asciiTheme="minorHAnsi" w:hAnsiTheme="minorHAnsi" w:cs="Helvetica"/>
                <w:sz w:val="18"/>
                <w:szCs w:val="18"/>
              </w:rPr>
            </w:pPr>
            <w:r w:rsidRPr="004A5476">
              <w:rPr>
                <w:rFonts w:asciiTheme="minorHAnsi" w:hAnsiTheme="minorHAnsi" w:cs="Helvetica"/>
                <w:sz w:val="18"/>
                <w:szCs w:val="18"/>
              </w:rPr>
              <w:tab/>
            </w:r>
          </w:p>
          <w:p w14:paraId="28B19BD7" w14:textId="441E88FF" w:rsidR="00AB1A0D" w:rsidRDefault="00AB1A0D" w:rsidP="00554645">
            <w:pPr>
              <w:keepNext/>
              <w:widowControl w:val="0"/>
              <w:autoSpaceDE w:val="0"/>
              <w:autoSpaceDN w:val="0"/>
              <w:adjustRightInd w:val="0"/>
              <w:rPr>
                <w:rFonts w:asciiTheme="minorHAnsi" w:hAnsiTheme="minorHAnsi" w:cs="Helvetica"/>
                <w:sz w:val="18"/>
                <w:szCs w:val="18"/>
              </w:rPr>
            </w:pPr>
            <w:r>
              <w:rPr>
                <w:rFonts w:asciiTheme="minorHAnsi" w:hAnsiTheme="minorHAnsi" w:cs="Helvetica"/>
                <w:sz w:val="18"/>
                <w:szCs w:val="18"/>
              </w:rPr>
              <w:t xml:space="preserve">Else if A11 = “no FID” and A15 = “Weigh-in with HERS Rater observation”, then list = </w:t>
            </w:r>
          </w:p>
          <w:p w14:paraId="627A8450" w14:textId="676A9163" w:rsidR="00AB1A0D" w:rsidRDefault="00AB1A0D" w:rsidP="00AB1A0D">
            <w:pPr>
              <w:keepNext/>
              <w:widowControl w:val="0"/>
              <w:autoSpaceDE w:val="0"/>
              <w:autoSpaceDN w:val="0"/>
              <w:adjustRightInd w:val="0"/>
              <w:ind w:left="695"/>
              <w:rPr>
                <w:rFonts w:asciiTheme="minorHAnsi" w:hAnsiTheme="minorHAnsi" w:cs="Helvetica"/>
                <w:sz w:val="18"/>
                <w:szCs w:val="18"/>
              </w:rPr>
            </w:pPr>
            <w:r>
              <w:rPr>
                <w:rFonts w:asciiTheme="minorHAnsi" w:hAnsiTheme="minorHAnsi" w:cs="Helvetica"/>
                <w:sz w:val="18"/>
                <w:szCs w:val="18"/>
              </w:rPr>
              <w:t>Weigh-In Observation</w:t>
            </w:r>
          </w:p>
          <w:p w14:paraId="40B43DCE" w14:textId="77777777" w:rsidR="00AB1A0D" w:rsidRDefault="00AB1A0D" w:rsidP="00554645">
            <w:pPr>
              <w:keepNext/>
              <w:widowControl w:val="0"/>
              <w:autoSpaceDE w:val="0"/>
              <w:autoSpaceDN w:val="0"/>
              <w:adjustRightInd w:val="0"/>
              <w:rPr>
                <w:rFonts w:asciiTheme="minorHAnsi" w:hAnsiTheme="minorHAnsi" w:cs="Helvetica"/>
                <w:sz w:val="18"/>
                <w:szCs w:val="18"/>
              </w:rPr>
            </w:pPr>
          </w:p>
          <w:p w14:paraId="0146490D" w14:textId="630B0DBC" w:rsidR="00EA2549" w:rsidRPr="004A5476" w:rsidRDefault="00EA2549" w:rsidP="00554645">
            <w:pPr>
              <w:keepNext/>
              <w:widowControl w:val="0"/>
              <w:autoSpaceDE w:val="0"/>
              <w:autoSpaceDN w:val="0"/>
              <w:adjustRightInd w:val="0"/>
              <w:rPr>
                <w:rFonts w:asciiTheme="minorHAnsi" w:hAnsiTheme="minorHAnsi" w:cs="Helvetica"/>
                <w:sz w:val="18"/>
                <w:szCs w:val="18"/>
              </w:rPr>
            </w:pPr>
            <w:r w:rsidRPr="004A5476">
              <w:rPr>
                <w:rFonts w:asciiTheme="minorHAnsi" w:hAnsiTheme="minorHAnsi" w:cs="Helvetica"/>
                <w:sz w:val="18"/>
                <w:szCs w:val="18"/>
              </w:rPr>
              <w:t xml:space="preserve">Else, If </w:t>
            </w:r>
            <w:r w:rsidR="00F13C05">
              <w:rPr>
                <w:rFonts w:asciiTheme="minorHAnsi" w:hAnsiTheme="minorHAnsi" w:cs="Helvetica"/>
                <w:sz w:val="18"/>
                <w:szCs w:val="18"/>
              </w:rPr>
              <w:t>A11</w:t>
            </w:r>
            <w:r w:rsidRPr="004A5476">
              <w:rPr>
                <w:rFonts w:asciiTheme="minorHAnsi" w:hAnsiTheme="minorHAnsi" w:cs="Helvetica"/>
                <w:sz w:val="18"/>
                <w:szCs w:val="18"/>
              </w:rPr>
              <w:t xml:space="preserve"> = “factory installed </w:t>
            </w:r>
            <w:r w:rsidR="00A3722C">
              <w:rPr>
                <w:rFonts w:asciiTheme="minorHAnsi" w:hAnsiTheme="minorHAnsi" w:cs="Helvetica"/>
                <w:sz w:val="18"/>
                <w:szCs w:val="18"/>
              </w:rPr>
              <w:t>FID</w:t>
            </w:r>
            <w:r w:rsidRPr="004A5476">
              <w:rPr>
                <w:rFonts w:asciiTheme="minorHAnsi" w:hAnsiTheme="minorHAnsi" w:cs="Helvetica"/>
                <w:sz w:val="18"/>
                <w:szCs w:val="18"/>
              </w:rPr>
              <w:t xml:space="preserve">” or “field installed </w:t>
            </w:r>
            <w:r w:rsidR="00A3722C">
              <w:rPr>
                <w:rFonts w:asciiTheme="minorHAnsi" w:hAnsiTheme="minorHAnsi" w:cs="Helvetica"/>
                <w:sz w:val="18"/>
                <w:szCs w:val="18"/>
              </w:rPr>
              <w:t>FID</w:t>
            </w:r>
            <w:r w:rsidRPr="004A5476">
              <w:rPr>
                <w:rFonts w:asciiTheme="minorHAnsi" w:hAnsiTheme="minorHAnsi" w:cs="Helvetica"/>
                <w:sz w:val="18"/>
                <w:szCs w:val="18"/>
              </w:rPr>
              <w:t>”, then list =</w:t>
            </w:r>
          </w:p>
          <w:p w14:paraId="0146490E" w14:textId="3A1ADF81" w:rsidR="00EA2549" w:rsidRPr="004A5476" w:rsidRDefault="00EA2549" w:rsidP="00554645">
            <w:pPr>
              <w:keepNext/>
              <w:widowControl w:val="0"/>
              <w:autoSpaceDE w:val="0"/>
              <w:autoSpaceDN w:val="0"/>
              <w:adjustRightInd w:val="0"/>
              <w:rPr>
                <w:rFonts w:asciiTheme="minorHAnsi" w:hAnsiTheme="minorHAnsi" w:cs="Helvetica"/>
                <w:sz w:val="18"/>
                <w:szCs w:val="18"/>
              </w:rPr>
            </w:pPr>
            <w:r w:rsidRPr="004A5476">
              <w:rPr>
                <w:rFonts w:asciiTheme="minorHAnsi" w:hAnsiTheme="minorHAnsi" w:cs="Helvetica"/>
                <w:sz w:val="18"/>
                <w:szCs w:val="18"/>
              </w:rPr>
              <w:tab/>
            </w:r>
            <w:r w:rsidR="00A3722C">
              <w:rPr>
                <w:rFonts w:asciiTheme="minorHAnsi" w:hAnsiTheme="minorHAnsi" w:cs="Helvetica"/>
                <w:sz w:val="18"/>
                <w:szCs w:val="18"/>
              </w:rPr>
              <w:t>FID</w:t>
            </w:r>
            <w:r w:rsidRPr="004A5476">
              <w:rPr>
                <w:rFonts w:asciiTheme="minorHAnsi" w:hAnsiTheme="minorHAnsi" w:cs="Helvetica"/>
                <w:sz w:val="18"/>
                <w:szCs w:val="18"/>
              </w:rPr>
              <w:t xml:space="preserve"> Verification</w:t>
            </w:r>
          </w:p>
          <w:p w14:paraId="0146490F" w14:textId="77777777" w:rsidR="00EA2549" w:rsidRPr="004A5476" w:rsidRDefault="00EA2549" w:rsidP="00554645">
            <w:pPr>
              <w:keepNext/>
              <w:widowControl w:val="0"/>
              <w:autoSpaceDE w:val="0"/>
              <w:autoSpaceDN w:val="0"/>
              <w:adjustRightInd w:val="0"/>
              <w:rPr>
                <w:rFonts w:asciiTheme="minorHAnsi" w:hAnsiTheme="minorHAnsi" w:cs="Helvetica"/>
                <w:sz w:val="18"/>
                <w:szCs w:val="18"/>
              </w:rPr>
            </w:pPr>
          </w:p>
          <w:p w14:paraId="01464916" w14:textId="08C1CBD4" w:rsidR="00EA2549" w:rsidRPr="004A5476" w:rsidRDefault="00EA2549" w:rsidP="00AB1A0D">
            <w:pPr>
              <w:keepNext/>
              <w:widowControl w:val="0"/>
              <w:autoSpaceDE w:val="0"/>
              <w:autoSpaceDN w:val="0"/>
              <w:adjustRightInd w:val="0"/>
              <w:rPr>
                <w:rFonts w:asciiTheme="minorHAnsi" w:hAnsiTheme="minorHAnsi"/>
                <w:sz w:val="18"/>
                <w:szCs w:val="18"/>
              </w:rPr>
            </w:pPr>
            <w:r w:rsidRPr="004A5476">
              <w:rPr>
                <w:rFonts w:asciiTheme="minorHAnsi" w:hAnsiTheme="minorHAnsi" w:cs="Helvetica"/>
                <w:sz w:val="18"/>
                <w:szCs w:val="18"/>
              </w:rPr>
              <w:t xml:space="preserve">Else, If </w:t>
            </w:r>
            <w:r w:rsidR="00F13C05">
              <w:rPr>
                <w:rFonts w:asciiTheme="minorHAnsi" w:hAnsiTheme="minorHAnsi" w:cs="Helvetica"/>
                <w:sz w:val="18"/>
                <w:szCs w:val="18"/>
              </w:rPr>
              <w:t>A15</w:t>
            </w:r>
            <w:r w:rsidRPr="004A5476">
              <w:rPr>
                <w:rFonts w:asciiTheme="minorHAnsi" w:hAnsiTheme="minorHAnsi" w:cs="Helvetica"/>
                <w:sz w:val="18"/>
                <w:szCs w:val="18"/>
              </w:rPr>
              <w:t xml:space="preserve"> = “New Package Unit Factory Charge”, then </w:t>
            </w:r>
            <w:r w:rsidR="00AB1A0D">
              <w:rPr>
                <w:rFonts w:asciiTheme="minorHAnsi" w:hAnsiTheme="minorHAnsi" w:cs="Helvetica"/>
                <w:sz w:val="18"/>
                <w:szCs w:val="18"/>
              </w:rPr>
              <w:t>do not proceed. A CF3R-MCH-25 is not required when a CF2R-MCH-25f is used.</w:t>
            </w:r>
          </w:p>
          <w:p w14:paraId="01464917" w14:textId="77EF6563" w:rsidR="00EA2549" w:rsidRPr="004A5476" w:rsidRDefault="00EA2549" w:rsidP="00554645">
            <w:pPr>
              <w:keepNext/>
              <w:widowControl w:val="0"/>
              <w:autoSpaceDE w:val="0"/>
              <w:autoSpaceDN w:val="0"/>
              <w:adjustRightInd w:val="0"/>
              <w:rPr>
                <w:rFonts w:asciiTheme="minorHAnsi" w:hAnsiTheme="minorHAnsi" w:cs="Helvetica"/>
                <w:sz w:val="18"/>
                <w:szCs w:val="18"/>
              </w:rPr>
            </w:pPr>
            <w:r w:rsidRPr="004A5476">
              <w:rPr>
                <w:rFonts w:asciiTheme="minorHAnsi" w:hAnsiTheme="minorHAnsi" w:cs="Helvetica"/>
                <w:sz w:val="18"/>
                <w:szCs w:val="18"/>
              </w:rPr>
              <w:t xml:space="preserve">Else, If </w:t>
            </w:r>
            <w:r w:rsidR="00F13C05">
              <w:rPr>
                <w:rFonts w:asciiTheme="minorHAnsi" w:hAnsiTheme="minorHAnsi" w:cs="Helvetica"/>
                <w:sz w:val="18"/>
                <w:szCs w:val="18"/>
              </w:rPr>
              <w:t>A12</w:t>
            </w:r>
            <w:r w:rsidRPr="004A5476">
              <w:rPr>
                <w:rFonts w:asciiTheme="minorHAnsi" w:hAnsiTheme="minorHAnsi" w:cs="Helvetica"/>
                <w:sz w:val="18"/>
                <w:szCs w:val="18"/>
              </w:rPr>
              <w:t xml:space="preserve"> = “No”, or </w:t>
            </w:r>
            <w:r w:rsidR="00F13C05">
              <w:rPr>
                <w:rFonts w:asciiTheme="minorHAnsi" w:hAnsiTheme="minorHAnsi" w:cs="Helvetica"/>
                <w:sz w:val="18"/>
                <w:szCs w:val="18"/>
              </w:rPr>
              <w:t>A13</w:t>
            </w:r>
            <w:r w:rsidRPr="004A5476">
              <w:rPr>
                <w:rFonts w:asciiTheme="minorHAnsi" w:hAnsiTheme="minorHAnsi" w:cs="Helvetica"/>
                <w:sz w:val="18"/>
                <w:szCs w:val="18"/>
              </w:rPr>
              <w:t xml:space="preserve"> = “No”, then list =</w:t>
            </w:r>
          </w:p>
          <w:p w14:paraId="01464918" w14:textId="77777777" w:rsidR="00EA2549" w:rsidRPr="004A5476" w:rsidRDefault="00EA2549" w:rsidP="00554645">
            <w:pPr>
              <w:keepNext/>
              <w:widowControl w:val="0"/>
              <w:autoSpaceDE w:val="0"/>
              <w:autoSpaceDN w:val="0"/>
              <w:adjustRightInd w:val="0"/>
              <w:rPr>
                <w:rFonts w:asciiTheme="minorHAnsi" w:hAnsiTheme="minorHAnsi" w:cs="Helvetica"/>
                <w:sz w:val="18"/>
                <w:szCs w:val="18"/>
              </w:rPr>
            </w:pPr>
            <w:r w:rsidRPr="004A5476">
              <w:rPr>
                <w:rFonts w:asciiTheme="minorHAnsi" w:hAnsiTheme="minorHAnsi" w:cs="Helvetica"/>
                <w:sz w:val="18"/>
                <w:szCs w:val="18"/>
              </w:rPr>
              <w:tab/>
            </w:r>
            <w:r w:rsidRPr="004A5476">
              <w:rPr>
                <w:rFonts w:asciiTheme="minorHAnsi" w:hAnsiTheme="minorHAnsi" w:cs="Helvetica"/>
                <w:sz w:val="18"/>
                <w:szCs w:val="18"/>
              </w:rPr>
              <w:tab/>
              <w:t>Weigh-In Observation</w:t>
            </w:r>
          </w:p>
        </w:tc>
      </w:tr>
      <w:tr w:rsidR="00EA2549" w:rsidRPr="004A5476" w14:paraId="0146491E" w14:textId="77777777">
        <w:trPr>
          <w:cantSplit/>
          <w:trHeight w:val="953"/>
        </w:trPr>
        <w:tc>
          <w:tcPr>
            <w:tcW w:w="288" w:type="pct"/>
            <w:vAlign w:val="center"/>
          </w:tcPr>
          <w:p w14:paraId="0146491A" w14:textId="1132DD90" w:rsidR="00EA2549" w:rsidRPr="004A5476" w:rsidRDefault="00C1201D" w:rsidP="00554645">
            <w:pPr>
              <w:pStyle w:val="Header"/>
              <w:keepNext/>
              <w:tabs>
                <w:tab w:val="clear" w:pos="4320"/>
                <w:tab w:val="clear" w:pos="8640"/>
              </w:tabs>
              <w:rPr>
                <w:rFonts w:asciiTheme="minorHAnsi" w:hAnsiTheme="minorHAnsi"/>
                <w:sz w:val="18"/>
                <w:szCs w:val="18"/>
              </w:rPr>
            </w:pPr>
            <w:r>
              <w:rPr>
                <w:rFonts w:asciiTheme="minorHAnsi" w:hAnsiTheme="minorHAnsi"/>
                <w:sz w:val="18"/>
                <w:szCs w:val="18"/>
              </w:rPr>
              <w:t>18</w:t>
            </w:r>
          </w:p>
        </w:tc>
        <w:tc>
          <w:tcPr>
            <w:tcW w:w="2212" w:type="pct"/>
            <w:vAlign w:val="center"/>
          </w:tcPr>
          <w:p w14:paraId="0146491B" w14:textId="54B21F4B" w:rsidR="00EA2549" w:rsidRPr="004A5476" w:rsidRDefault="00EA2549" w:rsidP="007E687C">
            <w:pPr>
              <w:keepNext/>
              <w:rPr>
                <w:rFonts w:asciiTheme="minorHAnsi" w:hAnsiTheme="minorHAnsi"/>
                <w:sz w:val="18"/>
                <w:szCs w:val="18"/>
              </w:rPr>
            </w:pPr>
            <w:r w:rsidRPr="004A5476">
              <w:rPr>
                <w:rFonts w:asciiTheme="minorHAnsi" w:hAnsiTheme="minorHAnsi"/>
                <w:sz w:val="18"/>
                <w:szCs w:val="18"/>
              </w:rPr>
              <w:t xml:space="preserve">Refrigerant </w:t>
            </w:r>
            <w:r w:rsidR="00682C77">
              <w:rPr>
                <w:rFonts w:asciiTheme="minorHAnsi" w:hAnsiTheme="minorHAnsi"/>
                <w:sz w:val="18"/>
                <w:szCs w:val="18"/>
              </w:rPr>
              <w:t>C</w:t>
            </w:r>
            <w:r w:rsidRPr="004A5476">
              <w:rPr>
                <w:rFonts w:asciiTheme="minorHAnsi" w:hAnsiTheme="minorHAnsi"/>
                <w:sz w:val="18"/>
                <w:szCs w:val="18"/>
              </w:rPr>
              <w:t xml:space="preserve">harge </w:t>
            </w:r>
            <w:r w:rsidR="00682C77">
              <w:rPr>
                <w:rFonts w:asciiTheme="minorHAnsi" w:hAnsiTheme="minorHAnsi"/>
                <w:sz w:val="18"/>
                <w:szCs w:val="18"/>
              </w:rPr>
              <w:t>V</w:t>
            </w:r>
            <w:r w:rsidRPr="004A5476">
              <w:rPr>
                <w:rFonts w:asciiTheme="minorHAnsi" w:hAnsiTheme="minorHAnsi"/>
                <w:sz w:val="18"/>
                <w:szCs w:val="18"/>
              </w:rPr>
              <w:t xml:space="preserve">erification </w:t>
            </w:r>
            <w:r w:rsidR="00682C77">
              <w:rPr>
                <w:rFonts w:asciiTheme="minorHAnsi" w:hAnsiTheme="minorHAnsi"/>
                <w:sz w:val="18"/>
                <w:szCs w:val="18"/>
              </w:rPr>
              <w:t>M</w:t>
            </w:r>
            <w:r w:rsidRPr="004A5476">
              <w:rPr>
                <w:rFonts w:asciiTheme="minorHAnsi" w:hAnsiTheme="minorHAnsi"/>
                <w:sz w:val="18"/>
                <w:szCs w:val="18"/>
              </w:rPr>
              <w:t xml:space="preserve">ethod </w:t>
            </w:r>
            <w:r w:rsidR="00682C77">
              <w:rPr>
                <w:rFonts w:asciiTheme="minorHAnsi" w:hAnsiTheme="minorHAnsi"/>
                <w:sz w:val="18"/>
                <w:szCs w:val="18"/>
              </w:rPr>
              <w:t>U</w:t>
            </w:r>
            <w:r w:rsidRPr="004A5476">
              <w:rPr>
                <w:rFonts w:asciiTheme="minorHAnsi" w:hAnsiTheme="minorHAnsi"/>
                <w:sz w:val="18"/>
                <w:szCs w:val="18"/>
              </w:rPr>
              <w:t>sed by HERS Rater</w:t>
            </w:r>
          </w:p>
        </w:tc>
        <w:tc>
          <w:tcPr>
            <w:tcW w:w="2500" w:type="pct"/>
            <w:vAlign w:val="center"/>
          </w:tcPr>
          <w:p w14:paraId="0146491C" w14:textId="77777777" w:rsidR="00EA2549" w:rsidRPr="004A5476" w:rsidRDefault="00EA2549" w:rsidP="00554645">
            <w:pPr>
              <w:keepNext/>
              <w:spacing w:after="60"/>
              <w:rPr>
                <w:rFonts w:asciiTheme="minorHAnsi" w:hAnsiTheme="minorHAnsi"/>
                <w:sz w:val="18"/>
                <w:szCs w:val="18"/>
              </w:rPr>
            </w:pPr>
            <w:r w:rsidRPr="004A5476">
              <w:rPr>
                <w:rFonts w:asciiTheme="minorHAnsi" w:hAnsiTheme="minorHAnsi"/>
                <w:sz w:val="18"/>
                <w:szCs w:val="18"/>
              </w:rPr>
              <w:t>&lt;&lt;</w:t>
            </w:r>
            <w:proofErr w:type="gramStart"/>
            <w:r w:rsidRPr="004A5476">
              <w:rPr>
                <w:rFonts w:asciiTheme="minorHAnsi" w:hAnsiTheme="minorHAnsi"/>
                <w:sz w:val="18"/>
                <w:szCs w:val="18"/>
              </w:rPr>
              <w:t>user</w:t>
            </w:r>
            <w:proofErr w:type="gramEnd"/>
            <w:r w:rsidRPr="004A5476">
              <w:rPr>
                <w:rFonts w:asciiTheme="minorHAnsi" w:hAnsiTheme="minorHAnsi"/>
                <w:sz w:val="18"/>
                <w:szCs w:val="18"/>
              </w:rPr>
              <w:t xml:space="preserve"> pick one from list generated in previous row&gt;&gt;&gt;</w:t>
            </w:r>
          </w:p>
          <w:p w14:paraId="0146491D" w14:textId="77777777" w:rsidR="00EA2549" w:rsidRPr="004A5476" w:rsidRDefault="00EA2549" w:rsidP="00554645">
            <w:pPr>
              <w:keepNext/>
              <w:spacing w:after="60"/>
              <w:rPr>
                <w:rFonts w:asciiTheme="minorHAnsi" w:hAnsiTheme="minorHAnsi"/>
                <w:sz w:val="18"/>
                <w:szCs w:val="18"/>
              </w:rPr>
            </w:pPr>
          </w:p>
        </w:tc>
      </w:tr>
      <w:tr w:rsidR="00EA2549" w:rsidRPr="004A5476" w14:paraId="01464933" w14:textId="77777777">
        <w:trPr>
          <w:cantSplit/>
          <w:trHeight w:val="953"/>
        </w:trPr>
        <w:tc>
          <w:tcPr>
            <w:tcW w:w="288" w:type="pct"/>
            <w:vAlign w:val="center"/>
          </w:tcPr>
          <w:p w14:paraId="0146491F" w14:textId="57114A19" w:rsidR="00EA2549" w:rsidRPr="004A5476" w:rsidDel="005B4BA0" w:rsidRDefault="00EA2549" w:rsidP="00554645">
            <w:pPr>
              <w:pStyle w:val="Header"/>
              <w:keepNext/>
              <w:tabs>
                <w:tab w:val="clear" w:pos="4320"/>
                <w:tab w:val="clear" w:pos="8640"/>
              </w:tabs>
              <w:rPr>
                <w:rFonts w:asciiTheme="minorHAnsi" w:hAnsiTheme="minorHAnsi"/>
                <w:sz w:val="18"/>
                <w:szCs w:val="18"/>
              </w:rPr>
            </w:pPr>
          </w:p>
        </w:tc>
        <w:tc>
          <w:tcPr>
            <w:tcW w:w="2212" w:type="pct"/>
            <w:vAlign w:val="center"/>
          </w:tcPr>
          <w:p w14:paraId="01464920" w14:textId="77777777" w:rsidR="00EA2549" w:rsidRPr="004A5476" w:rsidRDefault="00EA2549" w:rsidP="00554645">
            <w:pPr>
              <w:keepNext/>
              <w:rPr>
                <w:rFonts w:asciiTheme="minorHAnsi" w:hAnsiTheme="minorHAnsi"/>
                <w:sz w:val="18"/>
                <w:szCs w:val="18"/>
              </w:rPr>
            </w:pPr>
            <w:r w:rsidRPr="004A5476">
              <w:rPr>
                <w:rFonts w:asciiTheme="minorHAnsi" w:hAnsiTheme="minorHAnsi"/>
                <w:sz w:val="18"/>
                <w:szCs w:val="18"/>
              </w:rPr>
              <w:t xml:space="preserve">determine compliance method for this </w:t>
            </w:r>
            <w:proofErr w:type="gramStart"/>
            <w:r w:rsidRPr="004A5476">
              <w:rPr>
                <w:rFonts w:asciiTheme="minorHAnsi" w:hAnsiTheme="minorHAnsi"/>
                <w:sz w:val="18"/>
                <w:szCs w:val="18"/>
              </w:rPr>
              <w:t>document;  display</w:t>
            </w:r>
            <w:proofErr w:type="gramEnd"/>
            <w:r w:rsidRPr="004A5476">
              <w:rPr>
                <w:rFonts w:asciiTheme="minorHAnsi" w:hAnsiTheme="minorHAnsi"/>
                <w:sz w:val="18"/>
                <w:szCs w:val="18"/>
              </w:rPr>
              <w:t xml:space="preserve"> applicable tables below;</w:t>
            </w:r>
          </w:p>
          <w:p w14:paraId="01464921" w14:textId="77777777" w:rsidR="00EA2549" w:rsidRPr="004A5476" w:rsidRDefault="00EA2549" w:rsidP="00554645">
            <w:pPr>
              <w:pStyle w:val="Header"/>
              <w:keepNext/>
              <w:tabs>
                <w:tab w:val="clear" w:pos="4320"/>
                <w:tab w:val="clear" w:pos="8640"/>
              </w:tabs>
              <w:rPr>
                <w:rFonts w:asciiTheme="minorHAnsi" w:hAnsiTheme="minorHAnsi"/>
                <w:sz w:val="18"/>
                <w:szCs w:val="18"/>
              </w:rPr>
            </w:pPr>
            <w:r w:rsidRPr="004A5476">
              <w:rPr>
                <w:rFonts w:asciiTheme="minorHAnsi" w:hAnsiTheme="minorHAnsi"/>
                <w:sz w:val="18"/>
                <w:szCs w:val="18"/>
              </w:rPr>
              <w:t>(this row not visible to user)</w:t>
            </w:r>
          </w:p>
        </w:tc>
        <w:tc>
          <w:tcPr>
            <w:tcW w:w="2500" w:type="pct"/>
            <w:vAlign w:val="center"/>
          </w:tcPr>
          <w:p w14:paraId="01464922" w14:textId="77777777" w:rsidR="00EA2549" w:rsidRPr="004A5476" w:rsidRDefault="00EA2549" w:rsidP="00554645">
            <w:pPr>
              <w:keepNext/>
              <w:rPr>
                <w:rFonts w:asciiTheme="minorHAnsi" w:hAnsiTheme="minorHAnsi"/>
                <w:sz w:val="18"/>
                <w:szCs w:val="18"/>
              </w:rPr>
            </w:pPr>
            <w:r w:rsidRPr="004A5476">
              <w:rPr>
                <w:rFonts w:asciiTheme="minorHAnsi" w:hAnsiTheme="minorHAnsi"/>
                <w:sz w:val="18"/>
                <w:szCs w:val="18"/>
              </w:rPr>
              <w:t xml:space="preserve">&lt;&lt;calculated field:  </w:t>
            </w:r>
          </w:p>
          <w:p w14:paraId="01464923" w14:textId="4D547E24" w:rsidR="00EA2549" w:rsidRPr="004A5476" w:rsidRDefault="00EA2549" w:rsidP="00554645">
            <w:pPr>
              <w:keepNext/>
              <w:rPr>
                <w:rFonts w:asciiTheme="minorHAnsi" w:hAnsiTheme="minorHAnsi"/>
                <w:sz w:val="18"/>
                <w:szCs w:val="18"/>
              </w:rPr>
            </w:pPr>
            <w:r w:rsidRPr="004A5476">
              <w:rPr>
                <w:rFonts w:asciiTheme="minorHAnsi" w:hAnsiTheme="minorHAnsi"/>
                <w:sz w:val="18"/>
                <w:szCs w:val="18"/>
              </w:rPr>
              <w:t xml:space="preserve">If </w:t>
            </w:r>
            <w:r w:rsidR="00F13C05">
              <w:rPr>
                <w:rFonts w:asciiTheme="minorHAnsi" w:hAnsiTheme="minorHAnsi"/>
                <w:sz w:val="18"/>
                <w:szCs w:val="18"/>
              </w:rPr>
              <w:t>A18</w:t>
            </w:r>
            <w:r w:rsidRPr="004A5476">
              <w:rPr>
                <w:rFonts w:asciiTheme="minorHAnsi" w:hAnsiTheme="minorHAnsi"/>
                <w:sz w:val="18"/>
                <w:szCs w:val="18"/>
              </w:rPr>
              <w:t>=</w:t>
            </w:r>
            <w:proofErr w:type="gramStart"/>
            <w:r w:rsidRPr="004A5476">
              <w:rPr>
                <w:rFonts w:asciiTheme="minorHAnsi" w:hAnsiTheme="minorHAnsi"/>
                <w:sz w:val="18"/>
                <w:szCs w:val="18"/>
                <w:u w:val="single"/>
              </w:rPr>
              <w:t>Superheat</w:t>
            </w:r>
            <w:r w:rsidRPr="004A5476">
              <w:rPr>
                <w:rFonts w:asciiTheme="minorHAnsi" w:hAnsiTheme="minorHAnsi"/>
                <w:sz w:val="18"/>
                <w:szCs w:val="18"/>
              </w:rPr>
              <w:t>;  then</w:t>
            </w:r>
            <w:proofErr w:type="gramEnd"/>
            <w:r w:rsidRPr="004A5476">
              <w:rPr>
                <w:rFonts w:asciiTheme="minorHAnsi" w:hAnsiTheme="minorHAnsi"/>
                <w:sz w:val="18"/>
                <w:szCs w:val="18"/>
              </w:rPr>
              <w:t xml:space="preserve"> display method:</w:t>
            </w:r>
          </w:p>
          <w:p w14:paraId="01464924" w14:textId="77777777" w:rsidR="00EA2549" w:rsidRPr="004A5476" w:rsidRDefault="00EA2549" w:rsidP="00554645">
            <w:pPr>
              <w:keepNext/>
              <w:rPr>
                <w:rFonts w:asciiTheme="minorHAnsi" w:hAnsiTheme="minorHAnsi"/>
                <w:sz w:val="18"/>
                <w:szCs w:val="18"/>
              </w:rPr>
            </w:pPr>
            <w:r w:rsidRPr="004A5476">
              <w:rPr>
                <w:rFonts w:asciiTheme="minorHAnsi" w:hAnsiTheme="minorHAnsi"/>
                <w:sz w:val="18"/>
                <w:szCs w:val="18"/>
              </w:rPr>
              <w:t xml:space="preserve">25a Superheat Charge Verification </w:t>
            </w:r>
            <w:proofErr w:type="gramStart"/>
            <w:r w:rsidRPr="004A5476">
              <w:rPr>
                <w:rFonts w:asciiTheme="minorHAnsi" w:hAnsiTheme="minorHAnsi"/>
                <w:sz w:val="18"/>
                <w:szCs w:val="18"/>
              </w:rPr>
              <w:t>Procedure;</w:t>
            </w:r>
            <w:proofErr w:type="gramEnd"/>
          </w:p>
          <w:p w14:paraId="01464925" w14:textId="77777777" w:rsidR="00EA2549" w:rsidRPr="004A5476" w:rsidRDefault="00EA2549" w:rsidP="00554645">
            <w:pPr>
              <w:keepNext/>
              <w:rPr>
                <w:rFonts w:asciiTheme="minorHAnsi" w:hAnsiTheme="minorHAnsi"/>
                <w:sz w:val="18"/>
                <w:szCs w:val="18"/>
              </w:rPr>
            </w:pPr>
          </w:p>
          <w:p w14:paraId="01464926" w14:textId="3D781BD8" w:rsidR="00EA2549" w:rsidRPr="004A5476" w:rsidRDefault="00EA2549" w:rsidP="00554645">
            <w:pPr>
              <w:keepNext/>
              <w:rPr>
                <w:rFonts w:asciiTheme="minorHAnsi" w:hAnsiTheme="minorHAnsi"/>
                <w:sz w:val="18"/>
                <w:szCs w:val="18"/>
              </w:rPr>
            </w:pPr>
            <w:r w:rsidRPr="004A5476">
              <w:rPr>
                <w:rFonts w:asciiTheme="minorHAnsi" w:hAnsiTheme="minorHAnsi"/>
                <w:sz w:val="18"/>
                <w:szCs w:val="18"/>
              </w:rPr>
              <w:t xml:space="preserve">elseif </w:t>
            </w:r>
            <w:r w:rsidR="00F13C05">
              <w:rPr>
                <w:rFonts w:asciiTheme="minorHAnsi" w:hAnsiTheme="minorHAnsi"/>
                <w:sz w:val="18"/>
                <w:szCs w:val="18"/>
              </w:rPr>
              <w:t>A18</w:t>
            </w:r>
            <w:r w:rsidRPr="004A5476">
              <w:rPr>
                <w:rFonts w:asciiTheme="minorHAnsi" w:hAnsiTheme="minorHAnsi"/>
                <w:sz w:val="18"/>
                <w:szCs w:val="18"/>
              </w:rPr>
              <w:t>=</w:t>
            </w:r>
            <w:r w:rsidRPr="004A5476">
              <w:rPr>
                <w:rFonts w:asciiTheme="minorHAnsi" w:hAnsiTheme="minorHAnsi"/>
                <w:sz w:val="18"/>
                <w:szCs w:val="18"/>
                <w:u w:val="single"/>
              </w:rPr>
              <w:t xml:space="preserve"> </w:t>
            </w:r>
            <w:proofErr w:type="gramStart"/>
            <w:r w:rsidRPr="004A5476">
              <w:rPr>
                <w:rFonts w:asciiTheme="minorHAnsi" w:hAnsiTheme="minorHAnsi"/>
                <w:sz w:val="18"/>
                <w:szCs w:val="18"/>
                <w:u w:val="single"/>
              </w:rPr>
              <w:t>Subcooling;</w:t>
            </w:r>
            <w:r w:rsidRPr="004A5476">
              <w:rPr>
                <w:rFonts w:asciiTheme="minorHAnsi" w:hAnsiTheme="minorHAnsi"/>
                <w:sz w:val="18"/>
                <w:szCs w:val="18"/>
              </w:rPr>
              <w:t xml:space="preserve">  then</w:t>
            </w:r>
            <w:proofErr w:type="gramEnd"/>
            <w:r w:rsidRPr="004A5476">
              <w:rPr>
                <w:rFonts w:asciiTheme="minorHAnsi" w:hAnsiTheme="minorHAnsi"/>
                <w:sz w:val="18"/>
                <w:szCs w:val="18"/>
              </w:rPr>
              <w:t xml:space="preserve"> display method:</w:t>
            </w:r>
          </w:p>
          <w:p w14:paraId="01464927" w14:textId="77777777" w:rsidR="00EA2549" w:rsidRPr="004A5476" w:rsidRDefault="00EA2549" w:rsidP="00554645">
            <w:pPr>
              <w:keepNext/>
              <w:rPr>
                <w:rFonts w:asciiTheme="minorHAnsi" w:hAnsiTheme="minorHAnsi"/>
                <w:sz w:val="18"/>
                <w:szCs w:val="18"/>
              </w:rPr>
            </w:pPr>
            <w:r w:rsidRPr="004A5476">
              <w:rPr>
                <w:rFonts w:asciiTheme="minorHAnsi" w:hAnsiTheme="minorHAnsi"/>
                <w:sz w:val="18"/>
                <w:szCs w:val="18"/>
              </w:rPr>
              <w:t xml:space="preserve">25b. Subcooling Charge Verification </w:t>
            </w:r>
            <w:proofErr w:type="gramStart"/>
            <w:r w:rsidRPr="004A5476">
              <w:rPr>
                <w:rFonts w:asciiTheme="minorHAnsi" w:hAnsiTheme="minorHAnsi"/>
                <w:sz w:val="18"/>
                <w:szCs w:val="18"/>
              </w:rPr>
              <w:t>Method;</w:t>
            </w:r>
            <w:proofErr w:type="gramEnd"/>
          </w:p>
          <w:p w14:paraId="01464928" w14:textId="77777777" w:rsidR="00EA2549" w:rsidRPr="004A5476" w:rsidRDefault="00EA2549" w:rsidP="00554645">
            <w:pPr>
              <w:keepNext/>
              <w:rPr>
                <w:rFonts w:asciiTheme="minorHAnsi" w:hAnsiTheme="minorHAnsi"/>
                <w:sz w:val="18"/>
                <w:szCs w:val="18"/>
              </w:rPr>
            </w:pPr>
          </w:p>
          <w:p w14:paraId="01464929" w14:textId="43D11578" w:rsidR="00EA2549" w:rsidRPr="004A5476" w:rsidRDefault="00EA2549" w:rsidP="00554645">
            <w:pPr>
              <w:keepNext/>
              <w:rPr>
                <w:rFonts w:asciiTheme="minorHAnsi" w:hAnsiTheme="minorHAnsi"/>
                <w:sz w:val="18"/>
                <w:szCs w:val="18"/>
              </w:rPr>
            </w:pPr>
            <w:r w:rsidRPr="004A5476">
              <w:rPr>
                <w:rFonts w:asciiTheme="minorHAnsi" w:hAnsiTheme="minorHAnsi"/>
                <w:sz w:val="18"/>
                <w:szCs w:val="18"/>
              </w:rPr>
              <w:t xml:space="preserve">elseif </w:t>
            </w:r>
            <w:r w:rsidR="00F13C05">
              <w:rPr>
                <w:rFonts w:asciiTheme="minorHAnsi" w:hAnsiTheme="minorHAnsi"/>
                <w:sz w:val="18"/>
                <w:szCs w:val="18"/>
              </w:rPr>
              <w:t>A18</w:t>
            </w:r>
            <w:r w:rsidRPr="004A5476">
              <w:rPr>
                <w:rFonts w:asciiTheme="minorHAnsi" w:hAnsiTheme="minorHAnsi"/>
                <w:sz w:val="18"/>
                <w:szCs w:val="18"/>
              </w:rPr>
              <w:t>=</w:t>
            </w:r>
            <w:r w:rsidRPr="004A5476">
              <w:rPr>
                <w:rFonts w:asciiTheme="minorHAnsi" w:hAnsiTheme="minorHAnsi"/>
                <w:sz w:val="18"/>
                <w:szCs w:val="18"/>
                <w:u w:val="single"/>
              </w:rPr>
              <w:t xml:space="preserve"> Weigh-in </w:t>
            </w:r>
            <w:proofErr w:type="gramStart"/>
            <w:r w:rsidRPr="004A5476">
              <w:rPr>
                <w:rFonts w:asciiTheme="minorHAnsi" w:hAnsiTheme="minorHAnsi"/>
                <w:sz w:val="18"/>
                <w:szCs w:val="18"/>
                <w:u w:val="single"/>
              </w:rPr>
              <w:t>Observation;</w:t>
            </w:r>
            <w:r w:rsidRPr="004A5476">
              <w:rPr>
                <w:rFonts w:asciiTheme="minorHAnsi" w:hAnsiTheme="minorHAnsi"/>
                <w:sz w:val="18"/>
                <w:szCs w:val="18"/>
              </w:rPr>
              <w:t xml:space="preserve">  then</w:t>
            </w:r>
            <w:proofErr w:type="gramEnd"/>
            <w:r w:rsidRPr="004A5476">
              <w:rPr>
                <w:rFonts w:asciiTheme="minorHAnsi" w:hAnsiTheme="minorHAnsi"/>
                <w:sz w:val="18"/>
                <w:szCs w:val="18"/>
              </w:rPr>
              <w:t xml:space="preserve"> display method:</w:t>
            </w:r>
          </w:p>
          <w:p w14:paraId="0146492A" w14:textId="77777777" w:rsidR="00EA2549" w:rsidRPr="004A5476" w:rsidRDefault="00EA2549" w:rsidP="00554645">
            <w:pPr>
              <w:keepNext/>
              <w:rPr>
                <w:rFonts w:asciiTheme="minorHAnsi" w:hAnsiTheme="minorHAnsi"/>
                <w:sz w:val="18"/>
                <w:szCs w:val="18"/>
              </w:rPr>
            </w:pPr>
            <w:r w:rsidRPr="004A5476">
              <w:rPr>
                <w:rFonts w:asciiTheme="minorHAnsi" w:hAnsiTheme="minorHAnsi"/>
                <w:sz w:val="18"/>
                <w:szCs w:val="18"/>
              </w:rPr>
              <w:t xml:space="preserve">25c. </w:t>
            </w:r>
            <w:r w:rsidRPr="004A5476">
              <w:rPr>
                <w:rFonts w:asciiTheme="minorHAnsi" w:hAnsiTheme="minorHAnsi"/>
                <w:sz w:val="18"/>
                <w:szCs w:val="18"/>
                <w:u w:val="single"/>
              </w:rPr>
              <w:t>Weigh-in</w:t>
            </w:r>
            <w:r w:rsidRPr="004A5476">
              <w:rPr>
                <w:rFonts w:asciiTheme="minorHAnsi" w:hAnsiTheme="minorHAnsi"/>
                <w:sz w:val="18"/>
                <w:szCs w:val="18"/>
              </w:rPr>
              <w:t xml:space="preserve"> Observation </w:t>
            </w:r>
            <w:proofErr w:type="gramStart"/>
            <w:r w:rsidRPr="004A5476">
              <w:rPr>
                <w:rFonts w:asciiTheme="minorHAnsi" w:hAnsiTheme="minorHAnsi"/>
                <w:sz w:val="18"/>
                <w:szCs w:val="18"/>
              </w:rPr>
              <w:t>Procedure;</w:t>
            </w:r>
            <w:proofErr w:type="gramEnd"/>
          </w:p>
          <w:p w14:paraId="0146492B" w14:textId="77777777" w:rsidR="00EA2549" w:rsidRPr="004A5476" w:rsidRDefault="00EA2549" w:rsidP="00554645">
            <w:pPr>
              <w:keepNext/>
              <w:rPr>
                <w:rFonts w:asciiTheme="minorHAnsi" w:hAnsiTheme="minorHAnsi"/>
                <w:sz w:val="18"/>
                <w:szCs w:val="18"/>
              </w:rPr>
            </w:pPr>
          </w:p>
          <w:p w14:paraId="0146492C" w14:textId="47317AEE" w:rsidR="00EA2549" w:rsidRPr="004A5476" w:rsidRDefault="00EA2549" w:rsidP="00554645">
            <w:pPr>
              <w:keepNext/>
              <w:rPr>
                <w:rFonts w:asciiTheme="minorHAnsi" w:hAnsiTheme="minorHAnsi"/>
                <w:sz w:val="18"/>
                <w:szCs w:val="18"/>
              </w:rPr>
            </w:pPr>
            <w:r w:rsidRPr="004A5476">
              <w:rPr>
                <w:rFonts w:asciiTheme="minorHAnsi" w:hAnsiTheme="minorHAnsi"/>
                <w:sz w:val="18"/>
                <w:szCs w:val="18"/>
              </w:rPr>
              <w:t xml:space="preserve">elseif </w:t>
            </w:r>
            <w:r w:rsidR="00F13C05">
              <w:rPr>
                <w:rFonts w:asciiTheme="minorHAnsi" w:hAnsiTheme="minorHAnsi"/>
                <w:sz w:val="18"/>
                <w:szCs w:val="18"/>
              </w:rPr>
              <w:t>A18</w:t>
            </w:r>
            <w:r w:rsidRPr="004A5476">
              <w:rPr>
                <w:rFonts w:asciiTheme="minorHAnsi" w:hAnsiTheme="minorHAnsi"/>
                <w:sz w:val="18"/>
                <w:szCs w:val="18"/>
              </w:rPr>
              <w:t>=</w:t>
            </w:r>
            <w:r w:rsidRPr="004A5476">
              <w:rPr>
                <w:rFonts w:asciiTheme="minorHAnsi" w:hAnsiTheme="minorHAnsi"/>
                <w:sz w:val="18"/>
                <w:szCs w:val="18"/>
                <w:u w:val="single"/>
              </w:rPr>
              <w:t xml:space="preserve">Winter </w:t>
            </w:r>
            <w:proofErr w:type="gramStart"/>
            <w:r w:rsidRPr="004A5476">
              <w:rPr>
                <w:rFonts w:asciiTheme="minorHAnsi" w:hAnsiTheme="minorHAnsi"/>
                <w:sz w:val="18"/>
                <w:szCs w:val="18"/>
                <w:u w:val="single"/>
              </w:rPr>
              <w:t>Setup;</w:t>
            </w:r>
            <w:r w:rsidRPr="004A5476">
              <w:rPr>
                <w:rFonts w:asciiTheme="minorHAnsi" w:hAnsiTheme="minorHAnsi"/>
                <w:sz w:val="18"/>
                <w:szCs w:val="18"/>
              </w:rPr>
              <w:t xml:space="preserve">  then</w:t>
            </w:r>
            <w:proofErr w:type="gramEnd"/>
            <w:r w:rsidRPr="004A5476">
              <w:rPr>
                <w:rFonts w:asciiTheme="minorHAnsi" w:hAnsiTheme="minorHAnsi"/>
                <w:sz w:val="18"/>
                <w:szCs w:val="18"/>
              </w:rPr>
              <w:t xml:space="preserve"> display method:</w:t>
            </w:r>
          </w:p>
          <w:p w14:paraId="0146492D" w14:textId="77777777" w:rsidR="00EA2549" w:rsidRPr="004A5476" w:rsidRDefault="00EA2549" w:rsidP="00554645">
            <w:pPr>
              <w:keepNext/>
              <w:rPr>
                <w:rFonts w:asciiTheme="minorHAnsi" w:hAnsiTheme="minorHAnsi"/>
                <w:sz w:val="18"/>
                <w:szCs w:val="18"/>
              </w:rPr>
            </w:pPr>
            <w:r w:rsidRPr="004A5476">
              <w:rPr>
                <w:rFonts w:asciiTheme="minorHAnsi" w:hAnsiTheme="minorHAnsi"/>
                <w:sz w:val="18"/>
                <w:szCs w:val="18"/>
              </w:rPr>
              <w:t xml:space="preserve">25e. Winter Setup for Standard Charge </w:t>
            </w:r>
            <w:proofErr w:type="gramStart"/>
            <w:r w:rsidRPr="004A5476">
              <w:rPr>
                <w:rFonts w:asciiTheme="minorHAnsi" w:hAnsiTheme="minorHAnsi"/>
                <w:sz w:val="18"/>
                <w:szCs w:val="18"/>
              </w:rPr>
              <w:t>Verification;</w:t>
            </w:r>
            <w:proofErr w:type="gramEnd"/>
          </w:p>
          <w:p w14:paraId="0146492E" w14:textId="77777777" w:rsidR="00EA2549" w:rsidRPr="004A5476" w:rsidRDefault="00EA2549" w:rsidP="00554645">
            <w:pPr>
              <w:keepNext/>
              <w:rPr>
                <w:rFonts w:asciiTheme="minorHAnsi" w:hAnsiTheme="minorHAnsi"/>
                <w:sz w:val="18"/>
                <w:szCs w:val="18"/>
              </w:rPr>
            </w:pPr>
          </w:p>
          <w:p w14:paraId="0146492F" w14:textId="206C4E78" w:rsidR="00EA2549" w:rsidRPr="004A5476" w:rsidRDefault="00EA2549" w:rsidP="00554645">
            <w:pPr>
              <w:keepNext/>
              <w:rPr>
                <w:rFonts w:asciiTheme="minorHAnsi" w:hAnsiTheme="minorHAnsi"/>
                <w:sz w:val="18"/>
                <w:szCs w:val="18"/>
              </w:rPr>
            </w:pPr>
            <w:r w:rsidRPr="004A5476">
              <w:rPr>
                <w:rFonts w:asciiTheme="minorHAnsi" w:hAnsiTheme="minorHAnsi"/>
                <w:sz w:val="18"/>
                <w:szCs w:val="18"/>
              </w:rPr>
              <w:t xml:space="preserve">elseif </w:t>
            </w:r>
            <w:r w:rsidR="00F13C05">
              <w:rPr>
                <w:rFonts w:asciiTheme="minorHAnsi" w:hAnsiTheme="minorHAnsi"/>
                <w:sz w:val="18"/>
                <w:szCs w:val="18"/>
              </w:rPr>
              <w:t>A18</w:t>
            </w:r>
            <w:r w:rsidRPr="004A5476">
              <w:rPr>
                <w:rFonts w:asciiTheme="minorHAnsi" w:hAnsiTheme="minorHAnsi"/>
                <w:sz w:val="18"/>
                <w:szCs w:val="18"/>
              </w:rPr>
              <w:t>=</w:t>
            </w:r>
            <w:r w:rsidRPr="004A5476">
              <w:rPr>
                <w:rFonts w:asciiTheme="minorHAnsi" w:hAnsiTheme="minorHAnsi"/>
                <w:sz w:val="18"/>
                <w:szCs w:val="18"/>
                <w:u w:val="single"/>
              </w:rPr>
              <w:t xml:space="preserve"> </w:t>
            </w:r>
            <w:r w:rsidR="00A3722C">
              <w:rPr>
                <w:rFonts w:asciiTheme="minorHAnsi" w:hAnsiTheme="minorHAnsi"/>
                <w:sz w:val="18"/>
                <w:szCs w:val="18"/>
                <w:u w:val="single"/>
              </w:rPr>
              <w:t>FID</w:t>
            </w:r>
            <w:r w:rsidRPr="004A5476">
              <w:rPr>
                <w:rFonts w:asciiTheme="minorHAnsi" w:hAnsiTheme="minorHAnsi"/>
                <w:sz w:val="18"/>
                <w:szCs w:val="18"/>
                <w:u w:val="single"/>
              </w:rPr>
              <w:t xml:space="preserve"> </w:t>
            </w:r>
            <w:proofErr w:type="gramStart"/>
            <w:r w:rsidRPr="004A5476">
              <w:rPr>
                <w:rFonts w:asciiTheme="minorHAnsi" w:hAnsiTheme="minorHAnsi"/>
                <w:sz w:val="18"/>
                <w:szCs w:val="18"/>
                <w:u w:val="single"/>
              </w:rPr>
              <w:t>Verification;</w:t>
            </w:r>
            <w:r w:rsidRPr="004A5476">
              <w:rPr>
                <w:rFonts w:asciiTheme="minorHAnsi" w:hAnsiTheme="minorHAnsi"/>
                <w:sz w:val="18"/>
                <w:szCs w:val="18"/>
              </w:rPr>
              <w:t xml:space="preserve">  then</w:t>
            </w:r>
            <w:proofErr w:type="gramEnd"/>
            <w:r w:rsidRPr="004A5476">
              <w:rPr>
                <w:rFonts w:asciiTheme="minorHAnsi" w:hAnsiTheme="minorHAnsi"/>
                <w:sz w:val="18"/>
                <w:szCs w:val="18"/>
              </w:rPr>
              <w:t xml:space="preserve"> display method: </w:t>
            </w:r>
          </w:p>
          <w:p w14:paraId="01464932" w14:textId="75319C83" w:rsidR="00EA2549" w:rsidRPr="004A5476" w:rsidRDefault="00EA2549" w:rsidP="00554645">
            <w:pPr>
              <w:keepNext/>
              <w:rPr>
                <w:rFonts w:asciiTheme="minorHAnsi" w:hAnsiTheme="minorHAnsi"/>
                <w:sz w:val="18"/>
                <w:szCs w:val="18"/>
              </w:rPr>
            </w:pPr>
            <w:r w:rsidRPr="004A5476">
              <w:rPr>
                <w:rFonts w:asciiTheme="minorHAnsi" w:hAnsiTheme="minorHAnsi"/>
                <w:sz w:val="18"/>
                <w:szCs w:val="18"/>
              </w:rPr>
              <w:t xml:space="preserve">25d. </w:t>
            </w:r>
            <w:r w:rsidR="00A3722C">
              <w:rPr>
                <w:rFonts w:asciiTheme="minorHAnsi" w:hAnsiTheme="minorHAnsi"/>
                <w:sz w:val="18"/>
                <w:szCs w:val="18"/>
                <w:u w:val="single"/>
              </w:rPr>
              <w:t>FID</w:t>
            </w:r>
            <w:r w:rsidRPr="004A5476">
              <w:rPr>
                <w:rFonts w:asciiTheme="minorHAnsi" w:hAnsiTheme="minorHAnsi"/>
                <w:sz w:val="18"/>
                <w:szCs w:val="18"/>
                <w:u w:val="single"/>
              </w:rPr>
              <w:t xml:space="preserve"> Verification Method</w:t>
            </w:r>
            <w:r w:rsidRPr="004A5476">
              <w:rPr>
                <w:rFonts w:asciiTheme="minorHAnsi" w:hAnsiTheme="minorHAnsi"/>
                <w:sz w:val="18"/>
                <w:szCs w:val="18"/>
              </w:rPr>
              <w:t>;</w:t>
            </w:r>
          </w:p>
        </w:tc>
      </w:tr>
    </w:tbl>
    <w:p w14:paraId="01464934" w14:textId="77777777" w:rsidR="00786D26" w:rsidRPr="00E91EDC" w:rsidRDefault="00786D26" w:rsidP="00242D77">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Look w:val="0000" w:firstRow="0" w:lastRow="0" w:firstColumn="0" w:lastColumn="0" w:noHBand="0" w:noVBand="0"/>
      </w:tblPr>
      <w:tblGrid>
        <w:gridCol w:w="10790"/>
      </w:tblGrid>
      <w:tr w:rsidR="00786D26" w:rsidRPr="004A5476" w14:paraId="01464938" w14:textId="77777777">
        <w:trPr>
          <w:cantSplit/>
          <w:trHeight w:val="233"/>
        </w:trPr>
        <w:tc>
          <w:tcPr>
            <w:tcW w:w="5000" w:type="pct"/>
            <w:vAlign w:val="center"/>
          </w:tcPr>
          <w:p w14:paraId="01464935" w14:textId="59C5E7D9" w:rsidR="00440A0F" w:rsidRPr="004A5476" w:rsidRDefault="00682C77" w:rsidP="00E91EDC">
            <w:pPr>
              <w:keepNext/>
              <w:rPr>
                <w:rFonts w:asciiTheme="minorHAnsi" w:hAnsiTheme="minorHAnsi"/>
                <w:b/>
                <w:sz w:val="18"/>
                <w:szCs w:val="18"/>
              </w:rPr>
            </w:pPr>
            <w:r w:rsidRPr="004A5476">
              <w:rPr>
                <w:rFonts w:asciiTheme="minorHAnsi" w:hAnsiTheme="minorHAnsi"/>
                <w:b/>
                <w:sz w:val="18"/>
                <w:szCs w:val="18"/>
              </w:rPr>
              <w:t>MCH</w:t>
            </w:r>
            <w:r>
              <w:rPr>
                <w:rFonts w:asciiTheme="minorHAnsi" w:hAnsiTheme="minorHAnsi"/>
                <w:b/>
                <w:sz w:val="18"/>
                <w:szCs w:val="18"/>
              </w:rPr>
              <w:t>-</w:t>
            </w:r>
            <w:r w:rsidRPr="004A5476">
              <w:rPr>
                <w:rFonts w:asciiTheme="minorHAnsi" w:hAnsiTheme="minorHAnsi"/>
                <w:b/>
                <w:sz w:val="18"/>
                <w:szCs w:val="18"/>
              </w:rPr>
              <w:t xml:space="preserve">25e </w:t>
            </w:r>
            <w:r w:rsidR="002A2F04">
              <w:rPr>
                <w:rFonts w:asciiTheme="minorHAnsi" w:hAnsiTheme="minorHAnsi"/>
                <w:b/>
                <w:sz w:val="18"/>
                <w:szCs w:val="18"/>
              </w:rPr>
              <w:t>-</w:t>
            </w:r>
            <w:r>
              <w:rPr>
                <w:rFonts w:asciiTheme="minorHAnsi" w:hAnsiTheme="minorHAnsi"/>
                <w:b/>
                <w:sz w:val="18"/>
                <w:szCs w:val="18"/>
              </w:rPr>
              <w:t xml:space="preserve"> </w:t>
            </w:r>
            <w:r w:rsidR="002A2F04">
              <w:rPr>
                <w:rFonts w:asciiTheme="minorHAnsi" w:hAnsiTheme="minorHAnsi"/>
                <w:b/>
                <w:sz w:val="18"/>
                <w:szCs w:val="18"/>
              </w:rPr>
              <w:t xml:space="preserve">Refrigerant Charge Verification - </w:t>
            </w:r>
            <w:r w:rsidR="00440A0F" w:rsidRPr="004A5476">
              <w:rPr>
                <w:rFonts w:asciiTheme="minorHAnsi" w:hAnsiTheme="minorHAnsi"/>
                <w:b/>
                <w:sz w:val="18"/>
                <w:szCs w:val="18"/>
              </w:rPr>
              <w:t xml:space="preserve">Winter Setup </w:t>
            </w:r>
          </w:p>
          <w:p w14:paraId="01464937" w14:textId="368D0E83" w:rsidR="00786D26" w:rsidRPr="004A5476" w:rsidRDefault="00440A0F" w:rsidP="00E91EDC">
            <w:pPr>
              <w:keepNext/>
              <w:numPr>
                <w:ilvl w:val="0"/>
                <w:numId w:val="26"/>
              </w:numPr>
              <w:rPr>
                <w:rFonts w:asciiTheme="minorHAnsi" w:hAnsiTheme="minorHAnsi"/>
                <w:b/>
                <w:sz w:val="18"/>
                <w:szCs w:val="18"/>
              </w:rPr>
            </w:pPr>
            <w:r w:rsidRPr="004A5476">
              <w:rPr>
                <w:rFonts w:asciiTheme="minorHAnsi" w:hAnsiTheme="minorHAnsi"/>
                <w:i/>
                <w:sz w:val="18"/>
                <w:szCs w:val="18"/>
              </w:rPr>
              <w:t>Winter Setup for the Standard Charge Verification Procedure is specified in Reference Residential Appendix RA1.2.</w:t>
            </w:r>
            <w:r w:rsidR="00682C77">
              <w:rPr>
                <w:rFonts w:asciiTheme="minorHAnsi" w:hAnsiTheme="minorHAnsi"/>
                <w:i/>
                <w:sz w:val="18"/>
                <w:szCs w:val="18"/>
              </w:rPr>
              <w:t xml:space="preserve"> </w:t>
            </w:r>
            <w:r w:rsidRPr="004A5476">
              <w:rPr>
                <w:rFonts w:asciiTheme="minorHAnsi" w:hAnsiTheme="minorHAnsi"/>
                <w:i/>
                <w:sz w:val="18"/>
                <w:szCs w:val="18"/>
              </w:rPr>
              <w:t>Procedures for determining Refrigerant Charge using the Standard Charge Verification Procedure are given in Reference Residential Appendix RA3.2.2.</w:t>
            </w:r>
          </w:p>
        </w:tc>
      </w:tr>
    </w:tbl>
    <w:p w14:paraId="01464939" w14:textId="77777777" w:rsidR="00786D26" w:rsidRPr="004A5476" w:rsidRDefault="00786D26" w:rsidP="00242D77">
      <w:pPr>
        <w:rPr>
          <w:rFonts w:asciiTheme="minorHAnsi" w:hAnsi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46"/>
        <w:gridCol w:w="4849"/>
        <w:gridCol w:w="5395"/>
      </w:tblGrid>
      <w:tr w:rsidR="00440A0F" w:rsidRPr="004A5476" w14:paraId="0146493B" w14:textId="77777777" w:rsidTr="00E91EDC">
        <w:trPr>
          <w:cantSplit/>
          <w:trHeight w:val="323"/>
        </w:trPr>
        <w:tc>
          <w:tcPr>
            <w:tcW w:w="5000" w:type="pct"/>
            <w:gridSpan w:val="3"/>
            <w:vAlign w:val="center"/>
          </w:tcPr>
          <w:p w14:paraId="6DDA9E67" w14:textId="3F89CC3A" w:rsidR="00440A0F" w:rsidRDefault="00440A0F" w:rsidP="00D00050">
            <w:pPr>
              <w:keepNext/>
              <w:rPr>
                <w:rFonts w:asciiTheme="minorHAnsi" w:hAnsiTheme="minorHAnsi"/>
                <w:sz w:val="18"/>
                <w:szCs w:val="18"/>
              </w:rPr>
            </w:pPr>
            <w:r w:rsidRPr="00E91EDC">
              <w:rPr>
                <w:rFonts w:asciiTheme="minorHAnsi" w:hAnsiTheme="minorHAnsi"/>
                <w:b/>
                <w:szCs w:val="18"/>
              </w:rPr>
              <w:lastRenderedPageBreak/>
              <w:t>B. System Model Applicability for Winter Setup Method</w:t>
            </w:r>
          </w:p>
          <w:p w14:paraId="0146493A" w14:textId="76FBBE17" w:rsidR="00D00050" w:rsidRPr="00646833" w:rsidRDefault="00D00050" w:rsidP="00D00050">
            <w:pPr>
              <w:keepNext/>
              <w:rPr>
                <w:rFonts w:asciiTheme="minorHAnsi" w:hAnsiTheme="minorHAnsi"/>
                <w:b/>
                <w:sz w:val="18"/>
                <w:szCs w:val="18"/>
              </w:rPr>
            </w:pPr>
            <w:r w:rsidRPr="00A85CF1">
              <w:rPr>
                <w:rFonts w:asciiTheme="minorHAnsi" w:hAnsiTheme="minorHAnsi"/>
                <w:sz w:val="18"/>
                <w:szCs w:val="18"/>
              </w:rPr>
              <w:t>HERS Rater must verify applicability of Winter Setup Method.</w:t>
            </w:r>
          </w:p>
        </w:tc>
      </w:tr>
      <w:tr w:rsidR="00440A0F" w:rsidRPr="004A5476" w14:paraId="0146493F" w14:textId="77777777">
        <w:trPr>
          <w:cantSplit/>
          <w:trHeight w:val="432"/>
        </w:trPr>
        <w:tc>
          <w:tcPr>
            <w:tcW w:w="253" w:type="pct"/>
            <w:vAlign w:val="center"/>
          </w:tcPr>
          <w:p w14:paraId="0146493C" w14:textId="77777777" w:rsidR="00440A0F" w:rsidRPr="00646833" w:rsidRDefault="00440A0F" w:rsidP="009A3570">
            <w:pPr>
              <w:keepNext/>
              <w:rPr>
                <w:rFonts w:asciiTheme="minorHAnsi" w:hAnsiTheme="minorHAnsi"/>
                <w:sz w:val="18"/>
                <w:szCs w:val="18"/>
              </w:rPr>
            </w:pPr>
            <w:r w:rsidRPr="00646833">
              <w:rPr>
                <w:rFonts w:asciiTheme="minorHAnsi" w:hAnsiTheme="minorHAnsi"/>
                <w:sz w:val="18"/>
                <w:szCs w:val="18"/>
              </w:rPr>
              <w:t>01</w:t>
            </w:r>
          </w:p>
        </w:tc>
        <w:tc>
          <w:tcPr>
            <w:tcW w:w="2247" w:type="pct"/>
            <w:vAlign w:val="center"/>
          </w:tcPr>
          <w:p w14:paraId="0146493D" w14:textId="50675DAE" w:rsidR="00440A0F" w:rsidRPr="00646833" w:rsidRDefault="00EC155E" w:rsidP="007E687C">
            <w:pPr>
              <w:keepNext/>
              <w:spacing w:after="60"/>
              <w:rPr>
                <w:rFonts w:asciiTheme="minorHAnsi" w:hAnsiTheme="minorHAnsi"/>
                <w:sz w:val="18"/>
                <w:szCs w:val="18"/>
              </w:rPr>
            </w:pPr>
            <w:r>
              <w:rPr>
                <w:rFonts w:asciiTheme="minorHAnsi" w:hAnsiTheme="minorHAnsi"/>
                <w:sz w:val="18"/>
                <w:szCs w:val="18"/>
              </w:rPr>
              <w:t xml:space="preserve">Refrigerant </w:t>
            </w:r>
            <w:r w:rsidR="00682C77">
              <w:rPr>
                <w:rFonts w:asciiTheme="minorHAnsi" w:hAnsiTheme="minorHAnsi"/>
                <w:sz w:val="18"/>
                <w:szCs w:val="18"/>
              </w:rPr>
              <w:t>M</w:t>
            </w:r>
            <w:r>
              <w:rPr>
                <w:rFonts w:asciiTheme="minorHAnsi" w:hAnsiTheme="minorHAnsi"/>
                <w:sz w:val="18"/>
                <w:szCs w:val="18"/>
              </w:rPr>
              <w:t xml:space="preserve">etering </w:t>
            </w:r>
            <w:r w:rsidR="00682C77">
              <w:rPr>
                <w:rFonts w:asciiTheme="minorHAnsi" w:hAnsiTheme="minorHAnsi"/>
                <w:sz w:val="18"/>
                <w:szCs w:val="18"/>
              </w:rPr>
              <w:t>D</w:t>
            </w:r>
            <w:r>
              <w:rPr>
                <w:rFonts w:asciiTheme="minorHAnsi" w:hAnsiTheme="minorHAnsi"/>
                <w:sz w:val="18"/>
                <w:szCs w:val="18"/>
              </w:rPr>
              <w:t xml:space="preserve">evice </w:t>
            </w:r>
            <w:r w:rsidR="00682C77">
              <w:rPr>
                <w:rFonts w:asciiTheme="minorHAnsi" w:hAnsiTheme="minorHAnsi"/>
                <w:sz w:val="18"/>
                <w:szCs w:val="18"/>
              </w:rPr>
              <w:t>T</w:t>
            </w:r>
            <w:r>
              <w:rPr>
                <w:rFonts w:asciiTheme="minorHAnsi" w:hAnsiTheme="minorHAnsi"/>
                <w:sz w:val="18"/>
                <w:szCs w:val="18"/>
              </w:rPr>
              <w:t>ype</w:t>
            </w:r>
          </w:p>
        </w:tc>
        <w:tc>
          <w:tcPr>
            <w:tcW w:w="2500" w:type="pct"/>
            <w:vAlign w:val="center"/>
          </w:tcPr>
          <w:p w14:paraId="0146493E" w14:textId="65843B00" w:rsidR="00E053F5" w:rsidRPr="00646833" w:rsidRDefault="00EC155E" w:rsidP="00554645">
            <w:pPr>
              <w:keepNext/>
              <w:rPr>
                <w:rFonts w:asciiTheme="minorHAnsi" w:hAnsiTheme="minorHAnsi"/>
                <w:sz w:val="18"/>
                <w:szCs w:val="18"/>
              </w:rPr>
            </w:pPr>
            <w:r>
              <w:rPr>
                <w:rFonts w:asciiTheme="minorHAnsi" w:hAnsiTheme="minorHAnsi"/>
                <w:sz w:val="18"/>
                <w:szCs w:val="18"/>
              </w:rPr>
              <w:t xml:space="preserve"> &lt;&lt;metering device type data referenced from CF2R.  If installed system does not match this entry, it can be overwritten by </w:t>
            </w:r>
            <w:proofErr w:type="gramStart"/>
            <w:r>
              <w:rPr>
                <w:rFonts w:asciiTheme="minorHAnsi" w:hAnsiTheme="minorHAnsi"/>
                <w:sz w:val="18"/>
                <w:szCs w:val="18"/>
              </w:rPr>
              <w:t>rater</w:t>
            </w:r>
            <w:proofErr w:type="gramEnd"/>
            <w:r>
              <w:rPr>
                <w:rFonts w:asciiTheme="minorHAnsi" w:hAnsiTheme="minorHAnsi"/>
                <w:sz w:val="18"/>
                <w:szCs w:val="18"/>
              </w:rPr>
              <w:t xml:space="preserve"> but it will be flagged as a possible fail&gt;&gt;</w:t>
            </w:r>
          </w:p>
        </w:tc>
      </w:tr>
      <w:tr w:rsidR="00440A0F" w:rsidRPr="004A5476" w14:paraId="01464946" w14:textId="77777777">
        <w:trPr>
          <w:cantSplit/>
          <w:trHeight w:val="432"/>
        </w:trPr>
        <w:tc>
          <w:tcPr>
            <w:tcW w:w="253" w:type="pct"/>
            <w:vAlign w:val="center"/>
          </w:tcPr>
          <w:p w14:paraId="01464940" w14:textId="77777777" w:rsidR="00440A0F" w:rsidRPr="00646833" w:rsidRDefault="00440A0F" w:rsidP="009A3570">
            <w:pPr>
              <w:keepNext/>
              <w:rPr>
                <w:rFonts w:asciiTheme="minorHAnsi" w:hAnsiTheme="minorHAnsi"/>
                <w:sz w:val="18"/>
                <w:szCs w:val="18"/>
              </w:rPr>
            </w:pPr>
            <w:r w:rsidRPr="00646833">
              <w:rPr>
                <w:rFonts w:asciiTheme="minorHAnsi" w:hAnsiTheme="minorHAnsi"/>
                <w:sz w:val="18"/>
                <w:szCs w:val="18"/>
              </w:rPr>
              <w:t>02</w:t>
            </w:r>
          </w:p>
        </w:tc>
        <w:tc>
          <w:tcPr>
            <w:tcW w:w="2247" w:type="pct"/>
            <w:vAlign w:val="center"/>
          </w:tcPr>
          <w:p w14:paraId="01464941" w14:textId="2881C975" w:rsidR="00440A0F" w:rsidRPr="00646833" w:rsidRDefault="00EC155E" w:rsidP="007E687C">
            <w:pPr>
              <w:keepNext/>
              <w:spacing w:after="60"/>
              <w:rPr>
                <w:rFonts w:asciiTheme="minorHAnsi" w:hAnsiTheme="minorHAnsi"/>
                <w:sz w:val="18"/>
                <w:szCs w:val="18"/>
              </w:rPr>
            </w:pPr>
            <w:r>
              <w:rPr>
                <w:rFonts w:asciiTheme="minorHAnsi" w:hAnsiTheme="minorHAnsi"/>
                <w:sz w:val="18"/>
                <w:szCs w:val="18"/>
              </w:rPr>
              <w:t xml:space="preserve">Winter Setup Method </w:t>
            </w:r>
            <w:r w:rsidR="00682C77">
              <w:rPr>
                <w:rFonts w:asciiTheme="minorHAnsi" w:hAnsiTheme="minorHAnsi"/>
                <w:sz w:val="18"/>
                <w:szCs w:val="18"/>
              </w:rPr>
              <w:t>A</w:t>
            </w:r>
            <w:r>
              <w:rPr>
                <w:rFonts w:asciiTheme="minorHAnsi" w:hAnsiTheme="minorHAnsi"/>
                <w:sz w:val="18"/>
                <w:szCs w:val="18"/>
              </w:rPr>
              <w:t xml:space="preserve">pplicability </w:t>
            </w:r>
            <w:r w:rsidR="00682C77">
              <w:rPr>
                <w:rFonts w:asciiTheme="minorHAnsi" w:hAnsiTheme="minorHAnsi"/>
                <w:sz w:val="18"/>
                <w:szCs w:val="18"/>
              </w:rPr>
              <w:t>S</w:t>
            </w:r>
            <w:r>
              <w:rPr>
                <w:rFonts w:asciiTheme="minorHAnsi" w:hAnsiTheme="minorHAnsi"/>
                <w:sz w:val="18"/>
                <w:szCs w:val="18"/>
              </w:rPr>
              <w:t>tatus</w:t>
            </w:r>
          </w:p>
        </w:tc>
        <w:tc>
          <w:tcPr>
            <w:tcW w:w="2500" w:type="pct"/>
            <w:vAlign w:val="center"/>
          </w:tcPr>
          <w:p w14:paraId="01464942" w14:textId="77777777" w:rsidR="00440A0F" w:rsidRPr="00646833" w:rsidRDefault="00EC155E" w:rsidP="009A3570">
            <w:pPr>
              <w:keepNext/>
              <w:rPr>
                <w:rFonts w:asciiTheme="minorHAnsi" w:hAnsiTheme="minorHAnsi"/>
                <w:sz w:val="18"/>
                <w:szCs w:val="18"/>
              </w:rPr>
            </w:pPr>
            <w:r>
              <w:rPr>
                <w:rFonts w:asciiTheme="minorHAnsi" w:hAnsiTheme="minorHAnsi"/>
                <w:sz w:val="18"/>
                <w:szCs w:val="18"/>
              </w:rPr>
              <w:t xml:space="preserve">&lt;&lt; If B01 </w:t>
            </w:r>
            <w:proofErr w:type="gramStart"/>
            <w:r>
              <w:rPr>
                <w:rFonts w:asciiTheme="minorHAnsi" w:hAnsiTheme="minorHAnsi"/>
                <w:sz w:val="18"/>
                <w:szCs w:val="18"/>
              </w:rPr>
              <w:t>= ;</w:t>
            </w:r>
            <w:proofErr w:type="gramEnd"/>
            <w:r>
              <w:rPr>
                <w:rFonts w:asciiTheme="minorHAnsi" w:hAnsiTheme="minorHAnsi"/>
                <w:sz w:val="18"/>
                <w:szCs w:val="18"/>
              </w:rPr>
              <w:t xml:space="preserve">  </w:t>
            </w:r>
            <w:r>
              <w:rPr>
                <w:rFonts w:asciiTheme="minorHAnsi" w:hAnsiTheme="minorHAnsi"/>
                <w:sz w:val="18"/>
                <w:szCs w:val="18"/>
                <w:u w:val="single"/>
              </w:rPr>
              <w:t>Fixed Orifice</w:t>
            </w:r>
            <w:r>
              <w:rPr>
                <w:rFonts w:asciiTheme="minorHAnsi" w:hAnsiTheme="minorHAnsi"/>
                <w:sz w:val="18"/>
                <w:szCs w:val="18"/>
              </w:rPr>
              <w:t xml:space="preserve">, then display text: </w:t>
            </w:r>
          </w:p>
          <w:p w14:paraId="01464943" w14:textId="77777777" w:rsidR="00440A0F" w:rsidRPr="00646833" w:rsidRDefault="00EC155E" w:rsidP="009A3570">
            <w:pPr>
              <w:keepNext/>
              <w:rPr>
                <w:rFonts w:asciiTheme="minorHAnsi" w:hAnsiTheme="minorHAnsi"/>
                <w:sz w:val="18"/>
                <w:szCs w:val="18"/>
              </w:rPr>
            </w:pPr>
            <w:r>
              <w:rPr>
                <w:rFonts w:asciiTheme="minorHAnsi" w:hAnsiTheme="minorHAnsi"/>
                <w:sz w:val="18"/>
                <w:szCs w:val="18"/>
              </w:rPr>
              <w:t xml:space="preserve">“Winter Setup Method is </w:t>
            </w:r>
            <w:r>
              <w:rPr>
                <w:rFonts w:asciiTheme="minorHAnsi" w:hAnsiTheme="minorHAnsi"/>
                <w:sz w:val="18"/>
                <w:szCs w:val="18"/>
                <w:u w:val="single"/>
              </w:rPr>
              <w:t>not</w:t>
            </w:r>
            <w:r>
              <w:rPr>
                <w:rFonts w:asciiTheme="minorHAnsi" w:hAnsiTheme="minorHAnsi"/>
                <w:sz w:val="18"/>
                <w:szCs w:val="18"/>
              </w:rPr>
              <w:t xml:space="preserve"> applicable to this system metering device type” (do not proceed</w:t>
            </w:r>
            <w:proofErr w:type="gramStart"/>
            <w:r>
              <w:rPr>
                <w:rFonts w:asciiTheme="minorHAnsi" w:hAnsiTheme="minorHAnsi"/>
                <w:sz w:val="18"/>
                <w:szCs w:val="18"/>
              </w:rPr>
              <w:t>);</w:t>
            </w:r>
            <w:proofErr w:type="gramEnd"/>
            <w:r>
              <w:rPr>
                <w:rFonts w:asciiTheme="minorHAnsi" w:hAnsiTheme="minorHAnsi"/>
                <w:sz w:val="18"/>
                <w:szCs w:val="18"/>
              </w:rPr>
              <w:t xml:space="preserve"> </w:t>
            </w:r>
          </w:p>
          <w:p w14:paraId="01464944" w14:textId="77777777" w:rsidR="00440A0F" w:rsidRPr="00646833" w:rsidRDefault="00EC155E" w:rsidP="009A3570">
            <w:pPr>
              <w:keepNext/>
              <w:rPr>
                <w:rFonts w:asciiTheme="minorHAnsi" w:hAnsiTheme="minorHAnsi"/>
                <w:sz w:val="18"/>
                <w:szCs w:val="18"/>
              </w:rPr>
            </w:pPr>
            <w:r>
              <w:rPr>
                <w:rFonts w:asciiTheme="minorHAnsi" w:hAnsiTheme="minorHAnsi"/>
                <w:sz w:val="18"/>
                <w:szCs w:val="18"/>
              </w:rPr>
              <w:t>else, display text:</w:t>
            </w:r>
          </w:p>
          <w:p w14:paraId="01464945" w14:textId="77777777" w:rsidR="00440A0F" w:rsidRPr="00646833" w:rsidRDefault="00EC155E" w:rsidP="009A3570">
            <w:pPr>
              <w:keepNext/>
              <w:rPr>
                <w:rFonts w:asciiTheme="minorHAnsi" w:hAnsiTheme="minorHAnsi"/>
                <w:sz w:val="18"/>
                <w:szCs w:val="18"/>
              </w:rPr>
            </w:pPr>
            <w:r>
              <w:rPr>
                <w:rFonts w:asciiTheme="minorHAnsi" w:hAnsiTheme="minorHAnsi"/>
                <w:sz w:val="18"/>
                <w:szCs w:val="18"/>
              </w:rPr>
              <w:t xml:space="preserve">” </w:t>
            </w:r>
            <w:r>
              <w:rPr>
                <w:rFonts w:asciiTheme="minorHAnsi" w:hAnsiTheme="minorHAnsi"/>
                <w:sz w:val="18"/>
                <w:szCs w:val="18"/>
                <w:u w:val="single"/>
              </w:rPr>
              <w:t>Winter Setup Method is applicable</w:t>
            </w:r>
            <w:r>
              <w:rPr>
                <w:rFonts w:asciiTheme="minorHAnsi" w:hAnsiTheme="minorHAnsi"/>
                <w:sz w:val="18"/>
                <w:szCs w:val="18"/>
              </w:rPr>
              <w:t xml:space="preserve"> to this system metering device type”&gt;&gt;</w:t>
            </w:r>
          </w:p>
        </w:tc>
      </w:tr>
      <w:tr w:rsidR="00440A0F" w:rsidRPr="004A5476" w14:paraId="0146494A" w14:textId="77777777">
        <w:trPr>
          <w:cantSplit/>
          <w:trHeight w:val="432"/>
        </w:trPr>
        <w:tc>
          <w:tcPr>
            <w:tcW w:w="253" w:type="pct"/>
            <w:vAlign w:val="center"/>
          </w:tcPr>
          <w:p w14:paraId="01464947" w14:textId="77777777" w:rsidR="00440A0F" w:rsidRPr="00646833" w:rsidRDefault="00440A0F" w:rsidP="009A3570">
            <w:pPr>
              <w:keepNext/>
              <w:rPr>
                <w:rFonts w:asciiTheme="minorHAnsi" w:hAnsiTheme="minorHAnsi"/>
                <w:sz w:val="18"/>
                <w:szCs w:val="18"/>
              </w:rPr>
            </w:pPr>
            <w:r w:rsidRPr="00646833">
              <w:rPr>
                <w:rFonts w:asciiTheme="minorHAnsi" w:hAnsiTheme="minorHAnsi"/>
                <w:sz w:val="18"/>
                <w:szCs w:val="18"/>
              </w:rPr>
              <w:t>03</w:t>
            </w:r>
          </w:p>
        </w:tc>
        <w:tc>
          <w:tcPr>
            <w:tcW w:w="4747" w:type="pct"/>
            <w:gridSpan w:val="2"/>
          </w:tcPr>
          <w:p w14:paraId="01464948" w14:textId="77777777" w:rsidR="00440A0F" w:rsidRPr="007E687C" w:rsidRDefault="00EC155E" w:rsidP="00E91EDC">
            <w:pPr>
              <w:keepNext/>
              <w:rPr>
                <w:rFonts w:asciiTheme="minorHAnsi" w:hAnsiTheme="minorHAnsi"/>
                <w:b/>
                <w:sz w:val="18"/>
                <w:szCs w:val="18"/>
              </w:rPr>
            </w:pPr>
            <w:r w:rsidRPr="007E687C">
              <w:rPr>
                <w:rFonts w:asciiTheme="minorHAnsi" w:hAnsiTheme="minorHAnsi"/>
                <w:b/>
                <w:sz w:val="18"/>
                <w:szCs w:val="18"/>
              </w:rPr>
              <w:t>The responsible person's signature on this document indicates confirmation that the installed model number is currently listed as approved for Winter Setup Method on the Energy Commission website:</w:t>
            </w:r>
          </w:p>
          <w:p w14:paraId="01464949" w14:textId="1980AC82" w:rsidR="00440A0F" w:rsidRPr="00646833" w:rsidRDefault="0095575F" w:rsidP="007E687C">
            <w:pPr>
              <w:pStyle w:val="CommentText"/>
              <w:rPr>
                <w:rFonts w:asciiTheme="minorHAnsi" w:hAnsiTheme="minorHAnsi"/>
                <w:sz w:val="18"/>
                <w:szCs w:val="18"/>
              </w:rPr>
            </w:pPr>
            <w:ins w:id="21" w:author="Alhabibi, Haider@Energy" w:date="2021-12-08T16:39:00Z">
              <w:r>
                <w:rPr>
                  <w:rFonts w:asciiTheme="minorHAnsi" w:hAnsiTheme="minorHAnsi"/>
                  <w:sz w:val="18"/>
                  <w:szCs w:val="18"/>
                </w:rPr>
                <w:fldChar w:fldCharType="begin"/>
              </w:r>
              <w:r>
                <w:rPr>
                  <w:rFonts w:asciiTheme="minorHAnsi" w:hAnsiTheme="minorHAnsi"/>
                  <w:sz w:val="18"/>
                  <w:szCs w:val="18"/>
                </w:rPr>
                <w:instrText xml:space="preserve"> HYPERLINK "" </w:instrText>
              </w:r>
              <w:r>
                <w:rPr>
                  <w:rFonts w:asciiTheme="minorHAnsi" w:hAnsiTheme="minorHAnsi"/>
                  <w:sz w:val="18"/>
                  <w:szCs w:val="18"/>
                </w:rPr>
                <w:fldChar w:fldCharType="separate"/>
              </w:r>
            </w:ins>
            <w:del w:id="22" w:author="Alhabibi, Haider@Energy" w:date="2021-12-08T16:39:00Z">
              <w:r w:rsidRPr="00EE2CA9" w:rsidDel="0095575F">
                <w:rPr>
                  <w:rStyle w:val="Hyperlink"/>
                  <w:rFonts w:asciiTheme="minorHAnsi" w:hAnsiTheme="minorHAnsi"/>
                  <w:sz w:val="18"/>
                  <w:szCs w:val="18"/>
                </w:rPr>
                <w:delText>http://www.energy.ca.gov/title24/2008standards/special_case_appliance/</w:delText>
              </w:r>
            </w:del>
            <w:ins w:id="23" w:author="Alhabibi, Haider@Energy" w:date="2021-12-08T16:39:00Z">
              <w:r>
                <w:rPr>
                  <w:rFonts w:asciiTheme="minorHAnsi" w:hAnsiTheme="minorHAnsi"/>
                  <w:sz w:val="18"/>
                  <w:szCs w:val="18"/>
                </w:rPr>
                <w:fldChar w:fldCharType="end"/>
              </w:r>
              <w:r w:rsidRPr="0095575F">
                <w:rPr>
                  <w:rFonts w:asciiTheme="minorHAnsi" w:hAnsiTheme="minorHAnsi"/>
                  <w:sz w:val="18"/>
                  <w:szCs w:val="18"/>
                </w:rPr>
                <w:t>https://www.energy.ca.gov/rules-and-regulations/building-energy-efficiency/manufacturer-certification-building-equipment</w:t>
              </w:r>
            </w:ins>
          </w:p>
        </w:tc>
      </w:tr>
    </w:tbl>
    <w:p w14:paraId="0146494C" w14:textId="77777777" w:rsidR="004A5E5A" w:rsidRPr="004A5476" w:rsidRDefault="004A5E5A" w:rsidP="00242D77">
      <w:pPr>
        <w:rPr>
          <w:rFonts w:asciiTheme="minorHAnsi" w:hAnsi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46"/>
        <w:gridCol w:w="4849"/>
        <w:gridCol w:w="5395"/>
      </w:tblGrid>
      <w:tr w:rsidR="00D209BF" w:rsidRPr="004A5476" w14:paraId="0146494F" w14:textId="77777777">
        <w:trPr>
          <w:cantSplit/>
          <w:trHeight w:val="432"/>
        </w:trPr>
        <w:tc>
          <w:tcPr>
            <w:tcW w:w="5000" w:type="pct"/>
            <w:gridSpan w:val="3"/>
          </w:tcPr>
          <w:p w14:paraId="0146494D" w14:textId="78FE16C9" w:rsidR="00D209BF" w:rsidRPr="00E91EDC" w:rsidRDefault="00D209BF" w:rsidP="00D209BF">
            <w:pPr>
              <w:keepNext/>
              <w:rPr>
                <w:rFonts w:asciiTheme="minorHAnsi" w:hAnsiTheme="minorHAnsi"/>
                <w:b/>
                <w:szCs w:val="18"/>
              </w:rPr>
            </w:pPr>
            <w:r w:rsidRPr="00E91EDC">
              <w:rPr>
                <w:rFonts w:asciiTheme="minorHAnsi" w:hAnsiTheme="minorHAnsi"/>
                <w:b/>
                <w:szCs w:val="18"/>
              </w:rPr>
              <w:t>C. Instrument Calibration</w:t>
            </w:r>
          </w:p>
          <w:p w14:paraId="0146494E" w14:textId="01D4D0C2" w:rsidR="00D209BF" w:rsidRPr="004A5476" w:rsidRDefault="00D00050" w:rsidP="00D209BF">
            <w:pPr>
              <w:keepNext/>
              <w:rPr>
                <w:rFonts w:asciiTheme="minorHAnsi" w:hAnsiTheme="minorHAnsi"/>
                <w:sz w:val="18"/>
                <w:szCs w:val="18"/>
              </w:rPr>
            </w:pPr>
            <w:r w:rsidRPr="00A85CF1">
              <w:rPr>
                <w:rFonts w:asciiTheme="minorHAnsi" w:hAnsiTheme="minorHAnsi"/>
                <w:sz w:val="18"/>
                <w:szCs w:val="18"/>
              </w:rPr>
              <w:t>HERS Raters are required to calibrate their diagnostic tools.</w:t>
            </w:r>
            <w:r>
              <w:rPr>
                <w:rFonts w:asciiTheme="minorHAnsi" w:hAnsiTheme="minorHAnsi"/>
                <w:sz w:val="18"/>
                <w:szCs w:val="18"/>
              </w:rPr>
              <w:t xml:space="preserve"> </w:t>
            </w:r>
            <w:r w:rsidR="00D209BF" w:rsidRPr="004A5476">
              <w:rPr>
                <w:rFonts w:asciiTheme="minorHAnsi" w:hAnsiTheme="minorHAnsi"/>
                <w:sz w:val="18"/>
                <w:szCs w:val="18"/>
              </w:rPr>
              <w:t>Procedures for instrument calibration are given in Reference Residential Appendix RA3.2.2 and RA3.2.2.2</w:t>
            </w:r>
          </w:p>
        </w:tc>
      </w:tr>
      <w:tr w:rsidR="00D209BF" w:rsidRPr="004A5476" w14:paraId="01464953" w14:textId="77777777">
        <w:trPr>
          <w:cantSplit/>
          <w:trHeight w:val="432"/>
        </w:trPr>
        <w:tc>
          <w:tcPr>
            <w:tcW w:w="253" w:type="pct"/>
            <w:vAlign w:val="center"/>
          </w:tcPr>
          <w:p w14:paraId="01464950" w14:textId="77777777" w:rsidR="00D209BF" w:rsidRPr="004A5476" w:rsidRDefault="00D209BF" w:rsidP="00D209BF">
            <w:pPr>
              <w:keepNext/>
              <w:rPr>
                <w:rFonts w:asciiTheme="minorHAnsi" w:hAnsiTheme="minorHAnsi"/>
                <w:sz w:val="18"/>
                <w:szCs w:val="18"/>
              </w:rPr>
            </w:pPr>
            <w:r w:rsidRPr="004A5476">
              <w:rPr>
                <w:rFonts w:asciiTheme="minorHAnsi" w:hAnsiTheme="minorHAnsi"/>
                <w:sz w:val="18"/>
                <w:szCs w:val="18"/>
              </w:rPr>
              <w:t>01</w:t>
            </w:r>
          </w:p>
        </w:tc>
        <w:tc>
          <w:tcPr>
            <w:tcW w:w="2247" w:type="pct"/>
            <w:vAlign w:val="center"/>
          </w:tcPr>
          <w:p w14:paraId="01464951" w14:textId="161A60E7" w:rsidR="00D209BF" w:rsidRPr="004A5476" w:rsidRDefault="00D209BF" w:rsidP="00D209BF">
            <w:pPr>
              <w:keepNext/>
              <w:rPr>
                <w:rFonts w:asciiTheme="minorHAnsi" w:hAnsiTheme="minorHAnsi"/>
                <w:sz w:val="18"/>
                <w:szCs w:val="18"/>
              </w:rPr>
            </w:pPr>
            <w:r w:rsidRPr="004A5476">
              <w:rPr>
                <w:rFonts w:asciiTheme="minorHAnsi" w:hAnsiTheme="minorHAnsi"/>
                <w:sz w:val="18"/>
                <w:szCs w:val="18"/>
              </w:rPr>
              <w:t>Date of Digital Refrigerant Gauge Calibration</w:t>
            </w:r>
          </w:p>
        </w:tc>
        <w:tc>
          <w:tcPr>
            <w:tcW w:w="2500" w:type="pct"/>
            <w:vAlign w:val="center"/>
          </w:tcPr>
          <w:p w14:paraId="01464952" w14:textId="77777777" w:rsidR="00D209BF" w:rsidRPr="004A5476" w:rsidRDefault="00D209BF" w:rsidP="00D209BF">
            <w:pPr>
              <w:keepNext/>
              <w:rPr>
                <w:rFonts w:asciiTheme="minorHAnsi" w:hAnsiTheme="minorHAnsi"/>
                <w:sz w:val="18"/>
                <w:szCs w:val="18"/>
              </w:rPr>
            </w:pPr>
            <w:r w:rsidRPr="004A5476">
              <w:rPr>
                <w:rFonts w:asciiTheme="minorHAnsi" w:hAnsiTheme="minorHAnsi"/>
                <w:sz w:val="18"/>
                <w:szCs w:val="18"/>
              </w:rPr>
              <w:t>&lt;&lt;user input: date of calibration: use validated date format&gt;&gt;</w:t>
            </w:r>
          </w:p>
        </w:tc>
      </w:tr>
      <w:tr w:rsidR="00D209BF" w:rsidRPr="004A5476" w14:paraId="01464957" w14:textId="77777777">
        <w:trPr>
          <w:cantSplit/>
          <w:trHeight w:val="432"/>
        </w:trPr>
        <w:tc>
          <w:tcPr>
            <w:tcW w:w="253" w:type="pct"/>
            <w:vAlign w:val="center"/>
          </w:tcPr>
          <w:p w14:paraId="01464954" w14:textId="77777777" w:rsidR="00D209BF" w:rsidRPr="004A5476" w:rsidRDefault="00D209BF" w:rsidP="00D209BF">
            <w:pPr>
              <w:keepNext/>
              <w:rPr>
                <w:rFonts w:asciiTheme="minorHAnsi" w:hAnsiTheme="minorHAnsi"/>
                <w:sz w:val="18"/>
                <w:szCs w:val="18"/>
              </w:rPr>
            </w:pPr>
            <w:r w:rsidRPr="004A5476">
              <w:rPr>
                <w:rFonts w:asciiTheme="minorHAnsi" w:hAnsiTheme="minorHAnsi"/>
                <w:sz w:val="18"/>
                <w:szCs w:val="18"/>
              </w:rPr>
              <w:t>02</w:t>
            </w:r>
          </w:p>
        </w:tc>
        <w:tc>
          <w:tcPr>
            <w:tcW w:w="2247" w:type="pct"/>
            <w:vAlign w:val="center"/>
          </w:tcPr>
          <w:p w14:paraId="01464955" w14:textId="0D0437C4" w:rsidR="00D209BF" w:rsidRPr="004A5476" w:rsidRDefault="00D209BF" w:rsidP="00D209BF">
            <w:pPr>
              <w:keepNext/>
              <w:spacing w:after="60"/>
              <w:rPr>
                <w:rFonts w:asciiTheme="minorHAnsi" w:hAnsiTheme="minorHAnsi"/>
                <w:sz w:val="18"/>
                <w:szCs w:val="18"/>
              </w:rPr>
            </w:pPr>
            <w:r w:rsidRPr="004A5476">
              <w:rPr>
                <w:rFonts w:asciiTheme="minorHAnsi" w:hAnsiTheme="minorHAnsi"/>
                <w:sz w:val="18"/>
                <w:szCs w:val="18"/>
              </w:rPr>
              <w:t>Date of Digital Thermocouple Calibration</w:t>
            </w:r>
          </w:p>
        </w:tc>
        <w:tc>
          <w:tcPr>
            <w:tcW w:w="2500" w:type="pct"/>
            <w:vAlign w:val="center"/>
          </w:tcPr>
          <w:p w14:paraId="01464956" w14:textId="77777777" w:rsidR="00D209BF" w:rsidRPr="004A5476" w:rsidRDefault="00D209BF" w:rsidP="00D209BF">
            <w:pPr>
              <w:keepNext/>
              <w:rPr>
                <w:rFonts w:asciiTheme="minorHAnsi" w:hAnsiTheme="minorHAnsi"/>
                <w:sz w:val="18"/>
                <w:szCs w:val="18"/>
              </w:rPr>
            </w:pPr>
            <w:r w:rsidRPr="004A5476">
              <w:rPr>
                <w:rFonts w:asciiTheme="minorHAnsi" w:hAnsiTheme="minorHAnsi"/>
                <w:sz w:val="18"/>
                <w:szCs w:val="18"/>
              </w:rPr>
              <w:t>&lt;&lt;user input: date of calibration: use validated date format&gt;&gt;</w:t>
            </w:r>
          </w:p>
        </w:tc>
      </w:tr>
      <w:tr w:rsidR="00D209BF" w:rsidRPr="004A5476" w14:paraId="0146495E" w14:textId="77777777">
        <w:trPr>
          <w:cantSplit/>
          <w:trHeight w:val="432"/>
        </w:trPr>
        <w:tc>
          <w:tcPr>
            <w:tcW w:w="253" w:type="pct"/>
            <w:vAlign w:val="center"/>
          </w:tcPr>
          <w:p w14:paraId="01464958" w14:textId="77777777" w:rsidR="00D209BF" w:rsidRPr="004A5476" w:rsidRDefault="00D209BF" w:rsidP="00D209BF">
            <w:pPr>
              <w:keepNext/>
              <w:rPr>
                <w:rFonts w:asciiTheme="minorHAnsi" w:hAnsiTheme="minorHAnsi"/>
                <w:sz w:val="18"/>
                <w:szCs w:val="18"/>
              </w:rPr>
            </w:pPr>
            <w:r w:rsidRPr="004A5476">
              <w:rPr>
                <w:rFonts w:asciiTheme="minorHAnsi" w:hAnsiTheme="minorHAnsi"/>
                <w:sz w:val="18"/>
                <w:szCs w:val="18"/>
              </w:rPr>
              <w:t>03</w:t>
            </w:r>
          </w:p>
        </w:tc>
        <w:tc>
          <w:tcPr>
            <w:tcW w:w="2247" w:type="pct"/>
            <w:vAlign w:val="center"/>
          </w:tcPr>
          <w:p w14:paraId="01464959" w14:textId="75DC165E" w:rsidR="00D209BF" w:rsidRPr="004A5476" w:rsidRDefault="00D209BF" w:rsidP="00D209BF">
            <w:pPr>
              <w:keepNext/>
              <w:spacing w:after="60"/>
              <w:rPr>
                <w:rFonts w:asciiTheme="minorHAnsi" w:hAnsiTheme="minorHAnsi"/>
                <w:sz w:val="18"/>
                <w:szCs w:val="18"/>
              </w:rPr>
            </w:pPr>
            <w:r w:rsidRPr="004A5476">
              <w:rPr>
                <w:rFonts w:asciiTheme="minorHAnsi" w:hAnsiTheme="minorHAnsi"/>
                <w:sz w:val="18"/>
                <w:szCs w:val="18"/>
              </w:rPr>
              <w:t>Digital Refrigerant Gauge Calibration Status</w:t>
            </w:r>
          </w:p>
        </w:tc>
        <w:tc>
          <w:tcPr>
            <w:tcW w:w="2500" w:type="pct"/>
            <w:vAlign w:val="center"/>
          </w:tcPr>
          <w:p w14:paraId="0146495A" w14:textId="46BD144E" w:rsidR="00D209BF" w:rsidRPr="004A5476" w:rsidRDefault="00D209BF" w:rsidP="00D209BF">
            <w:pPr>
              <w:keepNext/>
              <w:rPr>
                <w:rFonts w:asciiTheme="minorHAnsi" w:hAnsiTheme="minorHAnsi"/>
                <w:sz w:val="18"/>
                <w:szCs w:val="18"/>
              </w:rPr>
            </w:pPr>
            <w:r w:rsidRPr="004A5476">
              <w:rPr>
                <w:rFonts w:asciiTheme="minorHAnsi" w:hAnsiTheme="minorHAnsi"/>
                <w:sz w:val="18"/>
                <w:szCs w:val="18"/>
              </w:rPr>
              <w:t xml:space="preserve">&lt;&lt;if </w:t>
            </w:r>
            <w:r w:rsidR="00F13C05">
              <w:rPr>
                <w:rFonts w:asciiTheme="minorHAnsi" w:hAnsiTheme="minorHAnsi"/>
                <w:sz w:val="18"/>
                <w:szCs w:val="18"/>
              </w:rPr>
              <w:t>A14</w:t>
            </w:r>
            <w:r w:rsidRPr="004A5476">
              <w:rPr>
                <w:rFonts w:asciiTheme="minorHAnsi" w:hAnsiTheme="minorHAnsi"/>
                <w:sz w:val="18"/>
                <w:szCs w:val="18"/>
              </w:rPr>
              <w:t xml:space="preserve"> compared to C01 is greater than one month, then display text:  </w:t>
            </w:r>
          </w:p>
          <w:p w14:paraId="0146495B" w14:textId="77777777" w:rsidR="00D209BF" w:rsidRPr="004A5476" w:rsidRDefault="00D209BF" w:rsidP="00D209BF">
            <w:pPr>
              <w:keepNext/>
              <w:rPr>
                <w:rFonts w:asciiTheme="minorHAnsi" w:hAnsiTheme="minorHAnsi"/>
                <w:sz w:val="18"/>
                <w:szCs w:val="18"/>
              </w:rPr>
            </w:pPr>
            <w:r w:rsidRPr="004A5476">
              <w:rPr>
                <w:rFonts w:asciiTheme="minorHAnsi" w:hAnsiTheme="minorHAnsi"/>
                <w:sz w:val="18"/>
                <w:szCs w:val="18"/>
              </w:rPr>
              <w:t>"Digital Refrigerant Gauge requires Calibration (do not proceed)</w:t>
            </w:r>
            <w:proofErr w:type="gramStart"/>
            <w:r w:rsidRPr="004A5476">
              <w:rPr>
                <w:rFonts w:asciiTheme="minorHAnsi" w:hAnsiTheme="minorHAnsi"/>
                <w:sz w:val="18"/>
                <w:szCs w:val="18"/>
              </w:rPr>
              <w:t>";</w:t>
            </w:r>
            <w:proofErr w:type="gramEnd"/>
          </w:p>
          <w:p w14:paraId="0146495C" w14:textId="5EC0D4C4" w:rsidR="00D209BF" w:rsidRPr="004A5476" w:rsidRDefault="00D209BF" w:rsidP="00D209BF">
            <w:pPr>
              <w:keepNext/>
              <w:rPr>
                <w:rFonts w:asciiTheme="minorHAnsi" w:hAnsiTheme="minorHAnsi"/>
                <w:sz w:val="18"/>
                <w:szCs w:val="18"/>
              </w:rPr>
            </w:pPr>
            <w:r w:rsidRPr="004A5476">
              <w:rPr>
                <w:rFonts w:asciiTheme="minorHAnsi" w:hAnsiTheme="minorHAnsi"/>
                <w:sz w:val="18"/>
                <w:szCs w:val="18"/>
              </w:rPr>
              <w:t xml:space="preserve">elseif </w:t>
            </w:r>
            <w:r w:rsidR="00F13C05">
              <w:rPr>
                <w:rFonts w:asciiTheme="minorHAnsi" w:hAnsiTheme="minorHAnsi"/>
                <w:sz w:val="18"/>
                <w:szCs w:val="18"/>
              </w:rPr>
              <w:t>A14</w:t>
            </w:r>
            <w:r w:rsidRPr="004A5476">
              <w:rPr>
                <w:rFonts w:asciiTheme="minorHAnsi" w:hAnsiTheme="minorHAnsi"/>
                <w:sz w:val="18"/>
                <w:szCs w:val="18"/>
              </w:rPr>
              <w:t xml:space="preserve"> compared to C01 is ≥ 0 and </w:t>
            </w:r>
            <w:r w:rsidR="00A50B94">
              <w:rPr>
                <w:rFonts w:asciiTheme="minorHAnsi" w:hAnsiTheme="minorHAnsi"/>
                <w:sz w:val="18"/>
                <w:szCs w:val="18"/>
              </w:rPr>
              <w:t>≤</w:t>
            </w:r>
            <w:r w:rsidRPr="004A5476">
              <w:rPr>
                <w:rFonts w:asciiTheme="minorHAnsi" w:hAnsiTheme="minorHAnsi"/>
                <w:sz w:val="18"/>
                <w:szCs w:val="18"/>
              </w:rPr>
              <w:t xml:space="preserve">one </w:t>
            </w:r>
            <w:proofErr w:type="gramStart"/>
            <w:r w:rsidRPr="004A5476">
              <w:rPr>
                <w:rFonts w:asciiTheme="minorHAnsi" w:hAnsiTheme="minorHAnsi"/>
                <w:sz w:val="18"/>
                <w:szCs w:val="18"/>
              </w:rPr>
              <w:t>month;  then</w:t>
            </w:r>
            <w:proofErr w:type="gramEnd"/>
            <w:r w:rsidRPr="004A5476">
              <w:rPr>
                <w:rFonts w:asciiTheme="minorHAnsi" w:hAnsiTheme="minorHAnsi"/>
                <w:sz w:val="18"/>
                <w:szCs w:val="18"/>
              </w:rPr>
              <w:t xml:space="preserve"> display text:</w:t>
            </w:r>
          </w:p>
          <w:p w14:paraId="0146495D" w14:textId="77777777" w:rsidR="00D209BF" w:rsidRPr="004A5476" w:rsidRDefault="00D209BF" w:rsidP="00D209BF">
            <w:pPr>
              <w:keepNext/>
              <w:rPr>
                <w:rFonts w:asciiTheme="minorHAnsi" w:hAnsiTheme="minorHAnsi"/>
                <w:sz w:val="18"/>
                <w:szCs w:val="18"/>
              </w:rPr>
            </w:pPr>
            <w:r w:rsidRPr="004A5476">
              <w:rPr>
                <w:rFonts w:asciiTheme="minorHAnsi" w:hAnsiTheme="minorHAnsi"/>
                <w:sz w:val="18"/>
                <w:szCs w:val="18"/>
              </w:rPr>
              <w:t>"calibration is current"&gt;&gt;</w:t>
            </w:r>
          </w:p>
        </w:tc>
      </w:tr>
      <w:tr w:rsidR="00D209BF" w:rsidRPr="004A5476" w14:paraId="01464966" w14:textId="77777777">
        <w:trPr>
          <w:cantSplit/>
          <w:trHeight w:val="432"/>
        </w:trPr>
        <w:tc>
          <w:tcPr>
            <w:tcW w:w="253" w:type="pct"/>
            <w:vAlign w:val="center"/>
          </w:tcPr>
          <w:p w14:paraId="0146495F" w14:textId="77777777" w:rsidR="00D209BF" w:rsidRPr="004A5476" w:rsidRDefault="00D209BF" w:rsidP="00D209BF">
            <w:pPr>
              <w:keepNext/>
              <w:rPr>
                <w:rFonts w:asciiTheme="minorHAnsi" w:hAnsiTheme="minorHAnsi"/>
                <w:sz w:val="18"/>
                <w:szCs w:val="18"/>
              </w:rPr>
            </w:pPr>
            <w:r w:rsidRPr="004A5476">
              <w:rPr>
                <w:rFonts w:asciiTheme="minorHAnsi" w:hAnsiTheme="minorHAnsi"/>
                <w:sz w:val="18"/>
                <w:szCs w:val="18"/>
              </w:rPr>
              <w:t>04</w:t>
            </w:r>
          </w:p>
        </w:tc>
        <w:tc>
          <w:tcPr>
            <w:tcW w:w="2247" w:type="pct"/>
            <w:vAlign w:val="center"/>
          </w:tcPr>
          <w:p w14:paraId="01464960" w14:textId="17530EE2" w:rsidR="00D209BF" w:rsidRPr="004A5476" w:rsidRDefault="00D209BF" w:rsidP="00D209BF">
            <w:pPr>
              <w:keepNext/>
              <w:spacing w:after="60"/>
              <w:rPr>
                <w:rFonts w:asciiTheme="minorHAnsi" w:hAnsiTheme="minorHAnsi"/>
                <w:sz w:val="18"/>
                <w:szCs w:val="18"/>
              </w:rPr>
            </w:pPr>
            <w:r w:rsidRPr="004A5476">
              <w:rPr>
                <w:rFonts w:asciiTheme="minorHAnsi" w:hAnsiTheme="minorHAnsi"/>
                <w:sz w:val="18"/>
                <w:szCs w:val="18"/>
              </w:rPr>
              <w:t>Digital Thermocouple Calibration Status</w:t>
            </w:r>
          </w:p>
        </w:tc>
        <w:tc>
          <w:tcPr>
            <w:tcW w:w="2500" w:type="pct"/>
            <w:vAlign w:val="center"/>
          </w:tcPr>
          <w:p w14:paraId="01464961" w14:textId="26AF5AA4" w:rsidR="00D209BF" w:rsidRPr="004A5476" w:rsidRDefault="00D209BF" w:rsidP="00D209BF">
            <w:pPr>
              <w:keepNext/>
              <w:rPr>
                <w:rFonts w:asciiTheme="minorHAnsi" w:hAnsiTheme="minorHAnsi"/>
                <w:sz w:val="18"/>
                <w:szCs w:val="18"/>
              </w:rPr>
            </w:pPr>
            <w:r w:rsidRPr="004A5476">
              <w:rPr>
                <w:rFonts w:asciiTheme="minorHAnsi" w:hAnsiTheme="minorHAnsi"/>
                <w:sz w:val="18"/>
                <w:szCs w:val="18"/>
              </w:rPr>
              <w:t xml:space="preserve">&lt;&lt;if </w:t>
            </w:r>
            <w:r w:rsidR="00F13C05">
              <w:rPr>
                <w:rFonts w:asciiTheme="minorHAnsi" w:hAnsiTheme="minorHAnsi"/>
                <w:sz w:val="18"/>
                <w:szCs w:val="18"/>
              </w:rPr>
              <w:t>A14</w:t>
            </w:r>
            <w:r w:rsidRPr="004A5476">
              <w:rPr>
                <w:rFonts w:asciiTheme="minorHAnsi" w:hAnsiTheme="minorHAnsi"/>
                <w:sz w:val="18"/>
                <w:szCs w:val="18"/>
              </w:rPr>
              <w:t xml:space="preserve"> compared to C02 is greater than one month, then display text:  </w:t>
            </w:r>
          </w:p>
          <w:p w14:paraId="01464962" w14:textId="77777777" w:rsidR="00D209BF" w:rsidRPr="004A5476" w:rsidRDefault="00D209BF" w:rsidP="00D209BF">
            <w:pPr>
              <w:keepNext/>
              <w:rPr>
                <w:rFonts w:asciiTheme="minorHAnsi" w:hAnsiTheme="minorHAnsi"/>
                <w:sz w:val="18"/>
                <w:szCs w:val="18"/>
              </w:rPr>
            </w:pPr>
            <w:r w:rsidRPr="004A5476">
              <w:rPr>
                <w:rFonts w:asciiTheme="minorHAnsi" w:hAnsiTheme="minorHAnsi"/>
                <w:sz w:val="18"/>
                <w:szCs w:val="18"/>
              </w:rPr>
              <w:t>"Digital Thermocouple Gauge requires Calibration (do not proceed)"</w:t>
            </w:r>
          </w:p>
          <w:p w14:paraId="01464963" w14:textId="77777777" w:rsidR="00D209BF" w:rsidRPr="004A5476" w:rsidRDefault="00D209BF" w:rsidP="00D209BF">
            <w:pPr>
              <w:keepNext/>
              <w:rPr>
                <w:rFonts w:asciiTheme="minorHAnsi" w:hAnsiTheme="minorHAnsi"/>
                <w:sz w:val="18"/>
                <w:szCs w:val="18"/>
              </w:rPr>
            </w:pPr>
          </w:p>
          <w:p w14:paraId="01464964" w14:textId="30350D96" w:rsidR="00D209BF" w:rsidRPr="004A5476" w:rsidRDefault="00D209BF" w:rsidP="00D209BF">
            <w:pPr>
              <w:keepNext/>
              <w:rPr>
                <w:rFonts w:asciiTheme="minorHAnsi" w:hAnsiTheme="minorHAnsi"/>
                <w:sz w:val="18"/>
                <w:szCs w:val="18"/>
              </w:rPr>
            </w:pPr>
            <w:r w:rsidRPr="004A5476">
              <w:rPr>
                <w:rFonts w:asciiTheme="minorHAnsi" w:hAnsiTheme="minorHAnsi"/>
                <w:sz w:val="18"/>
                <w:szCs w:val="18"/>
              </w:rPr>
              <w:t xml:space="preserve">elseif </w:t>
            </w:r>
            <w:r w:rsidR="00F13C05">
              <w:rPr>
                <w:rFonts w:asciiTheme="minorHAnsi" w:hAnsiTheme="minorHAnsi"/>
                <w:sz w:val="18"/>
                <w:szCs w:val="18"/>
              </w:rPr>
              <w:t>A14</w:t>
            </w:r>
            <w:r w:rsidRPr="004A5476">
              <w:rPr>
                <w:rFonts w:asciiTheme="minorHAnsi" w:hAnsiTheme="minorHAnsi"/>
                <w:sz w:val="18"/>
                <w:szCs w:val="18"/>
              </w:rPr>
              <w:t xml:space="preserve"> compared to C01 is ≥ 0 and </w:t>
            </w:r>
            <w:r w:rsidR="00236A1A">
              <w:rPr>
                <w:rFonts w:asciiTheme="minorHAnsi" w:hAnsiTheme="minorHAnsi"/>
                <w:sz w:val="18"/>
                <w:szCs w:val="18"/>
              </w:rPr>
              <w:t>≤</w:t>
            </w:r>
            <w:r w:rsidRPr="004A5476">
              <w:rPr>
                <w:rFonts w:asciiTheme="minorHAnsi" w:hAnsiTheme="minorHAnsi"/>
                <w:sz w:val="18"/>
                <w:szCs w:val="18"/>
              </w:rPr>
              <w:t xml:space="preserve">one </w:t>
            </w:r>
            <w:proofErr w:type="gramStart"/>
            <w:r w:rsidRPr="004A5476">
              <w:rPr>
                <w:rFonts w:asciiTheme="minorHAnsi" w:hAnsiTheme="minorHAnsi"/>
                <w:sz w:val="18"/>
                <w:szCs w:val="18"/>
              </w:rPr>
              <w:t>month;  then</w:t>
            </w:r>
            <w:proofErr w:type="gramEnd"/>
            <w:r w:rsidRPr="004A5476">
              <w:rPr>
                <w:rFonts w:asciiTheme="minorHAnsi" w:hAnsiTheme="minorHAnsi"/>
                <w:sz w:val="18"/>
                <w:szCs w:val="18"/>
              </w:rPr>
              <w:t xml:space="preserve"> display text:</w:t>
            </w:r>
          </w:p>
          <w:p w14:paraId="01464965" w14:textId="77777777" w:rsidR="00D209BF" w:rsidRPr="004A5476" w:rsidRDefault="00D209BF" w:rsidP="00D209BF">
            <w:pPr>
              <w:keepNext/>
              <w:rPr>
                <w:rFonts w:asciiTheme="minorHAnsi" w:hAnsiTheme="minorHAnsi"/>
                <w:sz w:val="18"/>
                <w:szCs w:val="18"/>
              </w:rPr>
            </w:pPr>
            <w:r w:rsidRPr="004A5476">
              <w:rPr>
                <w:rFonts w:asciiTheme="minorHAnsi" w:hAnsiTheme="minorHAnsi"/>
                <w:sz w:val="18"/>
                <w:szCs w:val="18"/>
              </w:rPr>
              <w:t>"calibration is current"&gt;&gt;</w:t>
            </w:r>
          </w:p>
        </w:tc>
      </w:tr>
    </w:tbl>
    <w:p w14:paraId="01464967" w14:textId="77777777" w:rsidR="00786D26" w:rsidRPr="00E91EDC" w:rsidRDefault="00786D26" w:rsidP="00242D77">
      <w:pPr>
        <w:pStyle w:val="Header"/>
        <w:tabs>
          <w:tab w:val="clear" w:pos="4320"/>
          <w:tab w:val="clear" w:pos="8640"/>
        </w:tabs>
        <w:rPr>
          <w:rFonts w:asciiTheme="minorHAnsi" w:hAnsiTheme="minorHAnsi"/>
          <w:szCs w:val="18"/>
        </w:rPr>
      </w:pPr>
    </w:p>
    <w:tbl>
      <w:tblPr>
        <w:tblW w:w="5043" w:type="pct"/>
        <w:tblInd w:w="-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44"/>
        <w:gridCol w:w="4997"/>
        <w:gridCol w:w="5442"/>
      </w:tblGrid>
      <w:tr w:rsidR="00D209BF" w:rsidRPr="004A5476" w14:paraId="0146496A" w14:textId="77777777">
        <w:trPr>
          <w:cantSplit/>
          <w:trHeight w:val="233"/>
        </w:trPr>
        <w:tc>
          <w:tcPr>
            <w:tcW w:w="5000" w:type="pct"/>
            <w:gridSpan w:val="3"/>
            <w:vAlign w:val="center"/>
          </w:tcPr>
          <w:p w14:paraId="01464968" w14:textId="6A1AC4E8" w:rsidR="00D209BF" w:rsidRPr="00646833" w:rsidRDefault="00D209BF" w:rsidP="00D209BF">
            <w:pPr>
              <w:pStyle w:val="Header"/>
              <w:keepNext/>
              <w:tabs>
                <w:tab w:val="clear" w:pos="4320"/>
                <w:tab w:val="clear" w:pos="8640"/>
              </w:tabs>
              <w:rPr>
                <w:rFonts w:asciiTheme="minorHAnsi" w:hAnsiTheme="minorHAnsi"/>
                <w:b/>
                <w:sz w:val="18"/>
                <w:szCs w:val="18"/>
              </w:rPr>
            </w:pPr>
            <w:r w:rsidRPr="00E91EDC">
              <w:rPr>
                <w:rFonts w:asciiTheme="minorHAnsi" w:hAnsiTheme="minorHAnsi"/>
                <w:b/>
                <w:szCs w:val="18"/>
              </w:rPr>
              <w:t>D. Measurement Access Hole (MAH) Verification</w:t>
            </w:r>
          </w:p>
          <w:p w14:paraId="01464969" w14:textId="5CE53D18" w:rsidR="00D209BF" w:rsidRPr="00646833" w:rsidRDefault="00D00050" w:rsidP="00D209BF">
            <w:pPr>
              <w:pStyle w:val="Header"/>
              <w:keepNext/>
              <w:tabs>
                <w:tab w:val="clear" w:pos="4320"/>
                <w:tab w:val="clear" w:pos="8640"/>
              </w:tabs>
              <w:rPr>
                <w:rFonts w:asciiTheme="minorHAnsi" w:hAnsiTheme="minorHAnsi"/>
                <w:sz w:val="18"/>
                <w:szCs w:val="18"/>
              </w:rPr>
            </w:pPr>
            <w:r w:rsidRPr="00A85CF1">
              <w:rPr>
                <w:rFonts w:asciiTheme="minorHAnsi" w:hAnsiTheme="minorHAnsi"/>
                <w:sz w:val="18"/>
                <w:szCs w:val="18"/>
              </w:rPr>
              <w:t>HERS Raters are required to visually field verify MAH.</w:t>
            </w:r>
            <w:r>
              <w:rPr>
                <w:rFonts w:asciiTheme="minorHAnsi" w:hAnsiTheme="minorHAnsi"/>
                <w:sz w:val="18"/>
                <w:szCs w:val="18"/>
              </w:rPr>
              <w:t xml:space="preserve"> </w:t>
            </w:r>
            <w:r w:rsidR="00EC155E" w:rsidRPr="009847DD">
              <w:rPr>
                <w:rFonts w:asciiTheme="minorHAnsi" w:hAnsiTheme="minorHAnsi"/>
                <w:sz w:val="18"/>
                <w:szCs w:val="18"/>
              </w:rPr>
              <w:t>Procedures for installing MAH are specified in Reference Residential Appendix RA3.2.2.3</w:t>
            </w:r>
            <w:r w:rsidRPr="009847DD">
              <w:rPr>
                <w:rFonts w:asciiTheme="minorHAnsi" w:hAnsiTheme="minorHAnsi"/>
                <w:sz w:val="18"/>
                <w:szCs w:val="18"/>
              </w:rPr>
              <w:t>.</w:t>
            </w:r>
          </w:p>
        </w:tc>
      </w:tr>
      <w:tr w:rsidR="00D209BF" w:rsidRPr="004A5476" w14:paraId="01464972" w14:textId="77777777">
        <w:trPr>
          <w:cantSplit/>
          <w:trHeight w:val="233"/>
        </w:trPr>
        <w:tc>
          <w:tcPr>
            <w:tcW w:w="204" w:type="pct"/>
            <w:vAlign w:val="center"/>
          </w:tcPr>
          <w:p w14:paraId="0146496B" w14:textId="77777777" w:rsidR="00D209BF" w:rsidRPr="00646833" w:rsidRDefault="00D209BF" w:rsidP="00D209BF">
            <w:pPr>
              <w:pStyle w:val="IndexHeading"/>
              <w:keepNext/>
              <w:ind w:left="-115"/>
              <w:jc w:val="center"/>
              <w:rPr>
                <w:rFonts w:asciiTheme="minorHAnsi" w:hAnsiTheme="minorHAnsi"/>
                <w:b w:val="0"/>
                <w:bCs/>
                <w:sz w:val="18"/>
                <w:szCs w:val="18"/>
              </w:rPr>
            </w:pPr>
            <w:r w:rsidRPr="00646833">
              <w:rPr>
                <w:rFonts w:asciiTheme="minorHAnsi" w:hAnsiTheme="minorHAnsi"/>
                <w:b w:val="0"/>
                <w:bCs/>
                <w:sz w:val="18"/>
                <w:szCs w:val="18"/>
              </w:rPr>
              <w:t>01</w:t>
            </w:r>
          </w:p>
        </w:tc>
        <w:tc>
          <w:tcPr>
            <w:tcW w:w="2296" w:type="pct"/>
            <w:tcMar>
              <w:left w:w="115" w:type="dxa"/>
              <w:right w:w="101" w:type="dxa"/>
            </w:tcMar>
            <w:vAlign w:val="center"/>
          </w:tcPr>
          <w:p w14:paraId="0146496C" w14:textId="686EBBCE" w:rsidR="00D209BF" w:rsidRPr="00646833" w:rsidRDefault="00EC155E" w:rsidP="007E687C">
            <w:pPr>
              <w:keepNext/>
              <w:rPr>
                <w:rFonts w:asciiTheme="minorHAnsi" w:hAnsiTheme="minorHAnsi"/>
                <w:sz w:val="18"/>
                <w:szCs w:val="18"/>
              </w:rPr>
            </w:pPr>
            <w:r>
              <w:rPr>
                <w:rFonts w:asciiTheme="minorHAnsi" w:hAnsiTheme="minorHAnsi"/>
                <w:sz w:val="18"/>
                <w:szCs w:val="18"/>
              </w:rPr>
              <w:t xml:space="preserve">Method </w:t>
            </w:r>
            <w:r w:rsidR="00682C77">
              <w:rPr>
                <w:rFonts w:asciiTheme="minorHAnsi" w:hAnsiTheme="minorHAnsi"/>
                <w:sz w:val="18"/>
                <w:szCs w:val="18"/>
              </w:rPr>
              <w:t>U</w:t>
            </w:r>
            <w:r>
              <w:rPr>
                <w:rFonts w:asciiTheme="minorHAnsi" w:hAnsiTheme="minorHAnsi"/>
                <w:sz w:val="18"/>
                <w:szCs w:val="18"/>
              </w:rPr>
              <w:t xml:space="preserve">sed to </w:t>
            </w:r>
            <w:r w:rsidR="00682C77">
              <w:rPr>
                <w:rFonts w:asciiTheme="minorHAnsi" w:hAnsiTheme="minorHAnsi"/>
                <w:sz w:val="18"/>
                <w:szCs w:val="18"/>
              </w:rPr>
              <w:t>D</w:t>
            </w:r>
            <w:r>
              <w:rPr>
                <w:rFonts w:asciiTheme="minorHAnsi" w:hAnsiTheme="minorHAnsi"/>
                <w:sz w:val="18"/>
                <w:szCs w:val="18"/>
              </w:rPr>
              <w:t xml:space="preserve">emonstrate </w:t>
            </w:r>
            <w:r w:rsidR="00682C77">
              <w:rPr>
                <w:rFonts w:asciiTheme="minorHAnsi" w:hAnsiTheme="minorHAnsi"/>
                <w:sz w:val="18"/>
                <w:szCs w:val="18"/>
              </w:rPr>
              <w:t>C</w:t>
            </w:r>
            <w:r>
              <w:rPr>
                <w:rFonts w:asciiTheme="minorHAnsi" w:hAnsiTheme="minorHAnsi"/>
                <w:sz w:val="18"/>
                <w:szCs w:val="18"/>
              </w:rPr>
              <w:t xml:space="preserve">ompliance with the Measurement Access Hole (MAH) </w:t>
            </w:r>
            <w:r w:rsidR="00682C77">
              <w:rPr>
                <w:rFonts w:asciiTheme="minorHAnsi" w:hAnsiTheme="minorHAnsi"/>
                <w:sz w:val="18"/>
                <w:szCs w:val="18"/>
              </w:rPr>
              <w:t>R</w:t>
            </w:r>
            <w:r>
              <w:rPr>
                <w:rFonts w:asciiTheme="minorHAnsi" w:hAnsiTheme="minorHAnsi"/>
                <w:sz w:val="18"/>
                <w:szCs w:val="18"/>
              </w:rPr>
              <w:t>equirement</w:t>
            </w:r>
          </w:p>
        </w:tc>
        <w:tc>
          <w:tcPr>
            <w:tcW w:w="2500" w:type="pct"/>
            <w:tcMar>
              <w:left w:w="115" w:type="dxa"/>
              <w:right w:w="101" w:type="dxa"/>
            </w:tcMar>
            <w:vAlign w:val="center"/>
          </w:tcPr>
          <w:p w14:paraId="0146496D" w14:textId="39A1C7E4" w:rsidR="00D209BF" w:rsidRPr="00646833" w:rsidRDefault="00EC155E" w:rsidP="00D209BF">
            <w:pPr>
              <w:pStyle w:val="Header"/>
              <w:keepNext/>
              <w:tabs>
                <w:tab w:val="clear" w:pos="4320"/>
                <w:tab w:val="clear" w:pos="8640"/>
              </w:tabs>
              <w:rPr>
                <w:rFonts w:asciiTheme="minorHAnsi" w:hAnsiTheme="minorHAnsi"/>
                <w:sz w:val="18"/>
                <w:szCs w:val="18"/>
              </w:rPr>
            </w:pPr>
            <w:r>
              <w:rPr>
                <w:rFonts w:asciiTheme="minorHAnsi" w:hAnsiTheme="minorHAnsi"/>
                <w:sz w:val="18"/>
                <w:szCs w:val="18"/>
              </w:rPr>
              <w:t>&lt;&lt;reference</w:t>
            </w:r>
            <w:r w:rsidR="008B0175" w:rsidRPr="00646833">
              <w:rPr>
                <w:rFonts w:asciiTheme="minorHAnsi" w:hAnsiTheme="minorHAnsi"/>
                <w:sz w:val="18"/>
                <w:szCs w:val="18"/>
              </w:rPr>
              <w:t xml:space="preserve"> value from CF2R as default; allow user to override the default and pick one from list</w:t>
            </w:r>
            <w:r w:rsidR="00D209BF" w:rsidRPr="00646833">
              <w:rPr>
                <w:rFonts w:asciiTheme="minorHAnsi" w:hAnsiTheme="minorHAnsi"/>
                <w:sz w:val="18"/>
                <w:szCs w:val="18"/>
              </w:rPr>
              <w:t xml:space="preserve">: </w:t>
            </w:r>
          </w:p>
          <w:p w14:paraId="0146496E" w14:textId="77777777" w:rsidR="00D209BF" w:rsidRPr="00646833" w:rsidRDefault="00EC155E" w:rsidP="00D209BF">
            <w:pPr>
              <w:pStyle w:val="Header"/>
              <w:keepNext/>
              <w:numPr>
                <w:ilvl w:val="0"/>
                <w:numId w:val="20"/>
              </w:numPr>
              <w:tabs>
                <w:tab w:val="clear" w:pos="4320"/>
                <w:tab w:val="clear" w:pos="8640"/>
              </w:tabs>
              <w:rPr>
                <w:rFonts w:asciiTheme="minorHAnsi" w:hAnsiTheme="minorHAnsi"/>
                <w:sz w:val="18"/>
                <w:szCs w:val="18"/>
              </w:rPr>
            </w:pPr>
            <w:r>
              <w:rPr>
                <w:rFonts w:asciiTheme="minorHAnsi" w:hAnsiTheme="minorHAnsi"/>
                <w:sz w:val="18"/>
                <w:szCs w:val="18"/>
              </w:rPr>
              <w:t xml:space="preserve">"MAH installed and labeled consistent with Figure 3.2-1"; or </w:t>
            </w:r>
          </w:p>
          <w:p w14:paraId="0146496F" w14:textId="77777777" w:rsidR="00D209BF" w:rsidRPr="00646833" w:rsidRDefault="00EC155E" w:rsidP="00D209BF">
            <w:pPr>
              <w:pStyle w:val="Header"/>
              <w:keepNext/>
              <w:numPr>
                <w:ilvl w:val="0"/>
                <w:numId w:val="20"/>
              </w:numPr>
              <w:tabs>
                <w:tab w:val="clear" w:pos="4320"/>
                <w:tab w:val="clear" w:pos="8640"/>
              </w:tabs>
              <w:rPr>
                <w:rFonts w:asciiTheme="minorHAnsi" w:hAnsiTheme="minorHAnsi"/>
                <w:sz w:val="18"/>
                <w:szCs w:val="18"/>
              </w:rPr>
            </w:pPr>
            <w:r>
              <w:rPr>
                <w:rFonts w:asciiTheme="minorHAnsi" w:hAnsiTheme="minorHAnsi"/>
                <w:sz w:val="18"/>
                <w:szCs w:val="18"/>
              </w:rPr>
              <w:t>"Return side of system is located entirely within conditioned space such that an accurate return air dry-bulb temperature can be taken at the return grille"; or</w:t>
            </w:r>
          </w:p>
          <w:p w14:paraId="01464970" w14:textId="77777777" w:rsidR="00D209BF" w:rsidRPr="00646833" w:rsidRDefault="00EC155E" w:rsidP="00D209BF">
            <w:pPr>
              <w:pStyle w:val="ListParagraph"/>
              <w:keepNext/>
              <w:numPr>
                <w:ilvl w:val="0"/>
                <w:numId w:val="20"/>
              </w:numPr>
              <w:rPr>
                <w:rFonts w:asciiTheme="minorHAnsi" w:hAnsiTheme="minorHAnsi"/>
                <w:sz w:val="18"/>
                <w:szCs w:val="18"/>
              </w:rPr>
            </w:pPr>
            <w:r>
              <w:rPr>
                <w:rFonts w:asciiTheme="minorHAnsi" w:hAnsiTheme="minorHAnsi"/>
                <w:sz w:val="18"/>
                <w:szCs w:val="18"/>
              </w:rPr>
              <w:t>"MAH cannot be installed consistent with Figure 3.2-1.  An alternative location has been provided and clearly labeled"</w:t>
            </w:r>
          </w:p>
          <w:p w14:paraId="01464971" w14:textId="77777777" w:rsidR="00D209BF" w:rsidRPr="00646833" w:rsidRDefault="00EC155E" w:rsidP="00D209BF">
            <w:pPr>
              <w:pStyle w:val="ListParagraph"/>
              <w:keepNext/>
              <w:numPr>
                <w:ilvl w:val="0"/>
                <w:numId w:val="20"/>
              </w:numPr>
              <w:rPr>
                <w:rFonts w:asciiTheme="minorHAnsi" w:hAnsiTheme="minorHAnsi"/>
                <w:sz w:val="18"/>
                <w:szCs w:val="18"/>
              </w:rPr>
            </w:pPr>
            <w:r>
              <w:rPr>
                <w:rFonts w:asciiTheme="minorHAnsi" w:hAnsiTheme="minorHAnsi"/>
                <w:sz w:val="18"/>
                <w:szCs w:val="18"/>
              </w:rPr>
              <w:t>MAH is not installed. System does not comply&gt;&gt;</w:t>
            </w:r>
          </w:p>
        </w:tc>
      </w:tr>
    </w:tbl>
    <w:p w14:paraId="01464973" w14:textId="77777777" w:rsidR="00786D26" w:rsidRPr="004A5476" w:rsidRDefault="00786D26" w:rsidP="00242D77">
      <w:pPr>
        <w:pStyle w:val="Header"/>
        <w:tabs>
          <w:tab w:val="clear" w:pos="4320"/>
          <w:tab w:val="clear" w:pos="8640"/>
          <w:tab w:val="left" w:pos="360"/>
        </w:tabs>
        <w:rPr>
          <w:rFonts w:asciiTheme="minorHAnsi" w:hAnsiTheme="minorHAnsi"/>
          <w:sz w:val="18"/>
          <w:szCs w:val="18"/>
        </w:rPr>
      </w:pPr>
    </w:p>
    <w:p w14:paraId="01464989" w14:textId="77777777" w:rsidR="00786D26" w:rsidRDefault="00786D26" w:rsidP="00242D77">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463"/>
        <w:gridCol w:w="2558"/>
        <w:gridCol w:w="3532"/>
        <w:gridCol w:w="4237"/>
      </w:tblGrid>
      <w:tr w:rsidR="00DC677B" w:rsidRPr="00654A92" w14:paraId="12BB5B2B" w14:textId="77777777" w:rsidTr="00DC677B">
        <w:trPr>
          <w:cantSplit/>
        </w:trPr>
        <w:tc>
          <w:tcPr>
            <w:tcW w:w="10998" w:type="dxa"/>
            <w:gridSpan w:val="4"/>
          </w:tcPr>
          <w:p w14:paraId="4EBF3861" w14:textId="77777777" w:rsidR="00DC677B" w:rsidRPr="00BC1E29" w:rsidRDefault="00DC677B" w:rsidP="00DC677B">
            <w:pPr>
              <w:keepNext/>
              <w:rPr>
                <w:rFonts w:ascii="Calibri" w:hAnsi="Calibri"/>
                <w:b/>
              </w:rPr>
            </w:pPr>
            <w:r w:rsidRPr="00BC1E29">
              <w:rPr>
                <w:rFonts w:ascii="Calibri" w:hAnsi="Calibri"/>
                <w:b/>
              </w:rPr>
              <w:lastRenderedPageBreak/>
              <w:t>E. Minimum System Airflow Rate Verification</w:t>
            </w:r>
          </w:p>
          <w:p w14:paraId="18E2B323" w14:textId="77777777" w:rsidR="00DC677B" w:rsidRDefault="00DC677B" w:rsidP="00DC677B">
            <w:pPr>
              <w:keepNext/>
              <w:rPr>
                <w:rFonts w:ascii="Calibri" w:hAnsi="Calibri"/>
                <w:sz w:val="18"/>
              </w:rPr>
            </w:pPr>
            <w:r w:rsidRPr="006F67A3">
              <w:rPr>
                <w:rFonts w:ascii="Calibri" w:hAnsi="Calibri"/>
                <w:sz w:val="18"/>
              </w:rPr>
              <w:t>Procedures for verifying minimum system airflow are specified in Reference Residential Appendix RA</w:t>
            </w:r>
            <w:r>
              <w:rPr>
                <w:rFonts w:ascii="Calibri" w:hAnsi="Calibri"/>
                <w:sz w:val="18"/>
              </w:rPr>
              <w:t>3.3.3</w:t>
            </w:r>
            <w:r w:rsidRPr="006F67A3">
              <w:rPr>
                <w:rFonts w:ascii="Calibri" w:hAnsi="Calibri"/>
                <w:sz w:val="18"/>
              </w:rPr>
              <w:t>.</w:t>
            </w:r>
          </w:p>
          <w:p w14:paraId="4BFF0DA5" w14:textId="77777777" w:rsidR="00DC677B" w:rsidRPr="00654A92" w:rsidRDefault="00DC677B" w:rsidP="00DC677B">
            <w:pPr>
              <w:keepNext/>
              <w:rPr>
                <w:rFonts w:ascii="Calibri" w:hAnsi="Calibri"/>
                <w:sz w:val="18"/>
              </w:rPr>
            </w:pPr>
            <w:r>
              <w:rPr>
                <w:rFonts w:ascii="Calibri" w:hAnsi="Calibri"/>
                <w:sz w:val="18"/>
              </w:rPr>
              <w:t>&lt;&lt;require 1 row of data for each indoor unit listed in the "</w:t>
            </w:r>
            <w:r w:rsidRPr="00310A75">
              <w:rPr>
                <w:rFonts w:ascii="Calibri" w:hAnsi="Calibri"/>
                <w:sz w:val="18"/>
              </w:rPr>
              <w:t>HERS Verification Requirements for Duct Systems</w:t>
            </w:r>
            <w:r>
              <w:rPr>
                <w:rFonts w:ascii="Calibri" w:hAnsi="Calibri"/>
                <w:sz w:val="18"/>
              </w:rPr>
              <w:t>" table on the MCH-01&gt;</w:t>
            </w:r>
          </w:p>
        </w:tc>
      </w:tr>
      <w:tr w:rsidR="00DC677B" w:rsidRPr="006A3EEB" w14:paraId="7CC3FCD3" w14:textId="77777777" w:rsidTr="00DC677B">
        <w:trPr>
          <w:cantSplit/>
          <w:trHeight w:val="305"/>
        </w:trPr>
        <w:tc>
          <w:tcPr>
            <w:tcW w:w="3078" w:type="dxa"/>
            <w:gridSpan w:val="2"/>
            <w:vAlign w:val="center"/>
          </w:tcPr>
          <w:p w14:paraId="38A54D80" w14:textId="77777777" w:rsidR="00DC677B" w:rsidRPr="006A3EEB" w:rsidRDefault="00DC677B" w:rsidP="00DC677B">
            <w:pPr>
              <w:keepNext/>
              <w:jc w:val="center"/>
              <w:rPr>
                <w:rFonts w:ascii="Calibri" w:hAnsi="Calibri"/>
                <w:sz w:val="18"/>
                <w:szCs w:val="18"/>
              </w:rPr>
            </w:pPr>
            <w:r>
              <w:rPr>
                <w:rFonts w:ascii="Calibri" w:hAnsi="Calibri"/>
                <w:sz w:val="18"/>
                <w:szCs w:val="18"/>
              </w:rPr>
              <w:t>01</w:t>
            </w:r>
          </w:p>
        </w:tc>
        <w:tc>
          <w:tcPr>
            <w:tcW w:w="3600" w:type="dxa"/>
          </w:tcPr>
          <w:p w14:paraId="389AE8EA" w14:textId="77777777" w:rsidR="00DC677B" w:rsidRDefault="00DC677B" w:rsidP="00DC677B">
            <w:pPr>
              <w:keepNext/>
              <w:jc w:val="center"/>
              <w:rPr>
                <w:rFonts w:ascii="Calibri" w:hAnsi="Calibri"/>
                <w:sz w:val="18"/>
                <w:szCs w:val="18"/>
              </w:rPr>
            </w:pPr>
            <w:r>
              <w:rPr>
                <w:rFonts w:ascii="Calibri" w:hAnsi="Calibri"/>
                <w:sz w:val="18"/>
                <w:szCs w:val="18"/>
              </w:rPr>
              <w:t>02</w:t>
            </w:r>
          </w:p>
        </w:tc>
        <w:tc>
          <w:tcPr>
            <w:tcW w:w="4320" w:type="dxa"/>
            <w:vAlign w:val="center"/>
          </w:tcPr>
          <w:p w14:paraId="29E62270" w14:textId="77777777" w:rsidR="00DC677B" w:rsidRPr="006A3EEB" w:rsidRDefault="00DC677B" w:rsidP="00DC677B">
            <w:pPr>
              <w:keepNext/>
              <w:jc w:val="center"/>
              <w:rPr>
                <w:rFonts w:ascii="Calibri" w:hAnsi="Calibri"/>
                <w:sz w:val="18"/>
                <w:szCs w:val="18"/>
              </w:rPr>
            </w:pPr>
            <w:r>
              <w:rPr>
                <w:rFonts w:ascii="Calibri" w:hAnsi="Calibri"/>
                <w:sz w:val="18"/>
                <w:szCs w:val="18"/>
              </w:rPr>
              <w:t>03</w:t>
            </w:r>
          </w:p>
        </w:tc>
      </w:tr>
      <w:tr w:rsidR="00DC677B" w:rsidRPr="006A3EEB" w14:paraId="4A5FFB2B" w14:textId="77777777" w:rsidTr="00DC677B">
        <w:trPr>
          <w:cantSplit/>
          <w:trHeight w:val="882"/>
        </w:trPr>
        <w:tc>
          <w:tcPr>
            <w:tcW w:w="3078" w:type="dxa"/>
            <w:gridSpan w:val="2"/>
            <w:tcBorders>
              <w:top w:val="nil"/>
            </w:tcBorders>
            <w:vAlign w:val="bottom"/>
          </w:tcPr>
          <w:p w14:paraId="05C71834" w14:textId="77777777" w:rsidR="00DC677B" w:rsidRPr="006A3EEB" w:rsidRDefault="00DC677B" w:rsidP="00DC677B">
            <w:pPr>
              <w:keepNext/>
              <w:jc w:val="center"/>
              <w:rPr>
                <w:rFonts w:ascii="Calibri" w:hAnsi="Calibri"/>
                <w:sz w:val="18"/>
                <w:szCs w:val="18"/>
              </w:rPr>
            </w:pPr>
            <w:r w:rsidRPr="00442EA4">
              <w:rPr>
                <w:rFonts w:ascii="Calibri" w:hAnsi="Calibri"/>
                <w:sz w:val="18"/>
                <w:szCs w:val="18"/>
              </w:rPr>
              <w:t>Indoor Unit Name or Description of Area Served</w:t>
            </w:r>
          </w:p>
        </w:tc>
        <w:tc>
          <w:tcPr>
            <w:tcW w:w="3600" w:type="dxa"/>
            <w:tcBorders>
              <w:top w:val="nil"/>
            </w:tcBorders>
            <w:vAlign w:val="bottom"/>
          </w:tcPr>
          <w:p w14:paraId="41F82595" w14:textId="77777777" w:rsidR="00DC677B" w:rsidRPr="006A3EEB" w:rsidRDefault="00DC677B" w:rsidP="00DC677B">
            <w:pPr>
              <w:keepNext/>
              <w:jc w:val="center"/>
              <w:rPr>
                <w:rFonts w:ascii="Calibri" w:hAnsi="Calibri"/>
                <w:sz w:val="18"/>
                <w:szCs w:val="18"/>
              </w:rPr>
            </w:pPr>
            <w:r w:rsidRPr="005A5F9A">
              <w:rPr>
                <w:rFonts w:ascii="Calibri" w:hAnsi="Calibri"/>
              </w:rPr>
              <w:t>Minimum Required System Airflow Rate (cfm)</w:t>
            </w:r>
          </w:p>
        </w:tc>
        <w:tc>
          <w:tcPr>
            <w:tcW w:w="4320" w:type="dxa"/>
            <w:tcBorders>
              <w:top w:val="nil"/>
            </w:tcBorders>
            <w:vAlign w:val="bottom"/>
          </w:tcPr>
          <w:p w14:paraId="67C6A2CA" w14:textId="77777777" w:rsidR="00DC677B" w:rsidRPr="006A3EEB" w:rsidRDefault="00DC677B" w:rsidP="00DC677B">
            <w:pPr>
              <w:keepNext/>
              <w:jc w:val="center"/>
              <w:rPr>
                <w:rFonts w:ascii="Calibri" w:hAnsi="Calibri"/>
                <w:sz w:val="18"/>
                <w:szCs w:val="18"/>
              </w:rPr>
            </w:pPr>
            <w:r w:rsidRPr="005A5F9A">
              <w:rPr>
                <w:rFonts w:ascii="Calibri" w:hAnsi="Calibri"/>
                <w:sz w:val="18"/>
                <w:szCs w:val="18"/>
              </w:rPr>
              <w:t>System Airflow Rate Verification Status</w:t>
            </w:r>
          </w:p>
        </w:tc>
      </w:tr>
      <w:tr w:rsidR="00DC677B" w:rsidRPr="006A3EEB" w14:paraId="0ED71409" w14:textId="77777777" w:rsidTr="00DC677B">
        <w:trPr>
          <w:cantSplit/>
          <w:trHeight w:val="2816"/>
        </w:trPr>
        <w:tc>
          <w:tcPr>
            <w:tcW w:w="3078" w:type="dxa"/>
            <w:gridSpan w:val="2"/>
          </w:tcPr>
          <w:p w14:paraId="5F338E04" w14:textId="77777777" w:rsidR="00DC677B" w:rsidRPr="00654A92" w:rsidRDefault="00DC677B" w:rsidP="00DC677B">
            <w:pPr>
              <w:keepNext/>
              <w:rPr>
                <w:rFonts w:ascii="Calibri" w:hAnsi="Calibri"/>
                <w:sz w:val="14"/>
                <w:szCs w:val="14"/>
              </w:rPr>
            </w:pPr>
            <w:r w:rsidRPr="00654A92">
              <w:rPr>
                <w:rFonts w:ascii="Calibri" w:hAnsi="Calibri"/>
                <w:sz w:val="14"/>
                <w:szCs w:val="14"/>
              </w:rPr>
              <w:t>&lt;&lt;reference value from the "HERS Verification Requirements for Duct Systems" table on the MCH-01 for the "SC System Description of Area Served" value in A02&gt;&gt;</w:t>
            </w:r>
          </w:p>
        </w:tc>
        <w:tc>
          <w:tcPr>
            <w:tcW w:w="3600" w:type="dxa"/>
          </w:tcPr>
          <w:p w14:paraId="356FC90F" w14:textId="03E818C4" w:rsidR="005B320C" w:rsidRDefault="00DC677B" w:rsidP="005B320C">
            <w:pPr>
              <w:keepNext/>
              <w:rPr>
                <w:rFonts w:ascii="Calibri" w:hAnsi="Calibri"/>
                <w:sz w:val="14"/>
                <w:szCs w:val="14"/>
              </w:rPr>
            </w:pPr>
            <w:r w:rsidRPr="00654A92">
              <w:rPr>
                <w:rFonts w:ascii="Calibri" w:hAnsi="Calibri"/>
                <w:sz w:val="14"/>
                <w:szCs w:val="14"/>
              </w:rPr>
              <w:t>&lt;</w:t>
            </w:r>
            <w:r w:rsidR="005B320C" w:rsidRPr="00654A92">
              <w:rPr>
                <w:rFonts w:ascii="Calibri" w:hAnsi="Calibri"/>
                <w:sz w:val="14"/>
                <w:szCs w:val="14"/>
              </w:rPr>
              <w:t>&lt;</w:t>
            </w:r>
            <w:r w:rsidR="005B320C">
              <w:rPr>
                <w:rFonts w:ascii="Calibri" w:hAnsi="Calibri"/>
                <w:sz w:val="14"/>
                <w:szCs w:val="14"/>
              </w:rPr>
              <w:t xml:space="preserve">if the CF2R-MCH-01 indicates </w:t>
            </w:r>
            <w:proofErr w:type="gramStart"/>
            <w:r w:rsidR="005B320C">
              <w:rPr>
                <w:rFonts w:ascii="Calibri" w:hAnsi="Calibri"/>
                <w:sz w:val="14"/>
                <w:szCs w:val="14"/>
              </w:rPr>
              <w:t>a</w:t>
            </w:r>
            <w:proofErr w:type="gramEnd"/>
            <w:r w:rsidR="005B320C">
              <w:rPr>
                <w:rFonts w:ascii="Calibri" w:hAnsi="Calibri"/>
                <w:sz w:val="14"/>
                <w:szCs w:val="14"/>
              </w:rPr>
              <w:t xml:space="preserve"> MCH-28 is required for alternate minimum airflow rate compliance, then text value in this field=Verification of Table 150.0-B or C Alternative Return Duct Design Criteria is Required; </w:t>
            </w:r>
          </w:p>
          <w:p w14:paraId="57DC10C9" w14:textId="67E1301D" w:rsidR="00DC677B" w:rsidRPr="00654A92" w:rsidRDefault="00DC677B" w:rsidP="00DC677B">
            <w:pPr>
              <w:keepNext/>
              <w:rPr>
                <w:rFonts w:ascii="Calibri" w:hAnsi="Calibri"/>
                <w:sz w:val="14"/>
                <w:szCs w:val="14"/>
              </w:rPr>
            </w:pPr>
            <w:r w:rsidRPr="00654A92">
              <w:rPr>
                <w:rFonts w:ascii="Calibri" w:hAnsi="Calibri"/>
                <w:sz w:val="14"/>
                <w:szCs w:val="14"/>
              </w:rPr>
              <w:t xml:space="preserve">  </w:t>
            </w:r>
          </w:p>
          <w:p w14:paraId="2A3DBD1F" w14:textId="30EBC381" w:rsidR="001B60EF" w:rsidRDefault="005B320C" w:rsidP="001B60EF">
            <w:pPr>
              <w:keepNext/>
              <w:rPr>
                <w:rFonts w:ascii="Calibri" w:hAnsi="Calibri"/>
                <w:sz w:val="14"/>
                <w:szCs w:val="14"/>
              </w:rPr>
            </w:pPr>
            <w:r>
              <w:rPr>
                <w:rFonts w:ascii="Calibri" w:hAnsi="Calibri"/>
                <w:sz w:val="14"/>
                <w:szCs w:val="14"/>
              </w:rPr>
              <w:t xml:space="preserve">Else </w:t>
            </w:r>
            <w:r w:rsidR="001B60EF">
              <w:rPr>
                <w:rFonts w:ascii="Calibri" w:hAnsi="Calibri"/>
                <w:sz w:val="14"/>
                <w:szCs w:val="14"/>
              </w:rPr>
              <w:t xml:space="preserve">reference </w:t>
            </w:r>
            <w:r>
              <w:rPr>
                <w:rFonts w:ascii="Calibri" w:hAnsi="Calibri"/>
                <w:sz w:val="14"/>
                <w:szCs w:val="14"/>
              </w:rPr>
              <w:t xml:space="preserve">numeric </w:t>
            </w:r>
            <w:proofErr w:type="spellStart"/>
            <w:r>
              <w:rPr>
                <w:rFonts w:ascii="Calibri" w:hAnsi="Calibri"/>
                <w:sz w:val="14"/>
                <w:szCs w:val="14"/>
              </w:rPr>
              <w:t>xxxx</w:t>
            </w:r>
            <w:proofErr w:type="spellEnd"/>
            <w:r>
              <w:rPr>
                <w:rFonts w:ascii="Calibri" w:hAnsi="Calibri"/>
                <w:sz w:val="14"/>
                <w:szCs w:val="14"/>
              </w:rPr>
              <w:t xml:space="preserve"> </w:t>
            </w:r>
            <w:r w:rsidR="001B60EF">
              <w:rPr>
                <w:rFonts w:ascii="Calibri" w:hAnsi="Calibri"/>
                <w:sz w:val="14"/>
                <w:szCs w:val="14"/>
              </w:rPr>
              <w:t>value from applicable MCH-23 field for the indoor unit in E01 according to the following list:</w:t>
            </w:r>
          </w:p>
          <w:p w14:paraId="1D8D2375" w14:textId="77777777" w:rsidR="001B60EF" w:rsidRDefault="001B60EF" w:rsidP="001B60EF">
            <w:pPr>
              <w:keepNext/>
              <w:rPr>
                <w:rFonts w:ascii="Calibri" w:hAnsi="Calibri"/>
                <w:sz w:val="14"/>
                <w:szCs w:val="14"/>
              </w:rPr>
            </w:pPr>
            <w:r>
              <w:rPr>
                <w:rFonts w:ascii="Calibri" w:hAnsi="Calibri"/>
                <w:sz w:val="14"/>
                <w:szCs w:val="14"/>
              </w:rPr>
              <w:t>MCH-23</w:t>
            </w:r>
            <w:proofErr w:type="gramStart"/>
            <w:r>
              <w:rPr>
                <w:rFonts w:ascii="Calibri" w:hAnsi="Calibri"/>
                <w:sz w:val="14"/>
                <w:szCs w:val="14"/>
              </w:rPr>
              <w:t>a  field</w:t>
            </w:r>
            <w:proofErr w:type="gramEnd"/>
            <w:r>
              <w:rPr>
                <w:rFonts w:ascii="Calibri" w:hAnsi="Calibri"/>
                <w:sz w:val="14"/>
                <w:szCs w:val="14"/>
              </w:rPr>
              <w:t xml:space="preserve"> D02</w:t>
            </w:r>
          </w:p>
          <w:p w14:paraId="4A960723" w14:textId="77777777" w:rsidR="001B60EF" w:rsidRDefault="001B60EF" w:rsidP="001B60EF">
            <w:pPr>
              <w:keepNext/>
              <w:rPr>
                <w:rFonts w:ascii="Calibri" w:hAnsi="Calibri"/>
                <w:sz w:val="14"/>
                <w:szCs w:val="14"/>
              </w:rPr>
            </w:pPr>
            <w:r>
              <w:rPr>
                <w:rFonts w:ascii="Calibri" w:hAnsi="Calibri"/>
                <w:sz w:val="14"/>
                <w:szCs w:val="14"/>
              </w:rPr>
              <w:t>MCH-23</w:t>
            </w:r>
            <w:proofErr w:type="gramStart"/>
            <w:r>
              <w:rPr>
                <w:rFonts w:ascii="Calibri" w:hAnsi="Calibri"/>
                <w:sz w:val="14"/>
                <w:szCs w:val="14"/>
              </w:rPr>
              <w:t>b  field</w:t>
            </w:r>
            <w:proofErr w:type="gramEnd"/>
            <w:r>
              <w:rPr>
                <w:rFonts w:ascii="Calibri" w:hAnsi="Calibri"/>
                <w:sz w:val="14"/>
                <w:szCs w:val="14"/>
              </w:rPr>
              <w:t xml:space="preserve"> E03</w:t>
            </w:r>
          </w:p>
          <w:p w14:paraId="789C9610" w14:textId="77777777" w:rsidR="001B60EF" w:rsidRDefault="001B60EF" w:rsidP="001B60EF">
            <w:pPr>
              <w:keepNext/>
              <w:rPr>
                <w:rFonts w:ascii="Calibri" w:hAnsi="Calibri"/>
                <w:sz w:val="14"/>
                <w:szCs w:val="14"/>
              </w:rPr>
            </w:pPr>
            <w:r>
              <w:rPr>
                <w:rFonts w:ascii="Calibri" w:hAnsi="Calibri"/>
                <w:sz w:val="14"/>
                <w:szCs w:val="14"/>
              </w:rPr>
              <w:t>MCH-23</w:t>
            </w:r>
            <w:proofErr w:type="gramStart"/>
            <w:r>
              <w:rPr>
                <w:rFonts w:ascii="Calibri" w:hAnsi="Calibri"/>
                <w:sz w:val="14"/>
                <w:szCs w:val="14"/>
              </w:rPr>
              <w:t>c  field</w:t>
            </w:r>
            <w:proofErr w:type="gramEnd"/>
            <w:r>
              <w:rPr>
                <w:rFonts w:ascii="Calibri" w:hAnsi="Calibri"/>
                <w:sz w:val="14"/>
                <w:szCs w:val="14"/>
              </w:rPr>
              <w:t xml:space="preserve"> E02</w:t>
            </w:r>
          </w:p>
          <w:p w14:paraId="2A35E78A" w14:textId="77777777" w:rsidR="001B60EF" w:rsidRDefault="001B60EF" w:rsidP="001B60EF">
            <w:pPr>
              <w:keepNext/>
              <w:rPr>
                <w:rFonts w:ascii="Calibri" w:hAnsi="Calibri"/>
                <w:sz w:val="14"/>
                <w:szCs w:val="14"/>
              </w:rPr>
            </w:pPr>
            <w:r>
              <w:rPr>
                <w:rFonts w:ascii="Calibri" w:hAnsi="Calibri"/>
                <w:sz w:val="14"/>
                <w:szCs w:val="14"/>
              </w:rPr>
              <w:t>(MCH-23d is not applicable)</w:t>
            </w:r>
          </w:p>
          <w:p w14:paraId="71005932" w14:textId="77777777" w:rsidR="001B60EF" w:rsidRDefault="001B60EF" w:rsidP="001B60EF">
            <w:pPr>
              <w:keepNext/>
              <w:rPr>
                <w:rFonts w:ascii="Calibri" w:hAnsi="Calibri"/>
                <w:sz w:val="14"/>
                <w:szCs w:val="14"/>
              </w:rPr>
            </w:pPr>
            <w:r>
              <w:rPr>
                <w:rFonts w:ascii="Calibri" w:hAnsi="Calibri"/>
                <w:sz w:val="14"/>
                <w:szCs w:val="14"/>
              </w:rPr>
              <w:t>MCH-23</w:t>
            </w:r>
            <w:proofErr w:type="gramStart"/>
            <w:r>
              <w:rPr>
                <w:rFonts w:ascii="Calibri" w:hAnsi="Calibri"/>
                <w:sz w:val="14"/>
                <w:szCs w:val="14"/>
              </w:rPr>
              <w:t>e  field</w:t>
            </w:r>
            <w:proofErr w:type="gramEnd"/>
            <w:r>
              <w:rPr>
                <w:rFonts w:ascii="Calibri" w:hAnsi="Calibri"/>
                <w:sz w:val="14"/>
                <w:szCs w:val="14"/>
              </w:rPr>
              <w:t xml:space="preserve"> D02</w:t>
            </w:r>
          </w:p>
          <w:p w14:paraId="356AB89E" w14:textId="77777777" w:rsidR="001B60EF" w:rsidRDefault="001B60EF" w:rsidP="001B60EF">
            <w:pPr>
              <w:keepNext/>
              <w:rPr>
                <w:rFonts w:ascii="Calibri" w:hAnsi="Calibri"/>
                <w:sz w:val="14"/>
                <w:szCs w:val="14"/>
              </w:rPr>
            </w:pPr>
            <w:r>
              <w:rPr>
                <w:rFonts w:ascii="Calibri" w:hAnsi="Calibri"/>
                <w:sz w:val="14"/>
                <w:szCs w:val="14"/>
              </w:rPr>
              <w:t>MCH-23</w:t>
            </w:r>
            <w:proofErr w:type="gramStart"/>
            <w:r>
              <w:rPr>
                <w:rFonts w:ascii="Calibri" w:hAnsi="Calibri"/>
                <w:sz w:val="14"/>
                <w:szCs w:val="14"/>
              </w:rPr>
              <w:t>f  field</w:t>
            </w:r>
            <w:proofErr w:type="gramEnd"/>
            <w:r>
              <w:rPr>
                <w:rFonts w:ascii="Calibri" w:hAnsi="Calibri"/>
                <w:sz w:val="14"/>
                <w:szCs w:val="14"/>
              </w:rPr>
              <w:t xml:space="preserve"> D02&gt;&gt;</w:t>
            </w:r>
          </w:p>
          <w:p w14:paraId="6D6D3ECF" w14:textId="2D3C5242" w:rsidR="00DC677B" w:rsidRPr="00654A92" w:rsidRDefault="00DC677B" w:rsidP="00DC677B">
            <w:pPr>
              <w:keepNext/>
              <w:rPr>
                <w:rFonts w:ascii="Calibri" w:hAnsi="Calibri"/>
                <w:sz w:val="14"/>
                <w:szCs w:val="14"/>
              </w:rPr>
            </w:pPr>
          </w:p>
        </w:tc>
        <w:tc>
          <w:tcPr>
            <w:tcW w:w="4320" w:type="dxa"/>
          </w:tcPr>
          <w:p w14:paraId="6A853F51" w14:textId="77777777" w:rsidR="00DC677B" w:rsidRPr="00646833" w:rsidRDefault="00DC677B" w:rsidP="00DC677B">
            <w:pPr>
              <w:keepNext/>
              <w:rPr>
                <w:rFonts w:asciiTheme="minorHAnsi" w:hAnsiTheme="minorHAnsi"/>
                <w:sz w:val="18"/>
                <w:szCs w:val="18"/>
              </w:rPr>
            </w:pPr>
            <w:r>
              <w:rPr>
                <w:rFonts w:asciiTheme="minorHAnsi" w:hAnsiTheme="minorHAnsi"/>
                <w:sz w:val="18"/>
                <w:szCs w:val="18"/>
              </w:rPr>
              <w:t xml:space="preserve">&lt;&lt;calculated field: </w:t>
            </w:r>
          </w:p>
          <w:p w14:paraId="14DAFDB7" w14:textId="54C333CF" w:rsidR="00DC677B" w:rsidRPr="00646833" w:rsidRDefault="00DC677B" w:rsidP="00DC677B">
            <w:pPr>
              <w:keepNext/>
              <w:spacing w:afterLines="60" w:after="144"/>
              <w:rPr>
                <w:rFonts w:ascii="Calibri" w:hAnsi="Calibri"/>
                <w:sz w:val="18"/>
                <w:szCs w:val="18"/>
              </w:rPr>
            </w:pPr>
            <w:r w:rsidRPr="00646833">
              <w:rPr>
                <w:rFonts w:ascii="Calibri" w:hAnsi="Calibri"/>
                <w:sz w:val="18"/>
                <w:szCs w:val="18"/>
              </w:rPr>
              <w:t xml:space="preserve">if the CF2R-MCH-01 indicates </w:t>
            </w:r>
            <w:proofErr w:type="gramStart"/>
            <w:r w:rsidRPr="00646833">
              <w:rPr>
                <w:rFonts w:ascii="Calibri" w:hAnsi="Calibri"/>
                <w:sz w:val="18"/>
                <w:szCs w:val="18"/>
              </w:rPr>
              <w:t>a</w:t>
            </w:r>
            <w:proofErr w:type="gramEnd"/>
            <w:r w:rsidRPr="00646833">
              <w:rPr>
                <w:rFonts w:ascii="Calibri" w:hAnsi="Calibri"/>
                <w:sz w:val="18"/>
                <w:szCs w:val="18"/>
              </w:rPr>
              <w:t xml:space="preserve"> MCH-28 is required for alternate minimum airflow rate compliance, then</w:t>
            </w:r>
          </w:p>
          <w:p w14:paraId="30440F8D" w14:textId="2CCDB93B" w:rsidR="00DC677B" w:rsidRDefault="00DC677B" w:rsidP="00DC677B">
            <w:pPr>
              <w:keepNext/>
              <w:spacing w:afterLines="60" w:after="144"/>
              <w:ind w:left="720"/>
              <w:rPr>
                <w:rFonts w:ascii="Calibri" w:hAnsi="Calibri"/>
                <w:sz w:val="18"/>
                <w:szCs w:val="18"/>
              </w:rPr>
            </w:pPr>
            <w:r w:rsidRPr="00646833">
              <w:rPr>
                <w:rFonts w:ascii="Calibri" w:hAnsi="Calibri"/>
                <w:sz w:val="18"/>
                <w:szCs w:val="18"/>
              </w:rPr>
              <w:t>if the system has a registered CF3R-MCH-28 that indicates compliance with Table 150.0-</w:t>
            </w:r>
            <w:r>
              <w:rPr>
                <w:rFonts w:ascii="Calibri" w:hAnsi="Calibri"/>
                <w:sz w:val="18"/>
                <w:szCs w:val="18"/>
              </w:rPr>
              <w:t>B</w:t>
            </w:r>
            <w:r w:rsidRPr="00646833">
              <w:rPr>
                <w:rFonts w:ascii="Calibri" w:hAnsi="Calibri"/>
                <w:sz w:val="18"/>
                <w:szCs w:val="18"/>
              </w:rPr>
              <w:t xml:space="preserve"> or </w:t>
            </w:r>
            <w:r>
              <w:rPr>
                <w:rFonts w:ascii="Calibri" w:hAnsi="Calibri"/>
                <w:sz w:val="18"/>
                <w:szCs w:val="18"/>
              </w:rPr>
              <w:t>C</w:t>
            </w:r>
            <w:r w:rsidRPr="00646833">
              <w:rPr>
                <w:rFonts w:ascii="Calibri" w:hAnsi="Calibri"/>
                <w:sz w:val="18"/>
                <w:szCs w:val="18"/>
              </w:rPr>
              <w:t xml:space="preserve"> return duct design requirements, then result =</w:t>
            </w:r>
            <w:r w:rsidRPr="00646833">
              <w:rPr>
                <w:rFonts w:ascii="Calibri" w:hAnsi="Calibri"/>
                <w:b/>
                <w:sz w:val="18"/>
                <w:szCs w:val="18"/>
              </w:rPr>
              <w:t>system complies using Table 150.0-</w:t>
            </w:r>
            <w:r>
              <w:rPr>
                <w:rFonts w:ascii="Calibri" w:hAnsi="Calibri"/>
                <w:b/>
                <w:sz w:val="18"/>
                <w:szCs w:val="18"/>
              </w:rPr>
              <w:t>B</w:t>
            </w:r>
            <w:r w:rsidRPr="00646833">
              <w:rPr>
                <w:rFonts w:ascii="Calibri" w:hAnsi="Calibri"/>
                <w:b/>
                <w:sz w:val="18"/>
                <w:szCs w:val="18"/>
              </w:rPr>
              <w:t xml:space="preserve"> or </w:t>
            </w:r>
            <w:r>
              <w:rPr>
                <w:rFonts w:ascii="Calibri" w:hAnsi="Calibri"/>
                <w:b/>
                <w:sz w:val="18"/>
                <w:szCs w:val="18"/>
              </w:rPr>
              <w:t>C</w:t>
            </w:r>
            <w:r w:rsidRPr="00646833">
              <w:rPr>
                <w:rFonts w:ascii="Calibri" w:hAnsi="Calibri"/>
                <w:b/>
                <w:sz w:val="18"/>
                <w:szCs w:val="18"/>
              </w:rPr>
              <w:t xml:space="preserve"> alternative return duct design criteria</w:t>
            </w:r>
            <w:r w:rsidRPr="00646833">
              <w:rPr>
                <w:rFonts w:ascii="Calibri" w:hAnsi="Calibri"/>
                <w:sz w:val="18"/>
                <w:szCs w:val="18"/>
              </w:rPr>
              <w:t>.</w:t>
            </w:r>
          </w:p>
          <w:p w14:paraId="3E15654C" w14:textId="256A8DC5" w:rsidR="00DC677B" w:rsidRDefault="00DC677B" w:rsidP="00DC677B">
            <w:pPr>
              <w:keepNext/>
              <w:spacing w:afterLines="60" w:after="144"/>
              <w:ind w:left="720"/>
              <w:rPr>
                <w:rFonts w:ascii="Calibri" w:hAnsi="Calibri"/>
                <w:sz w:val="18"/>
                <w:szCs w:val="18"/>
              </w:rPr>
            </w:pPr>
            <w:r w:rsidRPr="00646833">
              <w:rPr>
                <w:rFonts w:ascii="Calibri" w:hAnsi="Calibri"/>
                <w:sz w:val="18"/>
                <w:szCs w:val="18"/>
              </w:rPr>
              <w:t>else result=</w:t>
            </w:r>
            <w:r w:rsidRPr="00646833">
              <w:rPr>
                <w:rFonts w:ascii="Calibri" w:hAnsi="Calibri"/>
                <w:b/>
                <w:sz w:val="18"/>
                <w:szCs w:val="18"/>
              </w:rPr>
              <w:t xml:space="preserve">System does not comply.  A registered CF3R-MCH-28 is required </w:t>
            </w:r>
            <w:r w:rsidRPr="00646833">
              <w:rPr>
                <w:rFonts w:ascii="Calibri" w:hAnsi="Calibri"/>
                <w:sz w:val="18"/>
                <w:szCs w:val="18"/>
              </w:rPr>
              <w:t>(do not allow this MCH-25 to be registered).</w:t>
            </w:r>
          </w:p>
          <w:p w14:paraId="55DBDC9D" w14:textId="1C1ACB9E" w:rsidR="00DC677B" w:rsidRDefault="00DC677B" w:rsidP="00DC677B">
            <w:pPr>
              <w:keepNext/>
              <w:spacing w:afterLines="60" w:after="144"/>
              <w:rPr>
                <w:rFonts w:ascii="Calibri" w:hAnsi="Calibri"/>
                <w:sz w:val="18"/>
                <w:szCs w:val="18"/>
              </w:rPr>
            </w:pPr>
            <w:r w:rsidRPr="00646833">
              <w:rPr>
                <w:rFonts w:ascii="Calibri" w:hAnsi="Calibri"/>
                <w:sz w:val="18"/>
                <w:szCs w:val="18"/>
                <w:u w:val="single"/>
              </w:rPr>
              <w:t>else</w:t>
            </w:r>
            <w:r w:rsidRPr="00646833">
              <w:rPr>
                <w:rFonts w:ascii="Calibri" w:hAnsi="Calibri"/>
                <w:sz w:val="18"/>
                <w:szCs w:val="18"/>
              </w:rPr>
              <w:t xml:space="preserve">if the CF2R-MCH-01 indicates </w:t>
            </w:r>
            <w:proofErr w:type="gramStart"/>
            <w:r w:rsidRPr="00646833">
              <w:rPr>
                <w:rFonts w:ascii="Calibri" w:hAnsi="Calibri"/>
                <w:sz w:val="18"/>
                <w:szCs w:val="18"/>
              </w:rPr>
              <w:t>a</w:t>
            </w:r>
            <w:proofErr w:type="gramEnd"/>
            <w:r w:rsidRPr="00646833">
              <w:rPr>
                <w:rFonts w:ascii="Calibri" w:hAnsi="Calibri"/>
                <w:sz w:val="18"/>
                <w:szCs w:val="18"/>
              </w:rPr>
              <w:t xml:space="preserve"> MCH-23 is required for minimum airflow rate compliance, then</w:t>
            </w:r>
          </w:p>
          <w:p w14:paraId="6EAB623A" w14:textId="362D6FFF" w:rsidR="00DC677B" w:rsidRDefault="00DC677B" w:rsidP="00DC677B">
            <w:pPr>
              <w:keepNext/>
              <w:spacing w:afterLines="60" w:after="144"/>
              <w:ind w:left="720"/>
              <w:rPr>
                <w:rFonts w:ascii="Calibri" w:hAnsi="Calibri"/>
                <w:sz w:val="18"/>
                <w:szCs w:val="18"/>
              </w:rPr>
            </w:pPr>
            <w:r w:rsidRPr="00646833">
              <w:rPr>
                <w:rFonts w:ascii="Calibri" w:hAnsi="Calibri"/>
                <w:sz w:val="18"/>
                <w:szCs w:val="18"/>
              </w:rPr>
              <w:t>if this system has a registered CF3R-MCH-23a</w:t>
            </w:r>
            <w:r w:rsidR="00057221">
              <w:rPr>
                <w:rFonts w:ascii="Calibri" w:hAnsi="Calibri"/>
                <w:sz w:val="18"/>
                <w:szCs w:val="18"/>
              </w:rPr>
              <w:t>,</w:t>
            </w:r>
            <w:r w:rsidRPr="00646833">
              <w:rPr>
                <w:rFonts w:ascii="Calibri" w:hAnsi="Calibri"/>
                <w:sz w:val="18"/>
                <w:szCs w:val="18"/>
              </w:rPr>
              <w:t xml:space="preserve"> CF3R-MCH-23b</w:t>
            </w:r>
            <w:r w:rsidR="00057221" w:rsidRPr="00057221">
              <w:rPr>
                <w:rFonts w:ascii="Calibri" w:hAnsi="Calibri"/>
                <w:sz w:val="18"/>
                <w:szCs w:val="16"/>
              </w:rPr>
              <w:t>, CF2R-MCH-23e or CF2R-MCH-23</w:t>
            </w:r>
            <w:proofErr w:type="gramStart"/>
            <w:r w:rsidR="00057221" w:rsidRPr="00057221">
              <w:rPr>
                <w:rFonts w:ascii="Calibri" w:hAnsi="Calibri"/>
                <w:sz w:val="18"/>
                <w:szCs w:val="16"/>
              </w:rPr>
              <w:t xml:space="preserve">f </w:t>
            </w:r>
            <w:r w:rsidRPr="00646833">
              <w:rPr>
                <w:rFonts w:ascii="Calibri" w:hAnsi="Calibri"/>
                <w:sz w:val="18"/>
                <w:szCs w:val="18"/>
              </w:rPr>
              <w:t xml:space="preserve"> that</w:t>
            </w:r>
            <w:proofErr w:type="gramEnd"/>
            <w:r w:rsidRPr="00646833">
              <w:rPr>
                <w:rFonts w:ascii="Calibri" w:hAnsi="Calibri"/>
                <w:sz w:val="18"/>
                <w:szCs w:val="18"/>
              </w:rPr>
              <w:t xml:space="preserve"> meets the compliance criterion in E01, then result = </w:t>
            </w:r>
            <w:r w:rsidRPr="00646833">
              <w:rPr>
                <w:rFonts w:ascii="Calibri" w:hAnsi="Calibri"/>
                <w:b/>
                <w:sz w:val="18"/>
                <w:szCs w:val="18"/>
              </w:rPr>
              <w:t>System complies with minimum airflow rate requirements</w:t>
            </w:r>
            <w:r w:rsidRPr="00646833">
              <w:rPr>
                <w:rFonts w:ascii="Calibri" w:hAnsi="Calibri"/>
                <w:sz w:val="18"/>
                <w:szCs w:val="18"/>
              </w:rPr>
              <w:t>;</w:t>
            </w:r>
          </w:p>
          <w:p w14:paraId="3FE43A30" w14:textId="77777777" w:rsidR="00DC677B" w:rsidRDefault="00DC677B" w:rsidP="00DC677B">
            <w:pPr>
              <w:keepNext/>
              <w:spacing w:afterLines="60" w:after="144"/>
              <w:ind w:left="720"/>
              <w:rPr>
                <w:rFonts w:ascii="Calibri" w:hAnsi="Calibri"/>
                <w:sz w:val="18"/>
                <w:szCs w:val="18"/>
              </w:rPr>
            </w:pPr>
            <w:r w:rsidRPr="00646833">
              <w:rPr>
                <w:rFonts w:ascii="Calibri" w:hAnsi="Calibri"/>
                <w:sz w:val="18"/>
                <w:szCs w:val="18"/>
              </w:rPr>
              <w:t xml:space="preserve">elseif </w:t>
            </w:r>
            <w:r>
              <w:rPr>
                <w:rFonts w:ascii="Calibri" w:hAnsi="Calibri"/>
                <w:sz w:val="18"/>
                <w:szCs w:val="18"/>
              </w:rPr>
              <w:t>A10</w:t>
            </w:r>
            <w:r w:rsidRPr="00646833">
              <w:rPr>
                <w:rFonts w:ascii="Calibri" w:hAnsi="Calibri"/>
                <w:sz w:val="18"/>
                <w:szCs w:val="18"/>
              </w:rPr>
              <w:t>=Alteration, then</w:t>
            </w:r>
          </w:p>
          <w:p w14:paraId="31992BAA" w14:textId="5AECF5A1" w:rsidR="00DC677B" w:rsidRDefault="00DC677B" w:rsidP="00DC677B">
            <w:pPr>
              <w:keepNext/>
              <w:spacing w:afterLines="60" w:after="144"/>
              <w:ind w:left="1440"/>
              <w:rPr>
                <w:rFonts w:ascii="Calibri" w:hAnsi="Calibri"/>
                <w:sz w:val="18"/>
                <w:szCs w:val="18"/>
              </w:rPr>
            </w:pPr>
            <w:r w:rsidRPr="00646833">
              <w:rPr>
                <w:rFonts w:ascii="Calibri" w:hAnsi="Calibri"/>
                <w:sz w:val="18"/>
                <w:szCs w:val="18"/>
              </w:rPr>
              <w:t>if the system complies with the alternative airflow compliance method on a registered CF3R-MCH23</w:t>
            </w:r>
            <w:proofErr w:type="gramStart"/>
            <w:r w:rsidRPr="00646833">
              <w:rPr>
                <w:rFonts w:ascii="Calibri" w:hAnsi="Calibri"/>
                <w:sz w:val="18"/>
                <w:szCs w:val="18"/>
              </w:rPr>
              <w:t>c;  then</w:t>
            </w:r>
            <w:proofErr w:type="gramEnd"/>
            <w:r w:rsidRPr="00646833">
              <w:rPr>
                <w:rFonts w:ascii="Calibri" w:hAnsi="Calibri"/>
                <w:sz w:val="18"/>
                <w:szCs w:val="18"/>
              </w:rPr>
              <w:t xml:space="preserve"> result =</w:t>
            </w:r>
            <w:r w:rsidRPr="00646833">
              <w:rPr>
                <w:rFonts w:ascii="Calibri" w:hAnsi="Calibri"/>
                <w:b/>
                <w:sz w:val="18"/>
                <w:szCs w:val="18"/>
              </w:rPr>
              <w:t>system complies using the alternative remedial actions specified in RA</w:t>
            </w:r>
            <w:r>
              <w:rPr>
                <w:rFonts w:ascii="Calibri" w:hAnsi="Calibri"/>
                <w:b/>
                <w:sz w:val="18"/>
                <w:szCs w:val="18"/>
              </w:rPr>
              <w:t>3.3.3.1.5</w:t>
            </w:r>
            <w:r w:rsidRPr="00646833">
              <w:rPr>
                <w:rFonts w:ascii="Calibri" w:hAnsi="Calibri"/>
                <w:sz w:val="18"/>
                <w:szCs w:val="18"/>
              </w:rPr>
              <w:t>.</w:t>
            </w:r>
            <w:r w:rsidRPr="00646833">
              <w:rPr>
                <w:rFonts w:asciiTheme="minorHAnsi" w:hAnsiTheme="minorHAnsi"/>
                <w:sz w:val="18"/>
                <w:szCs w:val="18"/>
              </w:rPr>
              <w:t xml:space="preserve"> </w:t>
            </w:r>
            <w:r w:rsidRPr="00646833">
              <w:rPr>
                <w:rFonts w:asciiTheme="minorHAnsi" w:hAnsiTheme="minorHAnsi"/>
                <w:b/>
                <w:sz w:val="18"/>
                <w:szCs w:val="18"/>
              </w:rPr>
              <w:t>This System does not qualify for Group Sampling.</w:t>
            </w:r>
          </w:p>
          <w:p w14:paraId="2F0285E3" w14:textId="665697D7" w:rsidR="00DC677B" w:rsidRPr="00DC677B" w:rsidRDefault="00DC677B" w:rsidP="00DC677B">
            <w:pPr>
              <w:keepNext/>
              <w:spacing w:afterLines="60" w:after="144"/>
              <w:ind w:left="720"/>
              <w:rPr>
                <w:rFonts w:ascii="Calibri" w:hAnsi="Calibri"/>
                <w:sz w:val="18"/>
                <w:szCs w:val="18"/>
              </w:rPr>
            </w:pPr>
            <w:r w:rsidRPr="00646833">
              <w:rPr>
                <w:rFonts w:ascii="Calibri" w:hAnsi="Calibri"/>
                <w:sz w:val="18"/>
                <w:szCs w:val="18"/>
              </w:rPr>
              <w:t>else result=</w:t>
            </w:r>
            <w:r w:rsidRPr="00646833">
              <w:rPr>
                <w:rFonts w:ascii="Calibri" w:hAnsi="Calibri"/>
                <w:b/>
                <w:sz w:val="18"/>
                <w:szCs w:val="18"/>
              </w:rPr>
              <w:t xml:space="preserve">System does not comply. A registered CF3R-MCH-23 for this system is </w:t>
            </w:r>
            <w:proofErr w:type="gramStart"/>
            <w:r w:rsidRPr="00646833">
              <w:rPr>
                <w:rFonts w:ascii="Calibri" w:hAnsi="Calibri"/>
                <w:b/>
                <w:sz w:val="18"/>
                <w:szCs w:val="18"/>
              </w:rPr>
              <w:t xml:space="preserve">required </w:t>
            </w:r>
            <w:r w:rsidRPr="00646833">
              <w:rPr>
                <w:rFonts w:ascii="Calibri" w:hAnsi="Calibri"/>
                <w:sz w:val="18"/>
                <w:szCs w:val="18"/>
              </w:rPr>
              <w:t>.</w:t>
            </w:r>
            <w:proofErr w:type="gramEnd"/>
            <w:r w:rsidRPr="00646833">
              <w:rPr>
                <w:rFonts w:ascii="Calibri" w:hAnsi="Calibri"/>
                <w:sz w:val="18"/>
                <w:szCs w:val="18"/>
              </w:rPr>
              <w:t xml:space="preserve"> (do not allow this MCH-25 to be registered)</w:t>
            </w:r>
            <w:r>
              <w:rPr>
                <w:rFonts w:ascii="Calibri" w:hAnsi="Calibri"/>
                <w:sz w:val="18"/>
                <w:szCs w:val="18"/>
              </w:rPr>
              <w:t>&gt;&gt;</w:t>
            </w:r>
          </w:p>
        </w:tc>
      </w:tr>
      <w:tr w:rsidR="00DC677B" w:rsidRPr="006A3EEB" w14:paraId="461AF4EF" w14:textId="77777777" w:rsidTr="00DC677B">
        <w:trPr>
          <w:cantSplit/>
          <w:trHeight w:val="197"/>
        </w:trPr>
        <w:tc>
          <w:tcPr>
            <w:tcW w:w="3078" w:type="dxa"/>
            <w:gridSpan w:val="2"/>
          </w:tcPr>
          <w:p w14:paraId="6C284414" w14:textId="77777777" w:rsidR="00DC677B" w:rsidRPr="006A3EEB" w:rsidRDefault="00DC677B" w:rsidP="00DC677B">
            <w:pPr>
              <w:keepNext/>
              <w:rPr>
                <w:rFonts w:ascii="Calibri" w:hAnsi="Calibri"/>
                <w:sz w:val="16"/>
                <w:szCs w:val="16"/>
              </w:rPr>
            </w:pPr>
          </w:p>
        </w:tc>
        <w:tc>
          <w:tcPr>
            <w:tcW w:w="3600" w:type="dxa"/>
          </w:tcPr>
          <w:p w14:paraId="5FC8B6EA" w14:textId="77777777" w:rsidR="00DC677B" w:rsidRPr="006A3EEB" w:rsidRDefault="00DC677B" w:rsidP="00DC677B">
            <w:pPr>
              <w:keepNext/>
              <w:rPr>
                <w:rFonts w:ascii="Calibri" w:hAnsi="Calibri"/>
                <w:sz w:val="16"/>
                <w:szCs w:val="16"/>
              </w:rPr>
            </w:pPr>
          </w:p>
        </w:tc>
        <w:tc>
          <w:tcPr>
            <w:tcW w:w="4320" w:type="dxa"/>
          </w:tcPr>
          <w:p w14:paraId="321E0E65" w14:textId="77777777" w:rsidR="00DC677B" w:rsidRPr="006A3EEB" w:rsidRDefault="00DC677B" w:rsidP="00DC677B">
            <w:pPr>
              <w:keepNext/>
              <w:rPr>
                <w:rFonts w:ascii="Calibri" w:hAnsi="Calibri"/>
                <w:sz w:val="16"/>
                <w:szCs w:val="16"/>
              </w:rPr>
            </w:pPr>
          </w:p>
        </w:tc>
      </w:tr>
      <w:tr w:rsidR="00DC677B" w:rsidRPr="00BC1E29" w14:paraId="6A871829" w14:textId="77777777" w:rsidTr="00DC677B">
        <w:tblPrEx>
          <w:tblLook w:val="0000" w:firstRow="0" w:lastRow="0" w:firstColumn="0" w:lastColumn="0" w:noHBand="0" w:noVBand="0"/>
        </w:tblPrEx>
        <w:trPr>
          <w:trHeight w:val="360"/>
        </w:trPr>
        <w:tc>
          <w:tcPr>
            <w:tcW w:w="467" w:type="dxa"/>
            <w:vAlign w:val="center"/>
          </w:tcPr>
          <w:p w14:paraId="1333502A" w14:textId="77777777" w:rsidR="00DC677B" w:rsidRPr="00BC1E29" w:rsidRDefault="00DC677B" w:rsidP="00DC677B">
            <w:pPr>
              <w:keepNext/>
              <w:jc w:val="center"/>
              <w:rPr>
                <w:rFonts w:ascii="Calibri" w:hAnsi="Calibri"/>
              </w:rPr>
            </w:pPr>
            <w:r>
              <w:rPr>
                <w:rFonts w:ascii="Calibri" w:hAnsi="Calibri"/>
              </w:rPr>
              <w:t>04</w:t>
            </w:r>
          </w:p>
        </w:tc>
        <w:tc>
          <w:tcPr>
            <w:tcW w:w="10531" w:type="dxa"/>
            <w:gridSpan w:val="3"/>
          </w:tcPr>
          <w:p w14:paraId="32971ED8" w14:textId="77777777" w:rsidR="00DC677B" w:rsidRPr="00BC1E29" w:rsidRDefault="00DC677B" w:rsidP="00DC677B">
            <w:pPr>
              <w:keepNext/>
              <w:rPr>
                <w:rFonts w:ascii="Calibri" w:hAnsi="Calibri"/>
              </w:rPr>
            </w:pPr>
            <w:r w:rsidRPr="00C9301F">
              <w:rPr>
                <w:rFonts w:ascii="Calibri" w:hAnsi="Calibri"/>
                <w:sz w:val="18"/>
              </w:rPr>
              <w:t xml:space="preserve">Compliance Statement: &lt;&lt; If all indoor units listed in E01 indicate a compliant result in E03, then text result= "SC system complies with Minimum System Airflow Rate Verification"; else text result= "SC system does not comply with </w:t>
            </w:r>
            <w:proofErr w:type="spellStart"/>
            <w:r w:rsidRPr="00C9301F">
              <w:rPr>
                <w:rFonts w:ascii="Calibri" w:hAnsi="Calibri"/>
                <w:sz w:val="18"/>
              </w:rPr>
              <w:t>with</w:t>
            </w:r>
            <w:proofErr w:type="spellEnd"/>
            <w:r w:rsidRPr="00C9301F">
              <w:rPr>
                <w:rFonts w:ascii="Calibri" w:hAnsi="Calibri"/>
                <w:sz w:val="18"/>
              </w:rPr>
              <w:t xml:space="preserve"> Minimum System Airflow Rate Verification", and do not allow this MCH-25 to be registered.</w:t>
            </w:r>
          </w:p>
        </w:tc>
      </w:tr>
      <w:tr w:rsidR="00DC677B" w:rsidRPr="006A3EEB" w14:paraId="10AEC0DF" w14:textId="77777777" w:rsidTr="00DC677B">
        <w:trPr>
          <w:cantSplit/>
        </w:trPr>
        <w:tc>
          <w:tcPr>
            <w:tcW w:w="10998" w:type="dxa"/>
            <w:gridSpan w:val="4"/>
          </w:tcPr>
          <w:p w14:paraId="5BB6D8F9" w14:textId="77777777" w:rsidR="00DC677B" w:rsidRPr="006A3EEB" w:rsidRDefault="00DC677B" w:rsidP="00DC677B">
            <w:pPr>
              <w:rPr>
                <w:rFonts w:ascii="Calibri" w:hAnsi="Calibri"/>
                <w:sz w:val="18"/>
                <w:szCs w:val="18"/>
              </w:rPr>
            </w:pPr>
            <w:r w:rsidRPr="006A3EEB">
              <w:rPr>
                <w:rFonts w:ascii="Calibri" w:hAnsi="Calibri"/>
                <w:sz w:val="18"/>
                <w:szCs w:val="18"/>
              </w:rPr>
              <w:t>Notes:</w:t>
            </w:r>
          </w:p>
        </w:tc>
      </w:tr>
    </w:tbl>
    <w:p w14:paraId="69061A5F" w14:textId="5E09764E" w:rsidR="00DC677B" w:rsidRDefault="00DC677B" w:rsidP="00242D77">
      <w:pPr>
        <w:rPr>
          <w:rFonts w:asciiTheme="minorHAnsi" w:hAnsiTheme="minorHAnsi"/>
          <w:szCs w:val="18"/>
        </w:rPr>
      </w:pPr>
    </w:p>
    <w:p w14:paraId="2C0C6DA5" w14:textId="77777777" w:rsidR="00DC677B" w:rsidRPr="00E91EDC" w:rsidRDefault="00DC677B" w:rsidP="00242D77">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7"/>
        <w:gridCol w:w="4938"/>
        <w:gridCol w:w="5395"/>
      </w:tblGrid>
      <w:tr w:rsidR="00786D26" w:rsidRPr="004A5476" w14:paraId="0146498C" w14:textId="77777777">
        <w:trPr>
          <w:cantSplit/>
          <w:trHeight w:val="360"/>
        </w:trPr>
        <w:tc>
          <w:tcPr>
            <w:tcW w:w="5000" w:type="pct"/>
            <w:gridSpan w:val="3"/>
            <w:vAlign w:val="center"/>
          </w:tcPr>
          <w:p w14:paraId="0146498A" w14:textId="534C6B1A" w:rsidR="00786D26" w:rsidRPr="00E91EDC" w:rsidRDefault="00786D26" w:rsidP="00E91EDC">
            <w:pPr>
              <w:rPr>
                <w:rFonts w:asciiTheme="minorHAnsi" w:hAnsiTheme="minorHAnsi"/>
                <w:b/>
                <w:szCs w:val="18"/>
              </w:rPr>
            </w:pPr>
            <w:r w:rsidRPr="00E91EDC">
              <w:rPr>
                <w:rFonts w:asciiTheme="minorHAnsi" w:hAnsiTheme="minorHAnsi"/>
                <w:b/>
                <w:szCs w:val="18"/>
              </w:rPr>
              <w:t>F. Data Collection and Calculations</w:t>
            </w:r>
          </w:p>
          <w:p w14:paraId="0146498B" w14:textId="7C5E8962" w:rsidR="00786D26" w:rsidRPr="00E91EDC" w:rsidRDefault="00D00050" w:rsidP="00E91EDC">
            <w:pPr>
              <w:rPr>
                <w:rFonts w:asciiTheme="minorHAnsi" w:hAnsiTheme="minorHAnsi"/>
                <w:sz w:val="18"/>
                <w:szCs w:val="18"/>
              </w:rPr>
            </w:pPr>
            <w:r w:rsidRPr="00A85CF1">
              <w:rPr>
                <w:rFonts w:asciiTheme="minorHAnsi" w:hAnsiTheme="minorHAnsi"/>
                <w:sz w:val="18"/>
                <w:szCs w:val="18"/>
              </w:rPr>
              <w:t>HERS Rater must independently collect all data in this section.</w:t>
            </w:r>
            <w:r>
              <w:rPr>
                <w:rFonts w:asciiTheme="minorHAnsi" w:hAnsiTheme="minorHAnsi"/>
                <w:sz w:val="18"/>
                <w:szCs w:val="18"/>
              </w:rPr>
              <w:t xml:space="preserve"> </w:t>
            </w:r>
            <w:r w:rsidR="00EC155E" w:rsidRPr="00E91EDC">
              <w:rPr>
                <w:rFonts w:asciiTheme="minorHAnsi" w:hAnsiTheme="minorHAnsi"/>
                <w:sz w:val="18"/>
                <w:szCs w:val="18"/>
              </w:rPr>
              <w:t>Procedures for determining Refrigerant Charge using the Standard Charge Verification Procedure are given in Reference Residential Appendix RA3.2.2.</w:t>
            </w:r>
          </w:p>
        </w:tc>
      </w:tr>
      <w:tr w:rsidR="00352560" w:rsidRPr="004A5476" w14:paraId="0146498F" w14:textId="77777777">
        <w:trPr>
          <w:cantSplit/>
          <w:trHeight w:val="432"/>
        </w:trPr>
        <w:tc>
          <w:tcPr>
            <w:tcW w:w="212" w:type="pct"/>
            <w:vAlign w:val="center"/>
          </w:tcPr>
          <w:p w14:paraId="0146498D" w14:textId="77777777" w:rsidR="00352560" w:rsidRPr="00646833" w:rsidRDefault="00352560" w:rsidP="00242D77">
            <w:pPr>
              <w:pStyle w:val="Header"/>
              <w:tabs>
                <w:tab w:val="clear" w:pos="4320"/>
                <w:tab w:val="clear" w:pos="8640"/>
              </w:tabs>
              <w:rPr>
                <w:rFonts w:asciiTheme="minorHAnsi" w:hAnsiTheme="minorHAnsi"/>
                <w:sz w:val="18"/>
                <w:szCs w:val="18"/>
              </w:rPr>
            </w:pPr>
            <w:r w:rsidRPr="00646833">
              <w:rPr>
                <w:rFonts w:ascii="Calibri" w:hAnsi="Calibri"/>
                <w:sz w:val="18"/>
                <w:szCs w:val="18"/>
              </w:rPr>
              <w:t>01</w:t>
            </w:r>
          </w:p>
        </w:tc>
        <w:tc>
          <w:tcPr>
            <w:tcW w:w="4788" w:type="pct"/>
            <w:gridSpan w:val="2"/>
            <w:vAlign w:val="center"/>
          </w:tcPr>
          <w:p w14:paraId="0146498E" w14:textId="77777777" w:rsidR="00352560" w:rsidRPr="00646833" w:rsidRDefault="00EC155E" w:rsidP="00E91EDC">
            <w:pPr>
              <w:rPr>
                <w:rFonts w:asciiTheme="minorHAnsi" w:hAnsiTheme="minorHAnsi"/>
                <w:sz w:val="18"/>
                <w:szCs w:val="18"/>
              </w:rPr>
            </w:pPr>
            <w:r>
              <w:rPr>
                <w:rFonts w:asciiTheme="minorHAnsi" w:hAnsiTheme="minorHAnsi"/>
                <w:sz w:val="18"/>
                <w:szCs w:val="18"/>
              </w:rPr>
              <w:t>The responsible person's signature on this document indicates confirmation that, with a Condenser Outlet Air Restrictor installed, and after system operation was stabilized for at least 15 minutes, throughout the data collection for this verification, the difference between the liquid line pressure and suction line pressure was maintained between 160 and 220 psi for R-410A systems, or between 100 and 145 psi for R-22 systems.</w:t>
            </w:r>
          </w:p>
        </w:tc>
      </w:tr>
      <w:tr w:rsidR="00352560" w:rsidRPr="004A5476" w14:paraId="01464993" w14:textId="77777777">
        <w:trPr>
          <w:cantSplit/>
          <w:trHeight w:val="432"/>
        </w:trPr>
        <w:tc>
          <w:tcPr>
            <w:tcW w:w="212" w:type="pct"/>
            <w:vAlign w:val="center"/>
          </w:tcPr>
          <w:p w14:paraId="01464990" w14:textId="77777777" w:rsidR="00352560" w:rsidRPr="00646833" w:rsidRDefault="00352560" w:rsidP="00242D77">
            <w:pPr>
              <w:pStyle w:val="Header"/>
              <w:tabs>
                <w:tab w:val="clear" w:pos="4320"/>
                <w:tab w:val="clear" w:pos="8640"/>
              </w:tabs>
              <w:rPr>
                <w:rFonts w:asciiTheme="minorHAnsi" w:hAnsiTheme="minorHAnsi"/>
                <w:sz w:val="18"/>
                <w:szCs w:val="18"/>
              </w:rPr>
            </w:pPr>
            <w:r w:rsidRPr="00646833">
              <w:rPr>
                <w:rFonts w:ascii="Calibri" w:hAnsi="Calibri"/>
                <w:sz w:val="18"/>
                <w:szCs w:val="18"/>
              </w:rPr>
              <w:lastRenderedPageBreak/>
              <w:t>02</w:t>
            </w:r>
          </w:p>
        </w:tc>
        <w:tc>
          <w:tcPr>
            <w:tcW w:w="2288" w:type="pct"/>
            <w:vAlign w:val="center"/>
          </w:tcPr>
          <w:p w14:paraId="01464991" w14:textId="1657A7BC" w:rsidR="00352560" w:rsidRPr="00646833" w:rsidRDefault="00EC155E" w:rsidP="000215D0">
            <w:pPr>
              <w:pStyle w:val="Header"/>
              <w:tabs>
                <w:tab w:val="clear" w:pos="4320"/>
                <w:tab w:val="clear" w:pos="8640"/>
              </w:tabs>
              <w:rPr>
                <w:rFonts w:asciiTheme="minorHAnsi" w:hAnsiTheme="minorHAnsi"/>
                <w:sz w:val="18"/>
                <w:szCs w:val="18"/>
              </w:rPr>
            </w:pPr>
            <w:r>
              <w:rPr>
                <w:rFonts w:asciiTheme="minorHAnsi" w:hAnsiTheme="minorHAnsi"/>
                <w:sz w:val="18"/>
                <w:szCs w:val="18"/>
              </w:rPr>
              <w:t xml:space="preserve">Lowest </w:t>
            </w:r>
            <w:r w:rsidR="007E687C">
              <w:rPr>
                <w:rFonts w:asciiTheme="minorHAnsi" w:hAnsiTheme="minorHAnsi"/>
                <w:sz w:val="18"/>
                <w:szCs w:val="18"/>
              </w:rPr>
              <w:t>R</w:t>
            </w:r>
            <w:r>
              <w:rPr>
                <w:rFonts w:asciiTheme="minorHAnsi" w:hAnsiTheme="minorHAnsi"/>
                <w:sz w:val="18"/>
                <w:szCs w:val="18"/>
              </w:rPr>
              <w:t xml:space="preserve">eturn </w:t>
            </w:r>
            <w:r w:rsidR="007E687C">
              <w:rPr>
                <w:rFonts w:asciiTheme="minorHAnsi" w:hAnsiTheme="minorHAnsi"/>
                <w:sz w:val="18"/>
                <w:szCs w:val="18"/>
              </w:rPr>
              <w:t>A</w:t>
            </w:r>
            <w:r>
              <w:rPr>
                <w:rFonts w:asciiTheme="minorHAnsi" w:hAnsiTheme="minorHAnsi"/>
                <w:sz w:val="18"/>
                <w:szCs w:val="18"/>
              </w:rPr>
              <w:t xml:space="preserve">ir </w:t>
            </w:r>
            <w:r w:rsidR="007E687C">
              <w:rPr>
                <w:rFonts w:asciiTheme="minorHAnsi" w:hAnsiTheme="minorHAnsi"/>
                <w:sz w:val="18"/>
                <w:szCs w:val="18"/>
              </w:rPr>
              <w:t>D</w:t>
            </w:r>
            <w:r>
              <w:rPr>
                <w:rFonts w:asciiTheme="minorHAnsi" w:hAnsiTheme="minorHAnsi"/>
                <w:sz w:val="18"/>
                <w:szCs w:val="18"/>
              </w:rPr>
              <w:t>ry</w:t>
            </w:r>
            <w:r w:rsidR="000215D0">
              <w:rPr>
                <w:rFonts w:asciiTheme="minorHAnsi" w:hAnsiTheme="minorHAnsi"/>
                <w:sz w:val="18"/>
                <w:szCs w:val="18"/>
              </w:rPr>
              <w:t>-</w:t>
            </w:r>
            <w:r>
              <w:rPr>
                <w:rFonts w:asciiTheme="minorHAnsi" w:hAnsiTheme="minorHAnsi"/>
                <w:sz w:val="18"/>
                <w:szCs w:val="18"/>
              </w:rPr>
              <w:t xml:space="preserve">bulb </w:t>
            </w:r>
            <w:r w:rsidR="007E687C">
              <w:rPr>
                <w:rFonts w:asciiTheme="minorHAnsi" w:hAnsiTheme="minorHAnsi"/>
                <w:sz w:val="18"/>
                <w:szCs w:val="18"/>
              </w:rPr>
              <w:t>T</w:t>
            </w:r>
            <w:r>
              <w:rPr>
                <w:rFonts w:asciiTheme="minorHAnsi" w:hAnsiTheme="minorHAnsi"/>
                <w:sz w:val="18"/>
                <w:szCs w:val="18"/>
              </w:rPr>
              <w:t xml:space="preserve">emperature that </w:t>
            </w:r>
            <w:r w:rsidR="007E687C">
              <w:rPr>
                <w:rFonts w:asciiTheme="minorHAnsi" w:hAnsiTheme="minorHAnsi"/>
                <w:sz w:val="18"/>
                <w:szCs w:val="18"/>
              </w:rPr>
              <w:t>O</w:t>
            </w:r>
            <w:r>
              <w:rPr>
                <w:rFonts w:asciiTheme="minorHAnsi" w:hAnsiTheme="minorHAnsi"/>
                <w:sz w:val="18"/>
                <w:szCs w:val="18"/>
              </w:rPr>
              <w:t xml:space="preserve">ccurred </w:t>
            </w:r>
            <w:r w:rsidR="007E687C">
              <w:rPr>
                <w:rFonts w:asciiTheme="minorHAnsi" w:hAnsiTheme="minorHAnsi"/>
                <w:sz w:val="18"/>
                <w:szCs w:val="18"/>
              </w:rPr>
              <w:t>D</w:t>
            </w:r>
            <w:r>
              <w:rPr>
                <w:rFonts w:asciiTheme="minorHAnsi" w:hAnsiTheme="minorHAnsi"/>
                <w:sz w:val="18"/>
                <w:szCs w:val="18"/>
              </w:rPr>
              <w:t xml:space="preserve">uring the </w:t>
            </w:r>
            <w:r w:rsidR="007E687C">
              <w:rPr>
                <w:rFonts w:asciiTheme="minorHAnsi" w:hAnsiTheme="minorHAnsi"/>
                <w:sz w:val="18"/>
                <w:szCs w:val="18"/>
              </w:rPr>
              <w:t>R</w:t>
            </w:r>
            <w:r>
              <w:rPr>
                <w:rFonts w:asciiTheme="minorHAnsi" w:hAnsiTheme="minorHAnsi"/>
                <w:sz w:val="18"/>
                <w:szCs w:val="18"/>
              </w:rPr>
              <w:t xml:space="preserve">efrigerant </w:t>
            </w:r>
            <w:r w:rsidR="007E687C">
              <w:rPr>
                <w:rFonts w:asciiTheme="minorHAnsi" w:hAnsiTheme="minorHAnsi"/>
                <w:sz w:val="18"/>
                <w:szCs w:val="18"/>
              </w:rPr>
              <w:t>C</w:t>
            </w:r>
            <w:r>
              <w:rPr>
                <w:rFonts w:asciiTheme="minorHAnsi" w:hAnsiTheme="minorHAnsi"/>
                <w:sz w:val="18"/>
                <w:szCs w:val="18"/>
              </w:rPr>
              <w:t xml:space="preserve">harge </w:t>
            </w:r>
            <w:r w:rsidR="007E687C">
              <w:rPr>
                <w:rFonts w:asciiTheme="minorHAnsi" w:hAnsiTheme="minorHAnsi"/>
                <w:sz w:val="18"/>
                <w:szCs w:val="18"/>
              </w:rPr>
              <w:t>V</w:t>
            </w:r>
            <w:r>
              <w:rPr>
                <w:rFonts w:asciiTheme="minorHAnsi" w:hAnsiTheme="minorHAnsi"/>
                <w:sz w:val="18"/>
                <w:szCs w:val="18"/>
              </w:rPr>
              <w:t xml:space="preserve">erification </w:t>
            </w:r>
            <w:r w:rsidR="007E687C">
              <w:rPr>
                <w:rFonts w:asciiTheme="minorHAnsi" w:hAnsiTheme="minorHAnsi"/>
                <w:sz w:val="18"/>
                <w:szCs w:val="18"/>
              </w:rPr>
              <w:t>P</w:t>
            </w:r>
            <w:r>
              <w:rPr>
                <w:rFonts w:asciiTheme="minorHAnsi" w:hAnsiTheme="minorHAnsi"/>
                <w:sz w:val="18"/>
                <w:szCs w:val="18"/>
              </w:rPr>
              <w:t>rocedure (</w:t>
            </w:r>
            <w:r w:rsidR="000215D0">
              <w:rPr>
                <w:rFonts w:asciiTheme="minorHAnsi" w:hAnsiTheme="minorHAnsi"/>
                <w:sz w:val="18"/>
                <w:szCs w:val="18"/>
              </w:rPr>
              <w:t>°</w:t>
            </w:r>
            <w:r>
              <w:rPr>
                <w:rFonts w:asciiTheme="minorHAnsi" w:hAnsiTheme="minorHAnsi"/>
                <w:sz w:val="18"/>
                <w:szCs w:val="18"/>
              </w:rPr>
              <w:t>F)</w:t>
            </w:r>
          </w:p>
        </w:tc>
        <w:tc>
          <w:tcPr>
            <w:tcW w:w="2500" w:type="pct"/>
            <w:vAlign w:val="center"/>
          </w:tcPr>
          <w:p w14:paraId="01464992" w14:textId="77777777" w:rsidR="00352560" w:rsidRPr="00646833" w:rsidRDefault="00EC155E" w:rsidP="00E91EDC">
            <w:pPr>
              <w:rPr>
                <w:rFonts w:asciiTheme="minorHAnsi" w:hAnsiTheme="minorHAnsi"/>
                <w:sz w:val="18"/>
                <w:szCs w:val="18"/>
              </w:rPr>
            </w:pPr>
            <w:r>
              <w:rPr>
                <w:rFonts w:asciiTheme="minorHAnsi" w:hAnsiTheme="minorHAnsi"/>
                <w:sz w:val="18"/>
                <w:szCs w:val="18"/>
              </w:rPr>
              <w:t xml:space="preserve">&lt;&lt;user input: numeric: </w:t>
            </w:r>
            <w:proofErr w:type="spellStart"/>
            <w:r>
              <w:rPr>
                <w:rFonts w:asciiTheme="minorHAnsi" w:hAnsiTheme="minorHAnsi"/>
                <w:sz w:val="18"/>
                <w:szCs w:val="18"/>
              </w:rPr>
              <w:t>xxx.x</w:t>
            </w:r>
            <w:proofErr w:type="spellEnd"/>
            <w:r>
              <w:rPr>
                <w:rFonts w:asciiTheme="minorHAnsi" w:hAnsiTheme="minorHAnsi"/>
                <w:sz w:val="18"/>
                <w:szCs w:val="18"/>
              </w:rPr>
              <w:t>, (</w:t>
            </w:r>
            <w:proofErr w:type="gramStart"/>
            <w:r>
              <w:rPr>
                <w:rFonts w:asciiTheme="minorHAnsi" w:hAnsiTheme="minorHAnsi"/>
                <w:sz w:val="18"/>
                <w:szCs w:val="18"/>
              </w:rPr>
              <w:t>in order to</w:t>
            </w:r>
            <w:proofErr w:type="gramEnd"/>
            <w:r>
              <w:rPr>
                <w:rFonts w:asciiTheme="minorHAnsi" w:hAnsiTheme="minorHAnsi"/>
                <w:sz w:val="18"/>
                <w:szCs w:val="18"/>
              </w:rPr>
              <w:t xml:space="preserve"> have a verification that complies, the return air </w:t>
            </w:r>
            <w:proofErr w:type="spellStart"/>
            <w:r>
              <w:rPr>
                <w:rFonts w:asciiTheme="minorHAnsi" w:hAnsiTheme="minorHAnsi"/>
                <w:sz w:val="18"/>
                <w:szCs w:val="18"/>
              </w:rPr>
              <w:t>drybulb</w:t>
            </w:r>
            <w:proofErr w:type="spellEnd"/>
            <w:r>
              <w:rPr>
                <w:rFonts w:asciiTheme="minorHAnsi" w:hAnsiTheme="minorHAnsi"/>
                <w:sz w:val="18"/>
                <w:szCs w:val="18"/>
              </w:rPr>
              <w:t xml:space="preserve"> temperature must remain above 70F during the verification procedure), range = 0 to 130&gt;&gt;</w:t>
            </w:r>
          </w:p>
        </w:tc>
      </w:tr>
      <w:tr w:rsidR="00352560" w:rsidRPr="004A5476" w14:paraId="01464997" w14:textId="77777777">
        <w:trPr>
          <w:cantSplit/>
          <w:trHeight w:val="432"/>
        </w:trPr>
        <w:tc>
          <w:tcPr>
            <w:tcW w:w="212" w:type="pct"/>
            <w:vAlign w:val="center"/>
          </w:tcPr>
          <w:p w14:paraId="01464994" w14:textId="77777777" w:rsidR="00352560" w:rsidRPr="00646833" w:rsidRDefault="00352560" w:rsidP="00242D77">
            <w:pPr>
              <w:pStyle w:val="FootnoteText"/>
              <w:keepNext/>
              <w:rPr>
                <w:rFonts w:asciiTheme="minorHAnsi" w:hAnsiTheme="minorHAnsi"/>
                <w:sz w:val="18"/>
                <w:szCs w:val="18"/>
              </w:rPr>
            </w:pPr>
            <w:r w:rsidRPr="00646833">
              <w:rPr>
                <w:rFonts w:ascii="Calibri" w:hAnsi="Calibri"/>
                <w:sz w:val="18"/>
                <w:szCs w:val="18"/>
              </w:rPr>
              <w:t>03</w:t>
            </w:r>
          </w:p>
        </w:tc>
        <w:tc>
          <w:tcPr>
            <w:tcW w:w="2288" w:type="pct"/>
            <w:vAlign w:val="center"/>
          </w:tcPr>
          <w:p w14:paraId="2296B477" w14:textId="5C748E0D" w:rsidR="007E687C" w:rsidRDefault="00EC155E" w:rsidP="00E91EDC">
            <w:pPr>
              <w:keepNext/>
              <w:rPr>
                <w:rFonts w:asciiTheme="minorHAnsi" w:hAnsiTheme="minorHAnsi"/>
                <w:sz w:val="18"/>
                <w:szCs w:val="18"/>
              </w:rPr>
            </w:pPr>
            <w:r>
              <w:rPr>
                <w:rFonts w:asciiTheme="minorHAnsi" w:hAnsiTheme="minorHAnsi"/>
                <w:sz w:val="18"/>
                <w:szCs w:val="18"/>
              </w:rPr>
              <w:t xml:space="preserve">Measured Condenser </w:t>
            </w:r>
            <w:r w:rsidR="007E687C">
              <w:rPr>
                <w:rFonts w:asciiTheme="minorHAnsi" w:hAnsiTheme="minorHAnsi"/>
                <w:sz w:val="18"/>
                <w:szCs w:val="18"/>
              </w:rPr>
              <w:t>A</w:t>
            </w:r>
            <w:r>
              <w:rPr>
                <w:rFonts w:asciiTheme="minorHAnsi" w:hAnsiTheme="minorHAnsi"/>
                <w:sz w:val="18"/>
                <w:szCs w:val="18"/>
              </w:rPr>
              <w:t xml:space="preserve">ir entering </w:t>
            </w:r>
            <w:r w:rsidR="007E687C">
              <w:rPr>
                <w:rFonts w:asciiTheme="minorHAnsi" w:hAnsiTheme="minorHAnsi"/>
                <w:sz w:val="18"/>
                <w:szCs w:val="18"/>
              </w:rPr>
              <w:t>D</w:t>
            </w:r>
            <w:r>
              <w:rPr>
                <w:rFonts w:asciiTheme="minorHAnsi" w:hAnsiTheme="minorHAnsi"/>
                <w:sz w:val="18"/>
                <w:szCs w:val="18"/>
              </w:rPr>
              <w:t xml:space="preserve">ry-bulb </w:t>
            </w:r>
            <w:r w:rsidR="007E687C">
              <w:rPr>
                <w:rFonts w:asciiTheme="minorHAnsi" w:hAnsiTheme="minorHAnsi"/>
                <w:sz w:val="18"/>
                <w:szCs w:val="18"/>
              </w:rPr>
              <w:t>T</w:t>
            </w:r>
            <w:r>
              <w:rPr>
                <w:rFonts w:asciiTheme="minorHAnsi" w:hAnsiTheme="minorHAnsi"/>
                <w:sz w:val="18"/>
                <w:szCs w:val="18"/>
              </w:rPr>
              <w:t xml:space="preserve">emperature </w:t>
            </w:r>
          </w:p>
          <w:p w14:paraId="01464995" w14:textId="023DB008" w:rsidR="00352560" w:rsidRPr="00646833" w:rsidRDefault="00EC155E" w:rsidP="00E91EDC">
            <w:pPr>
              <w:keepNext/>
              <w:rPr>
                <w:rFonts w:asciiTheme="minorHAnsi" w:hAnsiTheme="minorHAnsi"/>
                <w:sz w:val="18"/>
                <w:szCs w:val="18"/>
              </w:rPr>
            </w:pPr>
            <w:r>
              <w:rPr>
                <w:rFonts w:asciiTheme="minorHAnsi" w:hAnsiTheme="minorHAnsi"/>
                <w:sz w:val="18"/>
                <w:szCs w:val="18"/>
              </w:rPr>
              <w:t xml:space="preserve">(T </w:t>
            </w:r>
            <w:r>
              <w:rPr>
                <w:rFonts w:asciiTheme="minorHAnsi" w:hAnsiTheme="minorHAnsi"/>
                <w:sz w:val="18"/>
                <w:szCs w:val="18"/>
                <w:vertAlign w:val="subscript"/>
              </w:rPr>
              <w:t xml:space="preserve">condenser, </w:t>
            </w:r>
            <w:proofErr w:type="spellStart"/>
            <w:r>
              <w:rPr>
                <w:rFonts w:asciiTheme="minorHAnsi" w:hAnsiTheme="minorHAnsi"/>
                <w:sz w:val="18"/>
                <w:szCs w:val="18"/>
                <w:vertAlign w:val="subscript"/>
              </w:rPr>
              <w:t>db</w:t>
            </w:r>
            <w:proofErr w:type="spellEnd"/>
            <w:r>
              <w:rPr>
                <w:rFonts w:asciiTheme="minorHAnsi" w:hAnsiTheme="minorHAnsi"/>
                <w:sz w:val="18"/>
                <w:szCs w:val="18"/>
              </w:rPr>
              <w:t>)</w:t>
            </w:r>
          </w:p>
        </w:tc>
        <w:tc>
          <w:tcPr>
            <w:tcW w:w="2500" w:type="pct"/>
            <w:vAlign w:val="center"/>
          </w:tcPr>
          <w:p w14:paraId="01464996" w14:textId="77777777" w:rsidR="00352560" w:rsidRPr="00646833" w:rsidRDefault="00EC155E" w:rsidP="00E91EDC">
            <w:pPr>
              <w:keepNext/>
              <w:rPr>
                <w:rFonts w:asciiTheme="minorHAnsi" w:hAnsiTheme="minorHAnsi"/>
                <w:sz w:val="18"/>
                <w:szCs w:val="18"/>
              </w:rPr>
            </w:pPr>
            <w:r>
              <w:rPr>
                <w:rFonts w:asciiTheme="minorHAnsi" w:hAnsiTheme="minorHAnsi"/>
                <w:sz w:val="18"/>
                <w:szCs w:val="18"/>
              </w:rPr>
              <w:t xml:space="preserve">&lt;user input: numeric: </w:t>
            </w:r>
            <w:proofErr w:type="spellStart"/>
            <w:r>
              <w:rPr>
                <w:rFonts w:asciiTheme="minorHAnsi" w:hAnsiTheme="minorHAnsi"/>
                <w:sz w:val="18"/>
                <w:szCs w:val="18"/>
              </w:rPr>
              <w:t>xxx.x</w:t>
            </w:r>
            <w:proofErr w:type="spellEnd"/>
            <w:r>
              <w:rPr>
                <w:rFonts w:asciiTheme="minorHAnsi" w:hAnsiTheme="minorHAnsi"/>
                <w:sz w:val="18"/>
                <w:szCs w:val="18"/>
              </w:rPr>
              <w:t>, check range), range = 0 to 130&gt;</w:t>
            </w:r>
          </w:p>
        </w:tc>
      </w:tr>
      <w:tr w:rsidR="00352560" w:rsidRPr="004A5476" w14:paraId="0146499B" w14:textId="77777777">
        <w:trPr>
          <w:cantSplit/>
          <w:trHeight w:val="432"/>
        </w:trPr>
        <w:tc>
          <w:tcPr>
            <w:tcW w:w="212" w:type="pct"/>
            <w:vAlign w:val="center"/>
          </w:tcPr>
          <w:p w14:paraId="01464998" w14:textId="77777777" w:rsidR="00352560" w:rsidRPr="00646833" w:rsidRDefault="00352560" w:rsidP="00242D77">
            <w:pPr>
              <w:pStyle w:val="Header"/>
              <w:keepNext/>
              <w:tabs>
                <w:tab w:val="clear" w:pos="4320"/>
                <w:tab w:val="clear" w:pos="8640"/>
              </w:tabs>
              <w:rPr>
                <w:rFonts w:asciiTheme="minorHAnsi" w:hAnsiTheme="minorHAnsi"/>
                <w:sz w:val="18"/>
                <w:szCs w:val="18"/>
              </w:rPr>
            </w:pPr>
            <w:r w:rsidRPr="00646833">
              <w:rPr>
                <w:rFonts w:ascii="Calibri" w:hAnsi="Calibri"/>
                <w:sz w:val="18"/>
                <w:szCs w:val="18"/>
              </w:rPr>
              <w:t>04</w:t>
            </w:r>
          </w:p>
        </w:tc>
        <w:tc>
          <w:tcPr>
            <w:tcW w:w="2288" w:type="pct"/>
            <w:vAlign w:val="center"/>
          </w:tcPr>
          <w:p w14:paraId="01464999" w14:textId="1396C3A7" w:rsidR="00352560" w:rsidRPr="00646833" w:rsidRDefault="00EC155E" w:rsidP="007E687C">
            <w:pPr>
              <w:pStyle w:val="Header"/>
              <w:keepNext/>
              <w:tabs>
                <w:tab w:val="clear" w:pos="4320"/>
                <w:tab w:val="clear" w:pos="8640"/>
              </w:tabs>
              <w:rPr>
                <w:rFonts w:asciiTheme="minorHAnsi" w:hAnsiTheme="minorHAnsi"/>
                <w:sz w:val="18"/>
                <w:szCs w:val="18"/>
              </w:rPr>
            </w:pPr>
            <w:r>
              <w:rPr>
                <w:rFonts w:asciiTheme="minorHAnsi" w:hAnsiTheme="minorHAnsi"/>
                <w:sz w:val="18"/>
                <w:szCs w:val="18"/>
              </w:rPr>
              <w:t>Outdoor Temperature Qualification Status</w:t>
            </w:r>
          </w:p>
        </w:tc>
        <w:tc>
          <w:tcPr>
            <w:tcW w:w="2500" w:type="pct"/>
            <w:vAlign w:val="center"/>
          </w:tcPr>
          <w:p w14:paraId="0146499A" w14:textId="77777777" w:rsidR="00352560" w:rsidRPr="00646833" w:rsidRDefault="005B37D2" w:rsidP="00E91EDC">
            <w:pPr>
              <w:keepNext/>
              <w:rPr>
                <w:rFonts w:asciiTheme="minorHAnsi" w:hAnsiTheme="minorHAnsi"/>
                <w:sz w:val="18"/>
                <w:szCs w:val="18"/>
              </w:rPr>
            </w:pPr>
            <w:r w:rsidRPr="00646833">
              <w:rPr>
                <w:rFonts w:ascii="Calibri" w:hAnsi="Calibri"/>
                <w:sz w:val="18"/>
                <w:szCs w:val="18"/>
              </w:rPr>
              <w:t>&lt;&lt;if F03 &lt; 37F or if F03 &gt; 70F, then display text: "Winter Setup is not allowed to be used when the outdoor temperature is less than 37F or greater than 70F ", do not proceed; else display text: "Outdoor temperature is within the allocable range for use of the Winter Setup"&gt;&gt;</w:t>
            </w:r>
          </w:p>
        </w:tc>
      </w:tr>
      <w:tr w:rsidR="00352560" w:rsidRPr="004A5476" w14:paraId="0146499F" w14:textId="77777777">
        <w:trPr>
          <w:cantSplit/>
          <w:trHeight w:val="432"/>
        </w:trPr>
        <w:tc>
          <w:tcPr>
            <w:tcW w:w="212" w:type="pct"/>
            <w:vAlign w:val="center"/>
          </w:tcPr>
          <w:p w14:paraId="0146499C" w14:textId="77777777" w:rsidR="00352560" w:rsidRPr="00646833" w:rsidRDefault="00352560" w:rsidP="00242D77">
            <w:pPr>
              <w:pStyle w:val="FootnoteText"/>
              <w:rPr>
                <w:rFonts w:asciiTheme="minorHAnsi" w:hAnsiTheme="minorHAnsi"/>
                <w:sz w:val="18"/>
                <w:szCs w:val="18"/>
              </w:rPr>
            </w:pPr>
            <w:r w:rsidRPr="00646833">
              <w:rPr>
                <w:rFonts w:ascii="Calibri" w:hAnsi="Calibri"/>
                <w:sz w:val="18"/>
                <w:szCs w:val="18"/>
              </w:rPr>
              <w:t>05</w:t>
            </w:r>
          </w:p>
        </w:tc>
        <w:tc>
          <w:tcPr>
            <w:tcW w:w="2288" w:type="pct"/>
            <w:vAlign w:val="center"/>
          </w:tcPr>
          <w:p w14:paraId="0146499D" w14:textId="3BCA8BBF" w:rsidR="00352560" w:rsidRPr="00646833" w:rsidRDefault="00EC155E" w:rsidP="000215D0">
            <w:pPr>
              <w:rPr>
                <w:rFonts w:asciiTheme="minorHAnsi" w:hAnsiTheme="minorHAnsi"/>
                <w:sz w:val="18"/>
                <w:szCs w:val="18"/>
              </w:rPr>
            </w:pPr>
            <w:r>
              <w:rPr>
                <w:rFonts w:asciiTheme="minorHAnsi" w:hAnsiTheme="minorHAnsi"/>
                <w:sz w:val="18"/>
                <w:szCs w:val="18"/>
              </w:rPr>
              <w:t>Measured Liquid Line Temperature (</w:t>
            </w:r>
            <w:proofErr w:type="spellStart"/>
            <w:r>
              <w:rPr>
                <w:rFonts w:asciiTheme="minorHAnsi" w:hAnsiTheme="minorHAnsi"/>
                <w:sz w:val="18"/>
                <w:szCs w:val="18"/>
              </w:rPr>
              <w:t>T</w:t>
            </w:r>
            <w:r>
              <w:rPr>
                <w:rFonts w:asciiTheme="minorHAnsi" w:hAnsiTheme="minorHAnsi"/>
                <w:sz w:val="18"/>
                <w:szCs w:val="18"/>
                <w:vertAlign w:val="subscript"/>
              </w:rPr>
              <w:t>liquid</w:t>
            </w:r>
            <w:proofErr w:type="spellEnd"/>
            <w:r>
              <w:rPr>
                <w:rFonts w:asciiTheme="minorHAnsi" w:hAnsiTheme="minorHAnsi"/>
                <w:sz w:val="18"/>
                <w:szCs w:val="18"/>
              </w:rPr>
              <w:t>) (</w:t>
            </w:r>
            <w:r w:rsidR="000215D0">
              <w:rPr>
                <w:rFonts w:asciiTheme="minorHAnsi" w:hAnsiTheme="minorHAnsi"/>
                <w:sz w:val="18"/>
                <w:szCs w:val="18"/>
              </w:rPr>
              <w:t>°</w:t>
            </w:r>
            <w:r>
              <w:rPr>
                <w:rFonts w:asciiTheme="minorHAnsi" w:hAnsiTheme="minorHAnsi"/>
                <w:sz w:val="18"/>
                <w:szCs w:val="18"/>
              </w:rPr>
              <w:t>F)</w:t>
            </w:r>
          </w:p>
        </w:tc>
        <w:tc>
          <w:tcPr>
            <w:tcW w:w="2500" w:type="pct"/>
            <w:vAlign w:val="center"/>
          </w:tcPr>
          <w:p w14:paraId="0146499E" w14:textId="77777777" w:rsidR="00352560" w:rsidRPr="00646833" w:rsidRDefault="00EC155E" w:rsidP="00E91EDC">
            <w:pPr>
              <w:rPr>
                <w:rFonts w:asciiTheme="minorHAnsi" w:hAnsiTheme="minorHAnsi"/>
                <w:sz w:val="18"/>
                <w:szCs w:val="18"/>
              </w:rPr>
            </w:pPr>
            <w:r>
              <w:rPr>
                <w:rFonts w:asciiTheme="minorHAnsi" w:hAnsiTheme="minorHAnsi"/>
                <w:sz w:val="18"/>
                <w:szCs w:val="18"/>
              </w:rPr>
              <w:t>&lt;user entry, check range = -40 to 150&gt;</w:t>
            </w:r>
          </w:p>
        </w:tc>
      </w:tr>
      <w:tr w:rsidR="00352560" w:rsidRPr="004A5476" w14:paraId="014649A3" w14:textId="77777777">
        <w:trPr>
          <w:cantSplit/>
          <w:trHeight w:val="432"/>
        </w:trPr>
        <w:tc>
          <w:tcPr>
            <w:tcW w:w="212" w:type="pct"/>
            <w:vAlign w:val="center"/>
          </w:tcPr>
          <w:p w14:paraId="014649A0" w14:textId="77777777" w:rsidR="00352560" w:rsidRPr="00646833" w:rsidRDefault="00352560" w:rsidP="00242D77">
            <w:pPr>
              <w:rPr>
                <w:rFonts w:asciiTheme="minorHAnsi" w:hAnsiTheme="minorHAnsi"/>
                <w:sz w:val="18"/>
                <w:szCs w:val="18"/>
              </w:rPr>
            </w:pPr>
            <w:r w:rsidRPr="00646833">
              <w:rPr>
                <w:rFonts w:ascii="Calibri" w:hAnsi="Calibri"/>
                <w:sz w:val="18"/>
                <w:szCs w:val="18"/>
              </w:rPr>
              <w:t>06</w:t>
            </w:r>
          </w:p>
        </w:tc>
        <w:tc>
          <w:tcPr>
            <w:tcW w:w="2288" w:type="pct"/>
            <w:vAlign w:val="center"/>
          </w:tcPr>
          <w:p w14:paraId="014649A1" w14:textId="3FE3E828" w:rsidR="00352560" w:rsidRPr="00646833" w:rsidRDefault="00EC155E" w:rsidP="00E91EDC">
            <w:pPr>
              <w:rPr>
                <w:rFonts w:asciiTheme="minorHAnsi" w:hAnsiTheme="minorHAnsi"/>
                <w:sz w:val="18"/>
                <w:szCs w:val="18"/>
              </w:rPr>
            </w:pPr>
            <w:r>
              <w:rPr>
                <w:rFonts w:asciiTheme="minorHAnsi" w:hAnsiTheme="minorHAnsi"/>
                <w:sz w:val="18"/>
                <w:szCs w:val="18"/>
              </w:rPr>
              <w:t>Measured Liquid Line Pressure (</w:t>
            </w:r>
            <w:proofErr w:type="spellStart"/>
            <w:r>
              <w:rPr>
                <w:rFonts w:asciiTheme="minorHAnsi" w:hAnsiTheme="minorHAnsi"/>
                <w:sz w:val="18"/>
                <w:szCs w:val="18"/>
              </w:rPr>
              <w:t>P</w:t>
            </w:r>
            <w:r>
              <w:rPr>
                <w:rFonts w:asciiTheme="minorHAnsi" w:hAnsiTheme="minorHAnsi"/>
                <w:sz w:val="18"/>
                <w:szCs w:val="18"/>
                <w:vertAlign w:val="subscript"/>
              </w:rPr>
              <w:t>liquid</w:t>
            </w:r>
            <w:proofErr w:type="spellEnd"/>
            <w:r>
              <w:rPr>
                <w:rFonts w:asciiTheme="minorHAnsi" w:hAnsiTheme="minorHAnsi"/>
                <w:sz w:val="18"/>
                <w:szCs w:val="18"/>
              </w:rPr>
              <w:t>) (</w:t>
            </w:r>
            <w:proofErr w:type="spellStart"/>
            <w:r>
              <w:rPr>
                <w:rFonts w:asciiTheme="minorHAnsi" w:hAnsiTheme="minorHAnsi"/>
                <w:sz w:val="18"/>
                <w:szCs w:val="18"/>
              </w:rPr>
              <w:t>psig</w:t>
            </w:r>
            <w:proofErr w:type="spellEnd"/>
            <w:r>
              <w:rPr>
                <w:rFonts w:asciiTheme="minorHAnsi" w:hAnsiTheme="minorHAnsi"/>
                <w:sz w:val="18"/>
                <w:szCs w:val="18"/>
              </w:rPr>
              <w:t>)</w:t>
            </w:r>
          </w:p>
        </w:tc>
        <w:tc>
          <w:tcPr>
            <w:tcW w:w="2500" w:type="pct"/>
            <w:vAlign w:val="center"/>
          </w:tcPr>
          <w:p w14:paraId="014649A2" w14:textId="77777777" w:rsidR="00352560" w:rsidRPr="00646833" w:rsidRDefault="00EC155E" w:rsidP="00E91EDC">
            <w:pPr>
              <w:rPr>
                <w:rFonts w:asciiTheme="minorHAnsi" w:hAnsiTheme="minorHAnsi"/>
                <w:sz w:val="18"/>
                <w:szCs w:val="18"/>
              </w:rPr>
            </w:pPr>
            <w:r>
              <w:rPr>
                <w:rFonts w:asciiTheme="minorHAnsi" w:hAnsiTheme="minorHAnsi"/>
                <w:sz w:val="18"/>
                <w:szCs w:val="18"/>
              </w:rPr>
              <w:t>&lt;user entry, check range = 0 to 800&gt;</w:t>
            </w:r>
          </w:p>
        </w:tc>
      </w:tr>
      <w:tr w:rsidR="00352560" w:rsidRPr="004A5476" w14:paraId="014649A8" w14:textId="77777777">
        <w:trPr>
          <w:cantSplit/>
          <w:trHeight w:val="432"/>
        </w:trPr>
        <w:tc>
          <w:tcPr>
            <w:tcW w:w="212" w:type="pct"/>
            <w:vAlign w:val="center"/>
          </w:tcPr>
          <w:p w14:paraId="014649A4" w14:textId="77777777" w:rsidR="00352560" w:rsidRPr="004A5476" w:rsidRDefault="00352560" w:rsidP="00242D77">
            <w:pPr>
              <w:rPr>
                <w:rFonts w:asciiTheme="minorHAnsi" w:hAnsiTheme="minorHAnsi"/>
                <w:sz w:val="18"/>
                <w:szCs w:val="18"/>
              </w:rPr>
            </w:pPr>
            <w:r w:rsidRPr="00331215">
              <w:rPr>
                <w:rFonts w:ascii="Calibri" w:hAnsi="Calibri"/>
              </w:rPr>
              <w:t>07</w:t>
            </w:r>
          </w:p>
        </w:tc>
        <w:tc>
          <w:tcPr>
            <w:tcW w:w="2288" w:type="pct"/>
            <w:vAlign w:val="center"/>
          </w:tcPr>
          <w:p w14:paraId="014649A5" w14:textId="645FFDEB" w:rsidR="00352560" w:rsidRPr="004A5476" w:rsidRDefault="00352560" w:rsidP="007E687C">
            <w:pPr>
              <w:rPr>
                <w:rFonts w:asciiTheme="minorHAnsi" w:hAnsiTheme="minorHAnsi"/>
                <w:sz w:val="18"/>
                <w:szCs w:val="18"/>
              </w:rPr>
            </w:pPr>
            <w:r w:rsidRPr="004A5476">
              <w:rPr>
                <w:rFonts w:asciiTheme="minorHAnsi" w:hAnsiTheme="minorHAnsi"/>
                <w:sz w:val="18"/>
                <w:szCs w:val="18"/>
              </w:rPr>
              <w:t xml:space="preserve">Condenser </w:t>
            </w:r>
            <w:r w:rsidR="007E687C">
              <w:rPr>
                <w:rFonts w:asciiTheme="minorHAnsi" w:hAnsiTheme="minorHAnsi"/>
                <w:sz w:val="18"/>
                <w:szCs w:val="18"/>
              </w:rPr>
              <w:t>S</w:t>
            </w:r>
            <w:r w:rsidRPr="004A5476">
              <w:rPr>
                <w:rFonts w:asciiTheme="minorHAnsi" w:hAnsiTheme="minorHAnsi"/>
                <w:sz w:val="18"/>
                <w:szCs w:val="18"/>
              </w:rPr>
              <w:t xml:space="preserve">aturation </w:t>
            </w:r>
            <w:r w:rsidR="007E687C">
              <w:rPr>
                <w:rFonts w:asciiTheme="minorHAnsi" w:hAnsiTheme="minorHAnsi"/>
                <w:sz w:val="18"/>
                <w:szCs w:val="18"/>
              </w:rPr>
              <w:t>T</w:t>
            </w:r>
            <w:r w:rsidRPr="004A5476">
              <w:rPr>
                <w:rFonts w:asciiTheme="minorHAnsi" w:hAnsiTheme="minorHAnsi"/>
                <w:sz w:val="18"/>
                <w:szCs w:val="18"/>
              </w:rPr>
              <w:t>emperature (</w:t>
            </w:r>
            <w:proofErr w:type="spellStart"/>
            <w:r w:rsidRPr="004A5476">
              <w:rPr>
                <w:rFonts w:asciiTheme="minorHAnsi" w:hAnsiTheme="minorHAnsi"/>
                <w:sz w:val="18"/>
                <w:szCs w:val="18"/>
              </w:rPr>
              <w:t>T</w:t>
            </w:r>
            <w:r w:rsidRPr="004A5476">
              <w:rPr>
                <w:rFonts w:asciiTheme="minorHAnsi" w:hAnsiTheme="minorHAnsi"/>
                <w:sz w:val="18"/>
                <w:szCs w:val="18"/>
                <w:vertAlign w:val="subscript"/>
              </w:rPr>
              <w:t>condensor</w:t>
            </w:r>
            <w:proofErr w:type="spellEnd"/>
            <w:r w:rsidRPr="004A5476">
              <w:rPr>
                <w:rFonts w:asciiTheme="minorHAnsi" w:hAnsiTheme="minorHAnsi"/>
                <w:sz w:val="18"/>
                <w:szCs w:val="18"/>
              </w:rPr>
              <w:t>,</w:t>
            </w:r>
            <w:r w:rsidRPr="004A5476">
              <w:rPr>
                <w:rFonts w:asciiTheme="minorHAnsi" w:hAnsiTheme="minorHAnsi"/>
                <w:sz w:val="18"/>
                <w:szCs w:val="18"/>
                <w:vertAlign w:val="subscript"/>
              </w:rPr>
              <w:t xml:space="preserve"> sat</w:t>
            </w:r>
            <w:r w:rsidRPr="004A5476">
              <w:rPr>
                <w:rFonts w:asciiTheme="minorHAnsi" w:hAnsiTheme="minorHAnsi"/>
                <w:sz w:val="18"/>
                <w:szCs w:val="18"/>
              </w:rPr>
              <w:t>)</w:t>
            </w:r>
          </w:p>
          <w:p w14:paraId="014649A6" w14:textId="519D10EA" w:rsidR="00352560" w:rsidRPr="004A5476" w:rsidRDefault="00352560" w:rsidP="000215D0">
            <w:pPr>
              <w:rPr>
                <w:rFonts w:asciiTheme="minorHAnsi" w:hAnsiTheme="minorHAnsi"/>
                <w:sz w:val="18"/>
                <w:szCs w:val="18"/>
              </w:rPr>
            </w:pPr>
            <w:r w:rsidRPr="004A5476">
              <w:rPr>
                <w:rFonts w:asciiTheme="minorHAnsi" w:hAnsiTheme="minorHAnsi"/>
                <w:sz w:val="18"/>
                <w:szCs w:val="18"/>
              </w:rPr>
              <w:t xml:space="preserve">from </w:t>
            </w:r>
            <w:r w:rsidR="007E687C">
              <w:rPr>
                <w:rFonts w:asciiTheme="minorHAnsi" w:hAnsiTheme="minorHAnsi"/>
                <w:sz w:val="18"/>
                <w:szCs w:val="18"/>
              </w:rPr>
              <w:t>D</w:t>
            </w:r>
            <w:r w:rsidRPr="004A5476">
              <w:rPr>
                <w:rFonts w:asciiTheme="minorHAnsi" w:hAnsiTheme="minorHAnsi"/>
                <w:sz w:val="18"/>
                <w:szCs w:val="18"/>
              </w:rPr>
              <w:t xml:space="preserve">igital </w:t>
            </w:r>
            <w:r w:rsidR="007E687C">
              <w:rPr>
                <w:rFonts w:asciiTheme="minorHAnsi" w:hAnsiTheme="minorHAnsi"/>
                <w:sz w:val="18"/>
                <w:szCs w:val="18"/>
              </w:rPr>
              <w:t>G</w:t>
            </w:r>
            <w:r w:rsidRPr="004A5476">
              <w:rPr>
                <w:rFonts w:asciiTheme="minorHAnsi" w:hAnsiTheme="minorHAnsi"/>
                <w:sz w:val="18"/>
                <w:szCs w:val="18"/>
              </w:rPr>
              <w:t>auge or P-T Table using Line F05 (</w:t>
            </w:r>
            <w:r w:rsidR="000215D0">
              <w:rPr>
                <w:rFonts w:asciiTheme="minorHAnsi" w:hAnsiTheme="minorHAnsi"/>
                <w:sz w:val="18"/>
                <w:szCs w:val="18"/>
              </w:rPr>
              <w:t>°</w:t>
            </w:r>
            <w:r w:rsidRPr="004A5476">
              <w:rPr>
                <w:rFonts w:asciiTheme="minorHAnsi" w:hAnsiTheme="minorHAnsi"/>
                <w:sz w:val="18"/>
                <w:szCs w:val="18"/>
              </w:rPr>
              <w:t>F)</w:t>
            </w:r>
          </w:p>
        </w:tc>
        <w:tc>
          <w:tcPr>
            <w:tcW w:w="2500" w:type="pct"/>
            <w:vAlign w:val="center"/>
          </w:tcPr>
          <w:p w14:paraId="014649A7" w14:textId="77777777" w:rsidR="00352560" w:rsidRPr="004A5476" w:rsidRDefault="00352560" w:rsidP="00E91EDC">
            <w:pPr>
              <w:rPr>
                <w:rFonts w:asciiTheme="minorHAnsi" w:hAnsiTheme="minorHAnsi"/>
                <w:sz w:val="18"/>
                <w:szCs w:val="18"/>
              </w:rPr>
            </w:pPr>
            <w:r w:rsidRPr="004A5476">
              <w:rPr>
                <w:rFonts w:asciiTheme="minorHAnsi" w:hAnsiTheme="minorHAnsi"/>
                <w:sz w:val="18"/>
                <w:szCs w:val="18"/>
              </w:rPr>
              <w:t>&lt;user entry, check range = -40 to 150&gt;</w:t>
            </w:r>
          </w:p>
        </w:tc>
      </w:tr>
      <w:tr w:rsidR="00352560" w:rsidRPr="004A5476" w14:paraId="014649AC" w14:textId="77777777">
        <w:trPr>
          <w:cantSplit/>
          <w:trHeight w:val="432"/>
        </w:trPr>
        <w:tc>
          <w:tcPr>
            <w:tcW w:w="212" w:type="pct"/>
            <w:vAlign w:val="center"/>
          </w:tcPr>
          <w:p w14:paraId="014649A9" w14:textId="77777777" w:rsidR="00352560" w:rsidRPr="00646833" w:rsidRDefault="00352560" w:rsidP="00242D77">
            <w:pPr>
              <w:rPr>
                <w:rFonts w:asciiTheme="minorHAnsi" w:hAnsiTheme="minorHAnsi"/>
                <w:sz w:val="18"/>
                <w:szCs w:val="18"/>
              </w:rPr>
            </w:pPr>
            <w:r w:rsidRPr="00646833">
              <w:rPr>
                <w:rFonts w:asciiTheme="minorHAnsi" w:hAnsiTheme="minorHAnsi"/>
                <w:sz w:val="18"/>
                <w:szCs w:val="18"/>
              </w:rPr>
              <w:t>08</w:t>
            </w:r>
          </w:p>
        </w:tc>
        <w:tc>
          <w:tcPr>
            <w:tcW w:w="2288" w:type="pct"/>
            <w:vAlign w:val="center"/>
          </w:tcPr>
          <w:p w14:paraId="014649AA" w14:textId="119EB41B" w:rsidR="00352560" w:rsidRPr="00646833" w:rsidRDefault="00EC155E" w:rsidP="000215D0">
            <w:pPr>
              <w:rPr>
                <w:rFonts w:asciiTheme="minorHAnsi" w:hAnsiTheme="minorHAnsi"/>
                <w:sz w:val="18"/>
                <w:szCs w:val="18"/>
              </w:rPr>
            </w:pPr>
            <w:r>
              <w:rPr>
                <w:rFonts w:asciiTheme="minorHAnsi" w:hAnsiTheme="minorHAnsi"/>
                <w:sz w:val="18"/>
                <w:szCs w:val="18"/>
              </w:rPr>
              <w:t>Measured Subcooling (Line F0</w:t>
            </w:r>
            <w:r w:rsidR="00421B31">
              <w:rPr>
                <w:rFonts w:asciiTheme="minorHAnsi" w:hAnsiTheme="minorHAnsi"/>
                <w:sz w:val="18"/>
                <w:szCs w:val="18"/>
              </w:rPr>
              <w:t>7</w:t>
            </w:r>
            <w:r>
              <w:rPr>
                <w:rFonts w:asciiTheme="minorHAnsi" w:hAnsiTheme="minorHAnsi"/>
                <w:sz w:val="18"/>
                <w:szCs w:val="18"/>
              </w:rPr>
              <w:t xml:space="preserve"> – Line F0</w:t>
            </w:r>
            <w:r w:rsidR="00421B31">
              <w:rPr>
                <w:rFonts w:asciiTheme="minorHAnsi" w:hAnsiTheme="minorHAnsi"/>
                <w:sz w:val="18"/>
                <w:szCs w:val="18"/>
              </w:rPr>
              <w:t>5</w:t>
            </w:r>
            <w:r>
              <w:rPr>
                <w:rFonts w:asciiTheme="minorHAnsi" w:hAnsiTheme="minorHAnsi"/>
                <w:sz w:val="18"/>
                <w:szCs w:val="18"/>
              </w:rPr>
              <w:t>) (</w:t>
            </w:r>
            <w:r w:rsidR="000215D0">
              <w:rPr>
                <w:rFonts w:asciiTheme="minorHAnsi" w:hAnsiTheme="minorHAnsi"/>
                <w:sz w:val="18"/>
                <w:szCs w:val="18"/>
              </w:rPr>
              <w:t>°</w:t>
            </w:r>
            <w:r>
              <w:rPr>
                <w:rFonts w:asciiTheme="minorHAnsi" w:hAnsiTheme="minorHAnsi"/>
                <w:sz w:val="18"/>
                <w:szCs w:val="18"/>
              </w:rPr>
              <w:t>F)</w:t>
            </w:r>
          </w:p>
        </w:tc>
        <w:tc>
          <w:tcPr>
            <w:tcW w:w="2500" w:type="pct"/>
            <w:vAlign w:val="center"/>
          </w:tcPr>
          <w:p w14:paraId="014649AB" w14:textId="42E03833" w:rsidR="00352560" w:rsidRPr="00646833" w:rsidRDefault="00EC155E" w:rsidP="00E91EDC">
            <w:pPr>
              <w:rPr>
                <w:rFonts w:asciiTheme="minorHAnsi" w:hAnsiTheme="minorHAnsi"/>
                <w:sz w:val="18"/>
                <w:szCs w:val="18"/>
              </w:rPr>
            </w:pPr>
            <w:r>
              <w:rPr>
                <w:rFonts w:asciiTheme="minorHAnsi" w:hAnsiTheme="minorHAnsi"/>
                <w:sz w:val="18"/>
                <w:szCs w:val="18"/>
              </w:rPr>
              <w:t>&lt;&lt;temperature, calculated (F0</w:t>
            </w:r>
            <w:r w:rsidR="00421B31">
              <w:rPr>
                <w:rFonts w:asciiTheme="minorHAnsi" w:hAnsiTheme="minorHAnsi"/>
                <w:sz w:val="18"/>
                <w:szCs w:val="18"/>
              </w:rPr>
              <w:t>7</w:t>
            </w:r>
            <w:r>
              <w:rPr>
                <w:rFonts w:asciiTheme="minorHAnsi" w:hAnsiTheme="minorHAnsi"/>
                <w:sz w:val="18"/>
                <w:szCs w:val="18"/>
              </w:rPr>
              <w:t xml:space="preserve"> – F0</w:t>
            </w:r>
            <w:r w:rsidR="00421B31">
              <w:rPr>
                <w:rFonts w:asciiTheme="minorHAnsi" w:hAnsiTheme="minorHAnsi"/>
                <w:sz w:val="18"/>
                <w:szCs w:val="18"/>
              </w:rPr>
              <w:t>5</w:t>
            </w:r>
            <w:r>
              <w:rPr>
                <w:rFonts w:asciiTheme="minorHAnsi" w:hAnsiTheme="minorHAnsi"/>
                <w:sz w:val="18"/>
                <w:szCs w:val="18"/>
              </w:rPr>
              <w:t>)&gt;&gt;</w:t>
            </w:r>
          </w:p>
        </w:tc>
      </w:tr>
      <w:tr w:rsidR="00352560" w:rsidRPr="004A5476" w14:paraId="014649B0" w14:textId="77777777">
        <w:trPr>
          <w:cantSplit/>
          <w:trHeight w:val="432"/>
        </w:trPr>
        <w:tc>
          <w:tcPr>
            <w:tcW w:w="212" w:type="pct"/>
            <w:vAlign w:val="center"/>
          </w:tcPr>
          <w:p w14:paraId="014649AD" w14:textId="77777777" w:rsidR="00352560" w:rsidRPr="00646833" w:rsidRDefault="00352560" w:rsidP="00242D77">
            <w:pPr>
              <w:rPr>
                <w:rFonts w:asciiTheme="minorHAnsi" w:hAnsiTheme="minorHAnsi"/>
                <w:sz w:val="18"/>
                <w:szCs w:val="18"/>
              </w:rPr>
            </w:pPr>
            <w:r w:rsidRPr="00646833">
              <w:rPr>
                <w:rFonts w:ascii="Calibri" w:hAnsi="Calibri"/>
                <w:sz w:val="18"/>
                <w:szCs w:val="18"/>
              </w:rPr>
              <w:t>09</w:t>
            </w:r>
          </w:p>
        </w:tc>
        <w:tc>
          <w:tcPr>
            <w:tcW w:w="2288" w:type="pct"/>
            <w:vAlign w:val="center"/>
          </w:tcPr>
          <w:p w14:paraId="014649AE" w14:textId="10703425" w:rsidR="00352560" w:rsidRPr="00646833" w:rsidRDefault="00EC155E" w:rsidP="000215D0">
            <w:pPr>
              <w:rPr>
                <w:rFonts w:asciiTheme="minorHAnsi" w:hAnsiTheme="minorHAnsi"/>
                <w:sz w:val="18"/>
                <w:szCs w:val="18"/>
              </w:rPr>
            </w:pPr>
            <w:r>
              <w:rPr>
                <w:rFonts w:asciiTheme="minorHAnsi" w:hAnsiTheme="minorHAnsi"/>
                <w:sz w:val="18"/>
                <w:szCs w:val="18"/>
              </w:rPr>
              <w:t>Target Subcooling from Manufacturer (</w:t>
            </w:r>
            <w:r w:rsidR="000215D0">
              <w:rPr>
                <w:rFonts w:asciiTheme="minorHAnsi" w:hAnsiTheme="minorHAnsi"/>
                <w:sz w:val="18"/>
                <w:szCs w:val="18"/>
              </w:rPr>
              <w:t>°</w:t>
            </w:r>
            <w:r>
              <w:rPr>
                <w:rFonts w:asciiTheme="minorHAnsi" w:hAnsiTheme="minorHAnsi"/>
                <w:sz w:val="18"/>
                <w:szCs w:val="18"/>
              </w:rPr>
              <w:t>F)</w:t>
            </w:r>
          </w:p>
        </w:tc>
        <w:tc>
          <w:tcPr>
            <w:tcW w:w="2500" w:type="pct"/>
            <w:vAlign w:val="center"/>
          </w:tcPr>
          <w:p w14:paraId="014649AF" w14:textId="77777777" w:rsidR="00352560" w:rsidRPr="00646833" w:rsidRDefault="00EC155E" w:rsidP="00E91EDC">
            <w:pPr>
              <w:rPr>
                <w:rFonts w:asciiTheme="minorHAnsi" w:hAnsiTheme="minorHAnsi"/>
                <w:sz w:val="18"/>
                <w:szCs w:val="18"/>
              </w:rPr>
            </w:pPr>
            <w:r>
              <w:rPr>
                <w:rFonts w:asciiTheme="minorHAnsi" w:hAnsiTheme="minorHAnsi"/>
                <w:sz w:val="18"/>
                <w:szCs w:val="18"/>
              </w:rPr>
              <w:t>&lt;user entry, check range = 0 to 50&gt;</w:t>
            </w:r>
          </w:p>
        </w:tc>
      </w:tr>
      <w:tr w:rsidR="00352560" w:rsidRPr="004A5476" w14:paraId="014649B3" w14:textId="77777777" w:rsidTr="00352560">
        <w:trPr>
          <w:trHeight w:val="432"/>
        </w:trPr>
        <w:tc>
          <w:tcPr>
            <w:tcW w:w="212" w:type="pct"/>
            <w:vAlign w:val="center"/>
          </w:tcPr>
          <w:p w14:paraId="014649B1" w14:textId="77777777" w:rsidR="00352560" w:rsidRPr="00646833" w:rsidRDefault="00352560" w:rsidP="00242D77">
            <w:pPr>
              <w:rPr>
                <w:rFonts w:asciiTheme="minorHAnsi" w:hAnsiTheme="minorHAnsi"/>
                <w:sz w:val="18"/>
                <w:szCs w:val="18"/>
              </w:rPr>
            </w:pPr>
            <w:r w:rsidRPr="00646833">
              <w:rPr>
                <w:rFonts w:asciiTheme="minorHAnsi" w:hAnsiTheme="minorHAnsi"/>
                <w:sz w:val="18"/>
                <w:szCs w:val="18"/>
              </w:rPr>
              <w:t>10</w:t>
            </w:r>
          </w:p>
        </w:tc>
        <w:tc>
          <w:tcPr>
            <w:tcW w:w="4788" w:type="pct"/>
            <w:gridSpan w:val="2"/>
          </w:tcPr>
          <w:p w14:paraId="014649B2" w14:textId="4CB0A7D5" w:rsidR="00352560" w:rsidRPr="00646833" w:rsidRDefault="00EC155E" w:rsidP="004E434C">
            <w:pPr>
              <w:spacing w:after="60"/>
              <w:rPr>
                <w:rFonts w:asciiTheme="minorHAnsi" w:hAnsiTheme="minorHAnsi"/>
                <w:sz w:val="18"/>
                <w:szCs w:val="18"/>
              </w:rPr>
            </w:pPr>
            <w:r>
              <w:rPr>
                <w:rFonts w:asciiTheme="minorHAnsi" w:hAnsiTheme="minorHAnsi"/>
                <w:sz w:val="18"/>
                <w:szCs w:val="18"/>
              </w:rPr>
              <w:t xml:space="preserve">Compliance Statement: &lt;&lt;if </w:t>
            </w:r>
            <w:proofErr w:type="gramStart"/>
            <w:r>
              <w:rPr>
                <w:rFonts w:asciiTheme="minorHAnsi" w:hAnsiTheme="minorHAnsi"/>
                <w:sz w:val="18"/>
                <w:szCs w:val="18"/>
              </w:rPr>
              <w:t>ABS(</w:t>
            </w:r>
            <w:proofErr w:type="gramEnd"/>
            <w:r w:rsidR="004E434C">
              <w:rPr>
                <w:rFonts w:asciiTheme="minorHAnsi" w:hAnsiTheme="minorHAnsi"/>
                <w:sz w:val="18"/>
                <w:szCs w:val="18"/>
              </w:rPr>
              <w:t xml:space="preserve">F08 </w:t>
            </w:r>
            <w:r>
              <w:rPr>
                <w:rFonts w:asciiTheme="minorHAnsi" w:hAnsiTheme="minorHAnsi"/>
                <w:sz w:val="18"/>
                <w:szCs w:val="18"/>
              </w:rPr>
              <w:t xml:space="preserve">– </w:t>
            </w:r>
            <w:r w:rsidR="004E434C">
              <w:rPr>
                <w:rFonts w:asciiTheme="minorHAnsi" w:hAnsiTheme="minorHAnsi"/>
                <w:sz w:val="18"/>
                <w:szCs w:val="18"/>
              </w:rPr>
              <w:t>F09</w:t>
            </w:r>
            <w:r>
              <w:rPr>
                <w:rFonts w:asciiTheme="minorHAnsi" w:hAnsiTheme="minorHAnsi"/>
                <w:sz w:val="18"/>
                <w:szCs w:val="18"/>
              </w:rPr>
              <w:t>) ≤ 6, then display text: “System Complies with Winter Charge Setup Verification Method - System is also required to pass the Metering Device Verification, next Section.”; else display text: " System Refrigerant Charge does not Comply"&gt;&gt;</w:t>
            </w:r>
          </w:p>
        </w:tc>
      </w:tr>
    </w:tbl>
    <w:p w14:paraId="014649B4" w14:textId="77777777" w:rsidR="00786D26" w:rsidRPr="00E91EDC" w:rsidRDefault="00786D26" w:rsidP="00242D77">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7"/>
        <w:gridCol w:w="4938"/>
        <w:gridCol w:w="5395"/>
      </w:tblGrid>
      <w:tr w:rsidR="00786D26" w:rsidRPr="004A5476" w14:paraId="014649B7" w14:textId="77777777">
        <w:trPr>
          <w:trHeight w:val="360"/>
        </w:trPr>
        <w:tc>
          <w:tcPr>
            <w:tcW w:w="5000" w:type="pct"/>
            <w:gridSpan w:val="3"/>
            <w:vAlign w:val="center"/>
          </w:tcPr>
          <w:p w14:paraId="014649B5" w14:textId="2B2C71A6" w:rsidR="00786D26" w:rsidRPr="00E91EDC" w:rsidRDefault="00786D26" w:rsidP="00E91EDC">
            <w:pPr>
              <w:keepNext/>
              <w:rPr>
                <w:rFonts w:asciiTheme="minorHAnsi" w:hAnsiTheme="minorHAnsi"/>
                <w:b/>
                <w:szCs w:val="18"/>
              </w:rPr>
            </w:pPr>
            <w:r w:rsidRPr="00E91EDC">
              <w:rPr>
                <w:rFonts w:asciiTheme="minorHAnsi" w:hAnsiTheme="minorHAnsi"/>
                <w:b/>
                <w:szCs w:val="18"/>
              </w:rPr>
              <w:t>G. Metering Device Verification</w:t>
            </w:r>
          </w:p>
          <w:p w14:paraId="014649B6" w14:textId="49B6C2F2" w:rsidR="00786D26" w:rsidRPr="00E91EDC" w:rsidRDefault="00D00050" w:rsidP="00E91EDC">
            <w:pPr>
              <w:keepNext/>
              <w:rPr>
                <w:rFonts w:asciiTheme="minorHAnsi" w:hAnsiTheme="minorHAnsi"/>
                <w:sz w:val="18"/>
                <w:szCs w:val="18"/>
              </w:rPr>
            </w:pPr>
            <w:r w:rsidRPr="00A85CF1">
              <w:rPr>
                <w:rFonts w:asciiTheme="minorHAnsi" w:hAnsiTheme="minorHAnsi"/>
                <w:sz w:val="18"/>
                <w:szCs w:val="18"/>
              </w:rPr>
              <w:t>HERS Rater must independently collect all data in this section.</w:t>
            </w:r>
            <w:r>
              <w:rPr>
                <w:rFonts w:asciiTheme="minorHAnsi" w:hAnsiTheme="minorHAnsi"/>
                <w:sz w:val="18"/>
                <w:szCs w:val="18"/>
              </w:rPr>
              <w:t xml:space="preserve"> </w:t>
            </w:r>
            <w:r w:rsidR="00786D26" w:rsidRPr="00E91EDC">
              <w:rPr>
                <w:rFonts w:asciiTheme="minorHAnsi" w:hAnsiTheme="minorHAnsi"/>
                <w:sz w:val="18"/>
                <w:szCs w:val="18"/>
              </w:rPr>
              <w:t>Procedures for the verification of proper metering device operation are specified in RA3.2.2.6.2</w:t>
            </w:r>
          </w:p>
        </w:tc>
      </w:tr>
      <w:tr w:rsidR="00786D26" w:rsidRPr="004A5476" w14:paraId="014649BB" w14:textId="77777777">
        <w:trPr>
          <w:trHeight w:val="360"/>
        </w:trPr>
        <w:tc>
          <w:tcPr>
            <w:tcW w:w="212" w:type="pct"/>
            <w:vAlign w:val="center"/>
          </w:tcPr>
          <w:p w14:paraId="014649B8" w14:textId="77777777" w:rsidR="00786D26" w:rsidRPr="004A5476" w:rsidRDefault="00786D26" w:rsidP="00242D77">
            <w:pPr>
              <w:keepNext/>
              <w:jc w:val="center"/>
              <w:rPr>
                <w:rFonts w:asciiTheme="minorHAnsi" w:hAnsiTheme="minorHAnsi"/>
                <w:sz w:val="18"/>
                <w:szCs w:val="18"/>
              </w:rPr>
            </w:pPr>
            <w:r w:rsidRPr="004A5476">
              <w:rPr>
                <w:rFonts w:asciiTheme="minorHAnsi" w:hAnsiTheme="minorHAnsi"/>
                <w:sz w:val="18"/>
                <w:szCs w:val="18"/>
              </w:rPr>
              <w:t>01</w:t>
            </w:r>
          </w:p>
        </w:tc>
        <w:tc>
          <w:tcPr>
            <w:tcW w:w="2288" w:type="pct"/>
            <w:vAlign w:val="center"/>
          </w:tcPr>
          <w:p w14:paraId="014649B9" w14:textId="6310C651" w:rsidR="00786D26" w:rsidRPr="004A5476" w:rsidRDefault="00786D26" w:rsidP="00234CC5">
            <w:pPr>
              <w:keepNext/>
              <w:spacing w:after="60"/>
              <w:rPr>
                <w:rFonts w:asciiTheme="minorHAnsi" w:hAnsiTheme="minorHAnsi"/>
                <w:sz w:val="18"/>
                <w:szCs w:val="18"/>
              </w:rPr>
            </w:pPr>
            <w:r w:rsidRPr="004A5476">
              <w:rPr>
                <w:rFonts w:asciiTheme="minorHAnsi" w:hAnsiTheme="minorHAnsi"/>
                <w:sz w:val="18"/>
                <w:szCs w:val="18"/>
              </w:rPr>
              <w:t xml:space="preserve">Measured Suction </w:t>
            </w:r>
            <w:r w:rsidR="007E687C">
              <w:rPr>
                <w:rFonts w:asciiTheme="minorHAnsi" w:hAnsiTheme="minorHAnsi"/>
                <w:sz w:val="18"/>
                <w:szCs w:val="18"/>
              </w:rPr>
              <w:t>L</w:t>
            </w:r>
            <w:r w:rsidRPr="004A5476">
              <w:rPr>
                <w:rFonts w:asciiTheme="minorHAnsi" w:hAnsiTheme="minorHAnsi"/>
                <w:sz w:val="18"/>
                <w:szCs w:val="18"/>
              </w:rPr>
              <w:t xml:space="preserve">ine </w:t>
            </w:r>
            <w:r w:rsidR="007E687C">
              <w:rPr>
                <w:rFonts w:asciiTheme="minorHAnsi" w:hAnsiTheme="minorHAnsi"/>
                <w:sz w:val="18"/>
                <w:szCs w:val="18"/>
              </w:rPr>
              <w:t>T</w:t>
            </w:r>
            <w:r w:rsidRPr="004A5476">
              <w:rPr>
                <w:rFonts w:asciiTheme="minorHAnsi" w:hAnsiTheme="minorHAnsi"/>
                <w:sz w:val="18"/>
                <w:szCs w:val="18"/>
              </w:rPr>
              <w:t>emperature (</w:t>
            </w:r>
            <w:proofErr w:type="spellStart"/>
            <w:r w:rsidRPr="004A5476">
              <w:rPr>
                <w:rFonts w:asciiTheme="minorHAnsi" w:hAnsiTheme="minorHAnsi"/>
                <w:sz w:val="18"/>
                <w:szCs w:val="18"/>
              </w:rPr>
              <w:t>T</w:t>
            </w:r>
            <w:r w:rsidRPr="004A5476">
              <w:rPr>
                <w:rFonts w:asciiTheme="minorHAnsi" w:hAnsiTheme="minorHAnsi"/>
                <w:sz w:val="18"/>
                <w:szCs w:val="18"/>
                <w:vertAlign w:val="subscript"/>
              </w:rPr>
              <w:t>suction</w:t>
            </w:r>
            <w:proofErr w:type="spellEnd"/>
            <w:r w:rsidRPr="004A5476">
              <w:rPr>
                <w:rFonts w:asciiTheme="minorHAnsi" w:hAnsiTheme="minorHAnsi"/>
                <w:sz w:val="18"/>
                <w:szCs w:val="18"/>
              </w:rPr>
              <w:t>) (</w:t>
            </w:r>
            <w:r w:rsidR="00234CC5">
              <w:rPr>
                <w:rFonts w:asciiTheme="minorHAnsi" w:hAnsiTheme="minorHAnsi"/>
                <w:sz w:val="18"/>
                <w:szCs w:val="18"/>
              </w:rPr>
              <w:t>°</w:t>
            </w:r>
            <w:r w:rsidRPr="004A5476">
              <w:rPr>
                <w:rFonts w:asciiTheme="minorHAnsi" w:hAnsiTheme="minorHAnsi"/>
                <w:sz w:val="18"/>
                <w:szCs w:val="18"/>
              </w:rPr>
              <w:t>F)</w:t>
            </w:r>
          </w:p>
        </w:tc>
        <w:tc>
          <w:tcPr>
            <w:tcW w:w="2500" w:type="pct"/>
            <w:vAlign w:val="center"/>
          </w:tcPr>
          <w:p w14:paraId="014649BA" w14:textId="77777777" w:rsidR="00786D26" w:rsidRPr="004A5476" w:rsidRDefault="00786D26" w:rsidP="00242D77">
            <w:pPr>
              <w:keepNext/>
              <w:spacing w:after="60"/>
              <w:rPr>
                <w:rFonts w:asciiTheme="minorHAnsi" w:hAnsiTheme="minorHAnsi"/>
                <w:sz w:val="18"/>
                <w:szCs w:val="18"/>
              </w:rPr>
            </w:pPr>
            <w:r w:rsidRPr="004A5476">
              <w:rPr>
                <w:rFonts w:asciiTheme="minorHAnsi" w:hAnsiTheme="minorHAnsi"/>
                <w:sz w:val="18"/>
                <w:szCs w:val="18"/>
              </w:rPr>
              <w:t>&lt;user entry, check range = -40 to 150&gt;</w:t>
            </w:r>
          </w:p>
        </w:tc>
      </w:tr>
      <w:tr w:rsidR="00786D26" w:rsidRPr="004A5476" w14:paraId="014649BF" w14:textId="77777777">
        <w:trPr>
          <w:trHeight w:val="360"/>
        </w:trPr>
        <w:tc>
          <w:tcPr>
            <w:tcW w:w="212" w:type="pct"/>
            <w:vAlign w:val="center"/>
          </w:tcPr>
          <w:p w14:paraId="014649BC" w14:textId="77777777" w:rsidR="00786D26" w:rsidRPr="004A5476" w:rsidRDefault="00786D26" w:rsidP="00242D77">
            <w:pPr>
              <w:keepNext/>
              <w:jc w:val="center"/>
              <w:rPr>
                <w:rFonts w:asciiTheme="minorHAnsi" w:hAnsiTheme="minorHAnsi"/>
                <w:sz w:val="18"/>
                <w:szCs w:val="18"/>
              </w:rPr>
            </w:pPr>
            <w:r w:rsidRPr="004A5476">
              <w:rPr>
                <w:rFonts w:asciiTheme="minorHAnsi" w:hAnsiTheme="minorHAnsi"/>
                <w:sz w:val="18"/>
                <w:szCs w:val="18"/>
              </w:rPr>
              <w:t>02</w:t>
            </w:r>
          </w:p>
        </w:tc>
        <w:tc>
          <w:tcPr>
            <w:tcW w:w="2288" w:type="pct"/>
            <w:vAlign w:val="center"/>
          </w:tcPr>
          <w:p w14:paraId="014649BD" w14:textId="69CB5EF2" w:rsidR="00786D26" w:rsidRPr="004A5476" w:rsidRDefault="00786D26" w:rsidP="007E687C">
            <w:pPr>
              <w:keepNext/>
              <w:spacing w:after="60"/>
              <w:rPr>
                <w:rFonts w:asciiTheme="minorHAnsi" w:hAnsiTheme="minorHAnsi"/>
                <w:sz w:val="18"/>
                <w:szCs w:val="18"/>
              </w:rPr>
            </w:pPr>
            <w:r w:rsidRPr="004A5476">
              <w:rPr>
                <w:rFonts w:asciiTheme="minorHAnsi" w:hAnsiTheme="minorHAnsi"/>
                <w:sz w:val="18"/>
                <w:szCs w:val="18"/>
              </w:rPr>
              <w:t xml:space="preserve">Measured Suction </w:t>
            </w:r>
            <w:r w:rsidR="007E687C">
              <w:rPr>
                <w:rFonts w:asciiTheme="minorHAnsi" w:hAnsiTheme="minorHAnsi"/>
                <w:sz w:val="18"/>
                <w:szCs w:val="18"/>
              </w:rPr>
              <w:t>L</w:t>
            </w:r>
            <w:r w:rsidRPr="004A5476">
              <w:rPr>
                <w:rFonts w:asciiTheme="minorHAnsi" w:hAnsiTheme="minorHAnsi"/>
                <w:sz w:val="18"/>
                <w:szCs w:val="18"/>
              </w:rPr>
              <w:t xml:space="preserve">ine </w:t>
            </w:r>
            <w:r w:rsidR="007E687C">
              <w:rPr>
                <w:rFonts w:asciiTheme="minorHAnsi" w:hAnsiTheme="minorHAnsi"/>
                <w:sz w:val="18"/>
                <w:szCs w:val="18"/>
              </w:rPr>
              <w:t>P</w:t>
            </w:r>
            <w:r w:rsidRPr="004A5476">
              <w:rPr>
                <w:rFonts w:asciiTheme="minorHAnsi" w:hAnsiTheme="minorHAnsi"/>
                <w:sz w:val="18"/>
                <w:szCs w:val="18"/>
              </w:rPr>
              <w:t>ressure (</w:t>
            </w:r>
            <w:proofErr w:type="spellStart"/>
            <w:r w:rsidRPr="004A5476">
              <w:rPr>
                <w:rFonts w:asciiTheme="minorHAnsi" w:hAnsiTheme="minorHAnsi"/>
                <w:sz w:val="18"/>
                <w:szCs w:val="18"/>
              </w:rPr>
              <w:t>P</w:t>
            </w:r>
            <w:r w:rsidRPr="004A5476">
              <w:rPr>
                <w:rFonts w:asciiTheme="minorHAnsi" w:hAnsiTheme="minorHAnsi"/>
                <w:sz w:val="18"/>
                <w:szCs w:val="18"/>
                <w:vertAlign w:val="subscript"/>
              </w:rPr>
              <w:t>suction</w:t>
            </w:r>
            <w:proofErr w:type="spellEnd"/>
            <w:r w:rsidRPr="004A5476">
              <w:rPr>
                <w:rFonts w:asciiTheme="minorHAnsi" w:hAnsiTheme="minorHAnsi"/>
                <w:sz w:val="18"/>
                <w:szCs w:val="18"/>
              </w:rPr>
              <w:t>) (</w:t>
            </w:r>
            <w:proofErr w:type="spellStart"/>
            <w:r w:rsidRPr="004A5476">
              <w:rPr>
                <w:rFonts w:asciiTheme="minorHAnsi" w:hAnsiTheme="minorHAnsi"/>
                <w:sz w:val="18"/>
                <w:szCs w:val="18"/>
              </w:rPr>
              <w:t>psig</w:t>
            </w:r>
            <w:proofErr w:type="spellEnd"/>
            <w:r w:rsidRPr="004A5476">
              <w:rPr>
                <w:rFonts w:asciiTheme="minorHAnsi" w:hAnsiTheme="minorHAnsi"/>
                <w:sz w:val="18"/>
                <w:szCs w:val="18"/>
              </w:rPr>
              <w:t>)</w:t>
            </w:r>
          </w:p>
        </w:tc>
        <w:tc>
          <w:tcPr>
            <w:tcW w:w="2500" w:type="pct"/>
            <w:vAlign w:val="center"/>
          </w:tcPr>
          <w:p w14:paraId="014649BE" w14:textId="77777777" w:rsidR="00786D26" w:rsidRPr="004A5476" w:rsidRDefault="00786D26" w:rsidP="00242D77">
            <w:pPr>
              <w:keepNext/>
              <w:spacing w:after="60"/>
              <w:rPr>
                <w:rFonts w:asciiTheme="minorHAnsi" w:hAnsiTheme="minorHAnsi"/>
                <w:sz w:val="18"/>
                <w:szCs w:val="18"/>
              </w:rPr>
            </w:pPr>
            <w:r w:rsidRPr="004A5476">
              <w:rPr>
                <w:rFonts w:asciiTheme="minorHAnsi" w:hAnsiTheme="minorHAnsi"/>
                <w:sz w:val="18"/>
                <w:szCs w:val="18"/>
              </w:rPr>
              <w:t>&lt;user entry, check range = 0 to 400&gt;</w:t>
            </w:r>
          </w:p>
        </w:tc>
      </w:tr>
      <w:tr w:rsidR="00786D26" w:rsidRPr="004A5476" w14:paraId="014649C4" w14:textId="77777777">
        <w:trPr>
          <w:trHeight w:val="360"/>
        </w:trPr>
        <w:tc>
          <w:tcPr>
            <w:tcW w:w="212" w:type="pct"/>
            <w:vAlign w:val="center"/>
          </w:tcPr>
          <w:p w14:paraId="014649C0" w14:textId="77777777" w:rsidR="00786D26" w:rsidRPr="004A5476" w:rsidRDefault="00786D26" w:rsidP="00242D77">
            <w:pPr>
              <w:keepNext/>
              <w:jc w:val="center"/>
              <w:rPr>
                <w:rFonts w:asciiTheme="minorHAnsi" w:hAnsiTheme="minorHAnsi"/>
                <w:sz w:val="18"/>
                <w:szCs w:val="18"/>
              </w:rPr>
            </w:pPr>
            <w:r w:rsidRPr="004A5476">
              <w:rPr>
                <w:rFonts w:asciiTheme="minorHAnsi" w:hAnsiTheme="minorHAnsi"/>
                <w:sz w:val="18"/>
                <w:szCs w:val="18"/>
              </w:rPr>
              <w:t>03</w:t>
            </w:r>
          </w:p>
        </w:tc>
        <w:tc>
          <w:tcPr>
            <w:tcW w:w="2288" w:type="pct"/>
            <w:vAlign w:val="center"/>
          </w:tcPr>
          <w:p w14:paraId="014649C1" w14:textId="3A86D0B7" w:rsidR="00786D26" w:rsidRPr="004A5476" w:rsidRDefault="00786D26" w:rsidP="00242D77">
            <w:pPr>
              <w:keepNext/>
              <w:rPr>
                <w:rFonts w:asciiTheme="minorHAnsi" w:hAnsiTheme="minorHAnsi"/>
                <w:sz w:val="18"/>
                <w:szCs w:val="18"/>
              </w:rPr>
            </w:pPr>
            <w:r w:rsidRPr="004A5476">
              <w:rPr>
                <w:rFonts w:asciiTheme="minorHAnsi" w:hAnsiTheme="minorHAnsi"/>
                <w:sz w:val="18"/>
                <w:szCs w:val="18"/>
              </w:rPr>
              <w:t xml:space="preserve">Evaporator </w:t>
            </w:r>
            <w:r w:rsidR="007E687C">
              <w:rPr>
                <w:rFonts w:asciiTheme="minorHAnsi" w:hAnsiTheme="minorHAnsi"/>
                <w:sz w:val="18"/>
                <w:szCs w:val="18"/>
              </w:rPr>
              <w:t>S</w:t>
            </w:r>
            <w:r w:rsidRPr="004A5476">
              <w:rPr>
                <w:rFonts w:asciiTheme="minorHAnsi" w:hAnsiTheme="minorHAnsi"/>
                <w:sz w:val="18"/>
                <w:szCs w:val="18"/>
              </w:rPr>
              <w:t xml:space="preserve">aturation </w:t>
            </w:r>
            <w:r w:rsidR="007E687C">
              <w:rPr>
                <w:rFonts w:asciiTheme="minorHAnsi" w:hAnsiTheme="minorHAnsi"/>
                <w:sz w:val="18"/>
                <w:szCs w:val="18"/>
              </w:rPr>
              <w:t>T</w:t>
            </w:r>
            <w:r w:rsidRPr="004A5476">
              <w:rPr>
                <w:rFonts w:asciiTheme="minorHAnsi" w:hAnsiTheme="minorHAnsi"/>
                <w:sz w:val="18"/>
                <w:szCs w:val="18"/>
              </w:rPr>
              <w:t>emperature (</w:t>
            </w:r>
            <w:proofErr w:type="spellStart"/>
            <w:r w:rsidRPr="004A5476">
              <w:rPr>
                <w:rFonts w:asciiTheme="minorHAnsi" w:hAnsiTheme="minorHAnsi"/>
                <w:sz w:val="18"/>
                <w:szCs w:val="18"/>
              </w:rPr>
              <w:t>T</w:t>
            </w:r>
            <w:r w:rsidRPr="004A5476">
              <w:rPr>
                <w:rFonts w:asciiTheme="minorHAnsi" w:hAnsiTheme="minorHAnsi"/>
                <w:sz w:val="18"/>
                <w:szCs w:val="18"/>
                <w:vertAlign w:val="subscript"/>
              </w:rPr>
              <w:t>evaporator</w:t>
            </w:r>
            <w:proofErr w:type="spellEnd"/>
            <w:r w:rsidRPr="004A5476">
              <w:rPr>
                <w:rFonts w:asciiTheme="minorHAnsi" w:hAnsiTheme="minorHAnsi"/>
                <w:sz w:val="18"/>
                <w:szCs w:val="18"/>
              </w:rPr>
              <w:t>,</w:t>
            </w:r>
            <w:r w:rsidRPr="004A5476">
              <w:rPr>
                <w:rFonts w:asciiTheme="minorHAnsi" w:hAnsiTheme="minorHAnsi"/>
                <w:sz w:val="18"/>
                <w:szCs w:val="18"/>
                <w:vertAlign w:val="subscript"/>
              </w:rPr>
              <w:t xml:space="preserve"> sat</w:t>
            </w:r>
            <w:r w:rsidRPr="004A5476">
              <w:rPr>
                <w:rFonts w:asciiTheme="minorHAnsi" w:hAnsiTheme="minorHAnsi"/>
                <w:sz w:val="18"/>
                <w:szCs w:val="18"/>
              </w:rPr>
              <w:t xml:space="preserve">) </w:t>
            </w:r>
          </w:p>
          <w:p w14:paraId="014649C2" w14:textId="1595098A" w:rsidR="00786D26" w:rsidRPr="004A5476" w:rsidRDefault="00786D26" w:rsidP="00234CC5">
            <w:pPr>
              <w:keepNext/>
              <w:rPr>
                <w:rFonts w:asciiTheme="minorHAnsi" w:hAnsiTheme="minorHAnsi"/>
                <w:sz w:val="18"/>
                <w:szCs w:val="18"/>
              </w:rPr>
            </w:pPr>
            <w:r w:rsidRPr="004A5476">
              <w:rPr>
                <w:rFonts w:asciiTheme="minorHAnsi" w:hAnsiTheme="minorHAnsi"/>
                <w:sz w:val="18"/>
                <w:szCs w:val="18"/>
              </w:rPr>
              <w:t xml:space="preserve">from </w:t>
            </w:r>
            <w:r w:rsidR="007E687C">
              <w:rPr>
                <w:rFonts w:asciiTheme="minorHAnsi" w:hAnsiTheme="minorHAnsi"/>
                <w:sz w:val="18"/>
                <w:szCs w:val="18"/>
              </w:rPr>
              <w:t>D</w:t>
            </w:r>
            <w:r w:rsidRPr="004A5476">
              <w:rPr>
                <w:rFonts w:asciiTheme="minorHAnsi" w:hAnsiTheme="minorHAnsi"/>
                <w:sz w:val="18"/>
                <w:szCs w:val="18"/>
              </w:rPr>
              <w:t xml:space="preserve">igital </w:t>
            </w:r>
            <w:r w:rsidR="007E687C">
              <w:rPr>
                <w:rFonts w:asciiTheme="minorHAnsi" w:hAnsiTheme="minorHAnsi"/>
                <w:sz w:val="18"/>
                <w:szCs w:val="18"/>
              </w:rPr>
              <w:t>G</w:t>
            </w:r>
            <w:r w:rsidRPr="004A5476">
              <w:rPr>
                <w:rFonts w:asciiTheme="minorHAnsi" w:hAnsiTheme="minorHAnsi"/>
                <w:sz w:val="18"/>
                <w:szCs w:val="18"/>
              </w:rPr>
              <w:t>auge or P-T Table using line G02 (</w:t>
            </w:r>
            <w:r w:rsidR="00234CC5">
              <w:rPr>
                <w:rFonts w:asciiTheme="minorHAnsi" w:hAnsiTheme="minorHAnsi"/>
                <w:sz w:val="18"/>
                <w:szCs w:val="18"/>
              </w:rPr>
              <w:t>°</w:t>
            </w:r>
            <w:r w:rsidRPr="004A5476">
              <w:rPr>
                <w:rFonts w:asciiTheme="minorHAnsi" w:hAnsiTheme="minorHAnsi"/>
                <w:sz w:val="18"/>
                <w:szCs w:val="18"/>
              </w:rPr>
              <w:t>F)</w:t>
            </w:r>
          </w:p>
        </w:tc>
        <w:tc>
          <w:tcPr>
            <w:tcW w:w="2500" w:type="pct"/>
            <w:vAlign w:val="center"/>
          </w:tcPr>
          <w:p w14:paraId="014649C3" w14:textId="77777777" w:rsidR="00786D26" w:rsidRPr="004A5476" w:rsidRDefault="00786D26" w:rsidP="00242D77">
            <w:pPr>
              <w:keepNext/>
              <w:spacing w:after="60"/>
              <w:rPr>
                <w:rFonts w:asciiTheme="minorHAnsi" w:hAnsiTheme="minorHAnsi"/>
                <w:sz w:val="18"/>
                <w:szCs w:val="18"/>
              </w:rPr>
            </w:pPr>
            <w:r w:rsidRPr="004A5476">
              <w:rPr>
                <w:rFonts w:asciiTheme="minorHAnsi" w:hAnsiTheme="minorHAnsi"/>
                <w:sz w:val="18"/>
                <w:szCs w:val="18"/>
              </w:rPr>
              <w:t>&lt;user entry, check range = -40 to 150&gt;</w:t>
            </w:r>
          </w:p>
        </w:tc>
      </w:tr>
      <w:tr w:rsidR="00786D26" w:rsidRPr="004A5476" w14:paraId="014649C8" w14:textId="77777777">
        <w:trPr>
          <w:trHeight w:val="360"/>
        </w:trPr>
        <w:tc>
          <w:tcPr>
            <w:tcW w:w="212" w:type="pct"/>
            <w:vAlign w:val="center"/>
          </w:tcPr>
          <w:p w14:paraId="014649C5" w14:textId="77777777" w:rsidR="00786D26" w:rsidRPr="004A5476" w:rsidRDefault="00786D26" w:rsidP="00242D77">
            <w:pPr>
              <w:keepNext/>
              <w:jc w:val="center"/>
              <w:rPr>
                <w:rFonts w:asciiTheme="minorHAnsi" w:hAnsiTheme="minorHAnsi"/>
                <w:sz w:val="18"/>
                <w:szCs w:val="18"/>
              </w:rPr>
            </w:pPr>
            <w:r w:rsidRPr="004A5476">
              <w:rPr>
                <w:rFonts w:asciiTheme="minorHAnsi" w:hAnsiTheme="minorHAnsi"/>
                <w:sz w:val="18"/>
                <w:szCs w:val="18"/>
              </w:rPr>
              <w:t>04</w:t>
            </w:r>
          </w:p>
        </w:tc>
        <w:tc>
          <w:tcPr>
            <w:tcW w:w="2288" w:type="pct"/>
            <w:vAlign w:val="center"/>
          </w:tcPr>
          <w:p w14:paraId="014649C6" w14:textId="119BAD21" w:rsidR="00786D26" w:rsidRPr="004A5476" w:rsidRDefault="00786D26" w:rsidP="00234CC5">
            <w:pPr>
              <w:keepNext/>
              <w:spacing w:after="60"/>
              <w:rPr>
                <w:rFonts w:asciiTheme="minorHAnsi" w:hAnsiTheme="minorHAnsi"/>
                <w:sz w:val="18"/>
                <w:szCs w:val="18"/>
              </w:rPr>
            </w:pPr>
            <w:r w:rsidRPr="004A5476">
              <w:rPr>
                <w:rFonts w:asciiTheme="minorHAnsi" w:hAnsiTheme="minorHAnsi"/>
                <w:sz w:val="18"/>
                <w:szCs w:val="18"/>
              </w:rPr>
              <w:t>Measured Superheat (Line G01 – Line G03) (</w:t>
            </w:r>
            <w:r w:rsidR="00234CC5">
              <w:rPr>
                <w:rFonts w:asciiTheme="minorHAnsi" w:hAnsiTheme="minorHAnsi"/>
                <w:sz w:val="18"/>
                <w:szCs w:val="18"/>
              </w:rPr>
              <w:t>°</w:t>
            </w:r>
            <w:r w:rsidRPr="004A5476">
              <w:rPr>
                <w:rFonts w:asciiTheme="minorHAnsi" w:hAnsiTheme="minorHAnsi"/>
                <w:sz w:val="18"/>
                <w:szCs w:val="18"/>
              </w:rPr>
              <w:t>F)</w:t>
            </w:r>
          </w:p>
        </w:tc>
        <w:tc>
          <w:tcPr>
            <w:tcW w:w="2500" w:type="pct"/>
            <w:vAlign w:val="center"/>
          </w:tcPr>
          <w:p w14:paraId="014649C7" w14:textId="77777777" w:rsidR="00786D26" w:rsidRPr="004A5476" w:rsidRDefault="00786D26" w:rsidP="00242D77">
            <w:pPr>
              <w:keepNext/>
              <w:spacing w:after="60"/>
              <w:rPr>
                <w:rFonts w:asciiTheme="minorHAnsi" w:hAnsiTheme="minorHAnsi"/>
                <w:sz w:val="18"/>
                <w:szCs w:val="18"/>
              </w:rPr>
            </w:pPr>
            <w:r w:rsidRPr="004A5476">
              <w:rPr>
                <w:rFonts w:asciiTheme="minorHAnsi" w:hAnsiTheme="minorHAnsi"/>
                <w:sz w:val="18"/>
                <w:szCs w:val="18"/>
              </w:rPr>
              <w:t>&lt;&lt;temperature, calculated, Line G01 – Line G03&gt;&gt;</w:t>
            </w:r>
          </w:p>
        </w:tc>
      </w:tr>
      <w:tr w:rsidR="00786D26" w:rsidRPr="004A5476" w14:paraId="014649CC" w14:textId="77777777">
        <w:trPr>
          <w:trHeight w:val="360"/>
        </w:trPr>
        <w:tc>
          <w:tcPr>
            <w:tcW w:w="212" w:type="pct"/>
            <w:vAlign w:val="center"/>
          </w:tcPr>
          <w:p w14:paraId="014649C9" w14:textId="77777777" w:rsidR="00786D26" w:rsidRPr="004A5476" w:rsidDel="00C76C40" w:rsidRDefault="00786D26" w:rsidP="00242D77">
            <w:pPr>
              <w:keepNext/>
              <w:jc w:val="center"/>
              <w:rPr>
                <w:rFonts w:asciiTheme="minorHAnsi" w:hAnsiTheme="minorHAnsi"/>
                <w:sz w:val="18"/>
                <w:szCs w:val="18"/>
              </w:rPr>
            </w:pPr>
            <w:r w:rsidRPr="004A5476">
              <w:rPr>
                <w:rFonts w:asciiTheme="minorHAnsi" w:hAnsiTheme="minorHAnsi"/>
                <w:sz w:val="18"/>
                <w:szCs w:val="18"/>
              </w:rPr>
              <w:t>05</w:t>
            </w:r>
          </w:p>
        </w:tc>
        <w:tc>
          <w:tcPr>
            <w:tcW w:w="2288" w:type="pct"/>
            <w:vAlign w:val="center"/>
          </w:tcPr>
          <w:p w14:paraId="014649CA" w14:textId="1C4D9518" w:rsidR="00786D26" w:rsidRPr="004A5476" w:rsidRDefault="00786D26" w:rsidP="00234CC5">
            <w:pPr>
              <w:keepNext/>
              <w:spacing w:after="60"/>
              <w:rPr>
                <w:rFonts w:asciiTheme="minorHAnsi" w:hAnsiTheme="minorHAnsi"/>
                <w:sz w:val="18"/>
                <w:szCs w:val="18"/>
              </w:rPr>
            </w:pPr>
            <w:r w:rsidRPr="004A5476">
              <w:rPr>
                <w:rFonts w:asciiTheme="minorHAnsi" w:hAnsiTheme="minorHAnsi"/>
                <w:sz w:val="18"/>
                <w:szCs w:val="18"/>
              </w:rPr>
              <w:t xml:space="preserve">Measured Superheat (Line G04) is between </w:t>
            </w:r>
            <w:r w:rsidR="00763849" w:rsidRPr="004A5476">
              <w:rPr>
                <w:rFonts w:asciiTheme="minorHAnsi" w:hAnsiTheme="minorHAnsi"/>
                <w:sz w:val="18"/>
                <w:szCs w:val="18"/>
              </w:rPr>
              <w:t>3</w:t>
            </w:r>
            <w:r w:rsidR="00234CC5">
              <w:rPr>
                <w:rFonts w:asciiTheme="minorHAnsi" w:hAnsiTheme="minorHAnsi"/>
                <w:sz w:val="18"/>
                <w:szCs w:val="18"/>
              </w:rPr>
              <w:t>°F</w:t>
            </w:r>
            <w:r w:rsidRPr="004A5476">
              <w:rPr>
                <w:rFonts w:asciiTheme="minorHAnsi" w:hAnsiTheme="minorHAnsi"/>
                <w:sz w:val="18"/>
                <w:szCs w:val="18"/>
              </w:rPr>
              <w:t xml:space="preserve"> and 2</w:t>
            </w:r>
            <w:r w:rsidR="00763849" w:rsidRPr="004A5476">
              <w:rPr>
                <w:rFonts w:asciiTheme="minorHAnsi" w:hAnsiTheme="minorHAnsi"/>
                <w:sz w:val="18"/>
                <w:szCs w:val="18"/>
              </w:rPr>
              <w:t>6</w:t>
            </w:r>
            <w:r w:rsidR="00234CC5">
              <w:rPr>
                <w:rFonts w:asciiTheme="minorHAnsi" w:hAnsiTheme="minorHAnsi"/>
                <w:sz w:val="18"/>
                <w:szCs w:val="18"/>
              </w:rPr>
              <w:t>°F</w:t>
            </w:r>
            <w:r w:rsidRPr="004A5476">
              <w:rPr>
                <w:rFonts w:asciiTheme="minorHAnsi" w:hAnsiTheme="minorHAnsi"/>
                <w:sz w:val="18"/>
                <w:szCs w:val="18"/>
              </w:rPr>
              <w:t>F (inclusive)</w:t>
            </w:r>
          </w:p>
        </w:tc>
        <w:tc>
          <w:tcPr>
            <w:tcW w:w="2500" w:type="pct"/>
          </w:tcPr>
          <w:p w14:paraId="014649CB" w14:textId="77777777" w:rsidR="00786D26" w:rsidRPr="004A5476" w:rsidRDefault="00786D26" w:rsidP="00242D77">
            <w:pPr>
              <w:keepNext/>
              <w:spacing w:after="60"/>
              <w:rPr>
                <w:rFonts w:asciiTheme="minorHAnsi" w:hAnsiTheme="minorHAnsi"/>
                <w:sz w:val="18"/>
                <w:szCs w:val="18"/>
              </w:rPr>
            </w:pPr>
            <w:r w:rsidRPr="004A5476">
              <w:rPr>
                <w:rFonts w:asciiTheme="minorHAnsi" w:hAnsiTheme="minorHAnsi"/>
                <w:sz w:val="18"/>
                <w:szCs w:val="18"/>
              </w:rPr>
              <w:t>&lt;&lt;</w:t>
            </w:r>
            <w:proofErr w:type="gramStart"/>
            <w:r w:rsidRPr="004A5476">
              <w:rPr>
                <w:rFonts w:asciiTheme="minorHAnsi" w:hAnsiTheme="minorHAnsi"/>
                <w:sz w:val="18"/>
                <w:szCs w:val="18"/>
              </w:rPr>
              <w:t xml:space="preserve">if  </w:t>
            </w:r>
            <w:r w:rsidR="00763849" w:rsidRPr="004A5476">
              <w:rPr>
                <w:rFonts w:asciiTheme="minorHAnsi" w:hAnsiTheme="minorHAnsi"/>
                <w:sz w:val="18"/>
                <w:szCs w:val="18"/>
              </w:rPr>
              <w:t>3</w:t>
            </w:r>
            <w:proofErr w:type="gramEnd"/>
            <w:r w:rsidRPr="004A5476">
              <w:rPr>
                <w:rFonts w:asciiTheme="minorHAnsi" w:hAnsiTheme="minorHAnsi"/>
                <w:sz w:val="18"/>
                <w:szCs w:val="18"/>
              </w:rPr>
              <w:t xml:space="preserve"> </w:t>
            </w:r>
            <w:r w:rsidRPr="004A5476">
              <w:rPr>
                <w:rFonts w:asciiTheme="minorHAnsi" w:hAnsiTheme="minorHAnsi"/>
                <w:sz w:val="18"/>
                <w:szCs w:val="18"/>
              </w:rPr>
              <w:sym w:font="Symbol" w:char="F0A3"/>
            </w:r>
            <w:r w:rsidRPr="004A5476">
              <w:rPr>
                <w:rFonts w:asciiTheme="minorHAnsi" w:hAnsiTheme="minorHAnsi"/>
                <w:sz w:val="18"/>
                <w:szCs w:val="18"/>
              </w:rPr>
              <w:t xml:space="preserve"> G04 </w:t>
            </w:r>
            <w:r w:rsidRPr="004A5476">
              <w:rPr>
                <w:rFonts w:asciiTheme="minorHAnsi" w:hAnsiTheme="minorHAnsi"/>
                <w:sz w:val="18"/>
                <w:szCs w:val="18"/>
              </w:rPr>
              <w:sym w:font="Symbol" w:char="F0A3"/>
            </w:r>
            <w:r w:rsidRPr="004A5476">
              <w:rPr>
                <w:rFonts w:asciiTheme="minorHAnsi" w:hAnsiTheme="minorHAnsi"/>
                <w:sz w:val="18"/>
                <w:szCs w:val="18"/>
              </w:rPr>
              <w:t xml:space="preserve"> 2</w:t>
            </w:r>
            <w:r w:rsidR="00763849" w:rsidRPr="004A5476">
              <w:rPr>
                <w:rFonts w:asciiTheme="minorHAnsi" w:hAnsiTheme="minorHAnsi"/>
                <w:sz w:val="18"/>
                <w:szCs w:val="18"/>
              </w:rPr>
              <w:t>6</w:t>
            </w:r>
            <w:r w:rsidRPr="004A5476">
              <w:rPr>
                <w:rFonts w:asciiTheme="minorHAnsi" w:hAnsiTheme="minorHAnsi"/>
                <w:sz w:val="18"/>
                <w:szCs w:val="18"/>
              </w:rPr>
              <w:t xml:space="preserve"> then display text “Passes CEC requirement”&gt;&gt;</w:t>
            </w:r>
          </w:p>
        </w:tc>
      </w:tr>
      <w:tr w:rsidR="00786D26" w:rsidRPr="004A5476" w14:paraId="014649D0" w14:textId="77777777">
        <w:trPr>
          <w:trHeight w:val="360"/>
        </w:trPr>
        <w:tc>
          <w:tcPr>
            <w:tcW w:w="212" w:type="pct"/>
            <w:vAlign w:val="center"/>
          </w:tcPr>
          <w:p w14:paraId="014649CD" w14:textId="77777777" w:rsidR="00786D26" w:rsidRPr="004A5476" w:rsidRDefault="00786D26" w:rsidP="00242D77">
            <w:pPr>
              <w:keepNext/>
              <w:jc w:val="center"/>
              <w:rPr>
                <w:rFonts w:asciiTheme="minorHAnsi" w:hAnsiTheme="minorHAnsi"/>
                <w:sz w:val="18"/>
                <w:szCs w:val="18"/>
              </w:rPr>
            </w:pPr>
            <w:r w:rsidRPr="004A5476">
              <w:rPr>
                <w:rFonts w:asciiTheme="minorHAnsi" w:hAnsiTheme="minorHAnsi"/>
                <w:sz w:val="18"/>
                <w:szCs w:val="18"/>
              </w:rPr>
              <w:t>06</w:t>
            </w:r>
          </w:p>
        </w:tc>
        <w:tc>
          <w:tcPr>
            <w:tcW w:w="2288" w:type="pct"/>
            <w:vAlign w:val="center"/>
          </w:tcPr>
          <w:p w14:paraId="014649CE" w14:textId="09E49E4B" w:rsidR="00786D26" w:rsidRPr="004A5476" w:rsidRDefault="00786D26" w:rsidP="00242D77">
            <w:pPr>
              <w:keepNext/>
              <w:spacing w:after="60"/>
              <w:rPr>
                <w:rFonts w:asciiTheme="minorHAnsi" w:hAnsiTheme="minorHAnsi"/>
                <w:sz w:val="18"/>
                <w:szCs w:val="18"/>
              </w:rPr>
            </w:pPr>
            <w:r w:rsidRPr="004A5476">
              <w:rPr>
                <w:rFonts w:asciiTheme="minorHAnsi" w:hAnsiTheme="minorHAnsi"/>
                <w:sz w:val="18"/>
                <w:szCs w:val="18"/>
              </w:rPr>
              <w:t xml:space="preserve">Measured Superheat (Line G04) is within manufacturer’s specifications </w:t>
            </w:r>
            <w:r w:rsidR="00234CC5">
              <w:rPr>
                <w:rFonts w:asciiTheme="minorHAnsi" w:hAnsiTheme="minorHAnsi"/>
                <w:sz w:val="18"/>
                <w:szCs w:val="18"/>
              </w:rPr>
              <w:t>(</w:t>
            </w:r>
            <w:r w:rsidRPr="004A5476">
              <w:rPr>
                <w:rFonts w:asciiTheme="minorHAnsi" w:hAnsiTheme="minorHAnsi"/>
                <w:sz w:val="18"/>
                <w:szCs w:val="18"/>
              </w:rPr>
              <w:t>if known</w:t>
            </w:r>
            <w:r w:rsidR="009E7E67">
              <w:rPr>
                <w:rFonts w:asciiTheme="minorHAnsi" w:hAnsiTheme="minorHAnsi"/>
                <w:sz w:val="18"/>
                <w:szCs w:val="18"/>
              </w:rPr>
              <w:t>)</w:t>
            </w:r>
          </w:p>
        </w:tc>
        <w:tc>
          <w:tcPr>
            <w:tcW w:w="2500" w:type="pct"/>
          </w:tcPr>
          <w:p w14:paraId="014649CF" w14:textId="77777777" w:rsidR="00786D26" w:rsidRPr="004A5476" w:rsidRDefault="00786D26" w:rsidP="00242D77">
            <w:pPr>
              <w:keepNext/>
              <w:spacing w:after="60"/>
              <w:rPr>
                <w:rFonts w:asciiTheme="minorHAnsi" w:hAnsiTheme="minorHAnsi"/>
                <w:sz w:val="18"/>
                <w:szCs w:val="18"/>
              </w:rPr>
            </w:pPr>
            <w:r w:rsidRPr="004A5476">
              <w:rPr>
                <w:rFonts w:asciiTheme="minorHAnsi" w:hAnsiTheme="minorHAnsi"/>
                <w:sz w:val="18"/>
                <w:szCs w:val="18"/>
              </w:rPr>
              <w:t>&lt;&lt;user entry, choose “Not known”, “Yes, documentation to be provided upon request”, or “No”&gt;&gt;</w:t>
            </w:r>
          </w:p>
        </w:tc>
      </w:tr>
      <w:tr w:rsidR="00786D26" w:rsidRPr="004A5476" w14:paraId="014649D3" w14:textId="77777777">
        <w:trPr>
          <w:trHeight w:val="360"/>
        </w:trPr>
        <w:tc>
          <w:tcPr>
            <w:tcW w:w="212" w:type="pct"/>
            <w:vAlign w:val="center"/>
          </w:tcPr>
          <w:p w14:paraId="014649D1" w14:textId="77777777" w:rsidR="00786D26" w:rsidRPr="004A5476" w:rsidRDefault="00786D26" w:rsidP="00242D77">
            <w:pPr>
              <w:keepNext/>
              <w:jc w:val="center"/>
              <w:rPr>
                <w:rFonts w:asciiTheme="minorHAnsi" w:hAnsiTheme="minorHAnsi"/>
                <w:sz w:val="18"/>
                <w:szCs w:val="18"/>
              </w:rPr>
            </w:pPr>
            <w:r w:rsidRPr="004A5476">
              <w:rPr>
                <w:rFonts w:asciiTheme="minorHAnsi" w:hAnsiTheme="minorHAnsi"/>
                <w:sz w:val="18"/>
                <w:szCs w:val="18"/>
              </w:rPr>
              <w:t>07</w:t>
            </w:r>
          </w:p>
        </w:tc>
        <w:tc>
          <w:tcPr>
            <w:tcW w:w="4788" w:type="pct"/>
            <w:gridSpan w:val="2"/>
          </w:tcPr>
          <w:p w14:paraId="014649D2" w14:textId="77777777" w:rsidR="00786D26" w:rsidRPr="004A5476" w:rsidRDefault="00786D26" w:rsidP="00B15504">
            <w:pPr>
              <w:keepNext/>
              <w:spacing w:after="60"/>
              <w:rPr>
                <w:rFonts w:asciiTheme="minorHAnsi" w:hAnsiTheme="minorHAnsi"/>
                <w:sz w:val="18"/>
                <w:szCs w:val="18"/>
              </w:rPr>
            </w:pPr>
            <w:r w:rsidRPr="004A5476">
              <w:rPr>
                <w:rFonts w:asciiTheme="minorHAnsi" w:hAnsiTheme="minorHAnsi"/>
                <w:sz w:val="18"/>
                <w:szCs w:val="18"/>
              </w:rPr>
              <w:t>Compliance Statement: &lt;&lt; If G05 = “Passes CEC requirement” and G06 = “Not known”, or G06 = “Yes, documentation to be provided upon request”, then display text: “Metering Device Verification Passes”</w:t>
            </w:r>
          </w:p>
        </w:tc>
      </w:tr>
    </w:tbl>
    <w:p w14:paraId="014649D4" w14:textId="77777777" w:rsidR="00786D26" w:rsidRPr="00E91EDC" w:rsidRDefault="00786D26" w:rsidP="00242D77">
      <w:pPr>
        <w:rPr>
          <w:rFonts w:asciiTheme="minorHAnsi" w:hAnsiTheme="minorHAnsi"/>
          <w:szCs w:val="18"/>
        </w:rPr>
      </w:pPr>
    </w:p>
    <w:tbl>
      <w:tblPr>
        <w:tblW w:w="5003" w:type="pct"/>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
        <w:gridCol w:w="449"/>
        <w:gridCol w:w="4938"/>
        <w:gridCol w:w="5402"/>
      </w:tblGrid>
      <w:tr w:rsidR="00440A0F" w:rsidRPr="004A5476" w14:paraId="014649D7" w14:textId="77777777">
        <w:trPr>
          <w:gridBefore w:val="1"/>
          <w:wBefore w:w="3" w:type="pct"/>
          <w:cantSplit/>
          <w:trHeight w:val="360"/>
        </w:trPr>
        <w:tc>
          <w:tcPr>
            <w:tcW w:w="4997" w:type="pct"/>
            <w:gridSpan w:val="3"/>
            <w:tcBorders>
              <w:top w:val="single" w:sz="4" w:space="0" w:color="auto"/>
              <w:left w:val="single" w:sz="4" w:space="0" w:color="auto"/>
              <w:bottom w:val="single" w:sz="4" w:space="0" w:color="auto"/>
              <w:right w:val="single" w:sz="4" w:space="0" w:color="auto"/>
            </w:tcBorders>
            <w:vAlign w:val="center"/>
          </w:tcPr>
          <w:p w14:paraId="014649D5" w14:textId="0E7E5AEC" w:rsidR="00440A0F" w:rsidRPr="00E91EDC" w:rsidRDefault="00556565" w:rsidP="00E91EDC">
            <w:pPr>
              <w:keepNext/>
              <w:rPr>
                <w:rFonts w:asciiTheme="minorHAnsi" w:hAnsiTheme="minorHAnsi"/>
                <w:b/>
                <w:szCs w:val="18"/>
              </w:rPr>
            </w:pPr>
            <w:r w:rsidRPr="00E91EDC">
              <w:rPr>
                <w:rFonts w:asciiTheme="minorHAnsi" w:hAnsiTheme="minorHAnsi"/>
                <w:b/>
                <w:szCs w:val="18"/>
              </w:rPr>
              <w:t>H</w:t>
            </w:r>
            <w:r w:rsidR="00440A0F" w:rsidRPr="00E91EDC">
              <w:rPr>
                <w:rFonts w:asciiTheme="minorHAnsi" w:hAnsiTheme="minorHAnsi"/>
                <w:b/>
                <w:szCs w:val="18"/>
              </w:rPr>
              <w:t>. Confirmation of Refrigerant Pressure Differential</w:t>
            </w:r>
          </w:p>
          <w:p w14:paraId="014649D6" w14:textId="63229E3E" w:rsidR="00440A0F" w:rsidRPr="00E91EDC" w:rsidRDefault="00D00050" w:rsidP="00E91EDC">
            <w:pPr>
              <w:keepNext/>
              <w:rPr>
                <w:rFonts w:asciiTheme="minorHAnsi" w:hAnsiTheme="minorHAnsi"/>
                <w:sz w:val="18"/>
                <w:szCs w:val="18"/>
              </w:rPr>
            </w:pPr>
            <w:r w:rsidRPr="00A85CF1">
              <w:rPr>
                <w:rFonts w:asciiTheme="minorHAnsi" w:hAnsiTheme="minorHAnsi"/>
                <w:sz w:val="18"/>
                <w:szCs w:val="18"/>
              </w:rPr>
              <w:t>HERS Rater must independently collect all data in this section.</w:t>
            </w:r>
            <w:r>
              <w:rPr>
                <w:rFonts w:asciiTheme="minorHAnsi" w:hAnsiTheme="minorHAnsi"/>
                <w:sz w:val="18"/>
                <w:szCs w:val="18"/>
              </w:rPr>
              <w:t xml:space="preserve"> </w:t>
            </w:r>
            <w:r w:rsidR="00440A0F" w:rsidRPr="00E91EDC">
              <w:rPr>
                <w:rFonts w:asciiTheme="minorHAnsi" w:hAnsiTheme="minorHAnsi"/>
                <w:sz w:val="18"/>
                <w:szCs w:val="18"/>
              </w:rPr>
              <w:t>Procedures for the Winter Setup are detailed in RA1.2.22</w:t>
            </w:r>
          </w:p>
        </w:tc>
      </w:tr>
      <w:tr w:rsidR="00440A0F" w:rsidRPr="004A5476" w14:paraId="014649DB" w14:textId="77777777">
        <w:tblPrEx>
          <w:tblCellMar>
            <w:top w:w="29" w:type="dxa"/>
            <w:left w:w="115" w:type="dxa"/>
            <w:bottom w:w="29" w:type="dxa"/>
            <w:right w:w="115" w:type="dxa"/>
          </w:tblCellMar>
        </w:tblPrEx>
        <w:trPr>
          <w:trHeight w:val="144"/>
        </w:trPr>
        <w:tc>
          <w:tcPr>
            <w:tcW w:w="211" w:type="pct"/>
            <w:gridSpan w:val="2"/>
            <w:vAlign w:val="center"/>
          </w:tcPr>
          <w:p w14:paraId="014649D8" w14:textId="77777777" w:rsidR="00440A0F" w:rsidRPr="004A5476" w:rsidRDefault="00440A0F" w:rsidP="009A3570">
            <w:pPr>
              <w:keepNext/>
              <w:jc w:val="center"/>
              <w:rPr>
                <w:rFonts w:asciiTheme="minorHAnsi" w:hAnsiTheme="minorHAnsi"/>
                <w:sz w:val="18"/>
                <w:szCs w:val="18"/>
              </w:rPr>
            </w:pPr>
            <w:r w:rsidRPr="004A5476">
              <w:rPr>
                <w:rFonts w:asciiTheme="minorHAnsi" w:hAnsiTheme="minorHAnsi"/>
                <w:sz w:val="18"/>
                <w:szCs w:val="18"/>
              </w:rPr>
              <w:t>01</w:t>
            </w:r>
          </w:p>
        </w:tc>
        <w:tc>
          <w:tcPr>
            <w:tcW w:w="2287" w:type="pct"/>
            <w:vAlign w:val="center"/>
          </w:tcPr>
          <w:p w14:paraId="014649D9" w14:textId="7BD238DC" w:rsidR="00440A0F" w:rsidRPr="004A5476" w:rsidRDefault="00440A0F" w:rsidP="009A3570">
            <w:pPr>
              <w:keepNext/>
              <w:rPr>
                <w:rFonts w:asciiTheme="minorHAnsi" w:hAnsiTheme="minorHAnsi"/>
                <w:sz w:val="18"/>
                <w:szCs w:val="18"/>
              </w:rPr>
            </w:pPr>
            <w:proofErr w:type="spellStart"/>
            <w:r w:rsidRPr="004A5476">
              <w:rPr>
                <w:rFonts w:asciiTheme="minorHAnsi" w:hAnsiTheme="minorHAnsi" w:cs="ArialMT"/>
                <w:sz w:val="18"/>
                <w:szCs w:val="18"/>
              </w:rPr>
              <w:t>P</w:t>
            </w:r>
            <w:r w:rsidRPr="000518A5">
              <w:rPr>
                <w:rFonts w:asciiTheme="minorHAnsi" w:hAnsiTheme="minorHAnsi" w:cs="ArialMT"/>
                <w:sz w:val="18"/>
                <w:szCs w:val="18"/>
                <w:vertAlign w:val="subscript"/>
              </w:rPr>
              <w:t>high</w:t>
            </w:r>
            <w:proofErr w:type="spellEnd"/>
            <w:r w:rsidRPr="004A5476">
              <w:rPr>
                <w:rFonts w:asciiTheme="minorHAnsi" w:hAnsiTheme="minorHAnsi" w:cs="ArialMT"/>
                <w:sz w:val="18"/>
                <w:szCs w:val="18"/>
              </w:rPr>
              <w:t>, – P</w:t>
            </w:r>
            <w:r w:rsidRPr="000518A5">
              <w:rPr>
                <w:rFonts w:asciiTheme="minorHAnsi" w:hAnsiTheme="minorHAnsi" w:cs="ArialMT"/>
                <w:sz w:val="18"/>
                <w:szCs w:val="18"/>
                <w:vertAlign w:val="subscript"/>
              </w:rPr>
              <w:t>low</w:t>
            </w:r>
            <w:r w:rsidRPr="004A5476">
              <w:rPr>
                <w:rFonts w:asciiTheme="minorHAnsi" w:hAnsiTheme="minorHAnsi" w:cs="ArialMT"/>
                <w:sz w:val="18"/>
                <w:szCs w:val="18"/>
              </w:rPr>
              <w:t xml:space="preserve"> (psi) from F06 and G02</w:t>
            </w:r>
          </w:p>
        </w:tc>
        <w:tc>
          <w:tcPr>
            <w:tcW w:w="2500" w:type="pct"/>
          </w:tcPr>
          <w:p w14:paraId="014649DA" w14:textId="77777777" w:rsidR="00440A0F" w:rsidRPr="004A5476" w:rsidRDefault="00440A0F" w:rsidP="009A3570">
            <w:pPr>
              <w:pStyle w:val="Header"/>
              <w:keepNext/>
              <w:tabs>
                <w:tab w:val="clear" w:pos="4320"/>
                <w:tab w:val="clear" w:pos="8640"/>
              </w:tabs>
              <w:spacing w:after="60"/>
              <w:rPr>
                <w:rFonts w:asciiTheme="minorHAnsi" w:hAnsiTheme="minorHAnsi"/>
                <w:sz w:val="18"/>
                <w:szCs w:val="18"/>
              </w:rPr>
            </w:pPr>
            <w:r w:rsidRPr="004A5476">
              <w:rPr>
                <w:rFonts w:asciiTheme="minorHAnsi" w:hAnsiTheme="minorHAnsi"/>
                <w:sz w:val="18"/>
                <w:szCs w:val="18"/>
              </w:rPr>
              <w:t xml:space="preserve">&lt;&lt;calculated field; numeric xxx: </w:t>
            </w:r>
            <w:proofErr w:type="spellStart"/>
            <w:r w:rsidRPr="004A5476">
              <w:rPr>
                <w:rFonts w:asciiTheme="minorHAnsi" w:hAnsiTheme="minorHAnsi" w:cs="ArialMT"/>
                <w:sz w:val="18"/>
                <w:szCs w:val="18"/>
              </w:rPr>
              <w:t>P</w:t>
            </w:r>
            <w:r w:rsidRPr="000518A5">
              <w:rPr>
                <w:rFonts w:asciiTheme="minorHAnsi" w:hAnsiTheme="minorHAnsi" w:cs="ArialMT"/>
                <w:sz w:val="18"/>
                <w:szCs w:val="18"/>
                <w:vertAlign w:val="subscript"/>
              </w:rPr>
              <w:t>high</w:t>
            </w:r>
            <w:proofErr w:type="spellEnd"/>
            <w:r w:rsidRPr="004A5476">
              <w:rPr>
                <w:rFonts w:asciiTheme="minorHAnsi" w:hAnsiTheme="minorHAnsi" w:cs="ArialMT"/>
                <w:sz w:val="18"/>
                <w:szCs w:val="18"/>
              </w:rPr>
              <w:t>–P</w:t>
            </w:r>
            <w:r w:rsidRPr="000518A5">
              <w:rPr>
                <w:rFonts w:asciiTheme="minorHAnsi" w:hAnsiTheme="minorHAnsi" w:cs="ArialMT"/>
                <w:sz w:val="18"/>
                <w:szCs w:val="18"/>
                <w:vertAlign w:val="subscript"/>
              </w:rPr>
              <w:t>low</w:t>
            </w:r>
            <w:r w:rsidRPr="004A5476">
              <w:rPr>
                <w:rFonts w:asciiTheme="minorHAnsi" w:hAnsiTheme="minorHAnsi" w:cs="ArialMT"/>
                <w:sz w:val="18"/>
                <w:szCs w:val="18"/>
              </w:rPr>
              <w:t xml:space="preserve"> = F06-G02&gt;&gt;</w:t>
            </w:r>
          </w:p>
        </w:tc>
      </w:tr>
      <w:tr w:rsidR="00440A0F" w:rsidRPr="004A5476" w14:paraId="014649E1" w14:textId="77777777">
        <w:tblPrEx>
          <w:tblCellMar>
            <w:top w:w="29" w:type="dxa"/>
            <w:left w:w="115" w:type="dxa"/>
            <w:bottom w:w="29" w:type="dxa"/>
            <w:right w:w="115" w:type="dxa"/>
          </w:tblCellMar>
        </w:tblPrEx>
        <w:trPr>
          <w:trHeight w:val="144"/>
        </w:trPr>
        <w:tc>
          <w:tcPr>
            <w:tcW w:w="211" w:type="pct"/>
            <w:gridSpan w:val="2"/>
            <w:vAlign w:val="center"/>
          </w:tcPr>
          <w:p w14:paraId="014649DC" w14:textId="77777777" w:rsidR="00440A0F" w:rsidRPr="004A5476" w:rsidRDefault="00440A0F" w:rsidP="009A3570">
            <w:pPr>
              <w:keepNext/>
              <w:jc w:val="center"/>
              <w:rPr>
                <w:rFonts w:asciiTheme="minorHAnsi" w:hAnsiTheme="minorHAnsi"/>
                <w:sz w:val="18"/>
                <w:szCs w:val="18"/>
              </w:rPr>
            </w:pPr>
            <w:r w:rsidRPr="004A5476">
              <w:rPr>
                <w:rFonts w:asciiTheme="minorHAnsi" w:hAnsiTheme="minorHAnsi"/>
                <w:sz w:val="18"/>
                <w:szCs w:val="18"/>
              </w:rPr>
              <w:t>02</w:t>
            </w:r>
          </w:p>
        </w:tc>
        <w:tc>
          <w:tcPr>
            <w:tcW w:w="4786" w:type="pct"/>
            <w:gridSpan w:val="2"/>
            <w:vAlign w:val="center"/>
          </w:tcPr>
          <w:p w14:paraId="014649DD" w14:textId="09C0235D" w:rsidR="00440A0F" w:rsidRPr="004A5476" w:rsidRDefault="00440A0F" w:rsidP="009A3570">
            <w:pPr>
              <w:keepNext/>
              <w:rPr>
                <w:rFonts w:asciiTheme="minorHAnsi" w:hAnsiTheme="minorHAnsi" w:cs="ArialMT"/>
                <w:sz w:val="18"/>
                <w:szCs w:val="18"/>
              </w:rPr>
            </w:pPr>
            <w:r w:rsidRPr="004A5476">
              <w:rPr>
                <w:rFonts w:asciiTheme="minorHAnsi" w:hAnsiTheme="minorHAnsi"/>
                <w:sz w:val="18"/>
                <w:szCs w:val="18"/>
              </w:rPr>
              <w:t xml:space="preserve">Compliance Statement: </w:t>
            </w:r>
            <w:r w:rsidR="007E687C">
              <w:rPr>
                <w:rFonts w:asciiTheme="minorHAnsi" w:hAnsiTheme="minorHAnsi"/>
                <w:sz w:val="18"/>
                <w:szCs w:val="18"/>
              </w:rPr>
              <w:t>&lt;&lt;</w:t>
            </w:r>
            <w:r w:rsidRPr="004A5476">
              <w:rPr>
                <w:rFonts w:asciiTheme="minorHAnsi" w:hAnsiTheme="minorHAnsi"/>
                <w:sz w:val="18"/>
                <w:szCs w:val="18"/>
              </w:rPr>
              <w:t xml:space="preserve">Calculated field: if </w:t>
            </w:r>
            <w:r w:rsidRPr="004A5476">
              <w:rPr>
                <w:rFonts w:asciiTheme="minorHAnsi" w:hAnsiTheme="minorHAnsi" w:cs="ArialMT"/>
                <w:sz w:val="18"/>
                <w:szCs w:val="18"/>
              </w:rPr>
              <w:t xml:space="preserve">160 psi ≤ (cell </w:t>
            </w:r>
            <w:proofErr w:type="gramStart"/>
            <w:r w:rsidRPr="004A5476">
              <w:rPr>
                <w:rFonts w:asciiTheme="minorHAnsi" w:hAnsiTheme="minorHAnsi" w:cs="ArialMT"/>
                <w:sz w:val="18"/>
                <w:szCs w:val="18"/>
              </w:rPr>
              <w:t>I.01 )</w:t>
            </w:r>
            <w:proofErr w:type="gramEnd"/>
            <w:r w:rsidRPr="004A5476">
              <w:rPr>
                <w:rFonts w:asciiTheme="minorHAnsi" w:hAnsiTheme="minorHAnsi" w:cs="ArialMT"/>
                <w:sz w:val="18"/>
                <w:szCs w:val="18"/>
              </w:rPr>
              <w:t xml:space="preserve"> ≤ 220 = true, and A01= R-410A; </w:t>
            </w:r>
          </w:p>
          <w:p w14:paraId="014649DE" w14:textId="77777777" w:rsidR="00440A0F" w:rsidRPr="004A5476" w:rsidRDefault="00440A0F" w:rsidP="009A3570">
            <w:pPr>
              <w:keepNext/>
              <w:rPr>
                <w:rFonts w:asciiTheme="minorHAnsi" w:hAnsiTheme="minorHAnsi" w:cs="ArialMT"/>
                <w:sz w:val="18"/>
                <w:szCs w:val="18"/>
              </w:rPr>
            </w:pPr>
            <w:r w:rsidRPr="004A5476">
              <w:rPr>
                <w:rFonts w:asciiTheme="minorHAnsi" w:hAnsiTheme="minorHAnsi" w:cs="ArialMT"/>
                <w:sz w:val="18"/>
                <w:szCs w:val="18"/>
              </w:rPr>
              <w:t xml:space="preserve">elseif 100 psi ≤ (cell I.01) ≤ 145 and A01= R-22, </w:t>
            </w:r>
          </w:p>
          <w:p w14:paraId="014649DF" w14:textId="77777777" w:rsidR="00440A0F" w:rsidRPr="004A5476" w:rsidRDefault="00440A0F" w:rsidP="009A3570">
            <w:pPr>
              <w:keepNext/>
              <w:rPr>
                <w:rFonts w:asciiTheme="minorHAnsi" w:hAnsiTheme="minorHAnsi" w:cs="ArialMT"/>
                <w:sz w:val="18"/>
                <w:szCs w:val="18"/>
              </w:rPr>
            </w:pPr>
            <w:r w:rsidRPr="004A5476">
              <w:rPr>
                <w:rFonts w:asciiTheme="minorHAnsi" w:hAnsiTheme="minorHAnsi" w:cs="ArialMT"/>
                <w:sz w:val="18"/>
                <w:szCs w:val="18"/>
              </w:rPr>
              <w:t xml:space="preserve">then display text: "refrigerant pressure differential is within allowable range of values for the Winter Setup method - </w:t>
            </w:r>
            <w:proofErr w:type="gramStart"/>
            <w:r w:rsidRPr="004A5476">
              <w:rPr>
                <w:rFonts w:asciiTheme="minorHAnsi" w:hAnsiTheme="minorHAnsi" w:cs="ArialMT"/>
                <w:sz w:val="18"/>
                <w:szCs w:val="18"/>
              </w:rPr>
              <w:t>passes;</w:t>
            </w:r>
            <w:proofErr w:type="gramEnd"/>
            <w:r w:rsidRPr="004A5476">
              <w:rPr>
                <w:rFonts w:asciiTheme="minorHAnsi" w:hAnsiTheme="minorHAnsi" w:cs="ArialMT"/>
                <w:sz w:val="18"/>
                <w:szCs w:val="18"/>
              </w:rPr>
              <w:t xml:space="preserve"> </w:t>
            </w:r>
          </w:p>
          <w:p w14:paraId="014649E0" w14:textId="77777777" w:rsidR="00440A0F" w:rsidRPr="004A5476" w:rsidRDefault="00440A0F" w:rsidP="009A3570">
            <w:pPr>
              <w:keepNext/>
              <w:rPr>
                <w:rFonts w:asciiTheme="minorHAnsi" w:hAnsiTheme="minorHAnsi" w:cs="ArialMT"/>
                <w:sz w:val="18"/>
                <w:szCs w:val="18"/>
              </w:rPr>
            </w:pPr>
            <w:r w:rsidRPr="004A5476">
              <w:rPr>
                <w:rFonts w:asciiTheme="minorHAnsi" w:hAnsiTheme="minorHAnsi" w:cs="ArialMT"/>
                <w:sz w:val="18"/>
                <w:szCs w:val="18"/>
              </w:rPr>
              <w:t xml:space="preserve">else display text: "refrigerant pressure differential is outside of allowable range of values for the Winter Setup method - Does not pass"&gt;&gt; </w:t>
            </w:r>
          </w:p>
        </w:tc>
      </w:tr>
    </w:tbl>
    <w:p w14:paraId="014649E3" w14:textId="77777777" w:rsidR="00786D26" w:rsidRPr="004A5476" w:rsidRDefault="00786D26">
      <w:pPr>
        <w:rPr>
          <w:rFonts w:asciiTheme="minorHAnsi" w:hAnsi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46"/>
        <w:gridCol w:w="10244"/>
      </w:tblGrid>
      <w:tr w:rsidR="00352560" w:rsidRPr="00DF3F73" w14:paraId="014649E6" w14:textId="77777777" w:rsidTr="00352560">
        <w:trPr>
          <w:cantSplit/>
          <w:trHeight w:val="432"/>
        </w:trPr>
        <w:tc>
          <w:tcPr>
            <w:tcW w:w="5000" w:type="pct"/>
            <w:gridSpan w:val="2"/>
            <w:vAlign w:val="center"/>
          </w:tcPr>
          <w:p w14:paraId="014649E4" w14:textId="2B19674D" w:rsidR="00352560" w:rsidRPr="00E91EDC" w:rsidRDefault="00352560" w:rsidP="00E91EDC">
            <w:pPr>
              <w:keepNext/>
              <w:rPr>
                <w:rFonts w:asciiTheme="minorHAnsi" w:hAnsiTheme="minorHAnsi"/>
                <w:b/>
                <w:szCs w:val="18"/>
              </w:rPr>
            </w:pPr>
            <w:r w:rsidRPr="00E91EDC">
              <w:rPr>
                <w:rFonts w:asciiTheme="minorHAnsi" w:hAnsiTheme="minorHAnsi"/>
                <w:b/>
                <w:szCs w:val="18"/>
              </w:rPr>
              <w:t>I. Determination of HERS Verification Compliance</w:t>
            </w:r>
          </w:p>
          <w:p w14:paraId="014649E5" w14:textId="368A569A" w:rsidR="00352560" w:rsidRPr="00DF3F73" w:rsidRDefault="00435792" w:rsidP="00E91EDC">
            <w:pPr>
              <w:keepNext/>
              <w:rPr>
                <w:rFonts w:asciiTheme="minorHAnsi" w:hAnsiTheme="minorHAnsi"/>
                <w:sz w:val="18"/>
                <w:szCs w:val="18"/>
              </w:rPr>
            </w:pPr>
            <w:r>
              <w:rPr>
                <w:rFonts w:asciiTheme="minorHAnsi" w:hAnsiTheme="minorHAnsi"/>
                <w:sz w:val="18"/>
                <w:szCs w:val="18"/>
              </w:rPr>
              <w:t xml:space="preserve">All applicable sections of this document shall indicate compliance with the specified verification protocol requirements </w:t>
            </w:r>
            <w:proofErr w:type="gramStart"/>
            <w:r>
              <w:rPr>
                <w:rFonts w:asciiTheme="minorHAnsi" w:hAnsiTheme="minorHAnsi"/>
                <w:sz w:val="18"/>
                <w:szCs w:val="18"/>
              </w:rPr>
              <w:t>in order for</w:t>
            </w:r>
            <w:proofErr w:type="gramEnd"/>
            <w:r>
              <w:rPr>
                <w:rFonts w:asciiTheme="minorHAnsi" w:hAnsiTheme="minorHAnsi"/>
                <w:sz w:val="18"/>
                <w:szCs w:val="18"/>
              </w:rPr>
              <w:t xml:space="preserve"> this Certificate of Verification as a whole to be determined to be in compliance.</w:t>
            </w:r>
          </w:p>
        </w:tc>
      </w:tr>
      <w:tr w:rsidR="00352560" w:rsidRPr="00DF3F73" w14:paraId="014649E9" w14:textId="77777777" w:rsidTr="00352560">
        <w:trPr>
          <w:cantSplit/>
          <w:trHeight w:val="432"/>
        </w:trPr>
        <w:tc>
          <w:tcPr>
            <w:tcW w:w="253" w:type="pct"/>
            <w:vAlign w:val="center"/>
          </w:tcPr>
          <w:p w14:paraId="014649E7" w14:textId="77777777" w:rsidR="00352560" w:rsidRPr="00DF3F73" w:rsidDel="00C76C40" w:rsidRDefault="00352560" w:rsidP="00352560">
            <w:pPr>
              <w:keepNext/>
              <w:rPr>
                <w:rFonts w:asciiTheme="minorHAnsi" w:hAnsiTheme="minorHAnsi"/>
                <w:sz w:val="18"/>
                <w:szCs w:val="18"/>
              </w:rPr>
            </w:pPr>
            <w:r>
              <w:rPr>
                <w:rFonts w:asciiTheme="minorHAnsi" w:hAnsiTheme="minorHAnsi"/>
                <w:sz w:val="18"/>
                <w:szCs w:val="18"/>
              </w:rPr>
              <w:t>0</w:t>
            </w:r>
            <w:r w:rsidRPr="00DF3F73">
              <w:rPr>
                <w:rFonts w:asciiTheme="minorHAnsi" w:hAnsiTheme="minorHAnsi"/>
                <w:sz w:val="18"/>
                <w:szCs w:val="18"/>
              </w:rPr>
              <w:t>1</w:t>
            </w:r>
          </w:p>
        </w:tc>
        <w:tc>
          <w:tcPr>
            <w:tcW w:w="4747" w:type="pct"/>
            <w:vAlign w:val="center"/>
          </w:tcPr>
          <w:p w14:paraId="014649E8" w14:textId="742932C0" w:rsidR="00352560" w:rsidRPr="008228DD" w:rsidRDefault="00352560" w:rsidP="00352560">
            <w:pPr>
              <w:keepNext/>
              <w:spacing w:after="60"/>
              <w:rPr>
                <w:rFonts w:asciiTheme="minorHAnsi" w:hAnsiTheme="minorHAnsi"/>
                <w:sz w:val="18"/>
                <w:szCs w:val="18"/>
              </w:rPr>
            </w:pPr>
            <w:r w:rsidRPr="008228DD">
              <w:rPr>
                <w:rFonts w:asciiTheme="minorHAnsi" w:hAnsiTheme="minorHAnsi"/>
                <w:sz w:val="18"/>
                <w:szCs w:val="18"/>
              </w:rPr>
              <w:t xml:space="preserve">&lt;&lt;if </w:t>
            </w:r>
            <w:r w:rsidR="001E0FEF" w:rsidRPr="008228DD">
              <w:rPr>
                <w:rFonts w:asciiTheme="minorHAnsi" w:hAnsiTheme="minorHAnsi"/>
                <w:sz w:val="18"/>
                <w:szCs w:val="18"/>
              </w:rPr>
              <w:t xml:space="preserve">B02=Winter Setup Method is applicable; </w:t>
            </w:r>
            <w:r w:rsidRPr="008228DD">
              <w:rPr>
                <w:rFonts w:asciiTheme="minorHAnsi" w:hAnsiTheme="minorHAnsi"/>
                <w:sz w:val="18"/>
                <w:szCs w:val="18"/>
              </w:rPr>
              <w:t>C03 and C04=calibration is current; and D01≠ System does not comply; andE02≠ System does not comp</w:t>
            </w:r>
            <w:r w:rsidR="001E0FEF" w:rsidRPr="008228DD">
              <w:rPr>
                <w:rFonts w:asciiTheme="minorHAnsi" w:hAnsiTheme="minorHAnsi"/>
                <w:sz w:val="18"/>
                <w:szCs w:val="18"/>
              </w:rPr>
              <w:t>ly; and F10</w:t>
            </w:r>
            <w:r w:rsidRPr="008228DD">
              <w:rPr>
                <w:rFonts w:asciiTheme="minorHAnsi" w:hAnsiTheme="minorHAnsi"/>
                <w:sz w:val="18"/>
                <w:szCs w:val="18"/>
              </w:rPr>
              <w:t>= System complies with Subcooling Method; and G07= Metering Device Verification Passes</w:t>
            </w:r>
            <w:r w:rsidR="003C1A25">
              <w:rPr>
                <w:rFonts w:asciiTheme="minorHAnsi" w:hAnsiTheme="minorHAnsi"/>
                <w:sz w:val="18"/>
                <w:szCs w:val="18"/>
              </w:rPr>
              <w:t>; then display:</w:t>
            </w:r>
            <w:r w:rsidR="00435792">
              <w:rPr>
                <w:rFonts w:asciiTheme="minorHAnsi" w:hAnsiTheme="minorHAnsi"/>
                <w:sz w:val="18"/>
                <w:szCs w:val="18"/>
              </w:rPr>
              <w:t xml:space="preserve">  Complies: </w:t>
            </w:r>
            <w:r w:rsidR="00435792" w:rsidRPr="00221722">
              <w:rPr>
                <w:rFonts w:asciiTheme="minorHAnsi" w:hAnsiTheme="minorHAnsi"/>
                <w:sz w:val="18"/>
                <w:szCs w:val="18"/>
              </w:rPr>
              <w:t>All specified verification protocol requirem</w:t>
            </w:r>
            <w:r w:rsidR="00435792">
              <w:rPr>
                <w:rFonts w:asciiTheme="minorHAnsi" w:hAnsiTheme="minorHAnsi"/>
                <w:sz w:val="18"/>
                <w:szCs w:val="18"/>
              </w:rPr>
              <w:t xml:space="preserve">ents on this document are </w:t>
            </w:r>
            <w:proofErr w:type="gramStart"/>
            <w:r w:rsidR="00435792">
              <w:rPr>
                <w:rFonts w:asciiTheme="minorHAnsi" w:hAnsiTheme="minorHAnsi"/>
                <w:sz w:val="18"/>
                <w:szCs w:val="18"/>
              </w:rPr>
              <w:t>met;  else</w:t>
            </w:r>
            <w:proofErr w:type="gramEnd"/>
            <w:r w:rsidR="00435792">
              <w:rPr>
                <w:rFonts w:asciiTheme="minorHAnsi" w:hAnsiTheme="minorHAnsi"/>
                <w:sz w:val="18"/>
                <w:szCs w:val="18"/>
              </w:rPr>
              <w:t xml:space="preserve"> display: </w:t>
            </w:r>
            <w:r w:rsidR="00435792" w:rsidRPr="00221722">
              <w:rPr>
                <w:rFonts w:asciiTheme="minorHAnsi" w:hAnsiTheme="minorHAnsi"/>
                <w:sz w:val="18"/>
                <w:szCs w:val="18"/>
              </w:rPr>
              <w:t>Does not comply: One or more specified verification protocol requirements on this document are not met</w:t>
            </w:r>
            <w:r w:rsidR="00435792" w:rsidDel="00435792">
              <w:rPr>
                <w:rFonts w:asciiTheme="minorHAnsi" w:hAnsiTheme="minorHAnsi"/>
                <w:sz w:val="18"/>
                <w:szCs w:val="18"/>
              </w:rPr>
              <w:t xml:space="preserve"> </w:t>
            </w:r>
            <w:r w:rsidR="003C1A25">
              <w:rPr>
                <w:rFonts w:asciiTheme="minorHAnsi" w:hAnsiTheme="minorHAnsi"/>
                <w:sz w:val="18"/>
                <w:szCs w:val="18"/>
              </w:rPr>
              <w:t>&gt;&gt;</w:t>
            </w:r>
          </w:p>
        </w:tc>
      </w:tr>
    </w:tbl>
    <w:p w14:paraId="014649EA" w14:textId="77777777" w:rsidR="001E0FEF" w:rsidRDefault="001E0FEF">
      <w:pPr>
        <w:rPr>
          <w:rFonts w:asciiTheme="minorHAnsi" w:hAnsiTheme="minorHAnsi"/>
          <w:sz w:val="18"/>
          <w:szCs w:val="18"/>
        </w:rPr>
      </w:pPr>
    </w:p>
    <w:p w14:paraId="014649EB" w14:textId="77777777" w:rsidR="001E0FEF" w:rsidRDefault="001E0FEF">
      <w:pPr>
        <w:rPr>
          <w:rFonts w:asciiTheme="minorHAnsi" w:hAnsiTheme="minorHAnsi"/>
          <w:sz w:val="18"/>
          <w:szCs w:val="18"/>
        </w:rPr>
      </w:pP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344"/>
        <w:gridCol w:w="40"/>
        <w:gridCol w:w="7"/>
        <w:gridCol w:w="5377"/>
      </w:tblGrid>
      <w:tr w:rsidR="001E0FEF" w:rsidRPr="004A5476" w14:paraId="014649ED" w14:textId="77777777" w:rsidTr="001E0FEF">
        <w:trPr>
          <w:trHeight w:val="288"/>
        </w:trPr>
        <w:tc>
          <w:tcPr>
            <w:tcW w:w="10950" w:type="dxa"/>
            <w:gridSpan w:val="4"/>
            <w:vAlign w:val="center"/>
          </w:tcPr>
          <w:p w14:paraId="014649EC" w14:textId="77777777" w:rsidR="001E0FEF" w:rsidRPr="004A5476" w:rsidRDefault="001E0FEF" w:rsidP="001E0FEF">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Arial"/>
                <w:b/>
                <w:sz w:val="18"/>
                <w:szCs w:val="18"/>
              </w:rPr>
            </w:pPr>
            <w:r w:rsidRPr="004A5476">
              <w:rPr>
                <w:rFonts w:asciiTheme="minorHAnsi" w:hAnsiTheme="minorHAnsi" w:cs="Arial"/>
                <w:b/>
                <w:caps/>
                <w:sz w:val="18"/>
                <w:szCs w:val="18"/>
              </w:rPr>
              <w:lastRenderedPageBreak/>
              <w:t>Documentation Author's Declaration Statement</w:t>
            </w:r>
          </w:p>
        </w:tc>
      </w:tr>
      <w:tr w:rsidR="001E0FEF" w:rsidRPr="004A5476" w14:paraId="014649EF" w14:textId="77777777" w:rsidTr="00E91EDC">
        <w:trPr>
          <w:trHeight w:val="296"/>
        </w:trPr>
        <w:tc>
          <w:tcPr>
            <w:tcW w:w="10950" w:type="dxa"/>
            <w:gridSpan w:val="4"/>
            <w:vAlign w:val="center"/>
          </w:tcPr>
          <w:p w14:paraId="014649EE" w14:textId="77777777" w:rsidR="001E0FEF" w:rsidRPr="004A5476" w:rsidRDefault="001E0FEF" w:rsidP="001E0FEF">
            <w:pPr>
              <w:keepNext/>
              <w:numPr>
                <w:ilvl w:val="0"/>
                <w:numId w:val="29"/>
              </w:numPr>
              <w:rPr>
                <w:rFonts w:asciiTheme="minorHAnsi" w:hAnsiTheme="minorHAnsi"/>
                <w:sz w:val="18"/>
                <w:szCs w:val="18"/>
              </w:rPr>
            </w:pPr>
            <w:r w:rsidRPr="004A5476">
              <w:rPr>
                <w:rFonts w:asciiTheme="minorHAnsi" w:hAnsiTheme="minorHAnsi"/>
                <w:sz w:val="18"/>
                <w:szCs w:val="18"/>
              </w:rPr>
              <w:t>I certify that this Certificate of Verification documentation is accurate and complete.</w:t>
            </w:r>
          </w:p>
        </w:tc>
      </w:tr>
      <w:tr w:rsidR="001E0FEF" w:rsidRPr="004A5476" w14:paraId="014649F2" w14:textId="77777777" w:rsidTr="001E0FEF">
        <w:trPr>
          <w:trHeight w:val="360"/>
        </w:trPr>
        <w:tc>
          <w:tcPr>
            <w:tcW w:w="5434" w:type="dxa"/>
          </w:tcPr>
          <w:p w14:paraId="014649F0" w14:textId="77777777" w:rsidR="001E0FEF" w:rsidRPr="00E91EDC" w:rsidRDefault="001E0FEF" w:rsidP="001E0FEF">
            <w:pPr>
              <w:keepNext/>
              <w:rPr>
                <w:rFonts w:asciiTheme="minorHAnsi" w:hAnsiTheme="minorHAnsi"/>
                <w:sz w:val="14"/>
                <w:szCs w:val="18"/>
              </w:rPr>
            </w:pPr>
            <w:r w:rsidRPr="00E91EDC">
              <w:rPr>
                <w:rFonts w:asciiTheme="minorHAnsi" w:hAnsiTheme="minorHAnsi"/>
                <w:sz w:val="14"/>
                <w:szCs w:val="18"/>
              </w:rPr>
              <w:t>Documentation Author Name:</w:t>
            </w:r>
          </w:p>
        </w:tc>
        <w:tc>
          <w:tcPr>
            <w:tcW w:w="5516" w:type="dxa"/>
            <w:gridSpan w:val="3"/>
          </w:tcPr>
          <w:p w14:paraId="014649F1" w14:textId="77777777" w:rsidR="001E0FEF" w:rsidRPr="00E91EDC" w:rsidRDefault="001E0FEF" w:rsidP="001E0FEF">
            <w:pPr>
              <w:keepNext/>
              <w:rPr>
                <w:rFonts w:asciiTheme="minorHAnsi" w:hAnsiTheme="minorHAnsi"/>
                <w:sz w:val="14"/>
                <w:szCs w:val="18"/>
              </w:rPr>
            </w:pPr>
            <w:r w:rsidRPr="00E91EDC">
              <w:rPr>
                <w:rFonts w:asciiTheme="minorHAnsi" w:hAnsiTheme="minorHAnsi"/>
                <w:sz w:val="14"/>
                <w:szCs w:val="18"/>
              </w:rPr>
              <w:t>Documentation Author Signature:</w:t>
            </w:r>
          </w:p>
        </w:tc>
      </w:tr>
      <w:tr w:rsidR="001E0FEF" w:rsidRPr="004A5476" w14:paraId="014649F5" w14:textId="77777777" w:rsidTr="001E0FEF">
        <w:trPr>
          <w:trHeight w:val="360"/>
        </w:trPr>
        <w:tc>
          <w:tcPr>
            <w:tcW w:w="5434" w:type="dxa"/>
          </w:tcPr>
          <w:p w14:paraId="014649F3" w14:textId="77777777" w:rsidR="001E0FEF" w:rsidRPr="00E91EDC" w:rsidRDefault="001E0FEF" w:rsidP="001E0FEF">
            <w:pPr>
              <w:keepNext/>
              <w:rPr>
                <w:rFonts w:asciiTheme="minorHAnsi" w:hAnsiTheme="minorHAnsi"/>
                <w:sz w:val="14"/>
                <w:szCs w:val="18"/>
              </w:rPr>
            </w:pPr>
            <w:r w:rsidRPr="00E91EDC">
              <w:rPr>
                <w:rFonts w:asciiTheme="minorHAnsi" w:hAnsiTheme="minorHAnsi"/>
                <w:sz w:val="14"/>
                <w:szCs w:val="18"/>
              </w:rPr>
              <w:t>Company:</w:t>
            </w:r>
          </w:p>
        </w:tc>
        <w:tc>
          <w:tcPr>
            <w:tcW w:w="5516" w:type="dxa"/>
            <w:gridSpan w:val="3"/>
          </w:tcPr>
          <w:p w14:paraId="014649F4" w14:textId="77777777" w:rsidR="001E0FEF" w:rsidRPr="00E91EDC" w:rsidRDefault="001E0FEF" w:rsidP="001E0FEF">
            <w:pPr>
              <w:keepNext/>
              <w:rPr>
                <w:rFonts w:asciiTheme="minorHAnsi" w:hAnsiTheme="minorHAnsi"/>
                <w:sz w:val="14"/>
                <w:szCs w:val="18"/>
              </w:rPr>
            </w:pPr>
            <w:r w:rsidRPr="00E91EDC">
              <w:rPr>
                <w:rFonts w:asciiTheme="minorHAnsi" w:hAnsiTheme="minorHAnsi"/>
                <w:sz w:val="14"/>
                <w:szCs w:val="18"/>
              </w:rPr>
              <w:t>Date Signed:</w:t>
            </w:r>
          </w:p>
        </w:tc>
      </w:tr>
      <w:tr w:rsidR="001E0FEF" w:rsidRPr="004A5476" w14:paraId="014649F8" w14:textId="77777777" w:rsidTr="001E0FEF">
        <w:trPr>
          <w:trHeight w:val="360"/>
        </w:trPr>
        <w:tc>
          <w:tcPr>
            <w:tcW w:w="5434" w:type="dxa"/>
          </w:tcPr>
          <w:p w14:paraId="014649F6" w14:textId="77777777" w:rsidR="001E0FEF" w:rsidRPr="00E91EDC" w:rsidRDefault="001E0FEF" w:rsidP="001E0FEF">
            <w:pPr>
              <w:keepNext/>
              <w:rPr>
                <w:rFonts w:asciiTheme="minorHAnsi" w:hAnsiTheme="minorHAnsi"/>
                <w:sz w:val="14"/>
                <w:szCs w:val="18"/>
              </w:rPr>
            </w:pPr>
            <w:r w:rsidRPr="00E91EDC">
              <w:rPr>
                <w:rFonts w:asciiTheme="minorHAnsi" w:hAnsiTheme="minorHAnsi"/>
                <w:sz w:val="14"/>
                <w:szCs w:val="18"/>
              </w:rPr>
              <w:t>Address:</w:t>
            </w:r>
          </w:p>
        </w:tc>
        <w:tc>
          <w:tcPr>
            <w:tcW w:w="5516" w:type="dxa"/>
            <w:gridSpan w:val="3"/>
          </w:tcPr>
          <w:p w14:paraId="014649F7" w14:textId="77777777" w:rsidR="001E0FEF" w:rsidRPr="00E91EDC" w:rsidRDefault="001E0FEF" w:rsidP="001E0FEF">
            <w:pPr>
              <w:keepNext/>
              <w:rPr>
                <w:rFonts w:asciiTheme="minorHAnsi" w:hAnsiTheme="minorHAnsi"/>
                <w:sz w:val="14"/>
                <w:szCs w:val="18"/>
              </w:rPr>
            </w:pPr>
            <w:r w:rsidRPr="00E91EDC">
              <w:rPr>
                <w:rFonts w:asciiTheme="minorHAnsi" w:hAnsiTheme="minorHAnsi"/>
                <w:sz w:val="14"/>
                <w:szCs w:val="18"/>
              </w:rPr>
              <w:t>CEA/HERS Certification Information (if applicable):</w:t>
            </w:r>
          </w:p>
        </w:tc>
      </w:tr>
      <w:tr w:rsidR="001E0FEF" w:rsidRPr="004A5476" w14:paraId="014649FB" w14:textId="77777777" w:rsidTr="001E0FEF">
        <w:trPr>
          <w:trHeight w:val="360"/>
        </w:trPr>
        <w:tc>
          <w:tcPr>
            <w:tcW w:w="5434" w:type="dxa"/>
          </w:tcPr>
          <w:p w14:paraId="014649F9" w14:textId="77777777" w:rsidR="001E0FEF" w:rsidRPr="00E91EDC" w:rsidRDefault="001E0FEF" w:rsidP="001E0FEF">
            <w:pPr>
              <w:keepNext/>
              <w:rPr>
                <w:rFonts w:asciiTheme="minorHAnsi" w:hAnsiTheme="minorHAnsi"/>
                <w:sz w:val="14"/>
                <w:szCs w:val="18"/>
              </w:rPr>
            </w:pPr>
            <w:r w:rsidRPr="00E91EDC">
              <w:rPr>
                <w:rFonts w:asciiTheme="minorHAnsi" w:hAnsiTheme="minorHAnsi"/>
                <w:sz w:val="14"/>
                <w:szCs w:val="18"/>
              </w:rPr>
              <w:t>City/State/Zip:</w:t>
            </w:r>
          </w:p>
        </w:tc>
        <w:tc>
          <w:tcPr>
            <w:tcW w:w="5516" w:type="dxa"/>
            <w:gridSpan w:val="3"/>
          </w:tcPr>
          <w:p w14:paraId="014649FA" w14:textId="77777777" w:rsidR="001E0FEF" w:rsidRPr="00E91EDC" w:rsidRDefault="001E0FEF" w:rsidP="001E0FEF">
            <w:pPr>
              <w:keepNext/>
              <w:rPr>
                <w:rFonts w:asciiTheme="minorHAnsi" w:hAnsiTheme="minorHAnsi"/>
                <w:sz w:val="14"/>
                <w:szCs w:val="18"/>
              </w:rPr>
            </w:pPr>
            <w:r w:rsidRPr="00E91EDC">
              <w:rPr>
                <w:rFonts w:asciiTheme="minorHAnsi" w:hAnsiTheme="minorHAnsi"/>
                <w:sz w:val="14"/>
                <w:szCs w:val="18"/>
              </w:rPr>
              <w:t>Phone:</w:t>
            </w:r>
          </w:p>
        </w:tc>
      </w:tr>
      <w:tr w:rsidR="001E0FEF" w:rsidRPr="004A5476" w14:paraId="014649FD" w14:textId="77777777" w:rsidTr="001E0FEF">
        <w:tblPrEx>
          <w:tblCellMar>
            <w:left w:w="115" w:type="dxa"/>
            <w:right w:w="115" w:type="dxa"/>
          </w:tblCellMar>
        </w:tblPrEx>
        <w:trPr>
          <w:trHeight w:val="296"/>
        </w:trPr>
        <w:tc>
          <w:tcPr>
            <w:tcW w:w="10950" w:type="dxa"/>
            <w:gridSpan w:val="4"/>
            <w:vAlign w:val="center"/>
          </w:tcPr>
          <w:p w14:paraId="014649FC" w14:textId="77777777" w:rsidR="001E0FEF" w:rsidRPr="004A5476" w:rsidRDefault="001E0FEF" w:rsidP="001E0FEF">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4A5476">
              <w:rPr>
                <w:rFonts w:asciiTheme="minorHAnsi" w:hAnsiTheme="minorHAnsi" w:cs="Arial"/>
                <w:b/>
                <w:caps/>
                <w:sz w:val="18"/>
                <w:szCs w:val="18"/>
              </w:rPr>
              <w:t xml:space="preserve">Responsible Person's Declaration statement </w:t>
            </w:r>
          </w:p>
        </w:tc>
      </w:tr>
      <w:tr w:rsidR="001E0FEF" w:rsidRPr="004A5476" w14:paraId="01464A04" w14:textId="77777777" w:rsidTr="001E0FEF">
        <w:tblPrEx>
          <w:tblCellMar>
            <w:left w:w="115" w:type="dxa"/>
            <w:right w:w="115" w:type="dxa"/>
          </w:tblCellMar>
        </w:tblPrEx>
        <w:trPr>
          <w:trHeight w:val="504"/>
        </w:trPr>
        <w:tc>
          <w:tcPr>
            <w:tcW w:w="10950" w:type="dxa"/>
            <w:gridSpan w:val="4"/>
            <w:shd w:val="clear" w:color="auto" w:fill="auto"/>
          </w:tcPr>
          <w:p w14:paraId="014649FE" w14:textId="77777777" w:rsidR="001E0FEF" w:rsidRPr="004A5476" w:rsidRDefault="001E0FEF" w:rsidP="00E91EDC">
            <w:pPr>
              <w:pStyle w:val="p2"/>
              <w:keepNext/>
              <w:tabs>
                <w:tab w:val="clear" w:pos="357"/>
              </w:tabs>
              <w:spacing w:line="240" w:lineRule="auto"/>
              <w:ind w:left="0" w:right="90" w:firstLine="0"/>
              <w:rPr>
                <w:rFonts w:asciiTheme="minorHAnsi" w:hAnsiTheme="minorHAnsi"/>
                <w:sz w:val="18"/>
                <w:szCs w:val="18"/>
              </w:rPr>
            </w:pPr>
            <w:r w:rsidRPr="004A5476">
              <w:rPr>
                <w:rFonts w:asciiTheme="minorHAnsi" w:hAnsiTheme="minorHAnsi"/>
                <w:sz w:val="18"/>
                <w:szCs w:val="18"/>
              </w:rPr>
              <w:t xml:space="preserve">I certify the following under penalty of perjury, under the laws of the State of California: </w:t>
            </w:r>
          </w:p>
          <w:p w14:paraId="014649FF" w14:textId="77777777" w:rsidR="001E0FEF" w:rsidRPr="004A5476" w:rsidRDefault="001E0FEF" w:rsidP="00E91EDC">
            <w:pPr>
              <w:pStyle w:val="p2"/>
              <w:keepNext/>
              <w:numPr>
                <w:ilvl w:val="0"/>
                <w:numId w:val="30"/>
              </w:numPr>
              <w:tabs>
                <w:tab w:val="clear" w:pos="357"/>
              </w:tabs>
              <w:spacing w:line="240" w:lineRule="auto"/>
              <w:ind w:right="90"/>
              <w:rPr>
                <w:rFonts w:asciiTheme="minorHAnsi" w:hAnsiTheme="minorHAnsi"/>
                <w:sz w:val="18"/>
                <w:szCs w:val="18"/>
              </w:rPr>
            </w:pPr>
            <w:r w:rsidRPr="004A5476">
              <w:rPr>
                <w:rFonts w:asciiTheme="minorHAnsi" w:hAnsiTheme="minorHAnsi"/>
                <w:sz w:val="18"/>
                <w:szCs w:val="18"/>
              </w:rPr>
              <w:t>The information provided on this Certificate of Verification is true and correct.</w:t>
            </w:r>
          </w:p>
          <w:p w14:paraId="01464A00" w14:textId="77777777" w:rsidR="001E0FEF" w:rsidRPr="004A5476" w:rsidRDefault="001E0FEF" w:rsidP="00E91EDC">
            <w:pPr>
              <w:pStyle w:val="p2"/>
              <w:keepNext/>
              <w:numPr>
                <w:ilvl w:val="0"/>
                <w:numId w:val="30"/>
              </w:numPr>
              <w:tabs>
                <w:tab w:val="clear" w:pos="357"/>
              </w:tabs>
              <w:spacing w:line="240" w:lineRule="auto"/>
              <w:ind w:right="90"/>
              <w:rPr>
                <w:rFonts w:asciiTheme="minorHAnsi" w:hAnsiTheme="minorHAnsi"/>
                <w:sz w:val="18"/>
                <w:szCs w:val="18"/>
              </w:rPr>
            </w:pPr>
            <w:r w:rsidRPr="004A5476">
              <w:rPr>
                <w:rFonts w:asciiTheme="minorHAnsi" w:hAnsiTheme="minorHAnsi"/>
                <w:sz w:val="18"/>
                <w:szCs w:val="18"/>
              </w:rPr>
              <w:t>I am the certified HERS Rater who performed the verification identified and reported on this Certificate of Verification (responsible rater).</w:t>
            </w:r>
          </w:p>
          <w:p w14:paraId="01464A01" w14:textId="77777777" w:rsidR="001E0FEF" w:rsidRPr="004A5476" w:rsidRDefault="001E0FEF" w:rsidP="00E91EDC">
            <w:pPr>
              <w:pStyle w:val="p2"/>
              <w:keepNext/>
              <w:numPr>
                <w:ilvl w:val="0"/>
                <w:numId w:val="30"/>
              </w:numPr>
              <w:tabs>
                <w:tab w:val="clear" w:pos="357"/>
              </w:tabs>
              <w:spacing w:line="240" w:lineRule="auto"/>
              <w:ind w:right="90"/>
              <w:rPr>
                <w:rFonts w:asciiTheme="minorHAnsi" w:hAnsiTheme="minorHAnsi"/>
                <w:sz w:val="18"/>
                <w:szCs w:val="18"/>
              </w:rPr>
            </w:pPr>
            <w:r w:rsidRPr="004A5476">
              <w:rPr>
                <w:rFonts w:asciiTheme="minorHAnsi" w:hAnsiTheme="minorHAnsi"/>
                <w:sz w:val="18"/>
                <w:szCs w:val="18"/>
              </w:rPr>
              <w:t>The installed features, materials, components, manufactured devices, or system performance diagnostic results that require HERS verification identified on this Certificate of Verification comply with the applicable requirements in Reference Appendices RA2, RA3, and the requirements specified on the Certificate of Compliance for the building approved by the enforcement agency.</w:t>
            </w:r>
          </w:p>
          <w:p w14:paraId="01464A02" w14:textId="2826D154" w:rsidR="001E0FEF" w:rsidRPr="004A5476" w:rsidRDefault="001E0FEF" w:rsidP="00E91EDC">
            <w:pPr>
              <w:pStyle w:val="p2"/>
              <w:keepNext/>
              <w:numPr>
                <w:ilvl w:val="0"/>
                <w:numId w:val="30"/>
              </w:numPr>
              <w:tabs>
                <w:tab w:val="clear" w:pos="357"/>
              </w:tabs>
              <w:spacing w:line="240" w:lineRule="auto"/>
              <w:ind w:right="90"/>
              <w:rPr>
                <w:rFonts w:asciiTheme="minorHAnsi" w:hAnsiTheme="minorHAnsi"/>
                <w:sz w:val="18"/>
                <w:szCs w:val="18"/>
              </w:rPr>
            </w:pPr>
            <w:r w:rsidRPr="004A5476">
              <w:rPr>
                <w:rFonts w:asciiTheme="minorHAnsi" w:hAnsiTheme="minorHAnsi"/>
                <w:sz w:val="18"/>
                <w:szCs w:val="18"/>
              </w:rPr>
              <w:t xml:space="preserve"> The information reported on applicable sections of the Certificate(s) of Installation (CF2R) signed and submitted by the person(s) responsible for the construction or installation conforms to the requirements specified on the Certificate(s) of Compliance (CF1R) approved by the enforcement agency.</w:t>
            </w:r>
          </w:p>
          <w:p w14:paraId="01464A03" w14:textId="77777777" w:rsidR="001E0FEF" w:rsidRPr="004A5476" w:rsidRDefault="001E0FEF" w:rsidP="00E91EDC">
            <w:pPr>
              <w:pStyle w:val="p2"/>
              <w:keepNext/>
              <w:numPr>
                <w:ilvl w:val="0"/>
                <w:numId w:val="30"/>
              </w:numPr>
              <w:tabs>
                <w:tab w:val="clear" w:pos="357"/>
              </w:tabs>
              <w:spacing w:line="240" w:lineRule="auto"/>
              <w:ind w:right="90"/>
              <w:rPr>
                <w:rFonts w:asciiTheme="minorHAnsi" w:hAnsiTheme="minorHAnsi"/>
                <w:sz w:val="18"/>
                <w:szCs w:val="18"/>
              </w:rPr>
            </w:pPr>
            <w:r w:rsidRPr="004A5476">
              <w:rPr>
                <w:rFonts w:asciiTheme="minorHAnsi" w:hAnsiTheme="minorHAnsi"/>
                <w:sz w:val="18"/>
                <w:szCs w:val="18"/>
              </w:rPr>
              <w:t xml:space="preserve">I will ensure that a registered copy of this Certificate of Verification shall be </w:t>
            </w:r>
            <w:proofErr w:type="gramStart"/>
            <w:r w:rsidRPr="004A5476">
              <w:rPr>
                <w:rFonts w:asciiTheme="minorHAnsi" w:hAnsiTheme="minorHAnsi"/>
                <w:sz w:val="18"/>
                <w:szCs w:val="18"/>
              </w:rPr>
              <w:t>posted, or</w:t>
            </w:r>
            <w:proofErr w:type="gramEnd"/>
            <w:r w:rsidRPr="004A5476">
              <w:rPr>
                <w:rFonts w:asciiTheme="minorHAnsi" w:hAnsiTheme="minorHAnsi"/>
                <w:sz w:val="18"/>
                <w:szCs w:val="18"/>
              </w:rPr>
              <w:t xml:space="preserve"> made available with the building permit(s) issued for the building, and made available to the enforcement agency for all applicable inspections. I understand that a registered copy of this Certificate of Verification is required to be included with the documentation the builder provides to the building owner at occupancy.  </w:t>
            </w:r>
          </w:p>
        </w:tc>
      </w:tr>
      <w:tr w:rsidR="001E0FEF" w:rsidRPr="004A5476" w14:paraId="01464A06" w14:textId="77777777" w:rsidTr="001E0FEF">
        <w:tblPrEx>
          <w:tblCellMar>
            <w:left w:w="115" w:type="dxa"/>
            <w:right w:w="115" w:type="dxa"/>
          </w:tblCellMar>
        </w:tblPrEx>
        <w:trPr>
          <w:trHeight w:val="278"/>
        </w:trPr>
        <w:tc>
          <w:tcPr>
            <w:tcW w:w="10950" w:type="dxa"/>
            <w:gridSpan w:val="4"/>
            <w:vAlign w:val="center"/>
          </w:tcPr>
          <w:p w14:paraId="01464A05" w14:textId="77777777" w:rsidR="001E0FEF" w:rsidRPr="004A5476" w:rsidRDefault="001E0FEF" w:rsidP="001E0FEF">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Arial"/>
                <w:b/>
                <w:caps/>
                <w:sz w:val="18"/>
                <w:szCs w:val="18"/>
              </w:rPr>
            </w:pPr>
            <w:r w:rsidRPr="004A5476">
              <w:rPr>
                <w:rFonts w:asciiTheme="minorHAnsi" w:hAnsiTheme="minorHAnsi" w:cs="Arial"/>
                <w:b/>
                <w:caps/>
                <w:sz w:val="18"/>
                <w:szCs w:val="18"/>
              </w:rPr>
              <w:t>BUILDER OR INSTALLER INFORMATION AS SHOWN ON THE CERTIFICATE OF INSTALLATION</w:t>
            </w:r>
          </w:p>
        </w:tc>
      </w:tr>
      <w:tr w:rsidR="001E0FEF" w:rsidRPr="004A5476" w14:paraId="01464A08" w14:textId="77777777" w:rsidTr="00E91EDC">
        <w:tblPrEx>
          <w:tblCellMar>
            <w:left w:w="115" w:type="dxa"/>
            <w:right w:w="115" w:type="dxa"/>
          </w:tblCellMar>
        </w:tblPrEx>
        <w:trPr>
          <w:trHeight w:hRule="exact" w:val="360"/>
        </w:trPr>
        <w:tc>
          <w:tcPr>
            <w:tcW w:w="10950" w:type="dxa"/>
            <w:gridSpan w:val="4"/>
          </w:tcPr>
          <w:p w14:paraId="01464A07" w14:textId="77777777" w:rsidR="001E0FEF" w:rsidRPr="00E91EDC" w:rsidRDefault="001E0FEF" w:rsidP="00E91EDC">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8"/>
              </w:rPr>
            </w:pPr>
            <w:r w:rsidRPr="00E91EDC">
              <w:rPr>
                <w:rFonts w:asciiTheme="minorHAnsi" w:hAnsiTheme="minorHAnsi"/>
                <w:sz w:val="14"/>
                <w:szCs w:val="18"/>
              </w:rPr>
              <w:t>Company Name (Installing Subcontractor, General Contractor, or Builder/Owner):</w:t>
            </w:r>
          </w:p>
        </w:tc>
      </w:tr>
      <w:tr w:rsidR="001E0FEF" w:rsidRPr="004A5476" w14:paraId="01464A0B" w14:textId="77777777" w:rsidTr="00E91EDC">
        <w:tblPrEx>
          <w:tblCellMar>
            <w:left w:w="115" w:type="dxa"/>
            <w:right w:w="115" w:type="dxa"/>
          </w:tblCellMar>
        </w:tblPrEx>
        <w:trPr>
          <w:trHeight w:hRule="exact" w:val="360"/>
        </w:trPr>
        <w:tc>
          <w:tcPr>
            <w:tcW w:w="5475" w:type="dxa"/>
            <w:gridSpan w:val="2"/>
          </w:tcPr>
          <w:p w14:paraId="01464A09" w14:textId="77777777" w:rsidR="001E0FEF" w:rsidRPr="00E91EDC" w:rsidRDefault="001E0FEF" w:rsidP="00E91EDC">
            <w:pPr>
              <w:keepNext/>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8"/>
              </w:rPr>
            </w:pPr>
            <w:r w:rsidRPr="00E91EDC">
              <w:rPr>
                <w:rFonts w:asciiTheme="minorHAnsi" w:hAnsiTheme="minorHAnsi"/>
                <w:sz w:val="14"/>
                <w:szCs w:val="18"/>
              </w:rPr>
              <w:t>Responsible Builder or Installer Name:</w:t>
            </w:r>
          </w:p>
        </w:tc>
        <w:tc>
          <w:tcPr>
            <w:tcW w:w="5475" w:type="dxa"/>
            <w:gridSpan w:val="2"/>
          </w:tcPr>
          <w:p w14:paraId="01464A0A" w14:textId="77777777" w:rsidR="001E0FEF" w:rsidRPr="00E91EDC" w:rsidRDefault="001E0FEF" w:rsidP="007E687C">
            <w:pPr>
              <w:keepNext/>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8"/>
              </w:rPr>
            </w:pPr>
            <w:r w:rsidRPr="00E91EDC">
              <w:rPr>
                <w:rFonts w:asciiTheme="minorHAnsi" w:hAnsiTheme="minorHAnsi"/>
                <w:sz w:val="14"/>
                <w:szCs w:val="18"/>
              </w:rPr>
              <w:t>CSLB License:</w:t>
            </w:r>
          </w:p>
        </w:tc>
      </w:tr>
      <w:tr w:rsidR="001E0FEF" w:rsidRPr="004A5476" w14:paraId="01464A0D" w14:textId="77777777" w:rsidTr="001E0FEF">
        <w:tblPrEx>
          <w:tblCellMar>
            <w:left w:w="108" w:type="dxa"/>
            <w:right w:w="108" w:type="dxa"/>
          </w:tblCellMar>
        </w:tblPrEx>
        <w:trPr>
          <w:trHeight w:hRule="exact" w:val="288"/>
        </w:trPr>
        <w:tc>
          <w:tcPr>
            <w:tcW w:w="10950" w:type="dxa"/>
            <w:gridSpan w:val="4"/>
            <w:vAlign w:val="center"/>
          </w:tcPr>
          <w:p w14:paraId="01464A0C" w14:textId="77777777" w:rsidR="001E0FEF" w:rsidRPr="004A5476" w:rsidRDefault="001E0FEF" w:rsidP="00E91EDC">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8"/>
                <w:szCs w:val="18"/>
              </w:rPr>
            </w:pPr>
            <w:proofErr w:type="gramStart"/>
            <w:r w:rsidRPr="004A5476">
              <w:rPr>
                <w:rFonts w:asciiTheme="minorHAnsi" w:hAnsiTheme="minorHAnsi" w:cs="Arial"/>
                <w:b/>
                <w:caps/>
                <w:sz w:val="18"/>
                <w:szCs w:val="18"/>
              </w:rPr>
              <w:t>HERS</w:t>
            </w:r>
            <w:proofErr w:type="gramEnd"/>
            <w:r w:rsidRPr="004A5476">
              <w:rPr>
                <w:rFonts w:asciiTheme="minorHAnsi" w:hAnsiTheme="minorHAnsi" w:cs="Arial"/>
                <w:b/>
                <w:caps/>
                <w:sz w:val="18"/>
                <w:szCs w:val="18"/>
              </w:rPr>
              <w:t xml:space="preserve"> PROVIDER DATA REGISTRY INFORMATION</w:t>
            </w:r>
          </w:p>
        </w:tc>
      </w:tr>
      <w:tr w:rsidR="001E0FEF" w:rsidRPr="004A5476" w14:paraId="01464A10" w14:textId="77777777" w:rsidTr="001E0FEF">
        <w:tblPrEx>
          <w:tblCellMar>
            <w:left w:w="108" w:type="dxa"/>
            <w:right w:w="108" w:type="dxa"/>
          </w:tblCellMar>
        </w:tblPrEx>
        <w:trPr>
          <w:trHeight w:hRule="exact" w:val="360"/>
        </w:trPr>
        <w:tc>
          <w:tcPr>
            <w:tcW w:w="5482" w:type="dxa"/>
            <w:gridSpan w:val="3"/>
          </w:tcPr>
          <w:p w14:paraId="01464A0E" w14:textId="77777777" w:rsidR="001E0FEF" w:rsidRPr="00E91EDC" w:rsidRDefault="001E0FEF" w:rsidP="001E0FEF">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8"/>
              </w:rPr>
            </w:pPr>
            <w:r w:rsidRPr="00E91EDC">
              <w:rPr>
                <w:rFonts w:asciiTheme="minorHAnsi" w:hAnsiTheme="minorHAnsi"/>
                <w:sz w:val="14"/>
                <w:szCs w:val="18"/>
              </w:rPr>
              <w:t>Sample Group Number (if applicable):</w:t>
            </w:r>
          </w:p>
        </w:tc>
        <w:tc>
          <w:tcPr>
            <w:tcW w:w="5468" w:type="dxa"/>
          </w:tcPr>
          <w:p w14:paraId="01464A0F" w14:textId="41EA9004" w:rsidR="001E0FEF" w:rsidRPr="00E91EDC" w:rsidRDefault="001E0FEF" w:rsidP="001E0FEF">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8"/>
              </w:rPr>
            </w:pPr>
            <w:r w:rsidRPr="00E91EDC">
              <w:rPr>
                <w:rFonts w:asciiTheme="minorHAnsi" w:hAnsiTheme="minorHAnsi"/>
                <w:sz w:val="14"/>
                <w:szCs w:val="18"/>
              </w:rPr>
              <w:t>Dwelling Test Status in Sample Group (if applicable)</w:t>
            </w:r>
            <w:r w:rsidR="007E687C">
              <w:rPr>
                <w:rFonts w:asciiTheme="minorHAnsi" w:hAnsiTheme="minorHAnsi"/>
                <w:sz w:val="14"/>
                <w:szCs w:val="18"/>
              </w:rPr>
              <w:t>:</w:t>
            </w:r>
          </w:p>
        </w:tc>
      </w:tr>
      <w:tr w:rsidR="001E0FEF" w:rsidRPr="004A5476" w14:paraId="01464A12" w14:textId="77777777" w:rsidTr="001E0FEF">
        <w:tblPrEx>
          <w:tblCellMar>
            <w:left w:w="108" w:type="dxa"/>
            <w:right w:w="108" w:type="dxa"/>
          </w:tblCellMar>
        </w:tblPrEx>
        <w:trPr>
          <w:trHeight w:val="288"/>
        </w:trPr>
        <w:tc>
          <w:tcPr>
            <w:tcW w:w="10950" w:type="dxa"/>
            <w:gridSpan w:val="4"/>
            <w:vAlign w:val="center"/>
          </w:tcPr>
          <w:p w14:paraId="01464A11" w14:textId="77777777" w:rsidR="001E0FEF" w:rsidRPr="004A5476" w:rsidRDefault="001E0FEF" w:rsidP="00E91EDC">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8"/>
                <w:szCs w:val="18"/>
              </w:rPr>
            </w:pPr>
            <w:proofErr w:type="gramStart"/>
            <w:r w:rsidRPr="004A5476">
              <w:rPr>
                <w:rFonts w:asciiTheme="minorHAnsi" w:hAnsiTheme="minorHAnsi" w:cs="Arial"/>
                <w:b/>
                <w:caps/>
                <w:sz w:val="18"/>
                <w:szCs w:val="18"/>
              </w:rPr>
              <w:t>HERS</w:t>
            </w:r>
            <w:proofErr w:type="gramEnd"/>
            <w:r w:rsidRPr="004A5476">
              <w:rPr>
                <w:rFonts w:asciiTheme="minorHAnsi" w:hAnsiTheme="minorHAnsi" w:cs="Arial"/>
                <w:b/>
                <w:caps/>
                <w:sz w:val="18"/>
                <w:szCs w:val="18"/>
              </w:rPr>
              <w:t xml:space="preserve"> RATER INFORMATION</w:t>
            </w:r>
          </w:p>
        </w:tc>
      </w:tr>
      <w:tr w:rsidR="001E0FEF" w:rsidRPr="004A5476" w14:paraId="01464A14" w14:textId="77777777" w:rsidTr="001E0FEF">
        <w:tblPrEx>
          <w:tblCellMar>
            <w:left w:w="108" w:type="dxa"/>
            <w:right w:w="108" w:type="dxa"/>
          </w:tblCellMar>
        </w:tblPrEx>
        <w:trPr>
          <w:trHeight w:hRule="exact" w:val="360"/>
        </w:trPr>
        <w:tc>
          <w:tcPr>
            <w:tcW w:w="10950" w:type="dxa"/>
            <w:gridSpan w:val="4"/>
          </w:tcPr>
          <w:p w14:paraId="01464A13" w14:textId="77777777" w:rsidR="001E0FEF" w:rsidRPr="00E91EDC" w:rsidRDefault="001E0FEF" w:rsidP="00E91EDC">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8"/>
              </w:rPr>
            </w:pPr>
            <w:r w:rsidRPr="00E91EDC">
              <w:rPr>
                <w:rFonts w:asciiTheme="minorHAnsi" w:hAnsiTheme="minorHAnsi"/>
                <w:sz w:val="14"/>
                <w:szCs w:val="18"/>
              </w:rPr>
              <w:t>HERS Rater Company Name:</w:t>
            </w:r>
          </w:p>
        </w:tc>
      </w:tr>
      <w:tr w:rsidR="001E0FEF" w:rsidRPr="004A5476" w14:paraId="01464A17" w14:textId="77777777" w:rsidTr="001E0FEF">
        <w:tblPrEx>
          <w:tblCellMar>
            <w:left w:w="108" w:type="dxa"/>
            <w:right w:w="108" w:type="dxa"/>
          </w:tblCellMar>
        </w:tblPrEx>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Pr>
          <w:p w14:paraId="01464A15" w14:textId="77777777" w:rsidR="001E0FEF" w:rsidRPr="00E91EDC" w:rsidRDefault="001E0FEF" w:rsidP="00E91EDC">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8"/>
              </w:rPr>
            </w:pPr>
            <w:r w:rsidRPr="00E91EDC">
              <w:rPr>
                <w:rFonts w:asciiTheme="minorHAnsi" w:hAnsiTheme="minorHAnsi"/>
                <w:sz w:val="14"/>
                <w:szCs w:val="18"/>
              </w:rPr>
              <w:t>Responsible Rater Name:</w:t>
            </w:r>
          </w:p>
        </w:tc>
        <w:tc>
          <w:tcPr>
            <w:tcW w:w="5468" w:type="dxa"/>
            <w:tcBorders>
              <w:top w:val="single" w:sz="4" w:space="0" w:color="auto"/>
              <w:left w:val="single" w:sz="4" w:space="0" w:color="auto"/>
              <w:bottom w:val="single" w:sz="4" w:space="0" w:color="auto"/>
              <w:right w:val="single" w:sz="4" w:space="0" w:color="auto"/>
            </w:tcBorders>
          </w:tcPr>
          <w:p w14:paraId="01464A16" w14:textId="77777777" w:rsidR="001E0FEF" w:rsidRPr="00E91EDC" w:rsidRDefault="001E0FEF" w:rsidP="00E91EDC">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8"/>
              </w:rPr>
            </w:pPr>
            <w:r w:rsidRPr="00E91EDC">
              <w:rPr>
                <w:rFonts w:asciiTheme="minorHAnsi" w:hAnsiTheme="minorHAnsi"/>
                <w:sz w:val="14"/>
                <w:szCs w:val="18"/>
              </w:rPr>
              <w:t>Responsible Rater Signature:</w:t>
            </w:r>
          </w:p>
        </w:tc>
      </w:tr>
      <w:tr w:rsidR="001E0FEF" w:rsidRPr="004A5476" w14:paraId="01464A1A" w14:textId="77777777" w:rsidTr="001E0FEF">
        <w:tblPrEx>
          <w:tblCellMar>
            <w:left w:w="108" w:type="dxa"/>
            <w:right w:w="108" w:type="dxa"/>
          </w:tblCellMar>
        </w:tblPrEx>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Pr>
          <w:p w14:paraId="01464A18" w14:textId="5EA3C46A" w:rsidR="001E0FEF" w:rsidRPr="00E91EDC" w:rsidRDefault="001E0FEF" w:rsidP="00E91EDC">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8"/>
              </w:rPr>
            </w:pPr>
            <w:r w:rsidRPr="00E91EDC">
              <w:rPr>
                <w:rFonts w:asciiTheme="minorHAnsi" w:hAnsiTheme="minorHAnsi"/>
                <w:sz w:val="14"/>
                <w:szCs w:val="18"/>
              </w:rPr>
              <w:t>Responsible Rater Certification Number w/ this HERS Provider</w:t>
            </w:r>
            <w:r w:rsidR="007E687C" w:rsidRPr="00E91EDC">
              <w:rPr>
                <w:rFonts w:asciiTheme="minorHAnsi" w:hAnsiTheme="minorHAnsi"/>
                <w:sz w:val="14"/>
                <w:szCs w:val="18"/>
              </w:rPr>
              <w:t>:</w:t>
            </w:r>
          </w:p>
        </w:tc>
        <w:tc>
          <w:tcPr>
            <w:tcW w:w="5468" w:type="dxa"/>
            <w:tcBorders>
              <w:top w:val="single" w:sz="4" w:space="0" w:color="auto"/>
              <w:left w:val="single" w:sz="4" w:space="0" w:color="auto"/>
              <w:bottom w:val="single" w:sz="4" w:space="0" w:color="auto"/>
              <w:right w:val="single" w:sz="4" w:space="0" w:color="auto"/>
            </w:tcBorders>
          </w:tcPr>
          <w:p w14:paraId="01464A19" w14:textId="77777777" w:rsidR="001E0FEF" w:rsidRPr="00E91EDC" w:rsidRDefault="001E0FEF" w:rsidP="00E91EDC">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8"/>
              </w:rPr>
            </w:pPr>
            <w:r w:rsidRPr="00E91EDC">
              <w:rPr>
                <w:rFonts w:asciiTheme="minorHAnsi" w:hAnsiTheme="minorHAnsi"/>
                <w:sz w:val="14"/>
                <w:szCs w:val="18"/>
              </w:rPr>
              <w:t>Date Signed:</w:t>
            </w:r>
          </w:p>
        </w:tc>
      </w:tr>
    </w:tbl>
    <w:p w14:paraId="01464A1B" w14:textId="77777777" w:rsidR="001E0FEF" w:rsidRPr="004A5476" w:rsidRDefault="001E0FEF">
      <w:pPr>
        <w:rPr>
          <w:rFonts w:asciiTheme="minorHAnsi" w:hAnsiTheme="minorHAnsi"/>
          <w:sz w:val="18"/>
          <w:szCs w:val="18"/>
        </w:rPr>
      </w:pPr>
    </w:p>
    <w:sectPr w:rsidR="001E0FEF" w:rsidRPr="004A5476" w:rsidSect="009847DD">
      <w:headerReference w:type="default" r:id="rId19"/>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C7A55D" w14:textId="77777777" w:rsidR="00021A7D" w:rsidRDefault="00021A7D">
      <w:r>
        <w:separator/>
      </w:r>
    </w:p>
  </w:endnote>
  <w:endnote w:type="continuationSeparator" w:id="0">
    <w:p w14:paraId="12FDD1BB" w14:textId="77777777" w:rsidR="00021A7D" w:rsidRDefault="00021A7D">
      <w:r>
        <w:continuationSeparator/>
      </w:r>
    </w:p>
  </w:endnote>
  <w:endnote w:type="continuationNotice" w:id="1">
    <w:p w14:paraId="44018D21" w14:textId="77777777" w:rsidR="00021A7D" w:rsidRDefault="00021A7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Lucida Grande">
    <w:charset w:val="00"/>
    <w:family w:val="auto"/>
    <w:pitch w:val="variable"/>
    <w:sig w:usb0="00000003" w:usb1="00000000" w:usb2="00000000" w:usb3="00000000" w:csb0="00000001" w:csb1="00000000"/>
  </w:font>
  <w:font w:name="Arial-BlackItalic">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MT">
    <w:altName w:val="Arial"/>
    <w:panose1 w:val="00000000000000000000"/>
    <w:charset w:val="4D"/>
    <w:family w:val="swiss"/>
    <w:notTrueType/>
    <w:pitch w:val="default"/>
    <w:sig w:usb0="00000003" w:usb1="00000000" w:usb2="00000000" w:usb3="00000000" w:csb0="00000001" w:csb1="00000000"/>
  </w:font>
  <w:font w:name="Helvetica">
    <w:panose1 w:val="020B0604020202020204"/>
    <w:charset w:val="00"/>
    <w:family w:val="swiss"/>
    <w:pitch w:val="variable"/>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5BDE2E" w14:textId="77777777" w:rsidR="00B0609A" w:rsidRDefault="00B0609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464A34" w14:textId="77777777" w:rsidR="00652984" w:rsidRPr="00A404B1" w:rsidRDefault="00652984" w:rsidP="007E687C">
    <w:pPr>
      <w:pStyle w:val="Footer"/>
    </w:pPr>
    <w:r w:rsidRPr="00A404B1">
      <w:t xml:space="preserve">Registration Number:                                                           Registration Date/Time:                                           HERS Provider:                       </w:t>
    </w:r>
  </w:p>
  <w:p w14:paraId="01464A35" w14:textId="18A8A335" w:rsidR="00652984" w:rsidRPr="00A404B1" w:rsidRDefault="00652984" w:rsidP="007E687C">
    <w:pPr>
      <w:pStyle w:val="Footer"/>
    </w:pPr>
    <w:r w:rsidRPr="00A404B1">
      <w:t>CA Building Energy Efficiency Standards - 20</w:t>
    </w:r>
    <w:ins w:id="10" w:author="Alhabibi, Haider@Energy" w:date="2021-08-30T19:50:00Z">
      <w:r w:rsidR="006E1CC8">
        <w:t>22</w:t>
      </w:r>
    </w:ins>
    <w:del w:id="11" w:author="Alhabibi, Haider@Energy" w:date="2021-08-30T19:50:00Z">
      <w:r w:rsidRPr="00A404B1" w:rsidDel="006E1CC8">
        <w:delText>1</w:delText>
      </w:r>
      <w:r w:rsidDel="006E1CC8">
        <w:delText>9</w:delText>
      </w:r>
    </w:del>
    <w:r w:rsidRPr="00A404B1">
      <w:t xml:space="preserve"> Residential Compliance</w:t>
    </w:r>
    <w:r w:rsidRPr="00A404B1">
      <w:tab/>
    </w:r>
    <w:del w:id="12" w:author="Alhabibi, Haider@Energy" w:date="2022-02-28T13:17:00Z">
      <w:r w:rsidR="005B320C" w:rsidDel="009C4630">
        <w:delText>July</w:delText>
      </w:r>
      <w:r w:rsidR="005B320C" w:rsidRPr="001B7E8D" w:rsidDel="009C4630">
        <w:delText xml:space="preserve"> </w:delText>
      </w:r>
    </w:del>
    <w:ins w:id="13" w:author="Alhabibi, Haider@Energy" w:date="2022-02-28T13:17:00Z">
      <w:r w:rsidR="009C4630">
        <w:t>January</w:t>
      </w:r>
      <w:r w:rsidR="009C4630" w:rsidRPr="001B7E8D">
        <w:t xml:space="preserve"> </w:t>
      </w:r>
    </w:ins>
    <w:r w:rsidRPr="001B7E8D">
      <w:t>20</w:t>
    </w:r>
    <w:ins w:id="14" w:author="Alhabibi, Haider@Energy" w:date="2021-08-30T19:50:00Z">
      <w:r w:rsidR="006E1CC8">
        <w:t>22</w:t>
      </w:r>
    </w:ins>
    <w:del w:id="15" w:author="Alhabibi, Haider@Energy" w:date="2021-08-30T19:50:00Z">
      <w:r w:rsidDel="006E1CC8">
        <w:delText>20</w:delText>
      </w:r>
    </w:del>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CE67F9" w14:textId="77777777" w:rsidR="00B0609A" w:rsidRDefault="00B0609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464A3D" w14:textId="6E8005E6" w:rsidR="00652984" w:rsidRPr="00A404B1" w:rsidRDefault="00652984" w:rsidP="007E687C">
    <w:pPr>
      <w:pStyle w:val="Footer"/>
    </w:pPr>
    <w:r w:rsidRPr="00A404B1">
      <w:t>CA Building Energy Efficiency Standards - 20</w:t>
    </w:r>
    <w:del w:id="16" w:author="Alhabibi, Haider@Energy" w:date="2021-08-30T19:50:00Z">
      <w:r w:rsidRPr="00A404B1" w:rsidDel="006E1CC8">
        <w:delText>1</w:delText>
      </w:r>
      <w:r w:rsidDel="006E1CC8">
        <w:delText>9</w:delText>
      </w:r>
    </w:del>
    <w:r w:rsidRPr="00A404B1">
      <w:t xml:space="preserve"> Residential Compliance</w:t>
    </w:r>
    <w:r w:rsidRPr="00A404B1">
      <w:tab/>
    </w:r>
    <w:del w:id="17" w:author="Alhabibi, Haider@Energy" w:date="2022-02-28T13:17:00Z">
      <w:r w:rsidR="005B320C" w:rsidDel="009C4630">
        <w:delText>July</w:delText>
      </w:r>
      <w:r w:rsidR="005B320C" w:rsidRPr="001B7E8D" w:rsidDel="009C4630">
        <w:delText xml:space="preserve"> </w:delText>
      </w:r>
    </w:del>
    <w:ins w:id="18" w:author="Alhabibi, Haider@Energy" w:date="2022-02-28T13:17:00Z">
      <w:r w:rsidR="009C4630">
        <w:t>January</w:t>
      </w:r>
      <w:r w:rsidR="009C4630" w:rsidRPr="001B7E8D">
        <w:t xml:space="preserve"> </w:t>
      </w:r>
    </w:ins>
    <w:r w:rsidRPr="001B7E8D">
      <w:t>20</w:t>
    </w:r>
    <w:ins w:id="19" w:author="Alhabibi, Haider@Energy" w:date="2021-08-30T19:50:00Z">
      <w:r w:rsidR="006E1CC8">
        <w:t>22</w:t>
      </w:r>
    </w:ins>
    <w:del w:id="20" w:author="Alhabibi, Haider@Energy" w:date="2021-08-30T19:50:00Z">
      <w:r w:rsidDel="006E1CC8">
        <w:delText>20</w:delText>
      </w:r>
    </w:del>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16E513" w14:textId="77777777" w:rsidR="00021A7D" w:rsidRDefault="00021A7D">
      <w:r>
        <w:separator/>
      </w:r>
    </w:p>
  </w:footnote>
  <w:footnote w:type="continuationSeparator" w:id="0">
    <w:p w14:paraId="0BA43E14" w14:textId="77777777" w:rsidR="00021A7D" w:rsidRDefault="00021A7D">
      <w:r>
        <w:continuationSeparator/>
      </w:r>
    </w:p>
  </w:footnote>
  <w:footnote w:type="continuationNotice" w:id="1">
    <w:p w14:paraId="6BE6E3FC" w14:textId="77777777" w:rsidR="00021A7D" w:rsidRDefault="00021A7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9AFF41" w14:textId="77777777" w:rsidR="00B0609A" w:rsidRDefault="00B0609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464A22" w14:textId="6DD1A33C" w:rsidR="00652984" w:rsidRPr="00901A8A" w:rsidRDefault="00767689" w:rsidP="00501968">
    <w:pPr>
      <w:suppressAutoHyphens/>
      <w:ind w:left="-90"/>
      <w:rPr>
        <w:rFonts w:ascii="Arial" w:hAnsi="Arial" w:cs="Arial"/>
        <w:sz w:val="14"/>
        <w:szCs w:val="14"/>
      </w:rPr>
    </w:pPr>
    <w:customXmlInsRangeStart w:id="3" w:author="Geiser, Che@Energy" w:date="2022-04-11T13:55:00Z"/>
    <w:sdt>
      <w:sdtPr>
        <w:rPr>
          <w:rFonts w:ascii="Arial" w:hAnsi="Arial" w:cs="Arial"/>
          <w:sz w:val="14"/>
          <w:szCs w:val="14"/>
        </w:rPr>
        <w:id w:val="1021353458"/>
        <w:docPartObj>
          <w:docPartGallery w:val="Watermarks"/>
          <w:docPartUnique/>
        </w:docPartObj>
      </w:sdtPr>
      <w:sdtContent>
        <w:customXmlInsRangeEnd w:id="3"/>
        <w:ins w:id="4" w:author="Geiser, Che@Energy" w:date="2022-04-11T13:55:00Z">
          <w:r w:rsidRPr="00767689">
            <w:rPr>
              <w:rFonts w:ascii="Arial" w:hAnsi="Arial" w:cs="Arial"/>
              <w:noProof/>
              <w:sz w:val="14"/>
              <w:szCs w:val="14"/>
            </w:rPr>
            <w:pict w14:anchorId="2015FAA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50" type="#_x0000_t136" style="position:absolute;left:0;text-align:left;margin-left:0;margin-top:0;width:412.4pt;height:247.45pt;rotation:315;z-index:-251657216;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ins>
        <w:customXmlInsRangeStart w:id="5" w:author="Geiser, Che@Energy" w:date="2022-04-11T13:55:00Z"/>
      </w:sdtContent>
    </w:sdt>
    <w:customXmlInsRangeEnd w:id="5"/>
    <w:r w:rsidR="00652984" w:rsidRPr="00901A8A">
      <w:rPr>
        <w:rFonts w:ascii="Arial" w:hAnsi="Arial" w:cs="Arial"/>
        <w:sz w:val="14"/>
        <w:szCs w:val="14"/>
      </w:rPr>
      <w:t>STATE OF CALIFORNIA</w:t>
    </w:r>
  </w:p>
  <w:p w14:paraId="01464A23" w14:textId="69D9D58C" w:rsidR="00652984" w:rsidRDefault="00652984" w:rsidP="00501968">
    <w:pPr>
      <w:suppressAutoHyphens/>
      <w:ind w:left="-90"/>
      <w:rPr>
        <w:rFonts w:ascii="Arial" w:hAnsi="Arial" w:cs="Arial"/>
        <w:b/>
        <w:sz w:val="24"/>
        <w:szCs w:val="24"/>
      </w:rPr>
    </w:pPr>
    <w:r w:rsidRPr="00043935">
      <w:rPr>
        <w:rFonts w:ascii="Arial" w:hAnsi="Arial"/>
        <w:noProof/>
        <w:sz w:val="14"/>
      </w:rPr>
      <w:drawing>
        <wp:anchor distT="0" distB="0" distL="114300" distR="114300" simplePos="0" relativeHeight="251657216" behindDoc="0" locked="0" layoutInCell="1" allowOverlap="1" wp14:anchorId="01464A46" wp14:editId="55FE9E63">
          <wp:simplePos x="0" y="0"/>
          <wp:positionH relativeFrom="margin">
            <wp:posOffset>6591300</wp:posOffset>
          </wp:positionH>
          <wp:positionV relativeFrom="margin">
            <wp:posOffset>-1228090</wp:posOffset>
          </wp:positionV>
          <wp:extent cx="320675" cy="281305"/>
          <wp:effectExtent l="0" t="0" r="0" b="0"/>
          <wp:wrapSquare wrapText="bothSides"/>
          <wp:docPr id="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320675" cy="281305"/>
                  </a:xfrm>
                  <a:prstGeom prst="rect">
                    <a:avLst/>
                  </a:prstGeom>
                  <a:noFill/>
                </pic:spPr>
              </pic:pic>
            </a:graphicData>
          </a:graphic>
          <wp14:sizeRelV relativeFrom="margin">
            <wp14:pctHeight>0</wp14:pctHeight>
          </wp14:sizeRelV>
        </wp:anchor>
      </w:drawing>
    </w:r>
    <w:r>
      <w:rPr>
        <w:rFonts w:ascii="Arial" w:hAnsi="Arial" w:cs="Arial"/>
        <w:b/>
        <w:sz w:val="24"/>
        <w:szCs w:val="24"/>
      </w:rPr>
      <w:t>REFRIGERANT CHARGE VERIFICATION</w:t>
    </w:r>
  </w:p>
  <w:p w14:paraId="01464A24" w14:textId="53EBA123" w:rsidR="00652984" w:rsidRPr="00901A8A" w:rsidRDefault="00652984" w:rsidP="00501968">
    <w:pPr>
      <w:suppressAutoHyphens/>
      <w:ind w:left="-90"/>
      <w:rPr>
        <w:rFonts w:ascii="Arial" w:hAnsi="Arial" w:cs="Arial"/>
        <w:sz w:val="14"/>
        <w:szCs w:val="14"/>
      </w:rPr>
    </w:pPr>
    <w:r>
      <w:rPr>
        <w:rFonts w:ascii="Arial" w:hAnsi="Arial" w:cs="Arial"/>
        <w:sz w:val="14"/>
        <w:szCs w:val="14"/>
      </w:rPr>
      <w:t>CEC-CF3R-MCH-25-H</w:t>
    </w:r>
    <w:r w:rsidRPr="00901A8A">
      <w:rPr>
        <w:rFonts w:ascii="Arial" w:hAnsi="Arial" w:cs="Arial"/>
        <w:sz w:val="14"/>
        <w:szCs w:val="14"/>
      </w:rPr>
      <w:t xml:space="preserve"> (Revised </w:t>
    </w:r>
    <w:del w:id="6" w:author="Alhabibi, Haider@Energy" w:date="2022-02-28T13:17:00Z">
      <w:r w:rsidR="005B320C" w:rsidDel="009C4630">
        <w:rPr>
          <w:rFonts w:ascii="Arial" w:hAnsi="Arial" w:cs="Arial"/>
          <w:sz w:val="14"/>
          <w:szCs w:val="14"/>
        </w:rPr>
        <w:delText>07</w:delText>
      </w:r>
    </w:del>
    <w:ins w:id="7" w:author="Alhabibi, Haider@Energy" w:date="2022-02-28T13:17:00Z">
      <w:r w:rsidR="009C4630">
        <w:rPr>
          <w:rFonts w:ascii="Arial" w:hAnsi="Arial" w:cs="Arial"/>
          <w:sz w:val="14"/>
          <w:szCs w:val="14"/>
        </w:rPr>
        <w:t>01</w:t>
      </w:r>
    </w:ins>
    <w:r>
      <w:rPr>
        <w:rFonts w:ascii="Arial" w:hAnsi="Arial" w:cs="Arial"/>
        <w:sz w:val="14"/>
        <w:szCs w:val="14"/>
      </w:rPr>
      <w:t>/</w:t>
    </w:r>
    <w:ins w:id="8" w:author="Alhabibi, Haider@Energy" w:date="2021-08-30T19:50:00Z">
      <w:r w:rsidR="006E1CC8">
        <w:rPr>
          <w:rFonts w:ascii="Arial" w:hAnsi="Arial" w:cs="Arial"/>
          <w:sz w:val="14"/>
          <w:szCs w:val="14"/>
        </w:rPr>
        <w:t>22</w:t>
      </w:r>
    </w:ins>
    <w:del w:id="9" w:author="Alhabibi, Haider@Energy" w:date="2021-08-30T19:50:00Z">
      <w:r w:rsidDel="006E1CC8">
        <w:rPr>
          <w:rFonts w:ascii="Arial" w:hAnsi="Arial" w:cs="Arial"/>
          <w:sz w:val="14"/>
          <w:szCs w:val="14"/>
        </w:rPr>
        <w:delText>20</w:delText>
      </w:r>
    </w:del>
    <w:r w:rsidRPr="00901A8A">
      <w:rPr>
        <w:rFonts w:ascii="Arial" w:hAnsi="Arial" w:cs="Arial"/>
        <w:sz w:val="14"/>
        <w:szCs w:val="14"/>
      </w:rPr>
      <w:t>)                                                                                                                                         CALIFORNIA ENERGY COMMISSION</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2974"/>
      <w:gridCol w:w="2425"/>
    </w:tblGrid>
    <w:tr w:rsidR="00652984" w:rsidRPr="00F85124" w14:paraId="01464A27" w14:textId="77777777" w:rsidTr="00554645">
      <w:trPr>
        <w:cantSplit/>
        <w:trHeight w:val="288"/>
      </w:trPr>
      <w:tc>
        <w:tcPr>
          <w:tcW w:w="3738" w:type="pct"/>
          <w:gridSpan w:val="2"/>
          <w:tcBorders>
            <w:right w:val="nil"/>
          </w:tcBorders>
          <w:vAlign w:val="center"/>
        </w:tcPr>
        <w:p w14:paraId="01464A25" w14:textId="77777777" w:rsidR="00652984" w:rsidRPr="00962907" w:rsidRDefault="00652984" w:rsidP="00554645">
          <w:pPr>
            <w:pStyle w:val="Heading1"/>
            <w:rPr>
              <w:rFonts w:ascii="Calibri" w:hAnsi="Calibri"/>
              <w:b w:val="0"/>
              <w:bCs/>
              <w:sz w:val="20"/>
            </w:rPr>
          </w:pPr>
          <w:r w:rsidRPr="00962907">
            <w:rPr>
              <w:rFonts w:ascii="Calibri" w:hAnsi="Calibri"/>
              <w:b w:val="0"/>
              <w:bCs/>
              <w:sz w:val="20"/>
            </w:rPr>
            <w:t xml:space="preserve">CERTIFICATE OF </w:t>
          </w:r>
          <w:r>
            <w:rPr>
              <w:rFonts w:ascii="Calibri" w:hAnsi="Calibri"/>
              <w:b w:val="0"/>
              <w:bCs/>
              <w:sz w:val="20"/>
            </w:rPr>
            <w:t>VERIFICATION</w:t>
          </w:r>
        </w:p>
      </w:tc>
      <w:tc>
        <w:tcPr>
          <w:tcW w:w="1262" w:type="pct"/>
          <w:tcBorders>
            <w:left w:val="nil"/>
          </w:tcBorders>
          <w:tcMar>
            <w:left w:w="115" w:type="dxa"/>
            <w:right w:w="115" w:type="dxa"/>
          </w:tcMar>
          <w:vAlign w:val="center"/>
        </w:tcPr>
        <w:p w14:paraId="01464A26" w14:textId="19271988" w:rsidR="00652984" w:rsidRPr="00962907" w:rsidRDefault="00652984" w:rsidP="00554645">
          <w:pPr>
            <w:pStyle w:val="Heading1"/>
            <w:jc w:val="right"/>
            <w:rPr>
              <w:rFonts w:ascii="Calibri" w:hAnsi="Calibri"/>
              <w:b w:val="0"/>
              <w:bCs/>
              <w:sz w:val="20"/>
            </w:rPr>
          </w:pPr>
          <w:r w:rsidRPr="00962907">
            <w:rPr>
              <w:rFonts w:ascii="Calibri" w:hAnsi="Calibri"/>
              <w:b w:val="0"/>
              <w:bCs/>
              <w:sz w:val="20"/>
            </w:rPr>
            <w:t>CF</w:t>
          </w:r>
          <w:r>
            <w:rPr>
              <w:rFonts w:ascii="Calibri" w:hAnsi="Calibri"/>
              <w:b w:val="0"/>
              <w:bCs/>
              <w:sz w:val="20"/>
            </w:rPr>
            <w:t>3</w:t>
          </w:r>
          <w:r w:rsidRPr="00962907">
            <w:rPr>
              <w:rFonts w:ascii="Calibri" w:hAnsi="Calibri"/>
              <w:b w:val="0"/>
              <w:bCs/>
              <w:sz w:val="20"/>
            </w:rPr>
            <w:t>R-MCH-25-H</w:t>
          </w:r>
        </w:p>
      </w:tc>
    </w:tr>
    <w:tr w:rsidR="00652984" w:rsidRPr="00F85124" w14:paraId="01464A2A" w14:textId="77777777" w:rsidTr="00554645">
      <w:trPr>
        <w:cantSplit/>
        <w:trHeight w:val="288"/>
      </w:trPr>
      <w:tc>
        <w:tcPr>
          <w:tcW w:w="2500" w:type="pct"/>
          <w:tcBorders>
            <w:right w:val="nil"/>
          </w:tcBorders>
        </w:tcPr>
        <w:p w14:paraId="01464A28" w14:textId="77777777" w:rsidR="00652984" w:rsidRPr="00962907" w:rsidRDefault="00652984" w:rsidP="00554645">
          <w:pPr>
            <w:tabs>
              <w:tab w:val="right" w:pos="10543"/>
            </w:tabs>
            <w:rPr>
              <w:rFonts w:ascii="Calibri" w:hAnsi="Calibri"/>
              <w:sz w:val="12"/>
              <w:szCs w:val="12"/>
            </w:rPr>
          </w:pPr>
          <w:r w:rsidRPr="00962907">
            <w:rPr>
              <w:rFonts w:ascii="Calibri" w:hAnsi="Calibri"/>
              <w:bCs/>
            </w:rPr>
            <w:t>Refrigerant Charge Verification</w:t>
          </w:r>
        </w:p>
      </w:tc>
      <w:tc>
        <w:tcPr>
          <w:tcW w:w="2500" w:type="pct"/>
          <w:gridSpan w:val="2"/>
          <w:tcBorders>
            <w:left w:val="nil"/>
          </w:tcBorders>
        </w:tcPr>
        <w:p w14:paraId="01464A29" w14:textId="1D733C9D" w:rsidR="00652984" w:rsidRPr="00962907" w:rsidRDefault="00652984" w:rsidP="00554645">
          <w:pPr>
            <w:tabs>
              <w:tab w:val="right" w:pos="10543"/>
            </w:tabs>
            <w:jc w:val="right"/>
            <w:rPr>
              <w:rFonts w:ascii="Calibri" w:hAnsi="Calibri"/>
              <w:sz w:val="12"/>
              <w:szCs w:val="12"/>
            </w:rPr>
          </w:pPr>
          <w:r w:rsidRPr="00962907">
            <w:rPr>
              <w:rFonts w:ascii="Calibri" w:hAnsi="Calibri"/>
              <w:bCs/>
            </w:rPr>
            <w:t xml:space="preserve">(Page </w:t>
          </w:r>
          <w:r>
            <w:fldChar w:fldCharType="begin"/>
          </w:r>
          <w:r>
            <w:instrText xml:space="preserve"> PAGE   \* MERGEFORMAT </w:instrText>
          </w:r>
          <w:r>
            <w:fldChar w:fldCharType="separate"/>
          </w:r>
          <w:r w:rsidR="001B60EF" w:rsidRPr="001B60EF">
            <w:rPr>
              <w:rFonts w:ascii="Calibri" w:hAnsi="Calibri"/>
              <w:bCs/>
              <w:noProof/>
            </w:rPr>
            <w:t>4</w:t>
          </w:r>
          <w:r>
            <w:rPr>
              <w:rFonts w:ascii="Calibri" w:hAnsi="Calibri"/>
              <w:bCs/>
              <w:noProof/>
            </w:rPr>
            <w:fldChar w:fldCharType="end"/>
          </w:r>
          <w:r w:rsidRPr="00962907">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767689">
            <w:rPr>
              <w:rFonts w:ascii="Calibri" w:hAnsi="Calibri"/>
              <w:bCs/>
              <w:noProof/>
            </w:rPr>
            <w:t>4</w:t>
          </w:r>
          <w:r>
            <w:rPr>
              <w:rFonts w:ascii="Calibri" w:hAnsi="Calibri"/>
              <w:bCs/>
              <w:noProof/>
            </w:rPr>
            <w:fldChar w:fldCharType="end"/>
          </w:r>
          <w:r w:rsidRPr="00962907">
            <w:rPr>
              <w:rFonts w:ascii="Calibri" w:hAnsi="Calibri"/>
              <w:bCs/>
            </w:rPr>
            <w:t>)</w:t>
          </w:r>
        </w:p>
      </w:tc>
    </w:tr>
    <w:tr w:rsidR="00652984" w:rsidRPr="00F85124" w14:paraId="01464A2E" w14:textId="77777777" w:rsidTr="00554645">
      <w:trPr>
        <w:cantSplit/>
        <w:trHeight w:val="288"/>
      </w:trPr>
      <w:tc>
        <w:tcPr>
          <w:tcW w:w="0" w:type="auto"/>
        </w:tcPr>
        <w:p w14:paraId="01464A2B" w14:textId="77777777" w:rsidR="00652984" w:rsidRPr="00962907" w:rsidRDefault="00652984" w:rsidP="00554645">
          <w:pPr>
            <w:rPr>
              <w:rFonts w:ascii="Calibri" w:hAnsi="Calibri"/>
              <w:sz w:val="12"/>
              <w:szCs w:val="12"/>
            </w:rPr>
          </w:pPr>
          <w:r w:rsidRPr="00962907">
            <w:rPr>
              <w:rFonts w:ascii="Calibri" w:hAnsi="Calibri"/>
              <w:sz w:val="12"/>
              <w:szCs w:val="12"/>
            </w:rPr>
            <w:t>Project Name:</w:t>
          </w:r>
        </w:p>
      </w:tc>
      <w:tc>
        <w:tcPr>
          <w:tcW w:w="1377" w:type="pct"/>
        </w:tcPr>
        <w:p w14:paraId="01464A2C" w14:textId="77777777" w:rsidR="00652984" w:rsidRPr="00962907" w:rsidRDefault="00652984" w:rsidP="00554645">
          <w:pPr>
            <w:rPr>
              <w:rFonts w:ascii="Calibri" w:hAnsi="Calibri"/>
              <w:sz w:val="12"/>
              <w:szCs w:val="12"/>
            </w:rPr>
          </w:pPr>
          <w:r w:rsidRPr="00962907">
            <w:rPr>
              <w:rFonts w:ascii="Calibri" w:hAnsi="Calibri"/>
              <w:sz w:val="12"/>
              <w:szCs w:val="12"/>
            </w:rPr>
            <w:t>Enforcement Agency:</w:t>
          </w:r>
        </w:p>
      </w:tc>
      <w:tc>
        <w:tcPr>
          <w:tcW w:w="1262" w:type="pct"/>
        </w:tcPr>
        <w:p w14:paraId="01464A2D" w14:textId="77777777" w:rsidR="00652984" w:rsidRPr="00962907" w:rsidRDefault="00652984" w:rsidP="00554645">
          <w:pPr>
            <w:rPr>
              <w:rFonts w:ascii="Calibri" w:hAnsi="Calibri"/>
              <w:sz w:val="12"/>
              <w:szCs w:val="12"/>
            </w:rPr>
          </w:pPr>
          <w:r w:rsidRPr="00962907">
            <w:rPr>
              <w:rFonts w:ascii="Calibri" w:hAnsi="Calibri"/>
              <w:sz w:val="12"/>
              <w:szCs w:val="12"/>
            </w:rPr>
            <w:t>Permit Number:</w:t>
          </w:r>
        </w:p>
      </w:tc>
    </w:tr>
    <w:tr w:rsidR="00652984" w:rsidRPr="00F85124" w14:paraId="01464A32" w14:textId="77777777" w:rsidTr="00554645">
      <w:trPr>
        <w:cantSplit/>
        <w:trHeight w:val="288"/>
      </w:trPr>
      <w:tc>
        <w:tcPr>
          <w:tcW w:w="0" w:type="auto"/>
        </w:tcPr>
        <w:p w14:paraId="01464A2F" w14:textId="77777777" w:rsidR="00652984" w:rsidRPr="00962907" w:rsidRDefault="00652984" w:rsidP="00554645">
          <w:pPr>
            <w:rPr>
              <w:rFonts w:ascii="Calibri" w:hAnsi="Calibri"/>
              <w:sz w:val="12"/>
              <w:szCs w:val="12"/>
              <w:vertAlign w:val="superscript"/>
            </w:rPr>
          </w:pPr>
          <w:r w:rsidRPr="00962907">
            <w:rPr>
              <w:rFonts w:ascii="Calibri" w:hAnsi="Calibri"/>
              <w:sz w:val="12"/>
              <w:szCs w:val="12"/>
            </w:rPr>
            <w:t>Dwelling Address:</w:t>
          </w:r>
        </w:p>
      </w:tc>
      <w:tc>
        <w:tcPr>
          <w:tcW w:w="1377" w:type="pct"/>
        </w:tcPr>
        <w:p w14:paraId="01464A30" w14:textId="3160C84B" w:rsidR="00652984" w:rsidRPr="00962907" w:rsidRDefault="00652984" w:rsidP="00554645">
          <w:pPr>
            <w:rPr>
              <w:rFonts w:ascii="Calibri" w:hAnsi="Calibri"/>
              <w:sz w:val="12"/>
              <w:szCs w:val="12"/>
              <w:vertAlign w:val="superscript"/>
            </w:rPr>
          </w:pPr>
          <w:r w:rsidRPr="00962907">
            <w:rPr>
              <w:rFonts w:ascii="Calibri" w:hAnsi="Calibri"/>
              <w:sz w:val="12"/>
              <w:szCs w:val="12"/>
            </w:rPr>
            <w:t>City</w:t>
          </w:r>
          <w:r>
            <w:rPr>
              <w:rFonts w:ascii="Calibri" w:hAnsi="Calibri"/>
              <w:sz w:val="12"/>
              <w:szCs w:val="12"/>
            </w:rPr>
            <w:t>:</w:t>
          </w:r>
        </w:p>
      </w:tc>
      <w:tc>
        <w:tcPr>
          <w:tcW w:w="1262" w:type="pct"/>
        </w:tcPr>
        <w:p w14:paraId="01464A31" w14:textId="68F0B8F0" w:rsidR="00652984" w:rsidRPr="00962907" w:rsidRDefault="00652984" w:rsidP="00554645">
          <w:pPr>
            <w:rPr>
              <w:rFonts w:ascii="Calibri" w:hAnsi="Calibri"/>
              <w:sz w:val="12"/>
              <w:szCs w:val="12"/>
              <w:vertAlign w:val="superscript"/>
            </w:rPr>
          </w:pPr>
          <w:r w:rsidRPr="00962907">
            <w:rPr>
              <w:rFonts w:ascii="Calibri" w:hAnsi="Calibri"/>
              <w:sz w:val="12"/>
              <w:szCs w:val="12"/>
            </w:rPr>
            <w:t>Zip Code</w:t>
          </w:r>
          <w:r>
            <w:rPr>
              <w:rFonts w:ascii="Calibri" w:hAnsi="Calibri"/>
              <w:sz w:val="12"/>
              <w:szCs w:val="12"/>
            </w:rPr>
            <w:t>:</w:t>
          </w:r>
        </w:p>
      </w:tc>
    </w:tr>
  </w:tbl>
  <w:p w14:paraId="01464A33" w14:textId="77777777" w:rsidR="00652984" w:rsidRDefault="00652984" w:rsidP="00BA34B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495BC7" w14:textId="77777777" w:rsidR="00B0609A" w:rsidRDefault="00B0609A">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3274"/>
      <w:gridCol w:w="2125"/>
    </w:tblGrid>
    <w:tr w:rsidR="00652984" w:rsidRPr="00F85124" w14:paraId="01464A38" w14:textId="77777777">
      <w:trPr>
        <w:cantSplit/>
        <w:trHeight w:val="288"/>
      </w:trPr>
      <w:tc>
        <w:tcPr>
          <w:tcW w:w="4016" w:type="pct"/>
          <w:gridSpan w:val="2"/>
          <w:tcBorders>
            <w:right w:val="nil"/>
          </w:tcBorders>
          <w:vAlign w:val="center"/>
        </w:tcPr>
        <w:p w14:paraId="01464A36" w14:textId="77777777" w:rsidR="00652984" w:rsidRDefault="00652984">
          <w:pPr>
            <w:pStyle w:val="Heading1"/>
            <w:rPr>
              <w:rFonts w:ascii="Calibri" w:hAnsi="Calibri"/>
              <w:b w:val="0"/>
              <w:bCs/>
              <w:sz w:val="20"/>
            </w:rPr>
          </w:pPr>
          <w:r w:rsidRPr="008638D5">
            <w:rPr>
              <w:rFonts w:ascii="Calibri" w:hAnsi="Calibri"/>
              <w:b w:val="0"/>
              <w:bCs/>
              <w:sz w:val="20"/>
            </w:rPr>
            <w:t xml:space="preserve">CERTIFICATE OF </w:t>
          </w:r>
          <w:r>
            <w:rPr>
              <w:rFonts w:ascii="Calibri" w:hAnsi="Calibri"/>
              <w:b w:val="0"/>
              <w:bCs/>
              <w:sz w:val="20"/>
            </w:rPr>
            <w:t>VERIFICATION</w:t>
          </w:r>
          <w:r w:rsidRPr="008638D5">
            <w:rPr>
              <w:rFonts w:ascii="Calibri" w:hAnsi="Calibri"/>
              <w:b w:val="0"/>
              <w:bCs/>
              <w:sz w:val="20"/>
            </w:rPr>
            <w:t xml:space="preserve"> </w:t>
          </w:r>
          <w:r>
            <w:rPr>
              <w:rFonts w:ascii="Calibri" w:hAnsi="Calibri"/>
              <w:b w:val="0"/>
              <w:bCs/>
              <w:sz w:val="20"/>
            </w:rPr>
            <w:t>-</w:t>
          </w:r>
          <w:r w:rsidRPr="008638D5">
            <w:rPr>
              <w:rFonts w:ascii="Calibri" w:hAnsi="Calibri"/>
              <w:b w:val="0"/>
              <w:sz w:val="20"/>
            </w:rPr>
            <w:t xml:space="preserve"> </w:t>
          </w:r>
          <w:r w:rsidRPr="00790E4C">
            <w:rPr>
              <w:rFonts w:ascii="Calibri" w:hAnsi="Calibri"/>
              <w:b w:val="0"/>
              <w:sz w:val="20"/>
            </w:rPr>
            <w:t>USER INSTRUCTIONS</w:t>
          </w:r>
        </w:p>
      </w:tc>
      <w:tc>
        <w:tcPr>
          <w:tcW w:w="984" w:type="pct"/>
          <w:tcBorders>
            <w:left w:val="nil"/>
          </w:tcBorders>
          <w:tcMar>
            <w:left w:w="115" w:type="dxa"/>
            <w:right w:w="115" w:type="dxa"/>
          </w:tcMar>
          <w:vAlign w:val="center"/>
        </w:tcPr>
        <w:p w14:paraId="01464A37" w14:textId="77CDA2FE" w:rsidR="00652984" w:rsidRPr="00962907" w:rsidRDefault="00652984" w:rsidP="00BA34B9">
          <w:pPr>
            <w:pStyle w:val="Heading1"/>
            <w:jc w:val="right"/>
            <w:rPr>
              <w:rFonts w:ascii="Calibri" w:hAnsi="Calibri"/>
              <w:b w:val="0"/>
              <w:bCs/>
              <w:sz w:val="20"/>
            </w:rPr>
          </w:pPr>
          <w:r w:rsidRPr="00962907">
            <w:rPr>
              <w:rFonts w:ascii="Calibri" w:hAnsi="Calibri"/>
              <w:b w:val="0"/>
              <w:bCs/>
              <w:sz w:val="20"/>
            </w:rPr>
            <w:t>CF</w:t>
          </w:r>
          <w:r>
            <w:rPr>
              <w:rFonts w:ascii="Calibri" w:hAnsi="Calibri"/>
              <w:b w:val="0"/>
              <w:bCs/>
              <w:sz w:val="20"/>
            </w:rPr>
            <w:t>3</w:t>
          </w:r>
          <w:r w:rsidRPr="00962907">
            <w:rPr>
              <w:rFonts w:ascii="Calibri" w:hAnsi="Calibri"/>
              <w:b w:val="0"/>
              <w:bCs/>
              <w:sz w:val="20"/>
            </w:rPr>
            <w:t>R-MCH-25-H</w:t>
          </w:r>
        </w:p>
      </w:tc>
    </w:tr>
    <w:tr w:rsidR="00652984" w:rsidRPr="00F85124" w14:paraId="01464A3B" w14:textId="77777777">
      <w:trPr>
        <w:cantSplit/>
        <w:trHeight w:val="288"/>
      </w:trPr>
      <w:tc>
        <w:tcPr>
          <w:tcW w:w="2500" w:type="pct"/>
          <w:tcBorders>
            <w:right w:val="nil"/>
          </w:tcBorders>
        </w:tcPr>
        <w:p w14:paraId="01464A39" w14:textId="77777777" w:rsidR="00652984" w:rsidRPr="00962907" w:rsidRDefault="00652984" w:rsidP="00BC72AF">
          <w:pPr>
            <w:tabs>
              <w:tab w:val="right" w:pos="10543"/>
            </w:tabs>
            <w:rPr>
              <w:rFonts w:ascii="Calibri" w:hAnsi="Calibri"/>
              <w:sz w:val="12"/>
              <w:szCs w:val="12"/>
            </w:rPr>
          </w:pPr>
          <w:r w:rsidRPr="00962907">
            <w:rPr>
              <w:rFonts w:ascii="Calibri" w:hAnsi="Calibri"/>
              <w:bCs/>
            </w:rPr>
            <w:t>Refrigerant Charge Verification</w:t>
          </w:r>
          <w:r>
            <w:rPr>
              <w:rFonts w:ascii="Calibri" w:hAnsi="Calibri"/>
              <w:bCs/>
            </w:rPr>
            <w:t xml:space="preserve"> - </w:t>
          </w:r>
          <w:r w:rsidRPr="00962907">
            <w:rPr>
              <w:rFonts w:ascii="Calibri" w:hAnsi="Calibri"/>
              <w:bCs/>
            </w:rPr>
            <w:t>MCH-25</w:t>
          </w:r>
          <w:r>
            <w:rPr>
              <w:rFonts w:ascii="Calibri" w:hAnsi="Calibri"/>
              <w:bCs/>
            </w:rPr>
            <w:t>e</w:t>
          </w:r>
        </w:p>
      </w:tc>
      <w:tc>
        <w:tcPr>
          <w:tcW w:w="2500" w:type="pct"/>
          <w:gridSpan w:val="2"/>
          <w:tcBorders>
            <w:left w:val="nil"/>
          </w:tcBorders>
        </w:tcPr>
        <w:p w14:paraId="01464A3A" w14:textId="4E783293" w:rsidR="00652984" w:rsidRPr="00962907" w:rsidRDefault="00652984" w:rsidP="00BC72AF">
          <w:pPr>
            <w:tabs>
              <w:tab w:val="right" w:pos="10543"/>
            </w:tabs>
            <w:jc w:val="right"/>
            <w:rPr>
              <w:rFonts w:ascii="Calibri" w:hAnsi="Calibri"/>
              <w:sz w:val="12"/>
              <w:szCs w:val="12"/>
            </w:rPr>
          </w:pPr>
          <w:r w:rsidRPr="00962907">
            <w:rPr>
              <w:rFonts w:ascii="Calibri" w:hAnsi="Calibri"/>
              <w:bCs/>
            </w:rPr>
            <w:t xml:space="preserve">(Page </w:t>
          </w:r>
          <w:r>
            <w:fldChar w:fldCharType="begin"/>
          </w:r>
          <w:r>
            <w:instrText xml:space="preserve"> PAGE   \* MERGEFORMAT </w:instrText>
          </w:r>
          <w:r>
            <w:fldChar w:fldCharType="separate"/>
          </w:r>
          <w:r w:rsidR="001B60EF" w:rsidRPr="001B60EF">
            <w:rPr>
              <w:rFonts w:ascii="Calibri" w:hAnsi="Calibri"/>
              <w:bCs/>
              <w:noProof/>
            </w:rPr>
            <w:t>3</w:t>
          </w:r>
          <w:r>
            <w:rPr>
              <w:rFonts w:ascii="Calibri" w:hAnsi="Calibri"/>
              <w:bCs/>
              <w:noProof/>
            </w:rPr>
            <w:fldChar w:fldCharType="end"/>
          </w:r>
          <w:r w:rsidRPr="00962907">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767689">
            <w:rPr>
              <w:rFonts w:ascii="Calibri" w:hAnsi="Calibri"/>
              <w:bCs/>
              <w:noProof/>
            </w:rPr>
            <w:t>3</w:t>
          </w:r>
          <w:r>
            <w:rPr>
              <w:rFonts w:ascii="Calibri" w:hAnsi="Calibri"/>
              <w:bCs/>
              <w:noProof/>
            </w:rPr>
            <w:fldChar w:fldCharType="end"/>
          </w:r>
          <w:r w:rsidRPr="00962907">
            <w:rPr>
              <w:rFonts w:ascii="Calibri" w:hAnsi="Calibri"/>
              <w:bCs/>
            </w:rPr>
            <w:t>)</w:t>
          </w:r>
        </w:p>
      </w:tc>
    </w:tr>
  </w:tbl>
  <w:p w14:paraId="01464A3C" w14:textId="77777777" w:rsidR="00652984" w:rsidRDefault="00652984" w:rsidP="00BA34B9">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3274"/>
      <w:gridCol w:w="2125"/>
    </w:tblGrid>
    <w:tr w:rsidR="00652984" w:rsidRPr="00F85124" w14:paraId="01464A40" w14:textId="77777777">
      <w:trPr>
        <w:cantSplit/>
        <w:trHeight w:val="288"/>
      </w:trPr>
      <w:tc>
        <w:tcPr>
          <w:tcW w:w="4016" w:type="pct"/>
          <w:gridSpan w:val="2"/>
          <w:tcBorders>
            <w:right w:val="nil"/>
          </w:tcBorders>
          <w:vAlign w:val="center"/>
        </w:tcPr>
        <w:p w14:paraId="01464A3E" w14:textId="77777777" w:rsidR="00652984" w:rsidRDefault="00652984">
          <w:pPr>
            <w:pStyle w:val="Heading1"/>
            <w:rPr>
              <w:rFonts w:ascii="Calibri" w:hAnsi="Calibri"/>
              <w:b w:val="0"/>
              <w:bCs/>
              <w:sz w:val="20"/>
            </w:rPr>
          </w:pPr>
          <w:r w:rsidRPr="008638D5">
            <w:rPr>
              <w:rFonts w:ascii="Calibri" w:hAnsi="Calibri"/>
              <w:b w:val="0"/>
              <w:bCs/>
              <w:sz w:val="20"/>
            </w:rPr>
            <w:t xml:space="preserve">CERTIFICATE OF </w:t>
          </w:r>
          <w:r>
            <w:rPr>
              <w:rFonts w:ascii="Calibri" w:hAnsi="Calibri"/>
              <w:b w:val="0"/>
              <w:bCs/>
              <w:sz w:val="20"/>
            </w:rPr>
            <w:t>VERIFICATION</w:t>
          </w:r>
          <w:r w:rsidRPr="008638D5">
            <w:rPr>
              <w:rFonts w:ascii="Calibri" w:hAnsi="Calibri"/>
              <w:b w:val="0"/>
              <w:bCs/>
              <w:sz w:val="20"/>
            </w:rPr>
            <w:t xml:space="preserve"> </w:t>
          </w:r>
          <w:r>
            <w:rPr>
              <w:rFonts w:ascii="Calibri" w:hAnsi="Calibri"/>
              <w:b w:val="0"/>
              <w:bCs/>
              <w:sz w:val="20"/>
            </w:rPr>
            <w:t>-</w:t>
          </w:r>
          <w:r w:rsidRPr="008638D5">
            <w:rPr>
              <w:rFonts w:ascii="Calibri" w:hAnsi="Calibri"/>
              <w:b w:val="0"/>
              <w:sz w:val="20"/>
            </w:rPr>
            <w:t xml:space="preserve"> </w:t>
          </w:r>
          <w:r w:rsidRPr="00C3169C">
            <w:rPr>
              <w:rFonts w:ascii="Calibri" w:hAnsi="Calibri"/>
              <w:b w:val="0"/>
              <w:sz w:val="20"/>
            </w:rPr>
            <w:t>DATA FIELD DEFINITIONS AND CALCULATIONS</w:t>
          </w:r>
        </w:p>
      </w:tc>
      <w:tc>
        <w:tcPr>
          <w:tcW w:w="984" w:type="pct"/>
          <w:tcBorders>
            <w:left w:val="nil"/>
          </w:tcBorders>
          <w:tcMar>
            <w:left w:w="115" w:type="dxa"/>
            <w:right w:w="115" w:type="dxa"/>
          </w:tcMar>
          <w:vAlign w:val="center"/>
        </w:tcPr>
        <w:p w14:paraId="01464A3F" w14:textId="509DE607" w:rsidR="00652984" w:rsidRPr="00962907" w:rsidRDefault="00652984" w:rsidP="00BA34B9">
          <w:pPr>
            <w:pStyle w:val="Heading1"/>
            <w:jc w:val="right"/>
            <w:rPr>
              <w:rFonts w:ascii="Calibri" w:hAnsi="Calibri"/>
              <w:b w:val="0"/>
              <w:bCs/>
              <w:sz w:val="20"/>
            </w:rPr>
          </w:pPr>
          <w:r w:rsidRPr="00962907">
            <w:rPr>
              <w:rFonts w:ascii="Calibri" w:hAnsi="Calibri"/>
              <w:b w:val="0"/>
              <w:bCs/>
              <w:sz w:val="20"/>
            </w:rPr>
            <w:t>CF</w:t>
          </w:r>
          <w:r>
            <w:rPr>
              <w:rFonts w:ascii="Calibri" w:hAnsi="Calibri"/>
              <w:b w:val="0"/>
              <w:bCs/>
              <w:sz w:val="20"/>
            </w:rPr>
            <w:t>3</w:t>
          </w:r>
          <w:r w:rsidRPr="00962907">
            <w:rPr>
              <w:rFonts w:ascii="Calibri" w:hAnsi="Calibri"/>
              <w:b w:val="0"/>
              <w:bCs/>
              <w:sz w:val="20"/>
            </w:rPr>
            <w:t>R-MCH-25-H</w:t>
          </w:r>
        </w:p>
      </w:tc>
    </w:tr>
    <w:tr w:rsidR="00652984" w:rsidRPr="00F85124" w14:paraId="01464A43" w14:textId="77777777">
      <w:trPr>
        <w:cantSplit/>
        <w:trHeight w:val="288"/>
      </w:trPr>
      <w:tc>
        <w:tcPr>
          <w:tcW w:w="2500" w:type="pct"/>
          <w:tcBorders>
            <w:right w:val="nil"/>
          </w:tcBorders>
        </w:tcPr>
        <w:p w14:paraId="01464A41" w14:textId="77777777" w:rsidR="00652984" w:rsidRPr="00962907" w:rsidRDefault="00652984" w:rsidP="00BC72AF">
          <w:pPr>
            <w:tabs>
              <w:tab w:val="right" w:pos="10543"/>
            </w:tabs>
            <w:rPr>
              <w:rFonts w:ascii="Calibri" w:hAnsi="Calibri"/>
              <w:sz w:val="12"/>
              <w:szCs w:val="12"/>
            </w:rPr>
          </w:pPr>
          <w:r w:rsidRPr="00962907">
            <w:rPr>
              <w:rFonts w:ascii="Calibri" w:hAnsi="Calibri"/>
              <w:bCs/>
            </w:rPr>
            <w:t>Refrigerant Charge Verification</w:t>
          </w:r>
          <w:r>
            <w:rPr>
              <w:rFonts w:ascii="Calibri" w:hAnsi="Calibri"/>
              <w:bCs/>
            </w:rPr>
            <w:t xml:space="preserve"> - </w:t>
          </w:r>
          <w:r w:rsidRPr="00962907">
            <w:rPr>
              <w:rFonts w:ascii="Calibri" w:hAnsi="Calibri"/>
              <w:bCs/>
            </w:rPr>
            <w:t>MCH-25</w:t>
          </w:r>
          <w:r>
            <w:rPr>
              <w:rFonts w:ascii="Calibri" w:hAnsi="Calibri"/>
              <w:bCs/>
            </w:rPr>
            <w:t>e</w:t>
          </w:r>
        </w:p>
      </w:tc>
      <w:tc>
        <w:tcPr>
          <w:tcW w:w="2500" w:type="pct"/>
          <w:gridSpan w:val="2"/>
          <w:tcBorders>
            <w:left w:val="nil"/>
          </w:tcBorders>
        </w:tcPr>
        <w:p w14:paraId="01464A42" w14:textId="06FC4BE3" w:rsidR="00652984" w:rsidRPr="00962907" w:rsidRDefault="00652984" w:rsidP="00BC72AF">
          <w:pPr>
            <w:tabs>
              <w:tab w:val="right" w:pos="10543"/>
            </w:tabs>
            <w:jc w:val="right"/>
            <w:rPr>
              <w:rFonts w:ascii="Calibri" w:hAnsi="Calibri"/>
              <w:sz w:val="12"/>
              <w:szCs w:val="12"/>
            </w:rPr>
          </w:pPr>
          <w:r w:rsidRPr="00962907">
            <w:rPr>
              <w:rFonts w:ascii="Calibri" w:hAnsi="Calibri"/>
              <w:bCs/>
            </w:rPr>
            <w:t xml:space="preserve">(Page </w:t>
          </w:r>
          <w:r>
            <w:fldChar w:fldCharType="begin"/>
          </w:r>
          <w:r>
            <w:instrText xml:space="preserve"> PAGE   \* MERGEFORMAT </w:instrText>
          </w:r>
          <w:r>
            <w:fldChar w:fldCharType="separate"/>
          </w:r>
          <w:r w:rsidR="001B60EF" w:rsidRPr="001B60EF">
            <w:rPr>
              <w:rFonts w:ascii="Calibri" w:hAnsi="Calibri"/>
              <w:bCs/>
              <w:noProof/>
            </w:rPr>
            <w:t>3</w:t>
          </w:r>
          <w:r>
            <w:rPr>
              <w:rFonts w:ascii="Calibri" w:hAnsi="Calibri"/>
              <w:bCs/>
              <w:noProof/>
            </w:rPr>
            <w:fldChar w:fldCharType="end"/>
          </w:r>
          <w:r w:rsidRPr="00962907">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767689">
            <w:rPr>
              <w:rFonts w:ascii="Calibri" w:hAnsi="Calibri"/>
              <w:bCs/>
              <w:noProof/>
            </w:rPr>
            <w:t>6</w:t>
          </w:r>
          <w:r>
            <w:rPr>
              <w:rFonts w:ascii="Calibri" w:hAnsi="Calibri"/>
              <w:bCs/>
              <w:noProof/>
            </w:rPr>
            <w:fldChar w:fldCharType="end"/>
          </w:r>
          <w:r w:rsidRPr="00962907">
            <w:rPr>
              <w:rFonts w:ascii="Calibri" w:hAnsi="Calibri"/>
              <w:bCs/>
            </w:rPr>
            <w:t>)</w:t>
          </w:r>
        </w:p>
      </w:tc>
    </w:tr>
  </w:tbl>
  <w:p w14:paraId="01464A44" w14:textId="77777777" w:rsidR="00652984" w:rsidRDefault="00652984" w:rsidP="00BA34B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pStyle w:val="Heading3"/>
      <w:lvlText w:val="%1."/>
      <w:lvlJc w:val="left"/>
      <w:pPr>
        <w:tabs>
          <w:tab w:val="num" w:pos="1080"/>
        </w:tabs>
        <w:ind w:left="1080" w:hanging="360"/>
      </w:pPr>
      <w:rPr>
        <w:rFonts w:cs="Times New Roman"/>
      </w:rPr>
    </w:lvl>
  </w:abstractNum>
  <w:abstractNum w:abstractNumId="1" w15:restartNumberingAfterBreak="0">
    <w:nsid w:val="FFFFFF80"/>
    <w:multiLevelType w:val="singleLevel"/>
    <w:tmpl w:val="C91CF59E"/>
    <w:lvl w:ilvl="0">
      <w:start w:val="1"/>
      <w:numFmt w:val="bullet"/>
      <w:pStyle w:val="Heading2"/>
      <w:lvlText w:val=""/>
      <w:lvlJc w:val="left"/>
      <w:pPr>
        <w:tabs>
          <w:tab w:val="num" w:pos="1800"/>
        </w:tabs>
        <w:ind w:left="1800" w:hanging="360"/>
      </w:pPr>
      <w:rPr>
        <w:rFonts w:ascii="Symbol" w:hAnsi="Symbol" w:hint="default"/>
      </w:rPr>
    </w:lvl>
  </w:abstractNum>
  <w:abstractNum w:abstractNumId="2" w15:restartNumberingAfterBreak="0">
    <w:nsid w:val="03871079"/>
    <w:multiLevelType w:val="hybridMultilevel"/>
    <w:tmpl w:val="AF9C69E8"/>
    <w:lvl w:ilvl="0" w:tplc="6A584680">
      <w:start w:val="1"/>
      <w:numFmt w:val="decimal"/>
      <w:lvlText w:val="%1."/>
      <w:lvlJc w:val="left"/>
      <w:pPr>
        <w:ind w:left="720" w:hanging="360"/>
      </w:pPr>
      <w:rPr>
        <w:rFonts w:ascii="Calibri" w:eastAsia="Times New Roman" w:hAnsi="Calibri" w:cs="Times New Roman" w:hint="default"/>
        <w:sz w:val="18"/>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 w15:restartNumberingAfterBreak="0">
    <w:nsid w:val="04F4468C"/>
    <w:multiLevelType w:val="hybridMultilevel"/>
    <w:tmpl w:val="5E2EA6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3D72DE3"/>
    <w:multiLevelType w:val="hybridMultilevel"/>
    <w:tmpl w:val="4A7CF136"/>
    <w:lvl w:ilvl="0" w:tplc="419EDAC8">
      <w:start w:val="1"/>
      <w:numFmt w:val="decimal"/>
      <w:lvlText w:val="%1."/>
      <w:lvlJc w:val="left"/>
      <w:pPr>
        <w:ind w:left="360" w:hanging="360"/>
      </w:pPr>
      <w:rPr>
        <w:rFonts w:cs="Times New Roman" w:hint="default"/>
        <w:b w:val="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26455D8B"/>
    <w:multiLevelType w:val="multilevel"/>
    <w:tmpl w:val="38DE0982"/>
    <w:lvl w:ilvl="0">
      <w:start w:val="2"/>
      <w:numFmt w:val="decimal"/>
      <w:lvlText w:val="%1."/>
      <w:lvlJc w:val="left"/>
      <w:pPr>
        <w:tabs>
          <w:tab w:val="num" w:pos="-2966"/>
        </w:tabs>
        <w:ind w:left="-3326"/>
      </w:pPr>
      <w:rPr>
        <w:rFonts w:cs="Times New Roman" w:hint="default"/>
      </w:rPr>
    </w:lvl>
    <w:lvl w:ilvl="1">
      <w:start w:val="5"/>
      <w:numFmt w:val="decimal"/>
      <w:lvlText w:val="%1.%2"/>
      <w:lvlJc w:val="left"/>
      <w:pPr>
        <w:tabs>
          <w:tab w:val="num" w:pos="-2606"/>
        </w:tabs>
        <w:ind w:left="-3326"/>
      </w:pPr>
      <w:rPr>
        <w:rFonts w:cs="Times New Roman" w:hint="default"/>
      </w:rPr>
    </w:lvl>
    <w:lvl w:ilvl="2">
      <w:start w:val="1"/>
      <w:numFmt w:val="decimal"/>
      <w:lvlText w:val="%1.%2.%3"/>
      <w:lvlJc w:val="left"/>
      <w:pPr>
        <w:tabs>
          <w:tab w:val="num" w:pos="-2606"/>
        </w:tabs>
        <w:ind w:left="-3326"/>
      </w:pPr>
      <w:rPr>
        <w:rFonts w:cs="Times New Roman" w:hint="default"/>
      </w:rPr>
    </w:lvl>
    <w:lvl w:ilvl="3">
      <w:start w:val="1"/>
      <w:numFmt w:val="decimal"/>
      <w:suff w:val="nothing"/>
      <w:lvlText w:val="%4.1.1.1"/>
      <w:lvlJc w:val="left"/>
      <w:pPr>
        <w:ind w:left="-9972"/>
      </w:pPr>
      <w:rPr>
        <w:rFonts w:cs="Times New Roman" w:hint="default"/>
      </w:rPr>
    </w:lvl>
    <w:lvl w:ilvl="4">
      <w:start w:val="1"/>
      <w:numFmt w:val="none"/>
      <w:suff w:val="nothing"/>
      <w:lvlText w:val=""/>
      <w:lvlJc w:val="left"/>
      <w:pPr>
        <w:ind w:left="-9972"/>
      </w:pPr>
      <w:rPr>
        <w:rFonts w:cs="Times New Roman" w:hint="default"/>
      </w:rPr>
    </w:lvl>
    <w:lvl w:ilvl="5">
      <w:numFmt w:val="decimal"/>
      <w:lvlText w:val="%6"/>
      <w:lvlJc w:val="left"/>
      <w:pPr>
        <w:tabs>
          <w:tab w:val="num" w:pos="-9972"/>
        </w:tabs>
        <w:ind w:left="-9972"/>
      </w:pPr>
      <w:rPr>
        <w:rFonts w:ascii="Times New Roman" w:hAnsi="Times New Roman" w:cs="Times New Roman" w:hint="default"/>
      </w:rPr>
    </w:lvl>
    <w:lvl w:ilvl="6">
      <w:start w:val="1"/>
      <w:numFmt w:val="none"/>
      <w:suff w:val="nothing"/>
      <w:lvlText w:val=""/>
      <w:lvlJc w:val="left"/>
      <w:pPr>
        <w:ind w:left="-9972"/>
      </w:pPr>
      <w:rPr>
        <w:rFonts w:cs="Times New Roman" w:hint="default"/>
      </w:rPr>
    </w:lvl>
    <w:lvl w:ilvl="7">
      <w:start w:val="1"/>
      <w:numFmt w:val="none"/>
      <w:suff w:val="nothing"/>
      <w:lvlText w:val=""/>
      <w:lvlJc w:val="left"/>
      <w:pPr>
        <w:ind w:left="-9972"/>
      </w:pPr>
      <w:rPr>
        <w:rFonts w:cs="Times New Roman" w:hint="default"/>
      </w:rPr>
    </w:lvl>
    <w:lvl w:ilvl="8">
      <w:start w:val="1"/>
      <w:numFmt w:val="none"/>
      <w:suff w:val="nothing"/>
      <w:lvlText w:val=""/>
      <w:lvlJc w:val="left"/>
      <w:pPr>
        <w:ind w:left="-9972"/>
      </w:pPr>
      <w:rPr>
        <w:rFonts w:cs="Times New Roman" w:hint="default"/>
      </w:rPr>
    </w:lvl>
  </w:abstractNum>
  <w:abstractNum w:abstractNumId="6" w15:restartNumberingAfterBreak="0">
    <w:nsid w:val="2B8B35AE"/>
    <w:multiLevelType w:val="hybridMultilevel"/>
    <w:tmpl w:val="191EFBC2"/>
    <w:lvl w:ilvl="0" w:tplc="0409000F">
      <w:start w:val="1"/>
      <w:numFmt w:val="decimal"/>
      <w:lvlText w:val="%1."/>
      <w:lvlJc w:val="left"/>
      <w:pPr>
        <w:ind w:left="360" w:hanging="360"/>
      </w:pPr>
      <w:rPr>
        <w:rFonts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309B5DD5"/>
    <w:multiLevelType w:val="hybridMultilevel"/>
    <w:tmpl w:val="84BCA9C6"/>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8" w15:restartNumberingAfterBreak="0">
    <w:nsid w:val="36175169"/>
    <w:multiLevelType w:val="hybridMultilevel"/>
    <w:tmpl w:val="D89200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E406203"/>
    <w:multiLevelType w:val="hybridMultilevel"/>
    <w:tmpl w:val="C1BCD8C2"/>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0" w15:restartNumberingAfterBreak="0">
    <w:nsid w:val="40483AA1"/>
    <w:multiLevelType w:val="hybridMultilevel"/>
    <w:tmpl w:val="A3FEEE98"/>
    <w:lvl w:ilvl="0" w:tplc="C76E700C">
      <w:start w:val="1"/>
      <w:numFmt w:val="bullet"/>
      <w:lvlText w:val=""/>
      <w:legacy w:legacy="1" w:legacySpace="120" w:legacyIndent="360"/>
      <w:lvlJc w:val="left"/>
      <w:pPr>
        <w:ind w:left="1440" w:hanging="360"/>
      </w:pPr>
      <w:rPr>
        <w:rFonts w:ascii="Symbol" w:hAnsi="Symbol" w:hint="default"/>
      </w:rPr>
    </w:lvl>
    <w:lvl w:ilvl="1" w:tplc="10027426">
      <w:start w:val="1"/>
      <w:numFmt w:val="bullet"/>
      <w:lvlText w:val="o"/>
      <w:lvlJc w:val="left"/>
      <w:pPr>
        <w:tabs>
          <w:tab w:val="num" w:pos="2520"/>
        </w:tabs>
        <w:ind w:left="2520" w:hanging="360"/>
      </w:pPr>
      <w:rPr>
        <w:rFonts w:ascii="Courier New" w:hAnsi="Courier New" w:hint="default"/>
      </w:rPr>
    </w:lvl>
    <w:lvl w:ilvl="2" w:tplc="5C189F9E" w:tentative="1">
      <w:start w:val="1"/>
      <w:numFmt w:val="bullet"/>
      <w:lvlText w:val=""/>
      <w:lvlJc w:val="left"/>
      <w:pPr>
        <w:tabs>
          <w:tab w:val="num" w:pos="3240"/>
        </w:tabs>
        <w:ind w:left="3240" w:hanging="360"/>
      </w:pPr>
      <w:rPr>
        <w:rFonts w:ascii="Wingdings" w:hAnsi="Wingdings" w:hint="default"/>
      </w:rPr>
    </w:lvl>
    <w:lvl w:ilvl="3" w:tplc="DE749958" w:tentative="1">
      <w:start w:val="1"/>
      <w:numFmt w:val="bullet"/>
      <w:lvlText w:val=""/>
      <w:lvlJc w:val="left"/>
      <w:pPr>
        <w:tabs>
          <w:tab w:val="num" w:pos="3960"/>
        </w:tabs>
        <w:ind w:left="3960" w:hanging="360"/>
      </w:pPr>
      <w:rPr>
        <w:rFonts w:ascii="Symbol" w:hAnsi="Symbol" w:hint="default"/>
      </w:rPr>
    </w:lvl>
    <w:lvl w:ilvl="4" w:tplc="3374635E" w:tentative="1">
      <w:start w:val="1"/>
      <w:numFmt w:val="bullet"/>
      <w:lvlText w:val="o"/>
      <w:lvlJc w:val="left"/>
      <w:pPr>
        <w:tabs>
          <w:tab w:val="num" w:pos="4680"/>
        </w:tabs>
        <w:ind w:left="4680" w:hanging="360"/>
      </w:pPr>
      <w:rPr>
        <w:rFonts w:ascii="Courier New" w:hAnsi="Courier New" w:hint="default"/>
      </w:rPr>
    </w:lvl>
    <w:lvl w:ilvl="5" w:tplc="957E9596" w:tentative="1">
      <w:start w:val="1"/>
      <w:numFmt w:val="bullet"/>
      <w:lvlText w:val=""/>
      <w:lvlJc w:val="left"/>
      <w:pPr>
        <w:tabs>
          <w:tab w:val="num" w:pos="5400"/>
        </w:tabs>
        <w:ind w:left="5400" w:hanging="360"/>
      </w:pPr>
      <w:rPr>
        <w:rFonts w:ascii="Wingdings" w:hAnsi="Wingdings" w:hint="default"/>
      </w:rPr>
    </w:lvl>
    <w:lvl w:ilvl="6" w:tplc="2F88F650" w:tentative="1">
      <w:start w:val="1"/>
      <w:numFmt w:val="bullet"/>
      <w:lvlText w:val=""/>
      <w:lvlJc w:val="left"/>
      <w:pPr>
        <w:tabs>
          <w:tab w:val="num" w:pos="6120"/>
        </w:tabs>
        <w:ind w:left="6120" w:hanging="360"/>
      </w:pPr>
      <w:rPr>
        <w:rFonts w:ascii="Symbol" w:hAnsi="Symbol" w:hint="default"/>
      </w:rPr>
    </w:lvl>
    <w:lvl w:ilvl="7" w:tplc="074C37B8" w:tentative="1">
      <w:start w:val="1"/>
      <w:numFmt w:val="bullet"/>
      <w:lvlText w:val="o"/>
      <w:lvlJc w:val="left"/>
      <w:pPr>
        <w:tabs>
          <w:tab w:val="num" w:pos="6840"/>
        </w:tabs>
        <w:ind w:left="6840" w:hanging="360"/>
      </w:pPr>
      <w:rPr>
        <w:rFonts w:ascii="Courier New" w:hAnsi="Courier New" w:hint="default"/>
      </w:rPr>
    </w:lvl>
    <w:lvl w:ilvl="8" w:tplc="1CF666E2" w:tentative="1">
      <w:start w:val="1"/>
      <w:numFmt w:val="bullet"/>
      <w:lvlText w:val=""/>
      <w:lvlJc w:val="left"/>
      <w:pPr>
        <w:tabs>
          <w:tab w:val="num" w:pos="7560"/>
        </w:tabs>
        <w:ind w:left="7560" w:hanging="360"/>
      </w:pPr>
      <w:rPr>
        <w:rFonts w:ascii="Wingdings" w:hAnsi="Wingdings" w:hint="default"/>
      </w:rPr>
    </w:lvl>
  </w:abstractNum>
  <w:abstractNum w:abstractNumId="11" w15:restartNumberingAfterBreak="0">
    <w:nsid w:val="43D61C1B"/>
    <w:multiLevelType w:val="hybridMultilevel"/>
    <w:tmpl w:val="CD3CF86A"/>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2" w15:restartNumberingAfterBreak="0">
    <w:nsid w:val="47FF4500"/>
    <w:multiLevelType w:val="hybridMultilevel"/>
    <w:tmpl w:val="C1BCD8C2"/>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3" w15:restartNumberingAfterBreak="0">
    <w:nsid w:val="4A862B5E"/>
    <w:multiLevelType w:val="hybridMultilevel"/>
    <w:tmpl w:val="06CACE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0A046AB"/>
    <w:multiLevelType w:val="hybridMultilevel"/>
    <w:tmpl w:val="C3E827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1B3090A"/>
    <w:multiLevelType w:val="hybridMultilevel"/>
    <w:tmpl w:val="821C13CA"/>
    <w:lvl w:ilvl="0" w:tplc="8C94732C">
      <w:start w:val="1"/>
      <w:numFmt w:val="decimal"/>
      <w:lvlText w:val="%1."/>
      <w:lvlJc w:val="left"/>
      <w:pPr>
        <w:ind w:left="630" w:hanging="360"/>
      </w:pPr>
      <w:rPr>
        <w:rFonts w:cs="Times New Roman" w:hint="default"/>
        <w:sz w:val="18"/>
        <w:szCs w:val="20"/>
      </w:rPr>
    </w:lvl>
    <w:lvl w:ilvl="1" w:tplc="04090003" w:tentative="1">
      <w:start w:val="1"/>
      <w:numFmt w:val="bullet"/>
      <w:lvlText w:val="o"/>
      <w:lvlJc w:val="left"/>
      <w:pPr>
        <w:ind w:left="1350" w:hanging="360"/>
      </w:pPr>
      <w:rPr>
        <w:rFonts w:ascii="Courier New" w:hAnsi="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6" w15:restartNumberingAfterBreak="0">
    <w:nsid w:val="56C64255"/>
    <w:multiLevelType w:val="hybridMultilevel"/>
    <w:tmpl w:val="074EBF8E"/>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7" w15:restartNumberingAfterBreak="0">
    <w:nsid w:val="57D312C9"/>
    <w:multiLevelType w:val="hybridMultilevel"/>
    <w:tmpl w:val="302C4E2A"/>
    <w:lvl w:ilvl="0" w:tplc="0409000F">
      <w:start w:val="1"/>
      <w:numFmt w:val="decimal"/>
      <w:pStyle w:val="ListNumber3"/>
      <w:lvlText w:val="%1."/>
      <w:lvlJc w:val="left"/>
      <w:pPr>
        <w:tabs>
          <w:tab w:val="num" w:pos="720"/>
        </w:tabs>
        <w:ind w:left="720" w:hanging="36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8" w15:restartNumberingAfterBreak="0">
    <w:nsid w:val="5BC00D04"/>
    <w:multiLevelType w:val="hybridMultilevel"/>
    <w:tmpl w:val="18028932"/>
    <w:lvl w:ilvl="0" w:tplc="0409000F">
      <w:start w:val="1"/>
      <w:numFmt w:val="decimal"/>
      <w:lvlText w:val="%1."/>
      <w:lvlJc w:val="left"/>
      <w:pPr>
        <w:tabs>
          <w:tab w:val="num" w:pos="720"/>
        </w:tabs>
        <w:ind w:left="720" w:hanging="360"/>
      </w:pPr>
      <w:rPr>
        <w:rFonts w:cs="Times New Roman"/>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9" w15:restartNumberingAfterBreak="0">
    <w:nsid w:val="5E3B591B"/>
    <w:multiLevelType w:val="hybridMultilevel"/>
    <w:tmpl w:val="6B700D4A"/>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690771C1"/>
    <w:multiLevelType w:val="hybridMultilevel"/>
    <w:tmpl w:val="C554D1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CA94F9B"/>
    <w:multiLevelType w:val="hybridMultilevel"/>
    <w:tmpl w:val="7292BC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5CB450E"/>
    <w:multiLevelType w:val="hybridMultilevel"/>
    <w:tmpl w:val="A3883BF6"/>
    <w:lvl w:ilvl="0" w:tplc="C21EAAA2">
      <w:start w:val="1"/>
      <w:numFmt w:val="decimal"/>
      <w:lvlText w:val="%1."/>
      <w:lvlJc w:val="left"/>
      <w:pPr>
        <w:ind w:left="360" w:hanging="360"/>
      </w:pPr>
      <w:rPr>
        <w:rFonts w:cs="Times New Roman" w:hint="default"/>
        <w:sz w:val="18"/>
        <w:szCs w:val="2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76FC0219"/>
    <w:multiLevelType w:val="hybridMultilevel"/>
    <w:tmpl w:val="191EFBC2"/>
    <w:lvl w:ilvl="0" w:tplc="0409000F">
      <w:start w:val="1"/>
      <w:numFmt w:val="decimal"/>
      <w:lvlText w:val="%1."/>
      <w:lvlJc w:val="left"/>
      <w:pPr>
        <w:ind w:left="360" w:hanging="360"/>
      </w:pPr>
      <w:rPr>
        <w:rFonts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num w:numId="1">
    <w:abstractNumId w:val="1"/>
  </w:num>
  <w:num w:numId="2">
    <w:abstractNumId w:val="0"/>
  </w:num>
  <w:num w:numId="3">
    <w:abstractNumId w:val="1"/>
  </w:num>
  <w:num w:numId="4">
    <w:abstractNumId w:val="0"/>
  </w:num>
  <w:num w:numId="5">
    <w:abstractNumId w:val="1"/>
  </w:num>
  <w:num w:numId="6">
    <w:abstractNumId w:val="0"/>
  </w:num>
  <w:num w:numId="7">
    <w:abstractNumId w:val="0"/>
  </w:num>
  <w:num w:numId="8">
    <w:abstractNumId w:val="1"/>
  </w:num>
  <w:num w:numId="9">
    <w:abstractNumId w:val="5"/>
  </w:num>
  <w:num w:numId="10">
    <w:abstractNumId w:val="10"/>
  </w:num>
  <w:num w:numId="11">
    <w:abstractNumId w:val="17"/>
  </w:num>
  <w:num w:numId="12">
    <w:abstractNumId w:val="16"/>
  </w:num>
  <w:num w:numId="13">
    <w:abstractNumId w:val="9"/>
  </w:num>
  <w:num w:numId="14">
    <w:abstractNumId w:val="12"/>
  </w:num>
  <w:num w:numId="15">
    <w:abstractNumId w:val="19"/>
  </w:num>
  <w:num w:numId="16">
    <w:abstractNumId w:val="4"/>
  </w:num>
  <w:num w:numId="17">
    <w:abstractNumId w:val="15"/>
  </w:num>
  <w:num w:numId="18">
    <w:abstractNumId w:val="13"/>
  </w:num>
  <w:num w:numId="19">
    <w:abstractNumId w:val="3"/>
  </w:num>
  <w:num w:numId="20">
    <w:abstractNumId w:val="21"/>
  </w:num>
  <w:num w:numId="21">
    <w:abstractNumId w:val="11"/>
  </w:num>
  <w:num w:numId="22">
    <w:abstractNumId w:val="2"/>
  </w:num>
  <w:num w:numId="23">
    <w:abstractNumId w:val="7"/>
  </w:num>
  <w:num w:numId="24">
    <w:abstractNumId w:val="18"/>
  </w:num>
  <w:num w:numId="25">
    <w:abstractNumId w:val="14"/>
  </w:num>
  <w:num w:numId="26">
    <w:abstractNumId w:val="8"/>
  </w:num>
  <w:num w:numId="27">
    <w:abstractNumId w:val="20"/>
  </w:num>
  <w:num w:numId="28">
    <w:abstractNumId w:val="6"/>
  </w:num>
  <w:num w:numId="29">
    <w:abstractNumId w:val="22"/>
  </w:num>
  <w:num w:numId="30">
    <w:abstractNumId w:val="23"/>
  </w:num>
  <w:numIdMacAtCleanup w:val="1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lhabibi, Haider@Energy">
    <w15:presenceInfo w15:providerId="AD" w15:userId="S::Haider.Alhabibi@energy.ca.gov::9decb8d2-95ad-4b7d-9bf6-d4373f69254c"/>
  </w15:person>
  <w15:person w15:author="Geiser, Che@Energy">
    <w15:presenceInfo w15:providerId="AD" w15:userId="S::Che.Geiser@energy.ca.gov::f4cf4352-3862-420c-aa54-a6394c0570e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trackRevisions/>
  <w:documentProtection w:edit="trackedChanges" w:enforcement="1" w:cryptProviderType="rsaAES" w:cryptAlgorithmClass="hash" w:cryptAlgorithmType="typeAny" w:cryptAlgorithmSid="14" w:cryptSpinCount="100000" w:hash="Tp9SfhK8d1GNjTKP5JrRQUTiPC5TCvF035365PmbI+aWCgBqyJFnyVAnZEVpc5j0m9N25bJgWhRdIEmbXZ6OBw==" w:salt="AvRkBYFwpz+TquhNDFNXtA=="/>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51"/>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7B2F"/>
    <w:rsid w:val="000003A2"/>
    <w:rsid w:val="00002A5E"/>
    <w:rsid w:val="00007D1A"/>
    <w:rsid w:val="00010066"/>
    <w:rsid w:val="000170D3"/>
    <w:rsid w:val="000215D0"/>
    <w:rsid w:val="00021A7D"/>
    <w:rsid w:val="0002343B"/>
    <w:rsid w:val="000240B5"/>
    <w:rsid w:val="00037CA9"/>
    <w:rsid w:val="00043935"/>
    <w:rsid w:val="00044F33"/>
    <w:rsid w:val="000518A5"/>
    <w:rsid w:val="00057221"/>
    <w:rsid w:val="000636B8"/>
    <w:rsid w:val="00075B8A"/>
    <w:rsid w:val="00091E69"/>
    <w:rsid w:val="00097C1B"/>
    <w:rsid w:val="000E27BA"/>
    <w:rsid w:val="000E75EC"/>
    <w:rsid w:val="000F4B46"/>
    <w:rsid w:val="00105348"/>
    <w:rsid w:val="00112DDA"/>
    <w:rsid w:val="001252C0"/>
    <w:rsid w:val="001377CE"/>
    <w:rsid w:val="00140978"/>
    <w:rsid w:val="001460AC"/>
    <w:rsid w:val="00147D0A"/>
    <w:rsid w:val="001510A6"/>
    <w:rsid w:val="001518E1"/>
    <w:rsid w:val="001706C0"/>
    <w:rsid w:val="001806B1"/>
    <w:rsid w:val="00183E0B"/>
    <w:rsid w:val="00184895"/>
    <w:rsid w:val="001919CD"/>
    <w:rsid w:val="00193B12"/>
    <w:rsid w:val="001B3F29"/>
    <w:rsid w:val="001B4445"/>
    <w:rsid w:val="001B60EF"/>
    <w:rsid w:val="001B7E8D"/>
    <w:rsid w:val="001D40A4"/>
    <w:rsid w:val="001D6CBF"/>
    <w:rsid w:val="001E0FEF"/>
    <w:rsid w:val="001F6631"/>
    <w:rsid w:val="00204DF9"/>
    <w:rsid w:val="002056C3"/>
    <w:rsid w:val="002121F2"/>
    <w:rsid w:val="002137F8"/>
    <w:rsid w:val="00221431"/>
    <w:rsid w:val="00221779"/>
    <w:rsid w:val="00234CC5"/>
    <w:rsid w:val="00235B32"/>
    <w:rsid w:val="00235C07"/>
    <w:rsid w:val="0023655E"/>
    <w:rsid w:val="00236A1A"/>
    <w:rsid w:val="002375A4"/>
    <w:rsid w:val="00242D77"/>
    <w:rsid w:val="00262C04"/>
    <w:rsid w:val="00271EB8"/>
    <w:rsid w:val="00272FAE"/>
    <w:rsid w:val="002824CA"/>
    <w:rsid w:val="00285C64"/>
    <w:rsid w:val="00290C04"/>
    <w:rsid w:val="002A2F04"/>
    <w:rsid w:val="002A4813"/>
    <w:rsid w:val="002A514B"/>
    <w:rsid w:val="002A5205"/>
    <w:rsid w:val="002A542E"/>
    <w:rsid w:val="002B5074"/>
    <w:rsid w:val="002B57AA"/>
    <w:rsid w:val="002E260C"/>
    <w:rsid w:val="002E2C46"/>
    <w:rsid w:val="002E441C"/>
    <w:rsid w:val="002E4FAF"/>
    <w:rsid w:val="002E72A1"/>
    <w:rsid w:val="002F05D2"/>
    <w:rsid w:val="002F4F74"/>
    <w:rsid w:val="002F74E4"/>
    <w:rsid w:val="00307FA1"/>
    <w:rsid w:val="003231C8"/>
    <w:rsid w:val="00341451"/>
    <w:rsid w:val="003456CB"/>
    <w:rsid w:val="003501F5"/>
    <w:rsid w:val="00352560"/>
    <w:rsid w:val="003705F4"/>
    <w:rsid w:val="003708C8"/>
    <w:rsid w:val="00372216"/>
    <w:rsid w:val="003727FF"/>
    <w:rsid w:val="00393D2F"/>
    <w:rsid w:val="003975B8"/>
    <w:rsid w:val="003A198D"/>
    <w:rsid w:val="003A4765"/>
    <w:rsid w:val="003B3803"/>
    <w:rsid w:val="003C1A25"/>
    <w:rsid w:val="003C28DA"/>
    <w:rsid w:val="003C4BF1"/>
    <w:rsid w:val="003C583C"/>
    <w:rsid w:val="003D062D"/>
    <w:rsid w:val="003F2927"/>
    <w:rsid w:val="004064BB"/>
    <w:rsid w:val="00407FBE"/>
    <w:rsid w:val="00411871"/>
    <w:rsid w:val="004144EF"/>
    <w:rsid w:val="004147C8"/>
    <w:rsid w:val="00417344"/>
    <w:rsid w:val="00421B31"/>
    <w:rsid w:val="00426302"/>
    <w:rsid w:val="00435792"/>
    <w:rsid w:val="00436CBF"/>
    <w:rsid w:val="00440A0F"/>
    <w:rsid w:val="00444467"/>
    <w:rsid w:val="00454D38"/>
    <w:rsid w:val="00466B16"/>
    <w:rsid w:val="004710BC"/>
    <w:rsid w:val="00473B68"/>
    <w:rsid w:val="00475E8E"/>
    <w:rsid w:val="0047691A"/>
    <w:rsid w:val="00482796"/>
    <w:rsid w:val="00483480"/>
    <w:rsid w:val="004A27DE"/>
    <w:rsid w:val="004A5288"/>
    <w:rsid w:val="004A5476"/>
    <w:rsid w:val="004A5E5A"/>
    <w:rsid w:val="004B2C9A"/>
    <w:rsid w:val="004B3318"/>
    <w:rsid w:val="004B57F8"/>
    <w:rsid w:val="004C166D"/>
    <w:rsid w:val="004C1875"/>
    <w:rsid w:val="004C42AA"/>
    <w:rsid w:val="004D30F8"/>
    <w:rsid w:val="004E434C"/>
    <w:rsid w:val="004E7580"/>
    <w:rsid w:val="004F3D4C"/>
    <w:rsid w:val="004F5B7F"/>
    <w:rsid w:val="005004E5"/>
    <w:rsid w:val="00501968"/>
    <w:rsid w:val="0050605C"/>
    <w:rsid w:val="00507B83"/>
    <w:rsid w:val="00510B70"/>
    <w:rsid w:val="00513460"/>
    <w:rsid w:val="0051471E"/>
    <w:rsid w:val="00537078"/>
    <w:rsid w:val="00554645"/>
    <w:rsid w:val="00556565"/>
    <w:rsid w:val="00565165"/>
    <w:rsid w:val="00577FA7"/>
    <w:rsid w:val="00591294"/>
    <w:rsid w:val="00596D7E"/>
    <w:rsid w:val="005A33E4"/>
    <w:rsid w:val="005A74D6"/>
    <w:rsid w:val="005B15E7"/>
    <w:rsid w:val="005B2375"/>
    <w:rsid w:val="005B320C"/>
    <w:rsid w:val="005B37D2"/>
    <w:rsid w:val="005B4BA0"/>
    <w:rsid w:val="005B50AC"/>
    <w:rsid w:val="005C1273"/>
    <w:rsid w:val="005C1562"/>
    <w:rsid w:val="005C1FC3"/>
    <w:rsid w:val="005C7D08"/>
    <w:rsid w:val="005D47C1"/>
    <w:rsid w:val="005E7AFE"/>
    <w:rsid w:val="005F4AE1"/>
    <w:rsid w:val="0060271A"/>
    <w:rsid w:val="00646833"/>
    <w:rsid w:val="00652984"/>
    <w:rsid w:val="00682C77"/>
    <w:rsid w:val="00685385"/>
    <w:rsid w:val="006858D2"/>
    <w:rsid w:val="006A7580"/>
    <w:rsid w:val="006B37BF"/>
    <w:rsid w:val="006C0ECB"/>
    <w:rsid w:val="006C13DC"/>
    <w:rsid w:val="006E1CC8"/>
    <w:rsid w:val="006F2FBB"/>
    <w:rsid w:val="00704AE4"/>
    <w:rsid w:val="0072091A"/>
    <w:rsid w:val="0072305B"/>
    <w:rsid w:val="007309DA"/>
    <w:rsid w:val="00730C1B"/>
    <w:rsid w:val="007377E9"/>
    <w:rsid w:val="00741115"/>
    <w:rsid w:val="007420AC"/>
    <w:rsid w:val="00745E2D"/>
    <w:rsid w:val="007503B7"/>
    <w:rsid w:val="007536A9"/>
    <w:rsid w:val="0075419B"/>
    <w:rsid w:val="00763849"/>
    <w:rsid w:val="00767689"/>
    <w:rsid w:val="00777469"/>
    <w:rsid w:val="00777B2F"/>
    <w:rsid w:val="00777FF0"/>
    <w:rsid w:val="00786D26"/>
    <w:rsid w:val="00790E4C"/>
    <w:rsid w:val="00793937"/>
    <w:rsid w:val="00795DAB"/>
    <w:rsid w:val="0079617D"/>
    <w:rsid w:val="007A1ACE"/>
    <w:rsid w:val="007B7288"/>
    <w:rsid w:val="007E687C"/>
    <w:rsid w:val="007F5E7D"/>
    <w:rsid w:val="00805125"/>
    <w:rsid w:val="00812E1B"/>
    <w:rsid w:val="00815131"/>
    <w:rsid w:val="00815F5F"/>
    <w:rsid w:val="0081741A"/>
    <w:rsid w:val="008228DD"/>
    <w:rsid w:val="00822BFA"/>
    <w:rsid w:val="0082587D"/>
    <w:rsid w:val="00837FDC"/>
    <w:rsid w:val="00846743"/>
    <w:rsid w:val="00861CA4"/>
    <w:rsid w:val="008638D5"/>
    <w:rsid w:val="00874B88"/>
    <w:rsid w:val="008778B5"/>
    <w:rsid w:val="008803E3"/>
    <w:rsid w:val="008A4806"/>
    <w:rsid w:val="008B0175"/>
    <w:rsid w:val="008B5F7E"/>
    <w:rsid w:val="008C2835"/>
    <w:rsid w:val="008C4797"/>
    <w:rsid w:val="008C669D"/>
    <w:rsid w:val="008D5A55"/>
    <w:rsid w:val="008E515C"/>
    <w:rsid w:val="008F089C"/>
    <w:rsid w:val="008F1377"/>
    <w:rsid w:val="008F3C96"/>
    <w:rsid w:val="008F5524"/>
    <w:rsid w:val="008F5892"/>
    <w:rsid w:val="00902FC7"/>
    <w:rsid w:val="00913E23"/>
    <w:rsid w:val="0093076C"/>
    <w:rsid w:val="009369AA"/>
    <w:rsid w:val="0094659A"/>
    <w:rsid w:val="00946EBB"/>
    <w:rsid w:val="009519BD"/>
    <w:rsid w:val="0095575F"/>
    <w:rsid w:val="00956D4E"/>
    <w:rsid w:val="00957B8E"/>
    <w:rsid w:val="00962907"/>
    <w:rsid w:val="009640E1"/>
    <w:rsid w:val="00966549"/>
    <w:rsid w:val="009736B5"/>
    <w:rsid w:val="00975991"/>
    <w:rsid w:val="009847DD"/>
    <w:rsid w:val="00995757"/>
    <w:rsid w:val="009A2D6B"/>
    <w:rsid w:val="009A3570"/>
    <w:rsid w:val="009B39AA"/>
    <w:rsid w:val="009B5929"/>
    <w:rsid w:val="009B7BC8"/>
    <w:rsid w:val="009C4630"/>
    <w:rsid w:val="009D1203"/>
    <w:rsid w:val="009D17DC"/>
    <w:rsid w:val="009D3DF5"/>
    <w:rsid w:val="009E7E67"/>
    <w:rsid w:val="009F44CD"/>
    <w:rsid w:val="00A01C12"/>
    <w:rsid w:val="00A0303F"/>
    <w:rsid w:val="00A045A0"/>
    <w:rsid w:val="00A1093E"/>
    <w:rsid w:val="00A157F9"/>
    <w:rsid w:val="00A160C2"/>
    <w:rsid w:val="00A16520"/>
    <w:rsid w:val="00A26CD5"/>
    <w:rsid w:val="00A3722C"/>
    <w:rsid w:val="00A404B1"/>
    <w:rsid w:val="00A405A2"/>
    <w:rsid w:val="00A43309"/>
    <w:rsid w:val="00A4434D"/>
    <w:rsid w:val="00A46086"/>
    <w:rsid w:val="00A50B94"/>
    <w:rsid w:val="00A53042"/>
    <w:rsid w:val="00A56DE9"/>
    <w:rsid w:val="00A728D9"/>
    <w:rsid w:val="00A82D38"/>
    <w:rsid w:val="00A841BB"/>
    <w:rsid w:val="00A95016"/>
    <w:rsid w:val="00AA0486"/>
    <w:rsid w:val="00AA1BB2"/>
    <w:rsid w:val="00AA57D0"/>
    <w:rsid w:val="00AB0E4A"/>
    <w:rsid w:val="00AB1A0D"/>
    <w:rsid w:val="00AC75AA"/>
    <w:rsid w:val="00AD6D16"/>
    <w:rsid w:val="00AF14B1"/>
    <w:rsid w:val="00B0609A"/>
    <w:rsid w:val="00B1130B"/>
    <w:rsid w:val="00B15504"/>
    <w:rsid w:val="00B15612"/>
    <w:rsid w:val="00B306F6"/>
    <w:rsid w:val="00B33389"/>
    <w:rsid w:val="00B344E2"/>
    <w:rsid w:val="00B43E25"/>
    <w:rsid w:val="00B47B80"/>
    <w:rsid w:val="00B7604B"/>
    <w:rsid w:val="00B818A5"/>
    <w:rsid w:val="00B827A3"/>
    <w:rsid w:val="00BA34B9"/>
    <w:rsid w:val="00BA631C"/>
    <w:rsid w:val="00BA7A5A"/>
    <w:rsid w:val="00BC72AF"/>
    <w:rsid w:val="00BC7AC0"/>
    <w:rsid w:val="00BE11B0"/>
    <w:rsid w:val="00BE13DA"/>
    <w:rsid w:val="00BE314F"/>
    <w:rsid w:val="00C000B7"/>
    <w:rsid w:val="00C019D0"/>
    <w:rsid w:val="00C1201D"/>
    <w:rsid w:val="00C13A22"/>
    <w:rsid w:val="00C22810"/>
    <w:rsid w:val="00C24001"/>
    <w:rsid w:val="00C3169C"/>
    <w:rsid w:val="00C427D9"/>
    <w:rsid w:val="00C446C3"/>
    <w:rsid w:val="00C44C9B"/>
    <w:rsid w:val="00C45324"/>
    <w:rsid w:val="00C621A0"/>
    <w:rsid w:val="00C65938"/>
    <w:rsid w:val="00C6596A"/>
    <w:rsid w:val="00C67E2B"/>
    <w:rsid w:val="00C71730"/>
    <w:rsid w:val="00C76C40"/>
    <w:rsid w:val="00C84871"/>
    <w:rsid w:val="00C85603"/>
    <w:rsid w:val="00C8731F"/>
    <w:rsid w:val="00C97559"/>
    <w:rsid w:val="00CA1423"/>
    <w:rsid w:val="00CA1A15"/>
    <w:rsid w:val="00CB70E4"/>
    <w:rsid w:val="00CB71B7"/>
    <w:rsid w:val="00CC1E11"/>
    <w:rsid w:val="00CC7090"/>
    <w:rsid w:val="00CD117C"/>
    <w:rsid w:val="00CD6746"/>
    <w:rsid w:val="00CD7168"/>
    <w:rsid w:val="00CD7989"/>
    <w:rsid w:val="00CE0378"/>
    <w:rsid w:val="00CE6883"/>
    <w:rsid w:val="00CE73AD"/>
    <w:rsid w:val="00CE7553"/>
    <w:rsid w:val="00CF3C01"/>
    <w:rsid w:val="00D00050"/>
    <w:rsid w:val="00D00D72"/>
    <w:rsid w:val="00D1674A"/>
    <w:rsid w:val="00D17100"/>
    <w:rsid w:val="00D209BF"/>
    <w:rsid w:val="00D2157D"/>
    <w:rsid w:val="00D223DA"/>
    <w:rsid w:val="00D26602"/>
    <w:rsid w:val="00D430BF"/>
    <w:rsid w:val="00D54215"/>
    <w:rsid w:val="00D61CD0"/>
    <w:rsid w:val="00D830CC"/>
    <w:rsid w:val="00D959AC"/>
    <w:rsid w:val="00DA084B"/>
    <w:rsid w:val="00DA2320"/>
    <w:rsid w:val="00DB20ED"/>
    <w:rsid w:val="00DB3D21"/>
    <w:rsid w:val="00DC0270"/>
    <w:rsid w:val="00DC11C0"/>
    <w:rsid w:val="00DC3BD6"/>
    <w:rsid w:val="00DC677B"/>
    <w:rsid w:val="00DD2E7C"/>
    <w:rsid w:val="00DE0C35"/>
    <w:rsid w:val="00DE2F84"/>
    <w:rsid w:val="00DE65F8"/>
    <w:rsid w:val="00DE7982"/>
    <w:rsid w:val="00DF0B3C"/>
    <w:rsid w:val="00DF3BA6"/>
    <w:rsid w:val="00E00874"/>
    <w:rsid w:val="00E02B30"/>
    <w:rsid w:val="00E05304"/>
    <w:rsid w:val="00E053F5"/>
    <w:rsid w:val="00E1559D"/>
    <w:rsid w:val="00E176D4"/>
    <w:rsid w:val="00E26B3A"/>
    <w:rsid w:val="00E72527"/>
    <w:rsid w:val="00E77944"/>
    <w:rsid w:val="00E80132"/>
    <w:rsid w:val="00E91EDC"/>
    <w:rsid w:val="00E948DB"/>
    <w:rsid w:val="00EA0D26"/>
    <w:rsid w:val="00EA2549"/>
    <w:rsid w:val="00EA698C"/>
    <w:rsid w:val="00EB6373"/>
    <w:rsid w:val="00EC155E"/>
    <w:rsid w:val="00ED33D0"/>
    <w:rsid w:val="00ED59AB"/>
    <w:rsid w:val="00ED5C66"/>
    <w:rsid w:val="00EE4F55"/>
    <w:rsid w:val="00EE79B8"/>
    <w:rsid w:val="00EF09D1"/>
    <w:rsid w:val="00EF6C66"/>
    <w:rsid w:val="00F10646"/>
    <w:rsid w:val="00F1064B"/>
    <w:rsid w:val="00F13C05"/>
    <w:rsid w:val="00F21A95"/>
    <w:rsid w:val="00F22DD7"/>
    <w:rsid w:val="00F3264F"/>
    <w:rsid w:val="00F33FA8"/>
    <w:rsid w:val="00F53366"/>
    <w:rsid w:val="00F54ACB"/>
    <w:rsid w:val="00F56566"/>
    <w:rsid w:val="00F63D78"/>
    <w:rsid w:val="00F662EE"/>
    <w:rsid w:val="00F76C26"/>
    <w:rsid w:val="00F77D48"/>
    <w:rsid w:val="00F85124"/>
    <w:rsid w:val="00F85C25"/>
    <w:rsid w:val="00F959D8"/>
    <w:rsid w:val="00FB2F89"/>
    <w:rsid w:val="00FB3143"/>
    <w:rsid w:val="00FC58B2"/>
    <w:rsid w:val="00FC64E2"/>
    <w:rsid w:val="00FD400B"/>
    <w:rsid w:val="00FD55FC"/>
    <w:rsid w:val="00FD7A8D"/>
    <w:rsid w:val="00FE222F"/>
    <w:rsid w:val="00FE3483"/>
    <w:rsid w:val="00FF0509"/>
    <w:rsid w:val="00FF7019"/>
    <w:rsid w:val="00FF78D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1"/>
    </o:shapelayout>
  </w:shapeDefaults>
  <w:decimalSymbol w:val="."/>
  <w:listSeparator w:val=","/>
  <w14:docId w14:val="014646F7"/>
  <w15:docId w15:val="{589022BF-6BE7-4A09-8AB0-B8FDF4AA17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locked="1"/>
    <w:lsdException w:name="header" w:semiHidden="1" w:unhideWhenUsed="1"/>
    <w:lsdException w:name="footer" w:lock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7B2F"/>
    <w:rPr>
      <w:sz w:val="20"/>
      <w:szCs w:val="20"/>
    </w:rPr>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94659A"/>
    <w:pPr>
      <w:keepNext/>
      <w:numPr>
        <w:ilvl w:val="1"/>
        <w:numId w:val="3"/>
      </w:numPr>
      <w:pBdr>
        <w:top w:val="single" w:sz="4" w:space="1" w:color="auto"/>
      </w:pBdr>
      <w:tabs>
        <w:tab w:val="clear" w:pos="1800"/>
        <w:tab w:val="num" w:pos="-2606"/>
        <w:tab w:val="num" w:pos="1080"/>
      </w:tabs>
      <w:spacing w:before="720"/>
      <w:ind w:left="-3326"/>
      <w:outlineLvl w:val="1"/>
    </w:pPr>
    <w:rPr>
      <w:rFonts w:ascii="Arial" w:hAnsi="Arial"/>
      <w:b/>
      <w:i/>
      <w:sz w:val="22"/>
    </w:rPr>
  </w:style>
  <w:style w:type="paragraph" w:styleId="Heading3">
    <w:name w:val="heading 3"/>
    <w:aliases w:val="h3,h31,h32"/>
    <w:basedOn w:val="Normal"/>
    <w:next w:val="Normal"/>
    <w:link w:val="Heading3Char"/>
    <w:uiPriority w:val="99"/>
    <w:qFormat/>
    <w:rsid w:val="0094659A"/>
    <w:pPr>
      <w:keepNext/>
      <w:numPr>
        <w:ilvl w:val="2"/>
        <w:numId w:val="4"/>
      </w:numPr>
      <w:tabs>
        <w:tab w:val="left" w:pos="-2600"/>
        <w:tab w:val="num" w:pos="1800"/>
      </w:tabs>
      <w:spacing w:before="480"/>
      <w:ind w:left="180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1"/>
    <w:uiPriority w:val="99"/>
    <w:semiHidden/>
    <w:rsid w:val="003705F4"/>
    <w:rPr>
      <w:rFonts w:ascii="Tahoma" w:hAnsi="Tahoma" w:cs="Tahoma"/>
      <w:sz w:val="16"/>
      <w:szCs w:val="16"/>
    </w:rPr>
  </w:style>
  <w:style w:type="character" w:customStyle="1" w:styleId="BalloonTextChar">
    <w:name w:val="Balloon Text Char"/>
    <w:basedOn w:val="DefaultParagraphFont"/>
    <w:uiPriority w:val="99"/>
    <w:semiHidden/>
    <w:rsid w:val="00F359C2"/>
    <w:rPr>
      <w:rFonts w:ascii="Lucida Grande" w:hAnsi="Lucida Grande"/>
      <w:sz w:val="18"/>
      <w:szCs w:val="18"/>
    </w:rPr>
  </w:style>
  <w:style w:type="character" w:customStyle="1" w:styleId="BalloonTextChar0">
    <w:name w:val="Balloon Text Char"/>
    <w:basedOn w:val="DefaultParagraphFont"/>
    <w:uiPriority w:val="99"/>
    <w:semiHidden/>
    <w:rsid w:val="003E52F8"/>
    <w:rPr>
      <w:rFonts w:ascii="Lucida Grande" w:hAnsi="Lucida Grande"/>
      <w:sz w:val="18"/>
      <w:szCs w:val="18"/>
    </w:rPr>
  </w:style>
  <w:style w:type="character" w:customStyle="1" w:styleId="Heading1Char">
    <w:name w:val="Heading 1 Char"/>
    <w:basedOn w:val="DefaultParagraphFont"/>
    <w:link w:val="Heading1"/>
    <w:uiPriority w:val="99"/>
    <w:locked/>
    <w:rsid w:val="003705F4"/>
    <w:rPr>
      <w:rFonts w:cs="Times New Roman"/>
      <w:b/>
      <w:sz w:val="30"/>
    </w:rPr>
  </w:style>
  <w:style w:type="character" w:customStyle="1" w:styleId="Heading2Char">
    <w:name w:val="Heading 2 Char"/>
    <w:aliases w:val="h2 Char,h21 Char,h22 Char"/>
    <w:basedOn w:val="DefaultParagraphFont"/>
    <w:link w:val="Heading2"/>
    <w:uiPriority w:val="99"/>
    <w:locked/>
    <w:rsid w:val="00D830CC"/>
    <w:rPr>
      <w:rFonts w:ascii="Arial" w:hAnsi="Arial" w:cs="Times New Roman"/>
      <w:b/>
      <w:i/>
      <w:sz w:val="22"/>
      <w:lang w:val="en-US" w:eastAsia="en-US" w:bidi="ar-SA"/>
    </w:rPr>
  </w:style>
  <w:style w:type="character" w:customStyle="1" w:styleId="Heading3Char">
    <w:name w:val="Heading 3 Char"/>
    <w:aliases w:val="h3 Char,h31 Char,h32 Char"/>
    <w:basedOn w:val="DefaultParagraphFont"/>
    <w:link w:val="Heading3"/>
    <w:uiPriority w:val="99"/>
    <w:locked/>
    <w:rsid w:val="003705F4"/>
    <w:rPr>
      <w:rFonts w:ascii="Arial Black" w:hAnsi="Arial Black" w:cs="Times New Roman"/>
      <w:sz w:val="22"/>
      <w:lang w:val="en-US" w:eastAsia="en-US" w:bidi="ar-SA"/>
    </w:rPr>
  </w:style>
  <w:style w:type="paragraph" w:customStyle="1" w:styleId="Style2">
    <w:name w:val="Style2"/>
    <w:basedOn w:val="Normal"/>
    <w:uiPriority w:val="99"/>
    <w:rsid w:val="003705F4"/>
    <w:pPr>
      <w:spacing w:before="120"/>
    </w:pPr>
  </w:style>
  <w:style w:type="paragraph" w:customStyle="1" w:styleId="Style3">
    <w:name w:val="Style3"/>
    <w:basedOn w:val="Normal"/>
    <w:autoRedefine/>
    <w:uiPriority w:val="99"/>
    <w:rsid w:val="003705F4"/>
    <w:pPr>
      <w:spacing w:before="120"/>
    </w:pPr>
  </w:style>
  <w:style w:type="paragraph" w:customStyle="1" w:styleId="Style4">
    <w:name w:val="Style4"/>
    <w:basedOn w:val="Normal"/>
    <w:uiPriority w:val="99"/>
    <w:rsid w:val="003705F4"/>
    <w:pPr>
      <w:tabs>
        <w:tab w:val="num" w:pos="720"/>
      </w:tabs>
      <w:spacing w:before="120"/>
      <w:ind w:left="720" w:hanging="360"/>
    </w:pPr>
    <w:rPr>
      <w:sz w:val="22"/>
    </w:rPr>
  </w:style>
  <w:style w:type="paragraph" w:customStyle="1" w:styleId="Style5">
    <w:name w:val="Style5"/>
    <w:basedOn w:val="Normal"/>
    <w:autoRedefine/>
    <w:uiPriority w:val="99"/>
    <w:rsid w:val="003705F4"/>
    <w:pPr>
      <w:spacing w:before="120"/>
    </w:pPr>
    <w:rPr>
      <w:sz w:val="22"/>
    </w:rPr>
  </w:style>
  <w:style w:type="paragraph" w:customStyle="1" w:styleId="Style6">
    <w:name w:val="Style6"/>
    <w:basedOn w:val="Normal"/>
    <w:uiPriority w:val="99"/>
    <w:rsid w:val="003705F4"/>
    <w:pPr>
      <w:spacing w:before="120"/>
    </w:pPr>
    <w:rPr>
      <w:sz w:val="22"/>
      <w:szCs w:val="22"/>
    </w:rPr>
  </w:style>
  <w:style w:type="paragraph" w:customStyle="1" w:styleId="Style8">
    <w:name w:val="Style8"/>
    <w:basedOn w:val="Heading2"/>
    <w:uiPriority w:val="99"/>
    <w:rsid w:val="003705F4"/>
    <w:pPr>
      <w:numPr>
        <w:ilvl w:val="0"/>
        <w:numId w:val="0"/>
      </w:numPr>
      <w:pBdr>
        <w:top w:val="none" w:sz="0" w:space="0" w:color="auto"/>
      </w:pBdr>
      <w:tabs>
        <w:tab w:val="clear" w:pos="1800"/>
      </w:tabs>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7E687C"/>
    <w:pPr>
      <w:pBdr>
        <w:top w:val="single" w:sz="4" w:space="1" w:color="auto"/>
      </w:pBdr>
      <w:tabs>
        <w:tab w:val="center" w:pos="4320"/>
        <w:tab w:val="right" w:pos="10800"/>
      </w:tabs>
    </w:pPr>
    <w:rPr>
      <w:rFonts w:ascii="Calibri" w:hAnsi="Calibri"/>
    </w:rPr>
  </w:style>
  <w:style w:type="character" w:customStyle="1" w:styleId="FooterChar">
    <w:name w:val="Footer Char"/>
    <w:basedOn w:val="DefaultParagraphFont"/>
    <w:link w:val="Footer"/>
    <w:uiPriority w:val="99"/>
    <w:locked/>
    <w:rsid w:val="007E687C"/>
    <w:rPr>
      <w:rFonts w:ascii="Calibri" w:hAnsi="Calibri"/>
      <w:sz w:val="20"/>
      <w:szCs w:val="20"/>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tabs>
        <w:tab w:val="num" w:pos="1800"/>
      </w:tabs>
      <w:ind w:left="1800" w:hanging="36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3705F4"/>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DefaultParagraphFont"/>
    <w:link w:val="CommentSubject"/>
    <w:uiPriority w:val="99"/>
    <w:semiHidden/>
    <w:locked/>
    <w:rsid w:val="003705F4"/>
    <w:rPr>
      <w:rFonts w:cs="Times New Roman"/>
      <w:b/>
      <w:bCs/>
    </w:rPr>
  </w:style>
  <w:style w:type="paragraph" w:styleId="Header">
    <w:name w:val="header"/>
    <w:basedOn w:val="Normal"/>
    <w:link w:val="HeaderChar"/>
    <w:uiPriority w:val="99"/>
    <w:rsid w:val="003705F4"/>
    <w:pPr>
      <w:tabs>
        <w:tab w:val="center" w:pos="4320"/>
        <w:tab w:val="right" w:pos="8640"/>
      </w:tabs>
    </w:pPr>
  </w:style>
  <w:style w:type="character" w:customStyle="1" w:styleId="HeaderChar">
    <w:name w:val="Header Char"/>
    <w:basedOn w:val="DefaultParagraphFont"/>
    <w:link w:val="Header"/>
    <w:uiPriority w:val="99"/>
    <w:locked/>
    <w:rsid w:val="003705F4"/>
    <w:rPr>
      <w:rFonts w:cs="Times New Roman"/>
    </w:rPr>
  </w:style>
  <w:style w:type="paragraph" w:styleId="FootnoteText">
    <w:name w:val="footnote text"/>
    <w:basedOn w:val="Normal"/>
    <w:link w:val="FootnoteTextChar"/>
    <w:uiPriority w:val="99"/>
    <w:semiHidden/>
    <w:rsid w:val="003705F4"/>
  </w:style>
  <w:style w:type="character" w:customStyle="1" w:styleId="FootnoteTextChar">
    <w:name w:val="Footnote Text Char"/>
    <w:basedOn w:val="DefaultParagraphFont"/>
    <w:link w:val="FootnoteText"/>
    <w:uiPriority w:val="99"/>
    <w:semiHidden/>
    <w:locked/>
    <w:rsid w:val="00D830CC"/>
    <w:rPr>
      <w:rFonts w:cs="Times New Roman"/>
      <w:sz w:val="20"/>
      <w:szCs w:val="20"/>
    </w:rPr>
  </w:style>
  <w:style w:type="paragraph" w:styleId="ListNumber3">
    <w:name w:val="List Number 3"/>
    <w:basedOn w:val="Normal"/>
    <w:uiPriority w:val="99"/>
    <w:rsid w:val="003705F4"/>
    <w:pPr>
      <w:numPr>
        <w:numId w:val="11"/>
      </w:numPr>
      <w:tabs>
        <w:tab w:val="clear" w:pos="720"/>
        <w:tab w:val="num" w:pos="1080"/>
      </w:tabs>
      <w:ind w:left="1080"/>
    </w:pPr>
  </w:style>
  <w:style w:type="paragraph" w:customStyle="1" w:styleId="doublelineabove">
    <w:name w:val="double line above"/>
    <w:basedOn w:val="Normal"/>
    <w:uiPriority w:val="99"/>
    <w:rsid w:val="003705F4"/>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rsid w:val="003705F4"/>
    <w:pPr>
      <w:widowControl w:val="0"/>
      <w:tabs>
        <w:tab w:val="left" w:pos="357"/>
      </w:tabs>
      <w:spacing w:line="255" w:lineRule="atLeast"/>
      <w:ind w:left="1083" w:hanging="357"/>
    </w:pPr>
    <w:rPr>
      <w:sz w:val="24"/>
    </w:rPr>
  </w:style>
  <w:style w:type="paragraph" w:styleId="BlockText">
    <w:name w:val="Block Text"/>
    <w:basedOn w:val="Normal"/>
    <w:uiPriority w:val="99"/>
    <w:rsid w:val="003705F4"/>
    <w:pPr>
      <w:spacing w:after="120"/>
      <w:ind w:left="1440" w:right="1440"/>
    </w:pPr>
  </w:style>
  <w:style w:type="character" w:customStyle="1" w:styleId="BalloonTextChar1">
    <w:name w:val="Balloon Text Char1"/>
    <w:basedOn w:val="DefaultParagraphFont"/>
    <w:link w:val="BalloonText"/>
    <w:uiPriority w:val="99"/>
    <w:semiHidden/>
    <w:locked/>
    <w:rsid w:val="00D830CC"/>
    <w:rPr>
      <w:rFonts w:cs="Times New Roman"/>
      <w:sz w:val="2"/>
    </w:rPr>
  </w:style>
  <w:style w:type="character" w:styleId="CommentReference">
    <w:name w:val="annotation reference"/>
    <w:basedOn w:val="DefaultParagraphFont"/>
    <w:uiPriority w:val="99"/>
    <w:semiHidden/>
    <w:rsid w:val="003705F4"/>
    <w:rPr>
      <w:rFonts w:cs="Times New Roman"/>
      <w:sz w:val="16"/>
      <w:szCs w:val="16"/>
    </w:rPr>
  </w:style>
  <w:style w:type="paragraph" w:styleId="Revision">
    <w:name w:val="Revision"/>
    <w:hidden/>
    <w:uiPriority w:val="99"/>
    <w:semiHidden/>
    <w:rsid w:val="003705F4"/>
    <w:rPr>
      <w:sz w:val="20"/>
      <w:szCs w:val="20"/>
    </w:rPr>
  </w:style>
  <w:style w:type="table" w:styleId="TableGrid">
    <w:name w:val="Table Grid"/>
    <w:basedOn w:val="TableNormal"/>
    <w:uiPriority w:val="99"/>
    <w:rsid w:val="003705F4"/>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3705F4"/>
    <w:rPr>
      <w:rFonts w:cs="Times New Roman"/>
      <w:i/>
      <w:iCs/>
    </w:rPr>
  </w:style>
  <w:style w:type="paragraph" w:customStyle="1" w:styleId="Style1">
    <w:name w:val="Style1"/>
    <w:link w:val="Style1Char"/>
    <w:uiPriority w:val="99"/>
    <w:rsid w:val="003705F4"/>
    <w:rPr>
      <w:b/>
      <w:sz w:val="20"/>
      <w:szCs w:val="24"/>
    </w:rPr>
  </w:style>
  <w:style w:type="character" w:customStyle="1" w:styleId="Style1Char">
    <w:name w:val="Style1 Char"/>
    <w:basedOn w:val="DefaultParagraphFont"/>
    <w:link w:val="Style1"/>
    <w:uiPriority w:val="99"/>
    <w:locked/>
    <w:rsid w:val="003705F4"/>
    <w:rPr>
      <w:rFonts w:cs="Times New Roman"/>
      <w:b/>
      <w:sz w:val="24"/>
      <w:szCs w:val="24"/>
      <w:lang w:val="en-US" w:eastAsia="en-US" w:bidi="ar-SA"/>
    </w:rPr>
  </w:style>
  <w:style w:type="paragraph" w:styleId="ListParagraph">
    <w:name w:val="List Paragraph"/>
    <w:basedOn w:val="Normal"/>
    <w:uiPriority w:val="99"/>
    <w:qFormat/>
    <w:rsid w:val="003705F4"/>
    <w:pPr>
      <w:ind w:left="720"/>
      <w:contextualSpacing/>
    </w:pPr>
  </w:style>
  <w:style w:type="paragraph" w:customStyle="1" w:styleId="cf6rfooter20081113">
    <w:name w:val="cf6rfooter20081113"/>
    <w:basedOn w:val="Footer"/>
    <w:link w:val="cf6rfooter20081113Char"/>
    <w:uiPriority w:val="99"/>
    <w:rsid w:val="003705F4"/>
    <w:pPr>
      <w:tabs>
        <w:tab w:val="right" w:pos="9900"/>
      </w:tabs>
    </w:pPr>
  </w:style>
  <w:style w:type="character" w:customStyle="1" w:styleId="cf6rfooter20081113Char">
    <w:name w:val="cf6rfooter20081113 Char"/>
    <w:basedOn w:val="FooterChar"/>
    <w:link w:val="cf6rfooter20081113"/>
    <w:uiPriority w:val="99"/>
    <w:locked/>
    <w:rsid w:val="003705F4"/>
    <w:rPr>
      <w:rFonts w:ascii="Calibri" w:hAnsi="Calibri" w:cs="Times New Roman"/>
      <w:sz w:val="20"/>
      <w:szCs w:val="20"/>
    </w:rPr>
  </w:style>
  <w:style w:type="paragraph" w:customStyle="1" w:styleId="Style17">
    <w:name w:val="Style17"/>
    <w:basedOn w:val="Heading1"/>
    <w:link w:val="Style17Char"/>
    <w:uiPriority w:val="99"/>
    <w:rsid w:val="0051471E"/>
    <w:rPr>
      <w:rFonts w:ascii="Cambria" w:hAnsi="Cambria"/>
      <w:b w:val="0"/>
      <w:bCs/>
    </w:rPr>
  </w:style>
  <w:style w:type="paragraph" w:customStyle="1" w:styleId="Style18">
    <w:name w:val="Style18"/>
    <w:basedOn w:val="Heading1"/>
    <w:link w:val="Style18Char"/>
    <w:uiPriority w:val="99"/>
    <w:rsid w:val="0051471E"/>
    <w:pPr>
      <w:jc w:val="right"/>
    </w:pPr>
    <w:rPr>
      <w:rFonts w:ascii="Cambria" w:hAnsi="Cambria"/>
      <w:b w:val="0"/>
      <w:bCs/>
    </w:rPr>
  </w:style>
  <w:style w:type="character" w:customStyle="1" w:styleId="Style17Char">
    <w:name w:val="Style17 Char"/>
    <w:basedOn w:val="Heading1Char"/>
    <w:link w:val="Style17"/>
    <w:uiPriority w:val="99"/>
    <w:locked/>
    <w:rsid w:val="0051471E"/>
    <w:rPr>
      <w:rFonts w:ascii="Cambria" w:hAnsi="Cambria" w:cs="Times New Roman"/>
      <w:b/>
      <w:bCs/>
      <w:sz w:val="30"/>
    </w:rPr>
  </w:style>
  <w:style w:type="paragraph" w:customStyle="1" w:styleId="Style19">
    <w:name w:val="Style19"/>
    <w:basedOn w:val="Normal"/>
    <w:link w:val="Style19Char"/>
    <w:uiPriority w:val="99"/>
    <w:rsid w:val="0051471E"/>
    <w:pPr>
      <w:tabs>
        <w:tab w:val="right" w:pos="10543"/>
      </w:tabs>
    </w:pPr>
    <w:rPr>
      <w:rFonts w:ascii="Cambria" w:hAnsi="Cambria"/>
      <w:bCs/>
    </w:rPr>
  </w:style>
  <w:style w:type="character" w:customStyle="1" w:styleId="Style18Char">
    <w:name w:val="Style18 Char"/>
    <w:basedOn w:val="Heading1Char"/>
    <w:link w:val="Style18"/>
    <w:uiPriority w:val="99"/>
    <w:locked/>
    <w:rsid w:val="0051471E"/>
    <w:rPr>
      <w:rFonts w:ascii="Cambria" w:hAnsi="Cambria" w:cs="Times New Roman"/>
      <w:b/>
      <w:bCs/>
      <w:sz w:val="30"/>
    </w:rPr>
  </w:style>
  <w:style w:type="paragraph" w:customStyle="1" w:styleId="Style20">
    <w:name w:val="Style20"/>
    <w:basedOn w:val="Normal"/>
    <w:link w:val="Style20Char"/>
    <w:uiPriority w:val="99"/>
    <w:rsid w:val="0051471E"/>
    <w:rPr>
      <w:rFonts w:ascii="Cambria" w:hAnsi="Cambria"/>
      <w:sz w:val="12"/>
      <w:szCs w:val="12"/>
    </w:rPr>
  </w:style>
  <w:style w:type="character" w:customStyle="1" w:styleId="Style19Char">
    <w:name w:val="Style19 Char"/>
    <w:basedOn w:val="DefaultParagraphFont"/>
    <w:link w:val="Style19"/>
    <w:uiPriority w:val="99"/>
    <w:locked/>
    <w:rsid w:val="0051471E"/>
    <w:rPr>
      <w:rFonts w:ascii="Cambria" w:hAnsi="Cambria" w:cs="Times New Roman"/>
      <w:bCs/>
    </w:rPr>
  </w:style>
  <w:style w:type="character" w:customStyle="1" w:styleId="Style20Char">
    <w:name w:val="Style20 Char"/>
    <w:basedOn w:val="DefaultParagraphFont"/>
    <w:link w:val="Style20"/>
    <w:uiPriority w:val="99"/>
    <w:locked/>
    <w:rsid w:val="0051471E"/>
    <w:rPr>
      <w:rFonts w:ascii="Cambria" w:hAnsi="Cambria" w:cs="Times New Roman"/>
      <w:sz w:val="12"/>
      <w:szCs w:val="12"/>
    </w:rPr>
  </w:style>
  <w:style w:type="character" w:styleId="Hyperlink">
    <w:name w:val="Hyperlink"/>
    <w:basedOn w:val="DefaultParagraphFont"/>
    <w:uiPriority w:val="99"/>
    <w:rsid w:val="00440A0F"/>
    <w:rPr>
      <w:rFonts w:cs="Times New Roman"/>
      <w:color w:val="0000FF"/>
      <w:u w:val="single"/>
    </w:rPr>
  </w:style>
  <w:style w:type="character" w:styleId="FollowedHyperlink">
    <w:name w:val="FollowedHyperlink"/>
    <w:basedOn w:val="DefaultParagraphFont"/>
    <w:uiPriority w:val="99"/>
    <w:semiHidden/>
    <w:unhideWhenUsed/>
    <w:rsid w:val="008D5A55"/>
    <w:rPr>
      <w:color w:val="800080" w:themeColor="followedHyperlink"/>
      <w:u w:val="single"/>
    </w:rPr>
  </w:style>
  <w:style w:type="character" w:styleId="UnresolvedMention">
    <w:name w:val="Unresolved Mention"/>
    <w:basedOn w:val="DefaultParagraphFont"/>
    <w:uiPriority w:val="99"/>
    <w:unhideWhenUsed/>
    <w:rsid w:val="00F33FA8"/>
    <w:rPr>
      <w:color w:val="605E5C"/>
      <w:shd w:val="clear" w:color="auto" w:fill="E1DFDD"/>
    </w:rPr>
  </w:style>
  <w:style w:type="character" w:styleId="Mention">
    <w:name w:val="Mention"/>
    <w:basedOn w:val="DefaultParagraphFont"/>
    <w:uiPriority w:val="99"/>
    <w:unhideWhenUsed/>
    <w:rsid w:val="00F33FA8"/>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oter" Target="footer4.xml"/><Relationship Id="rId3" Type="http://schemas.openxmlformats.org/officeDocument/2006/relationships/customXml" Target="../customXml/item3.xml"/><Relationship Id="rId21" Type="http://schemas.microsoft.com/office/2011/relationships/people" Target="people.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header" Target="header5.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7" ma:contentTypeDescription="Create a new document." ma:contentTypeScope="" ma:versionID="fc2579ad1970445b0ba1f5954956792b">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864106e033a537969187528b3c0914e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18DD472-1D63-4D28-A715-82149C9DFD1A}">
  <ds:schemaRefs>
    <ds:schemaRef ds:uri="http://schemas.microsoft.com/sharepoint/v3/contenttype/forms"/>
  </ds:schemaRefs>
</ds:datastoreItem>
</file>

<file path=customXml/itemProps2.xml><?xml version="1.0" encoding="utf-8"?>
<ds:datastoreItem xmlns:ds="http://schemas.openxmlformats.org/officeDocument/2006/customXml" ds:itemID="{02B3A497-74B9-4F16-AD91-297088778CAF}">
  <ds:schemaRefs>
    <ds:schemaRef ds:uri="http://schemas.microsoft.com/office/2006/metadata/properties"/>
    <ds:schemaRef ds:uri="http://www.w3.org/XML/1998/namespace"/>
    <ds:schemaRef ds:uri="http://purl.org/dc/terms/"/>
    <ds:schemaRef ds:uri="http://schemas.microsoft.com/office/2006/documentManagement/types"/>
    <ds:schemaRef ds:uri="http://purl.org/dc/dcmitype/"/>
    <ds:schemaRef ds:uri="http://schemas.openxmlformats.org/package/2006/metadata/core-properties"/>
    <ds:schemaRef ds:uri="http://schemas.microsoft.com/office/infopath/2007/PartnerControls"/>
    <ds:schemaRef ds:uri="5067c814-4b34-462c-a21d-c185ff6548d2"/>
    <ds:schemaRef ds:uri="785685f2-c2e1-4352-89aa-3faca8eaba52"/>
    <ds:schemaRef ds:uri="http://purl.org/dc/elements/1.1/"/>
  </ds:schemaRefs>
</ds:datastoreItem>
</file>

<file path=customXml/itemProps3.xml><?xml version="1.0" encoding="utf-8"?>
<ds:datastoreItem xmlns:ds="http://schemas.openxmlformats.org/officeDocument/2006/customXml" ds:itemID="{7CF59BB0-8551-43B1-B2FA-285F6C2A97B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FE8CE71-B361-42C8-AE62-A4CA3E166B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TotalTime>
  <Pages>13</Pages>
  <Words>6415</Words>
  <Characters>36571</Characters>
  <Application>Microsoft Office Word</Application>
  <DocSecurity>0</DocSecurity>
  <Lines>304</Lines>
  <Paragraphs>85</Paragraphs>
  <ScaleCrop>false</ScaleCrop>
  <HeadingPairs>
    <vt:vector size="2" baseType="variant">
      <vt:variant>
        <vt:lpstr>Title</vt:lpstr>
      </vt:variant>
      <vt:variant>
        <vt:i4>1</vt:i4>
      </vt:variant>
    </vt:vector>
  </HeadingPairs>
  <TitlesOfParts>
    <vt:vector size="1" baseType="lpstr">
      <vt:lpstr>A</vt:lpstr>
    </vt:vector>
  </TitlesOfParts>
  <Company>California Energy Commission</Company>
  <LinksUpToDate>false</LinksUpToDate>
  <CharactersWithSpaces>42901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c:title>
  <dc:subject/>
  <dc:creator>dtam</dc:creator>
  <cp:keywords/>
  <cp:lastModifiedBy>Geiser, Che@Energy</cp:lastModifiedBy>
  <cp:revision>28</cp:revision>
  <cp:lastPrinted>2013-01-15T05:01:00Z</cp:lastPrinted>
  <dcterms:created xsi:type="dcterms:W3CDTF">2020-03-06T16:48:00Z</dcterms:created>
  <dcterms:modified xsi:type="dcterms:W3CDTF">2022-04-11T20:56:00Z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