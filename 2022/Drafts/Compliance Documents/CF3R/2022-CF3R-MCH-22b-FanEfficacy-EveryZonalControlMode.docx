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77777777"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516658" w:rsidRPr="00D83E48" w14:paraId="52C04E0B" w14:textId="77777777" w:rsidTr="00516658">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72AD143F" w14:textId="748DBEDF" w:rsidR="00516658" w:rsidRPr="005B03AD" w:rsidRDefault="00516658" w:rsidP="00516658">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4EEAEB8" w14:textId="4FED5E20" w:rsidR="00516658" w:rsidRPr="005B03AD" w:rsidRDefault="00516658" w:rsidP="00516658">
            <w:pPr>
              <w:rPr>
                <w:rFonts w:asciiTheme="minorHAnsi" w:hAnsiTheme="minorHAnsi"/>
                <w:sz w:val="18"/>
                <w:szCs w:val="18"/>
              </w:rPr>
            </w:pPr>
            <w:r w:rsidRPr="007A6D82">
              <w:rPr>
                <w:rFonts w:asciiTheme="minorHAnsi" w:hAnsiTheme="minorHAnsi"/>
                <w:sz w:val="18"/>
              </w:rPr>
              <w:t>Indoor Unit Name</w:t>
            </w:r>
            <w:r w:rsidR="00E6518A">
              <w:rPr>
                <w:rFonts w:asciiTheme="minorHAnsi" w:hAnsiTheme="minorHAnsi"/>
                <w:sz w:val="18"/>
              </w:rPr>
              <w:t xml:space="preserve"> </w:t>
            </w:r>
            <w:r w:rsidR="00E6518A" w:rsidRPr="00AA1C65">
              <w:rPr>
                <w:rFonts w:asciiTheme="minorHAnsi" w:hAnsiTheme="minorHAnsi"/>
                <w:sz w:val="18"/>
                <w:szCs w:val="18"/>
              </w:rPr>
              <w:t>or Description of Area Served</w:t>
            </w:r>
          </w:p>
        </w:tc>
        <w:tc>
          <w:tcPr>
            <w:tcW w:w="5605" w:type="dxa"/>
            <w:vAlign w:val="center"/>
          </w:tcPr>
          <w:p w14:paraId="03B1B02D" w14:textId="77777777" w:rsidR="00516658" w:rsidRPr="005B03AD" w:rsidRDefault="00516658" w:rsidP="00516658">
            <w:pPr>
              <w:rPr>
                <w:rFonts w:asciiTheme="minorHAnsi" w:hAnsiTheme="minorHAnsi"/>
                <w:sz w:val="18"/>
                <w:szCs w:val="18"/>
              </w:rPr>
            </w:pPr>
          </w:p>
        </w:tc>
      </w:tr>
      <w:tr w:rsidR="00516658" w:rsidRPr="00D83E48" w14:paraId="65CE9BE4" w14:textId="77777777" w:rsidTr="00E3551F">
        <w:trPr>
          <w:cantSplit/>
          <w:trHeight w:val="144"/>
        </w:trPr>
        <w:tc>
          <w:tcPr>
            <w:tcW w:w="475" w:type="dxa"/>
            <w:vAlign w:val="center"/>
          </w:tcPr>
          <w:p w14:paraId="65CE9BE1" w14:textId="7CC76B28" w:rsidR="00516658" w:rsidRPr="005B03AD" w:rsidRDefault="00516658" w:rsidP="00516658">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516658" w:rsidRPr="005B03AD" w:rsidRDefault="00516658" w:rsidP="00516658">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516658" w:rsidRPr="005B03AD" w:rsidRDefault="00516658" w:rsidP="00516658">
            <w:pPr>
              <w:pStyle w:val="ListParagraph"/>
              <w:ind w:left="0"/>
              <w:rPr>
                <w:rFonts w:asciiTheme="minorHAnsi" w:hAnsiTheme="minorHAnsi"/>
                <w:sz w:val="18"/>
                <w:szCs w:val="18"/>
              </w:rPr>
            </w:pPr>
          </w:p>
        </w:tc>
      </w:tr>
      <w:tr w:rsidR="00516658" w:rsidRPr="00D83E48" w14:paraId="65CE9BE8" w14:textId="77777777" w:rsidTr="00E3551F">
        <w:trPr>
          <w:cantSplit/>
          <w:trHeight w:val="144"/>
        </w:trPr>
        <w:tc>
          <w:tcPr>
            <w:tcW w:w="475" w:type="dxa"/>
            <w:vAlign w:val="center"/>
          </w:tcPr>
          <w:p w14:paraId="65CE9BE5" w14:textId="0966CC6E" w:rsidR="00516658" w:rsidRPr="005B03AD" w:rsidRDefault="00516658" w:rsidP="00516658">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516658" w:rsidRPr="005B03AD" w:rsidRDefault="00516658" w:rsidP="00516658">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516658" w:rsidRPr="005B03AD" w:rsidRDefault="00516658" w:rsidP="00516658">
            <w:pPr>
              <w:rPr>
                <w:rFonts w:asciiTheme="minorHAnsi" w:hAnsiTheme="minorHAnsi"/>
                <w:sz w:val="18"/>
                <w:szCs w:val="18"/>
              </w:rPr>
            </w:pPr>
          </w:p>
        </w:tc>
      </w:tr>
      <w:tr w:rsidR="00516658" w:rsidRPr="00D83E48" w14:paraId="65CE9BEC" w14:textId="77777777" w:rsidTr="00E3551F">
        <w:trPr>
          <w:cantSplit/>
          <w:trHeight w:val="144"/>
        </w:trPr>
        <w:tc>
          <w:tcPr>
            <w:tcW w:w="475" w:type="dxa"/>
            <w:vAlign w:val="center"/>
          </w:tcPr>
          <w:p w14:paraId="65CE9BE9" w14:textId="47BD44D8" w:rsidR="00516658" w:rsidRPr="005B03AD" w:rsidRDefault="00516658" w:rsidP="00516658">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516658" w:rsidRPr="005B03AD" w:rsidRDefault="00516658" w:rsidP="00516658">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516658" w:rsidRPr="005B03AD" w:rsidRDefault="00516658" w:rsidP="00516658">
            <w:pPr>
              <w:rPr>
                <w:rFonts w:asciiTheme="minorHAnsi" w:hAnsiTheme="minorHAnsi"/>
                <w:sz w:val="18"/>
                <w:szCs w:val="18"/>
              </w:rPr>
            </w:pPr>
          </w:p>
        </w:tc>
      </w:tr>
      <w:tr w:rsidR="00516658" w:rsidRPr="00D83E48" w14:paraId="65CE9BF0" w14:textId="77777777" w:rsidTr="00E3551F">
        <w:trPr>
          <w:cantSplit/>
          <w:trHeight w:val="144"/>
        </w:trPr>
        <w:tc>
          <w:tcPr>
            <w:tcW w:w="475" w:type="dxa"/>
            <w:vAlign w:val="center"/>
          </w:tcPr>
          <w:p w14:paraId="65CE9BED" w14:textId="4306E4BD" w:rsidR="00516658" w:rsidRPr="005B03AD" w:rsidRDefault="00516658" w:rsidP="00516658">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516658" w:rsidRPr="005B03AD" w:rsidRDefault="00516658" w:rsidP="00516658">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516658" w:rsidRPr="005B03AD" w:rsidRDefault="00516658" w:rsidP="00516658">
            <w:pPr>
              <w:rPr>
                <w:rFonts w:asciiTheme="minorHAnsi" w:hAnsiTheme="minorHAnsi"/>
                <w:sz w:val="18"/>
                <w:szCs w:val="18"/>
              </w:rPr>
            </w:pPr>
          </w:p>
        </w:tc>
      </w:tr>
      <w:tr w:rsidR="00516658" w:rsidRPr="00D83E48" w14:paraId="65CE9BF4" w14:textId="77777777" w:rsidTr="00E3551F">
        <w:trPr>
          <w:cantSplit/>
          <w:trHeight w:val="144"/>
        </w:trPr>
        <w:tc>
          <w:tcPr>
            <w:tcW w:w="475" w:type="dxa"/>
            <w:vAlign w:val="center"/>
          </w:tcPr>
          <w:p w14:paraId="65CE9BF1" w14:textId="7A82116E" w:rsidR="00516658" w:rsidRPr="005B03AD" w:rsidRDefault="00516658" w:rsidP="00516658">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516658" w:rsidRPr="005B03AD" w:rsidRDefault="00516658" w:rsidP="00516658">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516658" w:rsidRPr="005B03AD" w:rsidRDefault="00516658" w:rsidP="00516658">
            <w:pPr>
              <w:rPr>
                <w:rFonts w:asciiTheme="minorHAnsi" w:hAnsiTheme="minorHAnsi"/>
                <w:sz w:val="18"/>
                <w:szCs w:val="18"/>
              </w:rPr>
            </w:pPr>
          </w:p>
        </w:tc>
      </w:tr>
      <w:tr w:rsidR="00516658" w:rsidRPr="00D83E48" w14:paraId="65CE9BF8" w14:textId="77777777" w:rsidTr="00E3551F">
        <w:trPr>
          <w:cantSplit/>
          <w:trHeight w:val="144"/>
        </w:trPr>
        <w:tc>
          <w:tcPr>
            <w:tcW w:w="475" w:type="dxa"/>
            <w:vAlign w:val="center"/>
          </w:tcPr>
          <w:p w14:paraId="65CE9BF5" w14:textId="6AE3A2F1" w:rsidR="00516658" w:rsidRPr="005B03AD" w:rsidRDefault="00516658" w:rsidP="00516658">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516658" w:rsidRPr="005B03AD" w:rsidRDefault="00516658" w:rsidP="00516658">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516658" w:rsidRPr="005B03AD" w:rsidRDefault="00516658" w:rsidP="00516658">
            <w:pPr>
              <w:pStyle w:val="ListParagraph"/>
              <w:keepNext/>
              <w:ind w:left="0"/>
              <w:rPr>
                <w:rFonts w:asciiTheme="minorHAnsi" w:hAnsiTheme="minorHAnsi"/>
                <w:sz w:val="18"/>
                <w:szCs w:val="18"/>
              </w:rPr>
            </w:pPr>
          </w:p>
        </w:tc>
      </w:tr>
      <w:tr w:rsidR="00516658" w:rsidRPr="00D83E48" w14:paraId="65CE9BFC" w14:textId="77777777" w:rsidTr="00E3551F">
        <w:trPr>
          <w:cantSplit/>
          <w:trHeight w:val="144"/>
        </w:trPr>
        <w:tc>
          <w:tcPr>
            <w:tcW w:w="475" w:type="dxa"/>
            <w:vAlign w:val="center"/>
          </w:tcPr>
          <w:p w14:paraId="65CE9BF9" w14:textId="39EEECAA" w:rsidR="00516658" w:rsidRPr="005B03AD" w:rsidRDefault="00516658" w:rsidP="00516658">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516658" w:rsidRPr="005B03AD" w:rsidRDefault="00516658" w:rsidP="00516658">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516658" w:rsidRPr="005B03AD" w:rsidRDefault="00516658" w:rsidP="00516658">
            <w:pPr>
              <w:keepNext/>
              <w:rPr>
                <w:rFonts w:asciiTheme="minorHAnsi" w:hAnsiTheme="minorHAnsi"/>
                <w:sz w:val="18"/>
                <w:szCs w:val="18"/>
              </w:rPr>
            </w:pPr>
          </w:p>
        </w:tc>
      </w:tr>
      <w:tr w:rsidR="00516658" w:rsidRPr="00D83E48" w14:paraId="65CE9C00" w14:textId="77777777" w:rsidTr="00E3551F">
        <w:trPr>
          <w:cantSplit/>
          <w:trHeight w:val="144"/>
        </w:trPr>
        <w:tc>
          <w:tcPr>
            <w:tcW w:w="475" w:type="dxa"/>
            <w:vAlign w:val="center"/>
          </w:tcPr>
          <w:p w14:paraId="65CE9BFD" w14:textId="1DFA0C01" w:rsidR="00516658" w:rsidRPr="005B03AD" w:rsidDel="006E5AE2" w:rsidRDefault="00516658" w:rsidP="00516658">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516658" w:rsidRPr="005B03AD" w:rsidRDefault="00516658" w:rsidP="00516658">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516658" w:rsidRPr="005B03AD" w:rsidRDefault="00516658" w:rsidP="00516658">
            <w:pPr>
              <w:keepNext/>
              <w:rPr>
                <w:rFonts w:asciiTheme="minorHAnsi" w:hAnsiTheme="minorHAnsi"/>
                <w:sz w:val="18"/>
                <w:szCs w:val="18"/>
              </w:rPr>
            </w:pPr>
          </w:p>
        </w:tc>
      </w:tr>
      <w:tr w:rsidR="00516658" w:rsidRPr="00D83E48" w14:paraId="07E7E800" w14:textId="77777777" w:rsidTr="00E3551F">
        <w:trPr>
          <w:cantSplit/>
          <w:trHeight w:val="144"/>
        </w:trPr>
        <w:tc>
          <w:tcPr>
            <w:tcW w:w="475" w:type="dxa"/>
            <w:vAlign w:val="center"/>
          </w:tcPr>
          <w:p w14:paraId="3FC7EED0" w14:textId="1CAB3877" w:rsidR="00516658" w:rsidRDefault="00516658" w:rsidP="00516658">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421879D" w14:textId="21909DE8" w:rsidR="00516658" w:rsidRPr="005B03AD" w:rsidRDefault="00516658" w:rsidP="0051665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516658" w:rsidRPr="005B03AD" w:rsidRDefault="00516658" w:rsidP="00516658">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06617648" w:rsidR="004F6841" w:rsidRPr="00E3551F" w:rsidRDefault="00036F28" w:rsidP="00E3551F">
            <w:pPr>
              <w:rPr>
                <w:rFonts w:asciiTheme="minorHAnsi" w:hAnsiTheme="minorHAnsi"/>
                <w:b/>
                <w:sz w:val="18"/>
                <w:szCs w:val="18"/>
              </w:rPr>
            </w:pPr>
            <w:r w:rsidRPr="005B03AD">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5C609738"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Required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00963775"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Actual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w:t>
            </w:r>
            <w:proofErr w:type="gramStart"/>
            <w:r w:rsidRPr="00AF2430">
              <w:rPr>
                <w:rFonts w:asciiTheme="minorHAnsi" w:hAnsiTheme="minorHAnsi"/>
                <w:sz w:val="18"/>
                <w:szCs w:val="18"/>
              </w:rPr>
              <w:t>3.Note</w:t>
            </w:r>
            <w:proofErr w:type="gramEnd"/>
            <w:r w:rsidRPr="00AF2430">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 xml:space="preserve">ll Zonal Control </w:t>
            </w:r>
            <w:proofErr w:type="gramStart"/>
            <w:r w:rsidRPr="00AF2430">
              <w:rPr>
                <w:rFonts w:asciiTheme="minorHAnsi" w:hAnsiTheme="minorHAnsi"/>
                <w:sz w:val="18"/>
                <w:szCs w:val="18"/>
              </w:rPr>
              <w:t>Modes(</w:t>
            </w:r>
            <w:proofErr w:type="gramEnd"/>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77777777" w:rsidR="00E3551F"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036F28" w:rsidRPr="00D83E48" w14:paraId="65CE9C59" w14:textId="77777777" w:rsidTr="0005113D">
        <w:trPr>
          <w:trHeight w:val="144"/>
        </w:trPr>
        <w:tc>
          <w:tcPr>
            <w:tcW w:w="10998" w:type="dxa"/>
            <w:gridSpan w:val="3"/>
          </w:tcPr>
          <w:p w14:paraId="65CE9C58" w14:textId="77777777" w:rsidR="00036F28" w:rsidRPr="00207D4B" w:rsidRDefault="00036F28" w:rsidP="00036F28">
            <w:pPr>
              <w:keepNext/>
              <w:rPr>
                <w:rFonts w:asciiTheme="minorHAnsi" w:hAnsiTheme="minorHAnsi"/>
                <w:sz w:val="18"/>
                <w:szCs w:val="18"/>
              </w:rPr>
            </w:pPr>
            <w:r w:rsidRPr="0036342F">
              <w:rPr>
                <w:rFonts w:asciiTheme="minorHAnsi" w:hAnsiTheme="minorHAnsi"/>
                <w:b/>
                <w:szCs w:val="18"/>
              </w:rPr>
              <w:lastRenderedPageBreak/>
              <w:t>E.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gridSpan w:val="2"/>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gridSpan w:val="2"/>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gridSpan w:val="2"/>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 xml:space="preserve">If fresh air duct is part of the HVAC </w:t>
            </w:r>
            <w:proofErr w:type="gramStart"/>
            <w:r w:rsidRPr="00207D4B">
              <w:rPr>
                <w:rFonts w:asciiTheme="minorHAnsi" w:hAnsiTheme="minorHAnsi"/>
                <w:sz w:val="18"/>
                <w:szCs w:val="18"/>
              </w:rPr>
              <w:t>system</w:t>
            </w:r>
            <w:proofErr w:type="gramEnd"/>
            <w:r w:rsidRPr="00207D4B">
              <w:rPr>
                <w:rFonts w:asciiTheme="minorHAnsi" w:hAnsiTheme="minorHAnsi"/>
                <w:sz w:val="18"/>
                <w:szCs w:val="18"/>
              </w:rPr>
              <w:t xml:space="preserve">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gridSpan w:val="2"/>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gridSpan w:val="2"/>
          </w:tcPr>
          <w:p w14:paraId="65CE9C67" w14:textId="1DDA3D80" w:rsidR="00036F28" w:rsidRPr="00207D4B" w:rsidRDefault="00036F28" w:rsidP="002E53A2">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2E53A2">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gridSpan w:val="2"/>
          </w:tcPr>
          <w:p w14:paraId="65CE9C6A" w14:textId="5876219B"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2E53A2">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tcPr>
          <w:p w14:paraId="65CE9C6D" w14:textId="46F40EF0"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Portable Watt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2E53A2">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2D241C" w:rsidRPr="00D83E48" w14:paraId="71B059B7" w14:textId="77777777" w:rsidTr="004F1966">
        <w:trPr>
          <w:trHeight w:val="144"/>
        </w:trPr>
        <w:tc>
          <w:tcPr>
            <w:tcW w:w="468" w:type="dxa"/>
            <w:vAlign w:val="center"/>
          </w:tcPr>
          <w:p w14:paraId="30275DEE" w14:textId="77777777" w:rsidR="002D241C" w:rsidRDefault="002D241C" w:rsidP="002D241C">
            <w:pPr>
              <w:pStyle w:val="FootnoteText"/>
              <w:keepNext/>
              <w:jc w:val="center"/>
              <w:rPr>
                <w:rFonts w:asciiTheme="minorHAnsi" w:hAnsiTheme="minorHAnsi"/>
                <w:sz w:val="18"/>
                <w:szCs w:val="18"/>
              </w:rPr>
            </w:pPr>
          </w:p>
        </w:tc>
        <w:tc>
          <w:tcPr>
            <w:tcW w:w="2430" w:type="dxa"/>
            <w:vAlign w:val="center"/>
          </w:tcPr>
          <w:p w14:paraId="3D015113" w14:textId="71CC420E" w:rsidR="002D241C" w:rsidRPr="00207D4B" w:rsidRDefault="002D241C" w:rsidP="002D241C">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100" w:type="dxa"/>
            <w:vAlign w:val="center"/>
          </w:tcPr>
          <w:p w14:paraId="440EF564" w14:textId="77777777" w:rsidR="002D241C" w:rsidRDefault="002D241C" w:rsidP="002D241C">
            <w:pPr>
              <w:pStyle w:val="ListParagraph"/>
              <w:keepNext/>
              <w:numPr>
                <w:ilvl w:val="0"/>
                <w:numId w:val="4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CE8E329" w14:textId="4BCC6226" w:rsidR="002D241C" w:rsidRDefault="002D241C" w:rsidP="002D241C">
            <w:pPr>
              <w:pStyle w:val="ListParagraph"/>
              <w:keepNext/>
              <w:numPr>
                <w:ilvl w:val="0"/>
                <w:numId w:val="4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714B52B2" w14:textId="010299FA" w:rsidR="002D241C" w:rsidRPr="00207D4B" w:rsidRDefault="002D241C" w:rsidP="00610257">
            <w:pPr>
              <w:pStyle w:val="ListParagraph"/>
              <w:keepNext/>
              <w:numPr>
                <w:ilvl w:val="0"/>
                <w:numId w:val="41"/>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2D241C" w:rsidRPr="00D83E48" w14:paraId="6E5CBAC1" w14:textId="77777777" w:rsidTr="004F1966">
        <w:trPr>
          <w:trHeight w:val="144"/>
        </w:trPr>
        <w:tc>
          <w:tcPr>
            <w:tcW w:w="468" w:type="dxa"/>
            <w:vAlign w:val="center"/>
          </w:tcPr>
          <w:p w14:paraId="10ACBFB1" w14:textId="77777777" w:rsidR="002D241C" w:rsidRDefault="002D241C" w:rsidP="002D241C">
            <w:pPr>
              <w:pStyle w:val="FootnoteText"/>
              <w:keepNext/>
              <w:jc w:val="center"/>
              <w:rPr>
                <w:rFonts w:asciiTheme="minorHAnsi" w:hAnsiTheme="minorHAnsi"/>
                <w:sz w:val="18"/>
                <w:szCs w:val="18"/>
              </w:rPr>
            </w:pPr>
          </w:p>
        </w:tc>
        <w:tc>
          <w:tcPr>
            <w:tcW w:w="10530" w:type="dxa"/>
            <w:gridSpan w:val="2"/>
            <w:vAlign w:val="center"/>
          </w:tcPr>
          <w:p w14:paraId="4E42A910" w14:textId="2B976B25" w:rsidR="002D241C" w:rsidRPr="00207D4B" w:rsidRDefault="002D241C" w:rsidP="002D241C">
            <w:pPr>
              <w:keepNext/>
              <w:rPr>
                <w:rFonts w:asciiTheme="minorHAnsi" w:hAnsiTheme="minorHAnsi"/>
                <w:sz w:val="18"/>
                <w:szCs w:val="18"/>
              </w:rPr>
            </w:pPr>
            <w:r>
              <w:rPr>
                <w:rFonts w:ascii="Calibri" w:hAnsi="Calibri"/>
                <w:sz w:val="18"/>
              </w:rPr>
              <w:t>Correction Notes:</w:t>
            </w:r>
          </w:p>
        </w:tc>
      </w:tr>
      <w:tr w:rsidR="002D241C" w:rsidRPr="00D83E48" w14:paraId="65CE9C70" w14:textId="77777777" w:rsidTr="0005113D">
        <w:trPr>
          <w:trHeight w:val="144"/>
        </w:trPr>
        <w:tc>
          <w:tcPr>
            <w:tcW w:w="10998" w:type="dxa"/>
            <w:gridSpan w:val="3"/>
          </w:tcPr>
          <w:p w14:paraId="65CE9C6F" w14:textId="105A6E01" w:rsidR="002D241C" w:rsidRPr="00207D4B" w:rsidRDefault="002D241C" w:rsidP="002D241C">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65CE9C71" w14:textId="77777777" w:rsidR="00863755" w:rsidRDefault="00863755"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41C" w:rsidRPr="0084687D" w14:paraId="5D9478B5" w14:textId="77777777" w:rsidTr="00C4739A">
        <w:trPr>
          <w:cantSplit/>
          <w:trHeight w:val="432"/>
        </w:trPr>
        <w:tc>
          <w:tcPr>
            <w:tcW w:w="5000" w:type="pct"/>
            <w:gridSpan w:val="2"/>
            <w:vAlign w:val="center"/>
          </w:tcPr>
          <w:p w14:paraId="1E95D92C" w14:textId="25447EC7" w:rsidR="002D241C" w:rsidRPr="002E5E6E" w:rsidRDefault="002D241C" w:rsidP="00C4739A">
            <w:pPr>
              <w:keepNext/>
              <w:rPr>
                <w:rFonts w:ascii="Calibri" w:hAnsi="Calibri"/>
                <w:b/>
                <w:szCs w:val="18"/>
              </w:rPr>
            </w:pPr>
            <w:r>
              <w:rPr>
                <w:rFonts w:ascii="Calibri" w:hAnsi="Calibri"/>
                <w:b/>
                <w:szCs w:val="18"/>
              </w:rPr>
              <w:t>F</w:t>
            </w:r>
            <w:r w:rsidRPr="002E5E6E">
              <w:rPr>
                <w:rFonts w:ascii="Calibri" w:hAnsi="Calibri"/>
                <w:b/>
                <w:szCs w:val="18"/>
              </w:rPr>
              <w:t>. Determination of HERS Verification Compliance</w:t>
            </w:r>
          </w:p>
          <w:p w14:paraId="75B93789" w14:textId="77777777" w:rsidR="002D241C" w:rsidRPr="0084687D" w:rsidRDefault="002D241C" w:rsidP="00C4739A">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2D241C" w:rsidRPr="0084687D" w14:paraId="68573A77" w14:textId="77777777" w:rsidTr="00C4739A">
        <w:trPr>
          <w:cantSplit/>
          <w:trHeight w:val="144"/>
        </w:trPr>
        <w:tc>
          <w:tcPr>
            <w:tcW w:w="253" w:type="pct"/>
            <w:vAlign w:val="center"/>
          </w:tcPr>
          <w:p w14:paraId="23E78E00" w14:textId="77777777" w:rsidR="002D241C" w:rsidRPr="0084687D" w:rsidDel="00C76C40" w:rsidRDefault="002D241C" w:rsidP="00C4739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053F4C1A" w14:textId="77777777" w:rsidR="002D241C" w:rsidRPr="0084687D" w:rsidRDefault="002D241C" w:rsidP="00C4739A">
            <w:pPr>
              <w:keepNext/>
              <w:spacing w:after="60"/>
              <w:rPr>
                <w:rFonts w:ascii="Calibri" w:hAnsi="Calibri"/>
                <w:sz w:val="18"/>
                <w:szCs w:val="18"/>
              </w:rPr>
            </w:pPr>
          </w:p>
        </w:tc>
      </w:tr>
    </w:tbl>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2D241C" w:rsidRPr="005A1599" w14:paraId="23184A64" w14:textId="77777777" w:rsidTr="00C4739A">
        <w:trPr>
          <w:trHeight w:val="288"/>
        </w:trPr>
        <w:tc>
          <w:tcPr>
            <w:tcW w:w="10950" w:type="dxa"/>
            <w:gridSpan w:val="4"/>
            <w:vAlign w:val="center"/>
          </w:tcPr>
          <w:p w14:paraId="26DA6318" w14:textId="77777777" w:rsidR="002D241C" w:rsidRPr="005A1599" w:rsidRDefault="002D241C" w:rsidP="00C473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A1599">
              <w:rPr>
                <w:rFonts w:asciiTheme="minorHAnsi" w:hAnsiTheme="minorHAnsi" w:cs="Arial"/>
                <w:b/>
                <w:caps/>
                <w:sz w:val="18"/>
                <w:szCs w:val="18"/>
              </w:rPr>
              <w:lastRenderedPageBreak/>
              <w:t>Documentation Author's Declaration Statement</w:t>
            </w:r>
          </w:p>
        </w:tc>
      </w:tr>
      <w:tr w:rsidR="002D241C" w:rsidRPr="005A1599" w14:paraId="4432EEA3" w14:textId="77777777" w:rsidTr="00C4739A">
        <w:trPr>
          <w:trHeight w:val="278"/>
        </w:trPr>
        <w:tc>
          <w:tcPr>
            <w:tcW w:w="10950" w:type="dxa"/>
            <w:gridSpan w:val="4"/>
            <w:vAlign w:val="center"/>
          </w:tcPr>
          <w:p w14:paraId="75EA9A6B" w14:textId="77777777" w:rsidR="002D241C" w:rsidRPr="005A1599" w:rsidRDefault="002D241C" w:rsidP="002D241C">
            <w:pPr>
              <w:keepNext/>
              <w:numPr>
                <w:ilvl w:val="0"/>
                <w:numId w:val="33"/>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2D241C" w:rsidRPr="005A1599" w14:paraId="1EC66334" w14:textId="77777777" w:rsidTr="00C4739A">
        <w:trPr>
          <w:trHeight w:val="360"/>
        </w:trPr>
        <w:tc>
          <w:tcPr>
            <w:tcW w:w="5434" w:type="dxa"/>
          </w:tcPr>
          <w:p w14:paraId="70F9AF1D" w14:textId="77777777" w:rsidR="002D241C" w:rsidRPr="005A1599" w:rsidRDefault="002D241C" w:rsidP="00C4739A">
            <w:pPr>
              <w:keepNext/>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35BFEBD0" w14:textId="77777777" w:rsidR="002D241C" w:rsidRPr="005A1599" w:rsidRDefault="002D241C" w:rsidP="00C4739A">
            <w:pPr>
              <w:keepNext/>
              <w:rPr>
                <w:rFonts w:asciiTheme="minorHAnsi" w:hAnsiTheme="minorHAnsi"/>
                <w:sz w:val="14"/>
                <w:szCs w:val="14"/>
              </w:rPr>
            </w:pPr>
            <w:r w:rsidRPr="005A1599">
              <w:rPr>
                <w:rFonts w:asciiTheme="minorHAnsi" w:hAnsiTheme="minorHAnsi"/>
                <w:sz w:val="14"/>
                <w:szCs w:val="14"/>
              </w:rPr>
              <w:t>Documentation Author Signature:</w:t>
            </w:r>
          </w:p>
        </w:tc>
      </w:tr>
      <w:tr w:rsidR="002D241C" w:rsidRPr="005A1599" w14:paraId="4E9DA65E" w14:textId="77777777" w:rsidTr="00C4739A">
        <w:trPr>
          <w:trHeight w:val="360"/>
        </w:trPr>
        <w:tc>
          <w:tcPr>
            <w:tcW w:w="5434" w:type="dxa"/>
          </w:tcPr>
          <w:p w14:paraId="3BD89729" w14:textId="77777777" w:rsidR="002D241C" w:rsidRPr="005A1599" w:rsidRDefault="002D241C" w:rsidP="00C4739A">
            <w:pPr>
              <w:keepNext/>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7F2BCE7E" w14:textId="77777777" w:rsidR="002D241C" w:rsidRPr="005A1599" w:rsidRDefault="002D241C" w:rsidP="00C4739A">
            <w:pPr>
              <w:keepNext/>
              <w:rPr>
                <w:rFonts w:asciiTheme="minorHAnsi" w:hAnsiTheme="minorHAnsi"/>
                <w:sz w:val="14"/>
                <w:szCs w:val="14"/>
              </w:rPr>
            </w:pPr>
            <w:r w:rsidRPr="005A1599">
              <w:rPr>
                <w:rFonts w:asciiTheme="minorHAnsi" w:hAnsiTheme="minorHAnsi"/>
                <w:sz w:val="14"/>
                <w:szCs w:val="14"/>
              </w:rPr>
              <w:t>Date Signed:</w:t>
            </w:r>
          </w:p>
        </w:tc>
      </w:tr>
      <w:tr w:rsidR="002D241C" w:rsidRPr="005A1599" w14:paraId="6AFD83D5" w14:textId="77777777" w:rsidTr="00C4739A">
        <w:trPr>
          <w:trHeight w:val="360"/>
        </w:trPr>
        <w:tc>
          <w:tcPr>
            <w:tcW w:w="5434" w:type="dxa"/>
          </w:tcPr>
          <w:p w14:paraId="110441E3" w14:textId="77777777" w:rsidR="002D241C" w:rsidRPr="005A1599" w:rsidRDefault="002D241C" w:rsidP="00C4739A">
            <w:pPr>
              <w:keepNext/>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6B605DDB" w14:textId="77777777" w:rsidR="002D241C" w:rsidRPr="005A1599" w:rsidRDefault="002D241C" w:rsidP="00C4739A">
            <w:pPr>
              <w:keepNext/>
              <w:rPr>
                <w:rFonts w:asciiTheme="minorHAnsi" w:hAnsiTheme="minorHAnsi"/>
                <w:sz w:val="14"/>
                <w:szCs w:val="14"/>
              </w:rPr>
            </w:pPr>
            <w:r w:rsidRPr="005A1599">
              <w:rPr>
                <w:rFonts w:asciiTheme="minorHAnsi" w:hAnsiTheme="minorHAnsi"/>
                <w:sz w:val="14"/>
                <w:szCs w:val="14"/>
              </w:rPr>
              <w:t>CEA/HERS Certification Information (if applicable):</w:t>
            </w:r>
          </w:p>
        </w:tc>
      </w:tr>
      <w:tr w:rsidR="002D241C" w:rsidRPr="005A1599" w14:paraId="3DD40520" w14:textId="77777777" w:rsidTr="00C4739A">
        <w:trPr>
          <w:trHeight w:val="360"/>
        </w:trPr>
        <w:tc>
          <w:tcPr>
            <w:tcW w:w="5434" w:type="dxa"/>
          </w:tcPr>
          <w:p w14:paraId="1AB7642A" w14:textId="77777777" w:rsidR="002D241C" w:rsidRPr="005A1599" w:rsidRDefault="002D241C" w:rsidP="00C4739A">
            <w:pPr>
              <w:keepNext/>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088A5463" w14:textId="77777777" w:rsidR="002D241C" w:rsidRPr="005A1599" w:rsidRDefault="002D241C" w:rsidP="00C4739A">
            <w:pPr>
              <w:keepNext/>
              <w:rPr>
                <w:rFonts w:asciiTheme="minorHAnsi" w:hAnsiTheme="minorHAnsi"/>
                <w:sz w:val="14"/>
                <w:szCs w:val="14"/>
              </w:rPr>
            </w:pPr>
            <w:r w:rsidRPr="005A1599">
              <w:rPr>
                <w:rFonts w:asciiTheme="minorHAnsi" w:hAnsiTheme="minorHAnsi"/>
                <w:sz w:val="14"/>
                <w:szCs w:val="14"/>
              </w:rPr>
              <w:t>Phone:</w:t>
            </w:r>
          </w:p>
        </w:tc>
      </w:tr>
      <w:tr w:rsidR="002D241C" w:rsidRPr="005A1599" w14:paraId="5B069DBB" w14:textId="77777777" w:rsidTr="00C4739A">
        <w:tblPrEx>
          <w:tblCellMar>
            <w:left w:w="115" w:type="dxa"/>
            <w:right w:w="115" w:type="dxa"/>
          </w:tblCellMar>
        </w:tblPrEx>
        <w:trPr>
          <w:trHeight w:val="296"/>
        </w:trPr>
        <w:tc>
          <w:tcPr>
            <w:tcW w:w="10950" w:type="dxa"/>
            <w:gridSpan w:val="4"/>
            <w:vAlign w:val="center"/>
          </w:tcPr>
          <w:p w14:paraId="09D56815" w14:textId="77777777" w:rsidR="002D241C" w:rsidRPr="005A1599" w:rsidRDefault="002D241C" w:rsidP="00C473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2D241C" w:rsidRPr="005A1599" w14:paraId="0BF15416" w14:textId="77777777" w:rsidTr="00C4739A">
        <w:tblPrEx>
          <w:tblCellMar>
            <w:left w:w="115" w:type="dxa"/>
            <w:right w:w="115" w:type="dxa"/>
          </w:tblCellMar>
        </w:tblPrEx>
        <w:trPr>
          <w:trHeight w:val="504"/>
        </w:trPr>
        <w:tc>
          <w:tcPr>
            <w:tcW w:w="10950" w:type="dxa"/>
            <w:gridSpan w:val="4"/>
            <w:shd w:val="clear" w:color="auto" w:fill="auto"/>
          </w:tcPr>
          <w:p w14:paraId="27DE004D" w14:textId="77777777" w:rsidR="002D241C" w:rsidRPr="005A1599" w:rsidRDefault="002D241C" w:rsidP="00C4739A">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0ABE5CFF" w14:textId="77777777" w:rsidR="002D241C" w:rsidRPr="005A1599" w:rsidRDefault="002D241C" w:rsidP="002D241C">
            <w:pPr>
              <w:keepNext/>
              <w:widowControl w:val="0"/>
              <w:numPr>
                <w:ilvl w:val="0"/>
                <w:numId w:val="42"/>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44026001" w14:textId="77777777" w:rsidR="002D241C" w:rsidRPr="005A1599" w:rsidRDefault="002D241C" w:rsidP="002D241C">
            <w:pPr>
              <w:keepNext/>
              <w:widowControl w:val="0"/>
              <w:numPr>
                <w:ilvl w:val="0"/>
                <w:numId w:val="42"/>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2A29D723" w14:textId="77777777" w:rsidR="002D241C" w:rsidRPr="005A1599" w:rsidRDefault="002D241C" w:rsidP="002D241C">
            <w:pPr>
              <w:keepNext/>
              <w:widowControl w:val="0"/>
              <w:numPr>
                <w:ilvl w:val="0"/>
                <w:numId w:val="42"/>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22F2C37" w14:textId="77777777" w:rsidR="002D241C" w:rsidRPr="005A1599" w:rsidRDefault="002D241C" w:rsidP="002D241C">
            <w:pPr>
              <w:keepNext/>
              <w:widowControl w:val="0"/>
              <w:numPr>
                <w:ilvl w:val="0"/>
                <w:numId w:val="42"/>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6BFECEF" w14:textId="77777777" w:rsidR="002D241C" w:rsidRPr="005A1599" w:rsidRDefault="002D241C" w:rsidP="002D241C">
            <w:pPr>
              <w:keepNext/>
              <w:widowControl w:val="0"/>
              <w:numPr>
                <w:ilvl w:val="0"/>
                <w:numId w:val="42"/>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w:t>
            </w:r>
            <w:proofErr w:type="gramStart"/>
            <w:r w:rsidRPr="005A1599">
              <w:rPr>
                <w:rFonts w:asciiTheme="minorHAnsi" w:hAnsiTheme="minorHAnsi"/>
                <w:snapToGrid w:val="0"/>
                <w:sz w:val="18"/>
                <w:szCs w:val="18"/>
              </w:rPr>
              <w:t>posted, or</w:t>
            </w:r>
            <w:proofErr w:type="gramEnd"/>
            <w:r w:rsidRPr="005A1599">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D241C" w:rsidRPr="005A1599" w14:paraId="05C91578" w14:textId="77777777" w:rsidTr="00C4739A">
        <w:tblPrEx>
          <w:tblCellMar>
            <w:left w:w="115" w:type="dxa"/>
            <w:right w:w="115" w:type="dxa"/>
          </w:tblCellMar>
        </w:tblPrEx>
        <w:trPr>
          <w:trHeight w:val="278"/>
        </w:trPr>
        <w:tc>
          <w:tcPr>
            <w:tcW w:w="10950" w:type="dxa"/>
            <w:gridSpan w:val="4"/>
            <w:vAlign w:val="center"/>
          </w:tcPr>
          <w:p w14:paraId="44337981" w14:textId="77777777" w:rsidR="002D241C" w:rsidRPr="005A1599" w:rsidRDefault="002D241C" w:rsidP="00C473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2D241C" w:rsidRPr="005A1599" w14:paraId="2F26E1FA" w14:textId="77777777" w:rsidTr="00C4739A">
        <w:tblPrEx>
          <w:tblCellMar>
            <w:left w:w="115" w:type="dxa"/>
            <w:right w:w="115" w:type="dxa"/>
          </w:tblCellMar>
        </w:tblPrEx>
        <w:trPr>
          <w:trHeight w:hRule="exact" w:val="360"/>
        </w:trPr>
        <w:tc>
          <w:tcPr>
            <w:tcW w:w="10950" w:type="dxa"/>
            <w:gridSpan w:val="4"/>
            <w:vAlign w:val="center"/>
          </w:tcPr>
          <w:p w14:paraId="0E495AA3" w14:textId="77777777" w:rsidR="002D241C" w:rsidRPr="005A1599" w:rsidRDefault="002D241C" w:rsidP="00C473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2D241C" w:rsidRPr="005A1599" w14:paraId="2B3C8A6D" w14:textId="77777777" w:rsidTr="00C4739A">
        <w:tblPrEx>
          <w:tblCellMar>
            <w:left w:w="115" w:type="dxa"/>
            <w:right w:w="115" w:type="dxa"/>
          </w:tblCellMar>
        </w:tblPrEx>
        <w:trPr>
          <w:trHeight w:hRule="exact" w:val="360"/>
        </w:trPr>
        <w:tc>
          <w:tcPr>
            <w:tcW w:w="5475" w:type="dxa"/>
            <w:gridSpan w:val="2"/>
          </w:tcPr>
          <w:p w14:paraId="01B80798" w14:textId="77777777" w:rsidR="002D241C" w:rsidRPr="005A1599" w:rsidRDefault="002D241C" w:rsidP="00C4739A">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0C08088C" w14:textId="77777777" w:rsidR="002D241C" w:rsidRPr="005A1599" w:rsidRDefault="002D241C" w:rsidP="00C4739A">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2D241C" w:rsidRPr="005A1599" w14:paraId="61446C1A" w14:textId="77777777" w:rsidTr="00C4739A">
        <w:tblPrEx>
          <w:tblCellMar>
            <w:left w:w="108" w:type="dxa"/>
            <w:right w:w="108" w:type="dxa"/>
          </w:tblCellMar>
        </w:tblPrEx>
        <w:trPr>
          <w:trHeight w:hRule="exact" w:val="288"/>
        </w:trPr>
        <w:tc>
          <w:tcPr>
            <w:tcW w:w="10950" w:type="dxa"/>
            <w:gridSpan w:val="4"/>
            <w:vAlign w:val="center"/>
          </w:tcPr>
          <w:p w14:paraId="4C973E78" w14:textId="77777777" w:rsidR="002D241C" w:rsidRPr="005A1599" w:rsidRDefault="002D241C" w:rsidP="00C473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PROVIDER DATA REGISTRY INFORMATION</w:t>
            </w:r>
          </w:p>
        </w:tc>
      </w:tr>
      <w:tr w:rsidR="002D241C" w:rsidRPr="005A1599" w14:paraId="1B1F3CF1" w14:textId="77777777" w:rsidTr="00C4739A">
        <w:tblPrEx>
          <w:tblCellMar>
            <w:left w:w="108" w:type="dxa"/>
            <w:right w:w="108" w:type="dxa"/>
          </w:tblCellMar>
        </w:tblPrEx>
        <w:trPr>
          <w:trHeight w:hRule="exact" w:val="360"/>
        </w:trPr>
        <w:tc>
          <w:tcPr>
            <w:tcW w:w="5482" w:type="dxa"/>
            <w:gridSpan w:val="3"/>
          </w:tcPr>
          <w:p w14:paraId="18F41630" w14:textId="77777777" w:rsidR="002D241C" w:rsidRPr="005A1599" w:rsidRDefault="002D241C" w:rsidP="00C473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6703E2C3" w14:textId="77777777" w:rsidR="002D241C" w:rsidRPr="005A1599" w:rsidRDefault="002D241C" w:rsidP="00C473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Pr>
                <w:rFonts w:asciiTheme="minorHAnsi" w:hAnsiTheme="minorHAnsi"/>
                <w:sz w:val="14"/>
                <w:szCs w:val="14"/>
              </w:rPr>
              <w:t>:</w:t>
            </w:r>
          </w:p>
        </w:tc>
      </w:tr>
      <w:tr w:rsidR="002D241C" w:rsidRPr="005A1599" w14:paraId="5ACCD9C3" w14:textId="77777777" w:rsidTr="00C4739A">
        <w:tblPrEx>
          <w:tblCellMar>
            <w:left w:w="108" w:type="dxa"/>
            <w:right w:w="108" w:type="dxa"/>
          </w:tblCellMar>
        </w:tblPrEx>
        <w:trPr>
          <w:trHeight w:val="288"/>
        </w:trPr>
        <w:tc>
          <w:tcPr>
            <w:tcW w:w="10950" w:type="dxa"/>
            <w:gridSpan w:val="4"/>
            <w:vAlign w:val="center"/>
          </w:tcPr>
          <w:p w14:paraId="1871A4D2" w14:textId="77777777" w:rsidR="002D241C" w:rsidRPr="005A1599" w:rsidRDefault="002D241C" w:rsidP="00C473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RATER INFORMATION</w:t>
            </w:r>
          </w:p>
        </w:tc>
      </w:tr>
      <w:tr w:rsidR="002D241C" w:rsidRPr="005A1599" w14:paraId="2AD859D4" w14:textId="77777777" w:rsidTr="00C4739A">
        <w:tblPrEx>
          <w:tblCellMar>
            <w:left w:w="108" w:type="dxa"/>
            <w:right w:w="108" w:type="dxa"/>
          </w:tblCellMar>
        </w:tblPrEx>
        <w:trPr>
          <w:trHeight w:hRule="exact" w:val="360"/>
        </w:trPr>
        <w:tc>
          <w:tcPr>
            <w:tcW w:w="10950" w:type="dxa"/>
            <w:gridSpan w:val="4"/>
          </w:tcPr>
          <w:p w14:paraId="7FCB06FF" w14:textId="77777777" w:rsidR="002D241C" w:rsidRPr="005A1599" w:rsidRDefault="002D241C" w:rsidP="00C473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2D241C" w:rsidRPr="005A1599" w14:paraId="07921DFF" w14:textId="77777777" w:rsidTr="00C4739A">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8FAD0CA" w14:textId="77777777" w:rsidR="002D241C" w:rsidRPr="005A1599" w:rsidRDefault="002D241C" w:rsidP="00C473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28A6C1" w14:textId="77777777" w:rsidR="002D241C" w:rsidRPr="005A1599" w:rsidRDefault="002D241C" w:rsidP="00C473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2D241C" w:rsidRPr="005A1599" w14:paraId="37AC3A8A" w14:textId="77777777" w:rsidTr="00C4739A">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B9577FC" w14:textId="77777777" w:rsidR="002D241C" w:rsidRPr="005A1599" w:rsidRDefault="002D241C" w:rsidP="00C473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028C8CE" w14:textId="77777777" w:rsidR="002D241C" w:rsidRPr="005A1599" w:rsidRDefault="002D241C" w:rsidP="00C473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65CE9CA0" w14:textId="115AEF9A" w:rsidR="003602D0" w:rsidRPr="00710CB9" w:rsidRDefault="006F6146" w:rsidP="00710CB9">
      <w:pPr>
        <w:jc w:val="center"/>
        <w:rPr>
          <w:rFonts w:ascii="Calibri" w:hAnsi="Calibri"/>
          <w:b/>
        </w:rPr>
      </w:pPr>
      <w:r w:rsidRPr="00710CB9">
        <w:rPr>
          <w:rFonts w:ascii="Calibri" w:hAnsi="Calibri"/>
          <w:b/>
        </w:rPr>
        <w:lastRenderedPageBreak/>
        <w:t>CF</w:t>
      </w:r>
      <w:r w:rsidR="00CA05BB">
        <w:rPr>
          <w:rFonts w:ascii="Calibri" w:hAnsi="Calibri"/>
          <w:b/>
        </w:rPr>
        <w:t>3</w:t>
      </w:r>
      <w:r w:rsidRPr="00710CB9">
        <w:rPr>
          <w:rFonts w:ascii="Calibri" w:hAnsi="Calibri"/>
          <w:b/>
        </w:rPr>
        <w:t>R-MCH-22b</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27EDFD5D"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This field is filled out automatically. It is referenced from the CF2R-MCH-23, which must be completed prior to this document.</w:t>
      </w:r>
    </w:p>
    <w:p w14:paraId="65CE9CA4" w14:textId="57318529" w:rsidR="006F6146" w:rsidRPr="00516658"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CF2R-MCH-23, which must be completed prior to this document.</w:t>
      </w:r>
    </w:p>
    <w:p w14:paraId="21CE5954" w14:textId="66507E25" w:rsidR="00516658" w:rsidRPr="00516658" w:rsidRDefault="00516658" w:rsidP="00516658">
      <w:pPr>
        <w:numPr>
          <w:ilvl w:val="0"/>
          <w:numId w:val="34"/>
        </w:numPr>
        <w:spacing w:line="276" w:lineRule="auto"/>
        <w:ind w:left="360" w:hanging="360"/>
        <w:contextualSpacing/>
        <w:rPr>
          <w:rFonts w:ascii="Calibri" w:hAnsi="Calibri"/>
          <w:i/>
        </w:rPr>
      </w:pPr>
      <w:r w:rsidRPr="00516658">
        <w:rPr>
          <w:rFonts w:asciiTheme="minorHAnsi" w:hAnsiTheme="minorHAnsi"/>
          <w:i/>
        </w:rPr>
        <w:t xml:space="preserve">Indoor Unit Name: </w:t>
      </w:r>
      <w:r w:rsidRPr="00516658">
        <w:rPr>
          <w:rFonts w:ascii="Calibri" w:hAnsi="Calibri"/>
        </w:rPr>
        <w:t>This field is filled out automatically. It is referenced from the CF2R-MCH-23, which must be completed prior to this document.</w:t>
      </w:r>
    </w:p>
    <w:p w14:paraId="65CE9CA5" w14:textId="55659D84"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CF2R-MCH-23, which must be completed prior to this document.</w:t>
      </w:r>
    </w:p>
    <w:p w14:paraId="65CE9CA6" w14:textId="32EDFB8D"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CF2R-MCH-23, which must be completed prior to this document.</w:t>
      </w:r>
    </w:p>
    <w:p w14:paraId="65CE9CA7" w14:textId="1D9B502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CF2R-MCH-23, which must be completed prior to this document.</w:t>
      </w:r>
    </w:p>
    <w:p w14:paraId="65CE9CA8" w14:textId="674385B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CF2R-MCH-23, which must be completed prior to this document.</w:t>
      </w:r>
    </w:p>
    <w:p w14:paraId="65CE9CA9" w14:textId="1E98545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CF2R-MCH-23, which must be completed prior to this document.</w:t>
      </w:r>
    </w:p>
    <w:p w14:paraId="65CE9CAA" w14:textId="78BC69C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CF2R-MCH-23, which must be completed prior to this document.</w:t>
      </w:r>
    </w:p>
    <w:p w14:paraId="65CE9CAB" w14:textId="3B378D58"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CF2R-MCH-23, which must be completed prior to this document.</w:t>
      </w:r>
    </w:p>
    <w:p w14:paraId="65CE9CAC" w14:textId="4765B805" w:rsidR="006F6146" w:rsidRPr="004F1966"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CF2R-MCH-23, which must be completed prior to this document.</w:t>
      </w:r>
    </w:p>
    <w:p w14:paraId="2451722F" w14:textId="05E6C58E" w:rsidR="005A044D" w:rsidRPr="00710CB9" w:rsidRDefault="005A044D" w:rsidP="006F6146">
      <w:pPr>
        <w:numPr>
          <w:ilvl w:val="0"/>
          <w:numId w:val="34"/>
        </w:numPr>
        <w:ind w:left="360" w:hanging="360"/>
        <w:contextualSpacing/>
        <w:rPr>
          <w:rFonts w:ascii="Calibri" w:hAnsi="Calibri"/>
          <w:i/>
        </w:rPr>
      </w:pPr>
      <w:r>
        <w:rPr>
          <w:rFonts w:asciiTheme="minorHAnsi" w:hAnsiTheme="minorHAnsi"/>
          <w:i/>
          <w:szCs w:val="18"/>
        </w:rPr>
        <w:t xml:space="preserve">Central Fan Ventilation Cooling System Status: </w:t>
      </w:r>
      <w:r w:rsidRPr="00CB4055">
        <w:rPr>
          <w:rFonts w:asciiTheme="minorHAnsi" w:hAnsiTheme="minorHAnsi"/>
          <w:szCs w:val="18"/>
        </w:rPr>
        <w:t>This field is filled out automatically. It is reference</w:t>
      </w:r>
      <w:r>
        <w:rPr>
          <w:rFonts w:asciiTheme="minorHAnsi" w:hAnsiTheme="minorHAnsi"/>
          <w:szCs w:val="18"/>
        </w:rPr>
        <w:t>d</w:t>
      </w:r>
      <w:r w:rsidRPr="00CB4055">
        <w:rPr>
          <w:rFonts w:asciiTheme="minorHAnsi" w:hAnsiTheme="minorHAnsi"/>
          <w:szCs w:val="18"/>
        </w:rPr>
        <w:t xml:space="preserve"> from the CF2R-MCH-23,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1AA4C96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This field is filled out automatically. It is referenced from the CF2R-MCH-23, which must be completed prior to this document.</w:t>
      </w:r>
    </w:p>
    <w:p w14:paraId="79EA189F" w14:textId="77777777" w:rsidR="00DA771C" w:rsidRPr="00CB4055" w:rsidRDefault="00DA771C" w:rsidP="00DA771C">
      <w:pPr>
        <w:numPr>
          <w:ilvl w:val="0"/>
          <w:numId w:val="36"/>
        </w:numPr>
        <w:ind w:left="360" w:hanging="360"/>
        <w:contextualSpacing/>
        <w:rPr>
          <w:rFonts w:ascii="Calibri" w:hAnsi="Calibri"/>
        </w:rPr>
      </w:pPr>
      <w:r w:rsidRPr="00710CB9">
        <w:rPr>
          <w:rFonts w:asciiTheme="minorHAnsi" w:hAnsiTheme="minorHAnsi"/>
          <w:i/>
        </w:rPr>
        <w:t>Required Fan Efficacy (</w:t>
      </w:r>
      <w:r>
        <w:rPr>
          <w:rFonts w:asciiTheme="minorHAnsi" w:hAnsiTheme="minorHAnsi"/>
          <w:i/>
        </w:rPr>
        <w:t>w</w:t>
      </w:r>
      <w:r w:rsidRPr="00710CB9">
        <w:rPr>
          <w:rFonts w:asciiTheme="minorHAnsi" w:hAnsiTheme="minorHAnsi"/>
          <w:i/>
        </w:rPr>
        <w:t xml:space="preserve">atts/cfm): </w:t>
      </w:r>
      <w:r w:rsidRPr="00CB4055">
        <w:rPr>
          <w:rFonts w:ascii="Calibri" w:hAnsi="Calibri"/>
        </w:rPr>
        <w:t xml:space="preserve">This field is filled out automatically and referenced from MCH-01. Values below are used unless higher efficacy values are </w:t>
      </w:r>
      <w:r>
        <w:rPr>
          <w:rFonts w:ascii="Calibri" w:hAnsi="Calibri"/>
        </w:rPr>
        <w:t>listed</w:t>
      </w:r>
      <w:r w:rsidRPr="00CB4055">
        <w:rPr>
          <w:rFonts w:ascii="Calibri" w:hAnsi="Calibri"/>
        </w:rPr>
        <w:t xml:space="preserve"> on the CF1R for performance compliance.</w:t>
      </w:r>
    </w:p>
    <w:p w14:paraId="24BF7AE2" w14:textId="77777777" w:rsidR="00DA771C" w:rsidRPr="00CB4055" w:rsidRDefault="00DA771C" w:rsidP="00DA771C">
      <w:pPr>
        <w:pStyle w:val="ListParagraph"/>
        <w:numPr>
          <w:ilvl w:val="1"/>
          <w:numId w:val="36"/>
        </w:numPr>
        <w:rPr>
          <w:rFonts w:ascii="Calibri" w:hAnsi="Calibri"/>
          <w:i/>
        </w:rPr>
      </w:pPr>
      <w:r>
        <w:rPr>
          <w:rFonts w:ascii="Calibri" w:hAnsi="Calibri"/>
        </w:rPr>
        <w:t>0.62 watts/cfm for small duct high velocity HP or AC systems</w:t>
      </w:r>
    </w:p>
    <w:p w14:paraId="60D9F1F6" w14:textId="77777777" w:rsidR="00DA771C" w:rsidRPr="00CB4055" w:rsidRDefault="00DA771C" w:rsidP="00DA771C">
      <w:pPr>
        <w:pStyle w:val="ListParagraph"/>
        <w:numPr>
          <w:ilvl w:val="1"/>
          <w:numId w:val="36"/>
        </w:numPr>
        <w:rPr>
          <w:rFonts w:ascii="Calibri" w:hAnsi="Calibri"/>
          <w:i/>
        </w:rPr>
      </w:pPr>
      <w:r>
        <w:rPr>
          <w:rFonts w:ascii="Calibri" w:hAnsi="Calibri"/>
        </w:rPr>
        <w:t>0.45 watts/cfm for central gas furnace or packaged gas furnace systems</w:t>
      </w:r>
    </w:p>
    <w:p w14:paraId="24245D9C" w14:textId="77777777" w:rsidR="00DA771C" w:rsidRPr="00710CB9" w:rsidRDefault="00DA771C" w:rsidP="00DA771C">
      <w:pPr>
        <w:numPr>
          <w:ilvl w:val="1"/>
          <w:numId w:val="36"/>
        </w:numPr>
        <w:contextualSpacing/>
        <w:rPr>
          <w:rFonts w:ascii="Calibri" w:hAnsi="Calibri"/>
          <w:i/>
        </w:rPr>
      </w:pPr>
      <w:r w:rsidRPr="00CB4055">
        <w:rPr>
          <w:rFonts w:ascii="Calibri" w:hAnsi="Calibri"/>
        </w:rPr>
        <w:t>0.58 watt</w:t>
      </w:r>
      <w:r>
        <w:rPr>
          <w:rFonts w:ascii="Calibri" w:hAnsi="Calibri"/>
        </w:rPr>
        <w:t>s</w:t>
      </w:r>
      <w:r w:rsidRPr="00CB4055">
        <w:rPr>
          <w:rFonts w:ascii="Calibri" w:hAnsi="Calibri"/>
        </w:rPr>
        <w:t>/cfm for all other systems</w:t>
      </w:r>
    </w:p>
    <w:p w14:paraId="65CE9CB5" w14:textId="74688506"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DA771C">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4F1966"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4F1966">
      <w:pPr>
        <w:contextualSpacing/>
        <w:rPr>
          <w:rFonts w:ascii="Calibri" w:hAnsi="Calibri"/>
          <w:i/>
        </w:rPr>
      </w:pPr>
    </w:p>
    <w:p w14:paraId="65CE9CB7" w14:textId="43D333E9" w:rsidR="004F6841" w:rsidRDefault="005A044D" w:rsidP="004F1966">
      <w:pPr>
        <w:keepNext/>
        <w:rPr>
          <w:rFonts w:asciiTheme="minorHAnsi" w:hAnsiTheme="minorHAnsi"/>
          <w:b/>
        </w:rPr>
      </w:pPr>
      <w:r w:rsidRPr="004F1966">
        <w:rPr>
          <w:rFonts w:asciiTheme="minorHAnsi" w:hAnsiTheme="minorHAnsi"/>
          <w:b/>
        </w:rPr>
        <w:t xml:space="preserve">Section </w:t>
      </w:r>
      <w:r>
        <w:rPr>
          <w:rFonts w:asciiTheme="minorHAnsi" w:hAnsiTheme="minorHAnsi"/>
          <w:b/>
        </w:rPr>
        <w:t>D</w:t>
      </w:r>
      <w:r w:rsidRPr="004F1966">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4F1966">
      <w:pPr>
        <w:numPr>
          <w:ilvl w:val="0"/>
          <w:numId w:val="39"/>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34A8227E" w:rsidR="00311DA4" w:rsidRPr="004F1966" w:rsidRDefault="00311DA4">
      <w:pPr>
        <w:numPr>
          <w:ilvl w:val="0"/>
          <w:numId w:val="39"/>
        </w:numPr>
        <w:ind w:left="360" w:hanging="360"/>
        <w:contextualSpacing/>
        <w:rPr>
          <w:rFonts w:ascii="Calibri" w:hAnsi="Calibri"/>
        </w:rPr>
      </w:pPr>
      <w:r w:rsidRPr="004F1966">
        <w:rPr>
          <w:rFonts w:ascii="Calibri" w:hAnsi="Calibri"/>
          <w:i/>
        </w:rPr>
        <w:t>Required Fan Efficacy (Watts/cfm):</w:t>
      </w:r>
      <w:r w:rsidRPr="004F1966">
        <w:rPr>
          <w:rFonts w:ascii="Calibri" w:hAnsi="Calibri"/>
        </w:rPr>
        <w:t xml:space="preserve"> This field is filled out automatically and referenced from MCH-01. Values below are used unless higher efficacy values are scheduled on the CF1R for performance compliance.</w:t>
      </w:r>
    </w:p>
    <w:p w14:paraId="72866C50" w14:textId="271C4891" w:rsidR="00311DA4" w:rsidRPr="00CB4055" w:rsidRDefault="00311DA4" w:rsidP="00311DA4">
      <w:pPr>
        <w:pStyle w:val="ListParagraph"/>
        <w:numPr>
          <w:ilvl w:val="1"/>
          <w:numId w:val="36"/>
        </w:numPr>
        <w:rPr>
          <w:rFonts w:ascii="Calibri" w:hAnsi="Calibri"/>
          <w:i/>
        </w:rPr>
      </w:pPr>
      <w:r>
        <w:rPr>
          <w:rFonts w:ascii="Calibri" w:hAnsi="Calibri"/>
        </w:rPr>
        <w:t>0.62 watt</w:t>
      </w:r>
      <w:r w:rsidR="00DA771C">
        <w:rPr>
          <w:rFonts w:ascii="Calibri" w:hAnsi="Calibri"/>
        </w:rPr>
        <w:t>s</w:t>
      </w:r>
      <w:r>
        <w:rPr>
          <w:rFonts w:ascii="Calibri" w:hAnsi="Calibri"/>
        </w:rPr>
        <w:t>/cfm for small duct high velocity HP or AC systems</w:t>
      </w:r>
    </w:p>
    <w:p w14:paraId="4DF24CF9" w14:textId="68F6BA8F" w:rsidR="00311DA4" w:rsidRPr="004F1966" w:rsidRDefault="00311DA4" w:rsidP="004F1966">
      <w:pPr>
        <w:pStyle w:val="ListParagraph"/>
        <w:numPr>
          <w:ilvl w:val="1"/>
          <w:numId w:val="36"/>
        </w:numPr>
        <w:rPr>
          <w:rFonts w:ascii="Calibri" w:hAnsi="Calibri"/>
          <w:i/>
        </w:rPr>
      </w:pPr>
      <w:r>
        <w:rPr>
          <w:rFonts w:ascii="Calibri" w:hAnsi="Calibri"/>
        </w:rPr>
        <w:t>0.45 watt</w:t>
      </w:r>
      <w:r w:rsidR="00DA771C">
        <w:rPr>
          <w:rFonts w:ascii="Calibri" w:hAnsi="Calibri"/>
        </w:rPr>
        <w:t>s</w:t>
      </w:r>
      <w:r>
        <w:rPr>
          <w:rFonts w:ascii="Calibri" w:hAnsi="Calibri"/>
        </w:rPr>
        <w:t>/cfm for central gas furnace or packaged gas furnace systems</w:t>
      </w:r>
    </w:p>
    <w:p w14:paraId="5ED16A32" w14:textId="15CF589D" w:rsidR="005D779B" w:rsidRPr="004F1966" w:rsidRDefault="00311DA4" w:rsidP="004F1966">
      <w:pPr>
        <w:pStyle w:val="ListParagraph"/>
        <w:numPr>
          <w:ilvl w:val="1"/>
          <w:numId w:val="36"/>
        </w:numPr>
        <w:rPr>
          <w:rFonts w:ascii="Calibri" w:hAnsi="Calibri"/>
          <w:i/>
        </w:rPr>
      </w:pPr>
      <w:r w:rsidRPr="004F1966">
        <w:rPr>
          <w:rFonts w:ascii="Calibri" w:hAnsi="Calibri"/>
        </w:rPr>
        <w:lastRenderedPageBreak/>
        <w:t>0.58 watt</w:t>
      </w:r>
      <w:r w:rsidR="00DA771C">
        <w:rPr>
          <w:rFonts w:ascii="Calibri" w:hAnsi="Calibri"/>
        </w:rPr>
        <w:t>s</w:t>
      </w:r>
      <w:r w:rsidRPr="004F1966">
        <w:rPr>
          <w:rFonts w:ascii="Calibri" w:hAnsi="Calibri"/>
        </w:rPr>
        <w:t>/cfm for all other systems</w:t>
      </w:r>
    </w:p>
    <w:p w14:paraId="6258BF19" w14:textId="43A7774F" w:rsidR="001802CC" w:rsidRDefault="001802CC" w:rsidP="001802CC">
      <w:pPr>
        <w:numPr>
          <w:ilvl w:val="0"/>
          <w:numId w:val="39"/>
        </w:numPr>
        <w:ind w:left="360" w:hanging="360"/>
        <w:contextualSpacing/>
        <w:rPr>
          <w:rFonts w:ascii="Calibri" w:hAnsi="Calibri"/>
        </w:rPr>
      </w:pPr>
      <w:r w:rsidRPr="004F1966">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1802CC">
      <w:pPr>
        <w:numPr>
          <w:ilvl w:val="0"/>
          <w:numId w:val="39"/>
        </w:numPr>
        <w:ind w:left="360" w:hanging="360"/>
        <w:contextualSpacing/>
        <w:rPr>
          <w:rFonts w:ascii="Calibri" w:hAnsi="Calibri"/>
        </w:rPr>
      </w:pPr>
      <w:r w:rsidRPr="004F1966">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1802CC">
      <w:pPr>
        <w:numPr>
          <w:ilvl w:val="0"/>
          <w:numId w:val="39"/>
        </w:numPr>
        <w:ind w:left="360" w:hanging="360"/>
        <w:contextualSpacing/>
        <w:rPr>
          <w:rFonts w:ascii="Calibri" w:hAnsi="Calibri"/>
        </w:rPr>
      </w:pPr>
      <w:r w:rsidRPr="004F1966">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3486E627" w:rsidR="00057DB2" w:rsidRPr="00672473" w:rsidRDefault="00057DB2" w:rsidP="00672473">
      <w:pPr>
        <w:numPr>
          <w:ilvl w:val="0"/>
          <w:numId w:val="39"/>
        </w:numPr>
        <w:ind w:left="360" w:hanging="360"/>
        <w:contextualSpacing/>
        <w:rPr>
          <w:rFonts w:ascii="Calibri" w:hAnsi="Calibri"/>
        </w:rPr>
      </w:pPr>
      <w:r w:rsidRPr="004F1966">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CF2R-MCH-23, which must be completed prior to this document.</w:t>
      </w:r>
    </w:p>
    <w:p w14:paraId="4F1AE1DD" w14:textId="724EBC0F" w:rsidR="00057DB2" w:rsidRDefault="00057DB2" w:rsidP="001802CC">
      <w:pPr>
        <w:numPr>
          <w:ilvl w:val="0"/>
          <w:numId w:val="39"/>
        </w:numPr>
        <w:ind w:left="360" w:hanging="360"/>
        <w:contextualSpacing/>
        <w:rPr>
          <w:rFonts w:ascii="Calibri" w:hAnsi="Calibri"/>
        </w:rPr>
      </w:pPr>
      <w:r w:rsidRPr="004F1966">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1802CC">
      <w:pPr>
        <w:numPr>
          <w:ilvl w:val="0"/>
          <w:numId w:val="39"/>
        </w:numPr>
        <w:ind w:left="360" w:hanging="360"/>
        <w:contextualSpacing/>
        <w:rPr>
          <w:rFonts w:ascii="Calibri" w:hAnsi="Calibri"/>
        </w:rPr>
      </w:pPr>
      <w:r w:rsidRPr="004F1966">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25C5DF35" w:rsidR="00057DB2" w:rsidRPr="004F1966" w:rsidRDefault="00057DB2" w:rsidP="001802CC">
      <w:pPr>
        <w:numPr>
          <w:ilvl w:val="0"/>
          <w:numId w:val="39"/>
        </w:numPr>
        <w:ind w:left="360" w:hanging="360"/>
        <w:contextualSpacing/>
        <w:rPr>
          <w:rFonts w:ascii="Calibri" w:hAnsi="Calibri"/>
        </w:rPr>
      </w:pPr>
      <w:r w:rsidRPr="004F1966">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3310CB06" w14:textId="58B669F9" w:rsidR="00DA771C" w:rsidRDefault="00DA771C" w:rsidP="004F1966">
      <w:pPr>
        <w:contextualSpacing/>
        <w:rPr>
          <w:rFonts w:ascii="Calibri" w:hAnsi="Calibri"/>
        </w:rPr>
      </w:pPr>
    </w:p>
    <w:p w14:paraId="1B5B891C" w14:textId="3726BF2C" w:rsidR="00DA771C" w:rsidRDefault="00DA771C" w:rsidP="00DA771C">
      <w:pPr>
        <w:contextualSpacing/>
        <w:rPr>
          <w:rFonts w:ascii="Calibri" w:hAnsi="Calibri"/>
          <w:b/>
        </w:rPr>
      </w:pPr>
      <w:r>
        <w:rPr>
          <w:rFonts w:ascii="Calibri" w:hAnsi="Calibri"/>
          <w:b/>
        </w:rPr>
        <w:t>Section E. Additional Requirements</w:t>
      </w:r>
    </w:p>
    <w:p w14:paraId="21A7A75A"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7CBF9A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735E406"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97977E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3FA65FD"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82758CD" w14:textId="77777777" w:rsidR="00DA771C"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8868BA8" w14:textId="726821BC" w:rsidR="00DA771C" w:rsidRDefault="00DA771C" w:rsidP="00DA771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3EDD062B" w14:textId="77777777" w:rsidR="002D241C" w:rsidRDefault="002D241C" w:rsidP="002D241C">
      <w:pPr>
        <w:numPr>
          <w:ilvl w:val="0"/>
          <w:numId w:val="40"/>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w:t>
      </w:r>
      <w:r w:rsidRPr="007C086C">
        <w:rPr>
          <w:rFonts w:asciiTheme="minorHAnsi" w:hAnsiTheme="minorHAnsi"/>
        </w:rPr>
        <w:t xml:space="preserve"> If the system meets the criteria for </w:t>
      </w:r>
      <w:r w:rsidRPr="007C086C">
        <w:rPr>
          <w:rFonts w:asciiTheme="minorHAnsi" w:hAnsiTheme="minorHAnsi"/>
          <w:i/>
        </w:rPr>
        <w:t>Ducts Located in Conditioned Space</w:t>
      </w:r>
      <w:r w:rsidRPr="007C086C">
        <w:rPr>
          <w:rFonts w:asciiTheme="minorHAnsi" w:hAnsiTheme="minorHAnsi"/>
        </w:rPr>
        <w:t xml:space="preserve"> </w:t>
      </w:r>
      <w:r>
        <w:rPr>
          <w:rFonts w:asciiTheme="minorHAnsi" w:hAnsiTheme="minorHAnsi"/>
        </w:rPr>
        <w:t>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404263A8" w14:textId="77777777" w:rsidR="002D241C" w:rsidRPr="00586FBD" w:rsidRDefault="002D241C" w:rsidP="002D241C">
      <w:pPr>
        <w:numPr>
          <w:ilvl w:val="0"/>
          <w:numId w:val="40"/>
        </w:numPr>
        <w:ind w:left="360" w:hanging="360"/>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FE32D19" w14:textId="77777777" w:rsidR="002D241C" w:rsidRPr="0029461A" w:rsidRDefault="002D241C" w:rsidP="004F1966">
      <w:pPr>
        <w:ind w:left="360"/>
        <w:rPr>
          <w:rFonts w:asciiTheme="minorHAnsi" w:hAnsiTheme="minorHAnsi"/>
        </w:rPr>
      </w:pPr>
    </w:p>
    <w:p w14:paraId="690C6B78" w14:textId="77777777" w:rsidR="00DA771C" w:rsidRPr="00311DA4" w:rsidRDefault="00DA771C" w:rsidP="004F1966">
      <w:pPr>
        <w:contextualSpacing/>
        <w:rPr>
          <w:rFonts w:ascii="Calibri" w:hAnsi="Calibri"/>
        </w:rPr>
      </w:pPr>
    </w:p>
    <w:p w14:paraId="73DDE81B" w14:textId="77777777" w:rsidR="001802CC" w:rsidRPr="004F1966" w:rsidRDefault="001802CC">
      <w:pPr>
        <w:rPr>
          <w:rFonts w:ascii="Calibri" w:hAnsi="Calibri"/>
          <w:i/>
        </w:rPr>
      </w:pPr>
    </w:p>
    <w:p w14:paraId="187B3E26" w14:textId="77777777" w:rsidR="005A044D" w:rsidRPr="00311DA4" w:rsidRDefault="005A044D">
      <w:pPr>
        <w:keepNext/>
        <w:rPr>
          <w:rFonts w:ascii="Calibri" w:hAnsi="Calibri"/>
        </w:rPr>
      </w:pPr>
    </w:p>
    <w:p w14:paraId="65CE9CB8" w14:textId="77777777" w:rsidR="003602D0" w:rsidRPr="004F1966" w:rsidRDefault="003602D0">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8"/>
          <w:headerReference w:type="default" r:id="rId19"/>
          <w:footerReference w:type="default" r:id="rId20"/>
          <w:headerReference w:type="first" r:id="rId21"/>
          <w:footerReference w:type="first" r:id="rId22"/>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310B07DB"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w:t>
            </w:r>
            <w:r w:rsidR="00841D55">
              <w:rPr>
                <w:rFonts w:asciiTheme="minorHAnsi" w:hAnsiTheme="minorHAnsi"/>
                <w:sz w:val="18"/>
                <w:szCs w:val="18"/>
              </w:rPr>
              <w:t>3</w:t>
            </w:r>
            <w:r w:rsidR="00E37BA0">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0F3937E6"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w:t>
            </w:r>
            <w:r w:rsidR="00841D55">
              <w:rPr>
                <w:rFonts w:asciiTheme="minorHAnsi" w:hAnsiTheme="minorHAnsi"/>
                <w:sz w:val="18"/>
                <w:szCs w:val="18"/>
              </w:rPr>
              <w:t>3</w:t>
            </w:r>
            <w:r w:rsidR="00E37BA0">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16658" w:rsidRPr="002C21B2" w14:paraId="01010DA5" w14:textId="77777777" w:rsidTr="00E6518A">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2F283101" w14:textId="36D5DB04" w:rsidR="00516658" w:rsidRPr="002C21B2" w:rsidRDefault="00516658" w:rsidP="00516658">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33ECAE68" w14:textId="49D9B59B" w:rsidR="00516658" w:rsidRPr="002C21B2" w:rsidRDefault="00516658" w:rsidP="00516658">
            <w:pPr>
              <w:rPr>
                <w:rFonts w:asciiTheme="minorHAnsi" w:hAnsiTheme="minorHAnsi"/>
                <w:sz w:val="18"/>
                <w:szCs w:val="18"/>
              </w:rPr>
            </w:pPr>
            <w:r w:rsidRPr="003E3490">
              <w:rPr>
                <w:rFonts w:asciiTheme="minorHAnsi" w:hAnsiTheme="minorHAnsi"/>
                <w:sz w:val="18"/>
              </w:rPr>
              <w:t>Indoor Unit Name</w:t>
            </w:r>
            <w:r w:rsidR="00E6518A">
              <w:rPr>
                <w:rFonts w:asciiTheme="minorHAnsi" w:hAnsiTheme="minorHAnsi"/>
                <w:sz w:val="18"/>
              </w:rPr>
              <w:t xml:space="preserve"> </w:t>
            </w:r>
            <w:r w:rsidR="00E6518A"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19EBAAB8" w14:textId="413AC4B9" w:rsidR="00516658" w:rsidRPr="002C21B2" w:rsidRDefault="00516658" w:rsidP="00516658">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16658" w:rsidRPr="002C21B2" w14:paraId="65CE9CC7" w14:textId="77777777" w:rsidTr="00A0534A">
        <w:trPr>
          <w:cantSplit/>
          <w:trHeight w:val="144"/>
        </w:trPr>
        <w:tc>
          <w:tcPr>
            <w:tcW w:w="475" w:type="dxa"/>
            <w:vAlign w:val="center"/>
          </w:tcPr>
          <w:p w14:paraId="65CE9CC4" w14:textId="21223624"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516658" w:rsidRPr="002C21B2" w:rsidRDefault="00516658" w:rsidP="0051665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3883D6C6" w:rsidR="00516658" w:rsidRPr="002C21B2" w:rsidRDefault="00516658" w:rsidP="00516658">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516658" w:rsidRPr="002C21B2" w14:paraId="65CE9CCB" w14:textId="77777777" w:rsidTr="00A0534A">
        <w:trPr>
          <w:cantSplit/>
          <w:trHeight w:val="144"/>
        </w:trPr>
        <w:tc>
          <w:tcPr>
            <w:tcW w:w="475" w:type="dxa"/>
            <w:vAlign w:val="center"/>
          </w:tcPr>
          <w:p w14:paraId="65CE9CC8" w14:textId="34D33FA6" w:rsidR="00516658" w:rsidRPr="002C21B2" w:rsidRDefault="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516658" w:rsidRPr="002C21B2" w:rsidRDefault="00516658" w:rsidP="0051665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273D955A" w:rsidR="00516658" w:rsidRPr="002C21B2" w:rsidRDefault="00516658" w:rsidP="0051665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6658" w:rsidRPr="002C21B2" w14:paraId="65CE9CCF" w14:textId="77777777" w:rsidTr="00A0534A">
        <w:trPr>
          <w:cantSplit/>
          <w:trHeight w:val="144"/>
        </w:trPr>
        <w:tc>
          <w:tcPr>
            <w:tcW w:w="475" w:type="dxa"/>
            <w:vAlign w:val="center"/>
          </w:tcPr>
          <w:p w14:paraId="65CE9CCC" w14:textId="00977391"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vAlign w:val="center"/>
          </w:tcPr>
          <w:p w14:paraId="65CE9CCD" w14:textId="66478A86" w:rsidR="00516658" w:rsidRPr="002C21B2" w:rsidRDefault="00516658" w:rsidP="0051665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4D393B4C" w:rsidR="00516658" w:rsidRDefault="00516658" w:rsidP="0051665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6658" w:rsidRPr="002C21B2" w14:paraId="65CE9CD3" w14:textId="77777777" w:rsidTr="00A0534A">
        <w:trPr>
          <w:cantSplit/>
          <w:trHeight w:val="144"/>
        </w:trPr>
        <w:tc>
          <w:tcPr>
            <w:tcW w:w="475" w:type="dxa"/>
            <w:vAlign w:val="center"/>
          </w:tcPr>
          <w:p w14:paraId="65CE9CD0" w14:textId="27A4A03D"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516658" w:rsidRPr="002C21B2" w:rsidRDefault="00516658" w:rsidP="0051665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71A409FE" w:rsidR="00516658" w:rsidRDefault="00516658" w:rsidP="0051665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6658" w:rsidRPr="002C21B2" w14:paraId="65CE9CD7" w14:textId="77777777" w:rsidTr="00A0534A">
        <w:trPr>
          <w:cantSplit/>
          <w:trHeight w:val="144"/>
        </w:trPr>
        <w:tc>
          <w:tcPr>
            <w:tcW w:w="475" w:type="dxa"/>
            <w:vAlign w:val="center"/>
          </w:tcPr>
          <w:p w14:paraId="65CE9CD4" w14:textId="3D203A34"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1865AA25" w:rsidR="00516658" w:rsidRDefault="00516658" w:rsidP="00516658">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516658" w:rsidRPr="002C21B2" w14:paraId="65CE9CDB" w14:textId="77777777" w:rsidTr="00A0534A">
        <w:trPr>
          <w:cantSplit/>
          <w:trHeight w:val="144"/>
        </w:trPr>
        <w:tc>
          <w:tcPr>
            <w:tcW w:w="475" w:type="dxa"/>
            <w:vAlign w:val="center"/>
          </w:tcPr>
          <w:p w14:paraId="65CE9CD8" w14:textId="0F3D0B56"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33E89711" w:rsidR="00516658" w:rsidRDefault="00516658" w:rsidP="0051665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6658" w:rsidRPr="002C21B2" w14:paraId="65CE9CDF" w14:textId="77777777" w:rsidTr="00A0534A">
        <w:trPr>
          <w:cantSplit/>
          <w:trHeight w:val="144"/>
        </w:trPr>
        <w:tc>
          <w:tcPr>
            <w:tcW w:w="475" w:type="dxa"/>
            <w:vAlign w:val="center"/>
          </w:tcPr>
          <w:p w14:paraId="65CE9CDC" w14:textId="7CF8432F" w:rsidR="00516658" w:rsidRPr="002C21B2" w:rsidRDefault="00516658" w:rsidP="0051665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CDD" w14:textId="02317D98"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5B366460"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6658" w:rsidRPr="002C21B2" w14:paraId="65CE9CE3" w14:textId="77777777" w:rsidTr="00A0534A">
        <w:trPr>
          <w:cantSplit/>
          <w:trHeight w:val="144"/>
        </w:trPr>
        <w:tc>
          <w:tcPr>
            <w:tcW w:w="475" w:type="dxa"/>
            <w:vAlign w:val="center"/>
          </w:tcPr>
          <w:p w14:paraId="65CE9CE0" w14:textId="50B58BEB" w:rsidR="00516658" w:rsidRPr="002C21B2" w:rsidDel="006E5AE2" w:rsidRDefault="00516658" w:rsidP="0051665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5FC5966D"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6658" w:rsidRPr="002C21B2" w14:paraId="28C315E8" w14:textId="77777777" w:rsidTr="00A0534A">
        <w:trPr>
          <w:cantSplit/>
          <w:trHeight w:val="144"/>
        </w:trPr>
        <w:tc>
          <w:tcPr>
            <w:tcW w:w="475" w:type="dxa"/>
            <w:vAlign w:val="center"/>
          </w:tcPr>
          <w:p w14:paraId="3BD8E905" w14:textId="3A28CE8E" w:rsidR="00516658" w:rsidRPr="002C21B2" w:rsidRDefault="00516658" w:rsidP="0051665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516658" w:rsidRPr="002C21B2" w:rsidRDefault="00516658" w:rsidP="00516658">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4A88FA32"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2E268D" w:rsidRPr="00D83E48" w14:paraId="65CE9CF3" w14:textId="77777777" w:rsidTr="00E3551F">
        <w:trPr>
          <w:cantSplit/>
          <w:trHeight w:val="144"/>
        </w:trPr>
        <w:tc>
          <w:tcPr>
            <w:tcW w:w="212" w:type="pct"/>
            <w:vAlign w:val="center"/>
          </w:tcPr>
          <w:p w14:paraId="65CE9CEF" w14:textId="77777777" w:rsidR="002E268D" w:rsidRPr="00E3551F" w:rsidRDefault="002E268D" w:rsidP="002E268D">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2E268D" w:rsidRPr="00E3551F" w:rsidRDefault="002E268D" w:rsidP="002E268D">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06EF86C9" w14:textId="77777777" w:rsidR="002E268D" w:rsidRDefault="002E268D" w:rsidP="002E268D">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E128A76" w14:textId="77777777" w:rsidR="002E268D" w:rsidRDefault="002E268D" w:rsidP="002E268D">
            <w:pPr>
              <w:pStyle w:val="ListParagraph"/>
              <w:keepNext/>
              <w:ind w:left="0"/>
              <w:rPr>
                <w:rFonts w:ascii="Calibri" w:hAnsi="Calibri"/>
                <w:sz w:val="18"/>
                <w:szCs w:val="18"/>
              </w:rPr>
            </w:pPr>
            <w:r>
              <w:rPr>
                <w:rFonts w:ascii="Calibri" w:hAnsi="Calibri"/>
                <w:sz w:val="18"/>
                <w:szCs w:val="18"/>
              </w:rPr>
              <w:t>If MCH-23 variant = MCH-23a, then display version MCH-22a;</w:t>
            </w:r>
          </w:p>
          <w:p w14:paraId="1856A89C" w14:textId="77777777" w:rsidR="002E268D" w:rsidRDefault="002E268D" w:rsidP="002E268D">
            <w:pPr>
              <w:pStyle w:val="ListParagraph"/>
              <w:keepNext/>
              <w:ind w:left="0"/>
              <w:rPr>
                <w:rFonts w:ascii="Calibri" w:hAnsi="Calibri"/>
                <w:sz w:val="18"/>
                <w:szCs w:val="18"/>
              </w:rPr>
            </w:pPr>
            <w:r>
              <w:rPr>
                <w:rFonts w:ascii="Calibri" w:hAnsi="Calibri"/>
                <w:sz w:val="18"/>
                <w:szCs w:val="18"/>
              </w:rPr>
              <w:t>If MCH-23 variant = MCH-23b, then display version MCH-22b;</w:t>
            </w:r>
          </w:p>
          <w:p w14:paraId="4F8F370C" w14:textId="77777777" w:rsidR="002E268D" w:rsidRDefault="002E268D" w:rsidP="002E268D">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443FA10C" w14:textId="77777777" w:rsidR="002E268D" w:rsidRDefault="002E268D" w:rsidP="002E268D">
            <w:pPr>
              <w:pStyle w:val="ListParagraph"/>
              <w:keepNext/>
              <w:ind w:left="0"/>
              <w:rPr>
                <w:rFonts w:ascii="Calibri" w:hAnsi="Calibri"/>
                <w:sz w:val="18"/>
                <w:szCs w:val="18"/>
              </w:rPr>
            </w:pPr>
            <w:r>
              <w:rPr>
                <w:rFonts w:ascii="Calibri" w:hAnsi="Calibri"/>
                <w:sz w:val="18"/>
                <w:szCs w:val="18"/>
              </w:rPr>
              <w:t>If MCH-23 variant = MCH-23f, then display version MCH-22d;</w:t>
            </w:r>
          </w:p>
          <w:p w14:paraId="58123375" w14:textId="77777777" w:rsidR="002E268D" w:rsidRDefault="002E268D" w:rsidP="002E268D">
            <w:pPr>
              <w:pStyle w:val="ListParagraph"/>
              <w:keepNext/>
              <w:ind w:left="0"/>
              <w:rPr>
                <w:rFonts w:ascii="Calibri" w:hAnsi="Calibri"/>
                <w:sz w:val="18"/>
                <w:szCs w:val="18"/>
              </w:rPr>
            </w:pPr>
          </w:p>
          <w:p w14:paraId="4D4CF123" w14:textId="77777777" w:rsidR="002E268D" w:rsidRDefault="002E268D" w:rsidP="002E268D">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1BCB9931" w14:textId="77777777" w:rsidR="002E268D" w:rsidRDefault="002E268D" w:rsidP="002E268D">
            <w:pPr>
              <w:pStyle w:val="ListParagraph"/>
              <w:keepNext/>
              <w:ind w:left="0"/>
              <w:rPr>
                <w:rFonts w:ascii="Calibri" w:hAnsi="Calibri"/>
                <w:sz w:val="18"/>
                <w:szCs w:val="18"/>
              </w:rPr>
            </w:pPr>
          </w:p>
          <w:p w14:paraId="6CC0BF98" w14:textId="03F33D7D" w:rsidR="002E268D" w:rsidRDefault="002E268D" w:rsidP="002E268D">
            <w:pPr>
              <w:pStyle w:val="ListParagraph"/>
              <w:keepNext/>
              <w:ind w:left="0"/>
              <w:rPr>
                <w:rFonts w:ascii="Calibri" w:hAnsi="Calibri"/>
                <w:sz w:val="18"/>
                <w:szCs w:val="18"/>
              </w:rPr>
            </w:pPr>
            <w:r>
              <w:rPr>
                <w:rFonts w:ascii="Calibri" w:hAnsi="Calibri"/>
                <w:sz w:val="18"/>
                <w:szCs w:val="18"/>
              </w:rPr>
              <w:t>If MCH-23 variant = MCH-23d and A1</w:t>
            </w:r>
            <w:r w:rsidR="00516658">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4E2F14A6" w:rsidR="002E268D" w:rsidRPr="00E3551F" w:rsidRDefault="002E268D" w:rsidP="002E268D">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09282E0F" w:rsidR="004F6841" w:rsidRPr="005B03AD" w:rsidRDefault="003602D0" w:rsidP="005B03AD">
            <w:pPr>
              <w:rPr>
                <w:rFonts w:asciiTheme="minorHAnsi" w:hAnsiTheme="minorHAnsi"/>
                <w:b/>
                <w:sz w:val="18"/>
                <w:szCs w:val="18"/>
              </w:rPr>
            </w:pPr>
            <w:r w:rsidRPr="0036342F">
              <w:rPr>
                <w:rFonts w:asciiTheme="minorHAnsi" w:hAnsiTheme="minorHAnsi"/>
                <w:b/>
                <w:szCs w:val="18"/>
              </w:rPr>
              <w:t>MCH-22b Forced Air System Fan Efficacy Measurement – Newly Installed Zoned Single-Speed Compressor Systems</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7AC4BC01"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Required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5EEFF497"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36871D59"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Actual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40D946B2" w14:textId="60244180" w:rsidR="00C83BB5" w:rsidRDefault="005B03AD" w:rsidP="00C83BB5">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2B2C63">
              <w:rPr>
                <w:rFonts w:asciiTheme="minorHAnsi" w:hAnsiTheme="minorHAnsi"/>
                <w:sz w:val="18"/>
                <w:szCs w:val="18"/>
              </w:rPr>
              <w:t>C</w:t>
            </w:r>
            <w:r w:rsidRPr="005B03AD">
              <w:rPr>
                <w:rFonts w:asciiTheme="minorHAnsi" w:hAnsiTheme="minorHAnsi"/>
                <w:sz w:val="18"/>
                <w:szCs w:val="18"/>
              </w:rPr>
              <w:t>03≥</w:t>
            </w:r>
            <w:r w:rsidR="002B2C63">
              <w:rPr>
                <w:rFonts w:asciiTheme="minorHAnsi" w:hAnsiTheme="minorHAnsi"/>
                <w:sz w:val="18"/>
                <w:szCs w:val="18"/>
              </w:rPr>
              <w:t>C</w:t>
            </w:r>
            <w:r w:rsidRPr="005B03AD">
              <w:rPr>
                <w:rFonts w:asciiTheme="minorHAnsi" w:hAnsiTheme="minorHAnsi"/>
                <w:sz w:val="18"/>
                <w:szCs w:val="18"/>
              </w:rPr>
              <w:t>04, then display text: system fan efficacy complies</w:t>
            </w:r>
            <w:r w:rsidR="00C83BB5">
              <w:rPr>
                <w:rFonts w:asciiTheme="minorHAnsi" w:hAnsiTheme="minorHAnsi"/>
                <w:sz w:val="18"/>
                <w:szCs w:val="18"/>
              </w:rPr>
              <w:t>;</w:t>
            </w:r>
            <w:r w:rsidRPr="005B03AD">
              <w:rPr>
                <w:rFonts w:asciiTheme="minorHAnsi" w:hAnsiTheme="minorHAnsi"/>
                <w:sz w:val="18"/>
                <w:szCs w:val="18"/>
              </w:rPr>
              <w:t xml:space="preserve"> </w:t>
            </w:r>
          </w:p>
          <w:p w14:paraId="65CE9D14" w14:textId="1A9AD490" w:rsidR="005B03AD" w:rsidRPr="005B03AD" w:rsidRDefault="005B03AD" w:rsidP="00C83BB5">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69F1B73F"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B50563">
              <w:rPr>
                <w:rFonts w:asciiTheme="minorHAnsi" w:hAnsiTheme="minorHAnsi"/>
                <w:sz w:val="18"/>
                <w:szCs w:val="18"/>
              </w:rPr>
              <w:t>w</w:t>
            </w:r>
            <w:r w:rsidRPr="00AF2430">
              <w:rPr>
                <w:rFonts w:asciiTheme="minorHAnsi" w:hAnsiTheme="minorHAnsi"/>
                <w:sz w:val="18"/>
                <w:szCs w:val="18"/>
              </w:rPr>
              <w:t>att</w:t>
            </w:r>
            <w:r w:rsidR="00B5056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7AFF31A4" w14:textId="37650483" w:rsidR="0060069E" w:rsidRDefault="0060069E" w:rsidP="004F6841">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23" w14:textId="20054EC3"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77777777" w:rsidR="003602D0" w:rsidRPr="0036342F"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790"/>
        <w:gridCol w:w="7740"/>
      </w:tblGrid>
      <w:tr w:rsidR="003602D0" w:rsidRPr="0036342F" w14:paraId="65CE9D51" w14:textId="77777777" w:rsidTr="00207D4B">
        <w:trPr>
          <w:trHeight w:val="144"/>
        </w:trPr>
        <w:tc>
          <w:tcPr>
            <w:tcW w:w="10998" w:type="dxa"/>
            <w:gridSpan w:val="3"/>
          </w:tcPr>
          <w:p w14:paraId="65CE9D50" w14:textId="77777777" w:rsidR="003602D0" w:rsidRPr="0036342F" w:rsidRDefault="003602D0" w:rsidP="00693010">
            <w:pPr>
              <w:keepNext/>
              <w:rPr>
                <w:rFonts w:asciiTheme="minorHAnsi" w:hAnsiTheme="minorHAnsi"/>
                <w:b/>
                <w:szCs w:val="18"/>
              </w:rPr>
            </w:pPr>
            <w:r w:rsidRPr="0036342F">
              <w:rPr>
                <w:rFonts w:asciiTheme="minorHAnsi" w:hAnsiTheme="minorHAnsi"/>
                <w:b/>
                <w:szCs w:val="18"/>
              </w:rPr>
              <w:lastRenderedPageBreak/>
              <w:t>E. Additional Requirements</w:t>
            </w:r>
          </w:p>
        </w:tc>
      </w:tr>
      <w:tr w:rsidR="003602D0" w:rsidRPr="00D83E48" w14:paraId="65CE9D54" w14:textId="77777777" w:rsidTr="00207D4B">
        <w:trPr>
          <w:trHeight w:val="144"/>
        </w:trPr>
        <w:tc>
          <w:tcPr>
            <w:tcW w:w="468" w:type="dxa"/>
          </w:tcPr>
          <w:p w14:paraId="65CE9D52"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gridSpan w:val="2"/>
          </w:tcPr>
          <w:p w14:paraId="65CE9D53"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3602D0" w:rsidRPr="00D83E48" w14:paraId="65CE9D57" w14:textId="77777777" w:rsidTr="00207D4B">
        <w:trPr>
          <w:trHeight w:val="144"/>
        </w:trPr>
        <w:tc>
          <w:tcPr>
            <w:tcW w:w="468" w:type="dxa"/>
          </w:tcPr>
          <w:p w14:paraId="65CE9D55"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gridSpan w:val="2"/>
          </w:tcPr>
          <w:p w14:paraId="65CE9D56"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3602D0" w:rsidRPr="00D83E48" w14:paraId="65CE9D5A" w14:textId="77777777" w:rsidTr="00207D4B">
        <w:trPr>
          <w:trHeight w:val="144"/>
        </w:trPr>
        <w:tc>
          <w:tcPr>
            <w:tcW w:w="468" w:type="dxa"/>
          </w:tcPr>
          <w:p w14:paraId="65CE9D58"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gridSpan w:val="2"/>
          </w:tcPr>
          <w:p w14:paraId="65CE9D59"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3602D0" w:rsidRPr="00D83E48" w14:paraId="65CE9D5D" w14:textId="77777777" w:rsidTr="00207D4B">
        <w:trPr>
          <w:trHeight w:val="144"/>
        </w:trPr>
        <w:tc>
          <w:tcPr>
            <w:tcW w:w="468" w:type="dxa"/>
          </w:tcPr>
          <w:p w14:paraId="65CE9D5B"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gridSpan w:val="2"/>
          </w:tcPr>
          <w:p w14:paraId="65CE9D5C" w14:textId="77777777" w:rsidR="003602D0" w:rsidRPr="00207D4B" w:rsidRDefault="003602D0" w:rsidP="009D7D0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3602D0" w:rsidRPr="00D83E48" w14:paraId="65CE9D60" w14:textId="77777777" w:rsidTr="00036F28">
        <w:trPr>
          <w:trHeight w:val="144"/>
        </w:trPr>
        <w:tc>
          <w:tcPr>
            <w:tcW w:w="468" w:type="dxa"/>
            <w:vAlign w:val="center"/>
          </w:tcPr>
          <w:p w14:paraId="65CE9D5E"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gridSpan w:val="2"/>
          </w:tcPr>
          <w:p w14:paraId="65CE9D5F" w14:textId="06AB5CFE" w:rsidR="003602D0" w:rsidRPr="00207D4B" w:rsidRDefault="003602D0" w:rsidP="00B50563">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B50563">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3602D0" w:rsidRPr="00D83E48" w14:paraId="65CE9D63" w14:textId="77777777" w:rsidTr="00036F28">
        <w:trPr>
          <w:trHeight w:val="144"/>
        </w:trPr>
        <w:tc>
          <w:tcPr>
            <w:tcW w:w="468" w:type="dxa"/>
            <w:vAlign w:val="center"/>
          </w:tcPr>
          <w:p w14:paraId="65CE9D61"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gridSpan w:val="2"/>
          </w:tcPr>
          <w:p w14:paraId="65CE9D62" w14:textId="771B410E" w:rsidR="003602D0" w:rsidRPr="00207D4B" w:rsidRDefault="003602D0" w:rsidP="00B50563">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B50563">
              <w:rPr>
                <w:rFonts w:asciiTheme="minorHAnsi" w:hAnsiTheme="minorHAnsi"/>
                <w:sz w:val="18"/>
                <w:szCs w:val="18"/>
              </w:rPr>
              <w:t>w</w:t>
            </w:r>
            <w:r w:rsidRPr="00207D4B">
              <w:rPr>
                <w:rFonts w:asciiTheme="minorHAnsi" w:hAnsiTheme="minorHAnsi"/>
                <w:sz w:val="18"/>
                <w:szCs w:val="18"/>
              </w:rPr>
              <w:t>att/cfm) criteria in every zonal control mode.</w:t>
            </w:r>
          </w:p>
        </w:tc>
      </w:tr>
      <w:tr w:rsidR="003602D0" w:rsidRPr="00D83E48" w14:paraId="65CE9D66" w14:textId="77777777" w:rsidTr="00036F28">
        <w:trPr>
          <w:trHeight w:val="144"/>
        </w:trPr>
        <w:tc>
          <w:tcPr>
            <w:tcW w:w="468" w:type="dxa"/>
            <w:vAlign w:val="center"/>
          </w:tcPr>
          <w:p w14:paraId="65CE9D64"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gridSpan w:val="2"/>
          </w:tcPr>
          <w:p w14:paraId="65CE9D65" w14:textId="3C226923" w:rsidR="003602D0" w:rsidRPr="00207D4B" w:rsidRDefault="003602D0" w:rsidP="00B50563">
            <w:pPr>
              <w:keepNext/>
              <w:rPr>
                <w:rFonts w:asciiTheme="minorHAnsi" w:hAnsiTheme="minorHAnsi"/>
                <w:sz w:val="18"/>
                <w:szCs w:val="18"/>
              </w:rPr>
            </w:pPr>
            <w:r w:rsidRPr="00207D4B">
              <w:rPr>
                <w:rFonts w:asciiTheme="minorHAnsi" w:hAnsiTheme="minorHAnsi"/>
                <w:sz w:val="18"/>
                <w:szCs w:val="18"/>
              </w:rPr>
              <w:t xml:space="preserve">Portable </w:t>
            </w:r>
            <w:r w:rsidR="00B50563">
              <w:rPr>
                <w:rFonts w:asciiTheme="minorHAnsi" w:hAnsiTheme="minorHAnsi"/>
                <w:sz w:val="18"/>
                <w:szCs w:val="18"/>
              </w:rPr>
              <w:t>w</w:t>
            </w:r>
            <w:r w:rsidRPr="00207D4B">
              <w:rPr>
                <w:rFonts w:asciiTheme="minorHAnsi" w:hAnsiTheme="minorHAnsi"/>
                <w:sz w:val="18"/>
                <w:szCs w:val="18"/>
              </w:rPr>
              <w:t xml:space="preserve">att meters used for measurements of air handler </w:t>
            </w:r>
            <w:r w:rsidR="00B50563">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B50563">
              <w:rPr>
                <w:rFonts w:asciiTheme="minorHAnsi" w:hAnsiTheme="minorHAnsi"/>
                <w:sz w:val="18"/>
                <w:szCs w:val="18"/>
              </w:rPr>
              <w:t>w</w:t>
            </w:r>
            <w:r w:rsidRPr="00207D4B">
              <w:rPr>
                <w:rFonts w:asciiTheme="minorHAnsi" w:hAnsiTheme="minorHAnsi"/>
                <w:sz w:val="18"/>
                <w:szCs w:val="18"/>
              </w:rPr>
              <w:t>atts whichever is greater</w:t>
            </w:r>
          </w:p>
        </w:tc>
      </w:tr>
      <w:tr w:rsidR="002D241C" w:rsidRPr="00D83E48" w14:paraId="1BD318F2" w14:textId="77777777" w:rsidTr="004F1966">
        <w:trPr>
          <w:trHeight w:val="144"/>
        </w:trPr>
        <w:tc>
          <w:tcPr>
            <w:tcW w:w="468" w:type="dxa"/>
            <w:vAlign w:val="center"/>
          </w:tcPr>
          <w:p w14:paraId="189AF844" w14:textId="6E6E3876" w:rsidR="002D241C" w:rsidRPr="00207D4B" w:rsidRDefault="002D241C" w:rsidP="002D241C">
            <w:pPr>
              <w:pStyle w:val="FootnoteText"/>
              <w:keepNext/>
              <w:jc w:val="center"/>
              <w:rPr>
                <w:rFonts w:asciiTheme="minorHAnsi" w:hAnsiTheme="minorHAnsi"/>
                <w:sz w:val="18"/>
                <w:szCs w:val="18"/>
              </w:rPr>
            </w:pPr>
            <w:r>
              <w:rPr>
                <w:rFonts w:asciiTheme="minorHAnsi" w:hAnsiTheme="minorHAnsi"/>
                <w:sz w:val="18"/>
                <w:szCs w:val="18"/>
              </w:rPr>
              <w:t>08</w:t>
            </w:r>
          </w:p>
        </w:tc>
        <w:tc>
          <w:tcPr>
            <w:tcW w:w="2790" w:type="dxa"/>
            <w:vAlign w:val="center"/>
          </w:tcPr>
          <w:p w14:paraId="3EA99EBB" w14:textId="4A475F5C" w:rsidR="002D241C" w:rsidRPr="00207D4B" w:rsidRDefault="002D241C" w:rsidP="002D241C">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740" w:type="dxa"/>
            <w:vAlign w:val="center"/>
          </w:tcPr>
          <w:p w14:paraId="2F222883" w14:textId="77777777" w:rsidR="002D241C" w:rsidRDefault="002D241C" w:rsidP="002D241C">
            <w:pPr>
              <w:rPr>
                <w:sz w:val="24"/>
                <w:szCs w:val="24"/>
              </w:rPr>
            </w:pPr>
            <w:r>
              <w:rPr>
                <w:rFonts w:ascii="Calibri" w:hAnsi="Calibri"/>
                <w:sz w:val="18"/>
              </w:rPr>
              <w:t>&lt;&lt;user pick from list:</w:t>
            </w:r>
          </w:p>
          <w:p w14:paraId="4C78E622" w14:textId="77777777" w:rsidR="002D241C" w:rsidRDefault="002D241C" w:rsidP="002D241C">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55217733" w14:textId="77777777" w:rsidR="002D241C" w:rsidRDefault="002D241C" w:rsidP="002D241C">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0C3301A7" w14:textId="7FE6B8FD" w:rsidR="002D241C" w:rsidRPr="00207D4B" w:rsidRDefault="002D241C" w:rsidP="002D241C">
            <w:pPr>
              <w:keepNext/>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2D241C" w:rsidRPr="00D83E48" w14:paraId="1F5F8AA7" w14:textId="77777777" w:rsidTr="004F1966">
        <w:trPr>
          <w:trHeight w:val="144"/>
        </w:trPr>
        <w:tc>
          <w:tcPr>
            <w:tcW w:w="468" w:type="dxa"/>
            <w:vAlign w:val="center"/>
          </w:tcPr>
          <w:p w14:paraId="74EA9FA1" w14:textId="04A013D9" w:rsidR="002D241C" w:rsidRPr="00207D4B" w:rsidRDefault="002D241C" w:rsidP="002D241C">
            <w:pPr>
              <w:pStyle w:val="FootnoteText"/>
              <w:keepNext/>
              <w:jc w:val="center"/>
              <w:rPr>
                <w:rFonts w:asciiTheme="minorHAnsi" w:hAnsiTheme="minorHAnsi"/>
                <w:sz w:val="18"/>
                <w:szCs w:val="18"/>
              </w:rPr>
            </w:pPr>
            <w:r>
              <w:rPr>
                <w:rFonts w:asciiTheme="minorHAnsi" w:hAnsiTheme="minorHAnsi"/>
                <w:sz w:val="18"/>
                <w:szCs w:val="18"/>
              </w:rPr>
              <w:t>09</w:t>
            </w:r>
          </w:p>
        </w:tc>
        <w:tc>
          <w:tcPr>
            <w:tcW w:w="2790" w:type="dxa"/>
            <w:vAlign w:val="center"/>
          </w:tcPr>
          <w:p w14:paraId="2B93C627" w14:textId="5153BD77" w:rsidR="002D241C" w:rsidRPr="00207D4B" w:rsidRDefault="002D241C" w:rsidP="002D241C">
            <w:pPr>
              <w:keepNext/>
              <w:rPr>
                <w:rFonts w:asciiTheme="minorHAnsi" w:hAnsiTheme="minorHAnsi"/>
                <w:sz w:val="18"/>
                <w:szCs w:val="18"/>
              </w:rPr>
            </w:pPr>
            <w:r>
              <w:rPr>
                <w:rFonts w:ascii="Calibri" w:hAnsi="Calibri"/>
                <w:sz w:val="18"/>
              </w:rPr>
              <w:t>Correction Notes:</w:t>
            </w:r>
          </w:p>
        </w:tc>
        <w:tc>
          <w:tcPr>
            <w:tcW w:w="7740" w:type="dxa"/>
            <w:vAlign w:val="center"/>
          </w:tcPr>
          <w:p w14:paraId="67FAE63C" w14:textId="14986C4E" w:rsidR="002D241C" w:rsidRPr="00207D4B" w:rsidRDefault="002D241C" w:rsidP="002D241C">
            <w:pPr>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2D241C" w:rsidRPr="00D83E48" w14:paraId="65CE9D68" w14:textId="77777777" w:rsidTr="004F1966">
        <w:trPr>
          <w:trHeight w:val="144"/>
        </w:trPr>
        <w:tc>
          <w:tcPr>
            <w:tcW w:w="10998" w:type="dxa"/>
            <w:gridSpan w:val="3"/>
            <w:vAlign w:val="center"/>
          </w:tcPr>
          <w:p w14:paraId="65CE9D67" w14:textId="0F282A73" w:rsidR="002D241C" w:rsidRPr="00207D4B" w:rsidRDefault="002D241C" w:rsidP="002D241C">
            <w:pPr>
              <w:pStyle w:val="FootnoteText"/>
              <w:keepNext/>
              <w:rPr>
                <w:rFonts w:asciiTheme="minorHAnsi" w:hAnsiTheme="minorHAnsi"/>
                <w:sz w:val="18"/>
                <w:szCs w:val="18"/>
              </w:rPr>
            </w:pPr>
            <w:r w:rsidRPr="00423F31">
              <w:rPr>
                <w:rFonts w:asciiTheme="minorHAnsi" w:hAnsiTheme="minorHAnsi" w:cs="Calibri-Bold"/>
                <w:b/>
                <w:bCs/>
                <w:sz w:val="18"/>
                <w:szCs w:val="18"/>
              </w:rPr>
              <w:t xml:space="preserve">The responsible person’s signature on this compliance document affirms that all applicable requirements in this table have been met </w:t>
            </w:r>
            <w:r w:rsidRPr="00423F31">
              <w:rPr>
                <w:rFonts w:asciiTheme="minorHAnsi" w:hAnsiTheme="minorHAnsi" w:cs="MS Sans Serif"/>
                <w:b/>
                <w:color w:val="000000"/>
                <w:sz w:val="18"/>
                <w:szCs w:val="18"/>
                <w:highlight w:val="white"/>
              </w:rPr>
              <w:t>unless otherwise noted in the Verification Status and the Corrections Notes in this table</w:t>
            </w:r>
          </w:p>
        </w:tc>
      </w:tr>
    </w:tbl>
    <w:p w14:paraId="334FD7CE" w14:textId="522A4C50" w:rsidR="002D241C" w:rsidRDefault="002D241C"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41C" w:rsidRPr="0084687D" w14:paraId="3EE04933" w14:textId="77777777" w:rsidTr="00C4739A">
        <w:trPr>
          <w:cantSplit/>
          <w:trHeight w:val="432"/>
        </w:trPr>
        <w:tc>
          <w:tcPr>
            <w:tcW w:w="5000" w:type="pct"/>
            <w:gridSpan w:val="2"/>
            <w:vAlign w:val="center"/>
          </w:tcPr>
          <w:p w14:paraId="1E165754" w14:textId="62DE3141" w:rsidR="002D241C" w:rsidRPr="002E5E6E" w:rsidRDefault="002D241C" w:rsidP="00C4739A">
            <w:pPr>
              <w:keepNext/>
              <w:rPr>
                <w:rFonts w:ascii="Calibri" w:hAnsi="Calibri"/>
                <w:b/>
                <w:szCs w:val="18"/>
              </w:rPr>
            </w:pPr>
            <w:r>
              <w:rPr>
                <w:rFonts w:ascii="Calibri" w:hAnsi="Calibri"/>
                <w:b/>
                <w:szCs w:val="18"/>
              </w:rPr>
              <w:t>F</w:t>
            </w:r>
            <w:r w:rsidRPr="002E5E6E">
              <w:rPr>
                <w:rFonts w:ascii="Calibri" w:hAnsi="Calibri"/>
                <w:b/>
                <w:szCs w:val="18"/>
              </w:rPr>
              <w:t>. Determination of HERS Verification Compliance</w:t>
            </w:r>
          </w:p>
          <w:p w14:paraId="5A20FEEA" w14:textId="77777777" w:rsidR="002D241C" w:rsidRPr="0084687D" w:rsidRDefault="002D241C" w:rsidP="00C4739A">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2D241C" w:rsidRPr="0084687D" w14:paraId="557489BD" w14:textId="77777777" w:rsidTr="00C4739A">
        <w:trPr>
          <w:cantSplit/>
          <w:trHeight w:val="144"/>
        </w:trPr>
        <w:tc>
          <w:tcPr>
            <w:tcW w:w="253" w:type="pct"/>
            <w:vAlign w:val="center"/>
          </w:tcPr>
          <w:p w14:paraId="3D64FC79" w14:textId="77777777" w:rsidR="002D241C" w:rsidRPr="0084687D" w:rsidDel="00C76C40" w:rsidRDefault="002D241C" w:rsidP="00C4739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66368AB7" w14:textId="178E4A0C" w:rsidR="002D241C" w:rsidRPr="0084687D" w:rsidRDefault="002D241C">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xml:space="preserve">” and D09 result is “system fan efficacy complies” and E08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3BBE81D0" w14:textId="77777777" w:rsidR="002D241C" w:rsidRPr="00D83E48" w:rsidRDefault="002D241C" w:rsidP="0009456E">
      <w:pPr>
        <w:rPr>
          <w:rFonts w:ascii="Calibri" w:hAnsi="Calibri"/>
        </w:rPr>
      </w:pPr>
    </w:p>
    <w:p w14:paraId="65CE9D71" w14:textId="77777777" w:rsidR="003602D0" w:rsidRPr="00D83E48" w:rsidRDefault="003602D0" w:rsidP="0009456E">
      <w:pPr>
        <w:rPr>
          <w:rFonts w:ascii="Calibri" w:hAnsi="Calibri"/>
        </w:rPr>
      </w:pPr>
    </w:p>
    <w:sectPr w:rsidR="003602D0" w:rsidRPr="00D83E48" w:rsidSect="003C4626">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C22F7" w14:textId="77777777" w:rsidR="001368CB" w:rsidRDefault="001368CB">
      <w:r>
        <w:separator/>
      </w:r>
    </w:p>
  </w:endnote>
  <w:endnote w:type="continuationSeparator" w:id="0">
    <w:p w14:paraId="052203D0" w14:textId="77777777" w:rsidR="001368CB" w:rsidRDefault="001368CB">
      <w:r>
        <w:continuationSeparator/>
      </w:r>
    </w:p>
  </w:endnote>
  <w:endnote w:type="continuationNotice" w:id="1">
    <w:p w14:paraId="5F17A2E3" w14:textId="77777777" w:rsidR="001368CB" w:rsidRDefault="001368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E350D" w14:textId="77777777" w:rsidR="00182BCB" w:rsidRDefault="00182B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9027A0" w:rsidRPr="00CB64DD" w:rsidRDefault="009027A0" w:rsidP="0036342F">
    <w:pPr>
      <w:pStyle w:val="Footer"/>
    </w:pPr>
    <w:r w:rsidRPr="00CB64DD">
      <w:t xml:space="preserve">Registration Number:                                                           Registration Date/Time:                                           HERS Provider:                       </w:t>
    </w:r>
  </w:p>
  <w:p w14:paraId="65CE9D8D" w14:textId="2B32A44C" w:rsidR="009027A0" w:rsidRPr="00CB64DD" w:rsidRDefault="009027A0" w:rsidP="0036342F">
    <w:pPr>
      <w:pStyle w:val="Footer"/>
    </w:pPr>
    <w:r w:rsidRPr="00CB64DD">
      <w:t>CA Building Energy Efficiency Standards - 20</w:t>
    </w:r>
    <w:ins w:id="5" w:author="Alhabibi, Haider@Energy" w:date="2021-08-30T19:25:00Z">
      <w:r w:rsidR="00842507">
        <w:t>22</w:t>
      </w:r>
    </w:ins>
    <w:del w:id="6" w:author="Alhabibi, Haider@Energy" w:date="2021-08-30T19:25:00Z">
      <w:r w:rsidRPr="00CB64DD" w:rsidDel="00842507">
        <w:delText>1</w:delText>
      </w:r>
      <w:r w:rsidDel="00842507">
        <w:delText>9</w:delText>
      </w:r>
    </w:del>
    <w:r w:rsidRPr="00CB64DD">
      <w:t xml:space="preserve"> Residential Compliance</w:t>
    </w:r>
    <w:r w:rsidRPr="00CB64DD">
      <w:tab/>
    </w:r>
    <w:r>
      <w:t>January 20</w:t>
    </w:r>
    <w:ins w:id="7" w:author="Alhabibi, Haider@Energy" w:date="2021-08-30T19:25:00Z">
      <w:r w:rsidR="00842507">
        <w:t>22</w:t>
      </w:r>
    </w:ins>
    <w:del w:id="8" w:author="Alhabibi, Haider@Energy" w:date="2021-08-30T19:25:00Z">
      <w:r w:rsidDel="00842507">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9027A0" w:rsidRPr="00CB64DD" w:rsidRDefault="009027A0" w:rsidP="0036342F">
    <w:pPr>
      <w:pStyle w:val="Footer"/>
    </w:pPr>
    <w:r w:rsidRPr="00CB64DD">
      <w:t xml:space="preserve">Registration Number:                                                           Registration Date/Time:                                           HERS Provider:                       </w:t>
    </w:r>
  </w:p>
  <w:p w14:paraId="65CE9D9E" w14:textId="77777777" w:rsidR="009027A0" w:rsidRPr="00CB64DD" w:rsidRDefault="009027A0" w:rsidP="0036342F">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6B73430F" w:rsidR="009027A0" w:rsidRPr="00CB64DD" w:rsidRDefault="009027A0" w:rsidP="0036342F">
    <w:pPr>
      <w:pStyle w:val="Footer"/>
    </w:pPr>
    <w:r w:rsidRPr="00CB64DD">
      <w:t>CA Building Energy Efficiency Standards - 20</w:t>
    </w:r>
    <w:ins w:id="9" w:author="Alhabibi, Haider@Energy" w:date="2021-08-30T19:25:00Z">
      <w:r w:rsidR="00842507">
        <w:t>22</w:t>
      </w:r>
    </w:ins>
    <w:del w:id="10" w:author="Alhabibi, Haider@Energy" w:date="2021-08-30T19:25:00Z">
      <w:r w:rsidRPr="00CB64DD" w:rsidDel="00842507">
        <w:delText>1</w:delText>
      </w:r>
      <w:r w:rsidDel="00842507">
        <w:delText>9</w:delText>
      </w:r>
    </w:del>
    <w:r w:rsidRPr="00CB64DD">
      <w:t xml:space="preserve"> Residential Compliance</w:t>
    </w:r>
    <w:r w:rsidRPr="00CB64DD">
      <w:tab/>
    </w:r>
    <w:r>
      <w:t>January 20</w:t>
    </w:r>
    <w:ins w:id="11" w:author="Alhabibi, Haider@Energy" w:date="2021-08-30T19:25:00Z">
      <w:r w:rsidR="00842507">
        <w:t>22</w:t>
      </w:r>
    </w:ins>
    <w:del w:id="12" w:author="Alhabibi, Haider@Energy" w:date="2021-08-30T19:25:00Z">
      <w:r w:rsidDel="00842507">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9027A0" w:rsidRPr="00CB64DD" w:rsidRDefault="009027A0"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977F2" w14:textId="77777777" w:rsidR="001368CB" w:rsidRDefault="001368CB">
      <w:r>
        <w:separator/>
      </w:r>
    </w:p>
  </w:footnote>
  <w:footnote w:type="continuationSeparator" w:id="0">
    <w:p w14:paraId="2A9363C5" w14:textId="77777777" w:rsidR="001368CB" w:rsidRDefault="001368CB">
      <w:r>
        <w:continuationSeparator/>
      </w:r>
    </w:p>
  </w:footnote>
  <w:footnote w:type="continuationNotice" w:id="1">
    <w:p w14:paraId="5D0ED51A" w14:textId="77777777" w:rsidR="001368CB" w:rsidRDefault="001368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56B013B5" w:rsidR="009027A0" w:rsidRDefault="009027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9" w14:textId="1FA27BF8" w:rsidR="009027A0" w:rsidRPr="007770C5" w:rsidRDefault="00182BCB" w:rsidP="00986D7B">
    <w:pPr>
      <w:suppressAutoHyphens/>
      <w:ind w:left="-90"/>
      <w:rPr>
        <w:rFonts w:ascii="Arial" w:hAnsi="Arial" w:cs="Arial"/>
        <w:sz w:val="14"/>
        <w:szCs w:val="14"/>
      </w:rPr>
    </w:pPr>
    <w:customXmlInsRangeStart w:id="0" w:author="Geiser, Che@Energy" w:date="2022-04-11T13:50:00Z"/>
    <w:sdt>
      <w:sdtPr>
        <w:rPr>
          <w:rFonts w:ascii="Arial" w:hAnsi="Arial" w:cs="Arial"/>
          <w:sz w:val="14"/>
          <w:szCs w:val="14"/>
        </w:rPr>
        <w:id w:val="1861543462"/>
        <w:docPartObj>
          <w:docPartGallery w:val="Watermarks"/>
          <w:docPartUnique/>
        </w:docPartObj>
      </w:sdtPr>
      <w:sdtContent>
        <w:customXmlInsRangeEnd w:id="0"/>
        <w:ins w:id="1" w:author="Geiser, Che@Energy" w:date="2022-04-11T13:50:00Z">
          <w:r w:rsidRPr="00182BCB">
            <w:rPr>
              <w:rFonts w:ascii="Arial" w:hAnsi="Arial" w:cs="Arial"/>
              <w:noProof/>
              <w:sz w:val="14"/>
              <w:szCs w:val="14"/>
            </w:rPr>
            <w:pict w14:anchorId="18E4C8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0:00Z"/>
      </w:sdtContent>
    </w:sdt>
    <w:customXmlInsRangeEnd w:id="2"/>
    <w:r w:rsidR="009027A0" w:rsidRPr="007770C5">
      <w:rPr>
        <w:rFonts w:ascii="Arial" w:hAnsi="Arial" w:cs="Arial"/>
        <w:sz w:val="14"/>
        <w:szCs w:val="14"/>
      </w:rPr>
      <w:t xml:space="preserve">STATE OF </w:t>
    </w:r>
    <w:smartTag w:uri="urn:schemas-microsoft-com:office:smarttags" w:element="place">
      <w:smartTag w:uri="urn:schemas-microsoft-com:office:smarttags" w:element="State">
        <w:r w:rsidR="009027A0" w:rsidRPr="007770C5">
          <w:rPr>
            <w:rFonts w:ascii="Arial" w:hAnsi="Arial" w:cs="Arial"/>
            <w:sz w:val="14"/>
            <w:szCs w:val="14"/>
          </w:rPr>
          <w:t>CALIFORNIA</w:t>
        </w:r>
      </w:smartTag>
    </w:smartTag>
  </w:p>
  <w:p w14:paraId="65CE9D7A" w14:textId="3F235CAC" w:rsidR="009027A0" w:rsidRPr="007770C5" w:rsidRDefault="009027A0" w:rsidP="00986D7B">
    <w:pPr>
      <w:suppressAutoHyphens/>
      <w:ind w:left="-90"/>
      <w:rPr>
        <w:rFonts w:ascii="Arial" w:hAnsi="Arial" w:cs="Arial"/>
        <w:b/>
        <w:sz w:val="24"/>
        <w:szCs w:val="24"/>
      </w:rPr>
    </w:pPr>
    <w:r>
      <w:rPr>
        <w:noProof/>
      </w:rPr>
      <w:drawing>
        <wp:anchor distT="0" distB="0" distL="114300" distR="114300" simplePos="0" relativeHeight="251659264" behindDoc="0" locked="0" layoutInCell="1" allowOverlap="1" wp14:anchorId="65CE9DBB" wp14:editId="390D0D4E">
          <wp:simplePos x="0" y="0"/>
          <wp:positionH relativeFrom="margin">
            <wp:posOffset>6629400</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65CE9D7B" w14:textId="2CC86945" w:rsidR="009027A0" w:rsidRPr="007770C5" w:rsidRDefault="009027A0" w:rsidP="00986D7B">
    <w:pPr>
      <w:suppressAutoHyphens/>
      <w:ind w:left="-90"/>
      <w:rPr>
        <w:rFonts w:ascii="Arial" w:hAnsi="Arial" w:cs="Arial"/>
        <w:sz w:val="14"/>
        <w:szCs w:val="14"/>
      </w:rPr>
    </w:pPr>
    <w:r>
      <w:rPr>
        <w:rFonts w:ascii="Arial" w:hAnsi="Arial" w:cs="Arial"/>
        <w:sz w:val="14"/>
        <w:szCs w:val="14"/>
      </w:rPr>
      <w:t>CEC-CF3R-MCH-22-H</w:t>
    </w:r>
    <w:r w:rsidRPr="007770C5">
      <w:rPr>
        <w:rFonts w:ascii="Arial" w:hAnsi="Arial" w:cs="Arial"/>
        <w:sz w:val="14"/>
        <w:szCs w:val="14"/>
      </w:rPr>
      <w:t xml:space="preserve"> (Revised </w:t>
    </w:r>
    <w:r>
      <w:rPr>
        <w:rFonts w:ascii="Arial" w:hAnsi="Arial" w:cs="Arial"/>
        <w:sz w:val="14"/>
        <w:szCs w:val="14"/>
      </w:rPr>
      <w:t>01/</w:t>
    </w:r>
    <w:ins w:id="3" w:author="Alhabibi, Haider@Energy" w:date="2021-08-30T19:24:00Z">
      <w:r w:rsidR="00842507">
        <w:rPr>
          <w:rFonts w:ascii="Arial" w:hAnsi="Arial" w:cs="Arial"/>
          <w:sz w:val="14"/>
          <w:szCs w:val="14"/>
        </w:rPr>
        <w:t>22</w:t>
      </w:r>
    </w:ins>
    <w:del w:id="4" w:author="Alhabibi, Haider@Energy" w:date="2021-08-30T19:24:00Z">
      <w:r w:rsidDel="00842507">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9027A0" w:rsidRPr="00F85124" w14:paraId="65CE9D7E" w14:textId="77777777">
      <w:trPr>
        <w:cantSplit/>
        <w:trHeight w:val="288"/>
      </w:trPr>
      <w:tc>
        <w:tcPr>
          <w:tcW w:w="4016" w:type="pct"/>
          <w:gridSpan w:val="2"/>
          <w:tcBorders>
            <w:right w:val="nil"/>
          </w:tcBorders>
          <w:vAlign w:val="center"/>
        </w:tcPr>
        <w:p w14:paraId="65CE9D7C" w14:textId="39789453" w:rsidR="009027A0" w:rsidRPr="00F85124" w:rsidRDefault="009027A0">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65CE9D7D" w14:textId="61DF03B9" w:rsidR="009027A0" w:rsidRPr="00F85124" w:rsidRDefault="009027A0">
          <w:pPr>
            <w:pStyle w:val="Heading1"/>
            <w:jc w:val="right"/>
            <w:rPr>
              <w:rFonts w:ascii="Calibri" w:hAnsi="Calibri"/>
              <w:b w:val="0"/>
              <w:bCs/>
              <w:sz w:val="20"/>
            </w:rPr>
          </w:pPr>
          <w:r>
            <w:rPr>
              <w:rFonts w:ascii="Calibri" w:hAnsi="Calibri"/>
              <w:b w:val="0"/>
              <w:bCs/>
              <w:sz w:val="20"/>
            </w:rPr>
            <w:t>CF3R-MCH-22-H</w:t>
          </w:r>
        </w:p>
      </w:tc>
    </w:tr>
    <w:tr w:rsidR="009027A0" w:rsidRPr="00F85124" w14:paraId="65CE9D81" w14:textId="77777777">
      <w:trPr>
        <w:cantSplit/>
        <w:trHeight w:val="288"/>
      </w:trPr>
      <w:tc>
        <w:tcPr>
          <w:tcW w:w="2500" w:type="pct"/>
          <w:tcBorders>
            <w:right w:val="nil"/>
          </w:tcBorders>
        </w:tcPr>
        <w:p w14:paraId="65CE9D7F" w14:textId="77777777" w:rsidR="009027A0" w:rsidRPr="002E105D" w:rsidRDefault="009027A0"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80" w14:textId="5A155384"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A15B77" w:rsidRPr="00A15B77">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82BCB">
            <w:rPr>
              <w:rFonts w:ascii="Calibri" w:hAnsi="Calibri"/>
              <w:bCs/>
              <w:noProof/>
            </w:rPr>
            <w:t>3</w:t>
          </w:r>
          <w:r>
            <w:rPr>
              <w:rFonts w:ascii="Calibri" w:hAnsi="Calibri"/>
              <w:bCs/>
              <w:noProof/>
            </w:rPr>
            <w:fldChar w:fldCharType="end"/>
          </w:r>
          <w:r w:rsidRPr="00F85124">
            <w:rPr>
              <w:rFonts w:ascii="Calibri" w:hAnsi="Calibri"/>
              <w:bCs/>
            </w:rPr>
            <w:t>)</w:t>
          </w:r>
        </w:p>
      </w:tc>
    </w:tr>
    <w:tr w:rsidR="009027A0" w:rsidRPr="00F85124" w14:paraId="65CE9D85" w14:textId="77777777">
      <w:trPr>
        <w:cantSplit/>
        <w:trHeight w:val="288"/>
      </w:trPr>
      <w:tc>
        <w:tcPr>
          <w:tcW w:w="0" w:type="auto"/>
        </w:tcPr>
        <w:p w14:paraId="65CE9D82" w14:textId="77777777" w:rsidR="009027A0" w:rsidRPr="00F85124" w:rsidRDefault="009027A0" w:rsidP="007924C2">
          <w:pPr>
            <w:rPr>
              <w:rFonts w:ascii="Calibri" w:hAnsi="Calibri"/>
              <w:sz w:val="12"/>
              <w:szCs w:val="12"/>
            </w:rPr>
          </w:pPr>
          <w:r w:rsidRPr="00F85124">
            <w:rPr>
              <w:rFonts w:ascii="Calibri" w:hAnsi="Calibri"/>
              <w:sz w:val="12"/>
              <w:szCs w:val="12"/>
            </w:rPr>
            <w:t>Project Name:</w:t>
          </w:r>
        </w:p>
      </w:tc>
      <w:tc>
        <w:tcPr>
          <w:tcW w:w="1655" w:type="pct"/>
        </w:tcPr>
        <w:p w14:paraId="65CE9D83" w14:textId="77777777" w:rsidR="009027A0" w:rsidRPr="00F85124" w:rsidRDefault="009027A0" w:rsidP="007924C2">
          <w:pPr>
            <w:rPr>
              <w:rFonts w:ascii="Calibri" w:hAnsi="Calibri"/>
              <w:sz w:val="12"/>
              <w:szCs w:val="12"/>
            </w:rPr>
          </w:pPr>
          <w:r w:rsidRPr="00F85124">
            <w:rPr>
              <w:rFonts w:ascii="Calibri" w:hAnsi="Calibri"/>
              <w:sz w:val="12"/>
              <w:szCs w:val="12"/>
            </w:rPr>
            <w:t>Enforcement Agency:</w:t>
          </w:r>
        </w:p>
      </w:tc>
      <w:tc>
        <w:tcPr>
          <w:tcW w:w="984" w:type="pct"/>
        </w:tcPr>
        <w:p w14:paraId="65CE9D84" w14:textId="77777777" w:rsidR="009027A0" w:rsidRPr="00F85124" w:rsidRDefault="009027A0" w:rsidP="007924C2">
          <w:pPr>
            <w:rPr>
              <w:rFonts w:ascii="Calibri" w:hAnsi="Calibri"/>
              <w:sz w:val="12"/>
              <w:szCs w:val="12"/>
            </w:rPr>
          </w:pPr>
          <w:r w:rsidRPr="00F85124">
            <w:rPr>
              <w:rFonts w:ascii="Calibri" w:hAnsi="Calibri"/>
              <w:sz w:val="12"/>
              <w:szCs w:val="12"/>
            </w:rPr>
            <w:t>Permit Number:</w:t>
          </w:r>
        </w:p>
      </w:tc>
    </w:tr>
    <w:tr w:rsidR="009027A0" w:rsidRPr="00F85124" w14:paraId="65CE9D89" w14:textId="77777777">
      <w:trPr>
        <w:cantSplit/>
        <w:trHeight w:val="288"/>
      </w:trPr>
      <w:tc>
        <w:tcPr>
          <w:tcW w:w="0" w:type="auto"/>
        </w:tcPr>
        <w:p w14:paraId="65CE9D86" w14:textId="77777777" w:rsidR="009027A0" w:rsidRPr="00F85124" w:rsidRDefault="009027A0"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65CE9D87" w14:textId="79906B34" w:rsidR="009027A0" w:rsidRPr="00F85124" w:rsidRDefault="009027A0"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65CE9D88" w14:textId="346DA4A0" w:rsidR="009027A0" w:rsidRPr="00F85124" w:rsidRDefault="009027A0"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65CE9D8A" w14:textId="77777777" w:rsidR="009027A0" w:rsidRDefault="009027A0"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027A0" w:rsidRPr="00F85124" w14:paraId="65CE9D90" w14:textId="77777777">
      <w:trPr>
        <w:cantSplit/>
        <w:trHeight w:val="288"/>
      </w:trPr>
      <w:tc>
        <w:tcPr>
          <w:tcW w:w="3738" w:type="pct"/>
          <w:gridSpan w:val="2"/>
          <w:tcBorders>
            <w:right w:val="nil"/>
          </w:tcBorders>
          <w:vAlign w:val="center"/>
        </w:tcPr>
        <w:p w14:paraId="65CE9D8E" w14:textId="71048D5D" w:rsidR="009027A0" w:rsidRPr="00F85124" w:rsidRDefault="009027A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9027A0" w:rsidRPr="00F85124" w:rsidRDefault="009027A0" w:rsidP="002E105D">
          <w:pPr>
            <w:pStyle w:val="Heading1"/>
            <w:jc w:val="right"/>
            <w:rPr>
              <w:rFonts w:ascii="Calibri" w:hAnsi="Calibri"/>
              <w:b w:val="0"/>
              <w:bCs/>
              <w:sz w:val="20"/>
            </w:rPr>
          </w:pPr>
          <w:r>
            <w:rPr>
              <w:rFonts w:ascii="Calibri" w:hAnsi="Calibri"/>
              <w:b w:val="0"/>
              <w:bCs/>
              <w:sz w:val="20"/>
            </w:rPr>
            <w:t>CF2R-MCH-23-H</w:t>
          </w:r>
        </w:p>
      </w:tc>
    </w:tr>
    <w:tr w:rsidR="009027A0" w:rsidRPr="00F85124" w14:paraId="65CE9D93" w14:textId="77777777">
      <w:trPr>
        <w:cantSplit/>
        <w:trHeight w:val="288"/>
      </w:trPr>
      <w:tc>
        <w:tcPr>
          <w:tcW w:w="2500" w:type="pct"/>
          <w:tcBorders>
            <w:right w:val="nil"/>
          </w:tcBorders>
        </w:tcPr>
        <w:p w14:paraId="65CE9D91" w14:textId="77777777" w:rsidR="009027A0" w:rsidRPr="002E105D" w:rsidRDefault="009027A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027A0" w:rsidRPr="00F85124" w14:paraId="65CE9D97" w14:textId="77777777">
      <w:trPr>
        <w:cantSplit/>
        <w:trHeight w:val="288"/>
      </w:trPr>
      <w:tc>
        <w:tcPr>
          <w:tcW w:w="0" w:type="auto"/>
        </w:tcPr>
        <w:p w14:paraId="65CE9D94" w14:textId="77777777" w:rsidR="009027A0" w:rsidRPr="00F85124" w:rsidRDefault="009027A0"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9027A0" w:rsidRPr="00F85124" w:rsidRDefault="009027A0"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9027A0" w:rsidRPr="00F85124" w:rsidRDefault="009027A0" w:rsidP="007924C2">
          <w:pPr>
            <w:rPr>
              <w:rFonts w:ascii="Calibri" w:hAnsi="Calibri"/>
              <w:sz w:val="12"/>
              <w:szCs w:val="12"/>
            </w:rPr>
          </w:pPr>
          <w:r w:rsidRPr="00F85124">
            <w:rPr>
              <w:rFonts w:ascii="Calibri" w:hAnsi="Calibri"/>
              <w:sz w:val="12"/>
              <w:szCs w:val="12"/>
            </w:rPr>
            <w:t>Permit Number:</w:t>
          </w:r>
        </w:p>
      </w:tc>
    </w:tr>
    <w:tr w:rsidR="009027A0" w:rsidRPr="00F85124" w14:paraId="65CE9D9B" w14:textId="77777777">
      <w:trPr>
        <w:cantSplit/>
        <w:trHeight w:val="288"/>
      </w:trPr>
      <w:tc>
        <w:tcPr>
          <w:tcW w:w="0" w:type="auto"/>
        </w:tcPr>
        <w:p w14:paraId="65CE9D98" w14:textId="77777777" w:rsidR="009027A0" w:rsidRPr="00F85124" w:rsidRDefault="009027A0"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9027A0" w:rsidRPr="00F85124" w:rsidRDefault="009027A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9027A0" w:rsidRPr="00F85124" w:rsidRDefault="009027A0"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9027A0" w:rsidRDefault="009027A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11C820DA" w:rsidR="009027A0" w:rsidRDefault="009027A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A2" w14:textId="77777777">
      <w:trPr>
        <w:cantSplit/>
        <w:trHeight w:val="288"/>
      </w:trPr>
      <w:tc>
        <w:tcPr>
          <w:tcW w:w="4016" w:type="pct"/>
          <w:gridSpan w:val="2"/>
          <w:tcBorders>
            <w:right w:val="nil"/>
          </w:tcBorders>
          <w:vAlign w:val="center"/>
        </w:tcPr>
        <w:p w14:paraId="65CE9DA0" w14:textId="45A0F3A8" w:rsidR="009027A0" w:rsidRPr="00F85124" w:rsidRDefault="009027A0">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65CE9DA1" w14:textId="68A6B265" w:rsidR="009027A0" w:rsidRPr="00F85124" w:rsidRDefault="009027A0" w:rsidP="007924C2">
          <w:pPr>
            <w:pStyle w:val="Heading1"/>
            <w:jc w:val="right"/>
            <w:rPr>
              <w:rFonts w:ascii="Calibri" w:hAnsi="Calibri"/>
              <w:b w:val="0"/>
              <w:bCs/>
              <w:sz w:val="20"/>
            </w:rPr>
          </w:pPr>
          <w:r>
            <w:rPr>
              <w:rFonts w:ascii="Calibri" w:hAnsi="Calibri"/>
              <w:b w:val="0"/>
              <w:bCs/>
              <w:sz w:val="20"/>
            </w:rPr>
            <w:t>CF</w:t>
          </w:r>
          <w:r w:rsidR="00CA05BB">
            <w:rPr>
              <w:rFonts w:ascii="Calibri" w:hAnsi="Calibri"/>
              <w:b w:val="0"/>
              <w:bCs/>
              <w:sz w:val="20"/>
            </w:rPr>
            <w:t>3</w:t>
          </w:r>
          <w:r>
            <w:rPr>
              <w:rFonts w:ascii="Calibri" w:hAnsi="Calibri"/>
              <w:b w:val="0"/>
              <w:bCs/>
              <w:sz w:val="20"/>
            </w:rPr>
            <w:t>R-MCH-22-H</w:t>
          </w:r>
        </w:p>
      </w:tc>
    </w:tr>
    <w:tr w:rsidR="009027A0" w:rsidRPr="00F85124" w14:paraId="65CE9DA5" w14:textId="77777777">
      <w:trPr>
        <w:cantSplit/>
        <w:trHeight w:val="288"/>
      </w:trPr>
      <w:tc>
        <w:tcPr>
          <w:tcW w:w="2500" w:type="pct"/>
          <w:tcBorders>
            <w:right w:val="nil"/>
          </w:tcBorders>
        </w:tcPr>
        <w:p w14:paraId="65CE9DA3" w14:textId="77777777" w:rsidR="009027A0" w:rsidRPr="002E105D" w:rsidRDefault="009027A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20C08045"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9027A0">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82BCB">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9027A0" w:rsidRDefault="009027A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AA" w14:textId="77777777">
      <w:trPr>
        <w:cantSplit/>
        <w:trHeight w:val="288"/>
      </w:trPr>
      <w:tc>
        <w:tcPr>
          <w:tcW w:w="4016" w:type="pct"/>
          <w:gridSpan w:val="2"/>
          <w:tcBorders>
            <w:right w:val="nil"/>
          </w:tcBorders>
          <w:vAlign w:val="center"/>
        </w:tcPr>
        <w:p w14:paraId="65CE9DA8" w14:textId="240FEB71" w:rsidR="009027A0" w:rsidRPr="00F85124" w:rsidRDefault="009027A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9027A0" w:rsidRPr="00F85124" w:rsidRDefault="009027A0" w:rsidP="002E105D">
          <w:pPr>
            <w:pStyle w:val="Heading1"/>
            <w:jc w:val="right"/>
            <w:rPr>
              <w:rFonts w:ascii="Calibri" w:hAnsi="Calibri"/>
              <w:b w:val="0"/>
              <w:bCs/>
              <w:sz w:val="20"/>
            </w:rPr>
          </w:pPr>
          <w:r>
            <w:rPr>
              <w:rFonts w:ascii="Calibri" w:hAnsi="Calibri"/>
              <w:b w:val="0"/>
              <w:bCs/>
              <w:sz w:val="20"/>
            </w:rPr>
            <w:t>CF2R-MCH-23-H</w:t>
          </w:r>
        </w:p>
      </w:tc>
    </w:tr>
    <w:tr w:rsidR="009027A0" w:rsidRPr="00F85124" w14:paraId="65CE9DAD" w14:textId="77777777">
      <w:trPr>
        <w:cantSplit/>
        <w:trHeight w:val="288"/>
      </w:trPr>
      <w:tc>
        <w:tcPr>
          <w:tcW w:w="2500" w:type="pct"/>
          <w:tcBorders>
            <w:right w:val="nil"/>
          </w:tcBorders>
        </w:tcPr>
        <w:p w14:paraId="65CE9DAB" w14:textId="77777777" w:rsidR="009027A0" w:rsidRPr="002E105D" w:rsidRDefault="009027A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9027A0" w:rsidRDefault="009027A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6926AFFE" w:rsidR="009027A0" w:rsidRDefault="009027A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B3" w14:textId="77777777">
      <w:trPr>
        <w:cantSplit/>
        <w:trHeight w:val="288"/>
      </w:trPr>
      <w:tc>
        <w:tcPr>
          <w:tcW w:w="4016" w:type="pct"/>
          <w:gridSpan w:val="2"/>
          <w:tcBorders>
            <w:right w:val="nil"/>
          </w:tcBorders>
          <w:vAlign w:val="center"/>
        </w:tcPr>
        <w:p w14:paraId="65CE9DB1" w14:textId="0C3A8728" w:rsidR="009027A0" w:rsidRPr="00F85124" w:rsidRDefault="009027A0">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5E16C985" w:rsidR="009027A0" w:rsidRPr="00F85124" w:rsidRDefault="009027A0" w:rsidP="007924C2">
          <w:pPr>
            <w:pStyle w:val="Heading1"/>
            <w:jc w:val="right"/>
            <w:rPr>
              <w:rFonts w:ascii="Calibri" w:hAnsi="Calibri"/>
              <w:b w:val="0"/>
              <w:bCs/>
              <w:sz w:val="20"/>
            </w:rPr>
          </w:pPr>
          <w:r>
            <w:rPr>
              <w:rFonts w:ascii="Calibri" w:hAnsi="Calibri"/>
              <w:b w:val="0"/>
              <w:bCs/>
              <w:sz w:val="20"/>
            </w:rPr>
            <w:t>CF</w:t>
          </w:r>
          <w:r w:rsidR="00CA05BB">
            <w:rPr>
              <w:rFonts w:ascii="Calibri" w:hAnsi="Calibri"/>
              <w:b w:val="0"/>
              <w:bCs/>
              <w:sz w:val="20"/>
            </w:rPr>
            <w:t>3</w:t>
          </w:r>
          <w:r>
            <w:rPr>
              <w:rFonts w:ascii="Calibri" w:hAnsi="Calibri"/>
              <w:b w:val="0"/>
              <w:bCs/>
              <w:sz w:val="20"/>
            </w:rPr>
            <w:t>R-MCH-22-H</w:t>
          </w:r>
        </w:p>
      </w:tc>
    </w:tr>
    <w:tr w:rsidR="009027A0" w:rsidRPr="00F85124" w14:paraId="65CE9DB6" w14:textId="77777777">
      <w:trPr>
        <w:cantSplit/>
        <w:trHeight w:val="288"/>
      </w:trPr>
      <w:tc>
        <w:tcPr>
          <w:tcW w:w="2500" w:type="pct"/>
          <w:tcBorders>
            <w:right w:val="nil"/>
          </w:tcBorders>
        </w:tcPr>
        <w:p w14:paraId="65CE9DB4" w14:textId="77777777" w:rsidR="009027A0" w:rsidRPr="002E105D" w:rsidRDefault="009027A0"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23027CF9"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A15B77" w:rsidRPr="00A15B77">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82BCB">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9027A0" w:rsidRDefault="009027A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4AB0512B" w:rsidR="009027A0" w:rsidRDefault="00902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98914A8"/>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8"/>
  </w:num>
  <w:num w:numId="14">
    <w:abstractNumId w:val="8"/>
  </w:num>
  <w:num w:numId="15">
    <w:abstractNumId w:val="2"/>
  </w:num>
  <w:num w:numId="16">
    <w:abstractNumId w:val="17"/>
  </w:num>
  <w:num w:numId="17">
    <w:abstractNumId w:val="14"/>
  </w:num>
  <w:num w:numId="18">
    <w:abstractNumId w:val="27"/>
  </w:num>
  <w:num w:numId="19">
    <w:abstractNumId w:val="16"/>
  </w:num>
  <w:num w:numId="20">
    <w:abstractNumId w:val="24"/>
  </w:num>
  <w:num w:numId="21">
    <w:abstractNumId w:val="22"/>
  </w:num>
  <w:num w:numId="22">
    <w:abstractNumId w:val="21"/>
  </w:num>
  <w:num w:numId="23">
    <w:abstractNumId w:val="5"/>
  </w:num>
  <w:num w:numId="24">
    <w:abstractNumId w:val="13"/>
  </w:num>
  <w:num w:numId="25">
    <w:abstractNumId w:val="25"/>
  </w:num>
  <w:num w:numId="26">
    <w:abstractNumId w:val="20"/>
  </w:num>
  <w:num w:numId="27">
    <w:abstractNumId w:val="15"/>
  </w:num>
  <w:num w:numId="28">
    <w:abstractNumId w:val="11"/>
  </w:num>
  <w:num w:numId="29">
    <w:abstractNumId w:val="26"/>
  </w:num>
  <w:num w:numId="30">
    <w:abstractNumId w:val="6"/>
  </w:num>
  <w:num w:numId="31">
    <w:abstractNumId w:val="12"/>
  </w:num>
  <w:num w:numId="32">
    <w:abstractNumId w:val="7"/>
  </w:num>
  <w:num w:numId="33">
    <w:abstractNumId w:val="18"/>
  </w:num>
  <w:num w:numId="34">
    <w:abstractNumId w:val="3"/>
  </w:num>
  <w:num w:numId="35">
    <w:abstractNumId w:val="9"/>
  </w:num>
  <w:num w:numId="36">
    <w:abstractNumId w:val="29"/>
  </w:num>
  <w:num w:numId="3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abstractNumId w:val="7"/>
    <w:lvlOverride w:ilvl="0">
      <w:startOverride w:val="1"/>
    </w:lvlOverride>
    <w:lvlOverride w:ilvl="1"/>
    <w:lvlOverride w:ilvl="2"/>
    <w:lvlOverride w:ilvl="3"/>
    <w:lvlOverride w:ilvl="4"/>
    <w:lvlOverride w:ilvl="5"/>
    <w:lvlOverride w:ilvl="6"/>
    <w:lvlOverride w:ilvl="7"/>
    <w:lvlOverride w:ilvl="8"/>
  </w:num>
  <w:num w:numId="39">
    <w:abstractNumId w:val="19"/>
  </w:num>
  <w:num w:numId="40">
    <w:abstractNumId w:val="23"/>
  </w:num>
  <w:num w:numId="41">
    <w:abstractNumId w:val="28"/>
  </w:num>
  <w:num w:numId="42">
    <w:abstractNumId w:val="10"/>
  </w:num>
  <w:num w:numId="43">
    <w:abstractNumId w:val="4"/>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BTpU0M+cmfMeVAnl0WSHchxaDD533QyGJzP89kaW6Yz0cjKzZ2CpoLf1zmereGNAzLctI20INZg1TdsKge7SZA==" w:salt="pEFwosLnyfPMEos+8TXtk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E80"/>
    <w:rsid w:val="001131A2"/>
    <w:rsid w:val="00114750"/>
    <w:rsid w:val="00121AAA"/>
    <w:rsid w:val="00123861"/>
    <w:rsid w:val="00125717"/>
    <w:rsid w:val="00126F26"/>
    <w:rsid w:val="001305CE"/>
    <w:rsid w:val="0013118A"/>
    <w:rsid w:val="001315EE"/>
    <w:rsid w:val="00134757"/>
    <w:rsid w:val="00135763"/>
    <w:rsid w:val="001368CB"/>
    <w:rsid w:val="001376A8"/>
    <w:rsid w:val="00137AA4"/>
    <w:rsid w:val="00142FD3"/>
    <w:rsid w:val="001445A1"/>
    <w:rsid w:val="00151757"/>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2BCB"/>
    <w:rsid w:val="00183AA3"/>
    <w:rsid w:val="00185834"/>
    <w:rsid w:val="00187604"/>
    <w:rsid w:val="0019624F"/>
    <w:rsid w:val="0019726F"/>
    <w:rsid w:val="001A2E6A"/>
    <w:rsid w:val="001A5583"/>
    <w:rsid w:val="001B29A4"/>
    <w:rsid w:val="001B3D76"/>
    <w:rsid w:val="001B5BA4"/>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2C63"/>
    <w:rsid w:val="002B4F6F"/>
    <w:rsid w:val="002B6520"/>
    <w:rsid w:val="002B73D1"/>
    <w:rsid w:val="002C131A"/>
    <w:rsid w:val="002C423D"/>
    <w:rsid w:val="002C586B"/>
    <w:rsid w:val="002D1475"/>
    <w:rsid w:val="002D1AB0"/>
    <w:rsid w:val="002D241C"/>
    <w:rsid w:val="002D38CA"/>
    <w:rsid w:val="002D3BA6"/>
    <w:rsid w:val="002D59DB"/>
    <w:rsid w:val="002D680A"/>
    <w:rsid w:val="002D7AC0"/>
    <w:rsid w:val="002D7DB8"/>
    <w:rsid w:val="002E105D"/>
    <w:rsid w:val="002E1841"/>
    <w:rsid w:val="002E268D"/>
    <w:rsid w:val="002E2945"/>
    <w:rsid w:val="002E3676"/>
    <w:rsid w:val="002E3F17"/>
    <w:rsid w:val="002E53A2"/>
    <w:rsid w:val="002E7255"/>
    <w:rsid w:val="002E7941"/>
    <w:rsid w:val="002F40A7"/>
    <w:rsid w:val="002F6775"/>
    <w:rsid w:val="003051D0"/>
    <w:rsid w:val="0030536C"/>
    <w:rsid w:val="00306026"/>
    <w:rsid w:val="00311DA4"/>
    <w:rsid w:val="00312673"/>
    <w:rsid w:val="00313178"/>
    <w:rsid w:val="0031378A"/>
    <w:rsid w:val="00314D52"/>
    <w:rsid w:val="00314EC3"/>
    <w:rsid w:val="0032018D"/>
    <w:rsid w:val="00320F01"/>
    <w:rsid w:val="00323157"/>
    <w:rsid w:val="003247CA"/>
    <w:rsid w:val="00332ADB"/>
    <w:rsid w:val="00334030"/>
    <w:rsid w:val="00334F4F"/>
    <w:rsid w:val="00335C78"/>
    <w:rsid w:val="00337397"/>
    <w:rsid w:val="00340CE9"/>
    <w:rsid w:val="00346A44"/>
    <w:rsid w:val="003500C8"/>
    <w:rsid w:val="00350A8C"/>
    <w:rsid w:val="00350A99"/>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1F13"/>
    <w:rsid w:val="004D287C"/>
    <w:rsid w:val="004D3474"/>
    <w:rsid w:val="004D49F5"/>
    <w:rsid w:val="004D5FB9"/>
    <w:rsid w:val="004E112A"/>
    <w:rsid w:val="004E230B"/>
    <w:rsid w:val="004E4E00"/>
    <w:rsid w:val="004E73D1"/>
    <w:rsid w:val="004F0A7F"/>
    <w:rsid w:val="004F1966"/>
    <w:rsid w:val="004F40C1"/>
    <w:rsid w:val="004F66DC"/>
    <w:rsid w:val="004F6841"/>
    <w:rsid w:val="005037EA"/>
    <w:rsid w:val="005130DF"/>
    <w:rsid w:val="00513D83"/>
    <w:rsid w:val="00514ADB"/>
    <w:rsid w:val="00515DC6"/>
    <w:rsid w:val="00516658"/>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257"/>
    <w:rsid w:val="00610D55"/>
    <w:rsid w:val="00611910"/>
    <w:rsid w:val="00613F4A"/>
    <w:rsid w:val="00614268"/>
    <w:rsid w:val="00615657"/>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AF7"/>
    <w:rsid w:val="00664AA2"/>
    <w:rsid w:val="00666C02"/>
    <w:rsid w:val="00667362"/>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7335"/>
    <w:rsid w:val="006C7406"/>
    <w:rsid w:val="006D05FB"/>
    <w:rsid w:val="006D21DC"/>
    <w:rsid w:val="006D2463"/>
    <w:rsid w:val="006D4D01"/>
    <w:rsid w:val="006D5730"/>
    <w:rsid w:val="006D7492"/>
    <w:rsid w:val="006E1FC1"/>
    <w:rsid w:val="006E36A3"/>
    <w:rsid w:val="006E5AE2"/>
    <w:rsid w:val="006F0652"/>
    <w:rsid w:val="006F1BC9"/>
    <w:rsid w:val="006F2C70"/>
    <w:rsid w:val="006F38BB"/>
    <w:rsid w:val="006F6146"/>
    <w:rsid w:val="006F6FC5"/>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F67"/>
    <w:rsid w:val="00767E6B"/>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2AE"/>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1D55"/>
    <w:rsid w:val="00842507"/>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27A0"/>
    <w:rsid w:val="00904D03"/>
    <w:rsid w:val="00910674"/>
    <w:rsid w:val="0091105E"/>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0540"/>
    <w:rsid w:val="009B7349"/>
    <w:rsid w:val="009C1C43"/>
    <w:rsid w:val="009C1F4E"/>
    <w:rsid w:val="009C4B49"/>
    <w:rsid w:val="009C4F9A"/>
    <w:rsid w:val="009C53C1"/>
    <w:rsid w:val="009C7266"/>
    <w:rsid w:val="009C7B11"/>
    <w:rsid w:val="009D0F10"/>
    <w:rsid w:val="009D1A2A"/>
    <w:rsid w:val="009D3023"/>
    <w:rsid w:val="009D7D0E"/>
    <w:rsid w:val="009E0B1A"/>
    <w:rsid w:val="009E2E57"/>
    <w:rsid w:val="009E3BB5"/>
    <w:rsid w:val="009E5099"/>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5B77"/>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0563"/>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39A"/>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3BB5"/>
    <w:rsid w:val="00C841DC"/>
    <w:rsid w:val="00C874DA"/>
    <w:rsid w:val="00C87925"/>
    <w:rsid w:val="00C91D27"/>
    <w:rsid w:val="00CA05BB"/>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71C"/>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6518A"/>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E09D18-06FA-407D-9E41-413222C80A80}">
  <ds:schemaRefs>
    <ds:schemaRef ds:uri="http://schemas.microsoft.com/sharepoint/v3/contenttype/forms"/>
  </ds:schemaRefs>
</ds:datastoreItem>
</file>

<file path=customXml/itemProps2.xml><?xml version="1.0" encoding="utf-8"?>
<ds:datastoreItem xmlns:ds="http://schemas.openxmlformats.org/officeDocument/2006/customXml" ds:itemID="{D7D397EC-F932-441C-9A42-5A7F1421EED2}">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7507D15A-816C-4818-86F4-8EB145F16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288973-04E5-41B9-A9A4-C415127555A9}">
  <ds:schemaRefs>
    <ds:schemaRef ds:uri="http://schemas.openxmlformats.org/officeDocument/2006/bibliography"/>
  </ds:schemaRefs>
</ds:datastoreItem>
</file>

<file path=customXml/itemProps5.xml><?xml version="1.0" encoding="utf-8"?>
<ds:datastoreItem xmlns:ds="http://schemas.openxmlformats.org/officeDocument/2006/customXml" ds:itemID="{5E992F61-D234-47E1-B137-3D587DB41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9</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Geiser, Che@Energy</cp:lastModifiedBy>
  <cp:revision>41</cp:revision>
  <dcterms:created xsi:type="dcterms:W3CDTF">2015-06-09T16:54:00Z</dcterms:created>
  <dcterms:modified xsi:type="dcterms:W3CDTF">2022-04-11T20:51:00Z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