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952AA6" w:rsidRPr="00926D9A" w14:paraId="4BAA81AF" w14:textId="77777777" w:rsidTr="0025378F">
        <w:trPr>
          <w:cantSplit/>
          <w:trHeight w:val="144"/>
        </w:trPr>
        <w:tc>
          <w:tcPr>
            <w:tcW w:w="11030" w:type="dxa"/>
            <w:gridSpan w:val="3"/>
            <w:tcBorders>
              <w:top w:val="single" w:sz="4" w:space="0" w:color="auto"/>
            </w:tcBorders>
            <w:vAlign w:val="center"/>
          </w:tcPr>
          <w:p w14:paraId="4BAA81AE" w14:textId="77777777" w:rsidR="00952AA6" w:rsidRPr="00926D9A" w:rsidRDefault="00952AA6" w:rsidP="0025378F">
            <w:pPr>
              <w:keepNext/>
              <w:rPr>
                <w:rFonts w:asciiTheme="minorHAnsi" w:hAnsiTheme="minorHAnsi"/>
                <w:b/>
                <w:sz w:val="18"/>
                <w:szCs w:val="18"/>
              </w:rPr>
            </w:pPr>
            <w:r w:rsidRPr="00502177">
              <w:rPr>
                <w:rFonts w:asciiTheme="minorHAnsi" w:hAnsiTheme="minorHAnsi"/>
                <w:b/>
                <w:szCs w:val="18"/>
              </w:rPr>
              <w:t>A. Ducted Cooling System Information</w:t>
            </w:r>
          </w:p>
        </w:tc>
      </w:tr>
      <w:tr w:rsidR="0025378F" w:rsidRPr="00926D9A" w14:paraId="4BAA81B3" w14:textId="77777777" w:rsidTr="0025378F">
        <w:trPr>
          <w:cantSplit/>
          <w:trHeight w:val="144"/>
        </w:trPr>
        <w:tc>
          <w:tcPr>
            <w:tcW w:w="475" w:type="dxa"/>
            <w:vAlign w:val="center"/>
          </w:tcPr>
          <w:p w14:paraId="4BAA81B0"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01</w:t>
            </w:r>
          </w:p>
        </w:tc>
        <w:tc>
          <w:tcPr>
            <w:tcW w:w="4950" w:type="dxa"/>
            <w:vAlign w:val="center"/>
          </w:tcPr>
          <w:p w14:paraId="4BAA81B1" w14:textId="2FDDC9AB" w:rsidR="0025378F" w:rsidRPr="00926D9A" w:rsidRDefault="0025378F" w:rsidP="0025378F">
            <w:pPr>
              <w:rPr>
                <w:rFonts w:asciiTheme="minorHAnsi" w:hAnsiTheme="minorHAnsi"/>
                <w:color w:val="000000"/>
                <w:sz w:val="18"/>
                <w:szCs w:val="18"/>
                <w:highlight w:val="yellow"/>
              </w:rPr>
            </w:pPr>
            <w:r w:rsidRPr="00926D9A">
              <w:rPr>
                <w:rFonts w:asciiTheme="minorHAnsi" w:hAnsiTheme="minorHAnsi"/>
                <w:sz w:val="18"/>
                <w:szCs w:val="18"/>
              </w:rPr>
              <w:t xml:space="preserve">System Identification or Name </w:t>
            </w:r>
          </w:p>
        </w:tc>
        <w:tc>
          <w:tcPr>
            <w:tcW w:w="5605" w:type="dxa"/>
            <w:vAlign w:val="center"/>
          </w:tcPr>
          <w:p w14:paraId="4BAA81B2" w14:textId="77777777" w:rsidR="0025378F" w:rsidRPr="00926D9A" w:rsidRDefault="0025378F" w:rsidP="0025378F">
            <w:pPr>
              <w:rPr>
                <w:rFonts w:asciiTheme="minorHAnsi" w:hAnsiTheme="minorHAnsi"/>
                <w:color w:val="000000"/>
                <w:sz w:val="18"/>
                <w:szCs w:val="18"/>
                <w:highlight w:val="yellow"/>
              </w:rPr>
            </w:pPr>
          </w:p>
        </w:tc>
      </w:tr>
      <w:tr w:rsidR="0025378F" w:rsidRPr="00926D9A" w14:paraId="4BAA81B7" w14:textId="77777777" w:rsidTr="0025378F">
        <w:trPr>
          <w:cantSplit/>
          <w:trHeight w:val="144"/>
        </w:trPr>
        <w:tc>
          <w:tcPr>
            <w:tcW w:w="475" w:type="dxa"/>
            <w:vAlign w:val="center"/>
          </w:tcPr>
          <w:p w14:paraId="4BAA81B4"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02</w:t>
            </w:r>
          </w:p>
        </w:tc>
        <w:tc>
          <w:tcPr>
            <w:tcW w:w="4950" w:type="dxa"/>
            <w:vAlign w:val="center"/>
          </w:tcPr>
          <w:p w14:paraId="4BAA81B5" w14:textId="6A8E7943" w:rsidR="0025378F" w:rsidRPr="00926D9A" w:rsidRDefault="0025378F" w:rsidP="0025378F">
            <w:pPr>
              <w:rPr>
                <w:rFonts w:asciiTheme="minorHAnsi" w:hAnsiTheme="minorHAnsi"/>
                <w:sz w:val="18"/>
                <w:szCs w:val="18"/>
              </w:rPr>
            </w:pPr>
            <w:r w:rsidRPr="00926D9A">
              <w:rPr>
                <w:rFonts w:asciiTheme="minorHAnsi" w:hAnsiTheme="minorHAnsi"/>
                <w:sz w:val="18"/>
                <w:szCs w:val="18"/>
              </w:rPr>
              <w:t xml:space="preserve">System Location or Area Served </w:t>
            </w:r>
          </w:p>
        </w:tc>
        <w:tc>
          <w:tcPr>
            <w:tcW w:w="5605" w:type="dxa"/>
            <w:vAlign w:val="center"/>
          </w:tcPr>
          <w:p w14:paraId="4BAA81B6" w14:textId="77777777" w:rsidR="0025378F" w:rsidRPr="00926D9A" w:rsidRDefault="0025378F" w:rsidP="0025378F">
            <w:pPr>
              <w:rPr>
                <w:rFonts w:asciiTheme="minorHAnsi" w:hAnsiTheme="minorHAnsi"/>
                <w:sz w:val="18"/>
                <w:szCs w:val="18"/>
              </w:rPr>
            </w:pPr>
          </w:p>
        </w:tc>
      </w:tr>
      <w:tr w:rsidR="00510842" w:rsidRPr="00926D9A" w14:paraId="34C11ED1" w14:textId="77777777" w:rsidTr="0051084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2AFAE00C" w14:textId="22E7F32E" w:rsidR="00510842" w:rsidRPr="00926D9A" w:rsidRDefault="00510842" w:rsidP="00510842">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571FEC7" w14:textId="0EE1DFB2" w:rsidR="00510842" w:rsidRPr="00926D9A" w:rsidRDefault="00510842" w:rsidP="00510842">
            <w:pPr>
              <w:rPr>
                <w:rFonts w:asciiTheme="minorHAnsi" w:hAnsiTheme="minorHAnsi"/>
                <w:sz w:val="18"/>
                <w:szCs w:val="18"/>
              </w:rPr>
            </w:pPr>
            <w:r w:rsidRPr="007A6D82">
              <w:rPr>
                <w:rFonts w:asciiTheme="minorHAnsi" w:hAnsiTheme="minorHAnsi"/>
                <w:sz w:val="18"/>
              </w:rPr>
              <w:t>Indoor Unit Name</w:t>
            </w:r>
            <w:r w:rsidR="00344ACF">
              <w:rPr>
                <w:rFonts w:asciiTheme="minorHAnsi" w:hAnsiTheme="minorHAnsi"/>
                <w:sz w:val="18"/>
              </w:rPr>
              <w:t xml:space="preserve"> </w:t>
            </w:r>
            <w:r w:rsidR="00344ACF" w:rsidRPr="00AA1C65">
              <w:rPr>
                <w:rFonts w:asciiTheme="minorHAnsi" w:hAnsiTheme="minorHAnsi"/>
                <w:sz w:val="18"/>
                <w:szCs w:val="18"/>
              </w:rPr>
              <w:t>or Description of Area Served</w:t>
            </w:r>
          </w:p>
        </w:tc>
        <w:tc>
          <w:tcPr>
            <w:tcW w:w="5605" w:type="dxa"/>
            <w:vAlign w:val="center"/>
          </w:tcPr>
          <w:p w14:paraId="31481101" w14:textId="77777777" w:rsidR="00510842" w:rsidRPr="00926D9A" w:rsidRDefault="00510842" w:rsidP="00510842">
            <w:pPr>
              <w:rPr>
                <w:rFonts w:asciiTheme="minorHAnsi" w:hAnsiTheme="minorHAnsi"/>
                <w:sz w:val="18"/>
                <w:szCs w:val="18"/>
              </w:rPr>
            </w:pPr>
          </w:p>
        </w:tc>
      </w:tr>
      <w:tr w:rsidR="00510842" w:rsidRPr="00926D9A" w14:paraId="4BAA81BB" w14:textId="77777777" w:rsidTr="0025378F">
        <w:trPr>
          <w:cantSplit/>
          <w:trHeight w:val="144"/>
        </w:trPr>
        <w:tc>
          <w:tcPr>
            <w:tcW w:w="475" w:type="dxa"/>
            <w:vAlign w:val="center"/>
          </w:tcPr>
          <w:p w14:paraId="4BAA81B8" w14:textId="7814BE13" w:rsidR="00510842" w:rsidRPr="00926D9A" w:rsidRDefault="00510842" w:rsidP="0051084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4</w:t>
            </w:r>
          </w:p>
        </w:tc>
        <w:tc>
          <w:tcPr>
            <w:tcW w:w="4950" w:type="dxa"/>
            <w:vAlign w:val="center"/>
          </w:tcPr>
          <w:p w14:paraId="4BAA81B9" w14:textId="76CEFEDD" w:rsidR="00510842" w:rsidRPr="00926D9A" w:rsidRDefault="00510842" w:rsidP="00510842">
            <w:pPr>
              <w:rPr>
                <w:rFonts w:asciiTheme="minorHAnsi" w:hAnsiTheme="minorHAnsi"/>
                <w:sz w:val="18"/>
                <w:szCs w:val="18"/>
              </w:rPr>
            </w:pPr>
            <w:r w:rsidRPr="00926D9A">
              <w:rPr>
                <w:rFonts w:asciiTheme="minorHAnsi" w:hAnsiTheme="minorHAnsi"/>
                <w:sz w:val="18"/>
                <w:szCs w:val="18"/>
              </w:rPr>
              <w:t>System Installation Type</w:t>
            </w:r>
          </w:p>
        </w:tc>
        <w:tc>
          <w:tcPr>
            <w:tcW w:w="5605" w:type="dxa"/>
            <w:vAlign w:val="center"/>
          </w:tcPr>
          <w:p w14:paraId="4BAA81BA" w14:textId="77777777" w:rsidR="00510842" w:rsidRPr="00926D9A" w:rsidRDefault="00510842" w:rsidP="00510842">
            <w:pPr>
              <w:pStyle w:val="ListParagraph"/>
              <w:ind w:left="0"/>
              <w:rPr>
                <w:rFonts w:asciiTheme="minorHAnsi" w:hAnsiTheme="minorHAnsi"/>
                <w:sz w:val="18"/>
                <w:szCs w:val="18"/>
              </w:rPr>
            </w:pPr>
          </w:p>
        </w:tc>
      </w:tr>
      <w:tr w:rsidR="00510842" w:rsidRPr="00926D9A" w14:paraId="4BAA81BF" w14:textId="77777777" w:rsidTr="0025378F">
        <w:trPr>
          <w:cantSplit/>
          <w:trHeight w:val="144"/>
        </w:trPr>
        <w:tc>
          <w:tcPr>
            <w:tcW w:w="475" w:type="dxa"/>
            <w:vAlign w:val="center"/>
          </w:tcPr>
          <w:p w14:paraId="4BAA81BC" w14:textId="4ECCE639" w:rsidR="00510842" w:rsidRPr="00926D9A" w:rsidRDefault="00510842" w:rsidP="0051084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5</w:t>
            </w:r>
          </w:p>
        </w:tc>
        <w:tc>
          <w:tcPr>
            <w:tcW w:w="4950" w:type="dxa"/>
            <w:vAlign w:val="center"/>
          </w:tcPr>
          <w:p w14:paraId="4BAA81BD" w14:textId="7E146A54" w:rsidR="00510842" w:rsidRPr="00926D9A" w:rsidRDefault="00510842" w:rsidP="0051084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Nominal Cooling Capacity (tons) of Condenser</w:t>
            </w:r>
          </w:p>
        </w:tc>
        <w:tc>
          <w:tcPr>
            <w:tcW w:w="5605" w:type="dxa"/>
            <w:vAlign w:val="center"/>
          </w:tcPr>
          <w:p w14:paraId="4BAA81BE" w14:textId="77777777" w:rsidR="00510842" w:rsidRPr="00926D9A" w:rsidRDefault="00510842" w:rsidP="00510842">
            <w:pPr>
              <w:rPr>
                <w:rFonts w:asciiTheme="minorHAnsi" w:hAnsiTheme="minorHAnsi"/>
                <w:sz w:val="18"/>
                <w:szCs w:val="18"/>
              </w:rPr>
            </w:pPr>
          </w:p>
        </w:tc>
      </w:tr>
      <w:tr w:rsidR="00510842" w:rsidRPr="00926D9A" w14:paraId="4BAA81C3" w14:textId="77777777" w:rsidTr="0025378F">
        <w:trPr>
          <w:cantSplit/>
          <w:trHeight w:val="144"/>
        </w:trPr>
        <w:tc>
          <w:tcPr>
            <w:tcW w:w="475" w:type="dxa"/>
            <w:vAlign w:val="center"/>
          </w:tcPr>
          <w:p w14:paraId="4BAA81C0" w14:textId="25A8F459" w:rsidR="00510842" w:rsidRPr="00926D9A" w:rsidRDefault="00510842" w:rsidP="0051084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6</w:t>
            </w:r>
          </w:p>
        </w:tc>
        <w:tc>
          <w:tcPr>
            <w:tcW w:w="4950" w:type="dxa"/>
            <w:vAlign w:val="center"/>
          </w:tcPr>
          <w:p w14:paraId="4BAA81C1" w14:textId="70401711" w:rsidR="00510842" w:rsidRPr="00926D9A" w:rsidRDefault="00510842" w:rsidP="0051084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Condenser Speed Type</w:t>
            </w:r>
          </w:p>
        </w:tc>
        <w:tc>
          <w:tcPr>
            <w:tcW w:w="5605" w:type="dxa"/>
            <w:vAlign w:val="center"/>
          </w:tcPr>
          <w:p w14:paraId="4BAA81C2" w14:textId="77777777" w:rsidR="00510842" w:rsidRPr="00926D9A" w:rsidRDefault="00510842" w:rsidP="00510842">
            <w:pPr>
              <w:rPr>
                <w:rFonts w:asciiTheme="minorHAnsi" w:hAnsiTheme="minorHAnsi"/>
                <w:sz w:val="18"/>
                <w:szCs w:val="18"/>
              </w:rPr>
            </w:pPr>
          </w:p>
        </w:tc>
      </w:tr>
      <w:tr w:rsidR="00510842" w:rsidRPr="00926D9A" w14:paraId="4BAA81C7" w14:textId="77777777" w:rsidTr="0025378F">
        <w:trPr>
          <w:cantSplit/>
          <w:trHeight w:val="144"/>
        </w:trPr>
        <w:tc>
          <w:tcPr>
            <w:tcW w:w="475" w:type="dxa"/>
            <w:vAlign w:val="center"/>
          </w:tcPr>
          <w:p w14:paraId="4BAA81C4" w14:textId="5DB2B36D" w:rsidR="00510842" w:rsidRPr="00926D9A" w:rsidRDefault="00510842" w:rsidP="0051084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7</w:t>
            </w:r>
          </w:p>
        </w:tc>
        <w:tc>
          <w:tcPr>
            <w:tcW w:w="4950" w:type="dxa"/>
            <w:vAlign w:val="center"/>
          </w:tcPr>
          <w:p w14:paraId="4BAA81C5" w14:textId="65C1DF6F" w:rsidR="00510842" w:rsidRPr="00926D9A" w:rsidRDefault="00510842" w:rsidP="0051084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Cooling System Zonal Control Type</w:t>
            </w:r>
          </w:p>
        </w:tc>
        <w:tc>
          <w:tcPr>
            <w:tcW w:w="5605" w:type="dxa"/>
            <w:vAlign w:val="center"/>
          </w:tcPr>
          <w:p w14:paraId="4BAA81C6" w14:textId="77777777" w:rsidR="00510842" w:rsidRPr="00926D9A" w:rsidRDefault="00510842" w:rsidP="00510842">
            <w:pPr>
              <w:rPr>
                <w:rFonts w:asciiTheme="minorHAnsi" w:hAnsiTheme="minorHAnsi"/>
                <w:sz w:val="18"/>
                <w:szCs w:val="18"/>
              </w:rPr>
            </w:pPr>
          </w:p>
        </w:tc>
      </w:tr>
      <w:tr w:rsidR="00510842" w:rsidRPr="00926D9A" w14:paraId="4BAA81CB" w14:textId="77777777" w:rsidTr="0025378F">
        <w:trPr>
          <w:cantSplit/>
          <w:trHeight w:val="144"/>
        </w:trPr>
        <w:tc>
          <w:tcPr>
            <w:tcW w:w="475" w:type="dxa"/>
            <w:vAlign w:val="center"/>
          </w:tcPr>
          <w:p w14:paraId="4BAA81C8" w14:textId="2B9A462C" w:rsidR="00510842" w:rsidRPr="00926D9A" w:rsidRDefault="00510842" w:rsidP="0051084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8</w:t>
            </w:r>
          </w:p>
        </w:tc>
        <w:tc>
          <w:tcPr>
            <w:tcW w:w="4950" w:type="dxa"/>
            <w:vAlign w:val="center"/>
          </w:tcPr>
          <w:p w14:paraId="4BAA81C9" w14:textId="59A593B1" w:rsidR="00510842" w:rsidRPr="00926D9A" w:rsidRDefault="00510842" w:rsidP="00510842">
            <w:pPr>
              <w:keepNext/>
              <w:rPr>
                <w:rFonts w:asciiTheme="minorHAnsi" w:hAnsiTheme="minorHAnsi"/>
                <w:sz w:val="18"/>
                <w:szCs w:val="18"/>
              </w:rPr>
            </w:pPr>
            <w:r w:rsidRPr="00926D9A">
              <w:rPr>
                <w:rFonts w:asciiTheme="minorHAnsi" w:hAnsiTheme="minorHAnsi"/>
                <w:sz w:val="18"/>
                <w:szCs w:val="18"/>
              </w:rPr>
              <w:t>Central Fan Integrated (CFI) Ventilation System Status</w:t>
            </w:r>
          </w:p>
        </w:tc>
        <w:tc>
          <w:tcPr>
            <w:tcW w:w="5605" w:type="dxa"/>
            <w:vAlign w:val="center"/>
          </w:tcPr>
          <w:p w14:paraId="4BAA81CA" w14:textId="77777777" w:rsidR="00510842" w:rsidRPr="00926D9A" w:rsidRDefault="00510842" w:rsidP="00510842">
            <w:pPr>
              <w:rPr>
                <w:rFonts w:asciiTheme="minorHAnsi" w:hAnsiTheme="minorHAnsi"/>
                <w:sz w:val="18"/>
                <w:szCs w:val="18"/>
              </w:rPr>
            </w:pPr>
          </w:p>
        </w:tc>
      </w:tr>
      <w:tr w:rsidR="00510842" w:rsidRPr="00926D9A" w14:paraId="4BAA81CF" w14:textId="77777777" w:rsidTr="0025378F">
        <w:trPr>
          <w:cantSplit/>
          <w:trHeight w:val="144"/>
        </w:trPr>
        <w:tc>
          <w:tcPr>
            <w:tcW w:w="475" w:type="dxa"/>
            <w:vAlign w:val="center"/>
          </w:tcPr>
          <w:p w14:paraId="4BAA81CC" w14:textId="5882DD33" w:rsidR="00510842" w:rsidRPr="00926D9A" w:rsidRDefault="00510842" w:rsidP="0051084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9</w:t>
            </w:r>
          </w:p>
        </w:tc>
        <w:tc>
          <w:tcPr>
            <w:tcW w:w="4950" w:type="dxa"/>
            <w:vAlign w:val="center"/>
          </w:tcPr>
          <w:p w14:paraId="4BAA81CD" w14:textId="401FDC7F" w:rsidR="00510842" w:rsidRPr="00926D9A" w:rsidRDefault="00510842" w:rsidP="00510842">
            <w:pPr>
              <w:keepNext/>
              <w:rPr>
                <w:rFonts w:asciiTheme="minorHAnsi" w:hAnsiTheme="minorHAnsi"/>
                <w:sz w:val="18"/>
                <w:szCs w:val="18"/>
              </w:rPr>
            </w:pPr>
            <w:r w:rsidRPr="00926D9A">
              <w:rPr>
                <w:rFonts w:asciiTheme="minorHAnsi" w:hAnsiTheme="minorHAnsi"/>
                <w:sz w:val="18"/>
                <w:szCs w:val="18"/>
              </w:rPr>
              <w:t>System Bypass Duct Status</w:t>
            </w:r>
          </w:p>
        </w:tc>
        <w:tc>
          <w:tcPr>
            <w:tcW w:w="5605" w:type="dxa"/>
            <w:vAlign w:val="center"/>
          </w:tcPr>
          <w:p w14:paraId="4BAA81CE" w14:textId="77777777" w:rsidR="00510842" w:rsidRPr="00926D9A" w:rsidRDefault="00510842" w:rsidP="00510842">
            <w:pPr>
              <w:pStyle w:val="ListParagraph"/>
              <w:keepNext/>
              <w:ind w:left="0"/>
              <w:rPr>
                <w:rFonts w:asciiTheme="minorHAnsi" w:hAnsiTheme="minorHAnsi"/>
                <w:sz w:val="18"/>
                <w:szCs w:val="18"/>
              </w:rPr>
            </w:pPr>
          </w:p>
        </w:tc>
      </w:tr>
      <w:tr w:rsidR="00510842" w:rsidRPr="00926D9A" w14:paraId="4BAA81D3" w14:textId="77777777" w:rsidTr="0025378F">
        <w:trPr>
          <w:cantSplit/>
          <w:trHeight w:val="144"/>
        </w:trPr>
        <w:tc>
          <w:tcPr>
            <w:tcW w:w="475" w:type="dxa"/>
            <w:vAlign w:val="center"/>
          </w:tcPr>
          <w:p w14:paraId="4BAA81D0" w14:textId="2F6CD7DA" w:rsidR="00510842" w:rsidRPr="00926D9A" w:rsidRDefault="00510842" w:rsidP="0051084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1D1" w14:textId="215ABCE5" w:rsidR="00510842" w:rsidRPr="00926D9A" w:rsidRDefault="00510842" w:rsidP="00510842">
            <w:pPr>
              <w:keepNext/>
              <w:rPr>
                <w:rFonts w:asciiTheme="minorHAnsi" w:hAnsiTheme="minorHAnsi"/>
                <w:sz w:val="18"/>
                <w:szCs w:val="18"/>
              </w:rPr>
            </w:pPr>
            <w:r w:rsidRPr="00926D9A">
              <w:rPr>
                <w:rFonts w:asciiTheme="minorHAnsi" w:hAnsiTheme="minorHAnsi"/>
                <w:sz w:val="18"/>
                <w:szCs w:val="18"/>
              </w:rPr>
              <w:t>Date of System Airflow Rate Measurement</w:t>
            </w:r>
          </w:p>
        </w:tc>
        <w:tc>
          <w:tcPr>
            <w:tcW w:w="5605" w:type="dxa"/>
            <w:vAlign w:val="center"/>
          </w:tcPr>
          <w:p w14:paraId="4BAA81D2" w14:textId="77777777" w:rsidR="00510842" w:rsidRPr="00926D9A" w:rsidRDefault="00510842" w:rsidP="00510842">
            <w:pPr>
              <w:keepNext/>
              <w:rPr>
                <w:rFonts w:asciiTheme="minorHAnsi" w:hAnsiTheme="minorHAnsi"/>
                <w:sz w:val="18"/>
                <w:szCs w:val="18"/>
              </w:rPr>
            </w:pPr>
          </w:p>
        </w:tc>
      </w:tr>
      <w:tr w:rsidR="00510842" w:rsidRPr="00926D9A" w14:paraId="4BAA81D7" w14:textId="77777777" w:rsidTr="00502177">
        <w:trPr>
          <w:cantSplit/>
          <w:trHeight w:val="144"/>
        </w:trPr>
        <w:tc>
          <w:tcPr>
            <w:tcW w:w="475" w:type="dxa"/>
            <w:vAlign w:val="center"/>
          </w:tcPr>
          <w:p w14:paraId="4BAA81D4" w14:textId="7DA1965D" w:rsidR="00510842" w:rsidRPr="00926D9A" w:rsidDel="006E5AE2" w:rsidRDefault="00510842" w:rsidP="00510842">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4BAA81D5" w14:textId="310D5EFB" w:rsidR="00510842" w:rsidRPr="00926D9A" w:rsidRDefault="00510842" w:rsidP="00510842">
            <w:pPr>
              <w:keepNext/>
              <w:rPr>
                <w:rFonts w:asciiTheme="minorHAnsi" w:hAnsiTheme="minorHAnsi"/>
                <w:sz w:val="18"/>
                <w:szCs w:val="18"/>
              </w:rPr>
            </w:pPr>
            <w:r w:rsidRPr="00926D9A">
              <w:rPr>
                <w:rFonts w:asciiTheme="minorHAnsi" w:hAnsiTheme="minorHAnsi"/>
                <w:sz w:val="18"/>
                <w:szCs w:val="18"/>
              </w:rPr>
              <w:t xml:space="preserve">Airflow Rate Protocol </w:t>
            </w:r>
            <w:r>
              <w:rPr>
                <w:rFonts w:asciiTheme="minorHAnsi" w:hAnsiTheme="minorHAnsi"/>
                <w:sz w:val="18"/>
                <w:szCs w:val="18"/>
              </w:rPr>
              <w:t>U</w:t>
            </w:r>
            <w:r w:rsidRPr="00926D9A">
              <w:rPr>
                <w:rFonts w:asciiTheme="minorHAnsi" w:hAnsiTheme="minorHAnsi"/>
                <w:sz w:val="18"/>
                <w:szCs w:val="18"/>
              </w:rPr>
              <w:t>tilized</w:t>
            </w:r>
          </w:p>
        </w:tc>
        <w:tc>
          <w:tcPr>
            <w:tcW w:w="5605" w:type="dxa"/>
            <w:vAlign w:val="center"/>
          </w:tcPr>
          <w:p w14:paraId="4BAA81D6" w14:textId="77777777" w:rsidR="00510842" w:rsidRPr="00926D9A" w:rsidRDefault="00510842" w:rsidP="00510842">
            <w:pPr>
              <w:keepNext/>
              <w:rPr>
                <w:rFonts w:asciiTheme="minorHAnsi" w:hAnsiTheme="minorHAnsi"/>
                <w:sz w:val="18"/>
                <w:szCs w:val="18"/>
              </w:rPr>
            </w:pPr>
          </w:p>
        </w:tc>
      </w:tr>
      <w:tr w:rsidR="00510842" w:rsidRPr="00926D9A" w14:paraId="3D8209DB" w14:textId="77777777" w:rsidTr="00502177">
        <w:trPr>
          <w:cantSplit/>
          <w:trHeight w:val="144"/>
        </w:trPr>
        <w:tc>
          <w:tcPr>
            <w:tcW w:w="475" w:type="dxa"/>
            <w:vAlign w:val="center"/>
          </w:tcPr>
          <w:p w14:paraId="2EC95398" w14:textId="3B127BA0" w:rsidR="00510842" w:rsidRDefault="00510842" w:rsidP="00510842">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C98AB22" w14:textId="51016151" w:rsidR="00510842" w:rsidRPr="00926D9A" w:rsidRDefault="00510842" w:rsidP="0051084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7EA2B0B" w14:textId="77777777" w:rsidR="00510842" w:rsidRPr="00926D9A" w:rsidRDefault="00510842" w:rsidP="00510842">
            <w:pPr>
              <w:keepNext/>
              <w:rPr>
                <w:rFonts w:asciiTheme="minorHAnsi" w:hAnsiTheme="minorHAnsi"/>
                <w:sz w:val="18"/>
                <w:szCs w:val="18"/>
              </w:rPr>
            </w:pPr>
          </w:p>
        </w:tc>
      </w:tr>
    </w:tbl>
    <w:p w14:paraId="4BAA81D8" w14:textId="77777777" w:rsidR="00EA1EC9" w:rsidRPr="00890BB7"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952AA6" w:rsidRPr="00D83E48" w14:paraId="4BAA81DB" w14:textId="77777777" w:rsidTr="00952AA6">
        <w:trPr>
          <w:cantSplit/>
          <w:trHeight w:val="144"/>
        </w:trPr>
        <w:tc>
          <w:tcPr>
            <w:tcW w:w="5000" w:type="pct"/>
            <w:gridSpan w:val="3"/>
            <w:vAlign w:val="center"/>
          </w:tcPr>
          <w:p w14:paraId="4BAA81D9" w14:textId="3D429A52" w:rsidR="00952AA6" w:rsidRPr="00926D9A" w:rsidRDefault="00952AA6" w:rsidP="00952AA6">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1DA" w14:textId="77777777" w:rsidR="00952AA6" w:rsidRPr="00926D9A" w:rsidRDefault="00952AA6" w:rsidP="00952AA6">
            <w:pPr>
              <w:keepNext/>
              <w:rPr>
                <w:rFonts w:asciiTheme="minorHAnsi" w:hAnsiTheme="minorHAnsi"/>
                <w:b/>
                <w:sz w:val="18"/>
                <w:szCs w:val="18"/>
              </w:rPr>
            </w:pPr>
            <w:r w:rsidRPr="00926D9A">
              <w:rPr>
                <w:rFonts w:asciiTheme="minorHAnsi" w:hAnsiTheme="minorHAnsi"/>
                <w:i/>
                <w:sz w:val="18"/>
                <w:szCs w:val="18"/>
              </w:rPr>
              <w:t>Instrument Specifications are given in RA3.3.1, and system fan watt measurement apparatus information is given in RA3.3.2.2.</w:t>
            </w:r>
          </w:p>
        </w:tc>
      </w:tr>
      <w:tr w:rsidR="00952AA6" w:rsidRPr="00D83E48" w14:paraId="4BAA81DF" w14:textId="77777777" w:rsidTr="00B904BC">
        <w:trPr>
          <w:cantSplit/>
          <w:trHeight w:val="144"/>
        </w:trPr>
        <w:tc>
          <w:tcPr>
            <w:tcW w:w="212" w:type="pct"/>
            <w:vAlign w:val="center"/>
          </w:tcPr>
          <w:p w14:paraId="4BAA81DC" w14:textId="77777777" w:rsidR="00952AA6" w:rsidRPr="00926D9A" w:rsidRDefault="00952AA6" w:rsidP="0025378F">
            <w:pPr>
              <w:keepNext/>
              <w:jc w:val="center"/>
              <w:rPr>
                <w:rFonts w:asciiTheme="minorHAnsi" w:hAnsiTheme="minorHAnsi"/>
                <w:sz w:val="18"/>
                <w:szCs w:val="18"/>
              </w:rPr>
            </w:pPr>
            <w:r w:rsidRPr="00926D9A">
              <w:rPr>
                <w:rFonts w:asciiTheme="minorHAnsi" w:hAnsiTheme="minorHAnsi"/>
                <w:sz w:val="18"/>
                <w:szCs w:val="18"/>
              </w:rPr>
              <w:t>01</w:t>
            </w:r>
          </w:p>
        </w:tc>
        <w:tc>
          <w:tcPr>
            <w:tcW w:w="2248" w:type="pct"/>
            <w:vAlign w:val="center"/>
          </w:tcPr>
          <w:p w14:paraId="4BAA81DD" w14:textId="6901891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Fan Watt Verification Device Used</w:t>
            </w:r>
          </w:p>
        </w:tc>
        <w:tc>
          <w:tcPr>
            <w:tcW w:w="2540" w:type="pct"/>
            <w:vAlign w:val="center"/>
          </w:tcPr>
          <w:p w14:paraId="4BAA81DE" w14:textId="77777777" w:rsidR="00952AA6" w:rsidRPr="00926D9A" w:rsidRDefault="00952AA6" w:rsidP="00B904BC">
            <w:pPr>
              <w:pStyle w:val="ListParagraph"/>
              <w:keepNext/>
              <w:ind w:left="0"/>
              <w:rPr>
                <w:rFonts w:asciiTheme="minorHAnsi" w:hAnsiTheme="minorHAnsi"/>
                <w:sz w:val="18"/>
                <w:szCs w:val="18"/>
              </w:rPr>
            </w:pPr>
          </w:p>
        </w:tc>
      </w:tr>
    </w:tbl>
    <w:p w14:paraId="4BAA81E0" w14:textId="77777777" w:rsidR="00952AA6" w:rsidRPr="00890BB7" w:rsidRDefault="00952AA6"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52AA6" w:rsidRPr="00D83E48" w14:paraId="4BAA81E4" w14:textId="77777777" w:rsidTr="00952AA6">
        <w:trPr>
          <w:cantSplit/>
          <w:trHeight w:val="144"/>
        </w:trPr>
        <w:tc>
          <w:tcPr>
            <w:tcW w:w="5000" w:type="pct"/>
            <w:vAlign w:val="center"/>
          </w:tcPr>
          <w:p w14:paraId="4BAA81E3" w14:textId="4AF49BF2" w:rsidR="00F761B7" w:rsidRPr="00926D9A" w:rsidRDefault="00952AA6" w:rsidP="00466286">
            <w:pPr>
              <w:keepNext/>
              <w:rPr>
                <w:rFonts w:asciiTheme="minorHAnsi" w:hAnsiTheme="minorHAnsi"/>
                <w:b/>
                <w:sz w:val="18"/>
                <w:szCs w:val="18"/>
              </w:rPr>
            </w:pPr>
            <w:r w:rsidRPr="00890BB7">
              <w:rPr>
                <w:rFonts w:asciiTheme="minorHAnsi" w:hAnsiTheme="minorHAnsi"/>
                <w:b/>
                <w:szCs w:val="18"/>
              </w:rPr>
              <w:t xml:space="preserve">MCH-22a Forced Air System Fan </w:t>
            </w:r>
            <w:r w:rsidR="00616B66">
              <w:rPr>
                <w:rFonts w:asciiTheme="minorHAnsi" w:hAnsiTheme="minorHAnsi"/>
                <w:b/>
                <w:szCs w:val="18"/>
              </w:rPr>
              <w:t>Efficacy</w:t>
            </w:r>
            <w:r w:rsidR="00466286" w:rsidRPr="00890BB7">
              <w:rPr>
                <w:rFonts w:asciiTheme="minorHAnsi" w:hAnsiTheme="minorHAnsi"/>
                <w:b/>
                <w:szCs w:val="18"/>
              </w:rPr>
              <w:t xml:space="preserve"> </w:t>
            </w:r>
            <w:r w:rsidRPr="00890BB7">
              <w:rPr>
                <w:rFonts w:asciiTheme="minorHAnsi" w:hAnsiTheme="minorHAnsi"/>
                <w:b/>
                <w:szCs w:val="18"/>
              </w:rPr>
              <w:t>Measurement – Newly Installed Non-Zoned Systems or Zoned Multi-Speed Compressor</w:t>
            </w:r>
          </w:p>
        </w:tc>
      </w:tr>
    </w:tbl>
    <w:p w14:paraId="4BAA81E5" w14:textId="77777777" w:rsidR="00952AA6" w:rsidRPr="00890BB7" w:rsidRDefault="00952AA6"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952AA6" w:rsidRPr="00D83E48" w14:paraId="4BAA81E8" w14:textId="77777777" w:rsidTr="00AC34DA">
        <w:trPr>
          <w:trHeight w:val="144"/>
        </w:trPr>
        <w:tc>
          <w:tcPr>
            <w:tcW w:w="5000" w:type="pct"/>
            <w:gridSpan w:val="3"/>
          </w:tcPr>
          <w:p w14:paraId="4BAA81E6" w14:textId="069EF4C7" w:rsidR="00952AA6" w:rsidRPr="00890BB7" w:rsidRDefault="00952AA6" w:rsidP="0025378F">
            <w:pPr>
              <w:keepNext/>
              <w:rPr>
                <w:rFonts w:asciiTheme="minorHAnsi" w:hAnsiTheme="minorHAnsi"/>
                <w:b/>
                <w:szCs w:val="18"/>
              </w:rPr>
            </w:pPr>
            <w:r w:rsidRPr="00890BB7">
              <w:rPr>
                <w:rFonts w:asciiTheme="minorHAnsi" w:hAnsiTheme="minorHAnsi"/>
                <w:b/>
                <w:szCs w:val="18"/>
              </w:rPr>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1E7" w14:textId="6D4A143B" w:rsidR="00952AA6" w:rsidRPr="00926D9A" w:rsidRDefault="00952AA6" w:rsidP="0025378F">
            <w:pPr>
              <w:keepNext/>
              <w:rPr>
                <w:rFonts w:asciiTheme="minorHAnsi" w:hAnsiTheme="minorHAnsi"/>
                <w:b/>
                <w:sz w:val="18"/>
                <w:szCs w:val="18"/>
              </w:rPr>
            </w:pPr>
            <w:r w:rsidRPr="00926D9A">
              <w:rPr>
                <w:rFonts w:asciiTheme="minorHAnsi" w:hAnsiTheme="minorHAnsi"/>
                <w:sz w:val="18"/>
                <w:szCs w:val="18"/>
              </w:rPr>
              <w:t>The procedures for System Fan Watt Verification are specified in Reference Residential Appendix RA3.3.</w:t>
            </w:r>
          </w:p>
        </w:tc>
      </w:tr>
      <w:tr w:rsidR="00952AA6" w:rsidRPr="00D83E48" w14:paraId="4BAA81EC" w14:textId="77777777" w:rsidTr="00927E85">
        <w:trPr>
          <w:cantSplit/>
          <w:trHeight w:val="144"/>
        </w:trPr>
        <w:tc>
          <w:tcPr>
            <w:tcW w:w="212" w:type="pct"/>
            <w:vAlign w:val="center"/>
          </w:tcPr>
          <w:p w14:paraId="4BAA81E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01</w:t>
            </w:r>
          </w:p>
        </w:tc>
        <w:tc>
          <w:tcPr>
            <w:tcW w:w="2249" w:type="pct"/>
            <w:vAlign w:val="center"/>
          </w:tcPr>
          <w:p w14:paraId="4BAA81EA" w14:textId="7AF52340"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Watts</w:t>
            </w:r>
          </w:p>
        </w:tc>
        <w:tc>
          <w:tcPr>
            <w:tcW w:w="2539" w:type="pct"/>
            <w:vAlign w:val="center"/>
          </w:tcPr>
          <w:p w14:paraId="4BAA81EB" w14:textId="77777777" w:rsidR="00952AA6" w:rsidRPr="00926D9A" w:rsidRDefault="00952AA6" w:rsidP="0025378F">
            <w:pPr>
              <w:keepNext/>
              <w:rPr>
                <w:rFonts w:asciiTheme="minorHAnsi" w:hAnsiTheme="minorHAnsi"/>
                <w:sz w:val="18"/>
                <w:szCs w:val="18"/>
              </w:rPr>
            </w:pPr>
          </w:p>
        </w:tc>
      </w:tr>
      <w:tr w:rsidR="00952AA6" w:rsidRPr="00D83E48" w14:paraId="4BAA81F0" w14:textId="77777777" w:rsidTr="00927E85">
        <w:trPr>
          <w:cantSplit/>
          <w:trHeight w:val="144"/>
        </w:trPr>
        <w:tc>
          <w:tcPr>
            <w:tcW w:w="212" w:type="pct"/>
            <w:vAlign w:val="center"/>
          </w:tcPr>
          <w:p w14:paraId="4BAA81ED"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02</w:t>
            </w:r>
          </w:p>
        </w:tc>
        <w:tc>
          <w:tcPr>
            <w:tcW w:w="2249" w:type="pct"/>
            <w:vAlign w:val="center"/>
          </w:tcPr>
          <w:p w14:paraId="4BAA81EE" w14:textId="29563DAC"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9" w:type="pct"/>
            <w:vAlign w:val="center"/>
          </w:tcPr>
          <w:p w14:paraId="4BAA81EF" w14:textId="77777777" w:rsidR="00952AA6" w:rsidRPr="00926D9A" w:rsidRDefault="00952AA6" w:rsidP="0025378F">
            <w:pPr>
              <w:keepNext/>
              <w:rPr>
                <w:rFonts w:asciiTheme="minorHAnsi" w:hAnsiTheme="minorHAnsi"/>
                <w:sz w:val="18"/>
                <w:szCs w:val="18"/>
              </w:rPr>
            </w:pPr>
          </w:p>
        </w:tc>
      </w:tr>
      <w:tr w:rsidR="00952AA6" w:rsidRPr="00D83E48" w14:paraId="4BAA81F4" w14:textId="77777777" w:rsidTr="00927E85">
        <w:trPr>
          <w:cantSplit/>
          <w:trHeight w:val="144"/>
        </w:trPr>
        <w:tc>
          <w:tcPr>
            <w:tcW w:w="212" w:type="pct"/>
            <w:vAlign w:val="center"/>
          </w:tcPr>
          <w:p w14:paraId="4BAA81F1"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03</w:t>
            </w:r>
          </w:p>
        </w:tc>
        <w:tc>
          <w:tcPr>
            <w:tcW w:w="2249" w:type="pct"/>
            <w:vAlign w:val="center"/>
          </w:tcPr>
          <w:p w14:paraId="4BAA81F2" w14:textId="250F7F1D"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3" w14:textId="77777777" w:rsidR="00952AA6" w:rsidRPr="00926D9A" w:rsidRDefault="00952AA6" w:rsidP="0025378F">
            <w:pPr>
              <w:keepNext/>
              <w:rPr>
                <w:rFonts w:asciiTheme="minorHAnsi" w:hAnsiTheme="minorHAnsi"/>
                <w:sz w:val="18"/>
                <w:szCs w:val="18"/>
              </w:rPr>
            </w:pPr>
          </w:p>
        </w:tc>
      </w:tr>
      <w:tr w:rsidR="00952AA6" w:rsidRPr="00D83E48" w14:paraId="4BAA81F8" w14:textId="77777777" w:rsidTr="00927E85">
        <w:trPr>
          <w:cantSplit/>
          <w:trHeight w:val="144"/>
        </w:trPr>
        <w:tc>
          <w:tcPr>
            <w:tcW w:w="212" w:type="pct"/>
            <w:vAlign w:val="center"/>
          </w:tcPr>
          <w:p w14:paraId="4BAA81F5"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04</w:t>
            </w:r>
          </w:p>
        </w:tc>
        <w:tc>
          <w:tcPr>
            <w:tcW w:w="2249" w:type="pct"/>
            <w:vAlign w:val="center"/>
          </w:tcPr>
          <w:p w14:paraId="4BAA81F6" w14:textId="5E8C3A19"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7" w14:textId="77777777" w:rsidR="00952AA6" w:rsidRPr="00926D9A" w:rsidRDefault="00952AA6" w:rsidP="0025378F">
            <w:pPr>
              <w:keepNext/>
              <w:rPr>
                <w:rFonts w:asciiTheme="minorHAnsi" w:hAnsiTheme="minorHAnsi"/>
                <w:sz w:val="18"/>
                <w:szCs w:val="18"/>
              </w:rPr>
            </w:pPr>
          </w:p>
        </w:tc>
      </w:tr>
      <w:tr w:rsidR="00952AA6" w:rsidRPr="00D83E48" w14:paraId="4BAA81FC" w14:textId="77777777" w:rsidTr="00927E85">
        <w:trPr>
          <w:cantSplit/>
          <w:trHeight w:val="144"/>
        </w:trPr>
        <w:tc>
          <w:tcPr>
            <w:tcW w:w="212" w:type="pct"/>
            <w:vAlign w:val="center"/>
          </w:tcPr>
          <w:p w14:paraId="4BAA81F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05</w:t>
            </w:r>
          </w:p>
        </w:tc>
        <w:tc>
          <w:tcPr>
            <w:tcW w:w="2249" w:type="pct"/>
            <w:vAlign w:val="center"/>
          </w:tcPr>
          <w:p w14:paraId="4BAA81F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Compliance Statement:</w:t>
            </w:r>
          </w:p>
        </w:tc>
        <w:tc>
          <w:tcPr>
            <w:tcW w:w="2539" w:type="pct"/>
            <w:vAlign w:val="center"/>
          </w:tcPr>
          <w:p w14:paraId="4BAA81FB" w14:textId="77777777" w:rsidR="00952AA6" w:rsidRPr="00926D9A" w:rsidRDefault="00952AA6" w:rsidP="0025378F">
            <w:pPr>
              <w:keepNext/>
              <w:rPr>
                <w:rFonts w:asciiTheme="minorHAnsi" w:hAnsiTheme="minorHAnsi"/>
                <w:sz w:val="18"/>
                <w:szCs w:val="18"/>
              </w:rPr>
            </w:pPr>
          </w:p>
        </w:tc>
      </w:tr>
    </w:tbl>
    <w:p w14:paraId="1466FC76" w14:textId="77777777" w:rsidR="0041576A" w:rsidRPr="00890BB7" w:rsidRDefault="0041576A"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952AA6" w:rsidRPr="00D83E48" w14:paraId="4BAA81FF" w14:textId="77777777" w:rsidTr="0025378F">
        <w:trPr>
          <w:trHeight w:val="144"/>
        </w:trPr>
        <w:tc>
          <w:tcPr>
            <w:tcW w:w="10998" w:type="dxa"/>
            <w:gridSpan w:val="3"/>
            <w:vAlign w:val="center"/>
          </w:tcPr>
          <w:p w14:paraId="4BAA81FE" w14:textId="738CE50B" w:rsidR="00952AA6" w:rsidRPr="00926D9A" w:rsidRDefault="00466286">
            <w:pPr>
              <w:keepNext/>
              <w:rPr>
                <w:rFonts w:asciiTheme="minorHAnsi" w:hAnsiTheme="minorHAnsi"/>
                <w:sz w:val="18"/>
                <w:szCs w:val="18"/>
              </w:rPr>
            </w:pPr>
            <w:r>
              <w:rPr>
                <w:rFonts w:asciiTheme="minorHAnsi" w:hAnsiTheme="minorHAnsi"/>
                <w:b/>
                <w:szCs w:val="18"/>
              </w:rPr>
              <w:t>D</w:t>
            </w:r>
            <w:r w:rsidR="00952AA6" w:rsidRPr="00890BB7">
              <w:rPr>
                <w:rFonts w:asciiTheme="minorHAnsi" w:hAnsiTheme="minorHAnsi"/>
                <w:b/>
                <w:szCs w:val="18"/>
              </w:rPr>
              <w:t>. Additional Requirements</w:t>
            </w:r>
          </w:p>
        </w:tc>
      </w:tr>
      <w:tr w:rsidR="00952AA6" w:rsidRPr="00D83E48" w14:paraId="4BAA8202" w14:textId="77777777" w:rsidTr="0025378F">
        <w:trPr>
          <w:trHeight w:val="144"/>
        </w:trPr>
        <w:tc>
          <w:tcPr>
            <w:tcW w:w="468" w:type="dxa"/>
            <w:vAlign w:val="center"/>
          </w:tcPr>
          <w:p w14:paraId="4BAA8200"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gridSpan w:val="2"/>
            <w:vAlign w:val="center"/>
          </w:tcPr>
          <w:p w14:paraId="4BAA8201"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952AA6" w:rsidRPr="00D83E48" w14:paraId="4BAA8205" w14:textId="77777777" w:rsidTr="0025378F">
        <w:trPr>
          <w:trHeight w:val="144"/>
        </w:trPr>
        <w:tc>
          <w:tcPr>
            <w:tcW w:w="468" w:type="dxa"/>
            <w:vAlign w:val="center"/>
          </w:tcPr>
          <w:p w14:paraId="4BAA8203"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gridSpan w:val="2"/>
            <w:vAlign w:val="center"/>
          </w:tcPr>
          <w:p w14:paraId="4BAA8204"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952AA6" w:rsidRPr="00D83E48" w14:paraId="4BAA8208" w14:textId="77777777" w:rsidTr="0025378F">
        <w:trPr>
          <w:trHeight w:val="144"/>
        </w:trPr>
        <w:tc>
          <w:tcPr>
            <w:tcW w:w="468" w:type="dxa"/>
            <w:vAlign w:val="center"/>
          </w:tcPr>
          <w:p w14:paraId="4BAA8206"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gridSpan w:val="2"/>
            <w:vAlign w:val="center"/>
          </w:tcPr>
          <w:p w14:paraId="4BAA8207"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 xml:space="preserve">If fresh air duct is part of the HVAC </w:t>
            </w:r>
            <w:proofErr w:type="gramStart"/>
            <w:r w:rsidRPr="00926D9A">
              <w:rPr>
                <w:rFonts w:asciiTheme="minorHAnsi" w:hAnsiTheme="minorHAnsi"/>
                <w:sz w:val="18"/>
                <w:szCs w:val="18"/>
              </w:rPr>
              <w:t>system</w:t>
            </w:r>
            <w:proofErr w:type="gramEnd"/>
            <w:r w:rsidRPr="00926D9A">
              <w:rPr>
                <w:rFonts w:asciiTheme="minorHAnsi" w:hAnsiTheme="minorHAnsi"/>
                <w:sz w:val="18"/>
                <w:szCs w:val="18"/>
              </w:rPr>
              <w:t xml:space="preserve"> it was not closed during the diagnostic test.</w:t>
            </w:r>
          </w:p>
        </w:tc>
      </w:tr>
      <w:tr w:rsidR="00952AA6" w:rsidRPr="00D83E48" w14:paraId="4BAA820B" w14:textId="77777777" w:rsidTr="0025378F">
        <w:trPr>
          <w:trHeight w:val="144"/>
        </w:trPr>
        <w:tc>
          <w:tcPr>
            <w:tcW w:w="468" w:type="dxa"/>
            <w:vAlign w:val="center"/>
          </w:tcPr>
          <w:p w14:paraId="4BAA8209"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gridSpan w:val="2"/>
            <w:vAlign w:val="center"/>
          </w:tcPr>
          <w:p w14:paraId="4BAA820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952AA6" w:rsidRPr="00D83E48" w14:paraId="4BAA820E" w14:textId="77777777" w:rsidTr="0025378F">
        <w:trPr>
          <w:trHeight w:val="144"/>
        </w:trPr>
        <w:tc>
          <w:tcPr>
            <w:tcW w:w="468" w:type="dxa"/>
            <w:vAlign w:val="center"/>
          </w:tcPr>
          <w:p w14:paraId="4BAA820C"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gridSpan w:val="2"/>
            <w:vAlign w:val="center"/>
          </w:tcPr>
          <w:p w14:paraId="4BAA820D" w14:textId="7F3BDCAA" w:rsidR="00952AA6" w:rsidRPr="00926D9A" w:rsidRDefault="00952AA6" w:rsidP="00542FBC">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952AA6" w:rsidRPr="00D83E48" w14:paraId="4BAA8211" w14:textId="77777777" w:rsidTr="0025378F">
        <w:trPr>
          <w:trHeight w:val="144"/>
        </w:trPr>
        <w:tc>
          <w:tcPr>
            <w:tcW w:w="468" w:type="dxa"/>
            <w:vAlign w:val="center"/>
          </w:tcPr>
          <w:p w14:paraId="4BAA820F"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gridSpan w:val="2"/>
            <w:vAlign w:val="center"/>
          </w:tcPr>
          <w:p w14:paraId="4BAA8210" w14:textId="368D67C2"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criteria in every zonal control mode.</w:t>
            </w:r>
          </w:p>
        </w:tc>
      </w:tr>
      <w:tr w:rsidR="00466286" w:rsidRPr="00D83E48" w14:paraId="7A82B80B" w14:textId="77777777" w:rsidTr="0025378F">
        <w:trPr>
          <w:trHeight w:val="144"/>
        </w:trPr>
        <w:tc>
          <w:tcPr>
            <w:tcW w:w="468" w:type="dxa"/>
            <w:vAlign w:val="center"/>
          </w:tcPr>
          <w:p w14:paraId="22EBA455" w14:textId="2F3BE0EC" w:rsidR="00466286" w:rsidRPr="00952AA6" w:rsidRDefault="00466286" w:rsidP="0025378F">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vAlign w:val="center"/>
          </w:tcPr>
          <w:p w14:paraId="450C0E05" w14:textId="061E9C97" w:rsidR="00466286" w:rsidRPr="00926D9A" w:rsidRDefault="00466286" w:rsidP="00542FBC">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4D7721" w:rsidRPr="00D83E48" w14:paraId="09D42193" w14:textId="77777777" w:rsidTr="007A7C6D">
        <w:trPr>
          <w:trHeight w:val="144"/>
        </w:trPr>
        <w:tc>
          <w:tcPr>
            <w:tcW w:w="468" w:type="dxa"/>
            <w:vAlign w:val="center"/>
          </w:tcPr>
          <w:p w14:paraId="29CA65A1" w14:textId="44764341" w:rsidR="004D7721" w:rsidRDefault="004D7721" w:rsidP="004D7721">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2610" w:type="dxa"/>
            <w:vAlign w:val="center"/>
          </w:tcPr>
          <w:p w14:paraId="736064FB" w14:textId="108A80A3" w:rsidR="004D7721" w:rsidRDefault="004D7721" w:rsidP="004D7721">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920" w:type="dxa"/>
            <w:vAlign w:val="center"/>
          </w:tcPr>
          <w:p w14:paraId="307BA02F" w14:textId="77777777" w:rsidR="004D7721" w:rsidRDefault="004D7721" w:rsidP="004D7721">
            <w:pPr>
              <w:pStyle w:val="ListParagraph"/>
              <w:keepNext/>
              <w:numPr>
                <w:ilvl w:val="0"/>
                <w:numId w:val="4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1BCFBED" w14:textId="777CE0D1" w:rsidR="004D7721" w:rsidRDefault="004D7721" w:rsidP="004D7721">
            <w:pPr>
              <w:pStyle w:val="ListParagraph"/>
              <w:keepNext/>
              <w:numPr>
                <w:ilvl w:val="0"/>
                <w:numId w:val="41"/>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54A99C0A" w14:textId="57466B9E" w:rsidR="004D7721" w:rsidRDefault="004D7721" w:rsidP="00357B98">
            <w:pPr>
              <w:pStyle w:val="ListParagraph"/>
              <w:keepNext/>
              <w:numPr>
                <w:ilvl w:val="0"/>
                <w:numId w:val="41"/>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4D7721" w:rsidRPr="00D83E48" w14:paraId="3D5E48D5" w14:textId="77777777" w:rsidTr="0025378F">
        <w:trPr>
          <w:trHeight w:val="144"/>
        </w:trPr>
        <w:tc>
          <w:tcPr>
            <w:tcW w:w="468" w:type="dxa"/>
            <w:vAlign w:val="center"/>
          </w:tcPr>
          <w:p w14:paraId="751798CE" w14:textId="6AE54AB5" w:rsidR="004D7721" w:rsidRDefault="004D7721" w:rsidP="004D7721">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gridSpan w:val="2"/>
            <w:vAlign w:val="center"/>
          </w:tcPr>
          <w:p w14:paraId="254E068E" w14:textId="6224F991" w:rsidR="004D7721" w:rsidRDefault="004D7721" w:rsidP="004D7721">
            <w:pPr>
              <w:keepNext/>
              <w:rPr>
                <w:rFonts w:asciiTheme="minorHAnsi" w:hAnsiTheme="minorHAnsi"/>
                <w:sz w:val="18"/>
                <w:szCs w:val="18"/>
              </w:rPr>
            </w:pPr>
            <w:r>
              <w:rPr>
                <w:rFonts w:ascii="Calibri" w:hAnsi="Calibri"/>
                <w:sz w:val="18"/>
              </w:rPr>
              <w:t>Correction Notes:</w:t>
            </w:r>
          </w:p>
        </w:tc>
      </w:tr>
      <w:tr w:rsidR="004D7721" w:rsidRPr="00D83E48" w14:paraId="4BAA8213" w14:textId="77777777" w:rsidTr="007A7C6D">
        <w:trPr>
          <w:trHeight w:val="144"/>
        </w:trPr>
        <w:tc>
          <w:tcPr>
            <w:tcW w:w="10998" w:type="dxa"/>
            <w:gridSpan w:val="3"/>
            <w:vAlign w:val="center"/>
          </w:tcPr>
          <w:p w14:paraId="4BAA8212" w14:textId="46470645" w:rsidR="004D7721" w:rsidRPr="00926D9A" w:rsidRDefault="004D7721" w:rsidP="004D772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4BAA8214" w14:textId="4D38D319" w:rsidR="00EA1EC9" w:rsidRDefault="00EA1EC9"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4D7721" w:rsidRPr="0084687D" w14:paraId="6AB18A25" w14:textId="77777777" w:rsidTr="0044204E">
        <w:trPr>
          <w:cantSplit/>
          <w:trHeight w:val="432"/>
        </w:trPr>
        <w:tc>
          <w:tcPr>
            <w:tcW w:w="5000" w:type="pct"/>
            <w:gridSpan w:val="2"/>
            <w:vAlign w:val="center"/>
          </w:tcPr>
          <w:p w14:paraId="138C970D" w14:textId="77777777" w:rsidR="004D7721" w:rsidRPr="002E5E6E" w:rsidRDefault="004D7721" w:rsidP="0044204E">
            <w:pPr>
              <w:keepNext/>
              <w:rPr>
                <w:rFonts w:ascii="Calibri" w:hAnsi="Calibri"/>
                <w:b/>
                <w:szCs w:val="18"/>
              </w:rPr>
            </w:pPr>
            <w:r w:rsidRPr="002E5E6E">
              <w:rPr>
                <w:rFonts w:ascii="Calibri" w:hAnsi="Calibri"/>
                <w:b/>
                <w:szCs w:val="18"/>
              </w:rPr>
              <w:lastRenderedPageBreak/>
              <w:t>E. Determination of HERS Verification Compliance</w:t>
            </w:r>
          </w:p>
          <w:p w14:paraId="138B8672" w14:textId="77777777" w:rsidR="004D7721" w:rsidRPr="0084687D" w:rsidRDefault="004D7721" w:rsidP="0044204E">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4D7721" w:rsidRPr="0084687D" w14:paraId="0E0F322B" w14:textId="77777777" w:rsidTr="0044204E">
        <w:trPr>
          <w:cantSplit/>
          <w:trHeight w:val="144"/>
        </w:trPr>
        <w:tc>
          <w:tcPr>
            <w:tcW w:w="253" w:type="pct"/>
            <w:vAlign w:val="center"/>
          </w:tcPr>
          <w:p w14:paraId="380D9944" w14:textId="77777777" w:rsidR="004D7721" w:rsidRPr="0084687D" w:rsidDel="00C76C40" w:rsidRDefault="004D7721" w:rsidP="0044204E">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7CBD87C9" w14:textId="77777777" w:rsidR="004D7721" w:rsidRPr="0084687D" w:rsidRDefault="004D7721" w:rsidP="0044204E">
            <w:pPr>
              <w:keepNext/>
              <w:spacing w:after="60"/>
              <w:rPr>
                <w:rFonts w:ascii="Calibri" w:hAnsi="Calibri"/>
                <w:sz w:val="18"/>
                <w:szCs w:val="18"/>
              </w:rPr>
            </w:pPr>
          </w:p>
        </w:tc>
      </w:tr>
    </w:tbl>
    <w:p w14:paraId="4C7FD811" w14:textId="4C54A1AC" w:rsidR="00885D70" w:rsidRDefault="00885D70"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4D7721" w:rsidRPr="005A1599" w14:paraId="527CBF64" w14:textId="77777777" w:rsidTr="004D7721">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BD5C1E7" w14:textId="77777777" w:rsidR="004D7721" w:rsidRPr="00885D70" w:rsidRDefault="004D7721" w:rsidP="004D7721">
            <w:pPr>
              <w:pStyle w:val="CommentText"/>
              <w:rPr>
                <w:rFonts w:asciiTheme="minorHAnsi" w:hAnsiTheme="minorHAnsi"/>
                <w:b/>
                <w:caps/>
                <w:sz w:val="18"/>
                <w:szCs w:val="18"/>
              </w:rPr>
            </w:pPr>
            <w:r w:rsidRPr="00885D70">
              <w:rPr>
                <w:rFonts w:asciiTheme="minorHAnsi" w:hAnsiTheme="minorHAnsi"/>
                <w:b/>
                <w:caps/>
                <w:sz w:val="18"/>
                <w:szCs w:val="18"/>
              </w:rPr>
              <w:t>Documentation Author's Declaration Statement</w:t>
            </w:r>
          </w:p>
        </w:tc>
      </w:tr>
      <w:tr w:rsidR="004D7721" w:rsidRPr="005A1599" w14:paraId="74B7EEFB" w14:textId="77777777" w:rsidTr="004D7721">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6C73E91" w14:textId="77777777" w:rsidR="004D7721" w:rsidRPr="005A1599" w:rsidRDefault="004D7721" w:rsidP="004D7721">
            <w:pPr>
              <w:keepNext/>
              <w:numPr>
                <w:ilvl w:val="0"/>
                <w:numId w:val="42"/>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4D7721" w:rsidRPr="005A1599" w14:paraId="0119BA3F" w14:textId="77777777" w:rsidTr="0044204E">
        <w:tblPrEx>
          <w:tblLook w:val="0000" w:firstRow="0" w:lastRow="0" w:firstColumn="0" w:lastColumn="0" w:noHBand="0" w:noVBand="0"/>
        </w:tblPrEx>
        <w:trPr>
          <w:trHeight w:val="360"/>
        </w:trPr>
        <w:tc>
          <w:tcPr>
            <w:tcW w:w="5434" w:type="dxa"/>
          </w:tcPr>
          <w:p w14:paraId="4F57F6C3" w14:textId="77777777" w:rsidR="004D7721" w:rsidRPr="005A1599" w:rsidRDefault="004D7721" w:rsidP="0044204E">
            <w:pPr>
              <w:keepNext/>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7CA2801C" w14:textId="77777777" w:rsidR="004D7721" w:rsidRPr="005A1599" w:rsidRDefault="004D7721" w:rsidP="0044204E">
            <w:pPr>
              <w:keepNext/>
              <w:rPr>
                <w:rFonts w:asciiTheme="minorHAnsi" w:hAnsiTheme="minorHAnsi"/>
                <w:sz w:val="14"/>
                <w:szCs w:val="14"/>
              </w:rPr>
            </w:pPr>
            <w:r w:rsidRPr="005A1599">
              <w:rPr>
                <w:rFonts w:asciiTheme="minorHAnsi" w:hAnsiTheme="minorHAnsi"/>
                <w:sz w:val="14"/>
                <w:szCs w:val="14"/>
              </w:rPr>
              <w:t>Documentation Author Signature:</w:t>
            </w:r>
          </w:p>
        </w:tc>
      </w:tr>
      <w:tr w:rsidR="004D7721" w:rsidRPr="005A1599" w14:paraId="4E75A83B" w14:textId="77777777" w:rsidTr="0044204E">
        <w:tblPrEx>
          <w:tblLook w:val="0000" w:firstRow="0" w:lastRow="0" w:firstColumn="0" w:lastColumn="0" w:noHBand="0" w:noVBand="0"/>
        </w:tblPrEx>
        <w:trPr>
          <w:trHeight w:val="360"/>
        </w:trPr>
        <w:tc>
          <w:tcPr>
            <w:tcW w:w="5434" w:type="dxa"/>
          </w:tcPr>
          <w:p w14:paraId="530AB0F7" w14:textId="77777777" w:rsidR="004D7721" w:rsidRPr="005A1599" w:rsidRDefault="004D7721" w:rsidP="0044204E">
            <w:pPr>
              <w:keepNext/>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5C33E8C5" w14:textId="77777777" w:rsidR="004D7721" w:rsidRPr="005A1599" w:rsidRDefault="004D7721" w:rsidP="0044204E">
            <w:pPr>
              <w:keepNext/>
              <w:rPr>
                <w:rFonts w:asciiTheme="minorHAnsi" w:hAnsiTheme="minorHAnsi"/>
                <w:sz w:val="14"/>
                <w:szCs w:val="14"/>
              </w:rPr>
            </w:pPr>
            <w:r w:rsidRPr="005A1599">
              <w:rPr>
                <w:rFonts w:asciiTheme="minorHAnsi" w:hAnsiTheme="minorHAnsi"/>
                <w:sz w:val="14"/>
                <w:szCs w:val="14"/>
              </w:rPr>
              <w:t>Date Signed:</w:t>
            </w:r>
          </w:p>
        </w:tc>
      </w:tr>
      <w:tr w:rsidR="004D7721" w:rsidRPr="005A1599" w14:paraId="484232DD" w14:textId="77777777" w:rsidTr="0044204E">
        <w:tblPrEx>
          <w:tblLook w:val="0000" w:firstRow="0" w:lastRow="0" w:firstColumn="0" w:lastColumn="0" w:noHBand="0" w:noVBand="0"/>
        </w:tblPrEx>
        <w:trPr>
          <w:trHeight w:val="360"/>
        </w:trPr>
        <w:tc>
          <w:tcPr>
            <w:tcW w:w="5434" w:type="dxa"/>
          </w:tcPr>
          <w:p w14:paraId="12C3B109" w14:textId="77777777" w:rsidR="004D7721" w:rsidRPr="005A1599" w:rsidRDefault="004D7721" w:rsidP="0044204E">
            <w:pPr>
              <w:keepNext/>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786B5253" w14:textId="77777777" w:rsidR="004D7721" w:rsidRPr="005A1599" w:rsidRDefault="004D7721" w:rsidP="0044204E">
            <w:pPr>
              <w:keepNext/>
              <w:rPr>
                <w:rFonts w:asciiTheme="minorHAnsi" w:hAnsiTheme="minorHAnsi"/>
                <w:sz w:val="14"/>
                <w:szCs w:val="14"/>
              </w:rPr>
            </w:pPr>
            <w:r w:rsidRPr="005A1599">
              <w:rPr>
                <w:rFonts w:asciiTheme="minorHAnsi" w:hAnsiTheme="minorHAnsi"/>
                <w:sz w:val="14"/>
                <w:szCs w:val="14"/>
              </w:rPr>
              <w:t>CEA/HERS Certification Information (if applicable):</w:t>
            </w:r>
          </w:p>
        </w:tc>
      </w:tr>
      <w:tr w:rsidR="004D7721" w:rsidRPr="005A1599" w14:paraId="7E878CFD" w14:textId="77777777" w:rsidTr="0044204E">
        <w:tblPrEx>
          <w:tblLook w:val="0000" w:firstRow="0" w:lastRow="0" w:firstColumn="0" w:lastColumn="0" w:noHBand="0" w:noVBand="0"/>
        </w:tblPrEx>
        <w:trPr>
          <w:trHeight w:val="360"/>
        </w:trPr>
        <w:tc>
          <w:tcPr>
            <w:tcW w:w="5434" w:type="dxa"/>
          </w:tcPr>
          <w:p w14:paraId="2EA613BD" w14:textId="77777777" w:rsidR="004D7721" w:rsidRPr="005A1599" w:rsidRDefault="004D7721" w:rsidP="0044204E">
            <w:pPr>
              <w:keepNext/>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34501021" w14:textId="77777777" w:rsidR="004D7721" w:rsidRPr="005A1599" w:rsidRDefault="004D7721" w:rsidP="0044204E">
            <w:pPr>
              <w:keepNext/>
              <w:rPr>
                <w:rFonts w:asciiTheme="minorHAnsi" w:hAnsiTheme="minorHAnsi"/>
                <w:sz w:val="14"/>
                <w:szCs w:val="14"/>
              </w:rPr>
            </w:pPr>
            <w:r w:rsidRPr="005A1599">
              <w:rPr>
                <w:rFonts w:asciiTheme="minorHAnsi" w:hAnsiTheme="minorHAnsi"/>
                <w:sz w:val="14"/>
                <w:szCs w:val="14"/>
              </w:rPr>
              <w:t>Phone:</w:t>
            </w:r>
          </w:p>
        </w:tc>
      </w:tr>
      <w:tr w:rsidR="004D7721" w:rsidRPr="005A1599" w14:paraId="690F83F9" w14:textId="77777777" w:rsidTr="0044204E">
        <w:tblPrEx>
          <w:tblCellMar>
            <w:left w:w="115" w:type="dxa"/>
            <w:right w:w="115" w:type="dxa"/>
          </w:tblCellMar>
          <w:tblLook w:val="0000" w:firstRow="0" w:lastRow="0" w:firstColumn="0" w:lastColumn="0" w:noHBand="0" w:noVBand="0"/>
        </w:tblPrEx>
        <w:trPr>
          <w:trHeight w:val="296"/>
        </w:trPr>
        <w:tc>
          <w:tcPr>
            <w:tcW w:w="10950" w:type="dxa"/>
            <w:gridSpan w:val="4"/>
            <w:vAlign w:val="center"/>
          </w:tcPr>
          <w:p w14:paraId="3138BF4C" w14:textId="77777777" w:rsidR="004D7721" w:rsidRPr="005A1599" w:rsidRDefault="004D7721" w:rsidP="0044204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4D7721" w:rsidRPr="005A1599" w14:paraId="03F72510" w14:textId="77777777" w:rsidTr="0044204E">
        <w:tblPrEx>
          <w:tblCellMar>
            <w:left w:w="115" w:type="dxa"/>
            <w:right w:w="115" w:type="dxa"/>
          </w:tblCellMar>
          <w:tblLook w:val="0000" w:firstRow="0" w:lastRow="0" w:firstColumn="0" w:lastColumn="0" w:noHBand="0" w:noVBand="0"/>
        </w:tblPrEx>
        <w:trPr>
          <w:trHeight w:val="504"/>
        </w:trPr>
        <w:tc>
          <w:tcPr>
            <w:tcW w:w="10950" w:type="dxa"/>
            <w:gridSpan w:val="4"/>
            <w:shd w:val="clear" w:color="auto" w:fill="auto"/>
          </w:tcPr>
          <w:p w14:paraId="1346DE99" w14:textId="77777777" w:rsidR="004D7721" w:rsidRPr="005A1599" w:rsidRDefault="004D7721" w:rsidP="0044204E">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20D63FB8" w14:textId="77777777" w:rsidR="004D7721" w:rsidRPr="005A1599" w:rsidRDefault="004D7721" w:rsidP="004D7721">
            <w:pPr>
              <w:keepNext/>
              <w:widowControl w:val="0"/>
              <w:numPr>
                <w:ilvl w:val="0"/>
                <w:numId w:val="43"/>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565728CB" w14:textId="77777777" w:rsidR="004D7721" w:rsidRPr="005A1599" w:rsidRDefault="004D7721" w:rsidP="004D7721">
            <w:pPr>
              <w:keepNext/>
              <w:widowControl w:val="0"/>
              <w:numPr>
                <w:ilvl w:val="0"/>
                <w:numId w:val="43"/>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68C4E15D" w14:textId="77777777" w:rsidR="004D7721" w:rsidRPr="005A1599" w:rsidRDefault="004D7721" w:rsidP="004D7721">
            <w:pPr>
              <w:keepNext/>
              <w:widowControl w:val="0"/>
              <w:numPr>
                <w:ilvl w:val="0"/>
                <w:numId w:val="43"/>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406A305" w14:textId="77777777" w:rsidR="004D7721" w:rsidRPr="005A1599" w:rsidRDefault="004D7721" w:rsidP="004D7721">
            <w:pPr>
              <w:keepNext/>
              <w:widowControl w:val="0"/>
              <w:numPr>
                <w:ilvl w:val="0"/>
                <w:numId w:val="43"/>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DA8E8C8" w14:textId="77777777" w:rsidR="004D7721" w:rsidRPr="005A1599" w:rsidRDefault="004D7721" w:rsidP="004D7721">
            <w:pPr>
              <w:keepNext/>
              <w:widowControl w:val="0"/>
              <w:numPr>
                <w:ilvl w:val="0"/>
                <w:numId w:val="43"/>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w:t>
            </w:r>
            <w:proofErr w:type="gramStart"/>
            <w:r w:rsidRPr="005A1599">
              <w:rPr>
                <w:rFonts w:asciiTheme="minorHAnsi" w:hAnsiTheme="minorHAnsi"/>
                <w:snapToGrid w:val="0"/>
                <w:sz w:val="18"/>
                <w:szCs w:val="18"/>
              </w:rPr>
              <w:t>posted, or</w:t>
            </w:r>
            <w:proofErr w:type="gramEnd"/>
            <w:r w:rsidRPr="005A1599">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4D7721" w:rsidRPr="005A1599" w14:paraId="5DF1702C" w14:textId="77777777" w:rsidTr="0044204E">
        <w:tblPrEx>
          <w:tblCellMar>
            <w:left w:w="115" w:type="dxa"/>
            <w:right w:w="115" w:type="dxa"/>
          </w:tblCellMar>
          <w:tblLook w:val="0000" w:firstRow="0" w:lastRow="0" w:firstColumn="0" w:lastColumn="0" w:noHBand="0" w:noVBand="0"/>
        </w:tblPrEx>
        <w:trPr>
          <w:trHeight w:val="278"/>
        </w:trPr>
        <w:tc>
          <w:tcPr>
            <w:tcW w:w="10950" w:type="dxa"/>
            <w:gridSpan w:val="4"/>
            <w:vAlign w:val="center"/>
          </w:tcPr>
          <w:p w14:paraId="3B559993" w14:textId="77777777" w:rsidR="004D7721" w:rsidRPr="005A1599" w:rsidRDefault="004D7721" w:rsidP="0044204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4D7721" w:rsidRPr="005A1599" w14:paraId="66B0A868" w14:textId="77777777" w:rsidTr="0044204E">
        <w:tblPrEx>
          <w:tblCellMar>
            <w:left w:w="115" w:type="dxa"/>
            <w:right w:w="115" w:type="dxa"/>
          </w:tblCellMar>
          <w:tblLook w:val="0000" w:firstRow="0" w:lastRow="0" w:firstColumn="0" w:lastColumn="0" w:noHBand="0" w:noVBand="0"/>
        </w:tblPrEx>
        <w:trPr>
          <w:trHeight w:hRule="exact" w:val="360"/>
        </w:trPr>
        <w:tc>
          <w:tcPr>
            <w:tcW w:w="10950" w:type="dxa"/>
            <w:gridSpan w:val="4"/>
            <w:vAlign w:val="center"/>
          </w:tcPr>
          <w:p w14:paraId="126924AC" w14:textId="77777777" w:rsidR="004D7721" w:rsidRPr="005A1599" w:rsidRDefault="004D7721" w:rsidP="0044204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4D7721" w:rsidRPr="005A1599" w14:paraId="5C84C8FB" w14:textId="77777777" w:rsidTr="0044204E">
        <w:tblPrEx>
          <w:tblCellMar>
            <w:left w:w="115" w:type="dxa"/>
            <w:right w:w="115" w:type="dxa"/>
          </w:tblCellMar>
          <w:tblLook w:val="0000" w:firstRow="0" w:lastRow="0" w:firstColumn="0" w:lastColumn="0" w:noHBand="0" w:noVBand="0"/>
        </w:tblPrEx>
        <w:trPr>
          <w:trHeight w:hRule="exact" w:val="360"/>
        </w:trPr>
        <w:tc>
          <w:tcPr>
            <w:tcW w:w="5475" w:type="dxa"/>
            <w:gridSpan w:val="2"/>
          </w:tcPr>
          <w:p w14:paraId="22399A64" w14:textId="77777777" w:rsidR="004D7721" w:rsidRPr="005A1599" w:rsidRDefault="004D7721" w:rsidP="0044204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16E4A46E" w14:textId="77777777" w:rsidR="004D7721" w:rsidRPr="005A1599" w:rsidRDefault="004D7721" w:rsidP="0044204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4D7721" w:rsidRPr="005A1599" w14:paraId="5F464BB8" w14:textId="77777777" w:rsidTr="0044204E">
        <w:tblPrEx>
          <w:tblCellMar>
            <w:left w:w="108" w:type="dxa"/>
            <w:right w:w="108" w:type="dxa"/>
          </w:tblCellMar>
          <w:tblLook w:val="0000" w:firstRow="0" w:lastRow="0" w:firstColumn="0" w:lastColumn="0" w:noHBand="0" w:noVBand="0"/>
        </w:tblPrEx>
        <w:trPr>
          <w:trHeight w:hRule="exact" w:val="288"/>
        </w:trPr>
        <w:tc>
          <w:tcPr>
            <w:tcW w:w="10950" w:type="dxa"/>
            <w:gridSpan w:val="4"/>
            <w:vAlign w:val="center"/>
          </w:tcPr>
          <w:p w14:paraId="6D1F27C9" w14:textId="77777777" w:rsidR="004D7721" w:rsidRPr="005A1599" w:rsidRDefault="004D7721" w:rsidP="004420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PROVIDER DATA REGISTRY INFORMATION</w:t>
            </w:r>
          </w:p>
        </w:tc>
      </w:tr>
      <w:tr w:rsidR="004D7721" w:rsidRPr="005A1599" w14:paraId="25C0E4A9" w14:textId="77777777" w:rsidTr="0044204E">
        <w:tblPrEx>
          <w:tblCellMar>
            <w:left w:w="108" w:type="dxa"/>
            <w:right w:w="108" w:type="dxa"/>
          </w:tblCellMar>
          <w:tblLook w:val="0000" w:firstRow="0" w:lastRow="0" w:firstColumn="0" w:lastColumn="0" w:noHBand="0" w:noVBand="0"/>
        </w:tblPrEx>
        <w:trPr>
          <w:trHeight w:hRule="exact" w:val="360"/>
        </w:trPr>
        <w:tc>
          <w:tcPr>
            <w:tcW w:w="5482" w:type="dxa"/>
            <w:gridSpan w:val="3"/>
          </w:tcPr>
          <w:p w14:paraId="26D3BBDF" w14:textId="77777777" w:rsidR="004D7721" w:rsidRPr="005A1599" w:rsidRDefault="004D7721" w:rsidP="0044204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23DB0E50" w14:textId="77777777" w:rsidR="004D7721" w:rsidRPr="005A1599" w:rsidRDefault="004D7721" w:rsidP="0044204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Pr>
                <w:rFonts w:asciiTheme="minorHAnsi" w:hAnsiTheme="minorHAnsi"/>
                <w:sz w:val="14"/>
                <w:szCs w:val="14"/>
              </w:rPr>
              <w:t>:</w:t>
            </w:r>
          </w:p>
        </w:tc>
      </w:tr>
      <w:tr w:rsidR="004D7721" w:rsidRPr="005A1599" w14:paraId="4A4C9946" w14:textId="77777777" w:rsidTr="0044204E">
        <w:tblPrEx>
          <w:tblCellMar>
            <w:left w:w="108" w:type="dxa"/>
            <w:right w:w="108" w:type="dxa"/>
          </w:tblCellMar>
          <w:tblLook w:val="0000" w:firstRow="0" w:lastRow="0" w:firstColumn="0" w:lastColumn="0" w:noHBand="0" w:noVBand="0"/>
        </w:tblPrEx>
        <w:trPr>
          <w:trHeight w:val="288"/>
        </w:trPr>
        <w:tc>
          <w:tcPr>
            <w:tcW w:w="10950" w:type="dxa"/>
            <w:gridSpan w:val="4"/>
            <w:vAlign w:val="center"/>
          </w:tcPr>
          <w:p w14:paraId="7410F9D0" w14:textId="77777777" w:rsidR="004D7721" w:rsidRPr="005A1599" w:rsidRDefault="004D7721" w:rsidP="004420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RATER INFORMATION</w:t>
            </w:r>
          </w:p>
        </w:tc>
      </w:tr>
      <w:tr w:rsidR="004D7721" w:rsidRPr="005A1599" w14:paraId="716CFD91" w14:textId="77777777" w:rsidTr="0044204E">
        <w:tblPrEx>
          <w:tblCellMar>
            <w:left w:w="108" w:type="dxa"/>
            <w:right w:w="108" w:type="dxa"/>
          </w:tblCellMar>
          <w:tblLook w:val="0000" w:firstRow="0" w:lastRow="0" w:firstColumn="0" w:lastColumn="0" w:noHBand="0" w:noVBand="0"/>
        </w:tblPrEx>
        <w:trPr>
          <w:trHeight w:hRule="exact" w:val="360"/>
        </w:trPr>
        <w:tc>
          <w:tcPr>
            <w:tcW w:w="10950" w:type="dxa"/>
            <w:gridSpan w:val="4"/>
          </w:tcPr>
          <w:p w14:paraId="77A0DDE1" w14:textId="77777777" w:rsidR="004D7721" w:rsidRPr="005A1599" w:rsidRDefault="004D7721" w:rsidP="004420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4D7721" w:rsidRPr="005A1599" w14:paraId="10D322EA" w14:textId="77777777" w:rsidTr="0044204E">
        <w:tblPrEx>
          <w:tblCellMar>
            <w:left w:w="108" w:type="dxa"/>
            <w:right w:w="108" w:type="dxa"/>
          </w:tblCellMar>
          <w:tblLook w:val="0000" w:firstRow="0" w:lastRow="0" w:firstColumn="0" w:lastColumn="0" w:noHBand="0" w:noVBand="0"/>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D489530" w14:textId="77777777" w:rsidR="004D7721" w:rsidRPr="005A1599" w:rsidRDefault="004D7721" w:rsidP="0044204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649059D5" w14:textId="77777777" w:rsidR="004D7721" w:rsidRPr="005A1599" w:rsidRDefault="004D7721" w:rsidP="0044204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4D7721" w:rsidRPr="005A1599" w14:paraId="5184D637" w14:textId="77777777" w:rsidTr="0044204E">
        <w:tblPrEx>
          <w:tblCellMar>
            <w:left w:w="108" w:type="dxa"/>
            <w:right w:w="108" w:type="dxa"/>
          </w:tblCellMar>
          <w:tblLook w:val="0000" w:firstRow="0" w:lastRow="0" w:firstColumn="0" w:lastColumn="0" w:noHBand="0" w:noVBand="0"/>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EEF1904" w14:textId="77777777" w:rsidR="004D7721" w:rsidRPr="005A1599" w:rsidRDefault="004D7721" w:rsidP="0044204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059F762A" w14:textId="77777777" w:rsidR="004D7721" w:rsidRPr="005A1599" w:rsidRDefault="004D7721" w:rsidP="0044204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4BAA823F" w14:textId="77777777" w:rsidR="00EA1EC9" w:rsidRPr="00CD7DDB" w:rsidRDefault="00EA1EC9"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BAA8241" w14:textId="206146A3" w:rsidR="00EA1EC9" w:rsidRPr="00502177" w:rsidRDefault="00D975FF" w:rsidP="00502177">
      <w:pPr>
        <w:jc w:val="center"/>
        <w:rPr>
          <w:rFonts w:ascii="Calibri" w:hAnsi="Calibri"/>
          <w:b/>
        </w:rPr>
      </w:pPr>
      <w:r w:rsidRPr="00502177">
        <w:rPr>
          <w:rFonts w:ascii="Calibri" w:hAnsi="Calibri"/>
          <w:b/>
        </w:rPr>
        <w:lastRenderedPageBreak/>
        <w:t>CF</w:t>
      </w:r>
      <w:r w:rsidR="00463EEA">
        <w:rPr>
          <w:rFonts w:ascii="Calibri" w:hAnsi="Calibri"/>
          <w:b/>
        </w:rPr>
        <w:t>3</w:t>
      </w:r>
      <w:r w:rsidRPr="00502177">
        <w:rPr>
          <w:rFonts w:ascii="Calibri" w:hAnsi="Calibri"/>
          <w:b/>
        </w:rPr>
        <w:t>R-MCH-22a</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4792743F" w:rsidR="00D975FF" w:rsidRPr="004D611C" w:rsidRDefault="00D975FF" w:rsidP="00D975FF">
      <w:pPr>
        <w:pStyle w:val="ListParagraph"/>
        <w:numPr>
          <w:ilvl w:val="0"/>
          <w:numId w:val="34"/>
        </w:numPr>
        <w:ind w:left="360" w:hanging="360"/>
        <w:rPr>
          <w:rFonts w:ascii="Calibri" w:hAnsi="Calibri"/>
          <w:i/>
        </w:rPr>
      </w:pPr>
      <w:r w:rsidRPr="00714E84">
        <w:rPr>
          <w:rFonts w:ascii="Calibri" w:hAnsi="Calibri"/>
          <w:i/>
        </w:rPr>
        <w:t>System Identification or Name:</w:t>
      </w:r>
      <w:r>
        <w:rPr>
          <w:rFonts w:ascii="Calibri" w:hAnsi="Calibri"/>
          <w:i/>
        </w:rPr>
        <w:t xml:space="preserve"> </w:t>
      </w:r>
      <w:r>
        <w:rPr>
          <w:rFonts w:ascii="Calibri" w:hAnsi="Calibri"/>
        </w:rPr>
        <w:t>This field is filled out automatically. It is referenced from the CF2R-MCH-23, which must be completed prior to this document.</w:t>
      </w:r>
    </w:p>
    <w:p w14:paraId="4BAA8245" w14:textId="11D96B32" w:rsidR="00D975FF" w:rsidRPr="00510842"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Location or Area Served: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5CF21C2D" w14:textId="3F36FFBC" w:rsidR="00510842" w:rsidRPr="00510842" w:rsidRDefault="00510842" w:rsidP="00510842">
      <w:pPr>
        <w:numPr>
          <w:ilvl w:val="0"/>
          <w:numId w:val="34"/>
        </w:numPr>
        <w:spacing w:line="276" w:lineRule="auto"/>
        <w:ind w:left="360" w:hanging="360"/>
        <w:rPr>
          <w:rFonts w:ascii="Calibri" w:hAnsi="Calibri"/>
          <w:i/>
        </w:rPr>
      </w:pPr>
      <w:r w:rsidRPr="00510842">
        <w:rPr>
          <w:rFonts w:asciiTheme="minorHAnsi" w:hAnsiTheme="minorHAnsi"/>
          <w:i/>
        </w:rPr>
        <w:t xml:space="preserve">Indoor Unit Name: </w:t>
      </w:r>
      <w:r w:rsidRPr="00510842">
        <w:rPr>
          <w:rFonts w:ascii="Calibri" w:hAnsi="Calibri"/>
        </w:rPr>
        <w:t>This field is filled out automatically. It is referenced from the CF2R-MCH-23, which must be completed prior to this document.</w:t>
      </w:r>
    </w:p>
    <w:p w14:paraId="4BAA8246" w14:textId="157D326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Installation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7" w14:textId="71E16F0A"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Nominal Cooling Capacity (tons) of Condenser:</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8" w14:textId="578EEE8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Condenser Speed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9" w14:textId="075FBD20"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Cooling System Zonal Control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A" w14:textId="526CCB99"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B" w14:textId="781F502F"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Bypass Duct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C" w14:textId="1A014F3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Date of System Airflow Rate Measurement:</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D" w14:textId="63C0BFA2" w:rsidR="00D975FF" w:rsidRPr="007A7C6D"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Airflow Rate Protocol utilized: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748498E5" w14:textId="25199BBF" w:rsidR="00A3677D" w:rsidRPr="009E55DB" w:rsidRDefault="00A3677D" w:rsidP="00542FBC">
      <w:pPr>
        <w:pStyle w:val="ListParagraph"/>
        <w:numPr>
          <w:ilvl w:val="0"/>
          <w:numId w:val="34"/>
        </w:numPr>
        <w:ind w:left="360" w:hanging="360"/>
        <w:rPr>
          <w:rFonts w:ascii="Calibri" w:hAnsi="Calibri"/>
          <w:i/>
        </w:rPr>
      </w:pPr>
      <w:r w:rsidRPr="00542FBC">
        <w:rPr>
          <w:rFonts w:ascii="Calibri" w:hAnsi="Calibri"/>
        </w:rPr>
        <w:t xml:space="preserve">Central Fan Ventilation Cooling System (CFVCS) Status: </w:t>
      </w:r>
      <w:r w:rsidR="00466286" w:rsidRPr="007512C1">
        <w:rPr>
          <w:rFonts w:ascii="Calibri" w:hAnsi="Calibri"/>
        </w:rPr>
        <w:t>This field is filled out automatically. It is referenced from the CF2R-MCH-23,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654779A2"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This field is filled out automatically. It is referenced from the CF2R-MCH-23, which must be completed prior to this document.</w:t>
      </w:r>
    </w:p>
    <w:p w14:paraId="58808F3E" w14:textId="1E723990" w:rsidR="009E55DB" w:rsidRPr="00A2424F" w:rsidRDefault="009E55DB" w:rsidP="009E55DB">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 xml:space="preserve">This field is filled out automatically and referenced from MCH-01. Values below are used unless higher efficacy values are </w:t>
      </w:r>
      <w:r w:rsidR="00466286">
        <w:rPr>
          <w:rFonts w:ascii="Calibri" w:hAnsi="Calibri"/>
        </w:rPr>
        <w:t>specified</w:t>
      </w:r>
      <w:r>
        <w:rPr>
          <w:rFonts w:ascii="Calibri" w:hAnsi="Calibri"/>
        </w:rPr>
        <w:t xml:space="preserve"> on the CF1R for performance compliance.</w:t>
      </w:r>
    </w:p>
    <w:p w14:paraId="57041CFB" w14:textId="3F47C4A4" w:rsidR="009E55DB" w:rsidRPr="00A2424F" w:rsidRDefault="009E55DB" w:rsidP="009E55DB">
      <w:pPr>
        <w:pStyle w:val="ListParagraph"/>
        <w:numPr>
          <w:ilvl w:val="1"/>
          <w:numId w:val="36"/>
        </w:numPr>
        <w:rPr>
          <w:rFonts w:ascii="Calibri" w:hAnsi="Calibri"/>
          <w:i/>
        </w:rPr>
      </w:pPr>
      <w:r>
        <w:rPr>
          <w:rFonts w:ascii="Calibri" w:hAnsi="Calibri"/>
        </w:rPr>
        <w:t>0.62 watts/cfm for small duct high velocity HP or AC systems</w:t>
      </w:r>
    </w:p>
    <w:p w14:paraId="53D8B2C2" w14:textId="14BCC6B1" w:rsidR="009E55DB" w:rsidRPr="00A2424F" w:rsidRDefault="009E55DB" w:rsidP="009E55DB">
      <w:pPr>
        <w:pStyle w:val="ListParagraph"/>
        <w:numPr>
          <w:ilvl w:val="1"/>
          <w:numId w:val="36"/>
        </w:numPr>
        <w:rPr>
          <w:rFonts w:ascii="Calibri" w:hAnsi="Calibri"/>
          <w:i/>
        </w:rPr>
      </w:pPr>
      <w:r>
        <w:rPr>
          <w:rFonts w:ascii="Calibri" w:hAnsi="Calibri"/>
        </w:rPr>
        <w:t>0.45 watts/cfm for central gas furnace or packaged gas furnace systems</w:t>
      </w:r>
    </w:p>
    <w:p w14:paraId="3B4E93B2" w14:textId="476B0A34" w:rsidR="009E55DB" w:rsidRPr="004E6DD7" w:rsidRDefault="009E55DB" w:rsidP="009E55DB">
      <w:pPr>
        <w:pStyle w:val="ListParagraph"/>
        <w:numPr>
          <w:ilvl w:val="1"/>
          <w:numId w:val="36"/>
        </w:numPr>
        <w:rPr>
          <w:rFonts w:ascii="Calibri" w:hAnsi="Calibri"/>
          <w:i/>
        </w:rPr>
      </w:pPr>
      <w:r>
        <w:rPr>
          <w:rFonts w:ascii="Calibri" w:hAnsi="Calibri"/>
        </w:rPr>
        <w:t>0.58 watts/cfm for all other systems</w:t>
      </w:r>
    </w:p>
    <w:p w14:paraId="4BAA8256" w14:textId="56551220"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542FBC">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This field is filled out automatically based on whether or not the actual fan efficacy meets the required fan efficacy.</w:t>
      </w:r>
    </w:p>
    <w:p w14:paraId="4BAA8258" w14:textId="77777777" w:rsidR="00D975FF" w:rsidRDefault="00D975FF" w:rsidP="00D975FF">
      <w:pPr>
        <w:rPr>
          <w:rFonts w:ascii="Calibri" w:hAnsi="Calibri"/>
          <w:i/>
        </w:rPr>
      </w:pPr>
    </w:p>
    <w:p w14:paraId="4BAA8259" w14:textId="77777777" w:rsidR="00D975FF" w:rsidRPr="00C62500" w:rsidRDefault="00D975FF" w:rsidP="00D975FF">
      <w:pPr>
        <w:rPr>
          <w:rFonts w:ascii="Calibri" w:hAnsi="Calibri"/>
        </w:rPr>
      </w:pPr>
      <w:r w:rsidRPr="00714E84">
        <w:rPr>
          <w:rFonts w:ascii="Calibri" w:hAnsi="Calibri"/>
          <w:b/>
        </w:rPr>
        <w:t>Section D. Additional Requirements</w:t>
      </w:r>
    </w:p>
    <w:p w14:paraId="4BAA825A"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6C6A529F" w:rsidR="00D975FF"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5F080AB" w14:textId="6C468437" w:rsidR="00466286" w:rsidRDefault="00466286" w:rsidP="00D975FF">
      <w:pPr>
        <w:numPr>
          <w:ilvl w:val="0"/>
          <w:numId w:val="37"/>
        </w:numPr>
        <w:ind w:left="360" w:hanging="360"/>
        <w:rPr>
          <w:rFonts w:asciiTheme="minorHAnsi" w:hAnsiTheme="minorHAnsi"/>
        </w:rPr>
      </w:pPr>
      <w:r w:rsidRPr="00714E84">
        <w:rPr>
          <w:rFonts w:asciiTheme="minorHAnsi" w:hAnsiTheme="minorHAnsi"/>
        </w:rPr>
        <w:lastRenderedPageBreak/>
        <w:t>This field must be a true statement (or not applicable) for the system to comply.</w:t>
      </w:r>
    </w:p>
    <w:p w14:paraId="0437C60A" w14:textId="77777777" w:rsidR="004D7721" w:rsidRDefault="004D7721" w:rsidP="004D7721">
      <w:pPr>
        <w:numPr>
          <w:ilvl w:val="0"/>
          <w:numId w:val="37"/>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w:t>
      </w:r>
      <w:r w:rsidRPr="007C086C">
        <w:rPr>
          <w:rFonts w:asciiTheme="minorHAnsi" w:hAnsiTheme="minorHAnsi"/>
        </w:rPr>
        <w:t xml:space="preserve"> If the system meets the criteria for </w:t>
      </w:r>
      <w:r w:rsidRPr="007C086C">
        <w:rPr>
          <w:rFonts w:asciiTheme="minorHAnsi" w:hAnsiTheme="minorHAnsi"/>
          <w:i/>
        </w:rPr>
        <w:t>Ducts Located in Conditioned Space</w:t>
      </w:r>
      <w:r w:rsidRPr="007C086C">
        <w:rPr>
          <w:rFonts w:asciiTheme="minorHAnsi" w:hAnsiTheme="minorHAnsi"/>
        </w:rPr>
        <w:t xml:space="preserve"> </w:t>
      </w:r>
      <w:r>
        <w:rPr>
          <w:rFonts w:asciiTheme="minorHAnsi" w:hAnsiTheme="minorHAnsi"/>
        </w:rPr>
        <w:t>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343860B1" w14:textId="77777777" w:rsidR="004D7721" w:rsidRPr="00586FBD" w:rsidRDefault="004D7721" w:rsidP="004D7721">
      <w:pPr>
        <w:numPr>
          <w:ilvl w:val="0"/>
          <w:numId w:val="37"/>
        </w:numPr>
        <w:ind w:left="360" w:hanging="360"/>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684B13D6" w14:textId="77777777" w:rsidR="004D7721" w:rsidRPr="00C62500" w:rsidRDefault="004D7721" w:rsidP="007A7C6D">
      <w:pPr>
        <w:ind w:left="360"/>
        <w:rPr>
          <w:rFonts w:asciiTheme="minorHAnsi" w:hAnsiTheme="minorHAnsi"/>
        </w:rPr>
      </w:pPr>
    </w:p>
    <w:p w14:paraId="4BAA8266" w14:textId="77777777" w:rsidR="00EA1EC9" w:rsidRPr="00D83E48" w:rsidRDefault="00EA1EC9" w:rsidP="0009456E">
      <w:pPr>
        <w:rPr>
          <w:rFonts w:ascii="Calibri" w:hAnsi="Calibri"/>
        </w:rPr>
      </w:pPr>
    </w:p>
    <w:p w14:paraId="4BAA8267" w14:textId="77777777" w:rsidR="00EA1EC9" w:rsidRPr="00D83E48" w:rsidRDefault="00EA1EC9" w:rsidP="0009456E">
      <w:pPr>
        <w:rPr>
          <w:rFonts w:ascii="Calibri" w:hAnsi="Calibri"/>
        </w:rPr>
      </w:pPr>
    </w:p>
    <w:p w14:paraId="4BAA8268" w14:textId="77777777" w:rsidR="00EA1EC9" w:rsidRPr="00D83E48" w:rsidRDefault="00EA1EC9" w:rsidP="0009456E">
      <w:pPr>
        <w:rPr>
          <w:rFonts w:ascii="Calibri" w:hAnsi="Calibri"/>
        </w:rPr>
        <w:sectPr w:rsidR="00EA1EC9"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3955D97E"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Pr>
                <w:rFonts w:asciiTheme="minorHAnsi" w:hAnsiTheme="minorHAnsi"/>
                <w:sz w:val="18"/>
                <w:szCs w:val="18"/>
              </w:rPr>
              <w:t>CF</w:t>
            </w:r>
            <w:r w:rsidR="003F633E">
              <w:rPr>
                <w:rFonts w:asciiTheme="minorHAnsi" w:hAnsiTheme="minorHAnsi"/>
                <w:sz w:val="18"/>
                <w:szCs w:val="18"/>
              </w:rPr>
              <w:t>3</w:t>
            </w:r>
            <w:r>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2D857856" w:rsidR="005A5FAD" w:rsidRPr="002C21B2" w:rsidRDefault="005A5FAD" w:rsidP="003F633E">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w:t>
            </w:r>
            <w:r w:rsidR="003F633E">
              <w:rPr>
                <w:rFonts w:asciiTheme="minorHAnsi" w:hAnsiTheme="minorHAnsi"/>
                <w:sz w:val="18"/>
                <w:szCs w:val="18"/>
              </w:rPr>
              <w:t>3</w:t>
            </w:r>
            <w:r>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10842" w:rsidRPr="002C21B2" w14:paraId="36BF92B1" w14:textId="77777777" w:rsidTr="0051084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CA5182E" w14:textId="5D4055BB" w:rsidR="00510842" w:rsidRPr="002C21B2" w:rsidRDefault="00510842" w:rsidP="00510842">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149D8ADC" w14:textId="4CBE8BFD" w:rsidR="00510842" w:rsidRPr="002C21B2" w:rsidRDefault="00510842" w:rsidP="00510842">
            <w:pPr>
              <w:rPr>
                <w:rFonts w:asciiTheme="minorHAnsi" w:hAnsiTheme="minorHAnsi"/>
                <w:sz w:val="18"/>
                <w:szCs w:val="18"/>
              </w:rPr>
            </w:pPr>
            <w:r w:rsidRPr="003E3490">
              <w:rPr>
                <w:rFonts w:asciiTheme="minorHAnsi" w:hAnsiTheme="minorHAnsi"/>
                <w:sz w:val="18"/>
              </w:rPr>
              <w:t>Indoor Unit Name</w:t>
            </w:r>
            <w:r w:rsidR="00344ACF">
              <w:rPr>
                <w:rFonts w:asciiTheme="minorHAnsi" w:hAnsiTheme="minorHAnsi"/>
                <w:sz w:val="18"/>
              </w:rPr>
              <w:t xml:space="preserve"> </w:t>
            </w:r>
            <w:r w:rsidR="00344ACF"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7AE4CDFE" w14:textId="46972120" w:rsidR="00510842" w:rsidRPr="002C21B2" w:rsidRDefault="00510842" w:rsidP="00510842">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10842" w:rsidRPr="002C21B2" w14:paraId="4BAA8276" w14:textId="77777777" w:rsidTr="00F761B7">
        <w:trPr>
          <w:cantSplit/>
          <w:trHeight w:val="144"/>
        </w:trPr>
        <w:tc>
          <w:tcPr>
            <w:tcW w:w="475" w:type="dxa"/>
            <w:vAlign w:val="center"/>
          </w:tcPr>
          <w:p w14:paraId="4BAA8273" w14:textId="7466529B"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4BAA8274" w14:textId="77DE12B8" w:rsidR="00510842" w:rsidRPr="002C21B2" w:rsidRDefault="00510842" w:rsidP="00510842">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147BFC92" w:rsidR="00510842" w:rsidRPr="002C21B2" w:rsidRDefault="00510842" w:rsidP="00510842">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CF3R-MCH23&gt;&gt;</w:t>
            </w:r>
            <w:r w:rsidRPr="002C21B2">
              <w:rPr>
                <w:rFonts w:asciiTheme="minorHAnsi" w:hAnsiTheme="minorHAnsi"/>
                <w:sz w:val="18"/>
                <w:szCs w:val="18"/>
              </w:rPr>
              <w:t xml:space="preserve"> </w:t>
            </w:r>
          </w:p>
        </w:tc>
      </w:tr>
      <w:tr w:rsidR="00510842" w:rsidRPr="002C21B2" w14:paraId="4BAA827A" w14:textId="77777777" w:rsidTr="00F761B7">
        <w:trPr>
          <w:cantSplit/>
          <w:trHeight w:val="144"/>
        </w:trPr>
        <w:tc>
          <w:tcPr>
            <w:tcW w:w="475" w:type="dxa"/>
            <w:vAlign w:val="center"/>
          </w:tcPr>
          <w:p w14:paraId="4BAA8277" w14:textId="7395350B"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4BAA8278" w14:textId="1D8111E2" w:rsidR="00510842" w:rsidRPr="002C21B2" w:rsidRDefault="00510842" w:rsidP="00510842">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3E20D631" w:rsidR="00510842" w:rsidRPr="002C21B2" w:rsidRDefault="00510842" w:rsidP="0051084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0842" w:rsidRPr="002C21B2" w14:paraId="4BAA827E" w14:textId="77777777" w:rsidTr="00F761B7">
        <w:trPr>
          <w:cantSplit/>
          <w:trHeight w:val="144"/>
        </w:trPr>
        <w:tc>
          <w:tcPr>
            <w:tcW w:w="475" w:type="dxa"/>
            <w:vAlign w:val="center"/>
          </w:tcPr>
          <w:p w14:paraId="4BAA827B" w14:textId="0CC5DE8F"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4BAA827C" w14:textId="7B97DA4C" w:rsidR="00510842" w:rsidRPr="002C21B2" w:rsidRDefault="00510842" w:rsidP="00510842">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1DF7D5BD" w:rsidR="00510842" w:rsidRDefault="00510842" w:rsidP="0051084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0842" w:rsidRPr="002C21B2" w14:paraId="4BAA8282" w14:textId="77777777" w:rsidTr="00F761B7">
        <w:trPr>
          <w:cantSplit/>
          <w:trHeight w:val="144"/>
        </w:trPr>
        <w:tc>
          <w:tcPr>
            <w:tcW w:w="475" w:type="dxa"/>
            <w:vAlign w:val="center"/>
          </w:tcPr>
          <w:p w14:paraId="4BAA827F" w14:textId="47CF7991"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4BAA8280" w14:textId="0B9E9597" w:rsidR="00510842" w:rsidRPr="002C21B2" w:rsidRDefault="00510842" w:rsidP="00510842">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7D779B92" w:rsidR="00510842" w:rsidRDefault="00510842" w:rsidP="0051084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0842" w:rsidRPr="002C21B2" w14:paraId="4BAA8286" w14:textId="77777777" w:rsidTr="00F761B7">
        <w:trPr>
          <w:cantSplit/>
          <w:trHeight w:val="144"/>
        </w:trPr>
        <w:tc>
          <w:tcPr>
            <w:tcW w:w="475" w:type="dxa"/>
            <w:vAlign w:val="center"/>
          </w:tcPr>
          <w:p w14:paraId="4BAA8283" w14:textId="70981F74"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4BAA8284" w14:textId="5DDD7E9F"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16FBA93E" w:rsidR="00510842" w:rsidRDefault="00510842" w:rsidP="00510842">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CF3R-MCH23</w:t>
            </w:r>
            <w:r w:rsidRPr="002C21B2">
              <w:rPr>
                <w:rFonts w:asciiTheme="minorHAnsi" w:hAnsiTheme="minorHAnsi"/>
                <w:sz w:val="18"/>
                <w:szCs w:val="18"/>
              </w:rPr>
              <w:t>&gt;&gt;</w:t>
            </w:r>
          </w:p>
        </w:tc>
      </w:tr>
      <w:tr w:rsidR="00510842" w:rsidRPr="002C21B2" w14:paraId="4BAA828A" w14:textId="77777777" w:rsidTr="00F761B7">
        <w:trPr>
          <w:cantSplit/>
          <w:trHeight w:val="144"/>
        </w:trPr>
        <w:tc>
          <w:tcPr>
            <w:tcW w:w="475" w:type="dxa"/>
            <w:vAlign w:val="center"/>
          </w:tcPr>
          <w:p w14:paraId="4BAA8287" w14:textId="4F986BFD"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4BAA8288" w14:textId="154F7F84"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2573B928" w:rsidR="00510842" w:rsidRDefault="00510842" w:rsidP="0051084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0842" w:rsidRPr="002C21B2" w14:paraId="4BAA828E" w14:textId="77777777" w:rsidTr="00F761B7">
        <w:trPr>
          <w:cantSplit/>
          <w:trHeight w:val="144"/>
        </w:trPr>
        <w:tc>
          <w:tcPr>
            <w:tcW w:w="475" w:type="dxa"/>
            <w:vAlign w:val="center"/>
          </w:tcPr>
          <w:p w14:paraId="4BAA828B" w14:textId="6392EAC0" w:rsidR="00510842" w:rsidRPr="002C21B2" w:rsidRDefault="00510842" w:rsidP="00510842">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1644C2EF"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0842" w:rsidRPr="002C21B2" w14:paraId="4BAA8292" w14:textId="77777777" w:rsidTr="00F761B7">
        <w:trPr>
          <w:cantSplit/>
          <w:trHeight w:val="144"/>
        </w:trPr>
        <w:tc>
          <w:tcPr>
            <w:tcW w:w="475" w:type="dxa"/>
            <w:vAlign w:val="center"/>
          </w:tcPr>
          <w:p w14:paraId="4BAA828F" w14:textId="66F715FA" w:rsidR="00510842" w:rsidRPr="002C21B2" w:rsidDel="006E5AE2" w:rsidRDefault="00510842" w:rsidP="00510842">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4BAA8290" w14:textId="7930C766"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3012F8C7"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0842" w:rsidRPr="002C21B2" w14:paraId="296A6556" w14:textId="77777777" w:rsidTr="00F761B7">
        <w:trPr>
          <w:cantSplit/>
          <w:trHeight w:val="144"/>
        </w:trPr>
        <w:tc>
          <w:tcPr>
            <w:tcW w:w="475" w:type="dxa"/>
            <w:vAlign w:val="center"/>
          </w:tcPr>
          <w:p w14:paraId="7AF0E410" w14:textId="62DEC5C7" w:rsidR="00510842" w:rsidRPr="002C21B2" w:rsidRDefault="00510842" w:rsidP="00510842">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66A2B68" w14:textId="269F5864" w:rsidR="00510842" w:rsidRPr="002C21B2" w:rsidRDefault="00510842" w:rsidP="0051084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17565B2E"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77777777" w:rsidR="00EA1EC9" w:rsidRPr="00B904BC" w:rsidRDefault="00EA1EC9" w:rsidP="00A66549">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user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AE3414" w:rsidRPr="00D83E48" w14:paraId="4BAA82A2" w14:textId="77777777" w:rsidTr="00926D9A">
        <w:trPr>
          <w:cantSplit/>
          <w:trHeight w:val="144"/>
        </w:trPr>
        <w:tc>
          <w:tcPr>
            <w:tcW w:w="212" w:type="pct"/>
            <w:vAlign w:val="center"/>
          </w:tcPr>
          <w:p w14:paraId="4BAA829E" w14:textId="77777777" w:rsidR="00AE3414" w:rsidRPr="00B904BC" w:rsidRDefault="00AE3414" w:rsidP="00AE3414">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AE3414" w:rsidRPr="00B904BC" w:rsidRDefault="00AE3414" w:rsidP="00AE3414">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5C45DBEB" w14:textId="77777777" w:rsidR="00AE3414" w:rsidRDefault="00AE3414" w:rsidP="00AE3414">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7F12A706" w14:textId="77777777" w:rsidR="00AE3414" w:rsidRDefault="00AE3414" w:rsidP="00AE3414">
            <w:pPr>
              <w:pStyle w:val="ListParagraph"/>
              <w:keepNext/>
              <w:ind w:left="0"/>
              <w:rPr>
                <w:rFonts w:ascii="Calibri" w:hAnsi="Calibri"/>
                <w:sz w:val="18"/>
                <w:szCs w:val="18"/>
              </w:rPr>
            </w:pPr>
            <w:r>
              <w:rPr>
                <w:rFonts w:ascii="Calibri" w:hAnsi="Calibri"/>
                <w:sz w:val="18"/>
                <w:szCs w:val="18"/>
              </w:rPr>
              <w:t>If MCH-23 variant = MCH-23a, then display version MCH-22a;</w:t>
            </w:r>
          </w:p>
          <w:p w14:paraId="099E9D86" w14:textId="77777777" w:rsidR="00AE3414" w:rsidRDefault="00AE3414" w:rsidP="00AE3414">
            <w:pPr>
              <w:pStyle w:val="ListParagraph"/>
              <w:keepNext/>
              <w:ind w:left="0"/>
              <w:rPr>
                <w:rFonts w:ascii="Calibri" w:hAnsi="Calibri"/>
                <w:sz w:val="18"/>
                <w:szCs w:val="18"/>
              </w:rPr>
            </w:pPr>
            <w:r>
              <w:rPr>
                <w:rFonts w:ascii="Calibri" w:hAnsi="Calibri"/>
                <w:sz w:val="18"/>
                <w:szCs w:val="18"/>
              </w:rPr>
              <w:t>If MCH-23 variant = MCH-23b, then display version MCH-22b;</w:t>
            </w:r>
          </w:p>
          <w:p w14:paraId="250DD966" w14:textId="77777777" w:rsidR="00AE3414" w:rsidRDefault="00AE3414" w:rsidP="00AE3414">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1F59EEFB" w14:textId="77777777" w:rsidR="00AE3414" w:rsidRDefault="00AE3414" w:rsidP="00AE3414">
            <w:pPr>
              <w:pStyle w:val="ListParagraph"/>
              <w:keepNext/>
              <w:ind w:left="0"/>
              <w:rPr>
                <w:rFonts w:ascii="Calibri" w:hAnsi="Calibri"/>
                <w:sz w:val="18"/>
                <w:szCs w:val="18"/>
              </w:rPr>
            </w:pPr>
            <w:r>
              <w:rPr>
                <w:rFonts w:ascii="Calibri" w:hAnsi="Calibri"/>
                <w:sz w:val="18"/>
                <w:szCs w:val="18"/>
              </w:rPr>
              <w:t>If MCH-23 variant = MCH-23f, then display version MCH-22d;</w:t>
            </w:r>
          </w:p>
          <w:p w14:paraId="5831CD40" w14:textId="77777777" w:rsidR="00AE3414" w:rsidRDefault="00AE3414" w:rsidP="00AE3414">
            <w:pPr>
              <w:pStyle w:val="ListParagraph"/>
              <w:keepNext/>
              <w:ind w:left="0"/>
              <w:rPr>
                <w:rFonts w:ascii="Calibri" w:hAnsi="Calibri"/>
                <w:sz w:val="18"/>
                <w:szCs w:val="18"/>
              </w:rPr>
            </w:pPr>
          </w:p>
          <w:p w14:paraId="099C07B0" w14:textId="77777777" w:rsidR="00AE3414" w:rsidRDefault="00AE3414" w:rsidP="00AE3414">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41DFB2F2" w14:textId="77777777" w:rsidR="00AE3414" w:rsidRDefault="00AE3414" w:rsidP="00AE3414">
            <w:pPr>
              <w:pStyle w:val="ListParagraph"/>
              <w:keepNext/>
              <w:ind w:left="0"/>
              <w:rPr>
                <w:rFonts w:ascii="Calibri" w:hAnsi="Calibri"/>
                <w:sz w:val="18"/>
                <w:szCs w:val="18"/>
              </w:rPr>
            </w:pPr>
          </w:p>
          <w:p w14:paraId="3DE0B6BF" w14:textId="13721C11" w:rsidR="00AE3414" w:rsidRDefault="00AE3414" w:rsidP="00AE3414">
            <w:pPr>
              <w:pStyle w:val="ListParagraph"/>
              <w:keepNext/>
              <w:ind w:left="0"/>
              <w:rPr>
                <w:rFonts w:ascii="Calibri" w:hAnsi="Calibri"/>
                <w:sz w:val="18"/>
                <w:szCs w:val="18"/>
              </w:rPr>
            </w:pPr>
            <w:r>
              <w:rPr>
                <w:rFonts w:ascii="Calibri" w:hAnsi="Calibri"/>
                <w:sz w:val="18"/>
                <w:szCs w:val="18"/>
              </w:rPr>
              <w:t>If MCH-23 variant = MCH-23d and A1</w:t>
            </w:r>
            <w:r w:rsidR="00510842">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2A349D40" w:rsidR="00AE3414" w:rsidRPr="00B904BC" w:rsidRDefault="00AE3414" w:rsidP="00AE3414">
            <w:pPr>
              <w:keepNext/>
              <w:rPr>
                <w:rFonts w:asciiTheme="minorHAnsi" w:hAnsiTheme="minorHAnsi"/>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890BB7" w14:paraId="4BAA82A7" w14:textId="77777777" w:rsidTr="00926D9A">
        <w:trPr>
          <w:trHeight w:val="144"/>
        </w:trPr>
        <w:tc>
          <w:tcPr>
            <w:tcW w:w="5000" w:type="pct"/>
          </w:tcPr>
          <w:p w14:paraId="4BAA82A6" w14:textId="7FBCE25D" w:rsidR="00C80440" w:rsidRPr="00890BB7" w:rsidRDefault="00EA1EC9" w:rsidP="00D10CB1">
            <w:pPr>
              <w:rPr>
                <w:rFonts w:asciiTheme="minorHAnsi" w:hAnsiTheme="minorHAnsi"/>
                <w:b/>
                <w:szCs w:val="18"/>
              </w:rPr>
            </w:pPr>
            <w:r w:rsidRPr="00890BB7">
              <w:rPr>
                <w:rFonts w:asciiTheme="minorHAnsi" w:hAnsiTheme="minorHAnsi"/>
                <w:b/>
                <w:szCs w:val="18"/>
              </w:rPr>
              <w:t xml:space="preserve">MCH-22a Forced Air System Fan </w:t>
            </w:r>
            <w:r w:rsidR="00D10CB1" w:rsidRPr="00890BB7">
              <w:rPr>
                <w:rFonts w:asciiTheme="minorHAnsi" w:hAnsiTheme="minorHAnsi"/>
                <w:b/>
                <w:szCs w:val="18"/>
              </w:rPr>
              <w:t xml:space="preserve">Efficacy </w:t>
            </w:r>
            <w:r w:rsidRPr="00890BB7">
              <w:rPr>
                <w:rFonts w:asciiTheme="minorHAnsi" w:hAnsiTheme="minorHAnsi"/>
                <w:b/>
                <w:szCs w:val="18"/>
              </w:rPr>
              <w:t xml:space="preserve">Measurement – Newly Installed Non-Zoned Systems or Zoned Multi-Speed Compressor </w:t>
            </w:r>
          </w:p>
        </w:tc>
      </w:tr>
    </w:tbl>
    <w:p w14:paraId="4BAA82A8" w14:textId="77777777" w:rsidR="00926D9A" w:rsidRPr="00890BB7"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D83E48" w14:paraId="4BAA82AB" w14:textId="77777777" w:rsidTr="007A7C6D">
        <w:trPr>
          <w:gridAfter w:val="1"/>
          <w:wAfter w:w="5" w:type="pct"/>
          <w:trHeight w:val="144"/>
        </w:trPr>
        <w:tc>
          <w:tcPr>
            <w:tcW w:w="4995" w:type="pct"/>
            <w:gridSpan w:val="3"/>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77777777" w:rsidR="00EA1EC9" w:rsidRPr="00B904BC" w:rsidRDefault="00EA1EC9" w:rsidP="009249F9">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952AA6" w:rsidRPr="00D83E48" w14:paraId="4BAA82AF" w14:textId="77777777" w:rsidTr="00927E85">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927E85">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41" w:type="pct"/>
            <w:gridSpan w:val="2"/>
            <w:vAlign w:val="center"/>
          </w:tcPr>
          <w:p w14:paraId="4BAA82B2" w14:textId="3F816CD4" w:rsidR="00EA1EC9" w:rsidRPr="00926D9A" w:rsidRDefault="00EA1EC9" w:rsidP="009E31A2">
            <w:pPr>
              <w:keepNext/>
              <w:rPr>
                <w:rFonts w:asciiTheme="minorHAnsi" w:hAnsiTheme="minorHAnsi"/>
                <w:sz w:val="18"/>
                <w:szCs w:val="18"/>
              </w:rPr>
            </w:pPr>
            <w:r w:rsidRPr="00926D9A">
              <w:rPr>
                <w:rFonts w:asciiTheme="minorHAnsi" w:hAnsiTheme="minorHAnsi"/>
                <w:sz w:val="18"/>
                <w:szCs w:val="18"/>
              </w:rPr>
              <w:t xml:space="preserve">&lt;&lt;referenced from </w:t>
            </w:r>
            <w:r w:rsidR="004B3F70">
              <w:rPr>
                <w:rFonts w:asciiTheme="minorHAnsi" w:hAnsiTheme="minorHAnsi"/>
                <w:sz w:val="18"/>
                <w:szCs w:val="18"/>
              </w:rPr>
              <w:t>CF</w:t>
            </w:r>
            <w:r w:rsidR="009E31A2">
              <w:rPr>
                <w:rFonts w:asciiTheme="minorHAnsi" w:hAnsiTheme="minorHAnsi"/>
                <w:sz w:val="18"/>
                <w:szCs w:val="18"/>
              </w:rPr>
              <w:t>3</w:t>
            </w:r>
            <w:r w:rsidR="004B3F70">
              <w:rPr>
                <w:rFonts w:asciiTheme="minorHAnsi" w:hAnsiTheme="minorHAnsi"/>
                <w:sz w:val="18"/>
                <w:szCs w:val="18"/>
              </w:rPr>
              <w:t>R-</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927E85">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4BAA82B5" w14:textId="42BFA712"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4D792818"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r w:rsidR="00470B9A" w:rsidRPr="00EB198C">
              <w:rPr>
                <w:rFonts w:asciiTheme="minorHAnsi" w:hAnsiTheme="minorHAnsi"/>
                <w:i/>
                <w:sz w:val="18"/>
                <w:szCs w:val="18"/>
              </w:rPr>
              <w:t xml:space="preserve">C09 – </w:t>
            </w:r>
            <w:proofErr w:type="spell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
          <w:p w14:paraId="5411D291" w14:textId="77777777" w:rsidR="002E64C4" w:rsidRDefault="002E64C4" w:rsidP="00E13CCD">
            <w:pPr>
              <w:keepNext/>
              <w:rPr>
                <w:rFonts w:asciiTheme="minorHAnsi" w:hAnsiTheme="minorHAnsi"/>
                <w:sz w:val="18"/>
                <w:szCs w:val="18"/>
              </w:rPr>
            </w:pPr>
          </w:p>
          <w:p w14:paraId="059CB59B" w14:textId="45AE8ADB"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C09 – </w:t>
            </w:r>
            <w:proofErr w:type="spell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7A7C6D">
              <w:rPr>
                <w:rFonts w:asciiTheme="minorHAnsi" w:hAnsiTheme="minorHAnsi"/>
                <w:i/>
                <w:sz w:val="18"/>
                <w:szCs w:val="18"/>
              </w:rPr>
              <w:t xml:space="preserve">Row C06 – </w:t>
            </w:r>
            <w:proofErr w:type="spellStart"/>
            <w:r w:rsidRPr="007A7C6D">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else use value 0.58</w:t>
            </w:r>
            <w:r w:rsidR="002E64C4" w:rsidRPr="002E64C4">
              <w:rPr>
                <w:rFonts w:asciiTheme="minorHAnsi" w:hAnsiTheme="minorHAnsi"/>
                <w:sz w:val="18"/>
                <w:szCs w:val="18"/>
              </w:rPr>
              <w:t>;</w:t>
            </w:r>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6AF4060E"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927E85">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BAA82BC" w14:textId="2E99275F"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D" w14:textId="36DBD26D"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927E85">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6ABAA437" w14:textId="0B81DB64" w:rsidR="00F64D82" w:rsidRDefault="00952AA6">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885D70">
              <w:rPr>
                <w:rFonts w:asciiTheme="minorHAnsi" w:hAnsiTheme="minorHAnsi"/>
                <w:i/>
                <w:sz w:val="18"/>
                <w:szCs w:val="18"/>
              </w:rPr>
              <w:t>Required</w:t>
            </w:r>
            <w:r w:rsidR="008225C4" w:rsidRPr="00F01A03">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885D70">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the display text: system fan efficacy complies</w:t>
            </w:r>
            <w:r w:rsidR="00F64D82">
              <w:rPr>
                <w:rFonts w:asciiTheme="minorHAnsi" w:hAnsiTheme="minorHAnsi"/>
                <w:sz w:val="18"/>
                <w:szCs w:val="18"/>
              </w:rPr>
              <w:t>;</w:t>
            </w:r>
            <w:r w:rsidRPr="00926D9A">
              <w:rPr>
                <w:rFonts w:asciiTheme="minorHAnsi" w:hAnsiTheme="minorHAnsi"/>
                <w:sz w:val="18"/>
                <w:szCs w:val="18"/>
              </w:rPr>
              <w:t xml:space="preserve"> </w:t>
            </w:r>
          </w:p>
          <w:p w14:paraId="4BAA82C1" w14:textId="633E5E75" w:rsidR="00952AA6" w:rsidRPr="00926D9A" w:rsidRDefault="00952AA6">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78D1DA51" w14:textId="77777777" w:rsidR="008F415A" w:rsidRPr="00890BB7"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4D7721" w:rsidRPr="00D83E48" w14:paraId="440A1BC2" w14:textId="77777777" w:rsidTr="0044204E">
        <w:trPr>
          <w:trHeight w:val="144"/>
        </w:trPr>
        <w:tc>
          <w:tcPr>
            <w:tcW w:w="10998" w:type="dxa"/>
            <w:gridSpan w:val="3"/>
            <w:vAlign w:val="center"/>
          </w:tcPr>
          <w:p w14:paraId="5425AA7B" w14:textId="77777777" w:rsidR="004D7721" w:rsidRPr="00926D9A" w:rsidRDefault="004D7721" w:rsidP="0044204E">
            <w:pPr>
              <w:keepNext/>
              <w:rPr>
                <w:rFonts w:asciiTheme="minorHAnsi" w:hAnsiTheme="minorHAnsi"/>
                <w:sz w:val="18"/>
                <w:szCs w:val="18"/>
              </w:rPr>
            </w:pPr>
            <w:r>
              <w:rPr>
                <w:rFonts w:asciiTheme="minorHAnsi" w:hAnsiTheme="minorHAnsi"/>
                <w:b/>
                <w:szCs w:val="18"/>
              </w:rPr>
              <w:t>D</w:t>
            </w:r>
            <w:r w:rsidRPr="00890BB7">
              <w:rPr>
                <w:rFonts w:asciiTheme="minorHAnsi" w:hAnsiTheme="minorHAnsi"/>
                <w:b/>
                <w:szCs w:val="18"/>
              </w:rPr>
              <w:t>. Additional Requirements</w:t>
            </w:r>
          </w:p>
        </w:tc>
      </w:tr>
      <w:tr w:rsidR="004D7721" w:rsidRPr="00D83E48" w14:paraId="6D9A2EDA" w14:textId="77777777" w:rsidTr="0044204E">
        <w:trPr>
          <w:trHeight w:val="144"/>
        </w:trPr>
        <w:tc>
          <w:tcPr>
            <w:tcW w:w="468" w:type="dxa"/>
            <w:vAlign w:val="center"/>
          </w:tcPr>
          <w:p w14:paraId="52D7AA9B"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gridSpan w:val="2"/>
            <w:vAlign w:val="center"/>
          </w:tcPr>
          <w:p w14:paraId="36B8E0F0" w14:textId="77777777" w:rsidR="004D7721" w:rsidRPr="00926D9A" w:rsidRDefault="004D7721" w:rsidP="0044204E">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4D7721" w:rsidRPr="00D83E48" w14:paraId="4DA072BA" w14:textId="77777777" w:rsidTr="0044204E">
        <w:trPr>
          <w:trHeight w:val="144"/>
        </w:trPr>
        <w:tc>
          <w:tcPr>
            <w:tcW w:w="468" w:type="dxa"/>
            <w:vAlign w:val="center"/>
          </w:tcPr>
          <w:p w14:paraId="4F044EF7"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gridSpan w:val="2"/>
            <w:vAlign w:val="center"/>
          </w:tcPr>
          <w:p w14:paraId="7356379D" w14:textId="77777777" w:rsidR="004D7721" w:rsidRPr="00926D9A" w:rsidRDefault="004D7721" w:rsidP="0044204E">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4D7721" w:rsidRPr="00D83E48" w14:paraId="49A194D2" w14:textId="77777777" w:rsidTr="0044204E">
        <w:trPr>
          <w:trHeight w:val="144"/>
        </w:trPr>
        <w:tc>
          <w:tcPr>
            <w:tcW w:w="468" w:type="dxa"/>
            <w:vAlign w:val="center"/>
          </w:tcPr>
          <w:p w14:paraId="1F5E2A9B"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gridSpan w:val="2"/>
            <w:vAlign w:val="center"/>
          </w:tcPr>
          <w:p w14:paraId="7A953866" w14:textId="77777777" w:rsidR="004D7721" w:rsidRPr="00926D9A" w:rsidRDefault="004D7721" w:rsidP="0044204E">
            <w:pPr>
              <w:rPr>
                <w:rFonts w:asciiTheme="minorHAnsi" w:hAnsiTheme="minorHAnsi"/>
                <w:sz w:val="18"/>
                <w:szCs w:val="18"/>
              </w:rPr>
            </w:pPr>
            <w:r w:rsidRPr="00926D9A">
              <w:rPr>
                <w:rFonts w:asciiTheme="minorHAnsi" w:hAnsiTheme="minorHAnsi"/>
                <w:sz w:val="18"/>
                <w:szCs w:val="18"/>
              </w:rPr>
              <w:t>If fresh air duct is part of the HVAC system it was not closed during the diagnostic test.</w:t>
            </w:r>
          </w:p>
        </w:tc>
      </w:tr>
      <w:tr w:rsidR="004D7721" w:rsidRPr="00D83E48" w14:paraId="58815A1F" w14:textId="77777777" w:rsidTr="0044204E">
        <w:trPr>
          <w:trHeight w:val="144"/>
        </w:trPr>
        <w:tc>
          <w:tcPr>
            <w:tcW w:w="468" w:type="dxa"/>
            <w:vAlign w:val="center"/>
          </w:tcPr>
          <w:p w14:paraId="56D70831"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gridSpan w:val="2"/>
            <w:vAlign w:val="center"/>
          </w:tcPr>
          <w:p w14:paraId="126219B8" w14:textId="77777777" w:rsidR="004D7721" w:rsidRPr="00926D9A" w:rsidRDefault="004D7721" w:rsidP="0044204E">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4D7721" w:rsidRPr="00D83E48" w14:paraId="07DD1109" w14:textId="77777777" w:rsidTr="0044204E">
        <w:trPr>
          <w:trHeight w:val="144"/>
        </w:trPr>
        <w:tc>
          <w:tcPr>
            <w:tcW w:w="468" w:type="dxa"/>
            <w:vAlign w:val="center"/>
          </w:tcPr>
          <w:p w14:paraId="756B2C87"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gridSpan w:val="2"/>
            <w:vAlign w:val="center"/>
          </w:tcPr>
          <w:p w14:paraId="2B982C02" w14:textId="77777777" w:rsidR="004D7721" w:rsidRPr="00926D9A" w:rsidRDefault="004D7721" w:rsidP="0044204E">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4D7721" w:rsidRPr="00D83E48" w14:paraId="0641E0FD" w14:textId="77777777" w:rsidTr="0044204E">
        <w:trPr>
          <w:trHeight w:val="144"/>
        </w:trPr>
        <w:tc>
          <w:tcPr>
            <w:tcW w:w="468" w:type="dxa"/>
            <w:vAlign w:val="center"/>
          </w:tcPr>
          <w:p w14:paraId="46E3449C"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gridSpan w:val="2"/>
            <w:vAlign w:val="center"/>
          </w:tcPr>
          <w:p w14:paraId="17CBF34F" w14:textId="77777777" w:rsidR="004D7721" w:rsidRPr="00926D9A" w:rsidRDefault="004D7721" w:rsidP="0044204E">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criteria in every zonal control mode.</w:t>
            </w:r>
          </w:p>
        </w:tc>
      </w:tr>
      <w:tr w:rsidR="004D7721" w:rsidRPr="00D83E48" w14:paraId="1CDE9444" w14:textId="77777777" w:rsidTr="0044204E">
        <w:trPr>
          <w:trHeight w:val="144"/>
        </w:trPr>
        <w:tc>
          <w:tcPr>
            <w:tcW w:w="468" w:type="dxa"/>
            <w:vAlign w:val="center"/>
          </w:tcPr>
          <w:p w14:paraId="286101BC" w14:textId="77777777" w:rsidR="004D7721" w:rsidRPr="00952AA6" w:rsidRDefault="004D7721" w:rsidP="0044204E">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vAlign w:val="center"/>
          </w:tcPr>
          <w:p w14:paraId="2C8C4923" w14:textId="77777777" w:rsidR="004D7721" w:rsidRPr="00926D9A" w:rsidRDefault="004D7721" w:rsidP="0044204E">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4D7721" w:rsidRPr="00D83E48" w14:paraId="424CB7F6" w14:textId="77777777" w:rsidTr="0044204E">
        <w:trPr>
          <w:trHeight w:val="144"/>
        </w:trPr>
        <w:tc>
          <w:tcPr>
            <w:tcW w:w="468" w:type="dxa"/>
            <w:vAlign w:val="center"/>
          </w:tcPr>
          <w:p w14:paraId="21EAB24C" w14:textId="77777777" w:rsidR="004D7721" w:rsidRDefault="004D7721" w:rsidP="004D7721">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2610" w:type="dxa"/>
            <w:vAlign w:val="center"/>
          </w:tcPr>
          <w:p w14:paraId="43C6CCED" w14:textId="77777777" w:rsidR="004D7721" w:rsidRDefault="004D7721" w:rsidP="004D7721">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920" w:type="dxa"/>
            <w:vAlign w:val="center"/>
          </w:tcPr>
          <w:p w14:paraId="3E89312C" w14:textId="77777777" w:rsidR="004D7721" w:rsidRDefault="004D7721" w:rsidP="004D7721">
            <w:pPr>
              <w:rPr>
                <w:sz w:val="24"/>
                <w:szCs w:val="24"/>
              </w:rPr>
            </w:pPr>
            <w:r>
              <w:rPr>
                <w:rFonts w:ascii="Calibri" w:hAnsi="Calibri"/>
                <w:sz w:val="18"/>
              </w:rPr>
              <w:t>&lt;&lt;user pick from list:</w:t>
            </w:r>
          </w:p>
          <w:p w14:paraId="30304378" w14:textId="77777777" w:rsidR="004D7721" w:rsidRDefault="004D7721" w:rsidP="004D7721">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46992E4E" w14:textId="77777777" w:rsidR="004D7721" w:rsidRDefault="004D7721" w:rsidP="004D7721">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2623B112" w14:textId="7D924CC2" w:rsidR="004D7721" w:rsidRPr="007A7C6D" w:rsidRDefault="004D7721" w:rsidP="007A7C6D">
            <w:pPr>
              <w:keepNext/>
              <w:tabs>
                <w:tab w:val="left" w:pos="356"/>
              </w:tabs>
              <w:rPr>
                <w:rFonts w:asciiTheme="minorHAnsi" w:hAnsiTheme="minorHAnsi"/>
                <w:sz w:val="18"/>
                <w:szCs w:val="18"/>
              </w:rPr>
            </w:pPr>
            <w:r w:rsidRPr="007A7C6D">
              <w:rPr>
                <w:rFonts w:ascii="Calibri" w:hAnsi="Calibri"/>
                <w:sz w:val="18"/>
              </w:rPr>
              <w:t xml:space="preserve">*** </w:t>
            </w:r>
            <w:r w:rsidRPr="007A7C6D">
              <w:rPr>
                <w:rFonts w:ascii="Calibri" w:hAnsi="Calibri"/>
                <w:sz w:val="18"/>
                <w:u w:val="single"/>
              </w:rPr>
              <w:t>All n/a</w:t>
            </w:r>
            <w:r w:rsidRPr="007A7C6D">
              <w:rPr>
                <w:rFonts w:ascii="Calibri" w:hAnsi="Calibri"/>
                <w:sz w:val="18"/>
              </w:rPr>
              <w:t xml:space="preserve"> - This entire table is not applicable</w:t>
            </w:r>
          </w:p>
        </w:tc>
      </w:tr>
      <w:tr w:rsidR="004D7721" w:rsidRPr="00D83E48" w14:paraId="23808810" w14:textId="77777777" w:rsidTr="0044204E">
        <w:trPr>
          <w:trHeight w:val="144"/>
        </w:trPr>
        <w:tc>
          <w:tcPr>
            <w:tcW w:w="468" w:type="dxa"/>
            <w:vAlign w:val="center"/>
          </w:tcPr>
          <w:p w14:paraId="143A2998" w14:textId="77777777" w:rsidR="004D7721" w:rsidRDefault="004D7721" w:rsidP="0044204E">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gridSpan w:val="2"/>
            <w:vAlign w:val="center"/>
          </w:tcPr>
          <w:p w14:paraId="165A5BCD" w14:textId="48B543C6" w:rsidR="004D7721" w:rsidRDefault="004D7721" w:rsidP="0044204E">
            <w:pPr>
              <w:keepNext/>
              <w:rPr>
                <w:rFonts w:asciiTheme="minorHAnsi" w:hAnsiTheme="minorHAnsi"/>
                <w:sz w:val="18"/>
                <w:szCs w:val="18"/>
              </w:rPr>
            </w:pPr>
            <w:r>
              <w:rPr>
                <w:rFonts w:ascii="Calibri" w:hAnsi="Calibri"/>
                <w:sz w:val="18"/>
              </w:rPr>
              <w:t xml:space="preserve">Correction Notes: &lt;&lt;if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4D7721" w:rsidRPr="00D83E48" w14:paraId="6CE9DF88" w14:textId="77777777" w:rsidTr="0044204E">
        <w:trPr>
          <w:trHeight w:val="144"/>
        </w:trPr>
        <w:tc>
          <w:tcPr>
            <w:tcW w:w="10998" w:type="dxa"/>
            <w:gridSpan w:val="3"/>
            <w:vAlign w:val="center"/>
          </w:tcPr>
          <w:p w14:paraId="14F09752" w14:textId="77777777" w:rsidR="004D7721" w:rsidRPr="00926D9A" w:rsidRDefault="004D7721" w:rsidP="0044204E">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4BAA82E1" w14:textId="77777777" w:rsidR="00EA1EC9" w:rsidRPr="00D83E48" w:rsidRDefault="00EA1EC9"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F0386D" w:rsidRPr="0084687D" w14:paraId="2A106CC8" w14:textId="77777777" w:rsidTr="0044204E">
        <w:trPr>
          <w:cantSplit/>
          <w:trHeight w:val="432"/>
        </w:trPr>
        <w:tc>
          <w:tcPr>
            <w:tcW w:w="5000" w:type="pct"/>
            <w:gridSpan w:val="2"/>
            <w:vAlign w:val="center"/>
          </w:tcPr>
          <w:p w14:paraId="4CF2312E" w14:textId="77777777" w:rsidR="00F0386D" w:rsidRPr="002E5E6E" w:rsidRDefault="00F0386D" w:rsidP="0044204E">
            <w:pPr>
              <w:keepNext/>
              <w:rPr>
                <w:rFonts w:ascii="Calibri" w:hAnsi="Calibri"/>
                <w:b/>
                <w:szCs w:val="18"/>
              </w:rPr>
            </w:pPr>
            <w:r w:rsidRPr="002E5E6E">
              <w:rPr>
                <w:rFonts w:ascii="Calibri" w:hAnsi="Calibri"/>
                <w:b/>
                <w:szCs w:val="18"/>
              </w:rPr>
              <w:lastRenderedPageBreak/>
              <w:t>E. Determination of HERS Verification Compliance</w:t>
            </w:r>
          </w:p>
          <w:p w14:paraId="0255A10F" w14:textId="77777777" w:rsidR="00F0386D" w:rsidRPr="0084687D" w:rsidRDefault="00F0386D" w:rsidP="0044204E">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F0386D" w:rsidRPr="0084687D" w14:paraId="5534E302" w14:textId="77777777" w:rsidTr="0044204E">
        <w:trPr>
          <w:cantSplit/>
          <w:trHeight w:val="144"/>
        </w:trPr>
        <w:tc>
          <w:tcPr>
            <w:tcW w:w="253" w:type="pct"/>
            <w:vAlign w:val="center"/>
          </w:tcPr>
          <w:p w14:paraId="5329EE34" w14:textId="77777777" w:rsidR="00F0386D" w:rsidRPr="0084687D" w:rsidDel="00C76C40" w:rsidRDefault="00F0386D" w:rsidP="0044204E">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0AA41E8E" w14:textId="168AB658" w:rsidR="00F0386D" w:rsidRPr="0084687D" w:rsidRDefault="00F0386D">
            <w:pPr>
              <w:keepNext/>
              <w:spacing w:after="60"/>
              <w:rPr>
                <w:rFonts w:ascii="Calibri" w:hAnsi="Calibri"/>
                <w:sz w:val="18"/>
                <w:szCs w:val="18"/>
              </w:rPr>
            </w:pPr>
            <w:r>
              <w:rPr>
                <w:rFonts w:ascii="Calibri" w:hAnsi="Calibri"/>
                <w:sz w:val="18"/>
                <w:szCs w:val="18"/>
              </w:rPr>
              <w:t>&lt;&lt; If C05 result is “</w:t>
            </w:r>
            <w:r w:rsidRPr="00926D9A">
              <w:rPr>
                <w:rFonts w:asciiTheme="minorHAnsi" w:hAnsiTheme="minorHAnsi"/>
                <w:sz w:val="18"/>
                <w:szCs w:val="18"/>
              </w:rPr>
              <w:t>system fan efficacy complies</w:t>
            </w:r>
            <w:r>
              <w:rPr>
                <w:rFonts w:asciiTheme="minorHAnsi" w:hAnsiTheme="minorHAnsi"/>
                <w:sz w:val="18"/>
                <w:szCs w:val="18"/>
              </w:rPr>
              <w:t xml:space="preserve">” and D08 result is Pass or All n/a </w:t>
            </w:r>
            <w:r w:rsidRPr="00AA4E27">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4BAA82E2" w14:textId="77777777" w:rsidR="00EA1EC9" w:rsidRPr="00D83E48" w:rsidRDefault="00EA1EC9" w:rsidP="0009456E">
      <w:pPr>
        <w:rPr>
          <w:rFonts w:ascii="Calibri" w:hAnsi="Calibri"/>
        </w:rPr>
      </w:pPr>
    </w:p>
    <w:sectPr w:rsidR="00EA1EC9" w:rsidRPr="00D83E48" w:rsidSect="00CB64DD">
      <w:headerReference w:type="even" r:id="rId22"/>
      <w:head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C5D0F" w14:textId="77777777" w:rsidR="008035A3" w:rsidRDefault="008035A3">
      <w:r>
        <w:separator/>
      </w:r>
    </w:p>
  </w:endnote>
  <w:endnote w:type="continuationSeparator" w:id="0">
    <w:p w14:paraId="6D01EBCA" w14:textId="77777777" w:rsidR="008035A3" w:rsidRDefault="008035A3">
      <w:r>
        <w:continuationSeparator/>
      </w:r>
    </w:p>
  </w:endnote>
  <w:endnote w:type="continuationNotice" w:id="1">
    <w:p w14:paraId="3C929ACF" w14:textId="77777777" w:rsidR="008035A3" w:rsidRDefault="008035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88E98" w14:textId="77777777" w:rsidR="00D706B4" w:rsidRDefault="00D706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183713" w:rsidRPr="00CB64DD" w:rsidRDefault="00183713" w:rsidP="00DF373F">
    <w:pPr>
      <w:pStyle w:val="Footer"/>
    </w:pPr>
    <w:r w:rsidRPr="00CB64DD">
      <w:t xml:space="preserve">Registration Number:                                                           Registration Date/Time:                                           HERS Provider:                       </w:t>
    </w:r>
  </w:p>
  <w:p w14:paraId="4BAA82FE" w14:textId="0600A953" w:rsidR="00183713" w:rsidRPr="00CB64DD" w:rsidRDefault="00183713">
    <w:pPr>
      <w:pStyle w:val="Footer"/>
    </w:pPr>
    <w:r w:rsidRPr="00CB64DD">
      <w:t>CA Building Energy Efficiency Standards - 20</w:t>
    </w:r>
    <w:ins w:id="5" w:author="Alhabibi, Haider@Energy" w:date="2021-08-30T19:26:00Z">
      <w:r w:rsidR="00F503CF">
        <w:t>22</w:t>
      </w:r>
    </w:ins>
    <w:del w:id="6" w:author="Alhabibi, Haider@Energy" w:date="2021-08-30T19:26:00Z">
      <w:r w:rsidRPr="00CB64DD" w:rsidDel="00F503CF">
        <w:delText>1</w:delText>
      </w:r>
      <w:r w:rsidDel="00F503CF">
        <w:delText>9</w:delText>
      </w:r>
    </w:del>
    <w:r w:rsidRPr="00CB64DD">
      <w:t xml:space="preserve"> Residential Compliance</w:t>
    </w:r>
    <w:r w:rsidRPr="00CB64DD">
      <w:tab/>
    </w:r>
    <w:r>
      <w:t>January 20</w:t>
    </w:r>
    <w:ins w:id="7" w:author="Alhabibi, Haider@Energy" w:date="2021-08-30T19:25:00Z">
      <w:r w:rsidR="00F503CF">
        <w:t>22</w:t>
      </w:r>
    </w:ins>
    <w:del w:id="8" w:author="Alhabibi, Haider@Energy" w:date="2021-08-30T19:25:00Z">
      <w:r w:rsidDel="00F503CF">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183713" w:rsidRPr="00CB64DD" w:rsidRDefault="00183713">
    <w:pPr>
      <w:pStyle w:val="Footer"/>
    </w:pPr>
    <w:r w:rsidRPr="00CB64DD">
      <w:t xml:space="preserve">Registration Number:                                                           Registration Date/Time:                                           HERS Provider:                       </w:t>
    </w:r>
  </w:p>
  <w:p w14:paraId="4BAA830F" w14:textId="77777777" w:rsidR="00183713" w:rsidRPr="00CB64DD" w:rsidRDefault="00183713">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044D9243" w:rsidR="00183713" w:rsidRPr="00CB64DD" w:rsidRDefault="00183713">
    <w:pPr>
      <w:pStyle w:val="Footer"/>
    </w:pPr>
    <w:r w:rsidRPr="00CB64DD">
      <w:t>CA Building Energy Efficiency Standards - 20</w:t>
    </w:r>
    <w:ins w:id="9" w:author="Alhabibi, Haider@Energy" w:date="2021-08-30T19:26:00Z">
      <w:r w:rsidR="00F503CF">
        <w:t>22</w:t>
      </w:r>
    </w:ins>
    <w:del w:id="10" w:author="Alhabibi, Haider@Energy" w:date="2021-08-30T19:26:00Z">
      <w:r w:rsidRPr="00CB64DD" w:rsidDel="00F503CF">
        <w:delText>1</w:delText>
      </w:r>
      <w:r w:rsidDel="00F503CF">
        <w:delText>9</w:delText>
      </w:r>
    </w:del>
    <w:r w:rsidRPr="00CB64DD">
      <w:t xml:space="preserve"> Residential Compliance</w:t>
    </w:r>
    <w:r w:rsidRPr="00CB64DD">
      <w:tab/>
    </w:r>
    <w:r>
      <w:t>January 20</w:t>
    </w:r>
    <w:ins w:id="11" w:author="Alhabibi, Haider@Energy" w:date="2021-08-30T19:26:00Z">
      <w:r w:rsidR="00F503CF">
        <w:t>22</w:t>
      </w:r>
    </w:ins>
    <w:del w:id="12" w:author="Alhabibi, Haider@Energy" w:date="2021-08-30T19:26:00Z">
      <w:r w:rsidDel="00F503CF">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183713" w:rsidRPr="00CB64DD" w:rsidRDefault="00183713">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28CE2" w14:textId="77777777" w:rsidR="008035A3" w:rsidRDefault="008035A3">
      <w:r>
        <w:separator/>
      </w:r>
    </w:p>
  </w:footnote>
  <w:footnote w:type="continuationSeparator" w:id="0">
    <w:p w14:paraId="3855352C" w14:textId="77777777" w:rsidR="008035A3" w:rsidRDefault="008035A3">
      <w:r>
        <w:continuationSeparator/>
      </w:r>
    </w:p>
  </w:footnote>
  <w:footnote w:type="continuationNotice" w:id="1">
    <w:p w14:paraId="01C7FD4E" w14:textId="77777777" w:rsidR="008035A3" w:rsidRDefault="008035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38E1E9F5" w:rsidR="00183713" w:rsidRDefault="001837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A" w14:textId="0ED52A1F" w:rsidR="00183713" w:rsidRPr="007770C5" w:rsidRDefault="002E7EA3" w:rsidP="00986D7B">
    <w:pPr>
      <w:suppressAutoHyphens/>
      <w:ind w:left="-90"/>
      <w:rPr>
        <w:rFonts w:ascii="Arial" w:hAnsi="Arial" w:cs="Arial"/>
        <w:sz w:val="14"/>
        <w:szCs w:val="14"/>
      </w:rPr>
    </w:pPr>
    <w:customXmlInsRangeStart w:id="0" w:author="Geiser, Che@Energy" w:date="2022-04-11T13:50:00Z"/>
    <w:sdt>
      <w:sdtPr>
        <w:rPr>
          <w:rFonts w:ascii="Arial" w:hAnsi="Arial" w:cs="Arial"/>
          <w:sz w:val="14"/>
          <w:szCs w:val="14"/>
        </w:rPr>
        <w:id w:val="1165738856"/>
        <w:docPartObj>
          <w:docPartGallery w:val="Watermarks"/>
          <w:docPartUnique/>
        </w:docPartObj>
      </w:sdtPr>
      <w:sdtContent>
        <w:customXmlInsRangeEnd w:id="0"/>
        <w:ins w:id="1" w:author="Geiser, Che@Energy" w:date="2022-04-11T13:50:00Z">
          <w:r w:rsidRPr="002E7EA3">
            <w:rPr>
              <w:rFonts w:ascii="Arial" w:hAnsi="Arial" w:cs="Arial"/>
              <w:noProof/>
              <w:sz w:val="14"/>
              <w:szCs w:val="14"/>
            </w:rPr>
            <w:pict w14:anchorId="660753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0:00Z"/>
      </w:sdtContent>
    </w:sdt>
    <w:customXmlInsRangeEnd w:id="2"/>
    <w:r w:rsidR="00183713" w:rsidRPr="007770C5">
      <w:rPr>
        <w:rFonts w:ascii="Arial" w:hAnsi="Arial" w:cs="Arial"/>
        <w:sz w:val="14"/>
        <w:szCs w:val="14"/>
      </w:rPr>
      <w:t xml:space="preserve">STATE OF </w:t>
    </w:r>
    <w:smartTag w:uri="urn:schemas-microsoft-com:office:smarttags" w:element="place">
      <w:smartTag w:uri="urn:schemas-microsoft-com:office:smarttags" w:element="State">
        <w:r w:rsidR="00183713" w:rsidRPr="007770C5">
          <w:rPr>
            <w:rFonts w:ascii="Arial" w:hAnsi="Arial" w:cs="Arial"/>
            <w:sz w:val="14"/>
            <w:szCs w:val="14"/>
          </w:rPr>
          <w:t>CALIFORNIA</w:t>
        </w:r>
      </w:smartTag>
    </w:smartTag>
  </w:p>
  <w:p w14:paraId="4BAA82EB" w14:textId="5FC7D91E" w:rsidR="00183713" w:rsidRPr="007770C5" w:rsidRDefault="00183713" w:rsidP="00986D7B">
    <w:pPr>
      <w:suppressAutoHyphens/>
      <w:ind w:left="-90"/>
      <w:rPr>
        <w:rFonts w:ascii="Arial" w:hAnsi="Arial" w:cs="Arial"/>
        <w:b/>
        <w:sz w:val="24"/>
        <w:szCs w:val="24"/>
      </w:rPr>
    </w:pPr>
    <w:r>
      <w:rPr>
        <w:noProof/>
      </w:rPr>
      <w:drawing>
        <wp:anchor distT="0" distB="0" distL="114300" distR="114300" simplePos="0" relativeHeight="251659264" behindDoc="0" locked="0" layoutInCell="1" allowOverlap="1" wp14:anchorId="4BAA832C" wp14:editId="1B88053D">
          <wp:simplePos x="0" y="0"/>
          <wp:positionH relativeFrom="margin">
            <wp:posOffset>6629400</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rFonts w:ascii="Arial" w:hAnsi="Arial" w:cs="Arial"/>
        <w:b/>
        <w:sz w:val="24"/>
        <w:szCs w:val="24"/>
      </w:rPr>
      <w:t>SPACE CONDITIONING SYSTEM FAN EFFICACY</w:t>
    </w:r>
  </w:p>
  <w:p w14:paraId="4BAA82EC" w14:textId="1FB8417C" w:rsidR="00183713" w:rsidRPr="007770C5" w:rsidRDefault="00183713" w:rsidP="00986D7B">
    <w:pPr>
      <w:suppressAutoHyphens/>
      <w:ind w:left="-90"/>
      <w:rPr>
        <w:rFonts w:ascii="Arial" w:hAnsi="Arial" w:cs="Arial"/>
        <w:sz w:val="14"/>
        <w:szCs w:val="14"/>
      </w:rPr>
    </w:pPr>
    <w:r>
      <w:rPr>
        <w:rFonts w:ascii="Arial" w:hAnsi="Arial" w:cs="Arial"/>
        <w:sz w:val="14"/>
        <w:szCs w:val="14"/>
      </w:rPr>
      <w:t>CEC-CF3R-MCH-22-H</w:t>
    </w:r>
    <w:r w:rsidRPr="007770C5">
      <w:rPr>
        <w:rFonts w:ascii="Arial" w:hAnsi="Arial" w:cs="Arial"/>
        <w:sz w:val="14"/>
        <w:szCs w:val="14"/>
      </w:rPr>
      <w:t xml:space="preserve"> (Revised </w:t>
    </w:r>
    <w:r>
      <w:rPr>
        <w:rFonts w:ascii="Arial" w:hAnsi="Arial" w:cs="Arial"/>
        <w:sz w:val="14"/>
        <w:szCs w:val="14"/>
      </w:rPr>
      <w:t>01/</w:t>
    </w:r>
    <w:ins w:id="3" w:author="Alhabibi, Haider@Energy" w:date="2021-08-30T18:28:00Z">
      <w:r w:rsidR="00E14B72">
        <w:rPr>
          <w:rFonts w:ascii="Arial" w:hAnsi="Arial" w:cs="Arial"/>
          <w:sz w:val="14"/>
          <w:szCs w:val="14"/>
        </w:rPr>
        <w:t>22</w:t>
      </w:r>
    </w:ins>
    <w:del w:id="4" w:author="Alhabibi, Haider@Energy" w:date="2021-08-30T18:28:00Z">
      <w:r w:rsidDel="00E14B72">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183713" w:rsidRPr="00F85124" w14:paraId="4BAA82EF" w14:textId="77777777">
      <w:trPr>
        <w:cantSplit/>
        <w:trHeight w:val="288"/>
      </w:trPr>
      <w:tc>
        <w:tcPr>
          <w:tcW w:w="4016" w:type="pct"/>
          <w:gridSpan w:val="2"/>
          <w:tcBorders>
            <w:right w:val="nil"/>
          </w:tcBorders>
          <w:vAlign w:val="center"/>
        </w:tcPr>
        <w:p w14:paraId="4BAA82ED" w14:textId="1A86760D" w:rsidR="00183713" w:rsidRPr="00F85124" w:rsidRDefault="00183713" w:rsidP="007924C2">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4BAA82EE" w14:textId="336B86E6" w:rsidR="00183713" w:rsidRPr="00F85124" w:rsidRDefault="00183713" w:rsidP="007924C2">
          <w:pPr>
            <w:pStyle w:val="Heading1"/>
            <w:jc w:val="right"/>
            <w:rPr>
              <w:rFonts w:ascii="Calibri" w:hAnsi="Calibri"/>
              <w:b w:val="0"/>
              <w:bCs/>
              <w:sz w:val="20"/>
            </w:rPr>
          </w:pPr>
          <w:r>
            <w:rPr>
              <w:rFonts w:ascii="Calibri" w:hAnsi="Calibri"/>
              <w:b w:val="0"/>
              <w:bCs/>
              <w:sz w:val="20"/>
            </w:rPr>
            <w:t>CF3R-MCH-22-H</w:t>
          </w:r>
        </w:p>
      </w:tc>
    </w:tr>
    <w:tr w:rsidR="00183713" w:rsidRPr="00F85124" w14:paraId="4BAA82F2" w14:textId="77777777">
      <w:trPr>
        <w:cantSplit/>
        <w:trHeight w:val="288"/>
      </w:trPr>
      <w:tc>
        <w:tcPr>
          <w:tcW w:w="2500" w:type="pct"/>
          <w:tcBorders>
            <w:right w:val="nil"/>
          </w:tcBorders>
        </w:tcPr>
        <w:p w14:paraId="4BAA82F0" w14:textId="77777777" w:rsidR="00183713" w:rsidRPr="002E105D" w:rsidRDefault="00183713"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2F1" w14:textId="0B0799E6"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193BD8" w:rsidRPr="00193BD8">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7EA3">
            <w:rPr>
              <w:rFonts w:ascii="Calibri" w:hAnsi="Calibri"/>
              <w:bCs/>
              <w:noProof/>
            </w:rPr>
            <w:t>2</w:t>
          </w:r>
          <w:r>
            <w:rPr>
              <w:rFonts w:ascii="Calibri" w:hAnsi="Calibri"/>
              <w:bCs/>
              <w:noProof/>
            </w:rPr>
            <w:fldChar w:fldCharType="end"/>
          </w:r>
          <w:r w:rsidRPr="00F85124">
            <w:rPr>
              <w:rFonts w:ascii="Calibri" w:hAnsi="Calibri"/>
              <w:bCs/>
            </w:rPr>
            <w:t>)</w:t>
          </w:r>
        </w:p>
      </w:tc>
    </w:tr>
    <w:tr w:rsidR="00183713" w:rsidRPr="00F85124" w14:paraId="4BAA82F6" w14:textId="77777777">
      <w:trPr>
        <w:cantSplit/>
        <w:trHeight w:val="288"/>
      </w:trPr>
      <w:tc>
        <w:tcPr>
          <w:tcW w:w="0" w:type="auto"/>
        </w:tcPr>
        <w:p w14:paraId="4BAA82F3" w14:textId="77777777" w:rsidR="00183713" w:rsidRPr="00F85124" w:rsidRDefault="00183713" w:rsidP="007924C2">
          <w:pPr>
            <w:rPr>
              <w:rFonts w:ascii="Calibri" w:hAnsi="Calibri"/>
              <w:sz w:val="12"/>
              <w:szCs w:val="12"/>
            </w:rPr>
          </w:pPr>
          <w:r w:rsidRPr="00F85124">
            <w:rPr>
              <w:rFonts w:ascii="Calibri" w:hAnsi="Calibri"/>
              <w:sz w:val="12"/>
              <w:szCs w:val="12"/>
            </w:rPr>
            <w:t>Project Name:</w:t>
          </w:r>
        </w:p>
      </w:tc>
      <w:tc>
        <w:tcPr>
          <w:tcW w:w="1655" w:type="pct"/>
        </w:tcPr>
        <w:p w14:paraId="4BAA82F4" w14:textId="77777777" w:rsidR="00183713" w:rsidRPr="00F85124" w:rsidRDefault="00183713" w:rsidP="007924C2">
          <w:pPr>
            <w:rPr>
              <w:rFonts w:ascii="Calibri" w:hAnsi="Calibri"/>
              <w:sz w:val="12"/>
              <w:szCs w:val="12"/>
            </w:rPr>
          </w:pPr>
          <w:r w:rsidRPr="00F85124">
            <w:rPr>
              <w:rFonts w:ascii="Calibri" w:hAnsi="Calibri"/>
              <w:sz w:val="12"/>
              <w:szCs w:val="12"/>
            </w:rPr>
            <w:t>Enforcement Agency:</w:t>
          </w:r>
        </w:p>
      </w:tc>
      <w:tc>
        <w:tcPr>
          <w:tcW w:w="984" w:type="pct"/>
        </w:tcPr>
        <w:p w14:paraId="4BAA82F5" w14:textId="77777777" w:rsidR="00183713" w:rsidRPr="00F85124" w:rsidRDefault="00183713" w:rsidP="007924C2">
          <w:pPr>
            <w:rPr>
              <w:rFonts w:ascii="Calibri" w:hAnsi="Calibri"/>
              <w:sz w:val="12"/>
              <w:szCs w:val="12"/>
            </w:rPr>
          </w:pPr>
          <w:r w:rsidRPr="00F85124">
            <w:rPr>
              <w:rFonts w:ascii="Calibri" w:hAnsi="Calibri"/>
              <w:sz w:val="12"/>
              <w:szCs w:val="12"/>
            </w:rPr>
            <w:t>Permit Number:</w:t>
          </w:r>
        </w:p>
      </w:tc>
    </w:tr>
    <w:tr w:rsidR="00183713" w:rsidRPr="00F85124" w14:paraId="4BAA82FA" w14:textId="77777777">
      <w:trPr>
        <w:cantSplit/>
        <w:trHeight w:val="288"/>
      </w:trPr>
      <w:tc>
        <w:tcPr>
          <w:tcW w:w="0" w:type="auto"/>
        </w:tcPr>
        <w:p w14:paraId="4BAA82F7" w14:textId="77777777" w:rsidR="00183713" w:rsidRPr="00F85124" w:rsidRDefault="00183713"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4BAA82F8" w14:textId="02481F4A" w:rsidR="00183713" w:rsidRPr="00F85124" w:rsidRDefault="00183713"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4BAA82F9" w14:textId="23E51E85" w:rsidR="00183713" w:rsidRPr="00F85124" w:rsidRDefault="00183713"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BAA82FB" w14:textId="77777777" w:rsidR="00183713" w:rsidRDefault="00183713"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83713" w:rsidRPr="00F85124" w14:paraId="4BAA8301" w14:textId="77777777">
      <w:trPr>
        <w:cantSplit/>
        <w:trHeight w:val="288"/>
      </w:trPr>
      <w:tc>
        <w:tcPr>
          <w:tcW w:w="3738" w:type="pct"/>
          <w:gridSpan w:val="2"/>
          <w:tcBorders>
            <w:right w:val="nil"/>
          </w:tcBorders>
          <w:vAlign w:val="center"/>
        </w:tcPr>
        <w:p w14:paraId="4BAA82FF" w14:textId="27F68F3D" w:rsidR="00183713" w:rsidRPr="00F85124" w:rsidRDefault="0018371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7777777" w:rsidR="00183713" w:rsidRPr="00F85124" w:rsidRDefault="00183713" w:rsidP="002E105D">
          <w:pPr>
            <w:pStyle w:val="Heading1"/>
            <w:jc w:val="right"/>
            <w:rPr>
              <w:rFonts w:ascii="Calibri" w:hAnsi="Calibri"/>
              <w:b w:val="0"/>
              <w:bCs/>
              <w:sz w:val="20"/>
            </w:rPr>
          </w:pPr>
          <w:r>
            <w:rPr>
              <w:rFonts w:ascii="Calibri" w:hAnsi="Calibri"/>
              <w:b w:val="0"/>
              <w:bCs/>
              <w:sz w:val="20"/>
            </w:rPr>
            <w:t>CF2R-MCH-23-H</w:t>
          </w:r>
        </w:p>
      </w:tc>
    </w:tr>
    <w:tr w:rsidR="00183713" w:rsidRPr="00F85124" w14:paraId="4BAA8304" w14:textId="77777777">
      <w:trPr>
        <w:cantSplit/>
        <w:trHeight w:val="288"/>
      </w:trPr>
      <w:tc>
        <w:tcPr>
          <w:tcW w:w="2500" w:type="pct"/>
          <w:tcBorders>
            <w:right w:val="nil"/>
          </w:tcBorders>
        </w:tcPr>
        <w:p w14:paraId="4BAA8302" w14:textId="77777777" w:rsidR="00183713" w:rsidRPr="002E105D" w:rsidRDefault="0018371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183713" w:rsidRPr="00F85124" w14:paraId="4BAA8308" w14:textId="77777777">
      <w:trPr>
        <w:cantSplit/>
        <w:trHeight w:val="288"/>
      </w:trPr>
      <w:tc>
        <w:tcPr>
          <w:tcW w:w="0" w:type="auto"/>
        </w:tcPr>
        <w:p w14:paraId="4BAA8305" w14:textId="77777777" w:rsidR="00183713" w:rsidRPr="00F85124" w:rsidRDefault="00183713"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183713" w:rsidRPr="00F85124" w:rsidRDefault="00183713"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183713" w:rsidRPr="00F85124" w:rsidRDefault="00183713" w:rsidP="007924C2">
          <w:pPr>
            <w:rPr>
              <w:rFonts w:ascii="Calibri" w:hAnsi="Calibri"/>
              <w:sz w:val="12"/>
              <w:szCs w:val="12"/>
            </w:rPr>
          </w:pPr>
          <w:r w:rsidRPr="00F85124">
            <w:rPr>
              <w:rFonts w:ascii="Calibri" w:hAnsi="Calibri"/>
              <w:sz w:val="12"/>
              <w:szCs w:val="12"/>
            </w:rPr>
            <w:t>Permit Number:</w:t>
          </w:r>
        </w:p>
      </w:tc>
    </w:tr>
    <w:tr w:rsidR="00183713" w:rsidRPr="00F85124" w14:paraId="4BAA830C" w14:textId="77777777">
      <w:trPr>
        <w:cantSplit/>
        <w:trHeight w:val="288"/>
      </w:trPr>
      <w:tc>
        <w:tcPr>
          <w:tcW w:w="0" w:type="auto"/>
        </w:tcPr>
        <w:p w14:paraId="4BAA8309" w14:textId="77777777" w:rsidR="00183713" w:rsidRPr="00F85124" w:rsidRDefault="00183713"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183713" w:rsidRPr="00F85124" w:rsidRDefault="0018371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183713" w:rsidRPr="00F85124" w:rsidRDefault="00183713"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183713" w:rsidRDefault="001837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63D97D8A" w:rsidR="00183713" w:rsidRDefault="0018371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13" w14:textId="77777777">
      <w:trPr>
        <w:cantSplit/>
        <w:trHeight w:val="288"/>
      </w:trPr>
      <w:tc>
        <w:tcPr>
          <w:tcW w:w="4016" w:type="pct"/>
          <w:gridSpan w:val="2"/>
          <w:tcBorders>
            <w:right w:val="nil"/>
          </w:tcBorders>
          <w:vAlign w:val="center"/>
        </w:tcPr>
        <w:p w14:paraId="4BAA8311" w14:textId="29B1FB04" w:rsidR="00183713" w:rsidRPr="00F85124" w:rsidRDefault="00183713" w:rsidP="007924C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4BAA8312" w14:textId="4EDFB175" w:rsidR="00183713" w:rsidRPr="00F85124" w:rsidRDefault="00183713" w:rsidP="007924C2">
          <w:pPr>
            <w:pStyle w:val="Heading1"/>
            <w:jc w:val="right"/>
            <w:rPr>
              <w:rFonts w:ascii="Calibri" w:hAnsi="Calibri"/>
              <w:b w:val="0"/>
              <w:bCs/>
              <w:sz w:val="20"/>
            </w:rPr>
          </w:pPr>
          <w:r>
            <w:rPr>
              <w:rFonts w:ascii="Calibri" w:hAnsi="Calibri"/>
              <w:b w:val="0"/>
              <w:bCs/>
              <w:sz w:val="20"/>
            </w:rPr>
            <w:t>CF</w:t>
          </w:r>
          <w:r w:rsidR="00463EEA">
            <w:rPr>
              <w:rFonts w:ascii="Calibri" w:hAnsi="Calibri"/>
              <w:b w:val="0"/>
              <w:bCs/>
              <w:sz w:val="20"/>
            </w:rPr>
            <w:t>3</w:t>
          </w:r>
          <w:r>
            <w:rPr>
              <w:rFonts w:ascii="Calibri" w:hAnsi="Calibri"/>
              <w:b w:val="0"/>
              <w:bCs/>
              <w:sz w:val="20"/>
            </w:rPr>
            <w:t>R-MCH-22-H</w:t>
          </w:r>
        </w:p>
      </w:tc>
    </w:tr>
    <w:tr w:rsidR="00183713" w:rsidRPr="00F85124" w14:paraId="4BAA8316" w14:textId="77777777">
      <w:trPr>
        <w:cantSplit/>
        <w:trHeight w:val="288"/>
      </w:trPr>
      <w:tc>
        <w:tcPr>
          <w:tcW w:w="2500" w:type="pct"/>
          <w:tcBorders>
            <w:right w:val="nil"/>
          </w:tcBorders>
        </w:tcPr>
        <w:p w14:paraId="4BAA8314" w14:textId="77777777" w:rsidR="00183713" w:rsidRPr="002E105D" w:rsidRDefault="0018371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4338B111"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183713">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7EA3">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183713" w:rsidRDefault="00183713"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1B" w14:textId="77777777">
      <w:trPr>
        <w:cantSplit/>
        <w:trHeight w:val="288"/>
      </w:trPr>
      <w:tc>
        <w:tcPr>
          <w:tcW w:w="4016" w:type="pct"/>
          <w:gridSpan w:val="2"/>
          <w:tcBorders>
            <w:right w:val="nil"/>
          </w:tcBorders>
          <w:vAlign w:val="center"/>
        </w:tcPr>
        <w:p w14:paraId="4BAA8319" w14:textId="1F4CE427" w:rsidR="00183713" w:rsidRPr="00F85124" w:rsidRDefault="0018371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77777777" w:rsidR="00183713" w:rsidRPr="00F85124" w:rsidRDefault="00183713" w:rsidP="002E105D">
          <w:pPr>
            <w:pStyle w:val="Heading1"/>
            <w:jc w:val="right"/>
            <w:rPr>
              <w:rFonts w:ascii="Calibri" w:hAnsi="Calibri"/>
              <w:b w:val="0"/>
              <w:bCs/>
              <w:sz w:val="20"/>
            </w:rPr>
          </w:pPr>
          <w:r>
            <w:rPr>
              <w:rFonts w:ascii="Calibri" w:hAnsi="Calibri"/>
              <w:b w:val="0"/>
              <w:bCs/>
              <w:sz w:val="20"/>
            </w:rPr>
            <w:t>CF2R-MCH-23-H</w:t>
          </w:r>
        </w:p>
      </w:tc>
    </w:tr>
    <w:tr w:rsidR="00183713" w:rsidRPr="00F85124" w14:paraId="4BAA831E" w14:textId="77777777">
      <w:trPr>
        <w:cantSplit/>
        <w:trHeight w:val="288"/>
      </w:trPr>
      <w:tc>
        <w:tcPr>
          <w:tcW w:w="2500" w:type="pct"/>
          <w:tcBorders>
            <w:right w:val="nil"/>
          </w:tcBorders>
        </w:tcPr>
        <w:p w14:paraId="4BAA831C" w14:textId="77777777" w:rsidR="00183713" w:rsidRPr="002E105D" w:rsidRDefault="0018371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183713" w:rsidRDefault="0018371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511502BA" w:rsidR="00183713" w:rsidRDefault="0018371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24" w14:textId="77777777">
      <w:trPr>
        <w:cantSplit/>
        <w:trHeight w:val="288"/>
      </w:trPr>
      <w:tc>
        <w:tcPr>
          <w:tcW w:w="4016" w:type="pct"/>
          <w:gridSpan w:val="2"/>
          <w:tcBorders>
            <w:right w:val="nil"/>
          </w:tcBorders>
          <w:vAlign w:val="center"/>
        </w:tcPr>
        <w:p w14:paraId="4BAA8322" w14:textId="2E1673A3" w:rsidR="00183713" w:rsidRPr="00F85124" w:rsidRDefault="00183713" w:rsidP="00CB64DD">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76A7B1F6" w:rsidR="00183713" w:rsidRPr="00F85124" w:rsidRDefault="00183713" w:rsidP="007924C2">
          <w:pPr>
            <w:pStyle w:val="Heading1"/>
            <w:jc w:val="right"/>
            <w:rPr>
              <w:rFonts w:ascii="Calibri" w:hAnsi="Calibri"/>
              <w:b w:val="0"/>
              <w:bCs/>
              <w:sz w:val="20"/>
            </w:rPr>
          </w:pPr>
          <w:r>
            <w:rPr>
              <w:rFonts w:ascii="Calibri" w:hAnsi="Calibri"/>
              <w:b w:val="0"/>
              <w:bCs/>
              <w:sz w:val="20"/>
            </w:rPr>
            <w:t>CF</w:t>
          </w:r>
          <w:r w:rsidR="00D706B4">
            <w:rPr>
              <w:rFonts w:ascii="Calibri" w:hAnsi="Calibri"/>
              <w:b w:val="0"/>
              <w:bCs/>
              <w:sz w:val="20"/>
            </w:rPr>
            <w:t>3</w:t>
          </w:r>
          <w:r>
            <w:rPr>
              <w:rFonts w:ascii="Calibri" w:hAnsi="Calibri"/>
              <w:b w:val="0"/>
              <w:bCs/>
              <w:sz w:val="20"/>
            </w:rPr>
            <w:t>R-MCH-22-H</w:t>
          </w:r>
        </w:p>
      </w:tc>
    </w:tr>
    <w:tr w:rsidR="00183713" w:rsidRPr="00F85124" w14:paraId="4BAA8327" w14:textId="77777777">
      <w:trPr>
        <w:cantSplit/>
        <w:trHeight w:val="288"/>
      </w:trPr>
      <w:tc>
        <w:tcPr>
          <w:tcW w:w="2500" w:type="pct"/>
          <w:tcBorders>
            <w:right w:val="nil"/>
          </w:tcBorders>
        </w:tcPr>
        <w:p w14:paraId="4BAA8325" w14:textId="77777777" w:rsidR="00183713" w:rsidRPr="002E105D" w:rsidRDefault="00183713"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273AE159"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193BD8" w:rsidRPr="00193BD8">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7EA3">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183713" w:rsidRDefault="00183713"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2BF780CD" w:rsidR="00183713" w:rsidRDefault="001837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55EEF3DC"/>
    <w:lvl w:ilvl="0" w:tplc="D428901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8"/>
  </w:num>
  <w:num w:numId="14">
    <w:abstractNumId w:val="8"/>
  </w:num>
  <w:num w:numId="15">
    <w:abstractNumId w:val="2"/>
  </w:num>
  <w:num w:numId="16">
    <w:abstractNumId w:val="17"/>
  </w:num>
  <w:num w:numId="17">
    <w:abstractNumId w:val="14"/>
  </w:num>
  <w:num w:numId="18">
    <w:abstractNumId w:val="25"/>
  </w:num>
  <w:num w:numId="19">
    <w:abstractNumId w:val="16"/>
  </w:num>
  <w:num w:numId="20">
    <w:abstractNumId w:val="22"/>
  </w:num>
  <w:num w:numId="21">
    <w:abstractNumId w:val="21"/>
  </w:num>
  <w:num w:numId="22">
    <w:abstractNumId w:val="20"/>
  </w:num>
  <w:num w:numId="23">
    <w:abstractNumId w:val="5"/>
  </w:num>
  <w:num w:numId="24">
    <w:abstractNumId w:val="13"/>
  </w:num>
  <w:num w:numId="25">
    <w:abstractNumId w:val="23"/>
  </w:num>
  <w:num w:numId="26">
    <w:abstractNumId w:val="19"/>
  </w:num>
  <w:num w:numId="27">
    <w:abstractNumId w:val="15"/>
  </w:num>
  <w:num w:numId="28">
    <w:abstractNumId w:val="11"/>
  </w:num>
  <w:num w:numId="29">
    <w:abstractNumId w:val="24"/>
  </w:num>
  <w:num w:numId="30">
    <w:abstractNumId w:val="6"/>
  </w:num>
  <w:num w:numId="31">
    <w:abstractNumId w:val="12"/>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num>
  <w:num w:numId="35">
    <w:abstractNumId w:val="9"/>
  </w:num>
  <w:num w:numId="36">
    <w:abstractNumId w:val="27"/>
  </w:num>
  <w:num w:numId="37">
    <w:abstractNumId w:val="4"/>
  </w:num>
  <w:num w:numId="38">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abstractNumId w:val="7"/>
  </w:num>
  <w:num w:numId="40">
    <w:abstractNumId w:val="7"/>
  </w:num>
  <w:num w:numId="41">
    <w:abstractNumId w:val="26"/>
  </w:num>
  <w:num w:numId="42">
    <w:abstractNumId w:val="18"/>
  </w:num>
  <w:num w:numId="43">
    <w:abstractNumId w:val="1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HPeOZvwt0ii7npmkzXBNNPp+YFzT6Z0tCud4a61eKZcU/U+c1tIv7Fh7GjQIaMXyF8eHu9xZ9GWs07mhEucbFA==" w:salt="BnVqcuipfTGBVRioQ2KCN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62C2"/>
    <w:rsid w:val="000470D7"/>
    <w:rsid w:val="000471F6"/>
    <w:rsid w:val="00051F14"/>
    <w:rsid w:val="00053A0E"/>
    <w:rsid w:val="00056129"/>
    <w:rsid w:val="0006016B"/>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1398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3713"/>
    <w:rsid w:val="00184D40"/>
    <w:rsid w:val="00185834"/>
    <w:rsid w:val="00187604"/>
    <w:rsid w:val="00193BD8"/>
    <w:rsid w:val="0019624F"/>
    <w:rsid w:val="0019726F"/>
    <w:rsid w:val="001A2A49"/>
    <w:rsid w:val="001A2E6A"/>
    <w:rsid w:val="001A5583"/>
    <w:rsid w:val="001A5A09"/>
    <w:rsid w:val="001B00AC"/>
    <w:rsid w:val="001B3D76"/>
    <w:rsid w:val="001B5BA4"/>
    <w:rsid w:val="001C56C2"/>
    <w:rsid w:val="001C6A01"/>
    <w:rsid w:val="001D4ACF"/>
    <w:rsid w:val="001E3C52"/>
    <w:rsid w:val="001F0E8D"/>
    <w:rsid w:val="001F20EE"/>
    <w:rsid w:val="00200E53"/>
    <w:rsid w:val="0020229C"/>
    <w:rsid w:val="00202608"/>
    <w:rsid w:val="00206039"/>
    <w:rsid w:val="00211AAB"/>
    <w:rsid w:val="00213E8E"/>
    <w:rsid w:val="002155B9"/>
    <w:rsid w:val="00216C55"/>
    <w:rsid w:val="00222F6D"/>
    <w:rsid w:val="002241A5"/>
    <w:rsid w:val="00231FB7"/>
    <w:rsid w:val="00236841"/>
    <w:rsid w:val="002379A7"/>
    <w:rsid w:val="00241BE4"/>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64C4"/>
    <w:rsid w:val="002E7941"/>
    <w:rsid w:val="002E7EA3"/>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4ACF"/>
    <w:rsid w:val="00346A44"/>
    <w:rsid w:val="00347EF5"/>
    <w:rsid w:val="003500C8"/>
    <w:rsid w:val="00350A8C"/>
    <w:rsid w:val="00350A99"/>
    <w:rsid w:val="0035179E"/>
    <w:rsid w:val="00352FF0"/>
    <w:rsid w:val="00353C3B"/>
    <w:rsid w:val="00354DF9"/>
    <w:rsid w:val="00355827"/>
    <w:rsid w:val="00355A81"/>
    <w:rsid w:val="0035603C"/>
    <w:rsid w:val="00357343"/>
    <w:rsid w:val="00357B98"/>
    <w:rsid w:val="00371157"/>
    <w:rsid w:val="00372700"/>
    <w:rsid w:val="003761D5"/>
    <w:rsid w:val="00376EAA"/>
    <w:rsid w:val="003809C0"/>
    <w:rsid w:val="00383ADD"/>
    <w:rsid w:val="003850E9"/>
    <w:rsid w:val="00386209"/>
    <w:rsid w:val="003864EA"/>
    <w:rsid w:val="0038684E"/>
    <w:rsid w:val="00386CC0"/>
    <w:rsid w:val="00386F2B"/>
    <w:rsid w:val="0039142A"/>
    <w:rsid w:val="00394C8C"/>
    <w:rsid w:val="003A3073"/>
    <w:rsid w:val="003A3E27"/>
    <w:rsid w:val="003A4FE2"/>
    <w:rsid w:val="003A754B"/>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33E"/>
    <w:rsid w:val="003F6A76"/>
    <w:rsid w:val="003F7A76"/>
    <w:rsid w:val="00401367"/>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204E"/>
    <w:rsid w:val="004469E1"/>
    <w:rsid w:val="004471E4"/>
    <w:rsid w:val="0045043C"/>
    <w:rsid w:val="004507D3"/>
    <w:rsid w:val="004510F5"/>
    <w:rsid w:val="00451C85"/>
    <w:rsid w:val="00452364"/>
    <w:rsid w:val="00454C3D"/>
    <w:rsid w:val="00462AAE"/>
    <w:rsid w:val="00462AC1"/>
    <w:rsid w:val="00463CA1"/>
    <w:rsid w:val="00463D1E"/>
    <w:rsid w:val="00463EEA"/>
    <w:rsid w:val="004655CC"/>
    <w:rsid w:val="00466286"/>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3E6"/>
    <w:rsid w:val="004A4903"/>
    <w:rsid w:val="004A5C7F"/>
    <w:rsid w:val="004A69B1"/>
    <w:rsid w:val="004A6E7F"/>
    <w:rsid w:val="004B056A"/>
    <w:rsid w:val="004B0D6C"/>
    <w:rsid w:val="004B1012"/>
    <w:rsid w:val="004B2092"/>
    <w:rsid w:val="004B276E"/>
    <w:rsid w:val="004B3F70"/>
    <w:rsid w:val="004B4582"/>
    <w:rsid w:val="004B7BD2"/>
    <w:rsid w:val="004C0E48"/>
    <w:rsid w:val="004C23D9"/>
    <w:rsid w:val="004C2C61"/>
    <w:rsid w:val="004C6E7B"/>
    <w:rsid w:val="004D03D6"/>
    <w:rsid w:val="004D1CE3"/>
    <w:rsid w:val="004D287C"/>
    <w:rsid w:val="004D49F5"/>
    <w:rsid w:val="004D7721"/>
    <w:rsid w:val="004E112A"/>
    <w:rsid w:val="004E230B"/>
    <w:rsid w:val="004E4E00"/>
    <w:rsid w:val="004E73D1"/>
    <w:rsid w:val="004F0A7F"/>
    <w:rsid w:val="004F40C1"/>
    <w:rsid w:val="004F66DC"/>
    <w:rsid w:val="00502177"/>
    <w:rsid w:val="005037EA"/>
    <w:rsid w:val="00510842"/>
    <w:rsid w:val="005130DF"/>
    <w:rsid w:val="00513D83"/>
    <w:rsid w:val="00514ADB"/>
    <w:rsid w:val="00514E47"/>
    <w:rsid w:val="00515DC6"/>
    <w:rsid w:val="00517A90"/>
    <w:rsid w:val="00520412"/>
    <w:rsid w:val="005222CB"/>
    <w:rsid w:val="00527ACC"/>
    <w:rsid w:val="005304FA"/>
    <w:rsid w:val="00530F4C"/>
    <w:rsid w:val="00531044"/>
    <w:rsid w:val="005340A2"/>
    <w:rsid w:val="005340BF"/>
    <w:rsid w:val="00535EF7"/>
    <w:rsid w:val="00536AA4"/>
    <w:rsid w:val="00541293"/>
    <w:rsid w:val="00542FBC"/>
    <w:rsid w:val="005432CE"/>
    <w:rsid w:val="005437EB"/>
    <w:rsid w:val="00550783"/>
    <w:rsid w:val="00551599"/>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B66"/>
    <w:rsid w:val="00616C4D"/>
    <w:rsid w:val="00617B42"/>
    <w:rsid w:val="00617D03"/>
    <w:rsid w:val="006200D7"/>
    <w:rsid w:val="006222FF"/>
    <w:rsid w:val="006225F1"/>
    <w:rsid w:val="006227B1"/>
    <w:rsid w:val="00622943"/>
    <w:rsid w:val="00622990"/>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0E3B"/>
    <w:rsid w:val="00743217"/>
    <w:rsid w:val="007439DA"/>
    <w:rsid w:val="0074424A"/>
    <w:rsid w:val="00750EA4"/>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C2"/>
    <w:rsid w:val="007931FB"/>
    <w:rsid w:val="00793E1C"/>
    <w:rsid w:val="007943E1"/>
    <w:rsid w:val="00795EB8"/>
    <w:rsid w:val="00795F70"/>
    <w:rsid w:val="00797224"/>
    <w:rsid w:val="00797290"/>
    <w:rsid w:val="00797860"/>
    <w:rsid w:val="007A2BF2"/>
    <w:rsid w:val="007A4603"/>
    <w:rsid w:val="007A6818"/>
    <w:rsid w:val="007A7C6D"/>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646F"/>
    <w:rsid w:val="007E655F"/>
    <w:rsid w:val="007F3E17"/>
    <w:rsid w:val="007F4A73"/>
    <w:rsid w:val="007F57DC"/>
    <w:rsid w:val="00802596"/>
    <w:rsid w:val="008025DF"/>
    <w:rsid w:val="00802671"/>
    <w:rsid w:val="008035A3"/>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75BCB"/>
    <w:rsid w:val="00880727"/>
    <w:rsid w:val="00882BD7"/>
    <w:rsid w:val="00885D70"/>
    <w:rsid w:val="00886660"/>
    <w:rsid w:val="00890BB7"/>
    <w:rsid w:val="00890DB2"/>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8F415A"/>
    <w:rsid w:val="008F55C0"/>
    <w:rsid w:val="00900C86"/>
    <w:rsid w:val="0090130C"/>
    <w:rsid w:val="00904139"/>
    <w:rsid w:val="00904D03"/>
    <w:rsid w:val="00910674"/>
    <w:rsid w:val="0091105E"/>
    <w:rsid w:val="009119ED"/>
    <w:rsid w:val="009142F6"/>
    <w:rsid w:val="009142F9"/>
    <w:rsid w:val="00914DEF"/>
    <w:rsid w:val="00915048"/>
    <w:rsid w:val="00915BCF"/>
    <w:rsid w:val="00921FB9"/>
    <w:rsid w:val="009249F9"/>
    <w:rsid w:val="00926D9A"/>
    <w:rsid w:val="00927E85"/>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4B97"/>
    <w:rsid w:val="009A5A68"/>
    <w:rsid w:val="009A698F"/>
    <w:rsid w:val="009A6F10"/>
    <w:rsid w:val="009B6121"/>
    <w:rsid w:val="009B7349"/>
    <w:rsid w:val="009C1C43"/>
    <w:rsid w:val="009C1F4E"/>
    <w:rsid w:val="009C275B"/>
    <w:rsid w:val="009C4B49"/>
    <w:rsid w:val="009C4F9A"/>
    <w:rsid w:val="009C7266"/>
    <w:rsid w:val="009D0F10"/>
    <w:rsid w:val="009D1A2A"/>
    <w:rsid w:val="009D3023"/>
    <w:rsid w:val="009E093F"/>
    <w:rsid w:val="009E0B1A"/>
    <w:rsid w:val="009E15F0"/>
    <w:rsid w:val="009E2E57"/>
    <w:rsid w:val="009E31A2"/>
    <w:rsid w:val="009E3BB5"/>
    <w:rsid w:val="009E5099"/>
    <w:rsid w:val="009E55DB"/>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21A"/>
    <w:rsid w:val="00A279BA"/>
    <w:rsid w:val="00A30A15"/>
    <w:rsid w:val="00A33A50"/>
    <w:rsid w:val="00A3438B"/>
    <w:rsid w:val="00A3677D"/>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75C00"/>
    <w:rsid w:val="00A81137"/>
    <w:rsid w:val="00A87572"/>
    <w:rsid w:val="00A90ECB"/>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E3414"/>
    <w:rsid w:val="00AE381B"/>
    <w:rsid w:val="00AE39CC"/>
    <w:rsid w:val="00AF314D"/>
    <w:rsid w:val="00AF4004"/>
    <w:rsid w:val="00B02BCF"/>
    <w:rsid w:val="00B02E79"/>
    <w:rsid w:val="00B03FBA"/>
    <w:rsid w:val="00B04BC3"/>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450E"/>
    <w:rsid w:val="00B767F7"/>
    <w:rsid w:val="00B778B9"/>
    <w:rsid w:val="00B816B4"/>
    <w:rsid w:val="00B82CAC"/>
    <w:rsid w:val="00B82EE3"/>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1F59"/>
    <w:rsid w:val="00C22BC1"/>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EEA"/>
    <w:rsid w:val="00D61267"/>
    <w:rsid w:val="00D62DB5"/>
    <w:rsid w:val="00D651D1"/>
    <w:rsid w:val="00D67071"/>
    <w:rsid w:val="00D706B4"/>
    <w:rsid w:val="00D7323D"/>
    <w:rsid w:val="00D767BA"/>
    <w:rsid w:val="00D76FE3"/>
    <w:rsid w:val="00D770B9"/>
    <w:rsid w:val="00D77E2E"/>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CCD"/>
    <w:rsid w:val="00E1414A"/>
    <w:rsid w:val="00E14B72"/>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3E05"/>
    <w:rsid w:val="00EF6790"/>
    <w:rsid w:val="00EF764F"/>
    <w:rsid w:val="00F00493"/>
    <w:rsid w:val="00F00B7C"/>
    <w:rsid w:val="00F0379B"/>
    <w:rsid w:val="00F0386D"/>
    <w:rsid w:val="00F03C64"/>
    <w:rsid w:val="00F105F4"/>
    <w:rsid w:val="00F10646"/>
    <w:rsid w:val="00F14D4B"/>
    <w:rsid w:val="00F230AF"/>
    <w:rsid w:val="00F23B4A"/>
    <w:rsid w:val="00F25D56"/>
    <w:rsid w:val="00F334AF"/>
    <w:rsid w:val="00F36DEC"/>
    <w:rsid w:val="00F426FB"/>
    <w:rsid w:val="00F4326A"/>
    <w:rsid w:val="00F45CAA"/>
    <w:rsid w:val="00F501EC"/>
    <w:rsid w:val="00F503CF"/>
    <w:rsid w:val="00F512AC"/>
    <w:rsid w:val="00F53F9A"/>
    <w:rsid w:val="00F54276"/>
    <w:rsid w:val="00F555CD"/>
    <w:rsid w:val="00F5614E"/>
    <w:rsid w:val="00F6060C"/>
    <w:rsid w:val="00F60828"/>
    <w:rsid w:val="00F630D2"/>
    <w:rsid w:val="00F6376C"/>
    <w:rsid w:val="00F64D82"/>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B5046"/>
    <w:rsid w:val="00FC0300"/>
    <w:rsid w:val="00FC0A25"/>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38C8A4-C7D2-44FD-92BC-C256F2857502}">
  <ds:schemaRefs>
    <ds:schemaRef ds:uri="http://schemas.openxmlformats.org/officeDocument/2006/bibliography"/>
  </ds:schemaRefs>
</ds:datastoreItem>
</file>

<file path=customXml/itemProps2.xml><?xml version="1.0" encoding="utf-8"?>
<ds:datastoreItem xmlns:ds="http://schemas.openxmlformats.org/officeDocument/2006/customXml" ds:itemID="{53F0BF63-56E8-4350-ABCC-E08A3F619FC7}">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1BD4023B-3A63-4683-9193-A17A4A38E9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7CC101-E5B7-483D-B5AE-F6B86836DD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7</Pages>
  <Words>2397</Words>
  <Characters>13665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Geiser, Che@Energy</cp:lastModifiedBy>
  <cp:revision>25</cp:revision>
  <dcterms:created xsi:type="dcterms:W3CDTF">2018-10-23T22:25:00Z</dcterms:created>
  <dcterms:modified xsi:type="dcterms:W3CDTF">2022-04-11T20:50:00Z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