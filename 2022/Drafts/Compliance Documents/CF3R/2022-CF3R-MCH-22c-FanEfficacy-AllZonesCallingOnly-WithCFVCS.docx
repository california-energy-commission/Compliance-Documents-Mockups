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B7347F" w:rsidRPr="002C21B2" w14:paraId="44F031BF" w14:textId="77777777" w:rsidTr="00B7347F">
        <w:trPr>
          <w:cantSplit/>
          <w:trHeight w:val="144"/>
        </w:trPr>
        <w:tc>
          <w:tcPr>
            <w:tcW w:w="11030" w:type="dxa"/>
            <w:gridSpan w:val="3"/>
            <w:tcBorders>
              <w:top w:val="single" w:sz="4" w:space="0" w:color="auto"/>
            </w:tcBorders>
            <w:vAlign w:val="center"/>
          </w:tcPr>
          <w:p w14:paraId="10D7E170" w14:textId="77777777" w:rsidR="00B7347F" w:rsidRPr="002C21B2" w:rsidRDefault="00B7347F" w:rsidP="00B7347F">
            <w:pPr>
              <w:keepNext/>
              <w:rPr>
                <w:rFonts w:asciiTheme="minorHAnsi" w:hAnsiTheme="minorHAnsi"/>
                <w:b/>
                <w:sz w:val="18"/>
                <w:szCs w:val="18"/>
              </w:rPr>
            </w:pPr>
            <w:r w:rsidRPr="00890BB7">
              <w:rPr>
                <w:rFonts w:asciiTheme="minorHAnsi" w:hAnsiTheme="minorHAnsi"/>
                <w:b/>
                <w:szCs w:val="18"/>
              </w:rPr>
              <w:t>A. Ducted Cooling System Information</w:t>
            </w:r>
          </w:p>
        </w:tc>
      </w:tr>
      <w:tr w:rsidR="00B7347F" w:rsidRPr="002C21B2" w14:paraId="297F9675" w14:textId="77777777" w:rsidTr="00B7347F">
        <w:trPr>
          <w:cantSplit/>
          <w:trHeight w:val="144"/>
        </w:trPr>
        <w:tc>
          <w:tcPr>
            <w:tcW w:w="475" w:type="dxa"/>
            <w:vAlign w:val="center"/>
          </w:tcPr>
          <w:p w14:paraId="4DB13EBB" w14:textId="77777777"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23C07DAD" w14:textId="77777777" w:rsidR="00B7347F" w:rsidRPr="002C21B2" w:rsidRDefault="00B7347F" w:rsidP="00B7347F">
            <w:pPr>
              <w:rPr>
                <w:rFonts w:asciiTheme="minorHAnsi" w:hAnsiTheme="minorHAnsi"/>
                <w:color w:val="000000"/>
                <w:sz w:val="18"/>
                <w:szCs w:val="18"/>
                <w:highlight w:val="yellow"/>
              </w:rPr>
            </w:pPr>
            <w:r w:rsidRPr="002C21B2">
              <w:rPr>
                <w:rFonts w:asciiTheme="minorHAnsi" w:hAnsiTheme="minorHAnsi"/>
                <w:sz w:val="18"/>
                <w:szCs w:val="18"/>
              </w:rPr>
              <w:t xml:space="preserve">System Identification or Name </w:t>
            </w:r>
          </w:p>
        </w:tc>
        <w:tc>
          <w:tcPr>
            <w:tcW w:w="5605" w:type="dxa"/>
            <w:vAlign w:val="center"/>
          </w:tcPr>
          <w:p w14:paraId="2AA22559" w14:textId="439D75B4" w:rsidR="00B7347F" w:rsidRPr="002C21B2" w:rsidRDefault="00B7347F" w:rsidP="00B7347F">
            <w:pPr>
              <w:rPr>
                <w:rFonts w:asciiTheme="minorHAnsi" w:hAnsiTheme="minorHAnsi"/>
                <w:color w:val="000000"/>
                <w:sz w:val="18"/>
                <w:szCs w:val="18"/>
                <w:highlight w:val="yellow"/>
              </w:rPr>
            </w:pPr>
          </w:p>
        </w:tc>
      </w:tr>
      <w:tr w:rsidR="00B7347F" w:rsidRPr="002C21B2" w14:paraId="030749DB" w14:textId="77777777" w:rsidTr="00B7347F">
        <w:trPr>
          <w:cantSplit/>
          <w:trHeight w:val="144"/>
        </w:trPr>
        <w:tc>
          <w:tcPr>
            <w:tcW w:w="475" w:type="dxa"/>
            <w:vAlign w:val="center"/>
          </w:tcPr>
          <w:p w14:paraId="1EBBD927" w14:textId="77777777"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27866E0F" w14:textId="77777777" w:rsidR="00B7347F" w:rsidRPr="002C21B2" w:rsidRDefault="00B7347F" w:rsidP="00B7347F">
            <w:pPr>
              <w:rPr>
                <w:rFonts w:asciiTheme="minorHAnsi" w:hAnsiTheme="minorHAnsi"/>
                <w:sz w:val="18"/>
                <w:szCs w:val="18"/>
              </w:rPr>
            </w:pPr>
            <w:r w:rsidRPr="002C21B2">
              <w:rPr>
                <w:rFonts w:asciiTheme="minorHAnsi" w:hAnsiTheme="minorHAnsi"/>
                <w:sz w:val="18"/>
                <w:szCs w:val="18"/>
              </w:rPr>
              <w:t xml:space="preserve">System Location or Area Served </w:t>
            </w:r>
          </w:p>
        </w:tc>
        <w:tc>
          <w:tcPr>
            <w:tcW w:w="5605" w:type="dxa"/>
            <w:vAlign w:val="center"/>
          </w:tcPr>
          <w:p w14:paraId="6B38F476" w14:textId="0AB96039" w:rsidR="00B7347F" w:rsidRPr="002C21B2" w:rsidRDefault="00B7347F" w:rsidP="00B7347F">
            <w:pPr>
              <w:rPr>
                <w:rFonts w:asciiTheme="minorHAnsi" w:hAnsiTheme="minorHAnsi"/>
                <w:sz w:val="18"/>
                <w:szCs w:val="18"/>
              </w:rPr>
            </w:pPr>
          </w:p>
        </w:tc>
      </w:tr>
      <w:tr w:rsidR="00327C7A" w:rsidRPr="002C21B2" w14:paraId="5A68C9DC" w14:textId="77777777" w:rsidTr="00B7347F">
        <w:trPr>
          <w:cantSplit/>
          <w:trHeight w:val="144"/>
        </w:trPr>
        <w:tc>
          <w:tcPr>
            <w:tcW w:w="475" w:type="dxa"/>
            <w:vAlign w:val="center"/>
          </w:tcPr>
          <w:p w14:paraId="086A8737" w14:textId="12DCCC79" w:rsidR="00327C7A" w:rsidRPr="002C21B2" w:rsidRDefault="00327C7A" w:rsidP="00B7347F">
            <w:pPr>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79D20345" w14:textId="48D46321" w:rsidR="00327C7A" w:rsidRPr="002C21B2" w:rsidRDefault="00327C7A" w:rsidP="00B7347F">
            <w:pPr>
              <w:rPr>
                <w:rFonts w:asciiTheme="minorHAnsi" w:hAnsiTheme="minorHAnsi"/>
                <w:sz w:val="18"/>
                <w:szCs w:val="18"/>
              </w:rPr>
            </w:pPr>
            <w:r>
              <w:rPr>
                <w:rFonts w:asciiTheme="minorHAnsi" w:hAnsiTheme="minorHAnsi"/>
                <w:sz w:val="18"/>
                <w:szCs w:val="18"/>
              </w:rPr>
              <w:t>Indoor Unit Name</w:t>
            </w:r>
            <w:r w:rsidR="002212B2">
              <w:rPr>
                <w:rFonts w:asciiTheme="minorHAnsi" w:hAnsiTheme="minorHAnsi"/>
                <w:sz w:val="18"/>
                <w:szCs w:val="18"/>
              </w:rPr>
              <w:t xml:space="preserve"> </w:t>
            </w:r>
            <w:r w:rsidR="002212B2" w:rsidRPr="00AA1C65">
              <w:rPr>
                <w:rFonts w:asciiTheme="minorHAnsi" w:hAnsiTheme="minorHAnsi"/>
                <w:sz w:val="18"/>
                <w:szCs w:val="18"/>
              </w:rPr>
              <w:t>or Description of Area Served</w:t>
            </w:r>
          </w:p>
        </w:tc>
        <w:tc>
          <w:tcPr>
            <w:tcW w:w="5605" w:type="dxa"/>
            <w:vAlign w:val="center"/>
          </w:tcPr>
          <w:p w14:paraId="08D47A69" w14:textId="77777777" w:rsidR="00327C7A" w:rsidRPr="002C21B2" w:rsidRDefault="00327C7A" w:rsidP="00B7347F">
            <w:pPr>
              <w:rPr>
                <w:rFonts w:asciiTheme="minorHAnsi" w:hAnsiTheme="minorHAnsi"/>
                <w:sz w:val="18"/>
                <w:szCs w:val="18"/>
              </w:rPr>
            </w:pPr>
          </w:p>
        </w:tc>
      </w:tr>
      <w:tr w:rsidR="00B7347F" w:rsidRPr="002C21B2" w14:paraId="7B265C4D" w14:textId="77777777" w:rsidTr="00B7347F">
        <w:trPr>
          <w:cantSplit/>
          <w:trHeight w:val="144"/>
        </w:trPr>
        <w:tc>
          <w:tcPr>
            <w:tcW w:w="475" w:type="dxa"/>
            <w:vAlign w:val="center"/>
          </w:tcPr>
          <w:p w14:paraId="49A91B1E" w14:textId="7DC14529"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w:t>
            </w:r>
            <w:r w:rsidR="00327C7A">
              <w:rPr>
                <w:rFonts w:asciiTheme="minorHAnsi" w:hAnsiTheme="minorHAnsi"/>
                <w:sz w:val="18"/>
                <w:szCs w:val="18"/>
              </w:rPr>
              <w:t>4</w:t>
            </w:r>
          </w:p>
        </w:tc>
        <w:tc>
          <w:tcPr>
            <w:tcW w:w="4950" w:type="dxa"/>
            <w:vAlign w:val="center"/>
          </w:tcPr>
          <w:p w14:paraId="77822F74" w14:textId="77777777" w:rsidR="00B7347F" w:rsidRPr="002C21B2" w:rsidRDefault="00B7347F" w:rsidP="00B7347F">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58637903" w14:textId="04AD186B" w:rsidR="00B7347F" w:rsidRPr="002C21B2" w:rsidRDefault="00B7347F" w:rsidP="00B7347F">
            <w:pPr>
              <w:rPr>
                <w:rFonts w:asciiTheme="minorHAnsi" w:hAnsiTheme="minorHAnsi"/>
                <w:sz w:val="18"/>
                <w:szCs w:val="18"/>
              </w:rPr>
            </w:pPr>
          </w:p>
        </w:tc>
      </w:tr>
      <w:tr w:rsidR="00B7347F" w:rsidRPr="002C21B2" w14:paraId="0D8BD9AC" w14:textId="77777777" w:rsidTr="00B7347F">
        <w:trPr>
          <w:cantSplit/>
          <w:trHeight w:val="144"/>
        </w:trPr>
        <w:tc>
          <w:tcPr>
            <w:tcW w:w="475" w:type="dxa"/>
            <w:vAlign w:val="center"/>
          </w:tcPr>
          <w:p w14:paraId="09AFEB9D" w14:textId="7A8742AF"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w:t>
            </w:r>
            <w:r w:rsidR="00327C7A">
              <w:rPr>
                <w:rFonts w:asciiTheme="minorHAnsi" w:hAnsiTheme="minorHAnsi"/>
                <w:sz w:val="18"/>
                <w:szCs w:val="18"/>
              </w:rPr>
              <w:t>5</w:t>
            </w:r>
          </w:p>
        </w:tc>
        <w:tc>
          <w:tcPr>
            <w:tcW w:w="4950" w:type="dxa"/>
          </w:tcPr>
          <w:p w14:paraId="3CEEA068" w14:textId="77777777" w:rsidR="00B7347F" w:rsidRPr="002C21B2" w:rsidRDefault="00B7347F" w:rsidP="00B7347F">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298C7C5E" w14:textId="7F8E6CB3" w:rsidR="00B7347F" w:rsidRPr="002C21B2" w:rsidRDefault="00B7347F" w:rsidP="00B7347F">
            <w:pPr>
              <w:rPr>
                <w:rFonts w:asciiTheme="minorHAnsi" w:hAnsiTheme="minorHAnsi"/>
                <w:sz w:val="18"/>
                <w:szCs w:val="18"/>
              </w:rPr>
            </w:pPr>
          </w:p>
        </w:tc>
      </w:tr>
      <w:tr w:rsidR="00B7347F" w:rsidRPr="002C21B2" w14:paraId="5C5E8466" w14:textId="77777777" w:rsidTr="00B7347F">
        <w:trPr>
          <w:cantSplit/>
          <w:trHeight w:val="144"/>
        </w:trPr>
        <w:tc>
          <w:tcPr>
            <w:tcW w:w="475" w:type="dxa"/>
            <w:vAlign w:val="center"/>
          </w:tcPr>
          <w:p w14:paraId="492A65D0" w14:textId="321624A4"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w:t>
            </w:r>
            <w:r w:rsidR="00327C7A">
              <w:rPr>
                <w:rFonts w:asciiTheme="minorHAnsi" w:hAnsiTheme="minorHAnsi"/>
                <w:sz w:val="18"/>
                <w:szCs w:val="18"/>
              </w:rPr>
              <w:t>6</w:t>
            </w:r>
          </w:p>
        </w:tc>
        <w:tc>
          <w:tcPr>
            <w:tcW w:w="4950" w:type="dxa"/>
            <w:vAlign w:val="center"/>
          </w:tcPr>
          <w:p w14:paraId="7A90BD97" w14:textId="77777777" w:rsidR="00B7347F" w:rsidRPr="002C21B2" w:rsidRDefault="00B7347F" w:rsidP="00B7347F">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1DC652AD" w14:textId="15ED1933" w:rsidR="00B7347F" w:rsidRDefault="00B7347F" w:rsidP="00B7347F">
            <w:pPr>
              <w:rPr>
                <w:rFonts w:asciiTheme="minorHAnsi" w:hAnsiTheme="minorHAnsi"/>
                <w:sz w:val="18"/>
                <w:szCs w:val="18"/>
              </w:rPr>
            </w:pPr>
          </w:p>
        </w:tc>
      </w:tr>
      <w:tr w:rsidR="00B7347F" w:rsidRPr="002C21B2" w14:paraId="44B545DF" w14:textId="77777777" w:rsidTr="00B7347F">
        <w:trPr>
          <w:cantSplit/>
          <w:trHeight w:val="144"/>
        </w:trPr>
        <w:tc>
          <w:tcPr>
            <w:tcW w:w="475" w:type="dxa"/>
            <w:vAlign w:val="center"/>
          </w:tcPr>
          <w:p w14:paraId="310A16D2" w14:textId="1688852B"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w:t>
            </w:r>
            <w:r w:rsidR="00327C7A">
              <w:rPr>
                <w:rFonts w:asciiTheme="minorHAnsi" w:hAnsiTheme="minorHAnsi"/>
                <w:sz w:val="18"/>
                <w:szCs w:val="18"/>
              </w:rPr>
              <w:t>7</w:t>
            </w:r>
          </w:p>
        </w:tc>
        <w:tc>
          <w:tcPr>
            <w:tcW w:w="4950" w:type="dxa"/>
            <w:vAlign w:val="center"/>
          </w:tcPr>
          <w:p w14:paraId="6B1A40FE" w14:textId="77777777" w:rsidR="00B7347F" w:rsidRPr="002C21B2" w:rsidRDefault="00B7347F" w:rsidP="00B7347F">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693C2DC8" w14:textId="43EC6AE8" w:rsidR="00B7347F" w:rsidRDefault="00B7347F" w:rsidP="00B7347F">
            <w:pPr>
              <w:rPr>
                <w:rFonts w:asciiTheme="minorHAnsi" w:hAnsiTheme="minorHAnsi"/>
                <w:sz w:val="18"/>
                <w:szCs w:val="18"/>
              </w:rPr>
            </w:pPr>
          </w:p>
        </w:tc>
      </w:tr>
      <w:tr w:rsidR="00B7347F" w:rsidRPr="002C21B2" w14:paraId="5147EC23" w14:textId="77777777" w:rsidTr="00B7347F">
        <w:trPr>
          <w:cantSplit/>
          <w:trHeight w:val="144"/>
        </w:trPr>
        <w:tc>
          <w:tcPr>
            <w:tcW w:w="475" w:type="dxa"/>
            <w:vAlign w:val="center"/>
          </w:tcPr>
          <w:p w14:paraId="79464B48" w14:textId="0E697114"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w:t>
            </w:r>
            <w:r w:rsidR="00327C7A">
              <w:rPr>
                <w:rFonts w:asciiTheme="minorHAnsi" w:hAnsiTheme="minorHAnsi"/>
                <w:sz w:val="18"/>
                <w:szCs w:val="18"/>
              </w:rPr>
              <w:t>8</w:t>
            </w:r>
          </w:p>
        </w:tc>
        <w:tc>
          <w:tcPr>
            <w:tcW w:w="4950" w:type="dxa"/>
            <w:vAlign w:val="center"/>
          </w:tcPr>
          <w:p w14:paraId="18C3101B" w14:textId="77777777" w:rsidR="00B7347F" w:rsidRPr="002C21B2" w:rsidRDefault="00B7347F" w:rsidP="00B7347F">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0E4D9488" w14:textId="5FCE14A8" w:rsidR="00B7347F" w:rsidRDefault="00B7347F" w:rsidP="00B7347F">
            <w:pPr>
              <w:rPr>
                <w:rFonts w:asciiTheme="minorHAnsi" w:hAnsiTheme="minorHAnsi"/>
                <w:sz w:val="18"/>
                <w:szCs w:val="18"/>
              </w:rPr>
            </w:pPr>
          </w:p>
        </w:tc>
      </w:tr>
      <w:tr w:rsidR="00B7347F" w:rsidRPr="002C21B2" w14:paraId="48F7830A" w14:textId="77777777" w:rsidTr="00B7347F">
        <w:trPr>
          <w:cantSplit/>
          <w:trHeight w:val="144"/>
        </w:trPr>
        <w:tc>
          <w:tcPr>
            <w:tcW w:w="475" w:type="dxa"/>
            <w:vAlign w:val="center"/>
          </w:tcPr>
          <w:p w14:paraId="4F3AE689" w14:textId="7E23D76A"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w:t>
            </w:r>
            <w:r w:rsidR="00327C7A">
              <w:rPr>
                <w:rFonts w:asciiTheme="minorHAnsi" w:hAnsiTheme="minorHAnsi"/>
                <w:sz w:val="18"/>
                <w:szCs w:val="18"/>
              </w:rPr>
              <w:t>9</w:t>
            </w:r>
          </w:p>
        </w:tc>
        <w:tc>
          <w:tcPr>
            <w:tcW w:w="4950" w:type="dxa"/>
            <w:vAlign w:val="center"/>
          </w:tcPr>
          <w:p w14:paraId="21AAFE39" w14:textId="77777777" w:rsidR="00B7347F" w:rsidRPr="002C21B2" w:rsidRDefault="00B7347F" w:rsidP="00B7347F">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37E78C20" w14:textId="7FFB4AB8" w:rsidR="00B7347F" w:rsidRDefault="00B7347F" w:rsidP="00B7347F">
            <w:pPr>
              <w:rPr>
                <w:rFonts w:asciiTheme="minorHAnsi" w:hAnsiTheme="minorHAnsi"/>
                <w:sz w:val="18"/>
                <w:szCs w:val="18"/>
              </w:rPr>
            </w:pPr>
          </w:p>
        </w:tc>
      </w:tr>
      <w:tr w:rsidR="00B7347F" w:rsidRPr="002C21B2" w14:paraId="650D8C99" w14:textId="77777777" w:rsidTr="00B7347F">
        <w:trPr>
          <w:cantSplit/>
          <w:trHeight w:val="144"/>
        </w:trPr>
        <w:tc>
          <w:tcPr>
            <w:tcW w:w="475" w:type="dxa"/>
            <w:vAlign w:val="center"/>
          </w:tcPr>
          <w:p w14:paraId="5A6AE12F" w14:textId="400C04D4" w:rsidR="00B7347F" w:rsidRPr="002C21B2" w:rsidRDefault="00327C7A" w:rsidP="00B7347F">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514DBE03" w14:textId="77777777" w:rsidR="00B7347F" w:rsidRPr="002C21B2" w:rsidRDefault="00B7347F" w:rsidP="00B7347F">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2E7F4F2F" w14:textId="666E5EF1" w:rsidR="00B7347F" w:rsidRPr="002C21B2" w:rsidRDefault="00B7347F" w:rsidP="00B7347F">
            <w:pPr>
              <w:keepNext/>
              <w:rPr>
                <w:rFonts w:asciiTheme="minorHAnsi" w:hAnsiTheme="minorHAnsi"/>
                <w:sz w:val="18"/>
                <w:szCs w:val="18"/>
              </w:rPr>
            </w:pPr>
          </w:p>
        </w:tc>
      </w:tr>
      <w:tr w:rsidR="00B7347F" w:rsidRPr="002C21B2" w14:paraId="11ED7206" w14:textId="77777777" w:rsidTr="00B7347F">
        <w:trPr>
          <w:cantSplit/>
          <w:trHeight w:val="144"/>
        </w:trPr>
        <w:tc>
          <w:tcPr>
            <w:tcW w:w="475" w:type="dxa"/>
            <w:vAlign w:val="center"/>
          </w:tcPr>
          <w:p w14:paraId="53D7B135" w14:textId="282214A8" w:rsidR="00B7347F" w:rsidRPr="002C21B2" w:rsidDel="006E5AE2" w:rsidRDefault="00B7347F" w:rsidP="00B7347F">
            <w:pPr>
              <w:jc w:val="center"/>
              <w:rPr>
                <w:rFonts w:asciiTheme="minorHAnsi" w:hAnsiTheme="minorHAnsi"/>
                <w:sz w:val="18"/>
                <w:szCs w:val="18"/>
              </w:rPr>
            </w:pPr>
            <w:r w:rsidRPr="002C21B2">
              <w:rPr>
                <w:rFonts w:asciiTheme="minorHAnsi" w:hAnsiTheme="minorHAnsi"/>
                <w:sz w:val="18"/>
                <w:szCs w:val="18"/>
              </w:rPr>
              <w:t>1</w:t>
            </w:r>
            <w:r w:rsidR="00327C7A">
              <w:rPr>
                <w:rFonts w:asciiTheme="minorHAnsi" w:hAnsiTheme="minorHAnsi"/>
                <w:sz w:val="18"/>
                <w:szCs w:val="18"/>
              </w:rPr>
              <w:t>1</w:t>
            </w:r>
          </w:p>
        </w:tc>
        <w:tc>
          <w:tcPr>
            <w:tcW w:w="4950" w:type="dxa"/>
            <w:vAlign w:val="center"/>
          </w:tcPr>
          <w:p w14:paraId="14B6201D" w14:textId="77777777" w:rsidR="00B7347F" w:rsidRPr="002C21B2" w:rsidRDefault="00B7347F" w:rsidP="00B7347F">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29FAB48E" w14:textId="333D252F" w:rsidR="00B7347F" w:rsidRPr="002C21B2" w:rsidRDefault="00B7347F" w:rsidP="00B7347F">
            <w:pPr>
              <w:keepNext/>
              <w:rPr>
                <w:rFonts w:asciiTheme="minorHAnsi" w:hAnsiTheme="minorHAnsi"/>
                <w:sz w:val="18"/>
                <w:szCs w:val="18"/>
              </w:rPr>
            </w:pPr>
          </w:p>
        </w:tc>
      </w:tr>
      <w:tr w:rsidR="00B7347F" w:rsidRPr="002C21B2" w14:paraId="3B53331E" w14:textId="77777777" w:rsidTr="00B7347F">
        <w:trPr>
          <w:cantSplit/>
          <w:trHeight w:val="144"/>
        </w:trPr>
        <w:tc>
          <w:tcPr>
            <w:tcW w:w="475" w:type="dxa"/>
            <w:vAlign w:val="center"/>
          </w:tcPr>
          <w:p w14:paraId="5D3BF9C3" w14:textId="3E7F2A21" w:rsidR="00B7347F" w:rsidRPr="002C21B2" w:rsidRDefault="00B7347F" w:rsidP="00B7347F">
            <w:pPr>
              <w:jc w:val="center"/>
              <w:rPr>
                <w:rFonts w:asciiTheme="minorHAnsi" w:hAnsiTheme="minorHAnsi"/>
                <w:sz w:val="18"/>
                <w:szCs w:val="18"/>
              </w:rPr>
            </w:pPr>
            <w:r>
              <w:rPr>
                <w:rFonts w:asciiTheme="minorHAnsi" w:hAnsiTheme="minorHAnsi"/>
                <w:sz w:val="18"/>
                <w:szCs w:val="18"/>
              </w:rPr>
              <w:t>1</w:t>
            </w:r>
            <w:r w:rsidR="00327C7A">
              <w:rPr>
                <w:rFonts w:asciiTheme="minorHAnsi" w:hAnsiTheme="minorHAnsi"/>
                <w:sz w:val="18"/>
                <w:szCs w:val="18"/>
              </w:rPr>
              <w:t>2</w:t>
            </w:r>
          </w:p>
        </w:tc>
        <w:tc>
          <w:tcPr>
            <w:tcW w:w="4950" w:type="dxa"/>
            <w:vAlign w:val="center"/>
          </w:tcPr>
          <w:p w14:paraId="60E9A6C6" w14:textId="77777777" w:rsidR="00B7347F" w:rsidRPr="002C21B2" w:rsidRDefault="00B7347F" w:rsidP="00B7347F">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7EAFDA36" w14:textId="4BC8498D" w:rsidR="00B7347F" w:rsidRPr="002C21B2" w:rsidRDefault="00B7347F" w:rsidP="00B7347F">
            <w:pPr>
              <w:keepNext/>
              <w:rPr>
                <w:rFonts w:asciiTheme="minorHAnsi" w:hAnsiTheme="minorHAnsi"/>
                <w:sz w:val="18"/>
                <w:szCs w:val="18"/>
              </w:rPr>
            </w:pPr>
          </w:p>
        </w:tc>
      </w:tr>
    </w:tbl>
    <w:p w14:paraId="4BAA81D8" w14:textId="72CCBDF2" w:rsidR="00EA1EC9" w:rsidRDefault="00EA1EC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B7347F" w:rsidRPr="00D83E48" w14:paraId="51E02F63" w14:textId="77777777" w:rsidTr="00B7347F">
        <w:trPr>
          <w:cantSplit/>
          <w:trHeight w:val="144"/>
        </w:trPr>
        <w:tc>
          <w:tcPr>
            <w:tcW w:w="5000" w:type="pct"/>
            <w:gridSpan w:val="3"/>
            <w:vAlign w:val="center"/>
          </w:tcPr>
          <w:p w14:paraId="2D8F979E" w14:textId="77777777" w:rsidR="00B7347F" w:rsidRPr="00B904BC" w:rsidRDefault="00B7347F" w:rsidP="00B7347F">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78B84FF4" w14:textId="77777777" w:rsidR="00B7347F" w:rsidRPr="00B904BC" w:rsidRDefault="00B7347F" w:rsidP="00B7347F">
            <w:pPr>
              <w:keepNext/>
              <w:rPr>
                <w:rFonts w:asciiTheme="minorHAnsi" w:hAnsiTheme="minorHAnsi"/>
                <w:b/>
                <w:sz w:val="18"/>
                <w:szCs w:val="18"/>
              </w:rPr>
            </w:pPr>
            <w:r w:rsidRPr="00B904BC">
              <w:rPr>
                <w:rFonts w:asciiTheme="minorHAnsi" w:hAnsiTheme="minorHAnsi"/>
                <w:i/>
                <w:sz w:val="18"/>
                <w:szCs w:val="18"/>
              </w:rPr>
              <w:t>Instrument Specifications are given in RA3.3.1, and system fan watt measurement apparatus information is given in RA3.3.2.2.</w:t>
            </w:r>
          </w:p>
        </w:tc>
      </w:tr>
      <w:tr w:rsidR="00B7347F" w:rsidRPr="00D83E48" w14:paraId="3803CEA1" w14:textId="77777777" w:rsidTr="00B7347F">
        <w:trPr>
          <w:cantSplit/>
          <w:trHeight w:val="144"/>
        </w:trPr>
        <w:tc>
          <w:tcPr>
            <w:tcW w:w="212" w:type="pct"/>
            <w:vAlign w:val="center"/>
          </w:tcPr>
          <w:p w14:paraId="2086CA99" w14:textId="77777777" w:rsidR="00B7347F" w:rsidRPr="00B904BC" w:rsidRDefault="00B7347F" w:rsidP="00B7347F">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6E171D0E" w14:textId="77777777" w:rsidR="00B7347F" w:rsidRPr="00B904BC" w:rsidRDefault="00B7347F" w:rsidP="00B7347F">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7F032DDF" w14:textId="1532F321" w:rsidR="00B7347F" w:rsidRPr="00F50784" w:rsidRDefault="00B7347F" w:rsidP="00F50784">
            <w:pPr>
              <w:keepNext/>
              <w:rPr>
                <w:rFonts w:asciiTheme="minorHAnsi" w:hAnsiTheme="minorHAnsi"/>
                <w:sz w:val="18"/>
                <w:szCs w:val="18"/>
              </w:rPr>
            </w:pPr>
          </w:p>
        </w:tc>
      </w:tr>
    </w:tbl>
    <w:p w14:paraId="339FDC8F" w14:textId="302C9C71" w:rsidR="00B7347F" w:rsidRDefault="00B7347F"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B7347F" w:rsidRPr="00890BB7" w14:paraId="488AEFD5" w14:textId="77777777" w:rsidTr="00B7347F">
        <w:trPr>
          <w:trHeight w:val="144"/>
        </w:trPr>
        <w:tc>
          <w:tcPr>
            <w:tcW w:w="5000" w:type="pct"/>
          </w:tcPr>
          <w:p w14:paraId="0AED315A" w14:textId="6398F0F8" w:rsidR="00B7347F" w:rsidRPr="00890BB7" w:rsidRDefault="00F50784" w:rsidP="000A5F2D">
            <w:pPr>
              <w:rPr>
                <w:rFonts w:asciiTheme="minorHAnsi" w:hAnsiTheme="minorHAnsi"/>
                <w:b/>
                <w:szCs w:val="18"/>
              </w:rPr>
            </w:pPr>
            <w:r>
              <w:rPr>
                <w:rFonts w:asciiTheme="minorHAnsi" w:hAnsiTheme="minorHAnsi"/>
                <w:b/>
                <w:szCs w:val="18"/>
              </w:rPr>
              <w:t>MCH-22c</w:t>
            </w:r>
            <w:r w:rsidR="00B7347F" w:rsidRPr="00890BB7">
              <w:rPr>
                <w:rFonts w:asciiTheme="minorHAnsi" w:hAnsiTheme="minorHAnsi"/>
                <w:b/>
                <w:szCs w:val="18"/>
              </w:rPr>
              <w:t xml:space="preserve"> Forced Air System Fan Efficacy Measurement – Newly Installed Non-Zoned or Zoned Multi-Speed Compressor </w:t>
            </w:r>
            <w:r w:rsidR="000A5F2D">
              <w:rPr>
                <w:rFonts w:asciiTheme="minorHAnsi" w:hAnsiTheme="minorHAnsi"/>
                <w:b/>
                <w:szCs w:val="18"/>
              </w:rPr>
              <w:t>Systems with Central Fan Ventilation Cooling</w:t>
            </w:r>
          </w:p>
        </w:tc>
      </w:tr>
    </w:tbl>
    <w:p w14:paraId="3A7A7710" w14:textId="64EF299A" w:rsidR="00B7347F" w:rsidRDefault="00B7347F" w:rsidP="00B816B4">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B7347F" w:rsidRPr="00D83E48" w14:paraId="0FC01C1F" w14:textId="77777777" w:rsidTr="00B7347F">
        <w:trPr>
          <w:gridAfter w:val="1"/>
          <w:wAfter w:w="5" w:type="pct"/>
          <w:trHeight w:val="144"/>
        </w:trPr>
        <w:tc>
          <w:tcPr>
            <w:tcW w:w="4990" w:type="pct"/>
            <w:gridSpan w:val="3"/>
          </w:tcPr>
          <w:p w14:paraId="5C2EA85B" w14:textId="77777777" w:rsidR="00B7347F" w:rsidRPr="00890BB7" w:rsidRDefault="00B7347F" w:rsidP="00B7347F">
            <w:pPr>
              <w:keepNext/>
              <w:rPr>
                <w:rFonts w:asciiTheme="minorHAnsi" w:hAnsiTheme="minorHAnsi"/>
                <w:b/>
                <w:szCs w:val="18"/>
              </w:rPr>
            </w:pPr>
            <w:r w:rsidRPr="00890BB7">
              <w:rPr>
                <w:rFonts w:asciiTheme="minorHAnsi" w:hAnsiTheme="minorHAnsi"/>
                <w:b/>
                <w:szCs w:val="18"/>
              </w:rPr>
              <w:t>C. Forced Air System Fan Efficacy Measurement</w:t>
            </w:r>
          </w:p>
          <w:p w14:paraId="04FD9815" w14:textId="77777777" w:rsidR="00B7347F" w:rsidRPr="00B904BC" w:rsidRDefault="00B7347F" w:rsidP="00B7347F">
            <w:pPr>
              <w:keepNext/>
              <w:rPr>
                <w:rFonts w:asciiTheme="minorHAnsi" w:hAnsiTheme="minorHAnsi"/>
                <w:b/>
                <w:i/>
                <w:sz w:val="18"/>
                <w:szCs w:val="18"/>
              </w:rPr>
            </w:pPr>
            <w:r w:rsidRPr="00B904BC">
              <w:rPr>
                <w:rFonts w:asciiTheme="minorHAnsi" w:hAnsiTheme="minorHAnsi"/>
                <w:i/>
                <w:sz w:val="18"/>
                <w:szCs w:val="18"/>
              </w:rPr>
              <w:t>The procedures for System Fan Watt Verification are specified in Reference Residential Appendix RA3.3.</w:t>
            </w:r>
          </w:p>
        </w:tc>
      </w:tr>
      <w:tr w:rsidR="00B7347F" w:rsidRPr="00D83E48" w14:paraId="4A3FCDFC" w14:textId="77777777" w:rsidTr="00B7347F">
        <w:tblPrEx>
          <w:tblCellMar>
            <w:top w:w="0" w:type="dxa"/>
            <w:left w:w="108" w:type="dxa"/>
            <w:bottom w:w="0" w:type="dxa"/>
            <w:right w:w="108" w:type="dxa"/>
          </w:tblCellMar>
        </w:tblPrEx>
        <w:trPr>
          <w:cantSplit/>
          <w:trHeight w:val="144"/>
        </w:trPr>
        <w:tc>
          <w:tcPr>
            <w:tcW w:w="212" w:type="pct"/>
            <w:vAlign w:val="center"/>
          </w:tcPr>
          <w:p w14:paraId="58039778"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1CD6B801"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745DB6EE" w14:textId="2D472305" w:rsidR="00B7347F" w:rsidRPr="00926D9A" w:rsidRDefault="00B7347F" w:rsidP="00B7347F">
            <w:pPr>
              <w:keepNext/>
              <w:rPr>
                <w:rFonts w:asciiTheme="minorHAnsi" w:hAnsiTheme="minorHAnsi"/>
                <w:sz w:val="18"/>
                <w:szCs w:val="18"/>
              </w:rPr>
            </w:pPr>
          </w:p>
        </w:tc>
      </w:tr>
      <w:tr w:rsidR="00B7347F" w:rsidRPr="00D83E48" w14:paraId="1F97E318" w14:textId="77777777" w:rsidTr="00B7347F">
        <w:tblPrEx>
          <w:tblCellMar>
            <w:top w:w="0" w:type="dxa"/>
            <w:left w:w="108" w:type="dxa"/>
            <w:bottom w:w="0" w:type="dxa"/>
            <w:right w:w="108" w:type="dxa"/>
          </w:tblCellMar>
        </w:tblPrEx>
        <w:trPr>
          <w:cantSplit/>
          <w:trHeight w:val="144"/>
        </w:trPr>
        <w:tc>
          <w:tcPr>
            <w:tcW w:w="212" w:type="pct"/>
            <w:vAlign w:val="center"/>
          </w:tcPr>
          <w:p w14:paraId="0CCE0A67"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5771BA54"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8" w:type="pct"/>
            <w:gridSpan w:val="2"/>
            <w:vAlign w:val="center"/>
          </w:tcPr>
          <w:p w14:paraId="41060919" w14:textId="1D175262" w:rsidR="00B7347F" w:rsidRPr="00926D9A" w:rsidRDefault="00B7347F" w:rsidP="00B7347F">
            <w:pPr>
              <w:keepNext/>
              <w:rPr>
                <w:rFonts w:asciiTheme="minorHAnsi" w:hAnsiTheme="minorHAnsi"/>
                <w:sz w:val="18"/>
                <w:szCs w:val="18"/>
              </w:rPr>
            </w:pPr>
          </w:p>
        </w:tc>
      </w:tr>
      <w:tr w:rsidR="00B7347F" w:rsidRPr="00D83E48" w14:paraId="60044426" w14:textId="77777777" w:rsidTr="00B7347F">
        <w:tblPrEx>
          <w:tblCellMar>
            <w:top w:w="0" w:type="dxa"/>
            <w:left w:w="108" w:type="dxa"/>
            <w:bottom w:w="0" w:type="dxa"/>
            <w:right w:w="108" w:type="dxa"/>
          </w:tblCellMar>
        </w:tblPrEx>
        <w:trPr>
          <w:cantSplit/>
          <w:trHeight w:val="144"/>
        </w:trPr>
        <w:tc>
          <w:tcPr>
            <w:tcW w:w="212" w:type="pct"/>
            <w:vAlign w:val="center"/>
          </w:tcPr>
          <w:p w14:paraId="20EFCF7C"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2AF791A1" w14:textId="7D614922"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Required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7273D020" w14:textId="22C02BBB" w:rsidR="00B7347F" w:rsidRPr="00926D9A" w:rsidRDefault="00B7347F" w:rsidP="00B7347F">
            <w:pPr>
              <w:keepNext/>
              <w:rPr>
                <w:rFonts w:asciiTheme="minorHAnsi" w:hAnsiTheme="minorHAnsi"/>
                <w:sz w:val="18"/>
                <w:szCs w:val="18"/>
              </w:rPr>
            </w:pPr>
          </w:p>
        </w:tc>
      </w:tr>
      <w:tr w:rsidR="00B7347F" w:rsidRPr="00D83E48" w14:paraId="5E180A73" w14:textId="77777777" w:rsidTr="00B7347F">
        <w:tblPrEx>
          <w:tblCellMar>
            <w:top w:w="0" w:type="dxa"/>
            <w:left w:w="108" w:type="dxa"/>
            <w:bottom w:w="0" w:type="dxa"/>
            <w:right w:w="108" w:type="dxa"/>
          </w:tblCellMar>
        </w:tblPrEx>
        <w:trPr>
          <w:cantSplit/>
          <w:trHeight w:val="144"/>
        </w:trPr>
        <w:tc>
          <w:tcPr>
            <w:tcW w:w="212" w:type="pct"/>
            <w:vAlign w:val="center"/>
          </w:tcPr>
          <w:p w14:paraId="1EB74EA2"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795054BF" w14:textId="183FA4E6"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Actual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19D0108F" w14:textId="4A32B475" w:rsidR="00B7347F" w:rsidRPr="00926D9A" w:rsidRDefault="00B7347F" w:rsidP="00B7347F">
            <w:pPr>
              <w:keepNext/>
              <w:rPr>
                <w:rFonts w:asciiTheme="minorHAnsi" w:hAnsiTheme="minorHAnsi"/>
                <w:sz w:val="18"/>
                <w:szCs w:val="18"/>
              </w:rPr>
            </w:pPr>
          </w:p>
        </w:tc>
      </w:tr>
      <w:tr w:rsidR="00B7347F" w:rsidRPr="00D83E48" w14:paraId="55FC40EE" w14:textId="77777777" w:rsidTr="00B7347F">
        <w:tblPrEx>
          <w:tblCellMar>
            <w:top w:w="0" w:type="dxa"/>
            <w:left w:w="108" w:type="dxa"/>
            <w:bottom w:w="0" w:type="dxa"/>
            <w:right w:w="108" w:type="dxa"/>
          </w:tblCellMar>
        </w:tblPrEx>
        <w:trPr>
          <w:cantSplit/>
          <w:trHeight w:val="144"/>
        </w:trPr>
        <w:tc>
          <w:tcPr>
            <w:tcW w:w="212" w:type="pct"/>
            <w:vAlign w:val="center"/>
          </w:tcPr>
          <w:p w14:paraId="5B55C913"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050FBBF1"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47A9BE74" w14:textId="1641DA80" w:rsidR="00B7347F" w:rsidRPr="00926D9A" w:rsidRDefault="00B7347F" w:rsidP="00B7347F">
            <w:pPr>
              <w:keepNext/>
              <w:rPr>
                <w:rFonts w:asciiTheme="minorHAnsi" w:hAnsiTheme="minorHAnsi"/>
                <w:sz w:val="18"/>
                <w:szCs w:val="18"/>
              </w:rPr>
            </w:pPr>
          </w:p>
        </w:tc>
      </w:tr>
    </w:tbl>
    <w:p w14:paraId="461BD33C" w14:textId="2F7858A1" w:rsidR="00B7347F" w:rsidRDefault="00B7347F" w:rsidP="00B816B4">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B7347F" w:rsidRPr="00D83E48" w14:paraId="1F9CFE5F" w14:textId="77777777" w:rsidTr="00B7347F">
        <w:trPr>
          <w:gridAfter w:val="1"/>
          <w:wAfter w:w="5" w:type="pct"/>
          <w:trHeight w:val="144"/>
        </w:trPr>
        <w:tc>
          <w:tcPr>
            <w:tcW w:w="4990" w:type="pct"/>
            <w:gridSpan w:val="3"/>
          </w:tcPr>
          <w:p w14:paraId="71B1CDF7" w14:textId="77777777" w:rsidR="00B7347F" w:rsidRPr="00890BB7" w:rsidRDefault="00B7347F" w:rsidP="00B7347F">
            <w:pPr>
              <w:keepNext/>
              <w:rPr>
                <w:rFonts w:asciiTheme="minorHAnsi" w:hAnsiTheme="minorHAnsi"/>
                <w:b/>
                <w:szCs w:val="18"/>
              </w:rPr>
            </w:pPr>
            <w:r>
              <w:rPr>
                <w:rFonts w:asciiTheme="minorHAnsi" w:hAnsiTheme="minorHAnsi"/>
                <w:b/>
                <w:szCs w:val="18"/>
              </w:rPr>
              <w:t>D</w:t>
            </w:r>
            <w:r w:rsidRPr="00890BB7">
              <w:rPr>
                <w:rFonts w:asciiTheme="minorHAnsi" w:hAnsiTheme="minorHAnsi"/>
                <w:b/>
                <w:szCs w:val="18"/>
              </w:rPr>
              <w:t xml:space="preserve">. </w:t>
            </w:r>
            <w:r>
              <w:rPr>
                <w:rFonts w:asciiTheme="minorHAnsi" w:hAnsiTheme="minorHAnsi"/>
                <w:b/>
                <w:szCs w:val="18"/>
              </w:rPr>
              <w:t xml:space="preserve">Central Fan Ventilation Cooling </w:t>
            </w:r>
            <w:r w:rsidRPr="00890BB7">
              <w:rPr>
                <w:rFonts w:asciiTheme="minorHAnsi" w:hAnsiTheme="minorHAnsi"/>
                <w:b/>
                <w:szCs w:val="18"/>
              </w:rPr>
              <w:t>System Fan Efficacy Measurement</w:t>
            </w:r>
          </w:p>
          <w:p w14:paraId="6544E89F" w14:textId="2AD5BF67" w:rsidR="00B7347F" w:rsidRPr="00AC34DA" w:rsidRDefault="00B7347F" w:rsidP="0079245B">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p>
        </w:tc>
      </w:tr>
      <w:tr w:rsidR="00B7347F" w:rsidRPr="00D83E48" w14:paraId="0E0C359A" w14:textId="77777777" w:rsidTr="00B7347F">
        <w:tblPrEx>
          <w:tblCellMar>
            <w:top w:w="0" w:type="dxa"/>
            <w:left w:w="108" w:type="dxa"/>
            <w:bottom w:w="0" w:type="dxa"/>
            <w:right w:w="108" w:type="dxa"/>
          </w:tblCellMar>
        </w:tblPrEx>
        <w:trPr>
          <w:cantSplit/>
          <w:trHeight w:val="144"/>
        </w:trPr>
        <w:tc>
          <w:tcPr>
            <w:tcW w:w="212" w:type="pct"/>
            <w:vAlign w:val="center"/>
          </w:tcPr>
          <w:p w14:paraId="64D7377C"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2F7879FF"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3BECFF55" w14:textId="20786E5E" w:rsidR="00B7347F" w:rsidRPr="00926D9A" w:rsidRDefault="00B7347F" w:rsidP="00B7347F">
            <w:pPr>
              <w:keepNext/>
              <w:rPr>
                <w:rFonts w:asciiTheme="minorHAnsi" w:hAnsiTheme="minorHAnsi"/>
                <w:sz w:val="18"/>
                <w:szCs w:val="18"/>
              </w:rPr>
            </w:pPr>
          </w:p>
        </w:tc>
      </w:tr>
      <w:tr w:rsidR="00B7347F" w:rsidRPr="00D83E48" w14:paraId="69FA309F" w14:textId="77777777" w:rsidTr="00B7347F">
        <w:tblPrEx>
          <w:tblCellMar>
            <w:top w:w="0" w:type="dxa"/>
            <w:left w:w="108" w:type="dxa"/>
            <w:bottom w:w="0" w:type="dxa"/>
            <w:right w:w="108" w:type="dxa"/>
          </w:tblCellMar>
        </w:tblPrEx>
        <w:trPr>
          <w:cantSplit/>
          <w:trHeight w:val="144"/>
        </w:trPr>
        <w:tc>
          <w:tcPr>
            <w:tcW w:w="212" w:type="pct"/>
            <w:vAlign w:val="center"/>
          </w:tcPr>
          <w:p w14:paraId="057100A2"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5B31F65B"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38" w:type="pct"/>
            <w:gridSpan w:val="2"/>
            <w:vAlign w:val="center"/>
          </w:tcPr>
          <w:p w14:paraId="26C4E10B" w14:textId="472ED1AF" w:rsidR="00B7347F" w:rsidRPr="00926D9A" w:rsidRDefault="00B7347F" w:rsidP="00B7347F">
            <w:pPr>
              <w:keepNext/>
              <w:rPr>
                <w:rFonts w:asciiTheme="minorHAnsi" w:hAnsiTheme="minorHAnsi"/>
                <w:sz w:val="18"/>
                <w:szCs w:val="18"/>
              </w:rPr>
            </w:pPr>
          </w:p>
        </w:tc>
      </w:tr>
      <w:tr w:rsidR="00B7347F" w:rsidRPr="00D83E48" w14:paraId="44FF45F7" w14:textId="77777777" w:rsidTr="00B7347F">
        <w:tblPrEx>
          <w:tblCellMar>
            <w:top w:w="0" w:type="dxa"/>
            <w:left w:w="108" w:type="dxa"/>
            <w:bottom w:w="0" w:type="dxa"/>
            <w:right w:w="108" w:type="dxa"/>
          </w:tblCellMar>
        </w:tblPrEx>
        <w:trPr>
          <w:cantSplit/>
          <w:trHeight w:val="144"/>
        </w:trPr>
        <w:tc>
          <w:tcPr>
            <w:tcW w:w="212" w:type="pct"/>
            <w:vAlign w:val="center"/>
          </w:tcPr>
          <w:p w14:paraId="3E28247F"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250CE2B9" w14:textId="651C933B"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Required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2A421A7F" w14:textId="6A2EEFA1" w:rsidR="00B7347F" w:rsidRPr="00926D9A" w:rsidRDefault="00B7347F" w:rsidP="00B7347F">
            <w:pPr>
              <w:keepNext/>
              <w:rPr>
                <w:rFonts w:asciiTheme="minorHAnsi" w:hAnsiTheme="minorHAnsi"/>
                <w:sz w:val="18"/>
                <w:szCs w:val="18"/>
              </w:rPr>
            </w:pPr>
          </w:p>
        </w:tc>
      </w:tr>
      <w:tr w:rsidR="00B7347F" w:rsidRPr="00D83E48" w14:paraId="445421DF" w14:textId="77777777" w:rsidTr="00B7347F">
        <w:tblPrEx>
          <w:tblCellMar>
            <w:top w:w="0" w:type="dxa"/>
            <w:left w:w="108" w:type="dxa"/>
            <w:bottom w:w="0" w:type="dxa"/>
            <w:right w:w="108" w:type="dxa"/>
          </w:tblCellMar>
        </w:tblPrEx>
        <w:trPr>
          <w:cantSplit/>
          <w:trHeight w:val="144"/>
        </w:trPr>
        <w:tc>
          <w:tcPr>
            <w:tcW w:w="212" w:type="pct"/>
            <w:vAlign w:val="center"/>
          </w:tcPr>
          <w:p w14:paraId="102BE7AE"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7F63B49B" w14:textId="14491CD9"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Actual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2F149991" w14:textId="25ABD127" w:rsidR="00B7347F" w:rsidRPr="00926D9A" w:rsidRDefault="00B7347F" w:rsidP="00B7347F">
            <w:pPr>
              <w:keepNext/>
              <w:rPr>
                <w:rFonts w:asciiTheme="minorHAnsi" w:hAnsiTheme="minorHAnsi"/>
                <w:sz w:val="18"/>
                <w:szCs w:val="18"/>
              </w:rPr>
            </w:pPr>
          </w:p>
        </w:tc>
      </w:tr>
      <w:tr w:rsidR="00B7347F" w:rsidRPr="00D83E48" w14:paraId="74287FD3" w14:textId="77777777" w:rsidTr="00B7347F">
        <w:tblPrEx>
          <w:tblCellMar>
            <w:top w:w="0" w:type="dxa"/>
            <w:left w:w="108" w:type="dxa"/>
            <w:bottom w:w="0" w:type="dxa"/>
            <w:right w:w="108" w:type="dxa"/>
          </w:tblCellMar>
        </w:tblPrEx>
        <w:trPr>
          <w:cantSplit/>
          <w:trHeight w:val="144"/>
        </w:trPr>
        <w:tc>
          <w:tcPr>
            <w:tcW w:w="212" w:type="pct"/>
            <w:vAlign w:val="center"/>
          </w:tcPr>
          <w:p w14:paraId="6AA44BD0"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3BFD68AB"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03A53680" w14:textId="4B837A97" w:rsidR="00B7347F" w:rsidRPr="00926D9A" w:rsidRDefault="00B7347F" w:rsidP="00B7347F">
            <w:pPr>
              <w:keepNext/>
              <w:rPr>
                <w:rFonts w:asciiTheme="minorHAnsi" w:hAnsiTheme="minorHAnsi"/>
                <w:sz w:val="18"/>
                <w:szCs w:val="18"/>
              </w:rPr>
            </w:pPr>
          </w:p>
        </w:tc>
      </w:tr>
    </w:tbl>
    <w:p w14:paraId="36ECF7DF" w14:textId="6379EAFA" w:rsidR="00B7347F" w:rsidRDefault="00B7347F"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254F68" w:rsidRPr="00D83E48" w14:paraId="571CAE12" w14:textId="77777777" w:rsidTr="00254F68">
        <w:trPr>
          <w:trHeight w:val="144"/>
        </w:trPr>
        <w:tc>
          <w:tcPr>
            <w:tcW w:w="10998" w:type="dxa"/>
            <w:gridSpan w:val="3"/>
            <w:vAlign w:val="center"/>
          </w:tcPr>
          <w:p w14:paraId="50D6AFA2" w14:textId="314C7061" w:rsidR="00254F68" w:rsidRPr="00926D9A" w:rsidRDefault="00254F68" w:rsidP="00254F68">
            <w:pPr>
              <w:keepNext/>
              <w:rPr>
                <w:rFonts w:asciiTheme="minorHAnsi" w:hAnsiTheme="minorHAnsi"/>
                <w:sz w:val="18"/>
                <w:szCs w:val="18"/>
              </w:rPr>
            </w:pPr>
            <w:r>
              <w:rPr>
                <w:rFonts w:asciiTheme="minorHAnsi" w:hAnsiTheme="minorHAnsi"/>
                <w:b/>
                <w:szCs w:val="18"/>
              </w:rPr>
              <w:lastRenderedPageBreak/>
              <w:t>E</w:t>
            </w:r>
            <w:r w:rsidRPr="00890BB7">
              <w:rPr>
                <w:rFonts w:asciiTheme="minorHAnsi" w:hAnsiTheme="minorHAnsi"/>
                <w:b/>
                <w:szCs w:val="18"/>
              </w:rPr>
              <w:t>. Additional Requirements</w:t>
            </w:r>
          </w:p>
        </w:tc>
      </w:tr>
      <w:tr w:rsidR="00254F68" w:rsidRPr="00D83E48" w14:paraId="65A686DA" w14:textId="77777777" w:rsidTr="00254F68">
        <w:trPr>
          <w:trHeight w:val="144"/>
        </w:trPr>
        <w:tc>
          <w:tcPr>
            <w:tcW w:w="468" w:type="dxa"/>
            <w:vAlign w:val="center"/>
          </w:tcPr>
          <w:p w14:paraId="024EC8AD"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01</w:t>
            </w:r>
          </w:p>
        </w:tc>
        <w:tc>
          <w:tcPr>
            <w:tcW w:w="10530" w:type="dxa"/>
            <w:gridSpan w:val="2"/>
            <w:vAlign w:val="center"/>
          </w:tcPr>
          <w:p w14:paraId="23754A0C" w14:textId="77777777" w:rsidR="00254F68" w:rsidRPr="00926D9A" w:rsidRDefault="00254F68" w:rsidP="00254F68">
            <w:pPr>
              <w:rPr>
                <w:rFonts w:asciiTheme="minorHAnsi" w:hAnsiTheme="minorHAnsi"/>
                <w:sz w:val="18"/>
                <w:szCs w:val="18"/>
              </w:rPr>
            </w:pPr>
            <w:r w:rsidRPr="00926D9A">
              <w:rPr>
                <w:rFonts w:asciiTheme="minorHAnsi" w:hAnsiTheme="minorHAnsi"/>
                <w:sz w:val="18"/>
                <w:szCs w:val="18"/>
              </w:rPr>
              <w:t>All registers were fully open during the diagnostic test.</w:t>
            </w:r>
          </w:p>
        </w:tc>
      </w:tr>
      <w:tr w:rsidR="00254F68" w:rsidRPr="00D83E48" w14:paraId="15F21562" w14:textId="77777777" w:rsidTr="00254F68">
        <w:trPr>
          <w:trHeight w:val="144"/>
        </w:trPr>
        <w:tc>
          <w:tcPr>
            <w:tcW w:w="468" w:type="dxa"/>
            <w:vAlign w:val="center"/>
          </w:tcPr>
          <w:p w14:paraId="40903788"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02</w:t>
            </w:r>
          </w:p>
        </w:tc>
        <w:tc>
          <w:tcPr>
            <w:tcW w:w="10530" w:type="dxa"/>
            <w:gridSpan w:val="2"/>
            <w:vAlign w:val="center"/>
          </w:tcPr>
          <w:p w14:paraId="77AF2A2E" w14:textId="77777777" w:rsidR="00254F68" w:rsidRPr="00926D9A" w:rsidRDefault="00254F68" w:rsidP="00254F68">
            <w:pPr>
              <w:rPr>
                <w:rFonts w:asciiTheme="minorHAnsi" w:hAnsiTheme="minorHAnsi"/>
                <w:sz w:val="18"/>
                <w:szCs w:val="18"/>
              </w:rPr>
            </w:pPr>
            <w:r w:rsidRPr="00926D9A">
              <w:rPr>
                <w:rFonts w:asciiTheme="minorHAnsi" w:hAnsiTheme="minorHAnsi"/>
                <w:sz w:val="18"/>
                <w:szCs w:val="18"/>
              </w:rPr>
              <w:t>System fan was set at maximum speed during the diagnostic test.</w:t>
            </w:r>
          </w:p>
        </w:tc>
      </w:tr>
      <w:tr w:rsidR="00254F68" w:rsidRPr="00D83E48" w14:paraId="67B1E89D" w14:textId="77777777" w:rsidTr="00254F68">
        <w:trPr>
          <w:trHeight w:val="144"/>
        </w:trPr>
        <w:tc>
          <w:tcPr>
            <w:tcW w:w="468" w:type="dxa"/>
            <w:vAlign w:val="center"/>
          </w:tcPr>
          <w:p w14:paraId="032B0F05"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03</w:t>
            </w:r>
          </w:p>
        </w:tc>
        <w:tc>
          <w:tcPr>
            <w:tcW w:w="10530" w:type="dxa"/>
            <w:gridSpan w:val="2"/>
            <w:vAlign w:val="center"/>
          </w:tcPr>
          <w:p w14:paraId="25EBF20F" w14:textId="77777777" w:rsidR="00254F68" w:rsidRPr="00926D9A" w:rsidRDefault="00254F68" w:rsidP="00254F68">
            <w:pPr>
              <w:rPr>
                <w:rFonts w:asciiTheme="minorHAnsi" w:hAnsiTheme="minorHAnsi"/>
                <w:sz w:val="18"/>
                <w:szCs w:val="18"/>
              </w:rPr>
            </w:pPr>
            <w:r w:rsidRPr="00926D9A">
              <w:rPr>
                <w:rFonts w:asciiTheme="minorHAnsi" w:hAnsiTheme="minorHAnsi"/>
                <w:sz w:val="18"/>
                <w:szCs w:val="18"/>
              </w:rPr>
              <w:t xml:space="preserve">If fresh air duct is part of the HVAC </w:t>
            </w:r>
            <w:proofErr w:type="gramStart"/>
            <w:r w:rsidRPr="00926D9A">
              <w:rPr>
                <w:rFonts w:asciiTheme="minorHAnsi" w:hAnsiTheme="minorHAnsi"/>
                <w:sz w:val="18"/>
                <w:szCs w:val="18"/>
              </w:rPr>
              <w:t>system</w:t>
            </w:r>
            <w:proofErr w:type="gramEnd"/>
            <w:r w:rsidRPr="00926D9A">
              <w:rPr>
                <w:rFonts w:asciiTheme="minorHAnsi" w:hAnsiTheme="minorHAnsi"/>
                <w:sz w:val="18"/>
                <w:szCs w:val="18"/>
              </w:rPr>
              <w:t xml:space="preserve"> it was not closed during the diagnostic test.</w:t>
            </w:r>
          </w:p>
        </w:tc>
      </w:tr>
      <w:tr w:rsidR="00254F68" w:rsidRPr="00D83E48" w14:paraId="4588904B" w14:textId="77777777" w:rsidTr="00254F68">
        <w:trPr>
          <w:trHeight w:val="144"/>
        </w:trPr>
        <w:tc>
          <w:tcPr>
            <w:tcW w:w="468" w:type="dxa"/>
            <w:vAlign w:val="center"/>
          </w:tcPr>
          <w:p w14:paraId="2F35C499"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04</w:t>
            </w:r>
          </w:p>
        </w:tc>
        <w:tc>
          <w:tcPr>
            <w:tcW w:w="10530" w:type="dxa"/>
            <w:gridSpan w:val="2"/>
            <w:vAlign w:val="center"/>
          </w:tcPr>
          <w:p w14:paraId="3CC3FB32" w14:textId="77777777" w:rsidR="00254F68" w:rsidRPr="00926D9A" w:rsidRDefault="00254F68" w:rsidP="00254F68">
            <w:pPr>
              <w:keepNext/>
              <w:rPr>
                <w:rFonts w:asciiTheme="minorHAnsi" w:hAnsiTheme="minorHAnsi"/>
                <w:sz w:val="18"/>
                <w:szCs w:val="18"/>
              </w:rPr>
            </w:pPr>
            <w:r w:rsidRPr="00926D9A">
              <w:rPr>
                <w:rFonts w:asciiTheme="minorHAnsi" w:hAnsiTheme="minorHAnsi"/>
                <w:sz w:val="18"/>
                <w:szCs w:val="18"/>
              </w:rPr>
              <w:t>Airflow rate and fan watt draw shall be simultaneous measurements when used to calculate the Fan Efficacy tested value.</w:t>
            </w:r>
          </w:p>
        </w:tc>
      </w:tr>
      <w:tr w:rsidR="00254F68" w:rsidRPr="00D83E48" w14:paraId="461A7FC3" w14:textId="77777777" w:rsidTr="00254F68">
        <w:trPr>
          <w:trHeight w:val="144"/>
        </w:trPr>
        <w:tc>
          <w:tcPr>
            <w:tcW w:w="468" w:type="dxa"/>
            <w:vAlign w:val="center"/>
          </w:tcPr>
          <w:p w14:paraId="23147300"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05</w:t>
            </w:r>
          </w:p>
        </w:tc>
        <w:tc>
          <w:tcPr>
            <w:tcW w:w="10530" w:type="dxa"/>
            <w:gridSpan w:val="2"/>
            <w:vAlign w:val="center"/>
          </w:tcPr>
          <w:p w14:paraId="628C9419" w14:textId="77777777" w:rsidR="00254F68" w:rsidRPr="00926D9A" w:rsidRDefault="00254F68" w:rsidP="00254F68">
            <w:pPr>
              <w:pStyle w:val="NormalBullet"/>
              <w:tabs>
                <w:tab w:val="clear" w:pos="-2966"/>
              </w:tabs>
              <w:spacing w:before="0"/>
              <w:ind w:left="0" w:firstLine="0"/>
              <w:rPr>
                <w:rFonts w:asciiTheme="minorHAnsi" w:hAnsiTheme="minorHAnsi"/>
                <w:sz w:val="18"/>
                <w:szCs w:val="18"/>
              </w:rPr>
            </w:pPr>
            <w:r w:rsidRPr="00926D9A">
              <w:rPr>
                <w:rFonts w:asciiTheme="minorHAnsi" w:hAnsiTheme="minorHAnsi"/>
                <w:sz w:val="18"/>
                <w:szCs w:val="18"/>
              </w:rPr>
              <w:t>Multi-speed compressor space cooling systems or variable speed compressor systems shall verify airflow (cfm/ton) and fan efficacy (</w:t>
            </w:r>
            <w:r>
              <w:rPr>
                <w:rFonts w:asciiTheme="minorHAnsi" w:hAnsiTheme="minorHAnsi"/>
                <w:sz w:val="18"/>
                <w:szCs w:val="18"/>
              </w:rPr>
              <w:t>w</w:t>
            </w:r>
            <w:r w:rsidRPr="00926D9A">
              <w:rPr>
                <w:rFonts w:asciiTheme="minorHAnsi" w:hAnsiTheme="minorHAnsi"/>
                <w:sz w:val="18"/>
                <w:szCs w:val="18"/>
              </w:rPr>
              <w:t>att</w:t>
            </w:r>
            <w:r>
              <w:rPr>
                <w:rFonts w:asciiTheme="minorHAnsi" w:hAnsiTheme="minorHAnsi"/>
                <w:sz w:val="18"/>
                <w:szCs w:val="18"/>
              </w:rPr>
              <w:t>s</w:t>
            </w:r>
            <w:r w:rsidRPr="00926D9A">
              <w:rPr>
                <w:rFonts w:asciiTheme="minorHAnsi" w:hAnsiTheme="minorHAnsi"/>
                <w:sz w:val="18"/>
                <w:szCs w:val="18"/>
              </w:rPr>
              <w:t>/cfm) with system operating in cooling mode at the maximum compressor speed and the maximum air handler fan speed.</w:t>
            </w:r>
          </w:p>
        </w:tc>
      </w:tr>
      <w:tr w:rsidR="00254F68" w:rsidRPr="00D83E48" w14:paraId="716B1A7F" w14:textId="77777777" w:rsidTr="00254F68">
        <w:trPr>
          <w:trHeight w:val="144"/>
        </w:trPr>
        <w:tc>
          <w:tcPr>
            <w:tcW w:w="468" w:type="dxa"/>
            <w:vAlign w:val="center"/>
          </w:tcPr>
          <w:p w14:paraId="01A43F46"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06</w:t>
            </w:r>
          </w:p>
        </w:tc>
        <w:tc>
          <w:tcPr>
            <w:tcW w:w="10530" w:type="dxa"/>
            <w:gridSpan w:val="2"/>
            <w:vAlign w:val="center"/>
          </w:tcPr>
          <w:p w14:paraId="151C1555" w14:textId="77777777" w:rsidR="00254F68" w:rsidRPr="00926D9A" w:rsidRDefault="00254F68" w:rsidP="00254F68">
            <w:pPr>
              <w:keepNext/>
              <w:rPr>
                <w:rFonts w:asciiTheme="minorHAnsi" w:hAnsiTheme="minorHAnsi"/>
                <w:sz w:val="18"/>
                <w:szCs w:val="18"/>
              </w:rPr>
            </w:pPr>
            <w:r w:rsidRPr="00926D9A">
              <w:rPr>
                <w:rFonts w:asciiTheme="minorHAnsi" w:hAnsiTheme="minorHAnsi"/>
                <w:sz w:val="18"/>
                <w:szCs w:val="18"/>
              </w:rPr>
              <w:t>Zoned cooling air distribution systems with single speed compressors shall meet both the airflow (cfm/ton) and fan efficacy (</w:t>
            </w:r>
            <w:r>
              <w:rPr>
                <w:rFonts w:asciiTheme="minorHAnsi" w:hAnsiTheme="minorHAnsi"/>
                <w:sz w:val="18"/>
                <w:szCs w:val="18"/>
              </w:rPr>
              <w:t>w</w:t>
            </w:r>
            <w:r w:rsidRPr="00926D9A">
              <w:rPr>
                <w:rFonts w:asciiTheme="minorHAnsi" w:hAnsiTheme="minorHAnsi"/>
                <w:sz w:val="18"/>
                <w:szCs w:val="18"/>
              </w:rPr>
              <w:t>att</w:t>
            </w:r>
            <w:r>
              <w:rPr>
                <w:rFonts w:asciiTheme="minorHAnsi" w:hAnsiTheme="minorHAnsi"/>
                <w:sz w:val="18"/>
                <w:szCs w:val="18"/>
              </w:rPr>
              <w:t>s</w:t>
            </w:r>
            <w:r w:rsidRPr="00926D9A">
              <w:rPr>
                <w:rFonts w:asciiTheme="minorHAnsi" w:hAnsiTheme="minorHAnsi"/>
                <w:sz w:val="18"/>
                <w:szCs w:val="18"/>
              </w:rPr>
              <w:t>/cfm) criteria in every zonal control mode.</w:t>
            </w:r>
          </w:p>
        </w:tc>
      </w:tr>
      <w:tr w:rsidR="00254F68" w:rsidRPr="00D83E48" w14:paraId="766CD144" w14:textId="77777777" w:rsidTr="00254F68">
        <w:trPr>
          <w:trHeight w:val="144"/>
        </w:trPr>
        <w:tc>
          <w:tcPr>
            <w:tcW w:w="468" w:type="dxa"/>
            <w:vAlign w:val="center"/>
          </w:tcPr>
          <w:p w14:paraId="34E45D75" w14:textId="77777777" w:rsidR="00254F68" w:rsidRPr="00952AA6" w:rsidRDefault="00254F68" w:rsidP="00254F68">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gridSpan w:val="2"/>
            <w:vAlign w:val="center"/>
          </w:tcPr>
          <w:p w14:paraId="37E20F2C" w14:textId="77777777" w:rsidR="00254F68" w:rsidRPr="00926D9A" w:rsidRDefault="00254F68" w:rsidP="00254F68">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254F68" w:rsidRPr="00D83E48" w14:paraId="4678BFE8" w14:textId="77777777" w:rsidTr="00254F68">
        <w:trPr>
          <w:trHeight w:val="144"/>
        </w:trPr>
        <w:tc>
          <w:tcPr>
            <w:tcW w:w="468" w:type="dxa"/>
            <w:vAlign w:val="center"/>
          </w:tcPr>
          <w:p w14:paraId="47A50614" w14:textId="77777777" w:rsidR="00254F68" w:rsidRDefault="00254F68" w:rsidP="00254F68">
            <w:pPr>
              <w:pStyle w:val="FootnoteText"/>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8</w:t>
            </w:r>
          </w:p>
        </w:tc>
        <w:tc>
          <w:tcPr>
            <w:tcW w:w="2610" w:type="dxa"/>
            <w:vAlign w:val="center"/>
          </w:tcPr>
          <w:p w14:paraId="20E70828" w14:textId="77777777" w:rsidR="00254F68" w:rsidRDefault="00254F68" w:rsidP="00254F68">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920" w:type="dxa"/>
            <w:vAlign w:val="center"/>
          </w:tcPr>
          <w:p w14:paraId="5A30A6AB" w14:textId="77777777" w:rsidR="00254F68" w:rsidRDefault="00254F68" w:rsidP="00254F68">
            <w:pPr>
              <w:pStyle w:val="ListParagraph"/>
              <w:keepNext/>
              <w:numPr>
                <w:ilvl w:val="0"/>
                <w:numId w:val="43"/>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1776DA8C" w14:textId="77777777" w:rsidR="00254F68" w:rsidRDefault="00254F68" w:rsidP="00254F68">
            <w:pPr>
              <w:pStyle w:val="ListParagraph"/>
              <w:keepNext/>
              <w:numPr>
                <w:ilvl w:val="0"/>
                <w:numId w:val="43"/>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45AAD9F7" w14:textId="77777777" w:rsidR="00254F68" w:rsidRDefault="00254F68" w:rsidP="00254F68">
            <w:pPr>
              <w:pStyle w:val="ListParagraph"/>
              <w:keepNext/>
              <w:numPr>
                <w:ilvl w:val="0"/>
                <w:numId w:val="43"/>
              </w:numPr>
              <w:tabs>
                <w:tab w:val="left" w:pos="356"/>
              </w:tabs>
              <w:rPr>
                <w:rFonts w:asciiTheme="minorHAnsi" w:hAnsiTheme="minorHAnsi"/>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254F68" w:rsidRPr="00D83E48" w14:paraId="53708C8B" w14:textId="77777777" w:rsidTr="00254F68">
        <w:trPr>
          <w:trHeight w:val="144"/>
        </w:trPr>
        <w:tc>
          <w:tcPr>
            <w:tcW w:w="468" w:type="dxa"/>
            <w:vAlign w:val="center"/>
          </w:tcPr>
          <w:p w14:paraId="216705B1" w14:textId="77777777" w:rsidR="00254F68" w:rsidRDefault="00254F68" w:rsidP="00254F68">
            <w:pPr>
              <w:pStyle w:val="FootnoteText"/>
              <w:keepNext/>
              <w:jc w:val="center"/>
              <w:rPr>
                <w:rFonts w:asciiTheme="minorHAnsi" w:hAnsiTheme="minorHAnsi"/>
                <w:sz w:val="18"/>
                <w:szCs w:val="18"/>
              </w:rPr>
            </w:pPr>
            <w:r>
              <w:rPr>
                <w:rFonts w:asciiTheme="minorHAnsi" w:hAnsiTheme="minorHAnsi"/>
                <w:sz w:val="18"/>
                <w:szCs w:val="18"/>
              </w:rPr>
              <w:t>09</w:t>
            </w:r>
          </w:p>
        </w:tc>
        <w:tc>
          <w:tcPr>
            <w:tcW w:w="10530" w:type="dxa"/>
            <w:gridSpan w:val="2"/>
            <w:vAlign w:val="center"/>
          </w:tcPr>
          <w:p w14:paraId="08522C0C" w14:textId="77777777" w:rsidR="00254F68" w:rsidRDefault="00254F68" w:rsidP="00254F68">
            <w:pPr>
              <w:keepNext/>
              <w:rPr>
                <w:rFonts w:asciiTheme="minorHAnsi" w:hAnsiTheme="minorHAnsi"/>
                <w:sz w:val="18"/>
                <w:szCs w:val="18"/>
              </w:rPr>
            </w:pPr>
            <w:r>
              <w:rPr>
                <w:rFonts w:ascii="Calibri" w:hAnsi="Calibri"/>
                <w:sz w:val="18"/>
              </w:rPr>
              <w:t>Correction Notes:</w:t>
            </w:r>
          </w:p>
        </w:tc>
      </w:tr>
      <w:tr w:rsidR="00254F68" w:rsidRPr="00D83E48" w14:paraId="06930385" w14:textId="77777777" w:rsidTr="00254F68">
        <w:trPr>
          <w:trHeight w:val="144"/>
        </w:trPr>
        <w:tc>
          <w:tcPr>
            <w:tcW w:w="10998" w:type="dxa"/>
            <w:gridSpan w:val="3"/>
            <w:vAlign w:val="center"/>
          </w:tcPr>
          <w:p w14:paraId="1FCC9594" w14:textId="77777777" w:rsidR="00254F68" w:rsidRPr="00926D9A" w:rsidRDefault="00254F68" w:rsidP="00254F68">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57385774" w14:textId="7C2B13D0" w:rsidR="00B7347F" w:rsidRDefault="00B7347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254F68" w:rsidRPr="0084687D" w14:paraId="42965319" w14:textId="77777777" w:rsidTr="00254F68">
        <w:trPr>
          <w:cantSplit/>
          <w:trHeight w:val="432"/>
        </w:trPr>
        <w:tc>
          <w:tcPr>
            <w:tcW w:w="5000" w:type="pct"/>
            <w:gridSpan w:val="2"/>
            <w:vAlign w:val="center"/>
          </w:tcPr>
          <w:p w14:paraId="748F3026" w14:textId="7EF829DF" w:rsidR="00254F68" w:rsidRPr="002E5E6E" w:rsidRDefault="00254F68" w:rsidP="00254F68">
            <w:pPr>
              <w:keepNext/>
              <w:rPr>
                <w:rFonts w:ascii="Calibri" w:hAnsi="Calibri"/>
                <w:b/>
                <w:szCs w:val="18"/>
              </w:rPr>
            </w:pPr>
            <w:r>
              <w:rPr>
                <w:rFonts w:ascii="Calibri" w:hAnsi="Calibri"/>
                <w:b/>
                <w:szCs w:val="18"/>
              </w:rPr>
              <w:t>F</w:t>
            </w:r>
            <w:r w:rsidRPr="002E5E6E">
              <w:rPr>
                <w:rFonts w:ascii="Calibri" w:hAnsi="Calibri"/>
                <w:b/>
                <w:szCs w:val="18"/>
              </w:rPr>
              <w:t>. Determination of HERS Verification Compliance</w:t>
            </w:r>
          </w:p>
          <w:p w14:paraId="34372515" w14:textId="77777777" w:rsidR="00254F68" w:rsidRPr="0084687D" w:rsidRDefault="00254F68" w:rsidP="00254F68">
            <w:pPr>
              <w:keepNext/>
              <w:rPr>
                <w:rFonts w:ascii="Calibri" w:hAnsi="Calibri"/>
                <w:sz w:val="18"/>
                <w:szCs w:val="18"/>
              </w:rPr>
            </w:pPr>
            <w:r w:rsidRPr="0084687D">
              <w:rPr>
                <w:rFonts w:ascii="Calibri" w:hAnsi="Calibri"/>
                <w:sz w:val="18"/>
                <w:szCs w:val="18"/>
              </w:rPr>
              <w:t xml:space="preserve">All applicable sections of this document shall indicate compliance with the specified verification protocol requirements </w:t>
            </w:r>
            <w:proofErr w:type="gramStart"/>
            <w:r w:rsidRPr="0084687D">
              <w:rPr>
                <w:rFonts w:ascii="Calibri" w:hAnsi="Calibri"/>
                <w:sz w:val="18"/>
                <w:szCs w:val="18"/>
              </w:rPr>
              <w:t>in order for</w:t>
            </w:r>
            <w:proofErr w:type="gramEnd"/>
            <w:r w:rsidRPr="0084687D">
              <w:rPr>
                <w:rFonts w:ascii="Calibri" w:hAnsi="Calibri"/>
                <w:sz w:val="18"/>
                <w:szCs w:val="18"/>
              </w:rPr>
              <w:t xml:space="preserve"> this Certificate of Verification as a whole to be determined to be in compliance.</w:t>
            </w:r>
          </w:p>
        </w:tc>
      </w:tr>
      <w:tr w:rsidR="00254F68" w:rsidRPr="0084687D" w14:paraId="71085E75" w14:textId="77777777" w:rsidTr="00254F68">
        <w:trPr>
          <w:cantSplit/>
          <w:trHeight w:val="144"/>
        </w:trPr>
        <w:tc>
          <w:tcPr>
            <w:tcW w:w="253" w:type="pct"/>
            <w:vAlign w:val="center"/>
          </w:tcPr>
          <w:p w14:paraId="1BFEAFF7" w14:textId="77777777" w:rsidR="00254F68" w:rsidRPr="0084687D" w:rsidDel="00C76C40" w:rsidRDefault="00254F68" w:rsidP="00254F68">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14B14DF5" w14:textId="77777777" w:rsidR="00254F68" w:rsidRPr="0084687D" w:rsidRDefault="00254F68" w:rsidP="00254F68">
            <w:pPr>
              <w:keepNext/>
              <w:spacing w:after="60"/>
              <w:rPr>
                <w:rFonts w:ascii="Calibri" w:hAnsi="Calibri"/>
                <w:sz w:val="18"/>
                <w:szCs w:val="18"/>
              </w:rPr>
            </w:pPr>
          </w:p>
        </w:tc>
      </w:tr>
    </w:tbl>
    <w:p w14:paraId="1BA3FACA" w14:textId="77777777" w:rsidR="00254F68" w:rsidRDefault="00254F68" w:rsidP="00B816B4">
      <w:pPr>
        <w:rPr>
          <w:rFonts w:asciiTheme="minorHAnsi" w:hAnsiTheme="minorHAnsi"/>
          <w:szCs w:val="18"/>
        </w:rPr>
      </w:pPr>
    </w:p>
    <w:p w14:paraId="36DB39FF" w14:textId="5BC9898C" w:rsidR="00AD6A33" w:rsidRDefault="00AD6A33">
      <w:pPr>
        <w:rPr>
          <w:rFonts w:asciiTheme="minorHAnsi" w:hAnsiTheme="minorHAnsi"/>
          <w:szCs w:val="18"/>
        </w:rPr>
      </w:pPr>
      <w:r>
        <w:rPr>
          <w:rFonts w:asciiTheme="minorHAnsi" w:hAnsiTheme="minorHAnsi"/>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254F68" w:rsidRPr="005A1599" w14:paraId="6457874D" w14:textId="77777777" w:rsidTr="00254F68">
        <w:trPr>
          <w:trHeight w:val="305"/>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A6C35C5" w14:textId="77777777" w:rsidR="00254F68" w:rsidRPr="004D7721" w:rsidRDefault="00254F68" w:rsidP="00254F68">
            <w:pPr>
              <w:pStyle w:val="CommentText"/>
              <w:rPr>
                <w:rFonts w:asciiTheme="minorHAnsi" w:hAnsiTheme="minorHAnsi"/>
                <w:sz w:val="18"/>
                <w:szCs w:val="18"/>
              </w:rPr>
            </w:pPr>
            <w:r w:rsidRPr="004D7721">
              <w:rPr>
                <w:rFonts w:asciiTheme="minorHAnsi" w:hAnsiTheme="minorHAnsi"/>
                <w:sz w:val="18"/>
                <w:szCs w:val="18"/>
              </w:rPr>
              <w:lastRenderedPageBreak/>
              <w:t>Documentation Author's Declaration Statement</w:t>
            </w:r>
          </w:p>
        </w:tc>
      </w:tr>
      <w:tr w:rsidR="00254F68" w:rsidRPr="005A1599" w14:paraId="3781B529" w14:textId="77777777" w:rsidTr="00254F68">
        <w:trPr>
          <w:trHeight w:val="305"/>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CEE92C8" w14:textId="77777777" w:rsidR="00254F68" w:rsidRPr="005A1599" w:rsidRDefault="00254F68" w:rsidP="00254F68">
            <w:pPr>
              <w:keepNext/>
              <w:numPr>
                <w:ilvl w:val="0"/>
                <w:numId w:val="44"/>
              </w:numPr>
              <w:ind w:left="271" w:hanging="270"/>
              <w:rPr>
                <w:rFonts w:asciiTheme="minorHAnsi" w:hAnsiTheme="minorHAnsi"/>
                <w:sz w:val="18"/>
                <w:szCs w:val="18"/>
              </w:rPr>
            </w:pPr>
            <w:r w:rsidRPr="005A1599">
              <w:rPr>
                <w:rFonts w:asciiTheme="minorHAnsi" w:hAnsiTheme="minorHAnsi"/>
                <w:sz w:val="18"/>
                <w:szCs w:val="18"/>
              </w:rPr>
              <w:t>I certify that this Certificate of Verification documentation is accurate and complete.</w:t>
            </w:r>
          </w:p>
        </w:tc>
      </w:tr>
      <w:tr w:rsidR="00254F68" w:rsidRPr="005A1599" w14:paraId="4D2647A1" w14:textId="77777777" w:rsidTr="00254F68">
        <w:tblPrEx>
          <w:tblLook w:val="0000" w:firstRow="0" w:lastRow="0" w:firstColumn="0" w:lastColumn="0" w:noHBand="0" w:noVBand="0"/>
        </w:tblPrEx>
        <w:trPr>
          <w:trHeight w:val="360"/>
        </w:trPr>
        <w:tc>
          <w:tcPr>
            <w:tcW w:w="5434" w:type="dxa"/>
          </w:tcPr>
          <w:p w14:paraId="060FA9B5" w14:textId="77777777" w:rsidR="00254F68" w:rsidRPr="005A1599" w:rsidRDefault="00254F68" w:rsidP="00254F68">
            <w:pPr>
              <w:keepNext/>
              <w:rPr>
                <w:rFonts w:asciiTheme="minorHAnsi" w:hAnsiTheme="minorHAnsi"/>
                <w:sz w:val="14"/>
                <w:szCs w:val="14"/>
              </w:rPr>
            </w:pPr>
            <w:r w:rsidRPr="005A1599">
              <w:rPr>
                <w:rFonts w:asciiTheme="minorHAnsi" w:hAnsiTheme="minorHAnsi"/>
                <w:sz w:val="14"/>
                <w:szCs w:val="14"/>
              </w:rPr>
              <w:t>Documentation Author Name:</w:t>
            </w:r>
          </w:p>
        </w:tc>
        <w:tc>
          <w:tcPr>
            <w:tcW w:w="5516" w:type="dxa"/>
            <w:gridSpan w:val="3"/>
          </w:tcPr>
          <w:p w14:paraId="21EE46FE" w14:textId="77777777" w:rsidR="00254F68" w:rsidRPr="005A1599" w:rsidRDefault="00254F68" w:rsidP="00254F68">
            <w:pPr>
              <w:keepNext/>
              <w:rPr>
                <w:rFonts w:asciiTheme="minorHAnsi" w:hAnsiTheme="minorHAnsi"/>
                <w:sz w:val="14"/>
                <w:szCs w:val="14"/>
              </w:rPr>
            </w:pPr>
            <w:r w:rsidRPr="005A1599">
              <w:rPr>
                <w:rFonts w:asciiTheme="minorHAnsi" w:hAnsiTheme="minorHAnsi"/>
                <w:sz w:val="14"/>
                <w:szCs w:val="14"/>
              </w:rPr>
              <w:t>Documentation Author Signature:</w:t>
            </w:r>
          </w:p>
        </w:tc>
      </w:tr>
      <w:tr w:rsidR="00254F68" w:rsidRPr="005A1599" w14:paraId="7315AF8E" w14:textId="77777777" w:rsidTr="00254F68">
        <w:tblPrEx>
          <w:tblLook w:val="0000" w:firstRow="0" w:lastRow="0" w:firstColumn="0" w:lastColumn="0" w:noHBand="0" w:noVBand="0"/>
        </w:tblPrEx>
        <w:trPr>
          <w:trHeight w:val="360"/>
        </w:trPr>
        <w:tc>
          <w:tcPr>
            <w:tcW w:w="5434" w:type="dxa"/>
          </w:tcPr>
          <w:p w14:paraId="5096BEA8" w14:textId="77777777" w:rsidR="00254F68" w:rsidRPr="005A1599" w:rsidRDefault="00254F68" w:rsidP="00254F68">
            <w:pPr>
              <w:keepNext/>
              <w:rPr>
                <w:rFonts w:asciiTheme="minorHAnsi" w:hAnsiTheme="minorHAnsi"/>
                <w:sz w:val="14"/>
                <w:szCs w:val="14"/>
              </w:rPr>
            </w:pPr>
            <w:r w:rsidRPr="005A1599">
              <w:rPr>
                <w:rFonts w:asciiTheme="minorHAnsi" w:hAnsiTheme="minorHAnsi"/>
                <w:sz w:val="14"/>
                <w:szCs w:val="14"/>
              </w:rPr>
              <w:t>Company:</w:t>
            </w:r>
          </w:p>
        </w:tc>
        <w:tc>
          <w:tcPr>
            <w:tcW w:w="5516" w:type="dxa"/>
            <w:gridSpan w:val="3"/>
          </w:tcPr>
          <w:p w14:paraId="421D24B3" w14:textId="77777777" w:rsidR="00254F68" w:rsidRPr="005A1599" w:rsidRDefault="00254F68" w:rsidP="00254F68">
            <w:pPr>
              <w:keepNext/>
              <w:rPr>
                <w:rFonts w:asciiTheme="minorHAnsi" w:hAnsiTheme="minorHAnsi"/>
                <w:sz w:val="14"/>
                <w:szCs w:val="14"/>
              </w:rPr>
            </w:pPr>
            <w:r w:rsidRPr="005A1599">
              <w:rPr>
                <w:rFonts w:asciiTheme="minorHAnsi" w:hAnsiTheme="minorHAnsi"/>
                <w:sz w:val="14"/>
                <w:szCs w:val="14"/>
              </w:rPr>
              <w:t>Date Signed:</w:t>
            </w:r>
          </w:p>
        </w:tc>
      </w:tr>
      <w:tr w:rsidR="00254F68" w:rsidRPr="005A1599" w14:paraId="7967F0F7" w14:textId="77777777" w:rsidTr="00254F68">
        <w:tblPrEx>
          <w:tblLook w:val="0000" w:firstRow="0" w:lastRow="0" w:firstColumn="0" w:lastColumn="0" w:noHBand="0" w:noVBand="0"/>
        </w:tblPrEx>
        <w:trPr>
          <w:trHeight w:val="360"/>
        </w:trPr>
        <w:tc>
          <w:tcPr>
            <w:tcW w:w="5434" w:type="dxa"/>
          </w:tcPr>
          <w:p w14:paraId="21FCD432" w14:textId="77777777" w:rsidR="00254F68" w:rsidRPr="005A1599" w:rsidRDefault="00254F68" w:rsidP="00254F68">
            <w:pPr>
              <w:keepNext/>
              <w:rPr>
                <w:rFonts w:asciiTheme="minorHAnsi" w:hAnsiTheme="minorHAnsi"/>
                <w:sz w:val="14"/>
                <w:szCs w:val="14"/>
              </w:rPr>
            </w:pPr>
            <w:r w:rsidRPr="005A1599">
              <w:rPr>
                <w:rFonts w:asciiTheme="minorHAnsi" w:hAnsiTheme="minorHAnsi"/>
                <w:sz w:val="14"/>
                <w:szCs w:val="14"/>
              </w:rPr>
              <w:t>Address:</w:t>
            </w:r>
          </w:p>
        </w:tc>
        <w:tc>
          <w:tcPr>
            <w:tcW w:w="5516" w:type="dxa"/>
            <w:gridSpan w:val="3"/>
          </w:tcPr>
          <w:p w14:paraId="7B655482" w14:textId="77777777" w:rsidR="00254F68" w:rsidRPr="005A1599" w:rsidRDefault="00254F68" w:rsidP="00254F68">
            <w:pPr>
              <w:keepNext/>
              <w:rPr>
                <w:rFonts w:asciiTheme="minorHAnsi" w:hAnsiTheme="minorHAnsi"/>
                <w:sz w:val="14"/>
                <w:szCs w:val="14"/>
              </w:rPr>
            </w:pPr>
            <w:r w:rsidRPr="005A1599">
              <w:rPr>
                <w:rFonts w:asciiTheme="minorHAnsi" w:hAnsiTheme="minorHAnsi"/>
                <w:sz w:val="14"/>
                <w:szCs w:val="14"/>
              </w:rPr>
              <w:t>CEA/HERS Certification Information (if applicable):</w:t>
            </w:r>
          </w:p>
        </w:tc>
      </w:tr>
      <w:tr w:rsidR="00254F68" w:rsidRPr="005A1599" w14:paraId="04746545" w14:textId="77777777" w:rsidTr="00254F68">
        <w:tblPrEx>
          <w:tblLook w:val="0000" w:firstRow="0" w:lastRow="0" w:firstColumn="0" w:lastColumn="0" w:noHBand="0" w:noVBand="0"/>
        </w:tblPrEx>
        <w:trPr>
          <w:trHeight w:val="360"/>
        </w:trPr>
        <w:tc>
          <w:tcPr>
            <w:tcW w:w="5434" w:type="dxa"/>
          </w:tcPr>
          <w:p w14:paraId="239429BF" w14:textId="77777777" w:rsidR="00254F68" w:rsidRPr="005A1599" w:rsidRDefault="00254F68" w:rsidP="00254F68">
            <w:pPr>
              <w:keepNext/>
              <w:rPr>
                <w:rFonts w:asciiTheme="minorHAnsi" w:hAnsiTheme="minorHAnsi"/>
                <w:sz w:val="14"/>
                <w:szCs w:val="14"/>
              </w:rPr>
            </w:pPr>
            <w:r w:rsidRPr="005A1599">
              <w:rPr>
                <w:rFonts w:asciiTheme="minorHAnsi" w:hAnsiTheme="minorHAnsi"/>
                <w:sz w:val="14"/>
                <w:szCs w:val="14"/>
              </w:rPr>
              <w:t>City/State/Zip:</w:t>
            </w:r>
          </w:p>
        </w:tc>
        <w:tc>
          <w:tcPr>
            <w:tcW w:w="5516" w:type="dxa"/>
            <w:gridSpan w:val="3"/>
          </w:tcPr>
          <w:p w14:paraId="06123B2A" w14:textId="77777777" w:rsidR="00254F68" w:rsidRPr="005A1599" w:rsidRDefault="00254F68" w:rsidP="00254F68">
            <w:pPr>
              <w:keepNext/>
              <w:rPr>
                <w:rFonts w:asciiTheme="minorHAnsi" w:hAnsiTheme="minorHAnsi"/>
                <w:sz w:val="14"/>
                <w:szCs w:val="14"/>
              </w:rPr>
            </w:pPr>
            <w:r w:rsidRPr="005A1599">
              <w:rPr>
                <w:rFonts w:asciiTheme="minorHAnsi" w:hAnsiTheme="minorHAnsi"/>
                <w:sz w:val="14"/>
                <w:szCs w:val="14"/>
              </w:rPr>
              <w:t>Phone:</w:t>
            </w:r>
          </w:p>
        </w:tc>
      </w:tr>
      <w:tr w:rsidR="00254F68" w:rsidRPr="005A1599" w14:paraId="2871C3D7" w14:textId="77777777" w:rsidTr="00254F68">
        <w:tblPrEx>
          <w:tblCellMar>
            <w:left w:w="115" w:type="dxa"/>
            <w:right w:w="115" w:type="dxa"/>
          </w:tblCellMar>
          <w:tblLook w:val="0000" w:firstRow="0" w:lastRow="0" w:firstColumn="0" w:lastColumn="0" w:noHBand="0" w:noVBand="0"/>
        </w:tblPrEx>
        <w:trPr>
          <w:trHeight w:val="296"/>
        </w:trPr>
        <w:tc>
          <w:tcPr>
            <w:tcW w:w="10950" w:type="dxa"/>
            <w:gridSpan w:val="4"/>
            <w:vAlign w:val="center"/>
          </w:tcPr>
          <w:p w14:paraId="005DC596" w14:textId="77777777" w:rsidR="00254F68" w:rsidRPr="005A1599" w:rsidRDefault="00254F68" w:rsidP="00254F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A1599">
              <w:rPr>
                <w:rFonts w:asciiTheme="minorHAnsi" w:hAnsiTheme="minorHAnsi" w:cs="Arial"/>
                <w:b/>
                <w:caps/>
                <w:sz w:val="18"/>
                <w:szCs w:val="18"/>
              </w:rPr>
              <w:t xml:space="preserve">Responsible Person's Declaration statement </w:t>
            </w:r>
          </w:p>
        </w:tc>
      </w:tr>
      <w:tr w:rsidR="00254F68" w:rsidRPr="005A1599" w14:paraId="54E075F0" w14:textId="77777777" w:rsidTr="00254F68">
        <w:tblPrEx>
          <w:tblCellMar>
            <w:left w:w="115" w:type="dxa"/>
            <w:right w:w="115" w:type="dxa"/>
          </w:tblCellMar>
          <w:tblLook w:val="0000" w:firstRow="0" w:lastRow="0" w:firstColumn="0" w:lastColumn="0" w:noHBand="0" w:noVBand="0"/>
        </w:tblPrEx>
        <w:trPr>
          <w:trHeight w:val="504"/>
        </w:trPr>
        <w:tc>
          <w:tcPr>
            <w:tcW w:w="10950" w:type="dxa"/>
            <w:gridSpan w:val="4"/>
            <w:shd w:val="clear" w:color="auto" w:fill="auto"/>
          </w:tcPr>
          <w:p w14:paraId="2F72D95D" w14:textId="77777777" w:rsidR="00254F68" w:rsidRPr="005A1599" w:rsidRDefault="00254F68" w:rsidP="00254F68">
            <w:pPr>
              <w:keepNext/>
              <w:widowControl w:val="0"/>
              <w:ind w:right="90"/>
              <w:rPr>
                <w:rFonts w:asciiTheme="minorHAnsi" w:hAnsiTheme="minorHAnsi"/>
                <w:snapToGrid w:val="0"/>
                <w:sz w:val="18"/>
                <w:szCs w:val="18"/>
              </w:rPr>
            </w:pPr>
            <w:r w:rsidRPr="005A1599">
              <w:rPr>
                <w:rFonts w:asciiTheme="minorHAnsi" w:hAnsiTheme="minorHAnsi"/>
                <w:snapToGrid w:val="0"/>
                <w:sz w:val="18"/>
                <w:szCs w:val="18"/>
              </w:rPr>
              <w:t xml:space="preserve">I certify the following under penalty of perjury, under the laws of the State of California: </w:t>
            </w:r>
          </w:p>
          <w:p w14:paraId="640986DF" w14:textId="77777777" w:rsidR="00254F68" w:rsidRPr="005A1599" w:rsidRDefault="00254F68" w:rsidP="00254F68">
            <w:pPr>
              <w:keepNext/>
              <w:widowControl w:val="0"/>
              <w:numPr>
                <w:ilvl w:val="0"/>
                <w:numId w:val="45"/>
              </w:numPr>
              <w:ind w:right="90"/>
              <w:rPr>
                <w:rFonts w:asciiTheme="minorHAnsi" w:hAnsiTheme="minorHAnsi"/>
                <w:snapToGrid w:val="0"/>
                <w:sz w:val="18"/>
                <w:szCs w:val="18"/>
              </w:rPr>
            </w:pPr>
            <w:r w:rsidRPr="005A1599">
              <w:rPr>
                <w:rFonts w:asciiTheme="minorHAnsi" w:hAnsiTheme="minorHAnsi"/>
                <w:snapToGrid w:val="0"/>
                <w:sz w:val="18"/>
                <w:szCs w:val="18"/>
              </w:rPr>
              <w:t>The information provided on this Certificate of Verification is true and correct.</w:t>
            </w:r>
          </w:p>
          <w:p w14:paraId="5C87FACB" w14:textId="77777777" w:rsidR="00254F68" w:rsidRPr="005A1599" w:rsidRDefault="00254F68" w:rsidP="00254F68">
            <w:pPr>
              <w:keepNext/>
              <w:widowControl w:val="0"/>
              <w:numPr>
                <w:ilvl w:val="0"/>
                <w:numId w:val="45"/>
              </w:numPr>
              <w:ind w:right="90"/>
              <w:rPr>
                <w:rFonts w:asciiTheme="minorHAnsi" w:hAnsiTheme="minorHAnsi"/>
                <w:snapToGrid w:val="0"/>
                <w:sz w:val="18"/>
                <w:szCs w:val="18"/>
              </w:rPr>
            </w:pPr>
            <w:r w:rsidRPr="005A1599">
              <w:rPr>
                <w:rFonts w:asciiTheme="minorHAnsi" w:hAnsiTheme="minorHAnsi"/>
                <w:snapToGrid w:val="0"/>
                <w:sz w:val="18"/>
                <w:szCs w:val="18"/>
              </w:rPr>
              <w:t>I am the certified HERS Rater who performed the verification identified and reported on this Certificate of Verification (responsible rater).</w:t>
            </w:r>
          </w:p>
          <w:p w14:paraId="67AD1928" w14:textId="77777777" w:rsidR="00254F68" w:rsidRPr="005A1599" w:rsidRDefault="00254F68" w:rsidP="00254F68">
            <w:pPr>
              <w:keepNext/>
              <w:widowControl w:val="0"/>
              <w:numPr>
                <w:ilvl w:val="0"/>
                <w:numId w:val="45"/>
              </w:numPr>
              <w:ind w:right="90"/>
              <w:rPr>
                <w:rFonts w:asciiTheme="minorHAnsi" w:hAnsiTheme="minorHAnsi"/>
                <w:snapToGrid w:val="0"/>
                <w:sz w:val="18"/>
                <w:szCs w:val="18"/>
              </w:rPr>
            </w:pPr>
            <w:r w:rsidRPr="005A1599">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6AB0472" w14:textId="77777777" w:rsidR="00254F68" w:rsidRPr="005A1599" w:rsidRDefault="00254F68" w:rsidP="00254F68">
            <w:pPr>
              <w:keepNext/>
              <w:widowControl w:val="0"/>
              <w:numPr>
                <w:ilvl w:val="0"/>
                <w:numId w:val="45"/>
              </w:numPr>
              <w:ind w:right="90"/>
              <w:rPr>
                <w:rFonts w:asciiTheme="minorHAnsi" w:hAnsiTheme="minorHAnsi"/>
                <w:snapToGrid w:val="0"/>
                <w:sz w:val="18"/>
                <w:szCs w:val="18"/>
              </w:rPr>
            </w:pPr>
            <w:r w:rsidRPr="005A1599">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9D67F5B" w14:textId="77777777" w:rsidR="00254F68" w:rsidRPr="005A1599" w:rsidRDefault="00254F68" w:rsidP="00254F68">
            <w:pPr>
              <w:keepNext/>
              <w:widowControl w:val="0"/>
              <w:numPr>
                <w:ilvl w:val="0"/>
                <w:numId w:val="45"/>
              </w:numPr>
              <w:ind w:right="90"/>
              <w:rPr>
                <w:rFonts w:asciiTheme="minorHAnsi" w:hAnsiTheme="minorHAnsi"/>
                <w:snapToGrid w:val="0"/>
                <w:sz w:val="18"/>
                <w:szCs w:val="18"/>
              </w:rPr>
            </w:pPr>
            <w:r w:rsidRPr="005A1599">
              <w:rPr>
                <w:rFonts w:asciiTheme="minorHAnsi" w:hAnsiTheme="minorHAnsi"/>
                <w:snapToGrid w:val="0"/>
                <w:sz w:val="18"/>
                <w:szCs w:val="18"/>
              </w:rPr>
              <w:t xml:space="preserve">I will ensure that a registered copy of this Certificate of Verification shall be </w:t>
            </w:r>
            <w:proofErr w:type="gramStart"/>
            <w:r w:rsidRPr="005A1599">
              <w:rPr>
                <w:rFonts w:asciiTheme="minorHAnsi" w:hAnsiTheme="minorHAnsi"/>
                <w:snapToGrid w:val="0"/>
                <w:sz w:val="18"/>
                <w:szCs w:val="18"/>
              </w:rPr>
              <w:t>posted, or</w:t>
            </w:r>
            <w:proofErr w:type="gramEnd"/>
            <w:r w:rsidRPr="005A1599">
              <w:rPr>
                <w:rFonts w:asciiTheme="minorHAnsi" w:hAnsiTheme="minorHAnsi"/>
                <w:snapToGrid w:val="0"/>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254F68" w:rsidRPr="005A1599" w14:paraId="60D143B0" w14:textId="77777777" w:rsidTr="00254F68">
        <w:tblPrEx>
          <w:tblCellMar>
            <w:left w:w="115" w:type="dxa"/>
            <w:right w:w="115" w:type="dxa"/>
          </w:tblCellMar>
          <w:tblLook w:val="0000" w:firstRow="0" w:lastRow="0" w:firstColumn="0" w:lastColumn="0" w:noHBand="0" w:noVBand="0"/>
        </w:tblPrEx>
        <w:trPr>
          <w:trHeight w:val="278"/>
        </w:trPr>
        <w:tc>
          <w:tcPr>
            <w:tcW w:w="10950" w:type="dxa"/>
            <w:gridSpan w:val="4"/>
            <w:vAlign w:val="center"/>
          </w:tcPr>
          <w:p w14:paraId="421954A6" w14:textId="77777777" w:rsidR="00254F68" w:rsidRPr="005A1599" w:rsidRDefault="00254F68" w:rsidP="00254F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5A1599">
              <w:rPr>
                <w:rFonts w:asciiTheme="minorHAnsi" w:hAnsiTheme="minorHAnsi" w:cs="Arial"/>
                <w:b/>
                <w:caps/>
                <w:sz w:val="18"/>
                <w:szCs w:val="18"/>
              </w:rPr>
              <w:t>BUILDER OR INSTALLER INFORMATION AS SHOWN ON THE CERTIFICATE OF INSTALLATION</w:t>
            </w:r>
          </w:p>
        </w:tc>
      </w:tr>
      <w:tr w:rsidR="00254F68" w:rsidRPr="005A1599" w14:paraId="4BF544D5" w14:textId="77777777" w:rsidTr="00254F68">
        <w:tblPrEx>
          <w:tblCellMar>
            <w:left w:w="115" w:type="dxa"/>
            <w:right w:w="115" w:type="dxa"/>
          </w:tblCellMar>
          <w:tblLook w:val="0000" w:firstRow="0" w:lastRow="0" w:firstColumn="0" w:lastColumn="0" w:noHBand="0" w:noVBand="0"/>
        </w:tblPrEx>
        <w:trPr>
          <w:trHeight w:hRule="exact" w:val="360"/>
        </w:trPr>
        <w:tc>
          <w:tcPr>
            <w:tcW w:w="10950" w:type="dxa"/>
            <w:gridSpan w:val="4"/>
            <w:vAlign w:val="center"/>
          </w:tcPr>
          <w:p w14:paraId="571E998B" w14:textId="77777777" w:rsidR="00254F68" w:rsidRPr="005A1599" w:rsidRDefault="00254F68" w:rsidP="00254F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Company Name (Installing Subcontractor, General Contractor, or Builder/Owner):</w:t>
            </w:r>
          </w:p>
        </w:tc>
      </w:tr>
      <w:tr w:rsidR="00254F68" w:rsidRPr="005A1599" w14:paraId="386B0056" w14:textId="77777777" w:rsidTr="00254F68">
        <w:tblPrEx>
          <w:tblCellMar>
            <w:left w:w="115" w:type="dxa"/>
            <w:right w:w="115" w:type="dxa"/>
          </w:tblCellMar>
          <w:tblLook w:val="0000" w:firstRow="0" w:lastRow="0" w:firstColumn="0" w:lastColumn="0" w:noHBand="0" w:noVBand="0"/>
        </w:tblPrEx>
        <w:trPr>
          <w:trHeight w:hRule="exact" w:val="360"/>
        </w:trPr>
        <w:tc>
          <w:tcPr>
            <w:tcW w:w="5475" w:type="dxa"/>
            <w:gridSpan w:val="2"/>
          </w:tcPr>
          <w:p w14:paraId="1B5E8954" w14:textId="77777777" w:rsidR="00254F68" w:rsidRPr="005A1599" w:rsidRDefault="00254F68" w:rsidP="00254F68">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Responsible Builder or Installer Name:</w:t>
            </w:r>
          </w:p>
        </w:tc>
        <w:tc>
          <w:tcPr>
            <w:tcW w:w="5475" w:type="dxa"/>
            <w:gridSpan w:val="2"/>
          </w:tcPr>
          <w:p w14:paraId="14C72F37" w14:textId="77777777" w:rsidR="00254F68" w:rsidRPr="005A1599" w:rsidRDefault="00254F68" w:rsidP="00254F68">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CSLB License:</w:t>
            </w:r>
          </w:p>
        </w:tc>
      </w:tr>
      <w:tr w:rsidR="00254F68" w:rsidRPr="005A1599" w14:paraId="0F4FADC1" w14:textId="77777777" w:rsidTr="00254F68">
        <w:tblPrEx>
          <w:tblCellMar>
            <w:left w:w="108" w:type="dxa"/>
            <w:right w:w="108" w:type="dxa"/>
          </w:tblCellMar>
          <w:tblLook w:val="0000" w:firstRow="0" w:lastRow="0" w:firstColumn="0" w:lastColumn="0" w:noHBand="0" w:noVBand="0"/>
        </w:tblPrEx>
        <w:trPr>
          <w:trHeight w:hRule="exact" w:val="288"/>
        </w:trPr>
        <w:tc>
          <w:tcPr>
            <w:tcW w:w="10950" w:type="dxa"/>
            <w:gridSpan w:val="4"/>
            <w:vAlign w:val="center"/>
          </w:tcPr>
          <w:p w14:paraId="7BF8B549" w14:textId="77777777" w:rsidR="00254F68" w:rsidRPr="005A1599" w:rsidRDefault="00254F68" w:rsidP="00254F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sidRPr="005A1599">
              <w:rPr>
                <w:rFonts w:asciiTheme="minorHAnsi" w:hAnsiTheme="minorHAnsi" w:cs="Arial"/>
                <w:b/>
                <w:caps/>
                <w:sz w:val="18"/>
                <w:szCs w:val="18"/>
              </w:rPr>
              <w:t>HERS</w:t>
            </w:r>
            <w:proofErr w:type="gramEnd"/>
            <w:r w:rsidRPr="005A1599">
              <w:rPr>
                <w:rFonts w:asciiTheme="minorHAnsi" w:hAnsiTheme="minorHAnsi" w:cs="Arial"/>
                <w:b/>
                <w:caps/>
                <w:sz w:val="18"/>
                <w:szCs w:val="18"/>
              </w:rPr>
              <w:t xml:space="preserve"> PROVIDER DATA REGISTRY INFORMATION</w:t>
            </w:r>
          </w:p>
        </w:tc>
      </w:tr>
      <w:tr w:rsidR="00254F68" w:rsidRPr="005A1599" w14:paraId="3ACF7566" w14:textId="77777777" w:rsidTr="00254F68">
        <w:tblPrEx>
          <w:tblCellMar>
            <w:left w:w="108" w:type="dxa"/>
            <w:right w:w="108" w:type="dxa"/>
          </w:tblCellMar>
          <w:tblLook w:val="0000" w:firstRow="0" w:lastRow="0" w:firstColumn="0" w:lastColumn="0" w:noHBand="0" w:noVBand="0"/>
        </w:tblPrEx>
        <w:trPr>
          <w:trHeight w:hRule="exact" w:val="360"/>
        </w:trPr>
        <w:tc>
          <w:tcPr>
            <w:tcW w:w="5482" w:type="dxa"/>
            <w:gridSpan w:val="3"/>
          </w:tcPr>
          <w:p w14:paraId="7EC97EE1" w14:textId="77777777" w:rsidR="00254F68" w:rsidRPr="005A1599" w:rsidRDefault="00254F68" w:rsidP="00254F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Sample Group Number (if applicable):</w:t>
            </w:r>
          </w:p>
        </w:tc>
        <w:tc>
          <w:tcPr>
            <w:tcW w:w="5468" w:type="dxa"/>
          </w:tcPr>
          <w:p w14:paraId="13157FAB" w14:textId="77777777" w:rsidR="00254F68" w:rsidRPr="005A1599" w:rsidRDefault="00254F68" w:rsidP="00254F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Dwelling Test Status in Sample Group (if applicable)</w:t>
            </w:r>
            <w:r>
              <w:rPr>
                <w:rFonts w:asciiTheme="minorHAnsi" w:hAnsiTheme="minorHAnsi"/>
                <w:sz w:val="14"/>
                <w:szCs w:val="14"/>
              </w:rPr>
              <w:t>:</w:t>
            </w:r>
          </w:p>
        </w:tc>
      </w:tr>
      <w:tr w:rsidR="00254F68" w:rsidRPr="005A1599" w14:paraId="420801C1" w14:textId="77777777" w:rsidTr="00254F68">
        <w:tblPrEx>
          <w:tblCellMar>
            <w:left w:w="108" w:type="dxa"/>
            <w:right w:w="108" w:type="dxa"/>
          </w:tblCellMar>
          <w:tblLook w:val="0000" w:firstRow="0" w:lastRow="0" w:firstColumn="0" w:lastColumn="0" w:noHBand="0" w:noVBand="0"/>
        </w:tblPrEx>
        <w:trPr>
          <w:trHeight w:val="288"/>
        </w:trPr>
        <w:tc>
          <w:tcPr>
            <w:tcW w:w="10950" w:type="dxa"/>
            <w:gridSpan w:val="4"/>
            <w:vAlign w:val="center"/>
          </w:tcPr>
          <w:p w14:paraId="43D79F53" w14:textId="77777777" w:rsidR="00254F68" w:rsidRPr="005A1599" w:rsidRDefault="00254F68" w:rsidP="00254F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sidRPr="005A1599">
              <w:rPr>
                <w:rFonts w:asciiTheme="minorHAnsi" w:hAnsiTheme="minorHAnsi" w:cs="Arial"/>
                <w:b/>
                <w:caps/>
                <w:sz w:val="18"/>
                <w:szCs w:val="18"/>
              </w:rPr>
              <w:t>HERS</w:t>
            </w:r>
            <w:proofErr w:type="gramEnd"/>
            <w:r w:rsidRPr="005A1599">
              <w:rPr>
                <w:rFonts w:asciiTheme="minorHAnsi" w:hAnsiTheme="minorHAnsi" w:cs="Arial"/>
                <w:b/>
                <w:caps/>
                <w:sz w:val="18"/>
                <w:szCs w:val="18"/>
              </w:rPr>
              <w:t xml:space="preserve"> RATER INFORMATION</w:t>
            </w:r>
          </w:p>
        </w:tc>
      </w:tr>
      <w:tr w:rsidR="00254F68" w:rsidRPr="005A1599" w14:paraId="29FE3AB5" w14:textId="77777777" w:rsidTr="00254F68">
        <w:tblPrEx>
          <w:tblCellMar>
            <w:left w:w="108" w:type="dxa"/>
            <w:right w:w="108" w:type="dxa"/>
          </w:tblCellMar>
          <w:tblLook w:val="0000" w:firstRow="0" w:lastRow="0" w:firstColumn="0" w:lastColumn="0" w:noHBand="0" w:noVBand="0"/>
        </w:tblPrEx>
        <w:trPr>
          <w:trHeight w:hRule="exact" w:val="360"/>
        </w:trPr>
        <w:tc>
          <w:tcPr>
            <w:tcW w:w="10950" w:type="dxa"/>
            <w:gridSpan w:val="4"/>
          </w:tcPr>
          <w:p w14:paraId="48381158" w14:textId="77777777" w:rsidR="00254F68" w:rsidRPr="005A1599" w:rsidRDefault="00254F68" w:rsidP="00254F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HERS Rater Company Name:</w:t>
            </w:r>
          </w:p>
        </w:tc>
      </w:tr>
      <w:tr w:rsidR="00254F68" w:rsidRPr="005A1599" w14:paraId="4F135030" w14:textId="77777777" w:rsidTr="00254F68">
        <w:tblPrEx>
          <w:tblCellMar>
            <w:left w:w="108" w:type="dxa"/>
            <w:right w:w="108" w:type="dxa"/>
          </w:tblCellMar>
          <w:tblLook w:val="0000" w:firstRow="0" w:lastRow="0" w:firstColumn="0" w:lastColumn="0" w:noHBand="0" w:noVBand="0"/>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91EEE26" w14:textId="77777777" w:rsidR="00254F68" w:rsidRPr="005A1599" w:rsidRDefault="00254F68" w:rsidP="00254F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2A2EAB7" w14:textId="77777777" w:rsidR="00254F68" w:rsidRPr="005A1599" w:rsidRDefault="00254F68" w:rsidP="00254F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Signature:</w:t>
            </w:r>
          </w:p>
        </w:tc>
      </w:tr>
      <w:tr w:rsidR="00254F68" w:rsidRPr="005A1599" w14:paraId="3FF09A7E" w14:textId="77777777" w:rsidTr="00254F68">
        <w:tblPrEx>
          <w:tblCellMar>
            <w:left w:w="108" w:type="dxa"/>
            <w:right w:w="108" w:type="dxa"/>
          </w:tblCellMar>
          <w:tblLook w:val="0000" w:firstRow="0" w:lastRow="0" w:firstColumn="0" w:lastColumn="0" w:noHBand="0" w:noVBand="0"/>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2F815E2" w14:textId="77777777" w:rsidR="00254F68" w:rsidRPr="005A1599" w:rsidRDefault="00254F68" w:rsidP="00254F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Certification Number w/ this HERS Provider</w:t>
            </w:r>
            <w:r>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726C4DC6" w14:textId="77777777" w:rsidR="00254F68" w:rsidRPr="005A1599" w:rsidRDefault="00254F68" w:rsidP="00254F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Date Signed:</w:t>
            </w:r>
          </w:p>
        </w:tc>
      </w:tr>
    </w:tbl>
    <w:p w14:paraId="4BAA823F" w14:textId="7F887387" w:rsidR="00EA1EC9" w:rsidRDefault="00EA1EC9" w:rsidP="00DA2B2D">
      <w:pPr>
        <w:pStyle w:val="CommentText"/>
        <w:rPr>
          <w:rFonts w:asciiTheme="minorHAnsi" w:hAnsiTheme="minorHAnsi"/>
          <w:sz w:val="18"/>
          <w:szCs w:val="18"/>
        </w:rPr>
      </w:pPr>
    </w:p>
    <w:p w14:paraId="30C500D3" w14:textId="77777777" w:rsidR="00254F68" w:rsidRPr="00CD7DDB" w:rsidRDefault="00254F68" w:rsidP="00DA2B2D">
      <w:pPr>
        <w:pStyle w:val="CommentText"/>
        <w:rPr>
          <w:rFonts w:asciiTheme="minorHAnsi" w:hAnsiTheme="minorHAnsi"/>
          <w:sz w:val="18"/>
          <w:szCs w:val="18"/>
        </w:rPr>
      </w:pPr>
    </w:p>
    <w:p w14:paraId="4BAA8240" w14:textId="77777777" w:rsidR="00EA1EC9" w:rsidRPr="00D83E48" w:rsidRDefault="00EA1EC9" w:rsidP="00DA2B2D">
      <w:pPr>
        <w:rPr>
          <w:rFonts w:ascii="Calibri" w:hAnsi="Calibri"/>
          <w:b/>
          <w:sz w:val="32"/>
          <w:szCs w:val="32"/>
        </w:rPr>
        <w:sectPr w:rsidR="00EA1EC9" w:rsidRPr="00D83E48" w:rsidSect="001750A9">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4BAA8241" w14:textId="69728155" w:rsidR="00EA1EC9" w:rsidRPr="00502177" w:rsidRDefault="00D975FF" w:rsidP="00502177">
      <w:pPr>
        <w:jc w:val="center"/>
        <w:rPr>
          <w:rFonts w:ascii="Calibri" w:hAnsi="Calibri"/>
          <w:b/>
        </w:rPr>
      </w:pPr>
      <w:r w:rsidRPr="00502177">
        <w:rPr>
          <w:rFonts w:ascii="Calibri" w:hAnsi="Calibri"/>
          <w:b/>
        </w:rPr>
        <w:lastRenderedPageBreak/>
        <w:t>CF</w:t>
      </w:r>
      <w:r w:rsidR="00A02BBE">
        <w:rPr>
          <w:rFonts w:ascii="Calibri" w:hAnsi="Calibri"/>
          <w:b/>
        </w:rPr>
        <w:t>3</w:t>
      </w:r>
      <w:r w:rsidRPr="00502177">
        <w:rPr>
          <w:rFonts w:ascii="Calibri" w:hAnsi="Calibri"/>
          <w:b/>
        </w:rPr>
        <w:t>R-MCH-22</w:t>
      </w:r>
      <w:r w:rsidR="00A3025D">
        <w:rPr>
          <w:rFonts w:ascii="Calibri" w:hAnsi="Calibri"/>
          <w:b/>
        </w:rPr>
        <w:t>c</w:t>
      </w:r>
      <w:r w:rsidR="00502177">
        <w:rPr>
          <w:rFonts w:ascii="Calibri" w:hAnsi="Calibri"/>
          <w:b/>
        </w:rPr>
        <w:t>-H User Instructions</w:t>
      </w:r>
    </w:p>
    <w:p w14:paraId="4BAA8242" w14:textId="77777777" w:rsidR="00D975FF" w:rsidRPr="00D83E48" w:rsidRDefault="00D975FF" w:rsidP="0009456E">
      <w:pPr>
        <w:rPr>
          <w:rFonts w:ascii="Calibri" w:hAnsi="Calibri"/>
        </w:rPr>
      </w:pPr>
    </w:p>
    <w:p w14:paraId="4BAA8243" w14:textId="77777777" w:rsidR="00D975FF" w:rsidRPr="005D199F" w:rsidRDefault="00D975FF" w:rsidP="00D975FF">
      <w:pPr>
        <w:rPr>
          <w:rFonts w:ascii="Calibri" w:hAnsi="Calibri"/>
          <w:b/>
        </w:rPr>
      </w:pPr>
      <w:r w:rsidRPr="00714E84">
        <w:rPr>
          <w:rFonts w:ascii="Calibri" w:hAnsi="Calibri"/>
          <w:b/>
        </w:rPr>
        <w:t>Section A. Ducted Cooling System Information</w:t>
      </w:r>
    </w:p>
    <w:p w14:paraId="4BAA8244" w14:textId="4792743F" w:rsidR="00D975FF" w:rsidRPr="004D611C" w:rsidRDefault="00D975FF" w:rsidP="00D975FF">
      <w:pPr>
        <w:pStyle w:val="ListParagraph"/>
        <w:numPr>
          <w:ilvl w:val="0"/>
          <w:numId w:val="34"/>
        </w:numPr>
        <w:ind w:left="360" w:hanging="360"/>
        <w:rPr>
          <w:rFonts w:ascii="Calibri" w:hAnsi="Calibri"/>
          <w:i/>
        </w:rPr>
      </w:pPr>
      <w:r w:rsidRPr="00714E84">
        <w:rPr>
          <w:rFonts w:ascii="Calibri" w:hAnsi="Calibri"/>
          <w:i/>
        </w:rPr>
        <w:t>System Identification or Name:</w:t>
      </w:r>
      <w:r>
        <w:rPr>
          <w:rFonts w:ascii="Calibri" w:hAnsi="Calibri"/>
          <w:i/>
        </w:rPr>
        <w:t xml:space="preserve"> </w:t>
      </w:r>
      <w:r>
        <w:rPr>
          <w:rFonts w:ascii="Calibri" w:hAnsi="Calibri"/>
        </w:rPr>
        <w:t>This field is filled out automatically. It is referenced from the CF2R-MCH-23, which must be completed prior to this document.</w:t>
      </w:r>
    </w:p>
    <w:p w14:paraId="4BAA8245" w14:textId="4272984A" w:rsidR="00D975FF" w:rsidRPr="00327C7A"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Location or Area Served:</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1493130" w14:textId="6AC5C27D" w:rsidR="00327C7A" w:rsidRPr="00327C7A" w:rsidRDefault="00327C7A" w:rsidP="00327C7A">
      <w:pPr>
        <w:numPr>
          <w:ilvl w:val="0"/>
          <w:numId w:val="34"/>
        </w:numPr>
        <w:spacing w:line="276" w:lineRule="auto"/>
        <w:ind w:left="360" w:hanging="360"/>
        <w:rPr>
          <w:rFonts w:ascii="Calibri" w:hAnsi="Calibri"/>
          <w:i/>
        </w:rPr>
      </w:pPr>
      <w:r w:rsidRPr="00327C7A">
        <w:rPr>
          <w:rFonts w:asciiTheme="minorHAnsi" w:hAnsiTheme="minorHAnsi"/>
          <w:i/>
        </w:rPr>
        <w:t xml:space="preserve">Indoor Unit Name: </w:t>
      </w:r>
      <w:r w:rsidRPr="00327C7A">
        <w:rPr>
          <w:rFonts w:ascii="Calibri" w:hAnsi="Calibri"/>
        </w:rPr>
        <w:t>This field is filled out automatically. It is referenced from the CF2R-MCH-23, which must be completed prior to this document.</w:t>
      </w:r>
    </w:p>
    <w:p w14:paraId="4BAA8246" w14:textId="157D3263"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Installation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7" w14:textId="71E16F0A"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Nominal Cooling Capacity (tons) of Condenser:</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8" w14:textId="578EEE8D"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Condenser Speed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9" w14:textId="075FBD20"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Cooling System Zonal Control Type:</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A" w14:textId="526CCB99"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Central Fan Integrated (CFI) Ventilation System Status:</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B" w14:textId="781F502F"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Bypass Duct Status:</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C" w14:textId="1A014F3D"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Date of System Airflow Rate Measurement:</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4BAA824D" w14:textId="3F13F905" w:rsidR="00D975FF" w:rsidRPr="00F30816"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Airflow Rate Protocol utilized:</w:t>
      </w:r>
      <w:r w:rsidRPr="004D611C">
        <w:rPr>
          <w:rFonts w:ascii="Calibri" w:hAnsi="Calibri"/>
        </w:rPr>
        <w:t xml:space="preserve"> </w:t>
      </w:r>
      <w:r>
        <w:rPr>
          <w:rFonts w:ascii="Calibri" w:hAnsi="Calibri"/>
        </w:rPr>
        <w:t>This field is filled out automatically. It is referenced from the CF2R-MCH-23, which must be completed prior to this document.</w:t>
      </w:r>
    </w:p>
    <w:p w14:paraId="7C450357" w14:textId="26FBF233" w:rsidR="00E61E42" w:rsidRPr="00154520" w:rsidRDefault="00154520" w:rsidP="007512C1">
      <w:pPr>
        <w:pStyle w:val="ListParagraph"/>
        <w:numPr>
          <w:ilvl w:val="0"/>
          <w:numId w:val="34"/>
        </w:numPr>
        <w:ind w:left="360" w:hanging="360"/>
        <w:rPr>
          <w:rFonts w:ascii="Calibri" w:hAnsi="Calibri"/>
          <w:i/>
        </w:rPr>
      </w:pPr>
      <w:r w:rsidRPr="00542FBC">
        <w:rPr>
          <w:rFonts w:ascii="Calibri" w:hAnsi="Calibri"/>
        </w:rPr>
        <w:t xml:space="preserve">Central Fan Ventilation Cooling System (CFVCS) Status: </w:t>
      </w:r>
      <w:r w:rsidR="007512C1" w:rsidRPr="007512C1">
        <w:rPr>
          <w:rFonts w:ascii="Calibri" w:hAnsi="Calibri"/>
        </w:rPr>
        <w:t>This field is filled out automatically. It is referenced from the CF2R-MCH-23, which must be completed prior to this document.</w:t>
      </w:r>
    </w:p>
    <w:p w14:paraId="4BAA824E" w14:textId="77777777" w:rsidR="00D975FF" w:rsidRPr="00714E84" w:rsidRDefault="00D975FF" w:rsidP="00D975FF">
      <w:pPr>
        <w:rPr>
          <w:rFonts w:ascii="Calibri" w:hAnsi="Calibri"/>
          <w:i/>
        </w:rPr>
      </w:pPr>
    </w:p>
    <w:p w14:paraId="4BAA824F" w14:textId="17E2CCC7" w:rsidR="00D975FF" w:rsidRPr="004D611C" w:rsidRDefault="00D975FF" w:rsidP="00D975FF">
      <w:pPr>
        <w:keepNext/>
        <w:rPr>
          <w:rFonts w:asciiTheme="minorHAnsi" w:hAnsiTheme="minorHAnsi"/>
          <w:b/>
          <w:szCs w:val="18"/>
        </w:rPr>
      </w:pPr>
      <w:r>
        <w:rPr>
          <w:rFonts w:asciiTheme="minorHAnsi" w:hAnsiTheme="minorHAnsi"/>
          <w:b/>
          <w:szCs w:val="18"/>
        </w:rPr>
        <w:t xml:space="preserve">Section </w:t>
      </w:r>
      <w:r w:rsidRPr="00714E84">
        <w:rPr>
          <w:rFonts w:asciiTheme="minorHAnsi" w:hAnsiTheme="minorHAnsi"/>
          <w:b/>
          <w:szCs w:val="18"/>
        </w:rPr>
        <w:t>B. Fan Watt Measurement Apparatus and Procedure Information</w:t>
      </w:r>
    </w:p>
    <w:p w14:paraId="4BAA8250" w14:textId="0C1063EC" w:rsidR="00D975FF" w:rsidRPr="004D611C" w:rsidRDefault="00D975FF" w:rsidP="00D975FF">
      <w:pPr>
        <w:pStyle w:val="ListParagraph"/>
        <w:numPr>
          <w:ilvl w:val="0"/>
          <w:numId w:val="35"/>
        </w:numPr>
        <w:ind w:left="360" w:hanging="360"/>
        <w:rPr>
          <w:rFonts w:ascii="Calibri" w:hAnsi="Calibri"/>
          <w:i/>
        </w:rPr>
      </w:pPr>
      <w:r w:rsidRPr="00714E84">
        <w:rPr>
          <w:rFonts w:asciiTheme="minorHAnsi" w:hAnsiTheme="minorHAnsi"/>
          <w:i/>
          <w:szCs w:val="18"/>
        </w:rPr>
        <w:t>Fan Watt Verification Device Used</w:t>
      </w:r>
      <w:r>
        <w:rPr>
          <w:rFonts w:ascii="Calibri" w:hAnsi="Calibri"/>
          <w:i/>
        </w:rPr>
        <w:t xml:space="preserve">: </w:t>
      </w:r>
      <w:r>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4BAA8251" w14:textId="77777777" w:rsidR="00D975FF" w:rsidRDefault="00D975FF" w:rsidP="00D975FF">
      <w:pPr>
        <w:rPr>
          <w:rFonts w:ascii="Calibri" w:hAnsi="Calibri"/>
          <w:i/>
        </w:rPr>
      </w:pPr>
    </w:p>
    <w:p w14:paraId="4BAA8252" w14:textId="17DFB5BD" w:rsidR="00D975FF" w:rsidRPr="004E6DD7" w:rsidRDefault="00D975FF" w:rsidP="00D975FF">
      <w:pPr>
        <w:keepNext/>
        <w:rPr>
          <w:rFonts w:asciiTheme="minorHAnsi" w:hAnsiTheme="minorHAnsi"/>
          <w:b/>
          <w:szCs w:val="18"/>
        </w:rPr>
      </w:pPr>
      <w:r w:rsidRPr="00714E84">
        <w:rPr>
          <w:rFonts w:asciiTheme="minorHAnsi" w:hAnsiTheme="minorHAnsi"/>
          <w:b/>
          <w:szCs w:val="18"/>
        </w:rPr>
        <w:t>Section C. Forced Air System Fan Efficacy Measurement</w:t>
      </w:r>
    </w:p>
    <w:p w14:paraId="4BAA8253" w14:textId="6DB36BBC" w:rsidR="00D975FF" w:rsidRDefault="00D975FF" w:rsidP="00D975FF">
      <w:pPr>
        <w:pStyle w:val="ListParagraph"/>
        <w:numPr>
          <w:ilvl w:val="0"/>
          <w:numId w:val="36"/>
        </w:numPr>
        <w:ind w:left="360" w:hanging="360"/>
        <w:rPr>
          <w:rFonts w:ascii="Calibri" w:hAnsi="Calibri"/>
        </w:rPr>
      </w:pPr>
      <w:r>
        <w:rPr>
          <w:rFonts w:asciiTheme="minorHAnsi" w:hAnsiTheme="minorHAnsi"/>
          <w:i/>
          <w:szCs w:val="18"/>
        </w:rPr>
        <w:t>Actual Tested Watts</w:t>
      </w:r>
      <w:r w:rsidRPr="004E6DD7">
        <w:rPr>
          <w:rFonts w:ascii="Calibri" w:hAnsi="Calibri"/>
          <w:i/>
        </w:rPr>
        <w:t xml:space="preserve">: </w:t>
      </w:r>
      <w:r>
        <w:rPr>
          <w:rFonts w:ascii="Calibri" w:hAnsi="Calibri"/>
        </w:rPr>
        <w:t>Enter the number of watts tested using the device specified in section B.</w:t>
      </w:r>
    </w:p>
    <w:p w14:paraId="4BAA8254" w14:textId="654779A2"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Tested Airflow from MCH-23 (cfm):</w:t>
      </w:r>
      <w:r>
        <w:rPr>
          <w:rFonts w:asciiTheme="minorHAnsi" w:hAnsiTheme="minorHAnsi"/>
          <w:i/>
          <w:szCs w:val="18"/>
        </w:rPr>
        <w:t xml:space="preserve"> </w:t>
      </w:r>
      <w:r>
        <w:rPr>
          <w:rFonts w:ascii="Calibri" w:hAnsi="Calibri"/>
        </w:rPr>
        <w:t>This field is filled out automatically. It is referenced from the CF2R-MCH-23, which must be completed prior to this document.</w:t>
      </w:r>
    </w:p>
    <w:p w14:paraId="36B390D3" w14:textId="68D89B6E" w:rsidR="00726211" w:rsidRPr="00F30816"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Required Fan Efficacy (</w:t>
      </w:r>
      <w:r w:rsidR="005D27C3">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This field is filled out automatically</w:t>
      </w:r>
      <w:r w:rsidR="00726211">
        <w:rPr>
          <w:rFonts w:ascii="Calibri" w:hAnsi="Calibri"/>
        </w:rPr>
        <w:t xml:space="preserve"> and </w:t>
      </w:r>
      <w:r w:rsidR="0009646A">
        <w:rPr>
          <w:rFonts w:ascii="Calibri" w:hAnsi="Calibri"/>
        </w:rPr>
        <w:t>referenced from MCH-01.</w:t>
      </w:r>
      <w:r w:rsidR="00726211">
        <w:rPr>
          <w:rFonts w:ascii="Calibri" w:hAnsi="Calibri"/>
        </w:rPr>
        <w:t xml:space="preserve"> Values below are used unless higher efficacy values </w:t>
      </w:r>
      <w:r w:rsidR="00384822">
        <w:rPr>
          <w:rFonts w:ascii="Calibri" w:hAnsi="Calibri"/>
        </w:rPr>
        <w:t xml:space="preserve">are </w:t>
      </w:r>
      <w:r w:rsidR="00D6070D">
        <w:rPr>
          <w:rFonts w:ascii="Calibri" w:hAnsi="Calibri"/>
        </w:rPr>
        <w:t>specified</w:t>
      </w:r>
      <w:r w:rsidR="00384822">
        <w:rPr>
          <w:rFonts w:ascii="Calibri" w:hAnsi="Calibri"/>
        </w:rPr>
        <w:t xml:space="preserve"> on the CF1R for </w:t>
      </w:r>
      <w:r w:rsidR="00726211">
        <w:rPr>
          <w:rFonts w:ascii="Calibri" w:hAnsi="Calibri"/>
        </w:rPr>
        <w:t>performance compliance.</w:t>
      </w:r>
    </w:p>
    <w:p w14:paraId="6B6F98DE" w14:textId="0A188B99" w:rsidR="00726211" w:rsidRPr="00F30816" w:rsidRDefault="00726211" w:rsidP="00F30816">
      <w:pPr>
        <w:pStyle w:val="ListParagraph"/>
        <w:numPr>
          <w:ilvl w:val="1"/>
          <w:numId w:val="36"/>
        </w:numPr>
        <w:rPr>
          <w:rFonts w:ascii="Calibri" w:hAnsi="Calibri"/>
          <w:i/>
        </w:rPr>
      </w:pPr>
      <w:r>
        <w:rPr>
          <w:rFonts w:ascii="Calibri" w:hAnsi="Calibri"/>
        </w:rPr>
        <w:t>0.62 watt</w:t>
      </w:r>
      <w:r w:rsidR="00154520">
        <w:rPr>
          <w:rFonts w:ascii="Calibri" w:hAnsi="Calibri"/>
        </w:rPr>
        <w:t>s</w:t>
      </w:r>
      <w:r>
        <w:rPr>
          <w:rFonts w:ascii="Calibri" w:hAnsi="Calibri"/>
        </w:rPr>
        <w:t>/cfm for small duct high velocity HP or AC systems</w:t>
      </w:r>
    </w:p>
    <w:p w14:paraId="7DB927F8" w14:textId="6D79F76A" w:rsidR="00726211" w:rsidRPr="00F30816" w:rsidRDefault="00726211" w:rsidP="00F30816">
      <w:pPr>
        <w:pStyle w:val="ListParagraph"/>
        <w:numPr>
          <w:ilvl w:val="1"/>
          <w:numId w:val="36"/>
        </w:numPr>
        <w:rPr>
          <w:rFonts w:ascii="Calibri" w:hAnsi="Calibri"/>
          <w:i/>
        </w:rPr>
      </w:pPr>
      <w:r>
        <w:rPr>
          <w:rFonts w:ascii="Calibri" w:hAnsi="Calibri"/>
        </w:rPr>
        <w:t>0.45 watt</w:t>
      </w:r>
      <w:r w:rsidR="00154520">
        <w:rPr>
          <w:rFonts w:ascii="Calibri" w:hAnsi="Calibri"/>
        </w:rPr>
        <w:t>s</w:t>
      </w:r>
      <w:r>
        <w:rPr>
          <w:rFonts w:ascii="Calibri" w:hAnsi="Calibri"/>
        </w:rPr>
        <w:t>/cfm for central gas furnace or packaged gas furnace systems</w:t>
      </w:r>
    </w:p>
    <w:p w14:paraId="4BAA8255" w14:textId="2580BAC4" w:rsidR="00D975FF" w:rsidRPr="004E6DD7" w:rsidRDefault="00726211" w:rsidP="00F30816">
      <w:pPr>
        <w:pStyle w:val="ListParagraph"/>
        <w:numPr>
          <w:ilvl w:val="1"/>
          <w:numId w:val="36"/>
        </w:numPr>
        <w:rPr>
          <w:rFonts w:ascii="Calibri" w:hAnsi="Calibri"/>
          <w:i/>
        </w:rPr>
      </w:pPr>
      <w:r>
        <w:rPr>
          <w:rFonts w:ascii="Calibri" w:hAnsi="Calibri"/>
        </w:rPr>
        <w:t>0.58 watt</w:t>
      </w:r>
      <w:r w:rsidR="00154520">
        <w:rPr>
          <w:rFonts w:ascii="Calibri" w:hAnsi="Calibri"/>
        </w:rPr>
        <w:t>s</w:t>
      </w:r>
      <w:r>
        <w:rPr>
          <w:rFonts w:ascii="Calibri" w:hAnsi="Calibri"/>
        </w:rPr>
        <w:t>/cfm for all other systems</w:t>
      </w:r>
    </w:p>
    <w:p w14:paraId="4BAA8256" w14:textId="5689A713"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Fan Efficacy (</w:t>
      </w:r>
      <w:r w:rsidR="00154520">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This field is filled out automatically. It is calculated by dividing the actual tested watts by the actual tested airflow.</w:t>
      </w:r>
    </w:p>
    <w:p w14:paraId="4BAA8257" w14:textId="77777777" w:rsidR="00D975FF" w:rsidRPr="00835A0F"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Compliance Statement:</w:t>
      </w:r>
      <w:r>
        <w:rPr>
          <w:rFonts w:asciiTheme="minorHAnsi" w:hAnsiTheme="minorHAnsi"/>
          <w:i/>
          <w:szCs w:val="18"/>
        </w:rPr>
        <w:t xml:space="preserve"> </w:t>
      </w:r>
      <w:r>
        <w:rPr>
          <w:rFonts w:asciiTheme="minorHAnsi" w:hAnsiTheme="minorHAnsi"/>
          <w:szCs w:val="18"/>
        </w:rPr>
        <w:t>This field is filled out automatically based on whether or not the actual fan efficacy meets the required fan efficacy.</w:t>
      </w:r>
    </w:p>
    <w:p w14:paraId="4BAA8258" w14:textId="77777777" w:rsidR="00D975FF" w:rsidRDefault="00D975FF" w:rsidP="00D975FF">
      <w:pPr>
        <w:rPr>
          <w:rFonts w:ascii="Calibri" w:hAnsi="Calibri"/>
          <w:i/>
        </w:rPr>
      </w:pPr>
    </w:p>
    <w:p w14:paraId="324DDBDF" w14:textId="3AB9F38E" w:rsidR="00B7347F" w:rsidRDefault="00B7347F" w:rsidP="00D975FF">
      <w:pPr>
        <w:rPr>
          <w:rFonts w:ascii="Calibri" w:hAnsi="Calibri"/>
          <w:b/>
        </w:rPr>
      </w:pPr>
      <w:r>
        <w:rPr>
          <w:rFonts w:ascii="Calibri" w:hAnsi="Calibri"/>
          <w:b/>
        </w:rPr>
        <w:t>Section D. Central Fan Ventilation Cooling System Fan Efficacy Measurement</w:t>
      </w:r>
    </w:p>
    <w:p w14:paraId="67DF2124" w14:textId="77777777" w:rsidR="007512C1" w:rsidRPr="00A2424F" w:rsidRDefault="007512C1" w:rsidP="007512C1">
      <w:pPr>
        <w:numPr>
          <w:ilvl w:val="0"/>
          <w:numId w:val="42"/>
        </w:numPr>
        <w:ind w:left="360" w:hanging="360"/>
        <w:contextualSpacing/>
        <w:rPr>
          <w:rFonts w:ascii="Calibri" w:hAnsi="Calibri"/>
        </w:rPr>
      </w:pPr>
      <w:r w:rsidRPr="00BF666A">
        <w:rPr>
          <w:rFonts w:ascii="Calibri" w:hAnsi="Calibri"/>
          <w:i/>
        </w:rPr>
        <w:t>Actual Tested Watts</w:t>
      </w:r>
      <w:r w:rsidRPr="00A2424F">
        <w:rPr>
          <w:rFonts w:ascii="Calibri" w:hAnsi="Calibri"/>
          <w:i/>
        </w:rPr>
        <w:t xml:space="preserve">: </w:t>
      </w:r>
      <w:r w:rsidRPr="00337A1A">
        <w:rPr>
          <w:rFonts w:ascii="Calibri" w:hAnsi="Calibri"/>
        </w:rPr>
        <w:t>Enter the number of watts tested using the device specified in Section B and tested at ventilation cooling airflow rate.</w:t>
      </w:r>
    </w:p>
    <w:p w14:paraId="7607547E" w14:textId="77777777" w:rsidR="007512C1" w:rsidRDefault="007512C1" w:rsidP="007512C1">
      <w:pPr>
        <w:numPr>
          <w:ilvl w:val="0"/>
          <w:numId w:val="42"/>
        </w:numPr>
        <w:ind w:left="360" w:hanging="360"/>
        <w:contextualSpacing/>
        <w:rPr>
          <w:rFonts w:ascii="Calibri" w:hAnsi="Calibri"/>
          <w:i/>
        </w:rPr>
      </w:pPr>
      <w:r w:rsidRPr="0070474F">
        <w:rPr>
          <w:rFonts w:ascii="Calibri" w:hAnsi="Calibri"/>
          <w:i/>
        </w:rPr>
        <w:t>Actual Tested Ventilation Airflow from</w:t>
      </w:r>
      <w:r w:rsidRPr="00A2424F">
        <w:rPr>
          <w:rFonts w:ascii="Calibri" w:hAnsi="Calibri"/>
          <w:i/>
        </w:rPr>
        <w:t xml:space="preserve"> </w:t>
      </w:r>
      <w:r>
        <w:rPr>
          <w:rFonts w:ascii="Calibri" w:hAnsi="Calibri"/>
          <w:i/>
        </w:rPr>
        <w:t xml:space="preserve">MCH-23: </w:t>
      </w:r>
      <w:r w:rsidRPr="00710CB9">
        <w:rPr>
          <w:rFonts w:ascii="Calibri" w:hAnsi="Calibri"/>
        </w:rPr>
        <w:t>This field is filled out automatically. It is referenced from the CF2R-MCH-23, which must be completed prior to this document.</w:t>
      </w:r>
    </w:p>
    <w:p w14:paraId="12414DA1" w14:textId="77777777" w:rsidR="007512C1" w:rsidRPr="00A2424F" w:rsidRDefault="007512C1" w:rsidP="007512C1">
      <w:pPr>
        <w:numPr>
          <w:ilvl w:val="0"/>
          <w:numId w:val="42"/>
        </w:numPr>
        <w:ind w:left="360" w:hanging="360"/>
        <w:contextualSpacing/>
        <w:rPr>
          <w:rFonts w:ascii="Calibri" w:hAnsi="Calibri"/>
          <w:i/>
        </w:rPr>
      </w:pPr>
      <w:r>
        <w:rPr>
          <w:rFonts w:ascii="Calibri" w:hAnsi="Calibri"/>
          <w:i/>
        </w:rPr>
        <w:t xml:space="preserve">Required Fan Efficacy: </w:t>
      </w:r>
      <w:r w:rsidRPr="00CB4055">
        <w:rPr>
          <w:rFonts w:ascii="Calibri" w:hAnsi="Calibri"/>
        </w:rPr>
        <w:t>This field is filled out automatically and referenced from MCH-01.</w:t>
      </w:r>
      <w:r w:rsidRPr="008623B6">
        <w:t xml:space="preserve"> </w:t>
      </w:r>
      <w:r w:rsidRPr="008623B6">
        <w:rPr>
          <w:rFonts w:ascii="Calibri" w:hAnsi="Calibri"/>
        </w:rPr>
        <w:t>Values below are used unless higher efficacy values are listed on the CF1R for performance compliance.</w:t>
      </w:r>
    </w:p>
    <w:p w14:paraId="6E4BC3AC" w14:textId="77777777" w:rsidR="007512C1" w:rsidRDefault="007512C1" w:rsidP="007512C1">
      <w:pPr>
        <w:numPr>
          <w:ilvl w:val="1"/>
          <w:numId w:val="42"/>
        </w:numPr>
        <w:contextualSpacing/>
        <w:rPr>
          <w:rFonts w:ascii="Calibri" w:hAnsi="Calibri"/>
          <w:i/>
        </w:rPr>
      </w:pPr>
      <w:r>
        <w:rPr>
          <w:rFonts w:ascii="Calibri" w:hAnsi="Calibri"/>
        </w:rPr>
        <w:lastRenderedPageBreak/>
        <w:t>0.62 watt/cfm for small duct high velocity HP or AC systems</w:t>
      </w:r>
      <w:r>
        <w:rPr>
          <w:rFonts w:ascii="Calibri" w:hAnsi="Calibri"/>
          <w:i/>
        </w:rPr>
        <w:t xml:space="preserve"> </w:t>
      </w:r>
    </w:p>
    <w:p w14:paraId="6B9E8170" w14:textId="77777777" w:rsidR="007512C1" w:rsidRDefault="007512C1" w:rsidP="007512C1">
      <w:pPr>
        <w:numPr>
          <w:ilvl w:val="1"/>
          <w:numId w:val="42"/>
        </w:numPr>
        <w:contextualSpacing/>
        <w:rPr>
          <w:rFonts w:ascii="Calibri" w:hAnsi="Calibri"/>
          <w:i/>
        </w:rPr>
      </w:pPr>
      <w:r>
        <w:rPr>
          <w:rFonts w:ascii="Calibri" w:hAnsi="Calibri"/>
        </w:rPr>
        <w:t>0.45 watt/cfm for central gas furnace or packaged gas furnace systems</w:t>
      </w:r>
      <w:r>
        <w:rPr>
          <w:rFonts w:ascii="Calibri" w:hAnsi="Calibri"/>
          <w:i/>
        </w:rPr>
        <w:t xml:space="preserve"> </w:t>
      </w:r>
    </w:p>
    <w:p w14:paraId="3AD88B84" w14:textId="77777777" w:rsidR="007512C1" w:rsidRPr="00A2424F" w:rsidRDefault="007512C1" w:rsidP="007512C1">
      <w:pPr>
        <w:numPr>
          <w:ilvl w:val="1"/>
          <w:numId w:val="42"/>
        </w:numPr>
        <w:contextualSpacing/>
        <w:rPr>
          <w:rFonts w:ascii="Calibri" w:hAnsi="Calibri"/>
          <w:i/>
        </w:rPr>
      </w:pPr>
      <w:r w:rsidRPr="00A2424F">
        <w:rPr>
          <w:rFonts w:ascii="Calibri" w:hAnsi="Calibri"/>
        </w:rPr>
        <w:t>0.58 watt/cfm for all other systems</w:t>
      </w:r>
    </w:p>
    <w:p w14:paraId="206D1B1A" w14:textId="77777777" w:rsidR="007512C1" w:rsidRDefault="007512C1" w:rsidP="007512C1">
      <w:pPr>
        <w:numPr>
          <w:ilvl w:val="0"/>
          <w:numId w:val="42"/>
        </w:numPr>
        <w:ind w:left="360" w:hanging="360"/>
        <w:contextualSpacing/>
        <w:rPr>
          <w:rFonts w:ascii="Calibri" w:hAnsi="Calibri"/>
        </w:rPr>
      </w:pPr>
      <w:r w:rsidRPr="009E0F9E">
        <w:rPr>
          <w:rFonts w:ascii="Calibri" w:hAnsi="Calibri"/>
          <w:i/>
        </w:rPr>
        <w:t xml:space="preserve">Actual Fan Efficacy: </w:t>
      </w:r>
      <w:r w:rsidRPr="00710CB9">
        <w:rPr>
          <w:rFonts w:ascii="Calibri" w:hAnsi="Calibri"/>
        </w:rPr>
        <w:t xml:space="preserve">This field is filled out automatically. </w:t>
      </w:r>
      <w:r>
        <w:rPr>
          <w:rFonts w:ascii="Calibri" w:hAnsi="Calibri"/>
        </w:rPr>
        <w:t>This</w:t>
      </w:r>
      <w:r w:rsidRPr="00710CB9">
        <w:rPr>
          <w:rFonts w:ascii="Calibri" w:hAnsi="Calibri"/>
        </w:rPr>
        <w:t xml:space="preserve"> is calculated by dividing the </w:t>
      </w:r>
      <w:r>
        <w:rPr>
          <w:rFonts w:ascii="Calibri" w:hAnsi="Calibri"/>
        </w:rPr>
        <w:t xml:space="preserve">measured watt draw by the measured </w:t>
      </w:r>
      <w:r w:rsidRPr="00710CB9">
        <w:rPr>
          <w:rFonts w:ascii="Calibri" w:hAnsi="Calibri"/>
        </w:rPr>
        <w:t>airflow.</w:t>
      </w:r>
    </w:p>
    <w:p w14:paraId="14B56740" w14:textId="77777777" w:rsidR="007512C1" w:rsidRPr="00A2424F" w:rsidRDefault="007512C1" w:rsidP="007512C1">
      <w:pPr>
        <w:numPr>
          <w:ilvl w:val="0"/>
          <w:numId w:val="42"/>
        </w:numPr>
        <w:ind w:left="360" w:hanging="360"/>
        <w:contextualSpacing/>
        <w:rPr>
          <w:rFonts w:ascii="Calibri" w:hAnsi="Calibri"/>
          <w:i/>
        </w:rPr>
      </w:pPr>
      <w:r w:rsidRPr="009E0F9E">
        <w:rPr>
          <w:rFonts w:ascii="Calibri" w:hAnsi="Calibri"/>
          <w:i/>
        </w:rPr>
        <w:t xml:space="preserve">Compliance Statement: </w:t>
      </w:r>
      <w:r w:rsidRPr="009E0F9E">
        <w:rPr>
          <w:rFonts w:asciiTheme="minorHAnsi" w:hAnsiTheme="minorHAnsi"/>
        </w:rPr>
        <w:t>This field is filled out automatically. The result is based on whether or not the actual fan efficacy meets the required fan efficacy for all zones tested.</w:t>
      </w:r>
    </w:p>
    <w:p w14:paraId="08C2192E" w14:textId="77777777" w:rsidR="00B7347F" w:rsidRDefault="00B7347F" w:rsidP="00D975FF">
      <w:pPr>
        <w:rPr>
          <w:rFonts w:ascii="Calibri" w:hAnsi="Calibri"/>
          <w:b/>
        </w:rPr>
      </w:pPr>
    </w:p>
    <w:p w14:paraId="4BAA8259" w14:textId="05CA05D1" w:rsidR="00D975FF" w:rsidRPr="00C62500" w:rsidRDefault="00D975FF" w:rsidP="00D975FF">
      <w:pPr>
        <w:rPr>
          <w:rFonts w:ascii="Calibri" w:hAnsi="Calibri"/>
        </w:rPr>
      </w:pPr>
      <w:r w:rsidRPr="00714E84">
        <w:rPr>
          <w:rFonts w:ascii="Calibri" w:hAnsi="Calibri"/>
          <w:b/>
        </w:rPr>
        <w:t xml:space="preserve">Section </w:t>
      </w:r>
      <w:r w:rsidR="00B7347F">
        <w:rPr>
          <w:rFonts w:ascii="Calibri" w:hAnsi="Calibri"/>
          <w:b/>
        </w:rPr>
        <w:t>E</w:t>
      </w:r>
      <w:r w:rsidRPr="00714E84">
        <w:rPr>
          <w:rFonts w:ascii="Calibri" w:hAnsi="Calibri"/>
          <w:b/>
        </w:rPr>
        <w:t>. Additional Requirements</w:t>
      </w:r>
    </w:p>
    <w:p w14:paraId="4BAA825A"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B"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C"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D"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E"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F" w14:textId="0BAD157F" w:rsidR="00D975FF"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0A1E51E7" w14:textId="1B7BF9DC" w:rsidR="007512C1" w:rsidRDefault="007512C1"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6BE3355A" w14:textId="77777777" w:rsidR="00254F68" w:rsidRDefault="00254F68" w:rsidP="00254F68">
      <w:pPr>
        <w:numPr>
          <w:ilvl w:val="0"/>
          <w:numId w:val="37"/>
        </w:numPr>
        <w:ind w:left="360" w:hanging="360"/>
        <w:rPr>
          <w:rFonts w:asciiTheme="minorHAnsi" w:hAnsiTheme="minorHAnsi"/>
        </w:rPr>
      </w:pPr>
      <w:r>
        <w:rPr>
          <w:rFonts w:asciiTheme="minorHAnsi" w:hAnsiTheme="minorHAnsi"/>
          <w:i/>
        </w:rPr>
        <w:t>Verification Status:</w:t>
      </w:r>
      <w:r>
        <w:rPr>
          <w:rFonts w:asciiTheme="minorHAnsi" w:hAnsiTheme="minorHAnsi"/>
        </w:rPr>
        <w:t xml:space="preserve"> If this Section does not apply, then select “All N/A”.</w:t>
      </w:r>
      <w:r w:rsidRPr="007C086C">
        <w:rPr>
          <w:rFonts w:asciiTheme="minorHAnsi" w:hAnsiTheme="minorHAnsi"/>
        </w:rPr>
        <w:t xml:space="preserve"> If the system meets the criteria for </w:t>
      </w:r>
      <w:r w:rsidRPr="007C086C">
        <w:rPr>
          <w:rFonts w:asciiTheme="minorHAnsi" w:hAnsiTheme="minorHAnsi"/>
          <w:i/>
        </w:rPr>
        <w:t>Ducts Located in Conditioned Space</w:t>
      </w:r>
      <w:r w:rsidRPr="007C086C">
        <w:rPr>
          <w:rFonts w:asciiTheme="minorHAnsi" w:hAnsiTheme="minorHAnsi"/>
        </w:rPr>
        <w:t xml:space="preserve"> </w:t>
      </w:r>
      <w:r>
        <w:rPr>
          <w:rFonts w:asciiTheme="minorHAnsi" w:hAnsiTheme="minorHAnsi"/>
        </w:rPr>
        <w:t>credit</w:t>
      </w:r>
      <w:r w:rsidRPr="007C086C">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0682A7F3" w14:textId="77777777" w:rsidR="00254F68" w:rsidRPr="00586FBD" w:rsidRDefault="00254F68" w:rsidP="00254F68">
      <w:pPr>
        <w:numPr>
          <w:ilvl w:val="0"/>
          <w:numId w:val="37"/>
        </w:numPr>
        <w:ind w:left="360" w:hanging="360"/>
        <w:rPr>
          <w:rFonts w:asciiTheme="minorHAnsi" w:hAnsiTheme="minorHAnsi"/>
        </w:rPr>
      </w:pPr>
      <w:r>
        <w:rPr>
          <w:rFonts w:asciiTheme="minorHAnsi" w:hAnsiTheme="minorHAnsi"/>
          <w:i/>
        </w:rPr>
        <w:t>Correction Notes:</w:t>
      </w:r>
      <w:r>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7E2D3320" w14:textId="77777777" w:rsidR="00254F68" w:rsidRPr="00C62500" w:rsidRDefault="00254F68" w:rsidP="00F30816">
      <w:pPr>
        <w:ind w:left="360"/>
        <w:rPr>
          <w:rFonts w:asciiTheme="minorHAnsi" w:hAnsiTheme="minorHAnsi"/>
        </w:rPr>
      </w:pPr>
    </w:p>
    <w:p w14:paraId="2C22AB80" w14:textId="560AB1EF" w:rsidR="00B7347F" w:rsidRDefault="00B7347F" w:rsidP="0009456E">
      <w:pPr>
        <w:rPr>
          <w:rFonts w:ascii="Calibri" w:hAnsi="Calibri"/>
        </w:rPr>
      </w:pPr>
    </w:p>
    <w:p w14:paraId="73590DD7" w14:textId="77777777" w:rsidR="007512C1" w:rsidRPr="00D83E48" w:rsidRDefault="007512C1" w:rsidP="0009456E">
      <w:pPr>
        <w:rPr>
          <w:rFonts w:ascii="Calibri" w:hAnsi="Calibri"/>
        </w:rPr>
        <w:sectPr w:rsidR="007512C1" w:rsidRPr="00D83E48">
          <w:headerReference w:type="even" r:id="rId17"/>
          <w:headerReference w:type="default" r:id="rId18"/>
          <w:footerReference w:type="default" r:id="rId19"/>
          <w:headerReference w:type="first" r:id="rId20"/>
          <w:footerReference w:type="first" r:id="rId21"/>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5A5FAD" w:rsidRPr="002C21B2" w14:paraId="4BAA826A" w14:textId="77777777" w:rsidTr="00F761B7">
        <w:trPr>
          <w:cantSplit/>
          <w:trHeight w:val="144"/>
        </w:trPr>
        <w:tc>
          <w:tcPr>
            <w:tcW w:w="11030" w:type="dxa"/>
            <w:gridSpan w:val="3"/>
            <w:tcBorders>
              <w:top w:val="single" w:sz="4" w:space="0" w:color="auto"/>
            </w:tcBorders>
            <w:vAlign w:val="center"/>
          </w:tcPr>
          <w:p w14:paraId="4BAA8269" w14:textId="77777777" w:rsidR="005A5FAD" w:rsidRPr="002C21B2" w:rsidRDefault="005A5FAD" w:rsidP="00F761B7">
            <w:pPr>
              <w:keepNext/>
              <w:rPr>
                <w:rFonts w:asciiTheme="minorHAnsi" w:hAnsiTheme="minorHAnsi"/>
                <w:b/>
                <w:sz w:val="18"/>
                <w:szCs w:val="18"/>
              </w:rPr>
            </w:pPr>
            <w:r w:rsidRPr="00890BB7">
              <w:rPr>
                <w:rFonts w:asciiTheme="minorHAnsi" w:hAnsiTheme="minorHAnsi"/>
                <w:b/>
                <w:szCs w:val="18"/>
              </w:rPr>
              <w:lastRenderedPageBreak/>
              <w:t>A. Ducted Cooling System Information</w:t>
            </w:r>
          </w:p>
        </w:tc>
      </w:tr>
      <w:tr w:rsidR="005A5FAD" w:rsidRPr="002C21B2" w14:paraId="4BAA826E" w14:textId="77777777" w:rsidTr="00F761B7">
        <w:trPr>
          <w:cantSplit/>
          <w:trHeight w:val="144"/>
        </w:trPr>
        <w:tc>
          <w:tcPr>
            <w:tcW w:w="475" w:type="dxa"/>
            <w:vAlign w:val="center"/>
          </w:tcPr>
          <w:p w14:paraId="4BAA826B"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4BAA826C" w14:textId="3743A056" w:rsidR="005A5FAD" w:rsidRPr="002C21B2" w:rsidRDefault="005A5FAD" w:rsidP="00F761B7">
            <w:pPr>
              <w:rPr>
                <w:rFonts w:asciiTheme="minorHAnsi" w:hAnsiTheme="minorHAnsi"/>
                <w:color w:val="000000"/>
                <w:sz w:val="18"/>
                <w:szCs w:val="18"/>
                <w:highlight w:val="yellow"/>
              </w:rPr>
            </w:pPr>
            <w:r w:rsidRPr="002C21B2">
              <w:rPr>
                <w:rFonts w:asciiTheme="minorHAnsi" w:hAnsiTheme="minorHAnsi"/>
                <w:sz w:val="18"/>
                <w:szCs w:val="18"/>
              </w:rPr>
              <w:t xml:space="preserve">System Identification or Name </w:t>
            </w:r>
          </w:p>
        </w:tc>
        <w:tc>
          <w:tcPr>
            <w:tcW w:w="5605" w:type="dxa"/>
            <w:vAlign w:val="center"/>
          </w:tcPr>
          <w:p w14:paraId="4BAA826D" w14:textId="5B3B36BE" w:rsidR="005A5FAD" w:rsidRPr="002C21B2" w:rsidRDefault="005A5FAD" w:rsidP="005A5FAD">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Pr>
                <w:rFonts w:asciiTheme="minorHAnsi" w:hAnsiTheme="minorHAnsi"/>
                <w:sz w:val="18"/>
                <w:szCs w:val="18"/>
              </w:rPr>
              <w:t>CF</w:t>
            </w:r>
            <w:r w:rsidR="00D03BB0">
              <w:rPr>
                <w:rFonts w:asciiTheme="minorHAnsi" w:hAnsiTheme="minorHAnsi"/>
                <w:sz w:val="18"/>
                <w:szCs w:val="18"/>
              </w:rPr>
              <w:t>3</w:t>
            </w:r>
            <w:r>
              <w:rPr>
                <w:rFonts w:asciiTheme="minorHAnsi" w:hAnsiTheme="minorHAnsi"/>
                <w:sz w:val="18"/>
                <w:szCs w:val="18"/>
              </w:rPr>
              <w:t>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A5FAD" w:rsidRPr="002C21B2" w14:paraId="4BAA8272" w14:textId="77777777" w:rsidTr="00F761B7">
        <w:trPr>
          <w:cantSplit/>
          <w:trHeight w:val="144"/>
        </w:trPr>
        <w:tc>
          <w:tcPr>
            <w:tcW w:w="475" w:type="dxa"/>
            <w:vAlign w:val="center"/>
          </w:tcPr>
          <w:p w14:paraId="4BAA826F"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4BAA8270" w14:textId="386AE4F3"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System Location or Area Served </w:t>
            </w:r>
          </w:p>
        </w:tc>
        <w:tc>
          <w:tcPr>
            <w:tcW w:w="5605" w:type="dxa"/>
            <w:vAlign w:val="center"/>
          </w:tcPr>
          <w:p w14:paraId="4BAA8271" w14:textId="09B0015A"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w:t>
            </w:r>
            <w:r w:rsidR="00D03BB0">
              <w:rPr>
                <w:rFonts w:asciiTheme="minorHAnsi" w:hAnsiTheme="minorHAnsi"/>
                <w:sz w:val="18"/>
                <w:szCs w:val="18"/>
              </w:rPr>
              <w:t>3</w:t>
            </w:r>
            <w:r>
              <w:rPr>
                <w:rFonts w:asciiTheme="minorHAnsi" w:hAnsiTheme="minorHAnsi"/>
                <w:sz w:val="18"/>
                <w:szCs w:val="18"/>
              </w:rPr>
              <w:t>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327C7A" w:rsidRPr="002C21B2" w14:paraId="5FE91ED4" w14:textId="77777777" w:rsidTr="00327C7A">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4DF90F1D" w14:textId="62394517" w:rsidR="00327C7A" w:rsidRPr="002C21B2" w:rsidRDefault="00327C7A" w:rsidP="00327C7A">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66C5AB24" w14:textId="338E0890" w:rsidR="00327C7A" w:rsidRPr="002C21B2" w:rsidRDefault="00327C7A" w:rsidP="00327C7A">
            <w:pPr>
              <w:rPr>
                <w:rFonts w:asciiTheme="minorHAnsi" w:hAnsiTheme="minorHAnsi"/>
                <w:sz w:val="18"/>
                <w:szCs w:val="18"/>
              </w:rPr>
            </w:pPr>
            <w:r w:rsidRPr="003E3490">
              <w:rPr>
                <w:rFonts w:asciiTheme="minorHAnsi" w:hAnsiTheme="minorHAnsi"/>
                <w:sz w:val="18"/>
              </w:rPr>
              <w:t>Indoor Unit Name</w:t>
            </w:r>
            <w:r w:rsidR="002212B2">
              <w:rPr>
                <w:rFonts w:asciiTheme="minorHAnsi" w:hAnsiTheme="minorHAnsi"/>
                <w:sz w:val="18"/>
              </w:rPr>
              <w:t xml:space="preserve"> </w:t>
            </w:r>
            <w:r w:rsidR="002212B2"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48437B97" w14:textId="3EC286BB" w:rsidR="00327C7A" w:rsidRPr="002C21B2" w:rsidRDefault="00327C7A" w:rsidP="00327C7A">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CF3R-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327C7A" w:rsidRPr="002C21B2" w14:paraId="4BAA8276" w14:textId="77777777" w:rsidTr="00F761B7">
        <w:trPr>
          <w:cantSplit/>
          <w:trHeight w:val="144"/>
        </w:trPr>
        <w:tc>
          <w:tcPr>
            <w:tcW w:w="475" w:type="dxa"/>
            <w:vAlign w:val="center"/>
          </w:tcPr>
          <w:p w14:paraId="4BAA8273" w14:textId="40308381" w:rsidR="00327C7A" w:rsidRPr="002C21B2" w:rsidRDefault="00327C7A" w:rsidP="00327C7A">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4BAA8274" w14:textId="77DE12B8" w:rsidR="00327C7A" w:rsidRPr="002C21B2" w:rsidRDefault="00327C7A" w:rsidP="00327C7A">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4BAA8275" w14:textId="2031D357" w:rsidR="00327C7A" w:rsidRPr="002C21B2" w:rsidRDefault="00327C7A" w:rsidP="00327C7A">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Pr>
                <w:rFonts w:asciiTheme="minorHAnsi" w:hAnsiTheme="minorHAnsi"/>
                <w:sz w:val="18"/>
                <w:szCs w:val="18"/>
              </w:rPr>
              <w:t>CF3R-MCH23&gt;&gt;</w:t>
            </w:r>
            <w:r w:rsidRPr="002C21B2">
              <w:rPr>
                <w:rFonts w:asciiTheme="minorHAnsi" w:hAnsiTheme="minorHAnsi"/>
                <w:sz w:val="18"/>
                <w:szCs w:val="18"/>
              </w:rPr>
              <w:t xml:space="preserve"> </w:t>
            </w:r>
          </w:p>
        </w:tc>
      </w:tr>
      <w:tr w:rsidR="00327C7A" w:rsidRPr="002C21B2" w14:paraId="4BAA827A" w14:textId="77777777" w:rsidTr="00F761B7">
        <w:trPr>
          <w:cantSplit/>
          <w:trHeight w:val="144"/>
        </w:trPr>
        <w:tc>
          <w:tcPr>
            <w:tcW w:w="475" w:type="dxa"/>
            <w:vAlign w:val="center"/>
          </w:tcPr>
          <w:p w14:paraId="4BAA8277" w14:textId="32858487" w:rsidR="00327C7A" w:rsidRPr="002C21B2" w:rsidRDefault="00327C7A" w:rsidP="00327C7A">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4BAA8278" w14:textId="1D8111E2" w:rsidR="00327C7A" w:rsidRPr="002C21B2" w:rsidRDefault="00327C7A" w:rsidP="00327C7A">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4BAA8279" w14:textId="4739F34D" w:rsidR="00327C7A" w:rsidRPr="002C21B2" w:rsidRDefault="00327C7A" w:rsidP="00327C7A">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327C7A" w:rsidRPr="002C21B2" w14:paraId="4BAA827E" w14:textId="77777777" w:rsidTr="00F761B7">
        <w:trPr>
          <w:cantSplit/>
          <w:trHeight w:val="144"/>
        </w:trPr>
        <w:tc>
          <w:tcPr>
            <w:tcW w:w="475" w:type="dxa"/>
            <w:vAlign w:val="center"/>
          </w:tcPr>
          <w:p w14:paraId="4BAA827B" w14:textId="1537BD06" w:rsidR="00327C7A" w:rsidRPr="002C21B2" w:rsidRDefault="00327C7A" w:rsidP="00327C7A">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4BAA827C" w14:textId="7B97DA4C" w:rsidR="00327C7A" w:rsidRPr="002C21B2" w:rsidRDefault="00327C7A" w:rsidP="00327C7A">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4BAA827D" w14:textId="165B3FD0" w:rsidR="00327C7A" w:rsidRDefault="00327C7A" w:rsidP="00327C7A">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327C7A" w:rsidRPr="002C21B2" w14:paraId="4BAA8282" w14:textId="77777777" w:rsidTr="00F761B7">
        <w:trPr>
          <w:cantSplit/>
          <w:trHeight w:val="144"/>
        </w:trPr>
        <w:tc>
          <w:tcPr>
            <w:tcW w:w="475" w:type="dxa"/>
            <w:vAlign w:val="center"/>
          </w:tcPr>
          <w:p w14:paraId="4BAA827F" w14:textId="45ABBD9E" w:rsidR="00327C7A" w:rsidRPr="002C21B2" w:rsidRDefault="00327C7A" w:rsidP="00327C7A">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4BAA8280" w14:textId="0B9E9597" w:rsidR="00327C7A" w:rsidRPr="002C21B2" w:rsidRDefault="00327C7A" w:rsidP="00327C7A">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4BAA8281" w14:textId="689632EF" w:rsidR="00327C7A" w:rsidRDefault="00327C7A" w:rsidP="00327C7A">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327C7A" w:rsidRPr="002C21B2" w14:paraId="4BAA8286" w14:textId="77777777" w:rsidTr="00F761B7">
        <w:trPr>
          <w:cantSplit/>
          <w:trHeight w:val="144"/>
        </w:trPr>
        <w:tc>
          <w:tcPr>
            <w:tcW w:w="475" w:type="dxa"/>
            <w:vAlign w:val="center"/>
          </w:tcPr>
          <w:p w14:paraId="4BAA8283" w14:textId="652CE12D" w:rsidR="00327C7A" w:rsidRPr="002C21B2" w:rsidRDefault="00327C7A" w:rsidP="00327C7A">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4BAA8284" w14:textId="5DDD7E9F" w:rsidR="00327C7A" w:rsidRPr="002C21B2" w:rsidRDefault="00327C7A" w:rsidP="00327C7A">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4BAA8285" w14:textId="05C759D6" w:rsidR="00327C7A" w:rsidRDefault="00327C7A" w:rsidP="00327C7A">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d from CF3R-MCH-23</w:t>
            </w:r>
            <w:r w:rsidRPr="002C21B2">
              <w:rPr>
                <w:rFonts w:asciiTheme="minorHAnsi" w:hAnsiTheme="minorHAnsi"/>
                <w:sz w:val="18"/>
                <w:szCs w:val="18"/>
              </w:rPr>
              <w:t>&gt;&gt;</w:t>
            </w:r>
          </w:p>
        </w:tc>
      </w:tr>
      <w:tr w:rsidR="00327C7A" w:rsidRPr="002C21B2" w14:paraId="4BAA828A" w14:textId="77777777" w:rsidTr="00F761B7">
        <w:trPr>
          <w:cantSplit/>
          <w:trHeight w:val="144"/>
        </w:trPr>
        <w:tc>
          <w:tcPr>
            <w:tcW w:w="475" w:type="dxa"/>
            <w:vAlign w:val="center"/>
          </w:tcPr>
          <w:p w14:paraId="4BAA8287" w14:textId="4BCE1C17" w:rsidR="00327C7A" w:rsidRPr="002C21B2" w:rsidRDefault="00327C7A" w:rsidP="00327C7A">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4BAA8288" w14:textId="154F7F84" w:rsidR="00327C7A" w:rsidRPr="002C21B2" w:rsidRDefault="00327C7A" w:rsidP="00327C7A">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4BAA8289" w14:textId="3D1884C8" w:rsidR="00327C7A" w:rsidRDefault="00327C7A" w:rsidP="00327C7A">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r w:rsidR="00327C7A" w:rsidRPr="002C21B2" w14:paraId="4BAA828E" w14:textId="77777777" w:rsidTr="00F761B7">
        <w:trPr>
          <w:cantSplit/>
          <w:trHeight w:val="144"/>
        </w:trPr>
        <w:tc>
          <w:tcPr>
            <w:tcW w:w="475" w:type="dxa"/>
            <w:vAlign w:val="center"/>
          </w:tcPr>
          <w:p w14:paraId="4BAA828B" w14:textId="70AAD21B" w:rsidR="00327C7A" w:rsidRPr="002C21B2" w:rsidRDefault="00327C7A" w:rsidP="00327C7A">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BAA828C" w14:textId="25DBB80E" w:rsidR="00327C7A" w:rsidRPr="002C21B2" w:rsidRDefault="00327C7A" w:rsidP="00327C7A">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4BAA828D" w14:textId="644B53C3" w:rsidR="00327C7A" w:rsidRPr="002C21B2" w:rsidRDefault="00327C7A" w:rsidP="00327C7A">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327C7A" w:rsidRPr="002C21B2" w14:paraId="4BAA8292" w14:textId="77777777" w:rsidTr="00F761B7">
        <w:trPr>
          <w:cantSplit/>
          <w:trHeight w:val="144"/>
        </w:trPr>
        <w:tc>
          <w:tcPr>
            <w:tcW w:w="475" w:type="dxa"/>
            <w:vAlign w:val="center"/>
          </w:tcPr>
          <w:p w14:paraId="4BAA828F" w14:textId="38D946B8" w:rsidR="00327C7A" w:rsidRPr="002C21B2" w:rsidDel="006E5AE2" w:rsidRDefault="00327C7A" w:rsidP="00327C7A">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4BAA8290" w14:textId="7930C766" w:rsidR="00327C7A" w:rsidRPr="002C21B2" w:rsidRDefault="00327C7A" w:rsidP="00327C7A">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4BAA8291" w14:textId="027AC362" w:rsidR="00327C7A" w:rsidRPr="002C21B2" w:rsidRDefault="00327C7A" w:rsidP="00327C7A">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w:t>
            </w:r>
            <w:r w:rsidRPr="002C21B2">
              <w:rPr>
                <w:rFonts w:asciiTheme="minorHAnsi" w:hAnsiTheme="minorHAnsi"/>
                <w:sz w:val="18"/>
                <w:szCs w:val="18"/>
              </w:rPr>
              <w:t>&gt;&gt;</w:t>
            </w:r>
          </w:p>
        </w:tc>
      </w:tr>
      <w:tr w:rsidR="00327C7A" w:rsidRPr="002C21B2" w14:paraId="296A6556" w14:textId="77777777" w:rsidTr="00F761B7">
        <w:trPr>
          <w:cantSplit/>
          <w:trHeight w:val="144"/>
        </w:trPr>
        <w:tc>
          <w:tcPr>
            <w:tcW w:w="475" w:type="dxa"/>
            <w:vAlign w:val="center"/>
          </w:tcPr>
          <w:p w14:paraId="7AF0E410" w14:textId="3AA64578" w:rsidR="00327C7A" w:rsidRPr="002C21B2" w:rsidRDefault="00327C7A" w:rsidP="00327C7A">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66A2B68" w14:textId="269F5864" w:rsidR="00327C7A" w:rsidRPr="002C21B2" w:rsidRDefault="00327C7A" w:rsidP="00327C7A">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320FF658" w14:textId="17C3CF49" w:rsidR="00327C7A" w:rsidRPr="002C21B2" w:rsidRDefault="00327C7A" w:rsidP="00327C7A">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CF3R-MCH23&gt;&gt;</w:t>
            </w:r>
          </w:p>
        </w:tc>
      </w:tr>
    </w:tbl>
    <w:p w14:paraId="4BAA8293" w14:textId="77777777" w:rsidR="002C21B2" w:rsidRPr="00890BB7" w:rsidRDefault="002C21B2"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EA1EC9" w:rsidRPr="00D83E48" w14:paraId="4BAA8296" w14:textId="77777777" w:rsidTr="00926D9A">
        <w:trPr>
          <w:cantSplit/>
          <w:trHeight w:val="144"/>
        </w:trPr>
        <w:tc>
          <w:tcPr>
            <w:tcW w:w="5000" w:type="pct"/>
            <w:gridSpan w:val="3"/>
            <w:vAlign w:val="center"/>
          </w:tcPr>
          <w:p w14:paraId="4BAA8294" w14:textId="0C450E09" w:rsidR="00EA1EC9" w:rsidRPr="00B904BC" w:rsidRDefault="00EA1EC9" w:rsidP="00693010">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295" w14:textId="77777777" w:rsidR="00EA1EC9" w:rsidRPr="00B904BC" w:rsidRDefault="00EA1EC9" w:rsidP="00A66549">
            <w:pPr>
              <w:keepNext/>
              <w:rPr>
                <w:rFonts w:asciiTheme="minorHAnsi" w:hAnsiTheme="minorHAnsi"/>
                <w:b/>
                <w:sz w:val="18"/>
                <w:szCs w:val="18"/>
              </w:rPr>
            </w:pPr>
            <w:r w:rsidRPr="00B904BC">
              <w:rPr>
                <w:rFonts w:asciiTheme="minorHAnsi" w:hAnsiTheme="minorHAnsi"/>
                <w:i/>
                <w:sz w:val="18"/>
                <w:szCs w:val="18"/>
              </w:rPr>
              <w:t>Instrument Specifications are given in RA3.3.1, and system fan watt measurement apparatus information is given in RA3.3.2.2.</w:t>
            </w:r>
          </w:p>
        </w:tc>
      </w:tr>
      <w:tr w:rsidR="00EA1EC9" w:rsidRPr="00D83E48" w14:paraId="4BAA829D" w14:textId="77777777" w:rsidTr="00926D9A">
        <w:trPr>
          <w:cantSplit/>
          <w:trHeight w:val="144"/>
        </w:trPr>
        <w:tc>
          <w:tcPr>
            <w:tcW w:w="212" w:type="pct"/>
            <w:vAlign w:val="center"/>
          </w:tcPr>
          <w:p w14:paraId="4BAA8297" w14:textId="77777777" w:rsidR="00EA1EC9" w:rsidRPr="00B904BC" w:rsidRDefault="00EA1EC9" w:rsidP="00693010">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4BAA8298" w14:textId="01C97E3A"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4BAA8299" w14:textId="77777777"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 xml:space="preserve">&lt;&lt; user select one from list: </w:t>
            </w:r>
          </w:p>
          <w:p w14:paraId="4BAA829A"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Portable watt meter</w:t>
            </w:r>
          </w:p>
          <w:p w14:paraId="4BAA829B"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Analog Utility Revenue Meter (spinning wheel type)</w:t>
            </w:r>
          </w:p>
          <w:p w14:paraId="4BAA829C"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Digital Utility Revenue Meter</w:t>
            </w:r>
            <w:r w:rsidRPr="00B904BC">
              <w:rPr>
                <w:rFonts w:asciiTheme="minorHAnsi" w:hAnsiTheme="minorHAnsi"/>
                <w:sz w:val="18"/>
                <w:szCs w:val="18"/>
              </w:rPr>
              <w:t>&gt;&gt;</w:t>
            </w:r>
          </w:p>
        </w:tc>
      </w:tr>
      <w:tr w:rsidR="00256C6F" w:rsidRPr="00D83E48" w14:paraId="4BAA82A2" w14:textId="77777777" w:rsidTr="00926D9A">
        <w:trPr>
          <w:cantSplit/>
          <w:trHeight w:val="144"/>
        </w:trPr>
        <w:tc>
          <w:tcPr>
            <w:tcW w:w="212" w:type="pct"/>
            <w:vAlign w:val="center"/>
          </w:tcPr>
          <w:p w14:paraId="4BAA829E" w14:textId="77777777" w:rsidR="00256C6F" w:rsidRPr="00B904BC" w:rsidRDefault="00256C6F" w:rsidP="00256C6F">
            <w:pPr>
              <w:keepNext/>
              <w:jc w:val="center"/>
              <w:rPr>
                <w:rFonts w:asciiTheme="minorHAnsi" w:hAnsiTheme="minorHAnsi"/>
                <w:sz w:val="18"/>
                <w:szCs w:val="18"/>
              </w:rPr>
            </w:pPr>
            <w:r w:rsidRPr="00B904BC">
              <w:rPr>
                <w:rFonts w:asciiTheme="minorHAnsi" w:hAnsiTheme="minorHAnsi"/>
                <w:sz w:val="18"/>
                <w:szCs w:val="18"/>
              </w:rPr>
              <w:t>02</w:t>
            </w:r>
          </w:p>
        </w:tc>
        <w:tc>
          <w:tcPr>
            <w:tcW w:w="2248" w:type="pct"/>
            <w:vAlign w:val="center"/>
          </w:tcPr>
          <w:p w14:paraId="4BAA829F" w14:textId="77777777" w:rsidR="00256C6F" w:rsidRPr="00B904BC" w:rsidRDefault="00256C6F" w:rsidP="00256C6F">
            <w:pPr>
              <w:keepNext/>
              <w:rPr>
                <w:rFonts w:asciiTheme="minorHAnsi" w:hAnsiTheme="minorHAnsi"/>
                <w:sz w:val="18"/>
                <w:szCs w:val="18"/>
              </w:rPr>
            </w:pPr>
            <w:r w:rsidRPr="00B904BC">
              <w:rPr>
                <w:rFonts w:asciiTheme="minorHAnsi" w:hAnsiTheme="minorHAnsi"/>
                <w:sz w:val="18"/>
                <w:szCs w:val="18"/>
              </w:rPr>
              <w:t>Determination of MCH22 type (this field not visible to user)</w:t>
            </w:r>
          </w:p>
        </w:tc>
        <w:tc>
          <w:tcPr>
            <w:tcW w:w="2540" w:type="pct"/>
          </w:tcPr>
          <w:p w14:paraId="512B70D9" w14:textId="77777777" w:rsidR="00256C6F" w:rsidRDefault="00256C6F" w:rsidP="00256C6F">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0A9509CE" w14:textId="77777777" w:rsidR="00256C6F" w:rsidRDefault="00256C6F" w:rsidP="00256C6F">
            <w:pPr>
              <w:pStyle w:val="ListParagraph"/>
              <w:keepNext/>
              <w:ind w:left="0"/>
              <w:rPr>
                <w:rFonts w:ascii="Calibri" w:hAnsi="Calibri"/>
                <w:sz w:val="18"/>
                <w:szCs w:val="18"/>
              </w:rPr>
            </w:pPr>
            <w:r>
              <w:rPr>
                <w:rFonts w:ascii="Calibri" w:hAnsi="Calibri"/>
                <w:sz w:val="18"/>
                <w:szCs w:val="18"/>
              </w:rPr>
              <w:t>If MCH-23 variant = MCH-23a, then display version MCH-22a;</w:t>
            </w:r>
          </w:p>
          <w:p w14:paraId="12A5D691" w14:textId="77777777" w:rsidR="00256C6F" w:rsidRDefault="00256C6F" w:rsidP="00256C6F">
            <w:pPr>
              <w:pStyle w:val="ListParagraph"/>
              <w:keepNext/>
              <w:ind w:left="0"/>
              <w:rPr>
                <w:rFonts w:ascii="Calibri" w:hAnsi="Calibri"/>
                <w:sz w:val="18"/>
                <w:szCs w:val="18"/>
              </w:rPr>
            </w:pPr>
            <w:r>
              <w:rPr>
                <w:rFonts w:ascii="Calibri" w:hAnsi="Calibri"/>
                <w:sz w:val="18"/>
                <w:szCs w:val="18"/>
              </w:rPr>
              <w:t>If MCH-23 variant = MCH-23b, then display version MCH-22b;</w:t>
            </w:r>
          </w:p>
          <w:p w14:paraId="7F252B06" w14:textId="77777777" w:rsidR="00256C6F" w:rsidRDefault="00256C6F" w:rsidP="00256C6F">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MCH-22</w:t>
            </w:r>
            <w:r>
              <w:rPr>
                <w:rFonts w:ascii="Calibri" w:hAnsi="Calibri"/>
                <w:sz w:val="18"/>
                <w:szCs w:val="18"/>
              </w:rPr>
              <w:t>c;</w:t>
            </w:r>
          </w:p>
          <w:p w14:paraId="4FF087C7" w14:textId="77777777" w:rsidR="00256C6F" w:rsidRDefault="00256C6F" w:rsidP="00256C6F">
            <w:pPr>
              <w:pStyle w:val="ListParagraph"/>
              <w:keepNext/>
              <w:ind w:left="0"/>
              <w:rPr>
                <w:rFonts w:ascii="Calibri" w:hAnsi="Calibri"/>
                <w:sz w:val="18"/>
                <w:szCs w:val="18"/>
              </w:rPr>
            </w:pPr>
            <w:r>
              <w:rPr>
                <w:rFonts w:ascii="Calibri" w:hAnsi="Calibri"/>
                <w:sz w:val="18"/>
                <w:szCs w:val="18"/>
              </w:rPr>
              <w:t>If MCH-23 variant = MCH-23f, then display version MCH-22d;</w:t>
            </w:r>
          </w:p>
          <w:p w14:paraId="5995CE35" w14:textId="77777777" w:rsidR="00256C6F" w:rsidRDefault="00256C6F" w:rsidP="00256C6F">
            <w:pPr>
              <w:pStyle w:val="ListParagraph"/>
              <w:keepNext/>
              <w:ind w:left="0"/>
              <w:rPr>
                <w:rFonts w:ascii="Calibri" w:hAnsi="Calibri"/>
                <w:sz w:val="18"/>
                <w:szCs w:val="18"/>
              </w:rPr>
            </w:pPr>
          </w:p>
          <w:p w14:paraId="6314BD30" w14:textId="77777777" w:rsidR="00256C6F" w:rsidRDefault="00256C6F" w:rsidP="00256C6F">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MCH-22a;</w:t>
            </w:r>
          </w:p>
          <w:p w14:paraId="2DAAD6E5" w14:textId="77777777" w:rsidR="00256C6F" w:rsidRDefault="00256C6F" w:rsidP="00256C6F">
            <w:pPr>
              <w:pStyle w:val="ListParagraph"/>
              <w:keepNext/>
              <w:ind w:left="0"/>
              <w:rPr>
                <w:rFonts w:ascii="Calibri" w:hAnsi="Calibri"/>
                <w:sz w:val="18"/>
                <w:szCs w:val="18"/>
              </w:rPr>
            </w:pPr>
          </w:p>
          <w:p w14:paraId="0E02DDB8" w14:textId="4DF3E0F6" w:rsidR="00256C6F" w:rsidRDefault="00256C6F" w:rsidP="00256C6F">
            <w:pPr>
              <w:pStyle w:val="ListParagraph"/>
              <w:keepNext/>
              <w:ind w:left="0"/>
              <w:rPr>
                <w:rFonts w:ascii="Calibri" w:hAnsi="Calibri"/>
                <w:sz w:val="18"/>
                <w:szCs w:val="18"/>
              </w:rPr>
            </w:pPr>
            <w:r>
              <w:rPr>
                <w:rFonts w:ascii="Calibri" w:hAnsi="Calibri"/>
                <w:sz w:val="18"/>
                <w:szCs w:val="18"/>
              </w:rPr>
              <w:t>If MCH-23 variant = MCH-23d and A1</w:t>
            </w:r>
            <w:r w:rsidR="00327C7A">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4BAA82A1" w14:textId="7B4FC708" w:rsidR="00256C6F" w:rsidRPr="00B904BC" w:rsidRDefault="00256C6F" w:rsidP="00256C6F">
            <w:pPr>
              <w:keepNext/>
              <w:rPr>
                <w:rFonts w:asciiTheme="minorHAnsi" w:hAnsiTheme="minorHAnsi"/>
                <w:sz w:val="18"/>
                <w:szCs w:val="18"/>
              </w:rPr>
            </w:pPr>
            <w:r w:rsidRPr="00E3551F">
              <w:rPr>
                <w:rFonts w:ascii="Calibri" w:hAnsi="Calibri"/>
                <w:sz w:val="18"/>
                <w:szCs w:val="18"/>
              </w:rPr>
              <w:t>&gt;&gt;</w:t>
            </w:r>
          </w:p>
        </w:tc>
      </w:tr>
    </w:tbl>
    <w:p w14:paraId="4BAA82A3" w14:textId="77777777" w:rsidR="002C21B2" w:rsidRPr="00890BB7" w:rsidRDefault="002C21B2"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EA1EC9" w:rsidRPr="00890BB7" w14:paraId="4BAA82A7" w14:textId="77777777" w:rsidTr="00926D9A">
        <w:trPr>
          <w:trHeight w:val="144"/>
        </w:trPr>
        <w:tc>
          <w:tcPr>
            <w:tcW w:w="5000" w:type="pct"/>
          </w:tcPr>
          <w:p w14:paraId="4BAA82A6" w14:textId="0DEF26CB" w:rsidR="00C80440" w:rsidRPr="00890BB7" w:rsidRDefault="00F50784" w:rsidP="00D10CB1">
            <w:pPr>
              <w:rPr>
                <w:rFonts w:asciiTheme="minorHAnsi" w:hAnsiTheme="minorHAnsi"/>
                <w:b/>
                <w:szCs w:val="18"/>
              </w:rPr>
            </w:pPr>
            <w:r>
              <w:rPr>
                <w:rFonts w:asciiTheme="minorHAnsi" w:hAnsiTheme="minorHAnsi"/>
                <w:b/>
                <w:szCs w:val="18"/>
              </w:rPr>
              <w:t>MCH-22c</w:t>
            </w:r>
            <w:r w:rsidR="00EA1EC9" w:rsidRPr="00890BB7">
              <w:rPr>
                <w:rFonts w:asciiTheme="minorHAnsi" w:hAnsiTheme="minorHAnsi"/>
                <w:b/>
                <w:szCs w:val="18"/>
              </w:rPr>
              <w:t xml:space="preserve"> Forced Air System Fan </w:t>
            </w:r>
            <w:r w:rsidR="00D10CB1" w:rsidRPr="00890BB7">
              <w:rPr>
                <w:rFonts w:asciiTheme="minorHAnsi" w:hAnsiTheme="minorHAnsi"/>
                <w:b/>
                <w:szCs w:val="18"/>
              </w:rPr>
              <w:t xml:space="preserve">Efficacy </w:t>
            </w:r>
            <w:r w:rsidR="00EA1EC9" w:rsidRPr="00890BB7">
              <w:rPr>
                <w:rFonts w:asciiTheme="minorHAnsi" w:hAnsiTheme="minorHAnsi"/>
                <w:b/>
                <w:szCs w:val="18"/>
              </w:rPr>
              <w:t xml:space="preserve">Measurement – </w:t>
            </w:r>
            <w:r w:rsidR="000A5F2D" w:rsidRPr="00890BB7">
              <w:rPr>
                <w:rFonts w:asciiTheme="minorHAnsi" w:hAnsiTheme="minorHAnsi"/>
                <w:b/>
                <w:szCs w:val="18"/>
              </w:rPr>
              <w:t xml:space="preserve">Newly Installed Non-Zoned or Zoned Multi-Speed Compressor </w:t>
            </w:r>
            <w:r w:rsidR="000A5F2D">
              <w:rPr>
                <w:rFonts w:asciiTheme="minorHAnsi" w:hAnsiTheme="minorHAnsi"/>
                <w:b/>
                <w:szCs w:val="18"/>
              </w:rPr>
              <w:t>Systems with Central Fan Ventilation Cooling</w:t>
            </w:r>
          </w:p>
        </w:tc>
      </w:tr>
    </w:tbl>
    <w:p w14:paraId="4BAA82A8" w14:textId="77777777" w:rsidR="00926D9A" w:rsidRPr="00890BB7" w:rsidRDefault="00926D9A">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EA1EC9" w:rsidRPr="00D83E48" w14:paraId="4BAA82AB" w14:textId="77777777" w:rsidTr="00952AA6">
        <w:trPr>
          <w:gridAfter w:val="1"/>
          <w:wAfter w:w="5" w:type="pct"/>
          <w:trHeight w:val="144"/>
        </w:trPr>
        <w:tc>
          <w:tcPr>
            <w:tcW w:w="4990" w:type="pct"/>
            <w:gridSpan w:val="3"/>
          </w:tcPr>
          <w:p w14:paraId="4BAA82A9" w14:textId="503839AC" w:rsidR="00EA1EC9" w:rsidRPr="00890BB7" w:rsidRDefault="00EA1EC9" w:rsidP="00693010">
            <w:pPr>
              <w:keepNext/>
              <w:rPr>
                <w:rFonts w:asciiTheme="minorHAnsi" w:hAnsiTheme="minorHAnsi"/>
                <w:b/>
                <w:szCs w:val="18"/>
              </w:rPr>
            </w:pPr>
            <w:r w:rsidRPr="00890BB7">
              <w:rPr>
                <w:rFonts w:asciiTheme="minorHAnsi" w:hAnsiTheme="minorHAnsi"/>
                <w:b/>
                <w:szCs w:val="18"/>
              </w:rPr>
              <w:lastRenderedPageBreak/>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2AA" w14:textId="77777777" w:rsidR="00EA1EC9" w:rsidRPr="00B904BC" w:rsidRDefault="00EA1EC9" w:rsidP="009249F9">
            <w:pPr>
              <w:keepNext/>
              <w:rPr>
                <w:rFonts w:asciiTheme="minorHAnsi" w:hAnsiTheme="minorHAnsi"/>
                <w:b/>
                <w:i/>
                <w:sz w:val="18"/>
                <w:szCs w:val="18"/>
              </w:rPr>
            </w:pPr>
            <w:r w:rsidRPr="00B904BC">
              <w:rPr>
                <w:rFonts w:asciiTheme="minorHAnsi" w:hAnsiTheme="minorHAnsi"/>
                <w:i/>
                <w:sz w:val="18"/>
                <w:szCs w:val="18"/>
              </w:rPr>
              <w:t>The procedures for System Fan Watt Verification are specified in Reference Residential Appendix RA3.3.</w:t>
            </w:r>
          </w:p>
        </w:tc>
      </w:tr>
      <w:tr w:rsidR="00952AA6" w:rsidRPr="00D83E48" w14:paraId="4BAA82AF" w14:textId="77777777" w:rsidTr="00952AA6">
        <w:tblPrEx>
          <w:tblCellMar>
            <w:top w:w="0" w:type="dxa"/>
            <w:left w:w="108" w:type="dxa"/>
            <w:bottom w:w="0" w:type="dxa"/>
            <w:right w:w="108" w:type="dxa"/>
          </w:tblCellMar>
        </w:tblPrEx>
        <w:trPr>
          <w:cantSplit/>
          <w:trHeight w:val="144"/>
        </w:trPr>
        <w:tc>
          <w:tcPr>
            <w:tcW w:w="212" w:type="pct"/>
            <w:vAlign w:val="center"/>
          </w:tcPr>
          <w:p w14:paraId="4BAA82AC"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4BAA82AD" w14:textId="4BDA692B"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4BAA82AE"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952AA6" w:rsidRPr="00D83E48" w14:paraId="4BAA82B3" w14:textId="77777777" w:rsidTr="00952AA6">
        <w:tblPrEx>
          <w:tblCellMar>
            <w:top w:w="0" w:type="dxa"/>
            <w:left w:w="108" w:type="dxa"/>
            <w:bottom w:w="0" w:type="dxa"/>
            <w:right w:w="108" w:type="dxa"/>
          </w:tblCellMar>
        </w:tblPrEx>
        <w:trPr>
          <w:cantSplit/>
          <w:trHeight w:val="144"/>
        </w:trPr>
        <w:tc>
          <w:tcPr>
            <w:tcW w:w="212" w:type="pct"/>
            <w:vAlign w:val="center"/>
          </w:tcPr>
          <w:p w14:paraId="4BAA82B0"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4BAA82B1" w14:textId="15018093"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8" w:type="pct"/>
            <w:gridSpan w:val="2"/>
            <w:vAlign w:val="center"/>
          </w:tcPr>
          <w:p w14:paraId="4BAA82B2" w14:textId="3E9385CA"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&lt;&lt;referenced from </w:t>
            </w:r>
            <w:r w:rsidR="004B3F70">
              <w:rPr>
                <w:rFonts w:asciiTheme="minorHAnsi" w:hAnsiTheme="minorHAnsi"/>
                <w:sz w:val="18"/>
                <w:szCs w:val="18"/>
              </w:rPr>
              <w:t>CF</w:t>
            </w:r>
            <w:r w:rsidR="009F127F">
              <w:rPr>
                <w:rFonts w:asciiTheme="minorHAnsi" w:hAnsiTheme="minorHAnsi"/>
                <w:sz w:val="18"/>
                <w:szCs w:val="18"/>
              </w:rPr>
              <w:t>3</w:t>
            </w:r>
            <w:r w:rsidR="004B3F70">
              <w:rPr>
                <w:rFonts w:asciiTheme="minorHAnsi" w:hAnsiTheme="minorHAnsi"/>
                <w:sz w:val="18"/>
                <w:szCs w:val="18"/>
              </w:rPr>
              <w:t>R-</w:t>
            </w:r>
            <w:r w:rsidRPr="00926D9A">
              <w:rPr>
                <w:rFonts w:asciiTheme="minorHAnsi" w:hAnsiTheme="minorHAnsi"/>
                <w:sz w:val="18"/>
                <w:szCs w:val="18"/>
              </w:rPr>
              <w:t>MCH-23 (make sure to reference tested airflow value and not target airflow value)&gt;&gt;</w:t>
            </w:r>
          </w:p>
        </w:tc>
      </w:tr>
      <w:tr w:rsidR="00952AA6" w:rsidRPr="00D83E48" w14:paraId="4BAA82BA" w14:textId="77777777" w:rsidTr="00952AA6">
        <w:tblPrEx>
          <w:tblCellMar>
            <w:top w:w="0" w:type="dxa"/>
            <w:left w:w="108" w:type="dxa"/>
            <w:bottom w:w="0" w:type="dxa"/>
            <w:right w:w="108" w:type="dxa"/>
          </w:tblCellMar>
        </w:tblPrEx>
        <w:trPr>
          <w:cantSplit/>
          <w:trHeight w:val="144"/>
        </w:trPr>
        <w:tc>
          <w:tcPr>
            <w:tcW w:w="212" w:type="pct"/>
            <w:vAlign w:val="center"/>
          </w:tcPr>
          <w:p w14:paraId="4BAA82B4"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4BAA82B5" w14:textId="3C0F5FA7" w:rsidR="00EA1EC9" w:rsidRPr="00926D9A" w:rsidRDefault="00EA1EC9" w:rsidP="007512C1">
            <w:pPr>
              <w:keepNext/>
              <w:rPr>
                <w:rFonts w:asciiTheme="minorHAnsi" w:hAnsiTheme="minorHAnsi"/>
                <w:sz w:val="18"/>
                <w:szCs w:val="18"/>
              </w:rPr>
            </w:pPr>
            <w:r w:rsidRPr="00926D9A">
              <w:rPr>
                <w:rFonts w:asciiTheme="minorHAnsi" w:hAnsiTheme="minorHAnsi"/>
                <w:sz w:val="18"/>
                <w:szCs w:val="18"/>
              </w:rPr>
              <w:t>Required Fan Efficacy (</w:t>
            </w:r>
            <w:r w:rsidR="00F43310">
              <w:rPr>
                <w:rFonts w:asciiTheme="minorHAnsi" w:hAnsiTheme="minorHAnsi"/>
                <w:sz w:val="18"/>
                <w:szCs w:val="18"/>
              </w:rPr>
              <w:t>w</w:t>
            </w:r>
            <w:r w:rsidR="00F43310" w:rsidRPr="00926D9A">
              <w:rPr>
                <w:rFonts w:asciiTheme="minorHAnsi" w:hAnsiTheme="minorHAnsi"/>
                <w:sz w:val="18"/>
                <w:szCs w:val="18"/>
              </w:rPr>
              <w:t>atts</w:t>
            </w:r>
            <w:r w:rsidRPr="00926D9A">
              <w:rPr>
                <w:rFonts w:asciiTheme="minorHAnsi" w:hAnsiTheme="minorHAnsi"/>
                <w:sz w:val="18"/>
                <w:szCs w:val="18"/>
              </w:rPr>
              <w:t>/cfm)</w:t>
            </w:r>
          </w:p>
        </w:tc>
        <w:tc>
          <w:tcPr>
            <w:tcW w:w="2538" w:type="pct"/>
            <w:gridSpan w:val="2"/>
            <w:vAlign w:val="center"/>
          </w:tcPr>
          <w:p w14:paraId="4BAA82B6" w14:textId="77777777" w:rsidR="00E13CCD" w:rsidRDefault="00EA1EC9" w:rsidP="00E13CCD">
            <w:pPr>
              <w:keepNext/>
              <w:rPr>
                <w:rFonts w:asciiTheme="minorHAnsi" w:hAnsiTheme="minorHAnsi"/>
                <w:sz w:val="18"/>
                <w:szCs w:val="18"/>
              </w:rPr>
            </w:pPr>
            <w:r w:rsidRPr="00926D9A">
              <w:rPr>
                <w:rFonts w:asciiTheme="minorHAnsi" w:hAnsiTheme="minorHAnsi"/>
                <w:sz w:val="18"/>
                <w:szCs w:val="18"/>
              </w:rPr>
              <w:t>&lt;&lt;</w:t>
            </w:r>
            <w:r w:rsidR="00E13CCD">
              <w:rPr>
                <w:rFonts w:asciiTheme="minorHAnsi" w:hAnsiTheme="minorHAnsi"/>
                <w:sz w:val="18"/>
                <w:szCs w:val="18"/>
              </w:rPr>
              <w:t>calculated field:</w:t>
            </w:r>
          </w:p>
          <w:p w14:paraId="4BAA82B7" w14:textId="16DBD134" w:rsidR="00D60EEA" w:rsidRDefault="00D60EEA" w:rsidP="00E13CCD">
            <w:pPr>
              <w:keepNext/>
              <w:rPr>
                <w:rFonts w:asciiTheme="minorHAnsi" w:hAnsiTheme="minorHAnsi"/>
                <w:sz w:val="18"/>
                <w:szCs w:val="18"/>
              </w:rPr>
            </w:pPr>
            <w:r>
              <w:rPr>
                <w:rFonts w:asciiTheme="minorHAnsi" w:hAnsiTheme="minorHAnsi"/>
                <w:sz w:val="18"/>
                <w:szCs w:val="18"/>
              </w:rPr>
              <w:t>if parent is MCH-01a,</w:t>
            </w:r>
            <w:r w:rsidR="00470B9A">
              <w:rPr>
                <w:rFonts w:asciiTheme="minorHAnsi" w:hAnsiTheme="minorHAnsi"/>
                <w:sz w:val="18"/>
                <w:szCs w:val="18"/>
              </w:rPr>
              <w:t xml:space="preserve"> then reference value from MCH-01a Section C </w:t>
            </w:r>
            <w:r w:rsidR="00470B9A" w:rsidRPr="00470B9A">
              <w:rPr>
                <w:rFonts w:asciiTheme="minorHAnsi" w:hAnsiTheme="minorHAnsi"/>
                <w:sz w:val="18"/>
                <w:szCs w:val="18"/>
              </w:rPr>
              <w:t xml:space="preserve">Row </w:t>
            </w:r>
            <w:r w:rsidR="002761AE" w:rsidRPr="00EB198C">
              <w:rPr>
                <w:rFonts w:asciiTheme="minorHAnsi" w:hAnsiTheme="minorHAnsi"/>
                <w:i/>
                <w:sz w:val="18"/>
                <w:szCs w:val="18"/>
              </w:rPr>
              <w:t>C</w:t>
            </w:r>
            <w:r w:rsidR="002761AE">
              <w:rPr>
                <w:rFonts w:asciiTheme="minorHAnsi" w:hAnsiTheme="minorHAnsi"/>
                <w:i/>
                <w:sz w:val="18"/>
                <w:szCs w:val="18"/>
              </w:rPr>
              <w:t>12</w:t>
            </w:r>
            <w:r w:rsidR="002761AE" w:rsidRPr="00EB198C">
              <w:rPr>
                <w:rFonts w:asciiTheme="minorHAnsi" w:hAnsiTheme="minorHAnsi"/>
                <w:i/>
                <w:sz w:val="18"/>
                <w:szCs w:val="18"/>
              </w:rPr>
              <w:t xml:space="preserve"> </w:t>
            </w:r>
            <w:r w:rsidR="00470B9A" w:rsidRPr="00EB198C">
              <w:rPr>
                <w:rFonts w:asciiTheme="minorHAnsi" w:hAnsiTheme="minorHAnsi"/>
                <w:i/>
                <w:sz w:val="18"/>
                <w:szCs w:val="18"/>
              </w:rPr>
              <w:t xml:space="preserve">– </w:t>
            </w:r>
            <w:proofErr w:type="spellStart"/>
            <w:r w:rsidR="00470B9A" w:rsidRPr="00EB198C">
              <w:rPr>
                <w:rFonts w:asciiTheme="minorHAnsi" w:hAnsiTheme="minorHAnsi"/>
                <w:i/>
                <w:sz w:val="18"/>
                <w:szCs w:val="18"/>
              </w:rPr>
              <w:t>MaximumCoolingWperCFM</w:t>
            </w:r>
            <w:proofErr w:type="spellEnd"/>
            <w:r>
              <w:rPr>
                <w:rFonts w:asciiTheme="minorHAnsi" w:hAnsiTheme="minorHAnsi"/>
                <w:sz w:val="18"/>
                <w:szCs w:val="18"/>
              </w:rPr>
              <w:t>;</w:t>
            </w:r>
          </w:p>
          <w:p w14:paraId="5411D291" w14:textId="77777777" w:rsidR="002E64C4" w:rsidRDefault="002E64C4" w:rsidP="00E13CCD">
            <w:pPr>
              <w:keepNext/>
              <w:rPr>
                <w:rFonts w:asciiTheme="minorHAnsi" w:hAnsiTheme="minorHAnsi"/>
                <w:sz w:val="18"/>
                <w:szCs w:val="18"/>
              </w:rPr>
            </w:pPr>
          </w:p>
          <w:p w14:paraId="059CB59B" w14:textId="09F56440" w:rsidR="00A15563" w:rsidRPr="00470B9A" w:rsidRDefault="00A15563" w:rsidP="00E13CCD">
            <w:pPr>
              <w:keepNext/>
              <w:rPr>
                <w:rFonts w:asciiTheme="minorHAnsi" w:hAnsiTheme="minorHAnsi"/>
                <w:sz w:val="18"/>
                <w:szCs w:val="18"/>
              </w:rPr>
            </w:pPr>
            <w:r>
              <w:rPr>
                <w:rFonts w:asciiTheme="minorHAnsi" w:hAnsiTheme="minorHAnsi"/>
                <w:sz w:val="18"/>
                <w:szCs w:val="18"/>
              </w:rPr>
              <w:t>else if parent is MCH-01d, then reference value from MCH-01d Section C</w:t>
            </w:r>
            <w:r w:rsidR="00EB198C">
              <w:rPr>
                <w:rFonts w:asciiTheme="minorHAnsi" w:hAnsiTheme="minorHAnsi"/>
                <w:sz w:val="18"/>
                <w:szCs w:val="18"/>
              </w:rPr>
              <w:t xml:space="preserve"> </w:t>
            </w:r>
            <w:r w:rsidR="00EB198C" w:rsidRPr="00EB198C">
              <w:rPr>
                <w:rFonts w:asciiTheme="minorHAnsi" w:hAnsiTheme="minorHAnsi"/>
                <w:i/>
                <w:sz w:val="18"/>
                <w:szCs w:val="18"/>
              </w:rPr>
              <w:t xml:space="preserve">Row </w:t>
            </w:r>
            <w:r w:rsidR="002761AE" w:rsidRPr="00EB198C">
              <w:rPr>
                <w:rFonts w:asciiTheme="minorHAnsi" w:hAnsiTheme="minorHAnsi"/>
                <w:i/>
                <w:sz w:val="18"/>
                <w:szCs w:val="18"/>
              </w:rPr>
              <w:t>C</w:t>
            </w:r>
            <w:r w:rsidR="002761AE">
              <w:rPr>
                <w:rFonts w:asciiTheme="minorHAnsi" w:hAnsiTheme="minorHAnsi"/>
                <w:i/>
                <w:sz w:val="18"/>
                <w:szCs w:val="18"/>
              </w:rPr>
              <w:t>12</w:t>
            </w:r>
            <w:r w:rsidR="002761AE" w:rsidRPr="00EB198C">
              <w:rPr>
                <w:rFonts w:asciiTheme="minorHAnsi" w:hAnsiTheme="minorHAnsi"/>
                <w:i/>
                <w:sz w:val="18"/>
                <w:szCs w:val="18"/>
              </w:rPr>
              <w:t xml:space="preserve"> </w:t>
            </w:r>
            <w:r w:rsidR="00EB198C" w:rsidRPr="00EB198C">
              <w:rPr>
                <w:rFonts w:asciiTheme="minorHAnsi" w:hAnsiTheme="minorHAnsi"/>
                <w:i/>
                <w:sz w:val="18"/>
                <w:szCs w:val="18"/>
              </w:rPr>
              <w:t xml:space="preserve">– </w:t>
            </w:r>
            <w:proofErr w:type="spellStart"/>
            <w:r w:rsidR="00EB198C" w:rsidRPr="00EB198C">
              <w:rPr>
                <w:rFonts w:asciiTheme="minorHAnsi" w:hAnsiTheme="minorHAnsi"/>
                <w:i/>
                <w:sz w:val="18"/>
                <w:szCs w:val="18"/>
              </w:rPr>
              <w:t>MaximumCoolingWperCFM</w:t>
            </w:r>
            <w:proofErr w:type="spellEnd"/>
            <w:r w:rsidR="00470B9A">
              <w:rPr>
                <w:rFonts w:asciiTheme="minorHAnsi" w:hAnsiTheme="minorHAnsi"/>
                <w:sz w:val="18"/>
                <w:szCs w:val="18"/>
              </w:rPr>
              <w:t>;</w:t>
            </w:r>
          </w:p>
          <w:p w14:paraId="7E996648" w14:textId="77777777" w:rsidR="002E64C4" w:rsidRDefault="002E64C4" w:rsidP="00A15563">
            <w:pPr>
              <w:keepNext/>
              <w:rPr>
                <w:rFonts w:asciiTheme="minorHAnsi" w:hAnsiTheme="minorHAnsi"/>
                <w:sz w:val="18"/>
                <w:szCs w:val="18"/>
              </w:rPr>
            </w:pPr>
          </w:p>
          <w:p w14:paraId="0593A81E" w14:textId="77777777" w:rsidR="001D4ACF" w:rsidRDefault="00414AD8" w:rsidP="001D4ACF">
            <w:pPr>
              <w:keepNext/>
              <w:rPr>
                <w:rFonts w:asciiTheme="minorHAnsi" w:hAnsiTheme="minorHAnsi"/>
                <w:sz w:val="18"/>
                <w:szCs w:val="18"/>
              </w:rPr>
            </w:pPr>
            <w:r>
              <w:rPr>
                <w:rFonts w:asciiTheme="minorHAnsi" w:hAnsiTheme="minorHAnsi"/>
                <w:sz w:val="18"/>
                <w:szCs w:val="18"/>
              </w:rPr>
              <w:t xml:space="preserve">else </w:t>
            </w:r>
            <w:r w:rsidR="00A15563">
              <w:rPr>
                <w:rFonts w:asciiTheme="minorHAnsi" w:hAnsiTheme="minorHAnsi"/>
                <w:sz w:val="18"/>
                <w:szCs w:val="18"/>
              </w:rPr>
              <w:t>if parent is MCH-01b</w:t>
            </w:r>
            <w:r w:rsidR="002E64C4">
              <w:rPr>
                <w:rFonts w:asciiTheme="minorHAnsi" w:hAnsiTheme="minorHAnsi"/>
                <w:sz w:val="18"/>
                <w:szCs w:val="18"/>
              </w:rPr>
              <w:t xml:space="preserve"> </w:t>
            </w:r>
            <w:r w:rsidR="00EB198C">
              <w:rPr>
                <w:rFonts w:asciiTheme="minorHAnsi" w:hAnsiTheme="minorHAnsi"/>
                <w:sz w:val="18"/>
                <w:szCs w:val="18"/>
              </w:rPr>
              <w:t xml:space="preserve">then </w:t>
            </w:r>
            <w:r w:rsidR="001A2A49">
              <w:rPr>
                <w:rFonts w:asciiTheme="minorHAnsi" w:hAnsiTheme="minorHAnsi"/>
                <w:sz w:val="18"/>
                <w:szCs w:val="18"/>
              </w:rPr>
              <w:t>calculate</w:t>
            </w:r>
            <w:r w:rsidR="002E64C4">
              <w:rPr>
                <w:rFonts w:asciiTheme="minorHAnsi" w:hAnsiTheme="minorHAnsi"/>
                <w:sz w:val="18"/>
                <w:szCs w:val="18"/>
              </w:rPr>
              <w:t>:</w:t>
            </w:r>
            <w:r w:rsidR="001A2A49">
              <w:rPr>
                <w:rFonts w:asciiTheme="minorHAnsi" w:hAnsiTheme="minorHAnsi"/>
                <w:sz w:val="18"/>
                <w:szCs w:val="18"/>
              </w:rPr>
              <w:t xml:space="preserve"> </w:t>
            </w:r>
          </w:p>
          <w:p w14:paraId="72C407A0" w14:textId="39D79B98" w:rsidR="001D4ACF" w:rsidRDefault="001D4ACF" w:rsidP="001D4ACF">
            <w:pPr>
              <w:keepNext/>
              <w:rPr>
                <w:rFonts w:asciiTheme="minorHAnsi" w:hAnsiTheme="minorHAnsi"/>
                <w:sz w:val="18"/>
                <w:szCs w:val="18"/>
              </w:rPr>
            </w:pPr>
            <w:r>
              <w:rPr>
                <w:rFonts w:asciiTheme="minorHAnsi" w:hAnsiTheme="minorHAnsi"/>
                <w:sz w:val="18"/>
                <w:szCs w:val="18"/>
              </w:rPr>
              <w:t xml:space="preserve">if MCH-01b Section C </w:t>
            </w:r>
            <w:r w:rsidRPr="00F30816">
              <w:rPr>
                <w:rFonts w:asciiTheme="minorHAnsi" w:hAnsiTheme="minorHAnsi"/>
                <w:i/>
                <w:sz w:val="18"/>
                <w:szCs w:val="18"/>
              </w:rPr>
              <w:t xml:space="preserve">Row C06 – </w:t>
            </w:r>
            <w:proofErr w:type="spellStart"/>
            <w:r w:rsidRPr="00F30816">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08660F2" w14:textId="77777777" w:rsidR="001D4ACF" w:rsidRDefault="001D4ACF" w:rsidP="001D4ACF">
            <w:pPr>
              <w:keepNext/>
              <w:rPr>
                <w:rFonts w:asciiTheme="minorHAnsi" w:hAnsiTheme="minorHAnsi"/>
                <w:sz w:val="18"/>
                <w:szCs w:val="18"/>
              </w:rPr>
            </w:pPr>
          </w:p>
          <w:p w14:paraId="2CF6D9F5" w14:textId="496A4390" w:rsidR="00A15563" w:rsidRDefault="001D4ACF" w:rsidP="00A15563">
            <w:pPr>
              <w:keepNext/>
              <w:rPr>
                <w:rFonts w:asciiTheme="minorHAnsi" w:hAnsiTheme="minorHAnsi"/>
                <w:sz w:val="18"/>
                <w:szCs w:val="18"/>
              </w:rPr>
            </w:pPr>
            <w:r>
              <w:rPr>
                <w:rFonts w:asciiTheme="minorHAnsi" w:hAnsiTheme="minorHAnsi"/>
                <w:sz w:val="18"/>
                <w:szCs w:val="18"/>
              </w:rPr>
              <w:t xml:space="preserve">else </w:t>
            </w:r>
            <w:r w:rsidR="001A2A49">
              <w:rPr>
                <w:rFonts w:asciiTheme="minorHAnsi" w:hAnsiTheme="minorHAnsi"/>
                <w:sz w:val="18"/>
                <w:szCs w:val="18"/>
              </w:rPr>
              <w:t xml:space="preserve">if </w:t>
            </w:r>
            <w:r w:rsidR="00EB198C">
              <w:rPr>
                <w:rFonts w:asciiTheme="minorHAnsi" w:hAnsiTheme="minorHAnsi"/>
                <w:sz w:val="18"/>
                <w:szCs w:val="18"/>
              </w:rPr>
              <w:t>MCH-01</w:t>
            </w:r>
            <w:r w:rsidR="00470B9A">
              <w:rPr>
                <w:rFonts w:asciiTheme="minorHAnsi" w:hAnsiTheme="minorHAnsi"/>
                <w:sz w:val="18"/>
                <w:szCs w:val="18"/>
              </w:rPr>
              <w:t>b</w:t>
            </w:r>
            <w:r w:rsidR="00EB198C">
              <w:rPr>
                <w:rFonts w:asciiTheme="minorHAnsi" w:hAnsiTheme="minorHAnsi"/>
                <w:sz w:val="18"/>
                <w:szCs w:val="18"/>
              </w:rPr>
              <w:t xml:space="preserve"> Section C </w:t>
            </w:r>
            <w:r w:rsidR="00EB198C" w:rsidRPr="00EB198C">
              <w:rPr>
                <w:rFonts w:asciiTheme="minorHAnsi" w:hAnsiTheme="minorHAnsi"/>
                <w:i/>
                <w:sz w:val="18"/>
                <w:szCs w:val="18"/>
              </w:rPr>
              <w:t>Row C0</w:t>
            </w:r>
            <w:r w:rsidR="001A2A49">
              <w:rPr>
                <w:rFonts w:asciiTheme="minorHAnsi" w:hAnsiTheme="minorHAnsi"/>
                <w:i/>
                <w:sz w:val="18"/>
                <w:szCs w:val="18"/>
              </w:rPr>
              <w:t>2</w:t>
            </w:r>
            <w:r w:rsidR="00EB198C" w:rsidRPr="00EB198C">
              <w:rPr>
                <w:rFonts w:asciiTheme="minorHAnsi" w:hAnsiTheme="minorHAnsi"/>
                <w:i/>
                <w:sz w:val="18"/>
                <w:szCs w:val="18"/>
              </w:rPr>
              <w:t xml:space="preserve"> – </w:t>
            </w:r>
            <w:proofErr w:type="spellStart"/>
            <w:r w:rsidR="002E64C4">
              <w:rPr>
                <w:rFonts w:asciiTheme="minorHAnsi" w:hAnsiTheme="minorHAnsi"/>
                <w:i/>
                <w:sz w:val="18"/>
                <w:szCs w:val="18"/>
              </w:rPr>
              <w:t>ResidentialHeatingSystemType</w:t>
            </w:r>
            <w:proofErr w:type="spellEnd"/>
            <w:r w:rsidR="002E64C4">
              <w:rPr>
                <w:rFonts w:asciiTheme="minorHAnsi" w:hAnsiTheme="minorHAnsi"/>
                <w:i/>
                <w:sz w:val="18"/>
                <w:szCs w:val="18"/>
              </w:rPr>
              <w:t xml:space="preserve"> = Central</w:t>
            </w:r>
            <w:r w:rsidR="00B43C70">
              <w:rPr>
                <w:rFonts w:asciiTheme="minorHAnsi" w:hAnsiTheme="minorHAnsi"/>
                <w:i/>
                <w:sz w:val="18"/>
                <w:szCs w:val="18"/>
              </w:rPr>
              <w:t xml:space="preserve"> </w:t>
            </w:r>
            <w:r w:rsidR="002E64C4">
              <w:rPr>
                <w:rFonts w:asciiTheme="minorHAnsi" w:hAnsiTheme="minorHAnsi"/>
                <w:i/>
                <w:sz w:val="18"/>
                <w:szCs w:val="18"/>
              </w:rPr>
              <w:t>Gas</w:t>
            </w:r>
            <w:r w:rsidR="00B43C70">
              <w:rPr>
                <w:rFonts w:asciiTheme="minorHAnsi" w:hAnsiTheme="minorHAnsi"/>
                <w:i/>
                <w:sz w:val="18"/>
                <w:szCs w:val="18"/>
              </w:rPr>
              <w:t xml:space="preserve"> </w:t>
            </w:r>
            <w:r w:rsidR="002E64C4">
              <w:rPr>
                <w:rFonts w:asciiTheme="minorHAnsi" w:hAnsiTheme="minorHAnsi"/>
                <w:i/>
                <w:sz w:val="18"/>
                <w:szCs w:val="18"/>
              </w:rPr>
              <w:t>Furnace</w:t>
            </w:r>
            <w:r w:rsidR="00B43C70">
              <w:rPr>
                <w:rFonts w:asciiTheme="minorHAnsi" w:hAnsiTheme="minorHAnsi"/>
                <w:i/>
                <w:sz w:val="18"/>
                <w:szCs w:val="18"/>
              </w:rPr>
              <w:t xml:space="preserve"> or Package Gas Furnace </w:t>
            </w:r>
            <w:r w:rsidR="002E64C4">
              <w:rPr>
                <w:rFonts w:asciiTheme="minorHAnsi" w:hAnsiTheme="minorHAnsi"/>
                <w:i/>
                <w:sz w:val="18"/>
                <w:szCs w:val="18"/>
              </w:rPr>
              <w:t>then use value 0.45</w:t>
            </w:r>
            <w:r w:rsidR="00B43C70">
              <w:rPr>
                <w:rFonts w:asciiTheme="minorHAnsi" w:hAnsiTheme="minorHAnsi"/>
                <w:i/>
                <w:sz w:val="18"/>
                <w:szCs w:val="18"/>
              </w:rPr>
              <w:t>, else use value 0.58</w:t>
            </w:r>
            <w:r w:rsidR="002E64C4" w:rsidRPr="002E64C4">
              <w:rPr>
                <w:rFonts w:asciiTheme="minorHAnsi" w:hAnsiTheme="minorHAnsi"/>
                <w:sz w:val="18"/>
                <w:szCs w:val="18"/>
              </w:rPr>
              <w:t>;</w:t>
            </w:r>
          </w:p>
          <w:p w14:paraId="3AAE2E51" w14:textId="77777777" w:rsidR="002E64C4" w:rsidRDefault="002E64C4" w:rsidP="00A15563">
            <w:pPr>
              <w:keepNext/>
              <w:rPr>
                <w:rFonts w:asciiTheme="minorHAnsi" w:hAnsiTheme="minorHAnsi"/>
                <w:sz w:val="18"/>
                <w:szCs w:val="18"/>
              </w:rPr>
            </w:pPr>
          </w:p>
          <w:p w14:paraId="5C81245B" w14:textId="77777777" w:rsidR="001D4ACF" w:rsidRDefault="00E22559" w:rsidP="001D4ACF">
            <w:pPr>
              <w:keepNext/>
              <w:rPr>
                <w:rFonts w:asciiTheme="minorHAnsi" w:hAnsiTheme="minorHAnsi"/>
                <w:sz w:val="18"/>
                <w:szCs w:val="18"/>
              </w:rPr>
            </w:pPr>
            <w:r>
              <w:rPr>
                <w:rFonts w:asciiTheme="minorHAnsi" w:hAnsiTheme="minorHAnsi"/>
                <w:sz w:val="18"/>
                <w:szCs w:val="18"/>
              </w:rPr>
              <w:t xml:space="preserve">if parent is MCH-01c then calculate: </w:t>
            </w:r>
          </w:p>
          <w:p w14:paraId="2097E06F" w14:textId="4BDF12F6" w:rsidR="001D4ACF" w:rsidRDefault="00CF38D2" w:rsidP="001D4ACF">
            <w:pPr>
              <w:keepNext/>
              <w:rPr>
                <w:rFonts w:asciiTheme="minorHAnsi" w:hAnsiTheme="minorHAnsi"/>
                <w:sz w:val="18"/>
                <w:szCs w:val="18"/>
              </w:rPr>
            </w:pPr>
            <w:r>
              <w:rPr>
                <w:rFonts w:asciiTheme="minorHAnsi" w:hAnsiTheme="minorHAnsi"/>
                <w:sz w:val="18"/>
                <w:szCs w:val="18"/>
              </w:rPr>
              <w:t>if MCH-01c</w:t>
            </w:r>
            <w:r w:rsidR="001D4ACF">
              <w:rPr>
                <w:rFonts w:asciiTheme="minorHAnsi" w:hAnsiTheme="minorHAnsi"/>
                <w:sz w:val="18"/>
                <w:szCs w:val="18"/>
              </w:rPr>
              <w:t xml:space="preserve"> Section </w:t>
            </w:r>
            <w:r>
              <w:rPr>
                <w:rFonts w:asciiTheme="minorHAnsi" w:hAnsiTheme="minorHAnsi"/>
                <w:sz w:val="18"/>
                <w:szCs w:val="18"/>
              </w:rPr>
              <w:t>B</w:t>
            </w:r>
            <w:r w:rsidR="001D4ACF">
              <w:rPr>
                <w:rFonts w:asciiTheme="minorHAnsi" w:hAnsiTheme="minorHAnsi"/>
                <w:sz w:val="18"/>
                <w:szCs w:val="18"/>
              </w:rPr>
              <w:t xml:space="preserve"> </w:t>
            </w:r>
            <w:r w:rsidR="001D4ACF" w:rsidRPr="00CB4055">
              <w:rPr>
                <w:rFonts w:asciiTheme="minorHAnsi" w:hAnsiTheme="minorHAnsi"/>
                <w:i/>
                <w:sz w:val="18"/>
                <w:szCs w:val="18"/>
              </w:rPr>
              <w:t xml:space="preserve">Row </w:t>
            </w:r>
            <w:r>
              <w:rPr>
                <w:rFonts w:asciiTheme="minorHAnsi" w:hAnsiTheme="minorHAnsi"/>
                <w:i/>
                <w:sz w:val="18"/>
                <w:szCs w:val="18"/>
              </w:rPr>
              <w:t>B</w:t>
            </w:r>
            <w:r w:rsidR="001D4ACF" w:rsidRPr="00CB4055">
              <w:rPr>
                <w:rFonts w:asciiTheme="minorHAnsi" w:hAnsiTheme="minorHAnsi"/>
                <w:i/>
                <w:sz w:val="18"/>
                <w:szCs w:val="18"/>
              </w:rPr>
              <w:t>0</w:t>
            </w:r>
            <w:r>
              <w:rPr>
                <w:rFonts w:asciiTheme="minorHAnsi" w:hAnsiTheme="minorHAnsi"/>
                <w:i/>
                <w:sz w:val="18"/>
                <w:szCs w:val="18"/>
              </w:rPr>
              <w:t>5</w:t>
            </w:r>
            <w:r w:rsidR="001D4ACF" w:rsidRPr="00CB4055">
              <w:rPr>
                <w:rFonts w:asciiTheme="minorHAnsi" w:hAnsiTheme="minorHAnsi"/>
                <w:i/>
                <w:sz w:val="18"/>
                <w:szCs w:val="18"/>
              </w:rPr>
              <w:t xml:space="preserve"> – </w:t>
            </w:r>
            <w:proofErr w:type="spellStart"/>
            <w:r w:rsidR="001D4ACF" w:rsidRPr="00CB4055">
              <w:rPr>
                <w:rFonts w:asciiTheme="minorHAnsi" w:hAnsiTheme="minorHAnsi"/>
                <w:i/>
                <w:sz w:val="18"/>
                <w:szCs w:val="18"/>
              </w:rPr>
              <w:t>ResidentialCoolingSystemType</w:t>
            </w:r>
            <w:proofErr w:type="spellEnd"/>
            <w:r w:rsidR="001D4ACF">
              <w:rPr>
                <w:rFonts w:asciiTheme="minorHAnsi" w:hAnsiTheme="minorHAnsi"/>
                <w:sz w:val="18"/>
                <w:szCs w:val="18"/>
              </w:rPr>
              <w:t xml:space="preserve"> = Small duct high velocity HP or </w:t>
            </w:r>
            <w:r w:rsidR="001D4ACF" w:rsidRPr="001D4ACF">
              <w:rPr>
                <w:rFonts w:asciiTheme="minorHAnsi" w:hAnsiTheme="minorHAnsi"/>
                <w:sz w:val="18"/>
                <w:szCs w:val="18"/>
              </w:rPr>
              <w:t>Small duct high velocity AC</w:t>
            </w:r>
            <w:r w:rsidR="001D4ACF">
              <w:rPr>
                <w:rFonts w:asciiTheme="minorHAnsi" w:hAnsiTheme="minorHAnsi"/>
                <w:sz w:val="18"/>
                <w:szCs w:val="18"/>
              </w:rPr>
              <w:t xml:space="preserve"> then use value 0.62,</w:t>
            </w:r>
          </w:p>
          <w:p w14:paraId="7D89D02C" w14:textId="77777777" w:rsidR="001D4ACF" w:rsidRDefault="001D4ACF" w:rsidP="001D4ACF">
            <w:pPr>
              <w:keepNext/>
              <w:rPr>
                <w:rFonts w:asciiTheme="minorHAnsi" w:hAnsiTheme="minorHAnsi"/>
                <w:sz w:val="18"/>
                <w:szCs w:val="18"/>
              </w:rPr>
            </w:pPr>
          </w:p>
          <w:p w14:paraId="4BAA82B9" w14:textId="4ECDE50B" w:rsidR="00EA1EC9" w:rsidRPr="00926D9A" w:rsidRDefault="001D4ACF" w:rsidP="005637A5">
            <w:pPr>
              <w:keepNext/>
              <w:rPr>
                <w:rFonts w:asciiTheme="minorHAnsi" w:hAnsiTheme="minorHAnsi"/>
                <w:sz w:val="18"/>
                <w:szCs w:val="18"/>
              </w:rPr>
            </w:pPr>
            <w:r>
              <w:rPr>
                <w:rFonts w:asciiTheme="minorHAnsi" w:hAnsiTheme="minorHAnsi"/>
                <w:sz w:val="18"/>
                <w:szCs w:val="18"/>
              </w:rPr>
              <w:t>else if MCH-01</w:t>
            </w:r>
            <w:r w:rsidR="00CF38D2">
              <w:rPr>
                <w:rFonts w:asciiTheme="minorHAnsi" w:hAnsiTheme="minorHAnsi"/>
                <w:sz w:val="18"/>
                <w:szCs w:val="18"/>
              </w:rPr>
              <w:t>c</w:t>
            </w:r>
            <w:r>
              <w:rPr>
                <w:rFonts w:asciiTheme="minorHAnsi" w:hAnsiTheme="minorHAnsi"/>
                <w:sz w:val="18"/>
                <w:szCs w:val="18"/>
              </w:rPr>
              <w:t xml:space="preserve"> Section </w:t>
            </w:r>
            <w:r w:rsidR="00CF38D2">
              <w:rPr>
                <w:rFonts w:asciiTheme="minorHAnsi" w:hAnsiTheme="minorHAnsi"/>
                <w:sz w:val="18"/>
                <w:szCs w:val="18"/>
              </w:rPr>
              <w:t>B</w:t>
            </w:r>
            <w:r>
              <w:rPr>
                <w:rFonts w:asciiTheme="minorHAnsi" w:hAnsiTheme="minorHAnsi"/>
                <w:sz w:val="18"/>
                <w:szCs w:val="18"/>
              </w:rPr>
              <w:t xml:space="preserve"> </w:t>
            </w:r>
            <w:r w:rsidRPr="00EB198C">
              <w:rPr>
                <w:rFonts w:asciiTheme="minorHAnsi" w:hAnsiTheme="minorHAnsi"/>
                <w:i/>
                <w:sz w:val="18"/>
                <w:szCs w:val="18"/>
              </w:rPr>
              <w:t xml:space="preserve">Row </w:t>
            </w:r>
            <w:r w:rsidR="00CF38D2">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004A69B1">
              <w:rPr>
                <w:rFonts w:asciiTheme="minorHAnsi" w:hAnsiTheme="minorHAnsi"/>
                <w:i/>
                <w:sz w:val="18"/>
                <w:szCs w:val="18"/>
              </w:rPr>
              <w:t>&gt;&gt;</w:t>
            </w:r>
          </w:p>
        </w:tc>
      </w:tr>
      <w:tr w:rsidR="00952AA6" w:rsidRPr="00D83E48" w14:paraId="4BAA82BE" w14:textId="77777777" w:rsidTr="00952AA6">
        <w:tblPrEx>
          <w:tblCellMar>
            <w:top w:w="0" w:type="dxa"/>
            <w:left w:w="108" w:type="dxa"/>
            <w:bottom w:w="0" w:type="dxa"/>
            <w:right w:w="108" w:type="dxa"/>
          </w:tblCellMar>
        </w:tblPrEx>
        <w:trPr>
          <w:cantSplit/>
          <w:trHeight w:val="144"/>
        </w:trPr>
        <w:tc>
          <w:tcPr>
            <w:tcW w:w="212" w:type="pct"/>
            <w:vAlign w:val="center"/>
          </w:tcPr>
          <w:p w14:paraId="4BAA82BB"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4BAA82BC" w14:textId="4BD8BFF8" w:rsidR="00EA1EC9" w:rsidRPr="00926D9A" w:rsidRDefault="00EA1EC9" w:rsidP="007512C1">
            <w:pPr>
              <w:keepNext/>
              <w:rPr>
                <w:rFonts w:asciiTheme="minorHAnsi" w:hAnsiTheme="minorHAnsi"/>
                <w:sz w:val="18"/>
                <w:szCs w:val="18"/>
              </w:rPr>
            </w:pPr>
            <w:r w:rsidRPr="00926D9A">
              <w:rPr>
                <w:rFonts w:asciiTheme="minorHAnsi" w:hAnsiTheme="minorHAnsi"/>
                <w:sz w:val="18"/>
                <w:szCs w:val="18"/>
              </w:rPr>
              <w:t>Actual Fan Efficacy (</w:t>
            </w:r>
            <w:r w:rsidR="00F4331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BAA82BD" w14:textId="7EBEF0CF" w:rsidR="00EA1EC9" w:rsidRPr="00926D9A" w:rsidRDefault="00EA1EC9" w:rsidP="008225C4">
            <w:pPr>
              <w:keepNext/>
              <w:rPr>
                <w:rFonts w:asciiTheme="minorHAnsi" w:hAnsiTheme="minorHAnsi"/>
                <w:sz w:val="18"/>
                <w:szCs w:val="18"/>
              </w:rPr>
            </w:pPr>
            <w:r w:rsidRPr="00926D9A">
              <w:rPr>
                <w:rFonts w:asciiTheme="minorHAnsi" w:hAnsiTheme="minorHAnsi"/>
                <w:sz w:val="18"/>
                <w:szCs w:val="18"/>
              </w:rPr>
              <w:t xml:space="preserve">&lt;&lt;calculated field, </w:t>
            </w:r>
            <w:r w:rsidR="008225C4" w:rsidRPr="00646058">
              <w:rPr>
                <w:rFonts w:asciiTheme="minorHAnsi" w:hAnsiTheme="minorHAnsi"/>
                <w:i/>
                <w:sz w:val="18"/>
                <w:szCs w:val="18"/>
              </w:rPr>
              <w:t>Table C - Actual Tested Watts</w:t>
            </w:r>
            <w:r w:rsidR="008225C4">
              <w:rPr>
                <w:rFonts w:asciiTheme="minorHAnsi" w:hAnsiTheme="minorHAnsi"/>
                <w:sz w:val="18"/>
                <w:szCs w:val="18"/>
              </w:rPr>
              <w:t xml:space="preserve"> </w:t>
            </w:r>
            <w:r w:rsidR="009142F6">
              <w:rPr>
                <w:rFonts w:asciiTheme="minorHAnsi" w:hAnsiTheme="minorHAnsi"/>
                <w:sz w:val="18"/>
                <w:szCs w:val="18"/>
              </w:rPr>
              <w:t xml:space="preserve">divided by </w:t>
            </w:r>
            <w:r w:rsidR="008225C4" w:rsidRPr="00646058">
              <w:rPr>
                <w:rFonts w:asciiTheme="minorHAnsi" w:hAnsiTheme="minorHAnsi"/>
                <w:i/>
                <w:sz w:val="18"/>
                <w:szCs w:val="18"/>
              </w:rPr>
              <w:t>Table C - Actual Tested Airflow from MCH-23 (cfm)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&gt;&gt;</w:t>
            </w:r>
          </w:p>
        </w:tc>
      </w:tr>
      <w:tr w:rsidR="00952AA6" w:rsidRPr="00D83E48" w14:paraId="4BAA82C2" w14:textId="77777777" w:rsidTr="00952AA6">
        <w:tblPrEx>
          <w:tblCellMar>
            <w:top w:w="0" w:type="dxa"/>
            <w:left w:w="108" w:type="dxa"/>
            <w:bottom w:w="0" w:type="dxa"/>
            <w:right w:w="108" w:type="dxa"/>
          </w:tblCellMar>
        </w:tblPrEx>
        <w:trPr>
          <w:cantSplit/>
          <w:trHeight w:val="144"/>
        </w:trPr>
        <w:tc>
          <w:tcPr>
            <w:tcW w:w="212" w:type="pct"/>
            <w:vAlign w:val="center"/>
          </w:tcPr>
          <w:p w14:paraId="4BAA82BF" w14:textId="77777777" w:rsidR="00952AA6" w:rsidRPr="00952AA6" w:rsidRDefault="00952AA6" w:rsidP="00952AA6">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4BAA82C0" w14:textId="77777777" w:rsidR="00952AA6" w:rsidRPr="00926D9A" w:rsidRDefault="00952AA6" w:rsidP="00952AA6">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52954438" w14:textId="518635B9" w:rsidR="002A5F73" w:rsidRDefault="00952AA6" w:rsidP="000508D0">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8225C4" w:rsidRPr="00F01A03">
              <w:rPr>
                <w:rFonts w:asciiTheme="minorHAnsi" w:hAnsiTheme="minorHAnsi"/>
                <w:i/>
                <w:sz w:val="18"/>
                <w:szCs w:val="18"/>
              </w:rPr>
              <w:t xml:space="preserve">Table C - </w:t>
            </w:r>
            <w:r w:rsidR="000508D0">
              <w:rPr>
                <w:rFonts w:asciiTheme="minorHAnsi" w:hAnsiTheme="minorHAnsi"/>
                <w:i/>
                <w:sz w:val="18"/>
                <w:szCs w:val="18"/>
              </w:rPr>
              <w:t>Required</w:t>
            </w:r>
            <w:r w:rsidR="008225C4" w:rsidRPr="00F01A03">
              <w:rPr>
                <w:rFonts w:asciiTheme="minorHAnsi" w:hAnsiTheme="minorHAnsi"/>
                <w:i/>
                <w:sz w:val="18"/>
                <w:szCs w:val="18"/>
              </w:rPr>
              <w:t xml:space="preserve"> </w:t>
            </w:r>
            <w:r w:rsidR="008225C4">
              <w:rPr>
                <w:rFonts w:asciiTheme="minorHAnsi" w:hAnsiTheme="minorHAnsi"/>
                <w:i/>
                <w:sz w:val="18"/>
                <w:szCs w:val="18"/>
              </w:rPr>
              <w:t>Fan Efficacy (Watts/cfm)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w:t>
            </w:r>
            <w:r w:rsidR="008225C4" w:rsidRPr="00F01A03">
              <w:rPr>
                <w:rFonts w:asciiTheme="minorHAnsi" w:hAnsiTheme="minorHAnsi"/>
                <w:i/>
                <w:sz w:val="18"/>
                <w:szCs w:val="18"/>
              </w:rPr>
              <w:t xml:space="preserve"> </w:t>
            </w:r>
            <w:r w:rsidR="008225C4" w:rsidRPr="00646058">
              <w:rPr>
                <w:rFonts w:asciiTheme="minorHAnsi" w:hAnsiTheme="minorHAnsi"/>
                <w:i/>
                <w:sz w:val="18"/>
                <w:szCs w:val="18"/>
              </w:rPr>
              <w:t xml:space="preserve">Table C - </w:t>
            </w:r>
            <w:r w:rsidR="000508D0">
              <w:rPr>
                <w:rFonts w:asciiTheme="minorHAnsi" w:hAnsiTheme="minorHAnsi"/>
                <w:i/>
                <w:sz w:val="18"/>
                <w:szCs w:val="18"/>
              </w:rPr>
              <w:t>Actual</w:t>
            </w:r>
            <w:r w:rsidR="008225C4" w:rsidRPr="00646058">
              <w:rPr>
                <w:rFonts w:asciiTheme="minorHAnsi" w:hAnsiTheme="minorHAnsi"/>
                <w:i/>
                <w:sz w:val="18"/>
                <w:szCs w:val="18"/>
              </w:rPr>
              <w:t xml:space="preserve"> Fan Efficacy (Watts/cfm)</w:t>
            </w:r>
            <w:r w:rsidRPr="00926D9A">
              <w:rPr>
                <w:rFonts w:asciiTheme="minorHAnsi" w:hAnsiTheme="minorHAnsi"/>
                <w:sz w:val="18"/>
                <w:szCs w:val="18"/>
              </w:rPr>
              <w:t>, the display text: system fan efficacy complies</w:t>
            </w:r>
            <w:r w:rsidR="002A5F73">
              <w:rPr>
                <w:rFonts w:asciiTheme="minorHAnsi" w:hAnsiTheme="minorHAnsi"/>
                <w:sz w:val="18"/>
                <w:szCs w:val="18"/>
              </w:rPr>
              <w:t>;</w:t>
            </w:r>
            <w:r w:rsidRPr="00926D9A">
              <w:rPr>
                <w:rFonts w:asciiTheme="minorHAnsi" w:hAnsiTheme="minorHAnsi"/>
                <w:sz w:val="18"/>
                <w:szCs w:val="18"/>
              </w:rPr>
              <w:t xml:space="preserve"> </w:t>
            </w:r>
          </w:p>
          <w:p w14:paraId="4BAA82C1" w14:textId="02B0C57F" w:rsidR="00952AA6" w:rsidRPr="00926D9A" w:rsidRDefault="00952AA6" w:rsidP="000508D0">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4BAA82C3" w14:textId="46051D0C" w:rsidR="00EA1EC9" w:rsidRDefault="00EA1EC9">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8F415A" w:rsidRPr="00D83E48" w14:paraId="610AD9E0" w14:textId="77777777" w:rsidTr="00B7347F">
        <w:trPr>
          <w:gridAfter w:val="1"/>
          <w:wAfter w:w="5" w:type="pct"/>
          <w:trHeight w:val="144"/>
        </w:trPr>
        <w:tc>
          <w:tcPr>
            <w:tcW w:w="4990" w:type="pct"/>
            <w:gridSpan w:val="3"/>
          </w:tcPr>
          <w:p w14:paraId="4C9D2253" w14:textId="77777777" w:rsidR="008F415A" w:rsidRPr="00890BB7" w:rsidRDefault="008F415A" w:rsidP="008F415A">
            <w:pPr>
              <w:keepNext/>
              <w:rPr>
                <w:rFonts w:asciiTheme="minorHAnsi" w:hAnsiTheme="minorHAnsi"/>
                <w:b/>
                <w:szCs w:val="18"/>
              </w:rPr>
            </w:pPr>
            <w:r>
              <w:rPr>
                <w:rFonts w:asciiTheme="minorHAnsi" w:hAnsiTheme="minorHAnsi"/>
                <w:b/>
                <w:szCs w:val="18"/>
              </w:rPr>
              <w:t>D</w:t>
            </w:r>
            <w:r w:rsidRPr="00890BB7">
              <w:rPr>
                <w:rFonts w:asciiTheme="minorHAnsi" w:hAnsiTheme="minorHAnsi"/>
                <w:b/>
                <w:szCs w:val="18"/>
              </w:rPr>
              <w:t xml:space="preserve">. </w:t>
            </w:r>
            <w:r>
              <w:rPr>
                <w:rFonts w:asciiTheme="minorHAnsi" w:hAnsiTheme="minorHAnsi"/>
                <w:b/>
                <w:szCs w:val="18"/>
              </w:rPr>
              <w:t xml:space="preserve">Central Fan Ventilation Cooling </w:t>
            </w:r>
            <w:r w:rsidRPr="00890BB7">
              <w:rPr>
                <w:rFonts w:asciiTheme="minorHAnsi" w:hAnsiTheme="minorHAnsi"/>
                <w:b/>
                <w:szCs w:val="18"/>
              </w:rPr>
              <w:t>System Fan Efficacy Measurement</w:t>
            </w:r>
          </w:p>
          <w:p w14:paraId="2B150919" w14:textId="752D0215" w:rsidR="008F415A" w:rsidRPr="00AC34DA" w:rsidRDefault="008F415A">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r w:rsidR="00FC1C38">
              <w:rPr>
                <w:rFonts w:asciiTheme="minorHAnsi" w:hAnsiTheme="minorHAnsi"/>
                <w:sz w:val="18"/>
                <w:szCs w:val="18"/>
              </w:rPr>
              <w:t>.</w:t>
            </w:r>
          </w:p>
        </w:tc>
      </w:tr>
      <w:tr w:rsidR="008F415A" w:rsidRPr="00D83E48" w14:paraId="2712E264" w14:textId="77777777" w:rsidTr="00B7347F">
        <w:tblPrEx>
          <w:tblCellMar>
            <w:top w:w="0" w:type="dxa"/>
            <w:left w:w="108" w:type="dxa"/>
            <w:bottom w:w="0" w:type="dxa"/>
            <w:right w:w="108" w:type="dxa"/>
          </w:tblCellMar>
        </w:tblPrEx>
        <w:trPr>
          <w:cantSplit/>
          <w:trHeight w:val="144"/>
        </w:trPr>
        <w:tc>
          <w:tcPr>
            <w:tcW w:w="212" w:type="pct"/>
            <w:vAlign w:val="center"/>
          </w:tcPr>
          <w:p w14:paraId="78553F63"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796DB112" w14:textId="77777777"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002F0657" w14:textId="77777777"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8F415A" w:rsidRPr="00D83E48" w14:paraId="3C69820C" w14:textId="77777777" w:rsidTr="00B7347F">
        <w:tblPrEx>
          <w:tblCellMar>
            <w:top w:w="0" w:type="dxa"/>
            <w:left w:w="108" w:type="dxa"/>
            <w:bottom w:w="0" w:type="dxa"/>
            <w:right w:w="108" w:type="dxa"/>
          </w:tblCellMar>
        </w:tblPrEx>
        <w:trPr>
          <w:cantSplit/>
          <w:trHeight w:val="144"/>
        </w:trPr>
        <w:tc>
          <w:tcPr>
            <w:tcW w:w="212" w:type="pct"/>
            <w:vAlign w:val="center"/>
          </w:tcPr>
          <w:p w14:paraId="1A83E54E"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5100B46E" w14:textId="7DED37F4"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 xml:space="preserve">Actual Tested </w:t>
            </w:r>
            <w:r w:rsidR="00D958D1">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38" w:type="pct"/>
            <w:gridSpan w:val="2"/>
            <w:vAlign w:val="center"/>
          </w:tcPr>
          <w:p w14:paraId="2316CAA9" w14:textId="6B84AA27" w:rsidR="008F415A" w:rsidRPr="00926D9A" w:rsidRDefault="008F415A" w:rsidP="00911ABF">
            <w:pPr>
              <w:keepNext/>
              <w:rPr>
                <w:rFonts w:asciiTheme="minorHAnsi" w:hAnsiTheme="minorHAnsi"/>
                <w:sz w:val="18"/>
                <w:szCs w:val="18"/>
              </w:rPr>
            </w:pPr>
            <w:r w:rsidRPr="00926D9A">
              <w:rPr>
                <w:rFonts w:asciiTheme="minorHAnsi" w:hAnsiTheme="minorHAnsi"/>
                <w:sz w:val="18"/>
                <w:szCs w:val="18"/>
              </w:rPr>
              <w:t>&lt;&lt;</w:t>
            </w:r>
            <w:r w:rsidR="00891141">
              <w:rPr>
                <w:rFonts w:asciiTheme="minorHAnsi" w:hAnsiTheme="minorHAnsi"/>
                <w:sz w:val="18"/>
                <w:szCs w:val="18"/>
              </w:rPr>
              <w:t>Referenced from CF2R-MCH-23e E02, ‘Actual System Ventilation Airflow Rate Measurement (cfm)’&gt;&gt;</w:t>
            </w:r>
          </w:p>
        </w:tc>
      </w:tr>
      <w:tr w:rsidR="008F415A" w:rsidRPr="00D83E48" w14:paraId="726AA9EC" w14:textId="77777777" w:rsidTr="00B7347F">
        <w:tblPrEx>
          <w:tblCellMar>
            <w:top w:w="0" w:type="dxa"/>
            <w:left w:w="108" w:type="dxa"/>
            <w:bottom w:w="0" w:type="dxa"/>
            <w:right w:w="108" w:type="dxa"/>
          </w:tblCellMar>
        </w:tblPrEx>
        <w:trPr>
          <w:cantSplit/>
          <w:trHeight w:val="144"/>
        </w:trPr>
        <w:tc>
          <w:tcPr>
            <w:tcW w:w="212" w:type="pct"/>
            <w:vAlign w:val="center"/>
          </w:tcPr>
          <w:p w14:paraId="36AED93B"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6CD08239" w14:textId="5B807F18" w:rsidR="008F415A" w:rsidRPr="00926D9A" w:rsidRDefault="008F415A" w:rsidP="00F43310">
            <w:pPr>
              <w:keepNext/>
              <w:rPr>
                <w:rFonts w:asciiTheme="minorHAnsi" w:hAnsiTheme="minorHAnsi"/>
                <w:sz w:val="18"/>
                <w:szCs w:val="18"/>
              </w:rPr>
            </w:pPr>
            <w:r w:rsidRPr="00926D9A">
              <w:rPr>
                <w:rFonts w:asciiTheme="minorHAnsi" w:hAnsiTheme="minorHAnsi"/>
                <w:sz w:val="18"/>
                <w:szCs w:val="18"/>
              </w:rPr>
              <w:t>Required Fan Efficacy (</w:t>
            </w:r>
            <w:r w:rsidR="00F4331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1620C417" w14:textId="77777777" w:rsidR="008F415A" w:rsidRDefault="008F415A" w:rsidP="00B7347F">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63B07B9A" w14:textId="2613B31C" w:rsidR="00D958D1" w:rsidRDefault="008F415A" w:rsidP="009B6121">
            <w:pPr>
              <w:keepNext/>
              <w:rPr>
                <w:rFonts w:asciiTheme="minorHAnsi" w:hAnsiTheme="minorHAnsi"/>
                <w:sz w:val="18"/>
                <w:szCs w:val="18"/>
              </w:rPr>
            </w:pPr>
            <w:r>
              <w:rPr>
                <w:rFonts w:asciiTheme="minorHAnsi" w:hAnsiTheme="minorHAnsi"/>
                <w:sz w:val="18"/>
                <w:szCs w:val="18"/>
              </w:rPr>
              <w:t>if parent is MCH-01a, then reference value from MCH-01a</w:t>
            </w:r>
            <w:r w:rsidR="00EF2810">
              <w:rPr>
                <w:rFonts w:asciiTheme="minorHAnsi" w:hAnsiTheme="minorHAnsi"/>
                <w:sz w:val="18"/>
                <w:szCs w:val="18"/>
              </w:rPr>
              <w:t xml:space="preserve"> C1</w:t>
            </w:r>
            <w:r w:rsidR="00E136AF">
              <w:rPr>
                <w:rFonts w:asciiTheme="minorHAnsi" w:hAnsiTheme="minorHAnsi"/>
                <w:sz w:val="18"/>
                <w:szCs w:val="18"/>
              </w:rPr>
              <w:t>2</w:t>
            </w:r>
            <w:r w:rsidR="006E5968">
              <w:rPr>
                <w:rFonts w:asciiTheme="minorHAnsi" w:hAnsiTheme="minorHAnsi"/>
                <w:sz w:val="18"/>
                <w:szCs w:val="18"/>
              </w:rPr>
              <w:t>;</w:t>
            </w:r>
          </w:p>
          <w:p w14:paraId="20BFA005" w14:textId="5CCAF410" w:rsidR="008F415A" w:rsidRPr="00926D9A" w:rsidRDefault="00D958D1" w:rsidP="00211AAB">
            <w:pPr>
              <w:keepNext/>
              <w:rPr>
                <w:rFonts w:asciiTheme="minorHAnsi" w:hAnsiTheme="minorHAnsi"/>
                <w:sz w:val="18"/>
                <w:szCs w:val="18"/>
              </w:rPr>
            </w:pPr>
            <w:r>
              <w:rPr>
                <w:rFonts w:asciiTheme="minorHAnsi" w:hAnsiTheme="minorHAnsi"/>
                <w:sz w:val="18"/>
                <w:szCs w:val="18"/>
              </w:rPr>
              <w:t>else if parent is MCH-01d, then reference value from MCH-01d</w:t>
            </w:r>
            <w:r w:rsidR="00EF2810">
              <w:rPr>
                <w:rFonts w:asciiTheme="minorHAnsi" w:hAnsiTheme="minorHAnsi"/>
                <w:sz w:val="18"/>
                <w:szCs w:val="18"/>
              </w:rPr>
              <w:t xml:space="preserve"> C1</w:t>
            </w:r>
            <w:r w:rsidR="00E136AF">
              <w:rPr>
                <w:rFonts w:asciiTheme="minorHAnsi" w:hAnsiTheme="minorHAnsi"/>
                <w:sz w:val="18"/>
                <w:szCs w:val="18"/>
              </w:rPr>
              <w:t>2</w:t>
            </w:r>
            <w:r w:rsidR="008F415A" w:rsidRPr="00926D9A">
              <w:rPr>
                <w:rFonts w:asciiTheme="minorHAnsi" w:hAnsiTheme="minorHAnsi"/>
                <w:sz w:val="18"/>
                <w:szCs w:val="18"/>
              </w:rPr>
              <w:t>&gt;&gt;</w:t>
            </w:r>
          </w:p>
        </w:tc>
      </w:tr>
      <w:tr w:rsidR="008F415A" w:rsidRPr="00D83E48" w14:paraId="360270F8" w14:textId="77777777" w:rsidTr="00B7347F">
        <w:tblPrEx>
          <w:tblCellMar>
            <w:top w:w="0" w:type="dxa"/>
            <w:left w:w="108" w:type="dxa"/>
            <w:bottom w:w="0" w:type="dxa"/>
            <w:right w:w="108" w:type="dxa"/>
          </w:tblCellMar>
        </w:tblPrEx>
        <w:trPr>
          <w:cantSplit/>
          <w:trHeight w:val="144"/>
        </w:trPr>
        <w:tc>
          <w:tcPr>
            <w:tcW w:w="212" w:type="pct"/>
            <w:vAlign w:val="center"/>
          </w:tcPr>
          <w:p w14:paraId="0105A5DE"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50B8F51D" w14:textId="4DA7F69D" w:rsidR="008F415A" w:rsidRPr="00926D9A" w:rsidRDefault="008F415A" w:rsidP="00F43310">
            <w:pPr>
              <w:keepNext/>
              <w:rPr>
                <w:rFonts w:asciiTheme="minorHAnsi" w:hAnsiTheme="minorHAnsi"/>
                <w:sz w:val="18"/>
                <w:szCs w:val="18"/>
              </w:rPr>
            </w:pPr>
            <w:r w:rsidRPr="00926D9A">
              <w:rPr>
                <w:rFonts w:asciiTheme="minorHAnsi" w:hAnsiTheme="minorHAnsi"/>
                <w:sz w:val="18"/>
                <w:szCs w:val="18"/>
              </w:rPr>
              <w:t>Actual Fan Efficacy (</w:t>
            </w:r>
            <w:r w:rsidR="00F4331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62A02D9B" w14:textId="5FF88D80" w:rsidR="008F415A" w:rsidRPr="00926D9A" w:rsidRDefault="008F415A" w:rsidP="002A5F73">
            <w:pPr>
              <w:keepNext/>
              <w:rPr>
                <w:rFonts w:asciiTheme="minorHAnsi" w:hAnsiTheme="minorHAnsi"/>
                <w:sz w:val="18"/>
                <w:szCs w:val="18"/>
              </w:rPr>
            </w:pPr>
            <w:r w:rsidRPr="00926D9A">
              <w:rPr>
                <w:rFonts w:asciiTheme="minorHAnsi" w:hAnsiTheme="minorHAnsi"/>
                <w:sz w:val="18"/>
                <w:szCs w:val="18"/>
              </w:rPr>
              <w:t xml:space="preserve">&lt;&lt;calculated field, row </w:t>
            </w:r>
            <w:r w:rsidR="002A5F73">
              <w:rPr>
                <w:rFonts w:asciiTheme="minorHAnsi" w:hAnsiTheme="minorHAnsi"/>
                <w:sz w:val="18"/>
                <w:szCs w:val="18"/>
              </w:rPr>
              <w:t>D</w:t>
            </w:r>
            <w:r w:rsidRPr="00926D9A">
              <w:rPr>
                <w:rFonts w:asciiTheme="minorHAnsi" w:hAnsiTheme="minorHAnsi"/>
                <w:sz w:val="18"/>
                <w:szCs w:val="18"/>
              </w:rPr>
              <w:t>01</w:t>
            </w:r>
            <w:r w:rsidR="00D958D1">
              <w:rPr>
                <w:rFonts w:asciiTheme="minorHAnsi" w:hAnsiTheme="minorHAnsi"/>
                <w:sz w:val="18"/>
                <w:szCs w:val="18"/>
              </w:rPr>
              <w:t xml:space="preserve"> </w:t>
            </w:r>
            <w:r>
              <w:rPr>
                <w:rFonts w:asciiTheme="minorHAnsi" w:hAnsiTheme="minorHAnsi"/>
                <w:sz w:val="18"/>
                <w:szCs w:val="18"/>
              </w:rPr>
              <w:t xml:space="preserve">divided by </w:t>
            </w:r>
            <w:r w:rsidRPr="00926D9A">
              <w:rPr>
                <w:rFonts w:asciiTheme="minorHAnsi" w:hAnsiTheme="minorHAnsi"/>
                <w:sz w:val="18"/>
                <w:szCs w:val="18"/>
              </w:rPr>
              <w:t xml:space="preserve">row </w:t>
            </w:r>
            <w:r w:rsidR="002A5F73">
              <w:rPr>
                <w:rFonts w:asciiTheme="minorHAnsi" w:hAnsiTheme="minorHAnsi"/>
                <w:sz w:val="18"/>
                <w:szCs w:val="18"/>
              </w:rPr>
              <w:t>D</w:t>
            </w:r>
            <w:r w:rsidRPr="00926D9A">
              <w:rPr>
                <w:rFonts w:asciiTheme="minorHAnsi" w:hAnsiTheme="minorHAnsi"/>
                <w:sz w:val="18"/>
                <w:szCs w:val="18"/>
              </w:rPr>
              <w:t>02&gt;&gt;</w:t>
            </w:r>
          </w:p>
        </w:tc>
      </w:tr>
      <w:tr w:rsidR="008F415A" w:rsidRPr="00D83E48" w14:paraId="4C049C8A" w14:textId="77777777" w:rsidTr="00B7347F">
        <w:tblPrEx>
          <w:tblCellMar>
            <w:top w:w="0" w:type="dxa"/>
            <w:left w:w="108" w:type="dxa"/>
            <w:bottom w:w="0" w:type="dxa"/>
            <w:right w:w="108" w:type="dxa"/>
          </w:tblCellMar>
        </w:tblPrEx>
        <w:trPr>
          <w:cantSplit/>
          <w:trHeight w:val="144"/>
        </w:trPr>
        <w:tc>
          <w:tcPr>
            <w:tcW w:w="212" w:type="pct"/>
            <w:vAlign w:val="center"/>
          </w:tcPr>
          <w:p w14:paraId="16B4B5E2"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2DB26623" w14:textId="77777777"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4E79BC60" w14:textId="2C54F373" w:rsidR="002A5F73" w:rsidRDefault="008F415A" w:rsidP="00B7347F">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2A5F73">
              <w:rPr>
                <w:rFonts w:asciiTheme="minorHAnsi" w:hAnsiTheme="minorHAnsi"/>
                <w:sz w:val="18"/>
                <w:szCs w:val="18"/>
              </w:rPr>
              <w:t>D</w:t>
            </w:r>
            <w:r w:rsidRPr="00926D9A">
              <w:rPr>
                <w:rFonts w:asciiTheme="minorHAnsi" w:hAnsiTheme="minorHAnsi"/>
                <w:sz w:val="18"/>
                <w:szCs w:val="18"/>
              </w:rPr>
              <w:t>03≥</w:t>
            </w:r>
            <w:r w:rsidR="002A5F73">
              <w:rPr>
                <w:rFonts w:asciiTheme="minorHAnsi" w:hAnsiTheme="minorHAnsi"/>
                <w:sz w:val="18"/>
                <w:szCs w:val="18"/>
              </w:rPr>
              <w:t>D</w:t>
            </w:r>
            <w:r w:rsidRPr="00926D9A">
              <w:rPr>
                <w:rFonts w:asciiTheme="minorHAnsi" w:hAnsiTheme="minorHAnsi"/>
                <w:sz w:val="18"/>
                <w:szCs w:val="18"/>
              </w:rPr>
              <w:t>04, the display text: system fan efficacy complies</w:t>
            </w:r>
            <w:r w:rsidR="002A5F73">
              <w:rPr>
                <w:rFonts w:asciiTheme="minorHAnsi" w:hAnsiTheme="minorHAnsi"/>
                <w:sz w:val="18"/>
                <w:szCs w:val="18"/>
              </w:rPr>
              <w:t>;</w:t>
            </w:r>
            <w:r w:rsidRPr="00926D9A">
              <w:rPr>
                <w:rFonts w:asciiTheme="minorHAnsi" w:hAnsiTheme="minorHAnsi"/>
                <w:sz w:val="18"/>
                <w:szCs w:val="18"/>
              </w:rPr>
              <w:t xml:space="preserve"> </w:t>
            </w:r>
          </w:p>
          <w:p w14:paraId="300507AF" w14:textId="64ACA66E"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4D38266E" w14:textId="700DD582" w:rsidR="00254F68" w:rsidRDefault="00254F68">
      <w:pPr>
        <w:rPr>
          <w:rFonts w:asciiTheme="minorHAnsi" w:hAnsiTheme="minorHAnsi"/>
          <w:szCs w:val="18"/>
        </w:rPr>
      </w:pPr>
    </w:p>
    <w:p w14:paraId="5DC4D42F" w14:textId="77777777" w:rsidR="00254F68" w:rsidRDefault="00254F68">
      <w:pPr>
        <w:rPr>
          <w:rFonts w:asciiTheme="minorHAnsi" w:hAnsiTheme="minorHAnsi"/>
          <w:szCs w:val="18"/>
        </w:rPr>
      </w:pPr>
      <w:r>
        <w:rPr>
          <w:rFonts w:asciiTheme="minorHAnsi" w:hAnsiTheme="minorHAnsi"/>
          <w:szCs w:val="18"/>
        </w:rPr>
        <w:br w:type="page"/>
      </w: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254F68" w:rsidRPr="00926D9A" w14:paraId="73811F94" w14:textId="77777777" w:rsidTr="00254F68">
        <w:trPr>
          <w:trHeight w:val="144"/>
        </w:trPr>
        <w:tc>
          <w:tcPr>
            <w:tcW w:w="10998" w:type="dxa"/>
            <w:gridSpan w:val="3"/>
            <w:tcBorders>
              <w:top w:val="single" w:sz="4" w:space="0" w:color="000000"/>
              <w:left w:val="single" w:sz="4" w:space="0" w:color="000000"/>
              <w:bottom w:val="single" w:sz="4" w:space="0" w:color="000000"/>
              <w:right w:val="single" w:sz="4" w:space="0" w:color="000000"/>
            </w:tcBorders>
            <w:vAlign w:val="center"/>
          </w:tcPr>
          <w:p w14:paraId="0C354ABE" w14:textId="28916DFB" w:rsidR="00254F68" w:rsidRPr="00254F68" w:rsidRDefault="00390B74">
            <w:pPr>
              <w:rPr>
                <w:rFonts w:asciiTheme="minorHAnsi" w:hAnsiTheme="minorHAnsi"/>
                <w:b/>
                <w:szCs w:val="18"/>
              </w:rPr>
            </w:pPr>
            <w:r>
              <w:rPr>
                <w:rFonts w:asciiTheme="minorHAnsi" w:hAnsiTheme="minorHAnsi"/>
                <w:b/>
                <w:szCs w:val="18"/>
              </w:rPr>
              <w:lastRenderedPageBreak/>
              <w:t>E</w:t>
            </w:r>
            <w:r w:rsidR="00254F68" w:rsidRPr="00890BB7">
              <w:rPr>
                <w:rFonts w:asciiTheme="minorHAnsi" w:hAnsiTheme="minorHAnsi"/>
                <w:b/>
                <w:szCs w:val="18"/>
              </w:rPr>
              <w:t>. Additional Requirements</w:t>
            </w:r>
          </w:p>
        </w:tc>
      </w:tr>
      <w:tr w:rsidR="00254F68" w:rsidRPr="00926D9A" w14:paraId="4E83B212" w14:textId="77777777" w:rsidTr="00254F68">
        <w:trPr>
          <w:trHeight w:val="144"/>
        </w:trPr>
        <w:tc>
          <w:tcPr>
            <w:tcW w:w="468" w:type="dxa"/>
            <w:vAlign w:val="center"/>
          </w:tcPr>
          <w:p w14:paraId="3BA578B0"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01</w:t>
            </w:r>
          </w:p>
        </w:tc>
        <w:tc>
          <w:tcPr>
            <w:tcW w:w="10530" w:type="dxa"/>
            <w:gridSpan w:val="2"/>
            <w:vAlign w:val="center"/>
          </w:tcPr>
          <w:p w14:paraId="5613BE98" w14:textId="77777777" w:rsidR="00254F68" w:rsidRPr="00926D9A" w:rsidRDefault="00254F68" w:rsidP="00254F68">
            <w:pPr>
              <w:rPr>
                <w:rFonts w:asciiTheme="minorHAnsi" w:hAnsiTheme="minorHAnsi"/>
                <w:sz w:val="18"/>
                <w:szCs w:val="18"/>
              </w:rPr>
            </w:pPr>
            <w:r w:rsidRPr="00926D9A">
              <w:rPr>
                <w:rFonts w:asciiTheme="minorHAnsi" w:hAnsiTheme="minorHAnsi"/>
                <w:sz w:val="18"/>
                <w:szCs w:val="18"/>
              </w:rPr>
              <w:t>All registers were fully open during the diagnostic test.</w:t>
            </w:r>
          </w:p>
        </w:tc>
      </w:tr>
      <w:tr w:rsidR="00254F68" w:rsidRPr="00926D9A" w14:paraId="037244B4" w14:textId="77777777" w:rsidTr="00254F68">
        <w:trPr>
          <w:trHeight w:val="144"/>
        </w:trPr>
        <w:tc>
          <w:tcPr>
            <w:tcW w:w="468" w:type="dxa"/>
            <w:vAlign w:val="center"/>
          </w:tcPr>
          <w:p w14:paraId="2D53491D"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02</w:t>
            </w:r>
          </w:p>
        </w:tc>
        <w:tc>
          <w:tcPr>
            <w:tcW w:w="10530" w:type="dxa"/>
            <w:gridSpan w:val="2"/>
            <w:vAlign w:val="center"/>
          </w:tcPr>
          <w:p w14:paraId="6F289893" w14:textId="77777777" w:rsidR="00254F68" w:rsidRPr="00926D9A" w:rsidRDefault="00254F68" w:rsidP="00254F68">
            <w:pPr>
              <w:rPr>
                <w:rFonts w:asciiTheme="minorHAnsi" w:hAnsiTheme="minorHAnsi"/>
                <w:sz w:val="18"/>
                <w:szCs w:val="18"/>
              </w:rPr>
            </w:pPr>
            <w:r w:rsidRPr="00926D9A">
              <w:rPr>
                <w:rFonts w:asciiTheme="minorHAnsi" w:hAnsiTheme="minorHAnsi"/>
                <w:sz w:val="18"/>
                <w:szCs w:val="18"/>
              </w:rPr>
              <w:t>System fan was set at maximum speed during the diagnostic test.</w:t>
            </w:r>
          </w:p>
        </w:tc>
      </w:tr>
      <w:tr w:rsidR="00254F68" w:rsidRPr="00926D9A" w14:paraId="2866494F" w14:textId="77777777" w:rsidTr="00254F68">
        <w:trPr>
          <w:trHeight w:val="144"/>
        </w:trPr>
        <w:tc>
          <w:tcPr>
            <w:tcW w:w="468" w:type="dxa"/>
            <w:vAlign w:val="center"/>
          </w:tcPr>
          <w:p w14:paraId="51C26643"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03</w:t>
            </w:r>
          </w:p>
        </w:tc>
        <w:tc>
          <w:tcPr>
            <w:tcW w:w="10530" w:type="dxa"/>
            <w:gridSpan w:val="2"/>
            <w:vAlign w:val="center"/>
          </w:tcPr>
          <w:p w14:paraId="29D9ED03" w14:textId="77777777" w:rsidR="00254F68" w:rsidRPr="00926D9A" w:rsidRDefault="00254F68" w:rsidP="00254F68">
            <w:pPr>
              <w:rPr>
                <w:rFonts w:asciiTheme="minorHAnsi" w:hAnsiTheme="minorHAnsi"/>
                <w:sz w:val="18"/>
                <w:szCs w:val="18"/>
              </w:rPr>
            </w:pPr>
            <w:r w:rsidRPr="00926D9A">
              <w:rPr>
                <w:rFonts w:asciiTheme="minorHAnsi" w:hAnsiTheme="minorHAnsi"/>
                <w:sz w:val="18"/>
                <w:szCs w:val="18"/>
              </w:rPr>
              <w:t>If fresh air duct is part of the HVAC system it was not closed during the diagnostic test.</w:t>
            </w:r>
          </w:p>
        </w:tc>
      </w:tr>
      <w:tr w:rsidR="00254F68" w:rsidRPr="00926D9A" w14:paraId="5F197BDD" w14:textId="77777777" w:rsidTr="00254F68">
        <w:trPr>
          <w:trHeight w:val="144"/>
        </w:trPr>
        <w:tc>
          <w:tcPr>
            <w:tcW w:w="468" w:type="dxa"/>
            <w:vAlign w:val="center"/>
          </w:tcPr>
          <w:p w14:paraId="77171E88"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04</w:t>
            </w:r>
          </w:p>
        </w:tc>
        <w:tc>
          <w:tcPr>
            <w:tcW w:w="10530" w:type="dxa"/>
            <w:gridSpan w:val="2"/>
            <w:vAlign w:val="center"/>
          </w:tcPr>
          <w:p w14:paraId="4CFB4882" w14:textId="77777777" w:rsidR="00254F68" w:rsidRPr="00926D9A" w:rsidRDefault="00254F68" w:rsidP="00254F68">
            <w:pPr>
              <w:keepNext/>
              <w:rPr>
                <w:rFonts w:asciiTheme="minorHAnsi" w:hAnsiTheme="minorHAnsi"/>
                <w:sz w:val="18"/>
                <w:szCs w:val="18"/>
              </w:rPr>
            </w:pPr>
            <w:r w:rsidRPr="00926D9A">
              <w:rPr>
                <w:rFonts w:asciiTheme="minorHAnsi" w:hAnsiTheme="minorHAnsi"/>
                <w:sz w:val="18"/>
                <w:szCs w:val="18"/>
              </w:rPr>
              <w:t>Airflow rate and fan watt draw shall be simultaneous measurements when used to calculate the Fan Efficacy tested value.</w:t>
            </w:r>
          </w:p>
        </w:tc>
      </w:tr>
      <w:tr w:rsidR="00254F68" w:rsidRPr="00926D9A" w14:paraId="479FF1C3" w14:textId="77777777" w:rsidTr="00254F68">
        <w:trPr>
          <w:trHeight w:val="144"/>
        </w:trPr>
        <w:tc>
          <w:tcPr>
            <w:tcW w:w="468" w:type="dxa"/>
            <w:vAlign w:val="center"/>
          </w:tcPr>
          <w:p w14:paraId="6FB1C8EA"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05</w:t>
            </w:r>
          </w:p>
        </w:tc>
        <w:tc>
          <w:tcPr>
            <w:tcW w:w="10530" w:type="dxa"/>
            <w:gridSpan w:val="2"/>
            <w:vAlign w:val="center"/>
          </w:tcPr>
          <w:p w14:paraId="1275ADF9" w14:textId="77777777" w:rsidR="00254F68" w:rsidRPr="00926D9A" w:rsidRDefault="00254F68" w:rsidP="00254F68">
            <w:pPr>
              <w:pStyle w:val="NormalBullet"/>
              <w:tabs>
                <w:tab w:val="clear" w:pos="-2966"/>
              </w:tabs>
              <w:spacing w:before="0"/>
              <w:ind w:left="0" w:firstLine="0"/>
              <w:rPr>
                <w:rFonts w:asciiTheme="minorHAnsi" w:hAnsiTheme="minorHAnsi"/>
                <w:sz w:val="18"/>
                <w:szCs w:val="18"/>
              </w:rPr>
            </w:pPr>
            <w:r w:rsidRPr="00926D9A">
              <w:rPr>
                <w:rFonts w:asciiTheme="minorHAnsi" w:hAnsiTheme="minorHAnsi"/>
                <w:sz w:val="18"/>
                <w:szCs w:val="18"/>
              </w:rPr>
              <w:t>Multi-speed compressor space cooling systems or variable speed compressor systems shall verify airflow (cfm/ton) and fan efficacy (</w:t>
            </w:r>
            <w:r>
              <w:rPr>
                <w:rFonts w:asciiTheme="minorHAnsi" w:hAnsiTheme="minorHAnsi"/>
                <w:sz w:val="18"/>
                <w:szCs w:val="18"/>
              </w:rPr>
              <w:t>w</w:t>
            </w:r>
            <w:r w:rsidRPr="00926D9A">
              <w:rPr>
                <w:rFonts w:asciiTheme="minorHAnsi" w:hAnsiTheme="minorHAnsi"/>
                <w:sz w:val="18"/>
                <w:szCs w:val="18"/>
              </w:rPr>
              <w:t>att</w:t>
            </w:r>
            <w:r>
              <w:rPr>
                <w:rFonts w:asciiTheme="minorHAnsi" w:hAnsiTheme="minorHAnsi"/>
                <w:sz w:val="18"/>
                <w:szCs w:val="18"/>
              </w:rPr>
              <w:t>s</w:t>
            </w:r>
            <w:r w:rsidRPr="00926D9A">
              <w:rPr>
                <w:rFonts w:asciiTheme="minorHAnsi" w:hAnsiTheme="minorHAnsi"/>
                <w:sz w:val="18"/>
                <w:szCs w:val="18"/>
              </w:rPr>
              <w:t>/cfm) with system operating in cooling mode at the maximum compressor speed and the maximum air handler fan speed.</w:t>
            </w:r>
          </w:p>
        </w:tc>
      </w:tr>
      <w:tr w:rsidR="00254F68" w:rsidRPr="00926D9A" w14:paraId="02C35CA4" w14:textId="77777777" w:rsidTr="00254F68">
        <w:trPr>
          <w:trHeight w:val="144"/>
        </w:trPr>
        <w:tc>
          <w:tcPr>
            <w:tcW w:w="468" w:type="dxa"/>
            <w:vAlign w:val="center"/>
          </w:tcPr>
          <w:p w14:paraId="5E0AAA8B" w14:textId="77777777" w:rsidR="00254F68" w:rsidRPr="00952AA6" w:rsidRDefault="00254F68" w:rsidP="00254F68">
            <w:pPr>
              <w:pStyle w:val="FootnoteText"/>
              <w:keepNext/>
              <w:jc w:val="center"/>
              <w:rPr>
                <w:rFonts w:asciiTheme="minorHAnsi" w:hAnsiTheme="minorHAnsi"/>
                <w:sz w:val="18"/>
                <w:szCs w:val="18"/>
              </w:rPr>
            </w:pPr>
            <w:r w:rsidRPr="00952AA6">
              <w:rPr>
                <w:rFonts w:asciiTheme="minorHAnsi" w:hAnsiTheme="minorHAnsi"/>
                <w:sz w:val="18"/>
                <w:szCs w:val="18"/>
              </w:rPr>
              <w:t>06</w:t>
            </w:r>
          </w:p>
        </w:tc>
        <w:tc>
          <w:tcPr>
            <w:tcW w:w="10530" w:type="dxa"/>
            <w:gridSpan w:val="2"/>
            <w:vAlign w:val="center"/>
          </w:tcPr>
          <w:p w14:paraId="5A3D7521" w14:textId="77777777" w:rsidR="00254F68" w:rsidRPr="00926D9A" w:rsidRDefault="00254F68" w:rsidP="00254F68">
            <w:pPr>
              <w:keepNext/>
              <w:rPr>
                <w:rFonts w:asciiTheme="minorHAnsi" w:hAnsiTheme="minorHAnsi"/>
                <w:sz w:val="18"/>
                <w:szCs w:val="18"/>
              </w:rPr>
            </w:pPr>
            <w:r w:rsidRPr="00926D9A">
              <w:rPr>
                <w:rFonts w:asciiTheme="minorHAnsi" w:hAnsiTheme="minorHAnsi"/>
                <w:sz w:val="18"/>
                <w:szCs w:val="18"/>
              </w:rPr>
              <w:t>Zoned cooling air distribution systems with single speed compressors shall meet both the airflow (cfm/ton) and fan efficacy (</w:t>
            </w:r>
            <w:r>
              <w:rPr>
                <w:rFonts w:asciiTheme="minorHAnsi" w:hAnsiTheme="minorHAnsi"/>
                <w:sz w:val="18"/>
                <w:szCs w:val="18"/>
              </w:rPr>
              <w:t>w</w:t>
            </w:r>
            <w:r w:rsidRPr="00926D9A">
              <w:rPr>
                <w:rFonts w:asciiTheme="minorHAnsi" w:hAnsiTheme="minorHAnsi"/>
                <w:sz w:val="18"/>
                <w:szCs w:val="18"/>
              </w:rPr>
              <w:t>att</w:t>
            </w:r>
            <w:r>
              <w:rPr>
                <w:rFonts w:asciiTheme="minorHAnsi" w:hAnsiTheme="minorHAnsi"/>
                <w:sz w:val="18"/>
                <w:szCs w:val="18"/>
              </w:rPr>
              <w:t>s</w:t>
            </w:r>
            <w:r w:rsidRPr="00926D9A">
              <w:rPr>
                <w:rFonts w:asciiTheme="minorHAnsi" w:hAnsiTheme="minorHAnsi"/>
                <w:sz w:val="18"/>
                <w:szCs w:val="18"/>
              </w:rPr>
              <w:t>/cfm) criteria in every zonal control mode.</w:t>
            </w:r>
          </w:p>
        </w:tc>
      </w:tr>
      <w:tr w:rsidR="00254F68" w:rsidRPr="00926D9A" w14:paraId="72A58D86" w14:textId="77777777" w:rsidTr="00254F68">
        <w:trPr>
          <w:trHeight w:val="144"/>
        </w:trPr>
        <w:tc>
          <w:tcPr>
            <w:tcW w:w="468" w:type="dxa"/>
            <w:vAlign w:val="center"/>
          </w:tcPr>
          <w:p w14:paraId="1BC5B767" w14:textId="77777777" w:rsidR="00254F68" w:rsidRPr="00952AA6" w:rsidRDefault="00254F68" w:rsidP="00254F68">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gridSpan w:val="2"/>
            <w:vAlign w:val="center"/>
          </w:tcPr>
          <w:p w14:paraId="0B19AA43" w14:textId="77777777" w:rsidR="00254F68" w:rsidRPr="00926D9A" w:rsidRDefault="00254F68" w:rsidP="00254F68">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254F68" w:rsidRPr="00A2424F" w14:paraId="2615C821" w14:textId="77777777" w:rsidTr="00254F68">
        <w:trPr>
          <w:trHeight w:val="144"/>
        </w:trPr>
        <w:tc>
          <w:tcPr>
            <w:tcW w:w="468" w:type="dxa"/>
            <w:vAlign w:val="center"/>
          </w:tcPr>
          <w:p w14:paraId="54334EEE" w14:textId="77777777" w:rsidR="00254F68" w:rsidRDefault="00254F68" w:rsidP="00254F68">
            <w:pPr>
              <w:pStyle w:val="FootnoteText"/>
              <w:keepNext/>
              <w:jc w:val="center"/>
              <w:rPr>
                <w:rFonts w:asciiTheme="minorHAnsi" w:hAnsiTheme="minorHAnsi"/>
                <w:sz w:val="18"/>
                <w:szCs w:val="18"/>
              </w:rPr>
            </w:pPr>
            <w:r w:rsidRPr="00525196">
              <w:rPr>
                <w:rFonts w:asciiTheme="minorHAnsi" w:hAnsiTheme="minorHAnsi"/>
                <w:sz w:val="18"/>
                <w:szCs w:val="18"/>
              </w:rPr>
              <w:t>0</w:t>
            </w:r>
            <w:r>
              <w:rPr>
                <w:rFonts w:asciiTheme="minorHAnsi" w:hAnsiTheme="minorHAnsi"/>
                <w:sz w:val="18"/>
                <w:szCs w:val="18"/>
              </w:rPr>
              <w:t>8</w:t>
            </w:r>
          </w:p>
        </w:tc>
        <w:tc>
          <w:tcPr>
            <w:tcW w:w="2610" w:type="dxa"/>
            <w:vAlign w:val="center"/>
          </w:tcPr>
          <w:p w14:paraId="4F67E70A" w14:textId="77777777" w:rsidR="00254F68" w:rsidRDefault="00254F68" w:rsidP="00254F68">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920" w:type="dxa"/>
            <w:vAlign w:val="center"/>
          </w:tcPr>
          <w:p w14:paraId="601737A8" w14:textId="77777777" w:rsidR="00254F68" w:rsidRDefault="00254F68" w:rsidP="00254F68">
            <w:pPr>
              <w:rPr>
                <w:sz w:val="24"/>
                <w:szCs w:val="24"/>
              </w:rPr>
            </w:pPr>
            <w:r>
              <w:rPr>
                <w:rFonts w:ascii="Calibri" w:hAnsi="Calibri"/>
                <w:sz w:val="18"/>
              </w:rPr>
              <w:t>&lt;&lt;user pick from list:</w:t>
            </w:r>
          </w:p>
          <w:p w14:paraId="75BF1DBE" w14:textId="77777777" w:rsidR="00254F68" w:rsidRDefault="00254F68" w:rsidP="00254F68">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3FE4E993" w14:textId="77777777" w:rsidR="00254F68" w:rsidRDefault="00254F68" w:rsidP="00254F68">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4BE18771" w14:textId="77777777" w:rsidR="00254F68" w:rsidRPr="00A2424F" w:rsidRDefault="00254F68" w:rsidP="00254F68">
            <w:pPr>
              <w:keepNext/>
              <w:tabs>
                <w:tab w:val="left" w:pos="356"/>
              </w:tabs>
              <w:rPr>
                <w:rFonts w:asciiTheme="minorHAnsi" w:hAnsiTheme="minorHAnsi"/>
                <w:sz w:val="18"/>
                <w:szCs w:val="18"/>
              </w:rPr>
            </w:pPr>
            <w:r w:rsidRPr="00A2424F">
              <w:rPr>
                <w:rFonts w:ascii="Calibri" w:hAnsi="Calibri"/>
                <w:sz w:val="18"/>
              </w:rPr>
              <w:t xml:space="preserve">*** </w:t>
            </w:r>
            <w:r w:rsidRPr="00A2424F">
              <w:rPr>
                <w:rFonts w:ascii="Calibri" w:hAnsi="Calibri"/>
                <w:sz w:val="18"/>
                <w:u w:val="single"/>
              </w:rPr>
              <w:t>All n/a</w:t>
            </w:r>
            <w:r w:rsidRPr="00A2424F">
              <w:rPr>
                <w:rFonts w:ascii="Calibri" w:hAnsi="Calibri"/>
                <w:sz w:val="18"/>
              </w:rPr>
              <w:t xml:space="preserve"> - This entire table is not applicable</w:t>
            </w:r>
          </w:p>
        </w:tc>
      </w:tr>
      <w:tr w:rsidR="00254F68" w14:paraId="71434F37" w14:textId="77777777" w:rsidTr="00254F68">
        <w:trPr>
          <w:trHeight w:val="144"/>
        </w:trPr>
        <w:tc>
          <w:tcPr>
            <w:tcW w:w="468" w:type="dxa"/>
            <w:vAlign w:val="center"/>
          </w:tcPr>
          <w:p w14:paraId="2CAB57CE" w14:textId="77777777" w:rsidR="00254F68" w:rsidRDefault="00254F68" w:rsidP="00254F68">
            <w:pPr>
              <w:pStyle w:val="FootnoteText"/>
              <w:keepNext/>
              <w:jc w:val="center"/>
              <w:rPr>
                <w:rFonts w:asciiTheme="minorHAnsi" w:hAnsiTheme="minorHAnsi"/>
                <w:sz w:val="18"/>
                <w:szCs w:val="18"/>
              </w:rPr>
            </w:pPr>
            <w:r>
              <w:rPr>
                <w:rFonts w:asciiTheme="minorHAnsi" w:hAnsiTheme="minorHAnsi"/>
                <w:sz w:val="18"/>
                <w:szCs w:val="18"/>
              </w:rPr>
              <w:t>09</w:t>
            </w:r>
          </w:p>
        </w:tc>
        <w:tc>
          <w:tcPr>
            <w:tcW w:w="10530" w:type="dxa"/>
            <w:gridSpan w:val="2"/>
            <w:vAlign w:val="center"/>
          </w:tcPr>
          <w:p w14:paraId="44544E0E" w14:textId="77777777" w:rsidR="00254F68" w:rsidRDefault="00254F68" w:rsidP="00254F68">
            <w:pPr>
              <w:keepNext/>
              <w:rPr>
                <w:rFonts w:asciiTheme="minorHAnsi" w:hAnsiTheme="minorHAnsi"/>
                <w:sz w:val="18"/>
                <w:szCs w:val="18"/>
              </w:rPr>
            </w:pPr>
            <w:r>
              <w:rPr>
                <w:rFonts w:ascii="Calibri" w:hAnsi="Calibri"/>
                <w:sz w:val="18"/>
              </w:rPr>
              <w:t xml:space="preserve">Correction Notes: &lt;&lt;if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254F68" w:rsidRPr="00926D9A" w14:paraId="296D86EC" w14:textId="77777777" w:rsidTr="00254F68">
        <w:trPr>
          <w:trHeight w:val="144"/>
        </w:trPr>
        <w:tc>
          <w:tcPr>
            <w:tcW w:w="10998" w:type="dxa"/>
            <w:gridSpan w:val="3"/>
            <w:vAlign w:val="center"/>
          </w:tcPr>
          <w:p w14:paraId="3E42F2E8" w14:textId="77777777" w:rsidR="00254F68" w:rsidRPr="00926D9A" w:rsidRDefault="00254F68" w:rsidP="00254F68">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4BAA82E1" w14:textId="77777777" w:rsidR="00EA1EC9" w:rsidRPr="00D83E48" w:rsidRDefault="00EA1EC9"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90B74" w:rsidRPr="0084687D" w14:paraId="744CBA70" w14:textId="77777777" w:rsidTr="00891141">
        <w:trPr>
          <w:cantSplit/>
          <w:trHeight w:val="432"/>
        </w:trPr>
        <w:tc>
          <w:tcPr>
            <w:tcW w:w="5000" w:type="pct"/>
            <w:gridSpan w:val="2"/>
            <w:vAlign w:val="center"/>
          </w:tcPr>
          <w:p w14:paraId="58EC5581" w14:textId="19345A90" w:rsidR="00390B74" w:rsidRPr="002E5E6E" w:rsidRDefault="00390B74" w:rsidP="00891141">
            <w:pPr>
              <w:keepNext/>
              <w:rPr>
                <w:rFonts w:ascii="Calibri" w:hAnsi="Calibri"/>
                <w:b/>
                <w:szCs w:val="18"/>
              </w:rPr>
            </w:pPr>
            <w:r>
              <w:rPr>
                <w:rFonts w:ascii="Calibri" w:hAnsi="Calibri"/>
                <w:b/>
                <w:szCs w:val="18"/>
              </w:rPr>
              <w:t>F</w:t>
            </w:r>
            <w:r w:rsidRPr="002E5E6E">
              <w:rPr>
                <w:rFonts w:ascii="Calibri" w:hAnsi="Calibri"/>
                <w:b/>
                <w:szCs w:val="18"/>
              </w:rPr>
              <w:t>. Determination of HERS Verification Compliance</w:t>
            </w:r>
          </w:p>
          <w:p w14:paraId="7D9911CC" w14:textId="77777777" w:rsidR="00390B74" w:rsidRPr="0084687D" w:rsidRDefault="00390B74" w:rsidP="00891141">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390B74" w:rsidRPr="0084687D" w14:paraId="0642CEA3" w14:textId="77777777" w:rsidTr="00891141">
        <w:trPr>
          <w:cantSplit/>
          <w:trHeight w:val="144"/>
        </w:trPr>
        <w:tc>
          <w:tcPr>
            <w:tcW w:w="253" w:type="pct"/>
            <w:vAlign w:val="center"/>
          </w:tcPr>
          <w:p w14:paraId="3E995A4A" w14:textId="77777777" w:rsidR="00390B74" w:rsidRPr="0084687D" w:rsidDel="00C76C40" w:rsidRDefault="00390B74" w:rsidP="00891141">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1C29AF9D" w14:textId="06E30455" w:rsidR="00390B74" w:rsidRPr="0084687D" w:rsidRDefault="00390B74">
            <w:pPr>
              <w:keepNext/>
              <w:spacing w:after="60"/>
              <w:rPr>
                <w:rFonts w:ascii="Calibri" w:hAnsi="Calibri"/>
                <w:sz w:val="18"/>
                <w:szCs w:val="18"/>
              </w:rPr>
            </w:pPr>
            <w:r>
              <w:rPr>
                <w:rFonts w:ascii="Calibri" w:hAnsi="Calibri"/>
                <w:sz w:val="18"/>
                <w:szCs w:val="18"/>
              </w:rPr>
              <w:t>&lt;&lt; If C05 result is “</w:t>
            </w:r>
            <w:r w:rsidRPr="00926D9A">
              <w:rPr>
                <w:rFonts w:asciiTheme="minorHAnsi" w:hAnsiTheme="minorHAnsi"/>
                <w:sz w:val="18"/>
                <w:szCs w:val="18"/>
              </w:rPr>
              <w:t>system fan efficacy complies</w:t>
            </w:r>
            <w:r>
              <w:rPr>
                <w:rFonts w:asciiTheme="minorHAnsi" w:hAnsiTheme="minorHAnsi"/>
                <w:sz w:val="18"/>
                <w:szCs w:val="18"/>
              </w:rPr>
              <w:t xml:space="preserve">” and D05 result is “system fan efficacy complies” and E08 result is Pass or All n/a </w:t>
            </w:r>
            <w:r w:rsidRPr="00AA4E27">
              <w:rPr>
                <w:rFonts w:asciiTheme="minorHAnsi" w:hAnsiTheme="minorHAns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4BAA82E2" w14:textId="77777777" w:rsidR="00EA1EC9" w:rsidRPr="00D83E48" w:rsidRDefault="00EA1EC9" w:rsidP="0009456E">
      <w:pPr>
        <w:rPr>
          <w:rFonts w:ascii="Calibri" w:hAnsi="Calibri"/>
        </w:rPr>
      </w:pPr>
    </w:p>
    <w:sectPr w:rsidR="00EA1EC9" w:rsidRPr="00D83E48" w:rsidSect="00CB64DD">
      <w:headerReference w:type="even" r:id="rId22"/>
      <w:headerReference w:type="default" r:id="rId23"/>
      <w:headerReference w:type="first" r:id="rId24"/>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A0F9E" w14:textId="77777777" w:rsidR="0052677A" w:rsidRDefault="0052677A">
      <w:r>
        <w:separator/>
      </w:r>
    </w:p>
  </w:endnote>
  <w:endnote w:type="continuationSeparator" w:id="0">
    <w:p w14:paraId="2971A4B7" w14:textId="77777777" w:rsidR="0052677A" w:rsidRDefault="0052677A">
      <w:r>
        <w:continuationSeparator/>
      </w:r>
    </w:p>
  </w:endnote>
  <w:endnote w:type="continuationNotice" w:id="1">
    <w:p w14:paraId="3B0B3FE6" w14:textId="77777777" w:rsidR="0052677A" w:rsidRDefault="005267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8A68E" w14:textId="77777777" w:rsidR="0052677A" w:rsidRDefault="0052677A">
    <w:pPr>
      <w:pStyle w:val="Footer"/>
    </w:pPr>
  </w:p>
  <w:p w14:paraId="170E25FB" w14:textId="77777777" w:rsidR="0052677A" w:rsidRDefault="0052677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FD" w14:textId="77777777" w:rsidR="0052677A" w:rsidRPr="00CB64DD" w:rsidRDefault="0052677A" w:rsidP="00DF373F">
    <w:pPr>
      <w:pStyle w:val="Footer"/>
    </w:pPr>
    <w:r w:rsidRPr="00CB64DD">
      <w:t xml:space="preserve">Registration Number:                                                           Registration Date/Time:                                           HERS Provider:                       </w:t>
    </w:r>
  </w:p>
  <w:p w14:paraId="4BAA82FE" w14:textId="6A5FBB27" w:rsidR="0052677A" w:rsidRPr="00CB64DD" w:rsidRDefault="0052677A">
    <w:pPr>
      <w:pStyle w:val="Footer"/>
    </w:pPr>
    <w:r w:rsidRPr="00CB64DD">
      <w:t>CA Building Energy Efficiency Standards - 20</w:t>
    </w:r>
    <w:ins w:id="5" w:author="Alhabibi, Haider@Energy" w:date="2021-08-30T19:26:00Z">
      <w:r w:rsidR="00CA4847">
        <w:t>22</w:t>
      </w:r>
    </w:ins>
    <w:del w:id="6" w:author="Alhabibi, Haider@Energy" w:date="2021-08-30T19:26:00Z">
      <w:r w:rsidRPr="00CB64DD" w:rsidDel="00CA4847">
        <w:delText>1</w:delText>
      </w:r>
      <w:r w:rsidDel="00CA4847">
        <w:delText>9</w:delText>
      </w:r>
    </w:del>
    <w:r w:rsidRPr="00CB64DD">
      <w:t xml:space="preserve"> Residential Compliance</w:t>
    </w:r>
    <w:r w:rsidRPr="00CB64DD">
      <w:tab/>
    </w:r>
    <w:r>
      <w:t>January 20</w:t>
    </w:r>
    <w:ins w:id="7" w:author="Alhabibi, Haider@Energy" w:date="2021-08-30T19:26:00Z">
      <w:r w:rsidR="00CA4847">
        <w:t>22</w:t>
      </w:r>
    </w:ins>
    <w:del w:id="8" w:author="Alhabibi, Haider@Energy" w:date="2021-08-30T19:27:00Z">
      <w:r w:rsidDel="00CA4847">
        <w:delText>20</w:delText>
      </w:r>
    </w:del>
  </w:p>
  <w:p w14:paraId="4D8AB11D" w14:textId="77777777" w:rsidR="0052677A" w:rsidRDefault="0052677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0E" w14:textId="77777777" w:rsidR="0052677A" w:rsidRPr="00CB64DD" w:rsidRDefault="0052677A">
    <w:pPr>
      <w:pStyle w:val="Footer"/>
    </w:pPr>
    <w:r w:rsidRPr="00CB64DD">
      <w:t xml:space="preserve">Registration Number:                                                           Registration Date/Time:                                           HERS Provider:                       </w:t>
    </w:r>
  </w:p>
  <w:p w14:paraId="4BAA830F" w14:textId="77777777" w:rsidR="0052677A" w:rsidRPr="00CB64DD" w:rsidRDefault="0052677A">
    <w:pPr>
      <w:pStyle w:val="Footer"/>
    </w:pPr>
    <w:r w:rsidRPr="00CB64DD">
      <w:t>CA Building Energy Efficiency Standards - 2013 Residential Compliance</w:t>
    </w:r>
    <w:r w:rsidRPr="00CB64DD">
      <w:tab/>
      <w:t>June 2013</w:t>
    </w:r>
  </w:p>
  <w:p w14:paraId="150C9D57" w14:textId="77777777" w:rsidR="0052677A" w:rsidRDefault="0052677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8" w14:textId="0D300ECB" w:rsidR="0052677A" w:rsidRPr="00CB64DD" w:rsidRDefault="0052677A">
    <w:pPr>
      <w:pStyle w:val="Footer"/>
    </w:pPr>
    <w:r w:rsidRPr="00CB64DD">
      <w:t>CA Building Energy Efficiency Standards - 20</w:t>
    </w:r>
    <w:ins w:id="9" w:author="Alhabibi, Haider@Energy" w:date="2021-08-30T19:27:00Z">
      <w:r w:rsidR="00CA4847">
        <w:t>22</w:t>
      </w:r>
    </w:ins>
    <w:del w:id="10" w:author="Alhabibi, Haider@Energy" w:date="2021-08-30T19:27:00Z">
      <w:r w:rsidRPr="00CB64DD" w:rsidDel="00CA4847">
        <w:delText>1</w:delText>
      </w:r>
      <w:r w:rsidDel="00CA4847">
        <w:delText>9</w:delText>
      </w:r>
    </w:del>
    <w:r w:rsidRPr="00CB64DD">
      <w:t xml:space="preserve"> Residential Compliance</w:t>
    </w:r>
    <w:r w:rsidRPr="00CB64DD">
      <w:tab/>
    </w:r>
    <w:r>
      <w:t>January 20</w:t>
    </w:r>
    <w:ins w:id="11" w:author="Alhabibi, Haider@Energy" w:date="2021-08-30T19:27:00Z">
      <w:r w:rsidR="00CA4847">
        <w:t>22</w:t>
      </w:r>
    </w:ins>
    <w:del w:id="12" w:author="Alhabibi, Haider@Energy" w:date="2021-08-30T19:27:00Z">
      <w:r w:rsidDel="00CA4847">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0" w14:textId="77777777" w:rsidR="0052677A" w:rsidRPr="00CB64DD" w:rsidRDefault="0052677A">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03A0E" w14:textId="77777777" w:rsidR="0052677A" w:rsidRDefault="0052677A">
      <w:r>
        <w:separator/>
      </w:r>
    </w:p>
  </w:footnote>
  <w:footnote w:type="continuationSeparator" w:id="0">
    <w:p w14:paraId="740FE6AE" w14:textId="77777777" w:rsidR="0052677A" w:rsidRDefault="0052677A">
      <w:r>
        <w:continuationSeparator/>
      </w:r>
    </w:p>
  </w:footnote>
  <w:footnote w:type="continuationNotice" w:id="1">
    <w:p w14:paraId="3D786519" w14:textId="77777777" w:rsidR="0052677A" w:rsidRDefault="005267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9" w14:textId="049A2F8B" w:rsidR="0052677A" w:rsidRDefault="0052677A">
    <w:pPr>
      <w:pStyle w:val="Header"/>
    </w:pPr>
  </w:p>
  <w:p w14:paraId="1B0788BC" w14:textId="77777777" w:rsidR="0052677A" w:rsidRDefault="0052677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A" w14:textId="5E6FBEB7" w:rsidR="0052677A" w:rsidRPr="007770C5" w:rsidRDefault="004A2690" w:rsidP="00986D7B">
    <w:pPr>
      <w:suppressAutoHyphens/>
      <w:ind w:left="-90"/>
      <w:rPr>
        <w:rFonts w:ascii="Arial" w:hAnsi="Arial" w:cs="Arial"/>
        <w:sz w:val="14"/>
        <w:szCs w:val="14"/>
      </w:rPr>
    </w:pPr>
    <w:customXmlInsRangeStart w:id="0" w:author="Geiser, Che@Energy" w:date="2022-04-11T13:51:00Z"/>
    <w:sdt>
      <w:sdtPr>
        <w:rPr>
          <w:rFonts w:ascii="Arial" w:hAnsi="Arial" w:cs="Arial"/>
          <w:sz w:val="14"/>
          <w:szCs w:val="14"/>
        </w:rPr>
        <w:id w:val="-1591503"/>
        <w:docPartObj>
          <w:docPartGallery w:val="Watermarks"/>
          <w:docPartUnique/>
        </w:docPartObj>
      </w:sdtPr>
      <w:sdtContent>
        <w:customXmlInsRangeEnd w:id="0"/>
        <w:ins w:id="1" w:author="Geiser, Che@Energy" w:date="2022-04-11T13:51:00Z">
          <w:r w:rsidRPr="004A2690">
            <w:rPr>
              <w:rFonts w:ascii="Arial" w:hAnsi="Arial" w:cs="Arial"/>
              <w:noProof/>
              <w:sz w:val="14"/>
              <w:szCs w:val="14"/>
            </w:rPr>
            <w:pict w14:anchorId="2BBD2C5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9706"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51:00Z"/>
      </w:sdtContent>
    </w:sdt>
    <w:customXmlInsRangeEnd w:id="2"/>
    <w:r w:rsidR="0052677A">
      <w:rPr>
        <w:noProof/>
      </w:rPr>
      <w:drawing>
        <wp:anchor distT="0" distB="0" distL="114300" distR="114300" simplePos="0" relativeHeight="251659264" behindDoc="0" locked="0" layoutInCell="1" allowOverlap="1" wp14:anchorId="4BAA832C" wp14:editId="3F3AF500">
          <wp:simplePos x="0" y="0"/>
          <wp:positionH relativeFrom="margin">
            <wp:posOffset>6629400</wp:posOffset>
          </wp:positionH>
          <wp:positionV relativeFrom="margin">
            <wp:posOffset>-1352550</wp:posOffset>
          </wp:positionV>
          <wp:extent cx="311785" cy="273685"/>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sidR="0052677A" w:rsidRPr="007770C5">
      <w:rPr>
        <w:rFonts w:ascii="Arial" w:hAnsi="Arial" w:cs="Arial"/>
        <w:sz w:val="14"/>
        <w:szCs w:val="14"/>
      </w:rPr>
      <w:t xml:space="preserve">STATE OF </w:t>
    </w:r>
    <w:smartTag w:uri="urn:schemas-microsoft-com:office:smarttags" w:element="State">
      <w:smartTag w:uri="urn:schemas-microsoft-com:office:smarttags" w:element="place">
        <w:r w:rsidR="0052677A" w:rsidRPr="007770C5">
          <w:rPr>
            <w:rFonts w:ascii="Arial" w:hAnsi="Arial" w:cs="Arial"/>
            <w:sz w:val="14"/>
            <w:szCs w:val="14"/>
          </w:rPr>
          <w:t>CALIFORNIA</w:t>
        </w:r>
      </w:smartTag>
    </w:smartTag>
  </w:p>
  <w:p w14:paraId="4BAA82EB" w14:textId="23D01884" w:rsidR="0052677A" w:rsidRPr="007770C5" w:rsidRDefault="0052677A" w:rsidP="00986D7B">
    <w:pPr>
      <w:suppressAutoHyphens/>
      <w:ind w:left="-90"/>
      <w:rPr>
        <w:rFonts w:ascii="Arial" w:hAnsi="Arial" w:cs="Arial"/>
        <w:b/>
        <w:sz w:val="24"/>
        <w:szCs w:val="24"/>
      </w:rPr>
    </w:pPr>
    <w:r>
      <w:rPr>
        <w:rFonts w:ascii="Arial" w:hAnsi="Arial" w:cs="Arial"/>
        <w:b/>
        <w:sz w:val="24"/>
        <w:szCs w:val="24"/>
      </w:rPr>
      <w:t>SPACE CONDITIONING SYSTEM FAN EFFICACY</w:t>
    </w:r>
  </w:p>
  <w:p w14:paraId="4BAA82EC" w14:textId="1408DCDD" w:rsidR="0052677A" w:rsidRPr="007770C5" w:rsidRDefault="0052677A" w:rsidP="00986D7B">
    <w:pPr>
      <w:suppressAutoHyphens/>
      <w:ind w:left="-90"/>
      <w:rPr>
        <w:rFonts w:ascii="Arial" w:hAnsi="Arial" w:cs="Arial"/>
        <w:sz w:val="14"/>
        <w:szCs w:val="14"/>
      </w:rPr>
    </w:pPr>
    <w:r>
      <w:rPr>
        <w:rFonts w:ascii="Arial" w:hAnsi="Arial" w:cs="Arial"/>
        <w:sz w:val="14"/>
        <w:szCs w:val="14"/>
      </w:rPr>
      <w:t>CEC-CF3R-MCH-22-H</w:t>
    </w:r>
    <w:r w:rsidRPr="007770C5">
      <w:rPr>
        <w:rFonts w:ascii="Arial" w:hAnsi="Arial" w:cs="Arial"/>
        <w:sz w:val="14"/>
        <w:szCs w:val="14"/>
      </w:rPr>
      <w:t xml:space="preserve"> (Revised </w:t>
    </w:r>
    <w:r>
      <w:rPr>
        <w:rFonts w:ascii="Arial" w:hAnsi="Arial" w:cs="Arial"/>
        <w:sz w:val="14"/>
        <w:szCs w:val="14"/>
      </w:rPr>
      <w:t>01/</w:t>
    </w:r>
    <w:ins w:id="3" w:author="Alhabibi, Haider@Energy" w:date="2021-08-30T19:26:00Z">
      <w:r w:rsidR="00CA4847">
        <w:rPr>
          <w:rFonts w:ascii="Arial" w:hAnsi="Arial" w:cs="Arial"/>
          <w:sz w:val="14"/>
          <w:szCs w:val="14"/>
        </w:rPr>
        <w:t>22</w:t>
      </w:r>
    </w:ins>
    <w:del w:id="4" w:author="Alhabibi, Haider@Energy" w:date="2021-08-30T19:26:00Z">
      <w:r w:rsidDel="00CA4847">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52677A" w:rsidRPr="00F85124" w14:paraId="4BAA82EF" w14:textId="77777777">
      <w:trPr>
        <w:cantSplit/>
        <w:trHeight w:val="288"/>
      </w:trPr>
      <w:tc>
        <w:tcPr>
          <w:tcW w:w="4016" w:type="pct"/>
          <w:gridSpan w:val="2"/>
          <w:tcBorders>
            <w:right w:val="nil"/>
          </w:tcBorders>
          <w:vAlign w:val="center"/>
        </w:tcPr>
        <w:p w14:paraId="4BAA82ED" w14:textId="3B5BD856" w:rsidR="0052677A" w:rsidRPr="00F85124" w:rsidRDefault="0052677A">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4BAA82EE" w14:textId="4D872532" w:rsidR="0052677A" w:rsidRPr="00F85124" w:rsidRDefault="0052677A">
          <w:pPr>
            <w:pStyle w:val="Heading1"/>
            <w:jc w:val="right"/>
            <w:rPr>
              <w:rFonts w:ascii="Calibri" w:hAnsi="Calibri"/>
              <w:b w:val="0"/>
              <w:bCs/>
              <w:sz w:val="20"/>
            </w:rPr>
          </w:pPr>
          <w:r>
            <w:rPr>
              <w:rFonts w:ascii="Calibri" w:hAnsi="Calibri"/>
              <w:b w:val="0"/>
              <w:bCs/>
              <w:sz w:val="20"/>
            </w:rPr>
            <w:t>CF3R-MCH-22-H</w:t>
          </w:r>
        </w:p>
      </w:tc>
    </w:tr>
    <w:tr w:rsidR="0052677A" w:rsidRPr="00F85124" w14:paraId="4BAA82F2" w14:textId="77777777">
      <w:trPr>
        <w:cantSplit/>
        <w:trHeight w:val="288"/>
      </w:trPr>
      <w:tc>
        <w:tcPr>
          <w:tcW w:w="2500" w:type="pct"/>
          <w:tcBorders>
            <w:right w:val="nil"/>
          </w:tcBorders>
        </w:tcPr>
        <w:p w14:paraId="4BAA82F0" w14:textId="77777777" w:rsidR="0052677A" w:rsidRPr="002E105D" w:rsidRDefault="0052677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2F1" w14:textId="141B9B3D" w:rsidR="0052677A" w:rsidRPr="00F85124" w:rsidRDefault="005267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CF1B88" w:rsidRPr="00CF1B88">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A2690">
            <w:rPr>
              <w:rFonts w:ascii="Calibri" w:hAnsi="Calibri"/>
              <w:bCs/>
              <w:noProof/>
            </w:rPr>
            <w:t>3</w:t>
          </w:r>
          <w:r>
            <w:rPr>
              <w:rFonts w:ascii="Calibri" w:hAnsi="Calibri"/>
              <w:bCs/>
              <w:noProof/>
            </w:rPr>
            <w:fldChar w:fldCharType="end"/>
          </w:r>
          <w:r w:rsidRPr="00F85124">
            <w:rPr>
              <w:rFonts w:ascii="Calibri" w:hAnsi="Calibri"/>
              <w:bCs/>
            </w:rPr>
            <w:t>)</w:t>
          </w:r>
        </w:p>
      </w:tc>
    </w:tr>
    <w:tr w:rsidR="0052677A" w:rsidRPr="00F85124" w14:paraId="4BAA82F6" w14:textId="77777777">
      <w:trPr>
        <w:cantSplit/>
        <w:trHeight w:val="288"/>
      </w:trPr>
      <w:tc>
        <w:tcPr>
          <w:tcW w:w="0" w:type="auto"/>
        </w:tcPr>
        <w:p w14:paraId="4BAA82F3" w14:textId="77777777" w:rsidR="0052677A" w:rsidRPr="00F85124" w:rsidRDefault="0052677A" w:rsidP="007924C2">
          <w:pPr>
            <w:rPr>
              <w:rFonts w:ascii="Calibri" w:hAnsi="Calibri"/>
              <w:sz w:val="12"/>
              <w:szCs w:val="12"/>
            </w:rPr>
          </w:pPr>
          <w:r w:rsidRPr="00F85124">
            <w:rPr>
              <w:rFonts w:ascii="Calibri" w:hAnsi="Calibri"/>
              <w:sz w:val="12"/>
              <w:szCs w:val="12"/>
            </w:rPr>
            <w:t>Project Name:</w:t>
          </w:r>
        </w:p>
      </w:tc>
      <w:tc>
        <w:tcPr>
          <w:tcW w:w="1655" w:type="pct"/>
        </w:tcPr>
        <w:p w14:paraId="4BAA82F4" w14:textId="77777777" w:rsidR="0052677A" w:rsidRPr="00F85124" w:rsidRDefault="0052677A" w:rsidP="007924C2">
          <w:pPr>
            <w:rPr>
              <w:rFonts w:ascii="Calibri" w:hAnsi="Calibri"/>
              <w:sz w:val="12"/>
              <w:szCs w:val="12"/>
            </w:rPr>
          </w:pPr>
          <w:r w:rsidRPr="00F85124">
            <w:rPr>
              <w:rFonts w:ascii="Calibri" w:hAnsi="Calibri"/>
              <w:sz w:val="12"/>
              <w:szCs w:val="12"/>
            </w:rPr>
            <w:t>Enforcement Agency:</w:t>
          </w:r>
        </w:p>
      </w:tc>
      <w:tc>
        <w:tcPr>
          <w:tcW w:w="984" w:type="pct"/>
        </w:tcPr>
        <w:p w14:paraId="4BAA82F5" w14:textId="77777777" w:rsidR="0052677A" w:rsidRPr="00F85124" w:rsidRDefault="0052677A" w:rsidP="007924C2">
          <w:pPr>
            <w:rPr>
              <w:rFonts w:ascii="Calibri" w:hAnsi="Calibri"/>
              <w:sz w:val="12"/>
              <w:szCs w:val="12"/>
            </w:rPr>
          </w:pPr>
          <w:r w:rsidRPr="00F85124">
            <w:rPr>
              <w:rFonts w:ascii="Calibri" w:hAnsi="Calibri"/>
              <w:sz w:val="12"/>
              <w:szCs w:val="12"/>
            </w:rPr>
            <w:t>Permit Number:</w:t>
          </w:r>
        </w:p>
      </w:tc>
    </w:tr>
    <w:tr w:rsidR="0052677A" w:rsidRPr="00F85124" w14:paraId="4BAA82FA" w14:textId="77777777">
      <w:trPr>
        <w:cantSplit/>
        <w:trHeight w:val="288"/>
      </w:trPr>
      <w:tc>
        <w:tcPr>
          <w:tcW w:w="0" w:type="auto"/>
        </w:tcPr>
        <w:p w14:paraId="4BAA82F7" w14:textId="77777777" w:rsidR="0052677A" w:rsidRPr="00F85124" w:rsidRDefault="0052677A" w:rsidP="007924C2">
          <w:pPr>
            <w:rPr>
              <w:rFonts w:ascii="Calibri" w:hAnsi="Calibri"/>
              <w:sz w:val="12"/>
              <w:szCs w:val="12"/>
              <w:vertAlign w:val="superscript"/>
            </w:rPr>
          </w:pPr>
          <w:r w:rsidRPr="00F85124">
            <w:rPr>
              <w:rFonts w:ascii="Calibri" w:hAnsi="Calibri"/>
              <w:sz w:val="12"/>
              <w:szCs w:val="12"/>
            </w:rPr>
            <w:t>Dwelling Address:</w:t>
          </w:r>
        </w:p>
      </w:tc>
      <w:tc>
        <w:tcPr>
          <w:tcW w:w="1655" w:type="pct"/>
        </w:tcPr>
        <w:p w14:paraId="4BAA82F8" w14:textId="02481F4A" w:rsidR="0052677A" w:rsidRPr="00F85124" w:rsidRDefault="0052677A"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4BAA82F9" w14:textId="23E51E85" w:rsidR="0052677A" w:rsidRPr="00F85124" w:rsidRDefault="0052677A"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BAA82FB" w14:textId="77777777" w:rsidR="0052677A" w:rsidRDefault="0052677A" w:rsidP="002E105D">
    <w:pPr>
      <w:pStyle w:val="Header"/>
    </w:pPr>
  </w:p>
  <w:p w14:paraId="1CC36432" w14:textId="77777777" w:rsidR="0052677A" w:rsidRDefault="0052677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52677A" w:rsidRPr="00F85124" w14:paraId="4BAA8301" w14:textId="77777777">
      <w:trPr>
        <w:cantSplit/>
        <w:trHeight w:val="288"/>
      </w:trPr>
      <w:tc>
        <w:tcPr>
          <w:tcW w:w="3738" w:type="pct"/>
          <w:gridSpan w:val="2"/>
          <w:tcBorders>
            <w:right w:val="nil"/>
          </w:tcBorders>
          <w:vAlign w:val="center"/>
        </w:tcPr>
        <w:p w14:paraId="4BAA82FF" w14:textId="7A9D6E37" w:rsidR="0052677A" w:rsidRPr="00F85124" w:rsidRDefault="0052677A"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4BAA8300" w14:textId="77777777" w:rsidR="0052677A" w:rsidRPr="00F85124" w:rsidRDefault="0052677A" w:rsidP="002E105D">
          <w:pPr>
            <w:pStyle w:val="Heading1"/>
            <w:jc w:val="right"/>
            <w:rPr>
              <w:rFonts w:ascii="Calibri" w:hAnsi="Calibri"/>
              <w:b w:val="0"/>
              <w:bCs/>
              <w:sz w:val="20"/>
            </w:rPr>
          </w:pPr>
          <w:r>
            <w:rPr>
              <w:rFonts w:ascii="Calibri" w:hAnsi="Calibri"/>
              <w:b w:val="0"/>
              <w:bCs/>
              <w:sz w:val="20"/>
            </w:rPr>
            <w:t>CF2R-MCH-23-H</w:t>
          </w:r>
        </w:p>
      </w:tc>
    </w:tr>
    <w:tr w:rsidR="0052677A" w:rsidRPr="00F85124" w14:paraId="4BAA8304" w14:textId="77777777">
      <w:trPr>
        <w:cantSplit/>
        <w:trHeight w:val="288"/>
      </w:trPr>
      <w:tc>
        <w:tcPr>
          <w:tcW w:w="2500" w:type="pct"/>
          <w:tcBorders>
            <w:right w:val="nil"/>
          </w:tcBorders>
        </w:tcPr>
        <w:p w14:paraId="4BAA8302" w14:textId="77777777" w:rsidR="0052677A" w:rsidRPr="002E105D" w:rsidRDefault="0052677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03" w14:textId="77777777" w:rsidR="0052677A" w:rsidRPr="00F85124" w:rsidRDefault="005267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52677A" w:rsidRPr="00F85124" w14:paraId="4BAA8308" w14:textId="77777777">
      <w:trPr>
        <w:cantSplit/>
        <w:trHeight w:val="288"/>
      </w:trPr>
      <w:tc>
        <w:tcPr>
          <w:tcW w:w="0" w:type="auto"/>
        </w:tcPr>
        <w:p w14:paraId="4BAA8305" w14:textId="77777777" w:rsidR="0052677A" w:rsidRPr="00F85124" w:rsidRDefault="0052677A" w:rsidP="007924C2">
          <w:pPr>
            <w:rPr>
              <w:rFonts w:ascii="Calibri" w:hAnsi="Calibri"/>
              <w:sz w:val="12"/>
              <w:szCs w:val="12"/>
            </w:rPr>
          </w:pPr>
          <w:r w:rsidRPr="00F85124">
            <w:rPr>
              <w:rFonts w:ascii="Calibri" w:hAnsi="Calibri"/>
              <w:sz w:val="12"/>
              <w:szCs w:val="12"/>
            </w:rPr>
            <w:t>Project Name:</w:t>
          </w:r>
        </w:p>
      </w:tc>
      <w:tc>
        <w:tcPr>
          <w:tcW w:w="1377" w:type="pct"/>
        </w:tcPr>
        <w:p w14:paraId="4BAA8306" w14:textId="77777777" w:rsidR="0052677A" w:rsidRPr="00F85124" w:rsidRDefault="0052677A" w:rsidP="007924C2">
          <w:pPr>
            <w:rPr>
              <w:rFonts w:ascii="Calibri" w:hAnsi="Calibri"/>
              <w:sz w:val="12"/>
              <w:szCs w:val="12"/>
            </w:rPr>
          </w:pPr>
          <w:r w:rsidRPr="00F85124">
            <w:rPr>
              <w:rFonts w:ascii="Calibri" w:hAnsi="Calibri"/>
              <w:sz w:val="12"/>
              <w:szCs w:val="12"/>
            </w:rPr>
            <w:t>Enforcement Agency:</w:t>
          </w:r>
        </w:p>
      </w:tc>
      <w:tc>
        <w:tcPr>
          <w:tcW w:w="1262" w:type="pct"/>
        </w:tcPr>
        <w:p w14:paraId="4BAA8307" w14:textId="77777777" w:rsidR="0052677A" w:rsidRPr="00F85124" w:rsidRDefault="0052677A" w:rsidP="007924C2">
          <w:pPr>
            <w:rPr>
              <w:rFonts w:ascii="Calibri" w:hAnsi="Calibri"/>
              <w:sz w:val="12"/>
              <w:szCs w:val="12"/>
            </w:rPr>
          </w:pPr>
          <w:r w:rsidRPr="00F85124">
            <w:rPr>
              <w:rFonts w:ascii="Calibri" w:hAnsi="Calibri"/>
              <w:sz w:val="12"/>
              <w:szCs w:val="12"/>
            </w:rPr>
            <w:t>Permit Number:</w:t>
          </w:r>
        </w:p>
      </w:tc>
    </w:tr>
    <w:tr w:rsidR="0052677A" w:rsidRPr="00F85124" w14:paraId="4BAA830C" w14:textId="77777777">
      <w:trPr>
        <w:cantSplit/>
        <w:trHeight w:val="288"/>
      </w:trPr>
      <w:tc>
        <w:tcPr>
          <w:tcW w:w="0" w:type="auto"/>
        </w:tcPr>
        <w:p w14:paraId="4BAA8309" w14:textId="77777777" w:rsidR="0052677A" w:rsidRPr="00F85124" w:rsidRDefault="0052677A"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4BAA830A" w14:textId="77777777" w:rsidR="0052677A" w:rsidRPr="00F85124" w:rsidRDefault="0052677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4BAA830B" w14:textId="77777777" w:rsidR="0052677A" w:rsidRPr="00F85124" w:rsidRDefault="0052677A" w:rsidP="007924C2">
          <w:pPr>
            <w:rPr>
              <w:rFonts w:ascii="Calibri" w:hAnsi="Calibri"/>
              <w:sz w:val="12"/>
              <w:szCs w:val="12"/>
              <w:vertAlign w:val="superscript"/>
            </w:rPr>
          </w:pPr>
          <w:r w:rsidRPr="00F85124">
            <w:rPr>
              <w:rFonts w:ascii="Calibri" w:hAnsi="Calibri"/>
              <w:sz w:val="12"/>
              <w:szCs w:val="12"/>
            </w:rPr>
            <w:t>Zip Code</w:t>
          </w:r>
        </w:p>
      </w:tc>
    </w:tr>
  </w:tbl>
  <w:p w14:paraId="4BAA830D" w14:textId="77777777" w:rsidR="0052677A" w:rsidRDefault="0052677A">
    <w:pPr>
      <w:pStyle w:val="Header"/>
    </w:pPr>
  </w:p>
  <w:p w14:paraId="015A3E45" w14:textId="77777777" w:rsidR="0052677A" w:rsidRDefault="0052677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0" w14:textId="3E7CF5D6" w:rsidR="0052677A" w:rsidRDefault="0052677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52677A" w:rsidRPr="00F85124" w14:paraId="4BAA8313" w14:textId="77777777">
      <w:trPr>
        <w:cantSplit/>
        <w:trHeight w:val="288"/>
      </w:trPr>
      <w:tc>
        <w:tcPr>
          <w:tcW w:w="4016" w:type="pct"/>
          <w:gridSpan w:val="2"/>
          <w:tcBorders>
            <w:right w:val="nil"/>
          </w:tcBorders>
          <w:vAlign w:val="center"/>
        </w:tcPr>
        <w:p w14:paraId="4BAA8311" w14:textId="5AEFF978" w:rsidR="0052677A" w:rsidRPr="00F85124" w:rsidRDefault="0052677A">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4BAA8312" w14:textId="631A1D5B" w:rsidR="0052677A" w:rsidRPr="00F85124" w:rsidRDefault="0052677A">
          <w:pPr>
            <w:pStyle w:val="Heading1"/>
            <w:jc w:val="right"/>
            <w:rPr>
              <w:rFonts w:ascii="Calibri" w:hAnsi="Calibri"/>
              <w:b w:val="0"/>
              <w:bCs/>
              <w:sz w:val="20"/>
            </w:rPr>
          </w:pPr>
          <w:r>
            <w:rPr>
              <w:rFonts w:ascii="Calibri" w:hAnsi="Calibri"/>
              <w:b w:val="0"/>
              <w:bCs/>
              <w:sz w:val="20"/>
            </w:rPr>
            <w:t>CF3R-MCH-22-H</w:t>
          </w:r>
        </w:p>
      </w:tc>
    </w:tr>
    <w:tr w:rsidR="0052677A" w:rsidRPr="00F85124" w14:paraId="4BAA8316" w14:textId="77777777">
      <w:trPr>
        <w:cantSplit/>
        <w:trHeight w:val="288"/>
      </w:trPr>
      <w:tc>
        <w:tcPr>
          <w:tcW w:w="2500" w:type="pct"/>
          <w:tcBorders>
            <w:right w:val="nil"/>
          </w:tcBorders>
        </w:tcPr>
        <w:p w14:paraId="4BAA8314" w14:textId="77777777" w:rsidR="0052677A" w:rsidRPr="002E105D" w:rsidRDefault="0052677A"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15" w14:textId="78D8B58A" w:rsidR="0052677A" w:rsidRPr="00F85124" w:rsidRDefault="005267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CF1B88" w:rsidRPr="00CF1B88">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A2690">
            <w:rPr>
              <w:rFonts w:ascii="Calibri" w:hAnsi="Calibri"/>
              <w:bCs/>
              <w:noProof/>
            </w:rPr>
            <w:t>2</w:t>
          </w:r>
          <w:r>
            <w:rPr>
              <w:rFonts w:ascii="Calibri" w:hAnsi="Calibri"/>
              <w:bCs/>
              <w:noProof/>
            </w:rPr>
            <w:fldChar w:fldCharType="end"/>
          </w:r>
          <w:r w:rsidRPr="00F85124">
            <w:rPr>
              <w:rFonts w:ascii="Calibri" w:hAnsi="Calibri"/>
              <w:bCs/>
            </w:rPr>
            <w:t>)</w:t>
          </w:r>
        </w:p>
      </w:tc>
    </w:tr>
  </w:tbl>
  <w:p w14:paraId="4BAA8317" w14:textId="77777777" w:rsidR="0052677A" w:rsidRDefault="0052677A"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52677A" w:rsidRPr="00F85124" w14:paraId="4BAA831B" w14:textId="77777777">
      <w:trPr>
        <w:cantSplit/>
        <w:trHeight w:val="288"/>
      </w:trPr>
      <w:tc>
        <w:tcPr>
          <w:tcW w:w="4016" w:type="pct"/>
          <w:gridSpan w:val="2"/>
          <w:tcBorders>
            <w:right w:val="nil"/>
          </w:tcBorders>
          <w:vAlign w:val="center"/>
        </w:tcPr>
        <w:p w14:paraId="4BAA8319" w14:textId="7074736C" w:rsidR="0052677A" w:rsidRPr="00F85124" w:rsidRDefault="0052677A"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4BAA831A" w14:textId="77777777" w:rsidR="0052677A" w:rsidRPr="00F85124" w:rsidRDefault="0052677A" w:rsidP="002E105D">
          <w:pPr>
            <w:pStyle w:val="Heading1"/>
            <w:jc w:val="right"/>
            <w:rPr>
              <w:rFonts w:ascii="Calibri" w:hAnsi="Calibri"/>
              <w:b w:val="0"/>
              <w:bCs/>
              <w:sz w:val="20"/>
            </w:rPr>
          </w:pPr>
          <w:r>
            <w:rPr>
              <w:rFonts w:ascii="Calibri" w:hAnsi="Calibri"/>
              <w:b w:val="0"/>
              <w:bCs/>
              <w:sz w:val="20"/>
            </w:rPr>
            <w:t>CF2R-MCH-23-H</w:t>
          </w:r>
        </w:p>
      </w:tc>
    </w:tr>
    <w:tr w:rsidR="0052677A" w:rsidRPr="00F85124" w14:paraId="4BAA831E" w14:textId="77777777">
      <w:trPr>
        <w:cantSplit/>
        <w:trHeight w:val="288"/>
      </w:trPr>
      <w:tc>
        <w:tcPr>
          <w:tcW w:w="2500" w:type="pct"/>
          <w:tcBorders>
            <w:right w:val="nil"/>
          </w:tcBorders>
        </w:tcPr>
        <w:p w14:paraId="4BAA831C" w14:textId="77777777" w:rsidR="0052677A" w:rsidRPr="002E105D" w:rsidRDefault="0052677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1D" w14:textId="77777777" w:rsidR="0052677A" w:rsidRPr="00F85124" w:rsidRDefault="005267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4BAA831F" w14:textId="77777777" w:rsidR="0052677A" w:rsidRDefault="0052677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1" w14:textId="6159740E" w:rsidR="0052677A" w:rsidRDefault="0052677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52677A" w:rsidRPr="00F85124" w14:paraId="4BAA8324" w14:textId="77777777">
      <w:trPr>
        <w:cantSplit/>
        <w:trHeight w:val="288"/>
      </w:trPr>
      <w:tc>
        <w:tcPr>
          <w:tcW w:w="4016" w:type="pct"/>
          <w:gridSpan w:val="2"/>
          <w:tcBorders>
            <w:right w:val="nil"/>
          </w:tcBorders>
          <w:vAlign w:val="center"/>
        </w:tcPr>
        <w:p w14:paraId="4BAA8322" w14:textId="3FC62563" w:rsidR="0052677A" w:rsidRPr="00F85124" w:rsidRDefault="0052677A">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4BAA8323" w14:textId="6D3C4A74" w:rsidR="0052677A" w:rsidRPr="00F85124" w:rsidRDefault="0052677A" w:rsidP="007924C2">
          <w:pPr>
            <w:pStyle w:val="Heading1"/>
            <w:jc w:val="right"/>
            <w:rPr>
              <w:rFonts w:ascii="Calibri" w:hAnsi="Calibri"/>
              <w:b w:val="0"/>
              <w:bCs/>
              <w:sz w:val="20"/>
            </w:rPr>
          </w:pPr>
          <w:r>
            <w:rPr>
              <w:rFonts w:ascii="Calibri" w:hAnsi="Calibri"/>
              <w:b w:val="0"/>
              <w:bCs/>
              <w:sz w:val="20"/>
            </w:rPr>
            <w:t>CF3R-MCH-22-H</w:t>
          </w:r>
        </w:p>
      </w:tc>
    </w:tr>
    <w:tr w:rsidR="0052677A" w:rsidRPr="00F85124" w14:paraId="4BAA8327" w14:textId="77777777">
      <w:trPr>
        <w:cantSplit/>
        <w:trHeight w:val="288"/>
      </w:trPr>
      <w:tc>
        <w:tcPr>
          <w:tcW w:w="2500" w:type="pct"/>
          <w:tcBorders>
            <w:right w:val="nil"/>
          </w:tcBorders>
        </w:tcPr>
        <w:p w14:paraId="4BAA8325" w14:textId="77777777" w:rsidR="0052677A" w:rsidRPr="002E105D" w:rsidRDefault="0052677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26" w14:textId="7CA89798" w:rsidR="0052677A" w:rsidRPr="00F85124" w:rsidRDefault="005267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CF1B88" w:rsidRPr="00CF1B88">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A2690">
            <w:rPr>
              <w:rFonts w:ascii="Calibri" w:hAnsi="Calibri"/>
              <w:bCs/>
              <w:noProof/>
            </w:rPr>
            <w:t>3</w:t>
          </w:r>
          <w:r>
            <w:rPr>
              <w:rFonts w:ascii="Calibri" w:hAnsi="Calibri"/>
              <w:bCs/>
              <w:noProof/>
            </w:rPr>
            <w:fldChar w:fldCharType="end"/>
          </w:r>
          <w:r w:rsidRPr="00F85124">
            <w:rPr>
              <w:rFonts w:ascii="Calibri" w:hAnsi="Calibri"/>
              <w:bCs/>
            </w:rPr>
            <w:t>)</w:t>
          </w:r>
        </w:p>
      </w:tc>
    </w:tr>
  </w:tbl>
  <w:p w14:paraId="4BAA8328" w14:textId="77777777" w:rsidR="0052677A" w:rsidRDefault="0052677A"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9" w14:textId="43424B8F" w:rsidR="0052677A" w:rsidRDefault="005267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72DE3"/>
    <w:multiLevelType w:val="hybridMultilevel"/>
    <w:tmpl w:val="E2BE3E2E"/>
    <w:lvl w:ilvl="0" w:tplc="F1F8440A">
      <w:start w:val="1"/>
      <w:numFmt w:val="decimal"/>
      <w:lvlText w:val="%1."/>
      <w:lvlJc w:val="left"/>
      <w:pPr>
        <w:ind w:left="360" w:hanging="360"/>
      </w:pPr>
      <w:rPr>
        <w:b w:val="0"/>
        <w:sz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27C43ABD"/>
    <w:multiLevelType w:val="hybridMultilevel"/>
    <w:tmpl w:val="40567A32"/>
    <w:lvl w:ilvl="0" w:tplc="75C81306">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B3090A"/>
    <w:multiLevelType w:val="hybridMultilevel"/>
    <w:tmpl w:val="55EEF3DC"/>
    <w:lvl w:ilvl="0" w:tplc="D4289014">
      <w:start w:val="1"/>
      <w:numFmt w:val="decimal"/>
      <w:lvlText w:val="%1."/>
      <w:lvlJc w:val="left"/>
      <w:pPr>
        <w:ind w:left="630" w:hanging="360"/>
      </w:pPr>
      <w:rPr>
        <w:sz w:val="18"/>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2"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0E62C6"/>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7"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EAC698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F3730D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0"/>
  </w:num>
  <w:num w:numId="12">
    <w:abstractNumId w:val="1"/>
  </w:num>
  <w:num w:numId="13">
    <w:abstractNumId w:val="8"/>
  </w:num>
  <w:num w:numId="14">
    <w:abstractNumId w:val="8"/>
  </w:num>
  <w:num w:numId="15">
    <w:abstractNumId w:val="2"/>
  </w:num>
  <w:num w:numId="16">
    <w:abstractNumId w:val="17"/>
  </w:num>
  <w:num w:numId="17">
    <w:abstractNumId w:val="14"/>
  </w:num>
  <w:num w:numId="18">
    <w:abstractNumId w:val="26"/>
  </w:num>
  <w:num w:numId="19">
    <w:abstractNumId w:val="16"/>
  </w:num>
  <w:num w:numId="20">
    <w:abstractNumId w:val="22"/>
  </w:num>
  <w:num w:numId="21">
    <w:abstractNumId w:val="21"/>
  </w:num>
  <w:num w:numId="22">
    <w:abstractNumId w:val="20"/>
  </w:num>
  <w:num w:numId="23">
    <w:abstractNumId w:val="5"/>
  </w:num>
  <w:num w:numId="24">
    <w:abstractNumId w:val="13"/>
  </w:num>
  <w:num w:numId="25">
    <w:abstractNumId w:val="23"/>
  </w:num>
  <w:num w:numId="26">
    <w:abstractNumId w:val="19"/>
  </w:num>
  <w:num w:numId="27">
    <w:abstractNumId w:val="15"/>
  </w:num>
  <w:num w:numId="28">
    <w:abstractNumId w:val="11"/>
  </w:num>
  <w:num w:numId="29">
    <w:abstractNumId w:val="25"/>
  </w:num>
  <w:num w:numId="30">
    <w:abstractNumId w:val="6"/>
  </w:num>
  <w:num w:numId="31">
    <w:abstractNumId w:val="12"/>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num>
  <w:num w:numId="35">
    <w:abstractNumId w:val="9"/>
  </w:num>
  <w:num w:numId="36">
    <w:abstractNumId w:val="29"/>
  </w:num>
  <w:num w:numId="37">
    <w:abstractNumId w:val="4"/>
  </w:num>
  <w:num w:numId="38">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9">
    <w:abstractNumId w:val="7"/>
  </w:num>
  <w:num w:numId="40">
    <w:abstractNumId w:val="7"/>
  </w:num>
  <w:num w:numId="41">
    <w:abstractNumId w:val="28"/>
  </w:num>
  <w:num w:numId="42">
    <w:abstractNumId w:val="24"/>
  </w:num>
  <w:num w:numId="43">
    <w:abstractNumId w:val="27"/>
  </w:num>
  <w:num w:numId="44">
    <w:abstractNumId w:val="18"/>
  </w:num>
  <w:num w:numId="45">
    <w:abstractNumId w:val="10"/>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trackedChanges" w:enforcement="1" w:cryptProviderType="rsaAES" w:cryptAlgorithmClass="hash" w:cryptAlgorithmType="typeAny" w:cryptAlgorithmSid="14" w:cryptSpinCount="100000" w:hash="x0k4Yzj6VnVBaI4raHz/9YFZQe3fZk0CAuS9DzDBv4puz5WKlsiU2dL0/ZVUIE9S+Q+fbZlQO3jjr3ZNsM5oyA==" w:salt="N+obrKgA3sjjuYvL4Ym1a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9707"/>
    <o:shapelayout v:ext="edit">
      <o:idmap v:ext="edit" data="29"/>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0599C"/>
    <w:rsid w:val="000070E2"/>
    <w:rsid w:val="0001436B"/>
    <w:rsid w:val="000253BC"/>
    <w:rsid w:val="00025422"/>
    <w:rsid w:val="00026750"/>
    <w:rsid w:val="00035A79"/>
    <w:rsid w:val="00037926"/>
    <w:rsid w:val="00042F52"/>
    <w:rsid w:val="0004396E"/>
    <w:rsid w:val="00045455"/>
    <w:rsid w:val="000470D7"/>
    <w:rsid w:val="000471F6"/>
    <w:rsid w:val="000508D0"/>
    <w:rsid w:val="00051F14"/>
    <w:rsid w:val="00053A0E"/>
    <w:rsid w:val="00056129"/>
    <w:rsid w:val="0006016B"/>
    <w:rsid w:val="000631C6"/>
    <w:rsid w:val="0006337C"/>
    <w:rsid w:val="000644B7"/>
    <w:rsid w:val="0007448D"/>
    <w:rsid w:val="00076155"/>
    <w:rsid w:val="00076F08"/>
    <w:rsid w:val="00080A37"/>
    <w:rsid w:val="00080EEE"/>
    <w:rsid w:val="00081216"/>
    <w:rsid w:val="00081867"/>
    <w:rsid w:val="00083548"/>
    <w:rsid w:val="000861F1"/>
    <w:rsid w:val="00087946"/>
    <w:rsid w:val="000902F7"/>
    <w:rsid w:val="00091C81"/>
    <w:rsid w:val="00091D81"/>
    <w:rsid w:val="0009456E"/>
    <w:rsid w:val="0009471E"/>
    <w:rsid w:val="00094EF2"/>
    <w:rsid w:val="0009646A"/>
    <w:rsid w:val="000A03F7"/>
    <w:rsid w:val="000A0D18"/>
    <w:rsid w:val="000A105B"/>
    <w:rsid w:val="000A1F02"/>
    <w:rsid w:val="000A34DF"/>
    <w:rsid w:val="000A35C7"/>
    <w:rsid w:val="000A4A99"/>
    <w:rsid w:val="000A5F2D"/>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3B26"/>
    <w:rsid w:val="000F67E7"/>
    <w:rsid w:val="000F754C"/>
    <w:rsid w:val="00104505"/>
    <w:rsid w:val="00104AAF"/>
    <w:rsid w:val="00110FA5"/>
    <w:rsid w:val="00112BF8"/>
    <w:rsid w:val="00112E80"/>
    <w:rsid w:val="001131A2"/>
    <w:rsid w:val="00121AAA"/>
    <w:rsid w:val="00123861"/>
    <w:rsid w:val="00125717"/>
    <w:rsid w:val="00126F26"/>
    <w:rsid w:val="001305CE"/>
    <w:rsid w:val="0013118A"/>
    <w:rsid w:val="001315EE"/>
    <w:rsid w:val="00134757"/>
    <w:rsid w:val="00135763"/>
    <w:rsid w:val="001376A8"/>
    <w:rsid w:val="00137AA4"/>
    <w:rsid w:val="00142394"/>
    <w:rsid w:val="00142FD3"/>
    <w:rsid w:val="0015180E"/>
    <w:rsid w:val="00154354"/>
    <w:rsid w:val="00154520"/>
    <w:rsid w:val="00155ACD"/>
    <w:rsid w:val="00155BF5"/>
    <w:rsid w:val="00156AAF"/>
    <w:rsid w:val="0015741B"/>
    <w:rsid w:val="001577AB"/>
    <w:rsid w:val="001615D7"/>
    <w:rsid w:val="00162081"/>
    <w:rsid w:val="00171597"/>
    <w:rsid w:val="001739A4"/>
    <w:rsid w:val="001739FA"/>
    <w:rsid w:val="00174BD1"/>
    <w:rsid w:val="001750A9"/>
    <w:rsid w:val="00175D42"/>
    <w:rsid w:val="00177A87"/>
    <w:rsid w:val="00177F0D"/>
    <w:rsid w:val="00181190"/>
    <w:rsid w:val="00185834"/>
    <w:rsid w:val="00187604"/>
    <w:rsid w:val="0019624F"/>
    <w:rsid w:val="0019726F"/>
    <w:rsid w:val="001A2A49"/>
    <w:rsid w:val="001A2E6A"/>
    <w:rsid w:val="001A5583"/>
    <w:rsid w:val="001A5A09"/>
    <w:rsid w:val="001B00AC"/>
    <w:rsid w:val="001B3D76"/>
    <w:rsid w:val="001B5BA4"/>
    <w:rsid w:val="001C56C2"/>
    <w:rsid w:val="001C6A01"/>
    <w:rsid w:val="001D4ACF"/>
    <w:rsid w:val="001E00F6"/>
    <w:rsid w:val="001E3C52"/>
    <w:rsid w:val="001F0E8D"/>
    <w:rsid w:val="001F20EE"/>
    <w:rsid w:val="00200E53"/>
    <w:rsid w:val="0020229C"/>
    <w:rsid w:val="00202608"/>
    <w:rsid w:val="00206039"/>
    <w:rsid w:val="00211AAB"/>
    <w:rsid w:val="00213E8E"/>
    <w:rsid w:val="002155B9"/>
    <w:rsid w:val="00216C55"/>
    <w:rsid w:val="002212B2"/>
    <w:rsid w:val="00222F6D"/>
    <w:rsid w:val="002241A5"/>
    <w:rsid w:val="00231FB7"/>
    <w:rsid w:val="00236841"/>
    <w:rsid w:val="002379A7"/>
    <w:rsid w:val="002420D2"/>
    <w:rsid w:val="00243047"/>
    <w:rsid w:val="00243923"/>
    <w:rsid w:val="00245AF0"/>
    <w:rsid w:val="00251448"/>
    <w:rsid w:val="00251B09"/>
    <w:rsid w:val="002532A8"/>
    <w:rsid w:val="0025378F"/>
    <w:rsid w:val="00254F68"/>
    <w:rsid w:val="002562A4"/>
    <w:rsid w:val="00256C6F"/>
    <w:rsid w:val="002615BC"/>
    <w:rsid w:val="00262721"/>
    <w:rsid w:val="0026342B"/>
    <w:rsid w:val="002641C7"/>
    <w:rsid w:val="00265000"/>
    <w:rsid w:val="002710BB"/>
    <w:rsid w:val="002719D2"/>
    <w:rsid w:val="00271E1D"/>
    <w:rsid w:val="00274618"/>
    <w:rsid w:val="002761AE"/>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F41"/>
    <w:rsid w:val="002A3FDC"/>
    <w:rsid w:val="002A5F73"/>
    <w:rsid w:val="002A6A1F"/>
    <w:rsid w:val="002B2393"/>
    <w:rsid w:val="002B4F6F"/>
    <w:rsid w:val="002B73D1"/>
    <w:rsid w:val="002C131A"/>
    <w:rsid w:val="002C21B2"/>
    <w:rsid w:val="002C2CD2"/>
    <w:rsid w:val="002C423D"/>
    <w:rsid w:val="002C586B"/>
    <w:rsid w:val="002D1475"/>
    <w:rsid w:val="002D1AB0"/>
    <w:rsid w:val="002D38CA"/>
    <w:rsid w:val="002D3BA6"/>
    <w:rsid w:val="002D59DB"/>
    <w:rsid w:val="002D680A"/>
    <w:rsid w:val="002D686B"/>
    <w:rsid w:val="002D7AC0"/>
    <w:rsid w:val="002D7DB8"/>
    <w:rsid w:val="002E105D"/>
    <w:rsid w:val="002E1841"/>
    <w:rsid w:val="002E3676"/>
    <w:rsid w:val="002E3F17"/>
    <w:rsid w:val="002E64C4"/>
    <w:rsid w:val="002E7941"/>
    <w:rsid w:val="002F329B"/>
    <w:rsid w:val="002F40A7"/>
    <w:rsid w:val="002F6775"/>
    <w:rsid w:val="00300388"/>
    <w:rsid w:val="003051D0"/>
    <w:rsid w:val="0030536C"/>
    <w:rsid w:val="00306026"/>
    <w:rsid w:val="00306372"/>
    <w:rsid w:val="00312673"/>
    <w:rsid w:val="00313178"/>
    <w:rsid w:val="0031378A"/>
    <w:rsid w:val="00314D52"/>
    <w:rsid w:val="00314EC3"/>
    <w:rsid w:val="0032018D"/>
    <w:rsid w:val="00320F01"/>
    <w:rsid w:val="00323157"/>
    <w:rsid w:val="003247CA"/>
    <w:rsid w:val="00325C98"/>
    <w:rsid w:val="003269DB"/>
    <w:rsid w:val="00327C7A"/>
    <w:rsid w:val="00334030"/>
    <w:rsid w:val="00335C78"/>
    <w:rsid w:val="00337397"/>
    <w:rsid w:val="00340CE9"/>
    <w:rsid w:val="00346A44"/>
    <w:rsid w:val="00347EF5"/>
    <w:rsid w:val="003500C8"/>
    <w:rsid w:val="00350A8C"/>
    <w:rsid w:val="00350A99"/>
    <w:rsid w:val="0035179E"/>
    <w:rsid w:val="00352FF0"/>
    <w:rsid w:val="00353C3B"/>
    <w:rsid w:val="00354DF9"/>
    <w:rsid w:val="00355827"/>
    <w:rsid w:val="0035603C"/>
    <w:rsid w:val="00357343"/>
    <w:rsid w:val="003671ED"/>
    <w:rsid w:val="00371157"/>
    <w:rsid w:val="003719D5"/>
    <w:rsid w:val="00371C8C"/>
    <w:rsid w:val="00372700"/>
    <w:rsid w:val="003761D5"/>
    <w:rsid w:val="00376EAA"/>
    <w:rsid w:val="003809C0"/>
    <w:rsid w:val="00383ADD"/>
    <w:rsid w:val="00384822"/>
    <w:rsid w:val="003850E9"/>
    <w:rsid w:val="00386209"/>
    <w:rsid w:val="003864EA"/>
    <w:rsid w:val="0038684E"/>
    <w:rsid w:val="00386CC0"/>
    <w:rsid w:val="00386F2B"/>
    <w:rsid w:val="00390B74"/>
    <w:rsid w:val="0039142A"/>
    <w:rsid w:val="00394C8C"/>
    <w:rsid w:val="003A3073"/>
    <w:rsid w:val="003A3E27"/>
    <w:rsid w:val="003A4FE2"/>
    <w:rsid w:val="003A754B"/>
    <w:rsid w:val="003B20F8"/>
    <w:rsid w:val="003B3641"/>
    <w:rsid w:val="003B4815"/>
    <w:rsid w:val="003B5B3C"/>
    <w:rsid w:val="003C1788"/>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2FB7"/>
    <w:rsid w:val="003F49BD"/>
    <w:rsid w:val="003F6A76"/>
    <w:rsid w:val="003F7A76"/>
    <w:rsid w:val="00401367"/>
    <w:rsid w:val="0040203A"/>
    <w:rsid w:val="00404538"/>
    <w:rsid w:val="00413C34"/>
    <w:rsid w:val="004145CD"/>
    <w:rsid w:val="00414AD8"/>
    <w:rsid w:val="0041576A"/>
    <w:rsid w:val="00415FD0"/>
    <w:rsid w:val="0042122C"/>
    <w:rsid w:val="00426AD4"/>
    <w:rsid w:val="00426CDB"/>
    <w:rsid w:val="00430C61"/>
    <w:rsid w:val="00430CEA"/>
    <w:rsid w:val="00432098"/>
    <w:rsid w:val="0043390E"/>
    <w:rsid w:val="0043422C"/>
    <w:rsid w:val="00435279"/>
    <w:rsid w:val="004367A7"/>
    <w:rsid w:val="004371C0"/>
    <w:rsid w:val="00440841"/>
    <w:rsid w:val="004458BD"/>
    <w:rsid w:val="004469E1"/>
    <w:rsid w:val="004471E4"/>
    <w:rsid w:val="0045043C"/>
    <w:rsid w:val="004507D3"/>
    <w:rsid w:val="004510F5"/>
    <w:rsid w:val="00451C85"/>
    <w:rsid w:val="00452364"/>
    <w:rsid w:val="00454C3D"/>
    <w:rsid w:val="00462AAE"/>
    <w:rsid w:val="00462AC1"/>
    <w:rsid w:val="00463CA1"/>
    <w:rsid w:val="00463D1E"/>
    <w:rsid w:val="004655CC"/>
    <w:rsid w:val="0046633E"/>
    <w:rsid w:val="0046705B"/>
    <w:rsid w:val="00470733"/>
    <w:rsid w:val="00470951"/>
    <w:rsid w:val="00470B9A"/>
    <w:rsid w:val="00470C00"/>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2690"/>
    <w:rsid w:val="004A4030"/>
    <w:rsid w:val="004A4903"/>
    <w:rsid w:val="004A5C7F"/>
    <w:rsid w:val="004A69B1"/>
    <w:rsid w:val="004A6E7F"/>
    <w:rsid w:val="004B056A"/>
    <w:rsid w:val="004B0D6C"/>
    <w:rsid w:val="004B1012"/>
    <w:rsid w:val="004B2092"/>
    <w:rsid w:val="004B3F70"/>
    <w:rsid w:val="004B4582"/>
    <w:rsid w:val="004B7BD2"/>
    <w:rsid w:val="004C0E48"/>
    <w:rsid w:val="004C23D9"/>
    <w:rsid w:val="004C2C61"/>
    <w:rsid w:val="004C6E7B"/>
    <w:rsid w:val="004D03D6"/>
    <w:rsid w:val="004D1CE3"/>
    <w:rsid w:val="004D287C"/>
    <w:rsid w:val="004D49F5"/>
    <w:rsid w:val="004E112A"/>
    <w:rsid w:val="004E230B"/>
    <w:rsid w:val="004E4E00"/>
    <w:rsid w:val="004E73D1"/>
    <w:rsid w:val="004F0A7F"/>
    <w:rsid w:val="004F40C1"/>
    <w:rsid w:val="004F66DC"/>
    <w:rsid w:val="00502177"/>
    <w:rsid w:val="005037EA"/>
    <w:rsid w:val="005130DF"/>
    <w:rsid w:val="00513D83"/>
    <w:rsid w:val="00514ADB"/>
    <w:rsid w:val="00515DC6"/>
    <w:rsid w:val="00517A90"/>
    <w:rsid w:val="00520412"/>
    <w:rsid w:val="005222CB"/>
    <w:rsid w:val="0052677A"/>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607CA"/>
    <w:rsid w:val="00560A10"/>
    <w:rsid w:val="00562BA8"/>
    <w:rsid w:val="005637A5"/>
    <w:rsid w:val="005658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96793"/>
    <w:rsid w:val="0059767A"/>
    <w:rsid w:val="005A5FAD"/>
    <w:rsid w:val="005B19EC"/>
    <w:rsid w:val="005B1AD1"/>
    <w:rsid w:val="005B3A68"/>
    <w:rsid w:val="005B6F6C"/>
    <w:rsid w:val="005C1AC1"/>
    <w:rsid w:val="005C2D80"/>
    <w:rsid w:val="005C4233"/>
    <w:rsid w:val="005C4D4D"/>
    <w:rsid w:val="005C5038"/>
    <w:rsid w:val="005C73C7"/>
    <w:rsid w:val="005D2752"/>
    <w:rsid w:val="005D27C3"/>
    <w:rsid w:val="005D30D4"/>
    <w:rsid w:val="005D4316"/>
    <w:rsid w:val="005D43B3"/>
    <w:rsid w:val="005D55BB"/>
    <w:rsid w:val="005E23CD"/>
    <w:rsid w:val="005E2724"/>
    <w:rsid w:val="005E2AE3"/>
    <w:rsid w:val="005E3E55"/>
    <w:rsid w:val="005E68FF"/>
    <w:rsid w:val="005F178B"/>
    <w:rsid w:val="005F4CDC"/>
    <w:rsid w:val="006016EB"/>
    <w:rsid w:val="006019F9"/>
    <w:rsid w:val="00601C19"/>
    <w:rsid w:val="00601CBD"/>
    <w:rsid w:val="006040F5"/>
    <w:rsid w:val="00605944"/>
    <w:rsid w:val="00605FEF"/>
    <w:rsid w:val="00611910"/>
    <w:rsid w:val="00613F4A"/>
    <w:rsid w:val="00614268"/>
    <w:rsid w:val="00615B73"/>
    <w:rsid w:val="006169F1"/>
    <w:rsid w:val="00616C4D"/>
    <w:rsid w:val="00617B42"/>
    <w:rsid w:val="00617D03"/>
    <w:rsid w:val="006200D7"/>
    <w:rsid w:val="006222FF"/>
    <w:rsid w:val="006225F1"/>
    <w:rsid w:val="006227B1"/>
    <w:rsid w:val="00622943"/>
    <w:rsid w:val="00622990"/>
    <w:rsid w:val="00627B13"/>
    <w:rsid w:val="00631115"/>
    <w:rsid w:val="00632F51"/>
    <w:rsid w:val="00632F73"/>
    <w:rsid w:val="006330B7"/>
    <w:rsid w:val="0063352F"/>
    <w:rsid w:val="00633F6C"/>
    <w:rsid w:val="006411CF"/>
    <w:rsid w:val="00641C71"/>
    <w:rsid w:val="00641F88"/>
    <w:rsid w:val="0064300C"/>
    <w:rsid w:val="00643BDC"/>
    <w:rsid w:val="00643FF1"/>
    <w:rsid w:val="00646058"/>
    <w:rsid w:val="00647AA9"/>
    <w:rsid w:val="006530B9"/>
    <w:rsid w:val="00654BBD"/>
    <w:rsid w:val="00654F37"/>
    <w:rsid w:val="00663AF7"/>
    <w:rsid w:val="00664AA2"/>
    <w:rsid w:val="00666C02"/>
    <w:rsid w:val="00667362"/>
    <w:rsid w:val="00667C91"/>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43FB"/>
    <w:rsid w:val="006B6431"/>
    <w:rsid w:val="006C0044"/>
    <w:rsid w:val="006C0E98"/>
    <w:rsid w:val="006C3CC2"/>
    <w:rsid w:val="006C7335"/>
    <w:rsid w:val="006C7406"/>
    <w:rsid w:val="006D17C5"/>
    <w:rsid w:val="006D21DC"/>
    <w:rsid w:val="006D2463"/>
    <w:rsid w:val="006D4D01"/>
    <w:rsid w:val="006D5730"/>
    <w:rsid w:val="006D7492"/>
    <w:rsid w:val="006E1C14"/>
    <w:rsid w:val="006E1FC1"/>
    <w:rsid w:val="006E2754"/>
    <w:rsid w:val="006E36A3"/>
    <w:rsid w:val="006E5968"/>
    <w:rsid w:val="006E5AE2"/>
    <w:rsid w:val="006F0652"/>
    <w:rsid w:val="006F1BC9"/>
    <w:rsid w:val="006F2C70"/>
    <w:rsid w:val="006F38BB"/>
    <w:rsid w:val="006F623E"/>
    <w:rsid w:val="006F702A"/>
    <w:rsid w:val="0070354F"/>
    <w:rsid w:val="00703A31"/>
    <w:rsid w:val="007067E9"/>
    <w:rsid w:val="00707B85"/>
    <w:rsid w:val="007108CC"/>
    <w:rsid w:val="00710BD4"/>
    <w:rsid w:val="00712BC2"/>
    <w:rsid w:val="00714442"/>
    <w:rsid w:val="0071460A"/>
    <w:rsid w:val="00714A89"/>
    <w:rsid w:val="00714CBC"/>
    <w:rsid w:val="00714DAD"/>
    <w:rsid w:val="00716F11"/>
    <w:rsid w:val="0071761E"/>
    <w:rsid w:val="00717752"/>
    <w:rsid w:val="00717DEA"/>
    <w:rsid w:val="00720306"/>
    <w:rsid w:val="00723136"/>
    <w:rsid w:val="007261EC"/>
    <w:rsid w:val="00726211"/>
    <w:rsid w:val="00731F6D"/>
    <w:rsid w:val="00740640"/>
    <w:rsid w:val="00740E3B"/>
    <w:rsid w:val="00743217"/>
    <w:rsid w:val="007439DA"/>
    <w:rsid w:val="0074424A"/>
    <w:rsid w:val="00750EA4"/>
    <w:rsid w:val="007512C1"/>
    <w:rsid w:val="00751673"/>
    <w:rsid w:val="00753CFA"/>
    <w:rsid w:val="007551EC"/>
    <w:rsid w:val="0075675D"/>
    <w:rsid w:val="007625B6"/>
    <w:rsid w:val="007635A5"/>
    <w:rsid w:val="0076441C"/>
    <w:rsid w:val="00764CBD"/>
    <w:rsid w:val="00765F67"/>
    <w:rsid w:val="007755D6"/>
    <w:rsid w:val="007756F6"/>
    <w:rsid w:val="00776799"/>
    <w:rsid w:val="00776C3B"/>
    <w:rsid w:val="007770C5"/>
    <w:rsid w:val="00777B2F"/>
    <w:rsid w:val="00777F24"/>
    <w:rsid w:val="00783A13"/>
    <w:rsid w:val="00785B34"/>
    <w:rsid w:val="0079245B"/>
    <w:rsid w:val="007924C2"/>
    <w:rsid w:val="007931FB"/>
    <w:rsid w:val="00793E1C"/>
    <w:rsid w:val="007943E1"/>
    <w:rsid w:val="00795EB8"/>
    <w:rsid w:val="00795F70"/>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67D"/>
    <w:rsid w:val="007D2DD3"/>
    <w:rsid w:val="007D39E2"/>
    <w:rsid w:val="007D726A"/>
    <w:rsid w:val="007E26E9"/>
    <w:rsid w:val="007E2934"/>
    <w:rsid w:val="007E32B3"/>
    <w:rsid w:val="007E646F"/>
    <w:rsid w:val="007E655F"/>
    <w:rsid w:val="007F3E17"/>
    <w:rsid w:val="007F4A73"/>
    <w:rsid w:val="007F57DC"/>
    <w:rsid w:val="00802596"/>
    <w:rsid w:val="00802671"/>
    <w:rsid w:val="00804C36"/>
    <w:rsid w:val="00807045"/>
    <w:rsid w:val="008105E3"/>
    <w:rsid w:val="00810CCF"/>
    <w:rsid w:val="00811285"/>
    <w:rsid w:val="00812BDF"/>
    <w:rsid w:val="00814D0C"/>
    <w:rsid w:val="00815AA1"/>
    <w:rsid w:val="0081628C"/>
    <w:rsid w:val="00816F4C"/>
    <w:rsid w:val="00821F42"/>
    <w:rsid w:val="008225C4"/>
    <w:rsid w:val="00822E28"/>
    <w:rsid w:val="008231ED"/>
    <w:rsid w:val="0082448D"/>
    <w:rsid w:val="00824EFA"/>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4814"/>
    <w:rsid w:val="0086502C"/>
    <w:rsid w:val="00865861"/>
    <w:rsid w:val="0087046E"/>
    <w:rsid w:val="00873A16"/>
    <w:rsid w:val="00880727"/>
    <w:rsid w:val="00882BD7"/>
    <w:rsid w:val="00886660"/>
    <w:rsid w:val="00890BB7"/>
    <w:rsid w:val="00890DB2"/>
    <w:rsid w:val="00891141"/>
    <w:rsid w:val="0089151A"/>
    <w:rsid w:val="008931CD"/>
    <w:rsid w:val="00894E3E"/>
    <w:rsid w:val="008A2598"/>
    <w:rsid w:val="008A52A6"/>
    <w:rsid w:val="008A5B91"/>
    <w:rsid w:val="008A6A61"/>
    <w:rsid w:val="008A715A"/>
    <w:rsid w:val="008A7891"/>
    <w:rsid w:val="008A7F5C"/>
    <w:rsid w:val="008B05CC"/>
    <w:rsid w:val="008B21EC"/>
    <w:rsid w:val="008B324C"/>
    <w:rsid w:val="008B416B"/>
    <w:rsid w:val="008B7031"/>
    <w:rsid w:val="008B71F6"/>
    <w:rsid w:val="008B7284"/>
    <w:rsid w:val="008C10F1"/>
    <w:rsid w:val="008C23D7"/>
    <w:rsid w:val="008C4452"/>
    <w:rsid w:val="008C6F5C"/>
    <w:rsid w:val="008D0B8D"/>
    <w:rsid w:val="008D14C1"/>
    <w:rsid w:val="008D3743"/>
    <w:rsid w:val="008D3813"/>
    <w:rsid w:val="008D464B"/>
    <w:rsid w:val="008E429B"/>
    <w:rsid w:val="008E42D0"/>
    <w:rsid w:val="008E4542"/>
    <w:rsid w:val="008E7E5C"/>
    <w:rsid w:val="008F1900"/>
    <w:rsid w:val="008F1DA0"/>
    <w:rsid w:val="008F415A"/>
    <w:rsid w:val="008F55C0"/>
    <w:rsid w:val="00900C86"/>
    <w:rsid w:val="0090130C"/>
    <w:rsid w:val="00904139"/>
    <w:rsid w:val="00904D03"/>
    <w:rsid w:val="00910674"/>
    <w:rsid w:val="009106DB"/>
    <w:rsid w:val="0091105E"/>
    <w:rsid w:val="009119ED"/>
    <w:rsid w:val="00911ABF"/>
    <w:rsid w:val="009142F6"/>
    <w:rsid w:val="009142F9"/>
    <w:rsid w:val="00914DEF"/>
    <w:rsid w:val="00915048"/>
    <w:rsid w:val="00915BCF"/>
    <w:rsid w:val="00921FB9"/>
    <w:rsid w:val="009249F9"/>
    <w:rsid w:val="00926D9A"/>
    <w:rsid w:val="00931348"/>
    <w:rsid w:val="0093223E"/>
    <w:rsid w:val="009379DB"/>
    <w:rsid w:val="009412E7"/>
    <w:rsid w:val="00941530"/>
    <w:rsid w:val="00941E17"/>
    <w:rsid w:val="009437C6"/>
    <w:rsid w:val="009461BE"/>
    <w:rsid w:val="00946688"/>
    <w:rsid w:val="0095121F"/>
    <w:rsid w:val="00952AA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D42"/>
    <w:rsid w:val="009A3318"/>
    <w:rsid w:val="009A3B68"/>
    <w:rsid w:val="009A5A68"/>
    <w:rsid w:val="009A698F"/>
    <w:rsid w:val="009A6F10"/>
    <w:rsid w:val="009B6121"/>
    <w:rsid w:val="009B7349"/>
    <w:rsid w:val="009C1C43"/>
    <w:rsid w:val="009C1F4E"/>
    <w:rsid w:val="009C275B"/>
    <w:rsid w:val="009C4B49"/>
    <w:rsid w:val="009C4F9A"/>
    <w:rsid w:val="009C54D3"/>
    <w:rsid w:val="009C5785"/>
    <w:rsid w:val="009C7266"/>
    <w:rsid w:val="009D0F10"/>
    <w:rsid w:val="009D1A2A"/>
    <w:rsid w:val="009D3023"/>
    <w:rsid w:val="009E093F"/>
    <w:rsid w:val="009E0B1A"/>
    <w:rsid w:val="009E15F0"/>
    <w:rsid w:val="009E2AFD"/>
    <w:rsid w:val="009E2E57"/>
    <w:rsid w:val="009E3BB5"/>
    <w:rsid w:val="009E5099"/>
    <w:rsid w:val="009E6B59"/>
    <w:rsid w:val="009F127F"/>
    <w:rsid w:val="009F2090"/>
    <w:rsid w:val="009F3C44"/>
    <w:rsid w:val="009F5E57"/>
    <w:rsid w:val="00A0027A"/>
    <w:rsid w:val="00A00AE7"/>
    <w:rsid w:val="00A02090"/>
    <w:rsid w:val="00A029A2"/>
    <w:rsid w:val="00A02BBE"/>
    <w:rsid w:val="00A034EC"/>
    <w:rsid w:val="00A036FB"/>
    <w:rsid w:val="00A05D8F"/>
    <w:rsid w:val="00A07D19"/>
    <w:rsid w:val="00A11984"/>
    <w:rsid w:val="00A12015"/>
    <w:rsid w:val="00A15563"/>
    <w:rsid w:val="00A16546"/>
    <w:rsid w:val="00A24BE2"/>
    <w:rsid w:val="00A24F9F"/>
    <w:rsid w:val="00A251BE"/>
    <w:rsid w:val="00A279BA"/>
    <w:rsid w:val="00A3025D"/>
    <w:rsid w:val="00A30A15"/>
    <w:rsid w:val="00A33A50"/>
    <w:rsid w:val="00A3438B"/>
    <w:rsid w:val="00A37075"/>
    <w:rsid w:val="00A4021A"/>
    <w:rsid w:val="00A40540"/>
    <w:rsid w:val="00A42C60"/>
    <w:rsid w:val="00A44A18"/>
    <w:rsid w:val="00A4594F"/>
    <w:rsid w:val="00A46AEC"/>
    <w:rsid w:val="00A51851"/>
    <w:rsid w:val="00A55365"/>
    <w:rsid w:val="00A55444"/>
    <w:rsid w:val="00A6585A"/>
    <w:rsid w:val="00A66549"/>
    <w:rsid w:val="00A66D66"/>
    <w:rsid w:val="00A670F8"/>
    <w:rsid w:val="00A677BB"/>
    <w:rsid w:val="00A702F0"/>
    <w:rsid w:val="00A70722"/>
    <w:rsid w:val="00A742B3"/>
    <w:rsid w:val="00A75B9B"/>
    <w:rsid w:val="00A81137"/>
    <w:rsid w:val="00A87572"/>
    <w:rsid w:val="00A90ECB"/>
    <w:rsid w:val="00AA01C1"/>
    <w:rsid w:val="00AA18EC"/>
    <w:rsid w:val="00AA34FD"/>
    <w:rsid w:val="00AA464A"/>
    <w:rsid w:val="00AA5929"/>
    <w:rsid w:val="00AA63EF"/>
    <w:rsid w:val="00AA767E"/>
    <w:rsid w:val="00AB07F0"/>
    <w:rsid w:val="00AB1578"/>
    <w:rsid w:val="00AB4166"/>
    <w:rsid w:val="00AB4EB9"/>
    <w:rsid w:val="00AB7E1D"/>
    <w:rsid w:val="00AC212D"/>
    <w:rsid w:val="00AC2C0E"/>
    <w:rsid w:val="00AC348D"/>
    <w:rsid w:val="00AC34DA"/>
    <w:rsid w:val="00AC4755"/>
    <w:rsid w:val="00AC5DE9"/>
    <w:rsid w:val="00AC65B1"/>
    <w:rsid w:val="00AD4561"/>
    <w:rsid w:val="00AD4991"/>
    <w:rsid w:val="00AD4FAE"/>
    <w:rsid w:val="00AD5A7C"/>
    <w:rsid w:val="00AD67BC"/>
    <w:rsid w:val="00AD6A33"/>
    <w:rsid w:val="00AE381B"/>
    <w:rsid w:val="00AE39CC"/>
    <w:rsid w:val="00AF314D"/>
    <w:rsid w:val="00AF4004"/>
    <w:rsid w:val="00B02BCF"/>
    <w:rsid w:val="00B02E79"/>
    <w:rsid w:val="00B03FBA"/>
    <w:rsid w:val="00B04BC3"/>
    <w:rsid w:val="00B11496"/>
    <w:rsid w:val="00B132B1"/>
    <w:rsid w:val="00B17F24"/>
    <w:rsid w:val="00B2256E"/>
    <w:rsid w:val="00B23304"/>
    <w:rsid w:val="00B273D8"/>
    <w:rsid w:val="00B27A2A"/>
    <w:rsid w:val="00B30A7D"/>
    <w:rsid w:val="00B33471"/>
    <w:rsid w:val="00B34290"/>
    <w:rsid w:val="00B35C45"/>
    <w:rsid w:val="00B401EA"/>
    <w:rsid w:val="00B40F13"/>
    <w:rsid w:val="00B4146E"/>
    <w:rsid w:val="00B4216F"/>
    <w:rsid w:val="00B429F3"/>
    <w:rsid w:val="00B43C70"/>
    <w:rsid w:val="00B4404F"/>
    <w:rsid w:val="00B446FE"/>
    <w:rsid w:val="00B47B99"/>
    <w:rsid w:val="00B51352"/>
    <w:rsid w:val="00B55F60"/>
    <w:rsid w:val="00B61D39"/>
    <w:rsid w:val="00B6238C"/>
    <w:rsid w:val="00B644F7"/>
    <w:rsid w:val="00B6647D"/>
    <w:rsid w:val="00B67312"/>
    <w:rsid w:val="00B67A1C"/>
    <w:rsid w:val="00B7347F"/>
    <w:rsid w:val="00B7450E"/>
    <w:rsid w:val="00B767F7"/>
    <w:rsid w:val="00B778B9"/>
    <w:rsid w:val="00B816B4"/>
    <w:rsid w:val="00B82CAC"/>
    <w:rsid w:val="00B82F48"/>
    <w:rsid w:val="00B85CEC"/>
    <w:rsid w:val="00B867D6"/>
    <w:rsid w:val="00B904BC"/>
    <w:rsid w:val="00B90F8F"/>
    <w:rsid w:val="00B940F6"/>
    <w:rsid w:val="00B94F6B"/>
    <w:rsid w:val="00BA0A8C"/>
    <w:rsid w:val="00BA2927"/>
    <w:rsid w:val="00BA3419"/>
    <w:rsid w:val="00BA6FA0"/>
    <w:rsid w:val="00BB5A6F"/>
    <w:rsid w:val="00BB7A32"/>
    <w:rsid w:val="00BC184C"/>
    <w:rsid w:val="00BC2F76"/>
    <w:rsid w:val="00BC323B"/>
    <w:rsid w:val="00BC5766"/>
    <w:rsid w:val="00BC64F6"/>
    <w:rsid w:val="00BC6F83"/>
    <w:rsid w:val="00BC786D"/>
    <w:rsid w:val="00BD2452"/>
    <w:rsid w:val="00BD71C5"/>
    <w:rsid w:val="00BD7CD9"/>
    <w:rsid w:val="00BD7DA4"/>
    <w:rsid w:val="00BE1B07"/>
    <w:rsid w:val="00BE7F99"/>
    <w:rsid w:val="00BF2049"/>
    <w:rsid w:val="00BF2635"/>
    <w:rsid w:val="00BF530C"/>
    <w:rsid w:val="00BF77FA"/>
    <w:rsid w:val="00C04EA8"/>
    <w:rsid w:val="00C06085"/>
    <w:rsid w:val="00C060F0"/>
    <w:rsid w:val="00C06AE0"/>
    <w:rsid w:val="00C072DB"/>
    <w:rsid w:val="00C107D2"/>
    <w:rsid w:val="00C13757"/>
    <w:rsid w:val="00C14210"/>
    <w:rsid w:val="00C15FFB"/>
    <w:rsid w:val="00C173DB"/>
    <w:rsid w:val="00C21F59"/>
    <w:rsid w:val="00C2497D"/>
    <w:rsid w:val="00C252D6"/>
    <w:rsid w:val="00C25873"/>
    <w:rsid w:val="00C30BB9"/>
    <w:rsid w:val="00C30FB6"/>
    <w:rsid w:val="00C30FDD"/>
    <w:rsid w:val="00C35471"/>
    <w:rsid w:val="00C36596"/>
    <w:rsid w:val="00C367B7"/>
    <w:rsid w:val="00C36879"/>
    <w:rsid w:val="00C418D9"/>
    <w:rsid w:val="00C42E0D"/>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440"/>
    <w:rsid w:val="00C80803"/>
    <w:rsid w:val="00C841DC"/>
    <w:rsid w:val="00C874DA"/>
    <w:rsid w:val="00C91D27"/>
    <w:rsid w:val="00C91FFC"/>
    <w:rsid w:val="00CA02D8"/>
    <w:rsid w:val="00CA129C"/>
    <w:rsid w:val="00CA15F9"/>
    <w:rsid w:val="00CA1A3D"/>
    <w:rsid w:val="00CA1FA3"/>
    <w:rsid w:val="00CA2CCA"/>
    <w:rsid w:val="00CA425A"/>
    <w:rsid w:val="00CA4847"/>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D7DDB"/>
    <w:rsid w:val="00CE03B1"/>
    <w:rsid w:val="00CE03E0"/>
    <w:rsid w:val="00CE104A"/>
    <w:rsid w:val="00CE2183"/>
    <w:rsid w:val="00CE2409"/>
    <w:rsid w:val="00CE33A8"/>
    <w:rsid w:val="00CE4AF0"/>
    <w:rsid w:val="00CE4E99"/>
    <w:rsid w:val="00CE5390"/>
    <w:rsid w:val="00CE6EA5"/>
    <w:rsid w:val="00CF1B88"/>
    <w:rsid w:val="00CF38D2"/>
    <w:rsid w:val="00CF6791"/>
    <w:rsid w:val="00D00777"/>
    <w:rsid w:val="00D01766"/>
    <w:rsid w:val="00D03BB0"/>
    <w:rsid w:val="00D05A28"/>
    <w:rsid w:val="00D06E4B"/>
    <w:rsid w:val="00D0788B"/>
    <w:rsid w:val="00D10CB1"/>
    <w:rsid w:val="00D165AA"/>
    <w:rsid w:val="00D17E5B"/>
    <w:rsid w:val="00D2266C"/>
    <w:rsid w:val="00D2673F"/>
    <w:rsid w:val="00D32BE4"/>
    <w:rsid w:val="00D35026"/>
    <w:rsid w:val="00D430F6"/>
    <w:rsid w:val="00D44F0C"/>
    <w:rsid w:val="00D45482"/>
    <w:rsid w:val="00D462C2"/>
    <w:rsid w:val="00D4686B"/>
    <w:rsid w:val="00D47F2D"/>
    <w:rsid w:val="00D50B07"/>
    <w:rsid w:val="00D526CE"/>
    <w:rsid w:val="00D53350"/>
    <w:rsid w:val="00D53733"/>
    <w:rsid w:val="00D53974"/>
    <w:rsid w:val="00D540BF"/>
    <w:rsid w:val="00D56CD8"/>
    <w:rsid w:val="00D57A73"/>
    <w:rsid w:val="00D6070D"/>
    <w:rsid w:val="00D60EEA"/>
    <w:rsid w:val="00D61267"/>
    <w:rsid w:val="00D62DB5"/>
    <w:rsid w:val="00D651D1"/>
    <w:rsid w:val="00D67071"/>
    <w:rsid w:val="00D7323D"/>
    <w:rsid w:val="00D767BA"/>
    <w:rsid w:val="00D76FE3"/>
    <w:rsid w:val="00D770B9"/>
    <w:rsid w:val="00D77E2E"/>
    <w:rsid w:val="00D81ED4"/>
    <w:rsid w:val="00D82516"/>
    <w:rsid w:val="00D83CD6"/>
    <w:rsid w:val="00D83E48"/>
    <w:rsid w:val="00D84532"/>
    <w:rsid w:val="00D87559"/>
    <w:rsid w:val="00D916A4"/>
    <w:rsid w:val="00D9183B"/>
    <w:rsid w:val="00D958D1"/>
    <w:rsid w:val="00D975FF"/>
    <w:rsid w:val="00DA23E0"/>
    <w:rsid w:val="00DA2B2D"/>
    <w:rsid w:val="00DA3D14"/>
    <w:rsid w:val="00DA40CB"/>
    <w:rsid w:val="00DA41D8"/>
    <w:rsid w:val="00DA6654"/>
    <w:rsid w:val="00DA7536"/>
    <w:rsid w:val="00DA7914"/>
    <w:rsid w:val="00DB17CA"/>
    <w:rsid w:val="00DB44FE"/>
    <w:rsid w:val="00DB49D1"/>
    <w:rsid w:val="00DB5125"/>
    <w:rsid w:val="00DC0505"/>
    <w:rsid w:val="00DC20F2"/>
    <w:rsid w:val="00DC242D"/>
    <w:rsid w:val="00DC516E"/>
    <w:rsid w:val="00DC7484"/>
    <w:rsid w:val="00DD2B0C"/>
    <w:rsid w:val="00DD2F31"/>
    <w:rsid w:val="00DD41B5"/>
    <w:rsid w:val="00DE0768"/>
    <w:rsid w:val="00DE0AD3"/>
    <w:rsid w:val="00DE4647"/>
    <w:rsid w:val="00DF1740"/>
    <w:rsid w:val="00DF25CC"/>
    <w:rsid w:val="00DF373F"/>
    <w:rsid w:val="00DF453E"/>
    <w:rsid w:val="00DF6ADD"/>
    <w:rsid w:val="00E00E2C"/>
    <w:rsid w:val="00E00F00"/>
    <w:rsid w:val="00E01B17"/>
    <w:rsid w:val="00E04D18"/>
    <w:rsid w:val="00E074BC"/>
    <w:rsid w:val="00E12FCC"/>
    <w:rsid w:val="00E136AF"/>
    <w:rsid w:val="00E13CCD"/>
    <w:rsid w:val="00E1414A"/>
    <w:rsid w:val="00E224A4"/>
    <w:rsid w:val="00E22559"/>
    <w:rsid w:val="00E23A7C"/>
    <w:rsid w:val="00E25456"/>
    <w:rsid w:val="00E25F01"/>
    <w:rsid w:val="00E32371"/>
    <w:rsid w:val="00E336A6"/>
    <w:rsid w:val="00E35F78"/>
    <w:rsid w:val="00E36AEC"/>
    <w:rsid w:val="00E40256"/>
    <w:rsid w:val="00E419F7"/>
    <w:rsid w:val="00E42992"/>
    <w:rsid w:val="00E458D7"/>
    <w:rsid w:val="00E45D6F"/>
    <w:rsid w:val="00E47FB6"/>
    <w:rsid w:val="00E510FF"/>
    <w:rsid w:val="00E53C54"/>
    <w:rsid w:val="00E57065"/>
    <w:rsid w:val="00E570A4"/>
    <w:rsid w:val="00E61ADA"/>
    <w:rsid w:val="00E61E42"/>
    <w:rsid w:val="00E62426"/>
    <w:rsid w:val="00E63BC7"/>
    <w:rsid w:val="00E719F4"/>
    <w:rsid w:val="00E72366"/>
    <w:rsid w:val="00E72E91"/>
    <w:rsid w:val="00E756C6"/>
    <w:rsid w:val="00E76912"/>
    <w:rsid w:val="00E779B8"/>
    <w:rsid w:val="00E829EB"/>
    <w:rsid w:val="00E838D6"/>
    <w:rsid w:val="00E83F81"/>
    <w:rsid w:val="00E84817"/>
    <w:rsid w:val="00E87474"/>
    <w:rsid w:val="00E91D11"/>
    <w:rsid w:val="00E94F29"/>
    <w:rsid w:val="00E9540C"/>
    <w:rsid w:val="00E96503"/>
    <w:rsid w:val="00E9741B"/>
    <w:rsid w:val="00EA0E37"/>
    <w:rsid w:val="00EA1EC9"/>
    <w:rsid w:val="00EB1719"/>
    <w:rsid w:val="00EB198C"/>
    <w:rsid w:val="00EB19D1"/>
    <w:rsid w:val="00EB42BF"/>
    <w:rsid w:val="00EB4D48"/>
    <w:rsid w:val="00EB6A58"/>
    <w:rsid w:val="00EC09AF"/>
    <w:rsid w:val="00EC21BB"/>
    <w:rsid w:val="00ED0C3C"/>
    <w:rsid w:val="00ED0EBB"/>
    <w:rsid w:val="00ED5A80"/>
    <w:rsid w:val="00EE19D8"/>
    <w:rsid w:val="00EE2A79"/>
    <w:rsid w:val="00EE35D0"/>
    <w:rsid w:val="00EE7347"/>
    <w:rsid w:val="00EE77ED"/>
    <w:rsid w:val="00EF00B4"/>
    <w:rsid w:val="00EF1254"/>
    <w:rsid w:val="00EF2810"/>
    <w:rsid w:val="00EF3E05"/>
    <w:rsid w:val="00EF6790"/>
    <w:rsid w:val="00EF764F"/>
    <w:rsid w:val="00F00493"/>
    <w:rsid w:val="00F00B7C"/>
    <w:rsid w:val="00F0379B"/>
    <w:rsid w:val="00F03C64"/>
    <w:rsid w:val="00F105F4"/>
    <w:rsid w:val="00F10646"/>
    <w:rsid w:val="00F14D4B"/>
    <w:rsid w:val="00F20917"/>
    <w:rsid w:val="00F230AF"/>
    <w:rsid w:val="00F23B4A"/>
    <w:rsid w:val="00F25D56"/>
    <w:rsid w:val="00F30816"/>
    <w:rsid w:val="00F334AF"/>
    <w:rsid w:val="00F36DEC"/>
    <w:rsid w:val="00F426FB"/>
    <w:rsid w:val="00F4326A"/>
    <w:rsid w:val="00F43310"/>
    <w:rsid w:val="00F45CAA"/>
    <w:rsid w:val="00F501EC"/>
    <w:rsid w:val="00F50784"/>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FE8"/>
    <w:rsid w:val="00F761B7"/>
    <w:rsid w:val="00F7769F"/>
    <w:rsid w:val="00F77F99"/>
    <w:rsid w:val="00F81046"/>
    <w:rsid w:val="00F821B1"/>
    <w:rsid w:val="00F85124"/>
    <w:rsid w:val="00F93566"/>
    <w:rsid w:val="00F94249"/>
    <w:rsid w:val="00F949C8"/>
    <w:rsid w:val="00FA1346"/>
    <w:rsid w:val="00FA2F41"/>
    <w:rsid w:val="00FA35DD"/>
    <w:rsid w:val="00FA473E"/>
    <w:rsid w:val="00FA5BCF"/>
    <w:rsid w:val="00FB2FA7"/>
    <w:rsid w:val="00FB3189"/>
    <w:rsid w:val="00FB3217"/>
    <w:rsid w:val="00FC0300"/>
    <w:rsid w:val="00FC0A25"/>
    <w:rsid w:val="00FC1C38"/>
    <w:rsid w:val="00FC25BE"/>
    <w:rsid w:val="00FC2A0E"/>
    <w:rsid w:val="00FC369C"/>
    <w:rsid w:val="00FD1218"/>
    <w:rsid w:val="00FD3283"/>
    <w:rsid w:val="00FD3686"/>
    <w:rsid w:val="00FD380D"/>
    <w:rsid w:val="00FD3F8A"/>
    <w:rsid w:val="00FE0622"/>
    <w:rsid w:val="00FE153B"/>
    <w:rsid w:val="00FE3982"/>
    <w:rsid w:val="00FE5E48"/>
    <w:rsid w:val="00FF218D"/>
    <w:rsid w:val="00FF21DA"/>
    <w:rsid w:val="00FF5D2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9707"/>
    <o:shapelayout v:ext="edit">
      <o:idmap v:ext="edit" data="1"/>
    </o:shapelayout>
  </w:shapeDefaults>
  <w:decimalSymbol w:val="."/>
  <w:listSeparator w:val=","/>
  <w14:docId w14:val="4BAA81AE"/>
  <w15:docId w15:val="{75BE5E62-2F4E-47AA-94CE-D7FE321F3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F373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F373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26958">
      <w:bodyDiv w:val="1"/>
      <w:marLeft w:val="0"/>
      <w:marRight w:val="0"/>
      <w:marTop w:val="0"/>
      <w:marBottom w:val="0"/>
      <w:divBdr>
        <w:top w:val="none" w:sz="0" w:space="0" w:color="auto"/>
        <w:left w:val="none" w:sz="0" w:space="0" w:color="auto"/>
        <w:bottom w:val="none" w:sz="0" w:space="0" w:color="auto"/>
        <w:right w:val="none" w:sz="0" w:space="0" w:color="auto"/>
      </w:divBdr>
    </w:div>
    <w:div w:id="94230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6" ma:contentTypeDescription="Create a new document." ma:contentTypeScope="" ma:versionID="28ddf4713c1590553f38bc974196460d">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b54d906b85a454b654573bbd48a953a3"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07570B6D-0059-4759-A176-DEAE5410FF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D46ADC-D0AF-4FAB-94BF-FD4B294CA007}">
  <ds:schemaRefs>
    <ds:schemaRef ds:uri="http://schemas.openxmlformats.org/officeDocument/2006/bibliography"/>
  </ds:schemaRefs>
</ds:datastoreItem>
</file>

<file path=customXml/itemProps3.xml><?xml version="1.0" encoding="utf-8"?>
<ds:datastoreItem xmlns:ds="http://schemas.openxmlformats.org/officeDocument/2006/customXml" ds:itemID="{971D6B02-653E-4739-AD1C-1CB06094810D}">
  <ds:schemaRefs>
    <ds:schemaRef ds:uri="http://schemas.microsoft.com/sharepoint/v3/contenttype/forms"/>
  </ds:schemaRefs>
</ds:datastoreItem>
</file>

<file path=customXml/itemProps4.xml><?xml version="1.0" encoding="utf-8"?>
<ds:datastoreItem xmlns:ds="http://schemas.openxmlformats.org/officeDocument/2006/customXml" ds:itemID="{889FFCCE-E0C5-405C-B41B-33282C60D37C}">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8</Pages>
  <Words>2761</Words>
  <Characters>15744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jrm20131113</dc:creator>
  <cp:lastModifiedBy>Geiser, Che@Energy</cp:lastModifiedBy>
  <cp:revision>27</cp:revision>
  <dcterms:created xsi:type="dcterms:W3CDTF">2018-10-23T22:48:00Z</dcterms:created>
  <dcterms:modified xsi:type="dcterms:W3CDTF">2022-04-11T20:51:00Z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