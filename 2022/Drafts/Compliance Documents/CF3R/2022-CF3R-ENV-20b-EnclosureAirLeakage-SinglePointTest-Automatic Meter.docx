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5101"/>
        <w:gridCol w:w="5101"/>
      </w:tblGrid>
      <w:tr w:rsidR="00D03609" w:rsidRPr="00A42BCC" w14:paraId="72704992" w14:textId="77777777" w:rsidTr="00D03609">
        <w:tc>
          <w:tcPr>
            <w:tcW w:w="10790" w:type="dxa"/>
            <w:gridSpan w:val="3"/>
            <w:vAlign w:val="center"/>
          </w:tcPr>
          <w:p w14:paraId="7EE00016" w14:textId="77777777" w:rsidR="00D03609" w:rsidRPr="005A593D" w:rsidRDefault="00D03609" w:rsidP="00B5026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 xml:space="preserve">A. </w:t>
            </w:r>
            <w:r>
              <w:rPr>
                <w:rFonts w:asciiTheme="minorHAnsi" w:hAnsiTheme="minorHAnsi"/>
                <w:b/>
                <w:szCs w:val="18"/>
              </w:rPr>
              <w:t>Enclosure</w:t>
            </w:r>
            <w:r w:rsidRPr="005A593D">
              <w:rPr>
                <w:rFonts w:asciiTheme="minorHAnsi" w:hAnsiTheme="minorHAnsi"/>
                <w:b/>
                <w:szCs w:val="18"/>
              </w:rPr>
              <w:t xml:space="preserve"> Air Leakage – General Information</w:t>
            </w:r>
          </w:p>
        </w:tc>
      </w:tr>
      <w:tr w:rsidR="00D03609" w:rsidRPr="00A42BCC" w14:paraId="1233997F" w14:textId="77777777" w:rsidTr="00D03609">
        <w:tc>
          <w:tcPr>
            <w:tcW w:w="588" w:type="dxa"/>
            <w:vAlign w:val="center"/>
          </w:tcPr>
          <w:p w14:paraId="58C3505C"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01</w:t>
            </w:r>
          </w:p>
        </w:tc>
        <w:tc>
          <w:tcPr>
            <w:tcW w:w="5101" w:type="dxa"/>
            <w:vAlign w:val="center"/>
          </w:tcPr>
          <w:p w14:paraId="57EED008" w14:textId="77777777" w:rsidR="00D03609" w:rsidRPr="00A42BCC" w:rsidRDefault="00D03609" w:rsidP="00B5026C">
            <w:pPr>
              <w:rPr>
                <w:rFonts w:asciiTheme="minorHAnsi" w:hAnsiTheme="minorHAnsi"/>
                <w:sz w:val="18"/>
                <w:szCs w:val="18"/>
              </w:rPr>
            </w:pPr>
            <w:r>
              <w:rPr>
                <w:rFonts w:asciiTheme="minorHAnsi" w:hAnsiTheme="minorHAnsi"/>
                <w:sz w:val="18"/>
                <w:szCs w:val="18"/>
              </w:rPr>
              <w:t>Is HERS verification of building enclosure air leakage to outside required by CF1R?</w:t>
            </w:r>
          </w:p>
        </w:tc>
        <w:tc>
          <w:tcPr>
            <w:tcW w:w="5101" w:type="dxa"/>
            <w:vAlign w:val="center"/>
          </w:tcPr>
          <w:p w14:paraId="7FAFB159" w14:textId="64113DFD" w:rsidR="00D03609" w:rsidRPr="00A42BCC" w:rsidRDefault="00D03609" w:rsidP="00B5026C">
            <w:pPr>
              <w:rPr>
                <w:rFonts w:asciiTheme="minorHAnsi" w:hAnsiTheme="minorHAnsi"/>
                <w:sz w:val="18"/>
                <w:szCs w:val="18"/>
              </w:rPr>
            </w:pPr>
          </w:p>
        </w:tc>
      </w:tr>
      <w:tr w:rsidR="00D03609" w:rsidRPr="00A42BCC" w:rsidDel="00F37929" w14:paraId="5C04854D" w14:textId="246B89F0" w:rsidTr="00D03609">
        <w:trPr>
          <w:del w:id="0" w:author="Shewmaker, Michael@Energy" w:date="2021-11-23T11:18:00Z"/>
        </w:trPr>
        <w:tc>
          <w:tcPr>
            <w:tcW w:w="588" w:type="dxa"/>
            <w:vAlign w:val="center"/>
          </w:tcPr>
          <w:p w14:paraId="609461D8" w14:textId="05C4C8CE" w:rsidR="00D03609" w:rsidRPr="00A42BCC" w:rsidDel="00F37929" w:rsidRDefault="00D03609" w:rsidP="00B5026C">
            <w:pPr>
              <w:jc w:val="center"/>
              <w:rPr>
                <w:del w:id="1" w:author="Shewmaker, Michael@Energy" w:date="2021-11-23T11:18:00Z"/>
                <w:rFonts w:asciiTheme="minorHAnsi" w:hAnsiTheme="minorHAnsi"/>
                <w:sz w:val="18"/>
                <w:szCs w:val="18"/>
              </w:rPr>
            </w:pPr>
            <w:del w:id="2" w:author="Shewmaker, Michael@Energy" w:date="2021-11-23T11:18:00Z">
              <w:r w:rsidDel="00F37929">
                <w:rPr>
                  <w:rFonts w:asciiTheme="minorHAnsi" w:hAnsiTheme="minorHAnsi"/>
                  <w:sz w:val="18"/>
                  <w:szCs w:val="18"/>
                </w:rPr>
                <w:delText>02</w:delText>
              </w:r>
            </w:del>
          </w:p>
        </w:tc>
        <w:tc>
          <w:tcPr>
            <w:tcW w:w="5101" w:type="dxa"/>
            <w:vAlign w:val="center"/>
          </w:tcPr>
          <w:p w14:paraId="377A8AF7" w14:textId="71D7AF31" w:rsidR="00D03609" w:rsidDel="00F37929" w:rsidRDefault="00D03609" w:rsidP="00B5026C">
            <w:pPr>
              <w:rPr>
                <w:del w:id="3" w:author="Shewmaker, Michael@Energy" w:date="2021-11-23T11:18:00Z"/>
                <w:rFonts w:asciiTheme="minorHAnsi" w:hAnsiTheme="minorHAnsi"/>
                <w:sz w:val="18"/>
                <w:szCs w:val="18"/>
              </w:rPr>
            </w:pPr>
            <w:del w:id="4" w:author="Shewmaker, Michael@Energy" w:date="2021-11-23T11:18:00Z">
              <w:r w:rsidDel="00F37929">
                <w:rPr>
                  <w:rFonts w:asciiTheme="minorHAnsi" w:hAnsiTheme="minorHAnsi"/>
                  <w:sz w:val="18"/>
                  <w:szCs w:val="18"/>
                </w:rPr>
                <w:delText xml:space="preserve">Is HERS verification of dwelling compartmentalization leakage </w:delText>
              </w:r>
              <w:r w:rsidDel="00F37929">
                <w:rPr>
                  <w:rFonts w:asciiTheme="minorHAnsi" w:hAnsiTheme="minorHAnsi" w:cstheme="minorHAnsi"/>
                  <w:sz w:val="18"/>
                  <w:szCs w:val="18"/>
                </w:rPr>
                <w:delText>≤</w:delText>
              </w:r>
              <w:r w:rsidDel="00F37929">
                <w:rPr>
                  <w:rFonts w:asciiTheme="minorHAnsi" w:hAnsiTheme="minorHAnsi"/>
                  <w:sz w:val="18"/>
                  <w:szCs w:val="18"/>
                </w:rPr>
                <w:delText xml:space="preserve"> 0.3 CFM</w:delText>
              </w:r>
              <w:r w:rsidRPr="00820D66" w:rsidDel="00F37929">
                <w:rPr>
                  <w:rFonts w:asciiTheme="minorHAnsi" w:hAnsiTheme="minorHAnsi"/>
                  <w:sz w:val="18"/>
                  <w:szCs w:val="18"/>
                  <w:vertAlign w:val="subscript"/>
                </w:rPr>
                <w:delText>50</w:delText>
              </w:r>
              <w:r w:rsidDel="00F37929">
                <w:rPr>
                  <w:rFonts w:asciiTheme="minorHAnsi" w:hAnsiTheme="minorHAnsi"/>
                  <w:sz w:val="18"/>
                  <w:szCs w:val="18"/>
                </w:rPr>
                <w:delText>/ft</w:delText>
              </w:r>
              <w:r w:rsidRPr="00820D66" w:rsidDel="00F37929">
                <w:rPr>
                  <w:rFonts w:asciiTheme="minorHAnsi" w:hAnsiTheme="minorHAnsi"/>
                  <w:sz w:val="18"/>
                  <w:szCs w:val="18"/>
                  <w:vertAlign w:val="superscript"/>
                </w:rPr>
                <w:delText>2</w:delText>
              </w:r>
              <w:r w:rsidDel="00F37929">
                <w:rPr>
                  <w:rFonts w:asciiTheme="minorHAnsi" w:hAnsiTheme="minorHAnsi"/>
                  <w:sz w:val="18"/>
                  <w:szCs w:val="18"/>
                </w:rPr>
                <w:delText xml:space="preserve"> of enclosure area required by CF1R? </w:delText>
              </w:r>
            </w:del>
          </w:p>
        </w:tc>
        <w:tc>
          <w:tcPr>
            <w:tcW w:w="5101" w:type="dxa"/>
            <w:vAlign w:val="center"/>
          </w:tcPr>
          <w:p w14:paraId="7331E3FE" w14:textId="7A68E023" w:rsidR="00D03609" w:rsidDel="00F37929" w:rsidRDefault="00D03609" w:rsidP="00B5026C">
            <w:pPr>
              <w:rPr>
                <w:del w:id="5" w:author="Shewmaker, Michael@Energy" w:date="2021-11-23T11:18:00Z"/>
                <w:rFonts w:asciiTheme="minorHAnsi" w:hAnsiTheme="minorHAnsi"/>
                <w:sz w:val="18"/>
                <w:szCs w:val="18"/>
              </w:rPr>
            </w:pPr>
          </w:p>
        </w:tc>
      </w:tr>
      <w:tr w:rsidR="00D03609" w:rsidRPr="00A42BCC" w14:paraId="75293A00" w14:textId="77777777" w:rsidTr="00D03609">
        <w:tc>
          <w:tcPr>
            <w:tcW w:w="588" w:type="dxa"/>
            <w:vAlign w:val="center"/>
          </w:tcPr>
          <w:p w14:paraId="347AC8E5" w14:textId="3DBD6B5F" w:rsidR="00D03609" w:rsidRPr="00A42BCC" w:rsidRDefault="00D03609" w:rsidP="00B5026C">
            <w:pPr>
              <w:jc w:val="center"/>
              <w:rPr>
                <w:rFonts w:asciiTheme="minorHAnsi" w:hAnsiTheme="minorHAnsi"/>
                <w:sz w:val="18"/>
                <w:szCs w:val="18"/>
              </w:rPr>
            </w:pPr>
            <w:del w:id="6" w:author="Shewmaker, Michael@Energy" w:date="2021-11-23T11:18:00Z">
              <w:r w:rsidRPr="00A42BCC" w:rsidDel="00F37929">
                <w:rPr>
                  <w:rFonts w:asciiTheme="minorHAnsi" w:hAnsiTheme="minorHAnsi"/>
                  <w:sz w:val="18"/>
                  <w:szCs w:val="18"/>
                </w:rPr>
                <w:delText>0</w:delText>
              </w:r>
              <w:r w:rsidDel="00F37929">
                <w:rPr>
                  <w:rFonts w:asciiTheme="minorHAnsi" w:hAnsiTheme="minorHAnsi"/>
                  <w:sz w:val="18"/>
                  <w:szCs w:val="18"/>
                </w:rPr>
                <w:delText>3</w:delText>
              </w:r>
            </w:del>
            <w:ins w:id="7" w:author="Shewmaker, Michael@Energy" w:date="2021-11-23T11:18:00Z">
              <w:r w:rsidR="00F37929">
                <w:rPr>
                  <w:rFonts w:asciiTheme="minorHAnsi" w:hAnsiTheme="minorHAnsi"/>
                  <w:sz w:val="18"/>
                  <w:szCs w:val="18"/>
                </w:rPr>
                <w:t>02</w:t>
              </w:r>
            </w:ins>
          </w:p>
        </w:tc>
        <w:tc>
          <w:tcPr>
            <w:tcW w:w="5101" w:type="dxa"/>
          </w:tcPr>
          <w:p w14:paraId="6579BE93" w14:textId="5F81CE59" w:rsidR="00D03609" w:rsidRPr="00A42BCC" w:rsidRDefault="00D03609">
            <w:pPr>
              <w:rPr>
                <w:rFonts w:asciiTheme="minorHAnsi" w:hAnsiTheme="minorHAnsi"/>
                <w:sz w:val="18"/>
                <w:szCs w:val="18"/>
              </w:rPr>
            </w:pPr>
            <w:r>
              <w:rPr>
                <w:rFonts w:asciiTheme="minorHAnsi" w:hAnsiTheme="minorHAnsi"/>
                <w:sz w:val="18"/>
                <w:szCs w:val="18"/>
              </w:rPr>
              <w:t xml:space="preserve">Target </w:t>
            </w:r>
            <w:r w:rsidR="003F62A0">
              <w:rPr>
                <w:rFonts w:asciiTheme="minorHAnsi" w:hAnsiTheme="minorHAnsi"/>
                <w:sz w:val="18"/>
                <w:szCs w:val="18"/>
              </w:rPr>
              <w:t>Enclosure</w:t>
            </w:r>
            <w:r w:rsidRPr="00A42BCC">
              <w:rPr>
                <w:rFonts w:asciiTheme="minorHAnsi" w:hAnsiTheme="minorHAnsi"/>
                <w:sz w:val="18"/>
                <w:szCs w:val="18"/>
              </w:rPr>
              <w:t xml:space="preserve"> Air Leakage from CF1R</w:t>
            </w:r>
            <w:r>
              <w:rPr>
                <w:rFonts w:asciiTheme="minorHAnsi" w:hAnsiTheme="minorHAnsi"/>
                <w:sz w:val="18"/>
                <w:szCs w:val="18"/>
              </w:rPr>
              <w:t xml:space="preserve"> (CFM50)</w:t>
            </w:r>
          </w:p>
        </w:tc>
        <w:tc>
          <w:tcPr>
            <w:tcW w:w="5101" w:type="dxa"/>
            <w:vAlign w:val="center"/>
          </w:tcPr>
          <w:p w14:paraId="0A90EEE3" w14:textId="3E61F395" w:rsidR="00D03609" w:rsidRPr="00A42BCC" w:rsidRDefault="00D03609" w:rsidP="00B5026C">
            <w:pPr>
              <w:rPr>
                <w:rFonts w:asciiTheme="minorHAnsi" w:hAnsiTheme="minorHAnsi"/>
                <w:sz w:val="18"/>
                <w:szCs w:val="18"/>
              </w:rPr>
            </w:pPr>
          </w:p>
        </w:tc>
      </w:tr>
      <w:tr w:rsidR="00D03609" w:rsidRPr="00A42BCC" w14:paraId="407CA3C0" w14:textId="77777777" w:rsidTr="00D03609">
        <w:tc>
          <w:tcPr>
            <w:tcW w:w="588" w:type="dxa"/>
            <w:vAlign w:val="center"/>
          </w:tcPr>
          <w:p w14:paraId="49A31367" w14:textId="2475457B" w:rsidR="00D03609" w:rsidRPr="00A42BCC" w:rsidRDefault="00D03609" w:rsidP="00B5026C">
            <w:pPr>
              <w:jc w:val="center"/>
              <w:rPr>
                <w:rFonts w:asciiTheme="minorHAnsi" w:hAnsiTheme="minorHAnsi"/>
                <w:sz w:val="18"/>
                <w:szCs w:val="18"/>
              </w:rPr>
            </w:pPr>
            <w:del w:id="8" w:author="Shewmaker, Michael@Energy" w:date="2021-11-23T11:18:00Z">
              <w:r w:rsidRPr="00A42BCC" w:rsidDel="00F37929">
                <w:rPr>
                  <w:rFonts w:asciiTheme="minorHAnsi" w:hAnsiTheme="minorHAnsi"/>
                  <w:sz w:val="18"/>
                  <w:szCs w:val="18"/>
                </w:rPr>
                <w:delText>0</w:delText>
              </w:r>
              <w:r w:rsidDel="00F37929">
                <w:rPr>
                  <w:rFonts w:asciiTheme="minorHAnsi" w:hAnsiTheme="minorHAnsi"/>
                  <w:sz w:val="18"/>
                  <w:szCs w:val="18"/>
                </w:rPr>
                <w:delText>4</w:delText>
              </w:r>
            </w:del>
            <w:ins w:id="9" w:author="Shewmaker, Michael@Energy" w:date="2021-11-23T11:18:00Z">
              <w:r w:rsidR="00F37929">
                <w:rPr>
                  <w:rFonts w:asciiTheme="minorHAnsi" w:hAnsiTheme="minorHAnsi"/>
                  <w:sz w:val="18"/>
                  <w:szCs w:val="18"/>
                </w:rPr>
                <w:t>03</w:t>
              </w:r>
            </w:ins>
          </w:p>
        </w:tc>
        <w:tc>
          <w:tcPr>
            <w:tcW w:w="5101" w:type="dxa"/>
          </w:tcPr>
          <w:p w14:paraId="102C2492" w14:textId="6C74830F" w:rsidR="00D03609" w:rsidRPr="00A42BCC" w:rsidRDefault="00D03609" w:rsidP="00B5026C">
            <w:pPr>
              <w:rPr>
                <w:rFonts w:asciiTheme="minorHAnsi" w:hAnsiTheme="minorHAnsi"/>
                <w:sz w:val="18"/>
                <w:szCs w:val="18"/>
              </w:rPr>
            </w:pPr>
            <w:r w:rsidRPr="00A42BCC">
              <w:rPr>
                <w:rFonts w:asciiTheme="minorHAnsi" w:hAnsiTheme="minorHAnsi"/>
                <w:sz w:val="18"/>
                <w:szCs w:val="18"/>
              </w:rPr>
              <w:t>Indoor temperature during test (</w:t>
            </w:r>
            <w:ins w:id="10" w:author="Shewmaker, Michael@Energy" w:date="2021-11-23T11:18:00Z">
              <w:r w:rsidR="00F37929">
                <w:rPr>
                  <w:rFonts w:asciiTheme="minorHAnsi" w:hAnsiTheme="minorHAnsi"/>
                  <w:sz w:val="18"/>
                  <w:szCs w:val="18"/>
                </w:rPr>
                <w:t>degrees Fahrenheit (</w:t>
              </w:r>
            </w:ins>
            <w:r>
              <w:rPr>
                <w:rFonts w:asciiTheme="minorHAnsi" w:hAnsiTheme="minorHAnsi"/>
                <w:sz w:val="18"/>
                <w:szCs w:val="18"/>
              </w:rPr>
              <w:t>°</w:t>
            </w:r>
            <w:r w:rsidRPr="00A42BCC">
              <w:rPr>
                <w:rFonts w:asciiTheme="minorHAnsi" w:hAnsiTheme="minorHAnsi"/>
                <w:sz w:val="18"/>
                <w:szCs w:val="18"/>
              </w:rPr>
              <w:t>F</w:t>
            </w:r>
            <w:ins w:id="11" w:author="Shewmaker, Michael@Energy" w:date="2021-11-23T11:18:00Z">
              <w:r w:rsidR="00F37929">
                <w:rPr>
                  <w:rFonts w:asciiTheme="minorHAnsi" w:hAnsiTheme="minorHAnsi"/>
                  <w:sz w:val="18"/>
                  <w:szCs w:val="18"/>
                </w:rPr>
                <w:t>)</w:t>
              </w:r>
            </w:ins>
            <w:r w:rsidRPr="00A42BCC">
              <w:rPr>
                <w:rFonts w:asciiTheme="minorHAnsi" w:hAnsiTheme="minorHAnsi"/>
                <w:sz w:val="18"/>
                <w:szCs w:val="18"/>
              </w:rPr>
              <w:t>)</w:t>
            </w:r>
          </w:p>
        </w:tc>
        <w:tc>
          <w:tcPr>
            <w:tcW w:w="5101" w:type="dxa"/>
          </w:tcPr>
          <w:p w14:paraId="0883B9D4" w14:textId="115AD84F" w:rsidR="00D03609" w:rsidRPr="00A42BCC" w:rsidRDefault="00D03609" w:rsidP="00B5026C">
            <w:pPr>
              <w:tabs>
                <w:tab w:val="left" w:pos="2189"/>
              </w:tabs>
              <w:rPr>
                <w:rFonts w:asciiTheme="minorHAnsi" w:hAnsiTheme="minorHAnsi"/>
                <w:sz w:val="18"/>
                <w:szCs w:val="18"/>
              </w:rPr>
            </w:pPr>
          </w:p>
        </w:tc>
      </w:tr>
      <w:tr w:rsidR="00D03609" w:rsidRPr="00A42BCC" w14:paraId="50FE46BF" w14:textId="77777777" w:rsidTr="00D03609">
        <w:tc>
          <w:tcPr>
            <w:tcW w:w="588" w:type="dxa"/>
            <w:vAlign w:val="center"/>
          </w:tcPr>
          <w:p w14:paraId="08A2DD43" w14:textId="4E1882D1" w:rsidR="00D03609" w:rsidRPr="00A42BCC" w:rsidRDefault="00D03609" w:rsidP="00B5026C">
            <w:pPr>
              <w:jc w:val="center"/>
              <w:rPr>
                <w:rFonts w:asciiTheme="minorHAnsi" w:hAnsiTheme="minorHAnsi"/>
                <w:sz w:val="18"/>
                <w:szCs w:val="18"/>
              </w:rPr>
            </w:pPr>
            <w:del w:id="12" w:author="Shewmaker, Michael@Energy" w:date="2021-11-23T11:18:00Z">
              <w:r w:rsidRPr="00A42BCC" w:rsidDel="00F37929">
                <w:rPr>
                  <w:rFonts w:asciiTheme="minorHAnsi" w:hAnsiTheme="minorHAnsi"/>
                  <w:sz w:val="18"/>
                  <w:szCs w:val="18"/>
                </w:rPr>
                <w:delText>0</w:delText>
              </w:r>
              <w:r w:rsidDel="00F37929">
                <w:rPr>
                  <w:rFonts w:asciiTheme="minorHAnsi" w:hAnsiTheme="minorHAnsi"/>
                  <w:sz w:val="18"/>
                  <w:szCs w:val="18"/>
                </w:rPr>
                <w:delText>5</w:delText>
              </w:r>
            </w:del>
            <w:ins w:id="13" w:author="Shewmaker, Michael@Energy" w:date="2021-11-23T11:18:00Z">
              <w:r w:rsidR="00F37929">
                <w:rPr>
                  <w:rFonts w:asciiTheme="minorHAnsi" w:hAnsiTheme="minorHAnsi"/>
                  <w:sz w:val="18"/>
                  <w:szCs w:val="18"/>
                </w:rPr>
                <w:t>04</w:t>
              </w:r>
            </w:ins>
          </w:p>
        </w:tc>
        <w:tc>
          <w:tcPr>
            <w:tcW w:w="5101" w:type="dxa"/>
          </w:tcPr>
          <w:p w14:paraId="6B0F0504" w14:textId="139092BE" w:rsidR="00D03609" w:rsidRPr="00A42BCC" w:rsidRDefault="00D03609" w:rsidP="00B5026C">
            <w:pPr>
              <w:rPr>
                <w:rFonts w:asciiTheme="minorHAnsi" w:hAnsiTheme="minorHAnsi"/>
                <w:sz w:val="18"/>
                <w:szCs w:val="18"/>
              </w:rPr>
            </w:pPr>
            <w:r w:rsidRPr="00A42BCC">
              <w:rPr>
                <w:rFonts w:asciiTheme="minorHAnsi" w:hAnsiTheme="minorHAnsi"/>
                <w:sz w:val="18"/>
                <w:szCs w:val="18"/>
              </w:rPr>
              <w:t>Outdoor temperature during test (</w:t>
            </w:r>
            <w:ins w:id="14" w:author="Shewmaker, Michael@Energy" w:date="2021-11-23T11:18:00Z">
              <w:r w:rsidR="00F37929">
                <w:rPr>
                  <w:rFonts w:asciiTheme="minorHAnsi" w:hAnsiTheme="minorHAnsi"/>
                  <w:sz w:val="18"/>
                  <w:szCs w:val="18"/>
                </w:rPr>
                <w:t>degrees Fahrenheit (</w:t>
              </w:r>
            </w:ins>
            <w:r>
              <w:rPr>
                <w:rFonts w:asciiTheme="minorHAnsi" w:hAnsiTheme="minorHAnsi"/>
                <w:sz w:val="18"/>
                <w:szCs w:val="18"/>
              </w:rPr>
              <w:t>°</w:t>
            </w:r>
            <w:r w:rsidRPr="00A42BCC">
              <w:rPr>
                <w:rFonts w:asciiTheme="minorHAnsi" w:hAnsiTheme="minorHAnsi"/>
                <w:sz w:val="18"/>
                <w:szCs w:val="18"/>
              </w:rPr>
              <w:t>F</w:t>
            </w:r>
            <w:ins w:id="15" w:author="Shewmaker, Michael@Energy" w:date="2021-11-23T11:18:00Z">
              <w:r w:rsidR="00F37929">
                <w:rPr>
                  <w:rFonts w:asciiTheme="minorHAnsi" w:hAnsiTheme="minorHAnsi"/>
                  <w:sz w:val="18"/>
                  <w:szCs w:val="18"/>
                </w:rPr>
                <w:t>)</w:t>
              </w:r>
            </w:ins>
            <w:r w:rsidRPr="00A42BCC">
              <w:rPr>
                <w:rFonts w:asciiTheme="minorHAnsi" w:hAnsiTheme="minorHAnsi"/>
                <w:sz w:val="18"/>
                <w:szCs w:val="18"/>
              </w:rPr>
              <w:t>)</w:t>
            </w:r>
          </w:p>
        </w:tc>
        <w:tc>
          <w:tcPr>
            <w:tcW w:w="5101" w:type="dxa"/>
          </w:tcPr>
          <w:p w14:paraId="3A4054B4" w14:textId="6A51DCE6" w:rsidR="00D03609" w:rsidRPr="00A42BCC" w:rsidRDefault="00D03609" w:rsidP="00B5026C">
            <w:pPr>
              <w:rPr>
                <w:rFonts w:asciiTheme="minorHAnsi" w:hAnsiTheme="minorHAnsi"/>
                <w:sz w:val="18"/>
                <w:szCs w:val="18"/>
              </w:rPr>
            </w:pPr>
          </w:p>
        </w:tc>
      </w:tr>
      <w:tr w:rsidR="00D03609" w:rsidRPr="00A42BCC" w14:paraId="6FB92DAF" w14:textId="77777777" w:rsidTr="00D03609">
        <w:tc>
          <w:tcPr>
            <w:tcW w:w="588" w:type="dxa"/>
            <w:vAlign w:val="center"/>
          </w:tcPr>
          <w:p w14:paraId="45ECE08F" w14:textId="5BC7A343" w:rsidR="00D03609" w:rsidRPr="00A42BCC" w:rsidRDefault="00D03609" w:rsidP="00B5026C">
            <w:pPr>
              <w:jc w:val="center"/>
              <w:rPr>
                <w:rFonts w:asciiTheme="minorHAnsi" w:hAnsiTheme="minorHAnsi"/>
                <w:sz w:val="18"/>
                <w:szCs w:val="18"/>
              </w:rPr>
            </w:pPr>
            <w:del w:id="16" w:author="Shewmaker, Michael@Energy" w:date="2021-11-23T11:18:00Z">
              <w:r w:rsidRPr="00A42BCC" w:rsidDel="00F37929">
                <w:rPr>
                  <w:rFonts w:asciiTheme="minorHAnsi" w:hAnsiTheme="minorHAnsi"/>
                  <w:sz w:val="18"/>
                  <w:szCs w:val="18"/>
                </w:rPr>
                <w:delText>0</w:delText>
              </w:r>
              <w:r w:rsidDel="00F37929">
                <w:rPr>
                  <w:rFonts w:asciiTheme="minorHAnsi" w:hAnsiTheme="minorHAnsi"/>
                  <w:sz w:val="18"/>
                  <w:szCs w:val="18"/>
                </w:rPr>
                <w:delText>6</w:delText>
              </w:r>
            </w:del>
            <w:ins w:id="17" w:author="Shewmaker, Michael@Energy" w:date="2021-11-23T11:18:00Z">
              <w:r w:rsidR="00F37929">
                <w:rPr>
                  <w:rFonts w:asciiTheme="minorHAnsi" w:hAnsiTheme="minorHAnsi"/>
                  <w:sz w:val="18"/>
                  <w:szCs w:val="18"/>
                </w:rPr>
                <w:t>05</w:t>
              </w:r>
            </w:ins>
          </w:p>
        </w:tc>
        <w:tc>
          <w:tcPr>
            <w:tcW w:w="5101" w:type="dxa"/>
          </w:tcPr>
          <w:p w14:paraId="2B6F9941"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1" w:type="dxa"/>
          </w:tcPr>
          <w:p w14:paraId="73571B24" w14:textId="12FDAF96" w:rsidR="00D03609" w:rsidRPr="00A42BCC" w:rsidRDefault="00D03609" w:rsidP="00B5026C">
            <w:pPr>
              <w:rPr>
                <w:rFonts w:asciiTheme="minorHAnsi" w:hAnsiTheme="minorHAnsi"/>
                <w:sz w:val="18"/>
                <w:szCs w:val="18"/>
              </w:rPr>
            </w:pPr>
          </w:p>
        </w:tc>
      </w:tr>
      <w:tr w:rsidR="00D03609" w:rsidRPr="00A42BCC" w14:paraId="71D9A719" w14:textId="77777777" w:rsidTr="00D03609">
        <w:tc>
          <w:tcPr>
            <w:tcW w:w="588" w:type="dxa"/>
            <w:vAlign w:val="center"/>
          </w:tcPr>
          <w:p w14:paraId="2E1A8B49" w14:textId="76354E52" w:rsidR="00D03609" w:rsidRPr="00A42BCC" w:rsidRDefault="00D03609" w:rsidP="00B5026C">
            <w:pPr>
              <w:jc w:val="center"/>
              <w:rPr>
                <w:rFonts w:asciiTheme="minorHAnsi" w:hAnsiTheme="minorHAnsi"/>
                <w:sz w:val="18"/>
                <w:szCs w:val="18"/>
              </w:rPr>
            </w:pPr>
            <w:del w:id="18" w:author="Shewmaker, Michael@Energy" w:date="2021-11-23T11:18:00Z">
              <w:r w:rsidRPr="00A42BCC" w:rsidDel="00F37929">
                <w:rPr>
                  <w:rFonts w:asciiTheme="minorHAnsi" w:hAnsiTheme="minorHAnsi"/>
                  <w:sz w:val="18"/>
                  <w:szCs w:val="18"/>
                </w:rPr>
                <w:delText>0</w:delText>
              </w:r>
              <w:r w:rsidDel="00F37929">
                <w:rPr>
                  <w:rFonts w:asciiTheme="minorHAnsi" w:hAnsiTheme="minorHAnsi"/>
                  <w:sz w:val="18"/>
                  <w:szCs w:val="18"/>
                </w:rPr>
                <w:delText>7</w:delText>
              </w:r>
            </w:del>
            <w:ins w:id="19" w:author="Shewmaker, Michael@Energy" w:date="2021-11-23T11:18:00Z">
              <w:r w:rsidR="00F37929">
                <w:rPr>
                  <w:rFonts w:asciiTheme="minorHAnsi" w:hAnsiTheme="minorHAnsi"/>
                  <w:sz w:val="18"/>
                  <w:szCs w:val="18"/>
                </w:rPr>
                <w:t>06</w:t>
              </w:r>
            </w:ins>
          </w:p>
        </w:tc>
        <w:tc>
          <w:tcPr>
            <w:tcW w:w="5101" w:type="dxa"/>
          </w:tcPr>
          <w:p w14:paraId="4B5E3AF9" w14:textId="77777777" w:rsidR="00D03609" w:rsidRPr="00A42BCC" w:rsidDel="00752910" w:rsidRDefault="00D03609" w:rsidP="00B5026C">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1" w:type="dxa"/>
          </w:tcPr>
          <w:p w14:paraId="790938EC" w14:textId="7097E1C7" w:rsidR="00D03609" w:rsidRPr="00A42BCC" w:rsidDel="00752910" w:rsidRDefault="00D03609" w:rsidP="00B5026C">
            <w:pPr>
              <w:rPr>
                <w:rFonts w:asciiTheme="minorHAnsi" w:hAnsiTheme="minorHAnsi"/>
                <w:sz w:val="18"/>
                <w:szCs w:val="18"/>
              </w:rPr>
            </w:pPr>
          </w:p>
        </w:tc>
      </w:tr>
      <w:tr w:rsidR="00D03609" w:rsidRPr="00A42BCC" w:rsidDel="00F37929" w14:paraId="32718EAB" w14:textId="45D275F7" w:rsidTr="00D03609">
        <w:trPr>
          <w:del w:id="20" w:author="Shewmaker, Michael@Energy" w:date="2021-11-23T11:18:00Z"/>
        </w:trPr>
        <w:tc>
          <w:tcPr>
            <w:tcW w:w="588" w:type="dxa"/>
            <w:vAlign w:val="center"/>
          </w:tcPr>
          <w:p w14:paraId="45EC638A" w14:textId="0B1EC94E" w:rsidR="00D03609" w:rsidDel="00F37929" w:rsidRDefault="00D03609" w:rsidP="00B5026C">
            <w:pPr>
              <w:jc w:val="center"/>
              <w:rPr>
                <w:del w:id="21" w:author="Shewmaker, Michael@Energy" w:date="2021-11-23T11:18:00Z"/>
                <w:rFonts w:asciiTheme="minorHAnsi" w:hAnsiTheme="minorHAnsi"/>
                <w:sz w:val="18"/>
                <w:szCs w:val="18"/>
              </w:rPr>
            </w:pPr>
            <w:del w:id="22" w:author="Shewmaker, Michael@Energy" w:date="2021-11-23T11:18:00Z">
              <w:r w:rsidDel="00F37929">
                <w:rPr>
                  <w:rFonts w:asciiTheme="minorHAnsi" w:hAnsiTheme="minorHAnsi"/>
                  <w:sz w:val="18"/>
                  <w:szCs w:val="18"/>
                </w:rPr>
                <w:delText>08</w:delText>
              </w:r>
            </w:del>
          </w:p>
        </w:tc>
        <w:tc>
          <w:tcPr>
            <w:tcW w:w="5101" w:type="dxa"/>
            <w:vAlign w:val="center"/>
          </w:tcPr>
          <w:p w14:paraId="18B38FE9" w14:textId="7348E685" w:rsidR="00D03609" w:rsidRPr="00A42BCC" w:rsidDel="00F37929" w:rsidRDefault="00D03609" w:rsidP="00B5026C">
            <w:pPr>
              <w:rPr>
                <w:del w:id="23" w:author="Shewmaker, Michael@Energy" w:date="2021-11-23T11:18:00Z"/>
                <w:rFonts w:asciiTheme="minorHAnsi" w:hAnsiTheme="minorHAnsi"/>
                <w:sz w:val="18"/>
                <w:szCs w:val="18"/>
              </w:rPr>
            </w:pPr>
            <w:del w:id="24" w:author="Shewmaker, Michael@Energy" w:date="2021-11-23T11:18:00Z">
              <w:r w:rsidDel="00F37929">
                <w:rPr>
                  <w:rFonts w:asciiTheme="minorHAnsi" w:hAnsiTheme="minorHAnsi"/>
                  <w:sz w:val="18"/>
                  <w:szCs w:val="18"/>
                </w:rPr>
                <w:delText>Total dwelling unit floor area (ft</w:delText>
              </w:r>
              <w:r w:rsidRPr="00037CA8" w:rsidDel="00F37929">
                <w:rPr>
                  <w:rFonts w:asciiTheme="minorHAnsi" w:hAnsiTheme="minorHAnsi"/>
                  <w:sz w:val="18"/>
                  <w:szCs w:val="18"/>
                  <w:vertAlign w:val="superscript"/>
                </w:rPr>
                <w:delText>2</w:delText>
              </w:r>
              <w:r w:rsidDel="00F37929">
                <w:rPr>
                  <w:rFonts w:asciiTheme="minorHAnsi" w:hAnsiTheme="minorHAnsi"/>
                  <w:sz w:val="18"/>
                  <w:szCs w:val="18"/>
                </w:rPr>
                <w:delText>)</w:delText>
              </w:r>
            </w:del>
          </w:p>
        </w:tc>
        <w:tc>
          <w:tcPr>
            <w:tcW w:w="5101" w:type="dxa"/>
            <w:vAlign w:val="center"/>
          </w:tcPr>
          <w:p w14:paraId="3BA48AE7" w14:textId="4EC0643E" w:rsidR="00D03609" w:rsidRPr="00A42BCC" w:rsidDel="00F37929" w:rsidRDefault="00D03609" w:rsidP="00B5026C">
            <w:pPr>
              <w:rPr>
                <w:del w:id="25" w:author="Shewmaker, Michael@Energy" w:date="2021-11-23T11:18:00Z"/>
                <w:rFonts w:asciiTheme="minorHAnsi" w:hAnsiTheme="minorHAnsi"/>
                <w:sz w:val="18"/>
                <w:szCs w:val="18"/>
              </w:rPr>
            </w:pPr>
          </w:p>
        </w:tc>
      </w:tr>
      <w:tr w:rsidR="00D03609" w:rsidRPr="00A42BCC" w:rsidDel="00F37929" w14:paraId="78336177" w14:textId="593EE908" w:rsidTr="00D03609">
        <w:trPr>
          <w:del w:id="26" w:author="Shewmaker, Michael@Energy" w:date="2021-11-23T11:18:00Z"/>
        </w:trPr>
        <w:tc>
          <w:tcPr>
            <w:tcW w:w="588" w:type="dxa"/>
            <w:vAlign w:val="center"/>
          </w:tcPr>
          <w:p w14:paraId="497B0C4A" w14:textId="60877A64" w:rsidR="00D03609" w:rsidDel="00F37929" w:rsidRDefault="00D03609" w:rsidP="00B5026C">
            <w:pPr>
              <w:jc w:val="center"/>
              <w:rPr>
                <w:del w:id="27" w:author="Shewmaker, Michael@Energy" w:date="2021-11-23T11:18:00Z"/>
                <w:rFonts w:asciiTheme="minorHAnsi" w:hAnsiTheme="minorHAnsi"/>
                <w:sz w:val="18"/>
                <w:szCs w:val="18"/>
              </w:rPr>
            </w:pPr>
            <w:del w:id="28" w:author="Shewmaker, Michael@Energy" w:date="2021-11-23T11:18:00Z">
              <w:r w:rsidDel="00F37929">
                <w:rPr>
                  <w:rFonts w:asciiTheme="minorHAnsi" w:hAnsiTheme="minorHAnsi"/>
                  <w:sz w:val="18"/>
                  <w:szCs w:val="18"/>
                </w:rPr>
                <w:delText>09</w:delText>
              </w:r>
            </w:del>
          </w:p>
        </w:tc>
        <w:tc>
          <w:tcPr>
            <w:tcW w:w="5101" w:type="dxa"/>
            <w:vAlign w:val="center"/>
          </w:tcPr>
          <w:p w14:paraId="10934861" w14:textId="40E55489" w:rsidR="00D03609" w:rsidRPr="00A42BCC" w:rsidDel="00F37929" w:rsidRDefault="00D03609" w:rsidP="00B5026C">
            <w:pPr>
              <w:rPr>
                <w:del w:id="29" w:author="Shewmaker, Michael@Energy" w:date="2021-11-23T11:18:00Z"/>
                <w:rFonts w:asciiTheme="minorHAnsi" w:hAnsiTheme="minorHAnsi"/>
                <w:sz w:val="18"/>
                <w:szCs w:val="18"/>
              </w:rPr>
            </w:pPr>
            <w:del w:id="30" w:author="Shewmaker, Michael@Energy" w:date="2021-11-23T11:18:00Z">
              <w:r w:rsidDel="00F37929">
                <w:rPr>
                  <w:rFonts w:asciiTheme="minorHAnsi" w:hAnsiTheme="minorHAnsi"/>
                  <w:sz w:val="18"/>
                  <w:szCs w:val="18"/>
                </w:rPr>
                <w:delText>Total dwelling unit ceiling area (ft</w:delText>
              </w:r>
              <w:r w:rsidRPr="00037CA8" w:rsidDel="00F37929">
                <w:rPr>
                  <w:rFonts w:asciiTheme="minorHAnsi" w:hAnsiTheme="minorHAnsi"/>
                  <w:sz w:val="18"/>
                  <w:szCs w:val="18"/>
                  <w:vertAlign w:val="superscript"/>
                </w:rPr>
                <w:delText>2</w:delText>
              </w:r>
              <w:r w:rsidDel="00F37929">
                <w:rPr>
                  <w:rFonts w:asciiTheme="minorHAnsi" w:hAnsiTheme="minorHAnsi"/>
                  <w:sz w:val="18"/>
                  <w:szCs w:val="18"/>
                </w:rPr>
                <w:delText>)</w:delText>
              </w:r>
            </w:del>
          </w:p>
        </w:tc>
        <w:tc>
          <w:tcPr>
            <w:tcW w:w="5101" w:type="dxa"/>
            <w:vAlign w:val="center"/>
          </w:tcPr>
          <w:p w14:paraId="7D4C6E60" w14:textId="38E8E250" w:rsidR="00D03609" w:rsidRPr="00A42BCC" w:rsidDel="00F37929" w:rsidRDefault="00D03609" w:rsidP="00B5026C">
            <w:pPr>
              <w:rPr>
                <w:del w:id="31" w:author="Shewmaker, Michael@Energy" w:date="2021-11-23T11:18:00Z"/>
                <w:rFonts w:asciiTheme="minorHAnsi" w:hAnsiTheme="minorHAnsi"/>
                <w:sz w:val="18"/>
                <w:szCs w:val="18"/>
              </w:rPr>
            </w:pPr>
          </w:p>
        </w:tc>
      </w:tr>
      <w:tr w:rsidR="00D03609" w:rsidRPr="00A42BCC" w:rsidDel="00F37929" w14:paraId="4F880772" w14:textId="6517ECED" w:rsidTr="00D03609">
        <w:trPr>
          <w:del w:id="32" w:author="Shewmaker, Michael@Energy" w:date="2021-11-23T11:18:00Z"/>
        </w:trPr>
        <w:tc>
          <w:tcPr>
            <w:tcW w:w="588" w:type="dxa"/>
            <w:vAlign w:val="center"/>
          </w:tcPr>
          <w:p w14:paraId="662F1787" w14:textId="6491CEB9" w:rsidR="00D03609" w:rsidDel="00F37929" w:rsidRDefault="00D03609" w:rsidP="00B5026C">
            <w:pPr>
              <w:jc w:val="center"/>
              <w:rPr>
                <w:del w:id="33" w:author="Shewmaker, Michael@Energy" w:date="2021-11-23T11:18:00Z"/>
                <w:rFonts w:asciiTheme="minorHAnsi" w:hAnsiTheme="minorHAnsi"/>
                <w:sz w:val="18"/>
                <w:szCs w:val="18"/>
              </w:rPr>
            </w:pPr>
            <w:del w:id="34" w:author="Shewmaker, Michael@Energy" w:date="2021-11-23T11:18:00Z">
              <w:r w:rsidDel="00F37929">
                <w:rPr>
                  <w:rFonts w:asciiTheme="minorHAnsi" w:hAnsiTheme="minorHAnsi"/>
                  <w:sz w:val="18"/>
                  <w:szCs w:val="18"/>
                </w:rPr>
                <w:delText>10</w:delText>
              </w:r>
            </w:del>
          </w:p>
        </w:tc>
        <w:tc>
          <w:tcPr>
            <w:tcW w:w="5101" w:type="dxa"/>
            <w:vAlign w:val="center"/>
          </w:tcPr>
          <w:p w14:paraId="37A67547" w14:textId="47346E96" w:rsidR="00D03609" w:rsidRPr="00A42BCC" w:rsidDel="00F37929" w:rsidRDefault="00D03609" w:rsidP="00B5026C">
            <w:pPr>
              <w:rPr>
                <w:del w:id="35" w:author="Shewmaker, Michael@Energy" w:date="2021-11-23T11:18:00Z"/>
                <w:rFonts w:asciiTheme="minorHAnsi" w:hAnsiTheme="minorHAnsi"/>
                <w:sz w:val="18"/>
                <w:szCs w:val="18"/>
              </w:rPr>
            </w:pPr>
            <w:del w:id="36" w:author="Shewmaker, Michael@Energy" w:date="2021-11-23T11:18:00Z">
              <w:r w:rsidDel="00F37929">
                <w:rPr>
                  <w:rFonts w:asciiTheme="minorHAnsi" w:hAnsiTheme="minorHAnsi"/>
                  <w:sz w:val="18"/>
                  <w:szCs w:val="18"/>
                </w:rPr>
                <w:delText>Total dwelling unit exterior wall area (ft</w:delText>
              </w:r>
              <w:r w:rsidRPr="00037CA8" w:rsidDel="00F37929">
                <w:rPr>
                  <w:rFonts w:asciiTheme="minorHAnsi" w:hAnsiTheme="minorHAnsi"/>
                  <w:sz w:val="18"/>
                  <w:szCs w:val="18"/>
                  <w:vertAlign w:val="superscript"/>
                </w:rPr>
                <w:delText>2</w:delText>
              </w:r>
              <w:r w:rsidDel="00F37929">
                <w:rPr>
                  <w:rFonts w:asciiTheme="minorHAnsi" w:hAnsiTheme="minorHAnsi"/>
                  <w:sz w:val="18"/>
                  <w:szCs w:val="18"/>
                </w:rPr>
                <w:delText>)</w:delText>
              </w:r>
            </w:del>
          </w:p>
        </w:tc>
        <w:tc>
          <w:tcPr>
            <w:tcW w:w="5101" w:type="dxa"/>
            <w:vAlign w:val="center"/>
          </w:tcPr>
          <w:p w14:paraId="07EDF977" w14:textId="41834C6E" w:rsidR="00D03609" w:rsidRPr="00A42BCC" w:rsidDel="00F37929" w:rsidRDefault="00D03609" w:rsidP="00B5026C">
            <w:pPr>
              <w:rPr>
                <w:del w:id="37" w:author="Shewmaker, Michael@Energy" w:date="2021-11-23T11:18:00Z"/>
                <w:rFonts w:asciiTheme="minorHAnsi" w:hAnsiTheme="minorHAnsi"/>
                <w:sz w:val="18"/>
                <w:szCs w:val="18"/>
              </w:rPr>
            </w:pPr>
          </w:p>
        </w:tc>
      </w:tr>
      <w:tr w:rsidR="00D03609" w:rsidRPr="00A42BCC" w:rsidDel="00F37929" w14:paraId="2C3BA071" w14:textId="0D6D8314" w:rsidTr="00D03609">
        <w:trPr>
          <w:del w:id="38" w:author="Shewmaker, Michael@Energy" w:date="2021-11-23T11:18:00Z"/>
        </w:trPr>
        <w:tc>
          <w:tcPr>
            <w:tcW w:w="588" w:type="dxa"/>
            <w:vAlign w:val="center"/>
          </w:tcPr>
          <w:p w14:paraId="3092899D" w14:textId="4C37DCF0" w:rsidR="00D03609" w:rsidDel="00F37929" w:rsidRDefault="00D03609" w:rsidP="00B5026C">
            <w:pPr>
              <w:jc w:val="center"/>
              <w:rPr>
                <w:del w:id="39" w:author="Shewmaker, Michael@Energy" w:date="2021-11-23T11:18:00Z"/>
                <w:rFonts w:asciiTheme="minorHAnsi" w:hAnsiTheme="minorHAnsi"/>
                <w:sz w:val="18"/>
                <w:szCs w:val="18"/>
              </w:rPr>
            </w:pPr>
            <w:del w:id="40" w:author="Shewmaker, Michael@Energy" w:date="2021-11-23T11:18:00Z">
              <w:r w:rsidDel="00F37929">
                <w:rPr>
                  <w:rFonts w:asciiTheme="minorHAnsi" w:hAnsiTheme="minorHAnsi"/>
                  <w:sz w:val="18"/>
                  <w:szCs w:val="18"/>
                </w:rPr>
                <w:delText>11</w:delText>
              </w:r>
            </w:del>
          </w:p>
        </w:tc>
        <w:tc>
          <w:tcPr>
            <w:tcW w:w="5101" w:type="dxa"/>
            <w:vAlign w:val="center"/>
          </w:tcPr>
          <w:p w14:paraId="00B626C7" w14:textId="350D3E18" w:rsidR="00D03609" w:rsidRPr="00A42BCC" w:rsidDel="00F37929" w:rsidRDefault="00D03609" w:rsidP="00B5026C">
            <w:pPr>
              <w:rPr>
                <w:del w:id="41" w:author="Shewmaker, Michael@Energy" w:date="2021-11-23T11:18:00Z"/>
                <w:rFonts w:asciiTheme="minorHAnsi" w:hAnsiTheme="minorHAnsi"/>
                <w:sz w:val="18"/>
                <w:szCs w:val="18"/>
              </w:rPr>
            </w:pPr>
            <w:del w:id="42" w:author="Shewmaker, Michael@Energy" w:date="2021-11-23T11:18:00Z">
              <w:r w:rsidDel="00F37929">
                <w:rPr>
                  <w:rFonts w:asciiTheme="minorHAnsi" w:hAnsiTheme="minorHAnsi"/>
                  <w:sz w:val="18"/>
                  <w:szCs w:val="18"/>
                </w:rPr>
                <w:delText>Total dwelling unit wall area shared with other dwelling units (ft</w:delText>
              </w:r>
              <w:r w:rsidRPr="00037CA8" w:rsidDel="00F37929">
                <w:rPr>
                  <w:rFonts w:asciiTheme="minorHAnsi" w:hAnsiTheme="minorHAnsi"/>
                  <w:sz w:val="18"/>
                  <w:szCs w:val="18"/>
                  <w:vertAlign w:val="superscript"/>
                </w:rPr>
                <w:delText>2</w:delText>
              </w:r>
              <w:r w:rsidDel="00F37929">
                <w:rPr>
                  <w:rFonts w:asciiTheme="minorHAnsi" w:hAnsiTheme="minorHAnsi"/>
                  <w:sz w:val="18"/>
                  <w:szCs w:val="18"/>
                </w:rPr>
                <w:delText>)</w:delText>
              </w:r>
            </w:del>
          </w:p>
        </w:tc>
        <w:tc>
          <w:tcPr>
            <w:tcW w:w="5101" w:type="dxa"/>
            <w:vAlign w:val="center"/>
          </w:tcPr>
          <w:p w14:paraId="66FA527E" w14:textId="5813DF61" w:rsidR="00D03609" w:rsidRPr="00A42BCC" w:rsidDel="00F37929" w:rsidRDefault="00D03609" w:rsidP="00B5026C">
            <w:pPr>
              <w:rPr>
                <w:del w:id="43" w:author="Shewmaker, Michael@Energy" w:date="2021-11-23T11:18:00Z"/>
                <w:rFonts w:asciiTheme="minorHAnsi" w:hAnsiTheme="minorHAnsi"/>
                <w:sz w:val="18"/>
                <w:szCs w:val="18"/>
              </w:rPr>
            </w:pPr>
          </w:p>
        </w:tc>
      </w:tr>
      <w:tr w:rsidR="00D03609" w:rsidRPr="00A42BCC" w:rsidDel="00F37929" w14:paraId="2757AC13" w14:textId="6B5C3AC3" w:rsidTr="00D03609">
        <w:trPr>
          <w:del w:id="44" w:author="Shewmaker, Michael@Energy" w:date="2021-11-23T11:18:00Z"/>
        </w:trPr>
        <w:tc>
          <w:tcPr>
            <w:tcW w:w="588" w:type="dxa"/>
            <w:vAlign w:val="center"/>
          </w:tcPr>
          <w:p w14:paraId="0686C6E0" w14:textId="66748A43" w:rsidR="00D03609" w:rsidRPr="00A42BCC" w:rsidDel="00F37929" w:rsidRDefault="00D03609" w:rsidP="00B5026C">
            <w:pPr>
              <w:jc w:val="center"/>
              <w:rPr>
                <w:del w:id="45" w:author="Shewmaker, Michael@Energy" w:date="2021-11-23T11:18:00Z"/>
                <w:rFonts w:asciiTheme="minorHAnsi" w:hAnsiTheme="minorHAnsi"/>
                <w:sz w:val="18"/>
                <w:szCs w:val="18"/>
              </w:rPr>
            </w:pPr>
            <w:del w:id="46" w:author="Shewmaker, Michael@Energy" w:date="2021-11-23T11:18:00Z">
              <w:r w:rsidDel="00F37929">
                <w:rPr>
                  <w:rFonts w:asciiTheme="minorHAnsi" w:hAnsiTheme="minorHAnsi"/>
                  <w:sz w:val="18"/>
                  <w:szCs w:val="18"/>
                </w:rPr>
                <w:delText>12</w:delText>
              </w:r>
            </w:del>
          </w:p>
        </w:tc>
        <w:tc>
          <w:tcPr>
            <w:tcW w:w="5101" w:type="dxa"/>
            <w:vAlign w:val="center"/>
          </w:tcPr>
          <w:p w14:paraId="7B883F36" w14:textId="6734BBF9" w:rsidR="00D03609" w:rsidRPr="00197C55" w:rsidDel="00F37929" w:rsidRDefault="00D03609" w:rsidP="00B5026C">
            <w:pPr>
              <w:rPr>
                <w:del w:id="47" w:author="Shewmaker, Michael@Energy" w:date="2021-11-23T11:18:00Z"/>
                <w:rFonts w:asciiTheme="minorHAnsi" w:hAnsiTheme="minorHAnsi"/>
                <w:sz w:val="18"/>
                <w:szCs w:val="18"/>
              </w:rPr>
            </w:pPr>
            <w:del w:id="48" w:author="Shewmaker, Michael@Energy" w:date="2021-11-23T11:18:00Z">
              <w:r w:rsidDel="00F37929">
                <w:rPr>
                  <w:rFonts w:asciiTheme="minorHAnsi" w:hAnsiTheme="minorHAnsi"/>
                  <w:sz w:val="18"/>
                  <w:szCs w:val="18"/>
                </w:rPr>
                <w:delText>Total dwelling unit enclosure area (ft</w:delText>
              </w:r>
              <w:r w:rsidDel="00F37929">
                <w:rPr>
                  <w:rFonts w:asciiTheme="minorHAnsi" w:hAnsiTheme="minorHAnsi"/>
                  <w:sz w:val="18"/>
                  <w:szCs w:val="18"/>
                  <w:vertAlign w:val="superscript"/>
                </w:rPr>
                <w:delText>2</w:delText>
              </w:r>
              <w:r w:rsidDel="00F37929">
                <w:rPr>
                  <w:rFonts w:asciiTheme="minorHAnsi" w:hAnsiTheme="minorHAnsi"/>
                  <w:sz w:val="18"/>
                  <w:szCs w:val="18"/>
                </w:rPr>
                <w:delText>)</w:delText>
              </w:r>
            </w:del>
          </w:p>
        </w:tc>
        <w:tc>
          <w:tcPr>
            <w:tcW w:w="5101" w:type="dxa"/>
            <w:vAlign w:val="center"/>
          </w:tcPr>
          <w:p w14:paraId="34EDF188" w14:textId="6D1C2249" w:rsidR="00D03609" w:rsidRPr="00A42BCC" w:rsidDel="00F37929" w:rsidRDefault="00D03609" w:rsidP="00B5026C">
            <w:pPr>
              <w:rPr>
                <w:del w:id="49" w:author="Shewmaker, Michael@Energy" w:date="2021-11-23T11:18:00Z"/>
                <w:rFonts w:asciiTheme="minorHAnsi" w:hAnsiTheme="minorHAnsi"/>
                <w:sz w:val="18"/>
                <w:szCs w:val="18"/>
              </w:rPr>
            </w:pPr>
          </w:p>
        </w:tc>
      </w:tr>
      <w:tr w:rsidR="00D03609" w:rsidDel="00F37929" w14:paraId="63B3D063" w14:textId="7F5BC1D5" w:rsidTr="00D03609">
        <w:trPr>
          <w:del w:id="50" w:author="Shewmaker, Michael@Energy" w:date="2021-11-23T11:18:00Z"/>
        </w:trPr>
        <w:tc>
          <w:tcPr>
            <w:tcW w:w="588" w:type="dxa"/>
            <w:vAlign w:val="center"/>
          </w:tcPr>
          <w:p w14:paraId="69711B2F" w14:textId="60EC723B" w:rsidR="00D03609" w:rsidDel="00F37929" w:rsidRDefault="00D03609" w:rsidP="00B5026C">
            <w:pPr>
              <w:jc w:val="center"/>
              <w:rPr>
                <w:del w:id="51" w:author="Shewmaker, Michael@Energy" w:date="2021-11-23T11:18:00Z"/>
                <w:rFonts w:asciiTheme="minorHAnsi" w:hAnsiTheme="minorHAnsi"/>
                <w:sz w:val="18"/>
                <w:szCs w:val="18"/>
              </w:rPr>
            </w:pPr>
            <w:del w:id="52" w:author="Shewmaker, Michael@Energy" w:date="2021-11-23T11:18:00Z">
              <w:r w:rsidDel="00F37929">
                <w:rPr>
                  <w:rFonts w:asciiTheme="minorHAnsi" w:hAnsiTheme="minorHAnsi"/>
                  <w:sz w:val="18"/>
                  <w:szCs w:val="18"/>
                </w:rPr>
                <w:delText>13</w:delText>
              </w:r>
            </w:del>
          </w:p>
        </w:tc>
        <w:tc>
          <w:tcPr>
            <w:tcW w:w="5101" w:type="dxa"/>
            <w:vAlign w:val="center"/>
          </w:tcPr>
          <w:p w14:paraId="332CC273" w14:textId="11D32099" w:rsidR="00D03609" w:rsidRPr="00037CA8" w:rsidDel="00F37929" w:rsidRDefault="00D03609" w:rsidP="00B5026C">
            <w:pPr>
              <w:rPr>
                <w:del w:id="53" w:author="Shewmaker, Michael@Energy" w:date="2021-11-23T11:18:00Z"/>
                <w:rFonts w:asciiTheme="minorHAnsi" w:hAnsiTheme="minorHAnsi"/>
                <w:sz w:val="18"/>
                <w:szCs w:val="18"/>
              </w:rPr>
            </w:pPr>
            <w:del w:id="54" w:author="Shewmaker, Michael@Energy" w:date="2021-11-23T11:18:00Z">
              <w:r w:rsidDel="00F37929">
                <w:rPr>
                  <w:rFonts w:asciiTheme="minorHAnsi" w:hAnsiTheme="minorHAnsi"/>
                  <w:sz w:val="18"/>
                  <w:szCs w:val="18"/>
                </w:rPr>
                <w:delText xml:space="preserve">Target dwelling unit compartmentalization leakage </w:delText>
              </w:r>
              <w:r w:rsidDel="00F37929">
                <w:rPr>
                  <w:rFonts w:asciiTheme="minorHAnsi" w:hAnsiTheme="minorHAnsi"/>
                  <w:sz w:val="18"/>
                  <w:szCs w:val="18"/>
                  <w:vertAlign w:val="superscript"/>
                </w:rPr>
                <w:delText xml:space="preserve"> </w:delText>
              </w:r>
              <w:r w:rsidDel="00F37929">
                <w:rPr>
                  <w:rFonts w:asciiTheme="minorHAnsi" w:hAnsiTheme="minorHAnsi"/>
                  <w:sz w:val="18"/>
                  <w:szCs w:val="18"/>
                </w:rPr>
                <w:delText>(CFM50)</w:delText>
              </w:r>
            </w:del>
          </w:p>
        </w:tc>
        <w:tc>
          <w:tcPr>
            <w:tcW w:w="5101" w:type="dxa"/>
            <w:vAlign w:val="center"/>
          </w:tcPr>
          <w:p w14:paraId="572C9097" w14:textId="6B96482C" w:rsidR="00D03609" w:rsidDel="00F37929" w:rsidRDefault="00D03609" w:rsidP="00B5026C">
            <w:pPr>
              <w:rPr>
                <w:del w:id="55" w:author="Shewmaker, Michael@Energy" w:date="2021-11-23T11:18:00Z"/>
                <w:rFonts w:asciiTheme="minorHAnsi" w:hAnsiTheme="minorHAnsi"/>
                <w:sz w:val="18"/>
                <w:szCs w:val="18"/>
              </w:rPr>
            </w:pPr>
          </w:p>
        </w:tc>
      </w:tr>
      <w:tr w:rsidR="00D03609" w:rsidRPr="00A42BCC" w14:paraId="33AA5810" w14:textId="77777777" w:rsidTr="00D03609">
        <w:tc>
          <w:tcPr>
            <w:tcW w:w="588" w:type="dxa"/>
            <w:vAlign w:val="center"/>
          </w:tcPr>
          <w:p w14:paraId="044E5683" w14:textId="1372D028" w:rsidR="00D03609" w:rsidRPr="00A42BCC" w:rsidDel="0053362D" w:rsidRDefault="00D03609" w:rsidP="00B5026C">
            <w:pPr>
              <w:jc w:val="center"/>
              <w:rPr>
                <w:rFonts w:asciiTheme="minorHAnsi" w:hAnsiTheme="minorHAnsi"/>
                <w:sz w:val="18"/>
                <w:szCs w:val="18"/>
              </w:rPr>
            </w:pPr>
            <w:del w:id="56" w:author="Shewmaker, Michael@Energy" w:date="2021-11-23T11:18:00Z">
              <w:r w:rsidDel="00F37929">
                <w:rPr>
                  <w:rFonts w:asciiTheme="minorHAnsi" w:hAnsiTheme="minorHAnsi"/>
                  <w:sz w:val="18"/>
                  <w:szCs w:val="18"/>
                </w:rPr>
                <w:delText>14</w:delText>
              </w:r>
            </w:del>
            <w:ins w:id="57" w:author="Shewmaker, Michael@Energy" w:date="2021-11-23T11:18:00Z">
              <w:r w:rsidR="00F37929">
                <w:rPr>
                  <w:rFonts w:asciiTheme="minorHAnsi" w:hAnsiTheme="minorHAnsi"/>
                  <w:sz w:val="18"/>
                  <w:szCs w:val="18"/>
                </w:rPr>
                <w:t>07</w:t>
              </w:r>
            </w:ins>
          </w:p>
        </w:tc>
        <w:tc>
          <w:tcPr>
            <w:tcW w:w="5101" w:type="dxa"/>
          </w:tcPr>
          <w:p w14:paraId="4C598C52"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1" w:type="dxa"/>
          </w:tcPr>
          <w:p w14:paraId="2269107D" w14:textId="2A6A0C4A" w:rsidR="00D03609" w:rsidRPr="00A42BCC" w:rsidRDefault="00D03609" w:rsidP="00B5026C">
            <w:pPr>
              <w:rPr>
                <w:rFonts w:asciiTheme="minorHAnsi" w:hAnsiTheme="minorHAnsi"/>
                <w:sz w:val="18"/>
                <w:szCs w:val="18"/>
              </w:rPr>
            </w:pPr>
          </w:p>
        </w:tc>
      </w:tr>
      <w:tr w:rsidR="00D03609" w:rsidRPr="00A42BCC" w14:paraId="25B6D050" w14:textId="77777777" w:rsidTr="00D03609">
        <w:tc>
          <w:tcPr>
            <w:tcW w:w="588" w:type="dxa"/>
            <w:vAlign w:val="center"/>
          </w:tcPr>
          <w:p w14:paraId="290130AF" w14:textId="71835D9E" w:rsidR="00D03609" w:rsidDel="00820D66" w:rsidRDefault="00D03609" w:rsidP="00B5026C">
            <w:pPr>
              <w:jc w:val="center"/>
              <w:rPr>
                <w:rFonts w:asciiTheme="minorHAnsi" w:hAnsiTheme="minorHAnsi"/>
                <w:sz w:val="18"/>
                <w:szCs w:val="18"/>
              </w:rPr>
            </w:pPr>
            <w:del w:id="58" w:author="Shewmaker, Michael@Energy" w:date="2021-11-23T11:18:00Z">
              <w:r w:rsidDel="00F37929">
                <w:rPr>
                  <w:rFonts w:asciiTheme="minorHAnsi" w:hAnsiTheme="minorHAnsi"/>
                  <w:sz w:val="18"/>
                  <w:szCs w:val="18"/>
                </w:rPr>
                <w:delText>15</w:delText>
              </w:r>
            </w:del>
            <w:ins w:id="59" w:author="Shewmaker, Michael@Energy" w:date="2021-11-23T11:18:00Z">
              <w:r w:rsidR="00F37929">
                <w:rPr>
                  <w:rFonts w:asciiTheme="minorHAnsi" w:hAnsiTheme="minorHAnsi"/>
                  <w:sz w:val="18"/>
                  <w:szCs w:val="18"/>
                </w:rPr>
                <w:t>08</w:t>
              </w:r>
            </w:ins>
          </w:p>
        </w:tc>
        <w:tc>
          <w:tcPr>
            <w:tcW w:w="5101" w:type="dxa"/>
            <w:vAlign w:val="center"/>
          </w:tcPr>
          <w:p w14:paraId="2DB57F5E" w14:textId="77777777" w:rsidR="00D03609" w:rsidRPr="00A42BCC" w:rsidRDefault="00D03609" w:rsidP="00B5026C">
            <w:pPr>
              <w:rPr>
                <w:rFonts w:asciiTheme="minorHAnsi" w:hAnsiTheme="minorHAnsi"/>
                <w:sz w:val="18"/>
                <w:szCs w:val="18"/>
              </w:rPr>
            </w:pPr>
            <w:r>
              <w:rPr>
                <w:rFonts w:asciiTheme="minorHAnsi" w:hAnsiTheme="minorHAnsi"/>
                <w:sz w:val="18"/>
                <w:szCs w:val="18"/>
              </w:rPr>
              <w:t>Test Procedure used</w:t>
            </w:r>
          </w:p>
        </w:tc>
        <w:tc>
          <w:tcPr>
            <w:tcW w:w="5101" w:type="dxa"/>
            <w:vAlign w:val="center"/>
          </w:tcPr>
          <w:p w14:paraId="1FA8B1B9" w14:textId="503FF250" w:rsidR="00D03609" w:rsidRPr="00A42BCC" w:rsidRDefault="00D03609" w:rsidP="00B5026C">
            <w:pPr>
              <w:rPr>
                <w:rFonts w:asciiTheme="minorHAnsi" w:hAnsiTheme="minorHAnsi"/>
                <w:sz w:val="18"/>
                <w:szCs w:val="18"/>
              </w:rPr>
            </w:pPr>
          </w:p>
        </w:tc>
      </w:tr>
      <w:tr w:rsidR="00D03609" w14:paraId="72BDB7CD" w14:textId="77777777" w:rsidTr="00D03609">
        <w:tc>
          <w:tcPr>
            <w:tcW w:w="588" w:type="dxa"/>
            <w:vAlign w:val="center"/>
          </w:tcPr>
          <w:p w14:paraId="71625930" w14:textId="77777777" w:rsidR="00D03609" w:rsidDel="00820D66" w:rsidRDefault="00D03609" w:rsidP="00B5026C">
            <w:pPr>
              <w:jc w:val="center"/>
              <w:rPr>
                <w:rFonts w:asciiTheme="minorHAnsi" w:hAnsiTheme="minorHAnsi"/>
                <w:sz w:val="18"/>
                <w:szCs w:val="18"/>
              </w:rPr>
            </w:pPr>
          </w:p>
        </w:tc>
        <w:tc>
          <w:tcPr>
            <w:tcW w:w="5101" w:type="dxa"/>
            <w:vAlign w:val="center"/>
          </w:tcPr>
          <w:p w14:paraId="65047541" w14:textId="77777777" w:rsidR="00D03609" w:rsidRDefault="00D03609" w:rsidP="00B5026C">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101" w:type="dxa"/>
            <w:vAlign w:val="center"/>
          </w:tcPr>
          <w:p w14:paraId="365840E1" w14:textId="48E0F143" w:rsidR="00D03609" w:rsidRDefault="00D03609" w:rsidP="00B5026C">
            <w:pPr>
              <w:rPr>
                <w:rFonts w:asciiTheme="minorHAnsi" w:hAnsiTheme="minorHAnsi"/>
                <w:sz w:val="18"/>
                <w:szCs w:val="18"/>
              </w:rPr>
            </w:pPr>
          </w:p>
        </w:tc>
      </w:tr>
    </w:tbl>
    <w:p w14:paraId="734118EC" w14:textId="77777777" w:rsidR="00D03609" w:rsidRPr="00A42BCC" w:rsidRDefault="00D03609" w:rsidP="00D03609">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D03609" w:rsidRPr="00A42BCC" w14:paraId="1E13ED8F" w14:textId="77777777" w:rsidTr="00B5026C">
        <w:tc>
          <w:tcPr>
            <w:tcW w:w="10795" w:type="dxa"/>
            <w:gridSpan w:val="10"/>
          </w:tcPr>
          <w:p w14:paraId="236613D7" w14:textId="77777777" w:rsidR="00D03609" w:rsidRPr="005A593D" w:rsidRDefault="00D03609" w:rsidP="00B5026C">
            <w:pPr>
              <w:keepNext/>
              <w:rPr>
                <w:rFonts w:asciiTheme="minorHAnsi" w:hAnsiTheme="minorHAnsi"/>
                <w:szCs w:val="18"/>
              </w:rPr>
            </w:pPr>
            <w:r w:rsidRPr="005A593D">
              <w:rPr>
                <w:rFonts w:asciiTheme="minorHAnsi" w:hAnsiTheme="minorHAnsi"/>
                <w:b/>
                <w:szCs w:val="18"/>
              </w:rPr>
              <w:t>B. Diagnostic Equipment Information</w:t>
            </w:r>
          </w:p>
        </w:tc>
      </w:tr>
      <w:tr w:rsidR="00D03609" w:rsidRPr="00A42BCC" w14:paraId="0F8EEA0E" w14:textId="77777777" w:rsidTr="00B5026C">
        <w:tc>
          <w:tcPr>
            <w:tcW w:w="590" w:type="dxa"/>
            <w:vAlign w:val="center"/>
          </w:tcPr>
          <w:p w14:paraId="7D8D413D"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2F0CCD81" w14:textId="77777777" w:rsidR="00D03609" w:rsidRPr="00A42BCC" w:rsidRDefault="00D03609" w:rsidP="00B5026C">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19348995" w14:textId="3C1CA40C" w:rsidR="00D03609" w:rsidRPr="00A42BCC" w:rsidRDefault="00D03609" w:rsidP="009C2A67">
            <w:pPr>
              <w:keepNext/>
              <w:rPr>
                <w:rFonts w:asciiTheme="minorHAnsi" w:hAnsiTheme="minorHAnsi"/>
                <w:sz w:val="18"/>
                <w:szCs w:val="18"/>
              </w:rPr>
            </w:pPr>
          </w:p>
        </w:tc>
      </w:tr>
      <w:tr w:rsidR="00D03609" w:rsidRPr="00A42BCC" w14:paraId="6F43FA61" w14:textId="77777777" w:rsidTr="00B5026C">
        <w:tc>
          <w:tcPr>
            <w:tcW w:w="2203" w:type="dxa"/>
            <w:gridSpan w:val="2"/>
            <w:vAlign w:val="center"/>
          </w:tcPr>
          <w:p w14:paraId="78B5D52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72BF309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2BB8727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5E0C1612"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10B79E6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06</w:t>
            </w:r>
          </w:p>
        </w:tc>
      </w:tr>
      <w:tr w:rsidR="00D03609" w:rsidRPr="00A42BCC" w14:paraId="5F8BD0D4" w14:textId="77777777" w:rsidTr="00B5026C">
        <w:tc>
          <w:tcPr>
            <w:tcW w:w="2203" w:type="dxa"/>
            <w:gridSpan w:val="2"/>
            <w:vAlign w:val="bottom"/>
          </w:tcPr>
          <w:p w14:paraId="1DE940D8"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18695DA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1D39EE6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527C14D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7D37C4F4"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D03609" w:rsidRPr="00A42BCC" w14:paraId="29FF1CF6" w14:textId="77777777" w:rsidTr="00B5026C">
        <w:tc>
          <w:tcPr>
            <w:tcW w:w="2203" w:type="dxa"/>
            <w:gridSpan w:val="2"/>
            <w:vAlign w:val="center"/>
          </w:tcPr>
          <w:p w14:paraId="11D74F87" w14:textId="69FAAA38" w:rsidR="00D03609" w:rsidRPr="00A42BCC" w:rsidRDefault="00D03609" w:rsidP="00B5026C">
            <w:pPr>
              <w:keepNext/>
              <w:jc w:val="center"/>
              <w:rPr>
                <w:rFonts w:asciiTheme="minorHAnsi" w:hAnsiTheme="minorHAnsi"/>
                <w:sz w:val="18"/>
                <w:szCs w:val="18"/>
              </w:rPr>
            </w:pPr>
          </w:p>
        </w:tc>
        <w:tc>
          <w:tcPr>
            <w:tcW w:w="2203" w:type="dxa"/>
            <w:gridSpan w:val="2"/>
            <w:vAlign w:val="center"/>
          </w:tcPr>
          <w:p w14:paraId="0C12A0D9" w14:textId="3E8E08F6" w:rsidR="00D03609" w:rsidRPr="00A42BCC" w:rsidRDefault="00D03609" w:rsidP="00B5026C">
            <w:pPr>
              <w:keepNext/>
              <w:jc w:val="center"/>
              <w:rPr>
                <w:rFonts w:asciiTheme="minorHAnsi" w:hAnsiTheme="minorHAnsi"/>
                <w:sz w:val="18"/>
                <w:szCs w:val="18"/>
              </w:rPr>
            </w:pPr>
          </w:p>
        </w:tc>
        <w:tc>
          <w:tcPr>
            <w:tcW w:w="2203" w:type="dxa"/>
            <w:gridSpan w:val="3"/>
            <w:vAlign w:val="center"/>
          </w:tcPr>
          <w:p w14:paraId="41B15E27" w14:textId="217FCAA6" w:rsidR="00D03609" w:rsidRPr="00A42BCC" w:rsidRDefault="00D03609" w:rsidP="00B5026C">
            <w:pPr>
              <w:keepNext/>
              <w:jc w:val="center"/>
              <w:rPr>
                <w:rFonts w:asciiTheme="minorHAnsi" w:hAnsiTheme="minorHAnsi"/>
                <w:sz w:val="18"/>
                <w:szCs w:val="18"/>
              </w:rPr>
            </w:pPr>
          </w:p>
        </w:tc>
        <w:tc>
          <w:tcPr>
            <w:tcW w:w="2203" w:type="dxa"/>
            <w:gridSpan w:val="2"/>
            <w:vAlign w:val="center"/>
          </w:tcPr>
          <w:p w14:paraId="4C75D649" w14:textId="31B7EAF0" w:rsidR="00D03609" w:rsidRPr="00A42BCC" w:rsidRDefault="00D03609" w:rsidP="00B5026C">
            <w:pPr>
              <w:keepNext/>
              <w:jc w:val="center"/>
              <w:rPr>
                <w:rFonts w:asciiTheme="minorHAnsi" w:hAnsiTheme="minorHAnsi"/>
                <w:sz w:val="18"/>
                <w:szCs w:val="18"/>
              </w:rPr>
            </w:pPr>
          </w:p>
        </w:tc>
        <w:tc>
          <w:tcPr>
            <w:tcW w:w="1983" w:type="dxa"/>
            <w:vAlign w:val="center"/>
          </w:tcPr>
          <w:p w14:paraId="5FAA795F" w14:textId="356D0079" w:rsidR="00D03609" w:rsidRPr="00A42BCC" w:rsidRDefault="00D03609" w:rsidP="00B5026C">
            <w:pPr>
              <w:keepNext/>
              <w:jc w:val="center"/>
              <w:rPr>
                <w:rFonts w:asciiTheme="minorHAnsi" w:hAnsiTheme="minorHAnsi"/>
                <w:sz w:val="18"/>
                <w:szCs w:val="18"/>
              </w:rPr>
            </w:pPr>
          </w:p>
        </w:tc>
      </w:tr>
      <w:tr w:rsidR="00D03609" w:rsidRPr="00A42BCC" w14:paraId="18C2BF56" w14:textId="77777777" w:rsidTr="00B5026C">
        <w:tc>
          <w:tcPr>
            <w:tcW w:w="2203" w:type="dxa"/>
            <w:gridSpan w:val="2"/>
            <w:tcBorders>
              <w:bottom w:val="single" w:sz="12" w:space="0" w:color="000000"/>
            </w:tcBorders>
            <w:vAlign w:val="center"/>
          </w:tcPr>
          <w:p w14:paraId="3B06CEFA" w14:textId="77777777" w:rsidR="00D03609" w:rsidRPr="00A42BCC" w:rsidRDefault="00D03609" w:rsidP="00B5026C">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0F3F1CD9" w14:textId="77777777" w:rsidR="00D03609" w:rsidRPr="00A42BCC" w:rsidRDefault="00D03609" w:rsidP="00B5026C">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03426403" w14:textId="77777777" w:rsidR="00D03609" w:rsidRPr="00A42BCC" w:rsidRDefault="00D03609" w:rsidP="00B5026C">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25037CE4" w14:textId="77777777" w:rsidR="00D03609" w:rsidRPr="00A42BCC" w:rsidRDefault="00D03609" w:rsidP="00B5026C">
            <w:pPr>
              <w:keepNext/>
              <w:jc w:val="center"/>
              <w:rPr>
                <w:rFonts w:asciiTheme="minorHAnsi" w:hAnsiTheme="minorHAnsi"/>
                <w:sz w:val="18"/>
                <w:szCs w:val="18"/>
              </w:rPr>
            </w:pPr>
          </w:p>
        </w:tc>
        <w:tc>
          <w:tcPr>
            <w:tcW w:w="1983" w:type="dxa"/>
            <w:tcBorders>
              <w:bottom w:val="single" w:sz="12" w:space="0" w:color="000000"/>
            </w:tcBorders>
            <w:vAlign w:val="center"/>
          </w:tcPr>
          <w:p w14:paraId="11DAFA58" w14:textId="77777777" w:rsidR="00D03609" w:rsidRPr="00A42BCC" w:rsidRDefault="00D03609" w:rsidP="00B5026C">
            <w:pPr>
              <w:keepNext/>
              <w:jc w:val="center"/>
              <w:rPr>
                <w:rFonts w:asciiTheme="minorHAnsi" w:hAnsiTheme="minorHAnsi"/>
                <w:sz w:val="18"/>
                <w:szCs w:val="18"/>
              </w:rPr>
            </w:pPr>
          </w:p>
        </w:tc>
      </w:tr>
      <w:tr w:rsidR="00D03609" w:rsidRPr="00A42BCC" w14:paraId="307A728E" w14:textId="77777777" w:rsidTr="00B5026C">
        <w:tc>
          <w:tcPr>
            <w:tcW w:w="590" w:type="dxa"/>
            <w:tcBorders>
              <w:top w:val="single" w:sz="12" w:space="0" w:color="000000"/>
            </w:tcBorders>
            <w:vAlign w:val="center"/>
          </w:tcPr>
          <w:p w14:paraId="02331705"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7D06C6F2" w14:textId="77777777" w:rsidR="00D03609" w:rsidRPr="00A42BCC" w:rsidRDefault="00D03609" w:rsidP="00B5026C">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080B3199" w14:textId="31CE3CE6" w:rsidR="00D03609" w:rsidRPr="00A42BCC" w:rsidRDefault="00D03609">
            <w:pPr>
              <w:keepNext/>
              <w:rPr>
                <w:rFonts w:asciiTheme="minorHAnsi" w:hAnsiTheme="minorHAnsi"/>
                <w:sz w:val="18"/>
                <w:szCs w:val="18"/>
              </w:rPr>
            </w:pPr>
          </w:p>
        </w:tc>
      </w:tr>
      <w:tr w:rsidR="00D03609" w:rsidRPr="00A42BCC" w14:paraId="3CB08B47" w14:textId="77777777" w:rsidTr="00B5026C">
        <w:tc>
          <w:tcPr>
            <w:tcW w:w="2765" w:type="dxa"/>
            <w:gridSpan w:val="3"/>
            <w:vAlign w:val="center"/>
          </w:tcPr>
          <w:p w14:paraId="64897F5C"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09E7DB18"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1ECCE610"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35A2AC16"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11</w:t>
            </w:r>
          </w:p>
        </w:tc>
      </w:tr>
      <w:tr w:rsidR="00D03609" w:rsidRPr="00A42BCC" w14:paraId="3743885C" w14:textId="77777777" w:rsidTr="00B5026C">
        <w:tc>
          <w:tcPr>
            <w:tcW w:w="2765" w:type="dxa"/>
            <w:gridSpan w:val="3"/>
            <w:vAlign w:val="center"/>
          </w:tcPr>
          <w:p w14:paraId="5BDC00F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221E5D06"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01E37FBB"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0FA7E68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 xml:space="preserve">Fan </w:t>
            </w:r>
            <w:r>
              <w:rPr>
                <w:rFonts w:asciiTheme="minorHAnsi" w:hAnsiTheme="minorHAnsi"/>
                <w:sz w:val="18"/>
                <w:szCs w:val="18"/>
              </w:rPr>
              <w:t>C</w:t>
            </w:r>
            <w:r w:rsidRPr="00A42BCC">
              <w:rPr>
                <w:rFonts w:asciiTheme="minorHAnsi" w:hAnsiTheme="minorHAnsi"/>
                <w:sz w:val="18"/>
                <w:szCs w:val="18"/>
              </w:rPr>
              <w:t>onfiguration (rings)</w:t>
            </w:r>
          </w:p>
        </w:tc>
      </w:tr>
      <w:tr w:rsidR="00D03609" w:rsidRPr="00A42BCC" w14:paraId="1FAD79A3" w14:textId="77777777" w:rsidTr="00B5026C">
        <w:tc>
          <w:tcPr>
            <w:tcW w:w="2765" w:type="dxa"/>
            <w:gridSpan w:val="3"/>
            <w:vAlign w:val="center"/>
          </w:tcPr>
          <w:p w14:paraId="34D30E8F" w14:textId="66CB602A" w:rsidR="00D03609" w:rsidRPr="00A42BCC" w:rsidRDefault="00D03609" w:rsidP="00B5026C">
            <w:pPr>
              <w:keepNext/>
              <w:jc w:val="center"/>
              <w:rPr>
                <w:rFonts w:asciiTheme="minorHAnsi" w:hAnsiTheme="minorHAnsi"/>
                <w:sz w:val="18"/>
                <w:szCs w:val="18"/>
              </w:rPr>
            </w:pPr>
          </w:p>
        </w:tc>
        <w:tc>
          <w:tcPr>
            <w:tcW w:w="2750" w:type="dxa"/>
            <w:gridSpan w:val="2"/>
            <w:vAlign w:val="center"/>
          </w:tcPr>
          <w:p w14:paraId="1FE25553" w14:textId="21697C1E" w:rsidR="00D03609" w:rsidRPr="00A42BCC" w:rsidRDefault="00D03609" w:rsidP="00B5026C">
            <w:pPr>
              <w:keepNext/>
              <w:jc w:val="center"/>
              <w:rPr>
                <w:rFonts w:asciiTheme="minorHAnsi" w:hAnsiTheme="minorHAnsi"/>
                <w:sz w:val="18"/>
                <w:szCs w:val="18"/>
              </w:rPr>
            </w:pPr>
          </w:p>
        </w:tc>
        <w:tc>
          <w:tcPr>
            <w:tcW w:w="2750" w:type="dxa"/>
            <w:gridSpan w:val="3"/>
            <w:vAlign w:val="center"/>
          </w:tcPr>
          <w:p w14:paraId="48F00EAB" w14:textId="4C02C5C2" w:rsidR="00D03609" w:rsidRPr="00A42BCC" w:rsidRDefault="00D03609" w:rsidP="00B5026C">
            <w:pPr>
              <w:keepNext/>
              <w:jc w:val="center"/>
              <w:rPr>
                <w:rFonts w:asciiTheme="minorHAnsi" w:hAnsiTheme="minorHAnsi"/>
                <w:sz w:val="18"/>
                <w:szCs w:val="18"/>
              </w:rPr>
            </w:pPr>
          </w:p>
        </w:tc>
        <w:tc>
          <w:tcPr>
            <w:tcW w:w="2530" w:type="dxa"/>
            <w:gridSpan w:val="2"/>
            <w:vAlign w:val="center"/>
          </w:tcPr>
          <w:p w14:paraId="3C6F94D5" w14:textId="78CC2DB7" w:rsidR="00D03609" w:rsidRPr="00A42BCC" w:rsidRDefault="00D03609" w:rsidP="00B5026C">
            <w:pPr>
              <w:keepNext/>
              <w:jc w:val="center"/>
              <w:rPr>
                <w:rFonts w:asciiTheme="minorHAnsi" w:hAnsiTheme="minorHAnsi"/>
                <w:sz w:val="18"/>
                <w:szCs w:val="18"/>
              </w:rPr>
            </w:pPr>
          </w:p>
        </w:tc>
      </w:tr>
      <w:tr w:rsidR="00D03609" w:rsidRPr="00A42BCC" w14:paraId="4AC2C14F" w14:textId="77777777" w:rsidTr="00B5026C">
        <w:tc>
          <w:tcPr>
            <w:tcW w:w="2765" w:type="dxa"/>
            <w:gridSpan w:val="3"/>
            <w:vAlign w:val="center"/>
          </w:tcPr>
          <w:p w14:paraId="5D2015EA" w14:textId="77777777" w:rsidR="00D03609" w:rsidRPr="00A42BCC" w:rsidRDefault="00D03609" w:rsidP="00B5026C">
            <w:pPr>
              <w:jc w:val="center"/>
              <w:rPr>
                <w:rFonts w:asciiTheme="minorHAnsi" w:hAnsiTheme="minorHAnsi"/>
                <w:sz w:val="18"/>
                <w:szCs w:val="18"/>
              </w:rPr>
            </w:pPr>
          </w:p>
        </w:tc>
        <w:tc>
          <w:tcPr>
            <w:tcW w:w="2750" w:type="dxa"/>
            <w:gridSpan w:val="2"/>
            <w:vAlign w:val="center"/>
          </w:tcPr>
          <w:p w14:paraId="32F59896" w14:textId="77777777" w:rsidR="00D03609" w:rsidRPr="00A42BCC" w:rsidRDefault="00D03609" w:rsidP="00B5026C">
            <w:pPr>
              <w:jc w:val="center"/>
              <w:rPr>
                <w:rFonts w:asciiTheme="minorHAnsi" w:hAnsiTheme="minorHAnsi"/>
                <w:sz w:val="18"/>
                <w:szCs w:val="18"/>
              </w:rPr>
            </w:pPr>
          </w:p>
        </w:tc>
        <w:tc>
          <w:tcPr>
            <w:tcW w:w="2750" w:type="dxa"/>
            <w:gridSpan w:val="3"/>
            <w:vAlign w:val="center"/>
          </w:tcPr>
          <w:p w14:paraId="12EB7F86" w14:textId="77777777" w:rsidR="00D03609" w:rsidRPr="00A42BCC" w:rsidRDefault="00D03609" w:rsidP="00B5026C">
            <w:pPr>
              <w:jc w:val="center"/>
              <w:rPr>
                <w:rFonts w:asciiTheme="minorHAnsi" w:hAnsiTheme="minorHAnsi"/>
                <w:sz w:val="18"/>
                <w:szCs w:val="18"/>
              </w:rPr>
            </w:pPr>
          </w:p>
        </w:tc>
        <w:tc>
          <w:tcPr>
            <w:tcW w:w="2530" w:type="dxa"/>
            <w:gridSpan w:val="2"/>
            <w:vAlign w:val="center"/>
          </w:tcPr>
          <w:p w14:paraId="6F87E0AA" w14:textId="77777777" w:rsidR="00D03609" w:rsidRPr="00A42BCC" w:rsidRDefault="00D03609" w:rsidP="00B5026C">
            <w:pPr>
              <w:jc w:val="center"/>
              <w:rPr>
                <w:rFonts w:asciiTheme="minorHAnsi" w:hAnsiTheme="minorHAnsi"/>
                <w:sz w:val="18"/>
                <w:szCs w:val="18"/>
              </w:rPr>
            </w:pPr>
          </w:p>
        </w:tc>
      </w:tr>
    </w:tbl>
    <w:p w14:paraId="2C7ECEBD" w14:textId="00E155EB" w:rsidR="00D03609" w:rsidRDefault="00D03609" w:rsidP="00D03609">
      <w:pPr>
        <w:rPr>
          <w:rFonts w:asciiTheme="minorHAnsi" w:hAnsiTheme="minorHAnsi"/>
          <w:sz w:val="18"/>
          <w:szCs w:val="18"/>
        </w:rPr>
      </w:pPr>
    </w:p>
    <w:p w14:paraId="5FA9D24A" w14:textId="7442EA9B" w:rsidR="00D03609" w:rsidRDefault="00D03609" w:rsidP="00D03609">
      <w:pPr>
        <w:rPr>
          <w:rFonts w:asciiTheme="minorHAnsi" w:hAnsiTheme="minorHAnsi"/>
          <w:sz w:val="18"/>
          <w:szCs w:val="18"/>
        </w:rPr>
      </w:pPr>
    </w:p>
    <w:p w14:paraId="462F2642" w14:textId="3456B7FE" w:rsidR="00D03609" w:rsidRDefault="00D03609" w:rsidP="00D03609">
      <w:pPr>
        <w:rPr>
          <w:rFonts w:asciiTheme="minorHAnsi" w:hAnsiTheme="minorHAnsi"/>
          <w:sz w:val="18"/>
          <w:szCs w:val="18"/>
        </w:rPr>
      </w:pPr>
    </w:p>
    <w:p w14:paraId="7DDD6615" w14:textId="6F359817" w:rsidR="00D03609" w:rsidRDefault="00D03609" w:rsidP="00D03609">
      <w:pPr>
        <w:rPr>
          <w:rFonts w:asciiTheme="minorHAnsi" w:hAnsiTheme="minorHAnsi"/>
          <w:sz w:val="18"/>
          <w:szCs w:val="18"/>
        </w:rPr>
      </w:pPr>
    </w:p>
    <w:p w14:paraId="761894E7" w14:textId="10DF876C" w:rsidR="00D03609" w:rsidRDefault="00D03609" w:rsidP="00D03609">
      <w:pPr>
        <w:rPr>
          <w:rFonts w:asciiTheme="minorHAnsi" w:hAnsiTheme="minorHAnsi"/>
          <w:sz w:val="18"/>
          <w:szCs w:val="18"/>
        </w:rPr>
      </w:pPr>
    </w:p>
    <w:p w14:paraId="6A5B0097" w14:textId="37D41527" w:rsidR="00D03609" w:rsidRDefault="00D03609" w:rsidP="00D03609">
      <w:pPr>
        <w:rPr>
          <w:rFonts w:asciiTheme="minorHAnsi" w:hAnsiTheme="minorHAnsi"/>
          <w:sz w:val="18"/>
          <w:szCs w:val="18"/>
        </w:rPr>
      </w:pPr>
    </w:p>
    <w:p w14:paraId="5E3C4D29" w14:textId="71595264" w:rsidR="00D03609" w:rsidRDefault="00D03609" w:rsidP="00D03609">
      <w:pPr>
        <w:rPr>
          <w:rFonts w:asciiTheme="minorHAnsi" w:hAnsiTheme="minorHAnsi"/>
          <w:sz w:val="18"/>
          <w:szCs w:val="18"/>
        </w:rPr>
      </w:pPr>
    </w:p>
    <w:p w14:paraId="0ABACBA1" w14:textId="09114352" w:rsidR="00D03609" w:rsidRDefault="00D03609" w:rsidP="00D03609">
      <w:pPr>
        <w:rPr>
          <w:rFonts w:asciiTheme="minorHAnsi" w:hAnsiTheme="minorHAnsi"/>
          <w:sz w:val="18"/>
          <w:szCs w:val="18"/>
        </w:rPr>
      </w:pPr>
    </w:p>
    <w:p w14:paraId="76505CBB" w14:textId="621C261A" w:rsidR="00D03609" w:rsidRDefault="00D03609" w:rsidP="00D03609">
      <w:pPr>
        <w:rPr>
          <w:rFonts w:asciiTheme="minorHAnsi" w:hAnsiTheme="minorHAnsi"/>
          <w:sz w:val="18"/>
          <w:szCs w:val="18"/>
        </w:rPr>
      </w:pPr>
    </w:p>
    <w:p w14:paraId="6CEE9A52" w14:textId="3A97C520" w:rsidR="00D03609" w:rsidRDefault="00D03609" w:rsidP="00D03609">
      <w:pPr>
        <w:rPr>
          <w:rFonts w:asciiTheme="minorHAnsi" w:hAnsiTheme="minorHAnsi"/>
          <w:sz w:val="18"/>
          <w:szCs w:val="18"/>
        </w:rPr>
      </w:pPr>
    </w:p>
    <w:p w14:paraId="6B722561" w14:textId="63F4ED6D" w:rsidR="00D03609" w:rsidRDefault="00D03609" w:rsidP="00D03609">
      <w:pPr>
        <w:rPr>
          <w:rFonts w:asciiTheme="minorHAnsi" w:hAnsiTheme="minorHAnsi"/>
          <w:sz w:val="18"/>
          <w:szCs w:val="18"/>
        </w:rPr>
      </w:pPr>
    </w:p>
    <w:p w14:paraId="464555B3" w14:textId="2949C412" w:rsidR="00D03609" w:rsidRDefault="00D03609" w:rsidP="00D03609">
      <w:pPr>
        <w:rPr>
          <w:rFonts w:asciiTheme="minorHAnsi" w:hAnsiTheme="minorHAnsi"/>
          <w:sz w:val="18"/>
          <w:szCs w:val="18"/>
        </w:rPr>
      </w:pPr>
    </w:p>
    <w:p w14:paraId="0DF3AD80" w14:textId="1A46697E" w:rsidR="00D03609" w:rsidRDefault="00D03609" w:rsidP="00D03609">
      <w:pPr>
        <w:rPr>
          <w:rFonts w:asciiTheme="minorHAnsi" w:hAnsiTheme="minorHAnsi"/>
          <w:sz w:val="18"/>
          <w:szCs w:val="18"/>
        </w:rPr>
      </w:pPr>
    </w:p>
    <w:p w14:paraId="1A49CC03" w14:textId="649DA29E" w:rsidR="00D03609" w:rsidRDefault="00D03609" w:rsidP="00D03609">
      <w:pPr>
        <w:rPr>
          <w:rFonts w:asciiTheme="minorHAnsi" w:hAnsiTheme="minorHAnsi"/>
          <w:sz w:val="18"/>
          <w:szCs w:val="18"/>
        </w:rPr>
      </w:pPr>
    </w:p>
    <w:p w14:paraId="0E748655" w14:textId="095530E5" w:rsidR="00D03609" w:rsidRDefault="00D03609" w:rsidP="00D03609">
      <w:pPr>
        <w:rPr>
          <w:rFonts w:asciiTheme="minorHAnsi" w:hAnsiTheme="minorHAnsi"/>
          <w:sz w:val="18"/>
          <w:szCs w:val="18"/>
        </w:rPr>
      </w:pPr>
    </w:p>
    <w:p w14:paraId="24417B7D" w14:textId="7897B1B1" w:rsidR="00D03609" w:rsidRDefault="00D03609" w:rsidP="00D03609">
      <w:pPr>
        <w:rPr>
          <w:rFonts w:asciiTheme="minorHAnsi" w:hAnsiTheme="minorHAnsi"/>
          <w:sz w:val="18"/>
          <w:szCs w:val="18"/>
        </w:rPr>
      </w:pPr>
    </w:p>
    <w:p w14:paraId="6E88C6C3" w14:textId="71150637" w:rsidR="00D03609" w:rsidRDefault="00D03609" w:rsidP="00D03609">
      <w:pPr>
        <w:rPr>
          <w:rFonts w:asciiTheme="minorHAnsi" w:hAnsiTheme="minorHAnsi"/>
          <w:sz w:val="18"/>
          <w:szCs w:val="18"/>
        </w:rPr>
      </w:pPr>
    </w:p>
    <w:p w14:paraId="4E9C70AE" w14:textId="214A1ECE" w:rsidR="00D03609" w:rsidRDefault="00D03609" w:rsidP="00D03609">
      <w:pPr>
        <w:rPr>
          <w:rFonts w:asciiTheme="minorHAnsi" w:hAnsiTheme="minorHAnsi"/>
          <w:sz w:val="18"/>
          <w:szCs w:val="18"/>
        </w:rPr>
      </w:pPr>
    </w:p>
    <w:p w14:paraId="338C81E7" w14:textId="60E5AE82" w:rsidR="00D03609" w:rsidRDefault="00D03609" w:rsidP="00D03609">
      <w:pPr>
        <w:rPr>
          <w:rFonts w:asciiTheme="minorHAnsi" w:hAnsiTheme="minorHAnsi"/>
          <w:sz w:val="18"/>
          <w:szCs w:val="18"/>
        </w:rPr>
      </w:pPr>
    </w:p>
    <w:p w14:paraId="66649434" w14:textId="77AE75C4" w:rsidR="00D03609" w:rsidRDefault="00D03609" w:rsidP="00D03609">
      <w:pPr>
        <w:rPr>
          <w:rFonts w:asciiTheme="minorHAnsi" w:hAnsiTheme="minorHAnsi"/>
          <w:sz w:val="18"/>
          <w:szCs w:val="18"/>
        </w:rPr>
      </w:pPr>
    </w:p>
    <w:p w14:paraId="17CDF6BD" w14:textId="77777777" w:rsidR="00D03609" w:rsidRDefault="00D03609" w:rsidP="00D03609">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D03609" w:rsidRPr="00A42BCC" w14:paraId="5ABE128A" w14:textId="77777777" w:rsidTr="00B5026C">
        <w:tc>
          <w:tcPr>
            <w:tcW w:w="10795" w:type="dxa"/>
          </w:tcPr>
          <w:p w14:paraId="537F6E7A" w14:textId="1EABC9FC" w:rsidR="00D03609" w:rsidRPr="005A593D" w:rsidRDefault="00D03609" w:rsidP="00A01B9A">
            <w:pPr>
              <w:rPr>
                <w:rFonts w:asciiTheme="minorHAnsi" w:hAnsiTheme="minorHAnsi"/>
                <w:b/>
                <w:szCs w:val="18"/>
              </w:rPr>
            </w:pPr>
            <w:r w:rsidRPr="005A593D">
              <w:rPr>
                <w:rFonts w:asciiTheme="minorHAnsi" w:hAnsiTheme="minorHAnsi"/>
                <w:b/>
                <w:szCs w:val="18"/>
              </w:rPr>
              <w:t>ENV20</w:t>
            </w:r>
            <w:r w:rsidR="00A01B9A">
              <w:rPr>
                <w:rFonts w:asciiTheme="minorHAnsi" w:hAnsiTheme="minorHAnsi"/>
                <w:b/>
                <w:szCs w:val="18"/>
              </w:rPr>
              <w:t>b</w:t>
            </w:r>
            <w:r w:rsidRPr="005A593D">
              <w:rPr>
                <w:rFonts w:asciiTheme="minorHAnsi" w:hAnsiTheme="minorHAnsi"/>
                <w:b/>
                <w:szCs w:val="18"/>
              </w:rPr>
              <w:t xml:space="preserve"> - Single Point Air Tightness Test </w:t>
            </w:r>
            <w:proofErr w:type="gramStart"/>
            <w:r w:rsidRPr="005A593D">
              <w:rPr>
                <w:rFonts w:asciiTheme="minorHAnsi" w:hAnsiTheme="minorHAnsi"/>
                <w:b/>
                <w:szCs w:val="18"/>
              </w:rPr>
              <w:t>With</w:t>
            </w:r>
            <w:proofErr w:type="gramEnd"/>
            <w:r w:rsidRPr="005A593D">
              <w:rPr>
                <w:rFonts w:asciiTheme="minorHAnsi" w:hAnsiTheme="minorHAnsi"/>
                <w:b/>
                <w:szCs w:val="18"/>
              </w:rPr>
              <w:t xml:space="preserve"> </w:t>
            </w:r>
            <w:r w:rsidR="00A01B9A">
              <w:rPr>
                <w:rFonts w:asciiTheme="minorHAnsi" w:hAnsiTheme="minorHAnsi"/>
                <w:b/>
                <w:szCs w:val="18"/>
              </w:rPr>
              <w:t>Automatic</w:t>
            </w:r>
            <w:r w:rsidR="00A01B9A" w:rsidRPr="005A593D">
              <w:rPr>
                <w:rFonts w:asciiTheme="minorHAnsi" w:hAnsiTheme="minorHAnsi"/>
                <w:b/>
                <w:szCs w:val="18"/>
              </w:rPr>
              <w:t xml:space="preserve"> </w:t>
            </w:r>
            <w:r w:rsidRPr="005A593D">
              <w:rPr>
                <w:rFonts w:asciiTheme="minorHAnsi" w:hAnsiTheme="minorHAnsi"/>
                <w:b/>
                <w:szCs w:val="18"/>
              </w:rPr>
              <w:t>Meter</w:t>
            </w:r>
            <w:r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455"/>
        <w:gridCol w:w="5538"/>
      </w:tblGrid>
      <w:tr w:rsidR="00A01B9A" w:rsidRPr="00A42BCC" w14:paraId="0237D272" w14:textId="77777777" w:rsidTr="00F328CD">
        <w:tc>
          <w:tcPr>
            <w:tcW w:w="10792" w:type="dxa"/>
            <w:gridSpan w:val="3"/>
          </w:tcPr>
          <w:p w14:paraId="45F9261C" w14:textId="77777777" w:rsidR="00A01B9A" w:rsidRPr="005A593D"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Pr>
                <w:rFonts w:asciiTheme="minorHAnsi" w:hAnsiTheme="minorHAnsi"/>
                <w:b/>
                <w:szCs w:val="18"/>
              </w:rPr>
              <w:t>Enclosure</w:t>
            </w:r>
            <w:r w:rsidRPr="005A593D">
              <w:rPr>
                <w:rFonts w:asciiTheme="minorHAnsi" w:hAnsiTheme="minorHAnsi"/>
                <w:b/>
                <w:szCs w:val="18"/>
              </w:rPr>
              <w:t xml:space="preserve"> </w:t>
            </w:r>
            <w:r>
              <w:rPr>
                <w:rFonts w:asciiTheme="minorHAnsi" w:hAnsiTheme="minorHAnsi"/>
                <w:b/>
                <w:szCs w:val="18"/>
              </w:rPr>
              <w:t xml:space="preserve">Air </w:t>
            </w:r>
            <w:r w:rsidRPr="005A593D">
              <w:rPr>
                <w:rFonts w:asciiTheme="minorHAnsi" w:hAnsiTheme="minorHAnsi"/>
                <w:b/>
                <w:szCs w:val="18"/>
              </w:rPr>
              <w:t>Leakage Diagnostic Test</w:t>
            </w:r>
          </w:p>
        </w:tc>
      </w:tr>
      <w:tr w:rsidR="00A01B9A" w:rsidRPr="00A42BCC" w14:paraId="5882002D" w14:textId="77777777" w:rsidTr="00F328CD">
        <w:tc>
          <w:tcPr>
            <w:tcW w:w="799" w:type="dxa"/>
            <w:vAlign w:val="center"/>
          </w:tcPr>
          <w:p w14:paraId="329123D3"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455" w:type="dxa"/>
            <w:vAlign w:val="center"/>
          </w:tcPr>
          <w:p w14:paraId="05182947"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Pr>
                <w:rFonts w:asciiTheme="minorHAnsi" w:hAnsiTheme="minorHAnsi"/>
                <w:sz w:val="18"/>
                <w:szCs w:val="18"/>
              </w:rPr>
              <w:t>A</w:t>
            </w:r>
            <w:r w:rsidRPr="00A42BCC">
              <w:rPr>
                <w:rFonts w:asciiTheme="minorHAnsi" w:hAnsiTheme="minorHAnsi"/>
                <w:sz w:val="18"/>
                <w:szCs w:val="18"/>
              </w:rPr>
              <w:t xml:space="preserve">verage </w:t>
            </w:r>
            <w:r>
              <w:rPr>
                <w:rFonts w:asciiTheme="minorHAnsi" w:hAnsiTheme="minorHAnsi"/>
                <w:sz w:val="18"/>
                <w:szCs w:val="18"/>
              </w:rPr>
              <w:t>P</w:t>
            </w:r>
            <w:r w:rsidRPr="00A42BCC">
              <w:rPr>
                <w:rFonts w:asciiTheme="minorHAnsi" w:hAnsiTheme="minorHAnsi"/>
                <w:sz w:val="18"/>
                <w:szCs w:val="18"/>
              </w:rPr>
              <w:t xml:space="preserve">eriod of </w:t>
            </w:r>
            <w:r>
              <w:rPr>
                <w:rFonts w:asciiTheme="minorHAnsi" w:hAnsiTheme="minorHAnsi"/>
                <w:sz w:val="18"/>
                <w:szCs w:val="18"/>
              </w:rPr>
              <w:t>M</w:t>
            </w:r>
            <w:r w:rsidRPr="00A42BCC">
              <w:rPr>
                <w:rFonts w:asciiTheme="minorHAnsi" w:hAnsiTheme="minorHAnsi"/>
                <w:sz w:val="18"/>
                <w:szCs w:val="18"/>
              </w:rPr>
              <w:t>eter</w:t>
            </w:r>
            <w:r>
              <w:rPr>
                <w:rFonts w:asciiTheme="minorHAnsi" w:hAnsiTheme="minorHAnsi"/>
                <w:sz w:val="18"/>
                <w:szCs w:val="18"/>
              </w:rPr>
              <w:t xml:space="preserve"> (seconds)</w:t>
            </w:r>
          </w:p>
        </w:tc>
        <w:tc>
          <w:tcPr>
            <w:tcW w:w="5538" w:type="dxa"/>
            <w:vAlign w:val="center"/>
          </w:tcPr>
          <w:p w14:paraId="0AF44830" w14:textId="27909B66"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6C61538A" w14:textId="77777777" w:rsidTr="00F328CD">
        <w:tc>
          <w:tcPr>
            <w:tcW w:w="799" w:type="dxa"/>
            <w:vAlign w:val="center"/>
          </w:tcPr>
          <w:p w14:paraId="0E4D94AB"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455" w:type="dxa"/>
            <w:vAlign w:val="center"/>
          </w:tcPr>
          <w:p w14:paraId="514D2130"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538" w:type="dxa"/>
            <w:vAlign w:val="center"/>
          </w:tcPr>
          <w:p w14:paraId="5123FB02" w14:textId="19E882CE"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76A65402" w14:textId="77777777" w:rsidTr="00F328CD">
        <w:tc>
          <w:tcPr>
            <w:tcW w:w="799" w:type="dxa"/>
            <w:vAlign w:val="center"/>
          </w:tcPr>
          <w:p w14:paraId="6CCED0D6"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455" w:type="dxa"/>
            <w:vAlign w:val="center"/>
          </w:tcPr>
          <w:p w14:paraId="552E9DBF"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Pr>
                <w:rFonts w:asciiTheme="minorHAnsi" w:hAnsiTheme="minorHAnsi"/>
                <w:sz w:val="18"/>
                <w:szCs w:val="18"/>
              </w:rPr>
              <w:t>T</w:t>
            </w:r>
            <w:r w:rsidRPr="00A42BCC">
              <w:rPr>
                <w:rFonts w:asciiTheme="minorHAnsi" w:hAnsiTheme="minorHAnsi"/>
                <w:sz w:val="18"/>
                <w:szCs w:val="18"/>
              </w:rPr>
              <w:t xml:space="preserve">est </w:t>
            </w:r>
            <w:r>
              <w:rPr>
                <w:rFonts w:asciiTheme="minorHAnsi" w:hAnsiTheme="minorHAnsi"/>
                <w:sz w:val="18"/>
                <w:szCs w:val="18"/>
              </w:rPr>
              <w:t>B</w:t>
            </w:r>
            <w:r w:rsidRPr="00A42BCC">
              <w:rPr>
                <w:rFonts w:asciiTheme="minorHAnsi" w:hAnsiTheme="minorHAnsi"/>
                <w:sz w:val="18"/>
                <w:szCs w:val="18"/>
              </w:rPr>
              <w:t xml:space="preserve">aseline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(Pa)</w:t>
            </w:r>
          </w:p>
          <w:p w14:paraId="786699E6"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(May be positive or negative)</w:t>
            </w:r>
          </w:p>
        </w:tc>
        <w:tc>
          <w:tcPr>
            <w:tcW w:w="5538" w:type="dxa"/>
            <w:vAlign w:val="center"/>
          </w:tcPr>
          <w:p w14:paraId="132B13E1" w14:textId="0B6B7EBB"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06A47211" w14:textId="77777777" w:rsidTr="00F328CD">
        <w:tc>
          <w:tcPr>
            <w:tcW w:w="799" w:type="dxa"/>
            <w:vAlign w:val="center"/>
          </w:tcPr>
          <w:p w14:paraId="65F1D68C"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455" w:type="dxa"/>
            <w:vAlign w:val="center"/>
          </w:tcPr>
          <w:p w14:paraId="09C0A296"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from Manometer (Pa)</w:t>
            </w:r>
          </w:p>
          <w:p w14:paraId="3E2A1348"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6F32933C"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positive; </w:t>
            </w:r>
            <w:del w:id="60" w:author="Shewmaker, Michael@Energy" w:date="2021-11-23T11:23:00Z">
              <w:r w:rsidRPr="00B450BD" w:rsidDel="000D50C2">
                <w:rPr>
                  <w:rFonts w:asciiTheme="minorHAnsi" w:hAnsiTheme="minorHAnsi"/>
                  <w:sz w:val="18"/>
                  <w:szCs w:val="18"/>
                </w:rPr>
                <w:delText xml:space="preserve"> </w:delText>
              </w:r>
            </w:del>
            <w:r w:rsidRPr="00B450BD">
              <w:rPr>
                <w:rFonts w:asciiTheme="minorHAnsi" w:hAnsiTheme="minorHAnsi"/>
                <w:sz w:val="18"/>
                <w:szCs w:val="18"/>
              </w:rPr>
              <w:t>Depressurization is negative)</w:t>
            </w:r>
          </w:p>
        </w:tc>
        <w:tc>
          <w:tcPr>
            <w:tcW w:w="5538" w:type="dxa"/>
            <w:vAlign w:val="center"/>
          </w:tcPr>
          <w:p w14:paraId="02475C16" w14:textId="6F9A5919"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16C43721" w14:textId="77777777" w:rsidTr="00F328CD">
        <w:tc>
          <w:tcPr>
            <w:tcW w:w="799" w:type="dxa"/>
            <w:vAlign w:val="center"/>
          </w:tcPr>
          <w:p w14:paraId="6DB8A0E3"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455" w:type="dxa"/>
            <w:vAlign w:val="center"/>
          </w:tcPr>
          <w:p w14:paraId="5F010377"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 xml:space="preserve">ressure </w:t>
            </w:r>
            <w:r>
              <w:rPr>
                <w:rFonts w:asciiTheme="minorHAnsi" w:hAnsiTheme="minorHAnsi"/>
                <w:sz w:val="18"/>
                <w:szCs w:val="18"/>
              </w:rPr>
              <w:t>C</w:t>
            </w:r>
            <w:r w:rsidRPr="00A42BCC">
              <w:rPr>
                <w:rFonts w:asciiTheme="minorHAnsi" w:hAnsiTheme="minorHAnsi"/>
                <w:sz w:val="18"/>
                <w:szCs w:val="18"/>
              </w:rPr>
              <w:t>heck</w:t>
            </w:r>
          </w:p>
        </w:tc>
        <w:tc>
          <w:tcPr>
            <w:tcW w:w="5538" w:type="dxa"/>
            <w:vAlign w:val="center"/>
          </w:tcPr>
          <w:p w14:paraId="44EEC339" w14:textId="49C454AF"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7AECA8AF" w14:textId="77777777" w:rsidTr="00F328CD">
        <w:tc>
          <w:tcPr>
            <w:tcW w:w="799" w:type="dxa"/>
            <w:vAlign w:val="center"/>
          </w:tcPr>
          <w:p w14:paraId="0083A32A"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455" w:type="dxa"/>
            <w:vAlign w:val="center"/>
          </w:tcPr>
          <w:p w14:paraId="5517423F"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Nominal CFM50</w:t>
            </w:r>
          </w:p>
        </w:tc>
        <w:tc>
          <w:tcPr>
            <w:tcW w:w="5538" w:type="dxa"/>
            <w:vAlign w:val="center"/>
          </w:tcPr>
          <w:p w14:paraId="7855495F" w14:textId="0DCA279B"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6B40198" w14:textId="77777777" w:rsidR="00D03609" w:rsidRPr="00A42BCC" w:rsidRDefault="00D03609" w:rsidP="00D03609">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66"/>
        <w:gridCol w:w="5643"/>
      </w:tblGrid>
      <w:tr w:rsidR="00D03609" w:rsidRPr="00A42BCC" w14:paraId="6900CB39" w14:textId="77777777" w:rsidTr="00B5026C">
        <w:tc>
          <w:tcPr>
            <w:tcW w:w="10794" w:type="dxa"/>
            <w:gridSpan w:val="3"/>
          </w:tcPr>
          <w:p w14:paraId="02AE04F5" w14:textId="77777777" w:rsidR="00D03609" w:rsidRPr="005A593D"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D. Altitude and Temperature Correction</w:t>
            </w:r>
          </w:p>
        </w:tc>
      </w:tr>
      <w:tr w:rsidR="00D03609" w:rsidRPr="00A42BCC" w14:paraId="275FD6E3" w14:textId="77777777" w:rsidTr="00B5026C">
        <w:tc>
          <w:tcPr>
            <w:tcW w:w="585" w:type="dxa"/>
            <w:vAlign w:val="center"/>
          </w:tcPr>
          <w:p w14:paraId="43EB4F53" w14:textId="77777777" w:rsidR="00D03609" w:rsidRPr="00A42BCC" w:rsidDel="00E67F64"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66" w:type="dxa"/>
            <w:vAlign w:val="center"/>
          </w:tcPr>
          <w:p w14:paraId="354EFAE5" w14:textId="77777777" w:rsidR="00D03609"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43" w:type="dxa"/>
          </w:tcPr>
          <w:p w14:paraId="296F215E" w14:textId="4F8C341D" w:rsidR="00D03609" w:rsidRPr="004A1BB8"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0C66666" w14:textId="77777777" w:rsidTr="00B5026C">
        <w:tc>
          <w:tcPr>
            <w:tcW w:w="585" w:type="dxa"/>
            <w:vAlign w:val="center"/>
          </w:tcPr>
          <w:p w14:paraId="22C37DBC"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2</w:t>
            </w:r>
          </w:p>
        </w:tc>
        <w:tc>
          <w:tcPr>
            <w:tcW w:w="4566" w:type="dxa"/>
            <w:vAlign w:val="center"/>
          </w:tcPr>
          <w:p w14:paraId="40BB62C6"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43" w:type="dxa"/>
          </w:tcPr>
          <w:p w14:paraId="6FC918B9" w14:textId="549F8DF0"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26530DD4" w14:textId="77777777" w:rsidR="00D03609" w:rsidRPr="00A42BCC" w:rsidRDefault="00D03609" w:rsidP="00D03609">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563"/>
        <w:gridCol w:w="5643"/>
      </w:tblGrid>
      <w:tr w:rsidR="00D03609" w:rsidRPr="00A42BCC" w14:paraId="33606CD8" w14:textId="77777777" w:rsidTr="00B5026C">
        <w:tc>
          <w:tcPr>
            <w:tcW w:w="11018" w:type="dxa"/>
            <w:gridSpan w:val="3"/>
          </w:tcPr>
          <w:p w14:paraId="5B464F63" w14:textId="77777777" w:rsidR="00D03609" w:rsidRPr="005A593D" w:rsidRDefault="00D03609" w:rsidP="00B5026C">
            <w:pPr>
              <w:keepNext/>
              <w:rPr>
                <w:rFonts w:asciiTheme="minorHAnsi" w:hAnsiTheme="minorHAnsi"/>
                <w:szCs w:val="18"/>
              </w:rPr>
            </w:pPr>
            <w:r w:rsidRPr="005A593D">
              <w:rPr>
                <w:rFonts w:asciiTheme="minorHAnsi" w:hAnsiTheme="minorHAnsi"/>
                <w:b/>
                <w:szCs w:val="18"/>
              </w:rPr>
              <w:t>E. Accuracy Adjustment</w:t>
            </w:r>
          </w:p>
        </w:tc>
      </w:tr>
      <w:tr w:rsidR="00D03609" w:rsidRPr="00A42BCC" w14:paraId="62B69652" w14:textId="77777777" w:rsidTr="00B5026C">
        <w:tc>
          <w:tcPr>
            <w:tcW w:w="590" w:type="dxa"/>
            <w:vAlign w:val="center"/>
          </w:tcPr>
          <w:p w14:paraId="153C792E"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1</w:t>
            </w:r>
          </w:p>
        </w:tc>
        <w:tc>
          <w:tcPr>
            <w:tcW w:w="4651" w:type="dxa"/>
          </w:tcPr>
          <w:p w14:paraId="4C01A3F7"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75FC14CB" w14:textId="7E81598F"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1B1BB42" w14:textId="77777777" w:rsidR="00D03609" w:rsidRPr="00A42BCC" w:rsidRDefault="00D03609" w:rsidP="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5"/>
        <w:gridCol w:w="10185"/>
      </w:tblGrid>
      <w:tr w:rsidR="00D03609" w:rsidRPr="00A42BCC" w14:paraId="6CD0C7E3" w14:textId="77777777" w:rsidTr="009F4648">
        <w:trPr>
          <w:trHeight w:val="57"/>
        </w:trPr>
        <w:tc>
          <w:tcPr>
            <w:tcW w:w="10790" w:type="dxa"/>
            <w:gridSpan w:val="2"/>
          </w:tcPr>
          <w:p w14:paraId="6A6982EE" w14:textId="77777777" w:rsidR="00D03609" w:rsidRPr="005A593D"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F. Compliance Statement</w:t>
            </w:r>
          </w:p>
        </w:tc>
      </w:tr>
      <w:tr w:rsidR="00D03609" w:rsidRPr="00A42BCC" w14:paraId="045D8521" w14:textId="77777777" w:rsidTr="009F4648">
        <w:trPr>
          <w:trHeight w:val="479"/>
        </w:trPr>
        <w:tc>
          <w:tcPr>
            <w:tcW w:w="605" w:type="dxa"/>
            <w:vAlign w:val="center"/>
          </w:tcPr>
          <w:p w14:paraId="20915118"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5" w:type="dxa"/>
            <w:vAlign w:val="center"/>
          </w:tcPr>
          <w:p w14:paraId="3BE96892" w14:textId="2F2773FF"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2C8FF89" w14:textId="77777777" w:rsidR="00D03609" w:rsidRPr="00A42BCC" w:rsidRDefault="00D03609" w:rsidP="00D0360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1"/>
        <w:gridCol w:w="3683"/>
        <w:gridCol w:w="6530"/>
      </w:tblGrid>
      <w:tr w:rsidR="00C20598" w:rsidRPr="00A42BCC" w14:paraId="779D64B0" w14:textId="77777777" w:rsidTr="00C20598">
        <w:tc>
          <w:tcPr>
            <w:tcW w:w="10794" w:type="dxa"/>
            <w:gridSpan w:val="3"/>
            <w:tcBorders>
              <w:top w:val="single" w:sz="4" w:space="0" w:color="000000"/>
              <w:left w:val="single" w:sz="4" w:space="0" w:color="000000"/>
              <w:bottom w:val="single" w:sz="4" w:space="0" w:color="000000"/>
              <w:right w:val="single" w:sz="4" w:space="0" w:color="000000"/>
            </w:tcBorders>
            <w:vAlign w:val="center"/>
          </w:tcPr>
          <w:p w14:paraId="00A5E70C" w14:textId="77777777" w:rsidR="00C20598" w:rsidRPr="00C20598" w:rsidRDefault="00C20598" w:rsidP="00D30F8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C20598">
              <w:rPr>
                <w:rFonts w:asciiTheme="minorHAnsi" w:hAnsiTheme="minorHAnsi"/>
                <w:b/>
                <w:sz w:val="18"/>
                <w:szCs w:val="18"/>
              </w:rPr>
              <w:t>G. Additional Requirements for Compliance</w:t>
            </w:r>
          </w:p>
        </w:tc>
      </w:tr>
      <w:tr w:rsidR="00C20598" w:rsidRPr="00A42BCC" w14:paraId="31627D50" w14:textId="77777777" w:rsidTr="00C20598">
        <w:trPr>
          <w:trHeight w:val="242"/>
        </w:trPr>
        <w:tc>
          <w:tcPr>
            <w:tcW w:w="399" w:type="dxa"/>
            <w:vAlign w:val="center"/>
          </w:tcPr>
          <w:p w14:paraId="6C2CB004" w14:textId="77777777" w:rsidR="00C20598" w:rsidRPr="00A42BCC" w:rsidRDefault="00C20598" w:rsidP="00D30F8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395" w:type="dxa"/>
            <w:gridSpan w:val="2"/>
            <w:vAlign w:val="center"/>
          </w:tcPr>
          <w:p w14:paraId="09698D68" w14:textId="445E12BB" w:rsidR="00C20598" w:rsidRDefault="00C20598" w:rsidP="00D30F85">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w:t>
            </w:r>
            <w:del w:id="61" w:author="Shewmaker, Michael@Energy" w:date="2021-11-23T11:57:00Z">
              <w:r w:rsidRPr="00C55ED3" w:rsidDel="0037008C">
                <w:rPr>
                  <w:rFonts w:asciiTheme="minorHAnsi" w:hAnsiTheme="minorHAnsi"/>
                  <w:sz w:val="18"/>
                  <w:szCs w:val="18"/>
                </w:rPr>
                <w:delText xml:space="preserve">2016 </w:delText>
              </w:r>
            </w:del>
            <w:ins w:id="62" w:author="Shewmaker, Michael@Energy" w:date="2021-11-23T11:57:00Z">
              <w:r w:rsidR="0037008C">
                <w:rPr>
                  <w:rFonts w:asciiTheme="minorHAnsi" w:hAnsiTheme="minorHAnsi"/>
                  <w:sz w:val="18"/>
                  <w:szCs w:val="18"/>
                </w:rPr>
                <w:t>2019</w:t>
              </w:r>
              <w:r w:rsidR="0037008C" w:rsidRPr="00C55ED3">
                <w:rPr>
                  <w:rFonts w:asciiTheme="minorHAnsi" w:hAnsiTheme="minorHAnsi"/>
                  <w:sz w:val="18"/>
                  <w:szCs w:val="18"/>
                </w:rPr>
                <w:t xml:space="preserve"> </w:t>
              </w:r>
            </w:ins>
            <w:r w:rsidRPr="00C55ED3">
              <w:rPr>
                <w:rFonts w:asciiTheme="minorHAnsi" w:hAnsiTheme="minorHAnsi"/>
                <w:sz w:val="18"/>
                <w:szCs w:val="18"/>
              </w:rPr>
              <w:t>Section 3.2.</w:t>
            </w:r>
          </w:p>
        </w:tc>
      </w:tr>
      <w:tr w:rsidR="00C20598" w:rsidRPr="00A42BCC" w:rsidDel="0097787E" w14:paraId="5D96A981" w14:textId="4A1658DB" w:rsidTr="00C20598">
        <w:trPr>
          <w:trHeight w:val="683"/>
          <w:del w:id="63" w:author="Shewmaker, Michael@Energy" w:date="2021-11-23T11:22:00Z"/>
        </w:trPr>
        <w:tc>
          <w:tcPr>
            <w:tcW w:w="399" w:type="dxa"/>
            <w:vAlign w:val="center"/>
          </w:tcPr>
          <w:p w14:paraId="2A6E3830" w14:textId="14E9BF5D" w:rsidR="00C20598" w:rsidRPr="00A42BCC" w:rsidDel="0097787E" w:rsidRDefault="00C20598" w:rsidP="00D30F8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64" w:author="Shewmaker, Michael@Energy" w:date="2021-11-23T11:22:00Z"/>
                <w:rFonts w:asciiTheme="minorHAnsi" w:hAnsiTheme="minorHAnsi"/>
                <w:sz w:val="18"/>
                <w:szCs w:val="18"/>
              </w:rPr>
            </w:pPr>
            <w:del w:id="65" w:author="Shewmaker, Michael@Energy" w:date="2021-11-23T11:22:00Z">
              <w:r w:rsidRPr="00A42BCC" w:rsidDel="0097787E">
                <w:rPr>
                  <w:rFonts w:asciiTheme="minorHAnsi" w:hAnsiTheme="minorHAnsi"/>
                  <w:sz w:val="18"/>
                  <w:szCs w:val="18"/>
                </w:rPr>
                <w:delText>02</w:delText>
              </w:r>
            </w:del>
          </w:p>
        </w:tc>
        <w:tc>
          <w:tcPr>
            <w:tcW w:w="10395" w:type="dxa"/>
            <w:gridSpan w:val="2"/>
            <w:vAlign w:val="center"/>
          </w:tcPr>
          <w:p w14:paraId="616E3FE9" w14:textId="4E05A84C" w:rsidR="00C20598" w:rsidRPr="00C55ED3" w:rsidDel="0097787E" w:rsidRDefault="00C20598" w:rsidP="00D30F85">
            <w:pPr>
              <w:shd w:val="clear" w:color="auto" w:fill="FFFFFF"/>
              <w:rPr>
                <w:del w:id="66" w:author="Shewmaker, Michael@Energy" w:date="2021-11-23T11:22:00Z"/>
                <w:rFonts w:asciiTheme="minorHAnsi" w:hAnsiTheme="minorHAnsi"/>
                <w:sz w:val="18"/>
                <w:szCs w:val="18"/>
              </w:rPr>
            </w:pPr>
            <w:del w:id="67" w:author="Shewmaker, Michael@Energy" w:date="2021-11-23T11:22:00Z">
              <w:r w:rsidRPr="00C55ED3" w:rsidDel="0097787E">
                <w:rPr>
                  <w:rFonts w:asciiTheme="minorHAnsi" w:hAnsiTheme="minorHAnsi"/>
                  <w:sz w:val="18"/>
                  <w:szCs w:val="18"/>
                </w:rPr>
                <w:delText xml:space="preserve">When </w:delText>
              </w:r>
              <w:r w:rsidDel="0097787E">
                <w:rPr>
                  <w:rFonts w:asciiTheme="minorHAnsi" w:hAnsiTheme="minorHAnsi"/>
                  <w:sz w:val="18"/>
                  <w:szCs w:val="18"/>
                </w:rPr>
                <w:delText>multifamily attached dwelling units must comply</w:delText>
              </w:r>
              <w:r w:rsidRPr="00C55ED3" w:rsidDel="0097787E">
                <w:rPr>
                  <w:rFonts w:asciiTheme="minorHAnsi" w:hAnsiTheme="minorHAnsi"/>
                  <w:sz w:val="18"/>
                  <w:szCs w:val="18"/>
                </w:rPr>
                <w:delText xml:space="preserve"> with </w:delText>
              </w:r>
              <w:r w:rsidDel="0097787E">
                <w:rPr>
                  <w:rFonts w:asciiTheme="minorHAnsi" w:hAnsiTheme="minorHAnsi"/>
                  <w:sz w:val="18"/>
                  <w:szCs w:val="18"/>
                </w:rPr>
                <w:delText>the</w:delText>
              </w:r>
              <w:r w:rsidRPr="00C55ED3" w:rsidDel="0097787E">
                <w:rPr>
                  <w:rFonts w:asciiTheme="minorHAnsi" w:hAnsiTheme="minorHAnsi"/>
                  <w:sz w:val="18"/>
                  <w:szCs w:val="18"/>
                </w:rPr>
                <w:delText xml:space="preserve"> maximum dwelling unit enclosure</w:delText>
              </w:r>
              <w:r w:rsidDel="0097787E">
                <w:rPr>
                  <w:rFonts w:asciiTheme="minorHAnsi" w:hAnsiTheme="minorHAnsi"/>
                  <w:sz w:val="18"/>
                  <w:szCs w:val="18"/>
                </w:rPr>
                <w:delText xml:space="preserve"> air</w:delText>
              </w:r>
              <w:r w:rsidRPr="00C55ED3" w:rsidDel="0097787E">
                <w:rPr>
                  <w:rFonts w:asciiTheme="minorHAnsi" w:hAnsiTheme="minorHAnsi"/>
                  <w:sz w:val="18"/>
                  <w:szCs w:val="18"/>
                </w:rPr>
                <w:delText xml:space="preserve"> leakage </w:delText>
              </w:r>
              <w:r w:rsidDel="0097787E">
                <w:rPr>
                  <w:rFonts w:asciiTheme="minorHAnsi" w:hAnsiTheme="minorHAnsi"/>
                  <w:sz w:val="18"/>
                  <w:szCs w:val="18"/>
                </w:rPr>
                <w:delText>specified in</w:delText>
              </w:r>
              <w:r w:rsidRPr="00C55ED3" w:rsidDel="0097787E">
                <w:rPr>
                  <w:rFonts w:asciiTheme="minorHAnsi" w:hAnsiTheme="minorHAnsi"/>
                  <w:sz w:val="18"/>
                  <w:szCs w:val="18"/>
                </w:rPr>
                <w:delText xml:space="preserve"> Standards Section 150.0(o)1Eii, the test shall be conducted with the dwelling unit as if it were exposed to the outdoor air on all sides, top and bottom by opening doors and windows of adjacent dwelling units</w:delText>
              </w:r>
              <w:r w:rsidDel="0097787E">
                <w:rPr>
                  <w:rFonts w:asciiTheme="minorHAnsi" w:hAnsiTheme="minorHAnsi"/>
                  <w:sz w:val="18"/>
                  <w:szCs w:val="18"/>
                </w:rPr>
                <w:delText xml:space="preserve"> as specified by RA3.8.3.1</w:delText>
              </w:r>
              <w:r w:rsidRPr="00C55ED3" w:rsidDel="0097787E">
                <w:rPr>
                  <w:rFonts w:asciiTheme="minorHAnsi" w:hAnsiTheme="minorHAnsi"/>
                  <w:sz w:val="18"/>
                  <w:szCs w:val="18"/>
                </w:rPr>
                <w:delText>.</w:delText>
              </w:r>
            </w:del>
          </w:p>
        </w:tc>
      </w:tr>
      <w:tr w:rsidR="00C20598" w:rsidRPr="00A42BCC" w14:paraId="1137D680" w14:textId="77777777" w:rsidTr="00C20598">
        <w:trPr>
          <w:trHeight w:val="260"/>
        </w:trPr>
        <w:tc>
          <w:tcPr>
            <w:tcW w:w="399" w:type="dxa"/>
            <w:vAlign w:val="center"/>
          </w:tcPr>
          <w:p w14:paraId="77F1AE39" w14:textId="7A996152" w:rsidR="00C20598" w:rsidRPr="00A42BCC" w:rsidRDefault="00C20598" w:rsidP="00D30F8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del w:id="68" w:author="Shewmaker, Michael@Energy" w:date="2021-11-23T11:23:00Z">
              <w:r w:rsidRPr="00A42BCC" w:rsidDel="000D50C2">
                <w:rPr>
                  <w:rFonts w:asciiTheme="minorHAnsi" w:hAnsiTheme="minorHAnsi"/>
                  <w:sz w:val="18"/>
                  <w:szCs w:val="18"/>
                </w:rPr>
                <w:delText>03</w:delText>
              </w:r>
            </w:del>
            <w:ins w:id="69" w:author="Shewmaker, Michael@Energy" w:date="2021-11-23T11:23:00Z">
              <w:r w:rsidR="000D50C2">
                <w:rPr>
                  <w:rFonts w:asciiTheme="minorHAnsi" w:hAnsiTheme="minorHAnsi"/>
                  <w:sz w:val="18"/>
                  <w:szCs w:val="18"/>
                </w:rPr>
                <w:t>02</w:t>
              </w:r>
            </w:ins>
          </w:p>
        </w:tc>
        <w:tc>
          <w:tcPr>
            <w:tcW w:w="10395" w:type="dxa"/>
            <w:gridSpan w:val="2"/>
            <w:vAlign w:val="center"/>
          </w:tcPr>
          <w:p w14:paraId="0DB5C449" w14:textId="5D879C8F" w:rsidR="00C20598" w:rsidRPr="00C55ED3" w:rsidRDefault="00C20598" w:rsidP="00D30F85">
            <w:pPr>
              <w:shd w:val="clear" w:color="auto" w:fill="FFFFFF"/>
              <w:contextualSpacing/>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w:t>
            </w:r>
            <w:del w:id="70" w:author="Shewmaker, Michael@Energy" w:date="2021-11-23T11:57:00Z">
              <w:r w:rsidDel="0037008C">
                <w:rPr>
                  <w:rFonts w:asciiTheme="minorHAnsi" w:hAnsiTheme="minorHAnsi"/>
                  <w:sz w:val="18"/>
                  <w:szCs w:val="18"/>
                </w:rPr>
                <w:delText>2016</w:delText>
              </w:r>
              <w:r w:rsidRPr="00C55ED3" w:rsidDel="0037008C">
                <w:rPr>
                  <w:rFonts w:asciiTheme="minorHAnsi" w:hAnsiTheme="minorHAnsi"/>
                  <w:sz w:val="18"/>
                  <w:szCs w:val="18"/>
                </w:rPr>
                <w:delText xml:space="preserve"> </w:delText>
              </w:r>
            </w:del>
            <w:ins w:id="71" w:author="Shewmaker, Michael@Energy" w:date="2021-11-23T11:57:00Z">
              <w:r w:rsidR="0037008C">
                <w:rPr>
                  <w:rFonts w:asciiTheme="minorHAnsi" w:hAnsiTheme="minorHAnsi"/>
                  <w:sz w:val="18"/>
                  <w:szCs w:val="18"/>
                </w:rPr>
                <w:t>2019</w:t>
              </w:r>
              <w:r w:rsidR="0037008C" w:rsidRPr="00C55ED3">
                <w:rPr>
                  <w:rFonts w:asciiTheme="minorHAnsi" w:hAnsiTheme="minorHAnsi"/>
                  <w:sz w:val="18"/>
                  <w:szCs w:val="18"/>
                </w:rPr>
                <w:t xml:space="preserve"> </w:t>
              </w:r>
            </w:ins>
            <w:r w:rsidRPr="00C55ED3">
              <w:rPr>
                <w:rFonts w:asciiTheme="minorHAnsi" w:hAnsiTheme="minorHAnsi"/>
                <w:sz w:val="18"/>
                <w:szCs w:val="18"/>
              </w:rPr>
              <w:t>Section 3.3</w:t>
            </w:r>
          </w:p>
        </w:tc>
      </w:tr>
      <w:tr w:rsidR="00C20598" w:rsidRPr="00A42BCC" w14:paraId="063A6787" w14:textId="77777777" w:rsidTr="00C20598">
        <w:trPr>
          <w:trHeight w:val="440"/>
        </w:trPr>
        <w:tc>
          <w:tcPr>
            <w:tcW w:w="399" w:type="dxa"/>
            <w:vAlign w:val="center"/>
          </w:tcPr>
          <w:p w14:paraId="262CA5E6" w14:textId="78623D5B" w:rsidR="00C20598" w:rsidRPr="00A42BCC" w:rsidRDefault="00C20598" w:rsidP="00D30F8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del w:id="72" w:author="Shewmaker, Michael@Energy" w:date="2021-11-23T11:23:00Z">
              <w:r w:rsidRPr="00A42BCC" w:rsidDel="000D50C2">
                <w:rPr>
                  <w:rFonts w:asciiTheme="minorHAnsi" w:hAnsiTheme="minorHAnsi"/>
                  <w:sz w:val="18"/>
                  <w:szCs w:val="18"/>
                </w:rPr>
                <w:delText>04</w:delText>
              </w:r>
            </w:del>
            <w:ins w:id="73" w:author="Shewmaker, Michael@Energy" w:date="2021-11-23T11:23:00Z">
              <w:r w:rsidR="000D50C2">
                <w:rPr>
                  <w:rFonts w:asciiTheme="minorHAnsi" w:hAnsiTheme="minorHAnsi"/>
                  <w:sz w:val="18"/>
                  <w:szCs w:val="18"/>
                </w:rPr>
                <w:t>03</w:t>
              </w:r>
            </w:ins>
          </w:p>
        </w:tc>
        <w:tc>
          <w:tcPr>
            <w:tcW w:w="10395" w:type="dxa"/>
            <w:gridSpan w:val="2"/>
            <w:vAlign w:val="center"/>
          </w:tcPr>
          <w:p w14:paraId="19E52147" w14:textId="05FF894A" w:rsidR="00C20598" w:rsidRPr="00875D94" w:rsidRDefault="00C20598" w:rsidP="00D30F85">
            <w:pPr>
              <w:shd w:val="clear" w:color="auto" w:fill="FFFFFF"/>
              <w:contextualSpacing/>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w:t>
            </w:r>
            <w:del w:id="74" w:author="Shewmaker, Michael@Energy" w:date="2021-11-23T11:57:00Z">
              <w:r w:rsidDel="0037008C">
                <w:rPr>
                  <w:rFonts w:asciiTheme="minorHAnsi" w:hAnsiTheme="minorHAnsi"/>
                  <w:sz w:val="18"/>
                  <w:szCs w:val="18"/>
                </w:rPr>
                <w:delText>2016</w:delText>
              </w:r>
              <w:r w:rsidRPr="00875D94" w:rsidDel="0037008C">
                <w:rPr>
                  <w:rFonts w:asciiTheme="minorHAnsi" w:hAnsiTheme="minorHAnsi"/>
                  <w:sz w:val="18"/>
                  <w:szCs w:val="18"/>
                </w:rPr>
                <w:delText xml:space="preserve"> </w:delText>
              </w:r>
            </w:del>
            <w:ins w:id="75" w:author="Shewmaker, Michael@Energy" w:date="2021-11-23T11:57:00Z">
              <w:r w:rsidR="0037008C">
                <w:rPr>
                  <w:rFonts w:asciiTheme="minorHAnsi" w:hAnsiTheme="minorHAnsi"/>
                  <w:sz w:val="18"/>
                  <w:szCs w:val="18"/>
                </w:rPr>
                <w:t>2019</w:t>
              </w:r>
              <w:r w:rsidR="0037008C" w:rsidRPr="00875D94">
                <w:rPr>
                  <w:rFonts w:asciiTheme="minorHAnsi" w:hAnsiTheme="minorHAnsi"/>
                  <w:sz w:val="18"/>
                  <w:szCs w:val="18"/>
                </w:rPr>
                <w:t xml:space="preserve"> </w:t>
              </w:r>
            </w:ins>
            <w:r w:rsidRPr="00875D94">
              <w:rPr>
                <w:rFonts w:asciiTheme="minorHAnsi" w:hAnsiTheme="minorHAnsi"/>
                <w:sz w:val="18"/>
                <w:szCs w:val="18"/>
              </w:rPr>
              <w:t>Section 3.4.1</w:t>
            </w:r>
          </w:p>
        </w:tc>
      </w:tr>
      <w:tr w:rsidR="00C20598" w:rsidRPr="00A42BCC" w14:paraId="7FAB3AC0" w14:textId="77777777" w:rsidTr="00C20598">
        <w:trPr>
          <w:trHeight w:val="520"/>
        </w:trPr>
        <w:tc>
          <w:tcPr>
            <w:tcW w:w="399" w:type="dxa"/>
            <w:vAlign w:val="center"/>
          </w:tcPr>
          <w:p w14:paraId="09A26B81" w14:textId="6599D0CA" w:rsidR="00C20598" w:rsidRPr="00A42BCC" w:rsidRDefault="00C20598" w:rsidP="00D30F8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del w:id="76" w:author="Shewmaker, Michael@Energy" w:date="2021-11-23T11:23:00Z">
              <w:r w:rsidRPr="00133F35" w:rsidDel="000D50C2">
                <w:rPr>
                  <w:rFonts w:asciiTheme="minorHAnsi" w:hAnsiTheme="minorHAnsi"/>
                  <w:sz w:val="18"/>
                  <w:szCs w:val="18"/>
                </w:rPr>
                <w:delText>0</w:delText>
              </w:r>
              <w:r w:rsidDel="000D50C2">
                <w:rPr>
                  <w:rFonts w:asciiTheme="minorHAnsi" w:hAnsiTheme="minorHAnsi"/>
                  <w:sz w:val="18"/>
                  <w:szCs w:val="18"/>
                </w:rPr>
                <w:delText>5</w:delText>
              </w:r>
            </w:del>
            <w:ins w:id="77" w:author="Shewmaker, Michael@Energy" w:date="2021-11-23T11:23:00Z">
              <w:r w:rsidR="000D50C2">
                <w:rPr>
                  <w:rFonts w:asciiTheme="minorHAnsi" w:hAnsiTheme="minorHAnsi"/>
                  <w:sz w:val="18"/>
                  <w:szCs w:val="18"/>
                </w:rPr>
                <w:t>04</w:t>
              </w:r>
            </w:ins>
          </w:p>
        </w:tc>
        <w:tc>
          <w:tcPr>
            <w:tcW w:w="3749" w:type="dxa"/>
            <w:vAlign w:val="center"/>
          </w:tcPr>
          <w:p w14:paraId="3702F5F3" w14:textId="77777777" w:rsidR="00C20598" w:rsidRPr="00875D94" w:rsidRDefault="00C20598" w:rsidP="00D30F85">
            <w:pPr>
              <w:shd w:val="clear" w:color="auto" w:fill="FFFFFF"/>
              <w:rPr>
                <w:rFonts w:asciiTheme="minorHAnsi" w:hAnsiTheme="minorHAnsi"/>
                <w:sz w:val="18"/>
                <w:szCs w:val="18"/>
              </w:rPr>
            </w:pPr>
            <w:r w:rsidRPr="00133F35">
              <w:rPr>
                <w:rFonts w:asciiTheme="minorHAnsi" w:hAnsiTheme="minorHAnsi"/>
                <w:sz w:val="18"/>
                <w:szCs w:val="18"/>
              </w:rPr>
              <w:t>Verification Status:</w:t>
            </w:r>
          </w:p>
        </w:tc>
        <w:tc>
          <w:tcPr>
            <w:tcW w:w="6646" w:type="dxa"/>
            <w:vAlign w:val="center"/>
          </w:tcPr>
          <w:p w14:paraId="07A24D10" w14:textId="77777777" w:rsidR="00C20598" w:rsidRPr="00057971" w:rsidRDefault="00C20598" w:rsidP="00C20598">
            <w:pPr>
              <w:pStyle w:val="ListParagraph"/>
              <w:keepNext/>
              <w:numPr>
                <w:ilvl w:val="0"/>
                <w:numId w:val="26"/>
              </w:numPr>
              <w:rPr>
                <w:rFonts w:asciiTheme="minorHAnsi" w:hAnsiTheme="minorHAnsi"/>
                <w:sz w:val="18"/>
                <w:szCs w:val="18"/>
              </w:rPr>
            </w:pPr>
            <w:r w:rsidRPr="00057971">
              <w:rPr>
                <w:rFonts w:asciiTheme="minorHAnsi" w:hAnsiTheme="minorHAnsi"/>
                <w:sz w:val="18"/>
                <w:szCs w:val="18"/>
              </w:rPr>
              <w:t>Pass - all applicable requirements are met; or</w:t>
            </w:r>
          </w:p>
          <w:p w14:paraId="787313DC" w14:textId="77777777" w:rsidR="00C20598" w:rsidRPr="00057971" w:rsidRDefault="00C20598" w:rsidP="00C20598">
            <w:pPr>
              <w:pStyle w:val="ListParagraph"/>
              <w:keepNext/>
              <w:numPr>
                <w:ilvl w:val="0"/>
                <w:numId w:val="26"/>
              </w:numPr>
              <w:rPr>
                <w:rFonts w:asciiTheme="minorHAnsi" w:hAnsiTheme="minorHAnsi"/>
                <w:sz w:val="18"/>
                <w:szCs w:val="18"/>
              </w:rPr>
            </w:pPr>
            <w:r w:rsidRPr="00057971">
              <w:rPr>
                <w:rFonts w:asciiTheme="minorHAnsi" w:hAnsiTheme="minorHAnsi"/>
                <w:sz w:val="18"/>
                <w:szCs w:val="18"/>
              </w:rPr>
              <w:t>Fail - one or more applicable requirements are not met. Enter reason for failure in corrections notes field below; or</w:t>
            </w:r>
          </w:p>
          <w:p w14:paraId="71CDCFD6" w14:textId="77777777" w:rsidR="00C20598" w:rsidRPr="00057971" w:rsidRDefault="00C20598" w:rsidP="00C20598">
            <w:pPr>
              <w:pStyle w:val="ListParagraph"/>
              <w:numPr>
                <w:ilvl w:val="0"/>
                <w:numId w:val="26"/>
              </w:numPr>
              <w:shd w:val="clear" w:color="auto" w:fill="FFFFFF"/>
              <w:rPr>
                <w:rFonts w:asciiTheme="minorHAnsi" w:hAnsiTheme="minorHAnsi"/>
                <w:sz w:val="18"/>
                <w:szCs w:val="18"/>
              </w:rPr>
            </w:pPr>
            <w:r w:rsidRPr="00057971">
              <w:rPr>
                <w:rFonts w:asciiTheme="minorHAnsi" w:hAnsiTheme="minorHAnsi"/>
                <w:sz w:val="18"/>
                <w:szCs w:val="18"/>
              </w:rPr>
              <w:t>All N/A - This entire table is not applicable</w:t>
            </w:r>
          </w:p>
        </w:tc>
      </w:tr>
      <w:tr w:rsidR="00C20598" w:rsidRPr="00A42BCC" w14:paraId="7B975282" w14:textId="77777777" w:rsidTr="00C20598">
        <w:trPr>
          <w:trHeight w:val="455"/>
        </w:trPr>
        <w:tc>
          <w:tcPr>
            <w:tcW w:w="399" w:type="dxa"/>
            <w:vAlign w:val="center"/>
          </w:tcPr>
          <w:p w14:paraId="66F9DB3F" w14:textId="75EE3C70" w:rsidR="00C20598" w:rsidRPr="00A42BCC" w:rsidRDefault="00C20598" w:rsidP="00D30F8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del w:id="78" w:author="Shewmaker, Michael@Energy" w:date="2021-11-23T11:23:00Z">
              <w:r w:rsidRPr="00133F35" w:rsidDel="000D50C2">
                <w:rPr>
                  <w:rFonts w:asciiTheme="minorHAnsi" w:hAnsiTheme="minorHAnsi"/>
                  <w:sz w:val="18"/>
                  <w:szCs w:val="18"/>
                </w:rPr>
                <w:delText>0</w:delText>
              </w:r>
              <w:r w:rsidDel="000D50C2">
                <w:rPr>
                  <w:rFonts w:asciiTheme="minorHAnsi" w:hAnsiTheme="minorHAnsi"/>
                  <w:sz w:val="18"/>
                  <w:szCs w:val="18"/>
                </w:rPr>
                <w:delText>6</w:delText>
              </w:r>
            </w:del>
            <w:ins w:id="79" w:author="Shewmaker, Michael@Energy" w:date="2021-11-23T11:23:00Z">
              <w:r w:rsidR="000D50C2">
                <w:rPr>
                  <w:rFonts w:asciiTheme="minorHAnsi" w:hAnsiTheme="minorHAnsi"/>
                  <w:sz w:val="18"/>
                  <w:szCs w:val="18"/>
                </w:rPr>
                <w:t>05</w:t>
              </w:r>
            </w:ins>
          </w:p>
        </w:tc>
        <w:tc>
          <w:tcPr>
            <w:tcW w:w="10395" w:type="dxa"/>
            <w:gridSpan w:val="2"/>
            <w:vAlign w:val="center"/>
          </w:tcPr>
          <w:p w14:paraId="1A5CF7B3" w14:textId="77777777" w:rsidR="00C20598" w:rsidRPr="00875D94" w:rsidRDefault="00C20598" w:rsidP="00D30F85">
            <w:pPr>
              <w:shd w:val="clear" w:color="auto" w:fill="FFFFFF"/>
              <w:rPr>
                <w:rFonts w:asciiTheme="minorHAnsi" w:hAnsiTheme="minorHAnsi"/>
                <w:sz w:val="18"/>
                <w:szCs w:val="18"/>
              </w:rPr>
            </w:pPr>
            <w:r w:rsidRPr="00133F35">
              <w:rPr>
                <w:rFonts w:asciiTheme="minorHAnsi" w:hAnsiTheme="minorHAnsi"/>
                <w:sz w:val="18"/>
                <w:szCs w:val="18"/>
              </w:rPr>
              <w:t>Correction Notes:</w:t>
            </w:r>
          </w:p>
        </w:tc>
      </w:tr>
      <w:tr w:rsidR="00C20598" w:rsidRPr="00A42BCC" w14:paraId="37A21D6A" w14:textId="77777777" w:rsidTr="00C20598">
        <w:trPr>
          <w:trHeight w:val="520"/>
        </w:trPr>
        <w:tc>
          <w:tcPr>
            <w:tcW w:w="10794" w:type="dxa"/>
            <w:gridSpan w:val="3"/>
            <w:vAlign w:val="center"/>
          </w:tcPr>
          <w:p w14:paraId="7745462D" w14:textId="77777777" w:rsidR="00C20598" w:rsidRPr="00A42BCC" w:rsidRDefault="00C20598" w:rsidP="00D30F85">
            <w:pPr>
              <w:autoSpaceDE w:val="0"/>
              <w:autoSpaceDN w:val="0"/>
              <w:adjustRightInd w:val="0"/>
              <w:rPr>
                <w:rFonts w:asciiTheme="minorHAnsi" w:hAnsiTheme="minorHAnsi"/>
                <w:b/>
                <w:sz w:val="18"/>
                <w:szCs w:val="18"/>
              </w:rPr>
            </w:pPr>
            <w:r w:rsidRPr="00C67C16">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E7482CB" w14:textId="77777777" w:rsidR="004A4AEF" w:rsidRDefault="004A4AEF"/>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46"/>
        <w:gridCol w:w="10248"/>
      </w:tblGrid>
      <w:tr w:rsidR="00C20598" w:rsidRPr="00DA4823" w14:paraId="3D293D5B" w14:textId="77777777" w:rsidTr="00C20598">
        <w:trPr>
          <w:trHeight w:val="520"/>
        </w:trPr>
        <w:tc>
          <w:tcPr>
            <w:tcW w:w="10794" w:type="dxa"/>
            <w:gridSpan w:val="2"/>
            <w:tcBorders>
              <w:top w:val="single" w:sz="4" w:space="0" w:color="000000"/>
              <w:left w:val="single" w:sz="4" w:space="0" w:color="000000"/>
              <w:bottom w:val="single" w:sz="4" w:space="0" w:color="000000"/>
              <w:right w:val="single" w:sz="4" w:space="0" w:color="000000"/>
            </w:tcBorders>
            <w:vAlign w:val="center"/>
          </w:tcPr>
          <w:p w14:paraId="676F8A27" w14:textId="6366FE7F" w:rsidR="00C20598" w:rsidRPr="00DA4823" w:rsidRDefault="00C20598" w:rsidP="00C20598">
            <w:pPr>
              <w:autoSpaceDE w:val="0"/>
              <w:autoSpaceDN w:val="0"/>
              <w:adjustRightInd w:val="0"/>
              <w:rPr>
                <w:rFonts w:asciiTheme="minorHAnsi" w:hAnsiTheme="minorHAnsi"/>
                <w:b/>
                <w:sz w:val="18"/>
                <w:szCs w:val="18"/>
              </w:rPr>
            </w:pPr>
            <w:r w:rsidRPr="00C20598">
              <w:rPr>
                <w:rFonts w:asciiTheme="minorHAnsi" w:hAnsiTheme="minorHAnsi"/>
                <w:b/>
                <w:sz w:val="18"/>
                <w:szCs w:val="18"/>
              </w:rPr>
              <w:t>H. Determination of HERS Verification Compliance</w:t>
            </w:r>
          </w:p>
          <w:p w14:paraId="3D13D6EE" w14:textId="77777777" w:rsidR="00C20598" w:rsidRPr="00C20598" w:rsidRDefault="00C20598" w:rsidP="00C20598">
            <w:pPr>
              <w:autoSpaceDE w:val="0"/>
              <w:autoSpaceDN w:val="0"/>
              <w:adjustRightInd w:val="0"/>
              <w:rPr>
                <w:rFonts w:asciiTheme="minorHAnsi" w:hAnsiTheme="minorHAnsi"/>
                <w:b/>
                <w:sz w:val="18"/>
                <w:szCs w:val="18"/>
              </w:rPr>
            </w:pPr>
            <w:r w:rsidRPr="00C20598">
              <w:rPr>
                <w:rFonts w:asciiTheme="minorHAnsi" w:hAnsiTheme="minorHAnsi"/>
                <w:b/>
                <w:sz w:val="18"/>
                <w:szCs w:val="18"/>
              </w:rPr>
              <w:t xml:space="preserve">All applicable sections of this document shall indicate compliance with the specified verification protocol requirements </w:t>
            </w:r>
            <w:proofErr w:type="gramStart"/>
            <w:r w:rsidRPr="00C20598">
              <w:rPr>
                <w:rFonts w:asciiTheme="minorHAnsi" w:hAnsiTheme="minorHAnsi"/>
                <w:b/>
                <w:sz w:val="18"/>
                <w:szCs w:val="18"/>
              </w:rPr>
              <w:t>in order for</w:t>
            </w:r>
            <w:proofErr w:type="gramEnd"/>
            <w:r w:rsidRPr="00C20598">
              <w:rPr>
                <w:rFonts w:asciiTheme="minorHAnsi" w:hAnsiTheme="minorHAnsi"/>
                <w:b/>
                <w:sz w:val="18"/>
                <w:szCs w:val="18"/>
              </w:rPr>
              <w:t xml:space="preserve"> this Certificate of Verification as a whole to be determined to be in compliance.</w:t>
            </w:r>
          </w:p>
        </w:tc>
      </w:tr>
      <w:tr w:rsidR="00C20598" w:rsidRPr="00DA4823" w14:paraId="2B9201CC" w14:textId="77777777" w:rsidTr="007F13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144"/>
        </w:trPr>
        <w:tc>
          <w:tcPr>
            <w:tcW w:w="546" w:type="dxa"/>
            <w:vAlign w:val="center"/>
          </w:tcPr>
          <w:p w14:paraId="72239E2D" w14:textId="77777777" w:rsidR="00C20598" w:rsidRPr="00DA4823" w:rsidDel="00C76C40" w:rsidRDefault="00C20598" w:rsidP="00D30F85">
            <w:pPr>
              <w:keepNext/>
              <w:jc w:val="center"/>
              <w:rPr>
                <w:rFonts w:asciiTheme="minorHAnsi" w:hAnsiTheme="minorHAnsi"/>
                <w:sz w:val="18"/>
                <w:szCs w:val="18"/>
              </w:rPr>
            </w:pPr>
            <w:r w:rsidRPr="00DA4823">
              <w:rPr>
                <w:rFonts w:asciiTheme="minorHAnsi" w:hAnsiTheme="minorHAnsi"/>
                <w:sz w:val="18"/>
                <w:szCs w:val="18"/>
              </w:rPr>
              <w:t>01</w:t>
            </w:r>
          </w:p>
        </w:tc>
        <w:tc>
          <w:tcPr>
            <w:tcW w:w="10248" w:type="dxa"/>
            <w:vAlign w:val="center"/>
          </w:tcPr>
          <w:p w14:paraId="5B78278C" w14:textId="77777777" w:rsidR="00C20598" w:rsidRPr="00DA4823" w:rsidRDefault="00C20598" w:rsidP="00D30F85">
            <w:pPr>
              <w:keepNext/>
              <w:rPr>
                <w:rFonts w:asciiTheme="minorHAnsi" w:hAnsiTheme="minorHAnsi"/>
                <w:sz w:val="18"/>
                <w:szCs w:val="18"/>
              </w:rPr>
            </w:pPr>
          </w:p>
        </w:tc>
      </w:tr>
    </w:tbl>
    <w:p w14:paraId="4A3A5AE3" w14:textId="037CCFC4" w:rsidR="00A938BF" w:rsidRDefault="00A938BF" w:rsidP="009762F6">
      <w:pPr>
        <w:rPr>
          <w:rFonts w:ascii="Calibri" w:hAnsi="Calibri"/>
          <w:b/>
        </w:rPr>
      </w:pPr>
    </w:p>
    <w:p w14:paraId="663B3A96" w14:textId="77777777" w:rsidR="00A938BF" w:rsidRDefault="00A938BF">
      <w:pPr>
        <w:rPr>
          <w:rFonts w:ascii="Calibri" w:hAnsi="Calibri"/>
          <w:b/>
        </w:rPr>
      </w:pPr>
      <w:r>
        <w:rPr>
          <w:rFonts w:ascii="Calibri" w:hAnsi="Calibri"/>
          <w:b/>
        </w:rP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C20598" w:rsidRPr="009351D2" w14:paraId="48D304F1" w14:textId="77777777" w:rsidTr="00C20598">
        <w:trPr>
          <w:trHeight w:val="288"/>
        </w:trPr>
        <w:tc>
          <w:tcPr>
            <w:tcW w:w="10768" w:type="dxa"/>
            <w:gridSpan w:val="4"/>
            <w:vAlign w:val="center"/>
          </w:tcPr>
          <w:p w14:paraId="6F73CED7" w14:textId="77777777" w:rsidR="00C20598" w:rsidRPr="009351D2" w:rsidRDefault="00C20598" w:rsidP="00D30F8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Calibri" w:hAnsi="Calibri" w:cs="Arial"/>
                <w:b/>
                <w:caps/>
                <w:sz w:val="18"/>
                <w:szCs w:val="18"/>
              </w:rPr>
              <w:lastRenderedPageBreak/>
              <w:t>Documentation Author's Declaration Statement</w:t>
            </w:r>
          </w:p>
        </w:tc>
      </w:tr>
      <w:tr w:rsidR="00C20598" w:rsidRPr="00E136A4" w14:paraId="34B02750" w14:textId="77777777" w:rsidTr="00C20598">
        <w:trPr>
          <w:trHeight w:val="278"/>
        </w:trPr>
        <w:tc>
          <w:tcPr>
            <w:tcW w:w="10768" w:type="dxa"/>
            <w:gridSpan w:val="4"/>
            <w:vAlign w:val="center"/>
          </w:tcPr>
          <w:p w14:paraId="62716EAF" w14:textId="77777777" w:rsidR="00C20598" w:rsidRPr="00E136A4" w:rsidRDefault="00C20598" w:rsidP="00D30F85">
            <w:pPr>
              <w:numPr>
                <w:ilvl w:val="0"/>
                <w:numId w:val="14"/>
              </w:numPr>
              <w:ind w:left="360" w:hanging="270"/>
              <w:rPr>
                <w:rFonts w:ascii="Calibri" w:hAnsi="Calibri"/>
                <w:sz w:val="18"/>
                <w:szCs w:val="18"/>
              </w:rPr>
            </w:pPr>
            <w:r>
              <w:rPr>
                <w:rFonts w:ascii="Calibri" w:hAnsi="Calibri"/>
                <w:sz w:val="18"/>
                <w:szCs w:val="18"/>
              </w:rPr>
              <w:t xml:space="preserve">I </w:t>
            </w:r>
            <w:r w:rsidRPr="00E136A4">
              <w:rPr>
                <w:rFonts w:ascii="Calibri" w:hAnsi="Calibri"/>
                <w:sz w:val="18"/>
                <w:szCs w:val="18"/>
              </w:rPr>
              <w:t xml:space="preserve">certify that this Certificate of </w:t>
            </w:r>
            <w:r>
              <w:rPr>
                <w:rFonts w:ascii="Calibri" w:hAnsi="Calibri"/>
                <w:sz w:val="18"/>
                <w:szCs w:val="18"/>
              </w:rPr>
              <w:t xml:space="preserve">Verification </w:t>
            </w:r>
            <w:r w:rsidRPr="00E136A4">
              <w:rPr>
                <w:rFonts w:ascii="Calibri" w:hAnsi="Calibri"/>
                <w:sz w:val="18"/>
                <w:szCs w:val="18"/>
              </w:rPr>
              <w:t>documentation is accurate and complete.</w:t>
            </w:r>
          </w:p>
        </w:tc>
      </w:tr>
      <w:tr w:rsidR="00C20598" w:rsidRPr="0047600B" w14:paraId="43473B93" w14:textId="77777777" w:rsidTr="00C20598">
        <w:trPr>
          <w:trHeight w:val="360"/>
        </w:trPr>
        <w:tc>
          <w:tcPr>
            <w:tcW w:w="5344" w:type="dxa"/>
          </w:tcPr>
          <w:p w14:paraId="64E0E594" w14:textId="77777777" w:rsidR="00C20598" w:rsidRPr="0047600B" w:rsidRDefault="00C20598" w:rsidP="00D30F85">
            <w:pPr>
              <w:rPr>
                <w:rFonts w:ascii="Calibri" w:hAnsi="Calibri"/>
                <w:sz w:val="14"/>
                <w:szCs w:val="14"/>
              </w:rPr>
            </w:pPr>
            <w:r>
              <w:rPr>
                <w:rFonts w:ascii="Calibri" w:hAnsi="Calibri"/>
                <w:sz w:val="14"/>
                <w:szCs w:val="14"/>
              </w:rPr>
              <w:t xml:space="preserve">Documentation Author </w:t>
            </w:r>
            <w:r w:rsidRPr="0047600B">
              <w:rPr>
                <w:rFonts w:ascii="Calibri" w:hAnsi="Calibri"/>
                <w:sz w:val="14"/>
                <w:szCs w:val="14"/>
              </w:rPr>
              <w:t>Name:</w:t>
            </w:r>
          </w:p>
        </w:tc>
        <w:tc>
          <w:tcPr>
            <w:tcW w:w="5424" w:type="dxa"/>
            <w:gridSpan w:val="3"/>
          </w:tcPr>
          <w:p w14:paraId="22D43D7A" w14:textId="77777777" w:rsidR="00C20598" w:rsidRPr="0047600B" w:rsidRDefault="00C20598" w:rsidP="00D30F85">
            <w:pPr>
              <w:rPr>
                <w:rFonts w:ascii="Calibri" w:hAnsi="Calibri"/>
                <w:sz w:val="14"/>
                <w:szCs w:val="14"/>
              </w:rPr>
            </w:pPr>
            <w:r>
              <w:rPr>
                <w:rFonts w:ascii="Calibri" w:hAnsi="Calibri"/>
                <w:sz w:val="14"/>
                <w:szCs w:val="14"/>
              </w:rPr>
              <w:t xml:space="preserve">Documentation Author </w:t>
            </w:r>
            <w:r w:rsidRPr="0047600B">
              <w:rPr>
                <w:rFonts w:ascii="Calibri" w:hAnsi="Calibri"/>
                <w:sz w:val="14"/>
                <w:szCs w:val="14"/>
              </w:rPr>
              <w:t>Signature:</w:t>
            </w:r>
          </w:p>
        </w:tc>
      </w:tr>
      <w:tr w:rsidR="00C20598" w:rsidRPr="0047600B" w14:paraId="0A13913B" w14:textId="77777777" w:rsidTr="00C20598">
        <w:trPr>
          <w:trHeight w:val="360"/>
        </w:trPr>
        <w:tc>
          <w:tcPr>
            <w:tcW w:w="5344" w:type="dxa"/>
          </w:tcPr>
          <w:p w14:paraId="1EC55078" w14:textId="77777777" w:rsidR="00C20598" w:rsidRPr="0047600B" w:rsidRDefault="00C20598" w:rsidP="00D30F85">
            <w:pPr>
              <w:rPr>
                <w:rFonts w:ascii="Calibri" w:hAnsi="Calibri"/>
                <w:sz w:val="14"/>
                <w:szCs w:val="14"/>
              </w:rPr>
            </w:pPr>
            <w:r>
              <w:rPr>
                <w:rFonts w:ascii="Calibri" w:hAnsi="Calibri"/>
                <w:sz w:val="14"/>
                <w:szCs w:val="14"/>
              </w:rPr>
              <w:t>Company</w:t>
            </w:r>
            <w:r w:rsidRPr="0047600B">
              <w:rPr>
                <w:rFonts w:ascii="Calibri" w:hAnsi="Calibri"/>
                <w:sz w:val="14"/>
                <w:szCs w:val="14"/>
              </w:rPr>
              <w:t>:</w:t>
            </w:r>
          </w:p>
        </w:tc>
        <w:tc>
          <w:tcPr>
            <w:tcW w:w="5424" w:type="dxa"/>
            <w:gridSpan w:val="3"/>
          </w:tcPr>
          <w:p w14:paraId="12ACCBCF" w14:textId="77777777" w:rsidR="00C20598" w:rsidRPr="0047600B" w:rsidRDefault="00C20598" w:rsidP="00D30F85">
            <w:pPr>
              <w:rPr>
                <w:rFonts w:ascii="Calibri" w:hAnsi="Calibri"/>
                <w:sz w:val="14"/>
                <w:szCs w:val="14"/>
              </w:rPr>
            </w:pPr>
            <w:r w:rsidRPr="0047600B">
              <w:rPr>
                <w:rFonts w:ascii="Calibri" w:hAnsi="Calibri"/>
                <w:sz w:val="14"/>
                <w:szCs w:val="14"/>
              </w:rPr>
              <w:t>Date</w:t>
            </w:r>
            <w:r>
              <w:rPr>
                <w:rFonts w:ascii="Calibri" w:hAnsi="Calibri"/>
                <w:sz w:val="14"/>
                <w:szCs w:val="14"/>
              </w:rPr>
              <w:t xml:space="preserve"> Signed</w:t>
            </w:r>
            <w:r w:rsidRPr="0047600B">
              <w:rPr>
                <w:rFonts w:ascii="Calibri" w:hAnsi="Calibri"/>
                <w:sz w:val="14"/>
                <w:szCs w:val="14"/>
              </w:rPr>
              <w:t>:</w:t>
            </w:r>
          </w:p>
        </w:tc>
      </w:tr>
      <w:tr w:rsidR="00C20598" w:rsidRPr="0047600B" w14:paraId="624B8F1F" w14:textId="77777777" w:rsidTr="00C20598">
        <w:trPr>
          <w:trHeight w:val="360"/>
        </w:trPr>
        <w:tc>
          <w:tcPr>
            <w:tcW w:w="5344" w:type="dxa"/>
          </w:tcPr>
          <w:p w14:paraId="2BB72D6C" w14:textId="77777777" w:rsidR="00C20598" w:rsidRPr="0047600B" w:rsidRDefault="00C20598" w:rsidP="00D30F85">
            <w:pPr>
              <w:rPr>
                <w:rFonts w:ascii="Calibri" w:hAnsi="Calibri"/>
                <w:sz w:val="14"/>
                <w:szCs w:val="14"/>
              </w:rPr>
            </w:pPr>
            <w:r w:rsidRPr="0047600B">
              <w:rPr>
                <w:rFonts w:ascii="Calibri" w:hAnsi="Calibri"/>
                <w:sz w:val="14"/>
                <w:szCs w:val="14"/>
              </w:rPr>
              <w:t>Address:</w:t>
            </w:r>
          </w:p>
        </w:tc>
        <w:tc>
          <w:tcPr>
            <w:tcW w:w="5424" w:type="dxa"/>
            <w:gridSpan w:val="3"/>
          </w:tcPr>
          <w:p w14:paraId="2D56496C" w14:textId="77777777" w:rsidR="00C20598" w:rsidRPr="0047600B" w:rsidRDefault="00C20598" w:rsidP="00D30F85">
            <w:pPr>
              <w:rPr>
                <w:rFonts w:ascii="Calibri" w:hAnsi="Calibri"/>
                <w:sz w:val="14"/>
                <w:szCs w:val="14"/>
              </w:rPr>
            </w:pPr>
            <w:r>
              <w:rPr>
                <w:rFonts w:ascii="Calibri" w:hAnsi="Calibri"/>
                <w:sz w:val="14"/>
                <w:szCs w:val="14"/>
              </w:rPr>
              <w:t>CEA/HERS Certification Information (if a</w:t>
            </w:r>
            <w:r w:rsidRPr="0047600B">
              <w:rPr>
                <w:rFonts w:ascii="Calibri" w:hAnsi="Calibri"/>
                <w:sz w:val="14"/>
                <w:szCs w:val="14"/>
              </w:rPr>
              <w:t>pplicable</w:t>
            </w:r>
            <w:r>
              <w:rPr>
                <w:rFonts w:ascii="Calibri" w:hAnsi="Calibri"/>
                <w:sz w:val="14"/>
                <w:szCs w:val="14"/>
              </w:rPr>
              <w:t>)</w:t>
            </w:r>
            <w:r w:rsidRPr="0047600B">
              <w:rPr>
                <w:rFonts w:ascii="Calibri" w:hAnsi="Calibri"/>
                <w:sz w:val="14"/>
                <w:szCs w:val="14"/>
              </w:rPr>
              <w:t>:</w:t>
            </w:r>
          </w:p>
        </w:tc>
      </w:tr>
      <w:tr w:rsidR="00C20598" w:rsidRPr="0047600B" w14:paraId="747B3CCF" w14:textId="77777777" w:rsidTr="00C20598">
        <w:trPr>
          <w:trHeight w:val="360"/>
        </w:trPr>
        <w:tc>
          <w:tcPr>
            <w:tcW w:w="5344" w:type="dxa"/>
          </w:tcPr>
          <w:p w14:paraId="07BE7EC4" w14:textId="77777777" w:rsidR="00C20598" w:rsidRPr="0047600B" w:rsidRDefault="00C20598" w:rsidP="00D30F85">
            <w:pPr>
              <w:rPr>
                <w:rFonts w:ascii="Calibri" w:hAnsi="Calibri"/>
                <w:sz w:val="14"/>
                <w:szCs w:val="14"/>
              </w:rPr>
            </w:pPr>
            <w:r w:rsidRPr="0047600B">
              <w:rPr>
                <w:rFonts w:ascii="Calibri" w:hAnsi="Calibri"/>
                <w:sz w:val="14"/>
                <w:szCs w:val="14"/>
              </w:rPr>
              <w:t>City/State/Zip:</w:t>
            </w:r>
          </w:p>
        </w:tc>
        <w:tc>
          <w:tcPr>
            <w:tcW w:w="5424" w:type="dxa"/>
            <w:gridSpan w:val="3"/>
          </w:tcPr>
          <w:p w14:paraId="3211EB43" w14:textId="77777777" w:rsidR="00C20598" w:rsidRPr="0047600B" w:rsidRDefault="00C20598" w:rsidP="00D30F85">
            <w:pPr>
              <w:rPr>
                <w:rFonts w:ascii="Calibri" w:hAnsi="Calibri"/>
                <w:sz w:val="14"/>
                <w:szCs w:val="14"/>
              </w:rPr>
            </w:pPr>
            <w:r w:rsidRPr="0047600B">
              <w:rPr>
                <w:rFonts w:ascii="Calibri" w:hAnsi="Calibri"/>
                <w:sz w:val="14"/>
                <w:szCs w:val="14"/>
              </w:rPr>
              <w:t>Phone:</w:t>
            </w:r>
          </w:p>
        </w:tc>
      </w:tr>
      <w:tr w:rsidR="00C20598" w14:paraId="3326195C" w14:textId="77777777" w:rsidTr="00C20598">
        <w:tblPrEx>
          <w:tblCellMar>
            <w:left w:w="115" w:type="dxa"/>
            <w:right w:w="115" w:type="dxa"/>
          </w:tblCellMar>
        </w:tblPrEx>
        <w:trPr>
          <w:trHeight w:val="296"/>
        </w:trPr>
        <w:tc>
          <w:tcPr>
            <w:tcW w:w="10768" w:type="dxa"/>
            <w:gridSpan w:val="4"/>
            <w:vAlign w:val="center"/>
          </w:tcPr>
          <w:p w14:paraId="36D8B860" w14:textId="77777777" w:rsidR="00C20598" w:rsidRDefault="00C20598" w:rsidP="00D30F8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 xml:space="preserve">Responsible Person's </w:t>
            </w:r>
            <w:r w:rsidRPr="008E6C57">
              <w:rPr>
                <w:rFonts w:ascii="Calibri" w:hAnsi="Calibri" w:cs="Arial"/>
                <w:b/>
                <w:caps/>
                <w:sz w:val="18"/>
                <w:szCs w:val="18"/>
              </w:rPr>
              <w:t>Declaration statement</w:t>
            </w:r>
            <w:r>
              <w:rPr>
                <w:rFonts w:ascii="Calibri" w:hAnsi="Calibri" w:cs="Arial"/>
                <w:b/>
                <w:caps/>
                <w:sz w:val="18"/>
                <w:szCs w:val="18"/>
              </w:rPr>
              <w:t xml:space="preserve"> </w:t>
            </w:r>
          </w:p>
        </w:tc>
      </w:tr>
      <w:tr w:rsidR="00C20598" w:rsidRPr="00BA699E" w14:paraId="24C03AA7" w14:textId="77777777" w:rsidTr="00C20598">
        <w:tblPrEx>
          <w:tblCellMar>
            <w:left w:w="115" w:type="dxa"/>
            <w:right w:w="115" w:type="dxa"/>
          </w:tblCellMar>
        </w:tblPrEx>
        <w:trPr>
          <w:trHeight w:val="504"/>
        </w:trPr>
        <w:tc>
          <w:tcPr>
            <w:tcW w:w="10768" w:type="dxa"/>
            <w:gridSpan w:val="4"/>
          </w:tcPr>
          <w:p w14:paraId="57A7BA22" w14:textId="77777777" w:rsidR="00C20598" w:rsidRPr="00B706BB" w:rsidRDefault="00C20598" w:rsidP="00D30F85">
            <w:pPr>
              <w:pStyle w:val="p2"/>
              <w:keepNext/>
              <w:tabs>
                <w:tab w:val="clear" w:pos="357"/>
              </w:tabs>
              <w:spacing w:line="240" w:lineRule="auto"/>
              <w:ind w:left="0" w:right="90" w:firstLine="0"/>
              <w:rPr>
                <w:rFonts w:ascii="Calibri" w:hAnsi="Calibri"/>
                <w:sz w:val="18"/>
                <w:szCs w:val="18"/>
              </w:rPr>
            </w:pPr>
            <w:r w:rsidRPr="00B706BB">
              <w:rPr>
                <w:rFonts w:ascii="Calibri" w:hAnsi="Calibri"/>
                <w:sz w:val="18"/>
                <w:szCs w:val="18"/>
              </w:rPr>
              <w:t xml:space="preserve">I certify the following under penalty of perjury, under the laws of the State of California: </w:t>
            </w:r>
          </w:p>
          <w:p w14:paraId="589C90C7" w14:textId="77777777" w:rsidR="00C20598" w:rsidRPr="00B706BB" w:rsidRDefault="00C20598" w:rsidP="00C20598">
            <w:pPr>
              <w:pStyle w:val="p2"/>
              <w:keepNext/>
              <w:numPr>
                <w:ilvl w:val="0"/>
                <w:numId w:val="27"/>
              </w:numPr>
              <w:tabs>
                <w:tab w:val="clear" w:pos="357"/>
              </w:tabs>
              <w:spacing w:line="240" w:lineRule="auto"/>
              <w:ind w:right="90"/>
              <w:rPr>
                <w:rFonts w:ascii="Calibri" w:hAnsi="Calibri"/>
                <w:sz w:val="18"/>
                <w:szCs w:val="18"/>
              </w:rPr>
            </w:pPr>
            <w:r>
              <w:rPr>
                <w:rFonts w:ascii="Calibri" w:hAnsi="Calibri"/>
                <w:sz w:val="18"/>
                <w:szCs w:val="18"/>
              </w:rPr>
              <w:t xml:space="preserve">The </w:t>
            </w:r>
            <w:r w:rsidRPr="008E6C57">
              <w:rPr>
                <w:rFonts w:ascii="Calibri" w:hAnsi="Calibri"/>
                <w:sz w:val="18"/>
                <w:szCs w:val="18"/>
              </w:rPr>
              <w:t xml:space="preserve">information provided on this </w:t>
            </w:r>
            <w:r>
              <w:rPr>
                <w:rFonts w:ascii="Calibri" w:hAnsi="Calibri"/>
                <w:sz w:val="18"/>
                <w:szCs w:val="18"/>
              </w:rPr>
              <w:t>Certificate of Verification</w:t>
            </w:r>
            <w:r w:rsidRPr="008E6C57">
              <w:rPr>
                <w:rFonts w:ascii="Calibri" w:hAnsi="Calibri"/>
                <w:sz w:val="18"/>
                <w:szCs w:val="18"/>
              </w:rPr>
              <w:t xml:space="preserve"> is true and correct.</w:t>
            </w:r>
          </w:p>
          <w:p w14:paraId="096B07C0" w14:textId="77777777" w:rsidR="00C20598" w:rsidRPr="00907289" w:rsidRDefault="00C20598" w:rsidP="00C20598">
            <w:pPr>
              <w:pStyle w:val="p2"/>
              <w:keepNext/>
              <w:numPr>
                <w:ilvl w:val="0"/>
                <w:numId w:val="27"/>
              </w:numPr>
              <w:tabs>
                <w:tab w:val="clear" w:pos="357"/>
              </w:tabs>
              <w:spacing w:line="240" w:lineRule="auto"/>
              <w:ind w:right="90"/>
              <w:rPr>
                <w:rFonts w:ascii="Calibri" w:hAnsi="Calibri"/>
                <w:sz w:val="18"/>
                <w:szCs w:val="18"/>
              </w:rPr>
            </w:pPr>
            <w:r>
              <w:rPr>
                <w:rFonts w:ascii="Calibri" w:hAnsi="Calibri"/>
                <w:sz w:val="18"/>
                <w:szCs w:val="18"/>
              </w:rPr>
              <w:t>I am the certified HERS R</w:t>
            </w:r>
            <w:r w:rsidRPr="00907289">
              <w:rPr>
                <w:rFonts w:ascii="Calibri" w:hAnsi="Calibri"/>
                <w:sz w:val="18"/>
                <w:szCs w:val="18"/>
              </w:rPr>
              <w:t xml:space="preserve">ater who performed the verification </w:t>
            </w:r>
            <w:r>
              <w:rPr>
                <w:rFonts w:ascii="Calibri" w:hAnsi="Calibri"/>
                <w:sz w:val="18"/>
                <w:szCs w:val="18"/>
              </w:rPr>
              <w:t>identified and reported on this C</w:t>
            </w:r>
            <w:r w:rsidRPr="00907289">
              <w:rPr>
                <w:rFonts w:ascii="Calibri" w:hAnsi="Calibri"/>
                <w:sz w:val="18"/>
                <w:szCs w:val="18"/>
              </w:rPr>
              <w:t>ertificate</w:t>
            </w:r>
            <w:r>
              <w:rPr>
                <w:rFonts w:ascii="Calibri" w:hAnsi="Calibri"/>
                <w:sz w:val="18"/>
                <w:szCs w:val="18"/>
              </w:rPr>
              <w:t xml:space="preserve"> of Verification (responsible rater)</w:t>
            </w:r>
            <w:r w:rsidRPr="00907289">
              <w:rPr>
                <w:rFonts w:ascii="Calibri" w:hAnsi="Calibri"/>
                <w:sz w:val="18"/>
                <w:szCs w:val="18"/>
              </w:rPr>
              <w:t>.</w:t>
            </w:r>
          </w:p>
          <w:p w14:paraId="6A1501FA" w14:textId="77777777" w:rsidR="00C20598" w:rsidRDefault="00C20598" w:rsidP="00C20598">
            <w:pPr>
              <w:pStyle w:val="p2"/>
              <w:keepNext/>
              <w:numPr>
                <w:ilvl w:val="0"/>
                <w:numId w:val="27"/>
              </w:numPr>
              <w:tabs>
                <w:tab w:val="clear" w:pos="357"/>
              </w:tabs>
              <w:spacing w:line="240" w:lineRule="auto"/>
              <w:ind w:right="90"/>
              <w:rPr>
                <w:rFonts w:ascii="Calibri" w:hAnsi="Calibri"/>
                <w:sz w:val="18"/>
                <w:szCs w:val="18"/>
              </w:rPr>
            </w:pPr>
            <w:r>
              <w:rPr>
                <w:rFonts w:ascii="Calibri" w:hAnsi="Calibri"/>
                <w:sz w:val="18"/>
                <w:szCs w:val="18"/>
              </w:rPr>
              <w:t xml:space="preserve">The </w:t>
            </w:r>
            <w:r w:rsidRPr="00B706BB">
              <w:rPr>
                <w:rFonts w:ascii="Calibri" w:hAnsi="Calibri"/>
                <w:sz w:val="18"/>
                <w:szCs w:val="18"/>
              </w:rPr>
              <w:t>installed features, materials, components, manufactured devices, or system performance diagnostic results that require HERS verification</w:t>
            </w:r>
            <w:r>
              <w:rPr>
                <w:rFonts w:ascii="Calibri" w:hAnsi="Calibri"/>
                <w:sz w:val="18"/>
                <w:szCs w:val="18"/>
              </w:rPr>
              <w:t xml:space="preserve"> identified on this Certificate of Verification comply</w:t>
            </w:r>
            <w:r w:rsidRPr="00907289">
              <w:rPr>
                <w:rFonts w:ascii="Calibri" w:hAnsi="Calibri"/>
                <w:sz w:val="18"/>
                <w:szCs w:val="18"/>
              </w:rPr>
              <w:t xml:space="preserve"> with the applicable requirements in Reference Appendices </w:t>
            </w:r>
            <w:r w:rsidRPr="00057A11">
              <w:rPr>
                <w:rFonts w:ascii="Calibri" w:hAnsi="Calibri"/>
                <w:sz w:val="18"/>
                <w:szCs w:val="18"/>
              </w:rPr>
              <w:t>RA2</w:t>
            </w:r>
            <w:r>
              <w:rPr>
                <w:rFonts w:ascii="Calibri" w:hAnsi="Calibri"/>
                <w:sz w:val="18"/>
                <w:szCs w:val="18"/>
              </w:rPr>
              <w:t>,</w:t>
            </w:r>
            <w:r w:rsidRPr="00907289">
              <w:rPr>
                <w:rFonts w:ascii="Calibri" w:hAnsi="Calibri"/>
                <w:sz w:val="18"/>
                <w:szCs w:val="18"/>
              </w:rPr>
              <w:t xml:space="preserve"> </w:t>
            </w:r>
            <w:r w:rsidRPr="00057A11">
              <w:rPr>
                <w:rFonts w:ascii="Calibri" w:hAnsi="Calibri"/>
                <w:sz w:val="18"/>
                <w:szCs w:val="18"/>
              </w:rPr>
              <w:t>RA3</w:t>
            </w:r>
            <w:r>
              <w:rPr>
                <w:rFonts w:ascii="Calibri" w:hAnsi="Calibri"/>
                <w:sz w:val="18"/>
                <w:szCs w:val="18"/>
              </w:rPr>
              <w:t xml:space="preserve">, and </w:t>
            </w:r>
            <w:r w:rsidRPr="00907289">
              <w:rPr>
                <w:rFonts w:ascii="Calibri" w:hAnsi="Calibri"/>
                <w:sz w:val="18"/>
                <w:szCs w:val="18"/>
              </w:rPr>
              <w:t xml:space="preserve">the </w:t>
            </w:r>
            <w:r>
              <w:rPr>
                <w:rFonts w:ascii="Calibri" w:hAnsi="Calibri"/>
                <w:sz w:val="18"/>
                <w:szCs w:val="18"/>
              </w:rPr>
              <w:t xml:space="preserve">requirements specified on the </w:t>
            </w:r>
            <w:r w:rsidRPr="00907289">
              <w:rPr>
                <w:rFonts w:ascii="Calibri" w:hAnsi="Calibri"/>
                <w:sz w:val="18"/>
                <w:szCs w:val="18"/>
              </w:rPr>
              <w:t>Certifica</w:t>
            </w:r>
            <w:r>
              <w:rPr>
                <w:rFonts w:ascii="Calibri" w:hAnsi="Calibri"/>
                <w:sz w:val="18"/>
                <w:szCs w:val="18"/>
              </w:rPr>
              <w:t>te of Compliance</w:t>
            </w:r>
            <w:r w:rsidRPr="00907289">
              <w:rPr>
                <w:rFonts w:ascii="Calibri" w:hAnsi="Calibri"/>
                <w:sz w:val="18"/>
                <w:szCs w:val="18"/>
              </w:rPr>
              <w:t xml:space="preserve"> </w:t>
            </w:r>
            <w:r>
              <w:rPr>
                <w:rFonts w:ascii="Calibri" w:hAnsi="Calibri"/>
                <w:sz w:val="18"/>
                <w:szCs w:val="18"/>
              </w:rPr>
              <w:t xml:space="preserve">for the building </w:t>
            </w:r>
            <w:r w:rsidRPr="00907289">
              <w:rPr>
                <w:rFonts w:ascii="Calibri" w:hAnsi="Calibri"/>
                <w:sz w:val="18"/>
                <w:szCs w:val="18"/>
              </w:rPr>
              <w:t>appro</w:t>
            </w:r>
            <w:r>
              <w:rPr>
                <w:rFonts w:ascii="Calibri" w:hAnsi="Calibri"/>
                <w:sz w:val="18"/>
                <w:szCs w:val="18"/>
              </w:rPr>
              <w:t>ved by the enforcement agency.</w:t>
            </w:r>
          </w:p>
          <w:p w14:paraId="42F9BA9F" w14:textId="77777777" w:rsidR="00C20598" w:rsidRDefault="00C20598" w:rsidP="00C20598">
            <w:pPr>
              <w:pStyle w:val="p2"/>
              <w:keepNext/>
              <w:numPr>
                <w:ilvl w:val="0"/>
                <w:numId w:val="27"/>
              </w:numPr>
              <w:tabs>
                <w:tab w:val="clear" w:pos="357"/>
              </w:tabs>
              <w:spacing w:line="240" w:lineRule="auto"/>
              <w:ind w:right="90"/>
              <w:rPr>
                <w:rFonts w:ascii="Calibri" w:hAnsi="Calibri"/>
                <w:sz w:val="18"/>
                <w:szCs w:val="18"/>
              </w:rPr>
            </w:pPr>
            <w:r>
              <w:rPr>
                <w:rFonts w:ascii="Calibri" w:hAnsi="Calibri"/>
                <w:sz w:val="18"/>
                <w:szCs w:val="18"/>
              </w:rPr>
              <w:t xml:space="preserve"> The </w:t>
            </w:r>
            <w:r w:rsidRPr="00907289">
              <w:rPr>
                <w:rFonts w:ascii="Calibri" w:hAnsi="Calibri"/>
                <w:sz w:val="18"/>
                <w:szCs w:val="18"/>
              </w:rPr>
              <w:t xml:space="preserve">information reported on applicable sections of </w:t>
            </w:r>
            <w:r>
              <w:rPr>
                <w:rFonts w:ascii="Calibri" w:hAnsi="Calibri"/>
                <w:sz w:val="18"/>
                <w:szCs w:val="18"/>
              </w:rPr>
              <w:t>the</w:t>
            </w:r>
            <w:r w:rsidRPr="00BA699E">
              <w:rPr>
                <w:rFonts w:ascii="Calibri" w:hAnsi="Calibri"/>
                <w:sz w:val="18"/>
                <w:szCs w:val="18"/>
              </w:rPr>
              <w:t xml:space="preserve"> Certificate(s) of Installation </w:t>
            </w:r>
            <w:r>
              <w:rPr>
                <w:rFonts w:ascii="Calibri" w:hAnsi="Calibri"/>
                <w:sz w:val="18"/>
                <w:szCs w:val="18"/>
              </w:rPr>
              <w:t xml:space="preserve">(CF2R) </w:t>
            </w:r>
            <w:r w:rsidRPr="00BA699E">
              <w:rPr>
                <w:rFonts w:ascii="Calibri" w:hAnsi="Calibri"/>
                <w:sz w:val="18"/>
                <w:szCs w:val="18"/>
              </w:rPr>
              <w:t>signed and submitted by the person(s) responsible for the construction or installation</w:t>
            </w:r>
            <w:r w:rsidRPr="00907289">
              <w:rPr>
                <w:rFonts w:ascii="Calibri" w:hAnsi="Calibri"/>
                <w:sz w:val="18"/>
                <w:szCs w:val="18"/>
              </w:rPr>
              <w:t xml:space="preserve"> conforms to the requirements specified on the Certificate(s) of Compliance (</w:t>
            </w:r>
            <w:r>
              <w:rPr>
                <w:rFonts w:ascii="Calibri" w:hAnsi="Calibri"/>
                <w:sz w:val="18"/>
                <w:szCs w:val="18"/>
              </w:rPr>
              <w:t>CF1R</w:t>
            </w:r>
            <w:r w:rsidRPr="00907289">
              <w:rPr>
                <w:rFonts w:ascii="Calibri" w:hAnsi="Calibri"/>
                <w:sz w:val="18"/>
                <w:szCs w:val="18"/>
              </w:rPr>
              <w:t>) approved by the enforcement agency.</w:t>
            </w:r>
          </w:p>
          <w:p w14:paraId="017947B2" w14:textId="77777777" w:rsidR="00C20598" w:rsidRPr="00BA699E" w:rsidRDefault="00C20598" w:rsidP="00C20598">
            <w:pPr>
              <w:pStyle w:val="p2"/>
              <w:keepNext/>
              <w:numPr>
                <w:ilvl w:val="0"/>
                <w:numId w:val="27"/>
              </w:numPr>
              <w:tabs>
                <w:tab w:val="clear" w:pos="357"/>
              </w:tabs>
              <w:spacing w:line="240" w:lineRule="auto"/>
              <w:ind w:right="90"/>
              <w:rPr>
                <w:rFonts w:ascii="Calibri" w:hAnsi="Calibri"/>
                <w:sz w:val="18"/>
                <w:szCs w:val="18"/>
              </w:rPr>
            </w:pPr>
            <w:r w:rsidRPr="00760262">
              <w:rPr>
                <w:rFonts w:ascii="Calibri" w:hAnsi="Calibri"/>
                <w:sz w:val="18"/>
                <w:szCs w:val="18"/>
              </w:rPr>
              <w:t xml:space="preserve">I will ensure that a </w:t>
            </w:r>
            <w:r>
              <w:rPr>
                <w:rFonts w:ascii="Calibri" w:hAnsi="Calibri"/>
                <w:sz w:val="18"/>
                <w:szCs w:val="18"/>
              </w:rPr>
              <w:t>registered</w:t>
            </w:r>
            <w:r w:rsidRPr="00760262">
              <w:rPr>
                <w:rFonts w:ascii="Calibri" w:hAnsi="Calibri"/>
                <w:sz w:val="18"/>
                <w:szCs w:val="18"/>
              </w:rPr>
              <w:t xml:space="preserve"> copy of this Certificate of </w:t>
            </w:r>
            <w:r>
              <w:rPr>
                <w:rFonts w:ascii="Calibri" w:hAnsi="Calibri"/>
                <w:sz w:val="18"/>
                <w:szCs w:val="18"/>
              </w:rPr>
              <w:t>Verification</w:t>
            </w:r>
            <w:r w:rsidRPr="00760262">
              <w:rPr>
                <w:rFonts w:ascii="Calibri" w:hAnsi="Calibri"/>
                <w:sz w:val="18"/>
                <w:szCs w:val="18"/>
              </w:rPr>
              <w:t xml:space="preserve"> shall be </w:t>
            </w:r>
            <w:proofErr w:type="gramStart"/>
            <w:r w:rsidRPr="00760262">
              <w:rPr>
                <w:rFonts w:ascii="Calibri" w:hAnsi="Calibri"/>
                <w:sz w:val="18"/>
                <w:szCs w:val="18"/>
              </w:rPr>
              <w:t>posted, or</w:t>
            </w:r>
            <w:proofErr w:type="gramEnd"/>
            <w:r w:rsidRPr="00760262">
              <w:rPr>
                <w:rFonts w:ascii="Calibri" w:hAnsi="Calibri"/>
                <w:sz w:val="18"/>
                <w:szCs w:val="18"/>
              </w:rPr>
              <w:t xml:space="preserve"> made available with the building permit(s) issued for the building, and made available to the enforcement agency f</w:t>
            </w:r>
            <w:r>
              <w:rPr>
                <w:rFonts w:ascii="Calibri" w:hAnsi="Calibri"/>
                <w:sz w:val="18"/>
                <w:szCs w:val="18"/>
              </w:rPr>
              <w:t xml:space="preserve">or all applicable inspections. </w:t>
            </w:r>
            <w:r w:rsidRPr="00760262">
              <w:rPr>
                <w:rFonts w:ascii="Calibri" w:hAnsi="Calibri"/>
                <w:sz w:val="18"/>
                <w:szCs w:val="18"/>
              </w:rPr>
              <w:t xml:space="preserve">I understand that a </w:t>
            </w:r>
            <w:r>
              <w:rPr>
                <w:rFonts w:ascii="Calibri" w:hAnsi="Calibri"/>
                <w:sz w:val="18"/>
                <w:szCs w:val="18"/>
              </w:rPr>
              <w:t>registered</w:t>
            </w:r>
            <w:r w:rsidRPr="00760262">
              <w:rPr>
                <w:rFonts w:ascii="Calibri" w:hAnsi="Calibri"/>
                <w:sz w:val="18"/>
                <w:szCs w:val="18"/>
              </w:rPr>
              <w:t xml:space="preserve"> copy of this Certificate of </w:t>
            </w:r>
            <w:r>
              <w:rPr>
                <w:rFonts w:ascii="Calibri" w:hAnsi="Calibri"/>
                <w:sz w:val="18"/>
                <w:szCs w:val="18"/>
              </w:rPr>
              <w:t>Verification</w:t>
            </w:r>
            <w:r w:rsidRPr="00760262">
              <w:rPr>
                <w:rFonts w:ascii="Calibri" w:hAnsi="Calibri"/>
                <w:sz w:val="18"/>
                <w:szCs w:val="18"/>
              </w:rPr>
              <w:t xml:space="preserve"> is required to be included with the documentation the builder provides to the building owner at occupancy.</w:t>
            </w:r>
            <w:r w:rsidRPr="008E6C57">
              <w:rPr>
                <w:rFonts w:ascii="Calibri" w:hAnsi="Calibri"/>
                <w:sz w:val="18"/>
                <w:szCs w:val="18"/>
              </w:rPr>
              <w:t xml:space="preserve">  </w:t>
            </w:r>
          </w:p>
        </w:tc>
      </w:tr>
      <w:tr w:rsidR="00C20598" w:rsidRPr="00026C7B" w14:paraId="1F5BAB03" w14:textId="77777777" w:rsidTr="00C20598">
        <w:tblPrEx>
          <w:tblCellMar>
            <w:left w:w="115" w:type="dxa"/>
            <w:right w:w="115" w:type="dxa"/>
          </w:tblCellMar>
        </w:tblPrEx>
        <w:trPr>
          <w:trHeight w:val="278"/>
        </w:trPr>
        <w:tc>
          <w:tcPr>
            <w:tcW w:w="10768" w:type="dxa"/>
            <w:gridSpan w:val="4"/>
            <w:vAlign w:val="center"/>
          </w:tcPr>
          <w:p w14:paraId="7D96DAFA" w14:textId="77777777" w:rsidR="00C20598" w:rsidRPr="00026C7B" w:rsidRDefault="00C20598" w:rsidP="00D30F8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sidRPr="00026C7B">
              <w:rPr>
                <w:rFonts w:ascii="Calibri" w:hAnsi="Calibri" w:cs="Arial"/>
                <w:b/>
                <w:caps/>
                <w:sz w:val="18"/>
                <w:szCs w:val="18"/>
              </w:rPr>
              <w:t>BUILDER OR INSTALLER INFORMATION AS SHOWN ON THE CERTIFICATE</w:t>
            </w:r>
            <w:r>
              <w:rPr>
                <w:rFonts w:ascii="Calibri" w:hAnsi="Calibri" w:cs="Arial"/>
                <w:b/>
                <w:caps/>
                <w:sz w:val="18"/>
                <w:szCs w:val="18"/>
              </w:rPr>
              <w:t xml:space="preserve"> OF INSTALLATION</w:t>
            </w:r>
          </w:p>
        </w:tc>
      </w:tr>
      <w:tr w:rsidR="00C20598" w:rsidRPr="008223A4" w14:paraId="445B169F" w14:textId="77777777" w:rsidTr="00C20598">
        <w:tblPrEx>
          <w:tblCellMar>
            <w:left w:w="115" w:type="dxa"/>
            <w:right w:w="115" w:type="dxa"/>
          </w:tblCellMar>
        </w:tblPrEx>
        <w:trPr>
          <w:trHeight w:hRule="exact" w:val="360"/>
        </w:trPr>
        <w:tc>
          <w:tcPr>
            <w:tcW w:w="10768" w:type="dxa"/>
            <w:gridSpan w:val="4"/>
            <w:vAlign w:val="center"/>
          </w:tcPr>
          <w:p w14:paraId="1ABC4977" w14:textId="77777777" w:rsidR="00C20598" w:rsidRPr="008223A4" w:rsidRDefault="00C20598" w:rsidP="00D30F8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8223A4">
              <w:rPr>
                <w:rFonts w:ascii="Calibri" w:hAnsi="Calibri"/>
                <w:sz w:val="14"/>
                <w:szCs w:val="14"/>
              </w:rPr>
              <w:t>Company N</w:t>
            </w:r>
            <w:r>
              <w:rPr>
                <w:rFonts w:ascii="Calibri" w:hAnsi="Calibri"/>
                <w:sz w:val="14"/>
                <w:szCs w:val="14"/>
              </w:rPr>
              <w:t>ame (Installing Subcontractor,</w:t>
            </w:r>
            <w:r w:rsidRPr="008223A4">
              <w:rPr>
                <w:rFonts w:ascii="Calibri" w:hAnsi="Calibri"/>
                <w:sz w:val="14"/>
                <w:szCs w:val="14"/>
              </w:rPr>
              <w:t xml:space="preserve"> General Contractor</w:t>
            </w:r>
            <w:r>
              <w:rPr>
                <w:rFonts w:ascii="Calibri" w:hAnsi="Calibri"/>
                <w:sz w:val="14"/>
                <w:szCs w:val="14"/>
              </w:rPr>
              <w:t>,</w:t>
            </w:r>
            <w:r w:rsidRPr="008223A4">
              <w:rPr>
                <w:rFonts w:ascii="Calibri" w:hAnsi="Calibri"/>
                <w:sz w:val="14"/>
                <w:szCs w:val="14"/>
              </w:rPr>
              <w:t xml:space="preserve"> or Builder/Owner):</w:t>
            </w:r>
          </w:p>
        </w:tc>
      </w:tr>
      <w:tr w:rsidR="00C20598" w:rsidRPr="008223A4" w14:paraId="1F523044" w14:textId="77777777" w:rsidTr="00C20598">
        <w:tblPrEx>
          <w:tblCellMar>
            <w:left w:w="115" w:type="dxa"/>
            <w:right w:w="115" w:type="dxa"/>
          </w:tblCellMar>
        </w:tblPrEx>
        <w:trPr>
          <w:trHeight w:hRule="exact" w:val="360"/>
        </w:trPr>
        <w:tc>
          <w:tcPr>
            <w:tcW w:w="5384" w:type="dxa"/>
            <w:gridSpan w:val="2"/>
          </w:tcPr>
          <w:p w14:paraId="757FBB08" w14:textId="77777777" w:rsidR="00C20598" w:rsidRPr="008223A4" w:rsidRDefault="00C20598" w:rsidP="00D30F85">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8223A4">
              <w:rPr>
                <w:rFonts w:ascii="Calibri" w:hAnsi="Calibri"/>
                <w:sz w:val="14"/>
                <w:szCs w:val="14"/>
              </w:rPr>
              <w:t xml:space="preserve">Responsible </w:t>
            </w:r>
            <w:r>
              <w:rPr>
                <w:rFonts w:ascii="Calibri" w:hAnsi="Calibri"/>
                <w:sz w:val="14"/>
                <w:szCs w:val="14"/>
              </w:rPr>
              <w:t>Builder or Installer</w:t>
            </w:r>
            <w:r w:rsidRPr="008223A4">
              <w:rPr>
                <w:rFonts w:ascii="Calibri" w:hAnsi="Calibri"/>
                <w:sz w:val="14"/>
                <w:szCs w:val="14"/>
              </w:rPr>
              <w:t xml:space="preserve"> Name:</w:t>
            </w:r>
          </w:p>
        </w:tc>
        <w:tc>
          <w:tcPr>
            <w:tcW w:w="5384" w:type="dxa"/>
            <w:gridSpan w:val="2"/>
          </w:tcPr>
          <w:p w14:paraId="403729FA" w14:textId="77777777" w:rsidR="00C20598" w:rsidRPr="008223A4" w:rsidRDefault="00C20598" w:rsidP="00D30F85">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8223A4">
              <w:rPr>
                <w:rFonts w:ascii="Calibri" w:hAnsi="Calibri"/>
                <w:sz w:val="14"/>
                <w:szCs w:val="14"/>
              </w:rPr>
              <w:t>CSLB License:</w:t>
            </w:r>
          </w:p>
        </w:tc>
      </w:tr>
      <w:tr w:rsidR="00C20598" w:rsidRPr="001B6B55" w14:paraId="7147AB6F" w14:textId="77777777" w:rsidTr="00C20598">
        <w:tblPrEx>
          <w:tblCellMar>
            <w:left w:w="108" w:type="dxa"/>
            <w:right w:w="108" w:type="dxa"/>
          </w:tblCellMar>
        </w:tblPrEx>
        <w:trPr>
          <w:trHeight w:hRule="exact" w:val="288"/>
        </w:trPr>
        <w:tc>
          <w:tcPr>
            <w:tcW w:w="10768" w:type="dxa"/>
            <w:gridSpan w:val="4"/>
            <w:vAlign w:val="center"/>
          </w:tcPr>
          <w:p w14:paraId="2F126F61" w14:textId="77777777" w:rsidR="00C20598" w:rsidRPr="001B6B55" w:rsidRDefault="00C20598" w:rsidP="00D30F85">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proofErr w:type="gramStart"/>
            <w:r>
              <w:rPr>
                <w:rFonts w:ascii="Calibri" w:hAnsi="Calibri" w:cs="Arial"/>
                <w:b/>
                <w:caps/>
                <w:sz w:val="18"/>
                <w:szCs w:val="18"/>
              </w:rPr>
              <w:t>HERS</w:t>
            </w:r>
            <w:proofErr w:type="gramEnd"/>
            <w:r>
              <w:rPr>
                <w:rFonts w:ascii="Calibri" w:hAnsi="Calibri" w:cs="Arial"/>
                <w:b/>
                <w:caps/>
                <w:sz w:val="18"/>
                <w:szCs w:val="18"/>
              </w:rPr>
              <w:t xml:space="preserve"> PROVIDER DATA REGISTRY INFORMATION</w:t>
            </w:r>
          </w:p>
        </w:tc>
      </w:tr>
      <w:tr w:rsidR="00C20598" w:rsidRPr="008223A4" w14:paraId="40FAED33" w14:textId="77777777" w:rsidTr="00C20598">
        <w:tblPrEx>
          <w:tblCellMar>
            <w:left w:w="108" w:type="dxa"/>
            <w:right w:w="108" w:type="dxa"/>
          </w:tblCellMar>
        </w:tblPrEx>
        <w:trPr>
          <w:trHeight w:hRule="exact" w:val="360"/>
        </w:trPr>
        <w:tc>
          <w:tcPr>
            <w:tcW w:w="5391" w:type="dxa"/>
            <w:gridSpan w:val="3"/>
          </w:tcPr>
          <w:p w14:paraId="6588C14D" w14:textId="77777777" w:rsidR="00C20598" w:rsidRPr="008223A4" w:rsidRDefault="00C20598" w:rsidP="00D30F8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Pr>
                <w:rFonts w:ascii="Calibri" w:hAnsi="Calibri"/>
                <w:sz w:val="14"/>
                <w:szCs w:val="14"/>
              </w:rPr>
              <w:t>Sample Group Number</w:t>
            </w:r>
            <w:r w:rsidRPr="008223A4">
              <w:rPr>
                <w:rFonts w:ascii="Calibri" w:hAnsi="Calibri"/>
                <w:sz w:val="14"/>
                <w:szCs w:val="14"/>
              </w:rPr>
              <w:t xml:space="preserve"> (if applicable):</w:t>
            </w:r>
          </w:p>
        </w:tc>
        <w:tc>
          <w:tcPr>
            <w:tcW w:w="5377" w:type="dxa"/>
          </w:tcPr>
          <w:p w14:paraId="4A6C8A1A" w14:textId="77777777" w:rsidR="00C20598" w:rsidRPr="008223A4" w:rsidRDefault="00C20598" w:rsidP="00D30F8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C637A7">
              <w:rPr>
                <w:rFonts w:ascii="Calibri" w:hAnsi="Calibri"/>
                <w:sz w:val="14"/>
                <w:szCs w:val="14"/>
              </w:rPr>
              <w:t>Dwelling Test Status in Sample Group (if applicable)</w:t>
            </w:r>
          </w:p>
        </w:tc>
      </w:tr>
      <w:tr w:rsidR="00C20598" w:rsidRPr="001B6B55" w14:paraId="135518CF" w14:textId="77777777" w:rsidTr="00C20598">
        <w:tblPrEx>
          <w:tblCellMar>
            <w:left w:w="108" w:type="dxa"/>
            <w:right w:w="108" w:type="dxa"/>
          </w:tblCellMar>
        </w:tblPrEx>
        <w:trPr>
          <w:trHeight w:val="288"/>
        </w:trPr>
        <w:tc>
          <w:tcPr>
            <w:tcW w:w="10768" w:type="dxa"/>
            <w:gridSpan w:val="4"/>
            <w:vAlign w:val="center"/>
          </w:tcPr>
          <w:p w14:paraId="756A8AA0" w14:textId="77777777" w:rsidR="00C20598" w:rsidRPr="001B6B55" w:rsidRDefault="00C20598" w:rsidP="00D30F85">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proofErr w:type="gramStart"/>
            <w:r>
              <w:rPr>
                <w:rFonts w:ascii="Calibri" w:hAnsi="Calibri" w:cs="Arial"/>
                <w:b/>
                <w:caps/>
                <w:sz w:val="18"/>
                <w:szCs w:val="18"/>
              </w:rPr>
              <w:t>HERS</w:t>
            </w:r>
            <w:proofErr w:type="gramEnd"/>
            <w:r>
              <w:rPr>
                <w:rFonts w:ascii="Calibri" w:hAnsi="Calibri" w:cs="Arial"/>
                <w:b/>
                <w:caps/>
                <w:sz w:val="18"/>
                <w:szCs w:val="18"/>
              </w:rPr>
              <w:t xml:space="preserve"> RATER INFORMATION</w:t>
            </w:r>
          </w:p>
        </w:tc>
      </w:tr>
      <w:tr w:rsidR="00C20598" w:rsidRPr="008223A4" w14:paraId="61505DF7" w14:textId="77777777" w:rsidTr="00C20598">
        <w:tblPrEx>
          <w:tblCellMar>
            <w:left w:w="108" w:type="dxa"/>
            <w:right w:w="108" w:type="dxa"/>
          </w:tblCellMar>
        </w:tblPrEx>
        <w:trPr>
          <w:trHeight w:hRule="exact" w:val="360"/>
        </w:trPr>
        <w:tc>
          <w:tcPr>
            <w:tcW w:w="10768" w:type="dxa"/>
            <w:gridSpan w:val="4"/>
          </w:tcPr>
          <w:p w14:paraId="42A57A44" w14:textId="77777777" w:rsidR="00C20598" w:rsidRPr="008223A4" w:rsidRDefault="00C20598" w:rsidP="00D30F85">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223A4">
              <w:rPr>
                <w:rFonts w:ascii="Calibri" w:hAnsi="Calibri"/>
                <w:sz w:val="14"/>
                <w:szCs w:val="14"/>
              </w:rPr>
              <w:t>HERS Rater Company Name:</w:t>
            </w:r>
          </w:p>
        </w:tc>
      </w:tr>
      <w:tr w:rsidR="00C20598" w:rsidRPr="008223A4" w14:paraId="0E46962C" w14:textId="77777777" w:rsidTr="00C20598">
        <w:tblPrEx>
          <w:tblCellMar>
            <w:left w:w="108" w:type="dxa"/>
            <w:right w:w="108" w:type="dxa"/>
          </w:tblCellMar>
        </w:tblPrEx>
        <w:trPr>
          <w:trHeight w:hRule="exact" w:val="360"/>
        </w:trPr>
        <w:tc>
          <w:tcPr>
            <w:tcW w:w="5391" w:type="dxa"/>
            <w:gridSpan w:val="3"/>
          </w:tcPr>
          <w:p w14:paraId="6331AFB5" w14:textId="77777777" w:rsidR="00C20598" w:rsidRPr="008223A4" w:rsidRDefault="00C20598" w:rsidP="00D30F8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223A4">
              <w:rPr>
                <w:rFonts w:ascii="Calibri" w:hAnsi="Calibri"/>
                <w:sz w:val="14"/>
                <w:szCs w:val="14"/>
              </w:rPr>
              <w:t xml:space="preserve">Responsible </w:t>
            </w:r>
            <w:r>
              <w:rPr>
                <w:rFonts w:ascii="Calibri" w:hAnsi="Calibri"/>
                <w:sz w:val="14"/>
                <w:szCs w:val="14"/>
              </w:rPr>
              <w:t>Rater</w:t>
            </w:r>
            <w:r w:rsidRPr="008223A4">
              <w:rPr>
                <w:rFonts w:ascii="Calibri" w:hAnsi="Calibri"/>
                <w:sz w:val="14"/>
                <w:szCs w:val="14"/>
              </w:rPr>
              <w:t xml:space="preserve"> Name:</w:t>
            </w:r>
          </w:p>
        </w:tc>
        <w:tc>
          <w:tcPr>
            <w:tcW w:w="5377" w:type="dxa"/>
          </w:tcPr>
          <w:p w14:paraId="042EB0F0" w14:textId="77777777" w:rsidR="00C20598" w:rsidRPr="008223A4" w:rsidRDefault="00C20598" w:rsidP="00D30F8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223A4">
              <w:rPr>
                <w:rFonts w:ascii="Calibri" w:hAnsi="Calibri"/>
                <w:sz w:val="14"/>
                <w:szCs w:val="14"/>
              </w:rPr>
              <w:t>Responsible Rater Signature:</w:t>
            </w:r>
          </w:p>
        </w:tc>
      </w:tr>
      <w:tr w:rsidR="00C20598" w:rsidRPr="008223A4" w14:paraId="729E44C0" w14:textId="77777777" w:rsidTr="00C20598">
        <w:tblPrEx>
          <w:tblCellMar>
            <w:left w:w="108" w:type="dxa"/>
            <w:right w:w="108" w:type="dxa"/>
          </w:tblCellMar>
        </w:tblPrEx>
        <w:trPr>
          <w:trHeight w:hRule="exact" w:val="360"/>
        </w:trPr>
        <w:tc>
          <w:tcPr>
            <w:tcW w:w="5391" w:type="dxa"/>
            <w:gridSpan w:val="3"/>
          </w:tcPr>
          <w:p w14:paraId="44FBC530" w14:textId="77777777" w:rsidR="00C20598" w:rsidRPr="008223A4" w:rsidRDefault="00C20598" w:rsidP="00D30F8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Responsible Rater</w:t>
            </w:r>
            <w:r w:rsidRPr="008223A4">
              <w:rPr>
                <w:rFonts w:ascii="Calibri" w:hAnsi="Calibri"/>
                <w:sz w:val="14"/>
                <w:szCs w:val="14"/>
              </w:rPr>
              <w:t xml:space="preserve"> Certification Number w/ this HERS Provider</w:t>
            </w:r>
            <w:r>
              <w:rPr>
                <w:rFonts w:ascii="Calibri" w:hAnsi="Calibri"/>
                <w:sz w:val="14"/>
                <w:szCs w:val="14"/>
              </w:rPr>
              <w:t>:</w:t>
            </w:r>
          </w:p>
        </w:tc>
        <w:tc>
          <w:tcPr>
            <w:tcW w:w="5377" w:type="dxa"/>
          </w:tcPr>
          <w:p w14:paraId="09C8ACEA" w14:textId="77777777" w:rsidR="00C20598" w:rsidRPr="008223A4" w:rsidRDefault="00C20598" w:rsidP="00D30F8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223A4">
              <w:rPr>
                <w:rFonts w:ascii="Calibri" w:hAnsi="Calibri"/>
                <w:sz w:val="14"/>
                <w:szCs w:val="14"/>
              </w:rPr>
              <w:t>Date Signed:</w:t>
            </w:r>
          </w:p>
        </w:tc>
      </w:tr>
    </w:tbl>
    <w:p w14:paraId="4A3A5B0E" w14:textId="77777777" w:rsidR="00EA01F0" w:rsidRDefault="00EA01F0" w:rsidP="009762F6">
      <w:pPr>
        <w:ind w:hanging="677"/>
        <w:rPr>
          <w:rFonts w:ascii="Calibri" w:hAnsi="Calibri"/>
        </w:rPr>
      </w:pPr>
    </w:p>
    <w:p w14:paraId="4A3A5B0F"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b/>
        </w:rPr>
      </w:pPr>
    </w:p>
    <w:p w14:paraId="4A3A5B10"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b/>
        </w:rPr>
        <w:sectPr w:rsidR="00EA01F0" w:rsidSect="002B5597">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720" w:right="720" w:bottom="720" w:left="720" w:header="180" w:footer="576" w:gutter="0"/>
          <w:pgNumType w:start="1"/>
          <w:cols w:space="720"/>
          <w:docGrid w:linePitch="272"/>
        </w:sectPr>
      </w:pPr>
    </w:p>
    <w:p w14:paraId="4A3A5B11" w14:textId="1C10B2DB" w:rsidR="00EA01F0" w:rsidRPr="002F4374" w:rsidRDefault="009B5C14" w:rsidP="009B5C14">
      <w:pPr>
        <w:jc w:val="center"/>
        <w:rPr>
          <w:rFonts w:ascii="Calibri" w:hAnsi="Calibri"/>
          <w:b/>
          <w:szCs w:val="18"/>
        </w:rPr>
      </w:pPr>
      <w:r w:rsidRPr="002F4374">
        <w:rPr>
          <w:rFonts w:ascii="Calibri" w:hAnsi="Calibri"/>
          <w:b/>
          <w:szCs w:val="18"/>
        </w:rPr>
        <w:lastRenderedPageBreak/>
        <w:t>CF</w:t>
      </w:r>
      <w:r w:rsidR="00D30F85">
        <w:rPr>
          <w:rFonts w:ascii="Calibri" w:hAnsi="Calibri"/>
          <w:b/>
          <w:szCs w:val="18"/>
        </w:rPr>
        <w:t>3</w:t>
      </w:r>
      <w:r w:rsidRPr="002F4374">
        <w:rPr>
          <w:rFonts w:ascii="Calibri" w:hAnsi="Calibri"/>
          <w:b/>
          <w:szCs w:val="18"/>
        </w:rPr>
        <w:t>R-ENV-20</w:t>
      </w:r>
      <w:r w:rsidR="00F743C3">
        <w:rPr>
          <w:rFonts w:ascii="Calibri" w:hAnsi="Calibri"/>
          <w:b/>
          <w:szCs w:val="18"/>
        </w:rPr>
        <w:t>b</w:t>
      </w:r>
      <w:r w:rsidRPr="002F4374">
        <w:rPr>
          <w:rFonts w:ascii="Calibri" w:hAnsi="Calibri"/>
          <w:b/>
          <w:szCs w:val="18"/>
        </w:rPr>
        <w:t>-H User Instructions</w:t>
      </w:r>
    </w:p>
    <w:p w14:paraId="4A3A5B12" w14:textId="77777777" w:rsidR="00EA01F0" w:rsidRPr="00BF1ADA" w:rsidRDefault="00EA01F0" w:rsidP="009762F6">
      <w:pPr>
        <w:rPr>
          <w:rFonts w:ascii="Calibri" w:hAnsi="Calibri"/>
          <w:sz w:val="18"/>
          <w:szCs w:val="18"/>
        </w:rPr>
      </w:pPr>
    </w:p>
    <w:p w14:paraId="4A3A5B13" w14:textId="1CABFECB" w:rsidR="0009311F" w:rsidRPr="00621003" w:rsidRDefault="0009311F" w:rsidP="0009311F">
      <w:pPr>
        <w:rPr>
          <w:rFonts w:ascii="Calibri" w:hAnsi="Calibri"/>
          <w:b/>
          <w:sz w:val="18"/>
          <w:szCs w:val="18"/>
        </w:rPr>
      </w:pPr>
      <w:r w:rsidRPr="00621003">
        <w:rPr>
          <w:rFonts w:ascii="Calibri" w:hAnsi="Calibri"/>
          <w:b/>
          <w:sz w:val="18"/>
          <w:szCs w:val="18"/>
        </w:rPr>
        <w:t xml:space="preserve">Section A. </w:t>
      </w:r>
      <w:r w:rsidR="00EC07D1">
        <w:rPr>
          <w:rFonts w:ascii="Calibri" w:hAnsi="Calibri"/>
          <w:b/>
          <w:sz w:val="18"/>
          <w:szCs w:val="18"/>
        </w:rPr>
        <w:t>Enclosure</w:t>
      </w:r>
      <w:r w:rsidR="00EC07D1" w:rsidRPr="00621003">
        <w:rPr>
          <w:rFonts w:ascii="Calibri" w:hAnsi="Calibri"/>
          <w:b/>
          <w:sz w:val="18"/>
          <w:szCs w:val="18"/>
        </w:rPr>
        <w:t xml:space="preserve"> </w:t>
      </w:r>
      <w:r w:rsidRPr="00621003">
        <w:rPr>
          <w:rFonts w:ascii="Calibri" w:hAnsi="Calibri"/>
          <w:b/>
          <w:sz w:val="18"/>
          <w:szCs w:val="18"/>
        </w:rPr>
        <w:t xml:space="preserve">Air Leakage – General Information </w:t>
      </w:r>
    </w:p>
    <w:p w14:paraId="17281159" w14:textId="21C7A0CE" w:rsidR="00EC07D1" w:rsidRDefault="00EC07D1" w:rsidP="00EC07D1">
      <w:pPr>
        <w:pStyle w:val="ListParagraph"/>
        <w:numPr>
          <w:ilvl w:val="0"/>
          <w:numId w:val="15"/>
        </w:numPr>
        <w:rPr>
          <w:rFonts w:ascii="Calibri" w:hAnsi="Calibri"/>
          <w:sz w:val="18"/>
          <w:szCs w:val="18"/>
        </w:rPr>
      </w:pPr>
      <w:r>
        <w:rPr>
          <w:rFonts w:ascii="Calibri" w:hAnsi="Calibri"/>
          <w:sz w:val="18"/>
          <w:szCs w:val="18"/>
        </w:rPr>
        <w:t>This field is automatically filled from the CF1R which determines</w:t>
      </w:r>
      <w:r w:rsidR="00C65A7D">
        <w:rPr>
          <w:rFonts w:ascii="Calibri" w:hAnsi="Calibri"/>
          <w:sz w:val="18"/>
          <w:szCs w:val="18"/>
        </w:rPr>
        <w:t xml:space="preserve"> if</w:t>
      </w:r>
      <w:r w:rsidR="002E7F09">
        <w:rPr>
          <w:rFonts w:ascii="Calibri" w:hAnsi="Calibri"/>
          <w:sz w:val="18"/>
          <w:szCs w:val="18"/>
        </w:rPr>
        <w:t xml:space="preserve"> a</w:t>
      </w:r>
      <w:r>
        <w:rPr>
          <w:rFonts w:ascii="Calibri" w:hAnsi="Calibri"/>
          <w:sz w:val="18"/>
          <w:szCs w:val="18"/>
        </w:rPr>
        <w:t xml:space="preserve"> </w:t>
      </w:r>
      <w:r w:rsidR="002E7F09">
        <w:rPr>
          <w:rFonts w:ascii="Calibri" w:hAnsi="Calibri"/>
          <w:sz w:val="18"/>
          <w:szCs w:val="18"/>
        </w:rPr>
        <w:t xml:space="preserve">CFM50 </w:t>
      </w:r>
      <w:r>
        <w:rPr>
          <w:rFonts w:ascii="Calibri" w:hAnsi="Calibri"/>
          <w:sz w:val="18"/>
          <w:szCs w:val="18"/>
        </w:rPr>
        <w:t xml:space="preserve">compliance </w:t>
      </w:r>
      <w:r w:rsidR="005A57F7">
        <w:rPr>
          <w:rFonts w:ascii="Calibri" w:hAnsi="Calibri"/>
          <w:sz w:val="18"/>
          <w:szCs w:val="18"/>
        </w:rPr>
        <w:t>target value</w:t>
      </w:r>
      <w:r w:rsidR="00C65A7D">
        <w:rPr>
          <w:rFonts w:ascii="Calibri" w:hAnsi="Calibri"/>
          <w:sz w:val="18"/>
          <w:szCs w:val="18"/>
        </w:rPr>
        <w:t xml:space="preserve"> is required</w:t>
      </w:r>
      <w:r>
        <w:rPr>
          <w:rFonts w:ascii="Calibri" w:hAnsi="Calibri"/>
          <w:sz w:val="18"/>
          <w:szCs w:val="18"/>
        </w:rPr>
        <w:t>.</w:t>
      </w:r>
    </w:p>
    <w:p w14:paraId="772E421E" w14:textId="7BBBEED1" w:rsidR="00EC07D1" w:rsidDel="0021513C" w:rsidRDefault="00EC07D1" w:rsidP="00EC07D1">
      <w:pPr>
        <w:pStyle w:val="ListParagraph"/>
        <w:numPr>
          <w:ilvl w:val="0"/>
          <w:numId w:val="15"/>
        </w:numPr>
        <w:rPr>
          <w:del w:id="89" w:author="Shewmaker, Michael@Energy" w:date="2021-11-23T11:19:00Z"/>
          <w:rFonts w:ascii="Calibri" w:hAnsi="Calibri"/>
          <w:sz w:val="18"/>
          <w:szCs w:val="18"/>
        </w:rPr>
      </w:pPr>
      <w:del w:id="90" w:author="Shewmaker, Michael@Energy" w:date="2021-11-23T11:19:00Z">
        <w:r w:rsidDel="0021513C">
          <w:rPr>
            <w:rFonts w:ascii="Calibri" w:hAnsi="Calibri"/>
            <w:sz w:val="18"/>
            <w:szCs w:val="18"/>
          </w:rPr>
          <w:delText>This field is automatically filled from the CF1R w</w:delText>
        </w:r>
        <w:r w:rsidR="005A57F7" w:rsidDel="0021513C">
          <w:rPr>
            <w:rFonts w:ascii="Calibri" w:hAnsi="Calibri"/>
            <w:sz w:val="18"/>
            <w:szCs w:val="18"/>
          </w:rPr>
          <w:delText xml:space="preserve">hich determines </w:delText>
        </w:r>
        <w:r w:rsidR="00C65A7D" w:rsidDel="0021513C">
          <w:rPr>
            <w:rFonts w:ascii="Calibri" w:hAnsi="Calibri"/>
            <w:sz w:val="18"/>
            <w:szCs w:val="18"/>
          </w:rPr>
          <w:delText xml:space="preserve">if </w:delText>
        </w:r>
        <w:r w:rsidR="002E7F09" w:rsidDel="0021513C">
          <w:rPr>
            <w:rFonts w:ascii="Calibri" w:hAnsi="Calibri"/>
            <w:sz w:val="18"/>
            <w:szCs w:val="18"/>
          </w:rPr>
          <w:delText>a 0.3CFM/ft</w:delText>
        </w:r>
        <w:r w:rsidR="002E7F09" w:rsidRPr="00B5026C" w:rsidDel="0021513C">
          <w:rPr>
            <w:rFonts w:ascii="Calibri" w:hAnsi="Calibri"/>
            <w:sz w:val="18"/>
            <w:szCs w:val="18"/>
            <w:vertAlign w:val="superscript"/>
          </w:rPr>
          <w:delText>2</w:delText>
        </w:r>
        <w:r w:rsidR="002E7F09" w:rsidDel="0021513C">
          <w:rPr>
            <w:rFonts w:ascii="Calibri" w:hAnsi="Calibri"/>
            <w:sz w:val="18"/>
            <w:szCs w:val="18"/>
          </w:rPr>
          <w:delText xml:space="preserve"> </w:delText>
        </w:r>
        <w:r w:rsidR="005A57F7" w:rsidDel="0021513C">
          <w:rPr>
            <w:rFonts w:ascii="Calibri" w:hAnsi="Calibri"/>
            <w:sz w:val="18"/>
            <w:szCs w:val="18"/>
          </w:rPr>
          <w:delText>compliance target value</w:delText>
        </w:r>
        <w:r w:rsidR="00C65A7D" w:rsidDel="0021513C">
          <w:rPr>
            <w:rFonts w:ascii="Calibri" w:hAnsi="Calibri"/>
            <w:sz w:val="18"/>
            <w:szCs w:val="18"/>
          </w:rPr>
          <w:delText xml:space="preserve"> is required</w:delText>
        </w:r>
        <w:r w:rsidDel="0021513C">
          <w:rPr>
            <w:rFonts w:ascii="Calibri" w:hAnsi="Calibri"/>
            <w:sz w:val="18"/>
            <w:szCs w:val="18"/>
          </w:rPr>
          <w:delText>.</w:delText>
        </w:r>
      </w:del>
    </w:p>
    <w:p w14:paraId="44AB8158" w14:textId="31305071"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determines the CFM50 target </w:t>
      </w:r>
      <w:r w:rsidR="00B02DA6">
        <w:rPr>
          <w:rFonts w:ascii="Calibri" w:hAnsi="Calibri"/>
          <w:sz w:val="18"/>
          <w:szCs w:val="18"/>
        </w:rPr>
        <w:t>enclosure</w:t>
      </w:r>
      <w:r>
        <w:rPr>
          <w:rFonts w:ascii="Calibri" w:hAnsi="Calibri"/>
          <w:sz w:val="18"/>
          <w:szCs w:val="18"/>
        </w:rPr>
        <w:t xml:space="preserve"> air leakage from the CF1R if HERS verification </w:t>
      </w:r>
      <w:r w:rsidR="005A57F7">
        <w:rPr>
          <w:rFonts w:ascii="Calibri" w:hAnsi="Calibri"/>
          <w:sz w:val="18"/>
          <w:szCs w:val="18"/>
        </w:rPr>
        <w:t xml:space="preserve">of enclosure </w:t>
      </w:r>
      <w:r w:rsidR="00B02DA6">
        <w:rPr>
          <w:rFonts w:ascii="Calibri" w:hAnsi="Calibri"/>
          <w:sz w:val="18"/>
          <w:szCs w:val="18"/>
        </w:rPr>
        <w:t xml:space="preserve">air </w:t>
      </w:r>
      <w:r w:rsidR="005A57F7">
        <w:rPr>
          <w:rFonts w:ascii="Calibri" w:hAnsi="Calibri"/>
          <w:sz w:val="18"/>
          <w:szCs w:val="18"/>
        </w:rPr>
        <w:t xml:space="preserve">leakage </w:t>
      </w:r>
      <w:r>
        <w:rPr>
          <w:rFonts w:ascii="Calibri" w:hAnsi="Calibri"/>
          <w:sz w:val="18"/>
          <w:szCs w:val="18"/>
        </w:rPr>
        <w:t>is required.</w:t>
      </w:r>
    </w:p>
    <w:p w14:paraId="028DDDF8" w14:textId="6903D75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indoor temperature measured at the time that the </w:t>
      </w:r>
      <w:r w:rsidR="00B02DA6">
        <w:rPr>
          <w:rFonts w:ascii="Calibri" w:hAnsi="Calibri"/>
          <w:sz w:val="18"/>
          <w:szCs w:val="18"/>
        </w:rPr>
        <w:t>enclosure</w:t>
      </w:r>
      <w:r>
        <w:rPr>
          <w:rFonts w:ascii="Calibri" w:hAnsi="Calibri"/>
          <w:sz w:val="18"/>
          <w:szCs w:val="18"/>
        </w:rPr>
        <w:t xml:space="preserve"> air leakage test was performed.</w:t>
      </w:r>
    </w:p>
    <w:p w14:paraId="17893422" w14:textId="6767052B"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outdoor temperature measured at the time that the </w:t>
      </w:r>
      <w:r w:rsidR="00B02DA6">
        <w:rPr>
          <w:rFonts w:ascii="Calibri" w:hAnsi="Calibri"/>
          <w:sz w:val="18"/>
          <w:szCs w:val="18"/>
        </w:rPr>
        <w:t xml:space="preserve">enclosure </w:t>
      </w:r>
      <w:r>
        <w:rPr>
          <w:rFonts w:ascii="Calibri" w:hAnsi="Calibri"/>
          <w:sz w:val="18"/>
          <w:szCs w:val="18"/>
        </w:rPr>
        <w:t>air leakage test was performed.</w:t>
      </w:r>
    </w:p>
    <w:p w14:paraId="05A1C94F" w14:textId="77777777" w:rsidR="00EC07D1" w:rsidRDefault="00EC07D1" w:rsidP="00EC07D1">
      <w:pPr>
        <w:pStyle w:val="ListParagraph"/>
        <w:numPr>
          <w:ilvl w:val="0"/>
          <w:numId w:val="15"/>
        </w:numPr>
        <w:rPr>
          <w:rFonts w:ascii="Calibri" w:hAnsi="Calibri"/>
          <w:sz w:val="18"/>
          <w:szCs w:val="18"/>
        </w:rPr>
      </w:pPr>
      <w:r>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2AB494B9" w14:textId="4E970D1E"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 Enter the building elevation </w:t>
      </w:r>
      <w:r w:rsidR="00F47523">
        <w:rPr>
          <w:rFonts w:ascii="Calibri" w:hAnsi="Calibri"/>
          <w:sz w:val="18"/>
          <w:szCs w:val="18"/>
        </w:rPr>
        <w:t>above sea level. U</w:t>
      </w:r>
      <w:r>
        <w:rPr>
          <w:rFonts w:ascii="Calibri" w:hAnsi="Calibri"/>
          <w:sz w:val="18"/>
          <w:szCs w:val="18"/>
        </w:rPr>
        <w:t xml:space="preserve">se the value for the closest city found in </w:t>
      </w:r>
      <w:ins w:id="91" w:author="Shewmaker, Michael@Energy" w:date="2021-11-23T11:19:00Z">
        <w:r w:rsidR="0021513C">
          <w:rPr>
            <w:rFonts w:ascii="Calibri" w:hAnsi="Calibri"/>
            <w:sz w:val="18"/>
            <w:szCs w:val="18"/>
          </w:rPr>
          <w:t xml:space="preserve">Reference Appendices, </w:t>
        </w:r>
      </w:ins>
      <w:r>
        <w:rPr>
          <w:rFonts w:ascii="Calibri" w:hAnsi="Calibri"/>
          <w:sz w:val="18"/>
          <w:szCs w:val="18"/>
        </w:rPr>
        <w:t>Joint Appendix JA2.2</w:t>
      </w:r>
      <w:r w:rsidR="00F47523">
        <w:rPr>
          <w:rFonts w:ascii="Calibri" w:hAnsi="Calibri"/>
          <w:sz w:val="18"/>
          <w:szCs w:val="18"/>
        </w:rPr>
        <w:t>.</w:t>
      </w:r>
    </w:p>
    <w:p w14:paraId="6CBA3972" w14:textId="348BD402" w:rsidR="00EC07D1" w:rsidDel="0021513C" w:rsidRDefault="00EC07D1" w:rsidP="00EC07D1">
      <w:pPr>
        <w:pStyle w:val="ListParagraph"/>
        <w:numPr>
          <w:ilvl w:val="0"/>
          <w:numId w:val="15"/>
        </w:numPr>
        <w:rPr>
          <w:del w:id="92" w:author="Shewmaker, Michael@Energy" w:date="2021-11-23T11:19:00Z"/>
          <w:rFonts w:ascii="Calibri" w:hAnsi="Calibri"/>
          <w:sz w:val="18"/>
          <w:szCs w:val="18"/>
        </w:rPr>
      </w:pPr>
      <w:del w:id="93" w:author="Shewmaker, Michael@Energy" w:date="2021-11-23T11:19:00Z">
        <w:r w:rsidDel="0021513C">
          <w:rPr>
            <w:rFonts w:ascii="Calibri" w:hAnsi="Calibri"/>
            <w:sz w:val="18"/>
            <w:szCs w:val="18"/>
          </w:rPr>
          <w:delText>Enter the total dwelling unit floor area if HERS verification of dwelling compartmentalization leakage is required.</w:delText>
        </w:r>
      </w:del>
    </w:p>
    <w:p w14:paraId="3F3ACC1E" w14:textId="30C60A80" w:rsidR="00EC07D1" w:rsidDel="0021513C" w:rsidRDefault="00EC07D1" w:rsidP="00EC07D1">
      <w:pPr>
        <w:pStyle w:val="ListParagraph"/>
        <w:numPr>
          <w:ilvl w:val="0"/>
          <w:numId w:val="15"/>
        </w:numPr>
        <w:rPr>
          <w:del w:id="94" w:author="Shewmaker, Michael@Energy" w:date="2021-11-23T11:19:00Z"/>
          <w:rFonts w:ascii="Calibri" w:hAnsi="Calibri"/>
          <w:sz w:val="18"/>
          <w:szCs w:val="18"/>
        </w:rPr>
      </w:pPr>
      <w:del w:id="95" w:author="Shewmaker, Michael@Energy" w:date="2021-11-23T11:19:00Z">
        <w:r w:rsidDel="0021513C">
          <w:rPr>
            <w:rFonts w:ascii="Calibri" w:hAnsi="Calibri"/>
            <w:sz w:val="18"/>
            <w:szCs w:val="18"/>
          </w:rPr>
          <w:delText>Enter the total dwelling unit ceiling area if HERS verification of dwelling compartmentalization leakage is required.</w:delText>
        </w:r>
      </w:del>
    </w:p>
    <w:p w14:paraId="4DB55E8F" w14:textId="2E3CB83C" w:rsidR="00EC07D1" w:rsidDel="0021513C" w:rsidRDefault="00EC07D1" w:rsidP="00EC07D1">
      <w:pPr>
        <w:pStyle w:val="ListParagraph"/>
        <w:numPr>
          <w:ilvl w:val="0"/>
          <w:numId w:val="15"/>
        </w:numPr>
        <w:rPr>
          <w:del w:id="96" w:author="Shewmaker, Michael@Energy" w:date="2021-11-23T11:19:00Z"/>
          <w:rFonts w:ascii="Calibri" w:hAnsi="Calibri"/>
          <w:sz w:val="18"/>
          <w:szCs w:val="18"/>
        </w:rPr>
      </w:pPr>
      <w:del w:id="97" w:author="Shewmaker, Michael@Energy" w:date="2021-11-23T11:19:00Z">
        <w:r w:rsidDel="0021513C">
          <w:rPr>
            <w:rFonts w:ascii="Calibri" w:hAnsi="Calibri"/>
            <w:sz w:val="18"/>
            <w:szCs w:val="18"/>
          </w:rPr>
          <w:delText>Enter the total dwelling unit exterior wall area if HERS verification of dwelling compartmentalization leakage is required.</w:delText>
        </w:r>
      </w:del>
    </w:p>
    <w:p w14:paraId="41F96E9D" w14:textId="6C66301D" w:rsidR="00EC07D1" w:rsidDel="0021513C" w:rsidRDefault="00EC07D1" w:rsidP="00EC07D1">
      <w:pPr>
        <w:pStyle w:val="ListParagraph"/>
        <w:numPr>
          <w:ilvl w:val="0"/>
          <w:numId w:val="15"/>
        </w:numPr>
        <w:rPr>
          <w:del w:id="98" w:author="Shewmaker, Michael@Energy" w:date="2021-11-23T11:19:00Z"/>
          <w:rFonts w:ascii="Calibri" w:hAnsi="Calibri"/>
          <w:sz w:val="18"/>
          <w:szCs w:val="18"/>
        </w:rPr>
      </w:pPr>
      <w:del w:id="99" w:author="Shewmaker, Michael@Energy" w:date="2021-11-23T11:19:00Z">
        <w:r w:rsidDel="0021513C">
          <w:rPr>
            <w:rFonts w:ascii="Calibri" w:hAnsi="Calibri"/>
            <w:sz w:val="18"/>
            <w:szCs w:val="18"/>
          </w:rPr>
          <w:delText>Enter the total dwelling unit wall area shared with other dwelling units if HERS verification of dwelling compartmentalization leakage is required.</w:delText>
        </w:r>
      </w:del>
    </w:p>
    <w:p w14:paraId="19154EA3" w14:textId="6C88B925" w:rsidR="00EC07D1" w:rsidDel="0021513C" w:rsidRDefault="00EC07D1" w:rsidP="00EC07D1">
      <w:pPr>
        <w:pStyle w:val="ListParagraph"/>
        <w:numPr>
          <w:ilvl w:val="0"/>
          <w:numId w:val="15"/>
        </w:numPr>
        <w:rPr>
          <w:del w:id="100" w:author="Shewmaker, Michael@Energy" w:date="2021-11-23T11:19:00Z"/>
          <w:rFonts w:ascii="Calibri" w:hAnsi="Calibri"/>
          <w:sz w:val="18"/>
          <w:szCs w:val="18"/>
        </w:rPr>
      </w:pPr>
      <w:del w:id="101" w:author="Shewmaker, Michael@Energy" w:date="2021-11-23T11:19:00Z">
        <w:r w:rsidDel="0021513C">
          <w:rPr>
            <w:rFonts w:ascii="Calibri" w:hAnsi="Calibri"/>
            <w:sz w:val="18"/>
            <w:szCs w:val="18"/>
          </w:rPr>
          <w:delText xml:space="preserve">This field is automatically calculated as the sum of the total dwelling unit surface area </w:delText>
        </w:r>
        <w:r w:rsidR="005A57F7" w:rsidDel="0021513C">
          <w:rPr>
            <w:rFonts w:ascii="Calibri" w:hAnsi="Calibri"/>
            <w:sz w:val="18"/>
            <w:szCs w:val="18"/>
          </w:rPr>
          <w:delText>i</w:delText>
        </w:r>
        <w:r w:rsidDel="0021513C">
          <w:rPr>
            <w:rFonts w:ascii="Calibri" w:hAnsi="Calibri"/>
            <w:sz w:val="18"/>
            <w:szCs w:val="18"/>
          </w:rPr>
          <w:delText>f HERS verification of dwelling compartmentalization leakage is required.</w:delText>
        </w:r>
      </w:del>
    </w:p>
    <w:p w14:paraId="61766F45" w14:textId="5D9E9CF2" w:rsidR="00EC07D1" w:rsidDel="0021513C" w:rsidRDefault="00EC07D1" w:rsidP="00EC07D1">
      <w:pPr>
        <w:pStyle w:val="ListParagraph"/>
        <w:numPr>
          <w:ilvl w:val="0"/>
          <w:numId w:val="15"/>
        </w:numPr>
        <w:rPr>
          <w:del w:id="102" w:author="Shewmaker, Michael@Energy" w:date="2021-11-23T11:19:00Z"/>
          <w:rFonts w:ascii="Calibri" w:hAnsi="Calibri"/>
          <w:sz w:val="18"/>
          <w:szCs w:val="18"/>
        </w:rPr>
      </w:pPr>
      <w:del w:id="103" w:author="Shewmaker, Michael@Energy" w:date="2021-11-23T11:19:00Z">
        <w:r w:rsidDel="0021513C">
          <w:rPr>
            <w:rFonts w:ascii="Calibri" w:hAnsi="Calibri"/>
            <w:sz w:val="18"/>
            <w:szCs w:val="18"/>
          </w:rPr>
          <w:delText xml:space="preserve">This field is automatically calculated as the target dwelling unit compartmentalization leakage value if HERS verification of dwelling compartmentalization leakage is required. </w:delText>
        </w:r>
      </w:del>
    </w:p>
    <w:p w14:paraId="1797A2C7" w14:textId="0074A318"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date that the </w:t>
      </w:r>
      <w:r w:rsidR="00B02DA6">
        <w:rPr>
          <w:rFonts w:ascii="Calibri" w:hAnsi="Calibri"/>
          <w:sz w:val="18"/>
          <w:szCs w:val="18"/>
        </w:rPr>
        <w:t>enclosure</w:t>
      </w:r>
      <w:r>
        <w:rPr>
          <w:rFonts w:ascii="Calibri" w:hAnsi="Calibri"/>
          <w:sz w:val="18"/>
          <w:szCs w:val="18"/>
        </w:rPr>
        <w:t xml:space="preserve"> </w:t>
      </w:r>
      <w:r w:rsidR="00F47523">
        <w:rPr>
          <w:rFonts w:ascii="Calibri" w:hAnsi="Calibri"/>
          <w:sz w:val="18"/>
          <w:szCs w:val="18"/>
        </w:rPr>
        <w:t xml:space="preserve">air </w:t>
      </w:r>
      <w:r>
        <w:rPr>
          <w:rFonts w:ascii="Calibri" w:hAnsi="Calibri"/>
          <w:sz w:val="18"/>
          <w:szCs w:val="18"/>
        </w:rPr>
        <w:t>leakage test data was collected.</w:t>
      </w:r>
    </w:p>
    <w:p w14:paraId="26E3063C" w14:textId="05CF251E" w:rsidR="005A57F7" w:rsidRDefault="00AB4C89" w:rsidP="00EC07D1">
      <w:pPr>
        <w:pStyle w:val="ListParagraph"/>
        <w:numPr>
          <w:ilvl w:val="0"/>
          <w:numId w:val="15"/>
        </w:numPr>
        <w:rPr>
          <w:rFonts w:ascii="Calibri" w:hAnsi="Calibri"/>
          <w:sz w:val="18"/>
          <w:szCs w:val="18"/>
        </w:rPr>
      </w:pPr>
      <w:r>
        <w:rPr>
          <w:rFonts w:ascii="Calibri" w:hAnsi="Calibri"/>
          <w:sz w:val="18"/>
          <w:szCs w:val="18"/>
        </w:rPr>
        <w:t>Select the appropriate test procedure. This selection will determine which version of this document will be used (a or b). Not that newer manometers have automatic functions for compensating baseline (automatic baseline) and compensating for house pressures other than the target (50 Pa). It is preferable to use these when available.</w:t>
      </w:r>
    </w:p>
    <w:p w14:paraId="4A3A5B1C" w14:textId="77777777" w:rsidR="0009311F" w:rsidRPr="00BF1ADA" w:rsidRDefault="0009311F" w:rsidP="0009311F">
      <w:pPr>
        <w:rPr>
          <w:rFonts w:ascii="Calibri" w:hAnsi="Calibri"/>
          <w:sz w:val="18"/>
          <w:szCs w:val="18"/>
        </w:rPr>
      </w:pPr>
    </w:p>
    <w:p w14:paraId="4A3A5B1D" w14:textId="77777777" w:rsidR="0009311F" w:rsidRPr="00621003" w:rsidRDefault="0009311F" w:rsidP="0009311F">
      <w:pPr>
        <w:rPr>
          <w:rFonts w:ascii="Calibri" w:hAnsi="Calibri"/>
          <w:b/>
          <w:sz w:val="18"/>
          <w:szCs w:val="18"/>
        </w:rPr>
      </w:pPr>
      <w:r w:rsidRPr="00621003">
        <w:rPr>
          <w:rFonts w:ascii="Calibri" w:hAnsi="Calibri"/>
          <w:b/>
          <w:sz w:val="18"/>
          <w:szCs w:val="18"/>
        </w:rPr>
        <w:t>Section B. Diagnostic Equipment Information</w:t>
      </w:r>
    </w:p>
    <w:p w14:paraId="4A3A5B1E" w14:textId="2C9138F2"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 xml:space="preserve">manometers used to measure the </w:t>
      </w:r>
      <w:r w:rsidR="00DC0A4C">
        <w:rPr>
          <w:rFonts w:ascii="Calibri" w:hAnsi="Calibri"/>
          <w:sz w:val="18"/>
          <w:szCs w:val="18"/>
        </w:rPr>
        <w:t xml:space="preserve">enclosure </w:t>
      </w:r>
      <w:r>
        <w:rPr>
          <w:rFonts w:ascii="Calibri" w:hAnsi="Calibri"/>
          <w:sz w:val="18"/>
          <w:szCs w:val="18"/>
        </w:rPr>
        <w:t>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4A3A5B1F" w14:textId="5A425E4D"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0" w14:textId="3F288744"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DM-2 Mark II, DG700.</w:t>
      </w:r>
    </w:p>
    <w:p w14:paraId="4A3A5B21" w14:textId="10DA06A2"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serial number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w:t>
      </w:r>
    </w:p>
    <w:p w14:paraId="4A3A5B22" w14:textId="77777777"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4A3A5B23" w14:textId="23EFC5C5"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w:t>
      </w:r>
      <w:r w:rsidR="00DC0A4C">
        <w:rPr>
          <w:rFonts w:ascii="Calibri" w:hAnsi="Calibri"/>
          <w:sz w:val="18"/>
          <w:szCs w:val="18"/>
        </w:rPr>
        <w:t>0</w:t>
      </w:r>
      <w:r w:rsidRPr="00BF1ADA">
        <w:rPr>
          <w:rFonts w:ascii="Calibri" w:hAnsi="Calibri"/>
          <w:sz w:val="18"/>
          <w:szCs w:val="18"/>
        </w:rPr>
        <w:t>8 above, an error will appear.</w:t>
      </w:r>
    </w:p>
    <w:p w14:paraId="4A3A5B24" w14:textId="78E367BF" w:rsidR="0009311F" w:rsidRPr="002E227D"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number of blower door fan systems required to run simultaneously to pressurize the </w:t>
      </w:r>
      <w:r w:rsidR="00DC0A4C">
        <w:rPr>
          <w:rFonts w:ascii="Calibri" w:hAnsi="Calibri"/>
          <w:sz w:val="18"/>
          <w:szCs w:val="18"/>
        </w:rPr>
        <w:t>enclosure</w:t>
      </w:r>
      <w:r w:rsidR="00DC0A4C" w:rsidRPr="002E227D">
        <w:rPr>
          <w:rFonts w:ascii="Calibri" w:hAnsi="Calibri"/>
          <w:sz w:val="18"/>
          <w:szCs w:val="18"/>
        </w:rPr>
        <w:t xml:space="preserve"> </w:t>
      </w:r>
      <w:r w:rsidRPr="002E227D">
        <w:rPr>
          <w:rFonts w:ascii="Calibri" w:hAnsi="Calibri"/>
          <w:sz w:val="18"/>
          <w:szCs w:val="18"/>
        </w:rPr>
        <w:t xml:space="preserve">for the </w:t>
      </w:r>
      <w:r w:rsidR="00DC0A4C">
        <w:rPr>
          <w:rFonts w:ascii="Calibri" w:hAnsi="Calibri"/>
          <w:sz w:val="18"/>
          <w:szCs w:val="18"/>
        </w:rPr>
        <w:t>enclosure</w:t>
      </w:r>
      <w:r w:rsidRPr="002E227D">
        <w:rPr>
          <w:rFonts w:ascii="Calibri" w:hAnsi="Calibri"/>
          <w:sz w:val="18"/>
          <w:szCs w:val="18"/>
        </w:rPr>
        <w:t xml:space="preserve"> air leakage test. If more than one system is used, the fan flow numbers need to be manually added together, unless blower door software is used that will accommodate multiple fan systems running simultaneously.</w:t>
      </w:r>
    </w:p>
    <w:p w14:paraId="4A3A5B25" w14:textId="470FF84E"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6" w14:textId="4AB5B428"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US1000, Q46, BD3, BD4.</w:t>
      </w:r>
    </w:p>
    <w:p w14:paraId="4A3A5B27" w14:textId="37CD4AFB" w:rsidR="0009311F"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serial number of the fan used to collect the </w:t>
      </w:r>
      <w:r w:rsidR="00B02DA6">
        <w:rPr>
          <w:rFonts w:ascii="Calibri" w:hAnsi="Calibri"/>
          <w:sz w:val="18"/>
          <w:szCs w:val="18"/>
        </w:rPr>
        <w:t>enclosure</w:t>
      </w:r>
      <w:r w:rsidR="00B02DA6" w:rsidRPr="002E227D">
        <w:rPr>
          <w:rFonts w:ascii="Calibri" w:hAnsi="Calibri"/>
          <w:sz w:val="18"/>
          <w:szCs w:val="18"/>
        </w:rPr>
        <w:t xml:space="preserve"> </w:t>
      </w:r>
      <w:r w:rsidRPr="002E227D">
        <w:rPr>
          <w:rFonts w:ascii="Calibri" w:hAnsi="Calibri"/>
          <w:sz w:val="18"/>
          <w:szCs w:val="18"/>
        </w:rPr>
        <w:t>air leakage data.</w:t>
      </w:r>
    </w:p>
    <w:p w14:paraId="4A3A5B28" w14:textId="77777777" w:rsidR="0009311F" w:rsidRPr="009A74E8" w:rsidRDefault="0009311F" w:rsidP="0009311F">
      <w:pPr>
        <w:pStyle w:val="ListParagraph"/>
        <w:numPr>
          <w:ilvl w:val="0"/>
          <w:numId w:val="1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4A3A5B29" w14:textId="77777777" w:rsidR="0009311F" w:rsidRPr="00BF1ADA" w:rsidRDefault="0009311F" w:rsidP="0009311F">
      <w:pPr>
        <w:ind w:left="360"/>
        <w:rPr>
          <w:rFonts w:ascii="Calibri" w:hAnsi="Calibri"/>
          <w:sz w:val="18"/>
          <w:szCs w:val="18"/>
        </w:rPr>
      </w:pPr>
    </w:p>
    <w:p w14:paraId="4A3A5B2A" w14:textId="47AA2CC9" w:rsidR="0009311F" w:rsidRPr="00621003" w:rsidRDefault="0009311F" w:rsidP="0009311F">
      <w:pPr>
        <w:rPr>
          <w:rFonts w:ascii="Calibri" w:hAnsi="Calibri"/>
          <w:b/>
          <w:sz w:val="18"/>
          <w:szCs w:val="18"/>
        </w:rPr>
      </w:pPr>
      <w:r w:rsidRPr="00621003">
        <w:rPr>
          <w:rFonts w:ascii="Calibri" w:hAnsi="Calibri"/>
          <w:b/>
          <w:sz w:val="18"/>
          <w:szCs w:val="18"/>
        </w:rPr>
        <w:t xml:space="preserve">Section C. </w:t>
      </w:r>
      <w:r w:rsidR="009A5280">
        <w:rPr>
          <w:rFonts w:ascii="Calibri" w:hAnsi="Calibri"/>
          <w:b/>
          <w:sz w:val="18"/>
          <w:szCs w:val="18"/>
        </w:rPr>
        <w:t>Enclosure</w:t>
      </w:r>
      <w:r w:rsidR="009A5280" w:rsidRPr="00621003">
        <w:rPr>
          <w:rFonts w:ascii="Calibri" w:hAnsi="Calibri"/>
          <w:b/>
          <w:sz w:val="18"/>
          <w:szCs w:val="18"/>
        </w:rPr>
        <w:t xml:space="preserve"> </w:t>
      </w:r>
      <w:r w:rsidR="00D721FF">
        <w:rPr>
          <w:rFonts w:ascii="Calibri" w:hAnsi="Calibri"/>
          <w:b/>
          <w:sz w:val="18"/>
          <w:szCs w:val="18"/>
        </w:rPr>
        <w:t xml:space="preserve">Air </w:t>
      </w:r>
      <w:r w:rsidRPr="00621003">
        <w:rPr>
          <w:rFonts w:ascii="Calibri" w:hAnsi="Calibri"/>
          <w:b/>
          <w:sz w:val="18"/>
          <w:szCs w:val="18"/>
        </w:rPr>
        <w:t>Leakage Test (ENV20</w:t>
      </w:r>
      <w:r w:rsidR="00F743C3">
        <w:rPr>
          <w:rFonts w:ascii="Calibri" w:hAnsi="Calibri"/>
          <w:b/>
          <w:sz w:val="18"/>
          <w:szCs w:val="18"/>
        </w:rPr>
        <w:t>b</w:t>
      </w:r>
      <w:r w:rsidRPr="00621003">
        <w:rPr>
          <w:rFonts w:ascii="Calibri" w:hAnsi="Calibri"/>
          <w:b/>
          <w:sz w:val="18"/>
          <w:szCs w:val="18"/>
        </w:rPr>
        <w:t>)</w:t>
      </w:r>
    </w:p>
    <w:p w14:paraId="4A3A5B2B" w14:textId="7EB8C8B0"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091FBA">
        <w:rPr>
          <w:rFonts w:ascii="Calibri" w:hAnsi="Calibri"/>
          <w:sz w:val="18"/>
          <w:szCs w:val="18"/>
        </w:rPr>
        <w:t>t</w:t>
      </w:r>
      <w:r w:rsidRPr="00BF1ADA">
        <w:rPr>
          <w:rFonts w:ascii="Calibri" w:hAnsi="Calibri"/>
          <w:sz w:val="18"/>
          <w:szCs w:val="18"/>
        </w:rPr>
        <w:t xml:space="preserve">ime </w:t>
      </w:r>
      <w:r w:rsidR="00091FBA">
        <w:rPr>
          <w:rFonts w:ascii="Calibri" w:hAnsi="Calibri"/>
          <w:sz w:val="18"/>
          <w:szCs w:val="18"/>
        </w:rPr>
        <w:t>a</w:t>
      </w:r>
      <w:r w:rsidRPr="00BF1ADA">
        <w:rPr>
          <w:rFonts w:ascii="Calibri" w:hAnsi="Calibri"/>
          <w:sz w:val="18"/>
          <w:szCs w:val="18"/>
        </w:rPr>
        <w:t xml:space="preserve">verage </w:t>
      </w:r>
      <w:r w:rsidR="00091FBA">
        <w:rPr>
          <w:rFonts w:ascii="Calibri" w:hAnsi="Calibri"/>
          <w:sz w:val="18"/>
          <w:szCs w:val="18"/>
        </w:rPr>
        <w:t>p</w:t>
      </w:r>
      <w:r w:rsidRPr="00BF1ADA">
        <w:rPr>
          <w:rFonts w:ascii="Calibri" w:hAnsi="Calibri"/>
          <w:sz w:val="18"/>
          <w:szCs w:val="18"/>
        </w:rPr>
        <w:t>eriod used on the manometer during the test. Must be at least 10 seconds.</w:t>
      </w:r>
    </w:p>
    <w:p w14:paraId="4A3A5B2C" w14:textId="7210DE35" w:rsidR="0009311F" w:rsidRDefault="0009311F" w:rsidP="0009311F">
      <w:pPr>
        <w:pStyle w:val="ListParagraph"/>
        <w:numPr>
          <w:ilvl w:val="0"/>
          <w:numId w:val="17"/>
        </w:numPr>
        <w:rPr>
          <w:rFonts w:ascii="Calibri" w:hAnsi="Calibri"/>
          <w:sz w:val="18"/>
          <w:szCs w:val="18"/>
        </w:rPr>
      </w:pPr>
      <w:r>
        <w:rPr>
          <w:rFonts w:ascii="Calibri" w:hAnsi="Calibri"/>
          <w:sz w:val="18"/>
          <w:szCs w:val="18"/>
        </w:rPr>
        <w:t xml:space="preserve">Select the type of test being performed: Pressurization (air blowing into house) or </w:t>
      </w:r>
      <w:r w:rsidR="00C70CDD">
        <w:rPr>
          <w:rFonts w:ascii="Calibri" w:hAnsi="Calibri"/>
          <w:sz w:val="18"/>
          <w:szCs w:val="18"/>
        </w:rPr>
        <w:t>d</w:t>
      </w:r>
      <w:r>
        <w:rPr>
          <w:rFonts w:ascii="Calibri" w:hAnsi="Calibri"/>
          <w:sz w:val="18"/>
          <w:szCs w:val="18"/>
        </w:rPr>
        <w:t>epressurization (air blowing out of house).</w:t>
      </w:r>
      <w:r w:rsidRPr="009B5C14">
        <w:rPr>
          <w:rFonts w:ascii="Calibri" w:hAnsi="Calibri"/>
          <w:sz w:val="18"/>
          <w:szCs w:val="18"/>
        </w:rPr>
        <w:t xml:space="preserve"> </w:t>
      </w:r>
    </w:p>
    <w:p w14:paraId="4A3A5B2D" w14:textId="11F816FB"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A7427E">
        <w:rPr>
          <w:rFonts w:ascii="Calibri" w:hAnsi="Calibri"/>
          <w:sz w:val="18"/>
          <w:szCs w:val="18"/>
        </w:rPr>
        <w:t xml:space="preserve">pre-test baseline enclosure pressure. </w:t>
      </w:r>
      <w:r w:rsidR="006A4DFF">
        <w:rPr>
          <w:rFonts w:ascii="Calibri" w:hAnsi="Calibri"/>
          <w:sz w:val="18"/>
          <w:szCs w:val="18"/>
        </w:rPr>
        <w:t xml:space="preserve">This is the reading on the </w:t>
      </w:r>
      <w:r w:rsidR="00091FBA">
        <w:rPr>
          <w:rFonts w:ascii="Calibri" w:hAnsi="Calibri"/>
          <w:sz w:val="18"/>
          <w:szCs w:val="18"/>
        </w:rPr>
        <w:t xml:space="preserve">automatic </w:t>
      </w:r>
      <w:r w:rsidR="006A4DFF">
        <w:rPr>
          <w:rFonts w:ascii="Calibri" w:hAnsi="Calibri"/>
          <w:sz w:val="18"/>
          <w:szCs w:val="18"/>
        </w:rPr>
        <w:t>manometer with no fans turned on.</w:t>
      </w:r>
    </w:p>
    <w:p w14:paraId="000AA53E" w14:textId="48CFDF1D" w:rsidR="00C70CDD" w:rsidRDefault="00091FBA" w:rsidP="0009311F">
      <w:pPr>
        <w:pStyle w:val="ListParagraph"/>
        <w:numPr>
          <w:ilvl w:val="0"/>
          <w:numId w:val="17"/>
        </w:numPr>
        <w:rPr>
          <w:rFonts w:ascii="Calibri" w:hAnsi="Calibri"/>
          <w:sz w:val="18"/>
          <w:szCs w:val="18"/>
        </w:rPr>
      </w:pPr>
      <w:r>
        <w:rPr>
          <w:rFonts w:ascii="Calibri" w:hAnsi="Calibri"/>
          <w:sz w:val="18"/>
          <w:szCs w:val="18"/>
        </w:rPr>
        <w:t>Enter the induced enclosure pressure from the automatic manometer.</w:t>
      </w:r>
      <w:r w:rsidR="00C70CDD">
        <w:rPr>
          <w:rFonts w:ascii="Calibri" w:hAnsi="Calibri"/>
          <w:sz w:val="18"/>
          <w:szCs w:val="18"/>
        </w:rPr>
        <w:t xml:space="preserve"> </w:t>
      </w:r>
      <w:r w:rsidR="006A4DFF">
        <w:rPr>
          <w:rFonts w:ascii="Calibri" w:hAnsi="Calibri"/>
          <w:sz w:val="18"/>
          <w:szCs w:val="18"/>
        </w:rPr>
        <w:t xml:space="preserve">The goal is to achieve </w:t>
      </w:r>
      <w:r w:rsidR="006A4DFF">
        <w:rPr>
          <w:rFonts w:asciiTheme="minorHAnsi" w:hAnsiTheme="minorHAnsi"/>
          <w:sz w:val="18"/>
          <w:szCs w:val="18"/>
        </w:rPr>
        <w:t xml:space="preserve">50 </w:t>
      </w:r>
      <w:r w:rsidR="006A4DFF">
        <w:rPr>
          <w:rFonts w:asciiTheme="minorHAnsi" w:hAnsiTheme="minorHAnsi" w:cstheme="minorHAnsi"/>
          <w:sz w:val="18"/>
          <w:szCs w:val="18"/>
        </w:rPr>
        <w:t xml:space="preserve">± </w:t>
      </w:r>
      <w:r w:rsidR="006A4DFF">
        <w:rPr>
          <w:rFonts w:asciiTheme="minorHAnsi" w:hAnsiTheme="minorHAnsi"/>
          <w:sz w:val="18"/>
          <w:szCs w:val="18"/>
        </w:rPr>
        <w:t>3 Pa.</w:t>
      </w:r>
    </w:p>
    <w:p w14:paraId="0F1D0332" w14:textId="15C57458" w:rsidR="00C70CDD" w:rsidRDefault="00C70CDD"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This field determines if the pressure achieved is acceptable to proceed </w:t>
      </w:r>
      <w:r w:rsidR="006A4DFF">
        <w:rPr>
          <w:rFonts w:ascii="Calibri" w:hAnsi="Calibri"/>
          <w:sz w:val="18"/>
          <w:szCs w:val="18"/>
        </w:rPr>
        <w:t xml:space="preserve">with </w:t>
      </w:r>
      <w:r>
        <w:rPr>
          <w:rFonts w:ascii="Calibri" w:hAnsi="Calibri"/>
          <w:sz w:val="18"/>
          <w:szCs w:val="18"/>
        </w:rPr>
        <w:t xml:space="preserve">the </w:t>
      </w:r>
      <w:r w:rsidR="006A4DFF">
        <w:rPr>
          <w:rFonts w:ascii="Calibri" w:hAnsi="Calibri"/>
          <w:sz w:val="18"/>
          <w:szCs w:val="18"/>
        </w:rPr>
        <w:t xml:space="preserve">enclosure air leakage </w:t>
      </w:r>
      <w:r>
        <w:rPr>
          <w:rFonts w:ascii="Calibri" w:hAnsi="Calibri"/>
          <w:sz w:val="18"/>
          <w:szCs w:val="18"/>
        </w:rPr>
        <w:t>test.</w:t>
      </w:r>
    </w:p>
    <w:p w14:paraId="4A3A5B39" w14:textId="7D3D2A1B"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Enter the </w:t>
      </w:r>
      <w:r w:rsidR="00C70CDD">
        <w:rPr>
          <w:rFonts w:ascii="Calibri" w:hAnsi="Calibri"/>
          <w:sz w:val="18"/>
          <w:szCs w:val="18"/>
        </w:rPr>
        <w:t>measured nominal</w:t>
      </w:r>
      <w:r w:rsidR="00091FBA">
        <w:rPr>
          <w:rFonts w:ascii="Calibri" w:hAnsi="Calibri"/>
          <w:sz w:val="18"/>
          <w:szCs w:val="18"/>
        </w:rPr>
        <w:t xml:space="preserve"> CFM50</w:t>
      </w:r>
      <w:r w:rsidR="00C70CDD">
        <w:rPr>
          <w:rFonts w:ascii="Calibri" w:hAnsi="Calibri"/>
          <w:sz w:val="18"/>
          <w:szCs w:val="18"/>
        </w:rPr>
        <w:t xml:space="preserve">  </w:t>
      </w:r>
      <w:r>
        <w:rPr>
          <w:rFonts w:ascii="Calibri" w:hAnsi="Calibri"/>
          <w:sz w:val="18"/>
          <w:szCs w:val="18"/>
        </w:rPr>
        <w:t xml:space="preserve">from the </w:t>
      </w:r>
      <w:r w:rsidR="00091FBA">
        <w:rPr>
          <w:rFonts w:ascii="Calibri" w:hAnsi="Calibri"/>
          <w:sz w:val="18"/>
          <w:szCs w:val="18"/>
        </w:rPr>
        <w:t xml:space="preserve">automatic manometer. </w:t>
      </w:r>
    </w:p>
    <w:p w14:paraId="4A3A5B3A" w14:textId="5F756359" w:rsidR="0009311F" w:rsidRPr="00782762" w:rsidRDefault="0009311F" w:rsidP="00495F54">
      <w:pPr>
        <w:pStyle w:val="ListParagraph"/>
        <w:rPr>
          <w:rFonts w:ascii="Calibri" w:hAnsi="Calibri"/>
          <w:sz w:val="18"/>
          <w:szCs w:val="18"/>
        </w:rPr>
      </w:pPr>
    </w:p>
    <w:p w14:paraId="4A3A5B3B" w14:textId="77777777" w:rsidR="0009311F" w:rsidRDefault="0009311F" w:rsidP="0009311F">
      <w:pPr>
        <w:rPr>
          <w:rFonts w:ascii="Calibri" w:hAnsi="Calibri"/>
          <w:sz w:val="18"/>
          <w:szCs w:val="18"/>
        </w:rPr>
      </w:pPr>
    </w:p>
    <w:p w14:paraId="4A3A5B3C" w14:textId="77777777" w:rsidR="0009311F" w:rsidRPr="00621003" w:rsidRDefault="0009311F" w:rsidP="0009311F">
      <w:pPr>
        <w:rPr>
          <w:rFonts w:ascii="Calibri" w:hAnsi="Calibri"/>
          <w:b/>
          <w:sz w:val="18"/>
          <w:szCs w:val="18"/>
        </w:rPr>
      </w:pPr>
      <w:r w:rsidRPr="00621003">
        <w:rPr>
          <w:rFonts w:ascii="Calibri" w:hAnsi="Calibri"/>
          <w:b/>
          <w:sz w:val="18"/>
          <w:szCs w:val="18"/>
        </w:rPr>
        <w:t>Section D. Altitude and Temperature Correction</w:t>
      </w:r>
    </w:p>
    <w:p w14:paraId="4A3A5B3D" w14:textId="0DBB52D1"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This field is automatically calculated</w:t>
      </w:r>
      <w:r w:rsidR="00A8014F">
        <w:rPr>
          <w:rFonts w:ascii="Calibri" w:hAnsi="Calibri"/>
          <w:sz w:val="18"/>
          <w:szCs w:val="18"/>
        </w:rPr>
        <w:t>. This factor is determined based on the</w:t>
      </w:r>
      <w:r w:rsidR="00B02DA6">
        <w:rPr>
          <w:rFonts w:ascii="Calibri" w:hAnsi="Calibri"/>
          <w:sz w:val="18"/>
          <w:szCs w:val="18"/>
        </w:rPr>
        <w:t xml:space="preserve"> altitude and temperature of the building location</w:t>
      </w:r>
      <w:r w:rsidR="00FB41F0">
        <w:rPr>
          <w:rFonts w:ascii="Calibri" w:hAnsi="Calibri"/>
          <w:sz w:val="18"/>
          <w:szCs w:val="18"/>
        </w:rPr>
        <w:t xml:space="preserve"> using equation 4 in Section 9 of ASTM E779-1</w:t>
      </w:r>
      <w:ins w:id="104" w:author="Shewmaker, Michael@Energy" w:date="2021-11-23T12:02:00Z">
        <w:r w:rsidR="00636181">
          <w:rPr>
            <w:rFonts w:ascii="Calibri" w:hAnsi="Calibri"/>
            <w:sz w:val="18"/>
            <w:szCs w:val="18"/>
          </w:rPr>
          <w:t>9</w:t>
        </w:r>
      </w:ins>
      <w:del w:id="105" w:author="Shewmaker, Michael@Energy" w:date="2021-11-23T12:02:00Z">
        <w:r w:rsidR="00FB41F0" w:rsidDel="00636181">
          <w:rPr>
            <w:rFonts w:ascii="Calibri" w:hAnsi="Calibri"/>
            <w:sz w:val="18"/>
            <w:szCs w:val="18"/>
          </w:rPr>
          <w:delText>0</w:delText>
        </w:r>
      </w:del>
      <w:r w:rsidR="00B02DA6">
        <w:rPr>
          <w:rFonts w:ascii="Calibri" w:hAnsi="Calibri"/>
          <w:sz w:val="18"/>
          <w:szCs w:val="18"/>
        </w:rPr>
        <w:t>.</w:t>
      </w:r>
    </w:p>
    <w:p w14:paraId="4A3A5DEF" w14:textId="77777777" w:rsidR="0009311F" w:rsidRDefault="0009311F" w:rsidP="0009311F">
      <w:pPr>
        <w:pStyle w:val="ListParagraph"/>
        <w:rPr>
          <w:rFonts w:ascii="Calibri" w:hAnsi="Calibri"/>
          <w:sz w:val="18"/>
          <w:szCs w:val="18"/>
        </w:rPr>
      </w:pPr>
    </w:p>
    <w:p w14:paraId="4A3A5DF0" w14:textId="6D4C1E14"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 xml:space="preserve">This field is automatically calculated. The </w:t>
      </w:r>
      <w:r w:rsidR="00FB41F0">
        <w:rPr>
          <w:rFonts w:ascii="Calibri" w:hAnsi="Calibri"/>
          <w:sz w:val="18"/>
          <w:szCs w:val="18"/>
        </w:rPr>
        <w:t>c</w:t>
      </w:r>
      <w:r>
        <w:rPr>
          <w:rFonts w:ascii="Calibri" w:hAnsi="Calibri"/>
          <w:sz w:val="18"/>
          <w:szCs w:val="18"/>
        </w:rPr>
        <w:t xml:space="preserve">orrected CFM50 is the </w:t>
      </w:r>
      <w:r w:rsidR="00FB41F0">
        <w:rPr>
          <w:rFonts w:ascii="Calibri" w:hAnsi="Calibri"/>
          <w:sz w:val="18"/>
          <w:szCs w:val="18"/>
        </w:rPr>
        <w:t>n</w:t>
      </w:r>
      <w:r>
        <w:rPr>
          <w:rFonts w:ascii="Calibri" w:hAnsi="Calibri"/>
          <w:sz w:val="18"/>
          <w:szCs w:val="18"/>
        </w:rPr>
        <w:t xml:space="preserve">ominal CFM50 from Section C multiplied by the </w:t>
      </w:r>
      <w:r w:rsidR="00FB41F0">
        <w:rPr>
          <w:rFonts w:ascii="Calibri" w:hAnsi="Calibri"/>
          <w:sz w:val="18"/>
          <w:szCs w:val="18"/>
        </w:rPr>
        <w:t>a</w:t>
      </w:r>
      <w:r>
        <w:rPr>
          <w:rFonts w:ascii="Calibri" w:hAnsi="Calibri"/>
          <w:sz w:val="18"/>
          <w:szCs w:val="18"/>
        </w:rPr>
        <w:t xml:space="preserve">ltitude and </w:t>
      </w:r>
      <w:r w:rsidR="00FB41F0">
        <w:rPr>
          <w:rFonts w:ascii="Calibri" w:hAnsi="Calibri"/>
          <w:sz w:val="18"/>
          <w:szCs w:val="18"/>
        </w:rPr>
        <w:t>t</w:t>
      </w:r>
      <w:r>
        <w:rPr>
          <w:rFonts w:ascii="Calibri" w:hAnsi="Calibri"/>
          <w:sz w:val="18"/>
          <w:szCs w:val="18"/>
        </w:rPr>
        <w:t xml:space="preserve">emperature </w:t>
      </w:r>
      <w:r w:rsidR="00FB41F0">
        <w:rPr>
          <w:rFonts w:ascii="Calibri" w:hAnsi="Calibri"/>
          <w:sz w:val="18"/>
          <w:szCs w:val="18"/>
        </w:rPr>
        <w:t>c</w:t>
      </w:r>
      <w:r>
        <w:rPr>
          <w:rFonts w:ascii="Calibri" w:hAnsi="Calibri"/>
          <w:sz w:val="18"/>
          <w:szCs w:val="18"/>
        </w:rPr>
        <w:t xml:space="preserve">orrection </w:t>
      </w:r>
      <w:r w:rsidR="00FB41F0">
        <w:rPr>
          <w:rFonts w:ascii="Calibri" w:hAnsi="Calibri"/>
          <w:sz w:val="18"/>
          <w:szCs w:val="18"/>
        </w:rPr>
        <w:t>f</w:t>
      </w:r>
      <w:r>
        <w:rPr>
          <w:rFonts w:ascii="Calibri" w:hAnsi="Calibri"/>
          <w:sz w:val="18"/>
          <w:szCs w:val="18"/>
        </w:rPr>
        <w:t>actor.</w:t>
      </w:r>
    </w:p>
    <w:p w14:paraId="4A3A5DF1" w14:textId="77777777" w:rsidR="0009311F" w:rsidRPr="0091667B" w:rsidRDefault="0009311F" w:rsidP="0009311F">
      <w:pPr>
        <w:rPr>
          <w:rFonts w:ascii="Calibri" w:hAnsi="Calibri"/>
          <w:sz w:val="18"/>
          <w:szCs w:val="18"/>
        </w:rPr>
      </w:pPr>
    </w:p>
    <w:p w14:paraId="4A3A5DF2" w14:textId="77777777" w:rsidR="0009311F" w:rsidRPr="008F0D91" w:rsidRDefault="0009311F" w:rsidP="0009311F">
      <w:pPr>
        <w:rPr>
          <w:rFonts w:ascii="Calibri" w:hAnsi="Calibri"/>
          <w:b/>
          <w:sz w:val="18"/>
          <w:szCs w:val="18"/>
        </w:rPr>
      </w:pPr>
      <w:r>
        <w:rPr>
          <w:rFonts w:ascii="Calibri" w:hAnsi="Calibri"/>
          <w:b/>
          <w:sz w:val="18"/>
          <w:szCs w:val="18"/>
        </w:rPr>
        <w:lastRenderedPageBreak/>
        <w:t>Section E. Accuracy Adjustment</w:t>
      </w:r>
    </w:p>
    <w:p w14:paraId="68160731" w14:textId="7264A277" w:rsidR="00E223BF" w:rsidRDefault="0009311F" w:rsidP="00B5026C">
      <w:pPr>
        <w:pStyle w:val="ListParagraph"/>
        <w:numPr>
          <w:ilvl w:val="0"/>
          <w:numId w:val="19"/>
        </w:numPr>
        <w:rPr>
          <w:rFonts w:ascii="Calibri" w:hAnsi="Calibri"/>
          <w:sz w:val="18"/>
          <w:szCs w:val="18"/>
        </w:rPr>
      </w:pPr>
      <w:r>
        <w:rPr>
          <w:rFonts w:ascii="Calibri" w:hAnsi="Calibri"/>
          <w:sz w:val="18"/>
          <w:szCs w:val="18"/>
        </w:rPr>
        <w:t>This field is automatically calculated</w:t>
      </w:r>
      <w:r w:rsidR="00E223BF">
        <w:rPr>
          <w:rFonts w:ascii="Calibri" w:hAnsi="Calibri"/>
          <w:sz w:val="18"/>
          <w:szCs w:val="18"/>
        </w:rPr>
        <w:t xml:space="preserve">. This value is determined from </w:t>
      </w:r>
      <w:del w:id="106" w:author="Shewmaker, Michael@Energy" w:date="2021-11-23T11:58:00Z">
        <w:r w:rsidR="00E223BF" w:rsidDel="007961C2">
          <w:rPr>
            <w:rFonts w:ascii="Calibri" w:hAnsi="Calibri"/>
            <w:sz w:val="18"/>
            <w:szCs w:val="18"/>
          </w:rPr>
          <w:delText>e</w:delText>
        </w:r>
      </w:del>
      <w:ins w:id="107" w:author="Shewmaker, Michael@Energy" w:date="2021-11-23T11:58:00Z">
        <w:r w:rsidR="007961C2">
          <w:rPr>
            <w:rFonts w:ascii="Calibri" w:hAnsi="Calibri"/>
            <w:sz w:val="18"/>
            <w:szCs w:val="18"/>
          </w:rPr>
          <w:t>E</w:t>
        </w:r>
      </w:ins>
      <w:r w:rsidR="00E223BF">
        <w:rPr>
          <w:rFonts w:ascii="Calibri" w:hAnsi="Calibri"/>
          <w:sz w:val="18"/>
          <w:szCs w:val="18"/>
        </w:rPr>
        <w:t>quation 5a from ANSI/RESNET/ICC 380-</w:t>
      </w:r>
      <w:del w:id="108" w:author="Shewmaker, Michael@Energy" w:date="2021-11-23T11:57:00Z">
        <w:r w:rsidR="00E223BF" w:rsidDel="0037008C">
          <w:rPr>
            <w:rFonts w:ascii="Calibri" w:hAnsi="Calibri"/>
            <w:sz w:val="18"/>
            <w:szCs w:val="18"/>
          </w:rPr>
          <w:delText>2016</w:delText>
        </w:r>
      </w:del>
      <w:ins w:id="109" w:author="Shewmaker, Michael@Energy" w:date="2021-11-23T11:57:00Z">
        <w:r w:rsidR="0037008C">
          <w:rPr>
            <w:rFonts w:ascii="Calibri" w:hAnsi="Calibri"/>
            <w:sz w:val="18"/>
            <w:szCs w:val="18"/>
          </w:rPr>
          <w:t>2019</w:t>
        </w:r>
      </w:ins>
      <w:r w:rsidR="00E223BF">
        <w:rPr>
          <w:rFonts w:ascii="Calibri" w:hAnsi="Calibri"/>
          <w:sz w:val="18"/>
          <w:szCs w:val="18"/>
        </w:rPr>
        <w:t>.</w:t>
      </w:r>
    </w:p>
    <w:p w14:paraId="1ADEEE94" w14:textId="77777777" w:rsidR="00E223BF" w:rsidRDefault="00E223BF" w:rsidP="0009311F">
      <w:pPr>
        <w:rPr>
          <w:rFonts w:ascii="Calibri" w:hAnsi="Calibri"/>
          <w:b/>
          <w:sz w:val="18"/>
          <w:szCs w:val="18"/>
        </w:rPr>
      </w:pPr>
    </w:p>
    <w:p w14:paraId="4A3A5DF8" w14:textId="2E735DB7" w:rsidR="0009311F" w:rsidRPr="009A74E8" w:rsidRDefault="0009311F" w:rsidP="0009311F">
      <w:pPr>
        <w:rPr>
          <w:rFonts w:ascii="Calibri" w:hAnsi="Calibri"/>
          <w:b/>
          <w:sz w:val="18"/>
          <w:szCs w:val="18"/>
        </w:rPr>
      </w:pPr>
      <w:r w:rsidRPr="009A74E8">
        <w:rPr>
          <w:rFonts w:ascii="Calibri" w:hAnsi="Calibri"/>
          <w:b/>
          <w:sz w:val="18"/>
          <w:szCs w:val="18"/>
        </w:rPr>
        <w:t>Section F. Compliance Statement</w:t>
      </w:r>
    </w:p>
    <w:p w14:paraId="4A3A5DF9" w14:textId="124A2627" w:rsidR="0009311F" w:rsidRPr="008F0D91" w:rsidRDefault="0009311F" w:rsidP="0009311F">
      <w:pPr>
        <w:pStyle w:val="ListParagraph"/>
        <w:numPr>
          <w:ilvl w:val="0"/>
          <w:numId w:val="23"/>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 and that the measured </w:t>
      </w:r>
      <w:r w:rsidR="00E223BF">
        <w:rPr>
          <w:rFonts w:ascii="Calibri" w:hAnsi="Calibri"/>
          <w:sz w:val="18"/>
          <w:szCs w:val="18"/>
        </w:rPr>
        <w:t xml:space="preserve">enclosure air leakage </w:t>
      </w:r>
      <w:r>
        <w:rPr>
          <w:rFonts w:ascii="Calibri" w:hAnsi="Calibri"/>
          <w:sz w:val="18"/>
          <w:szCs w:val="18"/>
        </w:rPr>
        <w:t xml:space="preserve">is less than the target </w:t>
      </w:r>
      <w:r w:rsidR="00E223BF">
        <w:rPr>
          <w:rFonts w:ascii="Calibri" w:hAnsi="Calibri"/>
          <w:sz w:val="18"/>
          <w:szCs w:val="18"/>
        </w:rPr>
        <w:t>enclosure air leakage</w:t>
      </w:r>
      <w:r>
        <w:rPr>
          <w:rFonts w:ascii="Calibri" w:hAnsi="Calibri"/>
          <w:sz w:val="18"/>
          <w:szCs w:val="18"/>
        </w:rPr>
        <w:t>.</w:t>
      </w:r>
    </w:p>
    <w:p w14:paraId="4A3A5DFA" w14:textId="77777777" w:rsidR="0009311F" w:rsidRDefault="0009311F" w:rsidP="0009311F">
      <w:pPr>
        <w:pStyle w:val="ListParagraph"/>
      </w:pPr>
    </w:p>
    <w:p w14:paraId="4A3A5DFB" w14:textId="77777777" w:rsidR="0009311F" w:rsidRPr="00782762" w:rsidRDefault="0009311F" w:rsidP="0009311F">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 Compliance</w:t>
      </w:r>
    </w:p>
    <w:p w14:paraId="4A3A5DFC" w14:textId="77777777" w:rsidR="0009311F"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D" w14:textId="7C109E39" w:rsidR="0009311F" w:rsidRPr="00782762" w:rsidDel="00281F58" w:rsidRDefault="0009311F" w:rsidP="0009311F">
      <w:pPr>
        <w:pStyle w:val="ListParagraph"/>
        <w:numPr>
          <w:ilvl w:val="0"/>
          <w:numId w:val="22"/>
        </w:numPr>
        <w:rPr>
          <w:del w:id="110" w:author="Shewmaker, Michael@Energy" w:date="2021-11-23T11:23:00Z"/>
          <w:rFonts w:ascii="Calibri" w:hAnsi="Calibri"/>
          <w:sz w:val="18"/>
          <w:szCs w:val="18"/>
        </w:rPr>
      </w:pPr>
      <w:del w:id="111" w:author="Shewmaker, Michael@Energy" w:date="2021-11-23T11:23:00Z">
        <w:r w:rsidDel="00281F58">
          <w:rPr>
            <w:rFonts w:ascii="Calibri" w:hAnsi="Calibri"/>
            <w:sz w:val="18"/>
            <w:szCs w:val="18"/>
          </w:rPr>
          <w:delText>This statement must be true (or not applicable) for the test to conform to the protocols.</w:delText>
        </w:r>
      </w:del>
    </w:p>
    <w:p w14:paraId="4A3A5DFE"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F"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E00" w14:textId="1BB91D8C" w:rsidR="0009311F" w:rsidRPr="00782762" w:rsidRDefault="0009311F" w:rsidP="00B5026C">
      <w:pPr>
        <w:pStyle w:val="ListParagraph"/>
        <w:rPr>
          <w:rFonts w:ascii="Calibri" w:hAnsi="Calibri"/>
          <w:sz w:val="18"/>
          <w:szCs w:val="18"/>
        </w:rPr>
      </w:pPr>
    </w:p>
    <w:p w14:paraId="4A3A5E02" w14:textId="77777777" w:rsidR="00EA01F0" w:rsidRDefault="00EA01F0" w:rsidP="00B5026C">
      <w:pPr>
        <w:sectPr w:rsidR="00EA01F0" w:rsidSect="007E1CA9">
          <w:headerReference w:type="even" r:id="rId17"/>
          <w:headerReference w:type="default" r:id="rId18"/>
          <w:footerReference w:type="default" r:id="rId19"/>
          <w:headerReference w:type="first" r:id="rId20"/>
          <w:pgSz w:w="12240" w:h="15840" w:code="1"/>
          <w:pgMar w:top="720" w:right="720" w:bottom="720" w:left="720" w:header="720"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5104"/>
        <w:gridCol w:w="5104"/>
      </w:tblGrid>
      <w:tr w:rsidR="00EA01F0" w:rsidRPr="00A42BCC" w14:paraId="4A3A5E04" w14:textId="77777777" w:rsidTr="00F328CD">
        <w:tc>
          <w:tcPr>
            <w:tcW w:w="10790" w:type="dxa"/>
            <w:gridSpan w:val="3"/>
            <w:vAlign w:val="center"/>
          </w:tcPr>
          <w:p w14:paraId="4A3A5E03" w14:textId="27AF4B7E"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lastRenderedPageBreak/>
              <w:t xml:space="preserve">A. </w:t>
            </w:r>
            <w:r w:rsidR="00BB7FEB">
              <w:rPr>
                <w:rFonts w:asciiTheme="minorHAnsi" w:hAnsiTheme="minorHAnsi"/>
                <w:b/>
                <w:szCs w:val="18"/>
              </w:rPr>
              <w:t>Enclosure</w:t>
            </w:r>
            <w:r w:rsidR="00BB7FEB" w:rsidRPr="005A593D">
              <w:rPr>
                <w:rFonts w:asciiTheme="minorHAnsi" w:hAnsiTheme="minorHAnsi"/>
                <w:b/>
                <w:szCs w:val="18"/>
              </w:rPr>
              <w:t xml:space="preserve"> </w:t>
            </w:r>
            <w:r w:rsidRPr="005A593D">
              <w:rPr>
                <w:rFonts w:asciiTheme="minorHAnsi" w:hAnsiTheme="minorHAnsi"/>
                <w:b/>
                <w:szCs w:val="18"/>
              </w:rPr>
              <w:t>Air Leakage – General Information</w:t>
            </w:r>
          </w:p>
        </w:tc>
      </w:tr>
      <w:tr w:rsidR="005B6312" w:rsidRPr="00A42BCC" w14:paraId="4A3A5E09" w14:textId="77777777" w:rsidTr="00F328CD">
        <w:tc>
          <w:tcPr>
            <w:tcW w:w="582" w:type="dxa"/>
            <w:vAlign w:val="center"/>
          </w:tcPr>
          <w:p w14:paraId="4A3A5E05" w14:textId="77777777"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01</w:t>
            </w:r>
          </w:p>
        </w:tc>
        <w:tc>
          <w:tcPr>
            <w:tcW w:w="5104" w:type="dxa"/>
            <w:vAlign w:val="center"/>
          </w:tcPr>
          <w:p w14:paraId="4A3A5E06" w14:textId="34FB63FF" w:rsidR="005B6312" w:rsidRPr="00A42BCC" w:rsidRDefault="005B6312" w:rsidP="005B6312">
            <w:pPr>
              <w:rPr>
                <w:rFonts w:asciiTheme="minorHAnsi" w:hAnsiTheme="minorHAnsi"/>
                <w:sz w:val="18"/>
                <w:szCs w:val="18"/>
              </w:rPr>
            </w:pPr>
            <w:r>
              <w:rPr>
                <w:rFonts w:asciiTheme="minorHAnsi" w:hAnsiTheme="minorHAnsi"/>
                <w:sz w:val="18"/>
                <w:szCs w:val="18"/>
              </w:rPr>
              <w:t>Is HERS verification of building enclosure</w:t>
            </w:r>
            <w:r w:rsidR="00D721FF">
              <w:rPr>
                <w:rFonts w:asciiTheme="minorHAnsi" w:hAnsiTheme="minorHAnsi"/>
                <w:sz w:val="18"/>
                <w:szCs w:val="18"/>
              </w:rPr>
              <w:t xml:space="preserve"> air</w:t>
            </w:r>
            <w:r>
              <w:rPr>
                <w:rFonts w:asciiTheme="minorHAnsi" w:hAnsiTheme="minorHAnsi"/>
                <w:sz w:val="18"/>
                <w:szCs w:val="18"/>
              </w:rPr>
              <w:t xml:space="preserve"> leakage to outside required by CF1R?</w:t>
            </w:r>
          </w:p>
        </w:tc>
        <w:tc>
          <w:tcPr>
            <w:tcW w:w="5104" w:type="dxa"/>
            <w:vAlign w:val="center"/>
          </w:tcPr>
          <w:p w14:paraId="4A3A5E08" w14:textId="4EC4CF38" w:rsidR="005B6312" w:rsidRPr="00A42BCC" w:rsidRDefault="005B6312" w:rsidP="005B6312">
            <w:pPr>
              <w:rPr>
                <w:rFonts w:asciiTheme="minorHAnsi" w:hAnsiTheme="minorHAnsi"/>
                <w:sz w:val="18"/>
                <w:szCs w:val="18"/>
              </w:rPr>
            </w:pPr>
            <w:r>
              <w:rPr>
                <w:rFonts w:asciiTheme="minorHAnsi" w:hAnsiTheme="minorHAnsi"/>
                <w:sz w:val="18"/>
                <w:szCs w:val="18"/>
              </w:rPr>
              <w:t xml:space="preserve">&lt;&lt;calculated field: If CF1R requires HERS verification of building enclosure </w:t>
            </w:r>
            <w:r w:rsidR="00D721FF">
              <w:rPr>
                <w:rFonts w:asciiTheme="minorHAnsi" w:hAnsiTheme="minorHAnsi"/>
                <w:sz w:val="18"/>
                <w:szCs w:val="18"/>
              </w:rPr>
              <w:t xml:space="preserve">air </w:t>
            </w:r>
            <w:r>
              <w:rPr>
                <w:rFonts w:asciiTheme="minorHAnsi" w:hAnsiTheme="minorHAnsi"/>
                <w:sz w:val="18"/>
                <w:szCs w:val="18"/>
              </w:rPr>
              <w:t>leakage, then value = Required, else value = N/A&gt;&gt;</w:t>
            </w:r>
          </w:p>
        </w:tc>
      </w:tr>
      <w:tr w:rsidR="005B6312" w:rsidRPr="00A42BCC" w:rsidDel="00096C49" w14:paraId="1FE7BD42" w14:textId="206BF4DE" w:rsidTr="00F328CD">
        <w:trPr>
          <w:del w:id="116" w:author="Shewmaker, Michael@Energy" w:date="2021-11-23T11:20:00Z"/>
        </w:trPr>
        <w:tc>
          <w:tcPr>
            <w:tcW w:w="582" w:type="dxa"/>
            <w:vAlign w:val="center"/>
          </w:tcPr>
          <w:p w14:paraId="13716C10" w14:textId="6B2FB0EC" w:rsidR="005B6312" w:rsidRPr="00A42BCC" w:rsidDel="00096C49" w:rsidRDefault="005B6312" w:rsidP="005B6312">
            <w:pPr>
              <w:jc w:val="center"/>
              <w:rPr>
                <w:del w:id="117" w:author="Shewmaker, Michael@Energy" w:date="2021-11-23T11:20:00Z"/>
                <w:rFonts w:asciiTheme="minorHAnsi" w:hAnsiTheme="minorHAnsi"/>
                <w:sz w:val="18"/>
                <w:szCs w:val="18"/>
              </w:rPr>
            </w:pPr>
            <w:del w:id="118" w:author="Shewmaker, Michael@Energy" w:date="2021-11-23T11:20:00Z">
              <w:r w:rsidDel="00096C49">
                <w:rPr>
                  <w:rFonts w:asciiTheme="minorHAnsi" w:hAnsiTheme="minorHAnsi"/>
                  <w:sz w:val="18"/>
                  <w:szCs w:val="18"/>
                </w:rPr>
                <w:delText>02</w:delText>
              </w:r>
            </w:del>
          </w:p>
        </w:tc>
        <w:tc>
          <w:tcPr>
            <w:tcW w:w="5104" w:type="dxa"/>
            <w:vAlign w:val="center"/>
          </w:tcPr>
          <w:p w14:paraId="014B530B" w14:textId="4418BD51" w:rsidR="005B6312" w:rsidDel="00096C49" w:rsidRDefault="005B6312" w:rsidP="005B6312">
            <w:pPr>
              <w:rPr>
                <w:del w:id="119" w:author="Shewmaker, Michael@Energy" w:date="2021-11-23T11:20:00Z"/>
                <w:rFonts w:asciiTheme="minorHAnsi" w:hAnsiTheme="minorHAnsi"/>
                <w:sz w:val="18"/>
                <w:szCs w:val="18"/>
              </w:rPr>
            </w:pPr>
            <w:del w:id="120" w:author="Shewmaker, Michael@Energy" w:date="2021-11-23T11:20:00Z">
              <w:r w:rsidDel="00096C49">
                <w:rPr>
                  <w:rFonts w:asciiTheme="minorHAnsi" w:hAnsiTheme="minorHAnsi"/>
                  <w:sz w:val="18"/>
                  <w:szCs w:val="18"/>
                </w:rPr>
                <w:delText xml:space="preserve">Is HERS verification of dwelling compartmentalization leakage </w:delText>
              </w:r>
              <w:r w:rsidDel="00096C49">
                <w:rPr>
                  <w:rFonts w:asciiTheme="minorHAnsi" w:hAnsiTheme="minorHAnsi" w:cstheme="minorHAnsi"/>
                  <w:sz w:val="18"/>
                  <w:szCs w:val="18"/>
                </w:rPr>
                <w:delText>≤</w:delText>
              </w:r>
              <w:r w:rsidDel="00096C49">
                <w:rPr>
                  <w:rFonts w:asciiTheme="minorHAnsi" w:hAnsiTheme="minorHAnsi"/>
                  <w:sz w:val="18"/>
                  <w:szCs w:val="18"/>
                </w:rPr>
                <w:delText xml:space="preserve"> 0.3 CFM</w:delText>
              </w:r>
              <w:r w:rsidRPr="00820D66" w:rsidDel="00096C49">
                <w:rPr>
                  <w:rFonts w:asciiTheme="minorHAnsi" w:hAnsiTheme="minorHAnsi"/>
                  <w:sz w:val="18"/>
                  <w:szCs w:val="18"/>
                  <w:vertAlign w:val="subscript"/>
                </w:rPr>
                <w:delText>50</w:delText>
              </w:r>
              <w:r w:rsidDel="00096C49">
                <w:rPr>
                  <w:rFonts w:asciiTheme="minorHAnsi" w:hAnsiTheme="minorHAnsi"/>
                  <w:sz w:val="18"/>
                  <w:szCs w:val="18"/>
                </w:rPr>
                <w:delText>/ft</w:delText>
              </w:r>
              <w:r w:rsidRPr="00820D66" w:rsidDel="00096C49">
                <w:rPr>
                  <w:rFonts w:asciiTheme="minorHAnsi" w:hAnsiTheme="minorHAnsi"/>
                  <w:sz w:val="18"/>
                  <w:szCs w:val="18"/>
                  <w:vertAlign w:val="superscript"/>
                </w:rPr>
                <w:delText>2</w:delText>
              </w:r>
              <w:r w:rsidDel="00096C49">
                <w:rPr>
                  <w:rFonts w:asciiTheme="minorHAnsi" w:hAnsiTheme="minorHAnsi"/>
                  <w:sz w:val="18"/>
                  <w:szCs w:val="18"/>
                </w:rPr>
                <w:delText xml:space="preserve"> of enclosure area required by CF1R? </w:delText>
              </w:r>
            </w:del>
          </w:p>
        </w:tc>
        <w:tc>
          <w:tcPr>
            <w:tcW w:w="5104" w:type="dxa"/>
            <w:vAlign w:val="center"/>
          </w:tcPr>
          <w:p w14:paraId="41BD8D6F" w14:textId="63C890E8" w:rsidR="005B6312" w:rsidDel="00096C49" w:rsidRDefault="005B6312" w:rsidP="005B6312">
            <w:pPr>
              <w:rPr>
                <w:del w:id="121" w:author="Shewmaker, Michael@Energy" w:date="2021-11-23T11:20:00Z"/>
                <w:rFonts w:asciiTheme="minorHAnsi" w:hAnsiTheme="minorHAnsi"/>
                <w:sz w:val="18"/>
                <w:szCs w:val="18"/>
              </w:rPr>
            </w:pPr>
            <w:del w:id="122" w:author="Shewmaker, Michael@Energy" w:date="2021-11-23T11:20:00Z">
              <w:r w:rsidDel="00096C49">
                <w:rPr>
                  <w:rFonts w:asciiTheme="minorHAnsi" w:hAnsiTheme="minorHAnsi"/>
                  <w:sz w:val="18"/>
                  <w:szCs w:val="18"/>
                </w:rPr>
                <w:delText>&lt;&lt;calculated field: If CF1R requires HERS verification of compartmentalization leakage, then value = Required, else value = N/A&gt;&gt;</w:delText>
              </w:r>
            </w:del>
          </w:p>
        </w:tc>
      </w:tr>
      <w:tr w:rsidR="005B6312" w:rsidRPr="00A42BCC" w14:paraId="4A3A5E0D" w14:textId="77777777" w:rsidTr="00F328CD">
        <w:tc>
          <w:tcPr>
            <w:tcW w:w="582" w:type="dxa"/>
            <w:vAlign w:val="center"/>
          </w:tcPr>
          <w:p w14:paraId="4A3A5E0A" w14:textId="1DEB5EAA" w:rsidR="005B6312" w:rsidRPr="00A42BCC" w:rsidRDefault="005B6312" w:rsidP="005B6312">
            <w:pPr>
              <w:jc w:val="center"/>
              <w:rPr>
                <w:rFonts w:asciiTheme="minorHAnsi" w:hAnsiTheme="minorHAnsi"/>
                <w:sz w:val="18"/>
                <w:szCs w:val="18"/>
              </w:rPr>
            </w:pPr>
            <w:del w:id="123" w:author="Shewmaker, Michael@Energy" w:date="2021-11-23T11:20:00Z">
              <w:r w:rsidRPr="00A42BCC" w:rsidDel="00096C49">
                <w:rPr>
                  <w:rFonts w:asciiTheme="minorHAnsi" w:hAnsiTheme="minorHAnsi"/>
                  <w:sz w:val="18"/>
                  <w:szCs w:val="18"/>
                </w:rPr>
                <w:delText>0</w:delText>
              </w:r>
              <w:r w:rsidR="00497E2F" w:rsidDel="00096C49">
                <w:rPr>
                  <w:rFonts w:asciiTheme="minorHAnsi" w:hAnsiTheme="minorHAnsi"/>
                  <w:sz w:val="18"/>
                  <w:szCs w:val="18"/>
                </w:rPr>
                <w:delText>3</w:delText>
              </w:r>
            </w:del>
            <w:ins w:id="124" w:author="Shewmaker, Michael@Energy" w:date="2021-11-23T11:20:00Z">
              <w:r w:rsidR="00096C49">
                <w:rPr>
                  <w:rFonts w:asciiTheme="minorHAnsi" w:hAnsiTheme="minorHAnsi"/>
                  <w:sz w:val="18"/>
                  <w:szCs w:val="18"/>
                </w:rPr>
                <w:t>02</w:t>
              </w:r>
            </w:ins>
          </w:p>
        </w:tc>
        <w:tc>
          <w:tcPr>
            <w:tcW w:w="5104" w:type="dxa"/>
          </w:tcPr>
          <w:p w14:paraId="4A3A5E0B" w14:textId="3168C1FD" w:rsidR="005B6312" w:rsidRPr="00A42BCC" w:rsidRDefault="005B6312">
            <w:pPr>
              <w:rPr>
                <w:rFonts w:asciiTheme="minorHAnsi" w:hAnsiTheme="minorHAnsi"/>
                <w:sz w:val="18"/>
                <w:szCs w:val="18"/>
              </w:rPr>
            </w:pPr>
            <w:r>
              <w:rPr>
                <w:rFonts w:asciiTheme="minorHAnsi" w:hAnsiTheme="minorHAnsi"/>
                <w:sz w:val="18"/>
                <w:szCs w:val="18"/>
              </w:rPr>
              <w:t xml:space="preserve">Target </w:t>
            </w:r>
            <w:r w:rsidR="003F62A0">
              <w:rPr>
                <w:rFonts w:asciiTheme="minorHAnsi" w:hAnsiTheme="minorHAnsi"/>
                <w:sz w:val="18"/>
                <w:szCs w:val="18"/>
              </w:rPr>
              <w:t>Enclosure</w:t>
            </w:r>
            <w:r w:rsidR="003F62A0" w:rsidRPr="00A42BCC">
              <w:rPr>
                <w:rFonts w:asciiTheme="minorHAnsi" w:hAnsiTheme="minorHAnsi"/>
                <w:sz w:val="18"/>
                <w:szCs w:val="18"/>
              </w:rPr>
              <w:t xml:space="preserve"> </w:t>
            </w:r>
            <w:r w:rsidRPr="00A42BCC">
              <w:rPr>
                <w:rFonts w:asciiTheme="minorHAnsi" w:hAnsiTheme="minorHAnsi"/>
                <w:sz w:val="18"/>
                <w:szCs w:val="18"/>
              </w:rPr>
              <w:t>Air Leakage from CF1R</w:t>
            </w:r>
            <w:r>
              <w:rPr>
                <w:rFonts w:asciiTheme="minorHAnsi" w:hAnsiTheme="minorHAnsi"/>
                <w:sz w:val="18"/>
                <w:szCs w:val="18"/>
              </w:rPr>
              <w:t xml:space="preserve"> (CFM50)</w:t>
            </w:r>
          </w:p>
        </w:tc>
        <w:tc>
          <w:tcPr>
            <w:tcW w:w="5104" w:type="dxa"/>
            <w:vAlign w:val="center"/>
          </w:tcPr>
          <w:p w14:paraId="4A3A5E0C" w14:textId="17B0645A" w:rsidR="005B6312" w:rsidRPr="00A42BCC" w:rsidRDefault="005B6312" w:rsidP="005B6312">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if A01=required, then value = the CFM50 target value specified on the</w:t>
            </w:r>
            <w:r w:rsidRPr="00A42BCC">
              <w:rPr>
                <w:rFonts w:asciiTheme="minorHAnsi" w:hAnsiTheme="minorHAnsi"/>
                <w:sz w:val="18"/>
                <w:szCs w:val="18"/>
              </w:rPr>
              <w:t xml:space="preserve"> CF1R</w:t>
            </w:r>
            <w:r>
              <w:rPr>
                <w:rFonts w:asciiTheme="minorHAnsi" w:hAnsiTheme="minorHAnsi"/>
                <w:sz w:val="18"/>
                <w:szCs w:val="18"/>
              </w:rPr>
              <w:t>; else value = N/A</w:t>
            </w:r>
            <w:r w:rsidRPr="00A42BCC">
              <w:rPr>
                <w:rFonts w:asciiTheme="minorHAnsi" w:hAnsiTheme="minorHAnsi"/>
                <w:sz w:val="18"/>
                <w:szCs w:val="18"/>
              </w:rPr>
              <w:t>&gt;&gt;</w:t>
            </w:r>
          </w:p>
        </w:tc>
      </w:tr>
      <w:tr w:rsidR="005B6312" w:rsidRPr="00A42BCC" w14:paraId="4A3A5E11" w14:textId="77777777" w:rsidTr="00F328CD">
        <w:tc>
          <w:tcPr>
            <w:tcW w:w="582" w:type="dxa"/>
            <w:vAlign w:val="center"/>
          </w:tcPr>
          <w:p w14:paraId="4A3A5E0E" w14:textId="0BADAF13" w:rsidR="005B6312" w:rsidRPr="00A42BCC" w:rsidRDefault="005B6312" w:rsidP="005B6312">
            <w:pPr>
              <w:jc w:val="center"/>
              <w:rPr>
                <w:rFonts w:asciiTheme="minorHAnsi" w:hAnsiTheme="minorHAnsi"/>
                <w:sz w:val="18"/>
                <w:szCs w:val="18"/>
              </w:rPr>
            </w:pPr>
            <w:del w:id="125" w:author="Shewmaker, Michael@Energy" w:date="2021-11-23T11:20:00Z">
              <w:r w:rsidRPr="00A42BCC" w:rsidDel="00096C49">
                <w:rPr>
                  <w:rFonts w:asciiTheme="minorHAnsi" w:hAnsiTheme="minorHAnsi"/>
                  <w:sz w:val="18"/>
                  <w:szCs w:val="18"/>
                </w:rPr>
                <w:delText>0</w:delText>
              </w:r>
              <w:r w:rsidR="00497E2F" w:rsidDel="00096C49">
                <w:rPr>
                  <w:rFonts w:asciiTheme="minorHAnsi" w:hAnsiTheme="minorHAnsi"/>
                  <w:sz w:val="18"/>
                  <w:szCs w:val="18"/>
                </w:rPr>
                <w:delText>4</w:delText>
              </w:r>
            </w:del>
            <w:ins w:id="126" w:author="Shewmaker, Michael@Energy" w:date="2021-11-23T11:20:00Z">
              <w:r w:rsidR="00096C49">
                <w:rPr>
                  <w:rFonts w:asciiTheme="minorHAnsi" w:hAnsiTheme="minorHAnsi"/>
                  <w:sz w:val="18"/>
                  <w:szCs w:val="18"/>
                </w:rPr>
                <w:t>03</w:t>
              </w:r>
            </w:ins>
          </w:p>
        </w:tc>
        <w:tc>
          <w:tcPr>
            <w:tcW w:w="5104" w:type="dxa"/>
          </w:tcPr>
          <w:p w14:paraId="4A3A5E0F" w14:textId="73D051E5" w:rsidR="005B6312" w:rsidRPr="00A42BCC" w:rsidRDefault="005B6312" w:rsidP="005B6312">
            <w:pPr>
              <w:rPr>
                <w:rFonts w:asciiTheme="minorHAnsi" w:hAnsiTheme="minorHAnsi"/>
                <w:sz w:val="18"/>
                <w:szCs w:val="18"/>
              </w:rPr>
            </w:pPr>
            <w:r w:rsidRPr="00A42BCC">
              <w:rPr>
                <w:rFonts w:asciiTheme="minorHAnsi" w:hAnsiTheme="minorHAnsi"/>
                <w:sz w:val="18"/>
                <w:szCs w:val="18"/>
              </w:rPr>
              <w:t>Indoor temperature during test (</w:t>
            </w:r>
            <w:ins w:id="127" w:author="Shewmaker, Michael@Energy" w:date="2021-11-23T11:20:00Z">
              <w:r w:rsidR="00096C49">
                <w:rPr>
                  <w:rFonts w:asciiTheme="minorHAnsi" w:hAnsiTheme="minorHAnsi"/>
                  <w:sz w:val="18"/>
                  <w:szCs w:val="18"/>
                </w:rPr>
                <w:t>degrees Fahrenheit (</w:t>
              </w:r>
            </w:ins>
            <w:r>
              <w:rPr>
                <w:rFonts w:asciiTheme="minorHAnsi" w:hAnsiTheme="minorHAnsi"/>
                <w:sz w:val="18"/>
                <w:szCs w:val="18"/>
              </w:rPr>
              <w:t>°</w:t>
            </w:r>
            <w:r w:rsidRPr="00A42BCC">
              <w:rPr>
                <w:rFonts w:asciiTheme="minorHAnsi" w:hAnsiTheme="minorHAnsi"/>
                <w:sz w:val="18"/>
                <w:szCs w:val="18"/>
              </w:rPr>
              <w:t>F</w:t>
            </w:r>
            <w:ins w:id="128" w:author="Shewmaker, Michael@Energy" w:date="2021-11-23T11:20:00Z">
              <w:r w:rsidR="00096C49">
                <w:rPr>
                  <w:rFonts w:asciiTheme="minorHAnsi" w:hAnsiTheme="minorHAnsi"/>
                  <w:sz w:val="18"/>
                  <w:szCs w:val="18"/>
                </w:rPr>
                <w:t>)</w:t>
              </w:r>
            </w:ins>
            <w:r w:rsidRPr="00A42BCC">
              <w:rPr>
                <w:rFonts w:asciiTheme="minorHAnsi" w:hAnsiTheme="minorHAnsi"/>
                <w:sz w:val="18"/>
                <w:szCs w:val="18"/>
              </w:rPr>
              <w:t>)</w:t>
            </w:r>
          </w:p>
        </w:tc>
        <w:tc>
          <w:tcPr>
            <w:tcW w:w="5104" w:type="dxa"/>
          </w:tcPr>
          <w:p w14:paraId="4A3A5E10" w14:textId="5564D385" w:rsidR="005B6312" w:rsidRPr="00A42BCC" w:rsidRDefault="005B6312" w:rsidP="005B6312">
            <w:pPr>
              <w:tabs>
                <w:tab w:val="left" w:pos="2189"/>
              </w:tabs>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5" w14:textId="77777777" w:rsidTr="00F328CD">
        <w:tc>
          <w:tcPr>
            <w:tcW w:w="582" w:type="dxa"/>
            <w:vAlign w:val="center"/>
          </w:tcPr>
          <w:p w14:paraId="4A3A5E12" w14:textId="7CC544D6" w:rsidR="005B6312" w:rsidRPr="00A42BCC" w:rsidRDefault="005B6312" w:rsidP="005B6312">
            <w:pPr>
              <w:jc w:val="center"/>
              <w:rPr>
                <w:rFonts w:asciiTheme="minorHAnsi" w:hAnsiTheme="minorHAnsi"/>
                <w:sz w:val="18"/>
                <w:szCs w:val="18"/>
              </w:rPr>
            </w:pPr>
            <w:del w:id="129" w:author="Shewmaker, Michael@Energy" w:date="2021-11-23T11:20:00Z">
              <w:r w:rsidRPr="00A42BCC" w:rsidDel="00096C49">
                <w:rPr>
                  <w:rFonts w:asciiTheme="minorHAnsi" w:hAnsiTheme="minorHAnsi"/>
                  <w:sz w:val="18"/>
                  <w:szCs w:val="18"/>
                </w:rPr>
                <w:delText>0</w:delText>
              </w:r>
              <w:r w:rsidR="00497E2F" w:rsidDel="00096C49">
                <w:rPr>
                  <w:rFonts w:asciiTheme="minorHAnsi" w:hAnsiTheme="minorHAnsi"/>
                  <w:sz w:val="18"/>
                  <w:szCs w:val="18"/>
                </w:rPr>
                <w:delText>5</w:delText>
              </w:r>
            </w:del>
            <w:ins w:id="130" w:author="Shewmaker, Michael@Energy" w:date="2021-11-23T11:20:00Z">
              <w:r w:rsidR="00096C49">
                <w:rPr>
                  <w:rFonts w:asciiTheme="minorHAnsi" w:hAnsiTheme="minorHAnsi"/>
                  <w:sz w:val="18"/>
                  <w:szCs w:val="18"/>
                </w:rPr>
                <w:t>04</w:t>
              </w:r>
            </w:ins>
          </w:p>
        </w:tc>
        <w:tc>
          <w:tcPr>
            <w:tcW w:w="5104" w:type="dxa"/>
          </w:tcPr>
          <w:p w14:paraId="4A3A5E13" w14:textId="002F4950" w:rsidR="005B6312" w:rsidRPr="00A42BCC" w:rsidRDefault="005B6312" w:rsidP="005B6312">
            <w:pPr>
              <w:rPr>
                <w:rFonts w:asciiTheme="minorHAnsi" w:hAnsiTheme="minorHAnsi"/>
                <w:sz w:val="18"/>
                <w:szCs w:val="18"/>
              </w:rPr>
            </w:pPr>
            <w:r w:rsidRPr="00A42BCC">
              <w:rPr>
                <w:rFonts w:asciiTheme="minorHAnsi" w:hAnsiTheme="minorHAnsi"/>
                <w:sz w:val="18"/>
                <w:szCs w:val="18"/>
              </w:rPr>
              <w:t>Outdoor temperature during test (</w:t>
            </w:r>
            <w:ins w:id="131" w:author="Shewmaker, Michael@Energy" w:date="2021-11-23T11:20:00Z">
              <w:r w:rsidR="00096C49">
                <w:rPr>
                  <w:rFonts w:asciiTheme="minorHAnsi" w:hAnsiTheme="minorHAnsi"/>
                  <w:sz w:val="18"/>
                  <w:szCs w:val="18"/>
                </w:rPr>
                <w:t>degrees Fahrenheit (</w:t>
              </w:r>
            </w:ins>
            <w:r>
              <w:rPr>
                <w:rFonts w:asciiTheme="minorHAnsi" w:hAnsiTheme="minorHAnsi"/>
                <w:sz w:val="18"/>
                <w:szCs w:val="18"/>
              </w:rPr>
              <w:t>°</w:t>
            </w:r>
            <w:r w:rsidRPr="00A42BCC">
              <w:rPr>
                <w:rFonts w:asciiTheme="minorHAnsi" w:hAnsiTheme="minorHAnsi"/>
                <w:sz w:val="18"/>
                <w:szCs w:val="18"/>
              </w:rPr>
              <w:t>F</w:t>
            </w:r>
            <w:ins w:id="132" w:author="Shewmaker, Michael@Energy" w:date="2021-11-23T11:20:00Z">
              <w:r w:rsidR="00096C49">
                <w:rPr>
                  <w:rFonts w:asciiTheme="minorHAnsi" w:hAnsiTheme="minorHAnsi"/>
                  <w:sz w:val="18"/>
                  <w:szCs w:val="18"/>
                </w:rPr>
                <w:t>)</w:t>
              </w:r>
            </w:ins>
            <w:r w:rsidRPr="00A42BCC">
              <w:rPr>
                <w:rFonts w:asciiTheme="minorHAnsi" w:hAnsiTheme="minorHAnsi"/>
                <w:sz w:val="18"/>
                <w:szCs w:val="18"/>
              </w:rPr>
              <w:t>)</w:t>
            </w:r>
          </w:p>
        </w:tc>
        <w:tc>
          <w:tcPr>
            <w:tcW w:w="5104" w:type="dxa"/>
          </w:tcPr>
          <w:p w14:paraId="4A3A5E14" w14:textId="0DDA43AC"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9" w14:textId="77777777" w:rsidTr="00F328CD">
        <w:tc>
          <w:tcPr>
            <w:tcW w:w="582" w:type="dxa"/>
            <w:vAlign w:val="center"/>
          </w:tcPr>
          <w:p w14:paraId="4A3A5E16" w14:textId="264EC6D0" w:rsidR="005B6312" w:rsidRPr="00A42BCC" w:rsidRDefault="005B6312" w:rsidP="005B6312">
            <w:pPr>
              <w:jc w:val="center"/>
              <w:rPr>
                <w:rFonts w:asciiTheme="minorHAnsi" w:hAnsiTheme="minorHAnsi"/>
                <w:sz w:val="18"/>
                <w:szCs w:val="18"/>
              </w:rPr>
            </w:pPr>
            <w:del w:id="133" w:author="Shewmaker, Michael@Energy" w:date="2021-11-23T11:20:00Z">
              <w:r w:rsidRPr="00A42BCC" w:rsidDel="00096C49">
                <w:rPr>
                  <w:rFonts w:asciiTheme="minorHAnsi" w:hAnsiTheme="minorHAnsi"/>
                  <w:sz w:val="18"/>
                  <w:szCs w:val="18"/>
                </w:rPr>
                <w:delText>0</w:delText>
              </w:r>
              <w:r w:rsidR="00497E2F" w:rsidDel="00096C49">
                <w:rPr>
                  <w:rFonts w:asciiTheme="minorHAnsi" w:hAnsiTheme="minorHAnsi"/>
                  <w:sz w:val="18"/>
                  <w:szCs w:val="18"/>
                </w:rPr>
                <w:delText>6</w:delText>
              </w:r>
            </w:del>
            <w:ins w:id="134" w:author="Shewmaker, Michael@Energy" w:date="2021-11-23T11:20:00Z">
              <w:r w:rsidR="00096C49">
                <w:rPr>
                  <w:rFonts w:asciiTheme="minorHAnsi" w:hAnsiTheme="minorHAnsi"/>
                  <w:sz w:val="18"/>
                  <w:szCs w:val="18"/>
                </w:rPr>
                <w:t>05</w:t>
              </w:r>
            </w:ins>
          </w:p>
        </w:tc>
        <w:tc>
          <w:tcPr>
            <w:tcW w:w="5104" w:type="dxa"/>
          </w:tcPr>
          <w:p w14:paraId="4A3A5E17" w14:textId="00AA181B"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4A3A5E18"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text, maximum 50 characters&gt;&gt;</w:t>
            </w:r>
          </w:p>
        </w:tc>
      </w:tr>
      <w:tr w:rsidR="005B6312" w:rsidRPr="00A42BCC" w14:paraId="4A3A5E1D" w14:textId="77777777" w:rsidTr="00F328CD">
        <w:tc>
          <w:tcPr>
            <w:tcW w:w="582" w:type="dxa"/>
            <w:vAlign w:val="center"/>
          </w:tcPr>
          <w:p w14:paraId="4A3A5E1A" w14:textId="62641996" w:rsidR="005B6312" w:rsidRPr="00A42BCC" w:rsidRDefault="005B6312" w:rsidP="005B6312">
            <w:pPr>
              <w:jc w:val="center"/>
              <w:rPr>
                <w:rFonts w:asciiTheme="minorHAnsi" w:hAnsiTheme="minorHAnsi"/>
                <w:sz w:val="18"/>
                <w:szCs w:val="18"/>
              </w:rPr>
            </w:pPr>
            <w:del w:id="135" w:author="Shewmaker, Michael@Energy" w:date="2021-11-23T11:20:00Z">
              <w:r w:rsidRPr="00A42BCC" w:rsidDel="00096C49">
                <w:rPr>
                  <w:rFonts w:asciiTheme="minorHAnsi" w:hAnsiTheme="minorHAnsi"/>
                  <w:sz w:val="18"/>
                  <w:szCs w:val="18"/>
                </w:rPr>
                <w:delText>0</w:delText>
              </w:r>
              <w:r w:rsidR="00497E2F" w:rsidDel="00096C49">
                <w:rPr>
                  <w:rFonts w:asciiTheme="minorHAnsi" w:hAnsiTheme="minorHAnsi"/>
                  <w:sz w:val="18"/>
                  <w:szCs w:val="18"/>
                </w:rPr>
                <w:delText>7</w:delText>
              </w:r>
            </w:del>
            <w:ins w:id="136" w:author="Shewmaker, Michael@Energy" w:date="2021-11-23T11:20:00Z">
              <w:r w:rsidR="00096C49">
                <w:rPr>
                  <w:rFonts w:asciiTheme="minorHAnsi" w:hAnsiTheme="minorHAnsi"/>
                  <w:sz w:val="18"/>
                  <w:szCs w:val="18"/>
                </w:rPr>
                <w:t>06</w:t>
              </w:r>
            </w:ins>
          </w:p>
        </w:tc>
        <w:tc>
          <w:tcPr>
            <w:tcW w:w="5104" w:type="dxa"/>
          </w:tcPr>
          <w:p w14:paraId="4A3A5E1B" w14:textId="014E5866" w:rsidR="005B6312" w:rsidRPr="00A42BCC" w:rsidDel="00752910" w:rsidRDefault="005B6312" w:rsidP="005B6312">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w:t>
            </w:r>
            <w:ins w:id="137" w:author="Shewmaker, Michael@Energy" w:date="2021-11-23T11:20:00Z">
              <w:r w:rsidR="00096C49">
                <w:rPr>
                  <w:rFonts w:asciiTheme="minorHAnsi" w:hAnsiTheme="minorHAnsi"/>
                  <w:sz w:val="18"/>
                  <w:szCs w:val="18"/>
                </w:rPr>
                <w:t>feet (</w:t>
              </w:r>
            </w:ins>
            <w:r w:rsidRPr="00A42BCC">
              <w:rPr>
                <w:rFonts w:asciiTheme="minorHAnsi" w:hAnsiTheme="minorHAnsi"/>
                <w:sz w:val="18"/>
                <w:szCs w:val="18"/>
              </w:rPr>
              <w:t>ft</w:t>
            </w:r>
            <w:ins w:id="138" w:author="Shewmaker, Michael@Energy" w:date="2021-11-23T11:20:00Z">
              <w:r w:rsidR="00096C49">
                <w:rPr>
                  <w:rFonts w:asciiTheme="minorHAnsi" w:hAnsiTheme="minorHAnsi"/>
                  <w:sz w:val="18"/>
                  <w:szCs w:val="18"/>
                </w:rPr>
                <w:t>)</w:t>
              </w:r>
            </w:ins>
            <w:r w:rsidRPr="00A42BCC">
              <w:rPr>
                <w:rFonts w:asciiTheme="minorHAnsi" w:hAnsiTheme="minorHAnsi"/>
                <w:sz w:val="18"/>
                <w:szCs w:val="18"/>
              </w:rPr>
              <w:t>)</w:t>
            </w:r>
          </w:p>
        </w:tc>
        <w:tc>
          <w:tcPr>
            <w:tcW w:w="5104" w:type="dxa"/>
          </w:tcPr>
          <w:p w14:paraId="4A3A5E1C" w14:textId="1AE6C6D4" w:rsidR="005B6312" w:rsidRPr="00A42BCC" w:rsidDel="00752910" w:rsidRDefault="005B6312" w:rsidP="00011BC3">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integer, </w:t>
            </w:r>
            <w:proofErr w:type="spellStart"/>
            <w:r>
              <w:rPr>
                <w:rFonts w:asciiTheme="minorHAnsi" w:hAnsiTheme="minorHAnsi"/>
                <w:sz w:val="18"/>
                <w:szCs w:val="18"/>
              </w:rPr>
              <w:t>xxxxx</w:t>
            </w:r>
            <w:proofErr w:type="spellEnd"/>
            <w:r>
              <w:rPr>
                <w:rFonts w:asciiTheme="minorHAnsi" w:hAnsiTheme="minorHAnsi"/>
                <w:sz w:val="18"/>
                <w:szCs w:val="18"/>
              </w:rPr>
              <w:t xml:space="preserve"> </w:t>
            </w:r>
            <w:r w:rsidRPr="00A42BCC">
              <w:rPr>
                <w:rFonts w:asciiTheme="minorHAnsi" w:hAnsiTheme="minorHAnsi"/>
                <w:sz w:val="18"/>
                <w:szCs w:val="18"/>
              </w:rPr>
              <w:t>&gt;&gt;</w:t>
            </w:r>
          </w:p>
        </w:tc>
      </w:tr>
      <w:tr w:rsidR="00F328CD" w:rsidRPr="00A42BCC" w:rsidDel="00096C49" w14:paraId="1C20919B" w14:textId="46B4DEC1" w:rsidTr="00F328CD">
        <w:trPr>
          <w:del w:id="139" w:author="Shewmaker, Michael@Energy" w:date="2021-11-23T11:20:00Z"/>
        </w:trPr>
        <w:tc>
          <w:tcPr>
            <w:tcW w:w="582" w:type="dxa"/>
            <w:vAlign w:val="center"/>
          </w:tcPr>
          <w:p w14:paraId="02FF2CA6" w14:textId="322AE5B6" w:rsidR="00F328CD" w:rsidDel="00096C49" w:rsidRDefault="00F328CD" w:rsidP="00F328CD">
            <w:pPr>
              <w:jc w:val="center"/>
              <w:rPr>
                <w:del w:id="140" w:author="Shewmaker, Michael@Energy" w:date="2021-11-23T11:20:00Z"/>
                <w:rFonts w:asciiTheme="minorHAnsi" w:hAnsiTheme="minorHAnsi"/>
                <w:sz w:val="18"/>
                <w:szCs w:val="18"/>
              </w:rPr>
            </w:pPr>
            <w:del w:id="141" w:author="Shewmaker, Michael@Energy" w:date="2021-11-23T11:20:00Z">
              <w:r w:rsidDel="00096C49">
                <w:rPr>
                  <w:rFonts w:asciiTheme="minorHAnsi" w:hAnsiTheme="minorHAnsi"/>
                  <w:sz w:val="18"/>
                  <w:szCs w:val="18"/>
                </w:rPr>
                <w:delText>08</w:delText>
              </w:r>
            </w:del>
          </w:p>
        </w:tc>
        <w:tc>
          <w:tcPr>
            <w:tcW w:w="5104" w:type="dxa"/>
            <w:vAlign w:val="center"/>
          </w:tcPr>
          <w:p w14:paraId="12609F12" w14:textId="61FAE19E" w:rsidR="00F328CD" w:rsidRPr="00A42BCC" w:rsidDel="00096C49" w:rsidRDefault="00F328CD" w:rsidP="00F328CD">
            <w:pPr>
              <w:rPr>
                <w:del w:id="142" w:author="Shewmaker, Michael@Energy" w:date="2021-11-23T11:20:00Z"/>
                <w:rFonts w:asciiTheme="minorHAnsi" w:hAnsiTheme="minorHAnsi"/>
                <w:sz w:val="18"/>
                <w:szCs w:val="18"/>
              </w:rPr>
            </w:pPr>
            <w:del w:id="143" w:author="Shewmaker, Michael@Energy" w:date="2021-11-23T11:20:00Z">
              <w:r w:rsidDel="00096C49">
                <w:rPr>
                  <w:rFonts w:asciiTheme="minorHAnsi" w:hAnsiTheme="minorHAnsi"/>
                  <w:sz w:val="18"/>
                  <w:szCs w:val="18"/>
                </w:rPr>
                <w:delText>Total dwelling unit floor area (ft</w:delText>
              </w:r>
              <w:r w:rsidRPr="00037CA8" w:rsidDel="00096C49">
                <w:rPr>
                  <w:rFonts w:asciiTheme="minorHAnsi" w:hAnsiTheme="minorHAnsi"/>
                  <w:sz w:val="18"/>
                  <w:szCs w:val="18"/>
                  <w:vertAlign w:val="superscript"/>
                </w:rPr>
                <w:delText>2</w:delText>
              </w:r>
              <w:r w:rsidDel="00096C49">
                <w:rPr>
                  <w:rFonts w:asciiTheme="minorHAnsi" w:hAnsiTheme="minorHAnsi"/>
                  <w:sz w:val="18"/>
                  <w:szCs w:val="18"/>
                </w:rPr>
                <w:delText>)</w:delText>
              </w:r>
            </w:del>
          </w:p>
        </w:tc>
        <w:tc>
          <w:tcPr>
            <w:tcW w:w="5104" w:type="dxa"/>
            <w:vAlign w:val="center"/>
          </w:tcPr>
          <w:p w14:paraId="2981CCC3" w14:textId="6C569D79" w:rsidR="00B33935" w:rsidRPr="00B33935" w:rsidDel="00096C49" w:rsidRDefault="00B33935" w:rsidP="00B33935">
            <w:pPr>
              <w:rPr>
                <w:del w:id="144" w:author="Shewmaker, Michael@Energy" w:date="2021-11-23T11:20:00Z"/>
                <w:rFonts w:asciiTheme="minorHAnsi" w:hAnsiTheme="minorHAnsi"/>
                <w:sz w:val="18"/>
                <w:szCs w:val="18"/>
              </w:rPr>
            </w:pPr>
            <w:del w:id="145" w:author="Shewmaker, Michael@Energy" w:date="2021-11-23T11:20:00Z">
              <w:r w:rsidRPr="00B33935" w:rsidDel="00096C49">
                <w:rPr>
                  <w:rFonts w:asciiTheme="minorHAnsi" w:hAnsiTheme="minorHAnsi"/>
                  <w:sz w:val="18"/>
                  <w:szCs w:val="18"/>
                </w:rPr>
                <w:delText xml:space="preserve">&lt;&lt;if A02≠"required", then value = N/A; </w:delText>
              </w:r>
            </w:del>
          </w:p>
          <w:p w14:paraId="73992982" w14:textId="346D8E49" w:rsidR="00B33935" w:rsidRPr="00B33935" w:rsidDel="00096C49" w:rsidRDefault="00B33935" w:rsidP="00B33935">
            <w:pPr>
              <w:rPr>
                <w:del w:id="146" w:author="Shewmaker, Michael@Energy" w:date="2021-11-23T11:20:00Z"/>
                <w:rFonts w:asciiTheme="minorHAnsi" w:hAnsiTheme="minorHAnsi"/>
                <w:sz w:val="18"/>
                <w:szCs w:val="18"/>
              </w:rPr>
            </w:pPr>
            <w:del w:id="147" w:author="Shewmaker, Michael@Energy" w:date="2021-11-23T11:20:00Z">
              <w:r w:rsidRPr="00B33935" w:rsidDel="00096C49">
                <w:rPr>
                  <w:rFonts w:asciiTheme="minorHAnsi" w:hAnsiTheme="minorHAnsi"/>
                  <w:sz w:val="18"/>
                  <w:szCs w:val="18"/>
                </w:rPr>
                <w:delText xml:space="preserve">Else if value available from CF1R, use value; </w:delText>
              </w:r>
            </w:del>
          </w:p>
          <w:p w14:paraId="1FC322F3" w14:textId="79DA4C7A" w:rsidR="00F328CD" w:rsidRPr="00A42BCC" w:rsidDel="00096C49" w:rsidRDefault="00B33935" w:rsidP="00F328CD">
            <w:pPr>
              <w:rPr>
                <w:del w:id="148" w:author="Shewmaker, Michael@Energy" w:date="2021-11-23T11:20:00Z"/>
                <w:rFonts w:asciiTheme="minorHAnsi" w:hAnsiTheme="minorHAnsi"/>
                <w:sz w:val="18"/>
                <w:szCs w:val="18"/>
              </w:rPr>
            </w:pPr>
            <w:del w:id="149" w:author="Shewmaker, Michael@Energy" w:date="2021-11-23T11:20:00Z">
              <w:r w:rsidRPr="00B33935" w:rsidDel="00096C49">
                <w:rPr>
                  <w:rFonts w:asciiTheme="minorHAnsi" w:hAnsiTheme="minorHAnsi"/>
                  <w:sz w:val="18"/>
                  <w:szCs w:val="18"/>
                </w:rPr>
                <w:delText>Else user input numeric value, xxxxx.x &gt;&gt;</w:delText>
              </w:r>
            </w:del>
          </w:p>
        </w:tc>
      </w:tr>
      <w:tr w:rsidR="00F328CD" w:rsidRPr="00A42BCC" w:rsidDel="00096C49" w14:paraId="0666F892" w14:textId="2DC09A8F" w:rsidTr="00F328CD">
        <w:trPr>
          <w:del w:id="150" w:author="Shewmaker, Michael@Energy" w:date="2021-11-23T11:20:00Z"/>
        </w:trPr>
        <w:tc>
          <w:tcPr>
            <w:tcW w:w="582" w:type="dxa"/>
            <w:vAlign w:val="center"/>
          </w:tcPr>
          <w:p w14:paraId="287EAC2B" w14:textId="5964CE3E" w:rsidR="00F328CD" w:rsidDel="00096C49" w:rsidRDefault="00F328CD" w:rsidP="00F328CD">
            <w:pPr>
              <w:jc w:val="center"/>
              <w:rPr>
                <w:del w:id="151" w:author="Shewmaker, Michael@Energy" w:date="2021-11-23T11:20:00Z"/>
                <w:rFonts w:asciiTheme="minorHAnsi" w:hAnsiTheme="minorHAnsi"/>
                <w:sz w:val="18"/>
                <w:szCs w:val="18"/>
              </w:rPr>
            </w:pPr>
            <w:del w:id="152" w:author="Shewmaker, Michael@Energy" w:date="2021-11-23T11:20:00Z">
              <w:r w:rsidDel="00096C49">
                <w:rPr>
                  <w:rFonts w:asciiTheme="minorHAnsi" w:hAnsiTheme="minorHAnsi"/>
                  <w:sz w:val="18"/>
                  <w:szCs w:val="18"/>
                </w:rPr>
                <w:delText>09</w:delText>
              </w:r>
            </w:del>
          </w:p>
        </w:tc>
        <w:tc>
          <w:tcPr>
            <w:tcW w:w="5104" w:type="dxa"/>
            <w:vAlign w:val="center"/>
          </w:tcPr>
          <w:p w14:paraId="1E9FC4B1" w14:textId="1A56F341" w:rsidR="00F328CD" w:rsidRPr="00A42BCC" w:rsidDel="00096C49" w:rsidRDefault="00F328CD" w:rsidP="00F328CD">
            <w:pPr>
              <w:rPr>
                <w:del w:id="153" w:author="Shewmaker, Michael@Energy" w:date="2021-11-23T11:20:00Z"/>
                <w:rFonts w:asciiTheme="minorHAnsi" w:hAnsiTheme="minorHAnsi"/>
                <w:sz w:val="18"/>
                <w:szCs w:val="18"/>
              </w:rPr>
            </w:pPr>
            <w:del w:id="154" w:author="Shewmaker, Michael@Energy" w:date="2021-11-23T11:20:00Z">
              <w:r w:rsidDel="00096C49">
                <w:rPr>
                  <w:rFonts w:asciiTheme="minorHAnsi" w:hAnsiTheme="minorHAnsi"/>
                  <w:sz w:val="18"/>
                  <w:szCs w:val="18"/>
                </w:rPr>
                <w:delText>Total dwelling unit ceiling area (ft</w:delText>
              </w:r>
              <w:r w:rsidRPr="00037CA8" w:rsidDel="00096C49">
                <w:rPr>
                  <w:rFonts w:asciiTheme="minorHAnsi" w:hAnsiTheme="minorHAnsi"/>
                  <w:sz w:val="18"/>
                  <w:szCs w:val="18"/>
                  <w:vertAlign w:val="superscript"/>
                </w:rPr>
                <w:delText>2</w:delText>
              </w:r>
              <w:r w:rsidDel="00096C49">
                <w:rPr>
                  <w:rFonts w:asciiTheme="minorHAnsi" w:hAnsiTheme="minorHAnsi"/>
                  <w:sz w:val="18"/>
                  <w:szCs w:val="18"/>
                </w:rPr>
                <w:delText>)</w:delText>
              </w:r>
            </w:del>
          </w:p>
        </w:tc>
        <w:tc>
          <w:tcPr>
            <w:tcW w:w="5104" w:type="dxa"/>
            <w:vAlign w:val="center"/>
          </w:tcPr>
          <w:p w14:paraId="22E811E8" w14:textId="7563C81C" w:rsidR="00B33935" w:rsidRPr="00B33935" w:rsidDel="00096C49" w:rsidRDefault="00B33935" w:rsidP="00B33935">
            <w:pPr>
              <w:rPr>
                <w:del w:id="155" w:author="Shewmaker, Michael@Energy" w:date="2021-11-23T11:20:00Z"/>
                <w:rFonts w:asciiTheme="minorHAnsi" w:hAnsiTheme="minorHAnsi"/>
                <w:sz w:val="18"/>
                <w:szCs w:val="18"/>
              </w:rPr>
            </w:pPr>
            <w:del w:id="156" w:author="Shewmaker, Michael@Energy" w:date="2021-11-23T11:20:00Z">
              <w:r w:rsidRPr="00B33935" w:rsidDel="00096C49">
                <w:rPr>
                  <w:rFonts w:asciiTheme="minorHAnsi" w:hAnsiTheme="minorHAnsi"/>
                  <w:sz w:val="18"/>
                  <w:szCs w:val="18"/>
                </w:rPr>
                <w:delText xml:space="preserve">&lt;&lt;if A02≠"required", then value = N/A; </w:delText>
              </w:r>
            </w:del>
          </w:p>
          <w:p w14:paraId="3C03B1F2" w14:textId="08960B5B" w:rsidR="00B33935" w:rsidRPr="00B33935" w:rsidDel="00096C49" w:rsidRDefault="00B33935" w:rsidP="00B33935">
            <w:pPr>
              <w:rPr>
                <w:del w:id="157" w:author="Shewmaker, Michael@Energy" w:date="2021-11-23T11:20:00Z"/>
                <w:rFonts w:asciiTheme="minorHAnsi" w:hAnsiTheme="minorHAnsi"/>
                <w:sz w:val="18"/>
                <w:szCs w:val="18"/>
              </w:rPr>
            </w:pPr>
            <w:del w:id="158" w:author="Shewmaker, Michael@Energy" w:date="2021-11-23T11:20:00Z">
              <w:r w:rsidRPr="00B33935" w:rsidDel="00096C49">
                <w:rPr>
                  <w:rFonts w:asciiTheme="minorHAnsi" w:hAnsiTheme="minorHAnsi"/>
                  <w:sz w:val="18"/>
                  <w:szCs w:val="18"/>
                </w:rPr>
                <w:delText xml:space="preserve">Else if value available from CF1R, use value; </w:delText>
              </w:r>
            </w:del>
          </w:p>
          <w:p w14:paraId="72497052" w14:textId="1389EFC8" w:rsidR="00F328CD" w:rsidRPr="00A42BCC" w:rsidDel="00096C49" w:rsidRDefault="00B33935" w:rsidP="00F328CD">
            <w:pPr>
              <w:rPr>
                <w:del w:id="159" w:author="Shewmaker, Michael@Energy" w:date="2021-11-23T11:20:00Z"/>
                <w:rFonts w:asciiTheme="minorHAnsi" w:hAnsiTheme="minorHAnsi"/>
                <w:sz w:val="18"/>
                <w:szCs w:val="18"/>
              </w:rPr>
            </w:pPr>
            <w:del w:id="160" w:author="Shewmaker, Michael@Energy" w:date="2021-11-23T11:20:00Z">
              <w:r w:rsidRPr="00B33935" w:rsidDel="00096C49">
                <w:rPr>
                  <w:rFonts w:asciiTheme="minorHAnsi" w:hAnsiTheme="minorHAnsi"/>
                  <w:sz w:val="18"/>
                  <w:szCs w:val="18"/>
                </w:rPr>
                <w:delText>Else user input numeric value, xxxxx.x &gt;&gt;</w:delText>
              </w:r>
            </w:del>
          </w:p>
        </w:tc>
      </w:tr>
      <w:tr w:rsidR="00F328CD" w:rsidRPr="00A42BCC" w:rsidDel="00096C49" w14:paraId="59CB9D0E" w14:textId="7D359FF6" w:rsidTr="00F328CD">
        <w:trPr>
          <w:del w:id="161" w:author="Shewmaker, Michael@Energy" w:date="2021-11-23T11:20:00Z"/>
        </w:trPr>
        <w:tc>
          <w:tcPr>
            <w:tcW w:w="582" w:type="dxa"/>
            <w:vAlign w:val="center"/>
          </w:tcPr>
          <w:p w14:paraId="375AB967" w14:textId="0CDDDC8E" w:rsidR="00F328CD" w:rsidDel="00096C49" w:rsidRDefault="00F328CD" w:rsidP="00F328CD">
            <w:pPr>
              <w:jc w:val="center"/>
              <w:rPr>
                <w:del w:id="162" w:author="Shewmaker, Michael@Energy" w:date="2021-11-23T11:20:00Z"/>
                <w:rFonts w:asciiTheme="minorHAnsi" w:hAnsiTheme="minorHAnsi"/>
                <w:sz w:val="18"/>
                <w:szCs w:val="18"/>
              </w:rPr>
            </w:pPr>
            <w:del w:id="163" w:author="Shewmaker, Michael@Energy" w:date="2021-11-23T11:20:00Z">
              <w:r w:rsidDel="00096C49">
                <w:rPr>
                  <w:rFonts w:asciiTheme="minorHAnsi" w:hAnsiTheme="minorHAnsi"/>
                  <w:sz w:val="18"/>
                  <w:szCs w:val="18"/>
                </w:rPr>
                <w:delText>10</w:delText>
              </w:r>
            </w:del>
          </w:p>
        </w:tc>
        <w:tc>
          <w:tcPr>
            <w:tcW w:w="5104" w:type="dxa"/>
            <w:vAlign w:val="center"/>
          </w:tcPr>
          <w:p w14:paraId="2E877F62" w14:textId="555F530D" w:rsidR="00F328CD" w:rsidRPr="00A42BCC" w:rsidDel="00096C49" w:rsidRDefault="00F328CD" w:rsidP="00F328CD">
            <w:pPr>
              <w:rPr>
                <w:del w:id="164" w:author="Shewmaker, Michael@Energy" w:date="2021-11-23T11:20:00Z"/>
                <w:rFonts w:asciiTheme="minorHAnsi" w:hAnsiTheme="minorHAnsi"/>
                <w:sz w:val="18"/>
                <w:szCs w:val="18"/>
              </w:rPr>
            </w:pPr>
            <w:del w:id="165" w:author="Shewmaker, Michael@Energy" w:date="2021-11-23T11:20:00Z">
              <w:r w:rsidDel="00096C49">
                <w:rPr>
                  <w:rFonts w:asciiTheme="minorHAnsi" w:hAnsiTheme="minorHAnsi"/>
                  <w:sz w:val="18"/>
                  <w:szCs w:val="18"/>
                </w:rPr>
                <w:delText>Total dwelling unit exterior wall area (ft</w:delText>
              </w:r>
              <w:r w:rsidRPr="00037CA8" w:rsidDel="00096C49">
                <w:rPr>
                  <w:rFonts w:asciiTheme="minorHAnsi" w:hAnsiTheme="minorHAnsi"/>
                  <w:sz w:val="18"/>
                  <w:szCs w:val="18"/>
                  <w:vertAlign w:val="superscript"/>
                </w:rPr>
                <w:delText>2</w:delText>
              </w:r>
              <w:r w:rsidDel="00096C49">
                <w:rPr>
                  <w:rFonts w:asciiTheme="minorHAnsi" w:hAnsiTheme="minorHAnsi"/>
                  <w:sz w:val="18"/>
                  <w:szCs w:val="18"/>
                </w:rPr>
                <w:delText>)</w:delText>
              </w:r>
            </w:del>
          </w:p>
        </w:tc>
        <w:tc>
          <w:tcPr>
            <w:tcW w:w="5104" w:type="dxa"/>
            <w:vAlign w:val="center"/>
          </w:tcPr>
          <w:p w14:paraId="22C49348" w14:textId="76CCEE46" w:rsidR="00B33935" w:rsidRPr="00B33935" w:rsidDel="00096C49" w:rsidRDefault="00B33935" w:rsidP="00B33935">
            <w:pPr>
              <w:rPr>
                <w:del w:id="166" w:author="Shewmaker, Michael@Energy" w:date="2021-11-23T11:20:00Z"/>
                <w:rFonts w:asciiTheme="minorHAnsi" w:hAnsiTheme="minorHAnsi"/>
                <w:sz w:val="18"/>
                <w:szCs w:val="18"/>
              </w:rPr>
            </w:pPr>
            <w:del w:id="167" w:author="Shewmaker, Michael@Energy" w:date="2021-11-23T11:20:00Z">
              <w:r w:rsidRPr="00B33935" w:rsidDel="00096C49">
                <w:rPr>
                  <w:rFonts w:asciiTheme="minorHAnsi" w:hAnsiTheme="minorHAnsi"/>
                  <w:sz w:val="18"/>
                  <w:szCs w:val="18"/>
                </w:rPr>
                <w:delText xml:space="preserve">&lt;&lt;if A02≠"required", then value = N/A; </w:delText>
              </w:r>
            </w:del>
          </w:p>
          <w:p w14:paraId="6A52F603" w14:textId="14345B77" w:rsidR="00B33935" w:rsidRPr="00B33935" w:rsidDel="00096C49" w:rsidRDefault="00B33935" w:rsidP="00B33935">
            <w:pPr>
              <w:rPr>
                <w:del w:id="168" w:author="Shewmaker, Michael@Energy" w:date="2021-11-23T11:20:00Z"/>
                <w:rFonts w:asciiTheme="minorHAnsi" w:hAnsiTheme="minorHAnsi"/>
                <w:sz w:val="18"/>
                <w:szCs w:val="18"/>
              </w:rPr>
            </w:pPr>
            <w:del w:id="169" w:author="Shewmaker, Michael@Energy" w:date="2021-11-23T11:20:00Z">
              <w:r w:rsidRPr="00B33935" w:rsidDel="00096C49">
                <w:rPr>
                  <w:rFonts w:asciiTheme="minorHAnsi" w:hAnsiTheme="minorHAnsi"/>
                  <w:sz w:val="18"/>
                  <w:szCs w:val="18"/>
                </w:rPr>
                <w:delText xml:space="preserve">Else if value available from CF1R, use value; </w:delText>
              </w:r>
            </w:del>
          </w:p>
          <w:p w14:paraId="1F2E99B6" w14:textId="652FFE24" w:rsidR="00F328CD" w:rsidRPr="00A42BCC" w:rsidDel="00096C49" w:rsidRDefault="00B33935" w:rsidP="00F328CD">
            <w:pPr>
              <w:rPr>
                <w:del w:id="170" w:author="Shewmaker, Michael@Energy" w:date="2021-11-23T11:20:00Z"/>
                <w:rFonts w:asciiTheme="minorHAnsi" w:hAnsiTheme="minorHAnsi"/>
                <w:sz w:val="18"/>
                <w:szCs w:val="18"/>
              </w:rPr>
            </w:pPr>
            <w:del w:id="171" w:author="Shewmaker, Michael@Energy" w:date="2021-11-23T11:20:00Z">
              <w:r w:rsidRPr="00B33935" w:rsidDel="00096C49">
                <w:rPr>
                  <w:rFonts w:asciiTheme="minorHAnsi" w:hAnsiTheme="minorHAnsi"/>
                  <w:sz w:val="18"/>
                  <w:szCs w:val="18"/>
                </w:rPr>
                <w:delText>Else user input numeric value, xxxxx.x &gt;&gt;</w:delText>
              </w:r>
            </w:del>
          </w:p>
        </w:tc>
      </w:tr>
      <w:tr w:rsidR="00F328CD" w:rsidRPr="00A42BCC" w:rsidDel="00096C49" w14:paraId="342AFEC0" w14:textId="5D3147E2" w:rsidTr="00F328CD">
        <w:trPr>
          <w:del w:id="172" w:author="Shewmaker, Michael@Energy" w:date="2021-11-23T11:20:00Z"/>
        </w:trPr>
        <w:tc>
          <w:tcPr>
            <w:tcW w:w="582" w:type="dxa"/>
            <w:vAlign w:val="center"/>
          </w:tcPr>
          <w:p w14:paraId="7354F5EE" w14:textId="6B9BBAFD" w:rsidR="00F328CD" w:rsidDel="00096C49" w:rsidRDefault="00F328CD" w:rsidP="00F328CD">
            <w:pPr>
              <w:jc w:val="center"/>
              <w:rPr>
                <w:del w:id="173" w:author="Shewmaker, Michael@Energy" w:date="2021-11-23T11:20:00Z"/>
                <w:rFonts w:asciiTheme="minorHAnsi" w:hAnsiTheme="minorHAnsi"/>
                <w:sz w:val="18"/>
                <w:szCs w:val="18"/>
              </w:rPr>
            </w:pPr>
            <w:del w:id="174" w:author="Shewmaker, Michael@Energy" w:date="2021-11-23T11:20:00Z">
              <w:r w:rsidDel="00096C49">
                <w:rPr>
                  <w:rFonts w:asciiTheme="minorHAnsi" w:hAnsiTheme="minorHAnsi"/>
                  <w:sz w:val="18"/>
                  <w:szCs w:val="18"/>
                </w:rPr>
                <w:delText>11</w:delText>
              </w:r>
            </w:del>
          </w:p>
        </w:tc>
        <w:tc>
          <w:tcPr>
            <w:tcW w:w="5104" w:type="dxa"/>
            <w:vAlign w:val="center"/>
          </w:tcPr>
          <w:p w14:paraId="1D6B8F1E" w14:textId="2793961B" w:rsidR="00F328CD" w:rsidRPr="00A42BCC" w:rsidDel="00096C49" w:rsidRDefault="00F328CD" w:rsidP="00F328CD">
            <w:pPr>
              <w:rPr>
                <w:del w:id="175" w:author="Shewmaker, Michael@Energy" w:date="2021-11-23T11:20:00Z"/>
                <w:rFonts w:asciiTheme="minorHAnsi" w:hAnsiTheme="minorHAnsi"/>
                <w:sz w:val="18"/>
                <w:szCs w:val="18"/>
              </w:rPr>
            </w:pPr>
            <w:del w:id="176" w:author="Shewmaker, Michael@Energy" w:date="2021-11-23T11:20:00Z">
              <w:r w:rsidDel="00096C49">
                <w:rPr>
                  <w:rFonts w:asciiTheme="minorHAnsi" w:hAnsiTheme="minorHAnsi"/>
                  <w:sz w:val="18"/>
                  <w:szCs w:val="18"/>
                </w:rPr>
                <w:delText>Total dwelling unit wall area shared with other dwelling units (ft</w:delText>
              </w:r>
              <w:r w:rsidRPr="00037CA8" w:rsidDel="00096C49">
                <w:rPr>
                  <w:rFonts w:asciiTheme="minorHAnsi" w:hAnsiTheme="minorHAnsi"/>
                  <w:sz w:val="18"/>
                  <w:szCs w:val="18"/>
                  <w:vertAlign w:val="superscript"/>
                </w:rPr>
                <w:delText>2</w:delText>
              </w:r>
              <w:r w:rsidDel="00096C49">
                <w:rPr>
                  <w:rFonts w:asciiTheme="minorHAnsi" w:hAnsiTheme="minorHAnsi"/>
                  <w:sz w:val="18"/>
                  <w:szCs w:val="18"/>
                </w:rPr>
                <w:delText>)</w:delText>
              </w:r>
            </w:del>
          </w:p>
        </w:tc>
        <w:tc>
          <w:tcPr>
            <w:tcW w:w="5104" w:type="dxa"/>
            <w:vAlign w:val="center"/>
          </w:tcPr>
          <w:p w14:paraId="7AE0FD40" w14:textId="62E32020" w:rsidR="00B33935" w:rsidRPr="00B33935" w:rsidDel="00096C49" w:rsidRDefault="00B33935" w:rsidP="00B33935">
            <w:pPr>
              <w:rPr>
                <w:del w:id="177" w:author="Shewmaker, Michael@Energy" w:date="2021-11-23T11:20:00Z"/>
                <w:rFonts w:asciiTheme="minorHAnsi" w:hAnsiTheme="minorHAnsi"/>
                <w:sz w:val="18"/>
                <w:szCs w:val="18"/>
              </w:rPr>
            </w:pPr>
            <w:del w:id="178" w:author="Shewmaker, Michael@Energy" w:date="2021-11-23T11:20:00Z">
              <w:r w:rsidRPr="00B33935" w:rsidDel="00096C49">
                <w:rPr>
                  <w:rFonts w:asciiTheme="minorHAnsi" w:hAnsiTheme="minorHAnsi"/>
                  <w:sz w:val="18"/>
                  <w:szCs w:val="18"/>
                </w:rPr>
                <w:delText xml:space="preserve">&lt;&lt;if A02≠"required", then value = N/A; </w:delText>
              </w:r>
            </w:del>
          </w:p>
          <w:p w14:paraId="24607271" w14:textId="4338C98C" w:rsidR="00B33935" w:rsidRPr="00B33935" w:rsidDel="00096C49" w:rsidRDefault="00B33935" w:rsidP="00B33935">
            <w:pPr>
              <w:rPr>
                <w:del w:id="179" w:author="Shewmaker, Michael@Energy" w:date="2021-11-23T11:20:00Z"/>
                <w:rFonts w:asciiTheme="minorHAnsi" w:hAnsiTheme="minorHAnsi"/>
                <w:sz w:val="18"/>
                <w:szCs w:val="18"/>
              </w:rPr>
            </w:pPr>
            <w:del w:id="180" w:author="Shewmaker, Michael@Energy" w:date="2021-11-23T11:20:00Z">
              <w:r w:rsidRPr="00B33935" w:rsidDel="00096C49">
                <w:rPr>
                  <w:rFonts w:asciiTheme="minorHAnsi" w:hAnsiTheme="minorHAnsi"/>
                  <w:sz w:val="18"/>
                  <w:szCs w:val="18"/>
                </w:rPr>
                <w:delText xml:space="preserve">Else if value available from CF1R, use value; </w:delText>
              </w:r>
            </w:del>
          </w:p>
          <w:p w14:paraId="425E3BDA" w14:textId="2743556F" w:rsidR="00F328CD" w:rsidRPr="00A42BCC" w:rsidDel="00096C49" w:rsidRDefault="00B33935" w:rsidP="00F328CD">
            <w:pPr>
              <w:rPr>
                <w:del w:id="181" w:author="Shewmaker, Michael@Energy" w:date="2021-11-23T11:20:00Z"/>
                <w:rFonts w:asciiTheme="minorHAnsi" w:hAnsiTheme="minorHAnsi"/>
                <w:sz w:val="18"/>
                <w:szCs w:val="18"/>
              </w:rPr>
            </w:pPr>
            <w:del w:id="182" w:author="Shewmaker, Michael@Energy" w:date="2021-11-23T11:20:00Z">
              <w:r w:rsidRPr="00B33935" w:rsidDel="00096C49">
                <w:rPr>
                  <w:rFonts w:asciiTheme="minorHAnsi" w:hAnsiTheme="minorHAnsi"/>
                  <w:sz w:val="18"/>
                  <w:szCs w:val="18"/>
                </w:rPr>
                <w:delText>Else user input numeric value, xxxxx.x &gt;&gt;</w:delText>
              </w:r>
            </w:del>
          </w:p>
        </w:tc>
      </w:tr>
      <w:tr w:rsidR="00F328CD" w:rsidRPr="00A42BCC" w:rsidDel="00096C49" w14:paraId="110D76D1" w14:textId="1744A039" w:rsidTr="00F328CD">
        <w:trPr>
          <w:del w:id="183" w:author="Shewmaker, Michael@Energy" w:date="2021-11-23T11:20:00Z"/>
        </w:trPr>
        <w:tc>
          <w:tcPr>
            <w:tcW w:w="582" w:type="dxa"/>
            <w:vAlign w:val="center"/>
          </w:tcPr>
          <w:p w14:paraId="707BDC72" w14:textId="71973BE6" w:rsidR="00F328CD" w:rsidRPr="00A42BCC" w:rsidDel="00096C49" w:rsidRDefault="00F328CD" w:rsidP="00F328CD">
            <w:pPr>
              <w:jc w:val="center"/>
              <w:rPr>
                <w:del w:id="184" w:author="Shewmaker, Michael@Energy" w:date="2021-11-23T11:20:00Z"/>
                <w:rFonts w:asciiTheme="minorHAnsi" w:hAnsiTheme="minorHAnsi"/>
                <w:sz w:val="18"/>
                <w:szCs w:val="18"/>
              </w:rPr>
            </w:pPr>
            <w:del w:id="185" w:author="Shewmaker, Michael@Energy" w:date="2021-11-23T11:20:00Z">
              <w:r w:rsidDel="00096C49">
                <w:rPr>
                  <w:rFonts w:asciiTheme="minorHAnsi" w:hAnsiTheme="minorHAnsi"/>
                  <w:sz w:val="18"/>
                  <w:szCs w:val="18"/>
                </w:rPr>
                <w:delText>12</w:delText>
              </w:r>
            </w:del>
          </w:p>
        </w:tc>
        <w:tc>
          <w:tcPr>
            <w:tcW w:w="5104" w:type="dxa"/>
            <w:vAlign w:val="center"/>
          </w:tcPr>
          <w:p w14:paraId="5AC4F34E" w14:textId="3524157B" w:rsidR="00F328CD" w:rsidRPr="00197C55" w:rsidDel="00096C49" w:rsidRDefault="00F328CD" w:rsidP="00F328CD">
            <w:pPr>
              <w:rPr>
                <w:del w:id="186" w:author="Shewmaker, Michael@Energy" w:date="2021-11-23T11:20:00Z"/>
                <w:rFonts w:asciiTheme="minorHAnsi" w:hAnsiTheme="minorHAnsi"/>
                <w:sz w:val="18"/>
                <w:szCs w:val="18"/>
              </w:rPr>
            </w:pPr>
            <w:del w:id="187" w:author="Shewmaker, Michael@Energy" w:date="2021-11-23T11:20:00Z">
              <w:r w:rsidDel="00096C49">
                <w:rPr>
                  <w:rFonts w:asciiTheme="minorHAnsi" w:hAnsiTheme="minorHAnsi"/>
                  <w:sz w:val="18"/>
                  <w:szCs w:val="18"/>
                </w:rPr>
                <w:delText>Total dwelling unit enclosure area (ft</w:delText>
              </w:r>
              <w:r w:rsidDel="00096C49">
                <w:rPr>
                  <w:rFonts w:asciiTheme="minorHAnsi" w:hAnsiTheme="minorHAnsi"/>
                  <w:sz w:val="18"/>
                  <w:szCs w:val="18"/>
                  <w:vertAlign w:val="superscript"/>
                </w:rPr>
                <w:delText>2</w:delText>
              </w:r>
              <w:r w:rsidDel="00096C49">
                <w:rPr>
                  <w:rFonts w:asciiTheme="minorHAnsi" w:hAnsiTheme="minorHAnsi"/>
                  <w:sz w:val="18"/>
                  <w:szCs w:val="18"/>
                </w:rPr>
                <w:delText>)</w:delText>
              </w:r>
            </w:del>
          </w:p>
        </w:tc>
        <w:tc>
          <w:tcPr>
            <w:tcW w:w="5104" w:type="dxa"/>
            <w:vAlign w:val="center"/>
          </w:tcPr>
          <w:p w14:paraId="5A46FB5B" w14:textId="233CDD42" w:rsidR="00B33935" w:rsidRPr="00B33935" w:rsidDel="00096C49" w:rsidRDefault="00B33935" w:rsidP="00B33935">
            <w:pPr>
              <w:rPr>
                <w:del w:id="188" w:author="Shewmaker, Michael@Energy" w:date="2021-11-23T11:20:00Z"/>
                <w:rFonts w:asciiTheme="minorHAnsi" w:hAnsiTheme="minorHAnsi"/>
                <w:sz w:val="18"/>
                <w:szCs w:val="18"/>
              </w:rPr>
            </w:pPr>
            <w:del w:id="189" w:author="Shewmaker, Michael@Energy" w:date="2021-11-23T11:20:00Z">
              <w:r w:rsidRPr="00B33935" w:rsidDel="00096C49">
                <w:rPr>
                  <w:rFonts w:asciiTheme="minorHAnsi" w:hAnsiTheme="minorHAnsi"/>
                  <w:sz w:val="18"/>
                  <w:szCs w:val="18"/>
                </w:rPr>
                <w:delText xml:space="preserve">&lt;&lt; if A02≠"required", then value = N/A; </w:delText>
              </w:r>
            </w:del>
          </w:p>
          <w:p w14:paraId="7025B676" w14:textId="091B9265" w:rsidR="00B33935" w:rsidRPr="00B33935" w:rsidDel="00096C49" w:rsidRDefault="00B33935" w:rsidP="00B33935">
            <w:pPr>
              <w:rPr>
                <w:del w:id="190" w:author="Shewmaker, Michael@Energy" w:date="2021-11-23T11:20:00Z"/>
                <w:rFonts w:asciiTheme="minorHAnsi" w:hAnsiTheme="minorHAnsi"/>
                <w:sz w:val="18"/>
                <w:szCs w:val="18"/>
              </w:rPr>
            </w:pPr>
            <w:del w:id="191" w:author="Shewmaker, Michael@Energy" w:date="2021-11-23T11:20:00Z">
              <w:r w:rsidRPr="00B33935" w:rsidDel="00096C49">
                <w:rPr>
                  <w:rFonts w:asciiTheme="minorHAnsi" w:hAnsiTheme="minorHAnsi"/>
                  <w:sz w:val="18"/>
                  <w:szCs w:val="18"/>
                </w:rPr>
                <w:delText xml:space="preserve">Else if value available from CF1R, use value; </w:delText>
              </w:r>
            </w:del>
          </w:p>
          <w:p w14:paraId="50B6D4C5" w14:textId="06F8F110" w:rsidR="00F328CD" w:rsidRPr="00A42BCC" w:rsidDel="00096C49" w:rsidRDefault="00B33935" w:rsidP="00F328CD">
            <w:pPr>
              <w:rPr>
                <w:del w:id="192" w:author="Shewmaker, Michael@Energy" w:date="2021-11-23T11:20:00Z"/>
                <w:rFonts w:asciiTheme="minorHAnsi" w:hAnsiTheme="minorHAnsi"/>
                <w:sz w:val="18"/>
                <w:szCs w:val="18"/>
              </w:rPr>
            </w:pPr>
            <w:del w:id="193" w:author="Shewmaker, Michael@Energy" w:date="2021-11-23T11:20:00Z">
              <w:r w:rsidRPr="00B33935" w:rsidDel="00096C49">
                <w:rPr>
                  <w:rFonts w:asciiTheme="minorHAnsi" w:hAnsiTheme="minorHAnsi"/>
                  <w:sz w:val="18"/>
                  <w:szCs w:val="18"/>
                </w:rPr>
                <w:delText>Else value = sum of (A08+A09+A10+A11) &gt;&gt;</w:delText>
              </w:r>
            </w:del>
          </w:p>
        </w:tc>
      </w:tr>
      <w:tr w:rsidR="005B6312" w:rsidDel="00096C49" w14:paraId="04FB332E" w14:textId="3B4699BC" w:rsidTr="00F328CD">
        <w:trPr>
          <w:del w:id="194" w:author="Shewmaker, Michael@Energy" w:date="2021-11-23T11:20:00Z"/>
        </w:trPr>
        <w:tc>
          <w:tcPr>
            <w:tcW w:w="582" w:type="dxa"/>
            <w:vAlign w:val="center"/>
          </w:tcPr>
          <w:p w14:paraId="4C93DCF5" w14:textId="6BE05A27" w:rsidR="005B6312" w:rsidDel="00096C49" w:rsidRDefault="00011BC3" w:rsidP="008D3313">
            <w:pPr>
              <w:jc w:val="center"/>
              <w:rPr>
                <w:del w:id="195" w:author="Shewmaker, Michael@Energy" w:date="2021-11-23T11:20:00Z"/>
                <w:rFonts w:asciiTheme="minorHAnsi" w:hAnsiTheme="minorHAnsi"/>
                <w:sz w:val="18"/>
                <w:szCs w:val="18"/>
              </w:rPr>
            </w:pPr>
            <w:del w:id="196" w:author="Shewmaker, Michael@Energy" w:date="2021-11-23T11:20:00Z">
              <w:r w:rsidDel="00096C49">
                <w:rPr>
                  <w:rFonts w:asciiTheme="minorHAnsi" w:hAnsiTheme="minorHAnsi"/>
                  <w:sz w:val="18"/>
                  <w:szCs w:val="18"/>
                </w:rPr>
                <w:delText>13</w:delText>
              </w:r>
            </w:del>
          </w:p>
        </w:tc>
        <w:tc>
          <w:tcPr>
            <w:tcW w:w="5104" w:type="dxa"/>
            <w:vAlign w:val="center"/>
          </w:tcPr>
          <w:p w14:paraId="5F908336" w14:textId="6C47FFB1" w:rsidR="005B6312" w:rsidRPr="00037CA8" w:rsidDel="00096C49" w:rsidRDefault="005B6312" w:rsidP="008D3313">
            <w:pPr>
              <w:rPr>
                <w:del w:id="197" w:author="Shewmaker, Michael@Energy" w:date="2021-11-23T11:20:00Z"/>
                <w:rFonts w:asciiTheme="minorHAnsi" w:hAnsiTheme="minorHAnsi"/>
                <w:sz w:val="18"/>
                <w:szCs w:val="18"/>
              </w:rPr>
            </w:pPr>
            <w:del w:id="198" w:author="Shewmaker, Michael@Energy" w:date="2021-11-23T11:20:00Z">
              <w:r w:rsidDel="00096C49">
                <w:rPr>
                  <w:rFonts w:asciiTheme="minorHAnsi" w:hAnsiTheme="minorHAnsi"/>
                  <w:sz w:val="18"/>
                  <w:szCs w:val="18"/>
                </w:rPr>
                <w:delText xml:space="preserve">Target dwelling unit compartmentalization leakage </w:delText>
              </w:r>
              <w:r w:rsidDel="00096C49">
                <w:rPr>
                  <w:rFonts w:asciiTheme="minorHAnsi" w:hAnsiTheme="minorHAnsi"/>
                  <w:sz w:val="18"/>
                  <w:szCs w:val="18"/>
                  <w:vertAlign w:val="superscript"/>
                </w:rPr>
                <w:delText xml:space="preserve"> </w:delText>
              </w:r>
              <w:r w:rsidDel="00096C49">
                <w:rPr>
                  <w:rFonts w:asciiTheme="minorHAnsi" w:hAnsiTheme="minorHAnsi"/>
                  <w:sz w:val="18"/>
                  <w:szCs w:val="18"/>
                </w:rPr>
                <w:delText>(CFM50)</w:delText>
              </w:r>
            </w:del>
          </w:p>
        </w:tc>
        <w:tc>
          <w:tcPr>
            <w:tcW w:w="5104" w:type="dxa"/>
            <w:vAlign w:val="center"/>
          </w:tcPr>
          <w:p w14:paraId="1E97F1CA" w14:textId="33BEE6A8" w:rsidR="00853622" w:rsidDel="00096C49" w:rsidRDefault="005B6312" w:rsidP="00BB7FEB">
            <w:pPr>
              <w:rPr>
                <w:del w:id="199" w:author="Shewmaker, Michael@Energy" w:date="2021-11-23T11:20:00Z"/>
                <w:rFonts w:asciiTheme="minorHAnsi" w:hAnsiTheme="minorHAnsi"/>
                <w:sz w:val="18"/>
                <w:szCs w:val="18"/>
              </w:rPr>
            </w:pPr>
            <w:del w:id="200" w:author="Shewmaker, Michael@Energy" w:date="2021-11-23T11:20:00Z">
              <w:r w:rsidRPr="00A42BCC" w:rsidDel="00096C49">
                <w:rPr>
                  <w:rFonts w:asciiTheme="minorHAnsi" w:hAnsiTheme="minorHAnsi"/>
                  <w:sz w:val="18"/>
                  <w:szCs w:val="18"/>
                </w:rPr>
                <w:delText>&lt;&lt;</w:delText>
              </w:r>
              <w:r w:rsidDel="00096C49">
                <w:rPr>
                  <w:rFonts w:asciiTheme="minorHAnsi" w:hAnsiTheme="minorHAnsi"/>
                  <w:sz w:val="18"/>
                  <w:szCs w:val="18"/>
                </w:rPr>
                <w:delText>calculated:</w:delText>
              </w:r>
              <w:r w:rsidDel="00096C49">
                <w:delText xml:space="preserve"> </w:delText>
              </w:r>
              <w:r w:rsidDel="00096C49">
                <w:rPr>
                  <w:rFonts w:asciiTheme="minorHAnsi" w:hAnsiTheme="minorHAnsi"/>
                  <w:sz w:val="18"/>
                  <w:szCs w:val="18"/>
                </w:rPr>
                <w:delText>if A02=required</w:delText>
              </w:r>
              <w:r w:rsidRPr="004B6582" w:rsidDel="00096C49">
                <w:rPr>
                  <w:rFonts w:asciiTheme="minorHAnsi" w:hAnsiTheme="minorHAnsi"/>
                  <w:sz w:val="18"/>
                  <w:szCs w:val="18"/>
                </w:rPr>
                <w:delText>, then</w:delText>
              </w:r>
              <w:r w:rsidR="00F77597" w:rsidDel="00096C49">
                <w:rPr>
                  <w:rFonts w:asciiTheme="minorHAnsi" w:hAnsiTheme="minorHAnsi"/>
                  <w:sz w:val="18"/>
                  <w:szCs w:val="18"/>
                </w:rPr>
                <w:delText xml:space="preserve"> value = </w:delText>
              </w:r>
              <w:r w:rsidR="00BB7FEB" w:rsidDel="00096C49">
                <w:rPr>
                  <w:rFonts w:asciiTheme="minorHAnsi" w:hAnsiTheme="minorHAnsi"/>
                  <w:sz w:val="18"/>
                  <w:szCs w:val="18"/>
                </w:rPr>
                <w:delText>A12</w:delText>
              </w:r>
              <w:r w:rsidDel="00096C49">
                <w:rPr>
                  <w:rFonts w:asciiTheme="minorHAnsi" w:hAnsiTheme="minorHAnsi"/>
                  <w:sz w:val="18"/>
                  <w:szCs w:val="18"/>
                </w:rPr>
                <w:delText>*0.3</w:delText>
              </w:r>
              <w:r w:rsidR="00853622" w:rsidDel="00096C49">
                <w:rPr>
                  <w:rFonts w:asciiTheme="minorHAnsi" w:hAnsiTheme="minorHAnsi"/>
                  <w:sz w:val="18"/>
                  <w:szCs w:val="18"/>
                </w:rPr>
                <w:delText>;</w:delText>
              </w:r>
              <w:r w:rsidDel="00096C49">
                <w:rPr>
                  <w:rFonts w:asciiTheme="minorHAnsi" w:hAnsiTheme="minorHAnsi"/>
                  <w:sz w:val="18"/>
                  <w:szCs w:val="18"/>
                </w:rPr>
                <w:delText xml:space="preserve"> </w:delText>
              </w:r>
            </w:del>
          </w:p>
          <w:p w14:paraId="46069126" w14:textId="01267441" w:rsidR="005B6312" w:rsidDel="00096C49" w:rsidRDefault="005B6312" w:rsidP="00BB7FEB">
            <w:pPr>
              <w:rPr>
                <w:del w:id="201" w:author="Shewmaker, Michael@Energy" w:date="2021-11-23T11:20:00Z"/>
                <w:rFonts w:asciiTheme="minorHAnsi" w:hAnsiTheme="minorHAnsi"/>
                <w:sz w:val="18"/>
                <w:szCs w:val="18"/>
              </w:rPr>
            </w:pPr>
            <w:del w:id="202" w:author="Shewmaker, Michael@Energy" w:date="2021-11-23T11:20:00Z">
              <w:r w:rsidDel="00096C49">
                <w:rPr>
                  <w:rFonts w:asciiTheme="minorHAnsi" w:hAnsiTheme="minorHAnsi"/>
                  <w:sz w:val="18"/>
                  <w:szCs w:val="18"/>
                </w:rPr>
                <w:delText>else value = N/A &gt;&gt;</w:delText>
              </w:r>
            </w:del>
          </w:p>
        </w:tc>
      </w:tr>
      <w:tr w:rsidR="005B6312" w:rsidRPr="00A42BCC" w14:paraId="4A3A5E25" w14:textId="77777777" w:rsidTr="00F328CD">
        <w:tc>
          <w:tcPr>
            <w:tcW w:w="582" w:type="dxa"/>
            <w:vAlign w:val="center"/>
          </w:tcPr>
          <w:p w14:paraId="4A3A5E22" w14:textId="6C94C879" w:rsidR="005B6312" w:rsidRPr="00A42BCC" w:rsidDel="0053362D" w:rsidRDefault="00011BC3" w:rsidP="005B6312">
            <w:pPr>
              <w:jc w:val="center"/>
              <w:rPr>
                <w:rFonts w:asciiTheme="minorHAnsi" w:hAnsiTheme="minorHAnsi"/>
                <w:sz w:val="18"/>
                <w:szCs w:val="18"/>
              </w:rPr>
            </w:pPr>
            <w:del w:id="203" w:author="Shewmaker, Michael@Energy" w:date="2021-11-23T11:20:00Z">
              <w:r w:rsidDel="00096C49">
                <w:rPr>
                  <w:rFonts w:asciiTheme="minorHAnsi" w:hAnsiTheme="minorHAnsi"/>
                  <w:sz w:val="18"/>
                  <w:szCs w:val="18"/>
                </w:rPr>
                <w:delText>14</w:delText>
              </w:r>
            </w:del>
            <w:ins w:id="204" w:author="Shewmaker, Michael@Energy" w:date="2021-11-23T11:20:00Z">
              <w:r w:rsidR="00096C49">
                <w:rPr>
                  <w:rFonts w:asciiTheme="minorHAnsi" w:hAnsiTheme="minorHAnsi"/>
                  <w:sz w:val="18"/>
                  <w:szCs w:val="18"/>
                </w:rPr>
                <w:t>07</w:t>
              </w:r>
            </w:ins>
          </w:p>
        </w:tc>
        <w:tc>
          <w:tcPr>
            <w:tcW w:w="5104" w:type="dxa"/>
          </w:tcPr>
          <w:p w14:paraId="4A3A5E23" w14:textId="1312D8F7"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4A3A5E24"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date (use date format validation control)&gt;&gt;</w:t>
            </w:r>
          </w:p>
        </w:tc>
      </w:tr>
      <w:tr w:rsidR="005B6312" w:rsidRPr="00A42BCC" w14:paraId="1F222A09" w14:textId="77777777" w:rsidTr="00F328CD">
        <w:tc>
          <w:tcPr>
            <w:tcW w:w="582" w:type="dxa"/>
            <w:vAlign w:val="center"/>
          </w:tcPr>
          <w:p w14:paraId="2E709D13" w14:textId="0B9A1A43" w:rsidR="005B6312" w:rsidDel="00820D66" w:rsidRDefault="00011BC3" w:rsidP="008D3313">
            <w:pPr>
              <w:jc w:val="center"/>
              <w:rPr>
                <w:rFonts w:asciiTheme="minorHAnsi" w:hAnsiTheme="minorHAnsi"/>
                <w:sz w:val="18"/>
                <w:szCs w:val="18"/>
              </w:rPr>
            </w:pPr>
            <w:del w:id="205" w:author="Shewmaker, Michael@Energy" w:date="2021-11-23T11:20:00Z">
              <w:r w:rsidDel="00096C49">
                <w:rPr>
                  <w:rFonts w:asciiTheme="minorHAnsi" w:hAnsiTheme="minorHAnsi"/>
                  <w:sz w:val="18"/>
                  <w:szCs w:val="18"/>
                </w:rPr>
                <w:delText>15</w:delText>
              </w:r>
            </w:del>
            <w:ins w:id="206" w:author="Shewmaker, Michael@Energy" w:date="2021-11-23T11:20:00Z">
              <w:r w:rsidR="00096C49">
                <w:rPr>
                  <w:rFonts w:asciiTheme="minorHAnsi" w:hAnsiTheme="minorHAnsi"/>
                  <w:sz w:val="18"/>
                  <w:szCs w:val="18"/>
                </w:rPr>
                <w:t>08</w:t>
              </w:r>
            </w:ins>
          </w:p>
        </w:tc>
        <w:tc>
          <w:tcPr>
            <w:tcW w:w="5104" w:type="dxa"/>
            <w:vAlign w:val="center"/>
          </w:tcPr>
          <w:p w14:paraId="3146BC31" w14:textId="77777777" w:rsidR="005B6312" w:rsidRPr="00A42BCC" w:rsidRDefault="005B6312" w:rsidP="008D3313">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01AE78EC" w14:textId="77777777" w:rsidR="005B6312" w:rsidRDefault="005B6312" w:rsidP="008D3313">
            <w:pPr>
              <w:rPr>
                <w:rFonts w:asciiTheme="minorHAnsi" w:hAnsiTheme="minorHAnsi"/>
                <w:sz w:val="18"/>
                <w:szCs w:val="18"/>
              </w:rPr>
            </w:pPr>
            <w:r>
              <w:rPr>
                <w:rFonts w:asciiTheme="minorHAnsi" w:hAnsiTheme="minorHAnsi"/>
                <w:sz w:val="18"/>
                <w:szCs w:val="18"/>
              </w:rPr>
              <w:t xml:space="preserve">&lt;&lt; user pick text value from following list of two: </w:t>
            </w:r>
          </w:p>
          <w:p w14:paraId="1D61B666" w14:textId="77777777" w:rsidR="005B6312"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w:t>
            </w:r>
            <w:r>
              <w:rPr>
                <w:rFonts w:asciiTheme="minorHAnsi" w:hAnsiTheme="minorHAnsi"/>
                <w:sz w:val="18"/>
                <w:szCs w:val="18"/>
              </w:rPr>
              <w:t>est with Manual Meter</w:t>
            </w:r>
          </w:p>
          <w:p w14:paraId="489F3788" w14:textId="77777777" w:rsidR="005B6312" w:rsidRPr="00A42BCC"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Test with Automatic Meter</w:t>
            </w:r>
            <w:r>
              <w:rPr>
                <w:rFonts w:asciiTheme="minorHAnsi" w:hAnsiTheme="minorHAnsi"/>
                <w:sz w:val="18"/>
                <w:szCs w:val="18"/>
              </w:rPr>
              <w:t>&gt;&gt;</w:t>
            </w:r>
          </w:p>
        </w:tc>
      </w:tr>
      <w:tr w:rsidR="005B6312" w14:paraId="7120AB5C" w14:textId="77777777" w:rsidTr="00F328CD">
        <w:tc>
          <w:tcPr>
            <w:tcW w:w="582" w:type="dxa"/>
            <w:vAlign w:val="center"/>
          </w:tcPr>
          <w:p w14:paraId="7CB355A3" w14:textId="77777777" w:rsidR="005B6312" w:rsidDel="00820D66" w:rsidRDefault="005B6312" w:rsidP="008D3313">
            <w:pPr>
              <w:jc w:val="center"/>
              <w:rPr>
                <w:rFonts w:asciiTheme="minorHAnsi" w:hAnsiTheme="minorHAnsi"/>
                <w:sz w:val="18"/>
                <w:szCs w:val="18"/>
              </w:rPr>
            </w:pPr>
          </w:p>
        </w:tc>
        <w:tc>
          <w:tcPr>
            <w:tcW w:w="5104" w:type="dxa"/>
            <w:vAlign w:val="center"/>
          </w:tcPr>
          <w:p w14:paraId="06E93B2A" w14:textId="77777777" w:rsidR="005B6312" w:rsidRDefault="005B6312" w:rsidP="008D3313">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104" w:type="dxa"/>
            <w:vAlign w:val="center"/>
          </w:tcPr>
          <w:p w14:paraId="3C8F71EE" w14:textId="4E1174B6" w:rsidR="005B6312" w:rsidRPr="006954EE" w:rsidRDefault="005B6312" w:rsidP="008D3313">
            <w:pPr>
              <w:rPr>
                <w:rFonts w:asciiTheme="minorHAnsi" w:hAnsiTheme="minorHAnsi"/>
                <w:sz w:val="18"/>
                <w:szCs w:val="18"/>
              </w:rPr>
            </w:pPr>
            <w:r>
              <w:rPr>
                <w:rFonts w:asciiTheme="minorHAnsi" w:hAnsiTheme="minorHAnsi"/>
                <w:sz w:val="18"/>
                <w:szCs w:val="18"/>
              </w:rPr>
              <w:t>&lt;&lt; if A</w:t>
            </w:r>
            <w:ins w:id="207" w:author="Shewmaker, Michael@Energy" w:date="2021-11-23T11:43:00Z">
              <w:r w:rsidR="008723C0">
                <w:rPr>
                  <w:rFonts w:asciiTheme="minorHAnsi" w:hAnsiTheme="minorHAnsi"/>
                  <w:sz w:val="18"/>
                  <w:szCs w:val="18"/>
                </w:rPr>
                <w:t>08</w:t>
              </w:r>
            </w:ins>
            <w:del w:id="208" w:author="Shewmaker, Michael@Energy" w:date="2021-11-23T11:43:00Z">
              <w:r w:rsidDel="008723C0">
                <w:rPr>
                  <w:rFonts w:asciiTheme="minorHAnsi" w:hAnsiTheme="minorHAnsi"/>
                  <w:sz w:val="18"/>
                  <w:szCs w:val="18"/>
                </w:rPr>
                <w:delText>15</w:delText>
              </w:r>
            </w:del>
            <w:r>
              <w:rPr>
                <w:rFonts w:asciiTheme="minorHAnsi" w:hAnsiTheme="minorHAnsi"/>
                <w:sz w:val="18"/>
                <w:szCs w:val="18"/>
              </w:rPr>
              <w:t xml:space="preserve">= </w:t>
            </w:r>
            <w:r w:rsidRPr="006954EE">
              <w:rPr>
                <w:rFonts w:asciiTheme="minorHAnsi" w:hAnsiTheme="minorHAnsi"/>
                <w:sz w:val="18"/>
                <w:szCs w:val="18"/>
              </w:rPr>
              <w:t>Single-Point Test with Manual Meter</w:t>
            </w:r>
            <w:r>
              <w:rPr>
                <w:rFonts w:asciiTheme="minorHAnsi" w:hAnsiTheme="minorHAnsi"/>
                <w:sz w:val="18"/>
                <w:szCs w:val="18"/>
              </w:rPr>
              <w:t xml:space="preserve">, </w:t>
            </w:r>
            <w:r w:rsidRPr="006954EE">
              <w:rPr>
                <w:rFonts w:asciiTheme="minorHAnsi" w:hAnsiTheme="minorHAnsi"/>
                <w:sz w:val="18"/>
                <w:szCs w:val="18"/>
              </w:rPr>
              <w:t xml:space="preserve">then use variant ENV-20a; </w:t>
            </w:r>
          </w:p>
          <w:p w14:paraId="66128FB9" w14:textId="3F830B17" w:rsidR="005B6312" w:rsidRDefault="004130B2" w:rsidP="008D3313">
            <w:pPr>
              <w:rPr>
                <w:rFonts w:asciiTheme="minorHAnsi" w:hAnsiTheme="minorHAnsi"/>
                <w:sz w:val="18"/>
                <w:szCs w:val="18"/>
              </w:rPr>
            </w:pPr>
            <w:r>
              <w:rPr>
                <w:rFonts w:asciiTheme="minorHAnsi" w:hAnsiTheme="minorHAnsi"/>
                <w:sz w:val="18"/>
                <w:szCs w:val="18"/>
              </w:rPr>
              <w:t>E</w:t>
            </w:r>
            <w:r w:rsidR="005B6312">
              <w:rPr>
                <w:rFonts w:asciiTheme="minorHAnsi" w:hAnsiTheme="minorHAnsi"/>
                <w:sz w:val="18"/>
                <w:szCs w:val="18"/>
              </w:rPr>
              <w:t>lse</w:t>
            </w:r>
            <w:r>
              <w:rPr>
                <w:rFonts w:asciiTheme="minorHAnsi" w:hAnsiTheme="minorHAnsi"/>
                <w:sz w:val="18"/>
                <w:szCs w:val="18"/>
              </w:rPr>
              <w:t xml:space="preserve"> </w:t>
            </w:r>
            <w:r w:rsidR="005B6312">
              <w:rPr>
                <w:rFonts w:asciiTheme="minorHAnsi" w:hAnsiTheme="minorHAnsi"/>
                <w:sz w:val="18"/>
                <w:szCs w:val="18"/>
              </w:rPr>
              <w:t>if A15=</w:t>
            </w:r>
            <w:r w:rsidR="005B6312" w:rsidRPr="006954EE">
              <w:rPr>
                <w:rFonts w:asciiTheme="minorHAnsi" w:hAnsiTheme="minorHAnsi"/>
                <w:sz w:val="18"/>
                <w:szCs w:val="18"/>
              </w:rPr>
              <w:t>Single-Point Test with Automatic Meter</w:t>
            </w:r>
            <w:r w:rsidR="005B6312">
              <w:rPr>
                <w:rFonts w:asciiTheme="minorHAnsi" w:hAnsiTheme="minorHAnsi"/>
                <w:sz w:val="18"/>
                <w:szCs w:val="18"/>
              </w:rPr>
              <w:t>,</w:t>
            </w:r>
            <w:r w:rsidR="005B6312" w:rsidRPr="006954EE">
              <w:rPr>
                <w:rFonts w:asciiTheme="minorHAnsi" w:hAnsiTheme="minorHAnsi"/>
                <w:sz w:val="18"/>
                <w:szCs w:val="18"/>
              </w:rPr>
              <w:t xml:space="preserve"> </w:t>
            </w:r>
            <w:r w:rsidR="005B6312">
              <w:rPr>
                <w:rFonts w:asciiTheme="minorHAnsi" w:hAnsiTheme="minorHAnsi"/>
                <w:sz w:val="18"/>
                <w:szCs w:val="18"/>
              </w:rPr>
              <w:t>then use</w:t>
            </w:r>
            <w:r w:rsidR="005B6312" w:rsidRPr="006954EE">
              <w:rPr>
                <w:rFonts w:asciiTheme="minorHAnsi" w:hAnsiTheme="minorHAnsi"/>
                <w:sz w:val="18"/>
                <w:szCs w:val="18"/>
              </w:rPr>
              <w:t xml:space="preserve"> </w:t>
            </w:r>
            <w:r w:rsidR="005B6312">
              <w:rPr>
                <w:rFonts w:asciiTheme="minorHAnsi" w:hAnsiTheme="minorHAnsi"/>
                <w:sz w:val="18"/>
                <w:szCs w:val="18"/>
              </w:rPr>
              <w:t xml:space="preserve">variant </w:t>
            </w:r>
            <w:r w:rsidR="005B6312" w:rsidRPr="006954EE">
              <w:rPr>
                <w:rFonts w:asciiTheme="minorHAnsi" w:hAnsiTheme="minorHAnsi"/>
                <w:sz w:val="18"/>
                <w:szCs w:val="18"/>
              </w:rPr>
              <w:t>ENV-20b</w:t>
            </w:r>
            <w:r w:rsidR="005B6312">
              <w:rPr>
                <w:rFonts w:asciiTheme="minorHAnsi" w:hAnsiTheme="minorHAnsi"/>
                <w:sz w:val="18"/>
                <w:szCs w:val="18"/>
              </w:rPr>
              <w:t>&gt;&gt;</w:t>
            </w:r>
          </w:p>
        </w:tc>
      </w:tr>
    </w:tbl>
    <w:p w14:paraId="4A3A5E26" w14:textId="77777777" w:rsidR="00536AA3" w:rsidRPr="00A42BCC" w:rsidRDefault="00536AA3" w:rsidP="00A42BCC">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EA01F0" w:rsidRPr="00A42BCC" w14:paraId="4A3A5E28" w14:textId="77777777" w:rsidTr="00B5026C">
        <w:tc>
          <w:tcPr>
            <w:tcW w:w="10795" w:type="dxa"/>
            <w:gridSpan w:val="10"/>
          </w:tcPr>
          <w:p w14:paraId="4A3A5E27" w14:textId="77777777" w:rsidR="00EA01F0" w:rsidRPr="005A593D" w:rsidRDefault="00EA01F0" w:rsidP="00BB7FEB">
            <w:pPr>
              <w:keepNext/>
              <w:rPr>
                <w:rFonts w:asciiTheme="minorHAnsi" w:hAnsiTheme="minorHAnsi"/>
                <w:szCs w:val="18"/>
              </w:rPr>
            </w:pPr>
            <w:r w:rsidRPr="005A593D">
              <w:rPr>
                <w:rFonts w:asciiTheme="minorHAnsi" w:hAnsiTheme="minorHAnsi"/>
                <w:b/>
                <w:szCs w:val="18"/>
              </w:rPr>
              <w:lastRenderedPageBreak/>
              <w:t>B. Diagnostic Equipment Information</w:t>
            </w:r>
          </w:p>
        </w:tc>
      </w:tr>
      <w:tr w:rsidR="00EA01F0" w:rsidRPr="00A42BCC" w14:paraId="4A3A5E2C" w14:textId="77777777" w:rsidTr="00B5026C">
        <w:tc>
          <w:tcPr>
            <w:tcW w:w="590" w:type="dxa"/>
            <w:vAlign w:val="center"/>
          </w:tcPr>
          <w:p w14:paraId="4A3A5E2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4A3A5E2A" w14:textId="4297871E"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4A3A5E2B"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2-6</w:t>
            </w:r>
          </w:p>
        </w:tc>
      </w:tr>
      <w:tr w:rsidR="00EA01F0" w:rsidRPr="00A42BCC" w14:paraId="4A3A5E32" w14:textId="77777777" w:rsidTr="00B5026C">
        <w:tc>
          <w:tcPr>
            <w:tcW w:w="2203" w:type="dxa"/>
            <w:gridSpan w:val="2"/>
            <w:vAlign w:val="center"/>
          </w:tcPr>
          <w:p w14:paraId="4A3A5E2D"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4A3A5E2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4A3A5E2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4A3A5E3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4A3A5E31"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06</w:t>
            </w:r>
          </w:p>
        </w:tc>
      </w:tr>
      <w:tr w:rsidR="00EA01F0" w:rsidRPr="00A42BCC" w14:paraId="4A3A5E38" w14:textId="77777777" w:rsidTr="00B5026C">
        <w:tc>
          <w:tcPr>
            <w:tcW w:w="2203" w:type="dxa"/>
            <w:gridSpan w:val="2"/>
            <w:vAlign w:val="bottom"/>
          </w:tcPr>
          <w:p w14:paraId="4A3A5E3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4A3A5E3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4A3A5E3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4A3A5E3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4A3A5E37"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EA01F0" w:rsidRPr="00A42BCC" w14:paraId="4A3A5E3E" w14:textId="77777777" w:rsidTr="00B5026C">
        <w:tc>
          <w:tcPr>
            <w:tcW w:w="2203" w:type="dxa"/>
            <w:gridSpan w:val="2"/>
            <w:vAlign w:val="center"/>
          </w:tcPr>
          <w:p w14:paraId="4A3A5E3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3"/>
            <w:vAlign w:val="center"/>
          </w:tcPr>
          <w:p w14:paraId="4A3A5E3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(Date), maximum 50 characters&gt;&gt;</w:t>
            </w:r>
          </w:p>
        </w:tc>
        <w:tc>
          <w:tcPr>
            <w:tcW w:w="1983" w:type="dxa"/>
            <w:vAlign w:val="center"/>
          </w:tcPr>
          <w:p w14:paraId="4A3A5E3D" w14:textId="34BC0EDC" w:rsidR="00EA01F0" w:rsidRPr="00A42BCC" w:rsidRDefault="00EA01F0">
            <w:pPr>
              <w:keepNext/>
              <w:jc w:val="center"/>
              <w:rPr>
                <w:rFonts w:asciiTheme="minorHAnsi" w:hAnsiTheme="minorHAnsi"/>
                <w:sz w:val="18"/>
                <w:szCs w:val="18"/>
              </w:rPr>
            </w:pPr>
            <w:r w:rsidRPr="00A42BCC">
              <w:rPr>
                <w:rFonts w:asciiTheme="minorHAnsi" w:hAnsiTheme="minorHAnsi"/>
                <w:sz w:val="18"/>
                <w:szCs w:val="18"/>
              </w:rPr>
              <w:t xml:space="preserve">&lt;&lt;calculated field: if manometer Calibration Date in </w:t>
            </w:r>
            <w:r w:rsidR="004130B2">
              <w:rPr>
                <w:rFonts w:asciiTheme="minorHAnsi" w:hAnsiTheme="minorHAnsi"/>
                <w:sz w:val="18"/>
                <w:szCs w:val="18"/>
              </w:rPr>
              <w:t>B05</w:t>
            </w:r>
            <w:r w:rsidRPr="00A42BCC">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in order to comply with this </w:t>
            </w:r>
            <w:r w:rsidR="003F62A0">
              <w:rPr>
                <w:rFonts w:asciiTheme="minorHAnsi" w:hAnsiTheme="minorHAnsi"/>
                <w:sz w:val="18"/>
                <w:szCs w:val="18"/>
              </w:rPr>
              <w:t>Enclosure Air</w:t>
            </w:r>
            <w:r w:rsidR="003F62A0" w:rsidRPr="00A42BCC">
              <w:rPr>
                <w:rFonts w:asciiTheme="minorHAnsi" w:hAnsiTheme="minorHAnsi"/>
                <w:sz w:val="18"/>
                <w:szCs w:val="18"/>
              </w:rPr>
              <w:t xml:space="preserve"> </w:t>
            </w:r>
            <w:r w:rsidRPr="00A42BCC">
              <w:rPr>
                <w:rFonts w:asciiTheme="minorHAnsi" w:hAnsiTheme="minorHAnsi"/>
                <w:sz w:val="18"/>
                <w:szCs w:val="18"/>
              </w:rPr>
              <w:t>Leakage Diagnostic test"&gt;&gt;</w:t>
            </w:r>
          </w:p>
        </w:tc>
      </w:tr>
      <w:tr w:rsidR="00EA01F0" w:rsidRPr="00A42BCC" w14:paraId="4A3A5E44" w14:textId="77777777" w:rsidTr="00B5026C">
        <w:tc>
          <w:tcPr>
            <w:tcW w:w="2203" w:type="dxa"/>
            <w:gridSpan w:val="2"/>
            <w:tcBorders>
              <w:bottom w:val="single" w:sz="12" w:space="0" w:color="000000"/>
            </w:tcBorders>
            <w:vAlign w:val="center"/>
          </w:tcPr>
          <w:p w14:paraId="4A3A5E3F"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0" w14:textId="77777777" w:rsidR="00EA01F0" w:rsidRPr="00A42BCC" w:rsidRDefault="00EA01F0" w:rsidP="00BB7FEB">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4A3A5E41"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2" w14:textId="77777777" w:rsidR="00EA01F0" w:rsidRPr="00A42BCC" w:rsidRDefault="00EA01F0" w:rsidP="00BB7FEB">
            <w:pPr>
              <w:keepNext/>
              <w:jc w:val="center"/>
              <w:rPr>
                <w:rFonts w:asciiTheme="minorHAnsi" w:hAnsiTheme="minorHAnsi"/>
                <w:sz w:val="18"/>
                <w:szCs w:val="18"/>
              </w:rPr>
            </w:pPr>
          </w:p>
        </w:tc>
        <w:tc>
          <w:tcPr>
            <w:tcW w:w="1983" w:type="dxa"/>
            <w:tcBorders>
              <w:bottom w:val="single" w:sz="12" w:space="0" w:color="000000"/>
            </w:tcBorders>
            <w:vAlign w:val="center"/>
          </w:tcPr>
          <w:p w14:paraId="4A3A5E43" w14:textId="77777777" w:rsidR="00EA01F0" w:rsidRPr="00A42BCC" w:rsidRDefault="00EA01F0" w:rsidP="00BB7FEB">
            <w:pPr>
              <w:keepNext/>
              <w:jc w:val="center"/>
              <w:rPr>
                <w:rFonts w:asciiTheme="minorHAnsi" w:hAnsiTheme="minorHAnsi"/>
                <w:sz w:val="18"/>
                <w:szCs w:val="18"/>
              </w:rPr>
            </w:pPr>
          </w:p>
        </w:tc>
      </w:tr>
      <w:tr w:rsidR="00EA01F0" w:rsidRPr="00A42BCC" w14:paraId="4A3A5E48" w14:textId="77777777" w:rsidTr="00B5026C">
        <w:tc>
          <w:tcPr>
            <w:tcW w:w="590" w:type="dxa"/>
            <w:tcBorders>
              <w:top w:val="single" w:sz="12" w:space="0" w:color="000000"/>
            </w:tcBorders>
            <w:vAlign w:val="center"/>
          </w:tcPr>
          <w:p w14:paraId="4A3A5E4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4A3A5E46" w14:textId="4A27732C"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4A3A5E47"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8-11</w:t>
            </w:r>
          </w:p>
        </w:tc>
      </w:tr>
      <w:tr w:rsidR="00EA01F0" w:rsidRPr="00A42BCC" w14:paraId="4A3A5E4D" w14:textId="77777777" w:rsidTr="00B5026C">
        <w:tc>
          <w:tcPr>
            <w:tcW w:w="2765" w:type="dxa"/>
            <w:gridSpan w:val="3"/>
            <w:vAlign w:val="center"/>
          </w:tcPr>
          <w:p w14:paraId="4A3A5E4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4A3A5E4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4A3A5E4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4A3A5E4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11</w:t>
            </w:r>
          </w:p>
        </w:tc>
      </w:tr>
      <w:tr w:rsidR="00EA01F0" w:rsidRPr="00A42BCC" w14:paraId="4A3A5E52" w14:textId="77777777" w:rsidTr="00B5026C">
        <w:tc>
          <w:tcPr>
            <w:tcW w:w="2765" w:type="dxa"/>
            <w:gridSpan w:val="3"/>
            <w:vAlign w:val="center"/>
          </w:tcPr>
          <w:p w14:paraId="4A3A5E4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4A3A5E4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4A3A5E5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4A3A5E51" w14:textId="551A3A38"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 xml:space="preserve">Fan </w:t>
            </w:r>
            <w:r w:rsidR="00525832">
              <w:rPr>
                <w:rFonts w:asciiTheme="minorHAnsi" w:hAnsiTheme="minorHAnsi"/>
                <w:sz w:val="18"/>
                <w:szCs w:val="18"/>
              </w:rPr>
              <w:t>C</w:t>
            </w:r>
            <w:r w:rsidRPr="00A42BCC">
              <w:rPr>
                <w:rFonts w:asciiTheme="minorHAnsi" w:hAnsiTheme="minorHAnsi"/>
                <w:sz w:val="18"/>
                <w:szCs w:val="18"/>
              </w:rPr>
              <w:t>onfiguration (rings)</w:t>
            </w:r>
          </w:p>
        </w:tc>
      </w:tr>
      <w:tr w:rsidR="00EA01F0" w:rsidRPr="00A42BCC" w14:paraId="4A3A5E57" w14:textId="77777777" w:rsidTr="00B5026C">
        <w:tc>
          <w:tcPr>
            <w:tcW w:w="2765" w:type="dxa"/>
            <w:gridSpan w:val="3"/>
            <w:vAlign w:val="center"/>
          </w:tcPr>
          <w:p w14:paraId="4A3A5E5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2"/>
            <w:vAlign w:val="center"/>
          </w:tcPr>
          <w:p w14:paraId="4A3A5E5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3"/>
            <w:vAlign w:val="center"/>
          </w:tcPr>
          <w:p w14:paraId="4A3A5E5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530" w:type="dxa"/>
            <w:gridSpan w:val="2"/>
            <w:vAlign w:val="center"/>
          </w:tcPr>
          <w:p w14:paraId="4A3A5E5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r>
      <w:tr w:rsidR="00EA01F0" w:rsidRPr="00A42BCC" w14:paraId="4A3A5E5C" w14:textId="77777777" w:rsidTr="00B5026C">
        <w:tc>
          <w:tcPr>
            <w:tcW w:w="2765" w:type="dxa"/>
            <w:gridSpan w:val="3"/>
            <w:vAlign w:val="center"/>
          </w:tcPr>
          <w:p w14:paraId="4A3A5E58"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E59" w14:textId="77777777" w:rsidR="00EA01F0" w:rsidRPr="00A42BCC" w:rsidRDefault="00EA01F0" w:rsidP="00A42BCC">
            <w:pPr>
              <w:jc w:val="center"/>
              <w:rPr>
                <w:rFonts w:asciiTheme="minorHAnsi" w:hAnsiTheme="minorHAnsi"/>
                <w:sz w:val="18"/>
                <w:szCs w:val="18"/>
              </w:rPr>
            </w:pPr>
          </w:p>
        </w:tc>
        <w:tc>
          <w:tcPr>
            <w:tcW w:w="2750" w:type="dxa"/>
            <w:gridSpan w:val="3"/>
            <w:vAlign w:val="center"/>
          </w:tcPr>
          <w:p w14:paraId="4A3A5E5A" w14:textId="77777777" w:rsidR="00EA01F0" w:rsidRPr="00A42BCC" w:rsidRDefault="00EA01F0" w:rsidP="00A42BCC">
            <w:pPr>
              <w:jc w:val="center"/>
              <w:rPr>
                <w:rFonts w:asciiTheme="minorHAnsi" w:hAnsiTheme="minorHAnsi"/>
                <w:sz w:val="18"/>
                <w:szCs w:val="18"/>
              </w:rPr>
            </w:pPr>
          </w:p>
        </w:tc>
        <w:tc>
          <w:tcPr>
            <w:tcW w:w="2530" w:type="dxa"/>
            <w:gridSpan w:val="2"/>
            <w:vAlign w:val="center"/>
          </w:tcPr>
          <w:p w14:paraId="4A3A5E5B" w14:textId="77777777" w:rsidR="00EA01F0" w:rsidRPr="00A42BCC" w:rsidRDefault="00EA01F0" w:rsidP="00A42BCC">
            <w:pPr>
              <w:jc w:val="center"/>
              <w:rPr>
                <w:rFonts w:asciiTheme="minorHAnsi" w:hAnsiTheme="minorHAnsi"/>
                <w:sz w:val="18"/>
                <w:szCs w:val="18"/>
              </w:rPr>
            </w:pPr>
          </w:p>
        </w:tc>
      </w:tr>
    </w:tbl>
    <w:p w14:paraId="4A3A5E5D" w14:textId="77777777" w:rsidR="00EA01F0" w:rsidRDefault="00EA01F0" w:rsidP="00A42BCC">
      <w:pPr>
        <w:rPr>
          <w:rFonts w:asciiTheme="minorHAnsi" w:hAnsiTheme="minorHAnsi"/>
          <w:sz w:val="18"/>
          <w:szCs w:val="18"/>
        </w:rPr>
      </w:pPr>
    </w:p>
    <w:p w14:paraId="4A3A5E5E" w14:textId="77777777" w:rsidR="007C670E" w:rsidRDefault="007C670E" w:rsidP="00A42BCC">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7C670E" w:rsidRPr="00A42BCC" w14:paraId="4A3A5E60" w14:textId="77777777" w:rsidTr="00B5026C">
        <w:tc>
          <w:tcPr>
            <w:tcW w:w="10795" w:type="dxa"/>
          </w:tcPr>
          <w:p w14:paraId="4A3A5E5F" w14:textId="5A7F40C6" w:rsidR="007C670E" w:rsidRPr="005A593D" w:rsidRDefault="007C670E" w:rsidP="008E31AE">
            <w:pPr>
              <w:rPr>
                <w:rFonts w:asciiTheme="minorHAnsi" w:hAnsiTheme="minorHAnsi"/>
                <w:b/>
                <w:szCs w:val="18"/>
              </w:rPr>
            </w:pPr>
            <w:r w:rsidRPr="005A593D">
              <w:rPr>
                <w:rFonts w:asciiTheme="minorHAnsi" w:hAnsiTheme="minorHAnsi"/>
                <w:b/>
                <w:szCs w:val="18"/>
              </w:rPr>
              <w:t>ENV20</w:t>
            </w:r>
            <w:r w:rsidR="00F743C3">
              <w:rPr>
                <w:rFonts w:asciiTheme="minorHAnsi" w:hAnsiTheme="minorHAnsi"/>
                <w:b/>
                <w:szCs w:val="18"/>
              </w:rPr>
              <w:t>b</w:t>
            </w:r>
            <w:r w:rsidRPr="005A593D">
              <w:rPr>
                <w:rFonts w:asciiTheme="minorHAnsi" w:hAnsiTheme="minorHAnsi"/>
                <w:b/>
                <w:szCs w:val="18"/>
              </w:rPr>
              <w:t xml:space="preserve"> - Single Point Air Tightness Test With </w:t>
            </w:r>
            <w:r w:rsidR="00BC156C">
              <w:rPr>
                <w:rFonts w:asciiTheme="minorHAnsi" w:hAnsiTheme="minorHAnsi"/>
                <w:b/>
                <w:szCs w:val="18"/>
              </w:rPr>
              <w:t>Automatic</w:t>
            </w:r>
            <w:r w:rsidR="00BC156C" w:rsidRPr="005A593D">
              <w:rPr>
                <w:rFonts w:asciiTheme="minorHAnsi" w:hAnsiTheme="minorHAnsi"/>
                <w:b/>
                <w:szCs w:val="18"/>
              </w:rPr>
              <w:t xml:space="preserve"> </w:t>
            </w:r>
            <w:r w:rsidRPr="005A593D">
              <w:rPr>
                <w:rFonts w:asciiTheme="minorHAnsi" w:hAnsiTheme="minorHAnsi"/>
                <w:b/>
                <w:szCs w:val="18"/>
              </w:rPr>
              <w:t>Meter</w:t>
            </w:r>
            <w:r w:rsidRPr="005A593D">
              <w:rPr>
                <w:rFonts w:asciiTheme="minorHAnsi" w:hAnsiTheme="minorHAnsi"/>
                <w:szCs w:val="18"/>
              </w:rPr>
              <w:t xml:space="preserve"> </w:t>
            </w:r>
          </w:p>
        </w:tc>
      </w:tr>
    </w:tbl>
    <w:p w14:paraId="4A3A5E61" w14:textId="77777777" w:rsidR="007C670E" w:rsidRPr="00A42BCC" w:rsidRDefault="007C670E" w:rsidP="00A42BCC">
      <w:pPr>
        <w:rPr>
          <w:rFonts w:asciiTheme="minorHAnsi" w:hAnsiTheme="minorHAnsi"/>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455"/>
        <w:gridCol w:w="5538"/>
      </w:tblGrid>
      <w:tr w:rsidR="00EA01F0" w:rsidRPr="00A42BCC" w14:paraId="4A3A5E64" w14:textId="77777777" w:rsidTr="009F4648">
        <w:tc>
          <w:tcPr>
            <w:tcW w:w="10792" w:type="dxa"/>
            <w:gridSpan w:val="3"/>
          </w:tcPr>
          <w:p w14:paraId="4A3A5E63" w14:textId="2D92CD2A"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sidR="00BB7FEB">
              <w:rPr>
                <w:rFonts w:asciiTheme="minorHAnsi" w:hAnsiTheme="minorHAnsi"/>
                <w:b/>
                <w:szCs w:val="18"/>
              </w:rPr>
              <w:t>Enclosure</w:t>
            </w:r>
            <w:r w:rsidR="00BB7FEB" w:rsidRPr="005A593D">
              <w:rPr>
                <w:rFonts w:asciiTheme="minorHAnsi" w:hAnsiTheme="minorHAnsi"/>
                <w:b/>
                <w:szCs w:val="18"/>
              </w:rPr>
              <w:t xml:space="preserve"> </w:t>
            </w:r>
            <w:r w:rsidR="00D721FF">
              <w:rPr>
                <w:rFonts w:asciiTheme="minorHAnsi" w:hAnsiTheme="minorHAnsi"/>
                <w:b/>
                <w:szCs w:val="18"/>
              </w:rPr>
              <w:t xml:space="preserve">Air </w:t>
            </w:r>
            <w:r w:rsidRPr="005A593D">
              <w:rPr>
                <w:rFonts w:asciiTheme="minorHAnsi" w:hAnsiTheme="minorHAnsi"/>
                <w:b/>
                <w:szCs w:val="18"/>
              </w:rPr>
              <w:t>Leakage Diagnostic Test</w:t>
            </w:r>
          </w:p>
        </w:tc>
      </w:tr>
      <w:tr w:rsidR="00EA01F0" w:rsidRPr="00A42BCC" w14:paraId="4A3A5E68" w14:textId="77777777" w:rsidTr="009F4648">
        <w:tc>
          <w:tcPr>
            <w:tcW w:w="799" w:type="dxa"/>
            <w:vAlign w:val="center"/>
          </w:tcPr>
          <w:p w14:paraId="4A3A5E6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455" w:type="dxa"/>
            <w:vAlign w:val="center"/>
          </w:tcPr>
          <w:p w14:paraId="4A3A5E66" w14:textId="2E29EFFD"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sidR="00525832">
              <w:rPr>
                <w:rFonts w:asciiTheme="minorHAnsi" w:hAnsiTheme="minorHAnsi"/>
                <w:sz w:val="18"/>
                <w:szCs w:val="18"/>
              </w:rPr>
              <w:t>A</w:t>
            </w:r>
            <w:r w:rsidRPr="00A42BCC">
              <w:rPr>
                <w:rFonts w:asciiTheme="minorHAnsi" w:hAnsiTheme="minorHAnsi"/>
                <w:sz w:val="18"/>
                <w:szCs w:val="18"/>
              </w:rPr>
              <w:t xml:space="preserve">verage </w:t>
            </w:r>
            <w:r w:rsidR="00525832">
              <w:rPr>
                <w:rFonts w:asciiTheme="minorHAnsi" w:hAnsiTheme="minorHAnsi"/>
                <w:sz w:val="18"/>
                <w:szCs w:val="18"/>
              </w:rPr>
              <w:t>P</w:t>
            </w:r>
            <w:r w:rsidRPr="00A42BCC">
              <w:rPr>
                <w:rFonts w:asciiTheme="minorHAnsi" w:hAnsiTheme="minorHAnsi"/>
                <w:sz w:val="18"/>
                <w:szCs w:val="18"/>
              </w:rPr>
              <w:t xml:space="preserve">eriod of </w:t>
            </w:r>
            <w:r w:rsidR="00525832">
              <w:rPr>
                <w:rFonts w:asciiTheme="minorHAnsi" w:hAnsiTheme="minorHAnsi"/>
                <w:sz w:val="18"/>
                <w:szCs w:val="18"/>
              </w:rPr>
              <w:t>M</w:t>
            </w:r>
            <w:r w:rsidRPr="00A42BCC">
              <w:rPr>
                <w:rFonts w:asciiTheme="minorHAnsi" w:hAnsiTheme="minorHAnsi"/>
                <w:sz w:val="18"/>
                <w:szCs w:val="18"/>
              </w:rPr>
              <w:t>eter</w:t>
            </w:r>
            <w:r w:rsidR="00BB7FEB">
              <w:rPr>
                <w:rFonts w:asciiTheme="minorHAnsi" w:hAnsiTheme="minorHAnsi"/>
                <w:sz w:val="18"/>
                <w:szCs w:val="18"/>
              </w:rPr>
              <w:t xml:space="preserve"> (seconds)</w:t>
            </w:r>
          </w:p>
        </w:tc>
        <w:tc>
          <w:tcPr>
            <w:tcW w:w="5538" w:type="dxa"/>
            <w:vAlign w:val="center"/>
          </w:tcPr>
          <w:p w14:paraId="4A3A5E67" w14:textId="615E11A5" w:rsidR="00EA01F0" w:rsidRPr="00A42BCC"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BB7FEB">
              <w:rPr>
                <w:rFonts w:asciiTheme="minorHAnsi" w:hAnsiTheme="minorHAnsi"/>
                <w:sz w:val="18"/>
                <w:szCs w:val="18"/>
              </w:rPr>
              <w:t xml:space="preserve">enter integer </w:t>
            </w:r>
            <w:r w:rsidR="00BB7FEB">
              <w:rPr>
                <w:rFonts w:asciiTheme="minorHAnsi" w:hAnsiTheme="minorHAnsi" w:cstheme="minorHAnsi"/>
                <w:sz w:val="18"/>
                <w:szCs w:val="18"/>
              </w:rPr>
              <w:t>≥</w:t>
            </w:r>
            <w:r w:rsidR="00BB7FEB">
              <w:rPr>
                <w:rFonts w:asciiTheme="minorHAnsi" w:hAnsiTheme="minorHAnsi"/>
                <w:sz w:val="18"/>
                <w:szCs w:val="18"/>
              </w:rPr>
              <w:t xml:space="preserve"> 10</w:t>
            </w:r>
            <w:r w:rsidR="008D3313">
              <w:rPr>
                <w:rFonts w:asciiTheme="minorHAnsi" w:hAnsiTheme="minorHAnsi"/>
                <w:sz w:val="18"/>
                <w:szCs w:val="18"/>
              </w:rPr>
              <w:t>&gt;&gt;</w:t>
            </w:r>
          </w:p>
        </w:tc>
      </w:tr>
      <w:tr w:rsidR="00EA01F0" w:rsidRPr="00A42BCC" w14:paraId="4A3A5E6D" w14:textId="77777777" w:rsidTr="009F4648">
        <w:tc>
          <w:tcPr>
            <w:tcW w:w="799" w:type="dxa"/>
            <w:vAlign w:val="center"/>
          </w:tcPr>
          <w:p w14:paraId="4A3A5E69"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455" w:type="dxa"/>
            <w:vAlign w:val="center"/>
          </w:tcPr>
          <w:p w14:paraId="4A3A5E6A" w14:textId="7B109ABE"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538" w:type="dxa"/>
            <w:vAlign w:val="center"/>
          </w:tcPr>
          <w:p w14:paraId="4A3A5E6B" w14:textId="70D7C486" w:rsidR="00EA01F0" w:rsidRPr="00A42BCC" w:rsidRDefault="00EA01F0" w:rsidP="00A42BCC">
            <w:pPr>
              <w:rPr>
                <w:rFonts w:asciiTheme="minorHAnsi" w:hAnsiTheme="minorHAnsi"/>
                <w:sz w:val="18"/>
                <w:szCs w:val="18"/>
              </w:rPr>
            </w:pPr>
            <w:r w:rsidRPr="00A42BCC">
              <w:rPr>
                <w:rFonts w:asciiTheme="minorHAnsi" w:hAnsiTheme="minorHAnsi"/>
                <w:sz w:val="18"/>
                <w:szCs w:val="18"/>
              </w:rPr>
              <w:t xml:space="preserve">&lt;&lt;user input, </w:t>
            </w:r>
            <w:r w:rsidR="00BB7FEB">
              <w:rPr>
                <w:rFonts w:asciiTheme="minorHAnsi" w:hAnsiTheme="minorHAnsi"/>
                <w:sz w:val="18"/>
                <w:szCs w:val="18"/>
              </w:rPr>
              <w:t>user pick one of the following 2 text values</w:t>
            </w:r>
            <w:r w:rsidRPr="00A42BCC">
              <w:rPr>
                <w:rFonts w:asciiTheme="minorHAnsi" w:hAnsiTheme="minorHAnsi"/>
                <w:sz w:val="18"/>
                <w:szCs w:val="18"/>
              </w:rPr>
              <w:t>:</w:t>
            </w:r>
          </w:p>
          <w:p w14:paraId="4A3A5E6C" w14:textId="1967CEA0" w:rsidR="00EA01F0" w:rsidRPr="00A42BCC" w:rsidRDefault="008D3313"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w:t>
            </w:r>
            <w:r w:rsidR="00EA01F0" w:rsidRPr="00A42BCC">
              <w:rPr>
                <w:rFonts w:asciiTheme="minorHAnsi" w:hAnsiTheme="minorHAnsi"/>
                <w:sz w:val="18"/>
                <w:szCs w:val="18"/>
              </w:rPr>
              <w:t xml:space="preserve">Pressurization; </w:t>
            </w:r>
            <w:r>
              <w:rPr>
                <w:rFonts w:asciiTheme="minorHAnsi" w:hAnsiTheme="minorHAnsi"/>
                <w:sz w:val="18"/>
                <w:szCs w:val="18"/>
              </w:rPr>
              <w:br/>
              <w:t>**</w:t>
            </w:r>
            <w:r w:rsidR="00EA01F0" w:rsidRPr="00A42BCC">
              <w:rPr>
                <w:rFonts w:asciiTheme="minorHAnsi" w:hAnsiTheme="minorHAnsi"/>
                <w:sz w:val="18"/>
                <w:szCs w:val="18"/>
              </w:rPr>
              <w:t>Depressurization</w:t>
            </w:r>
            <w:r>
              <w:rPr>
                <w:rFonts w:asciiTheme="minorHAnsi" w:hAnsiTheme="minorHAnsi"/>
                <w:sz w:val="18"/>
                <w:szCs w:val="18"/>
              </w:rPr>
              <w:t>;&gt;&gt;</w:t>
            </w:r>
          </w:p>
        </w:tc>
      </w:tr>
      <w:tr w:rsidR="00EA01F0" w:rsidRPr="00A42BCC" w14:paraId="4A3A5E91" w14:textId="77777777" w:rsidTr="009F4648">
        <w:tc>
          <w:tcPr>
            <w:tcW w:w="799" w:type="dxa"/>
            <w:vAlign w:val="center"/>
          </w:tcPr>
          <w:p w14:paraId="4A3A5E8E" w14:textId="7745B32B" w:rsidR="00EA01F0" w:rsidRPr="00A42BCC" w:rsidRDefault="00BE4084"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455" w:type="dxa"/>
            <w:vAlign w:val="center"/>
          </w:tcPr>
          <w:p w14:paraId="75D832AA" w14:textId="7F87406F" w:rsidR="00EA01F0"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sidR="00525832">
              <w:rPr>
                <w:rFonts w:asciiTheme="minorHAnsi" w:hAnsiTheme="minorHAnsi"/>
                <w:sz w:val="18"/>
                <w:szCs w:val="18"/>
              </w:rPr>
              <w:t>T</w:t>
            </w:r>
            <w:r w:rsidRPr="00A42BCC">
              <w:rPr>
                <w:rFonts w:asciiTheme="minorHAnsi" w:hAnsiTheme="minorHAnsi"/>
                <w:sz w:val="18"/>
                <w:szCs w:val="18"/>
              </w:rPr>
              <w:t xml:space="preserve">est </w:t>
            </w:r>
            <w:r w:rsidR="00525832">
              <w:rPr>
                <w:rFonts w:asciiTheme="minorHAnsi" w:hAnsiTheme="minorHAnsi"/>
                <w:sz w:val="18"/>
                <w:szCs w:val="18"/>
              </w:rPr>
              <w:t>B</w:t>
            </w:r>
            <w:r w:rsidRPr="00A42BCC">
              <w:rPr>
                <w:rFonts w:asciiTheme="minorHAnsi" w:hAnsiTheme="minorHAnsi"/>
                <w:sz w:val="18"/>
                <w:szCs w:val="18"/>
              </w:rPr>
              <w:t xml:space="preserve">aseline </w:t>
            </w:r>
            <w:r w:rsidR="00BB7FEB">
              <w:rPr>
                <w:rFonts w:asciiTheme="minorHAnsi" w:hAnsiTheme="minorHAnsi"/>
                <w:sz w:val="18"/>
                <w:szCs w:val="18"/>
              </w:rPr>
              <w:t>Enclosure</w:t>
            </w:r>
            <w:r w:rsidR="00BB7FEB"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ressure</w:t>
            </w:r>
            <w:r w:rsidR="00C006FF">
              <w:rPr>
                <w:rFonts w:asciiTheme="minorHAnsi" w:hAnsiTheme="minorHAnsi"/>
                <w:sz w:val="18"/>
                <w:szCs w:val="18"/>
              </w:rPr>
              <w:t xml:space="preserve"> (Pa)</w:t>
            </w:r>
          </w:p>
          <w:p w14:paraId="4A3A5E8F" w14:textId="18D0BE89" w:rsidR="001E5EB4" w:rsidRPr="00A42BCC" w:rsidRDefault="00B360A2"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w:t>
            </w:r>
            <w:r w:rsidR="001E5EB4">
              <w:rPr>
                <w:rFonts w:asciiTheme="minorHAnsi" w:hAnsiTheme="minorHAnsi"/>
                <w:sz w:val="18"/>
                <w:szCs w:val="18"/>
              </w:rPr>
              <w:t>ay be positive or negative)</w:t>
            </w:r>
          </w:p>
        </w:tc>
        <w:tc>
          <w:tcPr>
            <w:tcW w:w="5538" w:type="dxa"/>
            <w:vAlign w:val="center"/>
          </w:tcPr>
          <w:p w14:paraId="4A3A5E90" w14:textId="3A9B1F3A" w:rsidR="00EA01F0" w:rsidRPr="00A42BCC" w:rsidRDefault="00EA01F0" w:rsidP="004E630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29261F">
              <w:rPr>
                <w:rFonts w:asciiTheme="minorHAnsi" w:hAnsiTheme="minorHAnsi"/>
                <w:sz w:val="18"/>
                <w:szCs w:val="18"/>
              </w:rPr>
              <w:t>enter numeric</w:t>
            </w:r>
            <w:r w:rsidR="003C5E86">
              <w:rPr>
                <w:rFonts w:asciiTheme="minorHAnsi" w:hAnsiTheme="minorHAnsi"/>
                <w:sz w:val="18"/>
                <w:szCs w:val="18"/>
              </w:rPr>
              <w:t xml:space="preserve"> </w:t>
            </w:r>
            <w:proofErr w:type="spellStart"/>
            <w:r w:rsidR="003C5E86">
              <w:rPr>
                <w:rFonts w:asciiTheme="minorHAnsi" w:hAnsiTheme="minorHAnsi"/>
                <w:sz w:val="18"/>
                <w:szCs w:val="18"/>
              </w:rPr>
              <w:t>xx.x</w:t>
            </w:r>
            <w:proofErr w:type="spellEnd"/>
            <w:r w:rsidR="003C5E86">
              <w:rPr>
                <w:rFonts w:asciiTheme="minorHAnsi" w:hAnsiTheme="minorHAnsi"/>
                <w:sz w:val="18"/>
                <w:szCs w:val="18"/>
              </w:rPr>
              <w:t>:</w:t>
            </w:r>
            <w:r w:rsidR="004E630F">
              <w:rPr>
                <w:rFonts w:asciiTheme="minorHAnsi" w:hAnsiTheme="minorHAnsi"/>
                <w:sz w:val="18"/>
                <w:szCs w:val="18"/>
              </w:rPr>
              <w:t xml:space="preserve"> -40 </w:t>
            </w:r>
            <w:r w:rsidR="004E630F">
              <w:rPr>
                <w:rFonts w:asciiTheme="minorHAnsi" w:hAnsiTheme="minorHAnsi" w:cstheme="minorHAnsi"/>
                <w:sz w:val="18"/>
                <w:szCs w:val="18"/>
              </w:rPr>
              <w:t>≤</w:t>
            </w:r>
            <w:r w:rsidR="004E630F">
              <w:rPr>
                <w:rFonts w:asciiTheme="minorHAnsi" w:hAnsiTheme="minorHAnsi"/>
                <w:sz w:val="18"/>
                <w:szCs w:val="18"/>
              </w:rPr>
              <w:t>value</w:t>
            </w:r>
            <w:r w:rsidR="004E630F">
              <w:rPr>
                <w:rFonts w:ascii="Calibri" w:hAnsi="Calibri" w:cs="Calibri"/>
                <w:sz w:val="18"/>
                <w:szCs w:val="18"/>
              </w:rPr>
              <w:t>≥</w:t>
            </w:r>
            <w:r w:rsidR="004E630F">
              <w:rPr>
                <w:rFonts w:asciiTheme="minorHAnsi" w:hAnsiTheme="minorHAnsi"/>
                <w:sz w:val="18"/>
                <w:szCs w:val="18"/>
              </w:rPr>
              <w:t xml:space="preserve"> 40</w:t>
            </w:r>
            <w:r w:rsidRPr="00A42BCC">
              <w:rPr>
                <w:rFonts w:asciiTheme="minorHAnsi" w:hAnsiTheme="minorHAnsi"/>
                <w:sz w:val="18"/>
                <w:szCs w:val="18"/>
              </w:rPr>
              <w:t>&gt;&gt;</w:t>
            </w:r>
          </w:p>
        </w:tc>
      </w:tr>
      <w:tr w:rsidR="003C5E86" w:rsidRPr="00A42BCC" w14:paraId="31801980" w14:textId="77777777" w:rsidTr="009F4648">
        <w:tc>
          <w:tcPr>
            <w:tcW w:w="799" w:type="dxa"/>
            <w:vAlign w:val="center"/>
          </w:tcPr>
          <w:p w14:paraId="678284EB" w14:textId="5EE4C3AB" w:rsidR="003C5E86"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4</w:t>
            </w:r>
          </w:p>
        </w:tc>
        <w:tc>
          <w:tcPr>
            <w:tcW w:w="4455" w:type="dxa"/>
            <w:vAlign w:val="center"/>
          </w:tcPr>
          <w:p w14:paraId="022545CA" w14:textId="14BDB09D" w:rsidR="003C5E86" w:rsidRDefault="003C5E86"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w:t>
            </w:r>
            <w:r w:rsidR="00584AAF">
              <w:rPr>
                <w:rFonts w:asciiTheme="minorHAnsi" w:hAnsiTheme="minorHAnsi"/>
                <w:sz w:val="18"/>
                <w:szCs w:val="18"/>
              </w:rPr>
              <w:t xml:space="preserve">from Manometer </w:t>
            </w:r>
            <w:r w:rsidR="00AD6BA1">
              <w:rPr>
                <w:rFonts w:asciiTheme="minorHAnsi" w:hAnsiTheme="minorHAnsi"/>
                <w:sz w:val="18"/>
                <w:szCs w:val="18"/>
              </w:rPr>
              <w:t>(Pa)</w:t>
            </w:r>
          </w:p>
          <w:p w14:paraId="371587A0" w14:textId="321457D2" w:rsidR="00B450BD"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15321373" w14:textId="355D04E8" w:rsidR="00B450BD" w:rsidRPr="00A42BCC"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(Pressurization is positive;  Depressurization is negative)</w:t>
            </w:r>
          </w:p>
        </w:tc>
        <w:tc>
          <w:tcPr>
            <w:tcW w:w="5538" w:type="dxa"/>
            <w:vAlign w:val="center"/>
          </w:tcPr>
          <w:p w14:paraId="3D20E1B8" w14:textId="2405210A" w:rsidR="003C5E86" w:rsidRDefault="00F05C12" w:rsidP="00F05C1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enter </w:t>
            </w:r>
            <w:r>
              <w:rPr>
                <w:rFonts w:asciiTheme="minorHAnsi" w:hAnsiTheme="minorHAnsi"/>
                <w:sz w:val="18"/>
                <w:szCs w:val="18"/>
              </w:rPr>
              <w:t xml:space="preserve">numeric </w:t>
            </w:r>
            <w:proofErr w:type="spellStart"/>
            <w:r>
              <w:rPr>
                <w:rFonts w:asciiTheme="minorHAnsi" w:hAnsiTheme="minorHAnsi"/>
                <w:sz w:val="18"/>
                <w:szCs w:val="18"/>
              </w:rPr>
              <w:t>xx.x</w:t>
            </w:r>
            <w:proofErr w:type="spellEnd"/>
            <w:r>
              <w:rPr>
                <w:rFonts w:asciiTheme="minorHAnsi" w:hAnsiTheme="minorHAnsi"/>
                <w:sz w:val="18"/>
                <w:szCs w:val="18"/>
              </w:rPr>
              <w:t xml:space="preserve">:  -75.0 </w:t>
            </w:r>
            <w:r>
              <w:rPr>
                <w:rFonts w:asciiTheme="minorHAnsi" w:hAnsiTheme="minorHAnsi" w:cstheme="minorHAnsi"/>
                <w:sz w:val="18"/>
                <w:szCs w:val="18"/>
              </w:rPr>
              <w:t>≥</w:t>
            </w:r>
            <w:r>
              <w:rPr>
                <w:rFonts w:asciiTheme="minorHAnsi" w:hAnsiTheme="minorHAnsi"/>
                <w:sz w:val="18"/>
                <w:szCs w:val="18"/>
              </w:rPr>
              <w:t xml:space="preserve"> </w:t>
            </w:r>
            <w:r w:rsidRPr="00A42BCC">
              <w:rPr>
                <w:rFonts w:asciiTheme="minorHAnsi" w:hAnsiTheme="minorHAnsi"/>
                <w:sz w:val="18"/>
                <w:szCs w:val="18"/>
              </w:rPr>
              <w:t>value</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75</w:t>
            </w:r>
            <w:r w:rsidRPr="00A42BCC">
              <w:rPr>
                <w:rFonts w:asciiTheme="minorHAnsi" w:hAnsiTheme="minorHAnsi"/>
                <w:sz w:val="18"/>
                <w:szCs w:val="18"/>
              </w:rPr>
              <w:t>&gt;&gt;</w:t>
            </w:r>
          </w:p>
        </w:tc>
      </w:tr>
      <w:tr w:rsidR="00EA01F0" w:rsidRPr="00A42BCC" w14:paraId="4A3A5E9D" w14:textId="77777777" w:rsidTr="009F4648">
        <w:tc>
          <w:tcPr>
            <w:tcW w:w="799" w:type="dxa"/>
            <w:vAlign w:val="center"/>
          </w:tcPr>
          <w:p w14:paraId="4A3A5E9A" w14:textId="73D13A25"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5</w:t>
            </w:r>
          </w:p>
        </w:tc>
        <w:tc>
          <w:tcPr>
            <w:tcW w:w="4455" w:type="dxa"/>
            <w:vAlign w:val="center"/>
          </w:tcPr>
          <w:p w14:paraId="4A3A5E9B" w14:textId="233BBC86" w:rsidR="00EA01F0" w:rsidRPr="00A42BCC"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sidR="00CA3A31">
              <w:rPr>
                <w:rFonts w:asciiTheme="minorHAnsi" w:hAnsiTheme="minorHAnsi"/>
                <w:sz w:val="18"/>
                <w:szCs w:val="18"/>
              </w:rPr>
              <w:t>Enclosure</w:t>
            </w:r>
            <w:r w:rsidR="00CA3A31"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 xml:space="preserve">ressure </w:t>
            </w:r>
            <w:r w:rsidR="00525832">
              <w:rPr>
                <w:rFonts w:asciiTheme="minorHAnsi" w:hAnsiTheme="minorHAnsi"/>
                <w:sz w:val="18"/>
                <w:szCs w:val="18"/>
              </w:rPr>
              <w:t>C</w:t>
            </w:r>
            <w:r w:rsidRPr="00A42BCC">
              <w:rPr>
                <w:rFonts w:asciiTheme="minorHAnsi" w:hAnsiTheme="minorHAnsi"/>
                <w:sz w:val="18"/>
                <w:szCs w:val="18"/>
              </w:rPr>
              <w:t>heck</w:t>
            </w:r>
          </w:p>
        </w:tc>
        <w:tc>
          <w:tcPr>
            <w:tcW w:w="5538" w:type="dxa"/>
            <w:vAlign w:val="center"/>
          </w:tcPr>
          <w:p w14:paraId="4A3A5E9C" w14:textId="37DF0752" w:rsidR="00EA01F0" w:rsidRPr="00A42BCC" w:rsidRDefault="00C006FF" w:rsidP="00A43D5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&lt;&lt;calculated value, </w:t>
            </w:r>
            <w:r w:rsidR="00840617">
              <w:rPr>
                <w:rFonts w:asciiTheme="minorHAnsi" w:hAnsiTheme="minorHAnsi"/>
                <w:sz w:val="18"/>
                <w:szCs w:val="18"/>
              </w:rPr>
              <w:t xml:space="preserve">if </w:t>
            </w:r>
            <w:r>
              <w:rPr>
                <w:rFonts w:asciiTheme="minorHAnsi" w:hAnsiTheme="minorHAnsi"/>
                <w:sz w:val="18"/>
                <w:szCs w:val="18"/>
              </w:rPr>
              <w:t xml:space="preserve">absolute value </w:t>
            </w:r>
            <w:r w:rsidR="00840617">
              <w:rPr>
                <w:rFonts w:asciiTheme="minorHAnsi" w:hAnsiTheme="minorHAnsi"/>
                <w:sz w:val="18"/>
                <w:szCs w:val="18"/>
              </w:rPr>
              <w:t>(</w:t>
            </w:r>
            <w:r w:rsidR="00E81D5E" w:rsidRPr="00A43D5E">
              <w:rPr>
                <w:rFonts w:asciiTheme="minorHAnsi" w:hAnsiTheme="minorHAnsi" w:cstheme="minorHAnsi"/>
                <w:sz w:val="18"/>
                <w:szCs w:val="18"/>
              </w:rPr>
              <w:t>C0</w:t>
            </w:r>
            <w:r w:rsidR="00A43D5E">
              <w:rPr>
                <w:rFonts w:asciiTheme="minorHAnsi" w:hAnsiTheme="minorHAnsi" w:cstheme="minorHAnsi"/>
                <w:sz w:val="18"/>
                <w:szCs w:val="18"/>
              </w:rPr>
              <w:t>4</w:t>
            </w:r>
            <w:r w:rsidR="00E81D5E" w:rsidRPr="00A43D5E">
              <w:rPr>
                <w:rFonts w:asciiTheme="minorHAnsi" w:hAnsiTheme="minorHAnsi" w:cstheme="minorHAnsi"/>
                <w:sz w:val="18"/>
                <w:szCs w:val="18"/>
              </w:rPr>
              <w:t xml:space="preserve">) ≥ </w:t>
            </w:r>
            <w:r>
              <w:rPr>
                <w:rFonts w:asciiTheme="minorHAnsi" w:hAnsiTheme="minorHAnsi"/>
                <w:sz w:val="18"/>
                <w:szCs w:val="18"/>
              </w:rPr>
              <w:t xml:space="preserve">15 Pa, </w:t>
            </w:r>
            <w:r w:rsidR="00E81D5E">
              <w:rPr>
                <w:rFonts w:asciiTheme="minorHAnsi" w:hAnsiTheme="minorHAnsi"/>
                <w:sz w:val="18"/>
                <w:szCs w:val="18"/>
              </w:rPr>
              <w:t xml:space="preserve">display text: </w:t>
            </w:r>
            <w:r>
              <w:rPr>
                <w:rFonts w:asciiTheme="minorHAnsi" w:hAnsiTheme="minorHAnsi"/>
                <w:sz w:val="18"/>
                <w:szCs w:val="18"/>
              </w:rPr>
              <w:t>“Induced pressure within r</w:t>
            </w:r>
            <w:r>
              <w:rPr>
                <w:sz w:val="18"/>
                <w:szCs w:val="18"/>
              </w:rPr>
              <w:t xml:space="preserve">ange for single point test; else </w:t>
            </w:r>
            <w:r w:rsidR="00E81D5E">
              <w:rPr>
                <w:rFonts w:asciiTheme="minorHAnsi" w:hAnsiTheme="minorHAnsi"/>
                <w:sz w:val="18"/>
                <w:szCs w:val="18"/>
              </w:rPr>
              <w:t xml:space="preserve">display text: </w:t>
            </w:r>
            <w:r>
              <w:rPr>
                <w:rFonts w:asciiTheme="minorHAnsi" w:hAnsiTheme="minorHAnsi"/>
                <w:sz w:val="18"/>
                <w:szCs w:val="18"/>
              </w:rPr>
              <w:t xml:space="preserve">“Induced pressure too low for single point test - </w:t>
            </w:r>
            <w:r>
              <w:rPr>
                <w:rFonts w:asciiTheme="minorHAnsi" w:hAnsiTheme="minorHAnsi"/>
                <w:b/>
                <w:sz w:val="18"/>
                <w:szCs w:val="18"/>
              </w:rPr>
              <w:t>Do Not Proceed</w:t>
            </w:r>
            <w:r>
              <w:rPr>
                <w:rFonts w:asciiTheme="minorHAnsi" w:hAnsiTheme="minorHAnsi"/>
                <w:sz w:val="18"/>
                <w:szCs w:val="18"/>
              </w:rPr>
              <w:t>”&gt;&gt;</w:t>
            </w:r>
          </w:p>
        </w:tc>
      </w:tr>
      <w:tr w:rsidR="00EA01F0" w:rsidRPr="00A42BCC" w14:paraId="4A3A5EA5" w14:textId="77777777" w:rsidTr="009F4648">
        <w:tc>
          <w:tcPr>
            <w:tcW w:w="799" w:type="dxa"/>
            <w:vAlign w:val="center"/>
          </w:tcPr>
          <w:p w14:paraId="4A3A5EA2" w14:textId="02289502"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6</w:t>
            </w:r>
          </w:p>
        </w:tc>
        <w:tc>
          <w:tcPr>
            <w:tcW w:w="4455" w:type="dxa"/>
            <w:vAlign w:val="center"/>
          </w:tcPr>
          <w:p w14:paraId="4A3A5EA3" w14:textId="69E91463"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Nominal CFM50</w:t>
            </w:r>
          </w:p>
        </w:tc>
        <w:tc>
          <w:tcPr>
            <w:tcW w:w="5538" w:type="dxa"/>
            <w:vAlign w:val="center"/>
          </w:tcPr>
          <w:p w14:paraId="4A3A5EA4" w14:textId="56EF37EF" w:rsidR="00EA01F0" w:rsidRPr="00A42BCC" w:rsidRDefault="00EA01F0" w:rsidP="00584AA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25221D">
              <w:rPr>
                <w:rFonts w:asciiTheme="minorHAnsi" w:hAnsiTheme="minorHAnsi"/>
                <w:sz w:val="18"/>
                <w:szCs w:val="18"/>
              </w:rPr>
              <w:t>user enter integer</w:t>
            </w:r>
            <w:r w:rsidRPr="00A42BCC">
              <w:rPr>
                <w:rFonts w:asciiTheme="minorHAnsi" w:hAnsiTheme="minorHAnsi"/>
                <w:sz w:val="18"/>
                <w:szCs w:val="18"/>
              </w:rPr>
              <w:t>&gt;&gt;</w:t>
            </w:r>
            <w:r w:rsidR="00584AAF">
              <w:rPr>
                <w:rFonts w:asciiTheme="minorHAnsi" w:hAnsiTheme="minorHAnsi"/>
                <w:sz w:val="18"/>
                <w:szCs w:val="18"/>
              </w:rPr>
              <w:t xml:space="preserve"> (Resolution of 1 CFM)</w:t>
            </w:r>
          </w:p>
        </w:tc>
      </w:tr>
    </w:tbl>
    <w:p w14:paraId="4A3A5EA6" w14:textId="77777777" w:rsidR="00EA01F0" w:rsidRPr="00A42BCC" w:rsidRDefault="00EA01F0" w:rsidP="00A42BCC">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3"/>
        <w:gridCol w:w="4520"/>
        <w:gridCol w:w="5691"/>
      </w:tblGrid>
      <w:tr w:rsidR="00EA01F0" w:rsidRPr="00A42BCC" w14:paraId="4A3A5EA8" w14:textId="77777777" w:rsidTr="009F4648">
        <w:tc>
          <w:tcPr>
            <w:tcW w:w="10794" w:type="dxa"/>
            <w:gridSpan w:val="3"/>
          </w:tcPr>
          <w:p w14:paraId="4A3A5EA7"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840617" w:rsidRPr="00A42BCC" w14:paraId="4A3A5EAE" w14:textId="2A5D4040" w:rsidTr="009F4648">
        <w:tc>
          <w:tcPr>
            <w:tcW w:w="583" w:type="dxa"/>
            <w:vAlign w:val="center"/>
          </w:tcPr>
          <w:p w14:paraId="4A3A5EA9" w14:textId="5FCE5BD7"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a1</w:t>
            </w:r>
          </w:p>
        </w:tc>
        <w:tc>
          <w:tcPr>
            <w:tcW w:w="4520" w:type="dxa"/>
            <w:vAlign w:val="center"/>
          </w:tcPr>
          <w:p w14:paraId="3C57E5C6" w14:textId="49B711E1" w:rsidR="001C4335"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Outside </w:t>
            </w:r>
            <w:r w:rsidR="00840617">
              <w:rPr>
                <w:rFonts w:asciiTheme="minorHAnsi" w:hAnsiTheme="minorHAnsi"/>
                <w:sz w:val="18"/>
                <w:szCs w:val="18"/>
              </w:rPr>
              <w:t>Dynamic Viscosity of Air Correction</w:t>
            </w:r>
            <w:r>
              <w:rPr>
                <w:rFonts w:asciiTheme="minorHAnsi" w:hAnsiTheme="minorHAnsi"/>
                <w:sz w:val="18"/>
                <w:szCs w:val="18"/>
              </w:rPr>
              <w:t xml:space="preserve"> </w:t>
            </w:r>
          </w:p>
          <w:p w14:paraId="4A3A5EAA" w14:textId="1363960A"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1" w:type="dxa"/>
          </w:tcPr>
          <w:p w14:paraId="4A3A5EAD" w14:textId="00861A5B" w:rsidR="00840617" w:rsidRPr="00A42BCC" w:rsidRDefault="00840617" w:rsidP="00AA160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&lt;&lt;if C0</w:t>
            </w:r>
            <w:r w:rsidR="006C1E71">
              <w:rPr>
                <w:rFonts w:asciiTheme="minorHAnsi" w:hAnsiTheme="minorHAnsi"/>
                <w:sz w:val="18"/>
                <w:szCs w:val="18"/>
              </w:rPr>
              <w:t>2</w:t>
            </w:r>
            <w:r>
              <w:rPr>
                <w:rFonts w:asciiTheme="minorHAnsi" w:hAnsiTheme="minorHAnsi"/>
                <w:sz w:val="18"/>
                <w:szCs w:val="18"/>
              </w:rPr>
              <w:t xml:space="preserve"> = Depressurization, then value=2.629*10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ins w:id="209" w:author="Shewmaker, Michael@Energy" w:date="2021-11-23T11:24:00Z">
              <w:r w:rsidR="00FB5A93">
                <w:rPr>
                  <w:rFonts w:asciiTheme="minorHAnsi" w:hAnsiTheme="minorHAnsi"/>
                  <w:sz w:val="18"/>
                  <w:szCs w:val="18"/>
                </w:rPr>
                <w:t>4</w:t>
              </w:r>
            </w:ins>
            <w:del w:id="210" w:author="Shewmaker, Michael@Energy" w:date="2021-11-23T11:24:00Z">
              <w:r w:rsidR="00497E2F" w:rsidDel="00FB5A93">
                <w:rPr>
                  <w:rFonts w:asciiTheme="minorHAnsi" w:hAnsiTheme="minorHAnsi"/>
                  <w:sz w:val="18"/>
                  <w:szCs w:val="18"/>
                </w:rPr>
                <w:delText>5</w:delText>
              </w:r>
            </w:del>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]/[1+(198.7/(A0</w:t>
            </w:r>
            <w:r w:rsidR="00497E2F">
              <w:rPr>
                <w:rFonts w:asciiTheme="minorHAnsi" w:hAnsiTheme="minorHAnsi"/>
                <w:sz w:val="18"/>
                <w:szCs w:val="18"/>
              </w:rPr>
              <w:t>5</w:t>
            </w:r>
            <w:r>
              <w:rPr>
                <w:rFonts w:asciiTheme="minorHAnsi" w:hAnsiTheme="minorHAnsi"/>
                <w:sz w:val="18"/>
                <w:szCs w:val="18"/>
              </w:rPr>
              <w:t xml:space="preserve">+460))]; </w:t>
            </w:r>
            <w:r>
              <w:rPr>
                <w:rFonts w:asciiTheme="minorHAnsi" w:hAnsiTheme="minorHAnsi"/>
                <w:sz w:val="18"/>
                <w:szCs w:val="18"/>
              </w:rPr>
              <w:br/>
              <w:t xml:space="preserve">else </w:t>
            </w:r>
            <w:r w:rsidR="00DF2BF8">
              <w:rPr>
                <w:rFonts w:asciiTheme="minorHAnsi" w:hAnsiTheme="minorHAnsi"/>
                <w:sz w:val="18"/>
                <w:szCs w:val="18"/>
              </w:rPr>
              <w:t>report “N</w:t>
            </w:r>
            <w:r w:rsidR="00AA1608">
              <w:rPr>
                <w:rFonts w:asciiTheme="minorHAnsi" w:hAnsiTheme="minorHAnsi"/>
                <w:sz w:val="18"/>
                <w:szCs w:val="18"/>
              </w:rPr>
              <w:t>A</w:t>
            </w:r>
            <w:r w:rsidR="00DF2BF8">
              <w:rPr>
                <w:rFonts w:asciiTheme="minorHAnsi" w:hAnsiTheme="minorHAnsi"/>
                <w:sz w:val="18"/>
                <w:szCs w:val="18"/>
              </w:rPr>
              <w:t>”&gt;&gt;</w:t>
            </w:r>
          </w:p>
        </w:tc>
      </w:tr>
      <w:tr w:rsidR="006C1E71" w:rsidRPr="00A42BCC" w14:paraId="776462C9" w14:textId="3412D22C" w:rsidTr="009F4648">
        <w:tc>
          <w:tcPr>
            <w:tcW w:w="583" w:type="dxa"/>
            <w:vAlign w:val="center"/>
          </w:tcPr>
          <w:p w14:paraId="5EB38912" w14:textId="1E1F02F3" w:rsidR="006C1E71"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a2</w:t>
            </w:r>
          </w:p>
        </w:tc>
        <w:tc>
          <w:tcPr>
            <w:tcW w:w="4520" w:type="dxa"/>
            <w:vAlign w:val="center"/>
          </w:tcPr>
          <w:p w14:paraId="289E59C6" w14:textId="4CF647DF" w:rsidR="006C1E7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w:t>
            </w:r>
            <w:r w:rsidR="006C1E71">
              <w:rPr>
                <w:rFonts w:asciiTheme="minorHAnsi" w:hAnsiTheme="minorHAnsi"/>
                <w:sz w:val="18"/>
                <w:szCs w:val="18"/>
              </w:rPr>
              <w:t xml:space="preserve"> Dynamic Viscosity of Air Correction </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1" w:type="dxa"/>
          </w:tcPr>
          <w:p w14:paraId="49176998" w14:textId="596B37FA" w:rsidR="008F0CB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 if C02 = Pressurization, then value=2.629*10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ins w:id="211" w:author="Shewmaker, Michael@Energy" w:date="2021-11-23T11:24:00Z">
              <w:r w:rsidR="00FB5A93">
                <w:rPr>
                  <w:rFonts w:asciiTheme="minorHAnsi" w:hAnsiTheme="minorHAnsi"/>
                  <w:sz w:val="18"/>
                  <w:szCs w:val="18"/>
                </w:rPr>
                <w:t>3</w:t>
              </w:r>
            </w:ins>
            <w:del w:id="212" w:author="Shewmaker, Michael@Energy" w:date="2021-11-23T11:24:00Z">
              <w:r w:rsidR="00497E2F" w:rsidDel="00FB5A93">
                <w:rPr>
                  <w:rFonts w:asciiTheme="minorHAnsi" w:hAnsiTheme="minorHAnsi"/>
                  <w:sz w:val="18"/>
                  <w:szCs w:val="18"/>
                </w:rPr>
                <w:delText>4</w:delText>
              </w:r>
            </w:del>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]/[1+(198.7/A0</w:t>
            </w:r>
            <w:r w:rsidR="00497E2F">
              <w:rPr>
                <w:rFonts w:asciiTheme="minorHAnsi" w:hAnsiTheme="minorHAnsi"/>
                <w:sz w:val="18"/>
                <w:szCs w:val="18"/>
              </w:rPr>
              <w:t>4</w:t>
            </w:r>
            <w:r>
              <w:rPr>
                <w:rFonts w:asciiTheme="minorHAnsi" w:hAnsiTheme="minorHAnsi"/>
                <w:sz w:val="18"/>
                <w:szCs w:val="18"/>
              </w:rPr>
              <w:t>+460)]</w:t>
            </w:r>
            <w:r w:rsidR="008F0CB1">
              <w:rPr>
                <w:rFonts w:asciiTheme="minorHAnsi" w:hAnsiTheme="minorHAnsi"/>
                <w:sz w:val="18"/>
                <w:szCs w:val="18"/>
              </w:rPr>
              <w:t>;</w:t>
            </w:r>
          </w:p>
          <w:p w14:paraId="5DE6B96D" w14:textId="46309DDD" w:rsidR="006C1E71" w:rsidRDefault="008F0CB1" w:rsidP="00AA160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report “N</w:t>
            </w:r>
            <w:r w:rsidR="00AA1608">
              <w:rPr>
                <w:rFonts w:asciiTheme="minorHAnsi" w:hAnsiTheme="minorHAnsi"/>
                <w:sz w:val="18"/>
                <w:szCs w:val="18"/>
              </w:rPr>
              <w:t>A</w:t>
            </w:r>
            <w:r>
              <w:rPr>
                <w:rFonts w:asciiTheme="minorHAnsi" w:hAnsiTheme="minorHAnsi"/>
                <w:sz w:val="18"/>
                <w:szCs w:val="18"/>
              </w:rPr>
              <w:t>”</w:t>
            </w:r>
            <w:r w:rsidR="00DF2BF8">
              <w:rPr>
                <w:rFonts w:asciiTheme="minorHAnsi" w:hAnsiTheme="minorHAnsi"/>
                <w:sz w:val="18"/>
                <w:szCs w:val="18"/>
              </w:rPr>
              <w:t>&gt;&gt;</w:t>
            </w:r>
          </w:p>
        </w:tc>
      </w:tr>
      <w:tr w:rsidR="00840617" w:rsidRPr="00A42BCC" w14:paraId="4A3A5EB2" w14:textId="030C3881" w:rsidTr="009F4648">
        <w:tc>
          <w:tcPr>
            <w:tcW w:w="583" w:type="dxa"/>
            <w:vAlign w:val="center"/>
          </w:tcPr>
          <w:p w14:paraId="4A3A5EAF" w14:textId="4A37FACC"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a3</w:t>
            </w:r>
          </w:p>
        </w:tc>
        <w:tc>
          <w:tcPr>
            <w:tcW w:w="4520" w:type="dxa"/>
            <w:vAlign w:val="center"/>
          </w:tcPr>
          <w:p w14:paraId="6D34FD08" w14:textId="0CAEB5D2" w:rsidR="001C4335"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Outdoor Air Density Correction</w:t>
            </w:r>
          </w:p>
          <w:p w14:paraId="4A3A5EB0" w14:textId="4C031542"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1" w:type="dxa"/>
          </w:tcPr>
          <w:p w14:paraId="15ABA38F" w14:textId="63648DB7" w:rsidR="00840617"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F649F">
              <w:rPr>
                <w:rFonts w:asciiTheme="minorHAnsi" w:hAnsiTheme="minorHAnsi"/>
                <w:sz w:val="18"/>
                <w:szCs w:val="18"/>
              </w:rPr>
              <w:t>&lt;&lt;</w:t>
            </w:r>
            <w:r>
              <w:rPr>
                <w:rFonts w:asciiTheme="minorHAnsi" w:hAnsiTheme="minorHAnsi"/>
                <w:sz w:val="18"/>
                <w:szCs w:val="18"/>
              </w:rPr>
              <w:t xml:space="preserve">if </w:t>
            </w:r>
            <w:r w:rsidR="006C1E71">
              <w:rPr>
                <w:rFonts w:asciiTheme="minorHAnsi" w:hAnsiTheme="minorHAnsi"/>
                <w:sz w:val="18"/>
                <w:szCs w:val="18"/>
              </w:rPr>
              <w:t>C02</w:t>
            </w:r>
            <w:r>
              <w:rPr>
                <w:rFonts w:asciiTheme="minorHAnsi" w:hAnsiTheme="minorHAnsi"/>
                <w:sz w:val="18"/>
                <w:szCs w:val="18"/>
              </w:rPr>
              <w:t xml:space="preserve"> = Depressurization, then value=0.07517*(1-0.0035666</w:t>
            </w:r>
            <w:r w:rsidRPr="007406B9">
              <w:rPr>
                <w:rFonts w:asciiTheme="minorHAnsi" w:hAnsiTheme="minorHAnsi"/>
                <w:sz w:val="18"/>
                <w:szCs w:val="18"/>
              </w:rPr>
              <w:t>*</w:t>
            </w:r>
            <w:r>
              <w:rPr>
                <w:rFonts w:asciiTheme="minorHAnsi" w:hAnsiTheme="minorHAnsi"/>
                <w:sz w:val="18"/>
                <w:szCs w:val="18"/>
              </w:rPr>
              <w:t>A0</w:t>
            </w:r>
            <w:ins w:id="213" w:author="Shewmaker, Michael@Energy" w:date="2021-11-23T11:24:00Z">
              <w:r w:rsidR="00FB5A93">
                <w:rPr>
                  <w:rFonts w:asciiTheme="minorHAnsi" w:hAnsiTheme="minorHAnsi"/>
                  <w:sz w:val="18"/>
                  <w:szCs w:val="18"/>
                </w:rPr>
                <w:t>6</w:t>
              </w:r>
            </w:ins>
            <w:del w:id="214" w:author="Shewmaker, Michael@Energy" w:date="2021-11-23T11:24:00Z">
              <w:r w:rsidDel="00FB5A93">
                <w:rPr>
                  <w:rFonts w:asciiTheme="minorHAnsi" w:hAnsiTheme="minorHAnsi"/>
                  <w:sz w:val="18"/>
                  <w:szCs w:val="18"/>
                </w:rPr>
                <w:delText>7</w:delText>
              </w:r>
            </w:del>
            <w:r w:rsidRPr="001F649F">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sidRPr="006F3AAC">
              <w:rPr>
                <w:rFonts w:asciiTheme="minorHAnsi" w:hAnsiTheme="minorHAnsi"/>
                <w:sz w:val="18"/>
                <w:szCs w:val="18"/>
                <w:vertAlign w:val="superscript"/>
              </w:rPr>
              <w:t>5.2553</w:t>
            </w:r>
            <w:r w:rsidR="00DF2BF8">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Pr>
                <w:rFonts w:asciiTheme="minorHAnsi" w:hAnsiTheme="minorHAnsi"/>
                <w:sz w:val="18"/>
                <w:szCs w:val="18"/>
              </w:rPr>
              <w:t>A0</w:t>
            </w:r>
            <w:ins w:id="215" w:author="Shewmaker, Michael@Energy" w:date="2021-11-23T11:24:00Z">
              <w:r w:rsidR="00FB5A93">
                <w:rPr>
                  <w:rFonts w:asciiTheme="minorHAnsi" w:hAnsiTheme="minorHAnsi"/>
                  <w:sz w:val="18"/>
                  <w:szCs w:val="18"/>
                </w:rPr>
                <w:t>4</w:t>
              </w:r>
            </w:ins>
            <w:del w:id="216" w:author="Shewmaker, Michael@Energy" w:date="2021-11-23T11:24:00Z">
              <w:r w:rsidR="00497E2F" w:rsidDel="00FB5A93">
                <w:rPr>
                  <w:rFonts w:asciiTheme="minorHAnsi" w:hAnsiTheme="minorHAnsi"/>
                  <w:sz w:val="18"/>
                  <w:szCs w:val="18"/>
                </w:rPr>
                <w:delText>5</w:delText>
              </w:r>
            </w:del>
            <w:r w:rsidRPr="001F649F">
              <w:rPr>
                <w:rFonts w:asciiTheme="minorHAnsi" w:hAnsiTheme="minorHAnsi"/>
                <w:sz w:val="18"/>
                <w:szCs w:val="18"/>
              </w:rPr>
              <w:t>+</w:t>
            </w:r>
            <w:r>
              <w:rPr>
                <w:rFonts w:asciiTheme="minorHAnsi" w:hAnsiTheme="minorHAnsi"/>
                <w:sz w:val="18"/>
                <w:szCs w:val="18"/>
              </w:rPr>
              <w:t>460</w:t>
            </w:r>
            <w:r w:rsidRPr="001F649F">
              <w:rPr>
                <w:rFonts w:asciiTheme="minorHAnsi" w:hAnsiTheme="minorHAnsi"/>
                <w:sz w:val="18"/>
                <w:szCs w:val="18"/>
              </w:rPr>
              <w:t>})</w:t>
            </w:r>
            <w:r>
              <w:rPr>
                <w:rFonts w:asciiTheme="minorHAnsi" w:hAnsiTheme="minorHAnsi"/>
                <w:sz w:val="18"/>
                <w:szCs w:val="18"/>
              </w:rPr>
              <w:t>;</w:t>
            </w:r>
          </w:p>
          <w:p w14:paraId="4A3A5EB1" w14:textId="52251342" w:rsidR="00840617" w:rsidRPr="00A42BCC" w:rsidRDefault="00840617" w:rsidP="00AA160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else if C0</w:t>
            </w:r>
            <w:r w:rsidR="006C1E71">
              <w:rPr>
                <w:rFonts w:asciiTheme="minorHAnsi" w:hAnsiTheme="minorHAnsi"/>
                <w:sz w:val="18"/>
                <w:szCs w:val="18"/>
              </w:rPr>
              <w:t>2</w:t>
            </w:r>
            <w:r>
              <w:rPr>
                <w:rFonts w:asciiTheme="minorHAnsi" w:hAnsiTheme="minorHAnsi"/>
                <w:sz w:val="18"/>
                <w:szCs w:val="18"/>
              </w:rPr>
              <w:t xml:space="preserve"> = Pressurization, then report “N</w:t>
            </w:r>
            <w:r w:rsidR="00AA1608">
              <w:rPr>
                <w:rFonts w:asciiTheme="minorHAnsi" w:hAnsiTheme="minorHAnsi"/>
                <w:sz w:val="18"/>
                <w:szCs w:val="18"/>
              </w:rPr>
              <w:t>A</w:t>
            </w:r>
            <w:r>
              <w:rPr>
                <w:rFonts w:asciiTheme="minorHAnsi" w:hAnsiTheme="minorHAnsi"/>
                <w:sz w:val="18"/>
                <w:szCs w:val="18"/>
              </w:rPr>
              <w:t>”&gt;&gt;</w:t>
            </w:r>
          </w:p>
        </w:tc>
      </w:tr>
      <w:tr w:rsidR="00840617" w:rsidRPr="00A42BCC" w14:paraId="4A3A5EB6" w14:textId="7447B4CD" w:rsidTr="009F4648">
        <w:tc>
          <w:tcPr>
            <w:tcW w:w="583" w:type="dxa"/>
            <w:vAlign w:val="center"/>
          </w:tcPr>
          <w:p w14:paraId="4A3A5EB3" w14:textId="6B499F58"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a4</w:t>
            </w:r>
          </w:p>
        </w:tc>
        <w:tc>
          <w:tcPr>
            <w:tcW w:w="4520" w:type="dxa"/>
            <w:vAlign w:val="center"/>
          </w:tcPr>
          <w:p w14:paraId="4A3A5EB4" w14:textId="018CA4A2"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 Air Density Correction</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1" w:type="dxa"/>
          </w:tcPr>
          <w:p w14:paraId="4A3A5EB5" w14:textId="6C2B21A2" w:rsidR="00840617" w:rsidRPr="00A42BCC" w:rsidRDefault="00840617" w:rsidP="00AA160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C01 = Pressurization, then value=0.07517*(1-0.0035666</w:t>
            </w:r>
            <w:r w:rsidRPr="007406B9">
              <w:rPr>
                <w:rFonts w:asciiTheme="minorHAnsi" w:hAnsiTheme="minorHAnsi"/>
                <w:sz w:val="18"/>
                <w:szCs w:val="18"/>
              </w:rPr>
              <w:t>*</w:t>
            </w:r>
            <w:r>
              <w:rPr>
                <w:rFonts w:asciiTheme="minorHAnsi" w:hAnsiTheme="minorHAnsi"/>
                <w:sz w:val="18"/>
                <w:szCs w:val="18"/>
              </w:rPr>
              <w:t>A0</w:t>
            </w:r>
            <w:ins w:id="217" w:author="Shewmaker, Michael@Energy" w:date="2021-11-23T11:24:00Z">
              <w:r w:rsidR="00FB5A93">
                <w:rPr>
                  <w:rFonts w:asciiTheme="minorHAnsi" w:hAnsiTheme="minorHAnsi"/>
                  <w:sz w:val="18"/>
                  <w:szCs w:val="18"/>
                </w:rPr>
                <w:t>6</w:t>
              </w:r>
            </w:ins>
            <w:del w:id="218" w:author="Shewmaker, Michael@Energy" w:date="2021-11-23T11:24:00Z">
              <w:r w:rsidDel="00FB5A93">
                <w:rPr>
                  <w:rFonts w:asciiTheme="minorHAnsi" w:hAnsiTheme="minorHAnsi"/>
                  <w:sz w:val="18"/>
                  <w:szCs w:val="18"/>
                </w:rPr>
                <w:delText>7</w:delText>
              </w:r>
            </w:del>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sidRPr="006F3AAC">
              <w:rPr>
                <w:rFonts w:asciiTheme="minorHAnsi" w:hAnsiTheme="minorHAnsi"/>
                <w:sz w:val="18"/>
                <w:szCs w:val="18"/>
                <w:vertAlign w:val="superscript"/>
              </w:rPr>
              <w:t>5.2553</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Pr>
                <w:rFonts w:asciiTheme="minorHAnsi" w:hAnsiTheme="minorHAnsi"/>
                <w:sz w:val="18"/>
                <w:szCs w:val="18"/>
              </w:rPr>
              <w:t>A0</w:t>
            </w:r>
            <w:ins w:id="219" w:author="Shewmaker, Michael@Energy" w:date="2021-11-23T11:24:00Z">
              <w:r w:rsidR="00FB5A93">
                <w:rPr>
                  <w:rFonts w:asciiTheme="minorHAnsi" w:hAnsiTheme="minorHAnsi"/>
                  <w:sz w:val="18"/>
                  <w:szCs w:val="18"/>
                </w:rPr>
                <w:t>3</w:t>
              </w:r>
            </w:ins>
            <w:del w:id="220" w:author="Shewmaker, Michael@Energy" w:date="2021-11-23T11:24:00Z">
              <w:r w:rsidR="00497E2F" w:rsidDel="00FB5A93">
                <w:rPr>
                  <w:rFonts w:asciiTheme="minorHAnsi" w:hAnsiTheme="minorHAnsi"/>
                  <w:sz w:val="18"/>
                  <w:szCs w:val="18"/>
                </w:rPr>
                <w:delText>4</w:delText>
              </w:r>
            </w:del>
            <w:r w:rsidRPr="00C30447">
              <w:rPr>
                <w:rFonts w:asciiTheme="minorHAnsi" w:hAnsiTheme="minorHAnsi"/>
                <w:sz w:val="18"/>
                <w:szCs w:val="18"/>
              </w:rPr>
              <w:t>+</w:t>
            </w:r>
            <w:r>
              <w:rPr>
                <w:rFonts w:asciiTheme="minorHAnsi" w:hAnsiTheme="minorHAnsi"/>
                <w:sz w:val="18"/>
                <w:szCs w:val="18"/>
              </w:rPr>
              <w:t>460</w:t>
            </w:r>
            <w:r w:rsidRPr="00C30447">
              <w:rPr>
                <w:rFonts w:asciiTheme="minorHAnsi" w:hAnsiTheme="minorHAnsi"/>
                <w:sz w:val="18"/>
                <w:szCs w:val="18"/>
              </w:rPr>
              <w:t>})</w:t>
            </w:r>
            <w:r w:rsidR="009B2C1F">
              <w:rPr>
                <w:rFonts w:asciiTheme="minorHAnsi" w:hAnsiTheme="minorHAnsi"/>
                <w:sz w:val="18"/>
                <w:szCs w:val="18"/>
              </w:rPr>
              <w:t>;</w:t>
            </w:r>
            <w:r>
              <w:rPr>
                <w:rFonts w:asciiTheme="minorHAnsi" w:hAnsiTheme="minorHAnsi"/>
                <w:sz w:val="18"/>
                <w:szCs w:val="18"/>
              </w:rPr>
              <w:br/>
              <w:t>else report “N</w:t>
            </w:r>
            <w:r w:rsidR="00AA1608">
              <w:rPr>
                <w:rFonts w:asciiTheme="minorHAnsi" w:hAnsiTheme="minorHAnsi"/>
                <w:sz w:val="18"/>
                <w:szCs w:val="18"/>
              </w:rPr>
              <w:t>A</w:t>
            </w:r>
            <w:r>
              <w:rPr>
                <w:rFonts w:asciiTheme="minorHAnsi" w:hAnsiTheme="minorHAnsi"/>
                <w:sz w:val="18"/>
                <w:szCs w:val="18"/>
              </w:rPr>
              <w:t>”&gt;&gt;</w:t>
            </w:r>
          </w:p>
        </w:tc>
      </w:tr>
      <w:tr w:rsidR="006C1E71" w:rsidRPr="00A42BCC" w14:paraId="294EA820" w14:textId="3DAE8E07" w:rsidTr="009F4648">
        <w:tc>
          <w:tcPr>
            <w:tcW w:w="583" w:type="dxa"/>
            <w:vAlign w:val="center"/>
          </w:tcPr>
          <w:p w14:paraId="247E66CC" w14:textId="7CBA4AEC" w:rsidR="006C1E71" w:rsidRPr="00A42BCC"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20" w:type="dxa"/>
            <w:vAlign w:val="center"/>
          </w:tcPr>
          <w:p w14:paraId="203A5E3A" w14:textId="569EEA1F" w:rsidR="006C1E71"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91" w:type="dxa"/>
          </w:tcPr>
          <w:p w14:paraId="1DB34370" w14:textId="218B05BE" w:rsidR="004A1BB8"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C02 = Depressurization, then value= [{(Da1)</w:t>
            </w:r>
            <w:r w:rsidR="006C1E71">
              <w:rPr>
                <w:rFonts w:asciiTheme="minorHAnsi" w:hAnsiTheme="minorHAnsi"/>
                <w:sz w:val="18"/>
                <w:szCs w:val="18"/>
              </w:rPr>
              <w:t>/0.044</w:t>
            </w:r>
            <w:r>
              <w:rPr>
                <w:rFonts w:asciiTheme="minorHAnsi" w:hAnsiTheme="minorHAnsi"/>
                <w:sz w:val="18"/>
                <w:szCs w:val="18"/>
              </w:rPr>
              <w:t>}</w:t>
            </w:r>
            <w:r w:rsidR="006C1E71" w:rsidRPr="001F649F">
              <w:rPr>
                <w:rFonts w:asciiTheme="minorHAnsi" w:hAnsiTheme="minorHAnsi"/>
                <w:sz w:val="18"/>
                <w:szCs w:val="18"/>
                <w:vertAlign w:val="superscript"/>
              </w:rPr>
              <w:t>2</w:t>
            </w:r>
            <w:r>
              <w:rPr>
                <w:rFonts w:asciiTheme="minorHAnsi" w:hAnsiTheme="minorHAnsi"/>
                <w:sz w:val="18"/>
                <w:szCs w:val="18"/>
                <w:vertAlign w:val="superscript"/>
              </w:rPr>
              <w:t>*</w:t>
            </w:r>
            <w:r w:rsidR="006C1E71">
              <w:rPr>
                <w:rFonts w:asciiTheme="minorHAnsi" w:hAnsiTheme="minorHAnsi"/>
                <w:sz w:val="18"/>
                <w:szCs w:val="18"/>
                <w:vertAlign w:val="superscript"/>
              </w:rPr>
              <w:t>(0.65)</w:t>
            </w:r>
            <w:r w:rsidR="006C1E71" w:rsidRPr="001F649F">
              <w:rPr>
                <w:rFonts w:asciiTheme="minorHAnsi" w:hAnsiTheme="minorHAnsi"/>
                <w:sz w:val="18"/>
                <w:szCs w:val="18"/>
                <w:vertAlign w:val="superscript"/>
              </w:rPr>
              <w:t>-1</w:t>
            </w:r>
            <w:r>
              <w:rPr>
                <w:rFonts w:asciiTheme="minorHAnsi" w:hAnsiTheme="minorHAnsi"/>
                <w:sz w:val="18"/>
                <w:szCs w:val="18"/>
              </w:rPr>
              <w:t>]</w:t>
            </w:r>
            <w:r w:rsidR="004A1BB8">
              <w:rPr>
                <w:rFonts w:asciiTheme="minorHAnsi" w:hAnsiTheme="minorHAnsi"/>
                <w:sz w:val="18"/>
                <w:szCs w:val="18"/>
              </w:rPr>
              <w:t xml:space="preserve"> *[{(Da3)</w:t>
            </w:r>
            <w:r w:rsidR="006C1E71">
              <w:rPr>
                <w:rFonts w:asciiTheme="minorHAnsi" w:hAnsiTheme="minorHAnsi"/>
                <w:sz w:val="18"/>
                <w:szCs w:val="18"/>
              </w:rPr>
              <w:t>/0.07517</w:t>
            </w:r>
            <w:r w:rsidR="004A1BB8">
              <w:rPr>
                <w:rFonts w:asciiTheme="minorHAnsi" w:hAnsiTheme="minorHAnsi"/>
                <w:sz w:val="18"/>
                <w:szCs w:val="18"/>
              </w:rPr>
              <w:t>}</w:t>
            </w:r>
            <w:r w:rsidR="006C1E71" w:rsidRPr="001F649F">
              <w:rPr>
                <w:rFonts w:asciiTheme="minorHAnsi" w:hAnsiTheme="minorHAnsi"/>
                <w:sz w:val="18"/>
                <w:szCs w:val="18"/>
                <w:vertAlign w:val="superscript"/>
              </w:rPr>
              <w:t>1-</w:t>
            </w:r>
            <w:r w:rsidR="006C1E71">
              <w:rPr>
                <w:rFonts w:asciiTheme="minorHAnsi" w:hAnsiTheme="minorHAnsi"/>
                <w:sz w:val="18"/>
                <w:szCs w:val="18"/>
                <w:vertAlign w:val="superscript"/>
              </w:rPr>
              <w:t>0.65</w:t>
            </w:r>
            <w:r w:rsidR="004A1BB8">
              <w:rPr>
                <w:rFonts w:asciiTheme="minorHAnsi" w:hAnsiTheme="minorHAnsi"/>
                <w:sz w:val="18"/>
                <w:szCs w:val="18"/>
              </w:rPr>
              <w:t>];</w:t>
            </w:r>
          </w:p>
          <w:p w14:paraId="7A3DA0CC" w14:textId="3415A6D8" w:rsidR="004A1BB8" w:rsidRPr="004A1BB8" w:rsidRDefault="004A1BB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if CO2 = Pressurization, then value = [{(Da2)/0.044}</w:t>
            </w:r>
            <w:r w:rsidRPr="001F649F">
              <w:rPr>
                <w:rFonts w:asciiTheme="minorHAnsi" w:hAnsiTheme="minorHAnsi"/>
                <w:sz w:val="18"/>
                <w:szCs w:val="18"/>
                <w:vertAlign w:val="superscript"/>
              </w:rPr>
              <w:t>2</w:t>
            </w:r>
            <w:r>
              <w:rPr>
                <w:rFonts w:asciiTheme="minorHAnsi" w:hAnsiTheme="minorHAnsi"/>
                <w:sz w:val="18"/>
                <w:szCs w:val="18"/>
                <w:vertAlign w:val="superscript"/>
              </w:rPr>
              <w:t>*(0.65)</w:t>
            </w:r>
            <w:r w:rsidRPr="001F649F">
              <w:rPr>
                <w:rFonts w:asciiTheme="minorHAnsi" w:hAnsiTheme="minorHAnsi"/>
                <w:sz w:val="18"/>
                <w:szCs w:val="18"/>
                <w:vertAlign w:val="superscript"/>
              </w:rPr>
              <w:t>-1</w:t>
            </w:r>
            <w:r>
              <w:rPr>
                <w:rFonts w:asciiTheme="minorHAnsi" w:hAnsiTheme="minorHAnsi"/>
                <w:sz w:val="18"/>
                <w:szCs w:val="18"/>
              </w:rPr>
              <w:t>] *[{(Da4)/0.07517}</w:t>
            </w:r>
            <w:r w:rsidRPr="001F649F">
              <w:rPr>
                <w:rFonts w:asciiTheme="minorHAnsi" w:hAnsiTheme="minorHAnsi"/>
                <w:sz w:val="18"/>
                <w:szCs w:val="18"/>
                <w:vertAlign w:val="superscript"/>
              </w:rPr>
              <w:t>1-</w:t>
            </w:r>
            <w:r>
              <w:rPr>
                <w:rFonts w:asciiTheme="minorHAnsi" w:hAnsiTheme="minorHAnsi"/>
                <w:sz w:val="18"/>
                <w:szCs w:val="18"/>
                <w:vertAlign w:val="superscript"/>
              </w:rPr>
              <w:t>0.65</w:t>
            </w:r>
            <w:r>
              <w:rPr>
                <w:rFonts w:asciiTheme="minorHAnsi" w:hAnsiTheme="minorHAnsi"/>
                <w:sz w:val="18"/>
                <w:szCs w:val="18"/>
              </w:rPr>
              <w:t>];</w:t>
            </w:r>
          </w:p>
        </w:tc>
      </w:tr>
      <w:tr w:rsidR="00840617" w:rsidRPr="00A42BCC" w14:paraId="326B51FE" w14:textId="77777777" w:rsidTr="009F4648">
        <w:tc>
          <w:tcPr>
            <w:tcW w:w="583" w:type="dxa"/>
            <w:vAlign w:val="center"/>
          </w:tcPr>
          <w:p w14:paraId="369D442E" w14:textId="5DBF5DA2"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6C1E71">
              <w:rPr>
                <w:rFonts w:asciiTheme="minorHAnsi" w:hAnsiTheme="minorHAnsi"/>
                <w:sz w:val="18"/>
                <w:szCs w:val="18"/>
              </w:rPr>
              <w:t>2</w:t>
            </w:r>
          </w:p>
        </w:tc>
        <w:tc>
          <w:tcPr>
            <w:tcW w:w="4520" w:type="dxa"/>
            <w:vAlign w:val="center"/>
          </w:tcPr>
          <w:p w14:paraId="4A4D5E65" w14:textId="389CCD3E"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91" w:type="dxa"/>
          </w:tcPr>
          <w:p w14:paraId="152B1FB0" w14:textId="5C27288A"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else value</w:t>
            </w:r>
            <w:r w:rsidR="006C1E71">
              <w:rPr>
                <w:rFonts w:asciiTheme="minorHAnsi" w:hAnsiTheme="minorHAnsi"/>
                <w:sz w:val="18"/>
                <w:szCs w:val="18"/>
              </w:rPr>
              <w:t xml:space="preserve"> = </w:t>
            </w:r>
            <w:r w:rsidR="001C4335">
              <w:rPr>
                <w:rFonts w:asciiTheme="minorHAnsi" w:hAnsiTheme="minorHAnsi"/>
                <w:sz w:val="18"/>
                <w:szCs w:val="18"/>
              </w:rPr>
              <w:t>C0</w:t>
            </w:r>
            <w:r w:rsidR="00584AAF">
              <w:rPr>
                <w:rFonts w:asciiTheme="minorHAnsi" w:hAnsiTheme="minorHAnsi"/>
                <w:sz w:val="18"/>
                <w:szCs w:val="18"/>
              </w:rPr>
              <w:t>6</w:t>
            </w:r>
            <w:r w:rsidR="009B2C1F">
              <w:rPr>
                <w:rFonts w:asciiTheme="minorHAnsi" w:hAnsiTheme="minorHAnsi"/>
                <w:sz w:val="18"/>
                <w:szCs w:val="18"/>
              </w:rPr>
              <w:t>*D01</w:t>
            </w:r>
            <w:r w:rsidRPr="00A42BCC">
              <w:rPr>
                <w:rFonts w:asciiTheme="minorHAnsi" w:hAnsiTheme="minorHAnsi"/>
                <w:sz w:val="18"/>
                <w:szCs w:val="18"/>
              </w:rPr>
              <w:t>&gt;&gt;</w:t>
            </w:r>
          </w:p>
        </w:tc>
      </w:tr>
    </w:tbl>
    <w:p w14:paraId="4A3A5EB7" w14:textId="77777777" w:rsidR="00EA01F0" w:rsidRPr="00A42BCC" w:rsidRDefault="00EA01F0" w:rsidP="00C62026">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58"/>
        <w:gridCol w:w="5649"/>
      </w:tblGrid>
      <w:tr w:rsidR="00EA01F0" w:rsidRPr="00A42BCC" w14:paraId="4A3A5EB9" w14:textId="77777777" w:rsidTr="00972A7E">
        <w:tc>
          <w:tcPr>
            <w:tcW w:w="11018" w:type="dxa"/>
            <w:gridSpan w:val="3"/>
          </w:tcPr>
          <w:p w14:paraId="4A3A5EB8" w14:textId="77777777" w:rsidR="00EA01F0" w:rsidRPr="005A593D" w:rsidRDefault="00EA01F0" w:rsidP="00C62026">
            <w:pPr>
              <w:keepNext/>
              <w:rPr>
                <w:rFonts w:asciiTheme="minorHAnsi" w:hAnsiTheme="minorHAnsi"/>
                <w:szCs w:val="18"/>
              </w:rPr>
            </w:pPr>
            <w:r w:rsidRPr="005A593D">
              <w:rPr>
                <w:rFonts w:asciiTheme="minorHAnsi" w:hAnsiTheme="minorHAnsi"/>
                <w:b/>
                <w:szCs w:val="18"/>
              </w:rPr>
              <w:t>E. Accuracy Adjustment</w:t>
            </w:r>
          </w:p>
        </w:tc>
      </w:tr>
      <w:tr w:rsidR="00EA01F0" w:rsidRPr="00A42BCC" w14:paraId="4A3A5EC4" w14:textId="77777777" w:rsidTr="00972A7E">
        <w:tc>
          <w:tcPr>
            <w:tcW w:w="590" w:type="dxa"/>
            <w:vAlign w:val="center"/>
          </w:tcPr>
          <w:p w14:paraId="4A3A5EC1" w14:textId="4144ED8B"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1</w:t>
            </w:r>
          </w:p>
        </w:tc>
        <w:tc>
          <w:tcPr>
            <w:tcW w:w="4651" w:type="dxa"/>
          </w:tcPr>
          <w:p w14:paraId="4A3A5EC2" w14:textId="01818AE9"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4A3A5EC3" w14:textId="0C59D487" w:rsidR="00EA01F0" w:rsidRPr="00A42BCC" w:rsidRDefault="00EA01F0" w:rsidP="00875D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497E2F">
              <w:rPr>
                <w:rFonts w:asciiTheme="minorHAnsi" w:hAnsiTheme="minorHAnsi"/>
                <w:sz w:val="18"/>
                <w:szCs w:val="18"/>
              </w:rPr>
              <w:t>value = D02 * 1.1</w:t>
            </w:r>
            <w:r w:rsidRPr="00A42BCC">
              <w:rPr>
                <w:rFonts w:asciiTheme="minorHAnsi" w:hAnsiTheme="minorHAnsi"/>
                <w:sz w:val="18"/>
                <w:szCs w:val="18"/>
              </w:rPr>
              <w:t>&gt;&gt;</w:t>
            </w:r>
          </w:p>
        </w:tc>
      </w:tr>
    </w:tbl>
    <w:p w14:paraId="4A3A5EC5" w14:textId="77777777"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3"/>
        <w:gridCol w:w="10187"/>
      </w:tblGrid>
      <w:tr w:rsidR="00EA01F0" w:rsidRPr="00A42BCC" w14:paraId="4A3A5EC7" w14:textId="77777777" w:rsidTr="009F4648">
        <w:trPr>
          <w:trHeight w:val="104"/>
        </w:trPr>
        <w:tc>
          <w:tcPr>
            <w:tcW w:w="10790" w:type="dxa"/>
            <w:gridSpan w:val="2"/>
          </w:tcPr>
          <w:p w14:paraId="4A3A5EC6"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F. Compliance Statement</w:t>
            </w:r>
          </w:p>
        </w:tc>
      </w:tr>
      <w:tr w:rsidR="00EA01F0" w:rsidRPr="00A42BCC" w14:paraId="4A3A5ECA" w14:textId="77777777" w:rsidTr="009F4648">
        <w:trPr>
          <w:trHeight w:val="865"/>
        </w:trPr>
        <w:tc>
          <w:tcPr>
            <w:tcW w:w="603" w:type="dxa"/>
            <w:vAlign w:val="center"/>
          </w:tcPr>
          <w:p w14:paraId="4A3A5EC8"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7" w:type="dxa"/>
            <w:vAlign w:val="center"/>
          </w:tcPr>
          <w:p w14:paraId="7B336204" w14:textId="0567E6F6" w:rsidR="000B64C1" w:rsidRDefault="00EA01F0" w:rsidP="0086560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 </w:t>
            </w:r>
            <w:r w:rsidR="00497E2F">
              <w:rPr>
                <w:rFonts w:asciiTheme="minorHAnsi" w:hAnsiTheme="minorHAnsi"/>
                <w:sz w:val="18"/>
                <w:szCs w:val="18"/>
              </w:rPr>
              <w:t xml:space="preserve">if </w:t>
            </w:r>
            <w:r w:rsidR="0017724F">
              <w:rPr>
                <w:rFonts w:asciiTheme="minorHAnsi" w:hAnsiTheme="minorHAnsi"/>
                <w:sz w:val="18"/>
                <w:szCs w:val="18"/>
              </w:rPr>
              <w:t xml:space="preserve">calibration date in </w:t>
            </w:r>
            <w:r w:rsidR="00497E2F">
              <w:rPr>
                <w:rFonts w:asciiTheme="minorHAnsi" w:hAnsiTheme="minorHAnsi"/>
                <w:sz w:val="18"/>
                <w:szCs w:val="18"/>
              </w:rPr>
              <w:t>B05</w:t>
            </w:r>
            <w:r w:rsidR="000D32E3">
              <w:rPr>
                <w:rFonts w:asciiTheme="minorHAnsi" w:hAnsiTheme="minorHAnsi"/>
                <w:sz w:val="18"/>
                <w:szCs w:val="18"/>
              </w:rPr>
              <w:t xml:space="preserve"> </w:t>
            </w:r>
            <w:r w:rsidR="0017724F">
              <w:rPr>
                <w:rFonts w:asciiTheme="minorHAnsi" w:hAnsiTheme="minorHAnsi"/>
                <w:sz w:val="18"/>
                <w:szCs w:val="18"/>
              </w:rPr>
              <w:t xml:space="preserve">is </w:t>
            </w:r>
            <w:r w:rsidR="000B64C1">
              <w:rPr>
                <w:rFonts w:asciiTheme="minorHAnsi" w:hAnsiTheme="minorHAnsi"/>
                <w:sz w:val="18"/>
                <w:szCs w:val="18"/>
              </w:rPr>
              <w:t>more than</w:t>
            </w:r>
            <w:r w:rsidR="00497E2F">
              <w:rPr>
                <w:rFonts w:asciiTheme="minorHAnsi" w:hAnsiTheme="minorHAnsi"/>
                <w:sz w:val="18"/>
                <w:szCs w:val="18"/>
              </w:rPr>
              <w:t xml:space="preserve"> 12 months</w:t>
            </w:r>
            <w:r w:rsidR="0017724F">
              <w:rPr>
                <w:rFonts w:asciiTheme="minorHAnsi" w:hAnsiTheme="minorHAnsi"/>
                <w:sz w:val="18"/>
                <w:szCs w:val="18"/>
              </w:rPr>
              <w:t xml:space="preserve"> </w:t>
            </w:r>
            <w:r w:rsidR="000B64C1">
              <w:rPr>
                <w:rFonts w:asciiTheme="minorHAnsi" w:hAnsiTheme="minorHAnsi"/>
                <w:sz w:val="18"/>
                <w:szCs w:val="18"/>
              </w:rPr>
              <w:t>from</w:t>
            </w:r>
            <w:r w:rsidR="0017724F">
              <w:rPr>
                <w:rFonts w:asciiTheme="minorHAnsi" w:hAnsiTheme="minorHAnsi"/>
                <w:sz w:val="18"/>
                <w:szCs w:val="18"/>
              </w:rPr>
              <w:t xml:space="preserve"> the date of the diagnostic test in A</w:t>
            </w:r>
            <w:ins w:id="221" w:author="Shewmaker, Michael@Energy" w:date="2021-11-23T11:34:00Z">
              <w:r w:rsidR="003A091F">
                <w:rPr>
                  <w:rFonts w:asciiTheme="minorHAnsi" w:hAnsiTheme="minorHAnsi"/>
                  <w:sz w:val="18"/>
                  <w:szCs w:val="18"/>
                </w:rPr>
                <w:t>07</w:t>
              </w:r>
            </w:ins>
            <w:del w:id="222" w:author="Shewmaker, Michael@Energy" w:date="2021-11-23T11:34:00Z">
              <w:r w:rsidR="0017724F" w:rsidDel="003A091F">
                <w:rPr>
                  <w:rFonts w:asciiTheme="minorHAnsi" w:hAnsiTheme="minorHAnsi"/>
                  <w:sz w:val="18"/>
                  <w:szCs w:val="18"/>
                </w:rPr>
                <w:delText>1</w:delText>
              </w:r>
            </w:del>
            <w:del w:id="223" w:author="Shewmaker, Michael@Energy" w:date="2021-11-23T11:33:00Z">
              <w:r w:rsidR="0017724F" w:rsidDel="003A091F">
                <w:rPr>
                  <w:rFonts w:asciiTheme="minorHAnsi" w:hAnsiTheme="minorHAnsi"/>
                  <w:sz w:val="18"/>
                  <w:szCs w:val="18"/>
                </w:rPr>
                <w:delText>4</w:delText>
              </w:r>
            </w:del>
            <w:r w:rsidR="00AA1608">
              <w:rPr>
                <w:rFonts w:asciiTheme="minorHAnsi" w:hAnsiTheme="minorHAnsi"/>
                <w:sz w:val="18"/>
                <w:szCs w:val="18"/>
              </w:rPr>
              <w:t xml:space="preserve">, </w:t>
            </w:r>
            <w:r w:rsidR="00497E2F">
              <w:rPr>
                <w:rFonts w:asciiTheme="minorHAnsi" w:hAnsiTheme="minorHAnsi"/>
                <w:sz w:val="18"/>
                <w:szCs w:val="18"/>
              </w:rPr>
              <w:t>then</w:t>
            </w:r>
            <w:r w:rsidR="000B64C1">
              <w:rPr>
                <w:rFonts w:asciiTheme="minorHAnsi" w:hAnsiTheme="minorHAnsi"/>
                <w:sz w:val="18"/>
                <w:szCs w:val="18"/>
              </w:rPr>
              <w:t xml:space="preserve"> </w:t>
            </w:r>
            <w:r w:rsidR="000B64C1" w:rsidRPr="000B64C1">
              <w:rPr>
                <w:rFonts w:asciiTheme="minorHAnsi" w:hAnsiTheme="minorHAnsi"/>
                <w:sz w:val="18"/>
                <w:szCs w:val="18"/>
              </w:rPr>
              <w:t xml:space="preserve">display </w:t>
            </w:r>
            <w:r w:rsidR="000B64C1">
              <w:rPr>
                <w:rFonts w:asciiTheme="minorHAnsi" w:hAnsiTheme="minorHAnsi"/>
                <w:sz w:val="18"/>
                <w:szCs w:val="18"/>
              </w:rPr>
              <w:t>text</w:t>
            </w:r>
            <w:r w:rsidR="00EF2268">
              <w:rPr>
                <w:rFonts w:asciiTheme="minorHAnsi" w:hAnsiTheme="minorHAnsi"/>
                <w:sz w:val="18"/>
                <w:szCs w:val="18"/>
              </w:rPr>
              <w:t>:</w:t>
            </w:r>
            <w:r w:rsidR="000B64C1">
              <w:rPr>
                <w:rFonts w:asciiTheme="minorHAnsi" w:hAnsiTheme="minorHAnsi"/>
                <w:sz w:val="18"/>
                <w:szCs w:val="18"/>
              </w:rPr>
              <w:t xml:space="preserve"> </w:t>
            </w:r>
            <w:r w:rsidR="000B64C1" w:rsidRPr="000B64C1">
              <w:rPr>
                <w:rFonts w:asciiTheme="minorHAnsi" w:hAnsiTheme="minorHAnsi"/>
                <w:sz w:val="18"/>
                <w:szCs w:val="18"/>
              </w:rPr>
              <w:t xml:space="preserve">“Manometer Calibration is expired, Fails </w:t>
            </w:r>
            <w:r w:rsidR="000B64C1">
              <w:rPr>
                <w:rFonts w:asciiTheme="minorHAnsi" w:hAnsiTheme="minorHAnsi"/>
                <w:sz w:val="18"/>
                <w:szCs w:val="18"/>
              </w:rPr>
              <w:t>Enclosure</w:t>
            </w:r>
            <w:r w:rsidR="000B64C1" w:rsidRPr="000B64C1">
              <w:rPr>
                <w:rFonts w:asciiTheme="minorHAnsi" w:hAnsiTheme="minorHAnsi"/>
                <w:sz w:val="18"/>
                <w:szCs w:val="18"/>
              </w:rPr>
              <w:t xml:space="preserve"> </w:t>
            </w:r>
            <w:r w:rsidR="00D721FF">
              <w:rPr>
                <w:rFonts w:asciiTheme="minorHAnsi" w:hAnsiTheme="minorHAnsi"/>
                <w:sz w:val="18"/>
                <w:szCs w:val="18"/>
              </w:rPr>
              <w:t xml:space="preserve">Air </w:t>
            </w:r>
            <w:r w:rsidR="000B64C1" w:rsidRPr="000B64C1">
              <w:rPr>
                <w:rFonts w:asciiTheme="minorHAnsi" w:hAnsiTheme="minorHAnsi"/>
                <w:sz w:val="18"/>
                <w:szCs w:val="18"/>
              </w:rPr>
              <w:t>Leakage Test</w:t>
            </w:r>
            <w:r w:rsidR="000B64C1">
              <w:rPr>
                <w:rFonts w:asciiTheme="minorHAnsi" w:hAnsiTheme="minorHAnsi"/>
                <w:sz w:val="18"/>
                <w:szCs w:val="18"/>
              </w:rPr>
              <w:t>";</w:t>
            </w:r>
          </w:p>
          <w:p w14:paraId="143B74DB" w14:textId="2396E92F" w:rsidR="000B64C1" w:rsidRDefault="000B64C1"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B64C1">
              <w:rPr>
                <w:rFonts w:asciiTheme="minorHAnsi" w:hAnsiTheme="minorHAnsi"/>
                <w:sz w:val="18"/>
                <w:szCs w:val="18"/>
              </w:rPr>
              <w:t xml:space="preserve">elseif A01 = required, </w:t>
            </w:r>
            <w:r>
              <w:rPr>
                <w:rFonts w:asciiTheme="minorHAnsi" w:hAnsiTheme="minorHAnsi"/>
                <w:sz w:val="18"/>
                <w:szCs w:val="18"/>
              </w:rPr>
              <w:t>and</w:t>
            </w:r>
            <w:r w:rsidRPr="000B64C1">
              <w:rPr>
                <w:rFonts w:asciiTheme="minorHAnsi" w:hAnsiTheme="minorHAnsi"/>
                <w:sz w:val="18"/>
                <w:szCs w:val="18"/>
              </w:rPr>
              <w:t xml:space="preserve"> E01</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w:t>
            </w:r>
            <w:r w:rsidRPr="000B64C1">
              <w:rPr>
                <w:rFonts w:asciiTheme="minorHAnsi" w:hAnsiTheme="minorHAnsi"/>
                <w:sz w:val="18"/>
                <w:szCs w:val="18"/>
              </w:rPr>
              <w:t>A0</w:t>
            </w:r>
            <w:ins w:id="224" w:author="Shewmaker, Michael@Energy" w:date="2021-11-23T11:25:00Z">
              <w:r w:rsidR="00FB5A93">
                <w:rPr>
                  <w:rFonts w:asciiTheme="minorHAnsi" w:hAnsiTheme="minorHAnsi"/>
                  <w:sz w:val="18"/>
                  <w:szCs w:val="18"/>
                </w:rPr>
                <w:t>2</w:t>
              </w:r>
            </w:ins>
            <w:del w:id="225" w:author="Shewmaker, Michael@Energy" w:date="2021-11-23T11:25:00Z">
              <w:r w:rsidRPr="000B64C1" w:rsidDel="00FB5A93">
                <w:rPr>
                  <w:rFonts w:asciiTheme="minorHAnsi" w:hAnsiTheme="minorHAnsi"/>
                  <w:sz w:val="18"/>
                  <w:szCs w:val="18"/>
                </w:rPr>
                <w:delText>3</w:delText>
              </w:r>
            </w:del>
            <w:r w:rsidRPr="000B64C1">
              <w:rPr>
                <w:rFonts w:asciiTheme="minorHAnsi" w:hAnsiTheme="minorHAnsi"/>
                <w:sz w:val="18"/>
                <w:szCs w:val="18"/>
              </w:rPr>
              <w:t>, then display</w:t>
            </w:r>
            <w:r>
              <w:rPr>
                <w:rFonts w:asciiTheme="minorHAnsi" w:hAnsiTheme="minorHAnsi"/>
                <w:sz w:val="18"/>
                <w:szCs w:val="18"/>
              </w:rPr>
              <w:t xml:space="preserve"> text</w:t>
            </w:r>
            <w:r w:rsidRPr="000B64C1">
              <w:rPr>
                <w:rFonts w:asciiTheme="minorHAnsi" w:hAnsiTheme="minorHAnsi"/>
                <w:sz w:val="18"/>
                <w:szCs w:val="18"/>
              </w:rPr>
              <w:t>: " Passes Enclosure</w:t>
            </w:r>
            <w:r w:rsidR="00D721FF">
              <w:rPr>
                <w:rFonts w:asciiTheme="minorHAnsi" w:hAnsiTheme="minorHAnsi"/>
                <w:sz w:val="18"/>
                <w:szCs w:val="18"/>
              </w:rPr>
              <w:t xml:space="preserve"> Air</w:t>
            </w:r>
            <w:r w:rsidRPr="000B64C1">
              <w:rPr>
                <w:rFonts w:asciiTheme="minorHAnsi" w:hAnsiTheme="minorHAnsi"/>
                <w:sz w:val="18"/>
                <w:szCs w:val="18"/>
              </w:rPr>
              <w:t xml:space="preserve"> Leakage Test"</w:t>
            </w:r>
            <w:r>
              <w:rPr>
                <w:rFonts w:asciiTheme="minorHAnsi" w:hAnsiTheme="minorHAnsi"/>
                <w:sz w:val="18"/>
                <w:szCs w:val="18"/>
              </w:rPr>
              <w:t>;</w:t>
            </w:r>
          </w:p>
          <w:p w14:paraId="4A197F20" w14:textId="0E2ECEB8" w:rsidR="000B64C1" w:rsidRPr="000B64C1" w:rsidDel="00BC2FA4" w:rsidRDefault="00EF2268"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del w:id="226" w:author="Shewmaker, Michael@Energy" w:date="2021-11-23T11:21:00Z"/>
                <w:rFonts w:asciiTheme="minorHAnsi" w:hAnsiTheme="minorHAnsi"/>
                <w:sz w:val="18"/>
                <w:szCs w:val="18"/>
              </w:rPr>
            </w:pPr>
            <w:del w:id="227" w:author="Shewmaker, Michael@Energy" w:date="2021-11-23T11:21:00Z">
              <w:r w:rsidDel="00BC2FA4">
                <w:rPr>
                  <w:rFonts w:asciiTheme="minorHAnsi" w:hAnsiTheme="minorHAnsi"/>
                  <w:sz w:val="18"/>
                  <w:szCs w:val="18"/>
                </w:rPr>
                <w:delText>else</w:delText>
              </w:r>
              <w:r w:rsidR="000B64C1" w:rsidRPr="000B64C1" w:rsidDel="00BC2FA4">
                <w:rPr>
                  <w:rFonts w:asciiTheme="minorHAnsi" w:hAnsiTheme="minorHAnsi"/>
                  <w:sz w:val="18"/>
                  <w:szCs w:val="18"/>
                </w:rPr>
                <w:delText xml:space="preserve">if A02 = required, </w:delText>
              </w:r>
              <w:r w:rsidR="000B64C1" w:rsidDel="00BC2FA4">
                <w:rPr>
                  <w:rFonts w:asciiTheme="minorHAnsi" w:hAnsiTheme="minorHAnsi"/>
                  <w:sz w:val="18"/>
                  <w:szCs w:val="18"/>
                </w:rPr>
                <w:delText xml:space="preserve">and </w:delText>
              </w:r>
              <w:r w:rsidR="00C62026" w:rsidDel="00BC2FA4">
                <w:rPr>
                  <w:rFonts w:asciiTheme="minorHAnsi" w:hAnsiTheme="minorHAnsi"/>
                  <w:sz w:val="18"/>
                  <w:szCs w:val="18"/>
                </w:rPr>
                <w:delText>E01 ≤ A13</w:delText>
              </w:r>
              <w:r w:rsidR="000B64C1" w:rsidRPr="000B64C1" w:rsidDel="00BC2FA4">
                <w:rPr>
                  <w:rFonts w:asciiTheme="minorHAnsi" w:hAnsiTheme="minorHAnsi"/>
                  <w:sz w:val="18"/>
                  <w:szCs w:val="18"/>
                </w:rPr>
                <w:delText xml:space="preserve"> then display </w:delText>
              </w:r>
              <w:r w:rsidDel="00BC2FA4">
                <w:rPr>
                  <w:rFonts w:asciiTheme="minorHAnsi" w:hAnsiTheme="minorHAnsi"/>
                  <w:sz w:val="18"/>
                  <w:szCs w:val="18"/>
                </w:rPr>
                <w:delText xml:space="preserve">text: </w:delText>
              </w:r>
              <w:r w:rsidR="000B64C1" w:rsidRPr="000B64C1" w:rsidDel="00BC2FA4">
                <w:rPr>
                  <w:rFonts w:asciiTheme="minorHAnsi" w:hAnsiTheme="minorHAnsi"/>
                  <w:sz w:val="18"/>
                  <w:szCs w:val="18"/>
                </w:rPr>
                <w:delText xml:space="preserve">“Passes Enclosure </w:delText>
              </w:r>
              <w:r w:rsidR="00D721FF" w:rsidDel="00BC2FA4">
                <w:rPr>
                  <w:rFonts w:asciiTheme="minorHAnsi" w:hAnsiTheme="minorHAnsi"/>
                  <w:sz w:val="18"/>
                  <w:szCs w:val="18"/>
                </w:rPr>
                <w:delText xml:space="preserve">Air </w:delText>
              </w:r>
              <w:r w:rsidR="000B64C1" w:rsidRPr="000B64C1" w:rsidDel="00BC2FA4">
                <w:rPr>
                  <w:rFonts w:asciiTheme="minorHAnsi" w:hAnsiTheme="minorHAnsi"/>
                  <w:sz w:val="18"/>
                  <w:szCs w:val="18"/>
                </w:rPr>
                <w:delText>Leakage Test”</w:delText>
              </w:r>
              <w:r w:rsidR="000B64C1" w:rsidDel="00BC2FA4">
                <w:rPr>
                  <w:rFonts w:asciiTheme="minorHAnsi" w:hAnsiTheme="minorHAnsi"/>
                  <w:sz w:val="18"/>
                  <w:szCs w:val="18"/>
                </w:rPr>
                <w:delText>;</w:delText>
              </w:r>
            </w:del>
          </w:p>
          <w:p w14:paraId="4A3A5EC9" w14:textId="1A26640F" w:rsidR="00EA01F0" w:rsidRPr="00A42BCC" w:rsidRDefault="000B64C1" w:rsidP="000C198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w:t>
            </w:r>
            <w:r w:rsidRPr="000B64C1">
              <w:rPr>
                <w:rFonts w:asciiTheme="minorHAnsi" w:hAnsiTheme="minorHAnsi"/>
                <w:sz w:val="18"/>
                <w:szCs w:val="18"/>
              </w:rPr>
              <w:t xml:space="preserve">lse display </w:t>
            </w:r>
            <w:r>
              <w:rPr>
                <w:rFonts w:asciiTheme="minorHAnsi" w:hAnsiTheme="minorHAnsi"/>
                <w:sz w:val="18"/>
                <w:szCs w:val="18"/>
              </w:rPr>
              <w:t xml:space="preserve">text: </w:t>
            </w:r>
            <w:r w:rsidRPr="000B64C1">
              <w:rPr>
                <w:rFonts w:asciiTheme="minorHAnsi" w:hAnsiTheme="minorHAnsi"/>
                <w:sz w:val="18"/>
                <w:szCs w:val="18"/>
              </w:rPr>
              <w:t>“Fails E</w:t>
            </w:r>
            <w:r>
              <w:rPr>
                <w:rFonts w:asciiTheme="minorHAnsi" w:hAnsiTheme="minorHAnsi"/>
                <w:sz w:val="18"/>
                <w:szCs w:val="18"/>
              </w:rPr>
              <w:t xml:space="preserve">nclosure </w:t>
            </w:r>
            <w:r w:rsidR="00D721FF">
              <w:rPr>
                <w:rFonts w:asciiTheme="minorHAnsi" w:hAnsiTheme="minorHAnsi"/>
                <w:sz w:val="18"/>
                <w:szCs w:val="18"/>
              </w:rPr>
              <w:t xml:space="preserve">Air </w:t>
            </w:r>
            <w:r>
              <w:rPr>
                <w:rFonts w:asciiTheme="minorHAnsi" w:hAnsiTheme="minorHAnsi"/>
                <w:sz w:val="18"/>
                <w:szCs w:val="18"/>
              </w:rPr>
              <w:t>Leakage Test”</w:t>
            </w:r>
            <w:r w:rsidRPr="000B64C1">
              <w:rPr>
                <w:rFonts w:asciiTheme="minorHAnsi" w:hAnsiTheme="minorHAnsi"/>
                <w:sz w:val="18"/>
                <w:szCs w:val="18"/>
              </w:rPr>
              <w:t>&gt;&gt;</w:t>
            </w:r>
          </w:p>
        </w:tc>
      </w:tr>
    </w:tbl>
    <w:p w14:paraId="4A3A5ECC" w14:textId="3AE8DB8F" w:rsidR="00EA01F0" w:rsidRPr="00A42BCC" w:rsidRDefault="00EA01F0" w:rsidP="00A42BCC">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1"/>
        <w:gridCol w:w="3686"/>
        <w:gridCol w:w="6527"/>
        <w:tblGridChange w:id="228">
          <w:tblGrid>
            <w:gridCol w:w="399"/>
            <w:gridCol w:w="3749"/>
            <w:gridCol w:w="6646"/>
          </w:tblGrid>
        </w:tblGridChange>
      </w:tblGrid>
      <w:tr w:rsidR="00C20598" w:rsidRPr="00A42BCC" w14:paraId="31C521FC" w14:textId="77777777" w:rsidTr="00C20598">
        <w:tc>
          <w:tcPr>
            <w:tcW w:w="10794" w:type="dxa"/>
            <w:gridSpan w:val="3"/>
            <w:tcBorders>
              <w:top w:val="single" w:sz="4" w:space="0" w:color="000000"/>
              <w:left w:val="single" w:sz="4" w:space="0" w:color="000000"/>
              <w:bottom w:val="single" w:sz="4" w:space="0" w:color="000000"/>
              <w:right w:val="single" w:sz="4" w:space="0" w:color="000000"/>
            </w:tcBorders>
            <w:vAlign w:val="center"/>
          </w:tcPr>
          <w:p w14:paraId="41F3670C" w14:textId="77777777" w:rsidR="00C20598" w:rsidRPr="00C20598" w:rsidRDefault="00C20598" w:rsidP="00D30F8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C20598">
              <w:rPr>
                <w:rFonts w:asciiTheme="minorHAnsi" w:hAnsiTheme="minorHAnsi"/>
                <w:b/>
                <w:sz w:val="18"/>
                <w:szCs w:val="18"/>
              </w:rPr>
              <w:t>G. Additional Requirements for Compliance</w:t>
            </w:r>
          </w:p>
        </w:tc>
      </w:tr>
      <w:tr w:rsidR="00C20598" w:rsidRPr="00A42BCC" w14:paraId="38459717" w14:textId="77777777" w:rsidTr="0097787E">
        <w:tblPrEx>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Change w:id="229" w:author="Shewmaker, Michael@Energy" w:date="2021-11-23T11:22:00Z">
            <w:tblPrEx>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blPrExChange>
        </w:tblPrEx>
        <w:trPr>
          <w:trHeight w:val="242"/>
          <w:trPrChange w:id="230" w:author="Shewmaker, Michael@Energy" w:date="2021-11-23T11:22:00Z">
            <w:trPr>
              <w:trHeight w:val="242"/>
            </w:trPr>
          </w:trPrChange>
        </w:trPr>
        <w:tc>
          <w:tcPr>
            <w:tcW w:w="399" w:type="dxa"/>
            <w:vAlign w:val="center"/>
            <w:tcPrChange w:id="231" w:author="Shewmaker, Michael@Energy" w:date="2021-11-23T11:22:00Z">
              <w:tcPr>
                <w:tcW w:w="399" w:type="dxa"/>
                <w:vAlign w:val="center"/>
              </w:tcPr>
            </w:tcPrChange>
          </w:tcPr>
          <w:p w14:paraId="72B5863A" w14:textId="77777777" w:rsidR="00C20598" w:rsidRPr="00A42BCC" w:rsidRDefault="00C20598" w:rsidP="00D30F8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395" w:type="dxa"/>
            <w:gridSpan w:val="2"/>
            <w:vAlign w:val="center"/>
            <w:tcPrChange w:id="232" w:author="Shewmaker, Michael@Energy" w:date="2021-11-23T11:22:00Z">
              <w:tcPr>
                <w:tcW w:w="10391" w:type="dxa"/>
                <w:gridSpan w:val="2"/>
                <w:vAlign w:val="center"/>
              </w:tcPr>
            </w:tcPrChange>
          </w:tcPr>
          <w:p w14:paraId="38EB5C6D" w14:textId="1FF38B20" w:rsidR="00C20598" w:rsidRDefault="00C20598" w:rsidP="00D30F85">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w:t>
            </w:r>
            <w:del w:id="233" w:author="Shewmaker, Michael@Energy" w:date="2021-11-23T11:58:00Z">
              <w:r w:rsidRPr="00C55ED3" w:rsidDel="0037008C">
                <w:rPr>
                  <w:rFonts w:asciiTheme="minorHAnsi" w:hAnsiTheme="minorHAnsi"/>
                  <w:sz w:val="18"/>
                  <w:szCs w:val="18"/>
                </w:rPr>
                <w:delText xml:space="preserve">2016 </w:delText>
              </w:r>
            </w:del>
            <w:ins w:id="234" w:author="Shewmaker, Michael@Energy" w:date="2021-11-23T11:58:00Z">
              <w:r w:rsidR="0037008C">
                <w:rPr>
                  <w:rFonts w:asciiTheme="minorHAnsi" w:hAnsiTheme="minorHAnsi"/>
                  <w:sz w:val="18"/>
                  <w:szCs w:val="18"/>
                </w:rPr>
                <w:t>2019</w:t>
              </w:r>
              <w:r w:rsidR="0037008C" w:rsidRPr="00C55ED3">
                <w:rPr>
                  <w:rFonts w:asciiTheme="minorHAnsi" w:hAnsiTheme="minorHAnsi"/>
                  <w:sz w:val="18"/>
                  <w:szCs w:val="18"/>
                </w:rPr>
                <w:t xml:space="preserve"> </w:t>
              </w:r>
            </w:ins>
            <w:r w:rsidRPr="00C55ED3">
              <w:rPr>
                <w:rFonts w:asciiTheme="minorHAnsi" w:hAnsiTheme="minorHAnsi"/>
                <w:sz w:val="18"/>
                <w:szCs w:val="18"/>
              </w:rPr>
              <w:t>Section 3.2.</w:t>
            </w:r>
          </w:p>
        </w:tc>
      </w:tr>
      <w:tr w:rsidR="00C20598" w:rsidRPr="00A42BCC" w:rsidDel="0097787E" w14:paraId="6EFE9906" w14:textId="6670987F" w:rsidTr="0097787E">
        <w:tblPrEx>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Change w:id="235" w:author="Shewmaker, Michael@Energy" w:date="2021-11-23T11:22:00Z">
            <w:tblPrEx>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blPrExChange>
        </w:tblPrEx>
        <w:trPr>
          <w:trHeight w:val="683"/>
          <w:del w:id="236" w:author="Shewmaker, Michael@Energy" w:date="2021-11-23T11:22:00Z"/>
          <w:trPrChange w:id="237" w:author="Shewmaker, Michael@Energy" w:date="2021-11-23T11:22:00Z">
            <w:trPr>
              <w:trHeight w:val="683"/>
            </w:trPr>
          </w:trPrChange>
        </w:trPr>
        <w:tc>
          <w:tcPr>
            <w:tcW w:w="399" w:type="dxa"/>
            <w:vAlign w:val="center"/>
            <w:tcPrChange w:id="238" w:author="Shewmaker, Michael@Energy" w:date="2021-11-23T11:22:00Z">
              <w:tcPr>
                <w:tcW w:w="399" w:type="dxa"/>
                <w:vAlign w:val="center"/>
              </w:tcPr>
            </w:tcPrChange>
          </w:tcPr>
          <w:p w14:paraId="60C230DC" w14:textId="3E5200CF" w:rsidR="00C20598" w:rsidRPr="00A42BCC" w:rsidDel="0097787E" w:rsidRDefault="00C20598" w:rsidP="00D30F8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239" w:author="Shewmaker, Michael@Energy" w:date="2021-11-23T11:22:00Z"/>
                <w:rFonts w:asciiTheme="minorHAnsi" w:hAnsiTheme="minorHAnsi"/>
                <w:sz w:val="18"/>
                <w:szCs w:val="18"/>
              </w:rPr>
            </w:pPr>
            <w:del w:id="240" w:author="Shewmaker, Michael@Energy" w:date="2021-11-23T11:22:00Z">
              <w:r w:rsidRPr="00A42BCC" w:rsidDel="0097787E">
                <w:rPr>
                  <w:rFonts w:asciiTheme="minorHAnsi" w:hAnsiTheme="minorHAnsi"/>
                  <w:sz w:val="18"/>
                  <w:szCs w:val="18"/>
                </w:rPr>
                <w:delText>02</w:delText>
              </w:r>
            </w:del>
          </w:p>
        </w:tc>
        <w:tc>
          <w:tcPr>
            <w:tcW w:w="10395" w:type="dxa"/>
            <w:gridSpan w:val="2"/>
            <w:vAlign w:val="center"/>
            <w:tcPrChange w:id="241" w:author="Shewmaker, Michael@Energy" w:date="2021-11-23T11:22:00Z">
              <w:tcPr>
                <w:tcW w:w="10391" w:type="dxa"/>
                <w:gridSpan w:val="2"/>
                <w:vAlign w:val="center"/>
              </w:tcPr>
            </w:tcPrChange>
          </w:tcPr>
          <w:p w14:paraId="14D94A28" w14:textId="19FBA834" w:rsidR="00C20598" w:rsidRPr="00C55ED3" w:rsidDel="0097787E" w:rsidRDefault="00C20598" w:rsidP="00D30F85">
            <w:pPr>
              <w:shd w:val="clear" w:color="auto" w:fill="FFFFFF"/>
              <w:rPr>
                <w:del w:id="242" w:author="Shewmaker, Michael@Energy" w:date="2021-11-23T11:22:00Z"/>
                <w:rFonts w:asciiTheme="minorHAnsi" w:hAnsiTheme="minorHAnsi"/>
                <w:sz w:val="18"/>
                <w:szCs w:val="18"/>
              </w:rPr>
            </w:pPr>
            <w:del w:id="243" w:author="Shewmaker, Michael@Energy" w:date="2021-11-23T11:22:00Z">
              <w:r w:rsidRPr="00C55ED3" w:rsidDel="0097787E">
                <w:rPr>
                  <w:rFonts w:asciiTheme="minorHAnsi" w:hAnsiTheme="minorHAnsi"/>
                  <w:sz w:val="18"/>
                  <w:szCs w:val="18"/>
                </w:rPr>
                <w:delText xml:space="preserve">When </w:delText>
              </w:r>
              <w:r w:rsidDel="0097787E">
                <w:rPr>
                  <w:rFonts w:asciiTheme="minorHAnsi" w:hAnsiTheme="minorHAnsi"/>
                  <w:sz w:val="18"/>
                  <w:szCs w:val="18"/>
                </w:rPr>
                <w:delText>multifamily attached dwelling units must comply</w:delText>
              </w:r>
              <w:r w:rsidRPr="00C55ED3" w:rsidDel="0097787E">
                <w:rPr>
                  <w:rFonts w:asciiTheme="minorHAnsi" w:hAnsiTheme="minorHAnsi"/>
                  <w:sz w:val="18"/>
                  <w:szCs w:val="18"/>
                </w:rPr>
                <w:delText xml:space="preserve"> with </w:delText>
              </w:r>
              <w:r w:rsidDel="0097787E">
                <w:rPr>
                  <w:rFonts w:asciiTheme="minorHAnsi" w:hAnsiTheme="minorHAnsi"/>
                  <w:sz w:val="18"/>
                  <w:szCs w:val="18"/>
                </w:rPr>
                <w:delText>the</w:delText>
              </w:r>
              <w:r w:rsidRPr="00C55ED3" w:rsidDel="0097787E">
                <w:rPr>
                  <w:rFonts w:asciiTheme="minorHAnsi" w:hAnsiTheme="minorHAnsi"/>
                  <w:sz w:val="18"/>
                  <w:szCs w:val="18"/>
                </w:rPr>
                <w:delText xml:space="preserve"> maximum dwelling unit enclosure</w:delText>
              </w:r>
              <w:r w:rsidDel="0097787E">
                <w:rPr>
                  <w:rFonts w:asciiTheme="minorHAnsi" w:hAnsiTheme="minorHAnsi"/>
                  <w:sz w:val="18"/>
                  <w:szCs w:val="18"/>
                </w:rPr>
                <w:delText xml:space="preserve"> air</w:delText>
              </w:r>
              <w:r w:rsidRPr="00C55ED3" w:rsidDel="0097787E">
                <w:rPr>
                  <w:rFonts w:asciiTheme="minorHAnsi" w:hAnsiTheme="minorHAnsi"/>
                  <w:sz w:val="18"/>
                  <w:szCs w:val="18"/>
                </w:rPr>
                <w:delText xml:space="preserve"> leakage </w:delText>
              </w:r>
              <w:r w:rsidDel="0097787E">
                <w:rPr>
                  <w:rFonts w:asciiTheme="minorHAnsi" w:hAnsiTheme="minorHAnsi"/>
                  <w:sz w:val="18"/>
                  <w:szCs w:val="18"/>
                </w:rPr>
                <w:delText>specified in</w:delText>
              </w:r>
              <w:r w:rsidRPr="00C55ED3" w:rsidDel="0097787E">
                <w:rPr>
                  <w:rFonts w:asciiTheme="minorHAnsi" w:hAnsiTheme="minorHAnsi"/>
                  <w:sz w:val="18"/>
                  <w:szCs w:val="18"/>
                </w:rPr>
                <w:delText xml:space="preserve"> Standards Section 150.0(o)1Eii, the test shall be conducted with the dwelling unit as if it were exposed to the outdoor air on all sides, top and bottom by opening doors and windows of adjacent dwelling units</w:delText>
              </w:r>
              <w:r w:rsidDel="0097787E">
                <w:rPr>
                  <w:rFonts w:asciiTheme="minorHAnsi" w:hAnsiTheme="minorHAnsi"/>
                  <w:sz w:val="18"/>
                  <w:szCs w:val="18"/>
                </w:rPr>
                <w:delText xml:space="preserve"> as specified by RA3.8.3.1</w:delText>
              </w:r>
              <w:r w:rsidRPr="00C55ED3" w:rsidDel="0097787E">
                <w:rPr>
                  <w:rFonts w:asciiTheme="minorHAnsi" w:hAnsiTheme="minorHAnsi"/>
                  <w:sz w:val="18"/>
                  <w:szCs w:val="18"/>
                </w:rPr>
                <w:delText>.</w:delText>
              </w:r>
            </w:del>
          </w:p>
        </w:tc>
      </w:tr>
      <w:tr w:rsidR="00C20598" w:rsidRPr="00A42BCC" w14:paraId="57698D18" w14:textId="77777777" w:rsidTr="0097787E">
        <w:tblPrEx>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Change w:id="244" w:author="Shewmaker, Michael@Energy" w:date="2021-11-23T11:22:00Z">
            <w:tblPrEx>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blPrExChange>
        </w:tblPrEx>
        <w:trPr>
          <w:trHeight w:val="260"/>
          <w:trPrChange w:id="245" w:author="Shewmaker, Michael@Energy" w:date="2021-11-23T11:22:00Z">
            <w:trPr>
              <w:trHeight w:val="260"/>
            </w:trPr>
          </w:trPrChange>
        </w:trPr>
        <w:tc>
          <w:tcPr>
            <w:tcW w:w="399" w:type="dxa"/>
            <w:vAlign w:val="center"/>
            <w:tcPrChange w:id="246" w:author="Shewmaker, Michael@Energy" w:date="2021-11-23T11:22:00Z">
              <w:tcPr>
                <w:tcW w:w="399" w:type="dxa"/>
                <w:vAlign w:val="center"/>
              </w:tcPr>
            </w:tcPrChange>
          </w:tcPr>
          <w:p w14:paraId="384179BC" w14:textId="4C6F290D" w:rsidR="00C20598" w:rsidRPr="00A42BCC" w:rsidRDefault="00C20598" w:rsidP="00D30F8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del w:id="247" w:author="Shewmaker, Michael@Energy" w:date="2021-11-23T11:22:00Z">
              <w:r w:rsidRPr="00A42BCC" w:rsidDel="0097787E">
                <w:rPr>
                  <w:rFonts w:asciiTheme="minorHAnsi" w:hAnsiTheme="minorHAnsi"/>
                  <w:sz w:val="18"/>
                  <w:szCs w:val="18"/>
                </w:rPr>
                <w:delText>03</w:delText>
              </w:r>
            </w:del>
            <w:ins w:id="248" w:author="Shewmaker, Michael@Energy" w:date="2021-11-23T11:22:00Z">
              <w:r w:rsidR="0097787E">
                <w:rPr>
                  <w:rFonts w:asciiTheme="minorHAnsi" w:hAnsiTheme="minorHAnsi"/>
                  <w:sz w:val="18"/>
                  <w:szCs w:val="18"/>
                </w:rPr>
                <w:t>02</w:t>
              </w:r>
            </w:ins>
          </w:p>
        </w:tc>
        <w:tc>
          <w:tcPr>
            <w:tcW w:w="10395" w:type="dxa"/>
            <w:gridSpan w:val="2"/>
            <w:vAlign w:val="center"/>
            <w:tcPrChange w:id="249" w:author="Shewmaker, Michael@Energy" w:date="2021-11-23T11:22:00Z">
              <w:tcPr>
                <w:tcW w:w="10391" w:type="dxa"/>
                <w:gridSpan w:val="2"/>
                <w:vAlign w:val="center"/>
              </w:tcPr>
            </w:tcPrChange>
          </w:tcPr>
          <w:p w14:paraId="42E7F332" w14:textId="31171AF6" w:rsidR="00C20598" w:rsidRPr="00C55ED3" w:rsidRDefault="00C20598" w:rsidP="00D30F85">
            <w:pPr>
              <w:shd w:val="clear" w:color="auto" w:fill="FFFFFF"/>
              <w:contextualSpacing/>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w:t>
            </w:r>
            <w:del w:id="250" w:author="Shewmaker, Michael@Energy" w:date="2021-11-23T11:58:00Z">
              <w:r w:rsidDel="0037008C">
                <w:rPr>
                  <w:rFonts w:asciiTheme="minorHAnsi" w:hAnsiTheme="minorHAnsi"/>
                  <w:sz w:val="18"/>
                  <w:szCs w:val="18"/>
                </w:rPr>
                <w:delText>2016</w:delText>
              </w:r>
              <w:r w:rsidRPr="00C55ED3" w:rsidDel="0037008C">
                <w:rPr>
                  <w:rFonts w:asciiTheme="minorHAnsi" w:hAnsiTheme="minorHAnsi"/>
                  <w:sz w:val="18"/>
                  <w:szCs w:val="18"/>
                </w:rPr>
                <w:delText xml:space="preserve"> </w:delText>
              </w:r>
            </w:del>
            <w:ins w:id="251" w:author="Shewmaker, Michael@Energy" w:date="2021-11-23T11:58:00Z">
              <w:r w:rsidR="0037008C">
                <w:rPr>
                  <w:rFonts w:asciiTheme="minorHAnsi" w:hAnsiTheme="minorHAnsi"/>
                  <w:sz w:val="18"/>
                  <w:szCs w:val="18"/>
                </w:rPr>
                <w:t>2019</w:t>
              </w:r>
              <w:r w:rsidR="0037008C" w:rsidRPr="00C55ED3">
                <w:rPr>
                  <w:rFonts w:asciiTheme="minorHAnsi" w:hAnsiTheme="minorHAnsi"/>
                  <w:sz w:val="18"/>
                  <w:szCs w:val="18"/>
                </w:rPr>
                <w:t xml:space="preserve"> </w:t>
              </w:r>
            </w:ins>
            <w:r w:rsidRPr="00C55ED3">
              <w:rPr>
                <w:rFonts w:asciiTheme="minorHAnsi" w:hAnsiTheme="minorHAnsi"/>
                <w:sz w:val="18"/>
                <w:szCs w:val="18"/>
              </w:rPr>
              <w:t>Section 3.3</w:t>
            </w:r>
          </w:p>
        </w:tc>
      </w:tr>
      <w:tr w:rsidR="00C20598" w:rsidRPr="00A42BCC" w14:paraId="150A3E29" w14:textId="77777777" w:rsidTr="0097787E">
        <w:tblPrEx>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Change w:id="252" w:author="Shewmaker, Michael@Energy" w:date="2021-11-23T11:22:00Z">
            <w:tblPrEx>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blPrExChange>
        </w:tblPrEx>
        <w:trPr>
          <w:trHeight w:val="440"/>
          <w:trPrChange w:id="253" w:author="Shewmaker, Michael@Energy" w:date="2021-11-23T11:22:00Z">
            <w:trPr>
              <w:trHeight w:val="440"/>
            </w:trPr>
          </w:trPrChange>
        </w:trPr>
        <w:tc>
          <w:tcPr>
            <w:tcW w:w="399" w:type="dxa"/>
            <w:vAlign w:val="center"/>
            <w:tcPrChange w:id="254" w:author="Shewmaker, Michael@Energy" w:date="2021-11-23T11:22:00Z">
              <w:tcPr>
                <w:tcW w:w="399" w:type="dxa"/>
                <w:vAlign w:val="center"/>
              </w:tcPr>
            </w:tcPrChange>
          </w:tcPr>
          <w:p w14:paraId="0756B9F3" w14:textId="21E0FB63" w:rsidR="00C20598" w:rsidRPr="00A42BCC" w:rsidRDefault="00C20598" w:rsidP="00D30F8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del w:id="255" w:author="Shewmaker, Michael@Energy" w:date="2021-11-23T11:22:00Z">
              <w:r w:rsidRPr="00A42BCC" w:rsidDel="0097787E">
                <w:rPr>
                  <w:rFonts w:asciiTheme="minorHAnsi" w:hAnsiTheme="minorHAnsi"/>
                  <w:sz w:val="18"/>
                  <w:szCs w:val="18"/>
                </w:rPr>
                <w:delText>04</w:delText>
              </w:r>
            </w:del>
            <w:ins w:id="256" w:author="Shewmaker, Michael@Energy" w:date="2021-11-23T11:22:00Z">
              <w:r w:rsidR="0097787E">
                <w:rPr>
                  <w:rFonts w:asciiTheme="minorHAnsi" w:hAnsiTheme="minorHAnsi"/>
                  <w:sz w:val="18"/>
                  <w:szCs w:val="18"/>
                </w:rPr>
                <w:t>03</w:t>
              </w:r>
            </w:ins>
          </w:p>
        </w:tc>
        <w:tc>
          <w:tcPr>
            <w:tcW w:w="10395" w:type="dxa"/>
            <w:gridSpan w:val="2"/>
            <w:vAlign w:val="center"/>
            <w:tcPrChange w:id="257" w:author="Shewmaker, Michael@Energy" w:date="2021-11-23T11:22:00Z">
              <w:tcPr>
                <w:tcW w:w="10391" w:type="dxa"/>
                <w:gridSpan w:val="2"/>
                <w:vAlign w:val="center"/>
              </w:tcPr>
            </w:tcPrChange>
          </w:tcPr>
          <w:p w14:paraId="252845CB" w14:textId="28437068" w:rsidR="00C20598" w:rsidRPr="00875D94" w:rsidRDefault="00C20598" w:rsidP="00D30F85">
            <w:pPr>
              <w:shd w:val="clear" w:color="auto" w:fill="FFFFFF"/>
              <w:contextualSpacing/>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w:t>
            </w:r>
            <w:del w:id="258" w:author="Shewmaker, Michael@Energy" w:date="2021-11-23T11:58:00Z">
              <w:r w:rsidDel="0037008C">
                <w:rPr>
                  <w:rFonts w:asciiTheme="minorHAnsi" w:hAnsiTheme="minorHAnsi"/>
                  <w:sz w:val="18"/>
                  <w:szCs w:val="18"/>
                </w:rPr>
                <w:delText>2016</w:delText>
              </w:r>
              <w:r w:rsidRPr="00875D94" w:rsidDel="0037008C">
                <w:rPr>
                  <w:rFonts w:asciiTheme="minorHAnsi" w:hAnsiTheme="minorHAnsi"/>
                  <w:sz w:val="18"/>
                  <w:szCs w:val="18"/>
                </w:rPr>
                <w:delText xml:space="preserve"> </w:delText>
              </w:r>
            </w:del>
            <w:ins w:id="259" w:author="Shewmaker, Michael@Energy" w:date="2021-11-23T11:58:00Z">
              <w:r w:rsidR="0037008C">
                <w:rPr>
                  <w:rFonts w:asciiTheme="minorHAnsi" w:hAnsiTheme="minorHAnsi"/>
                  <w:sz w:val="18"/>
                  <w:szCs w:val="18"/>
                </w:rPr>
                <w:t>2019</w:t>
              </w:r>
              <w:r w:rsidR="0037008C" w:rsidRPr="00875D94">
                <w:rPr>
                  <w:rFonts w:asciiTheme="minorHAnsi" w:hAnsiTheme="minorHAnsi"/>
                  <w:sz w:val="18"/>
                  <w:szCs w:val="18"/>
                </w:rPr>
                <w:t xml:space="preserve"> </w:t>
              </w:r>
            </w:ins>
            <w:r w:rsidRPr="00875D94">
              <w:rPr>
                <w:rFonts w:asciiTheme="minorHAnsi" w:hAnsiTheme="minorHAnsi"/>
                <w:sz w:val="18"/>
                <w:szCs w:val="18"/>
              </w:rPr>
              <w:t>Section 3.4.1</w:t>
            </w:r>
          </w:p>
        </w:tc>
      </w:tr>
      <w:tr w:rsidR="00C20598" w:rsidRPr="00A42BCC" w14:paraId="7F8B5CC6" w14:textId="77777777" w:rsidTr="0097787E">
        <w:tblPrEx>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Change w:id="260" w:author="Shewmaker, Michael@Energy" w:date="2021-11-23T11:22:00Z">
            <w:tblPrEx>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blPrExChange>
        </w:tblPrEx>
        <w:trPr>
          <w:trHeight w:val="520"/>
          <w:trPrChange w:id="261" w:author="Shewmaker, Michael@Energy" w:date="2021-11-23T11:22:00Z">
            <w:trPr>
              <w:trHeight w:val="520"/>
            </w:trPr>
          </w:trPrChange>
        </w:trPr>
        <w:tc>
          <w:tcPr>
            <w:tcW w:w="399" w:type="dxa"/>
            <w:vAlign w:val="center"/>
            <w:tcPrChange w:id="262" w:author="Shewmaker, Michael@Energy" w:date="2021-11-23T11:22:00Z">
              <w:tcPr>
                <w:tcW w:w="399" w:type="dxa"/>
                <w:vAlign w:val="center"/>
              </w:tcPr>
            </w:tcPrChange>
          </w:tcPr>
          <w:p w14:paraId="44FF7453" w14:textId="2A2087BF" w:rsidR="00C20598" w:rsidRPr="00A42BCC" w:rsidRDefault="00C20598" w:rsidP="00D30F8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del w:id="263" w:author="Shewmaker, Michael@Energy" w:date="2021-11-23T11:22:00Z">
              <w:r w:rsidRPr="00133F35" w:rsidDel="0097787E">
                <w:rPr>
                  <w:rFonts w:asciiTheme="minorHAnsi" w:hAnsiTheme="minorHAnsi"/>
                  <w:sz w:val="18"/>
                  <w:szCs w:val="18"/>
                </w:rPr>
                <w:delText>0</w:delText>
              </w:r>
              <w:r w:rsidDel="0097787E">
                <w:rPr>
                  <w:rFonts w:asciiTheme="minorHAnsi" w:hAnsiTheme="minorHAnsi"/>
                  <w:sz w:val="18"/>
                  <w:szCs w:val="18"/>
                </w:rPr>
                <w:delText>5</w:delText>
              </w:r>
            </w:del>
            <w:ins w:id="264" w:author="Shewmaker, Michael@Energy" w:date="2021-11-23T11:22:00Z">
              <w:r w:rsidR="0097787E">
                <w:rPr>
                  <w:rFonts w:asciiTheme="minorHAnsi" w:hAnsiTheme="minorHAnsi"/>
                  <w:sz w:val="18"/>
                  <w:szCs w:val="18"/>
                </w:rPr>
                <w:t>04</w:t>
              </w:r>
            </w:ins>
          </w:p>
        </w:tc>
        <w:tc>
          <w:tcPr>
            <w:tcW w:w="3749" w:type="dxa"/>
            <w:vAlign w:val="center"/>
            <w:tcPrChange w:id="265" w:author="Shewmaker, Michael@Energy" w:date="2021-11-23T11:22:00Z">
              <w:tcPr>
                <w:tcW w:w="3749" w:type="dxa"/>
                <w:vAlign w:val="center"/>
              </w:tcPr>
            </w:tcPrChange>
          </w:tcPr>
          <w:p w14:paraId="171E6E4B" w14:textId="77777777" w:rsidR="00C20598" w:rsidRPr="00875D94" w:rsidRDefault="00C20598" w:rsidP="00D30F85">
            <w:pPr>
              <w:shd w:val="clear" w:color="auto" w:fill="FFFFFF"/>
              <w:rPr>
                <w:rFonts w:asciiTheme="minorHAnsi" w:hAnsiTheme="minorHAnsi"/>
                <w:sz w:val="18"/>
                <w:szCs w:val="18"/>
              </w:rPr>
            </w:pPr>
            <w:r w:rsidRPr="00133F35">
              <w:rPr>
                <w:rFonts w:asciiTheme="minorHAnsi" w:hAnsiTheme="minorHAnsi"/>
                <w:sz w:val="18"/>
                <w:szCs w:val="18"/>
              </w:rPr>
              <w:t>Verification Status:</w:t>
            </w:r>
          </w:p>
        </w:tc>
        <w:tc>
          <w:tcPr>
            <w:tcW w:w="6646" w:type="dxa"/>
            <w:vAlign w:val="center"/>
            <w:tcPrChange w:id="266" w:author="Shewmaker, Michael@Energy" w:date="2021-11-23T11:22:00Z">
              <w:tcPr>
                <w:tcW w:w="6642" w:type="dxa"/>
                <w:vAlign w:val="center"/>
              </w:tcPr>
            </w:tcPrChange>
          </w:tcPr>
          <w:p w14:paraId="0579FA6F" w14:textId="77777777" w:rsidR="00C20598" w:rsidRPr="00133F35" w:rsidRDefault="00C20598" w:rsidP="00D30F85">
            <w:pPr>
              <w:keepNext/>
              <w:rPr>
                <w:rFonts w:asciiTheme="minorHAnsi" w:hAnsiTheme="minorHAnsi"/>
                <w:sz w:val="18"/>
                <w:szCs w:val="18"/>
              </w:rPr>
            </w:pPr>
            <w:r w:rsidRPr="00133F35">
              <w:rPr>
                <w:rFonts w:asciiTheme="minorHAnsi" w:hAnsiTheme="minorHAnsi"/>
                <w:sz w:val="18"/>
                <w:szCs w:val="18"/>
              </w:rPr>
              <w:t>&lt;&lt;user pick from list:</w:t>
            </w:r>
          </w:p>
          <w:p w14:paraId="338916DE" w14:textId="77777777" w:rsidR="00C20598" w:rsidRPr="00133F35" w:rsidRDefault="00C20598" w:rsidP="00D30F85">
            <w:pPr>
              <w:keepNext/>
              <w:tabs>
                <w:tab w:val="left" w:pos="356"/>
              </w:tabs>
              <w:rPr>
                <w:rFonts w:asciiTheme="minorHAnsi" w:hAnsiTheme="minorHAnsi"/>
                <w:sz w:val="18"/>
                <w:szCs w:val="18"/>
              </w:rPr>
            </w:pPr>
            <w:r w:rsidRPr="00133F35">
              <w:rPr>
                <w:rFonts w:asciiTheme="minorHAnsi" w:hAnsiTheme="minorHAnsi"/>
                <w:sz w:val="18"/>
                <w:szCs w:val="18"/>
              </w:rPr>
              <w:t xml:space="preserve">*** </w:t>
            </w:r>
            <w:r w:rsidRPr="00133F35">
              <w:rPr>
                <w:rFonts w:asciiTheme="minorHAnsi" w:hAnsiTheme="minorHAnsi"/>
                <w:sz w:val="18"/>
                <w:szCs w:val="18"/>
                <w:u w:val="single"/>
              </w:rPr>
              <w:t>Pass</w:t>
            </w:r>
            <w:r w:rsidRPr="00133F35">
              <w:rPr>
                <w:rFonts w:asciiTheme="minorHAnsi" w:hAnsiTheme="minorHAnsi"/>
                <w:sz w:val="18"/>
                <w:szCs w:val="18"/>
              </w:rPr>
              <w:t xml:space="preserve"> - all applicable requirements are met; or</w:t>
            </w:r>
          </w:p>
          <w:p w14:paraId="2D3F1260" w14:textId="77777777" w:rsidR="00C20598" w:rsidRPr="00133F35" w:rsidRDefault="00C20598" w:rsidP="00D30F85">
            <w:pPr>
              <w:keepNext/>
              <w:tabs>
                <w:tab w:val="left" w:pos="356"/>
              </w:tabs>
              <w:ind w:left="356" w:hanging="356"/>
              <w:rPr>
                <w:rFonts w:asciiTheme="minorHAnsi" w:hAnsiTheme="minorHAnsi"/>
                <w:sz w:val="18"/>
                <w:szCs w:val="18"/>
              </w:rPr>
            </w:pPr>
            <w:r w:rsidRPr="00133F35">
              <w:rPr>
                <w:rFonts w:asciiTheme="minorHAnsi" w:hAnsiTheme="minorHAnsi"/>
                <w:sz w:val="18"/>
                <w:szCs w:val="18"/>
              </w:rPr>
              <w:t xml:space="preserve">*** </w:t>
            </w:r>
            <w:r w:rsidRPr="00133F35">
              <w:rPr>
                <w:rFonts w:asciiTheme="minorHAnsi" w:hAnsiTheme="minorHAnsi"/>
                <w:sz w:val="18"/>
                <w:szCs w:val="18"/>
                <w:u w:val="single"/>
              </w:rPr>
              <w:t>Fail</w:t>
            </w:r>
            <w:r w:rsidRPr="00133F35">
              <w:rPr>
                <w:rFonts w:asciiTheme="minorHAnsi" w:hAnsiTheme="minorHAnsi"/>
                <w:sz w:val="18"/>
                <w:szCs w:val="18"/>
              </w:rPr>
              <w:t xml:space="preserve"> - one or more applicable requirements are not met. Enter reason for failure in corrections notes field below; or</w:t>
            </w:r>
          </w:p>
          <w:p w14:paraId="67B0AA8A" w14:textId="77777777" w:rsidR="00C20598" w:rsidRPr="00875D94" w:rsidRDefault="00C20598" w:rsidP="00D30F85">
            <w:pPr>
              <w:shd w:val="clear" w:color="auto" w:fill="FFFFFF"/>
              <w:rPr>
                <w:rFonts w:asciiTheme="minorHAnsi" w:hAnsiTheme="minorHAnsi"/>
                <w:sz w:val="18"/>
                <w:szCs w:val="18"/>
              </w:rPr>
            </w:pPr>
            <w:r w:rsidRPr="00133F35">
              <w:rPr>
                <w:rFonts w:asciiTheme="minorHAnsi" w:hAnsiTheme="minorHAnsi"/>
                <w:sz w:val="18"/>
                <w:szCs w:val="18"/>
              </w:rPr>
              <w:t xml:space="preserve">*** </w:t>
            </w:r>
            <w:r w:rsidRPr="00133F35">
              <w:rPr>
                <w:rFonts w:asciiTheme="minorHAnsi" w:hAnsiTheme="minorHAnsi"/>
                <w:sz w:val="18"/>
                <w:szCs w:val="18"/>
                <w:u w:val="single"/>
              </w:rPr>
              <w:t>All n/a</w:t>
            </w:r>
            <w:r w:rsidRPr="00133F35">
              <w:rPr>
                <w:rFonts w:asciiTheme="minorHAnsi" w:hAnsiTheme="minorHAnsi"/>
                <w:sz w:val="18"/>
                <w:szCs w:val="18"/>
              </w:rPr>
              <w:t xml:space="preserve"> - This entire table is not applicable</w:t>
            </w:r>
          </w:p>
        </w:tc>
      </w:tr>
      <w:tr w:rsidR="00C20598" w:rsidRPr="00A42BCC" w14:paraId="4D68757E" w14:textId="77777777" w:rsidTr="0097787E">
        <w:tblPrEx>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Change w:id="267" w:author="Shewmaker, Michael@Energy" w:date="2021-11-23T11:22:00Z">
            <w:tblPrEx>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blPrExChange>
        </w:tblPrEx>
        <w:trPr>
          <w:trHeight w:val="455"/>
          <w:trPrChange w:id="268" w:author="Shewmaker, Michael@Energy" w:date="2021-11-23T11:22:00Z">
            <w:trPr>
              <w:trHeight w:val="455"/>
            </w:trPr>
          </w:trPrChange>
        </w:trPr>
        <w:tc>
          <w:tcPr>
            <w:tcW w:w="399" w:type="dxa"/>
            <w:vAlign w:val="center"/>
            <w:tcPrChange w:id="269" w:author="Shewmaker, Michael@Energy" w:date="2021-11-23T11:22:00Z">
              <w:tcPr>
                <w:tcW w:w="399" w:type="dxa"/>
                <w:vAlign w:val="center"/>
              </w:tcPr>
            </w:tcPrChange>
          </w:tcPr>
          <w:p w14:paraId="207326AC" w14:textId="4586B036" w:rsidR="00C20598" w:rsidRPr="00A42BCC" w:rsidRDefault="00C20598" w:rsidP="00D30F8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del w:id="270" w:author="Shewmaker, Michael@Energy" w:date="2021-11-23T11:22:00Z">
              <w:r w:rsidRPr="00133F35" w:rsidDel="0097787E">
                <w:rPr>
                  <w:rFonts w:asciiTheme="minorHAnsi" w:hAnsiTheme="minorHAnsi"/>
                  <w:sz w:val="18"/>
                  <w:szCs w:val="18"/>
                </w:rPr>
                <w:delText>0</w:delText>
              </w:r>
              <w:r w:rsidDel="0097787E">
                <w:rPr>
                  <w:rFonts w:asciiTheme="minorHAnsi" w:hAnsiTheme="minorHAnsi"/>
                  <w:sz w:val="18"/>
                  <w:szCs w:val="18"/>
                </w:rPr>
                <w:delText>6</w:delText>
              </w:r>
            </w:del>
            <w:ins w:id="271" w:author="Shewmaker, Michael@Energy" w:date="2021-11-23T11:22:00Z">
              <w:r w:rsidR="0097787E">
                <w:rPr>
                  <w:rFonts w:asciiTheme="minorHAnsi" w:hAnsiTheme="minorHAnsi"/>
                  <w:sz w:val="18"/>
                  <w:szCs w:val="18"/>
                </w:rPr>
                <w:t>05</w:t>
              </w:r>
            </w:ins>
          </w:p>
        </w:tc>
        <w:tc>
          <w:tcPr>
            <w:tcW w:w="3749" w:type="dxa"/>
            <w:vAlign w:val="center"/>
            <w:tcPrChange w:id="272" w:author="Shewmaker, Michael@Energy" w:date="2021-11-23T11:22:00Z">
              <w:tcPr>
                <w:tcW w:w="3749" w:type="dxa"/>
                <w:vAlign w:val="center"/>
              </w:tcPr>
            </w:tcPrChange>
          </w:tcPr>
          <w:p w14:paraId="7C9F4901" w14:textId="77777777" w:rsidR="00C20598" w:rsidRPr="00875D94" w:rsidRDefault="00C20598" w:rsidP="00D30F85">
            <w:pPr>
              <w:shd w:val="clear" w:color="auto" w:fill="FFFFFF"/>
              <w:rPr>
                <w:rFonts w:asciiTheme="minorHAnsi" w:hAnsiTheme="minorHAnsi"/>
                <w:sz w:val="18"/>
                <w:szCs w:val="18"/>
              </w:rPr>
            </w:pPr>
            <w:r w:rsidRPr="00133F35">
              <w:rPr>
                <w:rFonts w:asciiTheme="minorHAnsi" w:hAnsiTheme="minorHAnsi"/>
                <w:sz w:val="18"/>
                <w:szCs w:val="18"/>
              </w:rPr>
              <w:t>Correction Notes:</w:t>
            </w:r>
          </w:p>
        </w:tc>
        <w:tc>
          <w:tcPr>
            <w:tcW w:w="6646" w:type="dxa"/>
            <w:vAlign w:val="center"/>
            <w:tcPrChange w:id="273" w:author="Shewmaker, Michael@Energy" w:date="2021-11-23T11:22:00Z">
              <w:tcPr>
                <w:tcW w:w="6642" w:type="dxa"/>
                <w:vAlign w:val="center"/>
              </w:tcPr>
            </w:tcPrChange>
          </w:tcPr>
          <w:p w14:paraId="05C0B83B" w14:textId="77777777" w:rsidR="00C20598" w:rsidRPr="00875D94" w:rsidRDefault="00C20598" w:rsidP="00D30F85">
            <w:pPr>
              <w:shd w:val="clear" w:color="auto" w:fill="FFFFFF"/>
              <w:rPr>
                <w:rFonts w:asciiTheme="minorHAnsi" w:hAnsiTheme="minorHAnsi"/>
                <w:sz w:val="18"/>
                <w:szCs w:val="18"/>
              </w:rPr>
            </w:pPr>
            <w:r w:rsidRPr="00133F35">
              <w:rPr>
                <w:rFonts w:asciiTheme="minorHAnsi" w:hAnsiTheme="minorHAnsi"/>
                <w:sz w:val="18"/>
                <w:szCs w:val="18"/>
              </w:rPr>
              <w:t xml:space="preserve">&lt;&lt;if </w:t>
            </w:r>
            <w:r w:rsidRPr="00133F35">
              <w:rPr>
                <w:rFonts w:asciiTheme="minorHAnsi" w:hAnsiTheme="minorHAnsi"/>
                <w:sz w:val="18"/>
                <w:szCs w:val="18"/>
                <w:u w:val="single"/>
              </w:rPr>
              <w:t>Verification Status</w:t>
            </w:r>
            <w:r w:rsidRPr="00133F35">
              <w:rPr>
                <w:rFonts w:asciiTheme="minorHAnsi" w:hAnsiTheme="minorHAnsi"/>
                <w:sz w:val="18"/>
                <w:szCs w:val="18"/>
              </w:rPr>
              <w:t xml:space="preserve">= </w:t>
            </w:r>
            <w:r w:rsidRPr="00133F35">
              <w:rPr>
                <w:rFonts w:asciiTheme="minorHAnsi" w:hAnsiTheme="minorHAnsi"/>
                <w:sz w:val="18"/>
                <w:szCs w:val="18"/>
                <w:u w:val="single"/>
              </w:rPr>
              <w:t>Fail</w:t>
            </w:r>
            <w:r w:rsidRPr="00133F35">
              <w:rPr>
                <w:rFonts w:asciiTheme="minorHAnsi" w:hAnsiTheme="minorHAnsi"/>
                <w:sz w:val="18"/>
                <w:szCs w:val="18"/>
              </w:rPr>
              <w:t>, then text entry in this Corrections Notes field is required;  user input text&gt;&gt;</w:t>
            </w:r>
          </w:p>
        </w:tc>
      </w:tr>
      <w:tr w:rsidR="00C20598" w:rsidRPr="00A42BCC" w14:paraId="5ADDCFB3" w14:textId="77777777" w:rsidTr="0097787E">
        <w:tblPrEx>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Change w:id="274" w:author="Shewmaker, Michael@Energy" w:date="2021-11-23T11:22:00Z">
            <w:tblPrEx>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blPrExChange>
        </w:tblPrEx>
        <w:trPr>
          <w:trHeight w:val="520"/>
          <w:trPrChange w:id="275" w:author="Shewmaker, Michael@Energy" w:date="2021-11-23T11:22:00Z">
            <w:trPr>
              <w:trHeight w:val="520"/>
            </w:trPr>
          </w:trPrChange>
        </w:trPr>
        <w:tc>
          <w:tcPr>
            <w:tcW w:w="10794" w:type="dxa"/>
            <w:gridSpan w:val="3"/>
            <w:vAlign w:val="center"/>
            <w:tcPrChange w:id="276" w:author="Shewmaker, Michael@Energy" w:date="2021-11-23T11:22:00Z">
              <w:tcPr>
                <w:tcW w:w="10790" w:type="dxa"/>
                <w:gridSpan w:val="3"/>
                <w:vAlign w:val="center"/>
              </w:tcPr>
            </w:tcPrChange>
          </w:tcPr>
          <w:p w14:paraId="3B70363F" w14:textId="77777777" w:rsidR="00C20598" w:rsidRPr="00A42BCC" w:rsidRDefault="00C20598" w:rsidP="00D30F85">
            <w:pPr>
              <w:autoSpaceDE w:val="0"/>
              <w:autoSpaceDN w:val="0"/>
              <w:adjustRightInd w:val="0"/>
              <w:rPr>
                <w:rFonts w:asciiTheme="minorHAnsi" w:hAnsiTheme="minorHAnsi"/>
                <w:b/>
                <w:sz w:val="18"/>
                <w:szCs w:val="18"/>
              </w:rPr>
            </w:pPr>
            <w:r w:rsidRPr="00133F35">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4A3A5EE0" w14:textId="501268EE" w:rsidR="00EA01F0" w:rsidRDefault="00EA01F0"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C20598" w:rsidRPr="00133F35" w14:paraId="37C87DF9" w14:textId="77777777" w:rsidTr="00D30F85">
        <w:trPr>
          <w:cantSplit/>
          <w:trHeight w:val="432"/>
        </w:trPr>
        <w:tc>
          <w:tcPr>
            <w:tcW w:w="5000" w:type="pct"/>
            <w:gridSpan w:val="2"/>
            <w:vAlign w:val="center"/>
          </w:tcPr>
          <w:p w14:paraId="56FD951F" w14:textId="77777777" w:rsidR="00C20598" w:rsidRPr="003C6DC1" w:rsidRDefault="00C20598" w:rsidP="00D30F85">
            <w:pPr>
              <w:keepNext/>
              <w:rPr>
                <w:rFonts w:asciiTheme="minorHAnsi" w:hAnsiTheme="minorHAnsi"/>
                <w:b/>
                <w:szCs w:val="18"/>
              </w:rPr>
            </w:pPr>
            <w:r w:rsidRPr="003C6DC1">
              <w:rPr>
                <w:rFonts w:asciiTheme="minorHAnsi" w:hAnsiTheme="minorHAnsi"/>
                <w:b/>
                <w:szCs w:val="18"/>
              </w:rPr>
              <w:t>H. Determination of HERS Verification Compliance</w:t>
            </w:r>
          </w:p>
          <w:p w14:paraId="594E9C21" w14:textId="77777777" w:rsidR="00C20598" w:rsidRPr="00133F35" w:rsidRDefault="00C20598" w:rsidP="00D30F85">
            <w:pPr>
              <w:keepNext/>
              <w:rPr>
                <w:rFonts w:asciiTheme="minorHAnsi" w:hAnsiTheme="minorHAnsi"/>
                <w:sz w:val="18"/>
                <w:szCs w:val="18"/>
              </w:rPr>
            </w:pPr>
            <w:r w:rsidRPr="00133F35">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C20598" w:rsidRPr="00133F35" w14:paraId="4CE2E35E" w14:textId="77777777" w:rsidTr="00D30F85">
        <w:trPr>
          <w:cantSplit/>
          <w:trHeight w:val="432"/>
        </w:trPr>
        <w:tc>
          <w:tcPr>
            <w:tcW w:w="253" w:type="pct"/>
            <w:vAlign w:val="center"/>
          </w:tcPr>
          <w:p w14:paraId="21958716" w14:textId="77777777" w:rsidR="00C20598" w:rsidRPr="00133F35" w:rsidDel="00C76C40" w:rsidRDefault="00C20598" w:rsidP="00D30F85">
            <w:pPr>
              <w:keepNext/>
              <w:jc w:val="center"/>
              <w:rPr>
                <w:rFonts w:asciiTheme="minorHAnsi" w:hAnsiTheme="minorHAnsi"/>
                <w:sz w:val="18"/>
                <w:szCs w:val="18"/>
              </w:rPr>
            </w:pPr>
            <w:r w:rsidRPr="00133F35">
              <w:rPr>
                <w:rFonts w:asciiTheme="minorHAnsi" w:hAnsiTheme="minorHAnsi"/>
                <w:sz w:val="18"/>
                <w:szCs w:val="18"/>
              </w:rPr>
              <w:t>01</w:t>
            </w:r>
          </w:p>
        </w:tc>
        <w:tc>
          <w:tcPr>
            <w:tcW w:w="4747" w:type="pct"/>
            <w:vAlign w:val="center"/>
          </w:tcPr>
          <w:p w14:paraId="006C115E" w14:textId="08BFD8C6" w:rsidR="00C20598" w:rsidRPr="00133F35" w:rsidRDefault="00C20598">
            <w:pPr>
              <w:keepNext/>
              <w:rPr>
                <w:rFonts w:asciiTheme="minorHAnsi" w:hAnsiTheme="minorHAnsi"/>
                <w:sz w:val="18"/>
                <w:szCs w:val="18"/>
              </w:rPr>
            </w:pPr>
            <w:r>
              <w:rPr>
                <w:rFonts w:asciiTheme="minorHAnsi" w:hAnsiTheme="minorHAnsi"/>
                <w:sz w:val="18"/>
                <w:szCs w:val="18"/>
              </w:rPr>
              <w:t>&lt;&lt;if B0</w:t>
            </w:r>
            <w:r w:rsidRPr="00133F35">
              <w:rPr>
                <w:rFonts w:asciiTheme="minorHAnsi" w:hAnsiTheme="minorHAnsi"/>
                <w:sz w:val="18"/>
                <w:szCs w:val="18"/>
              </w:rPr>
              <w:t>6 = Manometer Calibration is valid; and</w:t>
            </w:r>
            <w:r>
              <w:rPr>
                <w:rFonts w:asciiTheme="minorHAnsi" w:hAnsiTheme="minorHAnsi"/>
                <w:sz w:val="18"/>
                <w:szCs w:val="18"/>
              </w:rPr>
              <w:t xml:space="preserve"> C0</w:t>
            </w:r>
            <w:r w:rsidR="004A4AEF">
              <w:rPr>
                <w:rFonts w:asciiTheme="minorHAnsi" w:hAnsiTheme="minorHAnsi"/>
                <w:sz w:val="18"/>
                <w:szCs w:val="18"/>
              </w:rPr>
              <w:t>5</w:t>
            </w:r>
            <w:r w:rsidRPr="00133F35">
              <w:rPr>
                <w:rFonts w:asciiTheme="minorHAnsi" w:hAnsiTheme="minorHAnsi"/>
                <w:sz w:val="18"/>
                <w:szCs w:val="18"/>
              </w:rPr>
              <w:t xml:space="preserve"> = Induced pressure within range for </w:t>
            </w:r>
            <w:r>
              <w:rPr>
                <w:rFonts w:asciiTheme="minorHAnsi" w:hAnsiTheme="minorHAnsi"/>
                <w:sz w:val="18"/>
                <w:szCs w:val="18"/>
              </w:rPr>
              <w:t>single point test; and F0</w:t>
            </w:r>
            <w:r w:rsidRPr="00133F35">
              <w:rPr>
                <w:rFonts w:asciiTheme="minorHAnsi" w:hAnsiTheme="minorHAnsi"/>
                <w:sz w:val="18"/>
                <w:szCs w:val="18"/>
              </w:rPr>
              <w:t xml:space="preserve">1 = Building Passes </w:t>
            </w:r>
            <w:r>
              <w:rPr>
                <w:rFonts w:asciiTheme="minorHAnsi" w:hAnsiTheme="minorHAnsi"/>
                <w:sz w:val="18"/>
                <w:szCs w:val="18"/>
              </w:rPr>
              <w:t>Enclosure Air Leakage Test; and G0</w:t>
            </w:r>
            <w:ins w:id="277" w:author="Shewmaker, Michael@Energy" w:date="2021-11-23T11:23:00Z">
              <w:r w:rsidR="000D50C2">
                <w:rPr>
                  <w:rFonts w:asciiTheme="minorHAnsi" w:hAnsiTheme="minorHAnsi"/>
                  <w:sz w:val="18"/>
                  <w:szCs w:val="18"/>
                </w:rPr>
                <w:t>4</w:t>
              </w:r>
            </w:ins>
            <w:del w:id="278" w:author="Shewmaker, Michael@Energy" w:date="2021-11-23T11:23:00Z">
              <w:r w:rsidDel="000D50C2">
                <w:rPr>
                  <w:rFonts w:asciiTheme="minorHAnsi" w:hAnsiTheme="minorHAnsi"/>
                  <w:sz w:val="18"/>
                  <w:szCs w:val="18"/>
                </w:rPr>
                <w:delText>5</w:delText>
              </w:r>
            </w:del>
            <w:r w:rsidRPr="00133F35">
              <w:rPr>
                <w:rFonts w:asciiTheme="minorHAnsi" w:hAnsiTheme="minorHAnsi"/>
                <w:sz w:val="18"/>
                <w:szCs w:val="18"/>
              </w:rPr>
              <w:t xml:space="preserve"> = Pass or All n/a; then display: Complies: All specified verification protocol requirements on this document are met; else display: Does not comply: One or more specified verification protocol requirements on this document are not met&gt;&gt;</w:t>
            </w:r>
          </w:p>
        </w:tc>
      </w:tr>
    </w:tbl>
    <w:p w14:paraId="6D505FEE" w14:textId="77777777" w:rsidR="00C20598" w:rsidRPr="00B86E8A" w:rsidRDefault="00C20598"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C20598" w:rsidRPr="00B86E8A" w:rsidSect="007E1CA9">
      <w:headerReference w:type="even" r:id="rId21"/>
      <w:headerReference w:type="default" r:id="rId22"/>
      <w:headerReference w:type="first" r:id="rId23"/>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AA86F" w14:textId="77777777" w:rsidR="00D968B9" w:rsidRDefault="00D968B9">
      <w:r>
        <w:separator/>
      </w:r>
    </w:p>
  </w:endnote>
  <w:endnote w:type="continuationSeparator" w:id="0">
    <w:p w14:paraId="2094566C" w14:textId="77777777" w:rsidR="00D968B9" w:rsidRDefault="00D968B9">
      <w:r>
        <w:continuationSeparator/>
      </w:r>
    </w:p>
  </w:endnote>
  <w:endnote w:type="continuationNotice" w:id="1">
    <w:p w14:paraId="7FF6D9FC" w14:textId="77777777" w:rsidR="00D968B9" w:rsidRDefault="00D968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7D7FB" w14:textId="77777777" w:rsidR="002E0EE1" w:rsidRDefault="002E0E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8" w14:textId="77777777" w:rsidR="00C86798" w:rsidRPr="00733ECB" w:rsidRDefault="00C86798" w:rsidP="00EB61D5">
    <w:pPr>
      <w:pStyle w:val="Style7"/>
      <w:rPr>
        <w:b w:val="0"/>
        <w:i w:val="0"/>
      </w:rPr>
    </w:pPr>
    <w:r w:rsidRPr="00733ECB">
      <w:rPr>
        <w:b w:val="0"/>
        <w:i w:val="0"/>
      </w:rPr>
      <w:t xml:space="preserve">Registration Number:                                                           Registration Date/Time:                                           HERS Provider:                       </w:t>
    </w:r>
  </w:p>
  <w:p w14:paraId="4A3A5EF9" w14:textId="66900601" w:rsidR="00C86798" w:rsidRPr="00733ECB" w:rsidRDefault="00C86798" w:rsidP="00EB61D5">
    <w:pPr>
      <w:pStyle w:val="Style7"/>
      <w:rPr>
        <w:b w:val="0"/>
        <w:i w:val="0"/>
      </w:rPr>
    </w:pPr>
    <w:r w:rsidRPr="00733ECB">
      <w:rPr>
        <w:b w:val="0"/>
        <w:i w:val="0"/>
      </w:rPr>
      <w:t>CA Building Energy Efficiency Standards - 20</w:t>
    </w:r>
    <w:ins w:id="85" w:author="Alhabibi, Haider@Energy" w:date="2021-08-25T12:40:00Z">
      <w:r w:rsidR="004316BE">
        <w:rPr>
          <w:b w:val="0"/>
          <w:i w:val="0"/>
        </w:rPr>
        <w:t>22</w:t>
      </w:r>
    </w:ins>
    <w:del w:id="86" w:author="Alhabibi, Haider@Energy" w:date="2021-08-25T12:40:00Z">
      <w:r w:rsidRPr="00733ECB" w:rsidDel="004316BE">
        <w:rPr>
          <w:b w:val="0"/>
          <w:i w:val="0"/>
        </w:rPr>
        <w:delText>1</w:delText>
      </w:r>
      <w:r w:rsidDel="004316BE">
        <w:rPr>
          <w:b w:val="0"/>
          <w:i w:val="0"/>
        </w:rPr>
        <w:delText>9</w:delText>
      </w:r>
    </w:del>
    <w:r w:rsidRPr="00733ECB">
      <w:rPr>
        <w:b w:val="0"/>
        <w:i w:val="0"/>
      </w:rPr>
      <w:t xml:space="preserve"> Residential Compliance</w:t>
    </w:r>
    <w:r w:rsidRPr="00733ECB">
      <w:rPr>
        <w:b w:val="0"/>
        <w:i w:val="0"/>
      </w:rPr>
      <w:tab/>
    </w:r>
    <w:r>
      <w:rPr>
        <w:b w:val="0"/>
        <w:i w:val="0"/>
      </w:rPr>
      <w:t>January 20</w:t>
    </w:r>
    <w:ins w:id="87" w:author="Alhabibi, Haider@Energy" w:date="2021-08-25T12:40:00Z">
      <w:r w:rsidR="004316BE">
        <w:rPr>
          <w:b w:val="0"/>
          <w:i w:val="0"/>
        </w:rPr>
        <w:t>22</w:t>
      </w:r>
    </w:ins>
    <w:del w:id="88" w:author="Alhabibi, Haider@Energy" w:date="2021-08-25T12:40:00Z">
      <w:r w:rsidDel="004316BE">
        <w:rPr>
          <w:b w:val="0"/>
          <w:i w:val="0"/>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FDCCF" w14:textId="77777777" w:rsidR="002E0EE1" w:rsidRDefault="002E0EE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3" w14:textId="631943DA" w:rsidR="00C86798" w:rsidRPr="00EB61D5" w:rsidRDefault="00C86798" w:rsidP="00EB61D5">
    <w:pPr>
      <w:pStyle w:val="Footer"/>
    </w:pPr>
    <w:r w:rsidRPr="00EB61D5">
      <w:t>CA Building Energy Efficiency Standards - 20</w:t>
    </w:r>
    <w:ins w:id="112" w:author="Alhabibi, Haider@Energy" w:date="2021-08-25T12:40:00Z">
      <w:r w:rsidR="004316BE">
        <w:t>22</w:t>
      </w:r>
    </w:ins>
    <w:del w:id="113" w:author="Alhabibi, Haider@Energy" w:date="2021-08-25T12:40:00Z">
      <w:r w:rsidRPr="00EB61D5" w:rsidDel="004316BE">
        <w:delText>1</w:delText>
      </w:r>
      <w:r w:rsidDel="004316BE">
        <w:delText>9</w:delText>
      </w:r>
    </w:del>
    <w:r w:rsidRPr="00EB61D5">
      <w:t xml:space="preserve"> Residential Compliance</w:t>
    </w:r>
    <w:r w:rsidRPr="00EB61D5">
      <w:tab/>
    </w:r>
    <w:r>
      <w:t>January 20</w:t>
    </w:r>
    <w:ins w:id="114" w:author="Alhabibi, Haider@Energy" w:date="2021-08-25T12:40:00Z">
      <w:r w:rsidR="004316BE">
        <w:t>22</w:t>
      </w:r>
    </w:ins>
    <w:del w:id="115" w:author="Alhabibi, Haider@Energy" w:date="2021-08-25T12:40:00Z">
      <w:r w:rsidDel="004316BE">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0FA5C" w14:textId="77777777" w:rsidR="00D968B9" w:rsidRDefault="00D968B9">
      <w:r>
        <w:separator/>
      </w:r>
    </w:p>
  </w:footnote>
  <w:footnote w:type="continuationSeparator" w:id="0">
    <w:p w14:paraId="6C4B3EE5" w14:textId="77777777" w:rsidR="00D968B9" w:rsidRDefault="00D968B9">
      <w:r>
        <w:continuationSeparator/>
      </w:r>
    </w:p>
  </w:footnote>
  <w:footnote w:type="continuationNotice" w:id="1">
    <w:p w14:paraId="522FC8DC" w14:textId="77777777" w:rsidR="00D968B9" w:rsidRDefault="00D968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E5" w14:textId="3898BDE9" w:rsidR="00C86798" w:rsidRDefault="00C867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E6" w14:textId="5E167B7B" w:rsidR="00C86798" w:rsidRPr="007770C5" w:rsidRDefault="002E0EE1" w:rsidP="002B5597">
    <w:pPr>
      <w:suppressAutoHyphens/>
      <w:ind w:left="-90"/>
      <w:rPr>
        <w:rFonts w:ascii="Arial" w:hAnsi="Arial" w:cs="Arial"/>
        <w:sz w:val="14"/>
        <w:szCs w:val="14"/>
      </w:rPr>
    </w:pPr>
    <w:customXmlInsRangeStart w:id="80" w:author="Geiser, Che@Energy" w:date="2022-04-11T13:46:00Z"/>
    <w:sdt>
      <w:sdtPr>
        <w:rPr>
          <w:rFonts w:ascii="Arial" w:hAnsi="Arial" w:cs="Arial"/>
          <w:sz w:val="14"/>
          <w:szCs w:val="14"/>
        </w:rPr>
        <w:id w:val="1058517450"/>
        <w:docPartObj>
          <w:docPartGallery w:val="Watermarks"/>
          <w:docPartUnique/>
        </w:docPartObj>
      </w:sdtPr>
      <w:sdtContent>
        <w:customXmlInsRangeEnd w:id="80"/>
        <w:ins w:id="81" w:author="Geiser, Che@Energy" w:date="2022-04-11T13:46:00Z">
          <w:r w:rsidRPr="002E0EE1">
            <w:rPr>
              <w:rFonts w:ascii="Arial" w:hAnsi="Arial" w:cs="Arial"/>
              <w:noProof/>
              <w:sz w:val="14"/>
              <w:szCs w:val="14"/>
            </w:rPr>
            <w:pict w14:anchorId="6EB6038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3" type="#_x0000_t136" style="position:absolute;left:0;text-align:left;margin-left:0;margin-top:0;width:412.4pt;height:247.45pt;rotation:315;z-index:-251656183;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82" w:author="Geiser, Che@Energy" w:date="2022-04-11T13:46:00Z"/>
      </w:sdtContent>
    </w:sdt>
    <w:customXmlInsRangeEnd w:id="82"/>
    <w:r w:rsidR="00C86798">
      <w:rPr>
        <w:noProof/>
      </w:rPr>
      <w:drawing>
        <wp:anchor distT="0" distB="0" distL="114300" distR="114300" simplePos="0" relativeHeight="251658249" behindDoc="0" locked="0" layoutInCell="1" allowOverlap="1" wp14:anchorId="4A3A5F0F" wp14:editId="1C447A2E">
          <wp:simplePos x="0" y="0"/>
          <wp:positionH relativeFrom="margin">
            <wp:posOffset>6632575</wp:posOffset>
          </wp:positionH>
          <wp:positionV relativeFrom="margin">
            <wp:posOffset>-1209675</wp:posOffset>
          </wp:positionV>
          <wp:extent cx="312420" cy="27432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2420" cy="274320"/>
                  </a:xfrm>
                  <a:prstGeom prst="rect">
                    <a:avLst/>
                  </a:prstGeom>
                  <a:noFill/>
                </pic:spPr>
              </pic:pic>
            </a:graphicData>
          </a:graphic>
          <wp14:sizeRelV relativeFrom="margin">
            <wp14:pctHeight>0</wp14:pctHeight>
          </wp14:sizeRelV>
        </wp:anchor>
      </w:drawing>
    </w:r>
    <w:r w:rsidR="00C86798" w:rsidRPr="007770C5">
      <w:rPr>
        <w:rFonts w:ascii="Arial" w:hAnsi="Arial" w:cs="Arial"/>
        <w:sz w:val="14"/>
        <w:szCs w:val="14"/>
      </w:rPr>
      <w:t xml:space="preserve">STATE OF </w:t>
    </w:r>
    <w:smartTag w:uri="urn:schemas-microsoft-com:office:smarttags" w:element="place">
      <w:smartTag w:uri="urn:schemas-microsoft-com:office:smarttags" w:element="State">
        <w:r w:rsidR="00C86798" w:rsidRPr="007770C5">
          <w:rPr>
            <w:rFonts w:ascii="Arial" w:hAnsi="Arial" w:cs="Arial"/>
            <w:sz w:val="14"/>
            <w:szCs w:val="14"/>
          </w:rPr>
          <w:t>CALIFORNIA</w:t>
        </w:r>
      </w:smartTag>
    </w:smartTag>
  </w:p>
  <w:p w14:paraId="4A3A5EE7" w14:textId="22AF4752" w:rsidR="00C86798" w:rsidRPr="007770C5" w:rsidRDefault="00C86798" w:rsidP="002B5597">
    <w:pPr>
      <w:suppressAutoHyphens/>
      <w:ind w:left="-90"/>
      <w:rPr>
        <w:rFonts w:ascii="Arial" w:hAnsi="Arial" w:cs="Arial"/>
        <w:b/>
        <w:sz w:val="24"/>
        <w:szCs w:val="24"/>
      </w:rPr>
    </w:pPr>
    <w:r>
      <w:rPr>
        <w:rFonts w:ascii="Arial" w:hAnsi="Arial" w:cs="Arial"/>
        <w:b/>
        <w:sz w:val="24"/>
        <w:szCs w:val="24"/>
      </w:rPr>
      <w:t>BUILDING AIR LEAKAGE DIAGNOSTIC TEST – BUILDING ENCLOSURES AND DWELLING UNIT ENCLOSURES</w:t>
    </w:r>
  </w:p>
  <w:p w14:paraId="4A3A5EE8" w14:textId="737FFE42" w:rsidR="00C86798" w:rsidRPr="007770C5" w:rsidRDefault="00C86798" w:rsidP="002B5597">
    <w:pPr>
      <w:suppressAutoHyphens/>
      <w:ind w:left="-90"/>
      <w:rPr>
        <w:rFonts w:ascii="Arial" w:hAnsi="Arial" w:cs="Arial"/>
        <w:sz w:val="14"/>
        <w:szCs w:val="14"/>
      </w:rPr>
    </w:pPr>
    <w:r>
      <w:rPr>
        <w:rFonts w:ascii="Arial" w:hAnsi="Arial" w:cs="Arial"/>
        <w:sz w:val="14"/>
        <w:szCs w:val="14"/>
      </w:rPr>
      <w:t>CEC-CF3R-ENV-20-H</w:t>
    </w:r>
    <w:r w:rsidRPr="007770C5">
      <w:rPr>
        <w:rFonts w:ascii="Arial" w:hAnsi="Arial" w:cs="Arial"/>
        <w:sz w:val="14"/>
        <w:szCs w:val="14"/>
      </w:rPr>
      <w:t xml:space="preserve"> (Revised </w:t>
    </w:r>
    <w:r>
      <w:rPr>
        <w:rFonts w:ascii="Arial" w:hAnsi="Arial" w:cs="Arial"/>
        <w:sz w:val="14"/>
        <w:szCs w:val="14"/>
      </w:rPr>
      <w:t>01/</w:t>
    </w:r>
    <w:ins w:id="83" w:author="Alhabibi, Haider@Energy" w:date="2021-08-25T12:40:00Z">
      <w:r w:rsidR="004316BE">
        <w:rPr>
          <w:rFonts w:ascii="Arial" w:hAnsi="Arial" w:cs="Arial"/>
          <w:sz w:val="14"/>
          <w:szCs w:val="14"/>
        </w:rPr>
        <w:t>22</w:t>
      </w:r>
    </w:ins>
    <w:del w:id="84" w:author="Alhabibi, Haider@Energy" w:date="2021-08-25T12:40:00Z">
      <w:r w:rsidDel="004316BE">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6"/>
      <w:gridCol w:w="2587"/>
      <w:gridCol w:w="201"/>
      <w:gridCol w:w="663"/>
      <w:gridCol w:w="2402"/>
    </w:tblGrid>
    <w:tr w:rsidR="00C86798" w:rsidRPr="00F85124" w14:paraId="4A3A5EEB" w14:textId="77777777" w:rsidTr="007F13B1">
      <w:trPr>
        <w:cantSplit/>
        <w:trHeight w:val="288"/>
      </w:trPr>
      <w:tc>
        <w:tcPr>
          <w:tcW w:w="3888" w:type="pct"/>
          <w:gridSpan w:val="4"/>
          <w:tcBorders>
            <w:right w:val="nil"/>
          </w:tcBorders>
          <w:vAlign w:val="center"/>
        </w:tcPr>
        <w:p w14:paraId="4A3A5EE9" w14:textId="34E419F4" w:rsidR="00C86798" w:rsidRPr="00F502B3" w:rsidRDefault="00C86798">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p>
      </w:tc>
      <w:tc>
        <w:tcPr>
          <w:tcW w:w="1112" w:type="pct"/>
          <w:tcBorders>
            <w:left w:val="nil"/>
          </w:tcBorders>
          <w:tcMar>
            <w:left w:w="115" w:type="dxa"/>
            <w:right w:w="115" w:type="dxa"/>
          </w:tcMar>
          <w:vAlign w:val="center"/>
        </w:tcPr>
        <w:p w14:paraId="4A3A5EEA" w14:textId="2DC473CB" w:rsidR="00C86798" w:rsidRPr="00F502B3" w:rsidRDefault="00C86798" w:rsidP="003E419E">
          <w:pPr>
            <w:pStyle w:val="Heading1"/>
            <w:jc w:val="right"/>
            <w:rPr>
              <w:rFonts w:ascii="Calibri" w:hAnsi="Calibri"/>
              <w:b w:val="0"/>
              <w:bCs/>
              <w:sz w:val="20"/>
            </w:rPr>
          </w:pPr>
          <w:r w:rsidRPr="00F502B3">
            <w:rPr>
              <w:rFonts w:ascii="Calibri" w:hAnsi="Calibri"/>
              <w:b w:val="0"/>
              <w:bCs/>
              <w:sz w:val="20"/>
            </w:rPr>
            <w:t>CF</w:t>
          </w:r>
          <w:r>
            <w:rPr>
              <w:rFonts w:ascii="Calibri" w:hAnsi="Calibri"/>
              <w:b w:val="0"/>
              <w:bCs/>
              <w:sz w:val="20"/>
            </w:rPr>
            <w:t>3</w:t>
          </w:r>
          <w:r w:rsidRPr="00F502B3">
            <w:rPr>
              <w:rFonts w:ascii="Calibri" w:hAnsi="Calibri"/>
              <w:b w:val="0"/>
              <w:bCs/>
              <w:sz w:val="20"/>
            </w:rPr>
            <w:t>R-ENV-20-H</w:t>
          </w:r>
        </w:p>
      </w:tc>
    </w:tr>
    <w:tr w:rsidR="00C86798" w:rsidRPr="00F85124" w14:paraId="4A3A5EEE" w14:textId="77777777" w:rsidTr="007F13B1">
      <w:trPr>
        <w:cantSplit/>
        <w:trHeight w:val="288"/>
      </w:trPr>
      <w:tc>
        <w:tcPr>
          <w:tcW w:w="3488" w:type="pct"/>
          <w:gridSpan w:val="2"/>
          <w:tcBorders>
            <w:right w:val="nil"/>
          </w:tcBorders>
        </w:tcPr>
        <w:p w14:paraId="4A3A5EEC" w14:textId="2816EC82" w:rsidR="00C86798" w:rsidRPr="00F85124" w:rsidRDefault="00C86798" w:rsidP="003E419E">
          <w:pPr>
            <w:tabs>
              <w:tab w:val="right" w:pos="10543"/>
            </w:tabs>
            <w:rPr>
              <w:rFonts w:ascii="Calibri" w:hAnsi="Calibri"/>
              <w:sz w:val="12"/>
              <w:szCs w:val="12"/>
            </w:rPr>
          </w:pPr>
          <w:r w:rsidRPr="00D4190D">
            <w:rPr>
              <w:rFonts w:ascii="Calibri" w:hAnsi="Calibri"/>
              <w:bCs/>
            </w:rPr>
            <w:t>B</w:t>
          </w:r>
          <w:r>
            <w:rPr>
              <w:rFonts w:ascii="Calibri" w:hAnsi="Calibri"/>
              <w:bCs/>
            </w:rPr>
            <w:t>uilding Air</w:t>
          </w:r>
          <w:r w:rsidRPr="00D4190D">
            <w:rPr>
              <w:rFonts w:ascii="Calibri" w:hAnsi="Calibri"/>
              <w:bCs/>
            </w:rPr>
            <w:t xml:space="preserve"> L</w:t>
          </w:r>
          <w:r>
            <w:rPr>
              <w:rFonts w:ascii="Calibri" w:hAnsi="Calibri"/>
              <w:bCs/>
            </w:rPr>
            <w:t>eakage Diagnostic</w:t>
          </w:r>
          <w:r w:rsidRPr="00D4190D">
            <w:rPr>
              <w:rFonts w:ascii="Calibri" w:hAnsi="Calibri"/>
              <w:bCs/>
            </w:rPr>
            <w:t xml:space="preserve"> T</w:t>
          </w:r>
          <w:r>
            <w:rPr>
              <w:rFonts w:ascii="Calibri" w:hAnsi="Calibri"/>
              <w:bCs/>
            </w:rPr>
            <w:t>est</w:t>
          </w:r>
          <w:r w:rsidRPr="00D4190D">
            <w:rPr>
              <w:rFonts w:ascii="Calibri" w:hAnsi="Calibri"/>
              <w:bCs/>
            </w:rPr>
            <w:t xml:space="preserve"> – B</w:t>
          </w:r>
          <w:r>
            <w:rPr>
              <w:rFonts w:ascii="Calibri" w:hAnsi="Calibri"/>
              <w:bCs/>
            </w:rPr>
            <w:t>uilding</w:t>
          </w:r>
          <w:r w:rsidRPr="00D4190D">
            <w:rPr>
              <w:rFonts w:ascii="Calibri" w:hAnsi="Calibri"/>
              <w:bCs/>
            </w:rPr>
            <w:t xml:space="preserve"> E</w:t>
          </w:r>
          <w:r>
            <w:rPr>
              <w:rFonts w:ascii="Calibri" w:hAnsi="Calibri"/>
              <w:bCs/>
            </w:rPr>
            <w:t>nclosures and</w:t>
          </w:r>
          <w:r w:rsidRPr="00D4190D">
            <w:rPr>
              <w:rFonts w:ascii="Calibri" w:hAnsi="Calibri"/>
              <w:bCs/>
            </w:rPr>
            <w:t xml:space="preserve"> D</w:t>
          </w:r>
          <w:r>
            <w:rPr>
              <w:rFonts w:ascii="Calibri" w:hAnsi="Calibri"/>
              <w:bCs/>
            </w:rPr>
            <w:t>welling Unit</w:t>
          </w:r>
          <w:r w:rsidRPr="00D4190D">
            <w:rPr>
              <w:rFonts w:ascii="Calibri" w:hAnsi="Calibri"/>
              <w:bCs/>
            </w:rPr>
            <w:t xml:space="preserve"> E</w:t>
          </w:r>
          <w:r>
            <w:rPr>
              <w:rFonts w:ascii="Calibri" w:hAnsi="Calibri"/>
              <w:bCs/>
            </w:rPr>
            <w:t>nclosures</w:t>
          </w:r>
        </w:p>
      </w:tc>
      <w:tc>
        <w:tcPr>
          <w:tcW w:w="1512" w:type="pct"/>
          <w:gridSpan w:val="3"/>
          <w:tcBorders>
            <w:left w:val="nil"/>
          </w:tcBorders>
        </w:tcPr>
        <w:p w14:paraId="4A3A5EED" w14:textId="17984592" w:rsidR="00C86798" w:rsidRPr="00F85124" w:rsidRDefault="00C86798" w:rsidP="003E419E">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E0EE1">
            <w:rPr>
              <w:rFonts w:ascii="Calibri" w:hAnsi="Calibri"/>
              <w:bCs/>
              <w:noProof/>
            </w:rPr>
            <w:t>3</w:t>
          </w:r>
          <w:r>
            <w:rPr>
              <w:rFonts w:ascii="Calibri" w:hAnsi="Calibri"/>
              <w:bCs/>
              <w:noProof/>
            </w:rPr>
            <w:fldChar w:fldCharType="end"/>
          </w:r>
          <w:r w:rsidRPr="00F85124">
            <w:rPr>
              <w:rFonts w:ascii="Calibri" w:hAnsi="Calibri"/>
              <w:bCs/>
            </w:rPr>
            <w:t>)</w:t>
          </w:r>
        </w:p>
      </w:tc>
    </w:tr>
    <w:tr w:rsidR="00C86798" w:rsidRPr="00F85124" w14:paraId="4A3A5EF2" w14:textId="77777777" w:rsidTr="007F13B1">
      <w:trPr>
        <w:cantSplit/>
        <w:trHeight w:val="288"/>
      </w:trPr>
      <w:tc>
        <w:tcPr>
          <w:tcW w:w="2290" w:type="pct"/>
        </w:tcPr>
        <w:p w14:paraId="4A3A5EEF" w14:textId="77777777" w:rsidR="00C86798" w:rsidRPr="00F85124" w:rsidRDefault="00C86798" w:rsidP="003E419E">
          <w:pPr>
            <w:rPr>
              <w:rFonts w:ascii="Calibri" w:hAnsi="Calibri"/>
              <w:sz w:val="12"/>
              <w:szCs w:val="12"/>
            </w:rPr>
          </w:pPr>
          <w:r w:rsidRPr="00F85124">
            <w:rPr>
              <w:rFonts w:ascii="Calibri" w:hAnsi="Calibri"/>
              <w:sz w:val="12"/>
              <w:szCs w:val="12"/>
            </w:rPr>
            <w:t>Project Name:</w:t>
          </w:r>
        </w:p>
      </w:tc>
      <w:tc>
        <w:tcPr>
          <w:tcW w:w="1291" w:type="pct"/>
          <w:gridSpan w:val="2"/>
        </w:tcPr>
        <w:p w14:paraId="4A3A5EF0" w14:textId="77777777" w:rsidR="00C86798" w:rsidRPr="00F85124" w:rsidRDefault="00C86798" w:rsidP="003E419E">
          <w:pPr>
            <w:rPr>
              <w:rFonts w:ascii="Calibri" w:hAnsi="Calibri"/>
              <w:sz w:val="12"/>
              <w:szCs w:val="12"/>
            </w:rPr>
          </w:pPr>
          <w:r w:rsidRPr="00F85124">
            <w:rPr>
              <w:rFonts w:ascii="Calibri" w:hAnsi="Calibri"/>
              <w:sz w:val="12"/>
              <w:szCs w:val="12"/>
            </w:rPr>
            <w:t>Enforcement Agency:</w:t>
          </w:r>
        </w:p>
      </w:tc>
      <w:tc>
        <w:tcPr>
          <w:tcW w:w="1419" w:type="pct"/>
          <w:gridSpan w:val="2"/>
        </w:tcPr>
        <w:p w14:paraId="4A3A5EF1" w14:textId="77777777" w:rsidR="00C86798" w:rsidRPr="00F85124" w:rsidRDefault="00C86798" w:rsidP="003E419E">
          <w:pPr>
            <w:rPr>
              <w:rFonts w:ascii="Calibri" w:hAnsi="Calibri"/>
              <w:sz w:val="12"/>
              <w:szCs w:val="12"/>
            </w:rPr>
          </w:pPr>
          <w:r w:rsidRPr="00F85124">
            <w:rPr>
              <w:rFonts w:ascii="Calibri" w:hAnsi="Calibri"/>
              <w:sz w:val="12"/>
              <w:szCs w:val="12"/>
            </w:rPr>
            <w:t>Permit Number:</w:t>
          </w:r>
        </w:p>
      </w:tc>
    </w:tr>
    <w:tr w:rsidR="00C86798" w:rsidRPr="00F85124" w14:paraId="4A3A5EF6" w14:textId="77777777" w:rsidTr="007F13B1">
      <w:trPr>
        <w:cantSplit/>
        <w:trHeight w:val="288"/>
      </w:trPr>
      <w:tc>
        <w:tcPr>
          <w:tcW w:w="2290" w:type="pct"/>
        </w:tcPr>
        <w:p w14:paraId="4A3A5EF3" w14:textId="77777777" w:rsidR="00C86798" w:rsidRPr="00F85124" w:rsidRDefault="00C86798" w:rsidP="003E419E">
          <w:pPr>
            <w:rPr>
              <w:rFonts w:ascii="Calibri" w:hAnsi="Calibri"/>
              <w:sz w:val="12"/>
              <w:szCs w:val="12"/>
              <w:vertAlign w:val="superscript"/>
            </w:rPr>
          </w:pPr>
          <w:r w:rsidRPr="00F85124">
            <w:rPr>
              <w:rFonts w:ascii="Calibri" w:hAnsi="Calibri"/>
              <w:sz w:val="12"/>
              <w:szCs w:val="12"/>
            </w:rPr>
            <w:t>Dwelling Address:</w:t>
          </w:r>
        </w:p>
      </w:tc>
      <w:tc>
        <w:tcPr>
          <w:tcW w:w="1291" w:type="pct"/>
          <w:gridSpan w:val="2"/>
        </w:tcPr>
        <w:p w14:paraId="4A3A5EF4" w14:textId="22FE04C4" w:rsidR="00C86798" w:rsidRPr="00F85124" w:rsidRDefault="00C86798" w:rsidP="003E419E">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1419" w:type="pct"/>
          <w:gridSpan w:val="2"/>
        </w:tcPr>
        <w:p w14:paraId="4A3A5EF5" w14:textId="06098542" w:rsidR="00C86798" w:rsidRPr="00F85124" w:rsidRDefault="00C86798" w:rsidP="003E419E">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4A3A5EF7" w14:textId="56BA70EE" w:rsidR="00C86798" w:rsidRPr="003E419E" w:rsidRDefault="00C86798" w:rsidP="003E41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A" w14:textId="7BD1BEFC" w:rsidR="00C86798" w:rsidRDefault="00C8679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B" w14:textId="7D341633" w:rsidR="00C86798" w:rsidRDefault="00C8679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465"/>
      <w:gridCol w:w="909"/>
      <w:gridCol w:w="2425"/>
    </w:tblGrid>
    <w:tr w:rsidR="00C86798" w:rsidRPr="00F85124" w14:paraId="4A3A5EFE" w14:textId="77777777" w:rsidTr="003E419E">
      <w:trPr>
        <w:cantSplit/>
        <w:trHeight w:val="288"/>
      </w:trPr>
      <w:tc>
        <w:tcPr>
          <w:tcW w:w="3877" w:type="pct"/>
          <w:gridSpan w:val="2"/>
          <w:tcBorders>
            <w:right w:val="nil"/>
          </w:tcBorders>
          <w:vAlign w:val="center"/>
        </w:tcPr>
        <w:p w14:paraId="4A3A5EFC" w14:textId="7158377D" w:rsidR="00C86798" w:rsidRPr="00F502B3" w:rsidRDefault="00C86798">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r w:rsidRPr="00F502B3">
            <w:rPr>
              <w:rFonts w:ascii="Calibri" w:hAnsi="Calibri"/>
              <w:b w:val="0"/>
              <w:bCs/>
              <w:sz w:val="20"/>
            </w:rPr>
            <w:t xml:space="preserve"> - USER INSTRUCTIONS</w:t>
          </w:r>
        </w:p>
      </w:tc>
      <w:tc>
        <w:tcPr>
          <w:tcW w:w="1123" w:type="pct"/>
          <w:tcBorders>
            <w:left w:val="nil"/>
          </w:tcBorders>
          <w:tcMar>
            <w:left w:w="115" w:type="dxa"/>
            <w:right w:w="115" w:type="dxa"/>
          </w:tcMar>
          <w:vAlign w:val="center"/>
        </w:tcPr>
        <w:p w14:paraId="4A3A5EFD" w14:textId="6055B051" w:rsidR="00C86798" w:rsidRPr="00F502B3" w:rsidRDefault="00C86798" w:rsidP="003E419E">
          <w:pPr>
            <w:pStyle w:val="Heading1"/>
            <w:jc w:val="right"/>
            <w:rPr>
              <w:rFonts w:ascii="Calibri" w:hAnsi="Calibri"/>
              <w:b w:val="0"/>
              <w:bCs/>
              <w:sz w:val="20"/>
            </w:rPr>
          </w:pPr>
          <w:r w:rsidRPr="00F502B3">
            <w:rPr>
              <w:rFonts w:ascii="Calibri" w:hAnsi="Calibri"/>
              <w:b w:val="0"/>
              <w:bCs/>
              <w:sz w:val="20"/>
            </w:rPr>
            <w:t>CF</w:t>
          </w:r>
          <w:r>
            <w:rPr>
              <w:rFonts w:ascii="Calibri" w:hAnsi="Calibri"/>
              <w:b w:val="0"/>
              <w:bCs/>
              <w:sz w:val="20"/>
            </w:rPr>
            <w:t>3</w:t>
          </w:r>
          <w:r w:rsidRPr="00F502B3">
            <w:rPr>
              <w:rFonts w:ascii="Calibri" w:hAnsi="Calibri"/>
              <w:b w:val="0"/>
              <w:bCs/>
              <w:sz w:val="20"/>
            </w:rPr>
            <w:t>R-ENV-20-H</w:t>
          </w:r>
        </w:p>
      </w:tc>
    </w:tr>
    <w:tr w:rsidR="00C86798" w:rsidRPr="00F85124" w14:paraId="4A3A5F01" w14:textId="77777777" w:rsidTr="007F13B1">
      <w:trPr>
        <w:cantSplit/>
        <w:trHeight w:val="288"/>
      </w:trPr>
      <w:tc>
        <w:tcPr>
          <w:tcW w:w="3456" w:type="pct"/>
          <w:tcBorders>
            <w:right w:val="nil"/>
          </w:tcBorders>
        </w:tcPr>
        <w:p w14:paraId="4A3A5EFF" w14:textId="736D3514" w:rsidR="00C86798" w:rsidRPr="00F85124" w:rsidRDefault="00C86798">
          <w:pPr>
            <w:tabs>
              <w:tab w:val="right" w:pos="10543"/>
            </w:tabs>
            <w:rPr>
              <w:rFonts w:ascii="Calibri" w:hAnsi="Calibri"/>
              <w:sz w:val="12"/>
              <w:szCs w:val="12"/>
            </w:rPr>
          </w:pPr>
          <w:r w:rsidRPr="00D4190D">
            <w:rPr>
              <w:rFonts w:ascii="Calibri" w:hAnsi="Calibri"/>
              <w:bCs/>
            </w:rPr>
            <w:t>B</w:t>
          </w:r>
          <w:r>
            <w:rPr>
              <w:rFonts w:ascii="Calibri" w:hAnsi="Calibri"/>
              <w:bCs/>
            </w:rPr>
            <w:t>uilding Air</w:t>
          </w:r>
          <w:r w:rsidRPr="00D4190D">
            <w:rPr>
              <w:rFonts w:ascii="Calibri" w:hAnsi="Calibri"/>
              <w:bCs/>
            </w:rPr>
            <w:t xml:space="preserve"> L</w:t>
          </w:r>
          <w:r>
            <w:rPr>
              <w:rFonts w:ascii="Calibri" w:hAnsi="Calibri"/>
              <w:bCs/>
            </w:rPr>
            <w:t>eakage Diagnostic</w:t>
          </w:r>
          <w:r w:rsidRPr="00D4190D">
            <w:rPr>
              <w:rFonts w:ascii="Calibri" w:hAnsi="Calibri"/>
              <w:bCs/>
            </w:rPr>
            <w:t xml:space="preserve"> T</w:t>
          </w:r>
          <w:r>
            <w:rPr>
              <w:rFonts w:ascii="Calibri" w:hAnsi="Calibri"/>
              <w:bCs/>
            </w:rPr>
            <w:t>est</w:t>
          </w:r>
          <w:r w:rsidRPr="00D4190D">
            <w:rPr>
              <w:rFonts w:ascii="Calibri" w:hAnsi="Calibri"/>
              <w:bCs/>
            </w:rPr>
            <w:t xml:space="preserve"> – B</w:t>
          </w:r>
          <w:r>
            <w:rPr>
              <w:rFonts w:ascii="Calibri" w:hAnsi="Calibri"/>
              <w:bCs/>
            </w:rPr>
            <w:t>uilding</w:t>
          </w:r>
          <w:r w:rsidRPr="00D4190D">
            <w:rPr>
              <w:rFonts w:ascii="Calibri" w:hAnsi="Calibri"/>
              <w:bCs/>
            </w:rPr>
            <w:t xml:space="preserve"> E</w:t>
          </w:r>
          <w:r>
            <w:rPr>
              <w:rFonts w:ascii="Calibri" w:hAnsi="Calibri"/>
              <w:bCs/>
            </w:rPr>
            <w:t>nclosures and</w:t>
          </w:r>
          <w:r w:rsidRPr="00D4190D">
            <w:rPr>
              <w:rFonts w:ascii="Calibri" w:hAnsi="Calibri"/>
              <w:bCs/>
            </w:rPr>
            <w:t xml:space="preserve"> D</w:t>
          </w:r>
          <w:r>
            <w:rPr>
              <w:rFonts w:ascii="Calibri" w:hAnsi="Calibri"/>
              <w:bCs/>
            </w:rPr>
            <w:t>welling Unit</w:t>
          </w:r>
          <w:r w:rsidRPr="00D4190D">
            <w:rPr>
              <w:rFonts w:ascii="Calibri" w:hAnsi="Calibri"/>
              <w:bCs/>
            </w:rPr>
            <w:t xml:space="preserve"> E</w:t>
          </w:r>
          <w:r>
            <w:rPr>
              <w:rFonts w:ascii="Calibri" w:hAnsi="Calibri"/>
              <w:bCs/>
            </w:rPr>
            <w:t>nclosures</w:t>
          </w:r>
        </w:p>
      </w:tc>
      <w:tc>
        <w:tcPr>
          <w:tcW w:w="1544" w:type="pct"/>
          <w:gridSpan w:val="2"/>
          <w:tcBorders>
            <w:left w:val="nil"/>
          </w:tcBorders>
        </w:tcPr>
        <w:p w14:paraId="4A3A5F00" w14:textId="192150DA" w:rsidR="00C86798" w:rsidRPr="00382CD6" w:rsidRDefault="00C86798" w:rsidP="00382CD6">
          <w:pPr>
            <w:pStyle w:val="ListParagraph"/>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3B76B5">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E0EE1">
            <w:rPr>
              <w:rFonts w:ascii="Calibri" w:hAnsi="Calibri"/>
              <w:bCs/>
              <w:noProof/>
            </w:rPr>
            <w:t>2</w:t>
          </w:r>
          <w:r>
            <w:rPr>
              <w:rFonts w:ascii="Calibri" w:hAnsi="Calibri"/>
              <w:bCs/>
              <w:noProof/>
            </w:rPr>
            <w:fldChar w:fldCharType="end"/>
          </w:r>
          <w:r w:rsidRPr="00F85124">
            <w:rPr>
              <w:rFonts w:ascii="Calibri" w:hAnsi="Calibri"/>
              <w:bCs/>
            </w:rPr>
            <w:t>)</w:t>
          </w:r>
        </w:p>
      </w:tc>
    </w:tr>
  </w:tbl>
  <w:p w14:paraId="4A3A5F02" w14:textId="5244A859" w:rsidR="00C86798" w:rsidRPr="003E419E" w:rsidRDefault="00C86798" w:rsidP="003E419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4" w14:textId="498B39C5" w:rsidR="00C86798" w:rsidRDefault="00C8679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5" w14:textId="7908263C" w:rsidR="00C86798" w:rsidRDefault="00C8679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1071"/>
      <w:gridCol w:w="1354"/>
    </w:tblGrid>
    <w:tr w:rsidR="00C86798" w:rsidRPr="00F85124" w14:paraId="4A3A5F08" w14:textId="77777777" w:rsidTr="003E419E">
      <w:trPr>
        <w:cantSplit/>
        <w:trHeight w:val="288"/>
      </w:trPr>
      <w:tc>
        <w:tcPr>
          <w:tcW w:w="3877" w:type="pct"/>
          <w:tcBorders>
            <w:right w:val="nil"/>
          </w:tcBorders>
          <w:vAlign w:val="center"/>
        </w:tcPr>
        <w:p w14:paraId="4A3A5F06" w14:textId="19B9A396" w:rsidR="00C86798" w:rsidRPr="00F502B3" w:rsidRDefault="00C86798">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r w:rsidRPr="00F502B3">
            <w:rPr>
              <w:rFonts w:ascii="Calibri" w:hAnsi="Calibri"/>
              <w:b w:val="0"/>
              <w:bCs/>
              <w:sz w:val="20"/>
            </w:rPr>
            <w:t xml:space="preserve"> - DATA FIELD DEFINITIONS AND CALCULATIONS</w:t>
          </w:r>
        </w:p>
      </w:tc>
      <w:tc>
        <w:tcPr>
          <w:tcW w:w="1123" w:type="pct"/>
          <w:gridSpan w:val="2"/>
          <w:tcBorders>
            <w:left w:val="nil"/>
          </w:tcBorders>
          <w:tcMar>
            <w:left w:w="115" w:type="dxa"/>
            <w:right w:w="115" w:type="dxa"/>
          </w:tcMar>
          <w:vAlign w:val="center"/>
        </w:tcPr>
        <w:p w14:paraId="4A3A5F07" w14:textId="01C57DC6" w:rsidR="00C86798" w:rsidRPr="00F502B3" w:rsidRDefault="00C86798" w:rsidP="003E419E">
          <w:pPr>
            <w:pStyle w:val="Heading1"/>
            <w:jc w:val="right"/>
            <w:rPr>
              <w:rFonts w:ascii="Calibri" w:hAnsi="Calibri"/>
              <w:b w:val="0"/>
              <w:bCs/>
              <w:sz w:val="20"/>
            </w:rPr>
          </w:pPr>
          <w:r w:rsidRPr="00F502B3">
            <w:rPr>
              <w:rFonts w:ascii="Calibri" w:hAnsi="Calibri"/>
              <w:b w:val="0"/>
              <w:bCs/>
              <w:sz w:val="20"/>
            </w:rPr>
            <w:t>CF</w:t>
          </w:r>
          <w:r>
            <w:rPr>
              <w:rFonts w:ascii="Calibri" w:hAnsi="Calibri"/>
              <w:b w:val="0"/>
              <w:bCs/>
              <w:sz w:val="20"/>
            </w:rPr>
            <w:t>3</w:t>
          </w:r>
          <w:r w:rsidRPr="00F502B3">
            <w:rPr>
              <w:rFonts w:ascii="Calibri" w:hAnsi="Calibri"/>
              <w:b w:val="0"/>
              <w:bCs/>
              <w:sz w:val="20"/>
            </w:rPr>
            <w:t>R-ENV-20-H</w:t>
          </w:r>
        </w:p>
      </w:tc>
    </w:tr>
    <w:tr w:rsidR="00C86798" w:rsidRPr="00F85124" w14:paraId="4A3A5F0B" w14:textId="77777777" w:rsidTr="00EF2268">
      <w:trPr>
        <w:cantSplit/>
        <w:trHeight w:val="288"/>
      </w:trPr>
      <w:tc>
        <w:tcPr>
          <w:tcW w:w="4373" w:type="pct"/>
          <w:gridSpan w:val="2"/>
          <w:tcBorders>
            <w:right w:val="nil"/>
          </w:tcBorders>
        </w:tcPr>
        <w:p w14:paraId="4A3A5F09" w14:textId="1076C4F6" w:rsidR="00C86798" w:rsidRPr="00F85124" w:rsidRDefault="00C86798" w:rsidP="00056B9D">
          <w:pPr>
            <w:tabs>
              <w:tab w:val="right" w:pos="10543"/>
            </w:tabs>
            <w:rPr>
              <w:rFonts w:ascii="Calibri" w:hAnsi="Calibri"/>
              <w:sz w:val="12"/>
              <w:szCs w:val="12"/>
            </w:rPr>
          </w:pPr>
          <w:r>
            <w:rPr>
              <w:rFonts w:ascii="Calibri" w:hAnsi="Calibri"/>
              <w:bCs/>
            </w:rPr>
            <w:t xml:space="preserve">Enclosure Air </w:t>
          </w:r>
          <w:r w:rsidRPr="00F85124">
            <w:rPr>
              <w:rFonts w:ascii="Calibri" w:hAnsi="Calibri"/>
              <w:bCs/>
            </w:rPr>
            <w:t>Leakage Diagnostic Test</w:t>
          </w:r>
          <w:r>
            <w:rPr>
              <w:rFonts w:ascii="Calibri" w:hAnsi="Calibri"/>
              <w:bCs/>
            </w:rPr>
            <w:t xml:space="preserve"> - Building Enclosures and Dwelling unit Enclosures - ENV-20b</w:t>
          </w:r>
        </w:p>
      </w:tc>
      <w:tc>
        <w:tcPr>
          <w:tcW w:w="627" w:type="pct"/>
          <w:tcBorders>
            <w:left w:val="nil"/>
          </w:tcBorders>
        </w:tcPr>
        <w:p w14:paraId="4A3A5F0A" w14:textId="7356D614" w:rsidR="00C86798" w:rsidRPr="00F85124" w:rsidRDefault="00C86798" w:rsidP="003166A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E0EE1">
            <w:rPr>
              <w:rFonts w:ascii="Calibri" w:hAnsi="Calibri"/>
              <w:bCs/>
              <w:noProof/>
            </w:rPr>
            <w:t>3</w:t>
          </w:r>
          <w:r>
            <w:rPr>
              <w:rFonts w:ascii="Calibri" w:hAnsi="Calibri"/>
              <w:bCs/>
              <w:noProof/>
            </w:rPr>
            <w:fldChar w:fldCharType="end"/>
          </w:r>
          <w:r w:rsidRPr="00F85124">
            <w:rPr>
              <w:rFonts w:ascii="Calibri" w:hAnsi="Calibri"/>
              <w:bCs/>
            </w:rPr>
            <w:t>)</w:t>
          </w:r>
        </w:p>
      </w:tc>
    </w:tr>
  </w:tbl>
  <w:p w14:paraId="4A3A5F0C" w14:textId="48AFD43E" w:rsidR="00C86798" w:rsidRPr="003E419E" w:rsidRDefault="00C86798" w:rsidP="003E419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D" w14:textId="2EFB480F" w:rsidR="00C86798" w:rsidRDefault="00C867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8D55F84"/>
    <w:multiLevelType w:val="hybridMultilevel"/>
    <w:tmpl w:val="2E724BC8"/>
    <w:lvl w:ilvl="0" w:tplc="02303008">
      <w:start w:val="1"/>
      <w:numFmt w:val="bullet"/>
      <w:lvlText w:val=""/>
      <w:lvlJc w:val="left"/>
      <w:pPr>
        <w:ind w:left="720" w:hanging="360"/>
      </w:pPr>
      <w:rPr>
        <w:rFonts w:ascii="Symbol" w:hAnsi="Symbol" w:hint="default"/>
      </w:rPr>
    </w:lvl>
    <w:lvl w:ilvl="1" w:tplc="0230300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23D72DE3"/>
    <w:multiLevelType w:val="hybridMultilevel"/>
    <w:tmpl w:val="AF06EB36"/>
    <w:lvl w:ilvl="0" w:tplc="5154658C">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0" w15:restartNumberingAfterBreak="0">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1" w15:restartNumberingAfterBreak="0">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2" w15:restartNumberingAfterBreak="0">
    <w:nsid w:val="51B3090A"/>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7" w15:restartNumberingAfterBreak="0">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0"/>
  </w:num>
  <w:num w:numId="10">
    <w:abstractNumId w:val="2"/>
  </w:num>
  <w:num w:numId="11">
    <w:abstractNumId w:val="16"/>
  </w:num>
  <w:num w:numId="12">
    <w:abstractNumId w:val="10"/>
  </w:num>
  <w:num w:numId="13">
    <w:abstractNumId w:val="7"/>
  </w:num>
  <w:num w:numId="14">
    <w:abstractNumId w:val="12"/>
  </w:num>
  <w:num w:numId="15">
    <w:abstractNumId w:val="14"/>
  </w:num>
  <w:num w:numId="16">
    <w:abstractNumId w:val="15"/>
  </w:num>
  <w:num w:numId="17">
    <w:abstractNumId w:val="6"/>
  </w:num>
  <w:num w:numId="18">
    <w:abstractNumId w:val="4"/>
  </w:num>
  <w:num w:numId="19">
    <w:abstractNumId w:val="17"/>
  </w:num>
  <w:num w:numId="20">
    <w:abstractNumId w:val="11"/>
  </w:num>
  <w:num w:numId="21">
    <w:abstractNumId w:val="9"/>
  </w:num>
  <w:num w:numId="22">
    <w:abstractNumId w:val="13"/>
  </w:num>
  <w:num w:numId="23">
    <w:abstractNumId w:val="3"/>
  </w:num>
  <w:num w:numId="24">
    <w:abstractNumId w:val="7"/>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
  </w:num>
  <w:num w:numId="27">
    <w:abstractNumId w:val="8"/>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ewmaker, Michael@Energy">
    <w15:presenceInfo w15:providerId="AD" w15:userId="S::michael.shewmaker@energy.ca.gov::cb82df3a-38ca-44c6-b621-0d2fa4353328"/>
  </w15:person>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bFTGR3mKMUqPxpKLjd4/kU1IH8WKF4aTIELSMUNXqSEFzZh/Gs06Vie7cw9EDRN22olqEiIT3YJD3Vd6IDbX+w==" w:salt="kRPrwAN/ZsY5QpHlS1/Fsg=="/>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4"/>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317B"/>
    <w:rsid w:val="0000541A"/>
    <w:rsid w:val="00011BC3"/>
    <w:rsid w:val="00013858"/>
    <w:rsid w:val="00014A11"/>
    <w:rsid w:val="00020D4A"/>
    <w:rsid w:val="00023ECE"/>
    <w:rsid w:val="00032684"/>
    <w:rsid w:val="000367BC"/>
    <w:rsid w:val="00056B9D"/>
    <w:rsid w:val="00081774"/>
    <w:rsid w:val="0008353E"/>
    <w:rsid w:val="00091FBA"/>
    <w:rsid w:val="0009311F"/>
    <w:rsid w:val="00096C49"/>
    <w:rsid w:val="000A5169"/>
    <w:rsid w:val="000B05C9"/>
    <w:rsid w:val="000B64C1"/>
    <w:rsid w:val="000C1987"/>
    <w:rsid w:val="000C5AC9"/>
    <w:rsid w:val="000D1CB5"/>
    <w:rsid w:val="000D32E3"/>
    <w:rsid w:val="000D50C2"/>
    <w:rsid w:val="000E084F"/>
    <w:rsid w:val="000F3409"/>
    <w:rsid w:val="000F3C9E"/>
    <w:rsid w:val="001046D3"/>
    <w:rsid w:val="00107CC3"/>
    <w:rsid w:val="00122B26"/>
    <w:rsid w:val="001531F1"/>
    <w:rsid w:val="00157308"/>
    <w:rsid w:val="00163079"/>
    <w:rsid w:val="0016315C"/>
    <w:rsid w:val="00165FD3"/>
    <w:rsid w:val="00170A61"/>
    <w:rsid w:val="00171BD5"/>
    <w:rsid w:val="00172D21"/>
    <w:rsid w:val="00173043"/>
    <w:rsid w:val="0017724F"/>
    <w:rsid w:val="00177998"/>
    <w:rsid w:val="00181B3E"/>
    <w:rsid w:val="001835DF"/>
    <w:rsid w:val="0019189F"/>
    <w:rsid w:val="00195B7D"/>
    <w:rsid w:val="00197CD7"/>
    <w:rsid w:val="001A5445"/>
    <w:rsid w:val="001A794A"/>
    <w:rsid w:val="001B0B2D"/>
    <w:rsid w:val="001B14D6"/>
    <w:rsid w:val="001B4FAD"/>
    <w:rsid w:val="001B6B55"/>
    <w:rsid w:val="001B7920"/>
    <w:rsid w:val="001C4084"/>
    <w:rsid w:val="001C4335"/>
    <w:rsid w:val="001C5250"/>
    <w:rsid w:val="001D4EC1"/>
    <w:rsid w:val="001E5CD5"/>
    <w:rsid w:val="001E5EB4"/>
    <w:rsid w:val="001E7C38"/>
    <w:rsid w:val="001F1EB8"/>
    <w:rsid w:val="002057B8"/>
    <w:rsid w:val="0021513C"/>
    <w:rsid w:val="00217730"/>
    <w:rsid w:val="0022167C"/>
    <w:rsid w:val="00223EF9"/>
    <w:rsid w:val="00231102"/>
    <w:rsid w:val="00231CFA"/>
    <w:rsid w:val="00240435"/>
    <w:rsid w:val="00240C6E"/>
    <w:rsid w:val="002478EC"/>
    <w:rsid w:val="0025202D"/>
    <w:rsid w:val="0025221D"/>
    <w:rsid w:val="0025389B"/>
    <w:rsid w:val="00254312"/>
    <w:rsid w:val="00255406"/>
    <w:rsid w:val="0027204B"/>
    <w:rsid w:val="00281F58"/>
    <w:rsid w:val="00282299"/>
    <w:rsid w:val="0028362C"/>
    <w:rsid w:val="0029155F"/>
    <w:rsid w:val="0029261F"/>
    <w:rsid w:val="002A6FF6"/>
    <w:rsid w:val="002B4718"/>
    <w:rsid w:val="002B5597"/>
    <w:rsid w:val="002B78D5"/>
    <w:rsid w:val="002C1AD1"/>
    <w:rsid w:val="002C7854"/>
    <w:rsid w:val="002D43DB"/>
    <w:rsid w:val="002D4ABD"/>
    <w:rsid w:val="002D6F47"/>
    <w:rsid w:val="002D72F5"/>
    <w:rsid w:val="002E0EE1"/>
    <w:rsid w:val="002E1B82"/>
    <w:rsid w:val="002E227D"/>
    <w:rsid w:val="002E299F"/>
    <w:rsid w:val="002E7F09"/>
    <w:rsid w:val="002F4374"/>
    <w:rsid w:val="00305DBA"/>
    <w:rsid w:val="0031464C"/>
    <w:rsid w:val="003166AF"/>
    <w:rsid w:val="00317238"/>
    <w:rsid w:val="00325C06"/>
    <w:rsid w:val="00333ED8"/>
    <w:rsid w:val="0033443A"/>
    <w:rsid w:val="00353309"/>
    <w:rsid w:val="00354879"/>
    <w:rsid w:val="00366476"/>
    <w:rsid w:val="00366BD6"/>
    <w:rsid w:val="00367B59"/>
    <w:rsid w:val="0037008C"/>
    <w:rsid w:val="003701BD"/>
    <w:rsid w:val="00381466"/>
    <w:rsid w:val="003821BA"/>
    <w:rsid w:val="00382CD6"/>
    <w:rsid w:val="00387D38"/>
    <w:rsid w:val="003A047B"/>
    <w:rsid w:val="003A091F"/>
    <w:rsid w:val="003A3634"/>
    <w:rsid w:val="003B76B5"/>
    <w:rsid w:val="003C1E23"/>
    <w:rsid w:val="003C2745"/>
    <w:rsid w:val="003C5860"/>
    <w:rsid w:val="003C5E86"/>
    <w:rsid w:val="003E21BB"/>
    <w:rsid w:val="003E419E"/>
    <w:rsid w:val="003E71E0"/>
    <w:rsid w:val="003F00EC"/>
    <w:rsid w:val="003F23E6"/>
    <w:rsid w:val="003F398B"/>
    <w:rsid w:val="003F62A0"/>
    <w:rsid w:val="00400BDB"/>
    <w:rsid w:val="00410903"/>
    <w:rsid w:val="004130B2"/>
    <w:rsid w:val="0041609D"/>
    <w:rsid w:val="0041739F"/>
    <w:rsid w:val="00421E7D"/>
    <w:rsid w:val="00421FA8"/>
    <w:rsid w:val="0042272B"/>
    <w:rsid w:val="00425C89"/>
    <w:rsid w:val="00427DFA"/>
    <w:rsid w:val="004316BE"/>
    <w:rsid w:val="004348D8"/>
    <w:rsid w:val="00450807"/>
    <w:rsid w:val="00454E36"/>
    <w:rsid w:val="00457345"/>
    <w:rsid w:val="00460319"/>
    <w:rsid w:val="00467478"/>
    <w:rsid w:val="004713DE"/>
    <w:rsid w:val="0047600B"/>
    <w:rsid w:val="004803D4"/>
    <w:rsid w:val="00480F53"/>
    <w:rsid w:val="0048439E"/>
    <w:rsid w:val="00495F54"/>
    <w:rsid w:val="00497DDD"/>
    <w:rsid w:val="00497E2F"/>
    <w:rsid w:val="004A0673"/>
    <w:rsid w:val="004A1BB8"/>
    <w:rsid w:val="004A4AEF"/>
    <w:rsid w:val="004B1299"/>
    <w:rsid w:val="004C4607"/>
    <w:rsid w:val="004C4B9D"/>
    <w:rsid w:val="004C6C23"/>
    <w:rsid w:val="004D24AC"/>
    <w:rsid w:val="004E267C"/>
    <w:rsid w:val="004E630F"/>
    <w:rsid w:val="004E67B1"/>
    <w:rsid w:val="004F4690"/>
    <w:rsid w:val="004F5024"/>
    <w:rsid w:val="004F524D"/>
    <w:rsid w:val="00503342"/>
    <w:rsid w:val="00504E76"/>
    <w:rsid w:val="00510C65"/>
    <w:rsid w:val="00510EB5"/>
    <w:rsid w:val="00512712"/>
    <w:rsid w:val="005148D6"/>
    <w:rsid w:val="0052113E"/>
    <w:rsid w:val="005227DA"/>
    <w:rsid w:val="00525832"/>
    <w:rsid w:val="0053362D"/>
    <w:rsid w:val="00536AA3"/>
    <w:rsid w:val="00537664"/>
    <w:rsid w:val="00553651"/>
    <w:rsid w:val="005617C5"/>
    <w:rsid w:val="005646A2"/>
    <w:rsid w:val="00566D9F"/>
    <w:rsid w:val="005700F0"/>
    <w:rsid w:val="00570FEA"/>
    <w:rsid w:val="00571D0B"/>
    <w:rsid w:val="005774A9"/>
    <w:rsid w:val="00583C81"/>
    <w:rsid w:val="00584AAF"/>
    <w:rsid w:val="00585B39"/>
    <w:rsid w:val="00595EC9"/>
    <w:rsid w:val="005A57F7"/>
    <w:rsid w:val="005A593D"/>
    <w:rsid w:val="005B0D9D"/>
    <w:rsid w:val="005B48AA"/>
    <w:rsid w:val="005B6312"/>
    <w:rsid w:val="005C0059"/>
    <w:rsid w:val="005E19CD"/>
    <w:rsid w:val="005E1C15"/>
    <w:rsid w:val="005F1465"/>
    <w:rsid w:val="005F2ADF"/>
    <w:rsid w:val="005F4748"/>
    <w:rsid w:val="0060014C"/>
    <w:rsid w:val="006045D5"/>
    <w:rsid w:val="006124DF"/>
    <w:rsid w:val="00621003"/>
    <w:rsid w:val="00630960"/>
    <w:rsid w:val="00636181"/>
    <w:rsid w:val="00642F49"/>
    <w:rsid w:val="00657706"/>
    <w:rsid w:val="006614CE"/>
    <w:rsid w:val="00662D8F"/>
    <w:rsid w:val="00670386"/>
    <w:rsid w:val="006803FF"/>
    <w:rsid w:val="00681DC7"/>
    <w:rsid w:val="00685389"/>
    <w:rsid w:val="00691DE3"/>
    <w:rsid w:val="00693159"/>
    <w:rsid w:val="006950F5"/>
    <w:rsid w:val="00696A1D"/>
    <w:rsid w:val="006A4DFF"/>
    <w:rsid w:val="006A545B"/>
    <w:rsid w:val="006B577E"/>
    <w:rsid w:val="006B7ACC"/>
    <w:rsid w:val="006B7E71"/>
    <w:rsid w:val="006C1E71"/>
    <w:rsid w:val="006C20D7"/>
    <w:rsid w:val="006C5CC0"/>
    <w:rsid w:val="006D1864"/>
    <w:rsid w:val="006D3965"/>
    <w:rsid w:val="006E236F"/>
    <w:rsid w:val="006E561D"/>
    <w:rsid w:val="0070083F"/>
    <w:rsid w:val="00703E08"/>
    <w:rsid w:val="00715475"/>
    <w:rsid w:val="00721F39"/>
    <w:rsid w:val="00733ECB"/>
    <w:rsid w:val="00735772"/>
    <w:rsid w:val="0074637C"/>
    <w:rsid w:val="00752910"/>
    <w:rsid w:val="00760262"/>
    <w:rsid w:val="00766464"/>
    <w:rsid w:val="00767127"/>
    <w:rsid w:val="00767C38"/>
    <w:rsid w:val="007722D6"/>
    <w:rsid w:val="00773125"/>
    <w:rsid w:val="00773243"/>
    <w:rsid w:val="00775AFE"/>
    <w:rsid w:val="00776634"/>
    <w:rsid w:val="00776CB9"/>
    <w:rsid w:val="007770C5"/>
    <w:rsid w:val="00777B2F"/>
    <w:rsid w:val="00785C1B"/>
    <w:rsid w:val="007961C2"/>
    <w:rsid w:val="00796556"/>
    <w:rsid w:val="007A31CB"/>
    <w:rsid w:val="007B7538"/>
    <w:rsid w:val="007B77D7"/>
    <w:rsid w:val="007C0F62"/>
    <w:rsid w:val="007C670E"/>
    <w:rsid w:val="007D46C5"/>
    <w:rsid w:val="007E1B54"/>
    <w:rsid w:val="007E1CA9"/>
    <w:rsid w:val="007F13B1"/>
    <w:rsid w:val="007F583F"/>
    <w:rsid w:val="0080000B"/>
    <w:rsid w:val="00800F1C"/>
    <w:rsid w:val="00801385"/>
    <w:rsid w:val="008103E6"/>
    <w:rsid w:val="00813B11"/>
    <w:rsid w:val="00840617"/>
    <w:rsid w:val="00840901"/>
    <w:rsid w:val="008433C6"/>
    <w:rsid w:val="00850A0C"/>
    <w:rsid w:val="00853622"/>
    <w:rsid w:val="008550A7"/>
    <w:rsid w:val="00865606"/>
    <w:rsid w:val="00867FF0"/>
    <w:rsid w:val="00871549"/>
    <w:rsid w:val="00871BD4"/>
    <w:rsid w:val="008723C0"/>
    <w:rsid w:val="00875D94"/>
    <w:rsid w:val="00885FDA"/>
    <w:rsid w:val="00886F2C"/>
    <w:rsid w:val="00890110"/>
    <w:rsid w:val="008955BB"/>
    <w:rsid w:val="008956DB"/>
    <w:rsid w:val="008B0F77"/>
    <w:rsid w:val="008C0596"/>
    <w:rsid w:val="008C070F"/>
    <w:rsid w:val="008C5604"/>
    <w:rsid w:val="008D3313"/>
    <w:rsid w:val="008D38B9"/>
    <w:rsid w:val="008D7360"/>
    <w:rsid w:val="008E31AE"/>
    <w:rsid w:val="008E625B"/>
    <w:rsid w:val="008E6C57"/>
    <w:rsid w:val="008F0CB1"/>
    <w:rsid w:val="008F386E"/>
    <w:rsid w:val="00900AFB"/>
    <w:rsid w:val="00904BD2"/>
    <w:rsid w:val="00910794"/>
    <w:rsid w:val="0091667B"/>
    <w:rsid w:val="00917497"/>
    <w:rsid w:val="0092223B"/>
    <w:rsid w:val="0092568A"/>
    <w:rsid w:val="009313CC"/>
    <w:rsid w:val="009351D2"/>
    <w:rsid w:val="00942418"/>
    <w:rsid w:val="0094704E"/>
    <w:rsid w:val="0096073A"/>
    <w:rsid w:val="00972A7E"/>
    <w:rsid w:val="00976030"/>
    <w:rsid w:val="009762F6"/>
    <w:rsid w:val="009771A2"/>
    <w:rsid w:val="0097787E"/>
    <w:rsid w:val="00984EF7"/>
    <w:rsid w:val="00985E04"/>
    <w:rsid w:val="009924DA"/>
    <w:rsid w:val="00997081"/>
    <w:rsid w:val="009A3C4E"/>
    <w:rsid w:val="009A3CC5"/>
    <w:rsid w:val="009A4ED0"/>
    <w:rsid w:val="009A5280"/>
    <w:rsid w:val="009B2C1F"/>
    <w:rsid w:val="009B5C14"/>
    <w:rsid w:val="009B5C22"/>
    <w:rsid w:val="009C2A67"/>
    <w:rsid w:val="009C6C13"/>
    <w:rsid w:val="009E2C1C"/>
    <w:rsid w:val="009E535A"/>
    <w:rsid w:val="009E64C4"/>
    <w:rsid w:val="009F1B8A"/>
    <w:rsid w:val="009F4648"/>
    <w:rsid w:val="009F4793"/>
    <w:rsid w:val="009F7C77"/>
    <w:rsid w:val="00A01B9A"/>
    <w:rsid w:val="00A041F9"/>
    <w:rsid w:val="00A066EB"/>
    <w:rsid w:val="00A07333"/>
    <w:rsid w:val="00A16554"/>
    <w:rsid w:val="00A2186D"/>
    <w:rsid w:val="00A30EA0"/>
    <w:rsid w:val="00A36284"/>
    <w:rsid w:val="00A42BCC"/>
    <w:rsid w:val="00A43D5E"/>
    <w:rsid w:val="00A43DE1"/>
    <w:rsid w:val="00A45016"/>
    <w:rsid w:val="00A55A8D"/>
    <w:rsid w:val="00A66903"/>
    <w:rsid w:val="00A71449"/>
    <w:rsid w:val="00A7427E"/>
    <w:rsid w:val="00A8014F"/>
    <w:rsid w:val="00A938BF"/>
    <w:rsid w:val="00A95262"/>
    <w:rsid w:val="00A97500"/>
    <w:rsid w:val="00AA0537"/>
    <w:rsid w:val="00AA1608"/>
    <w:rsid w:val="00AA1D22"/>
    <w:rsid w:val="00AA7D5B"/>
    <w:rsid w:val="00AB4C89"/>
    <w:rsid w:val="00AB7F27"/>
    <w:rsid w:val="00AD0E7D"/>
    <w:rsid w:val="00AD43C8"/>
    <w:rsid w:val="00AD6BA1"/>
    <w:rsid w:val="00AE07F8"/>
    <w:rsid w:val="00AE09B1"/>
    <w:rsid w:val="00AE1F34"/>
    <w:rsid w:val="00AE4835"/>
    <w:rsid w:val="00B02DA6"/>
    <w:rsid w:val="00B07ED0"/>
    <w:rsid w:val="00B20F45"/>
    <w:rsid w:val="00B272DC"/>
    <w:rsid w:val="00B33935"/>
    <w:rsid w:val="00B360A2"/>
    <w:rsid w:val="00B40977"/>
    <w:rsid w:val="00B450BD"/>
    <w:rsid w:val="00B50144"/>
    <w:rsid w:val="00B5026C"/>
    <w:rsid w:val="00B52123"/>
    <w:rsid w:val="00B549F3"/>
    <w:rsid w:val="00B572A0"/>
    <w:rsid w:val="00B62A8D"/>
    <w:rsid w:val="00B70215"/>
    <w:rsid w:val="00B7609F"/>
    <w:rsid w:val="00B76A80"/>
    <w:rsid w:val="00B86E8A"/>
    <w:rsid w:val="00B93D02"/>
    <w:rsid w:val="00B94879"/>
    <w:rsid w:val="00B95F54"/>
    <w:rsid w:val="00BA18B8"/>
    <w:rsid w:val="00BA47A4"/>
    <w:rsid w:val="00BA77C1"/>
    <w:rsid w:val="00BB1C9A"/>
    <w:rsid w:val="00BB73AE"/>
    <w:rsid w:val="00BB7FEB"/>
    <w:rsid w:val="00BC0866"/>
    <w:rsid w:val="00BC0CC6"/>
    <w:rsid w:val="00BC156C"/>
    <w:rsid w:val="00BC2FA4"/>
    <w:rsid w:val="00BE101B"/>
    <w:rsid w:val="00BE4084"/>
    <w:rsid w:val="00BE705B"/>
    <w:rsid w:val="00BF1ADA"/>
    <w:rsid w:val="00BF2620"/>
    <w:rsid w:val="00BF492D"/>
    <w:rsid w:val="00BF69B9"/>
    <w:rsid w:val="00C003FC"/>
    <w:rsid w:val="00C006FF"/>
    <w:rsid w:val="00C13C13"/>
    <w:rsid w:val="00C2000B"/>
    <w:rsid w:val="00C20598"/>
    <w:rsid w:val="00C2071A"/>
    <w:rsid w:val="00C26C77"/>
    <w:rsid w:val="00C33FD0"/>
    <w:rsid w:val="00C34ADC"/>
    <w:rsid w:val="00C3527F"/>
    <w:rsid w:val="00C45D3C"/>
    <w:rsid w:val="00C4700A"/>
    <w:rsid w:val="00C511E6"/>
    <w:rsid w:val="00C52C97"/>
    <w:rsid w:val="00C55ED3"/>
    <w:rsid w:val="00C62026"/>
    <w:rsid w:val="00C65A7D"/>
    <w:rsid w:val="00C70CDD"/>
    <w:rsid w:val="00C77D58"/>
    <w:rsid w:val="00C82B7C"/>
    <w:rsid w:val="00C83E2B"/>
    <w:rsid w:val="00C86798"/>
    <w:rsid w:val="00C93EDD"/>
    <w:rsid w:val="00CA2650"/>
    <w:rsid w:val="00CA3A31"/>
    <w:rsid w:val="00CB305B"/>
    <w:rsid w:val="00CB4F4A"/>
    <w:rsid w:val="00CB7D40"/>
    <w:rsid w:val="00CC7189"/>
    <w:rsid w:val="00CD7556"/>
    <w:rsid w:val="00CE0524"/>
    <w:rsid w:val="00CF6E33"/>
    <w:rsid w:val="00D03609"/>
    <w:rsid w:val="00D06BAD"/>
    <w:rsid w:val="00D25121"/>
    <w:rsid w:val="00D30F85"/>
    <w:rsid w:val="00D4040A"/>
    <w:rsid w:val="00D43810"/>
    <w:rsid w:val="00D71E52"/>
    <w:rsid w:val="00D71E8F"/>
    <w:rsid w:val="00D721FF"/>
    <w:rsid w:val="00D74324"/>
    <w:rsid w:val="00D77F0F"/>
    <w:rsid w:val="00D814DE"/>
    <w:rsid w:val="00D86638"/>
    <w:rsid w:val="00D901B0"/>
    <w:rsid w:val="00D968B9"/>
    <w:rsid w:val="00D974B6"/>
    <w:rsid w:val="00DA1818"/>
    <w:rsid w:val="00DA3532"/>
    <w:rsid w:val="00DA6E23"/>
    <w:rsid w:val="00DB5A43"/>
    <w:rsid w:val="00DC0A4C"/>
    <w:rsid w:val="00DD2C34"/>
    <w:rsid w:val="00DD4C67"/>
    <w:rsid w:val="00DF289D"/>
    <w:rsid w:val="00DF2BF8"/>
    <w:rsid w:val="00DF3F12"/>
    <w:rsid w:val="00DF72AC"/>
    <w:rsid w:val="00E04990"/>
    <w:rsid w:val="00E103B3"/>
    <w:rsid w:val="00E1336F"/>
    <w:rsid w:val="00E136A4"/>
    <w:rsid w:val="00E16262"/>
    <w:rsid w:val="00E223BF"/>
    <w:rsid w:val="00E2270F"/>
    <w:rsid w:val="00E22F80"/>
    <w:rsid w:val="00E320A8"/>
    <w:rsid w:val="00E32371"/>
    <w:rsid w:val="00E369CC"/>
    <w:rsid w:val="00E40FE0"/>
    <w:rsid w:val="00E50F7D"/>
    <w:rsid w:val="00E56510"/>
    <w:rsid w:val="00E67669"/>
    <w:rsid w:val="00E74533"/>
    <w:rsid w:val="00E74C2E"/>
    <w:rsid w:val="00E817F3"/>
    <w:rsid w:val="00E81D5E"/>
    <w:rsid w:val="00E938AC"/>
    <w:rsid w:val="00EA01F0"/>
    <w:rsid w:val="00EA4B2F"/>
    <w:rsid w:val="00EA5E99"/>
    <w:rsid w:val="00EA7549"/>
    <w:rsid w:val="00EB0599"/>
    <w:rsid w:val="00EB2491"/>
    <w:rsid w:val="00EB61D5"/>
    <w:rsid w:val="00EB7663"/>
    <w:rsid w:val="00EC07D1"/>
    <w:rsid w:val="00EC187A"/>
    <w:rsid w:val="00EC2C94"/>
    <w:rsid w:val="00EC7325"/>
    <w:rsid w:val="00ED64E6"/>
    <w:rsid w:val="00EE5B36"/>
    <w:rsid w:val="00EF0AEF"/>
    <w:rsid w:val="00EF1553"/>
    <w:rsid w:val="00EF1BC9"/>
    <w:rsid w:val="00EF2268"/>
    <w:rsid w:val="00EF5BE6"/>
    <w:rsid w:val="00F05C12"/>
    <w:rsid w:val="00F06509"/>
    <w:rsid w:val="00F108EE"/>
    <w:rsid w:val="00F11DB2"/>
    <w:rsid w:val="00F12D07"/>
    <w:rsid w:val="00F22EB6"/>
    <w:rsid w:val="00F27E5D"/>
    <w:rsid w:val="00F325C0"/>
    <w:rsid w:val="00F328CD"/>
    <w:rsid w:val="00F35C04"/>
    <w:rsid w:val="00F37929"/>
    <w:rsid w:val="00F47523"/>
    <w:rsid w:val="00F47707"/>
    <w:rsid w:val="00F502B3"/>
    <w:rsid w:val="00F55109"/>
    <w:rsid w:val="00F56603"/>
    <w:rsid w:val="00F62D88"/>
    <w:rsid w:val="00F7154F"/>
    <w:rsid w:val="00F743C3"/>
    <w:rsid w:val="00F75684"/>
    <w:rsid w:val="00F75F46"/>
    <w:rsid w:val="00F77597"/>
    <w:rsid w:val="00F85124"/>
    <w:rsid w:val="00F9036A"/>
    <w:rsid w:val="00F938B0"/>
    <w:rsid w:val="00FA1A01"/>
    <w:rsid w:val="00FB41F0"/>
    <w:rsid w:val="00FB5664"/>
    <w:rsid w:val="00FB5A93"/>
    <w:rsid w:val="00FC1332"/>
    <w:rsid w:val="00FC2080"/>
    <w:rsid w:val="00FC4B01"/>
    <w:rsid w:val="00FD05D0"/>
    <w:rsid w:val="00FD1577"/>
    <w:rsid w:val="00FD238C"/>
    <w:rsid w:val="00FD549A"/>
    <w:rsid w:val="00FD6322"/>
    <w:rsid w:val="00FE02FA"/>
    <w:rsid w:val="00FE36E7"/>
    <w:rsid w:val="00FE415B"/>
    <w:rsid w:val="00FF42BC"/>
    <w:rsid w:val="00FF6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64"/>
    <o:shapelayout v:ext="edit">
      <o:idmap v:ext="edit" data="1"/>
    </o:shapelayout>
  </w:shapeDefaults>
  <w:decimalSymbol w:val="."/>
  <w:listSeparator w:val=","/>
  <w14:docId w14:val="4A3A5A0F"/>
  <w15:docId w15:val="{9CD73659-0658-4F60-A2C9-95033FA8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33116">
      <w:bodyDiv w:val="1"/>
      <w:marLeft w:val="0"/>
      <w:marRight w:val="0"/>
      <w:marTop w:val="0"/>
      <w:marBottom w:val="0"/>
      <w:divBdr>
        <w:top w:val="none" w:sz="0" w:space="0" w:color="auto"/>
        <w:left w:val="none" w:sz="0" w:space="0" w:color="auto"/>
        <w:bottom w:val="none" w:sz="0" w:space="0" w:color="auto"/>
        <w:right w:val="none" w:sz="0" w:space="0" w:color="auto"/>
      </w:divBdr>
    </w:div>
    <w:div w:id="1888450728">
      <w:marLeft w:val="0"/>
      <w:marRight w:val="0"/>
      <w:marTop w:val="0"/>
      <w:marBottom w:val="0"/>
      <w:divBdr>
        <w:top w:val="none" w:sz="0" w:space="0" w:color="auto"/>
        <w:left w:val="none" w:sz="0" w:space="0" w:color="auto"/>
        <w:bottom w:val="none" w:sz="0" w:space="0" w:color="auto"/>
        <w:right w:val="none" w:sz="0" w:space="0" w:color="auto"/>
      </w:divBdr>
    </w:div>
    <w:div w:id="188845072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440CB217-BF0F-416F-AE6E-7F12B70861FC}">
  <ds:schemaRefs>
    <ds:schemaRef ds:uri="http://schemas.openxmlformats.org/officeDocument/2006/bibliography"/>
  </ds:schemaRefs>
</ds:datastoreItem>
</file>

<file path=customXml/itemProps2.xml><?xml version="1.0" encoding="utf-8"?>
<ds:datastoreItem xmlns:ds="http://schemas.openxmlformats.org/officeDocument/2006/customXml" ds:itemID="{87169869-2F0C-48E2-9E0F-2DBF5C18AA89}">
  <ds:schemaRefs>
    <ds:schemaRef ds:uri="http://schemas.microsoft.com/sharepoint/v3/contenttype/forms"/>
  </ds:schemaRefs>
</ds:datastoreItem>
</file>

<file path=customXml/itemProps3.xml><?xml version="1.0" encoding="utf-8"?>
<ds:datastoreItem xmlns:ds="http://schemas.openxmlformats.org/officeDocument/2006/customXml" ds:itemID="{816B7EFC-60E7-4752-A180-E0825A673F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45A797-BFA8-4D3D-BBE6-331AC7A88D4F}">
  <ds:schemaRefs>
    <ds:schemaRef ds:uri="http://www.w3.org/XML/1998/namespace"/>
    <ds:schemaRef ds:uri="http://schemas.openxmlformats.org/package/2006/metadata/core-properties"/>
    <ds:schemaRef ds:uri="http://purl.org/dc/terms/"/>
    <ds:schemaRef ds:uri="http://schemas.microsoft.com/office/2006/metadata/properties"/>
    <ds:schemaRef ds:uri="5067c814-4b34-462c-a21d-c185ff6548d2"/>
    <ds:schemaRef ds:uri="http://schemas.microsoft.com/office/2006/documentManagement/types"/>
    <ds:schemaRef ds:uri="http://schemas.microsoft.com/office/infopath/2007/PartnerControls"/>
    <ds:schemaRef ds:uri="785685f2-c2e1-4352-89aa-3faca8eaba52"/>
    <ds:schemaRef ds:uri="http://purl.org/dc/dcmityp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8</Pages>
  <Words>3070</Words>
  <Characters>17500</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20529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Geiser, Che@Energy</cp:lastModifiedBy>
  <cp:revision>40</cp:revision>
  <cp:lastPrinted>2013-09-13T16:00:00Z</cp:lastPrinted>
  <dcterms:created xsi:type="dcterms:W3CDTF">2018-11-19T18:01:00Z</dcterms:created>
  <dcterms:modified xsi:type="dcterms:W3CDTF">2022-04-11T20:46:00Z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