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7056D7" w14:paraId="0435B139" w14:textId="77777777" w:rsidTr="003952E1">
        <w:tc>
          <w:tcPr>
            <w:tcW w:w="11016" w:type="dxa"/>
          </w:tcPr>
          <w:p w14:paraId="0435B138" w14:textId="3DA6583A" w:rsidR="007056D7" w:rsidRDefault="007056D7" w:rsidP="003952E1">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0435B13A" w14:textId="77777777" w:rsidR="007056D7" w:rsidRPr="009D3D1C"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604"/>
        <w:gridCol w:w="5548"/>
      </w:tblGrid>
      <w:tr w:rsidR="007056D7" w:rsidRPr="00D2491C" w14:paraId="0435B13C" w14:textId="77777777" w:rsidTr="00B1391E">
        <w:tc>
          <w:tcPr>
            <w:tcW w:w="10790" w:type="dxa"/>
            <w:gridSpan w:val="3"/>
          </w:tcPr>
          <w:p w14:paraId="0435B13B" w14:textId="75E84CF1"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0" w:author="Alhabibi, Haider@Energy" w:date="2021-12-12T17:18:00Z">
              <w:r w:rsidR="00BD332A">
                <w:rPr>
                  <w:rFonts w:asciiTheme="minorHAnsi" w:hAnsiTheme="minorHAnsi"/>
                  <w:b/>
                  <w:szCs w:val="18"/>
                </w:rPr>
                <w:t>W</w:t>
              </w:r>
            </w:ins>
            <w:ins w:id="1" w:author="Alhabibi, Haider@Energy" w:date="2021-12-12T17:19:00Z">
              <w:r w:rsidR="00733FD8">
                <w:rPr>
                  <w:rFonts w:asciiTheme="minorHAnsi" w:hAnsiTheme="minorHAnsi"/>
                  <w:b/>
                  <w:szCs w:val="18"/>
                </w:rPr>
                <w:t>hole-</w:t>
              </w:r>
            </w:ins>
            <w:r w:rsidRPr="00500C2C">
              <w:rPr>
                <w:rFonts w:asciiTheme="minorHAnsi" w:hAnsiTheme="minorHAnsi"/>
                <w:b/>
                <w:szCs w:val="18"/>
              </w:rPr>
              <w:t>Dwelling Mechanical Ventilation - General Information</w:t>
            </w:r>
          </w:p>
        </w:tc>
      </w:tr>
      <w:tr w:rsidR="007056D7" w:rsidRPr="00D2491C" w14:paraId="0435B140" w14:textId="77777777" w:rsidTr="00B1391E">
        <w:trPr>
          <w:trHeight w:val="158"/>
        </w:trPr>
        <w:tc>
          <w:tcPr>
            <w:tcW w:w="638" w:type="dxa"/>
            <w:vAlign w:val="center"/>
          </w:tcPr>
          <w:p w14:paraId="0435B13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04" w:type="dxa"/>
            <w:vAlign w:val="center"/>
          </w:tcPr>
          <w:p w14:paraId="0435B13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48" w:type="dxa"/>
          </w:tcPr>
          <w:p w14:paraId="0435B13F" w14:textId="77777777" w:rsidR="007056D7" w:rsidRPr="00F5715E" w:rsidRDefault="007056D7" w:rsidP="003952E1">
            <w:pPr>
              <w:rPr>
                <w:rFonts w:asciiTheme="minorHAnsi" w:hAnsiTheme="minorHAnsi"/>
                <w:sz w:val="18"/>
                <w:szCs w:val="18"/>
              </w:rPr>
            </w:pPr>
          </w:p>
        </w:tc>
      </w:tr>
      <w:tr w:rsidR="007056D7" w:rsidRPr="00D2491C" w14:paraId="0435B144" w14:textId="77777777" w:rsidTr="00B1391E">
        <w:trPr>
          <w:trHeight w:val="158"/>
        </w:trPr>
        <w:tc>
          <w:tcPr>
            <w:tcW w:w="638" w:type="dxa"/>
            <w:vAlign w:val="center"/>
          </w:tcPr>
          <w:p w14:paraId="0435B14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4" w:type="dxa"/>
            <w:vAlign w:val="center"/>
          </w:tcPr>
          <w:p w14:paraId="0435B14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48" w:type="dxa"/>
          </w:tcPr>
          <w:p w14:paraId="0435B143" w14:textId="77777777" w:rsidR="007056D7" w:rsidRPr="00F5715E" w:rsidRDefault="007056D7" w:rsidP="003952E1">
            <w:pPr>
              <w:rPr>
                <w:rFonts w:asciiTheme="minorHAnsi" w:hAnsiTheme="minorHAnsi"/>
                <w:sz w:val="18"/>
                <w:szCs w:val="18"/>
              </w:rPr>
            </w:pPr>
          </w:p>
        </w:tc>
      </w:tr>
      <w:tr w:rsidR="007056D7" w:rsidRPr="00D2491C" w14:paraId="0435B148" w14:textId="77777777" w:rsidTr="00B1391E">
        <w:trPr>
          <w:trHeight w:val="158"/>
        </w:trPr>
        <w:tc>
          <w:tcPr>
            <w:tcW w:w="638" w:type="dxa"/>
            <w:vAlign w:val="center"/>
          </w:tcPr>
          <w:p w14:paraId="0435B14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4" w:type="dxa"/>
            <w:vAlign w:val="center"/>
          </w:tcPr>
          <w:p w14:paraId="0435B14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48" w:type="dxa"/>
          </w:tcPr>
          <w:p w14:paraId="0435B147" w14:textId="77777777" w:rsidR="007056D7" w:rsidRPr="00F5715E" w:rsidRDefault="007056D7" w:rsidP="003952E1">
            <w:pPr>
              <w:rPr>
                <w:rFonts w:asciiTheme="minorHAnsi" w:hAnsiTheme="minorHAnsi"/>
                <w:sz w:val="18"/>
                <w:szCs w:val="18"/>
              </w:rPr>
            </w:pPr>
          </w:p>
        </w:tc>
      </w:tr>
      <w:tr w:rsidR="007056D7" w:rsidRPr="00D2491C" w14:paraId="0435B14D" w14:textId="77777777" w:rsidTr="00B1391E">
        <w:trPr>
          <w:trHeight w:val="158"/>
        </w:trPr>
        <w:tc>
          <w:tcPr>
            <w:tcW w:w="638" w:type="dxa"/>
            <w:vAlign w:val="center"/>
          </w:tcPr>
          <w:p w14:paraId="0435B14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04" w:type="dxa"/>
            <w:vAlign w:val="center"/>
          </w:tcPr>
          <w:p w14:paraId="0435B14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4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48" w:type="dxa"/>
          </w:tcPr>
          <w:p w14:paraId="0435B14C" w14:textId="77777777" w:rsidR="007056D7" w:rsidRPr="00F5715E" w:rsidRDefault="007056D7" w:rsidP="003952E1">
            <w:pPr>
              <w:rPr>
                <w:rFonts w:asciiTheme="minorHAnsi" w:hAnsiTheme="minorHAnsi"/>
                <w:sz w:val="18"/>
                <w:szCs w:val="18"/>
              </w:rPr>
            </w:pPr>
          </w:p>
        </w:tc>
      </w:tr>
      <w:tr w:rsidR="007056D7" w:rsidRPr="00D2491C" w14:paraId="0435B152" w14:textId="77777777" w:rsidTr="00B1391E">
        <w:trPr>
          <w:trHeight w:val="158"/>
        </w:trPr>
        <w:tc>
          <w:tcPr>
            <w:tcW w:w="638" w:type="dxa"/>
            <w:vAlign w:val="center"/>
          </w:tcPr>
          <w:p w14:paraId="0435B14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04" w:type="dxa"/>
            <w:vAlign w:val="center"/>
          </w:tcPr>
          <w:p w14:paraId="0435B14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5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48" w:type="dxa"/>
          </w:tcPr>
          <w:p w14:paraId="0435B151" w14:textId="77777777" w:rsidR="007056D7" w:rsidRPr="00F5715E" w:rsidRDefault="007056D7" w:rsidP="003952E1">
            <w:pPr>
              <w:rPr>
                <w:rFonts w:asciiTheme="minorHAnsi" w:hAnsiTheme="minorHAnsi"/>
                <w:sz w:val="18"/>
                <w:szCs w:val="18"/>
              </w:rPr>
            </w:pPr>
          </w:p>
        </w:tc>
      </w:tr>
      <w:tr w:rsidR="007056D7" w:rsidRPr="00D2491C" w14:paraId="0435B173" w14:textId="77777777" w:rsidTr="00B1391E">
        <w:trPr>
          <w:trHeight w:val="158"/>
        </w:trPr>
        <w:tc>
          <w:tcPr>
            <w:tcW w:w="638" w:type="dxa"/>
            <w:vAlign w:val="center"/>
          </w:tcPr>
          <w:p w14:paraId="0435B170" w14:textId="4A8E93AE"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06</w:t>
            </w:r>
          </w:p>
        </w:tc>
        <w:tc>
          <w:tcPr>
            <w:tcW w:w="4604" w:type="dxa"/>
            <w:vAlign w:val="center"/>
          </w:tcPr>
          <w:p w14:paraId="0435B17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48" w:type="dxa"/>
          </w:tcPr>
          <w:p w14:paraId="0435B172" w14:textId="77777777" w:rsidR="007056D7" w:rsidRDefault="007056D7" w:rsidP="003952E1">
            <w:pPr>
              <w:rPr>
                <w:rFonts w:asciiTheme="minorHAnsi" w:hAnsiTheme="minorHAnsi"/>
                <w:sz w:val="18"/>
                <w:szCs w:val="18"/>
              </w:rPr>
            </w:pPr>
          </w:p>
        </w:tc>
      </w:tr>
      <w:tr w:rsidR="007056D7" w:rsidRPr="00D2491C" w14:paraId="0435B177" w14:textId="77777777" w:rsidTr="00B1391E">
        <w:trPr>
          <w:trHeight w:val="158"/>
        </w:trPr>
        <w:tc>
          <w:tcPr>
            <w:tcW w:w="638" w:type="dxa"/>
            <w:vAlign w:val="center"/>
          </w:tcPr>
          <w:p w14:paraId="0435B174" w14:textId="5AE31D2A"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07</w:t>
            </w:r>
          </w:p>
        </w:tc>
        <w:tc>
          <w:tcPr>
            <w:tcW w:w="4604" w:type="dxa"/>
            <w:vAlign w:val="center"/>
          </w:tcPr>
          <w:p w14:paraId="0435B17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48" w:type="dxa"/>
          </w:tcPr>
          <w:p w14:paraId="0435B176" w14:textId="77777777" w:rsidR="007056D7" w:rsidRDefault="007056D7" w:rsidP="003952E1">
            <w:pPr>
              <w:rPr>
                <w:rFonts w:asciiTheme="minorHAnsi" w:hAnsiTheme="minorHAnsi"/>
                <w:sz w:val="18"/>
                <w:szCs w:val="18"/>
              </w:rPr>
            </w:pPr>
          </w:p>
        </w:tc>
      </w:tr>
      <w:tr w:rsidR="007056D7" w:rsidRPr="00D2491C" w14:paraId="0435B190" w14:textId="77777777" w:rsidTr="00B1391E">
        <w:trPr>
          <w:trHeight w:val="158"/>
        </w:trPr>
        <w:tc>
          <w:tcPr>
            <w:tcW w:w="10790" w:type="dxa"/>
            <w:gridSpan w:val="3"/>
            <w:vAlign w:val="center"/>
          </w:tcPr>
          <w:p w14:paraId="0435B18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0435B18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191" w14:textId="77777777" w:rsidR="007056D7" w:rsidRPr="009D3D1C"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7056D7" w14:paraId="0435B193" w14:textId="77777777" w:rsidTr="003952E1">
        <w:tc>
          <w:tcPr>
            <w:tcW w:w="11016" w:type="dxa"/>
          </w:tcPr>
          <w:p w14:paraId="0435B192" w14:textId="3F5F9CEC" w:rsidR="007056D7" w:rsidRDefault="007056D7" w:rsidP="00D76417">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sidR="00D76417">
              <w:rPr>
                <w:rFonts w:asciiTheme="minorHAnsi" w:hAnsiTheme="minorHAnsi"/>
                <w:b/>
                <w:szCs w:val="18"/>
              </w:rPr>
              <w:t>c</w:t>
            </w:r>
            <w:r>
              <w:rPr>
                <w:rFonts w:asciiTheme="minorHAnsi" w:hAnsiTheme="minorHAnsi"/>
                <w:b/>
                <w:szCs w:val="18"/>
              </w:rPr>
              <w:t xml:space="preserve"> – Single Family</w:t>
            </w:r>
            <w:del w:id="2" w:author="Alhabibi, Haider@Energy" w:date="2021-12-12T17:19:00Z">
              <w:r w:rsidR="00D76417" w:rsidDel="00733FD8">
                <w:rPr>
                  <w:rFonts w:asciiTheme="minorHAnsi" w:hAnsiTheme="minorHAnsi"/>
                  <w:b/>
                  <w:szCs w:val="18"/>
                </w:rPr>
                <w:delText xml:space="preserve"> and Multifamily </w:delText>
              </w:r>
            </w:del>
            <w:r w:rsidR="00D76417">
              <w:rPr>
                <w:rFonts w:asciiTheme="minorHAnsi" w:hAnsiTheme="minorHAnsi"/>
                <w:b/>
                <w:szCs w:val="18"/>
              </w:rPr>
              <w:t>– Scheduled and Real-Time Control</w:t>
            </w:r>
          </w:p>
        </w:tc>
      </w:tr>
    </w:tbl>
    <w:p w14:paraId="0435B194" w14:textId="1CA5050E" w:rsidR="007056D7" w:rsidRDefault="007056D7" w:rsidP="007056D7">
      <w:pPr>
        <w:rPr>
          <w:ins w:id="3" w:author="Alhabibi, Haider@Energy" w:date="2022-01-18T08:28:00Z"/>
          <w:rFonts w:asciiTheme="minorHAnsi" w:hAnsiTheme="minorHAnsi" w:cstheme="minorHAnsi"/>
          <w:sz w:val="18"/>
          <w:szCs w:val="18"/>
        </w:rPr>
      </w:pPr>
    </w:p>
    <w:tbl>
      <w:tblPr>
        <w:tblStyle w:val="TableGrid"/>
        <w:tblW w:w="10795" w:type="dxa"/>
        <w:tblLook w:val="04A0" w:firstRow="1" w:lastRow="0" w:firstColumn="1" w:lastColumn="0" w:noHBand="0" w:noVBand="1"/>
        <w:tblPrChange w:id="4" w:author="Bucaneg, Haile@Energy" w:date="2022-02-09T10:52:00Z">
          <w:tblPr>
            <w:tblStyle w:val="TableGrid"/>
            <w:tblW w:w="0" w:type="auto"/>
            <w:tblLook w:val="04A0" w:firstRow="1" w:lastRow="0" w:firstColumn="1" w:lastColumn="0" w:noHBand="0" w:noVBand="1"/>
          </w:tblPr>
        </w:tblPrChange>
      </w:tblPr>
      <w:tblGrid>
        <w:gridCol w:w="3055"/>
        <w:gridCol w:w="3420"/>
        <w:gridCol w:w="4320"/>
        <w:tblGridChange w:id="5">
          <w:tblGrid>
            <w:gridCol w:w="1705"/>
            <w:gridCol w:w="2430"/>
            <w:gridCol w:w="3957"/>
            <w:gridCol w:w="2698"/>
          </w:tblGrid>
        </w:tblGridChange>
      </w:tblGrid>
      <w:tr w:rsidR="00BF7C42" w14:paraId="5137BDA8" w14:textId="77777777" w:rsidTr="0013312A">
        <w:trPr>
          <w:ins w:id="6" w:author="Alhabibi, Haider@Energy" w:date="2022-01-18T08:28:00Z"/>
        </w:trPr>
        <w:tc>
          <w:tcPr>
            <w:tcW w:w="10795" w:type="dxa"/>
            <w:gridSpan w:val="3"/>
            <w:tcPrChange w:id="7" w:author="Bucaneg, Haile@Energy" w:date="2022-02-09T10:52:00Z">
              <w:tcPr>
                <w:tcW w:w="10790" w:type="dxa"/>
                <w:gridSpan w:val="4"/>
              </w:tcPr>
            </w:tcPrChange>
          </w:tcPr>
          <w:p w14:paraId="3F4568B1" w14:textId="77777777" w:rsidR="00BF7C42" w:rsidRDefault="00BF7C42" w:rsidP="00690063">
            <w:pPr>
              <w:rPr>
                <w:ins w:id="8" w:author="Alhabibi, Haider@Energy" w:date="2022-01-18T08:28:00Z"/>
                <w:rFonts w:asciiTheme="minorHAnsi" w:hAnsiTheme="minorHAnsi" w:cstheme="minorHAnsi"/>
                <w:b/>
                <w:bCs/>
                <w:sz w:val="18"/>
                <w:szCs w:val="18"/>
              </w:rPr>
            </w:pPr>
            <w:ins w:id="9" w:author="Alhabibi, Haider@Energy" w:date="2022-01-18T08:28:00Z">
              <w:r>
                <w:rPr>
                  <w:rFonts w:asciiTheme="minorHAnsi" w:hAnsiTheme="minorHAnsi" w:cstheme="minorHAnsi"/>
                  <w:b/>
                  <w:bCs/>
                  <w:sz w:val="18"/>
                  <w:szCs w:val="18"/>
                </w:rPr>
                <w:t xml:space="preserve">B. </w:t>
              </w:r>
              <w:r w:rsidRPr="006D6921">
                <w:rPr>
                  <w:rFonts w:asciiTheme="minorHAnsi" w:hAnsiTheme="minorHAnsi" w:cstheme="minorHAnsi"/>
                  <w:b/>
                  <w:bCs/>
                  <w:sz w:val="18"/>
                  <w:szCs w:val="18"/>
                </w:rPr>
                <w:t>HRV or ERV</w:t>
              </w:r>
            </w:ins>
          </w:p>
          <w:p w14:paraId="64CE163B" w14:textId="77777777" w:rsidR="00BF7C42" w:rsidRPr="00367C46" w:rsidRDefault="00BF7C42" w:rsidP="00690063">
            <w:pPr>
              <w:rPr>
                <w:ins w:id="10" w:author="Alhabibi, Haider@Energy" w:date="2022-01-18T08:28:00Z"/>
                <w:rFonts w:asciiTheme="minorHAnsi" w:hAnsiTheme="minorHAnsi" w:cstheme="minorHAnsi"/>
                <w:sz w:val="18"/>
                <w:szCs w:val="18"/>
              </w:rPr>
            </w:pPr>
            <w:ins w:id="11" w:author="Alhabibi, Haider@Energy" w:date="2022-01-18T08:28:00Z">
              <w:r>
                <w:rPr>
                  <w:rFonts w:asciiTheme="minorHAnsi" w:hAnsiTheme="minorHAnsi" w:cstheme="minorHAnsi"/>
                  <w:sz w:val="18"/>
                  <w:szCs w:val="18"/>
                </w:rPr>
                <w:t>Balanced ventilation systems shall comply with appropriate requirements in 150.0(o)2C.</w:t>
              </w:r>
            </w:ins>
          </w:p>
        </w:tc>
      </w:tr>
      <w:tr w:rsidR="0013312A" w14:paraId="26E6CED9" w14:textId="77777777" w:rsidTr="0013312A">
        <w:trPr>
          <w:ins w:id="12" w:author="Alhabibi, Haider@Energy" w:date="2022-01-18T08:28:00Z"/>
          <w:trPrChange w:id="13" w:author="Bucaneg, Haile@Energy" w:date="2022-02-09T10:52:00Z">
            <w:trPr>
              <w:gridAfter w:val="0"/>
              <w:wAfter w:w="2698" w:type="dxa"/>
            </w:trPr>
          </w:trPrChange>
        </w:trPr>
        <w:tc>
          <w:tcPr>
            <w:tcW w:w="3055" w:type="dxa"/>
            <w:tcPrChange w:id="14" w:author="Bucaneg, Haile@Energy" w:date="2022-02-09T10:52:00Z">
              <w:tcPr>
                <w:tcW w:w="1705" w:type="dxa"/>
              </w:tcPr>
            </w:tcPrChange>
          </w:tcPr>
          <w:p w14:paraId="6273C945" w14:textId="77777777" w:rsidR="0013312A" w:rsidRDefault="0013312A" w:rsidP="00690063">
            <w:pPr>
              <w:rPr>
                <w:ins w:id="15" w:author="Alhabibi, Haider@Energy" w:date="2022-01-18T08:28:00Z"/>
                <w:rFonts w:asciiTheme="minorHAnsi" w:hAnsiTheme="minorHAnsi" w:cstheme="minorHAnsi"/>
                <w:sz w:val="18"/>
                <w:szCs w:val="18"/>
              </w:rPr>
            </w:pPr>
            <w:ins w:id="16" w:author="Alhabibi, Haider@Energy" w:date="2022-01-18T08:28:00Z">
              <w:r>
                <w:rPr>
                  <w:rFonts w:asciiTheme="minorHAnsi" w:hAnsiTheme="minorHAnsi" w:cstheme="minorHAnsi"/>
                  <w:sz w:val="18"/>
                  <w:szCs w:val="18"/>
                </w:rPr>
                <w:t>01</w:t>
              </w:r>
            </w:ins>
          </w:p>
        </w:tc>
        <w:tc>
          <w:tcPr>
            <w:tcW w:w="3420" w:type="dxa"/>
            <w:tcPrChange w:id="17" w:author="Bucaneg, Haile@Energy" w:date="2022-02-09T10:52:00Z">
              <w:tcPr>
                <w:tcW w:w="2430" w:type="dxa"/>
              </w:tcPr>
            </w:tcPrChange>
          </w:tcPr>
          <w:p w14:paraId="0EFD43D8" w14:textId="77777777" w:rsidR="0013312A" w:rsidRDefault="0013312A" w:rsidP="00690063">
            <w:pPr>
              <w:rPr>
                <w:ins w:id="18" w:author="Alhabibi, Haider@Energy" w:date="2022-01-18T08:28:00Z"/>
                <w:rFonts w:asciiTheme="minorHAnsi" w:hAnsiTheme="minorHAnsi" w:cstheme="minorHAnsi"/>
                <w:sz w:val="18"/>
                <w:szCs w:val="18"/>
              </w:rPr>
            </w:pPr>
            <w:ins w:id="19" w:author="Alhabibi, Haider@Energy" w:date="2022-01-18T08:28:00Z">
              <w:r>
                <w:rPr>
                  <w:rFonts w:asciiTheme="minorHAnsi" w:hAnsiTheme="minorHAnsi" w:cstheme="minorHAnsi"/>
                  <w:sz w:val="18"/>
                  <w:szCs w:val="18"/>
                </w:rPr>
                <w:t>02</w:t>
              </w:r>
            </w:ins>
          </w:p>
        </w:tc>
        <w:tc>
          <w:tcPr>
            <w:tcW w:w="4320" w:type="dxa"/>
            <w:tcPrChange w:id="20" w:author="Bucaneg, Haile@Energy" w:date="2022-02-09T10:52:00Z">
              <w:tcPr>
                <w:tcW w:w="3957" w:type="dxa"/>
              </w:tcPr>
            </w:tcPrChange>
          </w:tcPr>
          <w:p w14:paraId="25207EE7" w14:textId="77777777" w:rsidR="0013312A" w:rsidRDefault="0013312A" w:rsidP="00690063">
            <w:pPr>
              <w:rPr>
                <w:ins w:id="21" w:author="Alhabibi, Haider@Energy" w:date="2022-01-18T08:28:00Z"/>
                <w:rFonts w:asciiTheme="minorHAnsi" w:hAnsiTheme="minorHAnsi" w:cstheme="minorHAnsi"/>
                <w:sz w:val="18"/>
                <w:szCs w:val="18"/>
              </w:rPr>
            </w:pPr>
            <w:ins w:id="22" w:author="Alhabibi, Haider@Energy" w:date="2022-01-18T08:28:00Z">
              <w:r>
                <w:rPr>
                  <w:rFonts w:asciiTheme="minorHAnsi" w:hAnsiTheme="minorHAnsi" w:cstheme="minorHAnsi"/>
                  <w:sz w:val="18"/>
                  <w:szCs w:val="18"/>
                </w:rPr>
                <w:t>03</w:t>
              </w:r>
            </w:ins>
          </w:p>
        </w:tc>
      </w:tr>
      <w:tr w:rsidR="0013312A" w14:paraId="09EC61BB" w14:textId="77777777" w:rsidTr="0013312A">
        <w:trPr>
          <w:ins w:id="23" w:author="Alhabibi, Haider@Energy" w:date="2022-01-18T08:28:00Z"/>
          <w:trPrChange w:id="24" w:author="Bucaneg, Haile@Energy" w:date="2022-02-09T10:52:00Z">
            <w:trPr>
              <w:gridAfter w:val="0"/>
              <w:wAfter w:w="2698" w:type="dxa"/>
            </w:trPr>
          </w:trPrChange>
        </w:trPr>
        <w:tc>
          <w:tcPr>
            <w:tcW w:w="3055" w:type="dxa"/>
            <w:tcPrChange w:id="25" w:author="Bucaneg, Haile@Energy" w:date="2022-02-09T10:52:00Z">
              <w:tcPr>
                <w:tcW w:w="1705" w:type="dxa"/>
              </w:tcPr>
            </w:tcPrChange>
          </w:tcPr>
          <w:p w14:paraId="7F9A23BC" w14:textId="77777777" w:rsidR="0013312A" w:rsidRDefault="0013312A" w:rsidP="00690063">
            <w:pPr>
              <w:rPr>
                <w:ins w:id="26" w:author="Alhabibi, Haider@Energy" w:date="2022-01-18T08:28:00Z"/>
                <w:rFonts w:asciiTheme="minorHAnsi" w:hAnsiTheme="minorHAnsi" w:cstheme="minorHAnsi"/>
                <w:sz w:val="18"/>
                <w:szCs w:val="18"/>
              </w:rPr>
            </w:pPr>
            <w:ins w:id="27" w:author="Alhabibi, Haider@Energy" w:date="2022-01-18T08:28:00Z">
              <w:r>
                <w:rPr>
                  <w:rFonts w:asciiTheme="minorHAnsi" w:hAnsiTheme="minorHAnsi" w:cstheme="minorHAnsi"/>
                  <w:sz w:val="18"/>
                  <w:szCs w:val="18"/>
                </w:rPr>
                <w:t>Manufacturer Make</w:t>
              </w:r>
            </w:ins>
          </w:p>
        </w:tc>
        <w:tc>
          <w:tcPr>
            <w:tcW w:w="3420" w:type="dxa"/>
            <w:tcPrChange w:id="28" w:author="Bucaneg, Haile@Energy" w:date="2022-02-09T10:52:00Z">
              <w:tcPr>
                <w:tcW w:w="2430" w:type="dxa"/>
              </w:tcPr>
            </w:tcPrChange>
          </w:tcPr>
          <w:p w14:paraId="5759D962" w14:textId="77777777" w:rsidR="0013312A" w:rsidRDefault="0013312A" w:rsidP="00690063">
            <w:pPr>
              <w:rPr>
                <w:ins w:id="29" w:author="Alhabibi, Haider@Energy" w:date="2022-01-18T08:28:00Z"/>
                <w:rFonts w:asciiTheme="minorHAnsi" w:hAnsiTheme="minorHAnsi" w:cstheme="minorHAnsi"/>
                <w:sz w:val="18"/>
                <w:szCs w:val="18"/>
              </w:rPr>
            </w:pPr>
            <w:ins w:id="30" w:author="Alhabibi, Haider@Energy" w:date="2022-01-18T08:28:00Z">
              <w:r>
                <w:rPr>
                  <w:rFonts w:asciiTheme="minorHAnsi" w:hAnsiTheme="minorHAnsi" w:cstheme="minorHAnsi"/>
                  <w:sz w:val="18"/>
                  <w:szCs w:val="18"/>
                </w:rPr>
                <w:t>Manufacturer Model Number</w:t>
              </w:r>
            </w:ins>
          </w:p>
        </w:tc>
        <w:tc>
          <w:tcPr>
            <w:tcW w:w="4320" w:type="dxa"/>
            <w:tcPrChange w:id="31" w:author="Bucaneg, Haile@Energy" w:date="2022-02-09T10:52:00Z">
              <w:tcPr>
                <w:tcW w:w="3957" w:type="dxa"/>
              </w:tcPr>
            </w:tcPrChange>
          </w:tcPr>
          <w:p w14:paraId="2CF568A2" w14:textId="77777777" w:rsidR="0013312A" w:rsidRDefault="0013312A" w:rsidP="00690063">
            <w:pPr>
              <w:rPr>
                <w:ins w:id="32" w:author="Alhabibi, Haider@Energy" w:date="2022-01-18T08:28:00Z"/>
                <w:rFonts w:asciiTheme="minorHAnsi" w:hAnsiTheme="minorHAnsi" w:cstheme="minorHAnsi"/>
                <w:sz w:val="18"/>
                <w:szCs w:val="18"/>
              </w:rPr>
            </w:pPr>
            <w:ins w:id="33" w:author="Alhabibi, Haider@Energy" w:date="2022-01-18T08:28:00Z">
              <w:r>
                <w:rPr>
                  <w:rFonts w:asciiTheme="minorHAnsi" w:hAnsiTheme="minorHAnsi" w:cstheme="minorHAnsi"/>
                  <w:sz w:val="18"/>
                  <w:szCs w:val="18"/>
                </w:rPr>
                <w:t>Fan Efficacy Performance Rating (W/CFM)</w:t>
              </w:r>
            </w:ins>
          </w:p>
        </w:tc>
      </w:tr>
      <w:tr w:rsidR="0013312A" w14:paraId="7409A937" w14:textId="77777777" w:rsidTr="0013312A">
        <w:trPr>
          <w:ins w:id="34" w:author="Alhabibi, Haider@Energy" w:date="2022-01-18T08:28:00Z"/>
          <w:trPrChange w:id="35" w:author="Bucaneg, Haile@Energy" w:date="2022-02-09T10:52:00Z">
            <w:trPr>
              <w:gridAfter w:val="0"/>
              <w:wAfter w:w="2698" w:type="dxa"/>
            </w:trPr>
          </w:trPrChange>
        </w:trPr>
        <w:tc>
          <w:tcPr>
            <w:tcW w:w="3055" w:type="dxa"/>
            <w:tcPrChange w:id="36" w:author="Bucaneg, Haile@Energy" w:date="2022-02-09T10:52:00Z">
              <w:tcPr>
                <w:tcW w:w="1705" w:type="dxa"/>
              </w:tcPr>
            </w:tcPrChange>
          </w:tcPr>
          <w:p w14:paraId="4C6DF762" w14:textId="77777777" w:rsidR="0013312A" w:rsidRDefault="0013312A" w:rsidP="00690063">
            <w:pPr>
              <w:rPr>
                <w:ins w:id="37" w:author="Alhabibi, Haider@Energy" w:date="2022-01-18T08:28:00Z"/>
                <w:rFonts w:asciiTheme="minorHAnsi" w:hAnsiTheme="minorHAnsi" w:cstheme="minorHAnsi"/>
                <w:sz w:val="18"/>
                <w:szCs w:val="18"/>
              </w:rPr>
            </w:pPr>
          </w:p>
        </w:tc>
        <w:tc>
          <w:tcPr>
            <w:tcW w:w="3420" w:type="dxa"/>
            <w:tcPrChange w:id="38" w:author="Bucaneg, Haile@Energy" w:date="2022-02-09T10:52:00Z">
              <w:tcPr>
                <w:tcW w:w="2430" w:type="dxa"/>
              </w:tcPr>
            </w:tcPrChange>
          </w:tcPr>
          <w:p w14:paraId="31B84A23" w14:textId="77777777" w:rsidR="0013312A" w:rsidRDefault="0013312A" w:rsidP="00690063">
            <w:pPr>
              <w:rPr>
                <w:ins w:id="39" w:author="Alhabibi, Haider@Energy" w:date="2022-01-18T08:28:00Z"/>
                <w:rFonts w:asciiTheme="minorHAnsi" w:hAnsiTheme="minorHAnsi" w:cstheme="minorHAnsi"/>
                <w:sz w:val="18"/>
                <w:szCs w:val="18"/>
              </w:rPr>
            </w:pPr>
          </w:p>
        </w:tc>
        <w:tc>
          <w:tcPr>
            <w:tcW w:w="4320" w:type="dxa"/>
            <w:tcPrChange w:id="40" w:author="Bucaneg, Haile@Energy" w:date="2022-02-09T10:52:00Z">
              <w:tcPr>
                <w:tcW w:w="3957" w:type="dxa"/>
              </w:tcPr>
            </w:tcPrChange>
          </w:tcPr>
          <w:p w14:paraId="0600EAE6" w14:textId="77777777" w:rsidR="0013312A" w:rsidRDefault="0013312A" w:rsidP="00690063">
            <w:pPr>
              <w:rPr>
                <w:ins w:id="41" w:author="Alhabibi, Haider@Energy" w:date="2022-01-18T08:28:00Z"/>
                <w:rFonts w:asciiTheme="minorHAnsi" w:hAnsiTheme="minorHAnsi" w:cstheme="minorHAnsi"/>
                <w:sz w:val="18"/>
                <w:szCs w:val="18"/>
              </w:rPr>
            </w:pPr>
          </w:p>
        </w:tc>
      </w:tr>
      <w:tr w:rsidR="0013312A" w14:paraId="65DC7011" w14:textId="77777777" w:rsidTr="0013312A">
        <w:trPr>
          <w:ins w:id="42" w:author="Alhabibi, Haider@Energy" w:date="2022-01-18T08:28:00Z"/>
          <w:trPrChange w:id="43" w:author="Bucaneg, Haile@Energy" w:date="2022-02-09T10:52:00Z">
            <w:trPr>
              <w:gridAfter w:val="0"/>
              <w:wAfter w:w="2698" w:type="dxa"/>
            </w:trPr>
          </w:trPrChange>
        </w:trPr>
        <w:tc>
          <w:tcPr>
            <w:tcW w:w="3055" w:type="dxa"/>
            <w:tcPrChange w:id="44" w:author="Bucaneg, Haile@Energy" w:date="2022-02-09T10:52:00Z">
              <w:tcPr>
                <w:tcW w:w="1705" w:type="dxa"/>
              </w:tcPr>
            </w:tcPrChange>
          </w:tcPr>
          <w:p w14:paraId="31AD95FF" w14:textId="77777777" w:rsidR="0013312A" w:rsidRDefault="0013312A" w:rsidP="00690063">
            <w:pPr>
              <w:rPr>
                <w:ins w:id="45" w:author="Alhabibi, Haider@Energy" w:date="2022-01-18T08:28:00Z"/>
                <w:rFonts w:asciiTheme="minorHAnsi" w:hAnsiTheme="minorHAnsi" w:cstheme="minorHAnsi"/>
                <w:sz w:val="18"/>
                <w:szCs w:val="18"/>
              </w:rPr>
            </w:pPr>
          </w:p>
        </w:tc>
        <w:tc>
          <w:tcPr>
            <w:tcW w:w="3420" w:type="dxa"/>
            <w:tcPrChange w:id="46" w:author="Bucaneg, Haile@Energy" w:date="2022-02-09T10:52:00Z">
              <w:tcPr>
                <w:tcW w:w="2430" w:type="dxa"/>
              </w:tcPr>
            </w:tcPrChange>
          </w:tcPr>
          <w:p w14:paraId="6B602A94" w14:textId="77777777" w:rsidR="0013312A" w:rsidRDefault="0013312A" w:rsidP="00690063">
            <w:pPr>
              <w:rPr>
                <w:ins w:id="47" w:author="Alhabibi, Haider@Energy" w:date="2022-01-18T08:28:00Z"/>
                <w:rFonts w:asciiTheme="minorHAnsi" w:hAnsiTheme="minorHAnsi" w:cstheme="minorHAnsi"/>
                <w:sz w:val="18"/>
                <w:szCs w:val="18"/>
              </w:rPr>
            </w:pPr>
          </w:p>
        </w:tc>
        <w:tc>
          <w:tcPr>
            <w:tcW w:w="4320" w:type="dxa"/>
            <w:tcPrChange w:id="48" w:author="Bucaneg, Haile@Energy" w:date="2022-02-09T10:52:00Z">
              <w:tcPr>
                <w:tcW w:w="3957" w:type="dxa"/>
              </w:tcPr>
            </w:tcPrChange>
          </w:tcPr>
          <w:p w14:paraId="634E72E3" w14:textId="77777777" w:rsidR="0013312A" w:rsidRDefault="0013312A" w:rsidP="00690063">
            <w:pPr>
              <w:rPr>
                <w:ins w:id="49" w:author="Alhabibi, Haider@Energy" w:date="2022-01-18T08:28:00Z"/>
                <w:rFonts w:asciiTheme="minorHAnsi" w:hAnsiTheme="minorHAnsi" w:cstheme="minorHAnsi"/>
                <w:sz w:val="18"/>
                <w:szCs w:val="18"/>
              </w:rPr>
            </w:pPr>
          </w:p>
        </w:tc>
      </w:tr>
      <w:tr w:rsidR="0013312A" w14:paraId="4D79BD0F" w14:textId="77777777" w:rsidTr="0013312A">
        <w:trPr>
          <w:ins w:id="50" w:author="Alhabibi, Haider@Energy" w:date="2022-01-18T08:28:00Z"/>
          <w:trPrChange w:id="51" w:author="Bucaneg, Haile@Energy" w:date="2022-02-09T10:52:00Z">
            <w:trPr>
              <w:gridAfter w:val="0"/>
              <w:wAfter w:w="2698" w:type="dxa"/>
            </w:trPr>
          </w:trPrChange>
        </w:trPr>
        <w:tc>
          <w:tcPr>
            <w:tcW w:w="3055" w:type="dxa"/>
            <w:tcPrChange w:id="52" w:author="Bucaneg, Haile@Energy" w:date="2022-02-09T10:52:00Z">
              <w:tcPr>
                <w:tcW w:w="1705" w:type="dxa"/>
              </w:tcPr>
            </w:tcPrChange>
          </w:tcPr>
          <w:p w14:paraId="54C43722" w14:textId="77777777" w:rsidR="0013312A" w:rsidRDefault="0013312A" w:rsidP="00690063">
            <w:pPr>
              <w:rPr>
                <w:ins w:id="53" w:author="Alhabibi, Haider@Energy" w:date="2022-01-18T08:28:00Z"/>
                <w:rFonts w:asciiTheme="minorHAnsi" w:hAnsiTheme="minorHAnsi" w:cstheme="minorHAnsi"/>
                <w:sz w:val="18"/>
                <w:szCs w:val="18"/>
              </w:rPr>
            </w:pPr>
          </w:p>
        </w:tc>
        <w:tc>
          <w:tcPr>
            <w:tcW w:w="3420" w:type="dxa"/>
            <w:tcPrChange w:id="54" w:author="Bucaneg, Haile@Energy" w:date="2022-02-09T10:52:00Z">
              <w:tcPr>
                <w:tcW w:w="2430" w:type="dxa"/>
              </w:tcPr>
            </w:tcPrChange>
          </w:tcPr>
          <w:p w14:paraId="0683EFF7" w14:textId="77777777" w:rsidR="0013312A" w:rsidRDefault="0013312A" w:rsidP="00690063">
            <w:pPr>
              <w:rPr>
                <w:ins w:id="55" w:author="Alhabibi, Haider@Energy" w:date="2022-01-18T08:28:00Z"/>
                <w:rFonts w:asciiTheme="minorHAnsi" w:hAnsiTheme="minorHAnsi" w:cstheme="minorHAnsi"/>
                <w:sz w:val="18"/>
                <w:szCs w:val="18"/>
              </w:rPr>
            </w:pPr>
          </w:p>
        </w:tc>
        <w:tc>
          <w:tcPr>
            <w:tcW w:w="4320" w:type="dxa"/>
            <w:tcPrChange w:id="56" w:author="Bucaneg, Haile@Energy" w:date="2022-02-09T10:52:00Z">
              <w:tcPr>
                <w:tcW w:w="3957" w:type="dxa"/>
              </w:tcPr>
            </w:tcPrChange>
          </w:tcPr>
          <w:p w14:paraId="0E999DB1" w14:textId="77777777" w:rsidR="0013312A" w:rsidRDefault="0013312A" w:rsidP="00690063">
            <w:pPr>
              <w:rPr>
                <w:ins w:id="57" w:author="Alhabibi, Haider@Energy" w:date="2022-01-18T08:28:00Z"/>
                <w:rFonts w:asciiTheme="minorHAnsi" w:hAnsiTheme="minorHAnsi" w:cstheme="minorHAnsi"/>
                <w:sz w:val="18"/>
                <w:szCs w:val="18"/>
              </w:rPr>
            </w:pPr>
          </w:p>
        </w:tc>
      </w:tr>
    </w:tbl>
    <w:p w14:paraId="3DA5BF01" w14:textId="77777777" w:rsidR="00BF7C42" w:rsidRPr="009D3D1C" w:rsidRDefault="00BF7C42" w:rsidP="007056D7">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0790"/>
      </w:tblGrid>
      <w:tr w:rsidR="00D76417" w14:paraId="323BE832" w14:textId="77777777" w:rsidTr="00D76417">
        <w:tc>
          <w:tcPr>
            <w:tcW w:w="10790" w:type="dxa"/>
          </w:tcPr>
          <w:p w14:paraId="2AD10454" w14:textId="77777777" w:rsidR="00D76417" w:rsidRDefault="00D76417">
            <w:pPr>
              <w:rPr>
                <w:rFonts w:asciiTheme="minorHAnsi" w:hAnsiTheme="minorHAnsi" w:cstheme="minorHAnsi"/>
                <w:sz w:val="18"/>
                <w:szCs w:val="18"/>
              </w:rPr>
            </w:pPr>
            <w:r>
              <w:rPr>
                <w:rFonts w:asciiTheme="minorHAnsi" w:hAnsiTheme="minorHAnsi" w:cstheme="minorHAnsi"/>
                <w:sz w:val="18"/>
                <w:szCs w:val="18"/>
              </w:rPr>
              <w:t>Intermittent ventilation systems, devices, or controls for use for compliance with field verification and diagnostic testing requirements for mechanical ventilation airflow are subject to a manufacturer providing sufficient evidence to the Executive Director that the installed mechanical ventilation systems, devices, or controls will provide at least the minimum ventilation airflow required by the Standards, and subject to consideration of the manufacturer’s proposed field verification and diagnostic test protocol for ventilation system(s).</w:t>
            </w:r>
          </w:p>
          <w:p w14:paraId="587FC1FF" w14:textId="77777777" w:rsidR="00D76417" w:rsidRDefault="00D76417">
            <w:pPr>
              <w:rPr>
                <w:rFonts w:asciiTheme="minorHAnsi" w:hAnsiTheme="minorHAnsi" w:cstheme="minorHAnsi"/>
                <w:sz w:val="18"/>
                <w:szCs w:val="18"/>
              </w:rPr>
            </w:pPr>
          </w:p>
          <w:p w14:paraId="1F7DA551" w14:textId="6B62CCE0" w:rsidR="00D76417" w:rsidRDefault="00D76417">
            <w:pPr>
              <w:rPr>
                <w:rFonts w:asciiTheme="minorHAnsi" w:hAnsiTheme="minorHAnsi" w:cstheme="minorHAnsi"/>
                <w:sz w:val="18"/>
                <w:szCs w:val="18"/>
              </w:rPr>
            </w:pPr>
            <w:r>
              <w:rPr>
                <w:rFonts w:asciiTheme="minorHAnsi" w:hAnsiTheme="minorHAnsi" w:cstheme="minorHAnsi"/>
                <w:sz w:val="18"/>
                <w:szCs w:val="18"/>
              </w:rPr>
              <w:t>Approved systems, devices, or controls, and field verification and diagnostic test protocols for intermittent mechanical ventilation systems shall be listed in directories published by the Energy Commission.</w:t>
            </w:r>
          </w:p>
        </w:tc>
      </w:tr>
    </w:tbl>
    <w:p w14:paraId="6B788CCC" w14:textId="6FB65E61" w:rsidR="00380356" w:rsidRPr="009D3D1C" w:rsidRDefault="00380356">
      <w:pPr>
        <w:rPr>
          <w:rFonts w:asciiTheme="minorHAnsi" w:hAnsiTheme="minorHAnsi" w:cstheme="minorHAnsi"/>
          <w:sz w:val="18"/>
          <w:szCs w:val="18"/>
        </w:rPr>
      </w:pPr>
    </w:p>
    <w:p w14:paraId="36597A16" w14:textId="77777777" w:rsidR="00785BAA" w:rsidRDefault="00785BAA" w:rsidP="00785BAA"/>
    <w:p w14:paraId="21AD5DC2" w14:textId="77777777" w:rsidR="00785BAA" w:rsidRDefault="00785BAA" w:rsidP="00785BAA">
      <w:r>
        <w:br w:type="page"/>
      </w:r>
    </w:p>
    <w:p w14:paraId="0435B2AB" w14:textId="313B967F" w:rsidR="0079128F" w:rsidRDefault="0079128F">
      <w:pPr>
        <w:rPr>
          <w:rFonts w:asciiTheme="minorHAnsi" w:hAnsiTheme="minorHAns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532D53" w14:paraId="747F4B54" w14:textId="77777777" w:rsidTr="00600C31">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91A641C"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b/>
              </w:rPr>
            </w:pPr>
            <w:r w:rsidRPr="00532D53">
              <w:rPr>
                <w:rFonts w:asciiTheme="minorHAnsi" w:hAnsiTheme="minorHAnsi" w:cstheme="minorHAnsi"/>
                <w:b/>
                <w:caps/>
                <w:sz w:val="18"/>
                <w:szCs w:val="18"/>
              </w:rPr>
              <w:t>Documentation Author's Declaration Statement</w:t>
            </w:r>
          </w:p>
        </w:tc>
      </w:tr>
      <w:tr w:rsidR="00532D53" w14:paraId="250BFC8F" w14:textId="77777777" w:rsidTr="00600C31">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279C874" w14:textId="77777777" w:rsidR="00532D53" w:rsidRPr="00532D53" w:rsidRDefault="00532D53" w:rsidP="00532D53">
            <w:pPr>
              <w:numPr>
                <w:ilvl w:val="0"/>
                <w:numId w:val="34"/>
              </w:numPr>
              <w:ind w:left="271" w:hanging="270"/>
              <w:rPr>
                <w:rFonts w:asciiTheme="minorHAnsi" w:hAnsiTheme="minorHAnsi" w:cstheme="minorHAnsi"/>
                <w:sz w:val="18"/>
                <w:szCs w:val="18"/>
              </w:rPr>
            </w:pPr>
            <w:r w:rsidRPr="00532D53">
              <w:rPr>
                <w:rFonts w:asciiTheme="minorHAnsi" w:hAnsiTheme="minorHAnsi" w:cstheme="minorHAnsi"/>
                <w:sz w:val="18"/>
                <w:szCs w:val="18"/>
              </w:rPr>
              <w:t>I certify that this Certificate of Verification documentation is accurate and complete.</w:t>
            </w:r>
          </w:p>
        </w:tc>
      </w:tr>
      <w:tr w:rsidR="00532D53" w14:paraId="3F2C8A03" w14:textId="77777777" w:rsidTr="00600C31">
        <w:trPr>
          <w:trHeight w:val="360"/>
        </w:trPr>
        <w:tc>
          <w:tcPr>
            <w:tcW w:w="5434" w:type="dxa"/>
            <w:tcBorders>
              <w:top w:val="single" w:sz="4" w:space="0" w:color="auto"/>
              <w:left w:val="single" w:sz="4" w:space="0" w:color="auto"/>
              <w:bottom w:val="single" w:sz="4" w:space="0" w:color="auto"/>
              <w:right w:val="single" w:sz="4" w:space="0" w:color="auto"/>
            </w:tcBorders>
            <w:hideMark/>
          </w:tcPr>
          <w:p w14:paraId="57E4BB6F"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CF78815"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Documentation Author Signature:</w:t>
            </w:r>
          </w:p>
        </w:tc>
      </w:tr>
      <w:tr w:rsidR="00532D53" w14:paraId="1B356E6C" w14:textId="77777777" w:rsidTr="00600C31">
        <w:trPr>
          <w:trHeight w:val="360"/>
        </w:trPr>
        <w:tc>
          <w:tcPr>
            <w:tcW w:w="5434" w:type="dxa"/>
            <w:tcBorders>
              <w:top w:val="single" w:sz="4" w:space="0" w:color="auto"/>
              <w:left w:val="single" w:sz="4" w:space="0" w:color="auto"/>
              <w:bottom w:val="single" w:sz="4" w:space="0" w:color="auto"/>
              <w:right w:val="single" w:sz="4" w:space="0" w:color="auto"/>
            </w:tcBorders>
            <w:hideMark/>
          </w:tcPr>
          <w:p w14:paraId="2AB75CA6"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576A11B0"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Date Signed:</w:t>
            </w:r>
          </w:p>
        </w:tc>
      </w:tr>
      <w:tr w:rsidR="00532D53" w14:paraId="70F0AA3E" w14:textId="77777777" w:rsidTr="00600C31">
        <w:trPr>
          <w:trHeight w:val="360"/>
        </w:trPr>
        <w:tc>
          <w:tcPr>
            <w:tcW w:w="5434" w:type="dxa"/>
            <w:tcBorders>
              <w:top w:val="single" w:sz="4" w:space="0" w:color="auto"/>
              <w:left w:val="single" w:sz="4" w:space="0" w:color="auto"/>
              <w:bottom w:val="single" w:sz="4" w:space="0" w:color="auto"/>
              <w:right w:val="single" w:sz="4" w:space="0" w:color="auto"/>
            </w:tcBorders>
            <w:hideMark/>
          </w:tcPr>
          <w:p w14:paraId="6BD9E4C5"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12A5AF8"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CEA/HERS Certification Information (if applicable):</w:t>
            </w:r>
          </w:p>
        </w:tc>
      </w:tr>
      <w:tr w:rsidR="00532D53" w14:paraId="3E856161" w14:textId="77777777" w:rsidTr="00600C31">
        <w:trPr>
          <w:trHeight w:val="360"/>
        </w:trPr>
        <w:tc>
          <w:tcPr>
            <w:tcW w:w="5434" w:type="dxa"/>
            <w:tcBorders>
              <w:top w:val="single" w:sz="4" w:space="0" w:color="auto"/>
              <w:left w:val="single" w:sz="4" w:space="0" w:color="auto"/>
              <w:bottom w:val="single" w:sz="4" w:space="0" w:color="auto"/>
              <w:right w:val="single" w:sz="4" w:space="0" w:color="auto"/>
            </w:tcBorders>
            <w:hideMark/>
          </w:tcPr>
          <w:p w14:paraId="5BBFF7AB"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E8D51BB" w14:textId="77777777" w:rsidR="00532D53" w:rsidRPr="00532D53" w:rsidRDefault="00532D53" w:rsidP="00600C31">
            <w:pPr>
              <w:rPr>
                <w:rFonts w:asciiTheme="minorHAnsi" w:hAnsiTheme="minorHAnsi" w:cstheme="minorHAnsi"/>
                <w:sz w:val="14"/>
                <w:szCs w:val="14"/>
              </w:rPr>
            </w:pPr>
            <w:r w:rsidRPr="00532D53">
              <w:rPr>
                <w:rFonts w:asciiTheme="minorHAnsi" w:hAnsiTheme="minorHAnsi" w:cstheme="minorHAnsi"/>
                <w:sz w:val="14"/>
                <w:szCs w:val="14"/>
              </w:rPr>
              <w:t>Phone:</w:t>
            </w:r>
          </w:p>
        </w:tc>
      </w:tr>
      <w:tr w:rsidR="00532D53" w14:paraId="718F8201" w14:textId="77777777" w:rsidTr="00600C31">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DF59630"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8"/>
                <w:szCs w:val="18"/>
              </w:rPr>
            </w:pPr>
            <w:r w:rsidRPr="00532D53">
              <w:rPr>
                <w:rFonts w:asciiTheme="minorHAnsi" w:hAnsiTheme="minorHAnsi" w:cstheme="minorHAnsi"/>
                <w:b/>
                <w:caps/>
                <w:sz w:val="18"/>
                <w:szCs w:val="18"/>
              </w:rPr>
              <w:t xml:space="preserve">Responsible Person's Declaration statement </w:t>
            </w:r>
          </w:p>
        </w:tc>
      </w:tr>
      <w:tr w:rsidR="00532D53" w14:paraId="3E52605B" w14:textId="77777777" w:rsidTr="00600C31">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97B6703" w14:textId="77777777" w:rsidR="00532D53" w:rsidRPr="00532D53" w:rsidRDefault="00532D53" w:rsidP="00600C31">
            <w:pPr>
              <w:pStyle w:val="p2"/>
              <w:keepNext/>
              <w:tabs>
                <w:tab w:val="clear" w:pos="357"/>
                <w:tab w:val="left" w:pos="720"/>
              </w:tabs>
              <w:spacing w:line="240" w:lineRule="auto"/>
              <w:ind w:left="0" w:right="90" w:firstLine="0"/>
              <w:rPr>
                <w:rFonts w:asciiTheme="minorHAnsi" w:hAnsiTheme="minorHAnsi" w:cstheme="minorHAnsi"/>
                <w:sz w:val="18"/>
                <w:szCs w:val="18"/>
              </w:rPr>
            </w:pPr>
            <w:r w:rsidRPr="00532D53">
              <w:rPr>
                <w:rFonts w:asciiTheme="minorHAnsi" w:hAnsiTheme="minorHAnsi" w:cstheme="minorHAnsi"/>
                <w:sz w:val="18"/>
                <w:szCs w:val="18"/>
              </w:rPr>
              <w:t xml:space="preserve">I certify the following under penalty of perjury, under the laws of the State of California: </w:t>
            </w:r>
          </w:p>
          <w:p w14:paraId="7E2BA14C" w14:textId="77777777" w:rsidR="00532D53" w:rsidRPr="00532D53" w:rsidRDefault="00532D53" w:rsidP="00532D53">
            <w:pPr>
              <w:pStyle w:val="p2"/>
              <w:keepNext/>
              <w:numPr>
                <w:ilvl w:val="0"/>
                <w:numId w:val="35"/>
              </w:numPr>
              <w:tabs>
                <w:tab w:val="clear" w:pos="357"/>
                <w:tab w:val="left" w:pos="720"/>
              </w:tabs>
              <w:snapToGrid w:val="0"/>
              <w:spacing w:line="240" w:lineRule="auto"/>
              <w:ind w:right="90"/>
              <w:rPr>
                <w:rFonts w:asciiTheme="minorHAnsi" w:hAnsiTheme="minorHAnsi" w:cstheme="minorHAnsi"/>
                <w:sz w:val="18"/>
                <w:szCs w:val="18"/>
              </w:rPr>
            </w:pPr>
            <w:r w:rsidRPr="00532D53">
              <w:rPr>
                <w:rFonts w:asciiTheme="minorHAnsi" w:hAnsiTheme="minorHAnsi" w:cstheme="minorHAnsi"/>
                <w:sz w:val="18"/>
                <w:szCs w:val="18"/>
              </w:rPr>
              <w:t>The information provided on this Certificate of Verification is true and correct.</w:t>
            </w:r>
          </w:p>
          <w:p w14:paraId="6AD7DE30" w14:textId="77777777" w:rsidR="00532D53" w:rsidRPr="00532D53" w:rsidRDefault="00532D53" w:rsidP="00532D53">
            <w:pPr>
              <w:pStyle w:val="p2"/>
              <w:keepNext/>
              <w:numPr>
                <w:ilvl w:val="0"/>
                <w:numId w:val="35"/>
              </w:numPr>
              <w:tabs>
                <w:tab w:val="clear" w:pos="357"/>
                <w:tab w:val="left" w:pos="720"/>
              </w:tabs>
              <w:snapToGrid w:val="0"/>
              <w:spacing w:line="240" w:lineRule="auto"/>
              <w:ind w:right="90"/>
              <w:rPr>
                <w:rFonts w:asciiTheme="minorHAnsi" w:hAnsiTheme="minorHAnsi" w:cstheme="minorHAnsi"/>
                <w:sz w:val="18"/>
                <w:szCs w:val="18"/>
              </w:rPr>
            </w:pPr>
            <w:r w:rsidRPr="00532D53">
              <w:rPr>
                <w:rFonts w:asciiTheme="minorHAnsi" w:hAnsiTheme="minorHAnsi" w:cstheme="minorHAnsi"/>
                <w:sz w:val="18"/>
                <w:szCs w:val="18"/>
              </w:rPr>
              <w:t>I am the certified HERS Rater who performed the verification identified and reported on this Certificate of Verification (responsible rater).</w:t>
            </w:r>
          </w:p>
          <w:p w14:paraId="7673C1C2" w14:textId="77777777" w:rsidR="00532D53" w:rsidRPr="00532D53" w:rsidRDefault="00532D53" w:rsidP="00532D53">
            <w:pPr>
              <w:pStyle w:val="p2"/>
              <w:keepNext/>
              <w:numPr>
                <w:ilvl w:val="0"/>
                <w:numId w:val="35"/>
              </w:numPr>
              <w:tabs>
                <w:tab w:val="clear" w:pos="357"/>
                <w:tab w:val="left" w:pos="720"/>
              </w:tabs>
              <w:snapToGrid w:val="0"/>
              <w:spacing w:line="240" w:lineRule="auto"/>
              <w:ind w:right="90"/>
              <w:rPr>
                <w:rFonts w:asciiTheme="minorHAnsi" w:hAnsiTheme="minorHAnsi" w:cstheme="minorHAnsi"/>
                <w:sz w:val="18"/>
                <w:szCs w:val="18"/>
              </w:rPr>
            </w:pPr>
            <w:r w:rsidRPr="00532D53">
              <w:rPr>
                <w:rFonts w:asciiTheme="minorHAnsi" w:hAnsiTheme="minorHAnsi" w:cs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1DD2616" w14:textId="77777777" w:rsidR="00532D53" w:rsidRPr="00532D53" w:rsidRDefault="00532D53" w:rsidP="00532D53">
            <w:pPr>
              <w:pStyle w:val="p2"/>
              <w:keepNext/>
              <w:numPr>
                <w:ilvl w:val="0"/>
                <w:numId w:val="35"/>
              </w:numPr>
              <w:tabs>
                <w:tab w:val="clear" w:pos="357"/>
                <w:tab w:val="left" w:pos="720"/>
              </w:tabs>
              <w:snapToGrid w:val="0"/>
              <w:spacing w:line="240" w:lineRule="auto"/>
              <w:ind w:right="90"/>
              <w:rPr>
                <w:rFonts w:asciiTheme="minorHAnsi" w:hAnsiTheme="minorHAnsi" w:cstheme="minorHAnsi"/>
                <w:sz w:val="18"/>
                <w:szCs w:val="18"/>
              </w:rPr>
            </w:pPr>
            <w:r w:rsidRPr="00532D53">
              <w:rPr>
                <w:rFonts w:asciiTheme="minorHAnsi" w:hAnsiTheme="minorHAnsi" w:cs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C0B0883" w14:textId="77777777" w:rsidR="00532D53" w:rsidRPr="00532D53" w:rsidRDefault="00532D53" w:rsidP="00532D53">
            <w:pPr>
              <w:pStyle w:val="p2"/>
              <w:keepNext/>
              <w:numPr>
                <w:ilvl w:val="0"/>
                <w:numId w:val="35"/>
              </w:numPr>
              <w:tabs>
                <w:tab w:val="clear" w:pos="357"/>
                <w:tab w:val="left" w:pos="720"/>
              </w:tabs>
              <w:snapToGrid w:val="0"/>
              <w:spacing w:line="240" w:lineRule="auto"/>
              <w:ind w:right="90"/>
              <w:rPr>
                <w:rFonts w:asciiTheme="minorHAnsi" w:hAnsiTheme="minorHAnsi" w:cstheme="minorHAnsi"/>
                <w:sz w:val="18"/>
                <w:szCs w:val="18"/>
              </w:rPr>
            </w:pPr>
            <w:r w:rsidRPr="00532D53">
              <w:rPr>
                <w:rFonts w:asciiTheme="minorHAnsi" w:hAnsiTheme="minorHAnsi" w:cstheme="minorHAnsi"/>
                <w:sz w:val="18"/>
                <w:szCs w:val="18"/>
              </w:rPr>
              <w:t xml:space="preserve">I will ensure that a registered copy of this Certificate of Verification shall be </w:t>
            </w:r>
            <w:proofErr w:type="gramStart"/>
            <w:r w:rsidRPr="00532D53">
              <w:rPr>
                <w:rFonts w:asciiTheme="minorHAnsi" w:hAnsiTheme="minorHAnsi" w:cstheme="minorHAnsi"/>
                <w:sz w:val="18"/>
                <w:szCs w:val="18"/>
              </w:rPr>
              <w:t>posted, or</w:t>
            </w:r>
            <w:proofErr w:type="gramEnd"/>
            <w:r w:rsidRPr="00532D53">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532D53" w14:paraId="43B7DEB9" w14:textId="77777777" w:rsidTr="00600C31">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94769EF"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b/>
                <w:caps/>
                <w:sz w:val="18"/>
                <w:szCs w:val="18"/>
              </w:rPr>
            </w:pPr>
            <w:r w:rsidRPr="00532D53">
              <w:rPr>
                <w:rFonts w:asciiTheme="minorHAnsi" w:hAnsiTheme="minorHAnsi" w:cstheme="minorHAnsi"/>
                <w:b/>
                <w:caps/>
                <w:sz w:val="18"/>
                <w:szCs w:val="18"/>
              </w:rPr>
              <w:t>BUILDER OR INSTALLER INFORMATION AS SHOWN ON THE CERTIFICATE OF INSTALLATION</w:t>
            </w:r>
          </w:p>
        </w:tc>
      </w:tr>
      <w:tr w:rsidR="00532D53" w14:paraId="0C963F61" w14:textId="77777777" w:rsidTr="00600C31">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FE8446E"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532D53">
              <w:rPr>
                <w:rFonts w:asciiTheme="minorHAnsi" w:hAnsiTheme="minorHAnsi" w:cstheme="minorHAnsi"/>
                <w:sz w:val="14"/>
                <w:szCs w:val="14"/>
              </w:rPr>
              <w:t>Company Name (Installing Subcontractor, General Contractor, or Builder/Owner):</w:t>
            </w:r>
          </w:p>
        </w:tc>
      </w:tr>
      <w:tr w:rsidR="00532D53" w14:paraId="0F6B6984" w14:textId="77777777" w:rsidTr="00600C31">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0A12D3" w14:textId="77777777" w:rsidR="00532D53" w:rsidRPr="00532D53" w:rsidRDefault="00532D53" w:rsidP="00600C3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532D53">
              <w:rPr>
                <w:rFonts w:asciiTheme="minorHAnsi" w:hAnsiTheme="minorHAnsi" w:cstheme="minorHAns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811765" w14:textId="77777777" w:rsidR="00532D53" w:rsidRPr="00532D53" w:rsidRDefault="00532D53" w:rsidP="00600C3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532D53">
              <w:rPr>
                <w:rFonts w:asciiTheme="minorHAnsi" w:hAnsiTheme="minorHAnsi" w:cstheme="minorHAnsi"/>
                <w:sz w:val="14"/>
                <w:szCs w:val="14"/>
              </w:rPr>
              <w:t>CSLB License:</w:t>
            </w:r>
          </w:p>
        </w:tc>
      </w:tr>
      <w:tr w:rsidR="00532D53" w14:paraId="0936F46B" w14:textId="77777777" w:rsidTr="00600C31">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BBAF0B" w14:textId="77777777" w:rsidR="00532D53" w:rsidRPr="00532D53" w:rsidRDefault="00532D53"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proofErr w:type="gramStart"/>
            <w:r w:rsidRPr="00532D53">
              <w:rPr>
                <w:rFonts w:asciiTheme="minorHAnsi" w:hAnsiTheme="minorHAnsi" w:cstheme="minorHAnsi"/>
                <w:b/>
                <w:caps/>
                <w:sz w:val="18"/>
                <w:szCs w:val="18"/>
              </w:rPr>
              <w:t>HERS</w:t>
            </w:r>
            <w:proofErr w:type="gramEnd"/>
            <w:r w:rsidRPr="00532D53">
              <w:rPr>
                <w:rFonts w:asciiTheme="minorHAnsi" w:hAnsiTheme="minorHAnsi" w:cstheme="minorHAnsi"/>
                <w:b/>
                <w:caps/>
                <w:sz w:val="18"/>
                <w:szCs w:val="18"/>
              </w:rPr>
              <w:t xml:space="preserve"> PROVIDER DATA REGISTRY INFORMATION</w:t>
            </w:r>
          </w:p>
        </w:tc>
      </w:tr>
      <w:tr w:rsidR="00532D53" w14:paraId="2873711C" w14:textId="77777777" w:rsidTr="00600C31">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4B61EC"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532D53">
              <w:rPr>
                <w:rFonts w:asciiTheme="minorHAnsi" w:hAnsiTheme="minorHAnsi" w:cstheme="minorHAnsi"/>
                <w:sz w:val="14"/>
                <w:szCs w:val="14"/>
              </w:rPr>
              <w:t>Sample Group Number (if applicable):</w:t>
            </w:r>
          </w:p>
          <w:p w14:paraId="12F8654B"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529775"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532D53">
              <w:rPr>
                <w:rFonts w:asciiTheme="minorHAnsi" w:hAnsiTheme="minorHAnsi" w:cstheme="minorHAnsi"/>
                <w:sz w:val="14"/>
                <w:szCs w:val="14"/>
              </w:rPr>
              <w:t>Dwelling Test Status in Sample Group (if applicable):</w:t>
            </w:r>
          </w:p>
          <w:p w14:paraId="21893999" w14:textId="77777777" w:rsidR="00532D53" w:rsidRPr="00532D53" w:rsidRDefault="00532D53"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p>
        </w:tc>
      </w:tr>
      <w:tr w:rsidR="00532D53" w14:paraId="4068842E" w14:textId="77777777" w:rsidTr="00600C31">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C7006F" w14:textId="77777777" w:rsidR="00532D53" w:rsidRPr="00532D53" w:rsidRDefault="00532D53"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proofErr w:type="gramStart"/>
            <w:r w:rsidRPr="00532D53">
              <w:rPr>
                <w:rFonts w:asciiTheme="minorHAnsi" w:hAnsiTheme="minorHAnsi" w:cstheme="minorHAnsi"/>
                <w:b/>
                <w:caps/>
                <w:sz w:val="18"/>
                <w:szCs w:val="18"/>
              </w:rPr>
              <w:t>HERS</w:t>
            </w:r>
            <w:proofErr w:type="gramEnd"/>
            <w:r w:rsidRPr="00532D53">
              <w:rPr>
                <w:rFonts w:asciiTheme="minorHAnsi" w:hAnsiTheme="minorHAnsi" w:cstheme="minorHAnsi"/>
                <w:b/>
                <w:caps/>
                <w:sz w:val="18"/>
                <w:szCs w:val="18"/>
              </w:rPr>
              <w:t xml:space="preserve"> RATER INFORMATION</w:t>
            </w:r>
          </w:p>
        </w:tc>
      </w:tr>
      <w:tr w:rsidR="00532D53" w14:paraId="4548D1E6" w14:textId="77777777" w:rsidTr="00600C31">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A3BB3F" w14:textId="77777777" w:rsidR="00532D53" w:rsidRPr="00532D53" w:rsidRDefault="00532D53"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532D53">
              <w:rPr>
                <w:rFonts w:asciiTheme="minorHAnsi" w:hAnsiTheme="minorHAnsi" w:cstheme="minorHAnsi"/>
                <w:sz w:val="14"/>
                <w:szCs w:val="14"/>
              </w:rPr>
              <w:t>HERS Rater Company Name:</w:t>
            </w:r>
          </w:p>
          <w:p w14:paraId="18530DE5" w14:textId="77777777" w:rsidR="00532D53" w:rsidRPr="00532D53" w:rsidRDefault="00532D53"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p>
        </w:tc>
      </w:tr>
      <w:tr w:rsidR="00532D53" w14:paraId="058A19F0" w14:textId="77777777" w:rsidTr="00600C31">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A937E1" w14:textId="77777777" w:rsidR="00532D53" w:rsidRPr="00532D53" w:rsidRDefault="00532D53"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532D53">
              <w:rPr>
                <w:rFonts w:asciiTheme="minorHAnsi" w:hAnsiTheme="minorHAnsi" w:cs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D1659E" w14:textId="77777777" w:rsidR="00532D53" w:rsidRPr="00532D53" w:rsidRDefault="00532D53"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86"/>
              <w:rPr>
                <w:rFonts w:asciiTheme="minorHAnsi" w:hAnsiTheme="minorHAnsi" w:cstheme="minorHAnsi"/>
                <w:sz w:val="14"/>
                <w:szCs w:val="14"/>
              </w:rPr>
            </w:pPr>
            <w:r w:rsidRPr="00532D53">
              <w:rPr>
                <w:rFonts w:asciiTheme="minorHAnsi" w:hAnsiTheme="minorHAnsi" w:cstheme="minorHAnsi"/>
                <w:sz w:val="14"/>
                <w:szCs w:val="14"/>
              </w:rPr>
              <w:t>Responsible Rater Signature:</w:t>
            </w:r>
          </w:p>
          <w:p w14:paraId="57341EB0" w14:textId="77777777" w:rsidR="00532D53" w:rsidRPr="00532D53" w:rsidRDefault="00532D53"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86"/>
              <w:rPr>
                <w:rFonts w:asciiTheme="minorHAnsi" w:hAnsiTheme="minorHAnsi" w:cstheme="minorHAnsi"/>
                <w:sz w:val="14"/>
                <w:szCs w:val="14"/>
              </w:rPr>
            </w:pPr>
          </w:p>
        </w:tc>
      </w:tr>
      <w:tr w:rsidR="00532D53" w14:paraId="5E77E2AB" w14:textId="77777777" w:rsidTr="00600C31">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11B10E" w14:textId="77777777" w:rsidR="00532D53" w:rsidRPr="00532D53" w:rsidRDefault="00532D53"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532D53">
              <w:rPr>
                <w:rFonts w:asciiTheme="minorHAnsi" w:hAnsiTheme="minorHAnsi" w:cstheme="minorHAns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C227A6" w14:textId="77777777" w:rsidR="00532D53" w:rsidRPr="00532D53" w:rsidRDefault="00532D53"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532D53">
              <w:rPr>
                <w:rFonts w:asciiTheme="minorHAnsi" w:hAnsiTheme="minorHAnsi" w:cstheme="minorHAnsi"/>
                <w:sz w:val="14"/>
                <w:szCs w:val="14"/>
              </w:rPr>
              <w:t>Date Signed:</w:t>
            </w:r>
          </w:p>
        </w:tc>
      </w:tr>
    </w:tbl>
    <w:p w14:paraId="0435B2D5" w14:textId="77777777" w:rsidR="00C64DBF" w:rsidRDefault="00C64DBF" w:rsidP="00C64DBF">
      <w:pPr>
        <w:ind w:hanging="677"/>
        <w:rPr>
          <w:rFonts w:asciiTheme="minorHAnsi" w:hAnsiTheme="minorHAnsi"/>
        </w:rPr>
      </w:pPr>
    </w:p>
    <w:p w14:paraId="0435B2D6" w14:textId="77777777" w:rsidR="00B71555" w:rsidRPr="00CB00C9" w:rsidRDefault="00B71555" w:rsidP="00B71555">
      <w:pPr>
        <w:contextualSpacing/>
        <w:rPr>
          <w:rFonts w:asciiTheme="minorHAnsi" w:hAnsiTheme="minorHAnsi"/>
          <w:sz w:val="18"/>
          <w:szCs w:val="18"/>
        </w:rPr>
      </w:pPr>
    </w:p>
    <w:p w14:paraId="0435B2D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0435B2D8" w14:textId="0BCE0E0E" w:rsidR="00636F83" w:rsidRPr="000A6716" w:rsidRDefault="00BD4E90" w:rsidP="000A6716">
      <w:pPr>
        <w:jc w:val="center"/>
        <w:rPr>
          <w:rFonts w:asciiTheme="minorHAnsi" w:hAnsiTheme="minorHAnsi"/>
          <w:b/>
          <w:sz w:val="28"/>
          <w:szCs w:val="18"/>
        </w:rPr>
      </w:pPr>
      <w:r>
        <w:rPr>
          <w:rFonts w:asciiTheme="minorHAnsi" w:hAnsiTheme="minorHAnsi"/>
          <w:b/>
          <w:szCs w:val="18"/>
        </w:rPr>
        <w:lastRenderedPageBreak/>
        <w:t>CF3</w:t>
      </w:r>
      <w:r w:rsidR="000A6716" w:rsidRPr="0029047D">
        <w:rPr>
          <w:rFonts w:asciiTheme="minorHAnsi" w:hAnsiTheme="minorHAnsi"/>
          <w:b/>
          <w:szCs w:val="18"/>
        </w:rPr>
        <w:t>R-MCH-27</w:t>
      </w:r>
      <w:r w:rsidR="00D76417">
        <w:rPr>
          <w:rFonts w:asciiTheme="minorHAnsi" w:hAnsiTheme="minorHAnsi"/>
          <w:b/>
          <w:szCs w:val="18"/>
        </w:rPr>
        <w:t>c</w:t>
      </w:r>
      <w:r w:rsidR="000A6716" w:rsidRPr="0029047D">
        <w:rPr>
          <w:rFonts w:asciiTheme="minorHAnsi" w:hAnsiTheme="minorHAnsi"/>
          <w:b/>
          <w:szCs w:val="18"/>
        </w:rPr>
        <w:t>-H User Instructions</w:t>
      </w:r>
    </w:p>
    <w:p w14:paraId="0435B2D9" w14:textId="77777777" w:rsidR="00636F83" w:rsidRDefault="00636F83" w:rsidP="00636F83">
      <w:pPr>
        <w:rPr>
          <w:rFonts w:asciiTheme="minorHAnsi" w:eastAsia="Cambria" w:hAnsiTheme="minorHAnsi"/>
          <w:b/>
          <w:sz w:val="18"/>
          <w:szCs w:val="18"/>
        </w:rPr>
      </w:pPr>
    </w:p>
    <w:p w14:paraId="0435B2D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435B2DB" w14:textId="2D1EC977"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 </w:t>
      </w:r>
      <w:del w:id="69" w:author="Alhabibi, Haider@Energy" w:date="2021-12-12T17:20:00Z">
        <w:r w:rsidR="00636F83" w:rsidDel="002F5B71">
          <w:rPr>
            <w:rFonts w:asciiTheme="minorHAnsi" w:hAnsiTheme="minorHAnsi"/>
            <w:sz w:val="18"/>
            <w:szCs w:val="18"/>
          </w:rPr>
          <w:delText xml:space="preserve">Needed mostly for multifamily dwelling units. </w:delText>
        </w:r>
      </w:del>
      <w:r w:rsidR="00636F83">
        <w:rPr>
          <w:rFonts w:asciiTheme="minorHAnsi" w:hAnsiTheme="minorHAnsi"/>
          <w:sz w:val="18"/>
          <w:szCs w:val="18"/>
        </w:rPr>
        <w:t>Ventilation is calculated and provided for each dwelling unit individually.</w:t>
      </w:r>
    </w:p>
    <w:p w14:paraId="0435B2DC" w14:textId="321A1959"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4307">
        <w:rPr>
          <w:rFonts w:asciiTheme="minorHAnsi" w:eastAsia="Cambria" w:hAnsiTheme="minorHAnsi"/>
          <w:sz w:val="18"/>
          <w:szCs w:val="18"/>
        </w:rPr>
        <w:t>are “S</w:t>
      </w:r>
      <w:r w:rsidR="00636F83"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636F83"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A</w:t>
      </w:r>
      <w:r w:rsidR="00AF584B">
        <w:rPr>
          <w:rFonts w:asciiTheme="minorHAnsi" w:eastAsia="Cambria" w:hAnsiTheme="minorHAnsi"/>
          <w:sz w:val="18"/>
          <w:szCs w:val="18"/>
        </w:rPr>
        <w:t>ttached</w:t>
      </w:r>
      <w:r w:rsidR="00636F83" w:rsidRPr="00D2491C">
        <w:rPr>
          <w:rFonts w:asciiTheme="minorHAnsi" w:eastAsia="Cambria" w:hAnsiTheme="minorHAnsi"/>
          <w:sz w:val="18"/>
          <w:szCs w:val="18"/>
        </w:rPr>
        <w:t>”</w:t>
      </w:r>
      <w:ins w:id="70" w:author="Alhabibi, Haider@Energy" w:date="2021-12-12T17:20:00Z">
        <w:r w:rsidR="00CC19CE">
          <w:rPr>
            <w:rFonts w:asciiTheme="minorHAnsi" w:eastAsia="Cambria" w:hAnsiTheme="minorHAnsi"/>
            <w:sz w:val="18"/>
            <w:szCs w:val="18"/>
          </w:rPr>
          <w:t xml:space="preserve"> and</w:t>
        </w:r>
      </w:ins>
      <w:del w:id="71" w:author="Alhabibi, Haider@Energy" w:date="2021-12-12T17:20:00Z">
        <w:r w:rsidR="00AF584B" w:rsidDel="00CC19CE">
          <w:rPr>
            <w:rFonts w:asciiTheme="minorHAnsi" w:eastAsia="Cambria" w:hAnsiTheme="minorHAnsi"/>
            <w:sz w:val="18"/>
            <w:szCs w:val="18"/>
          </w:rPr>
          <w:delText>,</w:delText>
        </w:r>
      </w:del>
      <w:r w:rsidR="00AF584B">
        <w:rPr>
          <w:rFonts w:asciiTheme="minorHAnsi" w:eastAsia="Cambria" w:hAnsiTheme="minorHAnsi"/>
          <w:sz w:val="18"/>
          <w:szCs w:val="18"/>
        </w:rPr>
        <w:t xml:space="preserve"> </w:t>
      </w:r>
      <w:r w:rsidR="00AF584B" w:rsidRPr="00D2491C">
        <w:rPr>
          <w:rFonts w:asciiTheme="minorHAnsi" w:eastAsia="Cambria" w:hAnsiTheme="minorHAnsi"/>
          <w:sz w:val="18"/>
          <w:szCs w:val="18"/>
        </w:rPr>
        <w:t>“</w:t>
      </w:r>
      <w:r w:rsidR="00454307">
        <w:rPr>
          <w:rFonts w:asciiTheme="minorHAnsi" w:eastAsia="Cambria" w:hAnsiTheme="minorHAnsi"/>
          <w:sz w:val="18"/>
          <w:szCs w:val="18"/>
        </w:rPr>
        <w:t>S</w:t>
      </w:r>
      <w:r w:rsidR="00AF584B"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AF584B"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D</w:t>
      </w:r>
      <w:r w:rsidR="00AF584B">
        <w:rPr>
          <w:rFonts w:asciiTheme="minorHAnsi" w:eastAsia="Cambria" w:hAnsiTheme="minorHAnsi"/>
          <w:sz w:val="18"/>
          <w:szCs w:val="18"/>
        </w:rPr>
        <w:t>etached</w:t>
      </w:r>
      <w:r w:rsidR="00AF584B" w:rsidRPr="00D2491C">
        <w:rPr>
          <w:rFonts w:asciiTheme="minorHAnsi" w:eastAsia="Cambria" w:hAnsiTheme="minorHAnsi"/>
          <w:sz w:val="18"/>
          <w:szCs w:val="18"/>
        </w:rPr>
        <w:t>”</w:t>
      </w:r>
      <w:del w:id="72" w:author="Alhabibi, Haider@Energy" w:date="2021-12-12T17:20:00Z">
        <w:r w:rsidR="00636F83" w:rsidRPr="00D2491C" w:rsidDel="002F5B71">
          <w:rPr>
            <w:rFonts w:asciiTheme="minorHAnsi" w:eastAsia="Cambria" w:hAnsiTheme="minorHAnsi"/>
            <w:sz w:val="18"/>
            <w:szCs w:val="18"/>
          </w:rPr>
          <w:delText xml:space="preserve"> and “</w:delText>
        </w:r>
        <w:r w:rsidR="00454307" w:rsidDel="002F5B71">
          <w:rPr>
            <w:rFonts w:asciiTheme="minorHAnsi" w:eastAsia="Cambria" w:hAnsiTheme="minorHAnsi"/>
            <w:sz w:val="18"/>
            <w:szCs w:val="18"/>
          </w:rPr>
          <w:delText>M</w:delText>
        </w:r>
        <w:r w:rsidR="00636F83" w:rsidRPr="00D2491C" w:rsidDel="002F5B71">
          <w:rPr>
            <w:rFonts w:asciiTheme="minorHAnsi" w:eastAsia="Cambria" w:hAnsiTheme="minorHAnsi"/>
            <w:sz w:val="18"/>
            <w:szCs w:val="18"/>
          </w:rPr>
          <w:delText>ultifamily”</w:delText>
        </w:r>
      </w:del>
      <w:r w:rsidR="00636F83">
        <w:rPr>
          <w:rFonts w:asciiTheme="minorHAnsi" w:eastAsia="Cambria" w:hAnsiTheme="minorHAnsi"/>
          <w:sz w:val="18"/>
          <w:szCs w:val="18"/>
        </w:rPr>
        <w:t>.</w:t>
      </w:r>
      <w:r w:rsidR="00AF584B">
        <w:rPr>
          <w:rFonts w:asciiTheme="minorHAnsi" w:eastAsia="Cambria" w:hAnsiTheme="minorHAnsi"/>
          <w:sz w:val="18"/>
          <w:szCs w:val="18"/>
        </w:rPr>
        <w:t xml:space="preserve"> User is allowed to overwrite imported value with “</w:t>
      </w:r>
      <w:proofErr w:type="gramStart"/>
      <w:r w:rsidR="00454307">
        <w:rPr>
          <w:rFonts w:asciiTheme="minorHAnsi" w:eastAsia="Cambria" w:hAnsiTheme="minorHAnsi"/>
          <w:sz w:val="18"/>
          <w:szCs w:val="18"/>
        </w:rPr>
        <w:t>N</w:t>
      </w:r>
      <w:r w:rsidR="00AF584B">
        <w:rPr>
          <w:rFonts w:asciiTheme="minorHAnsi" w:eastAsia="Cambria" w:hAnsiTheme="minorHAnsi"/>
          <w:sz w:val="18"/>
          <w:szCs w:val="18"/>
        </w:rPr>
        <w:t>on-dwelling</w:t>
      </w:r>
      <w:proofErr w:type="gramEnd"/>
      <w:r w:rsidR="00AF584B">
        <w:rPr>
          <w:rFonts w:asciiTheme="minorHAnsi" w:eastAsia="Cambria" w:hAnsiTheme="minorHAnsi"/>
          <w:sz w:val="18"/>
          <w:szCs w:val="18"/>
        </w:rPr>
        <w:t xml:space="preserve">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0435B2DD" w14:textId="765443A3"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0435B2DE" w14:textId="1D21D59F"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0435B2D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0435B2E0" w14:textId="767A1D63"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w:t>
      </w:r>
      <w:r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w:t>
      </w:r>
      <w:r w:rsidR="009B68D4"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w:t>
      </w:r>
      <w:r w:rsidR="009B68D4" w:rsidRPr="009B68D4">
        <w:rPr>
          <w:rFonts w:asciiTheme="minorHAnsi" w:hAnsiTheme="minorHAnsi"/>
          <w:sz w:val="18"/>
          <w:szCs w:val="18"/>
          <w:vertAlign w:val="superscript"/>
        </w:rPr>
        <w: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w:t>
      </w:r>
      <w:r w:rsidR="009B68D4" w:rsidRPr="009B68D4">
        <w:rPr>
          <w:rFonts w:asciiTheme="minorHAnsi" w:hAnsiTheme="minorHAnsi"/>
          <w:sz w:val="18"/>
          <w:szCs w:val="18"/>
          <w:vertAlign w:val="superscript"/>
        </w:rPr>
        <w:t>2</w:t>
      </w:r>
      <w:r>
        <w:rPr>
          <w:rFonts w:asciiTheme="minorHAnsi" w:hAnsiTheme="minorHAnsi"/>
          <w:sz w:val="18"/>
          <w:szCs w:val="18"/>
        </w:rPr>
        <w:t>”</w:t>
      </w:r>
      <w:r w:rsidR="00495793" w:rsidRPr="00495793">
        <w:rPr>
          <w:rFonts w:asciiTheme="minorHAnsi" w:hAnsiTheme="minorHAnsi"/>
          <w:sz w:val="18"/>
          <w:szCs w:val="18"/>
        </w:rPr>
        <w:t>.</w:t>
      </w:r>
    </w:p>
    <w:p w14:paraId="0435B2E1" w14:textId="00BADD39"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0435B2E2" w14:textId="577F2CC9"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0435B2F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0435B2F5"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435B2F6" w14:textId="581A6040"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sidR="00CE3C37">
        <w:rPr>
          <w:rFonts w:asciiTheme="minorHAnsi" w:hAnsiTheme="minorHAnsi"/>
          <w:sz w:val="18"/>
          <w:szCs w:val="18"/>
        </w:rPr>
        <w:t xml:space="preserve">uilding type is equal to </w:t>
      </w:r>
      <w:r w:rsidR="00454307">
        <w:rPr>
          <w:rFonts w:asciiTheme="minorHAnsi" w:hAnsiTheme="minorHAnsi"/>
          <w:sz w:val="18"/>
          <w:szCs w:val="18"/>
        </w:rPr>
        <w:t>N</w:t>
      </w:r>
      <w:r w:rsidR="00CE3C37">
        <w:rPr>
          <w:rFonts w:asciiTheme="minorHAnsi" w:hAnsiTheme="minorHAnsi"/>
          <w:sz w:val="18"/>
          <w:szCs w:val="18"/>
        </w:rPr>
        <w:t>on-dwelling unit, an N/A value will be filled out automatically.</w:t>
      </w:r>
    </w:p>
    <w:p w14:paraId="0435B2F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0435B2F8"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0435B2F9" w14:textId="61D0F215"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r w:rsidR="00454307">
        <w:rPr>
          <w:rFonts w:asciiTheme="minorHAnsi" w:hAnsiTheme="minorHAnsi"/>
          <w:sz w:val="18"/>
          <w:szCs w:val="18"/>
        </w:rPr>
        <w:t>N</w:t>
      </w:r>
      <w:r>
        <w:rPr>
          <w:rFonts w:asciiTheme="minorHAnsi" w:hAnsiTheme="minorHAnsi"/>
          <w:sz w:val="18"/>
          <w:szCs w:val="18"/>
        </w:rPr>
        <w:t xml:space="preserve">on-dwelling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0435B2FA"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0435B2FB" w14:textId="539DDB11"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w:t>
      </w:r>
      <w:r w:rsidR="006150E9">
        <w:rPr>
          <w:rFonts w:asciiTheme="minorHAnsi" w:hAnsiTheme="minorHAnsi" w:cstheme="minorHAnsi"/>
          <w:sz w:val="18"/>
          <w:szCs w:val="18"/>
        </w:rPr>
        <w:t>06</w:t>
      </w:r>
      <w:r w:rsidRPr="00802732">
        <w:rPr>
          <w:rFonts w:asciiTheme="minorHAnsi" w:hAnsiTheme="minorHAnsi" w:cstheme="minorHAnsi"/>
          <w:sz w:val="18"/>
          <w:szCs w:val="18"/>
        </w:rPr>
        <w:t>) = Central Fan Integrated &amp; “Ventilation Operation Schedule” (A</w:t>
      </w:r>
      <w:r w:rsidR="008002F8">
        <w:rPr>
          <w:rFonts w:asciiTheme="minorHAnsi" w:hAnsiTheme="minorHAnsi" w:cstheme="minorHAnsi"/>
          <w:sz w:val="18"/>
          <w:szCs w:val="18"/>
        </w:rPr>
        <w:t>0</w:t>
      </w:r>
      <w:r w:rsidR="006150E9">
        <w:rPr>
          <w:rFonts w:asciiTheme="minorHAnsi" w:hAnsiTheme="minorHAnsi" w:cstheme="minorHAnsi"/>
          <w:sz w:val="18"/>
          <w:szCs w:val="18"/>
        </w:rPr>
        <w:t>7</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F925A91" w14:textId="12803A2A" w:rsidR="00CD1C6E" w:rsidRDefault="00CD1C6E" w:rsidP="00CD1C6E">
      <w:pPr>
        <w:rPr>
          <w:ins w:id="73" w:author="Alhabibi, Haider@Energy" w:date="2022-02-10T09:47:00Z"/>
          <w:rFonts w:asciiTheme="minorHAnsi" w:hAnsiTheme="minorHAnsi" w:cstheme="minorHAnsi"/>
          <w:b/>
          <w:sz w:val="18"/>
          <w:szCs w:val="18"/>
        </w:rPr>
      </w:pPr>
    </w:p>
    <w:p w14:paraId="47E9440B" w14:textId="7751C18F" w:rsidR="00BB7014" w:rsidRPr="00960B32" w:rsidRDefault="00BB7014" w:rsidP="00BB7014">
      <w:pPr>
        <w:rPr>
          <w:ins w:id="74" w:author="Alhabibi, Haider@Energy" w:date="2022-02-10T09:47:00Z"/>
          <w:rFonts w:asciiTheme="minorHAnsi" w:eastAsia="Cambria" w:hAnsiTheme="minorHAnsi"/>
          <w:sz w:val="18"/>
          <w:szCs w:val="18"/>
        </w:rPr>
      </w:pPr>
      <w:ins w:id="75" w:author="Alhabibi, Haider@Energy" w:date="2022-02-10T09:47:00Z">
        <w:r w:rsidRPr="00BA617F">
          <w:rPr>
            <w:rFonts w:asciiTheme="minorHAnsi" w:eastAsia="Cambria" w:hAnsiTheme="minorHAnsi"/>
            <w:b/>
            <w:bCs/>
            <w:sz w:val="18"/>
            <w:szCs w:val="18"/>
          </w:rPr>
          <w:t xml:space="preserve">Section </w:t>
        </w:r>
        <w:r>
          <w:rPr>
            <w:rFonts w:asciiTheme="minorHAnsi" w:eastAsia="Cambria" w:hAnsiTheme="minorHAnsi"/>
            <w:b/>
            <w:bCs/>
            <w:sz w:val="18"/>
            <w:szCs w:val="18"/>
          </w:rPr>
          <w:t>B</w:t>
        </w:r>
        <w:r w:rsidRPr="00BA617F">
          <w:rPr>
            <w:rFonts w:asciiTheme="minorHAnsi" w:eastAsia="Cambria" w:hAnsiTheme="minorHAnsi"/>
            <w:b/>
            <w:bCs/>
            <w:sz w:val="18"/>
            <w:szCs w:val="18"/>
          </w:rPr>
          <w:t xml:space="preserve">. </w:t>
        </w:r>
        <w:r w:rsidRPr="00BA617F">
          <w:rPr>
            <w:rFonts w:asciiTheme="minorHAnsi" w:hAnsiTheme="minorHAnsi" w:cstheme="minorHAnsi"/>
            <w:b/>
            <w:bCs/>
            <w:sz w:val="18"/>
            <w:szCs w:val="18"/>
          </w:rPr>
          <w:t>HRV</w:t>
        </w:r>
        <w:r w:rsidRPr="0041218C">
          <w:rPr>
            <w:rFonts w:asciiTheme="minorHAnsi" w:hAnsiTheme="minorHAnsi" w:cstheme="minorHAnsi"/>
            <w:b/>
            <w:bCs/>
            <w:sz w:val="18"/>
            <w:szCs w:val="18"/>
          </w:rPr>
          <w:t xml:space="preserve"> or ERV</w:t>
        </w:r>
        <w:r>
          <w:rPr>
            <w:rFonts w:asciiTheme="minorHAnsi" w:hAnsiTheme="minorHAnsi" w:cstheme="minorHAnsi"/>
            <w:b/>
            <w:bCs/>
            <w:sz w:val="18"/>
            <w:szCs w:val="18"/>
          </w:rPr>
          <w:t xml:space="preserve"> Information</w:t>
        </w:r>
      </w:ins>
    </w:p>
    <w:p w14:paraId="5AE42BE4" w14:textId="77777777" w:rsidR="00BB7014" w:rsidRPr="00960B32" w:rsidRDefault="00BB7014" w:rsidP="00BB7014">
      <w:pPr>
        <w:numPr>
          <w:ilvl w:val="0"/>
          <w:numId w:val="38"/>
        </w:numPr>
        <w:rPr>
          <w:ins w:id="76" w:author="Alhabibi, Haider@Energy" w:date="2022-02-10T09:47:00Z"/>
          <w:rFonts w:asciiTheme="minorHAnsi" w:eastAsia="Cambria" w:hAnsiTheme="minorHAnsi"/>
          <w:sz w:val="18"/>
          <w:szCs w:val="18"/>
        </w:rPr>
      </w:pPr>
      <w:ins w:id="77" w:author="Alhabibi, Haider@Energy" w:date="2022-02-10T09:47:00Z">
        <w:r w:rsidRPr="00960B32">
          <w:rPr>
            <w:rFonts w:asciiTheme="minorHAnsi" w:eastAsia="Cambria" w:hAnsiTheme="minorHAnsi"/>
            <w:sz w:val="18"/>
            <w:szCs w:val="18"/>
          </w:rPr>
          <w:t>Manufacturer Make – User input text</w:t>
        </w:r>
      </w:ins>
    </w:p>
    <w:p w14:paraId="7E74B81E" w14:textId="77777777" w:rsidR="00BB7014" w:rsidRPr="00960B32" w:rsidRDefault="00BB7014" w:rsidP="00BB7014">
      <w:pPr>
        <w:numPr>
          <w:ilvl w:val="0"/>
          <w:numId w:val="38"/>
        </w:numPr>
        <w:rPr>
          <w:ins w:id="78" w:author="Alhabibi, Haider@Energy" w:date="2022-02-10T09:47:00Z"/>
          <w:rFonts w:asciiTheme="minorHAnsi" w:eastAsia="Cambria" w:hAnsiTheme="minorHAnsi"/>
          <w:sz w:val="18"/>
          <w:szCs w:val="18"/>
        </w:rPr>
      </w:pPr>
      <w:ins w:id="79" w:author="Alhabibi, Haider@Energy" w:date="2022-02-10T09:47:00Z">
        <w:r w:rsidRPr="00960B32">
          <w:rPr>
            <w:rFonts w:asciiTheme="minorHAnsi" w:eastAsia="Cambria" w:hAnsiTheme="minorHAnsi"/>
            <w:sz w:val="18"/>
            <w:szCs w:val="18"/>
          </w:rPr>
          <w:t xml:space="preserve">Manufacturer Model Number – User input text </w:t>
        </w:r>
      </w:ins>
    </w:p>
    <w:p w14:paraId="5EC8657C" w14:textId="77777777" w:rsidR="00BB7014" w:rsidRPr="00960B32" w:rsidRDefault="00BB7014" w:rsidP="00BB7014">
      <w:pPr>
        <w:numPr>
          <w:ilvl w:val="0"/>
          <w:numId w:val="38"/>
        </w:numPr>
        <w:rPr>
          <w:ins w:id="80" w:author="Alhabibi, Haider@Energy" w:date="2022-02-10T09:47:00Z"/>
          <w:rFonts w:asciiTheme="minorHAnsi" w:eastAsia="Cambria" w:hAnsiTheme="minorHAnsi"/>
          <w:sz w:val="18"/>
          <w:szCs w:val="18"/>
        </w:rPr>
      </w:pPr>
      <w:ins w:id="81" w:author="Alhabibi, Haider@Energy" w:date="2022-02-10T09:47:00Z">
        <w:r w:rsidRPr="00960B32">
          <w:rPr>
            <w:rFonts w:asciiTheme="minorHAnsi" w:eastAsia="Cambria" w:hAnsiTheme="minorHAnsi"/>
            <w:sz w:val="18"/>
            <w:szCs w:val="18"/>
          </w:rPr>
          <w:t>Fan Efficacy Performance Rating – Reference information from CF1R</w:t>
        </w:r>
        <w:r>
          <w:rPr>
            <w:rFonts w:asciiTheme="minorHAnsi" w:eastAsia="Cambria" w:hAnsiTheme="minorHAnsi"/>
            <w:sz w:val="18"/>
            <w:szCs w:val="18"/>
          </w:rPr>
          <w:t xml:space="preserve"> </w:t>
        </w:r>
        <w:r w:rsidRPr="0009608C">
          <w:rPr>
            <w:rFonts w:asciiTheme="minorHAnsi" w:eastAsia="Cambria" w:hAnsiTheme="minorHAnsi"/>
            <w:sz w:val="18"/>
            <w:szCs w:val="18"/>
          </w:rPr>
          <w:t>or be user input</w:t>
        </w:r>
      </w:ins>
    </w:p>
    <w:p w14:paraId="5C4414B4" w14:textId="77777777" w:rsidR="00BB7014" w:rsidRPr="00CD1C6E" w:rsidRDefault="00BB7014" w:rsidP="00CD1C6E">
      <w:pPr>
        <w:rPr>
          <w:rFonts w:asciiTheme="minorHAnsi" w:hAnsiTheme="minorHAnsi" w:cstheme="minorHAnsi"/>
          <w:b/>
          <w:sz w:val="18"/>
          <w:szCs w:val="18"/>
        </w:rPr>
      </w:pPr>
    </w:p>
    <w:p w14:paraId="0435B652" w14:textId="77777777" w:rsidR="00636F83" w:rsidRPr="00A35980" w:rsidRDefault="00636F83" w:rsidP="00636F83">
      <w:pPr>
        <w:contextualSpacing/>
        <w:rPr>
          <w:rFonts w:asciiTheme="minorHAnsi" w:eastAsia="Cambria" w:hAnsiTheme="minorHAnsi"/>
          <w:sz w:val="18"/>
          <w:szCs w:val="18"/>
        </w:rPr>
      </w:pPr>
    </w:p>
    <w:p w14:paraId="0435B660" w14:textId="2D26E7C8" w:rsidR="00EE3065" w:rsidRPr="00B1391E" w:rsidRDefault="00EE3065" w:rsidP="008464D7">
      <w:pPr>
        <w:pStyle w:val="ListParagraph"/>
        <w:numPr>
          <w:ilvl w:val="0"/>
          <w:numId w:val="33"/>
        </w:numPr>
        <w:rPr>
          <w:rFonts w:asciiTheme="minorHAnsi" w:eastAsia="Cambria" w:hAnsiTheme="minorHAnsi"/>
          <w:sz w:val="18"/>
          <w:szCs w:val="18"/>
        </w:rPr>
        <w:sectPr w:rsidR="00EE3065" w:rsidRPr="00B1391E"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0435B663" w14:textId="77777777" w:rsidTr="0096325C">
        <w:tc>
          <w:tcPr>
            <w:tcW w:w="11016" w:type="dxa"/>
          </w:tcPr>
          <w:p w14:paraId="0435B662" w14:textId="6E4ACD06"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p>
        </w:tc>
      </w:tr>
    </w:tbl>
    <w:p w14:paraId="0435B664" w14:textId="77777777" w:rsidR="002A1F1B" w:rsidRPr="009D3D1C" w:rsidRDefault="002A1F1B" w:rsidP="00D65FA1">
      <w:pPr>
        <w:rPr>
          <w:rFonts w:asciiTheme="minorHAnsi" w:hAnsiTheme="minorHAnsi"/>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581"/>
        <w:gridCol w:w="5571"/>
      </w:tblGrid>
      <w:tr w:rsidR="002A1F1B" w:rsidRPr="00D2491C" w14:paraId="0435B666" w14:textId="77777777" w:rsidTr="00B1391E">
        <w:tc>
          <w:tcPr>
            <w:tcW w:w="10790" w:type="dxa"/>
            <w:gridSpan w:val="3"/>
          </w:tcPr>
          <w:p w14:paraId="0435B665" w14:textId="77777777" w:rsidR="002A1F1B" w:rsidRPr="00F5715E" w:rsidRDefault="002A1F1B" w:rsidP="00600C3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A. Dwelling Mechanical Ventilation - General Information</w:t>
            </w:r>
          </w:p>
        </w:tc>
      </w:tr>
      <w:tr w:rsidR="002A1F1B" w:rsidRPr="00D2491C" w14:paraId="0435B66A" w14:textId="77777777" w:rsidTr="00B1391E">
        <w:trPr>
          <w:trHeight w:val="158"/>
        </w:trPr>
        <w:tc>
          <w:tcPr>
            <w:tcW w:w="638" w:type="dxa"/>
            <w:vAlign w:val="center"/>
          </w:tcPr>
          <w:p w14:paraId="0435B667" w14:textId="77777777" w:rsidR="002A1F1B" w:rsidRPr="00F5715E" w:rsidRDefault="002A1F1B" w:rsidP="00600C31">
            <w:pPr>
              <w:jc w:val="center"/>
              <w:rPr>
                <w:rFonts w:asciiTheme="minorHAnsi" w:hAnsiTheme="minorHAnsi"/>
                <w:sz w:val="18"/>
                <w:szCs w:val="18"/>
              </w:rPr>
            </w:pPr>
            <w:r>
              <w:rPr>
                <w:rFonts w:asciiTheme="minorHAnsi" w:hAnsiTheme="minorHAnsi"/>
                <w:sz w:val="18"/>
                <w:szCs w:val="18"/>
              </w:rPr>
              <w:t>01</w:t>
            </w:r>
          </w:p>
        </w:tc>
        <w:tc>
          <w:tcPr>
            <w:tcW w:w="4581" w:type="dxa"/>
            <w:vAlign w:val="center"/>
          </w:tcPr>
          <w:p w14:paraId="0435B668" w14:textId="77777777" w:rsidR="002A1F1B" w:rsidRPr="00F5715E" w:rsidRDefault="002A1F1B" w:rsidP="00600C31">
            <w:pPr>
              <w:rPr>
                <w:rFonts w:asciiTheme="minorHAnsi" w:hAnsiTheme="minorHAnsi"/>
                <w:sz w:val="18"/>
                <w:szCs w:val="18"/>
              </w:rPr>
            </w:pPr>
            <w:r>
              <w:rPr>
                <w:rFonts w:asciiTheme="minorHAnsi" w:hAnsiTheme="minorHAnsi"/>
                <w:sz w:val="18"/>
                <w:szCs w:val="18"/>
              </w:rPr>
              <w:t>Dwelling Unit Name</w:t>
            </w:r>
          </w:p>
        </w:tc>
        <w:tc>
          <w:tcPr>
            <w:tcW w:w="5571" w:type="dxa"/>
          </w:tcPr>
          <w:p w14:paraId="0435B669" w14:textId="46A84FA6" w:rsidR="002A1F1B" w:rsidRPr="00F5715E" w:rsidRDefault="002A1F1B" w:rsidP="00600C31">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r w:rsidRPr="00F5715E">
              <w:rPr>
                <w:rFonts w:asciiTheme="minorHAnsi" w:hAnsiTheme="minorHAnsi"/>
                <w:sz w:val="18"/>
                <w:szCs w:val="18"/>
              </w:rPr>
              <w:t>.</w:t>
            </w:r>
            <w:r>
              <w:rPr>
                <w:rFonts w:asciiTheme="minorHAnsi" w:hAnsiTheme="minorHAnsi"/>
                <w:sz w:val="18"/>
                <w:szCs w:val="18"/>
              </w:rPr>
              <w:t>&gt;&gt;</w:t>
            </w:r>
          </w:p>
        </w:tc>
      </w:tr>
      <w:tr w:rsidR="002A1F1B" w:rsidRPr="00D2491C" w14:paraId="0435B66E" w14:textId="77777777" w:rsidTr="00B1391E">
        <w:trPr>
          <w:trHeight w:val="158"/>
        </w:trPr>
        <w:tc>
          <w:tcPr>
            <w:tcW w:w="638" w:type="dxa"/>
            <w:vAlign w:val="center"/>
          </w:tcPr>
          <w:p w14:paraId="0435B66B" w14:textId="77777777" w:rsidR="002A1F1B" w:rsidRPr="00F5715E" w:rsidRDefault="002A1F1B" w:rsidP="00600C3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81" w:type="dxa"/>
            <w:vAlign w:val="center"/>
          </w:tcPr>
          <w:p w14:paraId="0435B66C" w14:textId="77777777" w:rsidR="002A1F1B" w:rsidRPr="00F5715E" w:rsidRDefault="002A1F1B" w:rsidP="00600C31">
            <w:pPr>
              <w:rPr>
                <w:rFonts w:asciiTheme="minorHAnsi" w:hAnsiTheme="minorHAnsi"/>
                <w:sz w:val="18"/>
                <w:szCs w:val="18"/>
              </w:rPr>
            </w:pPr>
            <w:r w:rsidRPr="00F5715E">
              <w:rPr>
                <w:rFonts w:asciiTheme="minorHAnsi" w:hAnsiTheme="minorHAnsi"/>
                <w:sz w:val="18"/>
                <w:szCs w:val="18"/>
              </w:rPr>
              <w:t>Building Type</w:t>
            </w:r>
          </w:p>
        </w:tc>
        <w:tc>
          <w:tcPr>
            <w:tcW w:w="5571" w:type="dxa"/>
          </w:tcPr>
          <w:p w14:paraId="0435B66D" w14:textId="03BC9803" w:rsidR="002A1F1B" w:rsidRPr="00F5715E" w:rsidRDefault="00912920" w:rsidP="006F44DF">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CF1R, allowed values = </w:t>
            </w:r>
            <w:del w:id="86" w:author="Alhabibi, Haider@Energy" w:date="2021-12-12T17:21:00Z">
              <w:r w:rsidRPr="007A5D38" w:rsidDel="00CC19CE">
                <w:rPr>
                  <w:rFonts w:asciiTheme="minorHAnsi" w:hAnsiTheme="minorHAnsi" w:cstheme="minorHAnsi"/>
                  <w:sz w:val="18"/>
                  <w:szCs w:val="18"/>
                </w:rPr>
                <w:delText xml:space="preserve">multifamily, </w:delText>
              </w:r>
            </w:del>
            <w:r w:rsidRPr="007A5D38">
              <w:rPr>
                <w:rFonts w:asciiTheme="minorHAnsi" w:hAnsiTheme="minorHAnsi" w:cstheme="minorHAnsi"/>
                <w:sz w:val="18"/>
                <w:szCs w:val="18"/>
              </w:rPr>
              <w:t>single family detached, single family attached, or allow user to pick</w:t>
            </w:r>
            <w:r>
              <w:rPr>
                <w:rFonts w:asciiTheme="minorHAnsi" w:hAnsiTheme="minorHAnsi"/>
                <w:sz w:val="18"/>
                <w:szCs w:val="18"/>
              </w:rPr>
              <w:t>&gt;&gt;</w:t>
            </w:r>
          </w:p>
        </w:tc>
      </w:tr>
      <w:tr w:rsidR="002A1F1B" w:rsidRPr="00D2491C" w14:paraId="0435B675" w14:textId="77777777" w:rsidTr="00B1391E">
        <w:trPr>
          <w:trHeight w:val="158"/>
        </w:trPr>
        <w:tc>
          <w:tcPr>
            <w:tcW w:w="638" w:type="dxa"/>
            <w:vAlign w:val="center"/>
          </w:tcPr>
          <w:p w14:paraId="0435B66F" w14:textId="77777777" w:rsidR="002A1F1B" w:rsidRPr="00F5715E" w:rsidRDefault="002A1F1B" w:rsidP="00600C3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81" w:type="dxa"/>
            <w:vAlign w:val="center"/>
          </w:tcPr>
          <w:p w14:paraId="0435B670" w14:textId="77777777" w:rsidR="002A1F1B" w:rsidRPr="00F5715E" w:rsidRDefault="002A1F1B" w:rsidP="00600C3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71" w:type="dxa"/>
          </w:tcPr>
          <w:p w14:paraId="0435B671" w14:textId="77777777" w:rsidR="00912920" w:rsidRPr="007A5D38" w:rsidRDefault="00912920" w:rsidP="00600C31">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0435B672" w14:textId="77777777" w:rsidR="00912920" w:rsidRPr="007A5D38" w:rsidRDefault="00912920" w:rsidP="00600C31">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0435B673" w14:textId="77777777" w:rsidR="00912920" w:rsidRPr="007A5D38" w:rsidRDefault="00912920" w:rsidP="00600C31">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0435B674" w14:textId="6EC6406B" w:rsidR="002A1F1B" w:rsidRPr="00F5715E" w:rsidRDefault="00912920" w:rsidP="00600C31">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F5715E">
              <w:rPr>
                <w:rFonts w:asciiTheme="minorHAnsi" w:hAnsiTheme="minorHAnsi"/>
                <w:sz w:val="18"/>
                <w:szCs w:val="18"/>
                <w:u w:val="single"/>
              </w:rPr>
              <w:t>&gt;&gt;</w:t>
            </w:r>
          </w:p>
        </w:tc>
      </w:tr>
      <w:tr w:rsidR="002A1F1B" w:rsidRPr="00D2491C" w14:paraId="0435B67A" w14:textId="77777777" w:rsidTr="00B1391E">
        <w:trPr>
          <w:trHeight w:val="158"/>
        </w:trPr>
        <w:tc>
          <w:tcPr>
            <w:tcW w:w="638" w:type="dxa"/>
            <w:vAlign w:val="center"/>
          </w:tcPr>
          <w:p w14:paraId="0435B676" w14:textId="77777777" w:rsidR="002A1F1B" w:rsidRPr="00F5715E" w:rsidRDefault="002A1F1B" w:rsidP="00600C31">
            <w:pPr>
              <w:jc w:val="center"/>
              <w:rPr>
                <w:rFonts w:asciiTheme="minorHAnsi" w:hAnsiTheme="minorHAnsi"/>
                <w:sz w:val="18"/>
                <w:szCs w:val="18"/>
              </w:rPr>
            </w:pPr>
            <w:r w:rsidRPr="00F5715E">
              <w:rPr>
                <w:rFonts w:asciiTheme="minorHAnsi" w:hAnsiTheme="minorHAnsi"/>
                <w:sz w:val="18"/>
                <w:szCs w:val="18"/>
              </w:rPr>
              <w:t>04</w:t>
            </w:r>
          </w:p>
        </w:tc>
        <w:tc>
          <w:tcPr>
            <w:tcW w:w="4581" w:type="dxa"/>
            <w:vAlign w:val="center"/>
          </w:tcPr>
          <w:p w14:paraId="0435B677" w14:textId="77777777" w:rsidR="002A1F1B" w:rsidRDefault="002A1F1B" w:rsidP="00600C3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8" w14:textId="77777777" w:rsidR="002A1F1B" w:rsidRPr="00F5715E" w:rsidRDefault="002A1F1B" w:rsidP="00600C3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71" w:type="dxa"/>
          </w:tcPr>
          <w:p w14:paraId="0435B679" w14:textId="329D0654" w:rsidR="002A1F1B" w:rsidRPr="00F5715E" w:rsidRDefault="002A1F1B" w:rsidP="00600C31">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0435B67F" w14:textId="77777777" w:rsidTr="00B1391E">
        <w:trPr>
          <w:trHeight w:val="158"/>
        </w:trPr>
        <w:tc>
          <w:tcPr>
            <w:tcW w:w="638" w:type="dxa"/>
            <w:vAlign w:val="center"/>
          </w:tcPr>
          <w:p w14:paraId="0435B67B" w14:textId="77777777" w:rsidR="002A1F1B" w:rsidRPr="00F5715E" w:rsidRDefault="002A1F1B" w:rsidP="00600C31">
            <w:pPr>
              <w:jc w:val="center"/>
              <w:rPr>
                <w:rFonts w:asciiTheme="minorHAnsi" w:hAnsiTheme="minorHAnsi"/>
                <w:sz w:val="18"/>
                <w:szCs w:val="18"/>
              </w:rPr>
            </w:pPr>
            <w:r w:rsidRPr="00F5715E">
              <w:rPr>
                <w:rFonts w:asciiTheme="minorHAnsi" w:hAnsiTheme="minorHAnsi"/>
                <w:sz w:val="18"/>
                <w:szCs w:val="18"/>
              </w:rPr>
              <w:t>05</w:t>
            </w:r>
          </w:p>
        </w:tc>
        <w:tc>
          <w:tcPr>
            <w:tcW w:w="4581" w:type="dxa"/>
            <w:vAlign w:val="center"/>
          </w:tcPr>
          <w:p w14:paraId="0435B67C" w14:textId="77777777" w:rsidR="002A1F1B" w:rsidRDefault="002A1F1B" w:rsidP="00600C3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D" w14:textId="77777777" w:rsidR="002A1F1B" w:rsidRPr="00F5715E" w:rsidRDefault="002A1F1B" w:rsidP="00600C3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71" w:type="dxa"/>
          </w:tcPr>
          <w:p w14:paraId="0435B67E" w14:textId="4D0891B1" w:rsidR="002A1F1B" w:rsidRPr="00F5715E" w:rsidRDefault="002A1F1B" w:rsidP="00600C31">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0435B6B8" w14:textId="77777777" w:rsidTr="00B1391E">
        <w:trPr>
          <w:trHeight w:val="158"/>
        </w:trPr>
        <w:tc>
          <w:tcPr>
            <w:tcW w:w="638" w:type="dxa"/>
            <w:vAlign w:val="center"/>
          </w:tcPr>
          <w:p w14:paraId="0435B6AB" w14:textId="603D38AC" w:rsidR="00EE3065" w:rsidRPr="00F5715E" w:rsidRDefault="008002F8" w:rsidP="00600C31">
            <w:pPr>
              <w:jc w:val="center"/>
              <w:rPr>
                <w:rFonts w:asciiTheme="minorHAnsi" w:hAnsiTheme="minorHAnsi"/>
                <w:sz w:val="18"/>
                <w:szCs w:val="18"/>
              </w:rPr>
            </w:pPr>
            <w:r>
              <w:rPr>
                <w:rFonts w:asciiTheme="minorHAnsi" w:hAnsiTheme="minorHAnsi" w:cstheme="minorHAnsi"/>
                <w:sz w:val="18"/>
                <w:szCs w:val="18"/>
              </w:rPr>
              <w:t>06</w:t>
            </w:r>
          </w:p>
        </w:tc>
        <w:tc>
          <w:tcPr>
            <w:tcW w:w="4581" w:type="dxa"/>
            <w:vAlign w:val="center"/>
          </w:tcPr>
          <w:p w14:paraId="0435B6AC" w14:textId="77777777" w:rsidR="00EE3065" w:rsidRDefault="00EE3065" w:rsidP="00600C3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71" w:type="dxa"/>
          </w:tcPr>
          <w:p w14:paraId="0435B6AD" w14:textId="77777777" w:rsidR="00EE3065" w:rsidRPr="007A5D38" w:rsidRDefault="00EE3065" w:rsidP="00600C31">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AE" w14:textId="77777777" w:rsidR="00EE3065" w:rsidRDefault="00EE3065" w:rsidP="00600C31">
            <w:pPr>
              <w:rPr>
                <w:rFonts w:asciiTheme="minorHAnsi" w:hAnsiTheme="minorHAnsi" w:cstheme="minorHAnsi"/>
                <w:sz w:val="18"/>
                <w:szCs w:val="18"/>
              </w:rPr>
            </w:pPr>
            <w:r w:rsidRPr="007A5D38">
              <w:rPr>
                <w:rFonts w:asciiTheme="minorHAnsi" w:hAnsiTheme="minorHAnsi" w:cstheme="minorHAnsi"/>
                <w:sz w:val="18"/>
                <w:szCs w:val="18"/>
              </w:rPr>
              <w:t>**Supply</w:t>
            </w:r>
          </w:p>
          <w:p w14:paraId="0435B6AF" w14:textId="77777777" w:rsidR="00EE3065" w:rsidRPr="007A5D38" w:rsidRDefault="00EE3065" w:rsidP="00600C31">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0435B6B0"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**Balanced; or</w:t>
            </w:r>
          </w:p>
          <w:p w14:paraId="0435B6B1"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0435B6B2"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0435B6B3"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435B6B4"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435B6B5"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0435B6B6" w14:textId="77777777" w:rsidR="00EE3065" w:rsidRPr="007A5D38" w:rsidRDefault="00EE3065" w:rsidP="00600C31">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0435B6B7" w14:textId="77777777" w:rsidR="00EE3065" w:rsidRDefault="00EE3065" w:rsidP="00600C31">
            <w:pPr>
              <w:rPr>
                <w:rFonts w:asciiTheme="minorHAnsi" w:hAnsiTheme="minorHAnsi"/>
                <w:sz w:val="18"/>
                <w:szCs w:val="18"/>
              </w:rPr>
            </w:pPr>
            <w:r w:rsidRPr="007A5D38">
              <w:rPr>
                <w:rFonts w:asciiTheme="minorHAnsi" w:hAnsiTheme="minorHAnsi" w:cstheme="minorHAnsi"/>
                <w:sz w:val="18"/>
                <w:szCs w:val="18"/>
                <w:u w:val="single"/>
              </w:rPr>
              <w:t>Else if “Building Type” (A02) = “Non-dwelling unit” then value = N/A&gt;&gt;</w:t>
            </w:r>
          </w:p>
        </w:tc>
      </w:tr>
      <w:tr w:rsidR="00EE3065" w:rsidRPr="00D2491C" w14:paraId="0435B6C2" w14:textId="77777777" w:rsidTr="00B1391E">
        <w:trPr>
          <w:trHeight w:val="158"/>
        </w:trPr>
        <w:tc>
          <w:tcPr>
            <w:tcW w:w="638" w:type="dxa"/>
            <w:vAlign w:val="center"/>
          </w:tcPr>
          <w:p w14:paraId="0435B6B9" w14:textId="1DA2EE72" w:rsidR="00EE3065" w:rsidRPr="00F5715E" w:rsidRDefault="008002F8" w:rsidP="00600C31">
            <w:pPr>
              <w:jc w:val="center"/>
              <w:rPr>
                <w:rFonts w:asciiTheme="minorHAnsi" w:hAnsiTheme="minorHAnsi"/>
                <w:sz w:val="18"/>
                <w:szCs w:val="18"/>
              </w:rPr>
            </w:pPr>
            <w:r>
              <w:rPr>
                <w:rFonts w:asciiTheme="minorHAnsi" w:hAnsiTheme="minorHAnsi" w:cstheme="minorHAnsi"/>
                <w:sz w:val="18"/>
                <w:szCs w:val="18"/>
              </w:rPr>
              <w:t>07</w:t>
            </w:r>
          </w:p>
        </w:tc>
        <w:tc>
          <w:tcPr>
            <w:tcW w:w="4581" w:type="dxa"/>
            <w:vAlign w:val="center"/>
          </w:tcPr>
          <w:p w14:paraId="0435B6BA" w14:textId="77777777" w:rsidR="00EE3065" w:rsidRDefault="00EE3065" w:rsidP="00600C3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71" w:type="dxa"/>
          </w:tcPr>
          <w:p w14:paraId="0435B6BB" w14:textId="77777777" w:rsidR="001F7B1E" w:rsidRDefault="00EE3065" w:rsidP="00600C31">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0435B6BC" w14:textId="77777777" w:rsidR="001F7B1E" w:rsidRPr="007A5D38" w:rsidRDefault="001F7B1E" w:rsidP="00600C31">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“Non-dwelling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BD" w14:textId="77777777" w:rsidR="00EE3065" w:rsidRPr="001C365C" w:rsidRDefault="00EE3065" w:rsidP="00600C31">
            <w:pPr>
              <w:rPr>
                <w:rFonts w:asciiTheme="minorHAnsi" w:hAnsiTheme="minorHAnsi" w:cstheme="minorHAnsi"/>
                <w:sz w:val="18"/>
                <w:szCs w:val="18"/>
              </w:rPr>
            </w:pPr>
            <w:r w:rsidRPr="001C365C">
              <w:rPr>
                <w:rFonts w:asciiTheme="minorHAnsi" w:hAnsiTheme="minorHAnsi" w:cstheme="minorHAnsi"/>
                <w:sz w:val="18"/>
                <w:szCs w:val="18"/>
              </w:rPr>
              <w:t>**Continuous; or</w:t>
            </w:r>
          </w:p>
          <w:p w14:paraId="0435B6C0" w14:textId="52935F60" w:rsidR="00EE3065" w:rsidRPr="007A5D38" w:rsidRDefault="00EE3065" w:rsidP="00600C31">
            <w:pPr>
              <w:rPr>
                <w:rFonts w:asciiTheme="minorHAnsi" w:hAnsiTheme="minorHAnsi" w:cstheme="minorHAnsi"/>
                <w:sz w:val="18"/>
                <w:szCs w:val="18"/>
                <w:u w:val="single"/>
              </w:rPr>
            </w:pPr>
            <w:r w:rsidRPr="001C365C">
              <w:rPr>
                <w:rFonts w:asciiTheme="minorHAnsi" w:hAnsiTheme="minorHAnsi" w:cstheme="minorHAnsi"/>
                <w:sz w:val="18"/>
                <w:szCs w:val="18"/>
              </w:rPr>
              <w:t xml:space="preserve">**Short-Term Average; </w:t>
            </w: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(A</w:t>
            </w:r>
            <w:r w:rsidR="008002F8">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(A</w:t>
            </w:r>
            <w:proofErr w:type="gramStart"/>
            <w:r w:rsidR="008002F8">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0435B6C1" w14:textId="77777777" w:rsidR="00EE3065" w:rsidRDefault="00EE3065" w:rsidP="00600C31">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0435B6F1" w14:textId="77777777" w:rsidTr="00B1391E">
        <w:trPr>
          <w:trHeight w:val="158"/>
        </w:trPr>
        <w:tc>
          <w:tcPr>
            <w:tcW w:w="638" w:type="dxa"/>
            <w:vAlign w:val="center"/>
          </w:tcPr>
          <w:p w14:paraId="0435B6DA" w14:textId="5CCA1096" w:rsidR="00EE3065" w:rsidRDefault="008002F8" w:rsidP="00600C31">
            <w:pPr>
              <w:jc w:val="center"/>
              <w:rPr>
                <w:rFonts w:asciiTheme="minorHAnsi" w:hAnsiTheme="minorHAnsi"/>
                <w:sz w:val="18"/>
                <w:szCs w:val="18"/>
              </w:rPr>
            </w:pPr>
            <w:r>
              <w:rPr>
                <w:rFonts w:asciiTheme="minorHAnsi" w:hAnsiTheme="minorHAnsi" w:cstheme="minorHAnsi"/>
                <w:sz w:val="18"/>
                <w:szCs w:val="18"/>
              </w:rPr>
              <w:t>08</w:t>
            </w:r>
          </w:p>
        </w:tc>
        <w:tc>
          <w:tcPr>
            <w:tcW w:w="4581" w:type="dxa"/>
            <w:vAlign w:val="center"/>
          </w:tcPr>
          <w:p w14:paraId="0435B6DB" w14:textId="77777777" w:rsidR="00EE3065" w:rsidRPr="007A5D38" w:rsidRDefault="00EE3065" w:rsidP="00600C31">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0435B6DC" w14:textId="77777777" w:rsidR="00EE3065" w:rsidRPr="004F4818" w:rsidRDefault="00EE3065" w:rsidP="00600C31">
            <w:pPr>
              <w:rPr>
                <w:rFonts w:asciiTheme="minorHAnsi" w:hAnsiTheme="minorHAnsi"/>
                <w:sz w:val="18"/>
                <w:szCs w:val="18"/>
              </w:rPr>
            </w:pPr>
            <w:r w:rsidRPr="007A5D38">
              <w:rPr>
                <w:rFonts w:asciiTheme="minorHAnsi" w:hAnsiTheme="minorHAnsi" w:cstheme="minorHAnsi"/>
                <w:sz w:val="18"/>
                <w:szCs w:val="18"/>
              </w:rPr>
              <w:t>(this row not visible to user)</w:t>
            </w:r>
          </w:p>
        </w:tc>
        <w:tc>
          <w:tcPr>
            <w:tcW w:w="5571" w:type="dxa"/>
          </w:tcPr>
          <w:p w14:paraId="0435B6DD" w14:textId="77777777" w:rsidR="00EE3065" w:rsidRPr="007A5D38" w:rsidRDefault="00EE3065" w:rsidP="00600C31">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0435B6DF" w14:textId="4660F041" w:rsidR="00EE3065" w:rsidRPr="007A5D38" w:rsidRDefault="00EE3065" w:rsidP="00600C31">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Single Family Detached or Single Family Attached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xhaust, Balanced, Balanced – ERV, Balanced – HRV, or Central Fan Integrated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2" w14:textId="362EC367" w:rsidR="00EE3065" w:rsidRPr="007A5D38" w:rsidRDefault="00EE3065" w:rsidP="00600C31">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0435B6ED" w14:textId="336DBF4C" w:rsidR="00EE3065" w:rsidRPr="007A5D38" w:rsidRDefault="00EE3065" w:rsidP="00600C31">
            <w:pPr>
              <w:rPr>
                <w:rFonts w:asciiTheme="minorHAnsi" w:hAnsiTheme="minorHAnsi" w:cstheme="minorHAnsi"/>
                <w:sz w:val="18"/>
                <w:szCs w:val="18"/>
                <w:u w:val="single"/>
              </w:rPr>
            </w:pPr>
            <w:r w:rsidRPr="007A5D38">
              <w:rPr>
                <w:rFonts w:asciiTheme="minorHAnsi" w:hAnsiTheme="minorHAnsi" w:cstheme="minorHAnsi"/>
                <w:sz w:val="18"/>
                <w:szCs w:val="18"/>
              </w:rPr>
              <w:t xml:space="preserve">Else if “Building Type” (A02) = </w:t>
            </w:r>
            <w:r w:rsidRPr="007A5D38">
              <w:rPr>
                <w:rFonts w:asciiTheme="minorHAnsi" w:hAnsiTheme="minorHAnsi" w:cstheme="minorHAnsi"/>
                <w:sz w:val="18"/>
                <w:szCs w:val="18"/>
                <w:u w:val="single"/>
              </w:rPr>
              <w:t>Single Family Detached, Single Family Attached, or Multifamily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xhaust, Balanced, Balanced – ERV, Balanced – HRV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Scheduled or Real-Time Control,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E" w14:textId="3415C57B" w:rsidR="00EE3065" w:rsidRDefault="00EE3065" w:rsidP="00600C31">
            <w:pPr>
              <w:rPr>
                <w:rFonts w:asciiTheme="minorHAnsi" w:hAnsiTheme="minorHAnsi" w:cstheme="minorHAnsi"/>
                <w:b/>
                <w:sz w:val="18"/>
                <w:szCs w:val="18"/>
                <w:u w:val="single"/>
              </w:rPr>
            </w:pPr>
            <w:r w:rsidRPr="007A5D38">
              <w:rPr>
                <w:rFonts w:asciiTheme="minorHAnsi" w:hAnsiTheme="minorHAnsi" w:cstheme="minorHAnsi"/>
                <w:b/>
                <w:sz w:val="18"/>
                <w:szCs w:val="18"/>
              </w:rPr>
              <w:lastRenderedPageBreak/>
              <w:t>**27</w:t>
            </w:r>
            <w:r w:rsidR="00C0202F">
              <w:rPr>
                <w:rFonts w:asciiTheme="minorHAnsi" w:hAnsiTheme="minorHAnsi" w:cstheme="minorHAnsi"/>
                <w:b/>
                <w:sz w:val="18"/>
                <w:szCs w:val="18"/>
              </w:rPr>
              <w:t>c</w:t>
            </w:r>
            <w:r w:rsidRPr="007A5D38">
              <w:rPr>
                <w:rFonts w:asciiTheme="minorHAnsi" w:hAnsiTheme="minorHAnsi" w:cstheme="minorHAnsi"/>
                <w:b/>
                <w:sz w:val="18"/>
                <w:szCs w:val="18"/>
              </w:rPr>
              <w:t xml:space="preserve"> – Scheduled or Real-Time Control Ventilation </w:t>
            </w:r>
            <w:proofErr w:type="gramStart"/>
            <w:r w:rsidRPr="007A5D38">
              <w:rPr>
                <w:rFonts w:asciiTheme="minorHAnsi" w:hAnsiTheme="minorHAnsi" w:cstheme="minorHAnsi"/>
                <w:b/>
                <w:sz w:val="18"/>
                <w:szCs w:val="18"/>
              </w:rPr>
              <w:t>System</w:t>
            </w:r>
            <w:r w:rsidRPr="007A5D38">
              <w:rPr>
                <w:rFonts w:asciiTheme="minorHAnsi" w:hAnsiTheme="minorHAnsi" w:cstheme="minorHAnsi"/>
                <w:b/>
                <w:sz w:val="18"/>
                <w:szCs w:val="18"/>
                <w:u w:val="single"/>
              </w:rPr>
              <w:t>;</w:t>
            </w:r>
            <w:proofErr w:type="gramEnd"/>
          </w:p>
          <w:p w14:paraId="713D23D2" w14:textId="555A00A4" w:rsidR="004F461C" w:rsidRPr="007A5D38" w:rsidDel="00F40158" w:rsidRDefault="004F461C" w:rsidP="004F461C">
            <w:pPr>
              <w:rPr>
                <w:del w:id="87" w:author="Alhabibi, Haider@Energy" w:date="2021-12-12T17:21:00Z"/>
                <w:rFonts w:asciiTheme="minorHAnsi" w:hAnsiTheme="minorHAnsi" w:cstheme="minorHAnsi"/>
                <w:sz w:val="18"/>
                <w:szCs w:val="18"/>
                <w:u w:val="single"/>
              </w:rPr>
            </w:pPr>
            <w:del w:id="88" w:author="Alhabibi, Haider@Energy" w:date="2021-12-12T17:21:00Z">
              <w:r w:rsidRPr="007A5D38" w:rsidDel="00F40158">
                <w:rPr>
                  <w:rFonts w:asciiTheme="minorHAnsi" w:hAnsiTheme="minorHAnsi" w:cstheme="minorHAnsi"/>
                  <w:sz w:val="18"/>
                  <w:szCs w:val="18"/>
                </w:rPr>
                <w:delText xml:space="preserve">Else if “Building Type” (A02) = </w:delText>
              </w:r>
              <w:r w:rsidRPr="007A5D38" w:rsidDel="00F40158">
                <w:rPr>
                  <w:rFonts w:asciiTheme="minorHAnsi" w:hAnsiTheme="minorHAnsi" w:cstheme="minorHAnsi"/>
                  <w:sz w:val="18"/>
                  <w:szCs w:val="18"/>
                  <w:u w:val="single"/>
                </w:rPr>
                <w:delText>Multifamily</w:delText>
              </w:r>
              <w:r w:rsidR="00BF333B" w:rsidDel="00F40158">
                <w:rPr>
                  <w:rFonts w:asciiTheme="minorHAnsi" w:hAnsiTheme="minorHAnsi" w:cstheme="minorHAnsi"/>
                  <w:sz w:val="18"/>
                  <w:szCs w:val="18"/>
                  <w:u w:val="single"/>
                </w:rPr>
                <w:delText xml:space="preserve"> </w:delText>
              </w:r>
              <w:r w:rsidR="00BF333B" w:rsidRPr="00F156EB" w:rsidDel="00F40158">
                <w:rPr>
                  <w:rFonts w:ascii="Calibri" w:eastAsia="Calibri" w:hAnsi="Calibri"/>
                  <w:sz w:val="18"/>
                  <w:szCs w:val="18"/>
                </w:rPr>
                <w:delText xml:space="preserve"> and</w:delText>
              </w:r>
              <w:r w:rsidR="00BF333B" w:rsidRPr="00F156EB" w:rsidDel="00F40158">
                <w:rPr>
                  <w:rFonts w:ascii="Calibri" w:eastAsia="Calibri" w:hAnsi="Calibri"/>
                  <w:sz w:val="22"/>
                  <w:szCs w:val="22"/>
                </w:rPr>
                <w:delText xml:space="preserve"> </w:delText>
              </w:r>
              <w:r w:rsidR="00BF333B" w:rsidRPr="00F156EB" w:rsidDel="00F40158">
                <w:rPr>
                  <w:rFonts w:ascii="Calibri" w:eastAsia="Calibri" w:hAnsi="Calibri" w:cs="Calibri"/>
                  <w:sz w:val="18"/>
                  <w:szCs w:val="18"/>
                </w:rPr>
                <w:delText>“Ventilation System Type” (A06) = Central Ventilation System – Supply</w:delText>
              </w:r>
              <w:r w:rsidR="00BF333B" w:rsidRPr="00F156EB" w:rsidDel="00F40158">
                <w:rPr>
                  <w:rFonts w:ascii="Calibri" w:eastAsia="Calibri" w:hAnsi="Calibri"/>
                  <w:sz w:val="18"/>
                  <w:szCs w:val="18"/>
                </w:rPr>
                <w:delText>, Central Ventilation System – Exhaust, or Central Ventilation System – Balanced</w:delText>
              </w:r>
              <w:r w:rsidRPr="007A5D38" w:rsidDel="00F40158">
                <w:rPr>
                  <w:rFonts w:asciiTheme="minorHAnsi" w:hAnsiTheme="minorHAnsi" w:cstheme="minorHAnsi"/>
                  <w:sz w:val="18"/>
                  <w:szCs w:val="18"/>
                  <w:u w:val="single"/>
                </w:rPr>
                <w:delText xml:space="preserve">, </w:delText>
              </w:r>
              <w:r w:rsidRPr="007A5D38" w:rsidDel="00F40158">
                <w:rPr>
                  <w:rFonts w:asciiTheme="minorHAnsi" w:hAnsiTheme="minorHAnsi" w:cstheme="minorHAnsi"/>
                  <w:sz w:val="18"/>
                  <w:szCs w:val="18"/>
                </w:rPr>
                <w:delText>then display method</w:delText>
              </w:r>
              <w:r w:rsidRPr="007A5D38" w:rsidDel="00F40158">
                <w:rPr>
                  <w:rFonts w:asciiTheme="minorHAnsi" w:hAnsiTheme="minorHAnsi" w:cstheme="minorHAnsi"/>
                  <w:sz w:val="18"/>
                  <w:szCs w:val="18"/>
                  <w:u w:val="single"/>
                </w:rPr>
                <w:delText>:</w:delText>
              </w:r>
            </w:del>
          </w:p>
          <w:p w14:paraId="0435B6F0" w14:textId="782D1B4C" w:rsidR="00EE3065" w:rsidRPr="007A5D38" w:rsidRDefault="004F461C" w:rsidP="006F44DF">
            <w:pPr>
              <w:rPr>
                <w:rFonts w:asciiTheme="minorHAnsi" w:hAnsiTheme="minorHAnsi" w:cstheme="minorHAnsi"/>
                <w:sz w:val="18"/>
                <w:szCs w:val="18"/>
              </w:rPr>
            </w:pPr>
            <w:del w:id="89" w:author="Alhabibi, Haider@Energy" w:date="2021-12-12T17:21:00Z">
              <w:r w:rsidRPr="007A5D38" w:rsidDel="00F40158">
                <w:rPr>
                  <w:rFonts w:asciiTheme="minorHAnsi" w:hAnsiTheme="minorHAnsi" w:cstheme="minorHAnsi"/>
                  <w:b/>
                  <w:sz w:val="18"/>
                  <w:szCs w:val="18"/>
                </w:rPr>
                <w:delText>**27b – Multifamily Ventilation</w:delText>
              </w:r>
              <w:r w:rsidR="006F44DF" w:rsidDel="00F40158">
                <w:rPr>
                  <w:rFonts w:asciiTheme="minorHAnsi" w:hAnsiTheme="minorHAnsi" w:cstheme="minorHAnsi"/>
                  <w:b/>
                  <w:sz w:val="18"/>
                  <w:szCs w:val="18"/>
                </w:rPr>
                <w:delText>&gt;&gt;</w:delText>
              </w:r>
              <w:r w:rsidR="006F44DF" w:rsidRPr="007A5D38" w:rsidDel="00F40158">
                <w:rPr>
                  <w:rFonts w:asciiTheme="minorHAnsi" w:hAnsiTheme="minorHAnsi" w:cstheme="minorHAnsi"/>
                  <w:b/>
                  <w:sz w:val="18"/>
                  <w:szCs w:val="18"/>
                  <w:u w:val="single"/>
                </w:rPr>
                <w:delText xml:space="preserve"> </w:delText>
              </w:r>
            </w:del>
            <w:r w:rsidR="00EE3065" w:rsidRPr="007A5D38">
              <w:rPr>
                <w:rFonts w:asciiTheme="minorHAnsi" w:hAnsiTheme="minorHAnsi" w:cstheme="minorHAnsi"/>
                <w:b/>
                <w:sz w:val="18"/>
                <w:szCs w:val="18"/>
              </w:rPr>
              <w:t>&gt;&gt;</w:t>
            </w:r>
          </w:p>
        </w:tc>
      </w:tr>
      <w:tr w:rsidR="00B530D7" w:rsidRPr="00D2491C" w14:paraId="5B7DC2B8" w14:textId="77777777" w:rsidTr="00B1391E">
        <w:trPr>
          <w:trHeight w:val="158"/>
        </w:trPr>
        <w:tc>
          <w:tcPr>
            <w:tcW w:w="638" w:type="dxa"/>
            <w:vAlign w:val="center"/>
          </w:tcPr>
          <w:p w14:paraId="4B940011" w14:textId="42E97E37" w:rsidR="00B530D7" w:rsidRDefault="00B530D7" w:rsidP="00B530D7">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581" w:type="dxa"/>
            <w:vAlign w:val="center"/>
          </w:tcPr>
          <w:p w14:paraId="07D36C63" w14:textId="129BD20F" w:rsidR="00B530D7" w:rsidRPr="007A5D38" w:rsidRDefault="00B530D7" w:rsidP="00B530D7">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571" w:type="dxa"/>
          </w:tcPr>
          <w:p w14:paraId="54F1CE22" w14:textId="7ED64743" w:rsidR="00B530D7" w:rsidRPr="007A5D38" w:rsidRDefault="00B530D7" w:rsidP="00B530D7">
            <w:pPr>
              <w:rPr>
                <w:rFonts w:asciiTheme="minorHAnsi" w:hAnsiTheme="minorHAnsi" w:cstheme="minorHAnsi"/>
                <w:sz w:val="18"/>
                <w:szCs w:val="18"/>
              </w:rPr>
            </w:pPr>
            <w:r>
              <w:rPr>
                <w:rFonts w:asciiTheme="minorHAnsi" w:hAnsiTheme="minorHAnsi" w:cstheme="minorHAnsi"/>
                <w:sz w:val="18"/>
                <w:szCs w:val="18"/>
              </w:rPr>
              <w:t>&lt;&lt;value from CF1R&gt;&gt;</w:t>
            </w:r>
          </w:p>
        </w:tc>
      </w:tr>
      <w:tr w:rsidR="00B530D7" w:rsidRPr="00D2491C" w14:paraId="0435B708" w14:textId="77777777" w:rsidTr="00B1391E">
        <w:trPr>
          <w:trHeight w:val="158"/>
        </w:trPr>
        <w:tc>
          <w:tcPr>
            <w:tcW w:w="10790" w:type="dxa"/>
            <w:gridSpan w:val="3"/>
            <w:vAlign w:val="center"/>
          </w:tcPr>
          <w:p w14:paraId="0435B706" w14:textId="77777777" w:rsidR="00B530D7" w:rsidRDefault="00B530D7" w:rsidP="00B530D7">
            <w:pPr>
              <w:rPr>
                <w:rFonts w:asciiTheme="minorHAnsi" w:hAnsiTheme="minorHAnsi"/>
                <w:sz w:val="18"/>
                <w:szCs w:val="18"/>
              </w:rPr>
            </w:pPr>
            <w:r>
              <w:rPr>
                <w:rFonts w:asciiTheme="minorHAnsi" w:hAnsiTheme="minorHAnsi"/>
                <w:sz w:val="18"/>
                <w:szCs w:val="18"/>
              </w:rPr>
              <w:t xml:space="preserve">Note: </w:t>
            </w:r>
          </w:p>
          <w:p w14:paraId="0435B707" w14:textId="77777777" w:rsidR="00B530D7" w:rsidRDefault="00B530D7" w:rsidP="00B530D7">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709" w14:textId="4BC6D1A8" w:rsidR="005A2B97" w:rsidRPr="009D3D1C" w:rsidRDefault="00600C31" w:rsidP="00D65FA1">
      <w:pPr>
        <w:rPr>
          <w:rFonts w:asciiTheme="minorHAnsi" w:hAnsiTheme="minorHAnsi"/>
          <w:sz w:val="18"/>
          <w:szCs w:val="18"/>
        </w:rPr>
      </w:pPr>
      <w:r>
        <w:rPr>
          <w:rFonts w:asciiTheme="minorHAnsi" w:hAnsiTheme="minorHAnsi"/>
          <w:sz w:val="18"/>
          <w:szCs w:val="18"/>
        </w:rPr>
        <w:br w:type="textWrapping" w:clear="all"/>
      </w:r>
    </w:p>
    <w:tbl>
      <w:tblPr>
        <w:tblStyle w:val="TableGrid"/>
        <w:tblW w:w="0" w:type="auto"/>
        <w:tblLook w:val="04A0" w:firstRow="1" w:lastRow="0" w:firstColumn="1" w:lastColumn="0" w:noHBand="0" w:noVBand="1"/>
      </w:tblPr>
      <w:tblGrid>
        <w:gridCol w:w="10790"/>
      </w:tblGrid>
      <w:tr w:rsidR="003F49B9" w14:paraId="0435B70B" w14:textId="77777777" w:rsidTr="003F49B9">
        <w:tc>
          <w:tcPr>
            <w:tcW w:w="11016" w:type="dxa"/>
          </w:tcPr>
          <w:p w14:paraId="0435B70A" w14:textId="3DF85FE7" w:rsidR="003F49B9" w:rsidRDefault="0029047D" w:rsidP="00A653AF">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A653AF">
              <w:rPr>
                <w:rFonts w:asciiTheme="minorHAnsi" w:hAnsiTheme="minorHAnsi"/>
                <w:b/>
                <w:szCs w:val="18"/>
              </w:rPr>
              <w:t>c</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3C565D">
              <w:rPr>
                <w:rFonts w:asciiTheme="minorHAnsi" w:hAnsiTheme="minorHAnsi"/>
                <w:b/>
                <w:szCs w:val="18"/>
              </w:rPr>
              <w:t>Single Family</w:t>
            </w:r>
            <w:del w:id="90" w:author="Alhabibi, Haider@Energy" w:date="2021-12-12T17:21:00Z">
              <w:r w:rsidR="00D44419" w:rsidDel="00E5713C">
                <w:rPr>
                  <w:rFonts w:asciiTheme="minorHAnsi" w:hAnsiTheme="minorHAnsi"/>
                  <w:b/>
                  <w:szCs w:val="18"/>
                </w:rPr>
                <w:delText xml:space="preserve"> </w:delText>
              </w:r>
              <w:r w:rsidR="00D76417" w:rsidDel="00E5713C">
                <w:rPr>
                  <w:rFonts w:asciiTheme="minorHAnsi" w:hAnsiTheme="minorHAnsi"/>
                  <w:b/>
                  <w:szCs w:val="18"/>
                </w:rPr>
                <w:delText xml:space="preserve">and Multifamily </w:delText>
              </w:r>
            </w:del>
            <w:r w:rsidR="00D76417">
              <w:rPr>
                <w:rFonts w:asciiTheme="minorHAnsi" w:hAnsiTheme="minorHAnsi"/>
                <w:b/>
                <w:szCs w:val="18"/>
              </w:rPr>
              <w:t>– Scheduled and Real-Time Control</w:t>
            </w:r>
          </w:p>
        </w:tc>
      </w:tr>
    </w:tbl>
    <w:p w14:paraId="01F667EE" w14:textId="2E8C615E" w:rsidR="006E08B4" w:rsidRDefault="006E08B4">
      <w:pPr>
        <w:rPr>
          <w:ins w:id="91" w:author="Alhabibi, Haider@Energy" w:date="2022-01-18T09:31:00Z"/>
          <w:rFonts w:asciiTheme="minorHAnsi" w:hAnsiTheme="minorHAnsi" w:cstheme="minorHAnsi"/>
          <w:sz w:val="18"/>
          <w:szCs w:val="18"/>
        </w:rPr>
      </w:pPr>
    </w:p>
    <w:tbl>
      <w:tblPr>
        <w:tblStyle w:val="TableGrid"/>
        <w:tblW w:w="10795" w:type="dxa"/>
        <w:tblLook w:val="04A0" w:firstRow="1" w:lastRow="0" w:firstColumn="1" w:lastColumn="0" w:noHBand="0" w:noVBand="1"/>
        <w:tblPrChange w:id="92" w:author="Bucaneg, Haile@Energy" w:date="2022-02-09T10:53:00Z">
          <w:tblPr>
            <w:tblStyle w:val="TableGrid"/>
            <w:tblW w:w="0" w:type="auto"/>
            <w:tblLook w:val="04A0" w:firstRow="1" w:lastRow="0" w:firstColumn="1" w:lastColumn="0" w:noHBand="0" w:noVBand="1"/>
          </w:tblPr>
        </w:tblPrChange>
      </w:tblPr>
      <w:tblGrid>
        <w:gridCol w:w="3055"/>
        <w:gridCol w:w="3420"/>
        <w:gridCol w:w="4320"/>
        <w:tblGridChange w:id="93">
          <w:tblGrid>
            <w:gridCol w:w="1705"/>
            <w:gridCol w:w="2430"/>
            <w:gridCol w:w="3957"/>
            <w:gridCol w:w="2698"/>
          </w:tblGrid>
        </w:tblGridChange>
      </w:tblGrid>
      <w:tr w:rsidR="00866EB6" w14:paraId="7B9B2B81" w14:textId="77777777" w:rsidTr="00082424">
        <w:trPr>
          <w:ins w:id="94" w:author="Alhabibi, Haider@Energy" w:date="2022-01-18T09:31:00Z"/>
        </w:trPr>
        <w:tc>
          <w:tcPr>
            <w:tcW w:w="10795" w:type="dxa"/>
            <w:gridSpan w:val="3"/>
            <w:tcPrChange w:id="95" w:author="Bucaneg, Haile@Energy" w:date="2022-02-09T10:53:00Z">
              <w:tcPr>
                <w:tcW w:w="10790" w:type="dxa"/>
                <w:gridSpan w:val="4"/>
              </w:tcPr>
            </w:tcPrChange>
          </w:tcPr>
          <w:p w14:paraId="3FABC375" w14:textId="77777777" w:rsidR="00866EB6" w:rsidRDefault="00866EB6" w:rsidP="00690063">
            <w:pPr>
              <w:rPr>
                <w:ins w:id="96" w:author="Alhabibi, Haider@Energy" w:date="2022-01-18T09:31:00Z"/>
                <w:rFonts w:asciiTheme="minorHAnsi" w:hAnsiTheme="minorHAnsi" w:cstheme="minorHAnsi"/>
                <w:b/>
                <w:bCs/>
                <w:sz w:val="18"/>
                <w:szCs w:val="18"/>
              </w:rPr>
            </w:pPr>
            <w:ins w:id="97" w:author="Alhabibi, Haider@Energy" w:date="2022-01-18T09:31:00Z">
              <w:r>
                <w:rPr>
                  <w:rFonts w:asciiTheme="minorHAnsi" w:hAnsiTheme="minorHAnsi" w:cstheme="minorHAnsi"/>
                  <w:b/>
                  <w:bCs/>
                  <w:sz w:val="18"/>
                  <w:szCs w:val="18"/>
                </w:rPr>
                <w:t xml:space="preserve">B. </w:t>
              </w:r>
              <w:r w:rsidRPr="006D6921">
                <w:rPr>
                  <w:rFonts w:asciiTheme="minorHAnsi" w:hAnsiTheme="minorHAnsi" w:cstheme="minorHAnsi"/>
                  <w:b/>
                  <w:bCs/>
                  <w:sz w:val="18"/>
                  <w:szCs w:val="18"/>
                </w:rPr>
                <w:t>HRV or ERV</w:t>
              </w:r>
            </w:ins>
          </w:p>
          <w:p w14:paraId="3B7646AE" w14:textId="77777777" w:rsidR="00866EB6" w:rsidRDefault="00866EB6" w:rsidP="00690063">
            <w:pPr>
              <w:rPr>
                <w:ins w:id="98" w:author="Alhabibi, Haider@Energy" w:date="2022-01-18T09:31:00Z"/>
                <w:rFonts w:asciiTheme="minorHAnsi" w:hAnsiTheme="minorHAnsi" w:cstheme="minorHAnsi"/>
                <w:sz w:val="18"/>
                <w:szCs w:val="18"/>
              </w:rPr>
            </w:pPr>
            <w:ins w:id="99" w:author="Alhabibi, Haider@Energy" w:date="2022-01-18T09:31:00Z">
              <w:r>
                <w:rPr>
                  <w:rFonts w:asciiTheme="minorHAnsi" w:hAnsiTheme="minorHAnsi" w:cstheme="minorHAnsi"/>
                  <w:sz w:val="18"/>
                  <w:szCs w:val="18"/>
                </w:rPr>
                <w:t>Balanced ventilation systems shall comply with appropriate requirements in 150.0(o)2C.</w:t>
              </w:r>
            </w:ins>
          </w:p>
          <w:p w14:paraId="43825F9F" w14:textId="302EAA1F" w:rsidR="00866EB6" w:rsidRPr="00367C46" w:rsidRDefault="00866EB6" w:rsidP="00690063">
            <w:pPr>
              <w:rPr>
                <w:ins w:id="100" w:author="Alhabibi, Haider@Energy" w:date="2022-01-18T09:31:00Z"/>
                <w:rFonts w:asciiTheme="minorHAnsi" w:hAnsiTheme="minorHAnsi" w:cstheme="minorHAnsi"/>
                <w:sz w:val="18"/>
                <w:szCs w:val="18"/>
              </w:rPr>
            </w:pPr>
            <w:ins w:id="101" w:author="Alhabibi, Haider@Energy" w:date="2022-01-18T09:31:00Z">
              <w:r w:rsidRPr="00F070F8">
                <w:rPr>
                  <w:rFonts w:asciiTheme="minorHAnsi" w:hAnsiTheme="minorHAnsi" w:cstheme="minorHAnsi"/>
                  <w:sz w:val="18"/>
                  <w:szCs w:val="18"/>
                </w:rPr>
                <w:t>&lt;&lt;</w:t>
              </w:r>
              <w:r>
                <w:rPr>
                  <w:rFonts w:asciiTheme="minorHAnsi" w:hAnsiTheme="minorHAnsi" w:cstheme="minorHAnsi"/>
                  <w:sz w:val="18"/>
                  <w:szCs w:val="18"/>
                </w:rPr>
                <w:t xml:space="preserve">If A06=HRV or ERV </w:t>
              </w:r>
              <w:r w:rsidRPr="007A5D38">
                <w:rPr>
                  <w:rFonts w:asciiTheme="minorHAnsi" w:hAnsiTheme="minorHAnsi" w:cstheme="minorHAnsi"/>
                  <w:sz w:val="18"/>
                  <w:szCs w:val="18"/>
                </w:rPr>
                <w:t>then display</w:t>
              </w:r>
              <w:r>
                <w:t xml:space="preserve"> </w:t>
              </w:r>
              <w:r w:rsidRPr="00D87BB5">
                <w:rPr>
                  <w:rFonts w:asciiTheme="minorHAnsi" w:hAnsiTheme="minorHAnsi" w:cstheme="minorHAnsi"/>
                  <w:sz w:val="18"/>
                  <w:szCs w:val="18"/>
                </w:rPr>
                <w:t xml:space="preserve">table; Else display </w:t>
              </w:r>
            </w:ins>
            <w:proofErr w:type="gramStart"/>
            <w:ins w:id="102" w:author="Alhabibi, Haider@Energy" w:date="2022-02-10T09:48:00Z">
              <w:r w:rsidR="004A0410" w:rsidRPr="00D87BB5">
                <w:rPr>
                  <w:rFonts w:asciiTheme="minorHAnsi" w:hAnsiTheme="minorHAnsi" w:cstheme="minorHAnsi"/>
                  <w:sz w:val="18"/>
                  <w:szCs w:val="18"/>
                </w:rPr>
                <w:t>the</w:t>
              </w:r>
              <w:r w:rsidR="004A0410">
                <w:rPr>
                  <w:rFonts w:asciiTheme="minorHAnsi" w:hAnsiTheme="minorHAnsi" w:cstheme="minorHAnsi"/>
                  <w:sz w:val="18"/>
                  <w:szCs w:val="18"/>
                </w:rPr>
                <w:t xml:space="preserve"> ”section</w:t>
              </w:r>
            </w:ins>
            <w:proofErr w:type="gramEnd"/>
            <w:ins w:id="103" w:author="Alhabibi, Haider@Energy" w:date="2022-01-18T09:31:00Z">
              <w:r w:rsidRPr="00D87BB5">
                <w:rPr>
                  <w:rFonts w:asciiTheme="minorHAnsi" w:hAnsiTheme="minorHAnsi" w:cstheme="minorHAnsi"/>
                  <w:sz w:val="18"/>
                  <w:szCs w:val="18"/>
                </w:rPr>
                <w:t xml:space="preserve"> does not apply</w:t>
              </w:r>
              <w:r>
                <w:rPr>
                  <w:rFonts w:asciiTheme="minorHAnsi" w:hAnsiTheme="minorHAnsi" w:cstheme="minorHAnsi"/>
                  <w:sz w:val="18"/>
                  <w:szCs w:val="18"/>
                </w:rPr>
                <w:t>”</w:t>
              </w:r>
              <w:r w:rsidRPr="00D87BB5">
                <w:rPr>
                  <w:rFonts w:asciiTheme="minorHAnsi" w:hAnsiTheme="minorHAnsi" w:cstheme="minorHAnsi"/>
                  <w:sz w:val="18"/>
                  <w:szCs w:val="18"/>
                </w:rPr>
                <w:t xml:space="preserve"> message&gt;&gt;</w:t>
              </w:r>
              <w:r w:rsidRPr="007A5D38">
                <w:rPr>
                  <w:rFonts w:asciiTheme="minorHAnsi" w:hAnsiTheme="minorHAnsi" w:cstheme="minorHAnsi"/>
                  <w:sz w:val="18"/>
                  <w:szCs w:val="18"/>
                </w:rPr>
                <w:t xml:space="preserve"> </w:t>
              </w:r>
            </w:ins>
          </w:p>
        </w:tc>
      </w:tr>
      <w:tr w:rsidR="0013312A" w14:paraId="31D9A616" w14:textId="77777777" w:rsidTr="00082424">
        <w:trPr>
          <w:ins w:id="104" w:author="Alhabibi, Haider@Energy" w:date="2022-01-18T09:31:00Z"/>
          <w:trPrChange w:id="105" w:author="Bucaneg, Haile@Energy" w:date="2022-02-09T10:53:00Z">
            <w:trPr>
              <w:gridAfter w:val="0"/>
              <w:wAfter w:w="2698" w:type="dxa"/>
            </w:trPr>
          </w:trPrChange>
        </w:trPr>
        <w:tc>
          <w:tcPr>
            <w:tcW w:w="3055" w:type="dxa"/>
            <w:tcPrChange w:id="106" w:author="Bucaneg, Haile@Energy" w:date="2022-02-09T10:53:00Z">
              <w:tcPr>
                <w:tcW w:w="1705" w:type="dxa"/>
              </w:tcPr>
            </w:tcPrChange>
          </w:tcPr>
          <w:p w14:paraId="0AE0DE6A" w14:textId="77777777" w:rsidR="0013312A" w:rsidRDefault="0013312A" w:rsidP="00690063">
            <w:pPr>
              <w:rPr>
                <w:ins w:id="107" w:author="Alhabibi, Haider@Energy" w:date="2022-01-18T09:31:00Z"/>
                <w:rFonts w:asciiTheme="minorHAnsi" w:hAnsiTheme="minorHAnsi" w:cstheme="minorHAnsi"/>
                <w:sz w:val="18"/>
                <w:szCs w:val="18"/>
              </w:rPr>
            </w:pPr>
            <w:ins w:id="108" w:author="Alhabibi, Haider@Energy" w:date="2022-01-18T09:31:00Z">
              <w:r>
                <w:rPr>
                  <w:rFonts w:asciiTheme="minorHAnsi" w:hAnsiTheme="minorHAnsi" w:cstheme="minorHAnsi"/>
                  <w:sz w:val="18"/>
                  <w:szCs w:val="18"/>
                </w:rPr>
                <w:t>01</w:t>
              </w:r>
            </w:ins>
          </w:p>
        </w:tc>
        <w:tc>
          <w:tcPr>
            <w:tcW w:w="3420" w:type="dxa"/>
            <w:tcPrChange w:id="109" w:author="Bucaneg, Haile@Energy" w:date="2022-02-09T10:53:00Z">
              <w:tcPr>
                <w:tcW w:w="2430" w:type="dxa"/>
              </w:tcPr>
            </w:tcPrChange>
          </w:tcPr>
          <w:p w14:paraId="6FC1475F" w14:textId="77777777" w:rsidR="0013312A" w:rsidRDefault="0013312A" w:rsidP="00690063">
            <w:pPr>
              <w:rPr>
                <w:ins w:id="110" w:author="Alhabibi, Haider@Energy" w:date="2022-01-18T09:31:00Z"/>
                <w:rFonts w:asciiTheme="minorHAnsi" w:hAnsiTheme="minorHAnsi" w:cstheme="minorHAnsi"/>
                <w:sz w:val="18"/>
                <w:szCs w:val="18"/>
              </w:rPr>
            </w:pPr>
            <w:ins w:id="111" w:author="Alhabibi, Haider@Energy" w:date="2022-01-18T09:31:00Z">
              <w:r>
                <w:rPr>
                  <w:rFonts w:asciiTheme="minorHAnsi" w:hAnsiTheme="minorHAnsi" w:cstheme="minorHAnsi"/>
                  <w:sz w:val="18"/>
                  <w:szCs w:val="18"/>
                </w:rPr>
                <w:t>02</w:t>
              </w:r>
            </w:ins>
          </w:p>
        </w:tc>
        <w:tc>
          <w:tcPr>
            <w:tcW w:w="4320" w:type="dxa"/>
            <w:tcPrChange w:id="112" w:author="Bucaneg, Haile@Energy" w:date="2022-02-09T10:53:00Z">
              <w:tcPr>
                <w:tcW w:w="3957" w:type="dxa"/>
              </w:tcPr>
            </w:tcPrChange>
          </w:tcPr>
          <w:p w14:paraId="64DBF08F" w14:textId="77777777" w:rsidR="0013312A" w:rsidRDefault="0013312A" w:rsidP="00690063">
            <w:pPr>
              <w:rPr>
                <w:ins w:id="113" w:author="Alhabibi, Haider@Energy" w:date="2022-01-18T09:31:00Z"/>
                <w:rFonts w:asciiTheme="minorHAnsi" w:hAnsiTheme="minorHAnsi" w:cstheme="minorHAnsi"/>
                <w:sz w:val="18"/>
                <w:szCs w:val="18"/>
              </w:rPr>
            </w:pPr>
            <w:ins w:id="114" w:author="Alhabibi, Haider@Energy" w:date="2022-01-18T09:31:00Z">
              <w:r>
                <w:rPr>
                  <w:rFonts w:asciiTheme="minorHAnsi" w:hAnsiTheme="minorHAnsi" w:cstheme="minorHAnsi"/>
                  <w:sz w:val="18"/>
                  <w:szCs w:val="18"/>
                </w:rPr>
                <w:t>03</w:t>
              </w:r>
            </w:ins>
          </w:p>
        </w:tc>
      </w:tr>
      <w:tr w:rsidR="0013312A" w14:paraId="0D1EEF5D" w14:textId="77777777" w:rsidTr="00082424">
        <w:trPr>
          <w:ins w:id="115" w:author="Alhabibi, Haider@Energy" w:date="2022-01-18T09:31:00Z"/>
          <w:trPrChange w:id="116" w:author="Bucaneg, Haile@Energy" w:date="2022-02-09T10:53:00Z">
            <w:trPr>
              <w:gridAfter w:val="0"/>
              <w:wAfter w:w="2698" w:type="dxa"/>
            </w:trPr>
          </w:trPrChange>
        </w:trPr>
        <w:tc>
          <w:tcPr>
            <w:tcW w:w="3055" w:type="dxa"/>
            <w:tcPrChange w:id="117" w:author="Bucaneg, Haile@Energy" w:date="2022-02-09T10:53:00Z">
              <w:tcPr>
                <w:tcW w:w="1705" w:type="dxa"/>
              </w:tcPr>
            </w:tcPrChange>
          </w:tcPr>
          <w:p w14:paraId="05C55F4E" w14:textId="77777777" w:rsidR="0013312A" w:rsidRDefault="0013312A" w:rsidP="00690063">
            <w:pPr>
              <w:rPr>
                <w:ins w:id="118" w:author="Alhabibi, Haider@Energy" w:date="2022-01-18T09:31:00Z"/>
                <w:rFonts w:asciiTheme="minorHAnsi" w:hAnsiTheme="minorHAnsi" w:cstheme="minorHAnsi"/>
                <w:sz w:val="18"/>
                <w:szCs w:val="18"/>
              </w:rPr>
            </w:pPr>
            <w:ins w:id="119" w:author="Alhabibi, Haider@Energy" w:date="2022-01-18T09:31:00Z">
              <w:r>
                <w:rPr>
                  <w:rFonts w:asciiTheme="minorHAnsi" w:hAnsiTheme="minorHAnsi" w:cstheme="minorHAnsi"/>
                  <w:sz w:val="18"/>
                  <w:szCs w:val="18"/>
                </w:rPr>
                <w:t>Manufacturer Make</w:t>
              </w:r>
            </w:ins>
          </w:p>
        </w:tc>
        <w:tc>
          <w:tcPr>
            <w:tcW w:w="3420" w:type="dxa"/>
            <w:tcPrChange w:id="120" w:author="Bucaneg, Haile@Energy" w:date="2022-02-09T10:53:00Z">
              <w:tcPr>
                <w:tcW w:w="2430" w:type="dxa"/>
              </w:tcPr>
            </w:tcPrChange>
          </w:tcPr>
          <w:p w14:paraId="7FE5E77C" w14:textId="77777777" w:rsidR="0013312A" w:rsidRDefault="0013312A" w:rsidP="00690063">
            <w:pPr>
              <w:rPr>
                <w:ins w:id="121" w:author="Alhabibi, Haider@Energy" w:date="2022-01-18T09:31:00Z"/>
                <w:rFonts w:asciiTheme="minorHAnsi" w:hAnsiTheme="minorHAnsi" w:cstheme="minorHAnsi"/>
                <w:sz w:val="18"/>
                <w:szCs w:val="18"/>
              </w:rPr>
            </w:pPr>
            <w:ins w:id="122" w:author="Alhabibi, Haider@Energy" w:date="2022-01-18T09:31:00Z">
              <w:r>
                <w:rPr>
                  <w:rFonts w:asciiTheme="minorHAnsi" w:hAnsiTheme="minorHAnsi" w:cstheme="minorHAnsi"/>
                  <w:sz w:val="18"/>
                  <w:szCs w:val="18"/>
                </w:rPr>
                <w:t>Manufacturer Model Number</w:t>
              </w:r>
            </w:ins>
          </w:p>
        </w:tc>
        <w:tc>
          <w:tcPr>
            <w:tcW w:w="4320" w:type="dxa"/>
            <w:tcPrChange w:id="123" w:author="Bucaneg, Haile@Energy" w:date="2022-02-09T10:53:00Z">
              <w:tcPr>
                <w:tcW w:w="3957" w:type="dxa"/>
              </w:tcPr>
            </w:tcPrChange>
          </w:tcPr>
          <w:p w14:paraId="31EE6A12" w14:textId="77777777" w:rsidR="0013312A" w:rsidRDefault="0013312A" w:rsidP="00690063">
            <w:pPr>
              <w:rPr>
                <w:ins w:id="124" w:author="Alhabibi, Haider@Energy" w:date="2022-01-18T09:31:00Z"/>
                <w:rFonts w:asciiTheme="minorHAnsi" w:hAnsiTheme="minorHAnsi" w:cstheme="minorHAnsi"/>
                <w:sz w:val="18"/>
                <w:szCs w:val="18"/>
              </w:rPr>
            </w:pPr>
            <w:ins w:id="125" w:author="Alhabibi, Haider@Energy" w:date="2022-01-18T09:31:00Z">
              <w:r>
                <w:rPr>
                  <w:rFonts w:asciiTheme="minorHAnsi" w:hAnsiTheme="minorHAnsi" w:cstheme="minorHAnsi"/>
                  <w:sz w:val="18"/>
                  <w:szCs w:val="18"/>
                </w:rPr>
                <w:t>Fan Efficacy Performance Rating (W/CFM)</w:t>
              </w:r>
            </w:ins>
          </w:p>
        </w:tc>
      </w:tr>
      <w:tr w:rsidR="0013312A" w14:paraId="1D0941B9" w14:textId="77777777" w:rsidTr="00082424">
        <w:trPr>
          <w:ins w:id="126" w:author="Alhabibi, Haider@Energy" w:date="2022-01-18T09:31:00Z"/>
          <w:trPrChange w:id="127" w:author="Bucaneg, Haile@Energy" w:date="2022-02-09T10:53:00Z">
            <w:trPr>
              <w:gridAfter w:val="0"/>
              <w:wAfter w:w="2698" w:type="dxa"/>
            </w:trPr>
          </w:trPrChange>
        </w:trPr>
        <w:tc>
          <w:tcPr>
            <w:tcW w:w="3055" w:type="dxa"/>
            <w:tcPrChange w:id="128" w:author="Bucaneg, Haile@Energy" w:date="2022-02-09T10:53:00Z">
              <w:tcPr>
                <w:tcW w:w="1705" w:type="dxa"/>
              </w:tcPr>
            </w:tcPrChange>
          </w:tcPr>
          <w:p w14:paraId="76D16AB8" w14:textId="77777777" w:rsidR="0013312A" w:rsidRDefault="0013312A" w:rsidP="00690063">
            <w:pPr>
              <w:jc w:val="center"/>
              <w:rPr>
                <w:ins w:id="129" w:author="Alhabibi, Haider@Energy" w:date="2022-01-18T09:31:00Z"/>
                <w:rFonts w:asciiTheme="minorHAnsi" w:hAnsiTheme="minorHAnsi" w:cstheme="minorHAnsi"/>
                <w:sz w:val="18"/>
                <w:szCs w:val="18"/>
              </w:rPr>
            </w:pPr>
            <w:ins w:id="130" w:author="Alhabibi, Haider@Energy" w:date="2022-01-18T09:31:00Z">
              <w:r w:rsidRPr="00F070F8">
                <w:rPr>
                  <w:rFonts w:asciiTheme="minorHAnsi" w:hAnsiTheme="minorHAnsi" w:cstheme="minorHAnsi"/>
                  <w:sz w:val="18"/>
                  <w:szCs w:val="18"/>
                </w:rPr>
                <w:t>&lt;&lt;user input, text&gt;&gt;</w:t>
              </w:r>
            </w:ins>
          </w:p>
        </w:tc>
        <w:tc>
          <w:tcPr>
            <w:tcW w:w="3420" w:type="dxa"/>
            <w:tcPrChange w:id="131" w:author="Bucaneg, Haile@Energy" w:date="2022-02-09T10:53:00Z">
              <w:tcPr>
                <w:tcW w:w="2430" w:type="dxa"/>
              </w:tcPr>
            </w:tcPrChange>
          </w:tcPr>
          <w:p w14:paraId="5AF80DED" w14:textId="77777777" w:rsidR="0013312A" w:rsidRDefault="0013312A" w:rsidP="00690063">
            <w:pPr>
              <w:jc w:val="center"/>
              <w:rPr>
                <w:ins w:id="132" w:author="Alhabibi, Haider@Energy" w:date="2022-01-18T09:31:00Z"/>
                <w:rFonts w:asciiTheme="minorHAnsi" w:hAnsiTheme="minorHAnsi" w:cstheme="minorHAnsi"/>
                <w:sz w:val="18"/>
                <w:szCs w:val="18"/>
              </w:rPr>
            </w:pPr>
            <w:ins w:id="133" w:author="Alhabibi, Haider@Energy" w:date="2022-01-18T09:31:00Z">
              <w:r w:rsidRPr="00F26302">
                <w:rPr>
                  <w:rFonts w:asciiTheme="minorHAnsi" w:hAnsiTheme="minorHAnsi" w:cstheme="minorHAnsi"/>
                  <w:sz w:val="18"/>
                  <w:szCs w:val="18"/>
                </w:rPr>
                <w:t>&lt;&lt;user input, text&gt;&gt;</w:t>
              </w:r>
            </w:ins>
          </w:p>
        </w:tc>
        <w:tc>
          <w:tcPr>
            <w:tcW w:w="4320" w:type="dxa"/>
            <w:tcPrChange w:id="134" w:author="Bucaneg, Haile@Energy" w:date="2022-02-09T10:53:00Z">
              <w:tcPr>
                <w:tcW w:w="3957" w:type="dxa"/>
              </w:tcPr>
            </w:tcPrChange>
          </w:tcPr>
          <w:p w14:paraId="793B2B50" w14:textId="77777777" w:rsidR="0013312A" w:rsidRDefault="0013312A" w:rsidP="00690063">
            <w:pPr>
              <w:jc w:val="center"/>
              <w:rPr>
                <w:ins w:id="135" w:author="Alhabibi, Haider@Energy" w:date="2022-01-18T09:31:00Z"/>
                <w:rFonts w:asciiTheme="minorHAnsi" w:hAnsiTheme="minorHAnsi" w:cstheme="minorHAnsi"/>
                <w:sz w:val="18"/>
                <w:szCs w:val="18"/>
              </w:rPr>
            </w:pPr>
            <w:ins w:id="136" w:author="Alhabibi, Haider@Energy" w:date="2022-01-18T09:31:00Z">
              <w:r w:rsidRPr="000171E2">
                <w:rPr>
                  <w:rFonts w:asciiTheme="minorHAnsi" w:hAnsiTheme="minorHAnsi" w:cstheme="minorHAnsi"/>
                  <w:sz w:val="18"/>
                  <w:szCs w:val="18"/>
                </w:rPr>
                <w:t>&lt;&lt;</w:t>
              </w:r>
              <w:r>
                <w:rPr>
                  <w:rFonts w:asciiTheme="minorHAnsi" w:hAnsiTheme="minorHAnsi" w:cstheme="minorHAnsi"/>
                  <w:sz w:val="18"/>
                  <w:szCs w:val="18"/>
                </w:rPr>
                <w:t xml:space="preserve">Call information from CF1R-PRF: Else </w:t>
              </w:r>
              <w:r w:rsidRPr="000171E2">
                <w:rPr>
                  <w:rFonts w:asciiTheme="minorHAnsi" w:hAnsiTheme="minorHAnsi" w:cstheme="minorHAnsi"/>
                  <w:sz w:val="18"/>
                  <w:szCs w:val="18"/>
                </w:rPr>
                <w:t>user input, text&gt;&gt;</w:t>
              </w:r>
            </w:ins>
          </w:p>
        </w:tc>
      </w:tr>
      <w:tr w:rsidR="0013312A" w14:paraId="47F2375C" w14:textId="77777777" w:rsidTr="00082424">
        <w:trPr>
          <w:ins w:id="137" w:author="Alhabibi, Haider@Energy" w:date="2022-01-18T09:31:00Z"/>
          <w:trPrChange w:id="138" w:author="Bucaneg, Haile@Energy" w:date="2022-02-09T10:53:00Z">
            <w:trPr>
              <w:gridAfter w:val="0"/>
              <w:wAfter w:w="2698" w:type="dxa"/>
            </w:trPr>
          </w:trPrChange>
        </w:trPr>
        <w:tc>
          <w:tcPr>
            <w:tcW w:w="3055" w:type="dxa"/>
            <w:tcPrChange w:id="139" w:author="Bucaneg, Haile@Energy" w:date="2022-02-09T10:53:00Z">
              <w:tcPr>
                <w:tcW w:w="1705" w:type="dxa"/>
              </w:tcPr>
            </w:tcPrChange>
          </w:tcPr>
          <w:p w14:paraId="072B2543" w14:textId="77777777" w:rsidR="0013312A" w:rsidRDefault="0013312A" w:rsidP="00690063">
            <w:pPr>
              <w:rPr>
                <w:ins w:id="140" w:author="Alhabibi, Haider@Energy" w:date="2022-01-18T09:31:00Z"/>
                <w:rFonts w:asciiTheme="minorHAnsi" w:hAnsiTheme="minorHAnsi" w:cstheme="minorHAnsi"/>
                <w:sz w:val="18"/>
                <w:szCs w:val="18"/>
              </w:rPr>
            </w:pPr>
          </w:p>
        </w:tc>
        <w:tc>
          <w:tcPr>
            <w:tcW w:w="3420" w:type="dxa"/>
            <w:tcPrChange w:id="141" w:author="Bucaneg, Haile@Energy" w:date="2022-02-09T10:53:00Z">
              <w:tcPr>
                <w:tcW w:w="2430" w:type="dxa"/>
              </w:tcPr>
            </w:tcPrChange>
          </w:tcPr>
          <w:p w14:paraId="1D4120A8" w14:textId="77777777" w:rsidR="0013312A" w:rsidRDefault="0013312A" w:rsidP="00690063">
            <w:pPr>
              <w:rPr>
                <w:ins w:id="142" w:author="Alhabibi, Haider@Energy" w:date="2022-01-18T09:31:00Z"/>
                <w:rFonts w:asciiTheme="minorHAnsi" w:hAnsiTheme="minorHAnsi" w:cstheme="minorHAnsi"/>
                <w:sz w:val="18"/>
                <w:szCs w:val="18"/>
              </w:rPr>
            </w:pPr>
          </w:p>
        </w:tc>
        <w:tc>
          <w:tcPr>
            <w:tcW w:w="4320" w:type="dxa"/>
            <w:tcPrChange w:id="143" w:author="Bucaneg, Haile@Energy" w:date="2022-02-09T10:53:00Z">
              <w:tcPr>
                <w:tcW w:w="3957" w:type="dxa"/>
              </w:tcPr>
            </w:tcPrChange>
          </w:tcPr>
          <w:p w14:paraId="668E920A" w14:textId="77777777" w:rsidR="0013312A" w:rsidRDefault="0013312A" w:rsidP="00690063">
            <w:pPr>
              <w:rPr>
                <w:ins w:id="144" w:author="Alhabibi, Haider@Energy" w:date="2022-01-18T09:31:00Z"/>
                <w:rFonts w:asciiTheme="minorHAnsi" w:hAnsiTheme="minorHAnsi" w:cstheme="minorHAnsi"/>
                <w:sz w:val="18"/>
                <w:szCs w:val="18"/>
              </w:rPr>
            </w:pPr>
          </w:p>
        </w:tc>
      </w:tr>
      <w:tr w:rsidR="0013312A" w14:paraId="6C9CE626" w14:textId="77777777" w:rsidTr="00082424">
        <w:trPr>
          <w:ins w:id="145" w:author="Alhabibi, Haider@Energy" w:date="2022-01-18T09:31:00Z"/>
          <w:trPrChange w:id="146" w:author="Bucaneg, Haile@Energy" w:date="2022-02-09T10:53:00Z">
            <w:trPr>
              <w:gridAfter w:val="0"/>
              <w:wAfter w:w="2698" w:type="dxa"/>
            </w:trPr>
          </w:trPrChange>
        </w:trPr>
        <w:tc>
          <w:tcPr>
            <w:tcW w:w="3055" w:type="dxa"/>
            <w:tcPrChange w:id="147" w:author="Bucaneg, Haile@Energy" w:date="2022-02-09T10:53:00Z">
              <w:tcPr>
                <w:tcW w:w="1705" w:type="dxa"/>
              </w:tcPr>
            </w:tcPrChange>
          </w:tcPr>
          <w:p w14:paraId="32429D96" w14:textId="77777777" w:rsidR="0013312A" w:rsidRDefault="0013312A" w:rsidP="00690063">
            <w:pPr>
              <w:rPr>
                <w:ins w:id="148" w:author="Alhabibi, Haider@Energy" w:date="2022-01-18T09:31:00Z"/>
                <w:rFonts w:asciiTheme="minorHAnsi" w:hAnsiTheme="minorHAnsi" w:cstheme="minorHAnsi"/>
                <w:sz w:val="18"/>
                <w:szCs w:val="18"/>
              </w:rPr>
            </w:pPr>
          </w:p>
        </w:tc>
        <w:tc>
          <w:tcPr>
            <w:tcW w:w="3420" w:type="dxa"/>
            <w:tcPrChange w:id="149" w:author="Bucaneg, Haile@Energy" w:date="2022-02-09T10:53:00Z">
              <w:tcPr>
                <w:tcW w:w="2430" w:type="dxa"/>
              </w:tcPr>
            </w:tcPrChange>
          </w:tcPr>
          <w:p w14:paraId="40A4632D" w14:textId="77777777" w:rsidR="0013312A" w:rsidRDefault="0013312A" w:rsidP="00690063">
            <w:pPr>
              <w:rPr>
                <w:ins w:id="150" w:author="Alhabibi, Haider@Energy" w:date="2022-01-18T09:31:00Z"/>
                <w:rFonts w:asciiTheme="minorHAnsi" w:hAnsiTheme="minorHAnsi" w:cstheme="minorHAnsi"/>
                <w:sz w:val="18"/>
                <w:szCs w:val="18"/>
              </w:rPr>
            </w:pPr>
          </w:p>
        </w:tc>
        <w:tc>
          <w:tcPr>
            <w:tcW w:w="4320" w:type="dxa"/>
            <w:tcPrChange w:id="151" w:author="Bucaneg, Haile@Energy" w:date="2022-02-09T10:53:00Z">
              <w:tcPr>
                <w:tcW w:w="3957" w:type="dxa"/>
              </w:tcPr>
            </w:tcPrChange>
          </w:tcPr>
          <w:p w14:paraId="7D7D8D76" w14:textId="77777777" w:rsidR="0013312A" w:rsidRDefault="0013312A" w:rsidP="00690063">
            <w:pPr>
              <w:rPr>
                <w:ins w:id="152" w:author="Alhabibi, Haider@Energy" w:date="2022-01-18T09:31:00Z"/>
                <w:rFonts w:asciiTheme="minorHAnsi" w:hAnsiTheme="minorHAnsi" w:cstheme="minorHAnsi"/>
                <w:sz w:val="18"/>
                <w:szCs w:val="18"/>
              </w:rPr>
            </w:pPr>
          </w:p>
        </w:tc>
      </w:tr>
    </w:tbl>
    <w:p w14:paraId="5A801A67" w14:textId="3D482304" w:rsidR="00866EB6" w:rsidRDefault="00866EB6">
      <w:pPr>
        <w:rPr>
          <w:ins w:id="153" w:author="Alhabibi, Haider@Energy" w:date="2022-01-18T09:31:00Z"/>
          <w:rFonts w:asciiTheme="minorHAnsi" w:hAnsiTheme="minorHAnsi" w:cstheme="minorHAnsi"/>
          <w:sz w:val="18"/>
          <w:szCs w:val="18"/>
        </w:rPr>
      </w:pPr>
    </w:p>
    <w:p w14:paraId="137417F0" w14:textId="77777777" w:rsidR="00866EB6" w:rsidRPr="009D3D1C" w:rsidRDefault="00866EB6">
      <w:pPr>
        <w:rPr>
          <w:rFonts w:asciiTheme="minorHAnsi" w:hAnsiTheme="minorHAnsi" w:cstheme="minorHAnsi"/>
          <w:sz w:val="18"/>
          <w:szCs w:val="18"/>
        </w:rPr>
      </w:pPr>
    </w:p>
    <w:tbl>
      <w:tblPr>
        <w:tblStyle w:val="TableGrid"/>
        <w:tblW w:w="10790" w:type="dxa"/>
        <w:tblLook w:val="04A0" w:firstRow="1" w:lastRow="0" w:firstColumn="1" w:lastColumn="0" w:noHBand="0" w:noVBand="1"/>
      </w:tblPr>
      <w:tblGrid>
        <w:gridCol w:w="10790"/>
      </w:tblGrid>
      <w:tr w:rsidR="00A653AF" w14:paraId="6FADE231" w14:textId="77777777" w:rsidTr="00A653AF">
        <w:tc>
          <w:tcPr>
            <w:tcW w:w="10790" w:type="dxa"/>
          </w:tcPr>
          <w:p w14:paraId="6869FE94" w14:textId="77777777" w:rsidR="00A653AF" w:rsidRDefault="00A653AF" w:rsidP="00D76417">
            <w:pPr>
              <w:rPr>
                <w:rFonts w:asciiTheme="minorHAnsi" w:hAnsiTheme="minorHAnsi" w:cstheme="minorHAnsi"/>
                <w:sz w:val="18"/>
                <w:szCs w:val="18"/>
              </w:rPr>
            </w:pPr>
            <w:r>
              <w:rPr>
                <w:rFonts w:asciiTheme="minorHAnsi" w:hAnsiTheme="minorHAnsi" w:cstheme="minorHAnsi"/>
                <w:sz w:val="18"/>
                <w:szCs w:val="18"/>
              </w:rPr>
              <w:t>Intermittent ventilation systems, devices, or controls for use for compliance with field verification and diagnostic testing requirements for mechanical ventilation airflow are subject to a manufacturer providing sufficient evidence to the Executive Director that the installed mechanical ventilation systems, devices, or controls will provide at least the minimum ventilation airflow required by the Standards, and subject to consideration of the manufacturer’s proposed field verification and diagnostic test protocol for ventilation system(s).</w:t>
            </w:r>
          </w:p>
          <w:p w14:paraId="455867FB" w14:textId="77777777" w:rsidR="00A653AF" w:rsidRDefault="00A653AF" w:rsidP="00D76417">
            <w:pPr>
              <w:rPr>
                <w:rFonts w:asciiTheme="minorHAnsi" w:hAnsiTheme="minorHAnsi" w:cstheme="minorHAnsi"/>
                <w:sz w:val="18"/>
                <w:szCs w:val="18"/>
              </w:rPr>
            </w:pPr>
          </w:p>
          <w:p w14:paraId="324AB79A" w14:textId="6B99D775" w:rsidR="00A653AF" w:rsidRDefault="00A653AF" w:rsidP="00D76417">
            <w:r>
              <w:rPr>
                <w:rFonts w:asciiTheme="minorHAnsi" w:hAnsiTheme="minorHAnsi" w:cstheme="minorHAnsi"/>
                <w:sz w:val="18"/>
                <w:szCs w:val="18"/>
              </w:rPr>
              <w:t>Approved systems, devices, or controls, and field verification and diagnostic test protocols for intermittent mechanical ventilation systems shall be listed in directories published by the Energy Commission.</w:t>
            </w:r>
          </w:p>
        </w:tc>
      </w:tr>
    </w:tbl>
    <w:p w14:paraId="36D4B460" w14:textId="4D502E9C" w:rsidR="006E08B4" w:rsidRDefault="006E08B4"/>
    <w:p w14:paraId="2DDFAACF" w14:textId="77777777" w:rsidR="00785BAA" w:rsidRDefault="00785BAA" w:rsidP="00785BAA"/>
    <w:p w14:paraId="78A8A2FC" w14:textId="77777777" w:rsidR="00785BAA" w:rsidRDefault="00785BAA" w:rsidP="00785BAA">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2030A2" w14:paraId="3E51AE3A" w14:textId="77777777" w:rsidTr="0051676A">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698C16C0"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b/>
              </w:rPr>
            </w:pPr>
            <w:r w:rsidRPr="002030A2">
              <w:rPr>
                <w:rFonts w:asciiTheme="minorHAnsi" w:hAnsiTheme="minorHAnsi" w:cstheme="minorHAnsi"/>
                <w:b/>
                <w:caps/>
                <w:sz w:val="18"/>
                <w:szCs w:val="18"/>
              </w:rPr>
              <w:lastRenderedPageBreak/>
              <w:t>Documentation Author's Declaration Statement</w:t>
            </w:r>
          </w:p>
        </w:tc>
      </w:tr>
      <w:tr w:rsidR="002030A2" w14:paraId="306D0F75" w14:textId="77777777" w:rsidTr="0051676A">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5E95B5D2" w14:textId="77777777" w:rsidR="002030A2" w:rsidRPr="002030A2" w:rsidRDefault="002030A2" w:rsidP="002030A2">
            <w:pPr>
              <w:numPr>
                <w:ilvl w:val="0"/>
                <w:numId w:val="36"/>
              </w:numPr>
              <w:ind w:left="360"/>
              <w:rPr>
                <w:rFonts w:asciiTheme="minorHAnsi" w:hAnsiTheme="minorHAnsi" w:cstheme="minorHAnsi"/>
                <w:sz w:val="18"/>
                <w:szCs w:val="18"/>
              </w:rPr>
            </w:pPr>
            <w:r w:rsidRPr="002030A2">
              <w:rPr>
                <w:rFonts w:asciiTheme="minorHAnsi" w:hAnsiTheme="minorHAnsi" w:cstheme="minorHAnsi"/>
                <w:sz w:val="18"/>
                <w:szCs w:val="18"/>
              </w:rPr>
              <w:t>I certify that this Certificate of Verification documentation is accurate and complete.</w:t>
            </w:r>
          </w:p>
        </w:tc>
      </w:tr>
      <w:tr w:rsidR="002030A2" w14:paraId="2DD80950" w14:textId="77777777" w:rsidTr="0051676A">
        <w:trPr>
          <w:trHeight w:val="360"/>
        </w:trPr>
        <w:tc>
          <w:tcPr>
            <w:tcW w:w="5344" w:type="dxa"/>
            <w:tcBorders>
              <w:top w:val="single" w:sz="4" w:space="0" w:color="auto"/>
              <w:left w:val="single" w:sz="4" w:space="0" w:color="auto"/>
              <w:bottom w:val="single" w:sz="4" w:space="0" w:color="auto"/>
              <w:right w:val="single" w:sz="4" w:space="0" w:color="auto"/>
            </w:tcBorders>
            <w:hideMark/>
          </w:tcPr>
          <w:p w14:paraId="62F6D0FF"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31BCAA25"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Documentation Author Signature:</w:t>
            </w:r>
          </w:p>
        </w:tc>
      </w:tr>
      <w:tr w:rsidR="002030A2" w14:paraId="3330EEE7" w14:textId="77777777" w:rsidTr="0051676A">
        <w:trPr>
          <w:trHeight w:val="360"/>
        </w:trPr>
        <w:tc>
          <w:tcPr>
            <w:tcW w:w="5344" w:type="dxa"/>
            <w:tcBorders>
              <w:top w:val="single" w:sz="4" w:space="0" w:color="auto"/>
              <w:left w:val="single" w:sz="4" w:space="0" w:color="auto"/>
              <w:bottom w:val="single" w:sz="4" w:space="0" w:color="auto"/>
              <w:right w:val="single" w:sz="4" w:space="0" w:color="auto"/>
            </w:tcBorders>
            <w:hideMark/>
          </w:tcPr>
          <w:p w14:paraId="53E9FA8F"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523E1824"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Date Signed:</w:t>
            </w:r>
          </w:p>
        </w:tc>
      </w:tr>
      <w:tr w:rsidR="002030A2" w14:paraId="3DD520A5" w14:textId="77777777" w:rsidTr="0051676A">
        <w:trPr>
          <w:trHeight w:val="360"/>
        </w:trPr>
        <w:tc>
          <w:tcPr>
            <w:tcW w:w="5344" w:type="dxa"/>
            <w:tcBorders>
              <w:top w:val="single" w:sz="4" w:space="0" w:color="auto"/>
              <w:left w:val="single" w:sz="4" w:space="0" w:color="auto"/>
              <w:bottom w:val="single" w:sz="4" w:space="0" w:color="auto"/>
              <w:right w:val="single" w:sz="4" w:space="0" w:color="auto"/>
            </w:tcBorders>
            <w:hideMark/>
          </w:tcPr>
          <w:p w14:paraId="7749D4E1"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6678A815"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CEA/HERS Certification Information (if applicable):</w:t>
            </w:r>
          </w:p>
        </w:tc>
      </w:tr>
      <w:tr w:rsidR="002030A2" w14:paraId="153D6514" w14:textId="77777777" w:rsidTr="0051676A">
        <w:trPr>
          <w:trHeight w:val="360"/>
        </w:trPr>
        <w:tc>
          <w:tcPr>
            <w:tcW w:w="5344" w:type="dxa"/>
            <w:tcBorders>
              <w:top w:val="single" w:sz="4" w:space="0" w:color="auto"/>
              <w:left w:val="single" w:sz="4" w:space="0" w:color="auto"/>
              <w:bottom w:val="single" w:sz="4" w:space="0" w:color="auto"/>
              <w:right w:val="single" w:sz="4" w:space="0" w:color="auto"/>
            </w:tcBorders>
            <w:hideMark/>
          </w:tcPr>
          <w:p w14:paraId="34522CD0"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4F8DFD5B" w14:textId="77777777" w:rsidR="002030A2" w:rsidRPr="002030A2" w:rsidRDefault="002030A2" w:rsidP="00600C31">
            <w:pPr>
              <w:rPr>
                <w:rFonts w:asciiTheme="minorHAnsi" w:hAnsiTheme="minorHAnsi" w:cstheme="minorHAnsi"/>
                <w:sz w:val="14"/>
                <w:szCs w:val="14"/>
              </w:rPr>
            </w:pPr>
            <w:r w:rsidRPr="002030A2">
              <w:rPr>
                <w:rFonts w:asciiTheme="minorHAnsi" w:hAnsiTheme="minorHAnsi" w:cstheme="minorHAnsi"/>
                <w:sz w:val="14"/>
                <w:szCs w:val="14"/>
              </w:rPr>
              <w:t>Phone:</w:t>
            </w:r>
          </w:p>
        </w:tc>
      </w:tr>
      <w:tr w:rsidR="002030A2" w14:paraId="1ED7CFAA" w14:textId="77777777" w:rsidTr="0051676A">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F5B5BA6"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8"/>
                <w:szCs w:val="18"/>
              </w:rPr>
            </w:pPr>
            <w:r w:rsidRPr="002030A2">
              <w:rPr>
                <w:rFonts w:asciiTheme="minorHAnsi" w:hAnsiTheme="minorHAnsi" w:cstheme="minorHAnsi"/>
                <w:b/>
                <w:caps/>
                <w:sz w:val="18"/>
                <w:szCs w:val="18"/>
              </w:rPr>
              <w:t xml:space="preserve">Responsible Person's Declaration statement </w:t>
            </w:r>
          </w:p>
        </w:tc>
      </w:tr>
      <w:tr w:rsidR="002030A2" w14:paraId="70B35D0F" w14:textId="77777777" w:rsidTr="0051676A">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8467703" w14:textId="77777777" w:rsidR="002030A2" w:rsidRPr="002030A2" w:rsidRDefault="002030A2" w:rsidP="00600C31">
            <w:pPr>
              <w:pStyle w:val="p2"/>
              <w:keepNext/>
              <w:tabs>
                <w:tab w:val="clear" w:pos="357"/>
                <w:tab w:val="left" w:pos="720"/>
              </w:tabs>
              <w:spacing w:line="240" w:lineRule="auto"/>
              <w:ind w:left="0" w:right="90" w:firstLine="0"/>
              <w:rPr>
                <w:rFonts w:asciiTheme="minorHAnsi" w:hAnsiTheme="minorHAnsi" w:cstheme="minorHAnsi"/>
                <w:sz w:val="18"/>
                <w:szCs w:val="18"/>
              </w:rPr>
            </w:pPr>
            <w:r w:rsidRPr="002030A2">
              <w:rPr>
                <w:rFonts w:asciiTheme="minorHAnsi" w:hAnsiTheme="minorHAnsi" w:cstheme="minorHAnsi"/>
                <w:sz w:val="18"/>
                <w:szCs w:val="18"/>
              </w:rPr>
              <w:t xml:space="preserve">I certify the following under penalty of perjury, under the laws of the State of California: </w:t>
            </w:r>
          </w:p>
          <w:p w14:paraId="22508828" w14:textId="77777777" w:rsidR="002030A2" w:rsidRPr="002030A2" w:rsidRDefault="002030A2" w:rsidP="002030A2">
            <w:pPr>
              <w:pStyle w:val="p2"/>
              <w:keepNext/>
              <w:numPr>
                <w:ilvl w:val="0"/>
                <w:numId w:val="37"/>
              </w:numPr>
              <w:tabs>
                <w:tab w:val="clear" w:pos="357"/>
                <w:tab w:val="left" w:pos="720"/>
              </w:tabs>
              <w:snapToGrid w:val="0"/>
              <w:spacing w:line="240" w:lineRule="auto"/>
              <w:ind w:right="90"/>
              <w:rPr>
                <w:rFonts w:asciiTheme="minorHAnsi" w:hAnsiTheme="minorHAnsi" w:cstheme="minorHAnsi"/>
                <w:sz w:val="18"/>
                <w:szCs w:val="18"/>
              </w:rPr>
            </w:pPr>
            <w:r w:rsidRPr="002030A2">
              <w:rPr>
                <w:rFonts w:asciiTheme="minorHAnsi" w:hAnsiTheme="minorHAnsi" w:cstheme="minorHAnsi"/>
                <w:sz w:val="18"/>
                <w:szCs w:val="18"/>
              </w:rPr>
              <w:t>The information provided on this Certificate of Verification is true and correct.</w:t>
            </w:r>
          </w:p>
          <w:p w14:paraId="068426C0" w14:textId="77777777" w:rsidR="002030A2" w:rsidRPr="002030A2" w:rsidRDefault="002030A2" w:rsidP="002030A2">
            <w:pPr>
              <w:pStyle w:val="p2"/>
              <w:keepNext/>
              <w:numPr>
                <w:ilvl w:val="0"/>
                <w:numId w:val="37"/>
              </w:numPr>
              <w:tabs>
                <w:tab w:val="clear" w:pos="357"/>
                <w:tab w:val="left" w:pos="720"/>
              </w:tabs>
              <w:snapToGrid w:val="0"/>
              <w:spacing w:line="240" w:lineRule="auto"/>
              <w:ind w:right="90"/>
              <w:rPr>
                <w:rFonts w:asciiTheme="minorHAnsi" w:hAnsiTheme="minorHAnsi" w:cstheme="minorHAnsi"/>
                <w:sz w:val="18"/>
                <w:szCs w:val="18"/>
              </w:rPr>
            </w:pPr>
            <w:r w:rsidRPr="002030A2">
              <w:rPr>
                <w:rFonts w:asciiTheme="minorHAnsi" w:hAnsiTheme="minorHAnsi" w:cstheme="minorHAnsi"/>
                <w:sz w:val="18"/>
                <w:szCs w:val="18"/>
              </w:rPr>
              <w:t>I am the certified HERS Rater who performed the verification identified and reported on this Certificate of Verification (responsible rater).</w:t>
            </w:r>
          </w:p>
          <w:p w14:paraId="16CF3A6A" w14:textId="77777777" w:rsidR="002030A2" w:rsidRPr="002030A2" w:rsidRDefault="002030A2" w:rsidP="002030A2">
            <w:pPr>
              <w:pStyle w:val="p2"/>
              <w:keepNext/>
              <w:numPr>
                <w:ilvl w:val="0"/>
                <w:numId w:val="37"/>
              </w:numPr>
              <w:tabs>
                <w:tab w:val="clear" w:pos="357"/>
                <w:tab w:val="left" w:pos="720"/>
              </w:tabs>
              <w:snapToGrid w:val="0"/>
              <w:spacing w:line="240" w:lineRule="auto"/>
              <w:ind w:right="90"/>
              <w:rPr>
                <w:rFonts w:asciiTheme="minorHAnsi" w:hAnsiTheme="minorHAnsi" w:cstheme="minorHAnsi"/>
                <w:sz w:val="18"/>
                <w:szCs w:val="18"/>
              </w:rPr>
            </w:pPr>
            <w:r w:rsidRPr="002030A2">
              <w:rPr>
                <w:rFonts w:asciiTheme="minorHAnsi" w:hAnsiTheme="minorHAnsi" w:cs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700C3DC" w14:textId="77777777" w:rsidR="002030A2" w:rsidRPr="002030A2" w:rsidRDefault="002030A2" w:rsidP="002030A2">
            <w:pPr>
              <w:pStyle w:val="p2"/>
              <w:keepNext/>
              <w:numPr>
                <w:ilvl w:val="0"/>
                <w:numId w:val="37"/>
              </w:numPr>
              <w:tabs>
                <w:tab w:val="clear" w:pos="357"/>
                <w:tab w:val="left" w:pos="720"/>
              </w:tabs>
              <w:snapToGrid w:val="0"/>
              <w:spacing w:line="240" w:lineRule="auto"/>
              <w:ind w:right="90"/>
              <w:rPr>
                <w:rFonts w:asciiTheme="minorHAnsi" w:hAnsiTheme="minorHAnsi" w:cstheme="minorHAnsi"/>
                <w:sz w:val="18"/>
                <w:szCs w:val="18"/>
              </w:rPr>
            </w:pPr>
            <w:r w:rsidRPr="002030A2">
              <w:rPr>
                <w:rFonts w:asciiTheme="minorHAnsi" w:hAnsiTheme="minorHAnsi" w:cs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366901C" w14:textId="77777777" w:rsidR="002030A2" w:rsidRPr="002030A2" w:rsidRDefault="002030A2" w:rsidP="002030A2">
            <w:pPr>
              <w:pStyle w:val="p2"/>
              <w:keepNext/>
              <w:numPr>
                <w:ilvl w:val="0"/>
                <w:numId w:val="37"/>
              </w:numPr>
              <w:tabs>
                <w:tab w:val="clear" w:pos="357"/>
                <w:tab w:val="left" w:pos="720"/>
              </w:tabs>
              <w:snapToGrid w:val="0"/>
              <w:spacing w:line="240" w:lineRule="auto"/>
              <w:ind w:right="90"/>
              <w:rPr>
                <w:rFonts w:asciiTheme="minorHAnsi" w:hAnsiTheme="minorHAnsi" w:cstheme="minorHAnsi"/>
                <w:sz w:val="18"/>
                <w:szCs w:val="18"/>
              </w:rPr>
            </w:pPr>
            <w:r w:rsidRPr="002030A2">
              <w:rPr>
                <w:rFonts w:asciiTheme="minorHAnsi" w:hAnsiTheme="minorHAnsi" w:cstheme="minorHAnsi"/>
                <w:sz w:val="18"/>
                <w:szCs w:val="18"/>
              </w:rPr>
              <w:t xml:space="preserve">I will ensure that a registered copy of this Certificate of Verification shall be </w:t>
            </w:r>
            <w:proofErr w:type="gramStart"/>
            <w:r w:rsidRPr="002030A2">
              <w:rPr>
                <w:rFonts w:asciiTheme="minorHAnsi" w:hAnsiTheme="minorHAnsi" w:cstheme="minorHAnsi"/>
                <w:sz w:val="18"/>
                <w:szCs w:val="18"/>
              </w:rPr>
              <w:t>posted, or</w:t>
            </w:r>
            <w:proofErr w:type="gramEnd"/>
            <w:r w:rsidRPr="002030A2">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030A2" w14:paraId="7AACCCB2" w14:textId="77777777" w:rsidTr="0051676A">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C05EEF4"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b/>
                <w:caps/>
                <w:sz w:val="18"/>
                <w:szCs w:val="18"/>
              </w:rPr>
            </w:pPr>
            <w:r w:rsidRPr="002030A2">
              <w:rPr>
                <w:rFonts w:asciiTheme="minorHAnsi" w:hAnsiTheme="minorHAnsi" w:cstheme="minorHAnsi"/>
                <w:b/>
                <w:caps/>
                <w:sz w:val="18"/>
                <w:szCs w:val="18"/>
              </w:rPr>
              <w:t>BUILDER OR INSTALLER INFORMATION AS SHOWN ON THE CERTIFICATE OF INSTALLATION</w:t>
            </w:r>
          </w:p>
        </w:tc>
      </w:tr>
      <w:tr w:rsidR="002030A2" w14:paraId="73736976" w14:textId="77777777" w:rsidTr="0051676A">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35C27F"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2030A2">
              <w:rPr>
                <w:rFonts w:asciiTheme="minorHAnsi" w:hAnsiTheme="minorHAnsi" w:cstheme="minorHAnsi"/>
                <w:sz w:val="14"/>
                <w:szCs w:val="14"/>
              </w:rPr>
              <w:t>Company Name (Installing Subcontractor, General Contractor, or Builder/Owner):</w:t>
            </w:r>
          </w:p>
        </w:tc>
      </w:tr>
      <w:tr w:rsidR="002030A2" w14:paraId="10057BBA" w14:textId="77777777" w:rsidTr="0051676A">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A1C037" w14:textId="77777777" w:rsidR="002030A2" w:rsidRPr="002030A2" w:rsidRDefault="002030A2" w:rsidP="00600C3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2030A2">
              <w:rPr>
                <w:rFonts w:asciiTheme="minorHAnsi" w:hAnsiTheme="minorHAnsi" w:cstheme="minorHAnsi"/>
                <w:sz w:val="14"/>
                <w:szCs w:val="14"/>
              </w:rPr>
              <w:t>Responsible Builder or Installer Name:</w:t>
            </w:r>
          </w:p>
        </w:tc>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57CAA2" w14:textId="77777777" w:rsidR="002030A2" w:rsidRPr="002030A2" w:rsidRDefault="002030A2" w:rsidP="00600C3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2030A2">
              <w:rPr>
                <w:rFonts w:asciiTheme="minorHAnsi" w:hAnsiTheme="minorHAnsi" w:cstheme="minorHAnsi"/>
                <w:sz w:val="14"/>
                <w:szCs w:val="14"/>
              </w:rPr>
              <w:t>CSLB License:</w:t>
            </w:r>
          </w:p>
        </w:tc>
      </w:tr>
      <w:tr w:rsidR="002030A2" w14:paraId="631F5F03" w14:textId="77777777" w:rsidTr="0051676A">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683E00" w14:textId="77777777" w:rsidR="002030A2" w:rsidRPr="002030A2" w:rsidRDefault="002030A2"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proofErr w:type="gramStart"/>
            <w:r w:rsidRPr="002030A2">
              <w:rPr>
                <w:rFonts w:asciiTheme="minorHAnsi" w:hAnsiTheme="minorHAnsi" w:cstheme="minorHAnsi"/>
                <w:b/>
                <w:caps/>
                <w:sz w:val="18"/>
                <w:szCs w:val="18"/>
              </w:rPr>
              <w:t>HERS</w:t>
            </w:r>
            <w:proofErr w:type="gramEnd"/>
            <w:r w:rsidRPr="002030A2">
              <w:rPr>
                <w:rFonts w:asciiTheme="minorHAnsi" w:hAnsiTheme="minorHAnsi" w:cstheme="minorHAnsi"/>
                <w:b/>
                <w:caps/>
                <w:sz w:val="18"/>
                <w:szCs w:val="18"/>
              </w:rPr>
              <w:t xml:space="preserve"> PROVIDER DATA REGISTRY INFORMATION</w:t>
            </w:r>
          </w:p>
        </w:tc>
      </w:tr>
      <w:tr w:rsidR="002030A2" w14:paraId="4A86B314" w14:textId="77777777" w:rsidTr="0051676A">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8CEE33"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2030A2">
              <w:rPr>
                <w:rFonts w:asciiTheme="minorHAnsi" w:hAnsiTheme="minorHAnsi" w:cstheme="minorHAnsi"/>
                <w:sz w:val="14"/>
                <w:szCs w:val="14"/>
              </w:rPr>
              <w:t>Sample Group Number (if applicable):</w:t>
            </w:r>
          </w:p>
          <w:p w14:paraId="4A9AFAE3"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97A092"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r w:rsidRPr="002030A2">
              <w:rPr>
                <w:rFonts w:asciiTheme="minorHAnsi" w:hAnsiTheme="minorHAnsi" w:cstheme="minorHAnsi"/>
                <w:sz w:val="14"/>
                <w:szCs w:val="14"/>
              </w:rPr>
              <w:t>Dwelling Test Status in Sample Group (if applicable):</w:t>
            </w:r>
          </w:p>
          <w:p w14:paraId="71F7CD2A" w14:textId="77777777" w:rsidR="002030A2" w:rsidRPr="002030A2" w:rsidRDefault="002030A2" w:rsidP="00600C3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4"/>
                <w:szCs w:val="14"/>
              </w:rPr>
            </w:pPr>
          </w:p>
        </w:tc>
      </w:tr>
      <w:tr w:rsidR="002030A2" w14:paraId="4AECD4C2" w14:textId="77777777" w:rsidTr="0051676A">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90D29E" w14:textId="77777777" w:rsidR="002030A2" w:rsidRPr="002030A2" w:rsidRDefault="002030A2"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proofErr w:type="gramStart"/>
            <w:r w:rsidRPr="002030A2">
              <w:rPr>
                <w:rFonts w:asciiTheme="minorHAnsi" w:hAnsiTheme="minorHAnsi" w:cstheme="minorHAnsi"/>
                <w:b/>
                <w:caps/>
                <w:sz w:val="18"/>
                <w:szCs w:val="18"/>
              </w:rPr>
              <w:t>HERS</w:t>
            </w:r>
            <w:proofErr w:type="gramEnd"/>
            <w:r w:rsidRPr="002030A2">
              <w:rPr>
                <w:rFonts w:asciiTheme="minorHAnsi" w:hAnsiTheme="minorHAnsi" w:cstheme="minorHAnsi"/>
                <w:b/>
                <w:caps/>
                <w:sz w:val="18"/>
                <w:szCs w:val="18"/>
              </w:rPr>
              <w:t xml:space="preserve"> RATER INFORMATION</w:t>
            </w:r>
          </w:p>
        </w:tc>
      </w:tr>
      <w:tr w:rsidR="002030A2" w14:paraId="3C8EB352" w14:textId="77777777" w:rsidTr="0051676A">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AAFCC0" w14:textId="77777777" w:rsidR="002030A2" w:rsidRPr="002030A2" w:rsidRDefault="002030A2"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2030A2">
              <w:rPr>
                <w:rFonts w:asciiTheme="minorHAnsi" w:hAnsiTheme="minorHAnsi" w:cstheme="minorHAnsi"/>
                <w:sz w:val="14"/>
                <w:szCs w:val="14"/>
              </w:rPr>
              <w:t>HERS Rater Company Name:</w:t>
            </w:r>
          </w:p>
          <w:p w14:paraId="0CAF4FA2" w14:textId="77777777" w:rsidR="002030A2" w:rsidRPr="002030A2" w:rsidRDefault="002030A2" w:rsidP="00600C3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p>
        </w:tc>
      </w:tr>
      <w:tr w:rsidR="002030A2" w14:paraId="3F4FE9CC" w14:textId="77777777" w:rsidTr="0051676A">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8236D7" w14:textId="77777777" w:rsidR="002030A2" w:rsidRPr="002030A2" w:rsidRDefault="002030A2"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2030A2">
              <w:rPr>
                <w:rFonts w:asciiTheme="minorHAnsi" w:hAnsiTheme="minorHAnsi" w:cstheme="minorHAnsi"/>
                <w:sz w:val="14"/>
                <w:szCs w:val="14"/>
              </w:rPr>
              <w:t>Responsible Rater Name: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7EBF15" w14:textId="77777777" w:rsidR="002030A2" w:rsidRPr="002030A2" w:rsidRDefault="002030A2"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86"/>
              <w:rPr>
                <w:rFonts w:asciiTheme="minorHAnsi" w:hAnsiTheme="minorHAnsi" w:cstheme="minorHAnsi"/>
                <w:sz w:val="14"/>
                <w:szCs w:val="14"/>
              </w:rPr>
            </w:pPr>
            <w:r w:rsidRPr="002030A2">
              <w:rPr>
                <w:rFonts w:asciiTheme="minorHAnsi" w:hAnsiTheme="minorHAnsi" w:cstheme="minorHAnsi"/>
                <w:sz w:val="14"/>
                <w:szCs w:val="14"/>
              </w:rPr>
              <w:t>Responsible Rater Signature:</w:t>
            </w:r>
          </w:p>
          <w:p w14:paraId="50754E76" w14:textId="77777777" w:rsidR="002030A2" w:rsidRPr="002030A2" w:rsidRDefault="002030A2"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86"/>
              <w:rPr>
                <w:rFonts w:asciiTheme="minorHAnsi" w:hAnsiTheme="minorHAnsi" w:cstheme="minorHAnsi"/>
                <w:sz w:val="14"/>
                <w:szCs w:val="14"/>
              </w:rPr>
            </w:pPr>
          </w:p>
        </w:tc>
      </w:tr>
      <w:tr w:rsidR="002030A2" w14:paraId="6C075B38" w14:textId="77777777" w:rsidTr="0051676A">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C90448" w14:textId="77777777" w:rsidR="002030A2" w:rsidRPr="002030A2" w:rsidRDefault="002030A2"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2030A2">
              <w:rPr>
                <w:rFonts w:asciiTheme="minorHAnsi" w:hAnsiTheme="minorHAnsi" w:cstheme="minorHAnsi"/>
                <w:sz w:val="14"/>
                <w:szCs w:val="14"/>
              </w:rPr>
              <w:t>Responsible Rater Certification Number w/ this HERS Provider:</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B641CD" w14:textId="77777777" w:rsidR="002030A2" w:rsidRPr="002030A2" w:rsidRDefault="002030A2" w:rsidP="00600C3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cstheme="minorHAnsi"/>
                <w:sz w:val="14"/>
                <w:szCs w:val="14"/>
              </w:rPr>
            </w:pPr>
            <w:r w:rsidRPr="002030A2">
              <w:rPr>
                <w:rFonts w:asciiTheme="minorHAnsi" w:hAnsiTheme="minorHAnsi" w:cstheme="minorHAnsi"/>
                <w:sz w:val="14"/>
                <w:szCs w:val="14"/>
              </w:rPr>
              <w:t>Date Signed:</w:t>
            </w:r>
          </w:p>
        </w:tc>
      </w:tr>
    </w:tbl>
    <w:p w14:paraId="0435B867" w14:textId="77777777" w:rsidR="00202E7F" w:rsidRDefault="00202E7F" w:rsidP="00AE4108">
      <w:pPr>
        <w:rPr>
          <w:rFonts w:asciiTheme="minorHAnsi" w:hAnsiTheme="minorHAnsi"/>
          <w:sz w:val="18"/>
          <w:szCs w:val="18"/>
        </w:rPr>
      </w:pPr>
    </w:p>
    <w:sectPr w:rsidR="00202E7F" w:rsidSect="0076421E">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00AA1" w14:textId="77777777" w:rsidR="00CD480C" w:rsidRDefault="00CD480C">
      <w:r>
        <w:separator/>
      </w:r>
    </w:p>
  </w:endnote>
  <w:endnote w:type="continuationSeparator" w:id="0">
    <w:p w14:paraId="485BF729" w14:textId="77777777" w:rsidR="00CD480C" w:rsidRDefault="00CD480C">
      <w:r>
        <w:continuationSeparator/>
      </w:r>
    </w:p>
  </w:endnote>
  <w:endnote w:type="continuationNotice" w:id="1">
    <w:p w14:paraId="43F6B494" w14:textId="77777777" w:rsidR="00CD480C" w:rsidRDefault="00CD48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B7FBD" w14:textId="77777777" w:rsidR="00EE7C20" w:rsidRDefault="00EE7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5" w14:textId="77777777" w:rsidR="00A71A50" w:rsidRPr="009213E6" w:rsidRDefault="00A71A50" w:rsidP="009213E6">
    <w:pPr>
      <w:pStyle w:val="Footer"/>
      <w:rPr>
        <w:b/>
      </w:rPr>
    </w:pPr>
    <w:r w:rsidRPr="009213E6">
      <w:t xml:space="preserve">Registration Number:                                            Registration Date/Time:                                                    HERS Provider:                                   </w:t>
    </w:r>
  </w:p>
  <w:p w14:paraId="0435B886" w14:textId="0C125385" w:rsidR="00A71A50" w:rsidRPr="009213E6" w:rsidRDefault="00A71A50" w:rsidP="009213E6">
    <w:pPr>
      <w:pStyle w:val="Footer"/>
    </w:pPr>
    <w:r w:rsidRPr="009213E6">
      <w:t>CA Building Energy Efficiency Standards - 20</w:t>
    </w:r>
    <w:ins w:id="65" w:author="Alhabibi, Haider@Energy" w:date="2021-08-30T20:11:00Z">
      <w:r w:rsidR="003D3823">
        <w:t>22</w:t>
      </w:r>
    </w:ins>
    <w:del w:id="66" w:author="Alhabibi, Haider@Energy" w:date="2021-08-30T20:11:00Z">
      <w:r w:rsidRPr="009213E6" w:rsidDel="003D3823">
        <w:delText>1</w:delText>
      </w:r>
      <w:r w:rsidDel="003D3823">
        <w:delText>9</w:delText>
      </w:r>
    </w:del>
    <w:r w:rsidRPr="009213E6">
      <w:t xml:space="preserve"> Residential Compliance</w:t>
    </w:r>
    <w:r w:rsidRPr="009213E6">
      <w:tab/>
    </w:r>
    <w:r w:rsidR="00EE7C20">
      <w:t xml:space="preserve">March </w:t>
    </w:r>
    <w:r>
      <w:t>20</w:t>
    </w:r>
    <w:ins w:id="67" w:author="Alhabibi, Haider@Energy" w:date="2021-08-30T20:11:00Z">
      <w:r w:rsidR="003D3823">
        <w:t>22</w:t>
      </w:r>
    </w:ins>
    <w:del w:id="68" w:author="Alhabibi, Haider@Energy" w:date="2021-08-30T20:11:00Z">
      <w:r w:rsidDel="003D3823">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0DEA0" w14:textId="77777777" w:rsidR="00EE7C20" w:rsidRDefault="00EE7C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0" w14:textId="23E7928F" w:rsidR="00A71A50" w:rsidRPr="009213E6" w:rsidRDefault="00A71A50" w:rsidP="009213E6">
    <w:pPr>
      <w:pStyle w:val="Footer"/>
    </w:pPr>
    <w:r w:rsidRPr="009213E6">
      <w:t>CA Building Energy Efficiency Standards - 20</w:t>
    </w:r>
    <w:ins w:id="82" w:author="Alhabibi, Haider@Energy" w:date="2021-08-30T20:11:00Z">
      <w:r w:rsidR="003D3823">
        <w:t>22</w:t>
      </w:r>
    </w:ins>
    <w:del w:id="83" w:author="Alhabibi, Haider@Energy" w:date="2021-08-30T20:11:00Z">
      <w:r w:rsidRPr="009213E6" w:rsidDel="003D3823">
        <w:delText>1</w:delText>
      </w:r>
      <w:r w:rsidDel="003D3823">
        <w:delText>9</w:delText>
      </w:r>
    </w:del>
    <w:r w:rsidRPr="009213E6">
      <w:t xml:space="preserve"> Residential Compliance</w:t>
    </w:r>
    <w:r w:rsidRPr="009213E6">
      <w:tab/>
    </w:r>
    <w:r w:rsidR="00EE7C20">
      <w:t xml:space="preserve">March </w:t>
    </w:r>
    <w:r>
      <w:t>20</w:t>
    </w:r>
    <w:ins w:id="84" w:author="Alhabibi, Haider@Energy" w:date="2021-08-30T20:11:00Z">
      <w:r w:rsidR="003D3823">
        <w:t>22</w:t>
      </w:r>
    </w:ins>
    <w:del w:id="85" w:author="Alhabibi, Haider@Energy" w:date="2021-08-30T20:11:00Z">
      <w:r w:rsidDel="003D3823">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A" w14:textId="698E74BB" w:rsidR="00A71A50" w:rsidRPr="00A165EE" w:rsidRDefault="00A71A50" w:rsidP="009213E6">
    <w:pPr>
      <w:pStyle w:val="Footer"/>
      <w:rPr>
        <w:b/>
      </w:rPr>
    </w:pPr>
    <w:r w:rsidRPr="00A165EE">
      <w:t>CA Building Energy Efficiency Standards - 20</w:t>
    </w:r>
    <w:ins w:id="154" w:author="Alhabibi, Haider@Energy" w:date="2021-08-30T20:11:00Z">
      <w:r w:rsidR="003D3823">
        <w:t>22</w:t>
      </w:r>
    </w:ins>
    <w:del w:id="155" w:author="Alhabibi, Haider@Energy" w:date="2021-08-30T20:11:00Z">
      <w:r w:rsidRPr="00A165EE" w:rsidDel="003D3823">
        <w:delText>1</w:delText>
      </w:r>
      <w:r w:rsidDel="003D3823">
        <w:delText>9</w:delText>
      </w:r>
    </w:del>
    <w:r w:rsidRPr="00A165EE">
      <w:t xml:space="preserve"> Residential Compliance</w:t>
    </w:r>
    <w:r w:rsidRPr="00A165EE">
      <w:tab/>
    </w:r>
    <w:r w:rsidRPr="00E84F79">
      <w:t xml:space="preserve"> </w:t>
    </w:r>
    <w:r w:rsidR="00EE7C20">
      <w:t xml:space="preserve">March </w:t>
    </w:r>
    <w:r>
      <w:t>20</w:t>
    </w:r>
    <w:ins w:id="156" w:author="Alhabibi, Haider@Energy" w:date="2021-08-30T20:11:00Z">
      <w:r w:rsidR="003D3823">
        <w:t>22</w:t>
      </w:r>
    </w:ins>
    <w:del w:id="157" w:author="Alhabibi, Haider@Energy" w:date="2021-08-30T20:11:00Z">
      <w:r w:rsidDel="003D3823">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E45F3" w14:textId="77777777" w:rsidR="00CD480C" w:rsidRDefault="00CD480C">
      <w:r>
        <w:separator/>
      </w:r>
    </w:p>
  </w:footnote>
  <w:footnote w:type="continuationSeparator" w:id="0">
    <w:p w14:paraId="6B57624F" w14:textId="77777777" w:rsidR="00CD480C" w:rsidRDefault="00CD480C">
      <w:r>
        <w:continuationSeparator/>
      </w:r>
    </w:p>
  </w:footnote>
  <w:footnote w:type="continuationNotice" w:id="1">
    <w:p w14:paraId="07FB4D31" w14:textId="77777777" w:rsidR="00CD480C" w:rsidRDefault="00CD48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2" w14:textId="1CB35340" w:rsidR="00A71A50" w:rsidRDefault="00A71A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3" w14:textId="7E36B7F0" w:rsidR="00A71A50" w:rsidRPr="007770C5" w:rsidRDefault="000816AE" w:rsidP="00352336">
    <w:pPr>
      <w:suppressAutoHyphens/>
      <w:ind w:left="-90"/>
      <w:rPr>
        <w:rFonts w:ascii="Arial" w:hAnsi="Arial" w:cs="Arial"/>
        <w:sz w:val="14"/>
        <w:szCs w:val="14"/>
      </w:rPr>
    </w:pPr>
    <w:customXmlInsRangeStart w:id="58" w:author="Geiser, Che@Energy" w:date="2022-04-11T13:56:00Z"/>
    <w:sdt>
      <w:sdtPr>
        <w:rPr>
          <w:rFonts w:ascii="Arial" w:hAnsi="Arial" w:cs="Arial"/>
          <w:sz w:val="14"/>
          <w:szCs w:val="14"/>
        </w:rPr>
        <w:id w:val="678857203"/>
        <w:docPartObj>
          <w:docPartGallery w:val="Watermarks"/>
          <w:docPartUnique/>
        </w:docPartObj>
      </w:sdtPr>
      <w:sdtContent>
        <w:customXmlInsRangeEnd w:id="58"/>
        <w:ins w:id="59" w:author="Geiser, Che@Energy" w:date="2022-04-11T13:56:00Z">
          <w:r w:rsidRPr="000816AE">
            <w:rPr>
              <w:rFonts w:ascii="Arial" w:hAnsi="Arial" w:cs="Arial"/>
              <w:noProof/>
              <w:sz w:val="14"/>
              <w:szCs w:val="14"/>
            </w:rPr>
            <w:pict w14:anchorId="105FC1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0" w:author="Geiser, Che@Energy" w:date="2022-04-11T13:56:00Z"/>
      </w:sdtContent>
    </w:sdt>
    <w:customXmlInsRangeEnd w:id="60"/>
    <w:r w:rsidR="00A71A50" w:rsidRPr="007770C5">
      <w:rPr>
        <w:rFonts w:ascii="Arial" w:hAnsi="Arial" w:cs="Arial"/>
        <w:sz w:val="14"/>
        <w:szCs w:val="14"/>
      </w:rPr>
      <w:t>STATE OF CALIFORNIA</w:t>
    </w:r>
  </w:p>
  <w:p w14:paraId="0435B874" w14:textId="77777777" w:rsidR="00A71A50" w:rsidRPr="007770C5" w:rsidRDefault="00A71A50"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0435B89E" wp14:editId="0435B89F">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Pr>
        <w:rFonts w:ascii="Arial" w:hAnsi="Arial" w:cs="Arial"/>
        <w:b/>
        <w:sz w:val="24"/>
        <w:szCs w:val="24"/>
      </w:rPr>
      <w:t>INDOOR AIR QUALITY AND MECHANICAL VENTILATION</w:t>
    </w:r>
  </w:p>
  <w:p w14:paraId="0435B875" w14:textId="7160979A" w:rsidR="00A71A50" w:rsidRPr="007770C5" w:rsidRDefault="00A71A50" w:rsidP="00352336">
    <w:pPr>
      <w:suppressAutoHyphens/>
      <w:ind w:left="-90"/>
      <w:rPr>
        <w:rFonts w:ascii="Arial" w:hAnsi="Arial" w:cs="Arial"/>
        <w:sz w:val="14"/>
        <w:szCs w:val="14"/>
      </w:rPr>
    </w:pPr>
    <w:r>
      <w:rPr>
        <w:rFonts w:ascii="Arial" w:hAnsi="Arial" w:cs="Arial"/>
        <w:sz w:val="14"/>
        <w:szCs w:val="14"/>
      </w:rPr>
      <w:t>CEC-CF3R-MCH-27c-H</w:t>
    </w:r>
    <w:r w:rsidRPr="007770C5">
      <w:rPr>
        <w:rFonts w:ascii="Arial" w:hAnsi="Arial" w:cs="Arial"/>
        <w:sz w:val="14"/>
        <w:szCs w:val="14"/>
      </w:rPr>
      <w:t xml:space="preserve"> (Revised</w:t>
    </w:r>
    <w:r>
      <w:rPr>
        <w:rFonts w:ascii="Arial" w:hAnsi="Arial" w:cs="Arial"/>
        <w:sz w:val="14"/>
        <w:szCs w:val="14"/>
      </w:rPr>
      <w:t xml:space="preserve"> 0</w:t>
    </w:r>
    <w:ins w:id="61" w:author="Alhabibi, Haider@Energy" w:date="2021-08-30T20:11:00Z">
      <w:r w:rsidR="003D3823">
        <w:rPr>
          <w:rFonts w:ascii="Arial" w:hAnsi="Arial" w:cs="Arial"/>
          <w:sz w:val="14"/>
          <w:szCs w:val="14"/>
        </w:rPr>
        <w:t>1</w:t>
      </w:r>
    </w:ins>
    <w:del w:id="62" w:author="Alhabibi, Haider@Energy" w:date="2021-08-30T20:11:00Z">
      <w:r w:rsidR="00EE7C20" w:rsidDel="003D3823">
        <w:rPr>
          <w:rFonts w:ascii="Arial" w:hAnsi="Arial" w:cs="Arial"/>
          <w:sz w:val="14"/>
          <w:szCs w:val="14"/>
        </w:rPr>
        <w:delText>3</w:delText>
      </w:r>
    </w:del>
    <w:r>
      <w:rPr>
        <w:rFonts w:ascii="Arial" w:hAnsi="Arial" w:cs="Arial"/>
        <w:sz w:val="14"/>
        <w:szCs w:val="14"/>
      </w:rPr>
      <w:t>/</w:t>
    </w:r>
    <w:ins w:id="63" w:author="Alhabibi, Haider@Energy" w:date="2021-08-30T20:11:00Z">
      <w:r w:rsidR="003D3823">
        <w:rPr>
          <w:rFonts w:ascii="Arial" w:hAnsi="Arial" w:cs="Arial"/>
          <w:sz w:val="14"/>
          <w:szCs w:val="14"/>
        </w:rPr>
        <w:t>22</w:t>
      </w:r>
    </w:ins>
    <w:del w:id="64" w:author="Alhabibi, Haider@Energy" w:date="2021-08-30T20:11:00Z">
      <w:r w:rsidDel="003D3823">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1A50" w:rsidRPr="00F85124" w14:paraId="0435B878" w14:textId="77777777" w:rsidTr="0013183D">
      <w:trPr>
        <w:cantSplit/>
        <w:trHeight w:val="288"/>
      </w:trPr>
      <w:tc>
        <w:tcPr>
          <w:tcW w:w="3881" w:type="pct"/>
          <w:gridSpan w:val="2"/>
          <w:tcBorders>
            <w:bottom w:val="single" w:sz="4" w:space="0" w:color="auto"/>
            <w:right w:val="nil"/>
          </w:tcBorders>
          <w:vAlign w:val="center"/>
        </w:tcPr>
        <w:p w14:paraId="0435B876" w14:textId="2459B740" w:rsidR="00A71A50" w:rsidRPr="00D65FA1" w:rsidRDefault="00A71A50" w:rsidP="00D3146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0435B877" w14:textId="3BD0DB84" w:rsidR="00A71A50" w:rsidRPr="00D65FA1" w:rsidRDefault="00A71A50" w:rsidP="007F6151">
          <w:pPr>
            <w:pStyle w:val="Style18"/>
            <w:rPr>
              <w:b/>
              <w:sz w:val="20"/>
            </w:rPr>
          </w:pPr>
          <w:r>
            <w:rPr>
              <w:sz w:val="20"/>
            </w:rPr>
            <w:t>CF3</w:t>
          </w:r>
          <w:r w:rsidRPr="00D65FA1">
            <w:rPr>
              <w:sz w:val="20"/>
            </w:rPr>
            <w:t>R-MCH-27</w:t>
          </w:r>
          <w:r>
            <w:rPr>
              <w:sz w:val="20"/>
            </w:rPr>
            <w:t>-H</w:t>
          </w:r>
        </w:p>
      </w:tc>
    </w:tr>
    <w:tr w:rsidR="00A71A50" w:rsidRPr="00F85124" w14:paraId="0435B87B" w14:textId="77777777" w:rsidTr="0013183D">
      <w:trPr>
        <w:cantSplit/>
        <w:trHeight w:val="288"/>
      </w:trPr>
      <w:tc>
        <w:tcPr>
          <w:tcW w:w="2285" w:type="pct"/>
          <w:tcBorders>
            <w:right w:val="nil"/>
          </w:tcBorders>
        </w:tcPr>
        <w:p w14:paraId="0435B879" w14:textId="77777777" w:rsidR="00A71A50" w:rsidRPr="00F85124" w:rsidRDefault="00A71A50" w:rsidP="0013183D">
          <w:pPr>
            <w:pStyle w:val="Style19"/>
            <w:rPr>
              <w:sz w:val="12"/>
              <w:szCs w:val="12"/>
            </w:rPr>
          </w:pPr>
          <w:r w:rsidRPr="00505A99">
            <w:t>Indoor Air Quality and Mechanical Ventilation</w:t>
          </w:r>
        </w:p>
      </w:tc>
      <w:tc>
        <w:tcPr>
          <w:tcW w:w="2715" w:type="pct"/>
          <w:gridSpan w:val="2"/>
          <w:tcBorders>
            <w:left w:val="nil"/>
          </w:tcBorders>
        </w:tcPr>
        <w:p w14:paraId="0435B87A" w14:textId="4406A2AC" w:rsidR="00A71A50" w:rsidRPr="00F85124" w:rsidRDefault="00A71A50"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E7C20" w:rsidRPr="00EE7C20">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816AE">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A71A50" w:rsidRPr="00F85124" w14:paraId="0435B87F" w14:textId="77777777" w:rsidTr="0013183D">
      <w:trPr>
        <w:cantSplit/>
        <w:trHeight w:val="288"/>
      </w:trPr>
      <w:tc>
        <w:tcPr>
          <w:tcW w:w="0" w:type="auto"/>
        </w:tcPr>
        <w:p w14:paraId="0435B87C" w14:textId="77777777" w:rsidR="00A71A50" w:rsidRPr="00F85124" w:rsidRDefault="00A71A50" w:rsidP="0013183D">
          <w:pPr>
            <w:pStyle w:val="Style20"/>
          </w:pPr>
          <w:r w:rsidRPr="00F85124">
            <w:t>Project Name:</w:t>
          </w:r>
        </w:p>
      </w:tc>
      <w:tc>
        <w:tcPr>
          <w:tcW w:w="1596" w:type="pct"/>
        </w:tcPr>
        <w:p w14:paraId="0435B87D" w14:textId="77777777" w:rsidR="00A71A50" w:rsidRPr="00F85124" w:rsidRDefault="00A71A50" w:rsidP="0013183D">
          <w:pPr>
            <w:pStyle w:val="Style20"/>
          </w:pPr>
          <w:r w:rsidRPr="00F85124">
            <w:t>Enforcement Agency:</w:t>
          </w:r>
        </w:p>
      </w:tc>
      <w:tc>
        <w:tcPr>
          <w:tcW w:w="1119" w:type="pct"/>
        </w:tcPr>
        <w:p w14:paraId="0435B87E" w14:textId="77777777" w:rsidR="00A71A50" w:rsidRPr="00F85124" w:rsidRDefault="00A71A50" w:rsidP="0013183D">
          <w:pPr>
            <w:pStyle w:val="Style20"/>
          </w:pPr>
          <w:r w:rsidRPr="00F85124">
            <w:t>Permit Number:</w:t>
          </w:r>
        </w:p>
      </w:tc>
    </w:tr>
    <w:tr w:rsidR="00A71A50" w:rsidRPr="00F85124" w14:paraId="0435B883" w14:textId="77777777" w:rsidTr="0013183D">
      <w:trPr>
        <w:cantSplit/>
        <w:trHeight w:val="288"/>
      </w:trPr>
      <w:tc>
        <w:tcPr>
          <w:tcW w:w="0" w:type="auto"/>
        </w:tcPr>
        <w:p w14:paraId="0435B880" w14:textId="77777777" w:rsidR="00A71A50" w:rsidRPr="00F85124" w:rsidRDefault="00A71A50" w:rsidP="0013183D">
          <w:pPr>
            <w:pStyle w:val="Style20"/>
            <w:rPr>
              <w:vertAlign w:val="superscript"/>
            </w:rPr>
          </w:pPr>
          <w:r w:rsidRPr="00F85124">
            <w:t>Dwelling Address:</w:t>
          </w:r>
        </w:p>
      </w:tc>
      <w:tc>
        <w:tcPr>
          <w:tcW w:w="1596" w:type="pct"/>
        </w:tcPr>
        <w:p w14:paraId="0435B881" w14:textId="77777777" w:rsidR="00A71A50" w:rsidRPr="00F85124" w:rsidRDefault="00A71A50" w:rsidP="0013183D">
          <w:pPr>
            <w:pStyle w:val="Style20"/>
            <w:rPr>
              <w:vertAlign w:val="superscript"/>
            </w:rPr>
          </w:pPr>
          <w:r w:rsidRPr="00F85124">
            <w:t>City</w:t>
          </w:r>
          <w:r>
            <w:t>:</w:t>
          </w:r>
        </w:p>
      </w:tc>
      <w:tc>
        <w:tcPr>
          <w:tcW w:w="1119" w:type="pct"/>
        </w:tcPr>
        <w:p w14:paraId="0435B882" w14:textId="77777777" w:rsidR="00A71A50" w:rsidRPr="00F85124" w:rsidRDefault="00A71A50" w:rsidP="0013183D">
          <w:pPr>
            <w:pStyle w:val="Style20"/>
            <w:rPr>
              <w:vertAlign w:val="superscript"/>
            </w:rPr>
          </w:pPr>
          <w:r w:rsidRPr="00F85124">
            <w:t>Zip Code</w:t>
          </w:r>
          <w:r>
            <w:t>:</w:t>
          </w:r>
        </w:p>
      </w:tc>
    </w:tr>
  </w:tbl>
  <w:p w14:paraId="0435B884" w14:textId="77777777" w:rsidR="00A71A50" w:rsidRDefault="00A71A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7" w14:textId="3190D7CB" w:rsidR="00A71A50" w:rsidRDefault="00A71A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8" w14:textId="61B58A70" w:rsidR="00A71A50" w:rsidRDefault="00A71A5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1A50" w:rsidRPr="00F85124" w14:paraId="0435B88B" w14:textId="77777777" w:rsidTr="00023A98">
      <w:trPr>
        <w:cantSplit/>
        <w:trHeight w:val="288"/>
      </w:trPr>
      <w:tc>
        <w:tcPr>
          <w:tcW w:w="3881" w:type="pct"/>
          <w:gridSpan w:val="2"/>
          <w:tcBorders>
            <w:bottom w:val="single" w:sz="4" w:space="0" w:color="auto"/>
            <w:right w:val="nil"/>
          </w:tcBorders>
          <w:vAlign w:val="center"/>
        </w:tcPr>
        <w:p w14:paraId="0435B889" w14:textId="4991394F" w:rsidR="00A71A50" w:rsidRPr="00927918" w:rsidRDefault="00A71A50" w:rsidP="0051676A">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435B88A" w14:textId="4EFA544C" w:rsidR="00A71A50" w:rsidRPr="00927918" w:rsidRDefault="00A71A50" w:rsidP="00D85A3A">
          <w:pPr>
            <w:pStyle w:val="Style18"/>
            <w:rPr>
              <w:b/>
              <w:sz w:val="20"/>
            </w:rPr>
          </w:pPr>
          <w:r>
            <w:rPr>
              <w:sz w:val="20"/>
            </w:rPr>
            <w:t>CF3</w:t>
          </w:r>
          <w:r w:rsidRPr="00927918">
            <w:rPr>
              <w:sz w:val="20"/>
            </w:rPr>
            <w:t>R-MCH-27</w:t>
          </w:r>
          <w:r>
            <w:rPr>
              <w:sz w:val="20"/>
            </w:rPr>
            <w:t>-H</w:t>
          </w:r>
        </w:p>
      </w:tc>
    </w:tr>
    <w:tr w:rsidR="00A71A50" w:rsidRPr="00F85124" w14:paraId="0435B88E" w14:textId="77777777" w:rsidTr="00023A98">
      <w:trPr>
        <w:cantSplit/>
        <w:trHeight w:val="288"/>
      </w:trPr>
      <w:tc>
        <w:tcPr>
          <w:tcW w:w="2285" w:type="pct"/>
          <w:tcBorders>
            <w:right w:val="nil"/>
          </w:tcBorders>
        </w:tcPr>
        <w:p w14:paraId="0435B88C" w14:textId="154BE469" w:rsidR="00A71A50" w:rsidRPr="00F85124" w:rsidRDefault="00A71A50" w:rsidP="00D76417">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0435B88D" w14:textId="4FB4805B" w:rsidR="00A71A50" w:rsidRPr="00F85124" w:rsidRDefault="00A71A50"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E7C20" w:rsidRPr="00EE7C20">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816AE">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0435B88F" w14:textId="0C8CC37B" w:rsidR="00A71A50" w:rsidRDefault="00A71A50"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1" w14:textId="1DEE801D" w:rsidR="00A71A50" w:rsidRDefault="00A71A5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2" w14:textId="5951BB66" w:rsidR="00A71A50" w:rsidRDefault="00A71A5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1A50" w:rsidRPr="00F85124" w14:paraId="0435B895" w14:textId="77777777" w:rsidTr="00023A98">
      <w:trPr>
        <w:cantSplit/>
        <w:trHeight w:val="288"/>
      </w:trPr>
      <w:tc>
        <w:tcPr>
          <w:tcW w:w="3881" w:type="pct"/>
          <w:gridSpan w:val="2"/>
          <w:tcBorders>
            <w:bottom w:val="single" w:sz="4" w:space="0" w:color="auto"/>
            <w:right w:val="nil"/>
          </w:tcBorders>
          <w:vAlign w:val="center"/>
        </w:tcPr>
        <w:p w14:paraId="0435B893" w14:textId="3594E509" w:rsidR="00A71A50" w:rsidRPr="00D65FA1" w:rsidRDefault="00A71A50" w:rsidP="00600C31">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0435B894" w14:textId="4E153962" w:rsidR="00A71A50" w:rsidRPr="00D65FA1" w:rsidRDefault="00A71A50" w:rsidP="00D85A3A">
          <w:pPr>
            <w:pStyle w:val="Style18"/>
            <w:rPr>
              <w:b/>
              <w:sz w:val="20"/>
            </w:rPr>
          </w:pPr>
          <w:r>
            <w:rPr>
              <w:sz w:val="20"/>
            </w:rPr>
            <w:t>CF3</w:t>
          </w:r>
          <w:r w:rsidRPr="00D65FA1">
            <w:rPr>
              <w:sz w:val="20"/>
            </w:rPr>
            <w:t>R-MCH-27</w:t>
          </w:r>
          <w:r>
            <w:rPr>
              <w:sz w:val="20"/>
            </w:rPr>
            <w:t>-H</w:t>
          </w:r>
        </w:p>
      </w:tc>
    </w:tr>
    <w:tr w:rsidR="00A71A50" w:rsidRPr="00F85124" w14:paraId="0435B898" w14:textId="77777777" w:rsidTr="00023A98">
      <w:trPr>
        <w:cantSplit/>
        <w:trHeight w:val="288"/>
      </w:trPr>
      <w:tc>
        <w:tcPr>
          <w:tcW w:w="2285" w:type="pct"/>
          <w:tcBorders>
            <w:right w:val="nil"/>
          </w:tcBorders>
        </w:tcPr>
        <w:p w14:paraId="0435B896" w14:textId="3FAEDCC5" w:rsidR="00A71A50" w:rsidRPr="00F85124" w:rsidRDefault="00A71A50" w:rsidP="00700338">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0435B897" w14:textId="0D16C05F" w:rsidR="00A71A50" w:rsidRPr="00F85124" w:rsidRDefault="00A71A50"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E7C20" w:rsidRPr="00EE7C20">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816AE">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0435B899" w14:textId="2F8F2766" w:rsidR="00A71A50" w:rsidRDefault="00A71A50"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B" w14:textId="0F340287" w:rsidR="00A71A50" w:rsidRDefault="00A71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4FE0"/>
    <w:multiLevelType w:val="hybridMultilevel"/>
    <w:tmpl w:val="292E4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multilevel"/>
    <w:tmpl w:val="E4EE2BD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2D05EC"/>
    <w:multiLevelType w:val="hybridMultilevel"/>
    <w:tmpl w:val="7C647EF8"/>
    <w:lvl w:ilvl="0" w:tplc="8EBA107A">
      <w:start w:val="1"/>
      <w:numFmt w:val="decimal"/>
      <w:lvlText w:val="%1."/>
      <w:lvlJc w:val="left"/>
      <w:pPr>
        <w:ind w:left="1469" w:hanging="360"/>
      </w:pPr>
      <w:rPr>
        <w:rFonts w:asciiTheme="minorHAnsi" w:eastAsia="Times New Roman" w:hAnsiTheme="minorHAnsi" w:cstheme="minorHAnsi"/>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8"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0"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554C03F1"/>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371CD"/>
    <w:multiLevelType w:val="hybridMultilevel"/>
    <w:tmpl w:val="EA043A38"/>
    <w:lvl w:ilvl="0" w:tplc="38F43DEA">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FA73BE5"/>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8"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81513C4"/>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EF037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33"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1"/>
  </w:num>
  <w:num w:numId="4">
    <w:abstractNumId w:val="1"/>
  </w:num>
  <w:num w:numId="5">
    <w:abstractNumId w:val="0"/>
  </w:num>
  <w:num w:numId="6">
    <w:abstractNumId w:val="10"/>
  </w:num>
  <w:num w:numId="7">
    <w:abstractNumId w:val="22"/>
  </w:num>
  <w:num w:numId="8">
    <w:abstractNumId w:val="25"/>
  </w:num>
  <w:num w:numId="9">
    <w:abstractNumId w:val="9"/>
  </w:num>
  <w:num w:numId="10">
    <w:abstractNumId w:val="17"/>
  </w:num>
  <w:num w:numId="11">
    <w:abstractNumId w:val="28"/>
  </w:num>
  <w:num w:numId="12">
    <w:abstractNumId w:val="19"/>
  </w:num>
  <w:num w:numId="13">
    <w:abstractNumId w:val="12"/>
  </w:num>
  <w:num w:numId="14">
    <w:abstractNumId w:val="20"/>
  </w:num>
  <w:num w:numId="1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0"/>
  </w:num>
  <w:num w:numId="18">
    <w:abstractNumId w:val="7"/>
  </w:num>
  <w:num w:numId="19">
    <w:abstractNumId w:val="8"/>
  </w:num>
  <w:num w:numId="20">
    <w:abstractNumId w:val="33"/>
  </w:num>
  <w:num w:numId="21">
    <w:abstractNumId w:val="13"/>
  </w:num>
  <w:num w:numId="22">
    <w:abstractNumId w:val="18"/>
  </w:num>
  <w:num w:numId="23">
    <w:abstractNumId w:val="31"/>
  </w:num>
  <w:num w:numId="24">
    <w:abstractNumId w:val="4"/>
  </w:num>
  <w:num w:numId="25">
    <w:abstractNumId w:val="2"/>
  </w:num>
  <w:num w:numId="26">
    <w:abstractNumId w:val="29"/>
  </w:num>
  <w:num w:numId="27">
    <w:abstractNumId w:val="16"/>
  </w:num>
  <w:num w:numId="28">
    <w:abstractNumId w:val="24"/>
  </w:num>
  <w:num w:numId="29">
    <w:abstractNumId w:val="26"/>
  </w:num>
  <w:num w:numId="30">
    <w:abstractNumId w:val="27"/>
  </w:num>
  <w:num w:numId="31">
    <w:abstractNumId w:val="14"/>
  </w:num>
  <w:num w:numId="32">
    <w:abstractNumId w:val="3"/>
  </w:num>
  <w:num w:numId="33">
    <w:abstractNumId w:val="32"/>
  </w:num>
  <w:num w:numId="34">
    <w:abstractNumId w:val="22"/>
    <w:lvlOverride w:ilvl="0">
      <w:startOverride w:val="1"/>
    </w:lvlOverride>
    <w:lvlOverride w:ilvl="1"/>
    <w:lvlOverride w:ilvl="2"/>
    <w:lvlOverride w:ilvl="3"/>
    <w:lvlOverride w:ilvl="4"/>
    <w:lvlOverride w:ilvl="5"/>
    <w:lvlOverride w:ilvl="6"/>
    <w:lvlOverride w:ilvl="7"/>
    <w:lvlOverride w:ilvl="8"/>
  </w:num>
  <w:num w:numId="35">
    <w:abstractNumId w:val="15"/>
    <w:lvlOverride w:ilvl="0">
      <w:startOverride w:val="1"/>
    </w:lvlOverride>
    <w:lvlOverride w:ilvl="1"/>
    <w:lvlOverride w:ilvl="2"/>
    <w:lvlOverride w:ilvl="3"/>
    <w:lvlOverride w:ilvl="4"/>
    <w:lvlOverride w:ilvl="5"/>
    <w:lvlOverride w:ilvl="6"/>
    <w:lvlOverride w:ilvl="7"/>
    <w:lvlOverride w:ilvl="8"/>
  </w:num>
  <w:num w:numId="36">
    <w:abstractNumId w:val="30"/>
  </w:num>
  <w:num w:numId="37">
    <w:abstractNumId w:val="23"/>
  </w:num>
  <w:num w:numId="38">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Bucaneg, Haile@Energy">
    <w15:presenceInfo w15:providerId="AD" w15:userId="S::Haile.Bucaneg@energy.ca.gov::6da82fe0-f71f-47c0-a9da-67c18fe92ba1"/>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yb1Kv0UzhgCyoFDyraqJhniWYX5eJahfv21XejN2KgZHxks5XVupmNnFvZsilDe5DtzHzBIxxtgUIoKW1HbN0Q==" w:salt="7/xtzelXBaP0P0WKKCU0/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3921"/>
    <w:rsid w:val="0001052E"/>
    <w:rsid w:val="00010C95"/>
    <w:rsid w:val="0001108C"/>
    <w:rsid w:val="000165F9"/>
    <w:rsid w:val="00023A98"/>
    <w:rsid w:val="00025040"/>
    <w:rsid w:val="00026B59"/>
    <w:rsid w:val="00031FF2"/>
    <w:rsid w:val="00035135"/>
    <w:rsid w:val="00037F93"/>
    <w:rsid w:val="00043F54"/>
    <w:rsid w:val="000452DE"/>
    <w:rsid w:val="00045AF9"/>
    <w:rsid w:val="0005156F"/>
    <w:rsid w:val="00052480"/>
    <w:rsid w:val="00052E5A"/>
    <w:rsid w:val="00057BD8"/>
    <w:rsid w:val="0006136B"/>
    <w:rsid w:val="0006325B"/>
    <w:rsid w:val="00065AA8"/>
    <w:rsid w:val="00067802"/>
    <w:rsid w:val="00070E18"/>
    <w:rsid w:val="000738E3"/>
    <w:rsid w:val="000753FB"/>
    <w:rsid w:val="000816AE"/>
    <w:rsid w:val="00082424"/>
    <w:rsid w:val="00093A7F"/>
    <w:rsid w:val="00094357"/>
    <w:rsid w:val="0009608C"/>
    <w:rsid w:val="00097FDE"/>
    <w:rsid w:val="000A01E6"/>
    <w:rsid w:val="000A6716"/>
    <w:rsid w:val="000A7A62"/>
    <w:rsid w:val="000B1B45"/>
    <w:rsid w:val="000C0B3F"/>
    <w:rsid w:val="000C31D2"/>
    <w:rsid w:val="000C4D97"/>
    <w:rsid w:val="000C6B12"/>
    <w:rsid w:val="000C6F34"/>
    <w:rsid w:val="000D01A4"/>
    <w:rsid w:val="000D065E"/>
    <w:rsid w:val="000D0C09"/>
    <w:rsid w:val="000D4776"/>
    <w:rsid w:val="000E0347"/>
    <w:rsid w:val="000E2FAB"/>
    <w:rsid w:val="000F2727"/>
    <w:rsid w:val="000F3711"/>
    <w:rsid w:val="000F685B"/>
    <w:rsid w:val="000F7AAF"/>
    <w:rsid w:val="00103283"/>
    <w:rsid w:val="00104155"/>
    <w:rsid w:val="001051B9"/>
    <w:rsid w:val="001079E1"/>
    <w:rsid w:val="00121986"/>
    <w:rsid w:val="00121AEA"/>
    <w:rsid w:val="00127A5E"/>
    <w:rsid w:val="0013183D"/>
    <w:rsid w:val="00131E30"/>
    <w:rsid w:val="0013312A"/>
    <w:rsid w:val="00135299"/>
    <w:rsid w:val="00141821"/>
    <w:rsid w:val="001456B0"/>
    <w:rsid w:val="0014582E"/>
    <w:rsid w:val="00163FB5"/>
    <w:rsid w:val="00164B1B"/>
    <w:rsid w:val="001706A4"/>
    <w:rsid w:val="00170A93"/>
    <w:rsid w:val="00174B78"/>
    <w:rsid w:val="001837A7"/>
    <w:rsid w:val="001844F5"/>
    <w:rsid w:val="00192313"/>
    <w:rsid w:val="001947AA"/>
    <w:rsid w:val="001A6444"/>
    <w:rsid w:val="001B0CEB"/>
    <w:rsid w:val="001B1FE6"/>
    <w:rsid w:val="001B335E"/>
    <w:rsid w:val="001B37A2"/>
    <w:rsid w:val="001B6972"/>
    <w:rsid w:val="001C0809"/>
    <w:rsid w:val="001C365C"/>
    <w:rsid w:val="001C4226"/>
    <w:rsid w:val="001C624C"/>
    <w:rsid w:val="001D331F"/>
    <w:rsid w:val="001E2BE1"/>
    <w:rsid w:val="001E3C1B"/>
    <w:rsid w:val="001F4A5C"/>
    <w:rsid w:val="001F7B1E"/>
    <w:rsid w:val="002011BC"/>
    <w:rsid w:val="00202A63"/>
    <w:rsid w:val="00202E7F"/>
    <w:rsid w:val="002030A2"/>
    <w:rsid w:val="00204C45"/>
    <w:rsid w:val="00212114"/>
    <w:rsid w:val="0021359B"/>
    <w:rsid w:val="00213B87"/>
    <w:rsid w:val="00215D5D"/>
    <w:rsid w:val="00222DEB"/>
    <w:rsid w:val="00223BFD"/>
    <w:rsid w:val="00232C1C"/>
    <w:rsid w:val="00236F90"/>
    <w:rsid w:val="00237379"/>
    <w:rsid w:val="00240000"/>
    <w:rsid w:val="00246307"/>
    <w:rsid w:val="00246D26"/>
    <w:rsid w:val="002477FB"/>
    <w:rsid w:val="002501AE"/>
    <w:rsid w:val="00256541"/>
    <w:rsid w:val="00260F33"/>
    <w:rsid w:val="0026531F"/>
    <w:rsid w:val="002679C3"/>
    <w:rsid w:val="00270950"/>
    <w:rsid w:val="00276E1F"/>
    <w:rsid w:val="0029047D"/>
    <w:rsid w:val="002912A4"/>
    <w:rsid w:val="0029154A"/>
    <w:rsid w:val="002A1F1B"/>
    <w:rsid w:val="002A28EA"/>
    <w:rsid w:val="002A3C7E"/>
    <w:rsid w:val="002A3EBD"/>
    <w:rsid w:val="002A4574"/>
    <w:rsid w:val="002C03F1"/>
    <w:rsid w:val="002C4695"/>
    <w:rsid w:val="002C490A"/>
    <w:rsid w:val="002D0D46"/>
    <w:rsid w:val="002D1C94"/>
    <w:rsid w:val="002D69FC"/>
    <w:rsid w:val="002F25BB"/>
    <w:rsid w:val="002F5B71"/>
    <w:rsid w:val="002F5EFB"/>
    <w:rsid w:val="002F679F"/>
    <w:rsid w:val="0030200E"/>
    <w:rsid w:val="00306C27"/>
    <w:rsid w:val="00324825"/>
    <w:rsid w:val="00326D40"/>
    <w:rsid w:val="00332461"/>
    <w:rsid w:val="003363E8"/>
    <w:rsid w:val="00340779"/>
    <w:rsid w:val="00341EBD"/>
    <w:rsid w:val="003426B7"/>
    <w:rsid w:val="00350756"/>
    <w:rsid w:val="00352336"/>
    <w:rsid w:val="00353923"/>
    <w:rsid w:val="00354C00"/>
    <w:rsid w:val="00355C2A"/>
    <w:rsid w:val="00355CC6"/>
    <w:rsid w:val="003563E7"/>
    <w:rsid w:val="003573E4"/>
    <w:rsid w:val="00362ECD"/>
    <w:rsid w:val="0036318F"/>
    <w:rsid w:val="0036351A"/>
    <w:rsid w:val="00370F90"/>
    <w:rsid w:val="003723C0"/>
    <w:rsid w:val="00377144"/>
    <w:rsid w:val="00380356"/>
    <w:rsid w:val="0038173A"/>
    <w:rsid w:val="003837C9"/>
    <w:rsid w:val="003952E1"/>
    <w:rsid w:val="003A3A65"/>
    <w:rsid w:val="003A3D8D"/>
    <w:rsid w:val="003A6A70"/>
    <w:rsid w:val="003A7CD3"/>
    <w:rsid w:val="003B4F74"/>
    <w:rsid w:val="003B6CB0"/>
    <w:rsid w:val="003C0B0D"/>
    <w:rsid w:val="003C0DA6"/>
    <w:rsid w:val="003C565D"/>
    <w:rsid w:val="003D0A5A"/>
    <w:rsid w:val="003D30A5"/>
    <w:rsid w:val="003D3823"/>
    <w:rsid w:val="003E3948"/>
    <w:rsid w:val="003E7FF4"/>
    <w:rsid w:val="003F2391"/>
    <w:rsid w:val="003F49B9"/>
    <w:rsid w:val="004152D0"/>
    <w:rsid w:val="00423E8B"/>
    <w:rsid w:val="00431F8D"/>
    <w:rsid w:val="004351D2"/>
    <w:rsid w:val="004354D4"/>
    <w:rsid w:val="00444E93"/>
    <w:rsid w:val="00445E71"/>
    <w:rsid w:val="0044729E"/>
    <w:rsid w:val="004509C4"/>
    <w:rsid w:val="0045236C"/>
    <w:rsid w:val="00454307"/>
    <w:rsid w:val="004575B2"/>
    <w:rsid w:val="00465DA8"/>
    <w:rsid w:val="00467A82"/>
    <w:rsid w:val="004726CC"/>
    <w:rsid w:val="0047390B"/>
    <w:rsid w:val="004772E1"/>
    <w:rsid w:val="00484240"/>
    <w:rsid w:val="00490895"/>
    <w:rsid w:val="004913AF"/>
    <w:rsid w:val="004947F6"/>
    <w:rsid w:val="00495793"/>
    <w:rsid w:val="0049664A"/>
    <w:rsid w:val="004A0410"/>
    <w:rsid w:val="004A27C6"/>
    <w:rsid w:val="004A3B1A"/>
    <w:rsid w:val="004A40B0"/>
    <w:rsid w:val="004B12CA"/>
    <w:rsid w:val="004B3175"/>
    <w:rsid w:val="004B6E84"/>
    <w:rsid w:val="004C138D"/>
    <w:rsid w:val="004C3F98"/>
    <w:rsid w:val="004C4DA0"/>
    <w:rsid w:val="004C5AC8"/>
    <w:rsid w:val="004C65CB"/>
    <w:rsid w:val="004D1B4B"/>
    <w:rsid w:val="004D64CA"/>
    <w:rsid w:val="004E0BF4"/>
    <w:rsid w:val="004E4F83"/>
    <w:rsid w:val="004E5751"/>
    <w:rsid w:val="004F0D78"/>
    <w:rsid w:val="004F2569"/>
    <w:rsid w:val="004F461C"/>
    <w:rsid w:val="00502543"/>
    <w:rsid w:val="00502D64"/>
    <w:rsid w:val="00505A99"/>
    <w:rsid w:val="005066B1"/>
    <w:rsid w:val="00511464"/>
    <w:rsid w:val="0051676A"/>
    <w:rsid w:val="00517C75"/>
    <w:rsid w:val="00521E1D"/>
    <w:rsid w:val="00532D53"/>
    <w:rsid w:val="005405B0"/>
    <w:rsid w:val="005410ED"/>
    <w:rsid w:val="0054256A"/>
    <w:rsid w:val="005518CD"/>
    <w:rsid w:val="005670D3"/>
    <w:rsid w:val="00573D96"/>
    <w:rsid w:val="00584D67"/>
    <w:rsid w:val="005952AD"/>
    <w:rsid w:val="005A21B1"/>
    <w:rsid w:val="005A2B97"/>
    <w:rsid w:val="005B0932"/>
    <w:rsid w:val="005C2F32"/>
    <w:rsid w:val="005C3924"/>
    <w:rsid w:val="005D3BD0"/>
    <w:rsid w:val="005D410F"/>
    <w:rsid w:val="005D51CC"/>
    <w:rsid w:val="005D5A2C"/>
    <w:rsid w:val="005D66CB"/>
    <w:rsid w:val="005E1615"/>
    <w:rsid w:val="005E2F74"/>
    <w:rsid w:val="005F61B2"/>
    <w:rsid w:val="00600C31"/>
    <w:rsid w:val="0060116F"/>
    <w:rsid w:val="006150E9"/>
    <w:rsid w:val="006312CE"/>
    <w:rsid w:val="006368EF"/>
    <w:rsid w:val="00636F83"/>
    <w:rsid w:val="0064067F"/>
    <w:rsid w:val="00640CBD"/>
    <w:rsid w:val="0064119B"/>
    <w:rsid w:val="00644DA5"/>
    <w:rsid w:val="00647B86"/>
    <w:rsid w:val="006610B8"/>
    <w:rsid w:val="0066221E"/>
    <w:rsid w:val="00665B38"/>
    <w:rsid w:val="00665F31"/>
    <w:rsid w:val="00670A84"/>
    <w:rsid w:val="006740ED"/>
    <w:rsid w:val="00681623"/>
    <w:rsid w:val="006849B6"/>
    <w:rsid w:val="0069465C"/>
    <w:rsid w:val="00696A6F"/>
    <w:rsid w:val="00696D31"/>
    <w:rsid w:val="00697E52"/>
    <w:rsid w:val="006A206B"/>
    <w:rsid w:val="006A4533"/>
    <w:rsid w:val="006A5191"/>
    <w:rsid w:val="006B7D08"/>
    <w:rsid w:val="006D0675"/>
    <w:rsid w:val="006D0A26"/>
    <w:rsid w:val="006D6FE1"/>
    <w:rsid w:val="006E0082"/>
    <w:rsid w:val="006E08B4"/>
    <w:rsid w:val="006E3552"/>
    <w:rsid w:val="006F20AA"/>
    <w:rsid w:val="006F44DF"/>
    <w:rsid w:val="006F5261"/>
    <w:rsid w:val="00700338"/>
    <w:rsid w:val="007043ED"/>
    <w:rsid w:val="007056D7"/>
    <w:rsid w:val="00707DEC"/>
    <w:rsid w:val="0072157A"/>
    <w:rsid w:val="00724B33"/>
    <w:rsid w:val="00731786"/>
    <w:rsid w:val="00733FD8"/>
    <w:rsid w:val="00746984"/>
    <w:rsid w:val="00752BAF"/>
    <w:rsid w:val="00753879"/>
    <w:rsid w:val="00762E40"/>
    <w:rsid w:val="0076421E"/>
    <w:rsid w:val="00771100"/>
    <w:rsid w:val="00777B2F"/>
    <w:rsid w:val="00785BAA"/>
    <w:rsid w:val="00786052"/>
    <w:rsid w:val="0078705F"/>
    <w:rsid w:val="0079128F"/>
    <w:rsid w:val="00791629"/>
    <w:rsid w:val="00792A45"/>
    <w:rsid w:val="00795E0C"/>
    <w:rsid w:val="007A093B"/>
    <w:rsid w:val="007A4BBF"/>
    <w:rsid w:val="007A5D38"/>
    <w:rsid w:val="007C522D"/>
    <w:rsid w:val="007D3387"/>
    <w:rsid w:val="007D4CA3"/>
    <w:rsid w:val="007E1719"/>
    <w:rsid w:val="007E5494"/>
    <w:rsid w:val="007F0770"/>
    <w:rsid w:val="007F6151"/>
    <w:rsid w:val="008002F8"/>
    <w:rsid w:val="00800C91"/>
    <w:rsid w:val="00801BFE"/>
    <w:rsid w:val="00802060"/>
    <w:rsid w:val="00802732"/>
    <w:rsid w:val="00802F5A"/>
    <w:rsid w:val="00806304"/>
    <w:rsid w:val="008236A7"/>
    <w:rsid w:val="00827F4B"/>
    <w:rsid w:val="00830150"/>
    <w:rsid w:val="008378BF"/>
    <w:rsid w:val="00840077"/>
    <w:rsid w:val="008464D7"/>
    <w:rsid w:val="008472E3"/>
    <w:rsid w:val="0085658C"/>
    <w:rsid w:val="008624D7"/>
    <w:rsid w:val="00866EB6"/>
    <w:rsid w:val="00873389"/>
    <w:rsid w:val="00883B90"/>
    <w:rsid w:val="008941A9"/>
    <w:rsid w:val="008951AB"/>
    <w:rsid w:val="008978A7"/>
    <w:rsid w:val="008A0EE5"/>
    <w:rsid w:val="008A46CE"/>
    <w:rsid w:val="008A77FE"/>
    <w:rsid w:val="008B7043"/>
    <w:rsid w:val="008C5AD3"/>
    <w:rsid w:val="008C702A"/>
    <w:rsid w:val="008D037B"/>
    <w:rsid w:val="008D2AD1"/>
    <w:rsid w:val="008D7DBB"/>
    <w:rsid w:val="008E74BE"/>
    <w:rsid w:val="008F5AD6"/>
    <w:rsid w:val="008F6EED"/>
    <w:rsid w:val="008F77B0"/>
    <w:rsid w:val="009062EA"/>
    <w:rsid w:val="009062F2"/>
    <w:rsid w:val="0091285E"/>
    <w:rsid w:val="00912920"/>
    <w:rsid w:val="00912F68"/>
    <w:rsid w:val="009213E6"/>
    <w:rsid w:val="00925EA3"/>
    <w:rsid w:val="00931F33"/>
    <w:rsid w:val="00932E1C"/>
    <w:rsid w:val="009335C5"/>
    <w:rsid w:val="009369F2"/>
    <w:rsid w:val="009402F9"/>
    <w:rsid w:val="00951BB7"/>
    <w:rsid w:val="009528FF"/>
    <w:rsid w:val="00954811"/>
    <w:rsid w:val="00954D4D"/>
    <w:rsid w:val="00954E27"/>
    <w:rsid w:val="0096325C"/>
    <w:rsid w:val="00972E73"/>
    <w:rsid w:val="00982391"/>
    <w:rsid w:val="00992AE0"/>
    <w:rsid w:val="0099732B"/>
    <w:rsid w:val="009A4F12"/>
    <w:rsid w:val="009A4F6D"/>
    <w:rsid w:val="009A708E"/>
    <w:rsid w:val="009B1087"/>
    <w:rsid w:val="009B1D56"/>
    <w:rsid w:val="009B68D4"/>
    <w:rsid w:val="009C7275"/>
    <w:rsid w:val="009D3D1C"/>
    <w:rsid w:val="009D4C4A"/>
    <w:rsid w:val="009D6D23"/>
    <w:rsid w:val="009E7A2F"/>
    <w:rsid w:val="009F41D2"/>
    <w:rsid w:val="009F4FC9"/>
    <w:rsid w:val="00A064F6"/>
    <w:rsid w:val="00A106C7"/>
    <w:rsid w:val="00A11558"/>
    <w:rsid w:val="00A17828"/>
    <w:rsid w:val="00A26E22"/>
    <w:rsid w:val="00A31477"/>
    <w:rsid w:val="00A35980"/>
    <w:rsid w:val="00A377D9"/>
    <w:rsid w:val="00A44C1C"/>
    <w:rsid w:val="00A4665D"/>
    <w:rsid w:val="00A56F73"/>
    <w:rsid w:val="00A6101B"/>
    <w:rsid w:val="00A625DC"/>
    <w:rsid w:val="00A635C0"/>
    <w:rsid w:val="00A648E4"/>
    <w:rsid w:val="00A653AF"/>
    <w:rsid w:val="00A70D8F"/>
    <w:rsid w:val="00A71969"/>
    <w:rsid w:val="00A71A50"/>
    <w:rsid w:val="00A729CA"/>
    <w:rsid w:val="00A75DC5"/>
    <w:rsid w:val="00A768FF"/>
    <w:rsid w:val="00A9229C"/>
    <w:rsid w:val="00A947A7"/>
    <w:rsid w:val="00AA157A"/>
    <w:rsid w:val="00AA3550"/>
    <w:rsid w:val="00AA3A32"/>
    <w:rsid w:val="00AA4AC4"/>
    <w:rsid w:val="00AA5BE8"/>
    <w:rsid w:val="00AA686E"/>
    <w:rsid w:val="00AA7267"/>
    <w:rsid w:val="00AB4A68"/>
    <w:rsid w:val="00AB4B57"/>
    <w:rsid w:val="00AB55F0"/>
    <w:rsid w:val="00AC01B4"/>
    <w:rsid w:val="00AC0F91"/>
    <w:rsid w:val="00AC1547"/>
    <w:rsid w:val="00AC2089"/>
    <w:rsid w:val="00AC36B4"/>
    <w:rsid w:val="00AC7866"/>
    <w:rsid w:val="00AC79A0"/>
    <w:rsid w:val="00AD1A32"/>
    <w:rsid w:val="00AE10C0"/>
    <w:rsid w:val="00AE4108"/>
    <w:rsid w:val="00AE5DAC"/>
    <w:rsid w:val="00AE6DE8"/>
    <w:rsid w:val="00AF584B"/>
    <w:rsid w:val="00B002FE"/>
    <w:rsid w:val="00B07B81"/>
    <w:rsid w:val="00B1391E"/>
    <w:rsid w:val="00B24D94"/>
    <w:rsid w:val="00B2607A"/>
    <w:rsid w:val="00B3284C"/>
    <w:rsid w:val="00B37E3B"/>
    <w:rsid w:val="00B41FFD"/>
    <w:rsid w:val="00B461A4"/>
    <w:rsid w:val="00B47A76"/>
    <w:rsid w:val="00B530D7"/>
    <w:rsid w:val="00B573A6"/>
    <w:rsid w:val="00B64414"/>
    <w:rsid w:val="00B71555"/>
    <w:rsid w:val="00B7353D"/>
    <w:rsid w:val="00B85083"/>
    <w:rsid w:val="00B866CA"/>
    <w:rsid w:val="00B9070D"/>
    <w:rsid w:val="00B91C90"/>
    <w:rsid w:val="00B96332"/>
    <w:rsid w:val="00B97159"/>
    <w:rsid w:val="00BA3C37"/>
    <w:rsid w:val="00BA4F7A"/>
    <w:rsid w:val="00BA4F86"/>
    <w:rsid w:val="00BA6D7A"/>
    <w:rsid w:val="00BB7005"/>
    <w:rsid w:val="00BB7014"/>
    <w:rsid w:val="00BC2AE6"/>
    <w:rsid w:val="00BC564F"/>
    <w:rsid w:val="00BD285F"/>
    <w:rsid w:val="00BD332A"/>
    <w:rsid w:val="00BD4E90"/>
    <w:rsid w:val="00BF333B"/>
    <w:rsid w:val="00BF340F"/>
    <w:rsid w:val="00BF54E0"/>
    <w:rsid w:val="00BF7C42"/>
    <w:rsid w:val="00C01E1A"/>
    <w:rsid w:val="00C0202F"/>
    <w:rsid w:val="00C03396"/>
    <w:rsid w:val="00C053EF"/>
    <w:rsid w:val="00C135F2"/>
    <w:rsid w:val="00C16F33"/>
    <w:rsid w:val="00C16F9A"/>
    <w:rsid w:val="00C1794E"/>
    <w:rsid w:val="00C21469"/>
    <w:rsid w:val="00C23D5F"/>
    <w:rsid w:val="00C27BAB"/>
    <w:rsid w:val="00C3222B"/>
    <w:rsid w:val="00C43729"/>
    <w:rsid w:val="00C44A28"/>
    <w:rsid w:val="00C44D97"/>
    <w:rsid w:val="00C474C1"/>
    <w:rsid w:val="00C5055B"/>
    <w:rsid w:val="00C53F9A"/>
    <w:rsid w:val="00C56E30"/>
    <w:rsid w:val="00C62D48"/>
    <w:rsid w:val="00C64DBF"/>
    <w:rsid w:val="00C76888"/>
    <w:rsid w:val="00C91598"/>
    <w:rsid w:val="00C9288D"/>
    <w:rsid w:val="00CA4DB1"/>
    <w:rsid w:val="00CA4FE4"/>
    <w:rsid w:val="00CA740A"/>
    <w:rsid w:val="00CB00C9"/>
    <w:rsid w:val="00CB14DD"/>
    <w:rsid w:val="00CB22EC"/>
    <w:rsid w:val="00CB62E7"/>
    <w:rsid w:val="00CC19CE"/>
    <w:rsid w:val="00CC5F3A"/>
    <w:rsid w:val="00CD1C6E"/>
    <w:rsid w:val="00CD480C"/>
    <w:rsid w:val="00CD6B8A"/>
    <w:rsid w:val="00CE3C37"/>
    <w:rsid w:val="00CE3D5B"/>
    <w:rsid w:val="00CF0F79"/>
    <w:rsid w:val="00CF0FC6"/>
    <w:rsid w:val="00CF3857"/>
    <w:rsid w:val="00CF3ECE"/>
    <w:rsid w:val="00CF49BD"/>
    <w:rsid w:val="00CF4E00"/>
    <w:rsid w:val="00D000F8"/>
    <w:rsid w:val="00D0506C"/>
    <w:rsid w:val="00D0728E"/>
    <w:rsid w:val="00D1405D"/>
    <w:rsid w:val="00D2532B"/>
    <w:rsid w:val="00D25693"/>
    <w:rsid w:val="00D26DCF"/>
    <w:rsid w:val="00D27AE0"/>
    <w:rsid w:val="00D3146D"/>
    <w:rsid w:val="00D329E4"/>
    <w:rsid w:val="00D32EB3"/>
    <w:rsid w:val="00D3687A"/>
    <w:rsid w:val="00D42F3C"/>
    <w:rsid w:val="00D431C2"/>
    <w:rsid w:val="00D434B0"/>
    <w:rsid w:val="00D44419"/>
    <w:rsid w:val="00D45D17"/>
    <w:rsid w:val="00D45E88"/>
    <w:rsid w:val="00D53C41"/>
    <w:rsid w:val="00D546E0"/>
    <w:rsid w:val="00D54DA1"/>
    <w:rsid w:val="00D54E7C"/>
    <w:rsid w:val="00D55702"/>
    <w:rsid w:val="00D611EF"/>
    <w:rsid w:val="00D6244D"/>
    <w:rsid w:val="00D642FF"/>
    <w:rsid w:val="00D65FA1"/>
    <w:rsid w:val="00D67E5B"/>
    <w:rsid w:val="00D71F67"/>
    <w:rsid w:val="00D76417"/>
    <w:rsid w:val="00D774CD"/>
    <w:rsid w:val="00D84059"/>
    <w:rsid w:val="00D85A3A"/>
    <w:rsid w:val="00D85C84"/>
    <w:rsid w:val="00D906DC"/>
    <w:rsid w:val="00D9307B"/>
    <w:rsid w:val="00D951D1"/>
    <w:rsid w:val="00DA445F"/>
    <w:rsid w:val="00DB3BB0"/>
    <w:rsid w:val="00DC7F00"/>
    <w:rsid w:val="00DD2592"/>
    <w:rsid w:val="00DD4B3B"/>
    <w:rsid w:val="00DE034E"/>
    <w:rsid w:val="00DE0501"/>
    <w:rsid w:val="00DE0E94"/>
    <w:rsid w:val="00DE4D94"/>
    <w:rsid w:val="00DE79CE"/>
    <w:rsid w:val="00DF4E35"/>
    <w:rsid w:val="00DF62BF"/>
    <w:rsid w:val="00E00577"/>
    <w:rsid w:val="00E0224C"/>
    <w:rsid w:val="00E04D85"/>
    <w:rsid w:val="00E168DF"/>
    <w:rsid w:val="00E22DBA"/>
    <w:rsid w:val="00E32596"/>
    <w:rsid w:val="00E326DF"/>
    <w:rsid w:val="00E3328B"/>
    <w:rsid w:val="00E35A2C"/>
    <w:rsid w:val="00E37C19"/>
    <w:rsid w:val="00E5118D"/>
    <w:rsid w:val="00E54A96"/>
    <w:rsid w:val="00E5713C"/>
    <w:rsid w:val="00E637A5"/>
    <w:rsid w:val="00E658A8"/>
    <w:rsid w:val="00E74FA7"/>
    <w:rsid w:val="00E84254"/>
    <w:rsid w:val="00E84F79"/>
    <w:rsid w:val="00E94DBE"/>
    <w:rsid w:val="00E9761F"/>
    <w:rsid w:val="00EB1DEC"/>
    <w:rsid w:val="00EB3465"/>
    <w:rsid w:val="00EB40E3"/>
    <w:rsid w:val="00EC0A97"/>
    <w:rsid w:val="00EC36AD"/>
    <w:rsid w:val="00ED2264"/>
    <w:rsid w:val="00ED2DAF"/>
    <w:rsid w:val="00ED7383"/>
    <w:rsid w:val="00EE1876"/>
    <w:rsid w:val="00EE3065"/>
    <w:rsid w:val="00EE6757"/>
    <w:rsid w:val="00EE7C20"/>
    <w:rsid w:val="00EF05FF"/>
    <w:rsid w:val="00EF64A5"/>
    <w:rsid w:val="00F03A9E"/>
    <w:rsid w:val="00F111F9"/>
    <w:rsid w:val="00F1220E"/>
    <w:rsid w:val="00F166B0"/>
    <w:rsid w:val="00F33AAA"/>
    <w:rsid w:val="00F36EAC"/>
    <w:rsid w:val="00F40158"/>
    <w:rsid w:val="00F42A48"/>
    <w:rsid w:val="00F464CD"/>
    <w:rsid w:val="00F46A43"/>
    <w:rsid w:val="00F47345"/>
    <w:rsid w:val="00F51F71"/>
    <w:rsid w:val="00F52A83"/>
    <w:rsid w:val="00F557F6"/>
    <w:rsid w:val="00F635DD"/>
    <w:rsid w:val="00F836EF"/>
    <w:rsid w:val="00F86E28"/>
    <w:rsid w:val="00F967F2"/>
    <w:rsid w:val="00FA3877"/>
    <w:rsid w:val="00FA76EA"/>
    <w:rsid w:val="00FB5CF1"/>
    <w:rsid w:val="00FB7C8C"/>
    <w:rsid w:val="00FC1AAD"/>
    <w:rsid w:val="00FC25CF"/>
    <w:rsid w:val="00FC5CD6"/>
    <w:rsid w:val="00FC6E8F"/>
    <w:rsid w:val="00FD0B67"/>
    <w:rsid w:val="00FD4D9A"/>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435B138"/>
  <w15:docId w15:val="{EE0CE550-EFDF-4FE9-A184-D9CEE88F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27200730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1CC92C7D-3AC0-4165-A3D7-E4C9D1DE3DBA}">
  <ds:schemaRefs>
    <ds:schemaRef ds:uri="http://schemas.microsoft.com/sharepoint/v3/contenttype/forms"/>
  </ds:schemaRefs>
</ds:datastoreItem>
</file>

<file path=customXml/itemProps2.xml><?xml version="1.0" encoding="utf-8"?>
<ds:datastoreItem xmlns:ds="http://schemas.openxmlformats.org/officeDocument/2006/customXml" ds:itemID="{75DF2609-40F2-406F-ABDA-5AD6A7B53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4B21B4-F191-4B85-83E5-79EB9F5E8620}">
  <ds:schemaRefs>
    <ds:schemaRef ds:uri="http://schemas.openxmlformats.org/officeDocument/2006/bibliography"/>
  </ds:schemaRefs>
</ds:datastoreItem>
</file>

<file path=customXml/itemProps4.xml><?xml version="1.0" encoding="utf-8"?>
<ds:datastoreItem xmlns:ds="http://schemas.openxmlformats.org/officeDocument/2006/customXml" ds:itemID="{3FCF7271-3123-442A-BEDF-955FB1045E34}">
  <ds:schemaRefs>
    <ds:schemaRef ds:uri="5067c814-4b34-462c-a21d-c185ff6548d2"/>
    <ds:schemaRef ds:uri="http://purl.org/dc/elements/1.1/"/>
    <ds:schemaRef ds:uri="http://schemas.openxmlformats.org/package/2006/metadata/core-properties"/>
    <ds:schemaRef ds:uri="http://purl.org/dc/dcmitype/"/>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785685f2-c2e1-4352-89aa-3faca8eaba52"/>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Geiser, Che@Energy</cp:lastModifiedBy>
  <cp:revision>37</cp:revision>
  <cp:lastPrinted>2018-11-21T19:12:00Z</cp:lastPrinted>
  <dcterms:created xsi:type="dcterms:W3CDTF">2018-11-28T22:05:00Z</dcterms:created>
  <dcterms:modified xsi:type="dcterms:W3CDTF">2022-04-11T20:57:00Z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