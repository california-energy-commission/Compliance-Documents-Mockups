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5190"/>
        <w:gridCol w:w="5187"/>
      </w:tblGrid>
      <w:tr w:rsidR="00664243" w:rsidRPr="00C301D7" w14:paraId="58D53088" w14:textId="77777777" w:rsidTr="00331606">
        <w:trPr>
          <w:cantSplit/>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58D53086" w14:textId="2FBB0604" w:rsidR="00664243" w:rsidRPr="00F76A4F" w:rsidRDefault="00664243" w:rsidP="00331606">
            <w:pPr>
              <w:keepNext/>
              <w:rPr>
                <w:rFonts w:asciiTheme="minorHAnsi" w:hAnsiTheme="minorHAnsi"/>
                <w:b/>
                <w:szCs w:val="18"/>
              </w:rPr>
            </w:pPr>
            <w:r w:rsidRPr="00F76A4F">
              <w:rPr>
                <w:rFonts w:asciiTheme="minorHAnsi" w:hAnsiTheme="minorHAnsi"/>
                <w:b/>
                <w:szCs w:val="18"/>
              </w:rPr>
              <w:t>A. System Information</w:t>
            </w:r>
          </w:p>
          <w:p w14:paraId="58D53087" w14:textId="77777777" w:rsidR="00664243" w:rsidRPr="00F76A4F" w:rsidRDefault="00664243" w:rsidP="00331606">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664243" w:rsidRPr="00C301D7" w14:paraId="58D5308C" w14:textId="77777777" w:rsidTr="00F76A4F">
        <w:trPr>
          <w:cantSplit/>
          <w:trHeight w:val="288"/>
        </w:trPr>
        <w:tc>
          <w:tcPr>
            <w:tcW w:w="188" w:type="pct"/>
            <w:vAlign w:val="center"/>
          </w:tcPr>
          <w:p w14:paraId="58D5308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407" w:type="pct"/>
            <w:vAlign w:val="center"/>
          </w:tcPr>
          <w:p w14:paraId="58D5308A" w14:textId="62EDD26E"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Identification or Name</w:t>
            </w:r>
          </w:p>
        </w:tc>
        <w:tc>
          <w:tcPr>
            <w:tcW w:w="2405" w:type="pct"/>
            <w:vAlign w:val="center"/>
          </w:tcPr>
          <w:p w14:paraId="58D5308B"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90" w14:textId="77777777" w:rsidTr="00F76A4F">
        <w:trPr>
          <w:cantSplit/>
          <w:trHeight w:val="288"/>
        </w:trPr>
        <w:tc>
          <w:tcPr>
            <w:tcW w:w="188" w:type="pct"/>
            <w:vAlign w:val="center"/>
          </w:tcPr>
          <w:p w14:paraId="58D5308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407" w:type="pct"/>
            <w:vAlign w:val="center"/>
          </w:tcPr>
          <w:p w14:paraId="58D5308E" w14:textId="48B2AD59" w:rsidR="00664243" w:rsidRPr="00C301D7" w:rsidRDefault="00112118"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664243" w:rsidRPr="00C301D7">
              <w:rPr>
                <w:rFonts w:asciiTheme="minorHAnsi" w:hAnsiTheme="minorHAnsi"/>
                <w:sz w:val="18"/>
                <w:szCs w:val="18"/>
              </w:rPr>
              <w:t>System Location or Area Served</w:t>
            </w:r>
          </w:p>
        </w:tc>
        <w:tc>
          <w:tcPr>
            <w:tcW w:w="2405" w:type="pct"/>
            <w:vAlign w:val="center"/>
          </w:tcPr>
          <w:p w14:paraId="58D5308F" w14:textId="77777777" w:rsidR="00664243" w:rsidRPr="00C301D7" w:rsidRDefault="00664243" w:rsidP="00331606">
            <w:pPr>
              <w:rPr>
                <w:rFonts w:asciiTheme="minorHAnsi" w:hAnsiTheme="minorHAnsi"/>
                <w:sz w:val="18"/>
                <w:szCs w:val="18"/>
              </w:rPr>
            </w:pPr>
          </w:p>
        </w:tc>
      </w:tr>
      <w:tr w:rsidR="00664243" w:rsidRPr="00C301D7" w14:paraId="58D53094" w14:textId="77777777" w:rsidTr="00F76A4F">
        <w:trPr>
          <w:cantSplit/>
          <w:trHeight w:val="288"/>
        </w:trPr>
        <w:tc>
          <w:tcPr>
            <w:tcW w:w="188" w:type="pct"/>
            <w:vAlign w:val="center"/>
          </w:tcPr>
          <w:p w14:paraId="58D5309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407" w:type="pct"/>
            <w:vAlign w:val="center"/>
          </w:tcPr>
          <w:p w14:paraId="58D53092" w14:textId="51576382"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ake or </w:t>
            </w:r>
            <w:r w:rsidR="00F90DD2">
              <w:rPr>
                <w:rFonts w:asciiTheme="minorHAnsi" w:hAnsiTheme="minorHAnsi"/>
                <w:sz w:val="18"/>
                <w:szCs w:val="18"/>
              </w:rPr>
              <w:t>B</w:t>
            </w:r>
            <w:r w:rsidRPr="00C301D7">
              <w:rPr>
                <w:rFonts w:asciiTheme="minorHAnsi" w:hAnsiTheme="minorHAnsi"/>
                <w:sz w:val="18"/>
                <w:szCs w:val="18"/>
              </w:rPr>
              <w:t>rand</w:t>
            </w:r>
          </w:p>
        </w:tc>
        <w:tc>
          <w:tcPr>
            <w:tcW w:w="2405" w:type="pct"/>
            <w:vAlign w:val="center"/>
          </w:tcPr>
          <w:p w14:paraId="58D53093" w14:textId="77777777" w:rsidR="00664243" w:rsidRPr="00C301D7" w:rsidRDefault="00664243" w:rsidP="00331606">
            <w:pPr>
              <w:rPr>
                <w:rFonts w:asciiTheme="minorHAnsi" w:hAnsiTheme="minorHAnsi"/>
                <w:sz w:val="18"/>
                <w:szCs w:val="18"/>
              </w:rPr>
            </w:pPr>
          </w:p>
        </w:tc>
      </w:tr>
      <w:tr w:rsidR="00664243" w:rsidRPr="00C301D7" w14:paraId="58D53098" w14:textId="77777777" w:rsidTr="00F76A4F">
        <w:trPr>
          <w:cantSplit/>
          <w:trHeight w:val="288"/>
        </w:trPr>
        <w:tc>
          <w:tcPr>
            <w:tcW w:w="188" w:type="pct"/>
            <w:vAlign w:val="center"/>
          </w:tcPr>
          <w:p w14:paraId="58D5309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407" w:type="pct"/>
            <w:vAlign w:val="center"/>
          </w:tcPr>
          <w:p w14:paraId="58D53096" w14:textId="209140E7"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M</w:t>
            </w:r>
            <w:r w:rsidRPr="00C301D7">
              <w:rPr>
                <w:rFonts w:asciiTheme="minorHAnsi" w:hAnsiTheme="minorHAnsi"/>
                <w:sz w:val="18"/>
                <w:szCs w:val="18"/>
              </w:rPr>
              <w:t xml:space="preserve">odel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7" w14:textId="77777777" w:rsidR="00664243" w:rsidRPr="00C301D7" w:rsidRDefault="00664243" w:rsidP="00331606">
            <w:pPr>
              <w:rPr>
                <w:rFonts w:asciiTheme="minorHAnsi" w:hAnsiTheme="minorHAnsi"/>
                <w:sz w:val="18"/>
                <w:szCs w:val="18"/>
              </w:rPr>
            </w:pPr>
          </w:p>
        </w:tc>
      </w:tr>
      <w:tr w:rsidR="00664243" w:rsidRPr="00C301D7" w14:paraId="58D5309C" w14:textId="77777777" w:rsidTr="00F76A4F">
        <w:trPr>
          <w:cantSplit/>
          <w:trHeight w:val="288"/>
        </w:trPr>
        <w:tc>
          <w:tcPr>
            <w:tcW w:w="188" w:type="pct"/>
            <w:vAlign w:val="center"/>
          </w:tcPr>
          <w:p w14:paraId="58D53099"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407" w:type="pct"/>
            <w:vAlign w:val="center"/>
          </w:tcPr>
          <w:p w14:paraId="58D5309A" w14:textId="7F73AD1D"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405" w:type="pct"/>
            <w:vAlign w:val="center"/>
          </w:tcPr>
          <w:p w14:paraId="58D5309B" w14:textId="77777777" w:rsidR="00664243" w:rsidRPr="00C301D7" w:rsidRDefault="00664243" w:rsidP="00331606">
            <w:pPr>
              <w:rPr>
                <w:rFonts w:asciiTheme="minorHAnsi" w:hAnsiTheme="minorHAnsi"/>
                <w:sz w:val="18"/>
                <w:szCs w:val="18"/>
              </w:rPr>
            </w:pPr>
          </w:p>
        </w:tc>
      </w:tr>
      <w:tr w:rsidR="00664243" w:rsidRPr="00C301D7" w14:paraId="58D530A0" w14:textId="77777777" w:rsidTr="00F76A4F">
        <w:trPr>
          <w:cantSplit/>
          <w:trHeight w:val="288"/>
        </w:trPr>
        <w:tc>
          <w:tcPr>
            <w:tcW w:w="188" w:type="pct"/>
            <w:vAlign w:val="center"/>
          </w:tcPr>
          <w:p w14:paraId="58D5309D"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407" w:type="pct"/>
            <w:vAlign w:val="center"/>
          </w:tcPr>
          <w:p w14:paraId="58D5309E" w14:textId="13C53184"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F90DD2">
              <w:rPr>
                <w:rFonts w:asciiTheme="minorHAnsi" w:hAnsiTheme="minorHAnsi"/>
                <w:sz w:val="18"/>
                <w:szCs w:val="18"/>
              </w:rPr>
              <w:t>S</w:t>
            </w:r>
            <w:r w:rsidRPr="00C301D7">
              <w:rPr>
                <w:rFonts w:asciiTheme="minorHAnsi" w:hAnsiTheme="minorHAnsi"/>
                <w:sz w:val="18"/>
                <w:szCs w:val="18"/>
              </w:rPr>
              <w:t xml:space="preserve">erial </w:t>
            </w:r>
            <w:r w:rsidR="00F90DD2">
              <w:rPr>
                <w:rFonts w:asciiTheme="minorHAnsi" w:hAnsiTheme="minorHAnsi"/>
                <w:sz w:val="18"/>
                <w:szCs w:val="18"/>
              </w:rPr>
              <w:t>N</w:t>
            </w:r>
            <w:r w:rsidRPr="00C301D7">
              <w:rPr>
                <w:rFonts w:asciiTheme="minorHAnsi" w:hAnsiTheme="minorHAnsi"/>
                <w:sz w:val="18"/>
                <w:szCs w:val="18"/>
              </w:rPr>
              <w:t>umber</w:t>
            </w:r>
          </w:p>
        </w:tc>
        <w:tc>
          <w:tcPr>
            <w:tcW w:w="2405" w:type="pct"/>
            <w:vAlign w:val="center"/>
          </w:tcPr>
          <w:p w14:paraId="58D5309F" w14:textId="77777777" w:rsidR="00664243" w:rsidRPr="00C301D7" w:rsidRDefault="00664243" w:rsidP="00331606">
            <w:pPr>
              <w:rPr>
                <w:rFonts w:asciiTheme="minorHAnsi" w:hAnsiTheme="minorHAnsi"/>
                <w:sz w:val="18"/>
                <w:szCs w:val="18"/>
              </w:rPr>
            </w:pPr>
          </w:p>
        </w:tc>
      </w:tr>
      <w:tr w:rsidR="00664243" w:rsidRPr="00C301D7" w14:paraId="58D530A4" w14:textId="77777777" w:rsidTr="00F76A4F">
        <w:trPr>
          <w:cantSplit/>
          <w:trHeight w:val="288"/>
        </w:trPr>
        <w:tc>
          <w:tcPr>
            <w:tcW w:w="188" w:type="pct"/>
            <w:vAlign w:val="center"/>
          </w:tcPr>
          <w:p w14:paraId="58D530A1"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407" w:type="pct"/>
            <w:vAlign w:val="center"/>
          </w:tcPr>
          <w:p w14:paraId="58D530A2" w14:textId="0F0951B9"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405" w:type="pct"/>
            <w:vAlign w:val="center"/>
          </w:tcPr>
          <w:p w14:paraId="58D530A3" w14:textId="77777777" w:rsidR="00664243" w:rsidRPr="00C301D7" w:rsidRDefault="00664243" w:rsidP="00331606">
            <w:pPr>
              <w:pStyle w:val="Header"/>
              <w:tabs>
                <w:tab w:val="clear" w:pos="4320"/>
                <w:tab w:val="clear" w:pos="8640"/>
              </w:tabs>
              <w:rPr>
                <w:rFonts w:asciiTheme="minorHAnsi" w:hAnsiTheme="minorHAnsi"/>
                <w:sz w:val="18"/>
                <w:szCs w:val="18"/>
              </w:rPr>
            </w:pPr>
          </w:p>
        </w:tc>
      </w:tr>
      <w:tr w:rsidR="00664243" w:rsidRPr="00C301D7" w14:paraId="58D530A8" w14:textId="77777777" w:rsidTr="00F76A4F">
        <w:trPr>
          <w:cantSplit/>
          <w:trHeight w:val="288"/>
        </w:trPr>
        <w:tc>
          <w:tcPr>
            <w:tcW w:w="188" w:type="pct"/>
            <w:vAlign w:val="center"/>
          </w:tcPr>
          <w:p w14:paraId="58D530A5"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407" w:type="pct"/>
            <w:vAlign w:val="center"/>
          </w:tcPr>
          <w:p w14:paraId="58D530A6" w14:textId="7390E598"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405" w:type="pct"/>
            <w:vAlign w:val="center"/>
          </w:tcPr>
          <w:p w14:paraId="58D530A7" w14:textId="77777777" w:rsidR="00664243" w:rsidRPr="00C301D7" w:rsidRDefault="00664243" w:rsidP="00331606">
            <w:pPr>
              <w:rPr>
                <w:rFonts w:asciiTheme="minorHAnsi" w:hAnsiTheme="minorHAnsi"/>
                <w:sz w:val="18"/>
                <w:szCs w:val="18"/>
              </w:rPr>
            </w:pPr>
          </w:p>
        </w:tc>
      </w:tr>
      <w:tr w:rsidR="00E36575" w:rsidRPr="00C301D7" w14:paraId="5464CE22" w14:textId="77777777" w:rsidTr="00F76A4F">
        <w:trPr>
          <w:cantSplit/>
          <w:trHeight w:val="288"/>
        </w:trPr>
        <w:tc>
          <w:tcPr>
            <w:tcW w:w="188" w:type="pct"/>
            <w:vAlign w:val="center"/>
          </w:tcPr>
          <w:p w14:paraId="34C12271" w14:textId="3A44C711" w:rsidR="00E36575"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407" w:type="pct"/>
            <w:vAlign w:val="center"/>
          </w:tcPr>
          <w:p w14:paraId="70531BEB" w14:textId="18C4EBB0" w:rsidR="00E36575" w:rsidRPr="005D49C8"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Liquid Line Filter Drier Installed According to Manufacturer’s </w:t>
            </w:r>
            <w:proofErr w:type="spellStart"/>
            <w:r>
              <w:rPr>
                <w:rFonts w:asciiTheme="minorHAnsi" w:hAnsiTheme="minorHAnsi"/>
                <w:sz w:val="18"/>
                <w:szCs w:val="18"/>
              </w:rPr>
              <w:t>Specifcations</w:t>
            </w:r>
            <w:proofErr w:type="spellEnd"/>
            <w:r>
              <w:rPr>
                <w:rFonts w:asciiTheme="minorHAnsi" w:hAnsiTheme="minorHAnsi"/>
                <w:sz w:val="18"/>
                <w:szCs w:val="18"/>
              </w:rPr>
              <w:t xml:space="preserve"> (if applicable)</w:t>
            </w:r>
          </w:p>
        </w:tc>
        <w:tc>
          <w:tcPr>
            <w:tcW w:w="2405" w:type="pct"/>
            <w:vAlign w:val="center"/>
          </w:tcPr>
          <w:p w14:paraId="3F630287" w14:textId="77777777" w:rsidR="00E36575" w:rsidRPr="00C301D7" w:rsidRDefault="00E36575" w:rsidP="00331606">
            <w:pPr>
              <w:rPr>
                <w:rFonts w:asciiTheme="minorHAnsi" w:hAnsiTheme="minorHAnsi"/>
                <w:sz w:val="18"/>
                <w:szCs w:val="18"/>
              </w:rPr>
            </w:pPr>
          </w:p>
        </w:tc>
      </w:tr>
      <w:tr w:rsidR="00664243" w:rsidRPr="00C301D7" w14:paraId="58D530AC" w14:textId="77777777" w:rsidTr="00F76A4F">
        <w:trPr>
          <w:cantSplit/>
          <w:trHeight w:val="288"/>
        </w:trPr>
        <w:tc>
          <w:tcPr>
            <w:tcW w:w="188" w:type="pct"/>
            <w:vAlign w:val="center"/>
          </w:tcPr>
          <w:p w14:paraId="58D530A9" w14:textId="3993E49B"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407" w:type="pct"/>
            <w:vAlign w:val="center"/>
          </w:tcPr>
          <w:p w14:paraId="58D530AA" w14:textId="55926EF7" w:rsidR="00664243" w:rsidRPr="00C301D7" w:rsidRDefault="005D49C8" w:rsidP="00331606">
            <w:pPr>
              <w:pStyle w:val="Header"/>
              <w:tabs>
                <w:tab w:val="clear" w:pos="4320"/>
                <w:tab w:val="clear" w:pos="8640"/>
              </w:tabs>
              <w:rPr>
                <w:rFonts w:asciiTheme="minorHAnsi" w:hAnsiTheme="minorHAnsi"/>
                <w:sz w:val="18"/>
                <w:szCs w:val="18"/>
              </w:rPr>
            </w:pPr>
            <w:r w:rsidRPr="005D49C8">
              <w:rPr>
                <w:rFonts w:asciiTheme="minorHAnsi" w:hAnsiTheme="minorHAnsi"/>
                <w:sz w:val="18"/>
                <w:szCs w:val="18"/>
              </w:rPr>
              <w:t xml:space="preserve">System Installation </w:t>
            </w:r>
            <w:r w:rsidR="00664243" w:rsidRPr="00C301D7">
              <w:rPr>
                <w:rFonts w:asciiTheme="minorHAnsi" w:hAnsiTheme="minorHAnsi"/>
                <w:sz w:val="18"/>
                <w:szCs w:val="18"/>
              </w:rPr>
              <w:t>Type</w:t>
            </w:r>
          </w:p>
        </w:tc>
        <w:tc>
          <w:tcPr>
            <w:tcW w:w="2405" w:type="pct"/>
            <w:vAlign w:val="center"/>
          </w:tcPr>
          <w:p w14:paraId="58D530AB" w14:textId="77777777" w:rsidR="00664243" w:rsidRPr="00C301D7" w:rsidRDefault="00664243" w:rsidP="00331606">
            <w:pPr>
              <w:rPr>
                <w:rFonts w:asciiTheme="minorHAnsi" w:hAnsiTheme="minorHAnsi"/>
                <w:sz w:val="18"/>
                <w:szCs w:val="18"/>
              </w:rPr>
            </w:pPr>
          </w:p>
        </w:tc>
      </w:tr>
      <w:tr w:rsidR="00664243" w:rsidRPr="00C301D7" w14:paraId="58D530B0" w14:textId="77777777" w:rsidTr="00F76A4F">
        <w:trPr>
          <w:cantSplit/>
          <w:trHeight w:val="288"/>
        </w:trPr>
        <w:tc>
          <w:tcPr>
            <w:tcW w:w="188" w:type="pct"/>
            <w:vAlign w:val="center"/>
          </w:tcPr>
          <w:p w14:paraId="58D530AD" w14:textId="79B5D856"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407" w:type="pct"/>
            <w:vAlign w:val="center"/>
          </w:tcPr>
          <w:p w14:paraId="04ECF769" w14:textId="3B87396E" w:rsidR="00F90DD2" w:rsidRDefault="00157956"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w:t>
            </w:r>
            <w:r>
              <w:rPr>
                <w:rFonts w:asciiTheme="minorHAnsi" w:hAnsiTheme="minorHAnsi"/>
                <w:sz w:val="18"/>
                <w:szCs w:val="18"/>
              </w:rPr>
              <w:t>FID</w:t>
            </w:r>
            <w:r w:rsidR="00664243" w:rsidRPr="00C301D7">
              <w:rPr>
                <w:rFonts w:asciiTheme="minorHAnsi" w:hAnsiTheme="minorHAnsi"/>
                <w:sz w:val="18"/>
                <w:szCs w:val="18"/>
              </w:rPr>
              <w:t>) Status</w:t>
            </w:r>
          </w:p>
          <w:p w14:paraId="58D530AE" w14:textId="4DB306C1"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405" w:type="pct"/>
            <w:vAlign w:val="center"/>
          </w:tcPr>
          <w:p w14:paraId="58D530AF" w14:textId="77777777" w:rsidR="00664243" w:rsidRPr="00C301D7" w:rsidRDefault="00664243" w:rsidP="00331606">
            <w:pPr>
              <w:rPr>
                <w:rFonts w:asciiTheme="minorHAnsi" w:hAnsiTheme="minorHAnsi"/>
                <w:sz w:val="18"/>
                <w:szCs w:val="18"/>
              </w:rPr>
            </w:pPr>
          </w:p>
        </w:tc>
      </w:tr>
      <w:tr w:rsidR="00664243" w:rsidRPr="00C301D7" w14:paraId="58D530B4" w14:textId="77777777" w:rsidTr="00F76A4F">
        <w:trPr>
          <w:cantSplit/>
          <w:trHeight w:val="288"/>
        </w:trPr>
        <w:tc>
          <w:tcPr>
            <w:tcW w:w="188" w:type="pct"/>
            <w:vAlign w:val="center"/>
          </w:tcPr>
          <w:p w14:paraId="58D530B1" w14:textId="6816F320"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407" w:type="pct"/>
            <w:vAlign w:val="center"/>
          </w:tcPr>
          <w:p w14:paraId="58D530B2" w14:textId="0B68BDDB"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405" w:type="pct"/>
            <w:vAlign w:val="center"/>
          </w:tcPr>
          <w:p w14:paraId="58D530B3" w14:textId="77777777" w:rsidR="00664243" w:rsidRPr="00C301D7" w:rsidRDefault="00664243" w:rsidP="00331606">
            <w:pPr>
              <w:rPr>
                <w:rFonts w:asciiTheme="minorHAnsi" w:hAnsiTheme="minorHAnsi"/>
                <w:sz w:val="18"/>
                <w:szCs w:val="18"/>
              </w:rPr>
            </w:pPr>
          </w:p>
        </w:tc>
      </w:tr>
      <w:tr w:rsidR="00664243" w:rsidRPr="00C301D7" w14:paraId="58D530B8" w14:textId="77777777" w:rsidTr="00F76A4F">
        <w:trPr>
          <w:cantSplit/>
          <w:trHeight w:val="288"/>
        </w:trPr>
        <w:tc>
          <w:tcPr>
            <w:tcW w:w="188" w:type="pct"/>
            <w:vAlign w:val="center"/>
          </w:tcPr>
          <w:p w14:paraId="58D530B5" w14:textId="537A0ABC"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407" w:type="pct"/>
            <w:vAlign w:val="center"/>
          </w:tcPr>
          <w:p w14:paraId="58D530B6" w14:textId="77777777"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405" w:type="pct"/>
            <w:vAlign w:val="center"/>
          </w:tcPr>
          <w:p w14:paraId="58D530B7" w14:textId="77777777" w:rsidR="00664243" w:rsidRPr="00C301D7" w:rsidRDefault="00664243" w:rsidP="00331606">
            <w:pPr>
              <w:rPr>
                <w:rFonts w:asciiTheme="minorHAnsi" w:hAnsiTheme="minorHAnsi"/>
                <w:sz w:val="18"/>
                <w:szCs w:val="18"/>
              </w:rPr>
            </w:pPr>
          </w:p>
        </w:tc>
      </w:tr>
      <w:tr w:rsidR="00664243" w:rsidRPr="00C301D7" w14:paraId="58D530BC" w14:textId="77777777" w:rsidTr="00F76A4F">
        <w:trPr>
          <w:cantSplit/>
          <w:trHeight w:val="288"/>
        </w:trPr>
        <w:tc>
          <w:tcPr>
            <w:tcW w:w="188" w:type="pct"/>
            <w:vAlign w:val="center"/>
          </w:tcPr>
          <w:p w14:paraId="58D530B9" w14:textId="0BFAAEA8"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407" w:type="pct"/>
            <w:vAlign w:val="center"/>
          </w:tcPr>
          <w:p w14:paraId="58D530BA" w14:textId="42B79D21"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F90DD2">
              <w:rPr>
                <w:rFonts w:asciiTheme="minorHAnsi" w:hAnsiTheme="minorHAnsi"/>
                <w:sz w:val="18"/>
                <w:szCs w:val="18"/>
              </w:rPr>
              <w:t>S</w:t>
            </w:r>
            <w:r w:rsidRPr="00C301D7">
              <w:rPr>
                <w:rFonts w:asciiTheme="minorHAnsi" w:hAnsiTheme="minorHAnsi"/>
                <w:sz w:val="18"/>
                <w:szCs w:val="18"/>
              </w:rPr>
              <w:t>ystem</w:t>
            </w:r>
          </w:p>
        </w:tc>
        <w:tc>
          <w:tcPr>
            <w:tcW w:w="2405" w:type="pct"/>
            <w:vAlign w:val="center"/>
          </w:tcPr>
          <w:p w14:paraId="58D530BB" w14:textId="77777777" w:rsidR="00664243" w:rsidRPr="00C301D7" w:rsidRDefault="00664243" w:rsidP="00331606">
            <w:pPr>
              <w:rPr>
                <w:rFonts w:asciiTheme="minorHAnsi" w:hAnsiTheme="minorHAnsi"/>
                <w:sz w:val="18"/>
                <w:szCs w:val="18"/>
              </w:rPr>
            </w:pPr>
          </w:p>
        </w:tc>
      </w:tr>
      <w:tr w:rsidR="00664243" w:rsidRPr="00C301D7" w14:paraId="58D530C0" w14:textId="77777777" w:rsidTr="00F76A4F">
        <w:trPr>
          <w:cantSplit/>
          <w:trHeight w:val="288"/>
        </w:trPr>
        <w:tc>
          <w:tcPr>
            <w:tcW w:w="188" w:type="pct"/>
            <w:vAlign w:val="center"/>
          </w:tcPr>
          <w:p w14:paraId="58D530BD" w14:textId="2B0B2D23"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407" w:type="pct"/>
            <w:vAlign w:val="center"/>
          </w:tcPr>
          <w:p w14:paraId="58D530BE" w14:textId="1913DE6C"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 xml:space="preserve">sed by </w:t>
            </w:r>
            <w:r w:rsidR="00F90DD2">
              <w:rPr>
                <w:rFonts w:asciiTheme="minorHAnsi" w:hAnsiTheme="minorHAnsi"/>
                <w:sz w:val="18"/>
                <w:szCs w:val="18"/>
              </w:rPr>
              <w:t>I</w:t>
            </w:r>
            <w:r w:rsidRPr="00C301D7">
              <w:rPr>
                <w:rFonts w:asciiTheme="minorHAnsi" w:hAnsiTheme="minorHAnsi"/>
                <w:sz w:val="18"/>
                <w:szCs w:val="18"/>
              </w:rPr>
              <w:t>nstaller</w:t>
            </w:r>
          </w:p>
        </w:tc>
        <w:tc>
          <w:tcPr>
            <w:tcW w:w="2405" w:type="pct"/>
            <w:vAlign w:val="center"/>
          </w:tcPr>
          <w:p w14:paraId="58D530BF" w14:textId="77777777" w:rsidR="00664243" w:rsidRPr="00C301D7" w:rsidRDefault="00664243" w:rsidP="00331606">
            <w:pPr>
              <w:ind w:left="360"/>
              <w:rPr>
                <w:rFonts w:asciiTheme="minorHAnsi" w:hAnsiTheme="minorHAnsi"/>
                <w:sz w:val="18"/>
                <w:szCs w:val="18"/>
              </w:rPr>
            </w:pPr>
          </w:p>
        </w:tc>
      </w:tr>
      <w:tr w:rsidR="00664243" w:rsidRPr="00C301D7" w14:paraId="58D530C4" w14:textId="77777777" w:rsidTr="00F76A4F">
        <w:trPr>
          <w:cantSplit/>
          <w:trHeight w:val="288"/>
        </w:trPr>
        <w:tc>
          <w:tcPr>
            <w:tcW w:w="188" w:type="pct"/>
            <w:vAlign w:val="center"/>
          </w:tcPr>
          <w:p w14:paraId="58D530C1" w14:textId="66CF63D7"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16</w:t>
            </w:r>
          </w:p>
        </w:tc>
        <w:tc>
          <w:tcPr>
            <w:tcW w:w="2407" w:type="pct"/>
            <w:vAlign w:val="center"/>
          </w:tcPr>
          <w:p w14:paraId="58D530C2" w14:textId="2A488A23" w:rsidR="00664243" w:rsidRPr="00C301D7" w:rsidRDefault="00664243"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Person </w:t>
            </w:r>
            <w:r w:rsidR="00F90DD2">
              <w:rPr>
                <w:rFonts w:asciiTheme="minorHAnsi" w:hAnsiTheme="minorHAnsi"/>
                <w:sz w:val="18"/>
                <w:szCs w:val="18"/>
              </w:rPr>
              <w:t>W</w:t>
            </w:r>
            <w:r w:rsidRPr="00C301D7">
              <w:rPr>
                <w:rFonts w:asciiTheme="minorHAnsi" w:hAnsiTheme="minorHAnsi"/>
                <w:sz w:val="18"/>
                <w:szCs w:val="18"/>
              </w:rPr>
              <w:t xml:space="preserve">ho </w:t>
            </w:r>
            <w:r w:rsidR="00F90DD2">
              <w:rPr>
                <w:rFonts w:asciiTheme="minorHAnsi" w:hAnsiTheme="minorHAnsi"/>
                <w:sz w:val="18"/>
                <w:szCs w:val="18"/>
              </w:rPr>
              <w:t>P</w:t>
            </w:r>
            <w:r w:rsidRPr="00C301D7">
              <w:rPr>
                <w:rFonts w:asciiTheme="minorHAnsi" w:hAnsiTheme="minorHAnsi"/>
                <w:sz w:val="18"/>
                <w:szCs w:val="18"/>
              </w:rPr>
              <w:t xml:space="preserve">erformed the Refrigerant Charge Verification </w:t>
            </w:r>
            <w:r w:rsidR="00F90DD2">
              <w:rPr>
                <w:rFonts w:asciiTheme="minorHAnsi" w:hAnsiTheme="minorHAnsi"/>
                <w:sz w:val="18"/>
                <w:szCs w:val="18"/>
              </w:rPr>
              <w:t>R</w:t>
            </w:r>
            <w:r w:rsidRPr="00C301D7">
              <w:rPr>
                <w:rFonts w:asciiTheme="minorHAnsi" w:hAnsiTheme="minorHAnsi"/>
                <w:sz w:val="18"/>
                <w:szCs w:val="18"/>
              </w:rPr>
              <w:t>eported on the Certificate of Installation</w:t>
            </w:r>
          </w:p>
        </w:tc>
        <w:tc>
          <w:tcPr>
            <w:tcW w:w="2405" w:type="pct"/>
            <w:vAlign w:val="center"/>
          </w:tcPr>
          <w:p w14:paraId="58D530C3" w14:textId="77777777" w:rsidR="00664243" w:rsidRPr="00C301D7" w:rsidRDefault="00664243" w:rsidP="00331606">
            <w:pPr>
              <w:rPr>
                <w:rFonts w:asciiTheme="minorHAnsi" w:hAnsiTheme="minorHAnsi"/>
                <w:sz w:val="18"/>
                <w:szCs w:val="18"/>
              </w:rPr>
            </w:pPr>
          </w:p>
        </w:tc>
      </w:tr>
      <w:tr w:rsidR="00664243" w:rsidRPr="00C301D7" w14:paraId="58D530C8" w14:textId="77777777" w:rsidTr="00F76A4F">
        <w:trPr>
          <w:cantSplit/>
          <w:trHeight w:val="288"/>
        </w:trPr>
        <w:tc>
          <w:tcPr>
            <w:tcW w:w="188" w:type="pct"/>
            <w:vAlign w:val="center"/>
          </w:tcPr>
          <w:p w14:paraId="58D530C5" w14:textId="3D361DED"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407" w:type="pct"/>
            <w:vAlign w:val="center"/>
          </w:tcPr>
          <w:p w14:paraId="58D530C6" w14:textId="3BE81D55" w:rsidR="00664243" w:rsidRPr="00C301D7" w:rsidRDefault="00664243" w:rsidP="0033160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HERS Verification Compliance Requirement Status</w:t>
            </w:r>
          </w:p>
        </w:tc>
        <w:tc>
          <w:tcPr>
            <w:tcW w:w="2405" w:type="pct"/>
            <w:vAlign w:val="center"/>
          </w:tcPr>
          <w:p w14:paraId="58D530C7" w14:textId="77777777" w:rsidR="00664243" w:rsidRPr="00C301D7" w:rsidRDefault="00664243" w:rsidP="00331606">
            <w:pPr>
              <w:ind w:left="720"/>
              <w:rPr>
                <w:rFonts w:asciiTheme="minorHAnsi" w:hAnsiTheme="minorHAnsi"/>
                <w:color w:val="FF0000"/>
                <w:sz w:val="18"/>
                <w:szCs w:val="18"/>
              </w:rPr>
            </w:pPr>
          </w:p>
        </w:tc>
      </w:tr>
      <w:tr w:rsidR="00664243" w:rsidRPr="00C301D7" w14:paraId="58D530CC" w14:textId="77777777" w:rsidTr="00F76A4F">
        <w:trPr>
          <w:cantSplit/>
          <w:trHeight w:val="288"/>
        </w:trPr>
        <w:tc>
          <w:tcPr>
            <w:tcW w:w="188" w:type="pct"/>
            <w:vAlign w:val="center"/>
          </w:tcPr>
          <w:p w14:paraId="58D530C9" w14:textId="6026D95F" w:rsidR="00664243" w:rsidRPr="00C301D7" w:rsidRDefault="00E36575" w:rsidP="0033160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407" w:type="pct"/>
            <w:vAlign w:val="center"/>
          </w:tcPr>
          <w:p w14:paraId="58D530CA" w14:textId="52BA1DB2" w:rsidR="00664243" w:rsidRPr="00C301D7" w:rsidRDefault="00664243" w:rsidP="00F76A4F">
            <w:pPr>
              <w:rPr>
                <w:rFonts w:asciiTheme="minorHAnsi" w:hAnsiTheme="minorHAnsi"/>
                <w:sz w:val="18"/>
                <w:szCs w:val="18"/>
              </w:rPr>
            </w:pPr>
            <w:r w:rsidRPr="00C301D7">
              <w:rPr>
                <w:rFonts w:asciiTheme="minorHAnsi" w:hAnsiTheme="minorHAnsi"/>
                <w:sz w:val="18"/>
                <w:szCs w:val="18"/>
              </w:rPr>
              <w:t xml:space="preserve">Refrigerant </w:t>
            </w:r>
            <w:r w:rsidR="00F90DD2">
              <w:rPr>
                <w:rFonts w:asciiTheme="minorHAnsi" w:hAnsiTheme="minorHAnsi"/>
                <w:sz w:val="18"/>
                <w:szCs w:val="18"/>
              </w:rPr>
              <w:t>C</w:t>
            </w:r>
            <w:r w:rsidRPr="00C301D7">
              <w:rPr>
                <w:rFonts w:asciiTheme="minorHAnsi" w:hAnsiTheme="minorHAnsi"/>
                <w:sz w:val="18"/>
                <w:szCs w:val="18"/>
              </w:rPr>
              <w:t xml:space="preserve">harge </w:t>
            </w:r>
            <w:r w:rsidR="00F90DD2">
              <w:rPr>
                <w:rFonts w:asciiTheme="minorHAnsi" w:hAnsiTheme="minorHAnsi"/>
                <w:sz w:val="18"/>
                <w:szCs w:val="18"/>
              </w:rPr>
              <w:t>V</w:t>
            </w:r>
            <w:r w:rsidRPr="00C301D7">
              <w:rPr>
                <w:rFonts w:asciiTheme="minorHAnsi" w:hAnsiTheme="minorHAnsi"/>
                <w:sz w:val="18"/>
                <w:szCs w:val="18"/>
              </w:rPr>
              <w:t xml:space="preserve">erification </w:t>
            </w:r>
            <w:r w:rsidR="00F90DD2">
              <w:rPr>
                <w:rFonts w:asciiTheme="minorHAnsi" w:hAnsiTheme="minorHAnsi"/>
                <w:sz w:val="18"/>
                <w:szCs w:val="18"/>
              </w:rPr>
              <w:t>M</w:t>
            </w:r>
            <w:r w:rsidRPr="00C301D7">
              <w:rPr>
                <w:rFonts w:asciiTheme="minorHAnsi" w:hAnsiTheme="minorHAnsi"/>
                <w:sz w:val="18"/>
                <w:szCs w:val="18"/>
              </w:rPr>
              <w:t xml:space="preserve">ethod </w:t>
            </w:r>
            <w:r w:rsidR="00F90DD2">
              <w:rPr>
                <w:rFonts w:asciiTheme="minorHAnsi" w:hAnsiTheme="minorHAnsi"/>
                <w:sz w:val="18"/>
                <w:szCs w:val="18"/>
              </w:rPr>
              <w:t>U</w:t>
            </w:r>
            <w:r w:rsidRPr="00C301D7">
              <w:rPr>
                <w:rFonts w:asciiTheme="minorHAnsi" w:hAnsiTheme="minorHAnsi"/>
                <w:sz w:val="18"/>
                <w:szCs w:val="18"/>
              </w:rPr>
              <w:t>sed by HERS Rater</w:t>
            </w:r>
          </w:p>
        </w:tc>
        <w:tc>
          <w:tcPr>
            <w:tcW w:w="2405" w:type="pct"/>
            <w:vAlign w:val="center"/>
          </w:tcPr>
          <w:p w14:paraId="58D530CB" w14:textId="77777777" w:rsidR="00664243" w:rsidRPr="00C301D7" w:rsidRDefault="00664243" w:rsidP="00331606">
            <w:pPr>
              <w:rPr>
                <w:rFonts w:asciiTheme="minorHAnsi" w:hAnsiTheme="minorHAnsi"/>
                <w:sz w:val="18"/>
                <w:szCs w:val="18"/>
              </w:rPr>
            </w:pPr>
          </w:p>
        </w:tc>
      </w:tr>
    </w:tbl>
    <w:p w14:paraId="58D530CD" w14:textId="77777777" w:rsidR="00664243" w:rsidRPr="00F76A4F" w:rsidRDefault="00664243" w:rsidP="00664243">
      <w:pPr>
        <w:rPr>
          <w:rFonts w:asciiTheme="minorHAnsi" w:hAnsiTheme="minorHAnsi"/>
          <w:szCs w:val="18"/>
        </w:rPr>
      </w:pPr>
    </w:p>
    <w:tbl>
      <w:tblPr>
        <w:tblW w:w="5000"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790"/>
      </w:tblGrid>
      <w:tr w:rsidR="00664243" w:rsidRPr="00C301D7" w14:paraId="58D530CF" w14:textId="77777777" w:rsidTr="001F041D">
        <w:trPr>
          <w:cantSplit/>
          <w:trHeight w:val="288"/>
        </w:trPr>
        <w:tc>
          <w:tcPr>
            <w:tcW w:w="5000" w:type="pct"/>
            <w:vAlign w:val="center"/>
          </w:tcPr>
          <w:p w14:paraId="58D530CE" w14:textId="3EA1EE2D" w:rsidR="00664243" w:rsidRPr="00C301D7" w:rsidRDefault="00F76A4F"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sidR="00580D7F">
              <w:rPr>
                <w:rFonts w:asciiTheme="minorHAnsi" w:hAnsiTheme="minorHAnsi"/>
                <w:b/>
                <w:szCs w:val="18"/>
              </w:rPr>
              <w:t>- Refrigerant Charge Verification - Fault Indicator Display (FID)</w:t>
            </w:r>
          </w:p>
        </w:tc>
      </w:tr>
    </w:tbl>
    <w:p w14:paraId="58D530D0"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357"/>
        <w:gridCol w:w="5352"/>
        <w:gridCol w:w="5174"/>
      </w:tblGrid>
      <w:tr w:rsidR="00664243" w:rsidRPr="00C301D7" w14:paraId="58D530D2" w14:textId="77777777" w:rsidTr="00B92D05">
        <w:trPr>
          <w:cantSplit/>
          <w:trHeight w:val="288"/>
        </w:trPr>
        <w:tc>
          <w:tcPr>
            <w:tcW w:w="5000" w:type="pct"/>
            <w:gridSpan w:val="3"/>
            <w:vAlign w:val="center"/>
          </w:tcPr>
          <w:p w14:paraId="58D530D1" w14:textId="4D6E0E44" w:rsidR="00664243" w:rsidRPr="00C301D7" w:rsidRDefault="00664243" w:rsidP="00B92D05">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664243" w:rsidRPr="00C301D7" w14:paraId="58D530D6" w14:textId="77777777" w:rsidTr="00C848CE">
        <w:trPr>
          <w:cantSplit/>
          <w:trHeight w:val="288"/>
        </w:trPr>
        <w:tc>
          <w:tcPr>
            <w:tcW w:w="164" w:type="pct"/>
            <w:vAlign w:val="center"/>
          </w:tcPr>
          <w:p w14:paraId="58D530D3"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459" w:type="pct"/>
            <w:tcMar>
              <w:left w:w="115" w:type="dxa"/>
              <w:right w:w="101" w:type="dxa"/>
            </w:tcMar>
            <w:vAlign w:val="center"/>
          </w:tcPr>
          <w:p w14:paraId="0A92397F" w14:textId="38046094" w:rsidR="00F90DD2" w:rsidRDefault="00664243"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F90DD2">
              <w:rPr>
                <w:rFonts w:asciiTheme="minorHAnsi" w:hAnsiTheme="minorHAnsi"/>
                <w:sz w:val="18"/>
                <w:szCs w:val="18"/>
              </w:rPr>
              <w:t>A</w:t>
            </w:r>
            <w:r w:rsidRPr="00C301D7">
              <w:rPr>
                <w:rFonts w:asciiTheme="minorHAnsi" w:hAnsiTheme="minorHAnsi"/>
                <w:sz w:val="18"/>
                <w:szCs w:val="18"/>
              </w:rPr>
              <w:t xml:space="preserve">ir </w:t>
            </w:r>
            <w:r w:rsidR="00F90DD2">
              <w:rPr>
                <w:rFonts w:asciiTheme="minorHAnsi" w:hAnsiTheme="minorHAnsi"/>
                <w:sz w:val="18"/>
                <w:szCs w:val="18"/>
              </w:rPr>
              <w:t>E</w:t>
            </w:r>
            <w:r w:rsidRPr="00C301D7">
              <w:rPr>
                <w:rFonts w:asciiTheme="minorHAnsi" w:hAnsiTheme="minorHAnsi"/>
                <w:sz w:val="18"/>
                <w:szCs w:val="18"/>
              </w:rPr>
              <w:t xml:space="preserve">ntering </w:t>
            </w:r>
            <w:r w:rsidR="00F90DD2">
              <w:rPr>
                <w:rFonts w:asciiTheme="minorHAnsi" w:hAnsiTheme="minorHAnsi"/>
                <w:sz w:val="18"/>
                <w:szCs w:val="18"/>
              </w:rPr>
              <w:t>D</w:t>
            </w:r>
            <w:r w:rsidRPr="00C301D7">
              <w:rPr>
                <w:rFonts w:asciiTheme="minorHAnsi" w:hAnsiTheme="minorHAnsi"/>
                <w:sz w:val="18"/>
                <w:szCs w:val="18"/>
              </w:rPr>
              <w:t xml:space="preserve">ry-bulb </w:t>
            </w:r>
            <w:r w:rsidR="00F90DD2">
              <w:rPr>
                <w:rFonts w:asciiTheme="minorHAnsi" w:hAnsiTheme="minorHAnsi"/>
                <w:sz w:val="18"/>
                <w:szCs w:val="18"/>
              </w:rPr>
              <w:t>T</w:t>
            </w:r>
            <w:r w:rsidRPr="00C301D7">
              <w:rPr>
                <w:rFonts w:asciiTheme="minorHAnsi" w:hAnsiTheme="minorHAnsi"/>
                <w:sz w:val="18"/>
                <w:szCs w:val="18"/>
              </w:rPr>
              <w:t xml:space="preserve">emperature </w:t>
            </w:r>
          </w:p>
          <w:p w14:paraId="58D530D4" w14:textId="1226311B" w:rsidR="00664243" w:rsidRPr="00C301D7" w:rsidRDefault="00664243"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377" w:type="pct"/>
            <w:tcMar>
              <w:left w:w="115" w:type="dxa"/>
              <w:right w:w="101" w:type="dxa"/>
            </w:tcMar>
            <w:vAlign w:val="center"/>
          </w:tcPr>
          <w:p w14:paraId="58D530D5" w14:textId="77777777" w:rsidR="00664243" w:rsidRPr="00C301D7" w:rsidRDefault="00664243" w:rsidP="00B92D05">
            <w:pPr>
              <w:keepNext/>
              <w:rPr>
                <w:rFonts w:asciiTheme="minorHAnsi" w:hAnsiTheme="minorHAnsi"/>
                <w:sz w:val="18"/>
                <w:szCs w:val="18"/>
              </w:rPr>
            </w:pPr>
          </w:p>
        </w:tc>
      </w:tr>
      <w:tr w:rsidR="00664243" w:rsidRPr="00C301D7" w14:paraId="58D530DA" w14:textId="77777777" w:rsidTr="00C848CE">
        <w:trPr>
          <w:cantSplit/>
          <w:trHeight w:val="288"/>
        </w:trPr>
        <w:tc>
          <w:tcPr>
            <w:tcW w:w="164" w:type="pct"/>
            <w:vAlign w:val="center"/>
          </w:tcPr>
          <w:p w14:paraId="58D530D7" w14:textId="77777777" w:rsidR="00664243" w:rsidRPr="00C301D7" w:rsidRDefault="00664243" w:rsidP="00B92D05">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459" w:type="pct"/>
            <w:tcMar>
              <w:left w:w="115" w:type="dxa"/>
              <w:right w:w="101" w:type="dxa"/>
            </w:tcMar>
            <w:vAlign w:val="center"/>
          </w:tcPr>
          <w:p w14:paraId="58D530D8" w14:textId="543D214B" w:rsidR="00664243" w:rsidRPr="00C301D7" w:rsidRDefault="00664243" w:rsidP="00B92D05">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377" w:type="pct"/>
            <w:tcMar>
              <w:left w:w="115" w:type="dxa"/>
              <w:right w:w="101" w:type="dxa"/>
            </w:tcMar>
            <w:vAlign w:val="center"/>
          </w:tcPr>
          <w:p w14:paraId="58D530D9" w14:textId="77777777" w:rsidR="00664243" w:rsidRPr="00C301D7" w:rsidRDefault="00664243" w:rsidP="00B92D05">
            <w:pPr>
              <w:keepNext/>
              <w:rPr>
                <w:rFonts w:asciiTheme="minorHAnsi" w:hAnsiTheme="minorHAnsi"/>
                <w:sz w:val="18"/>
                <w:szCs w:val="18"/>
              </w:rPr>
            </w:pPr>
          </w:p>
        </w:tc>
      </w:tr>
      <w:tr w:rsidR="00664243" w:rsidRPr="00C301D7" w14:paraId="58D530DE" w14:textId="77777777" w:rsidTr="00C848CE">
        <w:trPr>
          <w:cantSplit/>
          <w:trHeight w:val="288"/>
        </w:trPr>
        <w:tc>
          <w:tcPr>
            <w:tcW w:w="164" w:type="pct"/>
            <w:vAlign w:val="center"/>
          </w:tcPr>
          <w:p w14:paraId="58D530DB"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459" w:type="pct"/>
            <w:tcMar>
              <w:left w:w="115" w:type="dxa"/>
              <w:right w:w="101" w:type="dxa"/>
            </w:tcMar>
            <w:vAlign w:val="center"/>
          </w:tcPr>
          <w:p w14:paraId="58D530DC" w14:textId="483324B8" w:rsidR="00664243" w:rsidRPr="00C301D7" w:rsidRDefault="00664243" w:rsidP="00B92D05">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(SDR)</w:t>
            </w:r>
          </w:p>
        </w:tc>
        <w:tc>
          <w:tcPr>
            <w:tcW w:w="2377" w:type="pct"/>
            <w:tcMar>
              <w:left w:w="115" w:type="dxa"/>
              <w:right w:w="101" w:type="dxa"/>
            </w:tcMar>
            <w:vAlign w:val="center"/>
          </w:tcPr>
          <w:p w14:paraId="58D530DD" w14:textId="77777777" w:rsidR="00664243" w:rsidRPr="00C301D7" w:rsidRDefault="00664243" w:rsidP="00B92D05">
            <w:pPr>
              <w:keepNext/>
              <w:rPr>
                <w:rFonts w:asciiTheme="minorHAnsi" w:hAnsiTheme="minorHAnsi"/>
                <w:sz w:val="18"/>
                <w:szCs w:val="18"/>
              </w:rPr>
            </w:pPr>
          </w:p>
        </w:tc>
      </w:tr>
      <w:tr w:rsidR="00664243" w:rsidRPr="00C301D7" w14:paraId="58D530E2" w14:textId="77777777" w:rsidTr="00C848CE">
        <w:trPr>
          <w:cantSplit/>
          <w:trHeight w:val="288"/>
        </w:trPr>
        <w:tc>
          <w:tcPr>
            <w:tcW w:w="164" w:type="pct"/>
            <w:vAlign w:val="center"/>
          </w:tcPr>
          <w:p w14:paraId="58D530DF" w14:textId="77777777" w:rsidR="00664243" w:rsidRPr="00C301D7" w:rsidRDefault="00664243" w:rsidP="00B92D05">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459" w:type="pct"/>
            <w:tcMar>
              <w:left w:w="115" w:type="dxa"/>
              <w:right w:w="101" w:type="dxa"/>
            </w:tcMar>
            <w:vAlign w:val="center"/>
          </w:tcPr>
          <w:p w14:paraId="58D530E0" w14:textId="5E368996" w:rsidR="00664243" w:rsidRPr="00C301D7" w:rsidRDefault="00157956" w:rsidP="00B92D05">
            <w:pPr>
              <w:keepNext/>
              <w:rPr>
                <w:rFonts w:asciiTheme="minorHAnsi" w:hAnsiTheme="minorHAnsi"/>
                <w:sz w:val="18"/>
                <w:szCs w:val="18"/>
              </w:rPr>
            </w:pPr>
            <w:r>
              <w:rPr>
                <w:rFonts w:asciiTheme="minorHAnsi" w:hAnsiTheme="minorHAnsi"/>
                <w:sz w:val="18"/>
                <w:szCs w:val="18"/>
              </w:rPr>
              <w:t>Fault Indicator Display</w:t>
            </w:r>
            <w:r w:rsidR="00664243" w:rsidRPr="00C301D7">
              <w:rPr>
                <w:rFonts w:asciiTheme="minorHAnsi" w:hAnsiTheme="minorHAnsi"/>
                <w:sz w:val="18"/>
                <w:szCs w:val="18"/>
              </w:rPr>
              <w:t xml:space="preserve"> Verification Applicability</w:t>
            </w:r>
          </w:p>
        </w:tc>
        <w:tc>
          <w:tcPr>
            <w:tcW w:w="2377" w:type="pct"/>
            <w:tcMar>
              <w:left w:w="115" w:type="dxa"/>
              <w:right w:w="101" w:type="dxa"/>
            </w:tcMar>
            <w:vAlign w:val="center"/>
          </w:tcPr>
          <w:p w14:paraId="58D530E1" w14:textId="77777777" w:rsidR="00664243" w:rsidRPr="00C301D7" w:rsidRDefault="00664243" w:rsidP="00B92D05">
            <w:pPr>
              <w:keepNext/>
              <w:rPr>
                <w:rFonts w:asciiTheme="minorHAnsi" w:hAnsiTheme="minorHAnsi"/>
                <w:sz w:val="18"/>
                <w:szCs w:val="18"/>
              </w:rPr>
            </w:pPr>
          </w:p>
        </w:tc>
      </w:tr>
    </w:tbl>
    <w:p w14:paraId="58D530E3" w14:textId="77777777" w:rsidR="00664243" w:rsidRPr="00F76A4F" w:rsidRDefault="00664243" w:rsidP="00664243">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5265"/>
        <w:gridCol w:w="5174"/>
      </w:tblGrid>
      <w:tr w:rsidR="00664243" w:rsidRPr="00C301D7" w14:paraId="58D530E7" w14:textId="77777777" w:rsidTr="00D17B3C">
        <w:trPr>
          <w:cantSplit/>
          <w:trHeight w:val="288"/>
        </w:trPr>
        <w:tc>
          <w:tcPr>
            <w:tcW w:w="5000" w:type="pct"/>
            <w:gridSpan w:val="3"/>
            <w:vAlign w:val="center"/>
          </w:tcPr>
          <w:p w14:paraId="58D530E5" w14:textId="6046B9CD" w:rsidR="00664243" w:rsidRPr="00F76A4F" w:rsidRDefault="00664243" w:rsidP="00D17B3C">
            <w:pPr>
              <w:pStyle w:val="Header"/>
              <w:keepNext/>
              <w:tabs>
                <w:tab w:val="clear" w:pos="4320"/>
                <w:tab w:val="clear" w:pos="8640"/>
              </w:tabs>
              <w:rPr>
                <w:rFonts w:asciiTheme="minorHAnsi" w:hAnsiTheme="minorHAnsi"/>
                <w:b/>
                <w:szCs w:val="18"/>
              </w:rPr>
            </w:pPr>
            <w:r w:rsidRPr="00F76A4F">
              <w:rPr>
                <w:rFonts w:asciiTheme="minorHAnsi" w:hAnsiTheme="minorHAnsi"/>
                <w:b/>
                <w:szCs w:val="18"/>
              </w:rPr>
              <w:t>C. Measurement Access Hole (MAH) Verification</w:t>
            </w:r>
          </w:p>
          <w:p w14:paraId="58D530E6" w14:textId="61F18C1E" w:rsidR="00664243" w:rsidRPr="00C301D7" w:rsidRDefault="004978E7" w:rsidP="00D17B3C">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664243"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664243" w:rsidRPr="00C301D7" w14:paraId="58D530EB" w14:textId="77777777" w:rsidTr="00C848CE">
        <w:trPr>
          <w:cantSplit/>
          <w:trHeight w:val="288"/>
        </w:trPr>
        <w:tc>
          <w:tcPr>
            <w:tcW w:w="204" w:type="pct"/>
            <w:vAlign w:val="center"/>
          </w:tcPr>
          <w:p w14:paraId="58D530E8" w14:textId="77777777" w:rsidR="00664243" w:rsidRPr="00C301D7" w:rsidRDefault="00664243" w:rsidP="00D17B3C">
            <w:pPr>
              <w:pStyle w:val="IndexHeading"/>
              <w:keepNext/>
              <w:ind w:left="-115"/>
              <w:jc w:val="center"/>
              <w:rPr>
                <w:rFonts w:asciiTheme="minorHAnsi" w:hAnsiTheme="minorHAnsi"/>
                <w:b w:val="0"/>
                <w:bCs/>
                <w:sz w:val="18"/>
                <w:szCs w:val="18"/>
              </w:rPr>
            </w:pPr>
            <w:r w:rsidRPr="00C301D7">
              <w:rPr>
                <w:rFonts w:asciiTheme="minorHAnsi" w:hAnsiTheme="minorHAnsi"/>
                <w:b w:val="0"/>
                <w:bCs/>
                <w:sz w:val="18"/>
                <w:szCs w:val="18"/>
              </w:rPr>
              <w:t>01</w:t>
            </w:r>
          </w:p>
        </w:tc>
        <w:tc>
          <w:tcPr>
            <w:tcW w:w="2419" w:type="pct"/>
            <w:tcMar>
              <w:left w:w="115" w:type="dxa"/>
              <w:right w:w="101" w:type="dxa"/>
            </w:tcMar>
            <w:vAlign w:val="center"/>
          </w:tcPr>
          <w:p w14:paraId="58D530E9" w14:textId="473D63E0" w:rsidR="00664243" w:rsidRPr="00C301D7" w:rsidRDefault="00664243" w:rsidP="00F76A4F">
            <w:pPr>
              <w:keepNext/>
              <w:rPr>
                <w:rFonts w:asciiTheme="minorHAnsi" w:hAnsiTheme="minorHAnsi"/>
                <w:sz w:val="18"/>
                <w:szCs w:val="18"/>
              </w:rPr>
            </w:pPr>
            <w:r w:rsidRPr="00C301D7">
              <w:rPr>
                <w:rFonts w:asciiTheme="minorHAnsi" w:hAnsiTheme="minorHAnsi"/>
                <w:sz w:val="18"/>
                <w:szCs w:val="18"/>
              </w:rPr>
              <w:t xml:space="preserve">Method </w:t>
            </w:r>
            <w:r w:rsidR="00F90DD2">
              <w:rPr>
                <w:rFonts w:asciiTheme="minorHAnsi" w:hAnsiTheme="minorHAnsi"/>
                <w:sz w:val="18"/>
                <w:szCs w:val="18"/>
              </w:rPr>
              <w:t>U</w:t>
            </w:r>
            <w:r w:rsidRPr="00C301D7">
              <w:rPr>
                <w:rFonts w:asciiTheme="minorHAnsi" w:hAnsiTheme="minorHAnsi"/>
                <w:sz w:val="18"/>
                <w:szCs w:val="18"/>
              </w:rPr>
              <w:t xml:space="preserve">sed to </w:t>
            </w:r>
            <w:r w:rsidR="00F90DD2">
              <w:rPr>
                <w:rFonts w:asciiTheme="minorHAnsi" w:hAnsiTheme="minorHAnsi"/>
                <w:sz w:val="18"/>
                <w:szCs w:val="18"/>
              </w:rPr>
              <w:t>D</w:t>
            </w:r>
            <w:r w:rsidRPr="00C301D7">
              <w:rPr>
                <w:rFonts w:asciiTheme="minorHAnsi" w:hAnsiTheme="minorHAnsi"/>
                <w:sz w:val="18"/>
                <w:szCs w:val="18"/>
              </w:rPr>
              <w:t xml:space="preserve">emonstrate </w:t>
            </w:r>
            <w:r w:rsidR="00F90DD2">
              <w:rPr>
                <w:rFonts w:asciiTheme="minorHAnsi" w:hAnsiTheme="minorHAnsi"/>
                <w:sz w:val="18"/>
                <w:szCs w:val="18"/>
              </w:rPr>
              <w:t>C</w:t>
            </w:r>
            <w:r w:rsidRPr="00C301D7">
              <w:rPr>
                <w:rFonts w:asciiTheme="minorHAnsi" w:hAnsiTheme="minorHAnsi"/>
                <w:sz w:val="18"/>
                <w:szCs w:val="18"/>
              </w:rPr>
              <w:t xml:space="preserve">ompliance with the Measurement Access Hole (MAH) </w:t>
            </w:r>
            <w:r w:rsidR="00F90DD2">
              <w:rPr>
                <w:rFonts w:asciiTheme="minorHAnsi" w:hAnsiTheme="minorHAnsi"/>
                <w:sz w:val="18"/>
                <w:szCs w:val="18"/>
              </w:rPr>
              <w:t>R</w:t>
            </w:r>
            <w:r w:rsidRPr="00C301D7">
              <w:rPr>
                <w:rFonts w:asciiTheme="minorHAnsi" w:hAnsiTheme="minorHAnsi"/>
                <w:sz w:val="18"/>
                <w:szCs w:val="18"/>
              </w:rPr>
              <w:t>equirement</w:t>
            </w:r>
          </w:p>
        </w:tc>
        <w:tc>
          <w:tcPr>
            <w:tcW w:w="2377" w:type="pct"/>
            <w:tcMar>
              <w:left w:w="115" w:type="dxa"/>
              <w:right w:w="101" w:type="dxa"/>
            </w:tcMar>
            <w:vAlign w:val="center"/>
          </w:tcPr>
          <w:p w14:paraId="58D530EA" w14:textId="77777777" w:rsidR="00664243" w:rsidRPr="00C301D7" w:rsidRDefault="00664243" w:rsidP="00D17B3C">
            <w:pPr>
              <w:keepNext/>
              <w:rPr>
                <w:rFonts w:asciiTheme="minorHAnsi" w:hAnsiTheme="minorHAnsi"/>
                <w:sz w:val="18"/>
                <w:szCs w:val="18"/>
              </w:rPr>
            </w:pPr>
          </w:p>
        </w:tc>
      </w:tr>
    </w:tbl>
    <w:p w14:paraId="58D530EC" w14:textId="77777777" w:rsidR="00664243" w:rsidRPr="00C301D7" w:rsidRDefault="00664243" w:rsidP="00664243">
      <w:pPr>
        <w:rPr>
          <w:rFonts w:asciiTheme="minorHAnsi" w:hAnsiTheme="minorHAnsi"/>
          <w:b/>
          <w:sz w:val="18"/>
          <w:szCs w:val="18"/>
        </w:rPr>
      </w:pPr>
    </w:p>
    <w:p w14:paraId="58D530F8" w14:textId="77777777" w:rsidR="00664243" w:rsidRDefault="00664243" w:rsidP="00664243">
      <w:pPr>
        <w:pStyle w:val="Header"/>
        <w:tabs>
          <w:tab w:val="clear" w:pos="4320"/>
          <w:tab w:val="clear" w:pos="8640"/>
          <w:tab w:val="left" w:pos="360"/>
        </w:tabs>
        <w:rPr>
          <w:rFonts w:asciiTheme="minorHAnsi" w:hAnsiTheme="minorHAnsi"/>
          <w:b/>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466"/>
        <w:gridCol w:w="3262"/>
        <w:gridCol w:w="4583"/>
      </w:tblGrid>
      <w:tr w:rsidR="00112118" w:rsidRPr="006A3EEB" w14:paraId="3D1381BC" w14:textId="77777777" w:rsidTr="00112118">
        <w:trPr>
          <w:cantSplit/>
        </w:trPr>
        <w:tc>
          <w:tcPr>
            <w:tcW w:w="10998" w:type="dxa"/>
            <w:gridSpan w:val="4"/>
          </w:tcPr>
          <w:p w14:paraId="6B718CE9" w14:textId="56B62745" w:rsidR="00112118" w:rsidRPr="00BC1E29" w:rsidRDefault="00112118" w:rsidP="0011211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7E37C87E" w14:textId="77777777" w:rsidR="00112118" w:rsidRPr="00654A92" w:rsidRDefault="00112118" w:rsidP="0011211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tc>
      </w:tr>
      <w:tr w:rsidR="00112118" w:rsidRPr="006A3EEB" w14:paraId="303B4F6A" w14:textId="77777777" w:rsidTr="00112118">
        <w:trPr>
          <w:cantSplit/>
          <w:trHeight w:val="305"/>
        </w:trPr>
        <w:tc>
          <w:tcPr>
            <w:tcW w:w="2988" w:type="dxa"/>
            <w:gridSpan w:val="2"/>
            <w:vAlign w:val="center"/>
          </w:tcPr>
          <w:p w14:paraId="3064DBCB"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330" w:type="dxa"/>
          </w:tcPr>
          <w:p w14:paraId="2850D410"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4680" w:type="dxa"/>
            <w:vAlign w:val="center"/>
          </w:tcPr>
          <w:p w14:paraId="3FE43112"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4CE69D0" w14:textId="77777777" w:rsidTr="00112118">
        <w:trPr>
          <w:cantSplit/>
          <w:trHeight w:val="882"/>
        </w:trPr>
        <w:tc>
          <w:tcPr>
            <w:tcW w:w="2988" w:type="dxa"/>
            <w:gridSpan w:val="2"/>
            <w:tcBorders>
              <w:top w:val="nil"/>
            </w:tcBorders>
            <w:vAlign w:val="bottom"/>
          </w:tcPr>
          <w:p w14:paraId="6E62611C"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330" w:type="dxa"/>
            <w:tcBorders>
              <w:top w:val="nil"/>
            </w:tcBorders>
            <w:vAlign w:val="bottom"/>
          </w:tcPr>
          <w:p w14:paraId="4F345393"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4680" w:type="dxa"/>
            <w:tcBorders>
              <w:top w:val="nil"/>
            </w:tcBorders>
            <w:vAlign w:val="bottom"/>
          </w:tcPr>
          <w:p w14:paraId="25771787"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003D6F52" w14:textId="77777777" w:rsidTr="00112118">
        <w:trPr>
          <w:cantSplit/>
          <w:trHeight w:val="350"/>
        </w:trPr>
        <w:tc>
          <w:tcPr>
            <w:tcW w:w="2988" w:type="dxa"/>
            <w:gridSpan w:val="2"/>
          </w:tcPr>
          <w:p w14:paraId="5DBE2D3F" w14:textId="77777777" w:rsidR="00112118" w:rsidRPr="00654A92" w:rsidRDefault="00112118" w:rsidP="00112118">
            <w:pPr>
              <w:keepNext/>
              <w:rPr>
                <w:rFonts w:ascii="Calibri" w:hAnsi="Calibri"/>
                <w:sz w:val="14"/>
                <w:szCs w:val="14"/>
              </w:rPr>
            </w:pPr>
          </w:p>
        </w:tc>
        <w:tc>
          <w:tcPr>
            <w:tcW w:w="3330" w:type="dxa"/>
          </w:tcPr>
          <w:p w14:paraId="63DABE2C" w14:textId="77777777" w:rsidR="00112118" w:rsidRPr="00654A92" w:rsidRDefault="00112118" w:rsidP="00112118">
            <w:pPr>
              <w:keepNext/>
              <w:rPr>
                <w:rFonts w:ascii="Calibri" w:hAnsi="Calibri"/>
                <w:sz w:val="14"/>
                <w:szCs w:val="14"/>
              </w:rPr>
            </w:pPr>
          </w:p>
        </w:tc>
        <w:tc>
          <w:tcPr>
            <w:tcW w:w="4680" w:type="dxa"/>
          </w:tcPr>
          <w:p w14:paraId="59BE9A97" w14:textId="77777777" w:rsidR="00112118" w:rsidRPr="006A3EEB" w:rsidRDefault="00112118" w:rsidP="00112118">
            <w:pPr>
              <w:keepNext/>
              <w:rPr>
                <w:rFonts w:ascii="Calibri" w:hAnsi="Calibri"/>
                <w:sz w:val="16"/>
                <w:szCs w:val="16"/>
              </w:rPr>
            </w:pPr>
          </w:p>
        </w:tc>
      </w:tr>
      <w:tr w:rsidR="00112118" w:rsidRPr="006A3EEB" w14:paraId="129B031B" w14:textId="77777777" w:rsidTr="00112118">
        <w:trPr>
          <w:cantSplit/>
          <w:trHeight w:val="341"/>
        </w:trPr>
        <w:tc>
          <w:tcPr>
            <w:tcW w:w="2988" w:type="dxa"/>
            <w:gridSpan w:val="2"/>
          </w:tcPr>
          <w:p w14:paraId="4FE455CF" w14:textId="77777777" w:rsidR="00112118" w:rsidRPr="006A3EEB" w:rsidRDefault="00112118" w:rsidP="00112118">
            <w:pPr>
              <w:keepNext/>
              <w:rPr>
                <w:rFonts w:ascii="Calibri" w:hAnsi="Calibri"/>
                <w:sz w:val="16"/>
                <w:szCs w:val="16"/>
              </w:rPr>
            </w:pPr>
          </w:p>
        </w:tc>
        <w:tc>
          <w:tcPr>
            <w:tcW w:w="3330" w:type="dxa"/>
          </w:tcPr>
          <w:p w14:paraId="05BCC8CF" w14:textId="77777777" w:rsidR="00112118" w:rsidRPr="006A3EEB" w:rsidRDefault="00112118" w:rsidP="00112118">
            <w:pPr>
              <w:keepNext/>
              <w:rPr>
                <w:rFonts w:ascii="Calibri" w:hAnsi="Calibri"/>
                <w:sz w:val="16"/>
                <w:szCs w:val="16"/>
              </w:rPr>
            </w:pPr>
          </w:p>
        </w:tc>
        <w:tc>
          <w:tcPr>
            <w:tcW w:w="4680" w:type="dxa"/>
          </w:tcPr>
          <w:p w14:paraId="36707090" w14:textId="77777777" w:rsidR="00112118" w:rsidRPr="006A3EEB" w:rsidRDefault="00112118" w:rsidP="00112118">
            <w:pPr>
              <w:keepNext/>
              <w:rPr>
                <w:rFonts w:ascii="Calibri" w:hAnsi="Calibri"/>
                <w:sz w:val="16"/>
                <w:szCs w:val="16"/>
              </w:rPr>
            </w:pPr>
          </w:p>
        </w:tc>
      </w:tr>
      <w:tr w:rsidR="00112118" w:rsidRPr="00BC1E29" w14:paraId="6A4B3129" w14:textId="77777777" w:rsidTr="00112118">
        <w:tblPrEx>
          <w:tblLook w:val="0000" w:firstRow="0" w:lastRow="0" w:firstColumn="0" w:lastColumn="0" w:noHBand="0" w:noVBand="0"/>
        </w:tblPrEx>
        <w:trPr>
          <w:trHeight w:val="269"/>
        </w:trPr>
        <w:tc>
          <w:tcPr>
            <w:tcW w:w="467" w:type="dxa"/>
            <w:vAlign w:val="center"/>
          </w:tcPr>
          <w:p w14:paraId="5FD2DE86"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7AFB1F7" w14:textId="77777777" w:rsidR="00112118" w:rsidRPr="00FC6D8B" w:rsidRDefault="00112118" w:rsidP="00112118">
            <w:pPr>
              <w:keepNext/>
              <w:rPr>
                <w:rFonts w:ascii="Calibri" w:hAnsi="Calibri"/>
                <w:sz w:val="18"/>
                <w:szCs w:val="18"/>
              </w:rPr>
            </w:pPr>
            <w:r w:rsidRPr="00FC6D8B">
              <w:rPr>
                <w:rFonts w:ascii="Calibri" w:hAnsi="Calibri"/>
                <w:sz w:val="18"/>
                <w:szCs w:val="18"/>
              </w:rPr>
              <w:t xml:space="preserve">Compliance Statement: </w:t>
            </w:r>
          </w:p>
        </w:tc>
      </w:tr>
      <w:tr w:rsidR="00112118" w:rsidRPr="006A3EEB" w14:paraId="4E6929E2" w14:textId="77777777" w:rsidTr="00112118">
        <w:trPr>
          <w:cantSplit/>
        </w:trPr>
        <w:tc>
          <w:tcPr>
            <w:tcW w:w="10998" w:type="dxa"/>
            <w:gridSpan w:val="4"/>
          </w:tcPr>
          <w:p w14:paraId="61A9E954"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6607EA0D" w14:textId="77777777" w:rsidR="00112118" w:rsidRPr="00F76A4F" w:rsidRDefault="00112118" w:rsidP="00664243">
      <w:pPr>
        <w:pStyle w:val="Header"/>
        <w:tabs>
          <w:tab w:val="clear" w:pos="4320"/>
          <w:tab w:val="clear" w:pos="8640"/>
          <w:tab w:val="left" w:pos="360"/>
        </w:tabs>
        <w:rPr>
          <w:rFonts w:asciiTheme="minorHAnsi" w:hAnsiTheme="minorHAnsi"/>
          <w:b/>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5"/>
        <w:gridCol w:w="5204"/>
        <w:gridCol w:w="5133"/>
      </w:tblGrid>
      <w:tr w:rsidR="00664243" w:rsidRPr="00C301D7" w14:paraId="58D530FC" w14:textId="77777777" w:rsidTr="00D17B3C">
        <w:trPr>
          <w:cantSplit/>
          <w:trHeight w:val="288"/>
        </w:trPr>
        <w:tc>
          <w:tcPr>
            <w:tcW w:w="5000" w:type="pct"/>
            <w:gridSpan w:val="3"/>
            <w:vAlign w:val="center"/>
          </w:tcPr>
          <w:p w14:paraId="58D530FA" w14:textId="476471D8" w:rsidR="00664243" w:rsidRPr="00F76A4F" w:rsidRDefault="00664243" w:rsidP="00D17B3C">
            <w:pPr>
              <w:rPr>
                <w:rFonts w:asciiTheme="minorHAnsi" w:hAnsiTheme="minorHAnsi"/>
                <w:b/>
                <w:szCs w:val="18"/>
              </w:rPr>
            </w:pPr>
            <w:r w:rsidRPr="00F76A4F">
              <w:rPr>
                <w:rFonts w:asciiTheme="minorHAnsi" w:hAnsiTheme="minorHAnsi"/>
                <w:b/>
                <w:szCs w:val="18"/>
              </w:rPr>
              <w:t xml:space="preserve">E. </w:t>
            </w:r>
            <w:r w:rsidR="00157956">
              <w:rPr>
                <w:rFonts w:asciiTheme="minorHAnsi" w:hAnsiTheme="minorHAnsi"/>
                <w:b/>
                <w:szCs w:val="18"/>
              </w:rPr>
              <w:t>Fault Indicator Display</w:t>
            </w:r>
            <w:r w:rsidR="008147ED">
              <w:rPr>
                <w:rFonts w:asciiTheme="minorHAnsi" w:hAnsiTheme="minorHAnsi"/>
                <w:b/>
                <w:szCs w:val="18"/>
              </w:rPr>
              <w:t xml:space="preserve"> Installation Verification</w:t>
            </w:r>
          </w:p>
          <w:p w14:paraId="58D530FB" w14:textId="73705604" w:rsidR="00664243" w:rsidRPr="004978E7" w:rsidRDefault="00664243" w:rsidP="00D17B3C">
            <w:pPr>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664243" w:rsidRPr="00C301D7" w14:paraId="58D53100" w14:textId="77777777" w:rsidTr="00C848CE">
        <w:trPr>
          <w:cantSplit/>
          <w:trHeight w:val="288"/>
        </w:trPr>
        <w:tc>
          <w:tcPr>
            <w:tcW w:w="211" w:type="pct"/>
            <w:vAlign w:val="center"/>
          </w:tcPr>
          <w:p w14:paraId="58D530F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01</w:t>
            </w:r>
          </w:p>
        </w:tc>
        <w:tc>
          <w:tcPr>
            <w:tcW w:w="2411" w:type="pct"/>
            <w:vAlign w:val="center"/>
          </w:tcPr>
          <w:p w14:paraId="58D530FE" w14:textId="37A0BC8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Manufacturer Name/Make</w:t>
            </w:r>
          </w:p>
        </w:tc>
        <w:tc>
          <w:tcPr>
            <w:tcW w:w="2378" w:type="pct"/>
            <w:vAlign w:val="center"/>
          </w:tcPr>
          <w:p w14:paraId="58D530FF"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4" w14:textId="77777777" w:rsidTr="00C848CE">
        <w:trPr>
          <w:cantSplit/>
          <w:trHeight w:val="288"/>
        </w:trPr>
        <w:tc>
          <w:tcPr>
            <w:tcW w:w="211" w:type="pct"/>
            <w:vAlign w:val="center"/>
          </w:tcPr>
          <w:p w14:paraId="58D5310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02</w:t>
            </w:r>
          </w:p>
        </w:tc>
        <w:tc>
          <w:tcPr>
            <w:tcW w:w="2411" w:type="pct"/>
            <w:vAlign w:val="center"/>
          </w:tcPr>
          <w:p w14:paraId="58D53102" w14:textId="2C6D8898" w:rsidR="00664243" w:rsidRPr="00C301D7" w:rsidRDefault="00157956" w:rsidP="00D17B3C">
            <w:pPr>
              <w:rPr>
                <w:rFonts w:asciiTheme="minorHAnsi" w:hAnsiTheme="minorHAnsi"/>
                <w:sz w:val="18"/>
                <w:szCs w:val="18"/>
              </w:rPr>
            </w:pPr>
            <w:r>
              <w:rPr>
                <w:rFonts w:asciiTheme="minorHAnsi" w:hAnsiTheme="minorHAnsi"/>
                <w:sz w:val="18"/>
                <w:szCs w:val="18"/>
              </w:rPr>
              <w:t>FID</w:t>
            </w:r>
            <w:r w:rsidR="00664243" w:rsidRPr="00C301D7">
              <w:rPr>
                <w:rFonts w:asciiTheme="minorHAnsi" w:hAnsiTheme="minorHAnsi"/>
                <w:sz w:val="18"/>
                <w:szCs w:val="18"/>
              </w:rPr>
              <w:t xml:space="preserve"> Model Number</w:t>
            </w:r>
          </w:p>
        </w:tc>
        <w:tc>
          <w:tcPr>
            <w:tcW w:w="2378" w:type="pct"/>
            <w:vAlign w:val="center"/>
          </w:tcPr>
          <w:p w14:paraId="58D53103" w14:textId="77777777" w:rsidR="00664243" w:rsidRPr="00C301D7" w:rsidRDefault="00664243" w:rsidP="00D17B3C">
            <w:pPr>
              <w:pStyle w:val="Header"/>
              <w:tabs>
                <w:tab w:val="clear" w:pos="4320"/>
                <w:tab w:val="clear" w:pos="8640"/>
              </w:tabs>
              <w:rPr>
                <w:rFonts w:asciiTheme="minorHAnsi" w:hAnsiTheme="minorHAnsi"/>
                <w:sz w:val="18"/>
                <w:szCs w:val="18"/>
              </w:rPr>
            </w:pPr>
          </w:p>
        </w:tc>
      </w:tr>
      <w:tr w:rsidR="00664243" w:rsidRPr="00C301D7" w14:paraId="58D53108" w14:textId="77777777" w:rsidTr="00C848CE">
        <w:trPr>
          <w:trHeight w:val="288"/>
        </w:trPr>
        <w:tc>
          <w:tcPr>
            <w:tcW w:w="211" w:type="pct"/>
            <w:tcBorders>
              <w:top w:val="nil"/>
            </w:tcBorders>
            <w:vAlign w:val="center"/>
          </w:tcPr>
          <w:p w14:paraId="58D53105"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03</w:t>
            </w:r>
          </w:p>
        </w:tc>
        <w:tc>
          <w:tcPr>
            <w:tcW w:w="2411" w:type="pct"/>
            <w:tcBorders>
              <w:top w:val="nil"/>
            </w:tcBorders>
            <w:vAlign w:val="center"/>
          </w:tcPr>
          <w:p w14:paraId="58D53106" w14:textId="011E0B3C" w:rsidR="00664243" w:rsidRPr="00C301D7" w:rsidRDefault="00F90DD2" w:rsidP="00F76A4F">
            <w:pPr>
              <w:rPr>
                <w:rFonts w:asciiTheme="minorHAnsi" w:hAnsiTheme="minorHAnsi"/>
                <w:sz w:val="18"/>
                <w:szCs w:val="18"/>
              </w:rPr>
            </w:pPr>
            <w:r>
              <w:rPr>
                <w:rFonts w:asciiTheme="minorHAnsi" w:hAnsiTheme="minorHAnsi"/>
                <w:sz w:val="18"/>
                <w:szCs w:val="18"/>
              </w:rPr>
              <w:t>D</w:t>
            </w:r>
            <w:r w:rsidR="00664243" w:rsidRPr="00C301D7">
              <w:rPr>
                <w:rFonts w:asciiTheme="minorHAnsi" w:hAnsiTheme="minorHAnsi"/>
                <w:sz w:val="18"/>
                <w:szCs w:val="18"/>
              </w:rPr>
              <w:t xml:space="preserve">isplay </w:t>
            </w:r>
            <w:r>
              <w:rPr>
                <w:rFonts w:asciiTheme="minorHAnsi" w:hAnsiTheme="minorHAnsi"/>
                <w:sz w:val="18"/>
                <w:szCs w:val="18"/>
              </w:rPr>
              <w:t>M</w:t>
            </w:r>
            <w:r w:rsidR="00664243" w:rsidRPr="00C301D7">
              <w:rPr>
                <w:rFonts w:asciiTheme="minorHAnsi" w:hAnsiTheme="minorHAnsi"/>
                <w:sz w:val="18"/>
                <w:szCs w:val="18"/>
              </w:rPr>
              <w:t xml:space="preserve">odule is </w:t>
            </w:r>
            <w:r>
              <w:rPr>
                <w:rFonts w:asciiTheme="minorHAnsi" w:hAnsiTheme="minorHAnsi"/>
                <w:sz w:val="18"/>
                <w:szCs w:val="18"/>
              </w:rPr>
              <w:t>M</w:t>
            </w:r>
            <w:r w:rsidR="00664243" w:rsidRPr="00C301D7">
              <w:rPr>
                <w:rFonts w:asciiTheme="minorHAnsi" w:hAnsiTheme="minorHAnsi"/>
                <w:sz w:val="18"/>
                <w:szCs w:val="18"/>
              </w:rPr>
              <w:t xml:space="preserve">ounted </w:t>
            </w:r>
            <w:r>
              <w:rPr>
                <w:rFonts w:asciiTheme="minorHAnsi" w:hAnsiTheme="minorHAnsi"/>
                <w:sz w:val="18"/>
                <w:szCs w:val="18"/>
              </w:rPr>
              <w:t>A</w:t>
            </w:r>
            <w:r w:rsidR="00664243" w:rsidRPr="00C301D7">
              <w:rPr>
                <w:rFonts w:asciiTheme="minorHAnsi" w:hAnsiTheme="minorHAnsi"/>
                <w:sz w:val="18"/>
                <w:szCs w:val="18"/>
              </w:rPr>
              <w:t xml:space="preserve">djacent to the </w:t>
            </w:r>
            <w:r>
              <w:rPr>
                <w:rFonts w:asciiTheme="minorHAnsi" w:hAnsiTheme="minorHAnsi"/>
                <w:sz w:val="18"/>
                <w:szCs w:val="18"/>
              </w:rPr>
              <w:t>S</w:t>
            </w:r>
            <w:r w:rsidR="00664243" w:rsidRPr="00C301D7">
              <w:rPr>
                <w:rFonts w:asciiTheme="minorHAnsi" w:hAnsiTheme="minorHAnsi"/>
                <w:sz w:val="18"/>
                <w:szCs w:val="18"/>
              </w:rPr>
              <w:t xml:space="preserve">ystem </w:t>
            </w:r>
            <w:r>
              <w:rPr>
                <w:rFonts w:asciiTheme="minorHAnsi" w:hAnsiTheme="minorHAnsi"/>
                <w:sz w:val="18"/>
                <w:szCs w:val="18"/>
              </w:rPr>
              <w:t>T</w:t>
            </w:r>
            <w:r w:rsidR="00664243" w:rsidRPr="00C301D7">
              <w:rPr>
                <w:rFonts w:asciiTheme="minorHAnsi" w:hAnsiTheme="minorHAnsi"/>
                <w:sz w:val="18"/>
                <w:szCs w:val="18"/>
              </w:rPr>
              <w:t>hermostat</w:t>
            </w:r>
          </w:p>
        </w:tc>
        <w:tc>
          <w:tcPr>
            <w:tcW w:w="2378" w:type="pct"/>
            <w:tcBorders>
              <w:top w:val="nil"/>
            </w:tcBorders>
            <w:vAlign w:val="center"/>
          </w:tcPr>
          <w:p w14:paraId="58D53107" w14:textId="77777777" w:rsidR="00664243" w:rsidRPr="00C301D7" w:rsidRDefault="00664243" w:rsidP="00D17B3C">
            <w:pPr>
              <w:keepNext/>
              <w:rPr>
                <w:rFonts w:asciiTheme="minorHAnsi" w:hAnsiTheme="minorHAnsi"/>
                <w:sz w:val="18"/>
                <w:szCs w:val="18"/>
              </w:rPr>
            </w:pPr>
          </w:p>
        </w:tc>
      </w:tr>
      <w:tr w:rsidR="00664243" w:rsidRPr="00C301D7" w14:paraId="58D5310C" w14:textId="77777777" w:rsidTr="00C848CE">
        <w:trPr>
          <w:trHeight w:val="288"/>
        </w:trPr>
        <w:tc>
          <w:tcPr>
            <w:tcW w:w="211" w:type="pct"/>
            <w:vAlign w:val="center"/>
          </w:tcPr>
          <w:p w14:paraId="58D53109"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04</w:t>
            </w:r>
          </w:p>
        </w:tc>
        <w:tc>
          <w:tcPr>
            <w:tcW w:w="2411" w:type="pct"/>
            <w:vAlign w:val="center"/>
          </w:tcPr>
          <w:p w14:paraId="58D5310A" w14:textId="6E44BB7B"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01050A">
              <w:rPr>
                <w:rFonts w:asciiTheme="minorHAnsi" w:hAnsiTheme="minorHAnsi"/>
                <w:sz w:val="18"/>
                <w:szCs w:val="18"/>
              </w:rPr>
              <w:t>.</w:t>
            </w:r>
          </w:p>
        </w:tc>
        <w:tc>
          <w:tcPr>
            <w:tcW w:w="2378" w:type="pct"/>
            <w:vAlign w:val="center"/>
          </w:tcPr>
          <w:p w14:paraId="58D5310B" w14:textId="77777777" w:rsidR="00664243" w:rsidRPr="00C301D7" w:rsidRDefault="00664243" w:rsidP="00D17B3C">
            <w:pPr>
              <w:keepNext/>
              <w:rPr>
                <w:rFonts w:asciiTheme="minorHAnsi" w:hAnsiTheme="minorHAnsi"/>
                <w:sz w:val="18"/>
                <w:szCs w:val="18"/>
              </w:rPr>
            </w:pPr>
          </w:p>
        </w:tc>
      </w:tr>
      <w:tr w:rsidR="00664243" w:rsidRPr="00C301D7" w14:paraId="58D53110" w14:textId="77777777" w:rsidTr="00C848CE">
        <w:trPr>
          <w:trHeight w:val="288"/>
        </w:trPr>
        <w:tc>
          <w:tcPr>
            <w:tcW w:w="211" w:type="pct"/>
            <w:vAlign w:val="center"/>
          </w:tcPr>
          <w:p w14:paraId="58D5310D"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05</w:t>
            </w:r>
          </w:p>
        </w:tc>
        <w:tc>
          <w:tcPr>
            <w:tcW w:w="2411" w:type="pct"/>
            <w:vAlign w:val="center"/>
          </w:tcPr>
          <w:p w14:paraId="58D5310E" w14:textId="5DD94250" w:rsidR="00664243" w:rsidRPr="00C301D7" w:rsidRDefault="00664243" w:rsidP="00D17B3C">
            <w:pPr>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378" w:type="pct"/>
            <w:vAlign w:val="center"/>
          </w:tcPr>
          <w:p w14:paraId="58D5310F" w14:textId="77777777" w:rsidR="00664243" w:rsidRPr="00C301D7" w:rsidRDefault="00664243" w:rsidP="00D17B3C">
            <w:pPr>
              <w:keepNext/>
              <w:rPr>
                <w:rFonts w:asciiTheme="minorHAnsi" w:hAnsiTheme="minorHAnsi"/>
                <w:sz w:val="18"/>
                <w:szCs w:val="18"/>
              </w:rPr>
            </w:pPr>
          </w:p>
        </w:tc>
      </w:tr>
      <w:tr w:rsidR="00664243" w:rsidRPr="00C301D7" w14:paraId="58D53113" w14:textId="77777777" w:rsidTr="00D17B3C">
        <w:trPr>
          <w:trHeight w:val="288"/>
        </w:trPr>
        <w:tc>
          <w:tcPr>
            <w:tcW w:w="211" w:type="pct"/>
            <w:vAlign w:val="center"/>
          </w:tcPr>
          <w:p w14:paraId="58D53111" w14:textId="77777777" w:rsidR="00664243" w:rsidRPr="00C301D7" w:rsidRDefault="00664243" w:rsidP="00D17B3C">
            <w:pP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112" w14:textId="77777777" w:rsidR="00664243" w:rsidRPr="00C301D7" w:rsidRDefault="00664243" w:rsidP="00D17B3C">
            <w:pPr>
              <w:keepNext/>
              <w:rPr>
                <w:rFonts w:asciiTheme="minorHAnsi" w:hAnsiTheme="minorHAnsi"/>
                <w:sz w:val="18"/>
                <w:szCs w:val="18"/>
              </w:rPr>
            </w:pPr>
            <w:r w:rsidRPr="00C301D7">
              <w:rPr>
                <w:rFonts w:asciiTheme="minorHAnsi" w:hAnsiTheme="minorHAnsi"/>
                <w:sz w:val="18"/>
                <w:szCs w:val="18"/>
              </w:rPr>
              <w:t xml:space="preserve">Compliance Statement:  </w:t>
            </w:r>
          </w:p>
        </w:tc>
      </w:tr>
    </w:tbl>
    <w:p w14:paraId="58D53114" w14:textId="77777777" w:rsidR="00664243" w:rsidRPr="00F76A4F" w:rsidRDefault="00664243" w:rsidP="00664243">
      <w:pPr>
        <w:pStyle w:val="Header"/>
        <w:tabs>
          <w:tab w:val="clear" w:pos="4320"/>
          <w:tab w:val="clear" w:pos="8640"/>
          <w:tab w:val="left" w:pos="360"/>
        </w:tabs>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A28E6" w:rsidRPr="00DF3F73" w14:paraId="58D53118" w14:textId="77777777" w:rsidTr="004A28E6">
        <w:trPr>
          <w:cantSplit/>
          <w:trHeight w:val="432"/>
        </w:trPr>
        <w:tc>
          <w:tcPr>
            <w:tcW w:w="5000" w:type="pct"/>
            <w:gridSpan w:val="2"/>
            <w:vAlign w:val="center"/>
          </w:tcPr>
          <w:p w14:paraId="6B8EB855" w14:textId="77777777" w:rsidR="004A28E6" w:rsidRPr="00F76A4F" w:rsidRDefault="004A28E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117" w14:textId="0A502839" w:rsidR="004A28E6" w:rsidRPr="00DF3F73" w:rsidRDefault="00051A93" w:rsidP="00F76A4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A28E6" w:rsidRPr="00DF3F73" w14:paraId="58D5311B" w14:textId="77777777" w:rsidTr="004A28E6">
        <w:trPr>
          <w:cantSplit/>
          <w:trHeight w:val="432"/>
        </w:trPr>
        <w:tc>
          <w:tcPr>
            <w:tcW w:w="253" w:type="pct"/>
            <w:vAlign w:val="center"/>
          </w:tcPr>
          <w:p w14:paraId="58D53119" w14:textId="77777777" w:rsidR="004A28E6" w:rsidRPr="00DF3F73" w:rsidDel="00C76C40" w:rsidRDefault="004A28E6" w:rsidP="004A28E6">
            <w:pPr>
              <w:keepNext/>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11A" w14:textId="77777777" w:rsidR="004A28E6" w:rsidRPr="00DF3F73" w:rsidRDefault="004A28E6" w:rsidP="004A28E6">
            <w:pPr>
              <w:keepNext/>
              <w:spacing w:after="60"/>
              <w:rPr>
                <w:rFonts w:asciiTheme="minorHAnsi" w:hAnsiTheme="minorHAnsi"/>
                <w:sz w:val="18"/>
                <w:szCs w:val="18"/>
              </w:rPr>
            </w:pPr>
          </w:p>
        </w:tc>
      </w:tr>
    </w:tbl>
    <w:p w14:paraId="58D5311C" w14:textId="77777777" w:rsidR="004A28E6" w:rsidRDefault="004A28E6" w:rsidP="00664243">
      <w:pPr>
        <w:pStyle w:val="Header"/>
        <w:tabs>
          <w:tab w:val="clear" w:pos="4320"/>
          <w:tab w:val="clear" w:pos="8640"/>
          <w:tab w:val="left" w:pos="360"/>
        </w:tabs>
        <w:rPr>
          <w:rFonts w:asciiTheme="minorHAnsi" w:hAnsiTheme="minorHAnsi"/>
          <w:sz w:val="18"/>
          <w:szCs w:val="18"/>
        </w:rPr>
      </w:pPr>
    </w:p>
    <w:p w14:paraId="58D5311D" w14:textId="77777777" w:rsidR="004A28E6" w:rsidRPr="00C301D7" w:rsidRDefault="004A28E6" w:rsidP="00664243">
      <w:pPr>
        <w:pStyle w:val="Header"/>
        <w:tabs>
          <w:tab w:val="clear" w:pos="4320"/>
          <w:tab w:val="clear" w:pos="8640"/>
          <w:tab w:val="left" w:pos="360"/>
        </w:tabs>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664243" w:rsidRPr="00C301D7" w14:paraId="58D5311F" w14:textId="77777777">
        <w:trPr>
          <w:trHeight w:val="288"/>
        </w:trPr>
        <w:tc>
          <w:tcPr>
            <w:tcW w:w="10950" w:type="dxa"/>
            <w:gridSpan w:val="4"/>
            <w:vAlign w:val="center"/>
          </w:tcPr>
          <w:p w14:paraId="58D5311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lastRenderedPageBreak/>
              <w:t>Documentation Author's Declaration Statement</w:t>
            </w:r>
          </w:p>
        </w:tc>
      </w:tr>
      <w:tr w:rsidR="00664243" w:rsidRPr="00C301D7" w14:paraId="58D53121" w14:textId="77777777" w:rsidTr="00F76A4F">
        <w:trPr>
          <w:trHeight w:val="251"/>
        </w:trPr>
        <w:tc>
          <w:tcPr>
            <w:tcW w:w="10950" w:type="dxa"/>
            <w:gridSpan w:val="4"/>
            <w:vAlign w:val="center"/>
          </w:tcPr>
          <w:p w14:paraId="58D53120" w14:textId="77777777" w:rsidR="00664243" w:rsidRPr="00C301D7" w:rsidRDefault="00664243" w:rsidP="00F76A4F">
            <w:pPr>
              <w:keepNext/>
              <w:numPr>
                <w:ilvl w:val="0"/>
                <w:numId w:val="7"/>
              </w:numPr>
              <w:ind w:left="271" w:hanging="270"/>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664243" w:rsidRPr="00C301D7" w14:paraId="58D53124" w14:textId="77777777">
        <w:trPr>
          <w:trHeight w:val="360"/>
        </w:trPr>
        <w:tc>
          <w:tcPr>
            <w:tcW w:w="5434" w:type="dxa"/>
          </w:tcPr>
          <w:p w14:paraId="58D53122"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123"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Documentation Author Signature:</w:t>
            </w:r>
          </w:p>
        </w:tc>
      </w:tr>
      <w:tr w:rsidR="00664243" w:rsidRPr="00C301D7" w14:paraId="58D53127" w14:textId="77777777">
        <w:trPr>
          <w:trHeight w:val="360"/>
        </w:trPr>
        <w:tc>
          <w:tcPr>
            <w:tcW w:w="5434" w:type="dxa"/>
          </w:tcPr>
          <w:p w14:paraId="58D53125"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126"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Date Signed:</w:t>
            </w:r>
          </w:p>
        </w:tc>
      </w:tr>
      <w:tr w:rsidR="00664243" w:rsidRPr="00C301D7" w14:paraId="58D5312A" w14:textId="77777777">
        <w:trPr>
          <w:trHeight w:val="360"/>
        </w:trPr>
        <w:tc>
          <w:tcPr>
            <w:tcW w:w="5434" w:type="dxa"/>
          </w:tcPr>
          <w:p w14:paraId="58D53128"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129"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664243" w:rsidRPr="00C301D7" w14:paraId="58D5312D" w14:textId="77777777">
        <w:trPr>
          <w:trHeight w:val="360"/>
        </w:trPr>
        <w:tc>
          <w:tcPr>
            <w:tcW w:w="5434" w:type="dxa"/>
          </w:tcPr>
          <w:p w14:paraId="58D5312B"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12C" w14:textId="77777777" w:rsidR="00664243" w:rsidRPr="00F76A4F" w:rsidRDefault="00664243" w:rsidP="00445906">
            <w:pPr>
              <w:keepNext/>
              <w:rPr>
                <w:rFonts w:asciiTheme="minorHAnsi" w:hAnsiTheme="minorHAnsi"/>
                <w:sz w:val="14"/>
                <w:szCs w:val="18"/>
              </w:rPr>
            </w:pPr>
            <w:r w:rsidRPr="00F76A4F">
              <w:rPr>
                <w:rFonts w:asciiTheme="minorHAnsi" w:hAnsiTheme="minorHAnsi"/>
                <w:sz w:val="14"/>
                <w:szCs w:val="18"/>
              </w:rPr>
              <w:t>Phone:</w:t>
            </w:r>
          </w:p>
        </w:tc>
      </w:tr>
      <w:tr w:rsidR="00664243" w:rsidRPr="00C301D7" w14:paraId="58D5312F" w14:textId="77777777">
        <w:tblPrEx>
          <w:tblCellMar>
            <w:left w:w="115" w:type="dxa"/>
            <w:right w:w="115" w:type="dxa"/>
          </w:tblCellMar>
        </w:tblPrEx>
        <w:trPr>
          <w:trHeight w:val="296"/>
        </w:trPr>
        <w:tc>
          <w:tcPr>
            <w:tcW w:w="10950" w:type="dxa"/>
            <w:gridSpan w:val="4"/>
            <w:vAlign w:val="center"/>
          </w:tcPr>
          <w:p w14:paraId="58D5312E"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664243" w:rsidRPr="00C301D7" w14:paraId="58D53136" w14:textId="77777777">
        <w:tblPrEx>
          <w:tblCellMar>
            <w:left w:w="115" w:type="dxa"/>
            <w:right w:w="115" w:type="dxa"/>
          </w:tblCellMar>
        </w:tblPrEx>
        <w:trPr>
          <w:trHeight w:val="504"/>
        </w:trPr>
        <w:tc>
          <w:tcPr>
            <w:tcW w:w="10950" w:type="dxa"/>
            <w:gridSpan w:val="4"/>
            <w:shd w:val="clear" w:color="auto" w:fill="auto"/>
          </w:tcPr>
          <w:p w14:paraId="58D53130" w14:textId="77777777" w:rsidR="00664243" w:rsidRPr="00C301D7" w:rsidRDefault="00664243"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131"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132"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133"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134"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8D53135" w14:textId="77777777" w:rsidR="00515F4B" w:rsidRDefault="00664243" w:rsidP="00F76A4F">
            <w:pPr>
              <w:pStyle w:val="p2"/>
              <w:keepNext/>
              <w:numPr>
                <w:ilvl w:val="0"/>
                <w:numId w:val="20"/>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w:t>
            </w:r>
            <w:proofErr w:type="gramStart"/>
            <w:r w:rsidRPr="00C301D7">
              <w:rPr>
                <w:rFonts w:asciiTheme="minorHAnsi" w:hAnsiTheme="minorHAnsi"/>
                <w:sz w:val="18"/>
                <w:szCs w:val="18"/>
              </w:rPr>
              <w:t>posted, or</w:t>
            </w:r>
            <w:proofErr w:type="gramEnd"/>
            <w:r w:rsidRPr="00C301D7">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664243" w:rsidRPr="00C301D7" w14:paraId="58D53138" w14:textId="77777777">
        <w:tblPrEx>
          <w:tblCellMar>
            <w:left w:w="115" w:type="dxa"/>
            <w:right w:w="115" w:type="dxa"/>
          </w:tblCellMar>
        </w:tblPrEx>
        <w:trPr>
          <w:trHeight w:val="278"/>
        </w:trPr>
        <w:tc>
          <w:tcPr>
            <w:tcW w:w="10950" w:type="dxa"/>
            <w:gridSpan w:val="4"/>
            <w:vAlign w:val="center"/>
          </w:tcPr>
          <w:p w14:paraId="58D53137" w14:textId="77777777" w:rsidR="00664243" w:rsidRPr="00C301D7"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664243" w:rsidRPr="00C301D7" w14:paraId="58D5313A" w14:textId="77777777" w:rsidTr="00F76A4F">
        <w:tblPrEx>
          <w:tblCellMar>
            <w:left w:w="115" w:type="dxa"/>
            <w:right w:w="115" w:type="dxa"/>
          </w:tblCellMar>
        </w:tblPrEx>
        <w:trPr>
          <w:trHeight w:hRule="exact" w:val="360"/>
        </w:trPr>
        <w:tc>
          <w:tcPr>
            <w:tcW w:w="10950" w:type="dxa"/>
            <w:gridSpan w:val="4"/>
          </w:tcPr>
          <w:p w14:paraId="58D53139" w14:textId="77777777" w:rsidR="00664243" w:rsidRPr="00F76A4F" w:rsidRDefault="00664243"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664243" w:rsidRPr="00C301D7" w14:paraId="58D5313D" w14:textId="77777777" w:rsidTr="00F76A4F">
        <w:tblPrEx>
          <w:tblCellMar>
            <w:left w:w="115" w:type="dxa"/>
            <w:right w:w="115" w:type="dxa"/>
          </w:tblCellMar>
        </w:tblPrEx>
        <w:trPr>
          <w:trHeight w:hRule="exact" w:val="360"/>
        </w:trPr>
        <w:tc>
          <w:tcPr>
            <w:tcW w:w="5475" w:type="dxa"/>
            <w:gridSpan w:val="2"/>
          </w:tcPr>
          <w:p w14:paraId="58D5313B"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13C" w14:textId="77777777" w:rsidR="00664243" w:rsidRPr="00F76A4F" w:rsidRDefault="00664243"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664243" w:rsidRPr="00C301D7" w14:paraId="58D5313F" w14:textId="77777777">
        <w:tblPrEx>
          <w:tblCellMar>
            <w:left w:w="108" w:type="dxa"/>
            <w:right w:w="108" w:type="dxa"/>
          </w:tblCellMar>
        </w:tblPrEx>
        <w:trPr>
          <w:trHeight w:hRule="exact" w:val="288"/>
        </w:trPr>
        <w:tc>
          <w:tcPr>
            <w:tcW w:w="10950" w:type="dxa"/>
            <w:gridSpan w:val="4"/>
            <w:vAlign w:val="center"/>
          </w:tcPr>
          <w:p w14:paraId="58D5313E"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PROVIDER DATA REGISTRY INFORMATION</w:t>
            </w:r>
          </w:p>
        </w:tc>
      </w:tr>
      <w:tr w:rsidR="00664243" w:rsidRPr="00C301D7" w14:paraId="58D53142" w14:textId="77777777">
        <w:tblPrEx>
          <w:tblCellMar>
            <w:left w:w="108" w:type="dxa"/>
            <w:right w:w="108" w:type="dxa"/>
          </w:tblCellMar>
        </w:tblPrEx>
        <w:trPr>
          <w:trHeight w:hRule="exact" w:val="360"/>
        </w:trPr>
        <w:tc>
          <w:tcPr>
            <w:tcW w:w="5482" w:type="dxa"/>
            <w:gridSpan w:val="3"/>
          </w:tcPr>
          <w:p w14:paraId="58D53140" w14:textId="77777777"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141" w14:textId="252FCE1B" w:rsidR="00664243" w:rsidRPr="00F76A4F" w:rsidRDefault="00664243" w:rsidP="0044590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90DD2" w:rsidRPr="00F76A4F">
              <w:rPr>
                <w:rFonts w:asciiTheme="minorHAnsi" w:hAnsiTheme="minorHAnsi"/>
                <w:sz w:val="14"/>
                <w:szCs w:val="18"/>
              </w:rPr>
              <w:t>:</w:t>
            </w:r>
          </w:p>
        </w:tc>
      </w:tr>
      <w:tr w:rsidR="00664243" w:rsidRPr="00C301D7" w14:paraId="58D53144" w14:textId="77777777">
        <w:tblPrEx>
          <w:tblCellMar>
            <w:left w:w="108" w:type="dxa"/>
            <w:right w:w="108" w:type="dxa"/>
          </w:tblCellMar>
        </w:tblPrEx>
        <w:trPr>
          <w:trHeight w:val="288"/>
        </w:trPr>
        <w:tc>
          <w:tcPr>
            <w:tcW w:w="10950" w:type="dxa"/>
            <w:gridSpan w:val="4"/>
            <w:vAlign w:val="center"/>
          </w:tcPr>
          <w:p w14:paraId="58D53143" w14:textId="77777777" w:rsidR="00664243" w:rsidRPr="00C301D7"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RATER INFORMATION</w:t>
            </w:r>
          </w:p>
        </w:tc>
      </w:tr>
      <w:tr w:rsidR="00664243" w:rsidRPr="00C301D7" w14:paraId="58D53146" w14:textId="77777777">
        <w:tblPrEx>
          <w:tblCellMar>
            <w:left w:w="108" w:type="dxa"/>
            <w:right w:w="108" w:type="dxa"/>
          </w:tblCellMar>
        </w:tblPrEx>
        <w:trPr>
          <w:trHeight w:hRule="exact" w:val="360"/>
        </w:trPr>
        <w:tc>
          <w:tcPr>
            <w:tcW w:w="10950" w:type="dxa"/>
            <w:gridSpan w:val="4"/>
          </w:tcPr>
          <w:p w14:paraId="58D53145" w14:textId="77777777" w:rsidR="00664243" w:rsidRPr="00F76A4F" w:rsidRDefault="00664243"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664243" w:rsidRPr="00C301D7" w14:paraId="58D53149"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7"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148"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664243" w:rsidRPr="00C301D7" w14:paraId="58D5314C" w14:textId="77777777">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14A" w14:textId="3602A505"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90DD2"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14B" w14:textId="77777777" w:rsidR="00664243" w:rsidRPr="00F76A4F" w:rsidRDefault="00664243"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14D" w14:textId="77777777" w:rsidR="00664243" w:rsidRPr="00C301D7" w:rsidDel="00D158F3" w:rsidRDefault="00664243">
      <w:pPr>
        <w:rPr>
          <w:rFonts w:asciiTheme="minorHAnsi" w:hAnsiTheme="minorHAnsi"/>
          <w:sz w:val="18"/>
          <w:szCs w:val="18"/>
        </w:rPr>
      </w:pPr>
    </w:p>
    <w:p w14:paraId="58D5314E" w14:textId="77777777" w:rsidR="00C063EB" w:rsidRPr="00C301D7" w:rsidRDefault="00C063EB">
      <w:pPr>
        <w:rPr>
          <w:rFonts w:asciiTheme="minorHAnsi" w:hAnsiTheme="minorHAnsi"/>
          <w:sz w:val="18"/>
          <w:szCs w:val="18"/>
        </w:rPr>
        <w:sectPr w:rsidR="00C063EB" w:rsidRPr="00C301D7" w:rsidSect="00DC4523">
          <w:headerReference w:type="even" r:id="rId11"/>
          <w:headerReference w:type="default" r:id="rId12"/>
          <w:footerReference w:type="even" r:id="rId13"/>
          <w:footerReference w:type="default" r:id="rId14"/>
          <w:headerReference w:type="first" r:id="rId15"/>
          <w:footerReference w:type="first" r:id="rId16"/>
          <w:pgSz w:w="12240" w:h="15840" w:code="1"/>
          <w:pgMar w:top="720" w:right="720" w:bottom="720" w:left="720" w:header="432" w:footer="432" w:gutter="0"/>
          <w:pgNumType w:start="1"/>
          <w:cols w:space="720"/>
          <w:docGrid w:linePitch="272"/>
        </w:sectPr>
      </w:pPr>
    </w:p>
    <w:p w14:paraId="58D5314F" w14:textId="5DB74BB1" w:rsidR="00C063EB" w:rsidRPr="00F76A4F" w:rsidRDefault="00F90DD2" w:rsidP="00F76A4F">
      <w:pPr>
        <w:jc w:val="center"/>
        <w:rPr>
          <w:rFonts w:asciiTheme="minorHAnsi" w:hAnsiTheme="minorHAnsi"/>
          <w:b/>
          <w:szCs w:val="18"/>
        </w:rPr>
      </w:pPr>
      <w:r>
        <w:rPr>
          <w:rFonts w:asciiTheme="minorHAnsi" w:hAnsiTheme="minorHAnsi"/>
          <w:b/>
          <w:szCs w:val="18"/>
        </w:rPr>
        <w:lastRenderedPageBreak/>
        <w:t>CF3R-MCH-25d-H User Instructions</w:t>
      </w:r>
    </w:p>
    <w:p w14:paraId="58D53150" w14:textId="77777777" w:rsidR="00C063EB" w:rsidRPr="00C301D7" w:rsidRDefault="00C063EB" w:rsidP="00A669D7">
      <w:pPr>
        <w:rPr>
          <w:rFonts w:asciiTheme="minorHAnsi" w:hAnsiTheme="minorHAnsi"/>
          <w:sz w:val="18"/>
          <w:szCs w:val="18"/>
        </w:rPr>
      </w:pPr>
    </w:p>
    <w:p w14:paraId="58D53151" w14:textId="5BDF9F70" w:rsidR="00C063EB" w:rsidRPr="00F76A4F" w:rsidRDefault="00C063EB" w:rsidP="00A669D7">
      <w:pPr>
        <w:rPr>
          <w:rFonts w:asciiTheme="minorHAnsi" w:hAnsiTheme="minorHAnsi"/>
          <w:b/>
          <w:sz w:val="18"/>
          <w:szCs w:val="18"/>
        </w:rPr>
      </w:pPr>
      <w:r w:rsidRPr="00F76A4F">
        <w:rPr>
          <w:rFonts w:asciiTheme="minorHAnsi" w:hAnsiTheme="minorHAnsi"/>
          <w:b/>
          <w:sz w:val="18"/>
          <w:szCs w:val="18"/>
        </w:rPr>
        <w:t>Section A. System Information</w:t>
      </w:r>
    </w:p>
    <w:p w14:paraId="58D53153"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4" w14:textId="0DE08B8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5"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6" w14:textId="7A557D40"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7"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8" w14:textId="3CB2FDD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8D53159" w14:textId="69A4DBA1" w:rsidR="00781EB0" w:rsidRDefault="00781EB0" w:rsidP="00781EB0">
      <w:pPr>
        <w:pStyle w:val="ListParagraph"/>
        <w:numPr>
          <w:ilvl w:val="0"/>
          <w:numId w:val="8"/>
        </w:numPr>
        <w:rPr>
          <w:rFonts w:asciiTheme="minorHAnsi" w:hAnsiTheme="minorHAnsi"/>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sz w:val="18"/>
          <w:szCs w:val="18"/>
        </w:rPr>
        <w:t>.</w:t>
      </w:r>
      <w:r w:rsidRPr="00D0557E">
        <w:rPr>
          <w:rFonts w:asciiTheme="minorHAnsi" w:hAnsiTheme="minorHAnsi"/>
          <w:sz w:val="18"/>
        </w:rPr>
        <w:t xml:space="preserve"> Choose the type of refrigerant used by the system being verified. R-22 and R-410A are the most common, but other types may occasionally be encountered.</w:t>
      </w:r>
    </w:p>
    <w:p w14:paraId="58D5315A" w14:textId="75F78335"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If “Other” is chosen in A07, then installer will indicate the type of refrigerant being used. If R-22 or R-410A is being used (regardless of trade name, </w:t>
      </w:r>
      <w:proofErr w:type="spellStart"/>
      <w:r w:rsidRPr="00DF3F73">
        <w:rPr>
          <w:rFonts w:asciiTheme="minorHAnsi" w:hAnsiTheme="minorHAnsi"/>
          <w:sz w:val="18"/>
          <w:szCs w:val="18"/>
        </w:rPr>
        <w:t>Puron</w:t>
      </w:r>
      <w:proofErr w:type="spellEnd"/>
      <w:r w:rsidRPr="00DF3F73">
        <w:rPr>
          <w:rFonts w:asciiTheme="minorHAnsi" w:hAnsiTheme="minorHAnsi"/>
          <w:sz w:val="18"/>
          <w:szCs w:val="18"/>
        </w:rPr>
        <w:t xml:space="preserve">, </w:t>
      </w:r>
      <w:proofErr w:type="spellStart"/>
      <w:r w:rsidRPr="00DF3F73">
        <w:rPr>
          <w:rFonts w:asciiTheme="minorHAnsi" w:hAnsiTheme="minorHAnsi"/>
          <w:sz w:val="18"/>
          <w:szCs w:val="18"/>
        </w:rPr>
        <w:t>Genetron</w:t>
      </w:r>
      <w:proofErr w:type="spellEnd"/>
      <w:r w:rsidRPr="00DF3F73">
        <w:rPr>
          <w:rFonts w:asciiTheme="minorHAnsi" w:hAnsiTheme="minorHAnsi"/>
          <w:sz w:val="18"/>
          <w:szCs w:val="18"/>
        </w:rPr>
        <w:t xml:space="preserve">, etc.) it should be indicated in A07, not here. This row is only for refrigerants other than R-22 and R-410a. Documentation of other refrigerants should be requested.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p>
    <w:p w14:paraId="53303F25" w14:textId="4BFE54D2" w:rsidR="00E36575" w:rsidRDefault="00E36575" w:rsidP="00781EB0">
      <w:pPr>
        <w:pStyle w:val="ListParagraph"/>
        <w:numPr>
          <w:ilvl w:val="0"/>
          <w:numId w:val="8"/>
        </w:numPr>
        <w:rPr>
          <w:rFonts w:asciiTheme="minorHAnsi" w:hAnsiTheme="minorHAnsi"/>
          <w:sz w:val="18"/>
          <w:szCs w:val="18"/>
        </w:rPr>
      </w:pPr>
      <w:r>
        <w:rPr>
          <w:rFonts w:asciiTheme="minorHAnsi" w:hAnsiTheme="minorHAnsi"/>
          <w:sz w:val="18"/>
          <w:szCs w:val="18"/>
        </w:rPr>
        <w:t>This information is automatically pulled from the Certificate of Installation (CF2R-MCH-25). If applicable, a liquid line filter drier shall be installed according to the manufacturer’s specifications.</w:t>
      </w:r>
    </w:p>
    <w:p w14:paraId="58D5315B" w14:textId="1FFDD362"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These are defined in detail the Residential Compliance Manual. If installed system does not match this entry, it can be overwritten by </w:t>
      </w:r>
      <w:proofErr w:type="gramStart"/>
      <w:r w:rsidRPr="00DF3F73">
        <w:rPr>
          <w:rFonts w:asciiTheme="minorHAnsi" w:hAnsiTheme="minorHAnsi"/>
          <w:sz w:val="18"/>
          <w:szCs w:val="18"/>
        </w:rPr>
        <w:t>rater</w:t>
      </w:r>
      <w:proofErr w:type="gramEnd"/>
      <w:r w:rsidRPr="00DF3F73">
        <w:rPr>
          <w:rFonts w:asciiTheme="minorHAnsi" w:hAnsiTheme="minorHAnsi"/>
          <w:sz w:val="18"/>
          <w:szCs w:val="18"/>
        </w:rPr>
        <w:t xml:space="preserve"> but it will be flagged as a possible fail.</w:t>
      </w:r>
      <w:r w:rsidRPr="00DB0ECE">
        <w:rPr>
          <w:rFonts w:asciiTheme="minorHAnsi" w:hAnsiTheme="minorHAnsi"/>
        </w:rPr>
        <w:t xml:space="preserve"> </w:t>
      </w:r>
      <w:r w:rsidRPr="00D0557E">
        <w:rPr>
          <w:rFonts w:asciiTheme="minorHAnsi" w:hAnsiTheme="minorHAnsi"/>
          <w:sz w:val="18"/>
        </w:rPr>
        <w:t>Indicate whether the HVAC system is Completely New, Replacement or an Alteration.</w:t>
      </w:r>
    </w:p>
    <w:p w14:paraId="58D5315C" w14:textId="77D1E04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Installer is to select the appropriate choice regarding whether this system has a </w:t>
      </w:r>
      <w:r w:rsidR="00157956">
        <w:rPr>
          <w:rFonts w:asciiTheme="minorHAnsi" w:hAnsiTheme="minorHAnsi"/>
          <w:sz w:val="18"/>
          <w:szCs w:val="18"/>
        </w:rPr>
        <w:t>Fault Indicator Display</w:t>
      </w:r>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 xml:space="preserve">). Qualifying </w:t>
      </w:r>
      <w:r w:rsidR="00157956">
        <w:rPr>
          <w:rFonts w:asciiTheme="minorHAnsi" w:hAnsiTheme="minorHAnsi"/>
          <w:sz w:val="18"/>
          <w:szCs w:val="18"/>
        </w:rPr>
        <w:t>FID</w:t>
      </w:r>
      <w:r w:rsidRPr="00DF3F73">
        <w:rPr>
          <w:rFonts w:asciiTheme="minorHAnsi" w:hAnsiTheme="minorHAnsi"/>
          <w:sz w:val="18"/>
          <w:szCs w:val="18"/>
        </w:rPr>
        <w:t xml:space="preserve">’s may exempt a system from HERS refrigerant charge verification. </w:t>
      </w:r>
      <w:proofErr w:type="gramStart"/>
      <w:r w:rsidR="00157956">
        <w:rPr>
          <w:rFonts w:asciiTheme="minorHAnsi" w:hAnsiTheme="minorHAnsi"/>
          <w:sz w:val="18"/>
          <w:szCs w:val="18"/>
        </w:rPr>
        <w:t>FID</w:t>
      </w:r>
      <w:r w:rsidRPr="00DF3F73">
        <w:rPr>
          <w:rFonts w:asciiTheme="minorHAnsi" w:hAnsiTheme="minorHAnsi"/>
          <w:sz w:val="18"/>
          <w:szCs w:val="18"/>
        </w:rPr>
        <w:t>’s</w:t>
      </w:r>
      <w:proofErr w:type="gramEnd"/>
      <w:r w:rsidRPr="00DF3F73">
        <w:rPr>
          <w:rFonts w:asciiTheme="minorHAnsi" w:hAnsiTheme="minorHAnsi"/>
          <w:sz w:val="18"/>
          <w:szCs w:val="18"/>
        </w:rPr>
        <w:t xml:space="preserve"> are described in Joint Appendix JA6.1. </w:t>
      </w:r>
      <w:proofErr w:type="spellStart"/>
      <w:r w:rsidRPr="00DF3F73">
        <w:rPr>
          <w:rFonts w:asciiTheme="minorHAnsi" w:hAnsiTheme="minorHAnsi"/>
          <w:sz w:val="18"/>
          <w:szCs w:val="18"/>
        </w:rPr>
        <w:t>Qualfying</w:t>
      </w:r>
      <w:proofErr w:type="spellEnd"/>
      <w:r w:rsidRPr="00DF3F73">
        <w:rPr>
          <w:rFonts w:asciiTheme="minorHAnsi" w:hAnsiTheme="minorHAnsi"/>
          <w:sz w:val="18"/>
          <w:szCs w:val="18"/>
        </w:rPr>
        <w:t xml:space="preserve"> </w:t>
      </w:r>
      <w:r w:rsidR="00157956">
        <w:rPr>
          <w:rFonts w:asciiTheme="minorHAnsi" w:hAnsiTheme="minorHAnsi"/>
          <w:sz w:val="18"/>
          <w:szCs w:val="18"/>
        </w:rPr>
        <w:t>FID</w:t>
      </w:r>
      <w:r w:rsidRPr="00DF3F73">
        <w:rPr>
          <w:rFonts w:asciiTheme="minorHAnsi" w:hAnsiTheme="minorHAnsi"/>
          <w:sz w:val="18"/>
          <w:szCs w:val="18"/>
        </w:rPr>
        <w:t>’s must appear on a list of approved devices kept by the Commission. If installed system does not match the description here, it fails.</w:t>
      </w:r>
      <w:r>
        <w:rPr>
          <w:rFonts w:asciiTheme="minorHAnsi" w:hAnsiTheme="minorHAnsi"/>
          <w:sz w:val="18"/>
          <w:szCs w:val="18"/>
        </w:rPr>
        <w:t xml:space="preserve"> Note:</w:t>
      </w:r>
      <w:r w:rsidRPr="00DB0ECE">
        <w:rPr>
          <w:rFonts w:asciiTheme="minorHAnsi" w:hAnsiTheme="minorHAnsi"/>
          <w:sz w:val="18"/>
          <w:szCs w:val="18"/>
        </w:rPr>
        <w:t xml:space="preserve"> </w:t>
      </w:r>
      <w:r w:rsidRPr="00D0557E">
        <w:rPr>
          <w:rFonts w:asciiTheme="minorHAnsi" w:hAnsiTheme="minorHAnsi"/>
          <w:sz w:val="18"/>
        </w:rPr>
        <w:t xml:space="preserve">Installation of </w:t>
      </w:r>
      <w:proofErr w:type="gramStart"/>
      <w:r w:rsidRPr="00D0557E">
        <w:rPr>
          <w:rFonts w:asciiTheme="minorHAnsi" w:hAnsiTheme="minorHAnsi"/>
          <w:sz w:val="18"/>
        </w:rPr>
        <w:t>a</w:t>
      </w:r>
      <w:proofErr w:type="gramEnd"/>
      <w:r w:rsidRPr="00D0557E">
        <w:rPr>
          <w:rFonts w:asciiTheme="minorHAnsi" w:hAnsiTheme="minorHAnsi"/>
          <w:sz w:val="18"/>
        </w:rPr>
        <w:t xml:space="preserve"> </w:t>
      </w:r>
      <w:r w:rsidR="00157956">
        <w:rPr>
          <w:rFonts w:asciiTheme="minorHAnsi" w:hAnsiTheme="minorHAnsi"/>
          <w:sz w:val="18"/>
        </w:rPr>
        <w:t>FID</w:t>
      </w:r>
      <w:r w:rsidRPr="00D0557E">
        <w:rPr>
          <w:rFonts w:asciiTheme="minorHAnsi" w:hAnsiTheme="minorHAnsi"/>
          <w:sz w:val="18"/>
        </w:rPr>
        <w:t xml:space="preserve"> does not exempt the installer from proper refrigerant charge verification. It may only exempt the need for third party refrigerant charge verification. Third party verification of the </w:t>
      </w:r>
      <w:r w:rsidR="00157956">
        <w:rPr>
          <w:rFonts w:asciiTheme="minorHAnsi" w:hAnsiTheme="minorHAnsi"/>
          <w:sz w:val="18"/>
        </w:rPr>
        <w:t>FID</w:t>
      </w:r>
      <w:r w:rsidRPr="00D0557E">
        <w:rPr>
          <w:rFonts w:asciiTheme="minorHAnsi" w:hAnsiTheme="minorHAnsi"/>
          <w:sz w:val="18"/>
        </w:rPr>
        <w:t xml:space="preserve"> is required. Other requirements may also be triggered.</w:t>
      </w:r>
    </w:p>
    <w:p w14:paraId="58D5315D" w14:textId="1451E55E"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Most ducted split systems and package systems are of the type that minimum airflow can be verified using an approved measurement procedure. Examples of systems that do not meet this description are ductless systems. Selecting “No” here may subject the project to additional scrutiny by enforcement personnel.</w:t>
      </w:r>
    </w:p>
    <w:p w14:paraId="58D5315E" w14:textId="4B178A8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w:t>
      </w:r>
      <w:r w:rsidR="008F7A35">
        <w:rPr>
          <w:rFonts w:asciiTheme="minorHAnsi" w:hAnsiTheme="minorHAnsi"/>
          <w:sz w:val="18"/>
          <w:szCs w:val="18"/>
        </w:rPr>
        <w:t>.</w:t>
      </w:r>
      <w:r w:rsidRPr="00DF3F73">
        <w:rPr>
          <w:rFonts w:asciiTheme="minorHAnsi" w:hAnsiTheme="minorHAnsi"/>
          <w:sz w:val="18"/>
          <w:szCs w:val="18"/>
        </w:rPr>
        <w:t xml:space="preserve"> Most ducted split systems and package systems are of the type that approved refrigerant charge verification procedures detailed in Residential Appendix RA3.2.2 or RA1 can be used (i.e., Standard Charge Verification or Winter Setup Verification procedures). Examples of systems that may not meet this description are “mini splits” or variable refrigerant flow systems that may only be charged using weigh-in procedures. Selecting “No” here may subject the project to additional scrutiny.</w:t>
      </w:r>
    </w:p>
    <w:p w14:paraId="58D5315F" w14:textId="77777777"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HERS rater to input date of </w:t>
      </w:r>
      <w:r>
        <w:rPr>
          <w:rFonts w:asciiTheme="minorHAnsi" w:hAnsiTheme="minorHAnsi"/>
          <w:sz w:val="18"/>
          <w:szCs w:val="18"/>
        </w:rPr>
        <w:t xml:space="preserve">their </w:t>
      </w:r>
      <w:r w:rsidRPr="00DF3F73">
        <w:rPr>
          <w:rFonts w:asciiTheme="minorHAnsi" w:hAnsiTheme="minorHAnsi"/>
          <w:sz w:val="18"/>
          <w:szCs w:val="18"/>
        </w:rPr>
        <w:t>refrigerant charge verification.</w:t>
      </w:r>
    </w:p>
    <w:p w14:paraId="58D53160" w14:textId="612A336F"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This information is automatically pulled from the Certificate of Installation (CF2R-MCH-25). The installer is to have select</w:t>
      </w:r>
      <w:r>
        <w:rPr>
          <w:rFonts w:asciiTheme="minorHAnsi" w:hAnsiTheme="minorHAnsi"/>
          <w:sz w:val="18"/>
          <w:szCs w:val="18"/>
        </w:rPr>
        <w:t>ed</w:t>
      </w:r>
      <w:r w:rsidRPr="00DF3F73">
        <w:rPr>
          <w:rFonts w:asciiTheme="minorHAnsi" w:hAnsiTheme="minorHAnsi"/>
          <w:sz w:val="18"/>
          <w:szCs w:val="18"/>
        </w:rPr>
        <w:t xml:space="preserve"> the refrigerant charge verification method used from the choices provided:</w:t>
      </w:r>
    </w:p>
    <w:p w14:paraId="58D53161" w14:textId="38A86C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Superheat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fixed orifice refrigerant metering devices (non-variable metering devices). This method is detailed in Reference Appendix RA3.2.2.6.1.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CF2R-MCH-25a.</w:t>
      </w:r>
    </w:p>
    <w:p w14:paraId="58D53162" w14:textId="66CA1A04"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Subcooling (outdoor temperature must be ≥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his verification method can only be used when the outdoor temperature is at or above 55</w:t>
      </w:r>
      <w:r w:rsidR="00C848CE">
        <w:rPr>
          <w:rFonts w:asciiTheme="minorHAnsi" w:hAnsiTheme="minorHAnsi"/>
          <w:sz w:val="18"/>
          <w:szCs w:val="18"/>
        </w:rPr>
        <w:t>°</w:t>
      </w:r>
      <w:r w:rsidRPr="00DF3F73">
        <w:rPr>
          <w:rFonts w:asciiTheme="minorHAnsi" w:hAnsiTheme="minorHAnsi"/>
          <w:sz w:val="18"/>
          <w:szCs w:val="18"/>
        </w:rPr>
        <w:t xml:space="preserve">F. It is only used on systems with variable metering devices (TXV or EXV). This method is detailed in Reference Appendix RA3.2.2.6.2. Systems verified using this method may be eligible for HERS verification compliance using </w:t>
      </w:r>
      <w:r>
        <w:rPr>
          <w:rFonts w:asciiTheme="minorHAnsi" w:hAnsiTheme="minorHAnsi"/>
          <w:sz w:val="18"/>
          <w:szCs w:val="18"/>
        </w:rPr>
        <w:t>Group S</w:t>
      </w:r>
      <w:r w:rsidRPr="00DF3F73">
        <w:rPr>
          <w:rFonts w:asciiTheme="minorHAnsi" w:hAnsiTheme="minorHAnsi"/>
          <w:sz w:val="18"/>
          <w:szCs w:val="18"/>
        </w:rPr>
        <w:t>ampling.  Choosing this option will generate a CF2R-MCH-25b.</w:t>
      </w:r>
    </w:p>
    <w:p w14:paraId="58D53163" w14:textId="7255074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 xml:space="preserve">Weigh-in; </w:t>
      </w:r>
      <w:r w:rsidR="00C23536">
        <w:rPr>
          <w:rFonts w:asciiTheme="minorHAnsi" w:hAnsiTheme="minorHAnsi"/>
          <w:sz w:val="18"/>
          <w:szCs w:val="18"/>
        </w:rPr>
        <w:t>t</w:t>
      </w:r>
      <w:r w:rsidRPr="00DF3F73">
        <w:rPr>
          <w:rFonts w:asciiTheme="minorHAnsi" w:hAnsiTheme="minorHAnsi"/>
          <w:sz w:val="18"/>
          <w:szCs w:val="18"/>
        </w:rPr>
        <w:t xml:space="preserve">his verification method can be used </w:t>
      </w:r>
      <w:r>
        <w:rPr>
          <w:rFonts w:asciiTheme="minorHAnsi" w:hAnsiTheme="minorHAnsi"/>
          <w:sz w:val="18"/>
          <w:szCs w:val="18"/>
        </w:rPr>
        <w:t xml:space="preserve">by the installer </w:t>
      </w:r>
      <w:r w:rsidRPr="00DF3F73">
        <w:rPr>
          <w:rFonts w:asciiTheme="minorHAnsi" w:hAnsiTheme="minorHAnsi"/>
          <w:sz w:val="18"/>
          <w:szCs w:val="18"/>
        </w:rPr>
        <w:t>at any outdoor temperature allowed by the equipment manufacturer. This method is detailed in Reference Appendix RA3.2.3. Systems verified using this method are NOT eligible for HERS verification compliance using Group Sampling. Choosing this option will generate a CF2R-MCH-25c.</w:t>
      </w:r>
    </w:p>
    <w:p w14:paraId="58D53164" w14:textId="6299BE1F"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t>Winter Setup (applicable when outdoor temperature is &lt; 55</w:t>
      </w:r>
      <w:r w:rsidR="00C848CE">
        <w:rPr>
          <w:rFonts w:asciiTheme="minorHAnsi" w:hAnsiTheme="minorHAnsi"/>
          <w:sz w:val="18"/>
          <w:szCs w:val="18"/>
        </w:rPr>
        <w:t>°</w:t>
      </w:r>
      <w:r w:rsidRPr="00DF3F73">
        <w:rPr>
          <w:rFonts w:asciiTheme="minorHAnsi" w:hAnsiTheme="minorHAnsi"/>
          <w:sz w:val="18"/>
          <w:szCs w:val="18"/>
        </w:rPr>
        <w:t xml:space="preserve">F); </w:t>
      </w:r>
      <w:r w:rsidR="008F7A35">
        <w:rPr>
          <w:rFonts w:asciiTheme="minorHAnsi" w:hAnsiTheme="minorHAnsi"/>
          <w:sz w:val="18"/>
          <w:szCs w:val="18"/>
        </w:rPr>
        <w:t>t</w:t>
      </w:r>
      <w:r w:rsidRPr="00DF3F73">
        <w:rPr>
          <w:rFonts w:asciiTheme="minorHAnsi" w:hAnsiTheme="minorHAnsi"/>
          <w:sz w:val="18"/>
          <w:szCs w:val="18"/>
        </w:rPr>
        <w:t>he Winter Setup verification method is a special version of the Subcooling method. It can be used when the outdoor temperature is between 37</w:t>
      </w:r>
      <w:r w:rsidR="00C848CE">
        <w:rPr>
          <w:rFonts w:asciiTheme="minorHAnsi" w:hAnsiTheme="minorHAnsi"/>
          <w:sz w:val="18"/>
          <w:szCs w:val="18"/>
        </w:rPr>
        <w:t>°F</w:t>
      </w:r>
      <w:r w:rsidRPr="00DF3F73">
        <w:rPr>
          <w:rFonts w:asciiTheme="minorHAnsi" w:hAnsiTheme="minorHAnsi"/>
          <w:sz w:val="18"/>
          <w:szCs w:val="18"/>
        </w:rPr>
        <w:t xml:space="preserve"> and 55</w:t>
      </w:r>
      <w:r w:rsidR="00C848CE">
        <w:rPr>
          <w:rFonts w:asciiTheme="minorHAnsi" w:hAnsiTheme="minorHAnsi"/>
          <w:sz w:val="18"/>
          <w:szCs w:val="18"/>
        </w:rPr>
        <w:t>°</w:t>
      </w:r>
      <w:r w:rsidRPr="00DF3F73">
        <w:rPr>
          <w:rFonts w:asciiTheme="minorHAnsi" w:hAnsiTheme="minorHAnsi"/>
          <w:sz w:val="18"/>
          <w:szCs w:val="18"/>
        </w:rPr>
        <w:t>F. It can only be used on equipment where the manufacturer has specifically approved it for the equipment being tested. The Winter Setup procedure is details in Residential Appendix RA1.2. Choosing this option will generate a CF2R-MCH-25e.</w:t>
      </w:r>
    </w:p>
    <w:p w14:paraId="58D53165" w14:textId="1A3B7E4A" w:rsidR="00781EB0" w:rsidRPr="00DF3F73" w:rsidRDefault="00781EB0" w:rsidP="00781EB0">
      <w:pPr>
        <w:pStyle w:val="ListParagraph"/>
        <w:numPr>
          <w:ilvl w:val="0"/>
          <w:numId w:val="12"/>
        </w:numPr>
        <w:spacing w:after="60"/>
        <w:ind w:left="1080"/>
        <w:rPr>
          <w:rFonts w:asciiTheme="minorHAnsi" w:hAnsiTheme="minorHAnsi"/>
          <w:sz w:val="18"/>
          <w:szCs w:val="18"/>
        </w:rPr>
      </w:pPr>
      <w:r w:rsidRPr="00DF3F73">
        <w:rPr>
          <w:rFonts w:asciiTheme="minorHAnsi" w:hAnsiTheme="minorHAnsi"/>
          <w:sz w:val="18"/>
          <w:szCs w:val="18"/>
        </w:rPr>
        <w:lastRenderedPageBreak/>
        <w:t xml:space="preserve">New Package Unit Factory </w:t>
      </w:r>
      <w:proofErr w:type="gramStart"/>
      <w:r w:rsidRPr="00DF3F73">
        <w:rPr>
          <w:rFonts w:asciiTheme="minorHAnsi" w:hAnsiTheme="minorHAnsi"/>
          <w:sz w:val="18"/>
          <w:szCs w:val="18"/>
        </w:rPr>
        <w:t>Charge;</w:t>
      </w:r>
      <w:proofErr w:type="gramEnd"/>
      <w:r w:rsidRPr="00DF3F73">
        <w:rPr>
          <w:rFonts w:asciiTheme="minorHAnsi" w:hAnsiTheme="minorHAnsi"/>
          <w:sz w:val="18"/>
          <w:szCs w:val="18"/>
        </w:rPr>
        <w:t xml:space="preserve"> </w:t>
      </w:r>
      <w:r w:rsidR="008F7A35">
        <w:rPr>
          <w:rFonts w:asciiTheme="minorHAnsi" w:hAnsiTheme="minorHAnsi"/>
          <w:sz w:val="18"/>
          <w:szCs w:val="18"/>
        </w:rPr>
        <w:t>t</w:t>
      </w:r>
      <w:r>
        <w:rPr>
          <w:rFonts w:asciiTheme="minorHAnsi" w:hAnsiTheme="minorHAnsi"/>
          <w:sz w:val="18"/>
          <w:szCs w:val="18"/>
        </w:rPr>
        <w:t>he installer should c</w:t>
      </w:r>
      <w:r w:rsidRPr="00DF3F73">
        <w:rPr>
          <w:rFonts w:asciiTheme="minorHAnsi" w:hAnsiTheme="minorHAnsi"/>
          <w:sz w:val="18"/>
          <w:szCs w:val="18"/>
        </w:rPr>
        <w:t>hoose this option when a new package unit is being installed that has an AHRI rating. This helps ensure that the unit was properly charged at the factory. HERS verification of refrigerant charge may not be required in this case. Choosing this option will generate a CF2R-MCH-25f.</w:t>
      </w:r>
    </w:p>
    <w:p w14:paraId="58D53166" w14:textId="136CB426"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w:t>
      </w:r>
      <w:r w:rsidR="008F7A35">
        <w:rPr>
          <w:rFonts w:asciiTheme="minorHAnsi" w:hAnsiTheme="minorHAnsi"/>
          <w:sz w:val="18"/>
          <w:szCs w:val="18"/>
        </w:rPr>
        <w:t>T</w:t>
      </w:r>
      <w:r w:rsidRPr="00DF3F73">
        <w:rPr>
          <w:rFonts w:asciiTheme="minorHAnsi" w:hAnsiTheme="minorHAnsi"/>
          <w:sz w:val="18"/>
          <w:szCs w:val="18"/>
        </w:rPr>
        <w:t>he installer (or rater) is to have identified who performed the verification that is documented on the Certificate of Installation. Note that HERS verification compliance by Group Sampling requires that the installer perform their own refrigerant charge verification as part of the installation of the equipment prior to the system being put into a sample group for possible selection by a HERS rater for verification. If Group Sampling is not intended, the HERS Rater may perform the refrigerant charge verification on behalf of the Installing Contractor (applies to any method but Weigh-In) and the Rater will enter same results on both the CF2R and CF3R.</w:t>
      </w:r>
    </w:p>
    <w:p w14:paraId="58D53167" w14:textId="7B2E22B1" w:rsidR="00781EB0" w:rsidRPr="00DF3F73" w:rsidRDefault="00781EB0" w:rsidP="00781EB0">
      <w:pPr>
        <w:pStyle w:val="ListParagraph"/>
        <w:numPr>
          <w:ilvl w:val="0"/>
          <w:numId w:val="8"/>
        </w:numPr>
        <w:rPr>
          <w:rFonts w:asciiTheme="minorHAnsi" w:hAnsiTheme="minorHAnsi"/>
          <w:sz w:val="18"/>
          <w:szCs w:val="18"/>
        </w:rPr>
      </w:pPr>
      <w:r w:rsidRPr="00DF3F73">
        <w:rPr>
          <w:rFonts w:asciiTheme="minorHAnsi" w:hAnsiTheme="minorHAnsi"/>
          <w:sz w:val="18"/>
          <w:szCs w:val="18"/>
        </w:rPr>
        <w:t xml:space="preserve">This information is automatically pulled from the Certificate of Installation (CF2R-MCH-25). The Group Sampling status is automatically displayed based on the input results of </w:t>
      </w:r>
      <w:r w:rsidR="001051E1">
        <w:rPr>
          <w:rFonts w:asciiTheme="minorHAnsi" w:hAnsiTheme="minorHAnsi"/>
          <w:sz w:val="18"/>
          <w:szCs w:val="18"/>
        </w:rPr>
        <w:t>A15</w:t>
      </w:r>
      <w:r w:rsidRPr="00DF3F73">
        <w:rPr>
          <w:rFonts w:asciiTheme="minorHAnsi" w:hAnsiTheme="minorHAnsi"/>
          <w:sz w:val="18"/>
          <w:szCs w:val="18"/>
        </w:rPr>
        <w:t xml:space="preserve"> and </w:t>
      </w:r>
      <w:r w:rsidR="001051E1">
        <w:rPr>
          <w:rFonts w:asciiTheme="minorHAnsi" w:hAnsiTheme="minorHAnsi"/>
          <w:sz w:val="18"/>
          <w:szCs w:val="18"/>
        </w:rPr>
        <w:t>A16</w:t>
      </w:r>
      <w:r w:rsidRPr="00DF3F73">
        <w:rPr>
          <w:rFonts w:asciiTheme="minorHAnsi" w:hAnsiTheme="minorHAnsi"/>
          <w:sz w:val="18"/>
          <w:szCs w:val="18"/>
        </w:rPr>
        <w:t xml:space="preserve"> on the CF2R. Group Sampling procedures are detailed </w:t>
      </w:r>
      <w:r>
        <w:rPr>
          <w:rFonts w:asciiTheme="minorHAnsi" w:hAnsiTheme="minorHAnsi"/>
          <w:sz w:val="18"/>
          <w:szCs w:val="18"/>
        </w:rPr>
        <w:t xml:space="preserve">in </w:t>
      </w:r>
      <w:r w:rsidRPr="00DF3F73">
        <w:rPr>
          <w:rFonts w:asciiTheme="minorHAnsi" w:hAnsiTheme="minorHAnsi"/>
          <w:sz w:val="18"/>
          <w:szCs w:val="18"/>
        </w:rPr>
        <w:t>Residential Appendix RA2.3.</w:t>
      </w:r>
    </w:p>
    <w:p w14:paraId="58D53168" w14:textId="1DB36064" w:rsidR="00781EB0" w:rsidRPr="00C301D7" w:rsidRDefault="00781EB0" w:rsidP="00781EB0">
      <w:pPr>
        <w:pStyle w:val="ListParagraph"/>
        <w:numPr>
          <w:ilvl w:val="0"/>
          <w:numId w:val="8"/>
        </w:numPr>
        <w:rPr>
          <w:rFonts w:asciiTheme="minorHAnsi" w:hAnsiTheme="minorHAnsi"/>
          <w:sz w:val="18"/>
          <w:szCs w:val="18"/>
        </w:rPr>
      </w:pPr>
      <w:r w:rsidRPr="00ED0A8F">
        <w:rPr>
          <w:rFonts w:asciiTheme="minorHAnsi" w:hAnsiTheme="minorHAnsi"/>
          <w:sz w:val="18"/>
          <w:szCs w:val="18"/>
        </w:rPr>
        <w:t xml:space="preserve">Specify the refrigerant charge verification used by the HERS rater. Choices vary depending on what method was specified in </w:t>
      </w:r>
      <w:r w:rsidR="001051E1">
        <w:rPr>
          <w:rFonts w:asciiTheme="minorHAnsi" w:hAnsiTheme="minorHAnsi"/>
          <w:sz w:val="18"/>
          <w:szCs w:val="18"/>
        </w:rPr>
        <w:t>A11</w:t>
      </w:r>
      <w:r w:rsidRPr="00ED0A8F">
        <w:rPr>
          <w:rFonts w:asciiTheme="minorHAnsi" w:hAnsiTheme="minorHAnsi"/>
          <w:sz w:val="18"/>
          <w:szCs w:val="18"/>
        </w:rPr>
        <w:t xml:space="preserve">, </w:t>
      </w:r>
      <w:r w:rsidR="001051E1">
        <w:rPr>
          <w:rFonts w:asciiTheme="minorHAnsi" w:hAnsiTheme="minorHAnsi"/>
          <w:sz w:val="18"/>
          <w:szCs w:val="18"/>
        </w:rPr>
        <w:t>A12</w:t>
      </w:r>
      <w:r w:rsidRPr="00ED0A8F">
        <w:rPr>
          <w:rFonts w:asciiTheme="minorHAnsi" w:hAnsiTheme="minorHAnsi"/>
          <w:sz w:val="18"/>
          <w:szCs w:val="18"/>
        </w:rPr>
        <w:t xml:space="preserve">, and </w:t>
      </w:r>
      <w:r w:rsidR="001051E1">
        <w:rPr>
          <w:rFonts w:asciiTheme="minorHAnsi" w:hAnsiTheme="minorHAnsi"/>
          <w:sz w:val="18"/>
          <w:szCs w:val="18"/>
        </w:rPr>
        <w:t>A15</w:t>
      </w:r>
      <w:r w:rsidRPr="00ED0A8F">
        <w:rPr>
          <w:rFonts w:asciiTheme="minorHAnsi" w:hAnsiTheme="minorHAnsi"/>
          <w:sz w:val="18"/>
          <w:szCs w:val="18"/>
        </w:rPr>
        <w:t>.</w:t>
      </w:r>
    </w:p>
    <w:p w14:paraId="58D53169" w14:textId="77777777" w:rsidR="00781EB0" w:rsidRPr="00C301D7" w:rsidRDefault="00781EB0" w:rsidP="00781EB0">
      <w:pPr>
        <w:rPr>
          <w:rFonts w:asciiTheme="minorHAnsi" w:hAnsiTheme="minorHAnsi"/>
          <w:sz w:val="18"/>
          <w:szCs w:val="18"/>
        </w:rPr>
      </w:pPr>
    </w:p>
    <w:p w14:paraId="58D5316A" w14:textId="05858E3C"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B. </w:t>
      </w:r>
      <w:r w:rsidR="00157956">
        <w:rPr>
          <w:rFonts w:asciiTheme="minorHAnsi" w:hAnsiTheme="minorHAnsi"/>
          <w:b/>
          <w:sz w:val="18"/>
          <w:szCs w:val="18"/>
        </w:rPr>
        <w:t>Fault Indicator Display</w:t>
      </w:r>
      <w:r w:rsidRPr="00F76A4F">
        <w:rPr>
          <w:rFonts w:asciiTheme="minorHAnsi" w:hAnsiTheme="minorHAnsi"/>
          <w:b/>
          <w:sz w:val="18"/>
          <w:szCs w:val="18"/>
        </w:rPr>
        <w:t xml:space="preserve"> Verification Applicability</w:t>
      </w:r>
    </w:p>
    <w:p w14:paraId="58D5316C" w14:textId="77777777"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Measure and record the condenser entering dry bulb air temperature (outdoor air at condenser).</w:t>
      </w:r>
    </w:p>
    <w:p w14:paraId="58D5316D" w14:textId="33A9665E"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If the outdoor temperature is less than 55</w:t>
      </w:r>
      <w:r w:rsidR="00C848CE">
        <w:rPr>
          <w:rFonts w:asciiTheme="minorHAnsi" w:hAnsiTheme="minorHAnsi"/>
          <w:sz w:val="18"/>
          <w:szCs w:val="18"/>
        </w:rPr>
        <w:t>°</w:t>
      </w:r>
      <w:r w:rsidRPr="00C301D7">
        <w:rPr>
          <w:rFonts w:asciiTheme="minorHAnsi" w:hAnsiTheme="minorHAnsi"/>
          <w:sz w:val="18"/>
          <w:szCs w:val="18"/>
        </w:rPr>
        <w:t xml:space="preserve">F, the </w:t>
      </w:r>
      <w:r w:rsidR="00157956">
        <w:rPr>
          <w:rFonts w:asciiTheme="minorHAnsi" w:hAnsiTheme="minorHAnsi"/>
          <w:sz w:val="18"/>
          <w:szCs w:val="18"/>
        </w:rPr>
        <w:t>FID</w:t>
      </w:r>
      <w:r w:rsidRPr="00C301D7">
        <w:rPr>
          <w:rFonts w:asciiTheme="minorHAnsi" w:hAnsiTheme="minorHAnsi"/>
          <w:sz w:val="18"/>
          <w:szCs w:val="18"/>
        </w:rPr>
        <w:t xml:space="preserve"> must be equipped with </w:t>
      </w: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 capabilities for it to operate correctly when it is below 55</w:t>
      </w:r>
      <w:r w:rsidR="00C848CE">
        <w:rPr>
          <w:rFonts w:asciiTheme="minorHAnsi" w:hAnsiTheme="minorHAnsi"/>
          <w:sz w:val="18"/>
          <w:szCs w:val="18"/>
        </w:rPr>
        <w:t>°</w:t>
      </w:r>
      <w:r w:rsidRPr="00C301D7">
        <w:rPr>
          <w:rFonts w:asciiTheme="minorHAnsi" w:hAnsiTheme="minorHAnsi"/>
          <w:sz w:val="18"/>
          <w:szCs w:val="18"/>
        </w:rPr>
        <w:t>F.</w:t>
      </w:r>
    </w:p>
    <w:p w14:paraId="58D5316E" w14:textId="2B3DE1AF"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 xml:space="preserve">Rater to verify </w:t>
      </w:r>
      <w:proofErr w:type="gramStart"/>
      <w:r w:rsidRPr="00C301D7">
        <w:rPr>
          <w:rFonts w:asciiTheme="minorHAnsi" w:hAnsiTheme="minorHAnsi"/>
          <w:sz w:val="18"/>
          <w:szCs w:val="18"/>
        </w:rPr>
        <w:t>whether or not</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is equipped with SDR capability. This can be determined by checking model number against CEC list of approved </w:t>
      </w:r>
      <w:r w:rsidR="00157956">
        <w:rPr>
          <w:rFonts w:asciiTheme="minorHAnsi" w:hAnsiTheme="minorHAnsi"/>
          <w:sz w:val="18"/>
          <w:szCs w:val="18"/>
        </w:rPr>
        <w:t>FID</w:t>
      </w:r>
      <w:r w:rsidRPr="00C301D7">
        <w:rPr>
          <w:rFonts w:asciiTheme="minorHAnsi" w:hAnsiTheme="minorHAnsi"/>
          <w:sz w:val="18"/>
          <w:szCs w:val="18"/>
        </w:rPr>
        <w:t>s.</w:t>
      </w:r>
    </w:p>
    <w:p w14:paraId="58D5316F" w14:textId="095F2B3B" w:rsidR="00781EB0" w:rsidRPr="00C301D7" w:rsidRDefault="00781EB0" w:rsidP="00781EB0">
      <w:pPr>
        <w:pStyle w:val="ListParagraph"/>
        <w:numPr>
          <w:ilvl w:val="0"/>
          <w:numId w:val="19"/>
        </w:numPr>
        <w:ind w:left="720"/>
        <w:rPr>
          <w:rFonts w:asciiTheme="minorHAnsi" w:hAnsiTheme="minorHAnsi"/>
          <w:sz w:val="18"/>
          <w:szCs w:val="18"/>
        </w:rPr>
      </w:pPr>
      <w:r w:rsidRPr="00C301D7">
        <w:rPr>
          <w:rFonts w:asciiTheme="minorHAnsi" w:hAnsiTheme="minorHAnsi"/>
          <w:sz w:val="18"/>
          <w:szCs w:val="18"/>
        </w:rPr>
        <w:t>This box is filled automatically. The outdoor temperature must be above 55</w:t>
      </w:r>
      <w:r w:rsidR="00C848CE">
        <w:rPr>
          <w:rFonts w:asciiTheme="minorHAnsi" w:hAnsiTheme="minorHAnsi"/>
          <w:sz w:val="18"/>
          <w:szCs w:val="18"/>
        </w:rPr>
        <w:t>°</w:t>
      </w:r>
      <w:r w:rsidRPr="00C301D7">
        <w:rPr>
          <w:rFonts w:asciiTheme="minorHAnsi" w:hAnsiTheme="minorHAnsi"/>
          <w:sz w:val="18"/>
          <w:szCs w:val="18"/>
        </w:rPr>
        <w:t xml:space="preserve">F or the </w:t>
      </w:r>
      <w:r w:rsidR="00157956">
        <w:rPr>
          <w:rFonts w:asciiTheme="minorHAnsi" w:hAnsiTheme="minorHAnsi"/>
          <w:sz w:val="18"/>
          <w:szCs w:val="18"/>
        </w:rPr>
        <w:t>FID</w:t>
      </w:r>
      <w:r w:rsidRPr="00C301D7">
        <w:rPr>
          <w:rFonts w:asciiTheme="minorHAnsi" w:hAnsiTheme="minorHAnsi"/>
          <w:sz w:val="18"/>
          <w:szCs w:val="18"/>
        </w:rPr>
        <w:t xml:space="preserve"> must be equipped with SDR capability for </w:t>
      </w:r>
      <w:r w:rsidR="00157956">
        <w:rPr>
          <w:rFonts w:asciiTheme="minorHAnsi" w:hAnsiTheme="minorHAnsi"/>
          <w:sz w:val="18"/>
          <w:szCs w:val="18"/>
        </w:rPr>
        <w:t>FID</w:t>
      </w:r>
      <w:r w:rsidRPr="00C301D7">
        <w:rPr>
          <w:rFonts w:asciiTheme="minorHAnsi" w:hAnsiTheme="minorHAnsi"/>
          <w:sz w:val="18"/>
          <w:szCs w:val="18"/>
        </w:rPr>
        <w:t xml:space="preserve"> verification to proceed.</w:t>
      </w:r>
    </w:p>
    <w:p w14:paraId="58D53170" w14:textId="77777777" w:rsidR="00781EB0" w:rsidRPr="00C301D7" w:rsidRDefault="00781EB0" w:rsidP="00781EB0">
      <w:pPr>
        <w:pStyle w:val="ListParagraph"/>
        <w:rPr>
          <w:rFonts w:asciiTheme="minorHAnsi" w:hAnsiTheme="minorHAnsi"/>
          <w:sz w:val="18"/>
          <w:szCs w:val="18"/>
        </w:rPr>
      </w:pPr>
    </w:p>
    <w:p w14:paraId="58D53171" w14:textId="77777777"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C. Measurement Access Hole (MAH) Verification</w:t>
      </w:r>
    </w:p>
    <w:p w14:paraId="58D53173" w14:textId="230A23EB" w:rsidR="00781EB0" w:rsidRPr="00C301D7" w:rsidRDefault="00781EB0" w:rsidP="00781EB0">
      <w:pPr>
        <w:pStyle w:val="ListParagraph"/>
        <w:numPr>
          <w:ilvl w:val="0"/>
          <w:numId w:val="9"/>
        </w:numPr>
        <w:rPr>
          <w:rFonts w:asciiTheme="minorHAnsi" w:hAnsiTheme="minorHAnsi"/>
          <w:sz w:val="18"/>
          <w:szCs w:val="18"/>
        </w:rPr>
      </w:pPr>
      <w:r w:rsidRPr="00C301D7">
        <w:rPr>
          <w:rFonts w:asciiTheme="minorHAnsi" w:hAnsiTheme="minorHAnsi"/>
          <w:sz w:val="18"/>
          <w:szCs w:val="18"/>
        </w:rPr>
        <w:t xml:space="preserve">This information is automatically pulled from the Certificate of Installation (CF2R-MCH-25). Installer is to have indicated the method used to demonstrate compliance with the MAH requirement by selecting the appropriate method from the </w:t>
      </w:r>
      <w:proofErr w:type="gramStart"/>
      <w:r w:rsidRPr="00C301D7">
        <w:rPr>
          <w:rFonts w:asciiTheme="minorHAnsi" w:hAnsiTheme="minorHAnsi"/>
          <w:sz w:val="18"/>
          <w:szCs w:val="18"/>
        </w:rPr>
        <w:t>drop down</w:t>
      </w:r>
      <w:proofErr w:type="gramEnd"/>
      <w:r w:rsidRPr="00C301D7">
        <w:rPr>
          <w:rFonts w:asciiTheme="minorHAnsi" w:hAnsiTheme="minorHAnsi"/>
          <w:sz w:val="18"/>
          <w:szCs w:val="18"/>
        </w:rPr>
        <w:t xml:space="preserve"> list. Procedures for installing MAH’s are detailed in RA3.2.2.3. Selecting that the MAH cannot be installed consistent with Figure 3.2-1 may result in additional scrutiny by enforcement personnel.)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4" w14:textId="77777777" w:rsidR="00781EB0" w:rsidRPr="00C301D7" w:rsidRDefault="00781EB0" w:rsidP="00781EB0">
      <w:pPr>
        <w:pStyle w:val="ListParagraph"/>
        <w:rPr>
          <w:rFonts w:asciiTheme="minorHAnsi" w:hAnsiTheme="minorHAnsi"/>
          <w:sz w:val="18"/>
          <w:szCs w:val="18"/>
        </w:rPr>
      </w:pPr>
    </w:p>
    <w:p w14:paraId="58D53175" w14:textId="3F47324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Section D. Minimum System Airflow Rate Verification</w:t>
      </w:r>
    </w:p>
    <w:p w14:paraId="58D53177" w14:textId="35966290"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 xml:space="preserve">This information is automatically calculated based on the information given in </w:t>
      </w:r>
      <w:r w:rsidR="001051E1">
        <w:rPr>
          <w:rFonts w:asciiTheme="minorHAnsi" w:hAnsiTheme="minorHAnsi"/>
          <w:sz w:val="18"/>
          <w:szCs w:val="18"/>
        </w:rPr>
        <w:t>A10</w:t>
      </w:r>
      <w:r w:rsidRPr="00C301D7">
        <w:rPr>
          <w:rFonts w:asciiTheme="minorHAnsi" w:hAnsiTheme="minorHAnsi"/>
          <w:sz w:val="18"/>
          <w:szCs w:val="18"/>
        </w:rPr>
        <w:t>. This is the target minimum system airflow required for the system being verified.</w:t>
      </w:r>
    </w:p>
    <w:p w14:paraId="58D53178" w14:textId="1F872ADB" w:rsidR="00781EB0" w:rsidRPr="00C301D7" w:rsidRDefault="00781EB0" w:rsidP="00781EB0">
      <w:pPr>
        <w:pStyle w:val="ListParagraph"/>
        <w:numPr>
          <w:ilvl w:val="0"/>
          <w:numId w:val="10"/>
        </w:numPr>
        <w:rPr>
          <w:rFonts w:asciiTheme="minorHAnsi" w:hAnsiTheme="minorHAnsi"/>
          <w:sz w:val="18"/>
          <w:szCs w:val="18"/>
        </w:rPr>
      </w:pPr>
      <w:r w:rsidRPr="00C301D7">
        <w:rPr>
          <w:rFonts w:asciiTheme="minorHAnsi" w:hAnsiTheme="minorHAnsi"/>
          <w:sz w:val="18"/>
          <w:szCs w:val="18"/>
        </w:rPr>
        <w:t>This information is automatically calculated based on either the CF3R-MCH-23, or CF3R-MCH-2</w:t>
      </w:r>
      <w:r>
        <w:rPr>
          <w:rFonts w:asciiTheme="minorHAnsi" w:hAnsiTheme="minorHAnsi"/>
          <w:sz w:val="18"/>
          <w:szCs w:val="18"/>
        </w:rPr>
        <w:t>8</w:t>
      </w:r>
      <w:r w:rsidRPr="00C301D7">
        <w:rPr>
          <w:rFonts w:asciiTheme="minorHAnsi" w:hAnsiTheme="minorHAnsi"/>
          <w:sz w:val="18"/>
          <w:szCs w:val="18"/>
        </w:rPr>
        <w:t>, which documents the rater’s measured airflow of the system being verified. If the measured airflow is not adequate it will not comply with the airflow requirements and refrigerant charge verification cannot be performed.</w:t>
      </w:r>
    </w:p>
    <w:p w14:paraId="58D53179" w14:textId="77777777" w:rsidR="00781EB0" w:rsidRPr="00C301D7" w:rsidRDefault="00781EB0" w:rsidP="00781EB0">
      <w:pPr>
        <w:rPr>
          <w:rFonts w:asciiTheme="minorHAnsi" w:hAnsiTheme="minorHAnsi"/>
          <w:sz w:val="18"/>
          <w:szCs w:val="18"/>
        </w:rPr>
      </w:pPr>
    </w:p>
    <w:p w14:paraId="58D5317A" w14:textId="655004ED" w:rsidR="00781EB0" w:rsidRPr="00F76A4F" w:rsidRDefault="00781EB0" w:rsidP="00781EB0">
      <w:pPr>
        <w:rPr>
          <w:rFonts w:asciiTheme="minorHAnsi" w:hAnsiTheme="minorHAnsi"/>
          <w:b/>
          <w:sz w:val="18"/>
          <w:szCs w:val="18"/>
        </w:rPr>
      </w:pPr>
      <w:r w:rsidRPr="00F76A4F">
        <w:rPr>
          <w:rFonts w:asciiTheme="minorHAnsi" w:hAnsiTheme="minorHAnsi"/>
          <w:b/>
          <w:sz w:val="18"/>
          <w:szCs w:val="18"/>
        </w:rPr>
        <w:t xml:space="preserve">Section E. Verification of </w:t>
      </w:r>
      <w:r w:rsidR="00157956">
        <w:rPr>
          <w:rFonts w:asciiTheme="minorHAnsi" w:hAnsiTheme="minorHAnsi"/>
          <w:b/>
          <w:sz w:val="18"/>
          <w:szCs w:val="18"/>
        </w:rPr>
        <w:t>Fault Indicator Display</w:t>
      </w:r>
    </w:p>
    <w:p w14:paraId="58D5317C" w14:textId="208B128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CF2R-MCH-25. Rater to confirm that entry matches name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D" w14:textId="6757FE55"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Information retrieved from CF2R-MCH-25. Rater to confirm that entry matches model number shown on the list of approved devices kept by the Commission.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w:t>
      </w:r>
    </w:p>
    <w:p w14:paraId="58D5317E" w14:textId="49D9F767"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w:t>
      </w:r>
      <w:r w:rsidR="00157956">
        <w:rPr>
          <w:rFonts w:asciiTheme="minorHAnsi" w:hAnsiTheme="minorHAnsi"/>
          <w:sz w:val="18"/>
          <w:szCs w:val="18"/>
        </w:rPr>
        <w:t>FID</w:t>
      </w:r>
      <w:r w:rsidRPr="00C301D7">
        <w:rPr>
          <w:rFonts w:asciiTheme="minorHAnsi" w:hAnsiTheme="minorHAnsi"/>
          <w:sz w:val="18"/>
          <w:szCs w:val="18"/>
        </w:rPr>
        <w:t xml:space="preserve"> display module is mounted adjacent to thermostat that controls the system being verified. This requirement is detailed in Residential Appendix RA3.4.2.</w:t>
      </w:r>
    </w:p>
    <w:p w14:paraId="58D5317F" w14:textId="49F4F532"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installed </w:t>
      </w:r>
      <w:r w:rsidR="00157956">
        <w:rPr>
          <w:rFonts w:asciiTheme="minorHAnsi" w:hAnsiTheme="minorHAnsi"/>
          <w:sz w:val="18"/>
          <w:szCs w:val="18"/>
        </w:rPr>
        <w:t>FID</w:t>
      </w:r>
      <w:r w:rsidRPr="00C301D7">
        <w:rPr>
          <w:rFonts w:asciiTheme="minorHAnsi" w:hAnsiTheme="minorHAnsi"/>
          <w:sz w:val="18"/>
          <w:szCs w:val="18"/>
        </w:rPr>
        <w:t xml:space="preserve"> is approved and appears the list of approved devices kept by the Commission. This requirement is detailed in Residential Appendix RA3.4.2.</w:t>
      </w:r>
    </w:p>
    <w:p w14:paraId="58D53180" w14:textId="556F63A4" w:rsidR="00781EB0" w:rsidRPr="00C301D7" w:rsidRDefault="00781EB0" w:rsidP="00781EB0">
      <w:pPr>
        <w:pStyle w:val="ListParagraph"/>
        <w:numPr>
          <w:ilvl w:val="0"/>
          <w:numId w:val="17"/>
        </w:numPr>
        <w:rPr>
          <w:rFonts w:asciiTheme="minorHAnsi" w:hAnsiTheme="minorHAnsi"/>
          <w:sz w:val="18"/>
          <w:szCs w:val="18"/>
        </w:rPr>
      </w:pPr>
      <w:r w:rsidRPr="00C301D7">
        <w:rPr>
          <w:rFonts w:asciiTheme="minorHAnsi" w:hAnsiTheme="minorHAnsi"/>
          <w:sz w:val="18"/>
          <w:szCs w:val="18"/>
        </w:rPr>
        <w:t xml:space="preserve">The rater must confirm that the system has operated for at least 15 minutes and that they system is operating within acceptable parameters as specified by the </w:t>
      </w:r>
      <w:r w:rsidR="00157956">
        <w:rPr>
          <w:rFonts w:asciiTheme="minorHAnsi" w:hAnsiTheme="minorHAnsi"/>
          <w:sz w:val="18"/>
          <w:szCs w:val="18"/>
        </w:rPr>
        <w:t>FID</w:t>
      </w:r>
      <w:r w:rsidRPr="00C301D7">
        <w:rPr>
          <w:rFonts w:asciiTheme="minorHAnsi" w:hAnsiTheme="minorHAnsi"/>
          <w:sz w:val="18"/>
          <w:szCs w:val="18"/>
        </w:rPr>
        <w:t xml:space="preserve"> and equipment manufacturers. This requirement is detailed in Residential Appendix RA3.4.2.</w:t>
      </w:r>
    </w:p>
    <w:p w14:paraId="58D53181" w14:textId="77777777" w:rsidR="00781EB0" w:rsidRDefault="00781EB0" w:rsidP="00A669D7">
      <w:pPr>
        <w:rPr>
          <w:rFonts w:asciiTheme="minorHAnsi" w:hAnsiTheme="minorHAnsi"/>
          <w:sz w:val="18"/>
          <w:szCs w:val="18"/>
        </w:rPr>
      </w:pPr>
    </w:p>
    <w:p w14:paraId="58D53182" w14:textId="004C79C3" w:rsidR="00C063EB" w:rsidRPr="00C301D7" w:rsidRDefault="00C063EB">
      <w:pPr>
        <w:rPr>
          <w:rFonts w:asciiTheme="minorHAnsi" w:hAnsiTheme="minorHAnsi"/>
          <w:sz w:val="18"/>
          <w:szCs w:val="18"/>
        </w:rPr>
      </w:pPr>
    </w:p>
    <w:p w14:paraId="58D531B6" w14:textId="77777777" w:rsidR="00C063EB" w:rsidRPr="00C301D7" w:rsidRDefault="00C063EB">
      <w:pPr>
        <w:rPr>
          <w:rFonts w:asciiTheme="minorHAnsi" w:hAnsiTheme="minorHAnsi"/>
          <w:sz w:val="18"/>
          <w:szCs w:val="18"/>
        </w:rPr>
      </w:pPr>
    </w:p>
    <w:p w14:paraId="58D531B7" w14:textId="77777777" w:rsidR="00C063EB" w:rsidRPr="00C301D7" w:rsidRDefault="00C063EB">
      <w:pPr>
        <w:rPr>
          <w:rFonts w:asciiTheme="minorHAnsi" w:hAnsiTheme="minorHAnsi"/>
          <w:sz w:val="18"/>
          <w:szCs w:val="18"/>
        </w:rPr>
      </w:pPr>
    </w:p>
    <w:p w14:paraId="58D531B8" w14:textId="77777777" w:rsidR="00C063EB" w:rsidRPr="00C301D7" w:rsidRDefault="00C063EB">
      <w:pPr>
        <w:rPr>
          <w:rFonts w:asciiTheme="minorHAnsi" w:hAnsiTheme="minorHAnsi"/>
          <w:sz w:val="18"/>
          <w:szCs w:val="18"/>
        </w:rPr>
        <w:sectPr w:rsidR="00C063EB" w:rsidRPr="00C301D7" w:rsidSect="00DC4523">
          <w:headerReference w:type="default" r:id="rId17"/>
          <w:footerReference w:type="default" r:id="rId18"/>
          <w:pgSz w:w="12240" w:h="15840" w:code="1"/>
          <w:pgMar w:top="720" w:right="720" w:bottom="720" w:left="720" w:header="576" w:footer="576" w:gutter="0"/>
          <w:pgNumType w:start="1"/>
          <w:cols w:space="720"/>
          <w:docGrid w:linePitch="272"/>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22"/>
        <w:gridCol w:w="4773"/>
        <w:gridCol w:w="5395"/>
      </w:tblGrid>
      <w:tr w:rsidR="009D67F4" w:rsidRPr="00C301D7" w14:paraId="58D531BB" w14:textId="77777777">
        <w:trPr>
          <w:cantSplit/>
          <w:trHeight w:val="449"/>
        </w:trPr>
        <w:tc>
          <w:tcPr>
            <w:tcW w:w="5000" w:type="pct"/>
            <w:gridSpan w:val="3"/>
            <w:tcBorders>
              <w:top w:val="single" w:sz="4" w:space="0" w:color="auto"/>
              <w:left w:val="single" w:sz="4" w:space="0" w:color="auto"/>
              <w:bottom w:val="single" w:sz="4" w:space="0" w:color="auto"/>
              <w:right w:val="single" w:sz="4" w:space="0" w:color="auto"/>
            </w:tcBorders>
          </w:tcPr>
          <w:p w14:paraId="58D531B9" w14:textId="68E6A1E1" w:rsidR="009D67F4" w:rsidRPr="00C301D7" w:rsidRDefault="001126A4" w:rsidP="00F76A4F">
            <w:pPr>
              <w:keepNext/>
              <w:rPr>
                <w:rFonts w:asciiTheme="minorHAnsi" w:hAnsiTheme="minorHAnsi"/>
                <w:b/>
                <w:sz w:val="18"/>
                <w:szCs w:val="18"/>
              </w:rPr>
            </w:pPr>
            <w:r w:rsidRPr="00F76A4F">
              <w:rPr>
                <w:rFonts w:asciiTheme="minorHAnsi" w:hAnsiTheme="minorHAnsi"/>
                <w:b/>
                <w:szCs w:val="18"/>
              </w:rPr>
              <w:lastRenderedPageBreak/>
              <w:t>A. System Information</w:t>
            </w:r>
          </w:p>
          <w:p w14:paraId="58D531BA" w14:textId="77777777" w:rsidR="009D67F4" w:rsidRPr="00F76A4F" w:rsidRDefault="001126A4" w:rsidP="00F76A4F">
            <w:pPr>
              <w:keepNext/>
              <w:rPr>
                <w:rFonts w:asciiTheme="minorHAnsi" w:hAnsiTheme="minorHAnsi"/>
                <w:sz w:val="18"/>
                <w:szCs w:val="18"/>
              </w:rPr>
            </w:pPr>
            <w:r w:rsidRPr="00F76A4F">
              <w:rPr>
                <w:rFonts w:asciiTheme="minorHAnsi" w:hAnsiTheme="minorHAnsi"/>
                <w:sz w:val="18"/>
                <w:szCs w:val="18"/>
              </w:rPr>
              <w:t>HERS Rater to field-verify all system information, discrepancies to be noted by overwriting entry.</w:t>
            </w:r>
          </w:p>
        </w:tc>
      </w:tr>
      <w:tr w:rsidR="009D67F4" w:rsidRPr="00C301D7" w14:paraId="58D531BF" w14:textId="77777777" w:rsidTr="00F76A4F">
        <w:trPr>
          <w:cantSplit/>
          <w:trHeight w:val="360"/>
        </w:trPr>
        <w:tc>
          <w:tcPr>
            <w:tcW w:w="288" w:type="pct"/>
            <w:vAlign w:val="center"/>
          </w:tcPr>
          <w:p w14:paraId="58D531B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01</w:t>
            </w:r>
          </w:p>
        </w:tc>
        <w:tc>
          <w:tcPr>
            <w:tcW w:w="2212" w:type="pct"/>
            <w:vAlign w:val="center"/>
          </w:tcPr>
          <w:p w14:paraId="58D531BD" w14:textId="554F4A63"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Identification or Name</w:t>
            </w:r>
          </w:p>
        </w:tc>
        <w:tc>
          <w:tcPr>
            <w:tcW w:w="2500" w:type="pct"/>
          </w:tcPr>
          <w:p w14:paraId="58D531BE" w14:textId="77777777" w:rsidR="007E02CF" w:rsidRPr="00C301D7" w:rsidRDefault="009D67F4">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w:t>
            </w:r>
            <w:r w:rsidR="001126A4" w:rsidRPr="00C301D7">
              <w:rPr>
                <w:rFonts w:asciiTheme="minorHAnsi" w:hAnsiTheme="minorHAnsi"/>
                <w:sz w:val="18"/>
                <w:szCs w:val="18"/>
              </w:rPr>
              <w:t xml:space="preserve"> If installed system does not match this entry, it can be overwritten by </w:t>
            </w:r>
            <w:proofErr w:type="gramStart"/>
            <w:r w:rsidR="001126A4" w:rsidRPr="00C301D7">
              <w:rPr>
                <w:rFonts w:asciiTheme="minorHAnsi" w:hAnsiTheme="minorHAnsi"/>
                <w:sz w:val="18"/>
                <w:szCs w:val="18"/>
              </w:rPr>
              <w:t>rater</w:t>
            </w:r>
            <w:proofErr w:type="gramEnd"/>
            <w:r w:rsidR="001126A4"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C3" w14:textId="77777777" w:rsidTr="00F76A4F">
        <w:trPr>
          <w:cantSplit/>
          <w:trHeight w:val="360"/>
        </w:trPr>
        <w:tc>
          <w:tcPr>
            <w:tcW w:w="288" w:type="pct"/>
            <w:vAlign w:val="center"/>
          </w:tcPr>
          <w:p w14:paraId="58D531C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02</w:t>
            </w:r>
          </w:p>
        </w:tc>
        <w:tc>
          <w:tcPr>
            <w:tcW w:w="2212" w:type="pct"/>
            <w:vAlign w:val="center"/>
          </w:tcPr>
          <w:p w14:paraId="58D531C1" w14:textId="00FB120B" w:rsidR="009D67F4" w:rsidRPr="00C301D7" w:rsidRDefault="00112118"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Space Conditioning </w:t>
            </w:r>
            <w:r w:rsidR="009D67F4" w:rsidRPr="00C301D7">
              <w:rPr>
                <w:rFonts w:asciiTheme="minorHAnsi" w:hAnsiTheme="minorHAnsi"/>
                <w:sz w:val="18"/>
                <w:szCs w:val="18"/>
              </w:rPr>
              <w:t>System Location or Area Served</w:t>
            </w:r>
          </w:p>
        </w:tc>
        <w:tc>
          <w:tcPr>
            <w:tcW w:w="2500" w:type="pct"/>
          </w:tcPr>
          <w:p w14:paraId="58D531C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7" w14:textId="77777777" w:rsidTr="00F76A4F">
        <w:trPr>
          <w:cantSplit/>
          <w:trHeight w:val="360"/>
        </w:trPr>
        <w:tc>
          <w:tcPr>
            <w:tcW w:w="288" w:type="pct"/>
            <w:vAlign w:val="center"/>
          </w:tcPr>
          <w:p w14:paraId="58D531C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03</w:t>
            </w:r>
          </w:p>
        </w:tc>
        <w:tc>
          <w:tcPr>
            <w:tcW w:w="2212" w:type="pct"/>
            <w:vAlign w:val="center"/>
          </w:tcPr>
          <w:p w14:paraId="58D531C5" w14:textId="00E7615D"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ake or </w:t>
            </w:r>
            <w:r w:rsidR="00856A4A">
              <w:rPr>
                <w:rFonts w:asciiTheme="minorHAnsi" w:hAnsiTheme="minorHAnsi"/>
                <w:sz w:val="18"/>
                <w:szCs w:val="18"/>
              </w:rPr>
              <w:t>B</w:t>
            </w:r>
            <w:r w:rsidRPr="00C301D7">
              <w:rPr>
                <w:rFonts w:asciiTheme="minorHAnsi" w:hAnsiTheme="minorHAnsi"/>
                <w:sz w:val="18"/>
                <w:szCs w:val="18"/>
              </w:rPr>
              <w:t>rand</w:t>
            </w:r>
          </w:p>
        </w:tc>
        <w:tc>
          <w:tcPr>
            <w:tcW w:w="2500" w:type="pct"/>
          </w:tcPr>
          <w:p w14:paraId="58D531C6"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B" w14:textId="77777777" w:rsidTr="00F76A4F">
        <w:trPr>
          <w:cantSplit/>
          <w:trHeight w:val="360"/>
        </w:trPr>
        <w:tc>
          <w:tcPr>
            <w:tcW w:w="288" w:type="pct"/>
            <w:vAlign w:val="center"/>
          </w:tcPr>
          <w:p w14:paraId="58D531C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04</w:t>
            </w:r>
          </w:p>
        </w:tc>
        <w:tc>
          <w:tcPr>
            <w:tcW w:w="2212" w:type="pct"/>
            <w:vAlign w:val="center"/>
          </w:tcPr>
          <w:p w14:paraId="58D531C9" w14:textId="478ED0E7"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M</w:t>
            </w:r>
            <w:r w:rsidRPr="00C301D7">
              <w:rPr>
                <w:rFonts w:asciiTheme="minorHAnsi" w:hAnsiTheme="minorHAnsi"/>
                <w:sz w:val="18"/>
                <w:szCs w:val="18"/>
              </w:rPr>
              <w:t xml:space="preserve">odel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CA"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CF" w14:textId="77777777" w:rsidTr="00F76A4F">
        <w:trPr>
          <w:cantSplit/>
          <w:trHeight w:val="360"/>
        </w:trPr>
        <w:tc>
          <w:tcPr>
            <w:tcW w:w="288" w:type="pct"/>
            <w:vAlign w:val="center"/>
          </w:tcPr>
          <w:p w14:paraId="58D531CC"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05</w:t>
            </w:r>
          </w:p>
        </w:tc>
        <w:tc>
          <w:tcPr>
            <w:tcW w:w="2212" w:type="pct"/>
            <w:vAlign w:val="center"/>
          </w:tcPr>
          <w:p w14:paraId="58D531CD" w14:textId="4CF0F686"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Nominal Cooling Capacity (tons) of Condenser</w:t>
            </w:r>
          </w:p>
        </w:tc>
        <w:tc>
          <w:tcPr>
            <w:tcW w:w="2500" w:type="pct"/>
          </w:tcPr>
          <w:p w14:paraId="58D531CE"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3" w14:textId="77777777" w:rsidTr="00F76A4F">
        <w:trPr>
          <w:cantSplit/>
          <w:trHeight w:val="360"/>
        </w:trPr>
        <w:tc>
          <w:tcPr>
            <w:tcW w:w="288" w:type="pct"/>
            <w:vAlign w:val="center"/>
          </w:tcPr>
          <w:p w14:paraId="58D531D0"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06</w:t>
            </w:r>
          </w:p>
        </w:tc>
        <w:tc>
          <w:tcPr>
            <w:tcW w:w="2212" w:type="pct"/>
            <w:vAlign w:val="center"/>
          </w:tcPr>
          <w:p w14:paraId="58D531D1" w14:textId="532E585B"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Condenser (or package unit) </w:t>
            </w:r>
            <w:r w:rsidR="00856A4A">
              <w:rPr>
                <w:rFonts w:asciiTheme="minorHAnsi" w:hAnsiTheme="minorHAnsi"/>
                <w:sz w:val="18"/>
                <w:szCs w:val="18"/>
              </w:rPr>
              <w:t>S</w:t>
            </w:r>
            <w:r w:rsidRPr="00C301D7">
              <w:rPr>
                <w:rFonts w:asciiTheme="minorHAnsi" w:hAnsiTheme="minorHAnsi"/>
                <w:sz w:val="18"/>
                <w:szCs w:val="18"/>
              </w:rPr>
              <w:t xml:space="preserve">erial </w:t>
            </w:r>
            <w:r w:rsidR="00856A4A">
              <w:rPr>
                <w:rFonts w:asciiTheme="minorHAnsi" w:hAnsiTheme="minorHAnsi"/>
                <w:sz w:val="18"/>
                <w:szCs w:val="18"/>
              </w:rPr>
              <w:t>N</w:t>
            </w:r>
            <w:r w:rsidRPr="00C301D7">
              <w:rPr>
                <w:rFonts w:asciiTheme="minorHAnsi" w:hAnsiTheme="minorHAnsi"/>
                <w:sz w:val="18"/>
                <w:szCs w:val="18"/>
              </w:rPr>
              <w:t>umber</w:t>
            </w:r>
          </w:p>
        </w:tc>
        <w:tc>
          <w:tcPr>
            <w:tcW w:w="2500" w:type="pct"/>
          </w:tcPr>
          <w:p w14:paraId="58D531D2" w14:textId="77777777" w:rsidR="009D67F4" w:rsidRPr="00C301D7" w:rsidRDefault="009D67F4" w:rsidP="003F6B16">
            <w:pPr>
              <w:spacing w:after="60"/>
              <w:rPr>
                <w:rFonts w:asciiTheme="minorHAnsi" w:hAnsiTheme="minorHAnsi"/>
                <w:sz w:val="18"/>
                <w:szCs w:val="18"/>
              </w:rPr>
            </w:pPr>
            <w:r w:rsidRPr="00C301D7">
              <w:rPr>
                <w:rFonts w:asciiTheme="minorHAnsi" w:hAnsiTheme="minorHAnsi"/>
                <w:sz w:val="18"/>
                <w:szCs w:val="18"/>
              </w:rPr>
              <w:t xml:space="preserve">&lt;&lt;auto filled text: referenced from </w:t>
            </w:r>
            <w:r w:rsidR="00C07B58" w:rsidRPr="00C301D7">
              <w:rPr>
                <w:rFonts w:asciiTheme="minorHAnsi" w:hAnsiTheme="minorHAnsi"/>
                <w:sz w:val="18"/>
                <w:szCs w:val="18"/>
              </w:rPr>
              <w:t>C</w:t>
            </w:r>
            <w:r w:rsidR="00F17A20" w:rsidRPr="00C301D7">
              <w:rPr>
                <w:rFonts w:asciiTheme="minorHAnsi" w:hAnsiTheme="minorHAnsi"/>
                <w:sz w:val="18"/>
                <w:szCs w:val="18"/>
              </w:rPr>
              <w:t>F</w:t>
            </w:r>
            <w:r w:rsidR="00C07B58" w:rsidRPr="00C301D7">
              <w:rPr>
                <w:rFonts w:asciiTheme="minorHAnsi" w:hAnsiTheme="minorHAnsi"/>
                <w:sz w:val="18"/>
                <w:szCs w:val="18"/>
              </w:rPr>
              <w:t>2R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w:t>
            </w:r>
            <w:r w:rsidRPr="00C301D7">
              <w:rPr>
                <w:rFonts w:asciiTheme="minorHAnsi" w:hAnsiTheme="minorHAnsi"/>
                <w:sz w:val="18"/>
                <w:szCs w:val="18"/>
              </w:rPr>
              <w:t>&gt;&gt;</w:t>
            </w:r>
          </w:p>
        </w:tc>
      </w:tr>
      <w:tr w:rsidR="009D67F4" w:rsidRPr="00C301D7" w14:paraId="58D531D7" w14:textId="77777777" w:rsidTr="00F76A4F">
        <w:trPr>
          <w:cantSplit/>
          <w:trHeight w:val="360"/>
        </w:trPr>
        <w:tc>
          <w:tcPr>
            <w:tcW w:w="288" w:type="pct"/>
            <w:vAlign w:val="center"/>
          </w:tcPr>
          <w:p w14:paraId="58D531D4"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07</w:t>
            </w:r>
          </w:p>
        </w:tc>
        <w:tc>
          <w:tcPr>
            <w:tcW w:w="2212" w:type="pct"/>
            <w:vAlign w:val="center"/>
          </w:tcPr>
          <w:p w14:paraId="58D531D5" w14:textId="3400878E"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Refrigerant Type</w:t>
            </w:r>
          </w:p>
        </w:tc>
        <w:tc>
          <w:tcPr>
            <w:tcW w:w="2500" w:type="pct"/>
          </w:tcPr>
          <w:p w14:paraId="58D531D6" w14:textId="77777777" w:rsidR="009D67F4" w:rsidRPr="00C301D7" w:rsidRDefault="009D67F4" w:rsidP="003F6B16">
            <w:pPr>
              <w:pStyle w:val="Header"/>
              <w:tabs>
                <w:tab w:val="clear" w:pos="4320"/>
                <w:tab w:val="clear" w:pos="8640"/>
              </w:tabs>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“R-22” or “R-410a”</w:t>
            </w:r>
            <w:r w:rsidR="00C14DA4">
              <w:rPr>
                <w:rFonts w:asciiTheme="minorHAnsi" w:hAnsiTheme="minorHAnsi"/>
                <w:sz w:val="18"/>
                <w:szCs w:val="18"/>
              </w:rPr>
              <w:t>, or "other"</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p>
        </w:tc>
      </w:tr>
      <w:tr w:rsidR="009D67F4" w:rsidRPr="00C301D7" w14:paraId="58D531DB" w14:textId="77777777">
        <w:trPr>
          <w:cantSplit/>
          <w:trHeight w:val="360"/>
        </w:trPr>
        <w:tc>
          <w:tcPr>
            <w:tcW w:w="288" w:type="pct"/>
            <w:vAlign w:val="center"/>
          </w:tcPr>
          <w:p w14:paraId="58D531D8" w14:textId="7777777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08</w:t>
            </w:r>
          </w:p>
        </w:tc>
        <w:tc>
          <w:tcPr>
            <w:tcW w:w="2212" w:type="pct"/>
            <w:vAlign w:val="center"/>
          </w:tcPr>
          <w:p w14:paraId="58D531D9" w14:textId="135D2D07" w:rsidR="009D67F4" w:rsidRPr="00C301D7" w:rsidRDefault="009D67F4" w:rsidP="003F6B16">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Other Refrigerant Type (if applicable)</w:t>
            </w:r>
          </w:p>
        </w:tc>
        <w:tc>
          <w:tcPr>
            <w:tcW w:w="2500" w:type="pct"/>
          </w:tcPr>
          <w:p w14:paraId="58D531DA" w14:textId="5EAFEEC5" w:rsidR="009D67F4" w:rsidRPr="00C301D7" w:rsidRDefault="00C14DA4" w:rsidP="003F6B16">
            <w:pPr>
              <w:spacing w:after="60"/>
              <w:rPr>
                <w:rFonts w:asciiTheme="minorHAnsi" w:hAnsiTheme="minorHAnsi"/>
                <w:sz w:val="18"/>
                <w:szCs w:val="18"/>
              </w:rPr>
            </w:pPr>
            <w:r w:rsidRPr="0083610D">
              <w:rPr>
                <w:rFonts w:ascii="Calibri" w:hAnsi="Calibri"/>
              </w:rPr>
              <w:t>&lt;&lt;</w:t>
            </w:r>
            <w:r>
              <w:rPr>
                <w:rFonts w:ascii="Calibri" w:hAnsi="Calibri"/>
              </w:rPr>
              <w:t xml:space="preserve"> if A07 value = R-22 or R-410A then value in this field = N/A; elseif value in A07= other, then user input</w:t>
            </w:r>
            <w:r w:rsidRPr="0083610D">
              <w:rPr>
                <w:rFonts w:ascii="Calibri" w:hAnsi="Calibri"/>
              </w:rPr>
              <w:t xml:space="preserve"> text</w:t>
            </w:r>
            <w:r>
              <w:rPr>
                <w:rFonts w:ascii="Calibri" w:hAnsi="Calibri"/>
              </w:rPr>
              <w:t xml:space="preserve"> in this field to identify the refrigerant type</w:t>
            </w:r>
            <w:r w:rsidRPr="0083610D">
              <w:rPr>
                <w:rFonts w:ascii="Calibri" w:hAnsi="Calibri"/>
              </w:rPr>
              <w:t>&gt;&gt;</w:t>
            </w:r>
          </w:p>
        </w:tc>
      </w:tr>
      <w:tr w:rsidR="00E36575" w:rsidRPr="00C301D7" w14:paraId="5E6D66D8" w14:textId="77777777">
        <w:trPr>
          <w:cantSplit/>
          <w:trHeight w:val="360"/>
        </w:trPr>
        <w:tc>
          <w:tcPr>
            <w:tcW w:w="288" w:type="pct"/>
            <w:vAlign w:val="center"/>
          </w:tcPr>
          <w:p w14:paraId="37FA0351" w14:textId="260F6481" w:rsidR="00E36575"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09</w:t>
            </w:r>
          </w:p>
        </w:tc>
        <w:tc>
          <w:tcPr>
            <w:tcW w:w="2212" w:type="pct"/>
            <w:vAlign w:val="center"/>
          </w:tcPr>
          <w:p w14:paraId="0D5DFDF1" w14:textId="7895223B" w:rsidR="00E36575"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Liquid Line Filter Drier Installed According to Manufacturer’s Specifications (if applicable)</w:t>
            </w:r>
          </w:p>
        </w:tc>
        <w:tc>
          <w:tcPr>
            <w:tcW w:w="2500" w:type="pct"/>
          </w:tcPr>
          <w:p w14:paraId="69E3ACE9" w14:textId="0E464B57" w:rsidR="00E36575" w:rsidRPr="00C301D7" w:rsidRDefault="00E36575" w:rsidP="009311FE">
            <w:pPr>
              <w:spacing w:after="60"/>
              <w:rPr>
                <w:rFonts w:asciiTheme="minorHAnsi" w:hAnsiTheme="minorHAnsi"/>
                <w:sz w:val="18"/>
                <w:szCs w:val="18"/>
              </w:rPr>
            </w:pPr>
            <w:r>
              <w:rPr>
                <w:rFonts w:asciiTheme="minorHAnsi" w:hAnsiTheme="minorHAnsi"/>
                <w:sz w:val="18"/>
                <w:szCs w:val="18"/>
              </w:rPr>
              <w:t xml:space="preserve">&lt;&lt;auto filled text: referenced from CF2R. Possible entries are “Yes or “NA”. If installed system does not match this entry, it can be overwritten by </w:t>
            </w:r>
            <w:proofErr w:type="gramStart"/>
            <w:r>
              <w:rPr>
                <w:rFonts w:asciiTheme="minorHAnsi" w:hAnsiTheme="minorHAnsi"/>
                <w:sz w:val="18"/>
                <w:szCs w:val="18"/>
              </w:rPr>
              <w:t>rater</w:t>
            </w:r>
            <w:proofErr w:type="gramEnd"/>
            <w:r>
              <w:rPr>
                <w:rFonts w:asciiTheme="minorHAnsi" w:hAnsiTheme="minorHAnsi"/>
                <w:sz w:val="18"/>
                <w:szCs w:val="18"/>
              </w:rPr>
              <w:t xml:space="preserve"> but it will be flagged as a possible fail&gt;&gt;</w:t>
            </w:r>
          </w:p>
        </w:tc>
      </w:tr>
      <w:tr w:rsidR="009D67F4" w:rsidRPr="00C301D7" w14:paraId="58D531DF" w14:textId="77777777">
        <w:trPr>
          <w:cantSplit/>
          <w:trHeight w:val="360"/>
        </w:trPr>
        <w:tc>
          <w:tcPr>
            <w:tcW w:w="288" w:type="pct"/>
            <w:vAlign w:val="center"/>
          </w:tcPr>
          <w:p w14:paraId="58D531DC" w14:textId="2D4E7AAC"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10</w:t>
            </w:r>
          </w:p>
        </w:tc>
        <w:tc>
          <w:tcPr>
            <w:tcW w:w="2212" w:type="pct"/>
            <w:vAlign w:val="center"/>
          </w:tcPr>
          <w:p w14:paraId="58D531DD" w14:textId="0C4F3696" w:rsidR="009D67F4" w:rsidRPr="00C301D7" w:rsidRDefault="005D49C8"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System Installation</w:t>
            </w:r>
            <w:r w:rsidRPr="00DF3F73">
              <w:rPr>
                <w:rFonts w:asciiTheme="minorHAnsi" w:hAnsiTheme="minorHAnsi"/>
                <w:sz w:val="18"/>
                <w:szCs w:val="18"/>
              </w:rPr>
              <w:t xml:space="preserve"> </w:t>
            </w:r>
            <w:r w:rsidR="009D67F4" w:rsidRPr="00C301D7">
              <w:rPr>
                <w:rFonts w:asciiTheme="minorHAnsi" w:hAnsiTheme="minorHAnsi"/>
                <w:sz w:val="18"/>
                <w:szCs w:val="18"/>
              </w:rPr>
              <w:t>Type</w:t>
            </w:r>
          </w:p>
        </w:tc>
        <w:tc>
          <w:tcPr>
            <w:tcW w:w="2500" w:type="pct"/>
          </w:tcPr>
          <w:p w14:paraId="58D531DE" w14:textId="77777777" w:rsidR="009D67F4" w:rsidRPr="00C301D7" w:rsidRDefault="009D67F4" w:rsidP="009311FE">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“New”, “Replacement”, or “Alteration”</w:t>
            </w:r>
            <w:r w:rsidR="00267EE2" w:rsidRPr="00C301D7">
              <w:rPr>
                <w:rFonts w:asciiTheme="minorHAnsi" w:hAnsiTheme="minorHAnsi"/>
                <w:sz w:val="18"/>
                <w:szCs w:val="18"/>
              </w:rPr>
              <w:t xml:space="preserve">.  If installed system does not match this entry, it can be overwritten by </w:t>
            </w:r>
            <w:proofErr w:type="gramStart"/>
            <w:r w:rsidR="00267EE2" w:rsidRPr="00C301D7">
              <w:rPr>
                <w:rFonts w:asciiTheme="minorHAnsi" w:hAnsiTheme="minorHAnsi"/>
                <w:sz w:val="18"/>
                <w:szCs w:val="18"/>
              </w:rPr>
              <w:t>rater</w:t>
            </w:r>
            <w:proofErr w:type="gramEnd"/>
            <w:r w:rsidR="00267EE2" w:rsidRPr="00C301D7">
              <w:rPr>
                <w:rFonts w:asciiTheme="minorHAnsi" w:hAnsiTheme="minorHAnsi"/>
                <w:sz w:val="18"/>
                <w:szCs w:val="18"/>
              </w:rPr>
              <w:t xml:space="preserve"> but it will be flagged as a possible fail.&gt;&gt;</w:t>
            </w:r>
            <w:r w:rsidRPr="00C301D7">
              <w:rPr>
                <w:rFonts w:asciiTheme="minorHAnsi" w:hAnsiTheme="minorHAnsi"/>
                <w:sz w:val="18"/>
                <w:szCs w:val="18"/>
              </w:rPr>
              <w:t xml:space="preserve"> </w:t>
            </w:r>
          </w:p>
        </w:tc>
      </w:tr>
      <w:tr w:rsidR="009D67F4" w:rsidRPr="00C301D7" w14:paraId="58D531E3" w14:textId="77777777">
        <w:trPr>
          <w:cantSplit/>
          <w:trHeight w:val="360"/>
        </w:trPr>
        <w:tc>
          <w:tcPr>
            <w:tcW w:w="288" w:type="pct"/>
            <w:vAlign w:val="center"/>
          </w:tcPr>
          <w:p w14:paraId="58D531E0" w14:textId="36C4E822"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11</w:t>
            </w:r>
          </w:p>
        </w:tc>
        <w:tc>
          <w:tcPr>
            <w:tcW w:w="2212" w:type="pct"/>
            <w:vAlign w:val="center"/>
          </w:tcPr>
          <w:p w14:paraId="10DD0CB4" w14:textId="4B0B1F47" w:rsidR="00856A4A" w:rsidRDefault="00157956" w:rsidP="0054347E">
            <w:pPr>
              <w:pStyle w:val="Header"/>
              <w:tabs>
                <w:tab w:val="clear" w:pos="4320"/>
                <w:tab w:val="clear" w:pos="8640"/>
              </w:tabs>
              <w:rPr>
                <w:rFonts w:asciiTheme="minorHAnsi" w:hAnsiTheme="minorHAnsi"/>
                <w:sz w:val="18"/>
                <w:szCs w:val="18"/>
              </w:rPr>
            </w:pPr>
            <w:r>
              <w:rPr>
                <w:rFonts w:asciiTheme="minorHAnsi" w:hAnsiTheme="minorHAnsi"/>
                <w:sz w:val="18"/>
                <w:szCs w:val="18"/>
              </w:rPr>
              <w:t>Fault Indicator Display</w:t>
            </w:r>
            <w:r w:rsidR="009D67F4" w:rsidRPr="00C301D7">
              <w:rPr>
                <w:rFonts w:asciiTheme="minorHAnsi" w:hAnsiTheme="minorHAnsi"/>
                <w:sz w:val="18"/>
                <w:szCs w:val="18"/>
              </w:rPr>
              <w:t xml:space="preserve"> (</w:t>
            </w:r>
            <w:r>
              <w:rPr>
                <w:rFonts w:asciiTheme="minorHAnsi" w:hAnsiTheme="minorHAnsi"/>
                <w:sz w:val="18"/>
                <w:szCs w:val="18"/>
              </w:rPr>
              <w:t>FID</w:t>
            </w:r>
            <w:r w:rsidR="009D67F4" w:rsidRPr="00C301D7">
              <w:rPr>
                <w:rFonts w:asciiTheme="minorHAnsi" w:hAnsiTheme="minorHAnsi"/>
                <w:sz w:val="18"/>
                <w:szCs w:val="18"/>
              </w:rPr>
              <w:t>) Status</w:t>
            </w:r>
          </w:p>
          <w:p w14:paraId="58D531E1" w14:textId="04BBB493" w:rsidR="009D67F4" w:rsidRPr="00C301D7" w:rsidRDefault="009D67F4" w:rsidP="0054347E">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(Note: Even systems with </w:t>
            </w:r>
            <w:proofErr w:type="gramStart"/>
            <w:r w:rsidRPr="00C301D7">
              <w:rPr>
                <w:rFonts w:asciiTheme="minorHAnsi" w:hAnsiTheme="minorHAnsi"/>
                <w:sz w:val="18"/>
                <w:szCs w:val="18"/>
              </w:rPr>
              <w:t>a</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must have refrigerant charge verified by installer)</w:t>
            </w:r>
          </w:p>
        </w:tc>
        <w:tc>
          <w:tcPr>
            <w:tcW w:w="2500" w:type="pct"/>
          </w:tcPr>
          <w:p w14:paraId="58D531E2" w14:textId="66DE1E1E" w:rsidR="009D67F4" w:rsidRPr="00C301D7" w:rsidRDefault="009D67F4" w:rsidP="00960443">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w:t>
            </w:r>
            <w:r w:rsidRPr="00C301D7">
              <w:rPr>
                <w:rFonts w:asciiTheme="minorHAnsi" w:hAnsiTheme="minorHAnsi"/>
                <w:sz w:val="18"/>
                <w:szCs w:val="18"/>
                <w:u w:val="single"/>
              </w:rPr>
              <w:t xml:space="preserve">This system has a factory installed </w:t>
            </w:r>
            <w:r w:rsidR="00157956">
              <w:rPr>
                <w:rFonts w:asciiTheme="minorHAnsi" w:hAnsiTheme="minorHAnsi"/>
                <w:sz w:val="18"/>
                <w:szCs w:val="18"/>
                <w:u w:val="single"/>
              </w:rPr>
              <w:t>FID</w:t>
            </w:r>
            <w:proofErr w:type="gramStart"/>
            <w:r w:rsidRPr="00C301D7">
              <w:rPr>
                <w:rFonts w:asciiTheme="minorHAnsi" w:hAnsiTheme="minorHAnsi"/>
                <w:sz w:val="18"/>
                <w:szCs w:val="18"/>
                <w:u w:val="single"/>
              </w:rPr>
              <w:t>”</w:t>
            </w:r>
            <w:r w:rsidRPr="00C301D7">
              <w:rPr>
                <w:rFonts w:asciiTheme="minorHAnsi" w:hAnsiTheme="minorHAnsi"/>
                <w:sz w:val="18"/>
                <w:szCs w:val="18"/>
              </w:rPr>
              <w:t>;  or</w:t>
            </w:r>
            <w:proofErr w:type="gramEnd"/>
            <w:r w:rsidRPr="00C301D7">
              <w:rPr>
                <w:rFonts w:asciiTheme="minorHAnsi" w:hAnsiTheme="minorHAnsi"/>
                <w:sz w:val="18"/>
                <w:szCs w:val="18"/>
                <w:u w:val="single"/>
              </w:rPr>
              <w:t xml:space="preserve"> “This system has a field installed </w:t>
            </w:r>
            <w:r w:rsidR="00157956">
              <w:rPr>
                <w:rFonts w:asciiTheme="minorHAnsi" w:hAnsiTheme="minorHAnsi"/>
                <w:sz w:val="18"/>
                <w:szCs w:val="18"/>
                <w:u w:val="single"/>
              </w:rPr>
              <w:t>FID</w:t>
            </w:r>
            <w:r w:rsidRPr="00C301D7">
              <w:rPr>
                <w:rFonts w:asciiTheme="minorHAnsi" w:hAnsiTheme="minorHAnsi"/>
                <w:sz w:val="18"/>
                <w:szCs w:val="18"/>
                <w:u w:val="single"/>
              </w:rPr>
              <w:t>”</w:t>
            </w:r>
            <w:r w:rsidRPr="00C301D7">
              <w:rPr>
                <w:rFonts w:asciiTheme="minorHAnsi" w:hAnsiTheme="minorHAnsi"/>
                <w:sz w:val="18"/>
                <w:szCs w:val="18"/>
              </w:rPr>
              <w:t>;  or</w:t>
            </w:r>
            <w:r w:rsidRPr="00C301D7">
              <w:rPr>
                <w:rFonts w:asciiTheme="minorHAnsi" w:hAnsiTheme="minorHAnsi"/>
                <w:sz w:val="18"/>
                <w:szCs w:val="18"/>
                <w:u w:val="single"/>
              </w:rPr>
              <w:t xml:space="preserve"> “This system does not have a </w:t>
            </w:r>
            <w:r w:rsidR="00157956">
              <w:rPr>
                <w:rFonts w:asciiTheme="minorHAnsi" w:hAnsiTheme="minorHAnsi"/>
                <w:sz w:val="18"/>
                <w:szCs w:val="18"/>
                <w:u w:val="single"/>
              </w:rPr>
              <w:t>FID</w:t>
            </w:r>
            <w:r w:rsidRPr="00C301D7">
              <w:rPr>
                <w:rFonts w:asciiTheme="minorHAnsi" w:hAnsiTheme="minorHAnsi"/>
                <w:sz w:val="18"/>
                <w:szCs w:val="18"/>
                <w:u w:val="single"/>
              </w:rPr>
              <w:t xml:space="preserve"> device installed</w:t>
            </w:r>
            <w:r w:rsidRPr="00C301D7">
              <w:rPr>
                <w:rFonts w:asciiTheme="minorHAnsi" w:hAnsiTheme="minorHAnsi"/>
                <w:sz w:val="18"/>
                <w:szCs w:val="18"/>
              </w:rPr>
              <w:t>”</w:t>
            </w:r>
            <w:r w:rsidR="005D49C8" w:rsidRPr="00DF3F73">
              <w:rPr>
                <w:rFonts w:asciiTheme="minorHAnsi" w:hAnsiTheme="minorHAnsi"/>
                <w:sz w:val="18"/>
                <w:szCs w:val="18"/>
              </w:rPr>
              <w:t xml:space="preserve"> If installed system does not match this entry, it can be overwritten by rater but it will be flagged as a possible fail&gt;&gt;</w:t>
            </w:r>
            <w:r w:rsidRPr="00C301D7">
              <w:rPr>
                <w:rFonts w:asciiTheme="minorHAnsi" w:hAnsiTheme="minorHAnsi"/>
                <w:sz w:val="18"/>
                <w:szCs w:val="18"/>
              </w:rPr>
              <w:t>&gt;&gt;</w:t>
            </w:r>
          </w:p>
        </w:tc>
      </w:tr>
      <w:tr w:rsidR="009D67F4" w:rsidRPr="00C301D7" w14:paraId="58D531E7" w14:textId="77777777">
        <w:trPr>
          <w:cantSplit/>
          <w:trHeight w:val="360"/>
        </w:trPr>
        <w:tc>
          <w:tcPr>
            <w:tcW w:w="288" w:type="pct"/>
            <w:vAlign w:val="center"/>
          </w:tcPr>
          <w:p w14:paraId="58D531E4" w14:textId="72364E8B"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12</w:t>
            </w:r>
          </w:p>
        </w:tc>
        <w:tc>
          <w:tcPr>
            <w:tcW w:w="2212" w:type="pct"/>
            <w:vAlign w:val="center"/>
          </w:tcPr>
          <w:p w14:paraId="58D531E5" w14:textId="400EFB2F" w:rsidR="009D67F4" w:rsidRPr="00C301D7" w:rsidRDefault="009D67F4" w:rsidP="00EB6A42">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Is the system of a type that the minimum airflow can be verified </w:t>
            </w:r>
            <w:r w:rsidR="00C94073">
              <w:rPr>
                <w:rFonts w:asciiTheme="minorHAnsi" w:hAnsiTheme="minorHAnsi"/>
                <w:sz w:val="18"/>
                <w:szCs w:val="18"/>
              </w:rPr>
              <w:t xml:space="preserve">for all indoor units </w:t>
            </w:r>
            <w:r w:rsidRPr="00C301D7">
              <w:rPr>
                <w:rFonts w:asciiTheme="minorHAnsi" w:hAnsiTheme="minorHAnsi"/>
                <w:sz w:val="18"/>
                <w:szCs w:val="18"/>
              </w:rPr>
              <w:t>using an approved measurement procedure (RA3.3 or RA</w:t>
            </w:r>
            <w:r w:rsidR="008059CB">
              <w:rPr>
                <w:rFonts w:asciiTheme="minorHAnsi" w:hAnsiTheme="minorHAnsi"/>
                <w:sz w:val="18"/>
                <w:szCs w:val="18"/>
              </w:rPr>
              <w:t>3.3.3</w:t>
            </w:r>
            <w:r w:rsidRPr="00C301D7">
              <w:rPr>
                <w:rFonts w:asciiTheme="minorHAnsi" w:hAnsiTheme="minorHAnsi"/>
                <w:sz w:val="18"/>
                <w:szCs w:val="18"/>
              </w:rPr>
              <w:t>)?</w:t>
            </w:r>
          </w:p>
        </w:tc>
        <w:tc>
          <w:tcPr>
            <w:tcW w:w="2500" w:type="pct"/>
          </w:tcPr>
          <w:p w14:paraId="58D531E6"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B" w14:textId="77777777">
        <w:trPr>
          <w:cantSplit/>
          <w:trHeight w:val="360"/>
        </w:trPr>
        <w:tc>
          <w:tcPr>
            <w:tcW w:w="288" w:type="pct"/>
            <w:vAlign w:val="center"/>
          </w:tcPr>
          <w:p w14:paraId="58D531E8" w14:textId="28702F0C" w:rsidR="009D67F4" w:rsidRPr="00C301D7" w:rsidRDefault="00E36575" w:rsidP="00EF6C66">
            <w:pPr>
              <w:pStyle w:val="Header"/>
              <w:tabs>
                <w:tab w:val="clear" w:pos="4320"/>
                <w:tab w:val="clear" w:pos="8640"/>
              </w:tabs>
              <w:rPr>
                <w:rFonts w:asciiTheme="minorHAnsi" w:hAnsiTheme="minorHAnsi"/>
                <w:sz w:val="18"/>
                <w:szCs w:val="18"/>
              </w:rPr>
            </w:pPr>
            <w:r>
              <w:rPr>
                <w:rFonts w:asciiTheme="minorHAnsi" w:hAnsiTheme="minorHAnsi"/>
                <w:sz w:val="18"/>
                <w:szCs w:val="18"/>
              </w:rPr>
              <w:t>13</w:t>
            </w:r>
          </w:p>
        </w:tc>
        <w:tc>
          <w:tcPr>
            <w:tcW w:w="2212" w:type="pct"/>
            <w:vAlign w:val="center"/>
          </w:tcPr>
          <w:p w14:paraId="58D531E9" w14:textId="77777777" w:rsidR="009D67F4" w:rsidRPr="00C301D7" w:rsidRDefault="009D67F4" w:rsidP="00AD18B3">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Is the system of a type that approved refrigerant charge verification procedures can be used to verify compliance with the refrigerant charge verification requirements when temperatures are ≥ 55°F (RA3.2.2, or RA1)?</w:t>
            </w:r>
          </w:p>
        </w:tc>
        <w:tc>
          <w:tcPr>
            <w:tcW w:w="2500" w:type="pct"/>
          </w:tcPr>
          <w:p w14:paraId="58D531EA" w14:textId="77777777" w:rsidR="009D67F4" w:rsidRPr="00C301D7" w:rsidRDefault="009D67F4" w:rsidP="00EF6C66">
            <w:pPr>
              <w:spacing w:after="60"/>
              <w:rPr>
                <w:rFonts w:asciiTheme="minorHAnsi" w:hAnsiTheme="minorHAnsi"/>
                <w:sz w:val="18"/>
                <w:szCs w:val="18"/>
              </w:rPr>
            </w:pPr>
            <w:r w:rsidRPr="00C301D7">
              <w:rPr>
                <w:rFonts w:asciiTheme="minorHAnsi" w:hAnsiTheme="minorHAnsi"/>
                <w:sz w:val="18"/>
                <w:szCs w:val="18"/>
              </w:rPr>
              <w:t>&lt;&lt;auto filled text: referenced from CF2R. Possible entries are “yes” or “no”</w:t>
            </w:r>
            <w:r w:rsidR="005D49C8" w:rsidRPr="00DF3F73">
              <w:rPr>
                <w:rFonts w:asciiTheme="minorHAnsi" w:hAnsiTheme="minorHAnsi"/>
                <w:sz w:val="18"/>
                <w:szCs w:val="18"/>
              </w:rPr>
              <w:t xml:space="preserve"> If installed system does not match this entry, it can be overwritten by </w:t>
            </w:r>
            <w:proofErr w:type="gramStart"/>
            <w:r w:rsidR="005D49C8" w:rsidRPr="00DF3F73">
              <w:rPr>
                <w:rFonts w:asciiTheme="minorHAnsi" w:hAnsiTheme="minorHAnsi"/>
                <w:sz w:val="18"/>
                <w:szCs w:val="18"/>
              </w:rPr>
              <w:t>rater</w:t>
            </w:r>
            <w:proofErr w:type="gramEnd"/>
            <w:r w:rsidR="005D49C8" w:rsidRPr="00DF3F73">
              <w:rPr>
                <w:rFonts w:asciiTheme="minorHAnsi" w:hAnsiTheme="minorHAnsi"/>
                <w:sz w:val="18"/>
                <w:szCs w:val="18"/>
              </w:rPr>
              <w:t xml:space="preserve"> but it will be flagged as a possible fail&gt;&gt;</w:t>
            </w:r>
            <w:r w:rsidRPr="00C301D7">
              <w:rPr>
                <w:rFonts w:asciiTheme="minorHAnsi" w:hAnsiTheme="minorHAnsi"/>
                <w:sz w:val="18"/>
                <w:szCs w:val="18"/>
              </w:rPr>
              <w:t>&gt;&gt;</w:t>
            </w:r>
          </w:p>
        </w:tc>
      </w:tr>
      <w:tr w:rsidR="009D67F4" w:rsidRPr="00C301D7" w14:paraId="58D531EF" w14:textId="77777777">
        <w:trPr>
          <w:cantSplit/>
          <w:trHeight w:val="360"/>
        </w:trPr>
        <w:tc>
          <w:tcPr>
            <w:tcW w:w="288" w:type="pct"/>
            <w:vAlign w:val="center"/>
          </w:tcPr>
          <w:p w14:paraId="58D531EC" w14:textId="72C99F45"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14</w:t>
            </w:r>
          </w:p>
        </w:tc>
        <w:tc>
          <w:tcPr>
            <w:tcW w:w="2212" w:type="pct"/>
            <w:vAlign w:val="center"/>
          </w:tcPr>
          <w:p w14:paraId="58D531ED" w14:textId="1D6F0983"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Date of HERS Rater Refrigerant Charge Verification for this </w:t>
            </w:r>
            <w:r w:rsidR="00856A4A">
              <w:rPr>
                <w:rFonts w:asciiTheme="minorHAnsi" w:hAnsiTheme="minorHAnsi"/>
                <w:sz w:val="18"/>
                <w:szCs w:val="18"/>
              </w:rPr>
              <w:t>S</w:t>
            </w:r>
            <w:r w:rsidRPr="00C301D7">
              <w:rPr>
                <w:rFonts w:asciiTheme="minorHAnsi" w:hAnsiTheme="minorHAnsi"/>
                <w:sz w:val="18"/>
                <w:szCs w:val="18"/>
              </w:rPr>
              <w:t>ystem</w:t>
            </w:r>
          </w:p>
        </w:tc>
        <w:tc>
          <w:tcPr>
            <w:tcW w:w="2500" w:type="pct"/>
            <w:vAlign w:val="center"/>
          </w:tcPr>
          <w:p w14:paraId="58D531EE" w14:textId="77777777" w:rsidR="009D67F4" w:rsidRPr="00C301D7" w:rsidRDefault="009D67F4" w:rsidP="003F6B16">
            <w:pPr>
              <w:rPr>
                <w:rFonts w:asciiTheme="minorHAnsi" w:hAnsiTheme="minorHAnsi"/>
                <w:sz w:val="18"/>
                <w:szCs w:val="18"/>
              </w:rPr>
            </w:pPr>
            <w:r w:rsidRPr="00C301D7">
              <w:rPr>
                <w:rFonts w:asciiTheme="minorHAnsi" w:hAnsiTheme="minorHAnsi"/>
                <w:sz w:val="18"/>
                <w:szCs w:val="18"/>
              </w:rPr>
              <w:t>&lt;&lt;user input: date: use validated date format&gt;&gt;</w:t>
            </w:r>
          </w:p>
        </w:tc>
      </w:tr>
      <w:tr w:rsidR="009D67F4" w:rsidRPr="00C301D7" w14:paraId="58D531F9" w14:textId="77777777">
        <w:trPr>
          <w:cantSplit/>
          <w:trHeight w:val="360"/>
        </w:trPr>
        <w:tc>
          <w:tcPr>
            <w:tcW w:w="288" w:type="pct"/>
            <w:vAlign w:val="center"/>
          </w:tcPr>
          <w:p w14:paraId="58D531F0" w14:textId="3BF017F2" w:rsidR="009D67F4" w:rsidRPr="00C301D7"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15</w:t>
            </w:r>
          </w:p>
        </w:tc>
        <w:tc>
          <w:tcPr>
            <w:tcW w:w="2212" w:type="pct"/>
            <w:vAlign w:val="center"/>
          </w:tcPr>
          <w:p w14:paraId="58D531F1" w14:textId="47CCA30F" w:rsidR="009D67F4" w:rsidRPr="00C301D7" w:rsidRDefault="009D67F4" w:rsidP="00F76A4F">
            <w:pPr>
              <w:pStyle w:val="Header"/>
              <w:tabs>
                <w:tab w:val="clear" w:pos="4320"/>
                <w:tab w:val="clear" w:pos="8640"/>
              </w:tabs>
              <w:rPr>
                <w:rFonts w:asciiTheme="minorHAnsi" w:hAnsiTheme="minorHAnsi"/>
                <w:sz w:val="18"/>
                <w:szCs w:val="18"/>
              </w:rPr>
            </w:pPr>
            <w:r w:rsidRPr="00C301D7">
              <w:rPr>
                <w:rFonts w:asciiTheme="minorHAnsi" w:hAnsiTheme="minorHAnsi"/>
                <w:sz w:val="18"/>
                <w:szCs w:val="18"/>
              </w:rPr>
              <w:t xml:space="preserve">Refrigerant </w:t>
            </w:r>
            <w:r w:rsidR="00856A4A">
              <w:rPr>
                <w:rFonts w:asciiTheme="minorHAnsi" w:hAnsiTheme="minorHAnsi"/>
                <w:sz w:val="18"/>
                <w:szCs w:val="18"/>
              </w:rPr>
              <w:t>C</w:t>
            </w:r>
            <w:r w:rsidRPr="00C301D7">
              <w:rPr>
                <w:rFonts w:asciiTheme="minorHAnsi" w:hAnsiTheme="minorHAnsi"/>
                <w:sz w:val="18"/>
                <w:szCs w:val="18"/>
              </w:rPr>
              <w:t xml:space="preserve">harge </w:t>
            </w:r>
            <w:r w:rsidR="00856A4A">
              <w:rPr>
                <w:rFonts w:asciiTheme="minorHAnsi" w:hAnsiTheme="minorHAnsi"/>
                <w:sz w:val="18"/>
                <w:szCs w:val="18"/>
              </w:rPr>
              <w:t>V</w:t>
            </w:r>
            <w:r w:rsidRPr="00C301D7">
              <w:rPr>
                <w:rFonts w:asciiTheme="minorHAnsi" w:hAnsiTheme="minorHAnsi"/>
                <w:sz w:val="18"/>
                <w:szCs w:val="18"/>
              </w:rPr>
              <w:t xml:space="preserve">erification </w:t>
            </w:r>
            <w:r w:rsidR="00856A4A">
              <w:rPr>
                <w:rFonts w:asciiTheme="minorHAnsi" w:hAnsiTheme="minorHAnsi"/>
                <w:sz w:val="18"/>
                <w:szCs w:val="18"/>
              </w:rPr>
              <w:t>M</w:t>
            </w:r>
            <w:r w:rsidRPr="00C301D7">
              <w:rPr>
                <w:rFonts w:asciiTheme="minorHAnsi" w:hAnsiTheme="minorHAnsi"/>
                <w:sz w:val="18"/>
                <w:szCs w:val="18"/>
              </w:rPr>
              <w:t xml:space="preserve">ethod </w:t>
            </w:r>
            <w:r w:rsidR="00856A4A">
              <w:rPr>
                <w:rFonts w:asciiTheme="minorHAnsi" w:hAnsiTheme="minorHAnsi"/>
                <w:sz w:val="18"/>
                <w:szCs w:val="18"/>
              </w:rPr>
              <w:t>U</w:t>
            </w:r>
            <w:r w:rsidRPr="00C301D7">
              <w:rPr>
                <w:rFonts w:asciiTheme="minorHAnsi" w:hAnsiTheme="minorHAnsi"/>
                <w:sz w:val="18"/>
                <w:szCs w:val="18"/>
              </w:rPr>
              <w:t xml:space="preserve">sed by </w:t>
            </w:r>
            <w:r w:rsidR="00856A4A">
              <w:rPr>
                <w:rFonts w:asciiTheme="minorHAnsi" w:hAnsiTheme="minorHAnsi"/>
                <w:sz w:val="18"/>
                <w:szCs w:val="18"/>
              </w:rPr>
              <w:t>I</w:t>
            </w:r>
            <w:r w:rsidRPr="00C301D7">
              <w:rPr>
                <w:rFonts w:asciiTheme="minorHAnsi" w:hAnsiTheme="minorHAnsi"/>
                <w:sz w:val="18"/>
                <w:szCs w:val="18"/>
              </w:rPr>
              <w:t>nstaller</w:t>
            </w:r>
          </w:p>
        </w:tc>
        <w:tc>
          <w:tcPr>
            <w:tcW w:w="2500" w:type="pct"/>
          </w:tcPr>
          <w:p w14:paraId="58D531F2" w14:textId="77777777" w:rsidR="009D67F4" w:rsidRPr="00C301D7" w:rsidRDefault="009D67F4" w:rsidP="00D158F3">
            <w:pPr>
              <w:rPr>
                <w:rFonts w:asciiTheme="minorHAnsi" w:hAnsiTheme="minorHAnsi"/>
                <w:sz w:val="18"/>
                <w:szCs w:val="18"/>
              </w:rPr>
            </w:pPr>
            <w:r w:rsidRPr="00C301D7">
              <w:rPr>
                <w:rFonts w:asciiTheme="minorHAnsi" w:hAnsiTheme="minorHAnsi"/>
                <w:sz w:val="18"/>
                <w:szCs w:val="18"/>
              </w:rPr>
              <w:t xml:space="preserve">&lt;&lt;auto filled text: referenced from CF2R. Possible entries are: </w:t>
            </w:r>
          </w:p>
          <w:p w14:paraId="58D531F3"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Superheat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4"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Subcooling (outdoor temperature must be ≥ 55 </w:t>
            </w:r>
            <w:proofErr w:type="spellStart"/>
            <w:r w:rsidRPr="00C301D7">
              <w:rPr>
                <w:rFonts w:asciiTheme="minorHAnsi" w:hAnsiTheme="minorHAnsi"/>
                <w:sz w:val="18"/>
                <w:szCs w:val="18"/>
                <w:u w:val="single"/>
              </w:rPr>
              <w:t>degF</w:t>
            </w:r>
            <w:proofErr w:type="spellEnd"/>
            <w:r w:rsidRPr="00C301D7">
              <w:rPr>
                <w:rFonts w:asciiTheme="minorHAnsi" w:hAnsiTheme="minorHAnsi"/>
                <w:sz w:val="18"/>
                <w:szCs w:val="18"/>
                <w:u w:val="single"/>
              </w:rPr>
              <w:t>)</w:t>
            </w:r>
            <w:r w:rsidRPr="00C301D7">
              <w:rPr>
                <w:rFonts w:asciiTheme="minorHAnsi" w:hAnsiTheme="minorHAnsi"/>
                <w:sz w:val="18"/>
                <w:szCs w:val="18"/>
              </w:rPr>
              <w:t xml:space="preserve">; or </w:t>
            </w:r>
          </w:p>
          <w:p w14:paraId="58D531F5" w14:textId="77ECFCC3" w:rsidR="009D67F4"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Weigh-in</w:t>
            </w:r>
            <w:r w:rsidR="00590D10">
              <w:rPr>
                <w:rFonts w:asciiTheme="minorHAnsi" w:hAnsiTheme="minorHAnsi"/>
                <w:sz w:val="18"/>
                <w:szCs w:val="18"/>
                <w:u w:val="single"/>
              </w:rPr>
              <w:t xml:space="preserve"> with Installer independent</w:t>
            </w:r>
            <w:r w:rsidRPr="00C301D7">
              <w:rPr>
                <w:rFonts w:asciiTheme="minorHAnsi" w:hAnsiTheme="minorHAnsi"/>
                <w:sz w:val="18"/>
                <w:szCs w:val="18"/>
              </w:rPr>
              <w:t>; or</w:t>
            </w:r>
          </w:p>
          <w:p w14:paraId="59A9B1A2" w14:textId="3B913FD4" w:rsidR="00590D10" w:rsidRPr="00C301D7" w:rsidRDefault="00590D10" w:rsidP="009D67F4">
            <w:pPr>
              <w:pStyle w:val="ListParagraph"/>
              <w:numPr>
                <w:ilvl w:val="0"/>
                <w:numId w:val="12"/>
              </w:numPr>
              <w:spacing w:after="60"/>
              <w:rPr>
                <w:rFonts w:asciiTheme="minorHAnsi" w:hAnsiTheme="minorHAnsi"/>
                <w:sz w:val="18"/>
                <w:szCs w:val="18"/>
              </w:rPr>
            </w:pPr>
            <w:r>
              <w:rPr>
                <w:rFonts w:asciiTheme="minorHAnsi" w:hAnsiTheme="minorHAnsi"/>
                <w:sz w:val="18"/>
                <w:szCs w:val="18"/>
                <w:u w:val="single"/>
              </w:rPr>
              <w:t>Weigh</w:t>
            </w:r>
            <w:r w:rsidRPr="00590D10">
              <w:rPr>
                <w:rFonts w:asciiTheme="minorHAnsi" w:hAnsiTheme="minorHAnsi"/>
                <w:sz w:val="18"/>
                <w:szCs w:val="18"/>
                <w:u w:val="single"/>
              </w:rPr>
              <w:t>-</w:t>
            </w:r>
            <w:r>
              <w:rPr>
                <w:rFonts w:asciiTheme="minorHAnsi" w:hAnsiTheme="minorHAnsi"/>
                <w:sz w:val="18"/>
                <w:szCs w:val="18"/>
              </w:rPr>
              <w:t>in with HERS Rater observation; or</w:t>
            </w:r>
          </w:p>
          <w:p w14:paraId="58D531F7" w14:textId="77777777" w:rsidR="009D67F4" w:rsidRPr="00C301D7" w:rsidRDefault="009D67F4" w:rsidP="009D67F4">
            <w:pPr>
              <w:pStyle w:val="ListParagraph"/>
              <w:numPr>
                <w:ilvl w:val="0"/>
                <w:numId w:val="12"/>
              </w:numPr>
              <w:spacing w:after="60"/>
              <w:rPr>
                <w:rFonts w:asciiTheme="minorHAnsi" w:hAnsiTheme="minorHAnsi"/>
                <w:sz w:val="18"/>
                <w:szCs w:val="18"/>
              </w:rPr>
            </w:pPr>
            <w:r w:rsidRPr="00C301D7">
              <w:rPr>
                <w:rFonts w:asciiTheme="minorHAnsi" w:hAnsiTheme="minorHAnsi"/>
                <w:sz w:val="18"/>
                <w:szCs w:val="18"/>
                <w:u w:val="single"/>
              </w:rPr>
              <w:t xml:space="preserve">New Package Unit Factory Charge </w:t>
            </w:r>
            <w:r w:rsidRPr="00C301D7">
              <w:rPr>
                <w:rFonts w:asciiTheme="minorHAnsi" w:hAnsiTheme="minorHAnsi"/>
                <w:sz w:val="18"/>
                <w:szCs w:val="18"/>
              </w:rPr>
              <w:t>&gt;&gt;</w:t>
            </w:r>
          </w:p>
          <w:p w14:paraId="58D531F8" w14:textId="77777777" w:rsidR="009D67F4" w:rsidRPr="00C301D7" w:rsidRDefault="009D67F4">
            <w:pPr>
              <w:ind w:left="360"/>
              <w:rPr>
                <w:rFonts w:asciiTheme="minorHAnsi" w:hAnsiTheme="minorHAnsi"/>
                <w:sz w:val="18"/>
                <w:szCs w:val="18"/>
              </w:rPr>
            </w:pPr>
          </w:p>
        </w:tc>
      </w:tr>
      <w:tr w:rsidR="009D67F4" w:rsidRPr="001B751A" w14:paraId="58D531FD" w14:textId="77777777">
        <w:trPr>
          <w:cantSplit/>
          <w:trHeight w:val="953"/>
        </w:trPr>
        <w:tc>
          <w:tcPr>
            <w:tcW w:w="288" w:type="pct"/>
            <w:vAlign w:val="center"/>
          </w:tcPr>
          <w:p w14:paraId="58D531FA" w14:textId="04D37EC0" w:rsidR="009D67F4" w:rsidRPr="001B751A" w:rsidRDefault="00E36575" w:rsidP="00AD18B3">
            <w:pPr>
              <w:pStyle w:val="Header"/>
              <w:tabs>
                <w:tab w:val="clear" w:pos="4320"/>
                <w:tab w:val="clear" w:pos="8640"/>
              </w:tabs>
              <w:rPr>
                <w:rFonts w:asciiTheme="minorHAnsi" w:hAnsiTheme="minorHAnsi"/>
                <w:sz w:val="18"/>
                <w:szCs w:val="18"/>
              </w:rPr>
            </w:pPr>
            <w:r>
              <w:rPr>
                <w:rFonts w:asciiTheme="minorHAnsi" w:hAnsiTheme="minorHAnsi"/>
                <w:sz w:val="18"/>
                <w:szCs w:val="18"/>
              </w:rPr>
              <w:lastRenderedPageBreak/>
              <w:t>16</w:t>
            </w:r>
          </w:p>
        </w:tc>
        <w:tc>
          <w:tcPr>
            <w:tcW w:w="2212" w:type="pct"/>
            <w:vAlign w:val="center"/>
          </w:tcPr>
          <w:p w14:paraId="58D531FB" w14:textId="10984055" w:rsidR="009D67F4" w:rsidRPr="001B751A" w:rsidRDefault="00EC0116" w:rsidP="00F76A4F">
            <w:pPr>
              <w:pStyle w:val="Header"/>
              <w:tabs>
                <w:tab w:val="clear" w:pos="4320"/>
                <w:tab w:val="clear" w:pos="8640"/>
              </w:tabs>
              <w:rPr>
                <w:rFonts w:asciiTheme="minorHAnsi" w:hAnsiTheme="minorHAnsi"/>
                <w:sz w:val="18"/>
                <w:szCs w:val="18"/>
              </w:rPr>
            </w:pPr>
            <w:r>
              <w:rPr>
                <w:rFonts w:asciiTheme="minorHAnsi" w:hAnsiTheme="minorHAnsi"/>
                <w:sz w:val="18"/>
                <w:szCs w:val="18"/>
              </w:rPr>
              <w:t xml:space="preserve">Person </w:t>
            </w:r>
            <w:r w:rsidR="00856A4A">
              <w:rPr>
                <w:rFonts w:asciiTheme="minorHAnsi" w:hAnsiTheme="minorHAnsi"/>
                <w:sz w:val="18"/>
                <w:szCs w:val="18"/>
              </w:rPr>
              <w:t>W</w:t>
            </w:r>
            <w:r>
              <w:rPr>
                <w:rFonts w:asciiTheme="minorHAnsi" w:hAnsiTheme="minorHAnsi"/>
                <w:sz w:val="18"/>
                <w:szCs w:val="18"/>
              </w:rPr>
              <w:t xml:space="preserve">ho </w:t>
            </w:r>
            <w:r w:rsidR="00856A4A">
              <w:rPr>
                <w:rFonts w:asciiTheme="minorHAnsi" w:hAnsiTheme="minorHAnsi"/>
                <w:sz w:val="18"/>
                <w:szCs w:val="18"/>
              </w:rPr>
              <w:t>P</w:t>
            </w:r>
            <w:r>
              <w:rPr>
                <w:rFonts w:asciiTheme="minorHAnsi" w:hAnsiTheme="minorHAnsi"/>
                <w:sz w:val="18"/>
                <w:szCs w:val="18"/>
              </w:rPr>
              <w:t xml:space="preserve">erformed the Refrigerant Charge Verification </w:t>
            </w:r>
            <w:r w:rsidR="00856A4A">
              <w:rPr>
                <w:rFonts w:asciiTheme="minorHAnsi" w:hAnsiTheme="minorHAnsi"/>
                <w:sz w:val="18"/>
                <w:szCs w:val="18"/>
              </w:rPr>
              <w:t>R</w:t>
            </w:r>
            <w:r>
              <w:rPr>
                <w:rFonts w:asciiTheme="minorHAnsi" w:hAnsiTheme="minorHAnsi"/>
                <w:sz w:val="18"/>
                <w:szCs w:val="18"/>
              </w:rPr>
              <w:t>eported on the Certificate of Installation</w:t>
            </w:r>
          </w:p>
        </w:tc>
        <w:tc>
          <w:tcPr>
            <w:tcW w:w="2500" w:type="pct"/>
            <w:vAlign w:val="center"/>
          </w:tcPr>
          <w:p w14:paraId="58D531FC" w14:textId="77777777" w:rsidR="009D67F4" w:rsidRPr="001B751A" w:rsidRDefault="00EC0116">
            <w:pPr>
              <w:rPr>
                <w:rFonts w:asciiTheme="minorHAnsi" w:hAnsiTheme="minorHAnsi"/>
                <w:sz w:val="18"/>
                <w:szCs w:val="18"/>
              </w:rPr>
            </w:pPr>
            <w:r>
              <w:rPr>
                <w:rFonts w:asciiTheme="minorHAnsi" w:hAnsiTheme="minorHAnsi"/>
                <w:sz w:val="18"/>
                <w:szCs w:val="18"/>
              </w:rPr>
              <w:t>&lt;&lt;auto filled text: referenced from CF2R.  Possible entries: HVAC System Installer or HERS Rater.&gt;&gt;</w:t>
            </w:r>
          </w:p>
        </w:tc>
      </w:tr>
      <w:tr w:rsidR="009D67F4" w:rsidRPr="001B751A" w14:paraId="58D53203" w14:textId="77777777">
        <w:trPr>
          <w:cantSplit/>
          <w:trHeight w:val="953"/>
        </w:trPr>
        <w:tc>
          <w:tcPr>
            <w:tcW w:w="288" w:type="pct"/>
            <w:vAlign w:val="center"/>
          </w:tcPr>
          <w:p w14:paraId="58D531FE" w14:textId="40B24B70"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17</w:t>
            </w:r>
          </w:p>
        </w:tc>
        <w:tc>
          <w:tcPr>
            <w:tcW w:w="2212" w:type="pct"/>
            <w:vAlign w:val="center"/>
          </w:tcPr>
          <w:p w14:paraId="58D531FF" w14:textId="3BE8B41A" w:rsidR="009D67F4" w:rsidRPr="001B751A" w:rsidRDefault="00EC0116"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HERS Verification Compliance Requirement Status</w:t>
            </w:r>
          </w:p>
        </w:tc>
        <w:tc>
          <w:tcPr>
            <w:tcW w:w="2500" w:type="pct"/>
            <w:vAlign w:val="center"/>
          </w:tcPr>
          <w:p w14:paraId="58D53200" w14:textId="77777777" w:rsidR="009D67F4" w:rsidRPr="001B751A" w:rsidRDefault="00EC0116" w:rsidP="00B306F6">
            <w:pPr>
              <w:rPr>
                <w:rFonts w:asciiTheme="minorHAnsi" w:hAnsiTheme="minorHAnsi"/>
                <w:sz w:val="18"/>
                <w:szCs w:val="18"/>
              </w:rPr>
            </w:pPr>
            <w:r>
              <w:rPr>
                <w:rFonts w:asciiTheme="minorHAnsi" w:hAnsiTheme="minorHAnsi"/>
                <w:sz w:val="18"/>
                <w:szCs w:val="18"/>
              </w:rPr>
              <w:t xml:space="preserve">&lt;&lt;auto filled text: referenced from CF2R.  Possible entries: </w:t>
            </w:r>
          </w:p>
          <w:p w14:paraId="58D53201" w14:textId="77777777" w:rsidR="009D67F4" w:rsidRPr="001B751A" w:rsidRDefault="00EC0116">
            <w:pPr>
              <w:ind w:left="720"/>
              <w:rPr>
                <w:rFonts w:asciiTheme="minorHAnsi" w:hAnsiTheme="minorHAnsi"/>
                <w:sz w:val="18"/>
                <w:szCs w:val="18"/>
              </w:rPr>
            </w:pPr>
            <w:r>
              <w:rPr>
                <w:rFonts w:asciiTheme="minorHAnsi" w:hAnsiTheme="minorHAnsi"/>
                <w:sz w:val="18"/>
                <w:szCs w:val="18"/>
              </w:rPr>
              <w:t>"System does not qualify for Group Sampling"; or</w:t>
            </w:r>
          </w:p>
          <w:p w14:paraId="58D53202" w14:textId="77777777" w:rsidR="009D67F4" w:rsidRPr="001B751A" w:rsidRDefault="00EC0116" w:rsidP="005D49C8">
            <w:pPr>
              <w:ind w:left="720"/>
              <w:rPr>
                <w:rFonts w:asciiTheme="minorHAnsi" w:hAnsiTheme="minorHAnsi"/>
                <w:color w:val="FF0000"/>
                <w:sz w:val="18"/>
                <w:szCs w:val="18"/>
              </w:rPr>
            </w:pPr>
            <w:proofErr w:type="gramStart"/>
            <w:r>
              <w:rPr>
                <w:rFonts w:asciiTheme="minorHAnsi" w:hAnsiTheme="minorHAnsi"/>
                <w:sz w:val="18"/>
                <w:szCs w:val="18"/>
              </w:rPr>
              <w:t>”System</w:t>
            </w:r>
            <w:proofErr w:type="gramEnd"/>
            <w:r>
              <w:rPr>
                <w:rFonts w:asciiTheme="minorHAnsi" w:hAnsiTheme="minorHAnsi"/>
                <w:sz w:val="18"/>
                <w:szCs w:val="18"/>
              </w:rPr>
              <w:t xml:space="preserve"> qualifies for Group Sampling.”&gt;&gt;</w:t>
            </w:r>
          </w:p>
        </w:tc>
      </w:tr>
      <w:tr w:rsidR="009D67F4" w:rsidRPr="001B751A" w14:paraId="58D5321F" w14:textId="77777777">
        <w:trPr>
          <w:cantSplit/>
          <w:trHeight w:val="953"/>
        </w:trPr>
        <w:tc>
          <w:tcPr>
            <w:tcW w:w="288" w:type="pct"/>
            <w:vAlign w:val="center"/>
          </w:tcPr>
          <w:p w14:paraId="58D53204" w14:textId="77777777" w:rsidR="009D67F4" w:rsidRPr="001B751A"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05" w14:textId="77777777" w:rsidR="009D67F4" w:rsidRPr="001B751A" w:rsidRDefault="00EC0116" w:rsidP="009E21DA">
            <w:pPr>
              <w:rPr>
                <w:rFonts w:asciiTheme="minorHAnsi" w:hAnsiTheme="minorHAnsi"/>
                <w:sz w:val="18"/>
                <w:szCs w:val="18"/>
              </w:rPr>
            </w:pPr>
            <w:r>
              <w:rPr>
                <w:rFonts w:asciiTheme="minorHAnsi" w:hAnsiTheme="minorHAnsi"/>
                <w:sz w:val="18"/>
                <w:szCs w:val="18"/>
              </w:rPr>
              <w:t>Generate list for next row (this is hidden from user)</w:t>
            </w:r>
          </w:p>
        </w:tc>
        <w:tc>
          <w:tcPr>
            <w:tcW w:w="2500" w:type="pct"/>
            <w:vAlign w:val="center"/>
          </w:tcPr>
          <w:p w14:paraId="58D53206" w14:textId="4972D8C9"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“Superheat”, then list =</w:t>
            </w:r>
          </w:p>
          <w:p w14:paraId="58D53207" w14:textId="77777777" w:rsidR="009D67F4" w:rsidRPr="001B751A" w:rsidRDefault="00EC0116" w:rsidP="009D67F4">
            <w:pPr>
              <w:widowControl w:val="0"/>
              <w:autoSpaceDE w:val="0"/>
              <w:autoSpaceDN w:val="0"/>
              <w:adjustRightInd w:val="0"/>
              <w:ind w:firstLine="720"/>
              <w:rPr>
                <w:rFonts w:asciiTheme="minorHAnsi" w:hAnsiTheme="minorHAnsi" w:cs="Helvetica"/>
                <w:sz w:val="18"/>
                <w:szCs w:val="18"/>
              </w:rPr>
            </w:pPr>
            <w:r>
              <w:rPr>
                <w:rFonts w:asciiTheme="minorHAnsi" w:hAnsiTheme="minorHAnsi" w:cs="Helvetica"/>
                <w:sz w:val="18"/>
                <w:szCs w:val="18"/>
              </w:rPr>
              <w:t>Superheat</w:t>
            </w:r>
          </w:p>
          <w:p w14:paraId="58D53208"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09" w14:textId="4E4A884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“Subcool</w:t>
            </w:r>
            <w:r w:rsidR="00590D10">
              <w:rPr>
                <w:rFonts w:asciiTheme="minorHAnsi" w:hAnsiTheme="minorHAnsi" w:cs="Helvetica"/>
                <w:sz w:val="18"/>
                <w:szCs w:val="18"/>
              </w:rPr>
              <w:t>ing</w:t>
            </w:r>
            <w:r>
              <w:rPr>
                <w:rFonts w:asciiTheme="minorHAnsi" w:hAnsiTheme="minorHAnsi" w:cs="Helvetica"/>
                <w:sz w:val="18"/>
                <w:szCs w:val="18"/>
              </w:rPr>
              <w:t>”, then list =</w:t>
            </w:r>
          </w:p>
          <w:p w14:paraId="58D5320A" w14:textId="1C5BB51C"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0C" w14:textId="11758376"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58D5320D" w14:textId="053FC36D"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“no </w:t>
            </w:r>
            <w:r w:rsidR="00157956">
              <w:rPr>
                <w:rFonts w:asciiTheme="minorHAnsi" w:hAnsiTheme="minorHAnsi" w:cs="Helvetica"/>
                <w:sz w:val="18"/>
                <w:szCs w:val="18"/>
              </w:rPr>
              <w:t>FID</w:t>
            </w:r>
            <w:r>
              <w:rPr>
                <w:rFonts w:asciiTheme="minorHAnsi" w:hAnsiTheme="minorHAnsi" w:cs="Helvetica"/>
                <w:sz w:val="18"/>
                <w:szCs w:val="18"/>
              </w:rPr>
              <w:t xml:space="preserve">” and </w:t>
            </w:r>
            <w:r w:rsidR="001051E1">
              <w:rPr>
                <w:rFonts w:asciiTheme="minorHAnsi" w:hAnsiTheme="minorHAnsi" w:cs="Helvetica"/>
                <w:sz w:val="18"/>
                <w:szCs w:val="18"/>
              </w:rPr>
              <w:t>A15</w:t>
            </w:r>
            <w:r>
              <w:rPr>
                <w:rFonts w:asciiTheme="minorHAnsi" w:hAnsiTheme="minorHAnsi" w:cs="Helvetica"/>
                <w:sz w:val="18"/>
                <w:szCs w:val="18"/>
              </w:rPr>
              <w:t xml:space="preserve"> = “Weigh-In</w:t>
            </w:r>
            <w:r w:rsidR="00590D10">
              <w:rPr>
                <w:rFonts w:asciiTheme="minorHAnsi" w:hAnsiTheme="minorHAnsi" w:cs="Helvetica"/>
                <w:sz w:val="18"/>
                <w:szCs w:val="18"/>
              </w:rPr>
              <w:t xml:space="preserve"> with Installer independent</w:t>
            </w:r>
            <w:r>
              <w:rPr>
                <w:rFonts w:asciiTheme="minorHAnsi" w:hAnsiTheme="minorHAnsi" w:cs="Helvetica"/>
                <w:sz w:val="18"/>
                <w:szCs w:val="18"/>
              </w:rPr>
              <w:t>”, then list =</w:t>
            </w:r>
          </w:p>
          <w:p w14:paraId="58D5320E" w14:textId="77777777"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Superheat</w:t>
            </w:r>
          </w:p>
          <w:p w14:paraId="58D53210" w14:textId="692D34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t>Subcool</w:t>
            </w:r>
            <w:r w:rsidR="00590D10">
              <w:rPr>
                <w:rFonts w:asciiTheme="minorHAnsi" w:hAnsiTheme="minorHAnsi" w:cs="Helvetica"/>
                <w:sz w:val="18"/>
                <w:szCs w:val="18"/>
              </w:rPr>
              <w:t>ing</w:t>
            </w:r>
          </w:p>
          <w:p w14:paraId="58D53212" w14:textId="1C9150A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p>
          <w:p w14:paraId="6B47CDE9" w14:textId="110818CA" w:rsidR="00590D10" w:rsidRDefault="00590D10"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A11 = “no FID” and A15 = Weigh-in with HERS Rater observation”, then list = </w:t>
            </w:r>
          </w:p>
          <w:p w14:paraId="7EABB0DB" w14:textId="4C58D59C" w:rsidR="00590D10" w:rsidRDefault="00590D10" w:rsidP="00590D10">
            <w:pPr>
              <w:widowControl w:val="0"/>
              <w:autoSpaceDE w:val="0"/>
              <w:autoSpaceDN w:val="0"/>
              <w:adjustRightInd w:val="0"/>
              <w:ind w:left="695"/>
              <w:rPr>
                <w:rFonts w:asciiTheme="minorHAnsi" w:hAnsiTheme="minorHAnsi" w:cs="Helvetica"/>
                <w:sz w:val="18"/>
                <w:szCs w:val="18"/>
              </w:rPr>
            </w:pPr>
            <w:r>
              <w:rPr>
                <w:rFonts w:asciiTheme="minorHAnsi" w:hAnsiTheme="minorHAnsi" w:cs="Helvetica"/>
                <w:sz w:val="18"/>
                <w:szCs w:val="18"/>
              </w:rPr>
              <w:t>Weigh-In Observation</w:t>
            </w:r>
          </w:p>
          <w:p w14:paraId="3CB3632C" w14:textId="77777777" w:rsidR="00590D10" w:rsidRDefault="00590D10" w:rsidP="009D67F4">
            <w:pPr>
              <w:widowControl w:val="0"/>
              <w:autoSpaceDE w:val="0"/>
              <w:autoSpaceDN w:val="0"/>
              <w:adjustRightInd w:val="0"/>
              <w:rPr>
                <w:rFonts w:asciiTheme="minorHAnsi" w:hAnsiTheme="minorHAnsi" w:cs="Helvetica"/>
                <w:sz w:val="18"/>
                <w:szCs w:val="18"/>
              </w:rPr>
            </w:pPr>
          </w:p>
          <w:p w14:paraId="58D53213" w14:textId="2E86AAF4"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A11</w:t>
            </w:r>
            <w:r>
              <w:rPr>
                <w:rFonts w:asciiTheme="minorHAnsi" w:hAnsiTheme="minorHAnsi" w:cs="Helvetica"/>
                <w:sz w:val="18"/>
                <w:szCs w:val="18"/>
              </w:rPr>
              <w:t xml:space="preserve"> = “factory installed </w:t>
            </w:r>
            <w:r w:rsidR="00157956">
              <w:rPr>
                <w:rFonts w:asciiTheme="minorHAnsi" w:hAnsiTheme="minorHAnsi" w:cs="Helvetica"/>
                <w:sz w:val="18"/>
                <w:szCs w:val="18"/>
              </w:rPr>
              <w:t>FID</w:t>
            </w:r>
            <w:r>
              <w:rPr>
                <w:rFonts w:asciiTheme="minorHAnsi" w:hAnsiTheme="minorHAnsi" w:cs="Helvetica"/>
                <w:sz w:val="18"/>
                <w:szCs w:val="18"/>
              </w:rPr>
              <w:t xml:space="preserve">” or “field installed </w:t>
            </w:r>
            <w:r w:rsidR="00157956">
              <w:rPr>
                <w:rFonts w:asciiTheme="minorHAnsi" w:hAnsiTheme="minorHAnsi" w:cs="Helvetica"/>
                <w:sz w:val="18"/>
                <w:szCs w:val="18"/>
              </w:rPr>
              <w:t>FID</w:t>
            </w:r>
            <w:r>
              <w:rPr>
                <w:rFonts w:asciiTheme="minorHAnsi" w:hAnsiTheme="minorHAnsi" w:cs="Helvetica"/>
                <w:sz w:val="18"/>
                <w:szCs w:val="18"/>
              </w:rPr>
              <w:t>”, then list =</w:t>
            </w:r>
          </w:p>
          <w:p w14:paraId="58D53214" w14:textId="7F5913C0"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sidR="00157956">
              <w:rPr>
                <w:rFonts w:asciiTheme="minorHAnsi" w:hAnsiTheme="minorHAnsi" w:cs="Helvetica"/>
                <w:sz w:val="18"/>
                <w:szCs w:val="18"/>
              </w:rPr>
              <w:t>FID</w:t>
            </w:r>
            <w:r>
              <w:rPr>
                <w:rFonts w:asciiTheme="minorHAnsi" w:hAnsiTheme="minorHAnsi" w:cs="Helvetica"/>
                <w:sz w:val="18"/>
                <w:szCs w:val="18"/>
              </w:rPr>
              <w:t xml:space="preserve"> Verification</w:t>
            </w:r>
          </w:p>
          <w:p w14:paraId="58D53215" w14:textId="77777777" w:rsidR="009D67F4" w:rsidRPr="001B751A" w:rsidRDefault="009D67F4" w:rsidP="009D67F4">
            <w:pPr>
              <w:widowControl w:val="0"/>
              <w:autoSpaceDE w:val="0"/>
              <w:autoSpaceDN w:val="0"/>
              <w:adjustRightInd w:val="0"/>
              <w:rPr>
                <w:rFonts w:asciiTheme="minorHAnsi" w:hAnsiTheme="minorHAnsi" w:cs="Helvetica"/>
                <w:sz w:val="18"/>
                <w:szCs w:val="18"/>
              </w:rPr>
            </w:pPr>
          </w:p>
          <w:p w14:paraId="58D5321C" w14:textId="6CF01D6B" w:rsidR="009D67F4" w:rsidRPr="001B751A" w:rsidRDefault="00EC0116" w:rsidP="00590D10">
            <w:pPr>
              <w:widowControl w:val="0"/>
              <w:autoSpaceDE w:val="0"/>
              <w:autoSpaceDN w:val="0"/>
              <w:adjustRightInd w:val="0"/>
              <w:rPr>
                <w:rFonts w:asciiTheme="minorHAnsi" w:hAnsiTheme="minorHAnsi"/>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A15</w:t>
            </w:r>
            <w:r>
              <w:rPr>
                <w:rFonts w:asciiTheme="minorHAnsi" w:hAnsiTheme="minorHAnsi" w:cs="Helvetica"/>
                <w:sz w:val="18"/>
                <w:szCs w:val="18"/>
              </w:rPr>
              <w:t xml:space="preserve"> = “New Package Unit Factory Charge”, then </w:t>
            </w:r>
            <w:r w:rsidR="00590D10">
              <w:rPr>
                <w:rFonts w:asciiTheme="minorHAnsi" w:hAnsiTheme="minorHAnsi" w:cs="Helvetica"/>
                <w:sz w:val="18"/>
                <w:szCs w:val="18"/>
              </w:rPr>
              <w:t>do not proceed. A CF3R-MCH-25 is not required when a CF2R-MCH-25f is used.</w:t>
            </w:r>
          </w:p>
          <w:p w14:paraId="58D5321D" w14:textId="06D39D4A" w:rsidR="009D67F4" w:rsidRPr="001B751A" w:rsidRDefault="00EC0116" w:rsidP="009D67F4">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 xml:space="preserve">Else, If </w:t>
            </w:r>
            <w:r w:rsidR="001051E1">
              <w:rPr>
                <w:rFonts w:asciiTheme="minorHAnsi" w:hAnsiTheme="minorHAnsi" w:cs="Helvetica"/>
                <w:sz w:val="18"/>
                <w:szCs w:val="18"/>
              </w:rPr>
              <w:t>A12</w:t>
            </w:r>
            <w:r>
              <w:rPr>
                <w:rFonts w:asciiTheme="minorHAnsi" w:hAnsiTheme="minorHAnsi" w:cs="Helvetica"/>
                <w:sz w:val="18"/>
                <w:szCs w:val="18"/>
              </w:rPr>
              <w:t xml:space="preserve"> = “No”, or </w:t>
            </w:r>
            <w:r w:rsidR="001051E1">
              <w:rPr>
                <w:rFonts w:asciiTheme="minorHAnsi" w:hAnsiTheme="minorHAnsi" w:cs="Helvetica"/>
                <w:sz w:val="18"/>
                <w:szCs w:val="18"/>
              </w:rPr>
              <w:t>A13</w:t>
            </w:r>
            <w:r>
              <w:rPr>
                <w:rFonts w:asciiTheme="minorHAnsi" w:hAnsiTheme="minorHAnsi" w:cs="Helvetica"/>
                <w:sz w:val="18"/>
                <w:szCs w:val="18"/>
              </w:rPr>
              <w:t xml:space="preserve"> = “No”, then list =</w:t>
            </w:r>
          </w:p>
          <w:p w14:paraId="58D5321E" w14:textId="77777777" w:rsidR="009D67F4" w:rsidRPr="001B751A" w:rsidRDefault="00EC0116">
            <w:pPr>
              <w:widowControl w:val="0"/>
              <w:autoSpaceDE w:val="0"/>
              <w:autoSpaceDN w:val="0"/>
              <w:adjustRightInd w:val="0"/>
              <w:rPr>
                <w:rFonts w:asciiTheme="minorHAnsi" w:hAnsiTheme="minorHAnsi" w:cs="Helvetica"/>
                <w:sz w:val="18"/>
                <w:szCs w:val="18"/>
              </w:rPr>
            </w:pPr>
            <w:r>
              <w:rPr>
                <w:rFonts w:asciiTheme="minorHAnsi" w:hAnsiTheme="minorHAnsi" w:cs="Helvetica"/>
                <w:sz w:val="18"/>
                <w:szCs w:val="18"/>
              </w:rPr>
              <w:tab/>
            </w:r>
            <w:r>
              <w:rPr>
                <w:rFonts w:asciiTheme="minorHAnsi" w:hAnsiTheme="minorHAnsi" w:cs="Helvetica"/>
                <w:sz w:val="18"/>
                <w:szCs w:val="18"/>
              </w:rPr>
              <w:tab/>
              <w:t>Weigh-In Observation</w:t>
            </w:r>
          </w:p>
        </w:tc>
      </w:tr>
      <w:tr w:rsidR="009D67F4" w:rsidRPr="001B751A" w14:paraId="58D53224" w14:textId="77777777">
        <w:trPr>
          <w:cantSplit/>
          <w:trHeight w:val="953"/>
        </w:trPr>
        <w:tc>
          <w:tcPr>
            <w:tcW w:w="288" w:type="pct"/>
            <w:vAlign w:val="center"/>
          </w:tcPr>
          <w:p w14:paraId="58D53220" w14:textId="1BACB999" w:rsidR="009D67F4" w:rsidRPr="001B751A" w:rsidRDefault="00E36575" w:rsidP="003F6B16">
            <w:pPr>
              <w:pStyle w:val="Header"/>
              <w:tabs>
                <w:tab w:val="clear" w:pos="4320"/>
                <w:tab w:val="clear" w:pos="8640"/>
              </w:tabs>
              <w:rPr>
                <w:rFonts w:asciiTheme="minorHAnsi" w:hAnsiTheme="minorHAnsi"/>
                <w:sz w:val="18"/>
                <w:szCs w:val="18"/>
              </w:rPr>
            </w:pPr>
            <w:r>
              <w:rPr>
                <w:rFonts w:asciiTheme="minorHAnsi" w:hAnsiTheme="minorHAnsi"/>
                <w:sz w:val="18"/>
                <w:szCs w:val="18"/>
              </w:rPr>
              <w:t>18</w:t>
            </w:r>
          </w:p>
        </w:tc>
        <w:tc>
          <w:tcPr>
            <w:tcW w:w="2212" w:type="pct"/>
            <w:vAlign w:val="center"/>
          </w:tcPr>
          <w:p w14:paraId="58D53221" w14:textId="69521E43" w:rsidR="009D67F4" w:rsidRPr="001B751A" w:rsidRDefault="00EC0116" w:rsidP="00F76A4F">
            <w:pPr>
              <w:rPr>
                <w:rFonts w:asciiTheme="minorHAnsi" w:hAnsiTheme="minorHAnsi"/>
                <w:sz w:val="18"/>
                <w:szCs w:val="18"/>
              </w:rPr>
            </w:pPr>
            <w:r>
              <w:rPr>
                <w:rFonts w:asciiTheme="minorHAnsi" w:hAnsiTheme="minorHAnsi"/>
                <w:sz w:val="18"/>
                <w:szCs w:val="18"/>
              </w:rPr>
              <w:t xml:space="preserve">Refrigerant </w:t>
            </w:r>
            <w:r w:rsidR="00856A4A">
              <w:rPr>
                <w:rFonts w:asciiTheme="minorHAnsi" w:hAnsiTheme="minorHAnsi"/>
                <w:sz w:val="18"/>
                <w:szCs w:val="18"/>
              </w:rPr>
              <w:t>C</w:t>
            </w:r>
            <w:r>
              <w:rPr>
                <w:rFonts w:asciiTheme="minorHAnsi" w:hAnsiTheme="minorHAnsi"/>
                <w:sz w:val="18"/>
                <w:szCs w:val="18"/>
              </w:rPr>
              <w:t xml:space="preserve">harge </w:t>
            </w:r>
            <w:r w:rsidR="00856A4A">
              <w:rPr>
                <w:rFonts w:asciiTheme="minorHAnsi" w:hAnsiTheme="minorHAnsi"/>
                <w:sz w:val="18"/>
                <w:szCs w:val="18"/>
              </w:rPr>
              <w:t>V</w:t>
            </w:r>
            <w:r>
              <w:rPr>
                <w:rFonts w:asciiTheme="minorHAnsi" w:hAnsiTheme="minorHAnsi"/>
                <w:sz w:val="18"/>
                <w:szCs w:val="18"/>
              </w:rPr>
              <w:t xml:space="preserve">erification </w:t>
            </w:r>
            <w:r w:rsidR="00856A4A">
              <w:rPr>
                <w:rFonts w:asciiTheme="minorHAnsi" w:hAnsiTheme="minorHAnsi"/>
                <w:sz w:val="18"/>
                <w:szCs w:val="18"/>
              </w:rPr>
              <w:t>M</w:t>
            </w:r>
            <w:r>
              <w:rPr>
                <w:rFonts w:asciiTheme="minorHAnsi" w:hAnsiTheme="minorHAnsi"/>
                <w:sz w:val="18"/>
                <w:szCs w:val="18"/>
              </w:rPr>
              <w:t xml:space="preserve">ethod </w:t>
            </w:r>
            <w:r w:rsidR="00856A4A">
              <w:rPr>
                <w:rFonts w:asciiTheme="minorHAnsi" w:hAnsiTheme="minorHAnsi"/>
                <w:sz w:val="18"/>
                <w:szCs w:val="18"/>
              </w:rPr>
              <w:t>U</w:t>
            </w:r>
            <w:r>
              <w:rPr>
                <w:rFonts w:asciiTheme="minorHAnsi" w:hAnsiTheme="minorHAnsi"/>
                <w:sz w:val="18"/>
                <w:szCs w:val="18"/>
              </w:rPr>
              <w:t>sed by HERS Rater</w:t>
            </w:r>
          </w:p>
        </w:tc>
        <w:tc>
          <w:tcPr>
            <w:tcW w:w="2500" w:type="pct"/>
            <w:vAlign w:val="center"/>
          </w:tcPr>
          <w:p w14:paraId="58D53222" w14:textId="57CF4818" w:rsidR="009D67F4" w:rsidRPr="001B751A" w:rsidRDefault="00EC0116" w:rsidP="00577FA7">
            <w:pPr>
              <w:spacing w:after="60"/>
              <w:rPr>
                <w:rFonts w:asciiTheme="minorHAnsi" w:hAnsiTheme="minorHAnsi"/>
                <w:sz w:val="18"/>
                <w:szCs w:val="18"/>
              </w:rPr>
            </w:pPr>
            <w:r>
              <w:rPr>
                <w:rFonts w:asciiTheme="minorHAnsi" w:hAnsiTheme="minorHAnsi"/>
                <w:sz w:val="18"/>
                <w:szCs w:val="18"/>
              </w:rPr>
              <w:t>&lt;&lt;</w:t>
            </w:r>
            <w:proofErr w:type="gramStart"/>
            <w:r>
              <w:rPr>
                <w:rFonts w:asciiTheme="minorHAnsi" w:hAnsiTheme="minorHAnsi"/>
                <w:sz w:val="18"/>
                <w:szCs w:val="18"/>
              </w:rPr>
              <w:t>user</w:t>
            </w:r>
            <w:proofErr w:type="gramEnd"/>
            <w:r>
              <w:rPr>
                <w:rFonts w:asciiTheme="minorHAnsi" w:hAnsiTheme="minorHAnsi"/>
                <w:sz w:val="18"/>
                <w:szCs w:val="18"/>
              </w:rPr>
              <w:t xml:space="preserve"> pick one from list generated in previous row&gt;</w:t>
            </w:r>
          </w:p>
          <w:p w14:paraId="58D53223" w14:textId="77777777" w:rsidR="009D67F4" w:rsidRPr="001B751A" w:rsidRDefault="009D67F4">
            <w:pPr>
              <w:spacing w:after="60"/>
              <w:rPr>
                <w:rFonts w:asciiTheme="minorHAnsi" w:hAnsiTheme="minorHAnsi"/>
                <w:sz w:val="18"/>
                <w:szCs w:val="18"/>
              </w:rPr>
            </w:pPr>
          </w:p>
        </w:tc>
      </w:tr>
      <w:tr w:rsidR="009D67F4" w:rsidRPr="001B751A" w14:paraId="58D53239" w14:textId="77777777">
        <w:trPr>
          <w:cantSplit/>
          <w:trHeight w:val="953"/>
        </w:trPr>
        <w:tc>
          <w:tcPr>
            <w:tcW w:w="288" w:type="pct"/>
            <w:vAlign w:val="center"/>
          </w:tcPr>
          <w:p w14:paraId="58D53225" w14:textId="36AA4C7F" w:rsidR="009D67F4" w:rsidRPr="001B751A" w:rsidDel="005B4BA0" w:rsidRDefault="009D67F4" w:rsidP="003F6B16">
            <w:pPr>
              <w:pStyle w:val="Header"/>
              <w:tabs>
                <w:tab w:val="clear" w:pos="4320"/>
                <w:tab w:val="clear" w:pos="8640"/>
              </w:tabs>
              <w:rPr>
                <w:rFonts w:asciiTheme="minorHAnsi" w:hAnsiTheme="minorHAnsi"/>
                <w:sz w:val="18"/>
                <w:szCs w:val="18"/>
              </w:rPr>
            </w:pPr>
          </w:p>
        </w:tc>
        <w:tc>
          <w:tcPr>
            <w:tcW w:w="2212" w:type="pct"/>
            <w:vAlign w:val="center"/>
          </w:tcPr>
          <w:p w14:paraId="58D53226" w14:textId="77777777" w:rsidR="009D67F4" w:rsidRPr="001B751A" w:rsidRDefault="00EC0116" w:rsidP="009E21DA">
            <w:pPr>
              <w:rPr>
                <w:rFonts w:asciiTheme="minorHAnsi" w:hAnsiTheme="minorHAnsi"/>
                <w:sz w:val="18"/>
                <w:szCs w:val="18"/>
              </w:rPr>
            </w:pPr>
            <w:r>
              <w:rPr>
                <w:rFonts w:asciiTheme="minorHAnsi" w:hAnsiTheme="minorHAnsi"/>
                <w:sz w:val="18"/>
                <w:szCs w:val="18"/>
              </w:rPr>
              <w:t xml:space="preserve">determine compliance method for this </w:t>
            </w:r>
            <w:proofErr w:type="gramStart"/>
            <w:r>
              <w:rPr>
                <w:rFonts w:asciiTheme="minorHAnsi" w:hAnsiTheme="minorHAnsi"/>
                <w:sz w:val="18"/>
                <w:szCs w:val="18"/>
              </w:rPr>
              <w:t>document;  display</w:t>
            </w:r>
            <w:proofErr w:type="gramEnd"/>
            <w:r>
              <w:rPr>
                <w:rFonts w:asciiTheme="minorHAnsi" w:hAnsiTheme="minorHAnsi"/>
                <w:sz w:val="18"/>
                <w:szCs w:val="18"/>
              </w:rPr>
              <w:t xml:space="preserve"> applicable tables below;</w:t>
            </w:r>
          </w:p>
          <w:p w14:paraId="58D53227" w14:textId="77777777" w:rsidR="009D67F4" w:rsidRPr="001B751A" w:rsidRDefault="00EC0116" w:rsidP="009E21DA">
            <w:pPr>
              <w:pStyle w:val="Header"/>
              <w:tabs>
                <w:tab w:val="clear" w:pos="4320"/>
                <w:tab w:val="clear" w:pos="8640"/>
              </w:tabs>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this</w:t>
            </w:r>
            <w:proofErr w:type="gramEnd"/>
            <w:r>
              <w:rPr>
                <w:rFonts w:asciiTheme="minorHAnsi" w:hAnsiTheme="minorHAnsi"/>
                <w:sz w:val="18"/>
                <w:szCs w:val="18"/>
              </w:rPr>
              <w:t xml:space="preserve"> row not visible to user)</w:t>
            </w:r>
          </w:p>
        </w:tc>
        <w:tc>
          <w:tcPr>
            <w:tcW w:w="2500" w:type="pct"/>
            <w:vAlign w:val="center"/>
          </w:tcPr>
          <w:p w14:paraId="58D53228"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&lt;&lt;calculated field:  </w:t>
            </w:r>
          </w:p>
          <w:p w14:paraId="58D53229" w14:textId="3E457FED" w:rsidR="009D67F4" w:rsidRPr="001B751A" w:rsidRDefault="00EC0116">
            <w:pPr>
              <w:rPr>
                <w:rFonts w:asciiTheme="minorHAnsi" w:hAnsiTheme="minorHAnsi"/>
                <w:sz w:val="18"/>
                <w:szCs w:val="18"/>
              </w:rPr>
            </w:pPr>
            <w:r>
              <w:rPr>
                <w:rFonts w:asciiTheme="minorHAnsi" w:hAnsiTheme="minorHAnsi"/>
                <w:sz w:val="18"/>
                <w:szCs w:val="18"/>
              </w:rPr>
              <w:t xml:space="preserve">If </w:t>
            </w:r>
            <w:r w:rsidR="001051E1">
              <w:rPr>
                <w:rFonts w:asciiTheme="minorHAnsi" w:hAnsiTheme="minorHAnsi"/>
                <w:sz w:val="18"/>
                <w:szCs w:val="18"/>
              </w:rPr>
              <w:t>A18</w:t>
            </w:r>
            <w:r>
              <w:rPr>
                <w:rFonts w:asciiTheme="minorHAnsi" w:hAnsiTheme="minorHAnsi"/>
                <w:sz w:val="18"/>
                <w:szCs w:val="18"/>
              </w:rPr>
              <w:t>=</w:t>
            </w:r>
            <w:proofErr w:type="gramStart"/>
            <w:r>
              <w:rPr>
                <w:rFonts w:asciiTheme="minorHAnsi" w:hAnsiTheme="minorHAnsi"/>
                <w:sz w:val="18"/>
                <w:szCs w:val="18"/>
                <w:u w:val="single"/>
              </w:rPr>
              <w:t>Superheat</w:t>
            </w:r>
            <w:r>
              <w:rPr>
                <w:rFonts w:asciiTheme="minorHAnsi" w:hAnsiTheme="minorHAnsi"/>
                <w:sz w:val="18"/>
                <w:szCs w:val="18"/>
              </w:rPr>
              <w:t>;  then</w:t>
            </w:r>
            <w:proofErr w:type="gramEnd"/>
            <w:r>
              <w:rPr>
                <w:rFonts w:asciiTheme="minorHAnsi" w:hAnsiTheme="minorHAnsi"/>
                <w:sz w:val="18"/>
                <w:szCs w:val="18"/>
              </w:rPr>
              <w:t xml:space="preserve"> display method:</w:t>
            </w:r>
          </w:p>
          <w:p w14:paraId="58D5322A"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25a Superheat Charge Verification </w:t>
            </w:r>
            <w:proofErr w:type="gramStart"/>
            <w:r>
              <w:rPr>
                <w:rFonts w:asciiTheme="minorHAnsi" w:hAnsiTheme="minorHAnsi"/>
                <w:sz w:val="18"/>
                <w:szCs w:val="18"/>
              </w:rPr>
              <w:t>Procedure;</w:t>
            </w:r>
            <w:proofErr w:type="gramEnd"/>
          </w:p>
          <w:p w14:paraId="58D5322B" w14:textId="77777777" w:rsidR="009D67F4" w:rsidRPr="001B751A" w:rsidRDefault="009D67F4" w:rsidP="003F6B16">
            <w:pPr>
              <w:rPr>
                <w:rFonts w:asciiTheme="minorHAnsi" w:hAnsiTheme="minorHAnsi"/>
                <w:sz w:val="18"/>
                <w:szCs w:val="18"/>
              </w:rPr>
            </w:pPr>
          </w:p>
          <w:p w14:paraId="58D5322C" w14:textId="0B496E22" w:rsidR="009D67F4" w:rsidRPr="001B751A" w:rsidRDefault="00EC0116" w:rsidP="003F6B16">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proofErr w:type="gramStart"/>
            <w:r>
              <w:rPr>
                <w:rFonts w:asciiTheme="minorHAnsi" w:hAnsiTheme="minorHAnsi"/>
                <w:sz w:val="18"/>
                <w:szCs w:val="18"/>
                <w:u w:val="single"/>
              </w:rPr>
              <w:t>Subcooling;</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2D" w14:textId="77777777" w:rsidR="009D67F4" w:rsidRPr="001B751A" w:rsidRDefault="00EC0116" w:rsidP="003F6B16">
            <w:pPr>
              <w:rPr>
                <w:rFonts w:asciiTheme="minorHAnsi" w:hAnsiTheme="minorHAnsi"/>
                <w:sz w:val="18"/>
                <w:szCs w:val="18"/>
              </w:rPr>
            </w:pPr>
            <w:r>
              <w:rPr>
                <w:rFonts w:asciiTheme="minorHAnsi" w:hAnsiTheme="minorHAnsi"/>
                <w:sz w:val="18"/>
                <w:szCs w:val="18"/>
              </w:rPr>
              <w:t xml:space="preserve">25b. Subcooling Charge Verification </w:t>
            </w:r>
            <w:proofErr w:type="gramStart"/>
            <w:r>
              <w:rPr>
                <w:rFonts w:asciiTheme="minorHAnsi" w:hAnsiTheme="minorHAnsi"/>
                <w:sz w:val="18"/>
                <w:szCs w:val="18"/>
              </w:rPr>
              <w:t>Method;</w:t>
            </w:r>
            <w:proofErr w:type="gramEnd"/>
          </w:p>
          <w:p w14:paraId="58D5322E" w14:textId="77777777" w:rsidR="009D67F4" w:rsidRPr="001B751A" w:rsidRDefault="009D67F4" w:rsidP="00EB03B7">
            <w:pPr>
              <w:rPr>
                <w:rFonts w:asciiTheme="minorHAnsi" w:hAnsiTheme="minorHAnsi"/>
                <w:sz w:val="18"/>
                <w:szCs w:val="18"/>
              </w:rPr>
            </w:pPr>
          </w:p>
          <w:p w14:paraId="58D5322F" w14:textId="1B12C953" w:rsidR="009D67F4" w:rsidRPr="001B751A" w:rsidRDefault="00EC0116" w:rsidP="00EB03B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Weigh-in </w:t>
            </w:r>
            <w:proofErr w:type="gramStart"/>
            <w:r>
              <w:rPr>
                <w:rFonts w:asciiTheme="minorHAnsi" w:hAnsiTheme="minorHAnsi"/>
                <w:sz w:val="18"/>
                <w:szCs w:val="18"/>
                <w:u w:val="single"/>
              </w:rPr>
              <w:t>Observation;</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30" w14:textId="77777777" w:rsidR="009D67F4" w:rsidRPr="001B751A" w:rsidRDefault="00EC0116" w:rsidP="00EB03B7">
            <w:pPr>
              <w:rPr>
                <w:rFonts w:asciiTheme="minorHAnsi" w:hAnsiTheme="minorHAnsi"/>
                <w:sz w:val="18"/>
                <w:szCs w:val="18"/>
              </w:rPr>
            </w:pPr>
            <w:r>
              <w:rPr>
                <w:rFonts w:asciiTheme="minorHAnsi" w:hAnsiTheme="minorHAnsi"/>
                <w:sz w:val="18"/>
                <w:szCs w:val="18"/>
              </w:rPr>
              <w:t xml:space="preserve">25c. </w:t>
            </w:r>
            <w:r>
              <w:rPr>
                <w:rFonts w:asciiTheme="minorHAnsi" w:hAnsiTheme="minorHAnsi"/>
                <w:sz w:val="18"/>
                <w:szCs w:val="18"/>
                <w:u w:val="single"/>
              </w:rPr>
              <w:t>Weigh-in</w:t>
            </w:r>
            <w:r>
              <w:rPr>
                <w:rFonts w:asciiTheme="minorHAnsi" w:hAnsiTheme="minorHAnsi"/>
                <w:sz w:val="18"/>
                <w:szCs w:val="18"/>
              </w:rPr>
              <w:t xml:space="preserve"> Observation </w:t>
            </w:r>
            <w:proofErr w:type="gramStart"/>
            <w:r>
              <w:rPr>
                <w:rFonts w:asciiTheme="minorHAnsi" w:hAnsiTheme="minorHAnsi"/>
                <w:sz w:val="18"/>
                <w:szCs w:val="18"/>
              </w:rPr>
              <w:t>Procedure;</w:t>
            </w:r>
            <w:proofErr w:type="gramEnd"/>
          </w:p>
          <w:p w14:paraId="58D53231" w14:textId="77777777" w:rsidR="009D67F4" w:rsidRPr="001B751A" w:rsidRDefault="009D67F4" w:rsidP="00577FA7">
            <w:pPr>
              <w:rPr>
                <w:rFonts w:asciiTheme="minorHAnsi" w:hAnsiTheme="minorHAnsi"/>
                <w:sz w:val="18"/>
                <w:szCs w:val="18"/>
              </w:rPr>
            </w:pPr>
          </w:p>
          <w:p w14:paraId="58D53232" w14:textId="3AC226C1" w:rsidR="009D67F4" w:rsidRPr="001B751A" w:rsidRDefault="00EC0116" w:rsidP="00577FA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Winter </w:t>
            </w:r>
            <w:proofErr w:type="gramStart"/>
            <w:r>
              <w:rPr>
                <w:rFonts w:asciiTheme="minorHAnsi" w:hAnsiTheme="minorHAnsi"/>
                <w:sz w:val="18"/>
                <w:szCs w:val="18"/>
                <w:u w:val="single"/>
              </w:rPr>
              <w:t>Setup;</w:t>
            </w:r>
            <w:r>
              <w:rPr>
                <w:rFonts w:asciiTheme="minorHAnsi" w:hAnsiTheme="minorHAnsi"/>
                <w:sz w:val="18"/>
                <w:szCs w:val="18"/>
              </w:rPr>
              <w:t xml:space="preserve">  then</w:t>
            </w:r>
            <w:proofErr w:type="gramEnd"/>
            <w:r>
              <w:rPr>
                <w:rFonts w:asciiTheme="minorHAnsi" w:hAnsiTheme="minorHAnsi"/>
                <w:sz w:val="18"/>
                <w:szCs w:val="18"/>
              </w:rPr>
              <w:t xml:space="preserve"> display method:</w:t>
            </w:r>
          </w:p>
          <w:p w14:paraId="58D53233" w14:textId="77777777" w:rsidR="009D67F4" w:rsidRPr="001B751A" w:rsidRDefault="00EC0116" w:rsidP="00577FA7">
            <w:pPr>
              <w:rPr>
                <w:rFonts w:asciiTheme="minorHAnsi" w:hAnsiTheme="minorHAnsi"/>
                <w:sz w:val="18"/>
                <w:szCs w:val="18"/>
              </w:rPr>
            </w:pPr>
            <w:r>
              <w:rPr>
                <w:rFonts w:asciiTheme="minorHAnsi" w:hAnsiTheme="minorHAnsi"/>
                <w:sz w:val="18"/>
                <w:szCs w:val="18"/>
              </w:rPr>
              <w:t xml:space="preserve">25e. Winter Setup for Standard Charge </w:t>
            </w:r>
            <w:proofErr w:type="gramStart"/>
            <w:r>
              <w:rPr>
                <w:rFonts w:asciiTheme="minorHAnsi" w:hAnsiTheme="minorHAnsi"/>
                <w:sz w:val="18"/>
                <w:szCs w:val="18"/>
              </w:rPr>
              <w:t>Verification;</w:t>
            </w:r>
            <w:proofErr w:type="gramEnd"/>
          </w:p>
          <w:p w14:paraId="58D53234" w14:textId="77777777" w:rsidR="009D67F4" w:rsidRPr="001B751A" w:rsidRDefault="009D67F4" w:rsidP="00577FA7">
            <w:pPr>
              <w:rPr>
                <w:rFonts w:asciiTheme="minorHAnsi" w:hAnsiTheme="minorHAnsi"/>
                <w:sz w:val="18"/>
                <w:szCs w:val="18"/>
              </w:rPr>
            </w:pPr>
          </w:p>
          <w:p w14:paraId="58D53235" w14:textId="0083F906" w:rsidR="009D67F4" w:rsidRPr="001B751A" w:rsidRDefault="00EC0116" w:rsidP="00577FA7">
            <w:pPr>
              <w:rPr>
                <w:rFonts w:asciiTheme="minorHAnsi" w:hAnsiTheme="minorHAnsi"/>
                <w:sz w:val="18"/>
                <w:szCs w:val="18"/>
              </w:rPr>
            </w:pPr>
            <w:r>
              <w:rPr>
                <w:rFonts w:asciiTheme="minorHAnsi" w:hAnsiTheme="minorHAnsi"/>
                <w:sz w:val="18"/>
                <w:szCs w:val="18"/>
              </w:rPr>
              <w:t xml:space="preserve">elseif </w:t>
            </w:r>
            <w:r w:rsidR="001051E1">
              <w:rPr>
                <w:rFonts w:asciiTheme="minorHAnsi" w:hAnsiTheme="minorHAnsi"/>
                <w:sz w:val="18"/>
                <w:szCs w:val="18"/>
              </w:rPr>
              <w:t>A18</w:t>
            </w:r>
            <w:r>
              <w:rPr>
                <w:rFonts w:asciiTheme="minorHAnsi" w:hAnsiTheme="minorHAnsi"/>
                <w:sz w:val="18"/>
                <w:szCs w:val="18"/>
              </w:rPr>
              <w:t>=</w:t>
            </w:r>
            <w:r>
              <w:rPr>
                <w:rFonts w:asciiTheme="minorHAnsi" w:hAnsiTheme="minorHAnsi"/>
                <w:sz w:val="18"/>
                <w:szCs w:val="18"/>
                <w:u w:val="single"/>
              </w:rPr>
              <w:t xml:space="preserve"> </w:t>
            </w:r>
            <w:r w:rsidR="00157956">
              <w:rPr>
                <w:rFonts w:asciiTheme="minorHAnsi" w:hAnsiTheme="minorHAnsi"/>
                <w:sz w:val="18"/>
                <w:szCs w:val="18"/>
                <w:u w:val="single"/>
              </w:rPr>
              <w:t>FID</w:t>
            </w:r>
            <w:r>
              <w:rPr>
                <w:rFonts w:asciiTheme="minorHAnsi" w:hAnsiTheme="minorHAnsi"/>
                <w:sz w:val="18"/>
                <w:szCs w:val="18"/>
                <w:u w:val="single"/>
              </w:rPr>
              <w:t xml:space="preserve"> </w:t>
            </w:r>
            <w:proofErr w:type="gramStart"/>
            <w:r>
              <w:rPr>
                <w:rFonts w:asciiTheme="minorHAnsi" w:hAnsiTheme="minorHAnsi"/>
                <w:sz w:val="18"/>
                <w:szCs w:val="18"/>
                <w:u w:val="single"/>
              </w:rPr>
              <w:t>Verification;</w:t>
            </w:r>
            <w:r>
              <w:rPr>
                <w:rFonts w:asciiTheme="minorHAnsi" w:hAnsiTheme="minorHAnsi"/>
                <w:sz w:val="18"/>
                <w:szCs w:val="18"/>
              </w:rPr>
              <w:t xml:space="preserve">  then</w:t>
            </w:r>
            <w:proofErr w:type="gramEnd"/>
            <w:r>
              <w:rPr>
                <w:rFonts w:asciiTheme="minorHAnsi" w:hAnsiTheme="minorHAnsi"/>
                <w:sz w:val="18"/>
                <w:szCs w:val="18"/>
              </w:rPr>
              <w:t xml:space="preserve"> display method: </w:t>
            </w:r>
          </w:p>
          <w:p w14:paraId="58D53236" w14:textId="61F4F9AC" w:rsidR="009D67F4" w:rsidRPr="001B751A" w:rsidRDefault="00EC0116" w:rsidP="00577FA7">
            <w:pPr>
              <w:rPr>
                <w:rFonts w:asciiTheme="minorHAnsi" w:hAnsiTheme="minorHAnsi"/>
                <w:sz w:val="18"/>
                <w:szCs w:val="18"/>
              </w:rPr>
            </w:pPr>
            <w:r>
              <w:rPr>
                <w:rFonts w:asciiTheme="minorHAnsi" w:hAnsiTheme="minorHAnsi"/>
                <w:sz w:val="18"/>
                <w:szCs w:val="18"/>
              </w:rPr>
              <w:t xml:space="preserve">25d. </w:t>
            </w:r>
            <w:r w:rsidR="00157956">
              <w:rPr>
                <w:rFonts w:asciiTheme="minorHAnsi" w:hAnsiTheme="minorHAnsi"/>
                <w:sz w:val="18"/>
                <w:szCs w:val="18"/>
                <w:u w:val="single"/>
              </w:rPr>
              <w:t>FID</w:t>
            </w:r>
            <w:r>
              <w:rPr>
                <w:rFonts w:asciiTheme="minorHAnsi" w:hAnsiTheme="minorHAnsi"/>
                <w:sz w:val="18"/>
                <w:szCs w:val="18"/>
                <w:u w:val="single"/>
              </w:rPr>
              <w:t xml:space="preserve"> Verification </w:t>
            </w:r>
            <w:proofErr w:type="gramStart"/>
            <w:r>
              <w:rPr>
                <w:rFonts w:asciiTheme="minorHAnsi" w:hAnsiTheme="minorHAnsi"/>
                <w:sz w:val="18"/>
                <w:szCs w:val="18"/>
                <w:u w:val="single"/>
              </w:rPr>
              <w:t>Method</w:t>
            </w:r>
            <w:r>
              <w:rPr>
                <w:rFonts w:asciiTheme="minorHAnsi" w:hAnsiTheme="minorHAnsi"/>
                <w:sz w:val="18"/>
                <w:szCs w:val="18"/>
              </w:rPr>
              <w:t>;</w:t>
            </w:r>
            <w:proofErr w:type="gramEnd"/>
          </w:p>
          <w:p w14:paraId="58D53237" w14:textId="77777777" w:rsidR="009D67F4" w:rsidRPr="001B751A" w:rsidRDefault="009D67F4" w:rsidP="003F6B16">
            <w:pPr>
              <w:rPr>
                <w:rFonts w:asciiTheme="minorHAnsi" w:hAnsiTheme="minorHAnsi"/>
                <w:sz w:val="18"/>
                <w:szCs w:val="18"/>
              </w:rPr>
            </w:pPr>
          </w:p>
          <w:p w14:paraId="58D53238" w14:textId="77777777" w:rsidR="009D67F4" w:rsidRPr="001B751A" w:rsidRDefault="009D67F4">
            <w:pPr>
              <w:rPr>
                <w:rFonts w:asciiTheme="minorHAnsi" w:hAnsiTheme="minorHAnsi"/>
                <w:sz w:val="18"/>
                <w:szCs w:val="18"/>
              </w:rPr>
            </w:pPr>
          </w:p>
        </w:tc>
      </w:tr>
    </w:tbl>
    <w:p w14:paraId="58D5323A" w14:textId="77777777" w:rsidR="00C063EB" w:rsidRPr="001B751A" w:rsidRDefault="00C063EB" w:rsidP="00B7669D">
      <w:pPr>
        <w:keepNext/>
        <w:spacing w:after="60"/>
        <w:rPr>
          <w:rFonts w:asciiTheme="minorHAnsi" w:hAnsiTheme="minorHAnsi"/>
          <w:b/>
          <w:sz w:val="18"/>
          <w:szCs w:val="18"/>
        </w:rPr>
      </w:pPr>
    </w:p>
    <w:p w14:paraId="58D5323B" w14:textId="77777777" w:rsidR="00323DA9" w:rsidRPr="00C301D7" w:rsidRDefault="00323DA9">
      <w:pPr>
        <w:rPr>
          <w:rFonts w:asciiTheme="minorHAnsi" w:hAnsiTheme="minorHAnsi"/>
          <w:sz w:val="18"/>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883"/>
      </w:tblGrid>
      <w:tr w:rsidR="00323DA9" w:rsidRPr="00C301D7" w14:paraId="58D5323F" w14:textId="77777777">
        <w:trPr>
          <w:cantSplit/>
          <w:trHeight w:val="233"/>
        </w:trPr>
        <w:tc>
          <w:tcPr>
            <w:tcW w:w="5000" w:type="pct"/>
            <w:vAlign w:val="center"/>
          </w:tcPr>
          <w:p w14:paraId="58D5323E" w14:textId="3EF2AFD0" w:rsidR="005D49C8" w:rsidRPr="00C301D7" w:rsidRDefault="004978E7" w:rsidP="00F76A4F">
            <w:pPr>
              <w:keepNext/>
              <w:rPr>
                <w:rFonts w:asciiTheme="minorHAnsi" w:hAnsiTheme="minorHAnsi"/>
                <w:b/>
                <w:sz w:val="18"/>
                <w:szCs w:val="18"/>
              </w:rPr>
            </w:pPr>
            <w:r w:rsidRPr="001D66D8">
              <w:rPr>
                <w:rFonts w:asciiTheme="minorHAnsi" w:hAnsiTheme="minorHAnsi"/>
                <w:b/>
                <w:szCs w:val="18"/>
              </w:rPr>
              <w:t>MCH-25d</w:t>
            </w:r>
            <w:r w:rsidRPr="001D66D8" w:rsidDel="00F76A4F">
              <w:rPr>
                <w:rFonts w:asciiTheme="minorHAnsi" w:hAnsiTheme="minorHAnsi"/>
                <w:b/>
                <w:szCs w:val="18"/>
              </w:rPr>
              <w:t xml:space="preserve"> </w:t>
            </w:r>
            <w:r>
              <w:rPr>
                <w:rFonts w:asciiTheme="minorHAnsi" w:hAnsiTheme="minorHAnsi"/>
                <w:b/>
                <w:szCs w:val="18"/>
              </w:rPr>
              <w:t>- Refrigerant Charge Verification - Fault Indicator Display (FID)</w:t>
            </w:r>
          </w:p>
        </w:tc>
      </w:tr>
    </w:tbl>
    <w:p w14:paraId="58D53240" w14:textId="77777777" w:rsidR="00323DA9" w:rsidRPr="00F76A4F" w:rsidRDefault="00323DA9">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142E2D" w:rsidRPr="00C301D7" w14:paraId="58D53242" w14:textId="77777777">
        <w:trPr>
          <w:cantSplit/>
          <w:trHeight w:val="233"/>
        </w:trPr>
        <w:tc>
          <w:tcPr>
            <w:tcW w:w="5000" w:type="pct"/>
            <w:gridSpan w:val="3"/>
            <w:vAlign w:val="center"/>
          </w:tcPr>
          <w:p w14:paraId="58D53241" w14:textId="0E1B38EB" w:rsidR="007E02CF" w:rsidRPr="00C301D7" w:rsidRDefault="00142E2D">
            <w:pPr>
              <w:pStyle w:val="Header"/>
              <w:keepNext/>
              <w:tabs>
                <w:tab w:val="clear" w:pos="4320"/>
                <w:tab w:val="clear" w:pos="8640"/>
              </w:tabs>
              <w:rPr>
                <w:rFonts w:asciiTheme="minorHAnsi" w:hAnsiTheme="minorHAnsi"/>
                <w:sz w:val="18"/>
                <w:szCs w:val="18"/>
              </w:rPr>
            </w:pPr>
            <w:r w:rsidRPr="00F76A4F">
              <w:rPr>
                <w:rFonts w:asciiTheme="minorHAnsi" w:hAnsiTheme="minorHAnsi"/>
                <w:b/>
                <w:szCs w:val="18"/>
              </w:rPr>
              <w:lastRenderedPageBreak/>
              <w:t xml:space="preserve">B. </w:t>
            </w:r>
            <w:r w:rsidR="00157956">
              <w:rPr>
                <w:rFonts w:asciiTheme="minorHAnsi" w:hAnsiTheme="minorHAnsi"/>
                <w:b/>
                <w:szCs w:val="18"/>
              </w:rPr>
              <w:t>Fault Indicator Display</w:t>
            </w:r>
            <w:r w:rsidRPr="00F76A4F">
              <w:rPr>
                <w:rFonts w:asciiTheme="minorHAnsi" w:hAnsiTheme="minorHAnsi"/>
                <w:b/>
                <w:szCs w:val="18"/>
              </w:rPr>
              <w:t xml:space="preserve"> Verification Applicability</w:t>
            </w:r>
          </w:p>
        </w:tc>
      </w:tr>
      <w:tr w:rsidR="00142E2D" w:rsidRPr="00C301D7" w14:paraId="58D53246" w14:textId="77777777">
        <w:trPr>
          <w:cantSplit/>
          <w:trHeight w:val="233"/>
        </w:trPr>
        <w:tc>
          <w:tcPr>
            <w:tcW w:w="204" w:type="pct"/>
            <w:vAlign w:val="center"/>
          </w:tcPr>
          <w:p w14:paraId="58D53243"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01</w:t>
            </w:r>
          </w:p>
        </w:tc>
        <w:tc>
          <w:tcPr>
            <w:tcW w:w="2296" w:type="pct"/>
            <w:tcMar>
              <w:left w:w="115" w:type="dxa"/>
              <w:right w:w="101" w:type="dxa"/>
            </w:tcMar>
            <w:vAlign w:val="center"/>
          </w:tcPr>
          <w:p w14:paraId="77F6B2CD" w14:textId="00B8EB05" w:rsidR="00856A4A" w:rsidRDefault="00142E2D" w:rsidP="00F76A4F">
            <w:pPr>
              <w:keepNext/>
              <w:rPr>
                <w:rFonts w:asciiTheme="minorHAnsi" w:hAnsiTheme="minorHAnsi"/>
                <w:sz w:val="18"/>
                <w:szCs w:val="18"/>
              </w:rPr>
            </w:pPr>
            <w:r w:rsidRPr="00C301D7">
              <w:rPr>
                <w:rFonts w:asciiTheme="minorHAnsi" w:hAnsiTheme="minorHAnsi"/>
                <w:sz w:val="18"/>
                <w:szCs w:val="18"/>
              </w:rPr>
              <w:t xml:space="preserve">Measured Condenser </w:t>
            </w:r>
            <w:r w:rsidR="00856A4A">
              <w:rPr>
                <w:rFonts w:asciiTheme="minorHAnsi" w:hAnsiTheme="minorHAnsi"/>
                <w:sz w:val="18"/>
                <w:szCs w:val="18"/>
              </w:rPr>
              <w:t>A</w:t>
            </w:r>
            <w:r w:rsidRPr="00C301D7">
              <w:rPr>
                <w:rFonts w:asciiTheme="minorHAnsi" w:hAnsiTheme="minorHAnsi"/>
                <w:sz w:val="18"/>
                <w:szCs w:val="18"/>
              </w:rPr>
              <w:t xml:space="preserve">ir </w:t>
            </w:r>
            <w:r w:rsidR="00856A4A">
              <w:rPr>
                <w:rFonts w:asciiTheme="minorHAnsi" w:hAnsiTheme="minorHAnsi"/>
                <w:sz w:val="18"/>
                <w:szCs w:val="18"/>
              </w:rPr>
              <w:t>E</w:t>
            </w:r>
            <w:r w:rsidRPr="00C301D7">
              <w:rPr>
                <w:rFonts w:asciiTheme="minorHAnsi" w:hAnsiTheme="minorHAnsi"/>
                <w:sz w:val="18"/>
                <w:szCs w:val="18"/>
              </w:rPr>
              <w:t xml:space="preserve">ntering </w:t>
            </w:r>
            <w:r w:rsidR="00856A4A">
              <w:rPr>
                <w:rFonts w:asciiTheme="minorHAnsi" w:hAnsiTheme="minorHAnsi"/>
                <w:sz w:val="18"/>
                <w:szCs w:val="18"/>
              </w:rPr>
              <w:t>D</w:t>
            </w:r>
            <w:r w:rsidRPr="00C301D7">
              <w:rPr>
                <w:rFonts w:asciiTheme="minorHAnsi" w:hAnsiTheme="minorHAnsi"/>
                <w:sz w:val="18"/>
                <w:szCs w:val="18"/>
              </w:rPr>
              <w:t xml:space="preserve">ry-bulb </w:t>
            </w:r>
            <w:r w:rsidR="00856A4A">
              <w:rPr>
                <w:rFonts w:asciiTheme="minorHAnsi" w:hAnsiTheme="minorHAnsi"/>
                <w:sz w:val="18"/>
                <w:szCs w:val="18"/>
              </w:rPr>
              <w:t>T</w:t>
            </w:r>
            <w:r w:rsidRPr="00C301D7">
              <w:rPr>
                <w:rFonts w:asciiTheme="minorHAnsi" w:hAnsiTheme="minorHAnsi"/>
                <w:sz w:val="18"/>
                <w:szCs w:val="18"/>
              </w:rPr>
              <w:t xml:space="preserve">emperature </w:t>
            </w:r>
          </w:p>
          <w:p w14:paraId="58D53244" w14:textId="456350DC" w:rsidR="00142E2D" w:rsidRPr="00C301D7" w:rsidRDefault="00142E2D" w:rsidP="00C848CE">
            <w:pPr>
              <w:keepNext/>
              <w:rPr>
                <w:rFonts w:asciiTheme="minorHAnsi" w:hAnsiTheme="minorHAnsi"/>
                <w:sz w:val="18"/>
                <w:szCs w:val="18"/>
              </w:rPr>
            </w:pPr>
            <w:r w:rsidRPr="00C301D7">
              <w:rPr>
                <w:rFonts w:asciiTheme="minorHAnsi" w:hAnsiTheme="minorHAnsi"/>
                <w:sz w:val="18"/>
                <w:szCs w:val="18"/>
              </w:rPr>
              <w:t xml:space="preserve">(T </w:t>
            </w:r>
            <w:r w:rsidRPr="00C301D7">
              <w:rPr>
                <w:rFonts w:asciiTheme="minorHAnsi" w:hAnsiTheme="minorHAnsi"/>
                <w:sz w:val="18"/>
                <w:szCs w:val="18"/>
                <w:vertAlign w:val="subscript"/>
              </w:rPr>
              <w:t xml:space="preserve">condenser, </w:t>
            </w:r>
            <w:proofErr w:type="spellStart"/>
            <w:r w:rsidRPr="00C301D7">
              <w:rPr>
                <w:rFonts w:asciiTheme="minorHAnsi" w:hAnsiTheme="minorHAnsi"/>
                <w:sz w:val="18"/>
                <w:szCs w:val="18"/>
                <w:vertAlign w:val="subscript"/>
              </w:rPr>
              <w:t>db</w:t>
            </w:r>
            <w:proofErr w:type="spellEnd"/>
            <w:r w:rsidRPr="00C301D7">
              <w:rPr>
                <w:rFonts w:asciiTheme="minorHAnsi" w:hAnsiTheme="minorHAnsi"/>
                <w:sz w:val="18"/>
                <w:szCs w:val="18"/>
              </w:rPr>
              <w:t>) (</w:t>
            </w:r>
            <w:r w:rsidR="00C848CE">
              <w:rPr>
                <w:rFonts w:asciiTheme="minorHAnsi" w:hAnsiTheme="minorHAnsi"/>
                <w:sz w:val="18"/>
                <w:szCs w:val="18"/>
              </w:rPr>
              <w:t>°</w:t>
            </w:r>
            <w:r w:rsidRPr="00C301D7">
              <w:rPr>
                <w:rFonts w:asciiTheme="minorHAnsi" w:hAnsiTheme="minorHAnsi"/>
                <w:sz w:val="18"/>
                <w:szCs w:val="18"/>
              </w:rPr>
              <w:t>F)</w:t>
            </w:r>
          </w:p>
        </w:tc>
        <w:tc>
          <w:tcPr>
            <w:tcW w:w="2500" w:type="pct"/>
            <w:tcMar>
              <w:left w:w="115" w:type="dxa"/>
              <w:right w:w="101" w:type="dxa"/>
            </w:tcMar>
            <w:vAlign w:val="center"/>
          </w:tcPr>
          <w:p w14:paraId="58D53245" w14:textId="77777777" w:rsidR="007E02CF" w:rsidRPr="00C301D7" w:rsidRDefault="001126A4">
            <w:pPr>
              <w:keepNext/>
              <w:rPr>
                <w:rFonts w:asciiTheme="minorHAnsi" w:hAnsiTheme="minorHAnsi"/>
                <w:sz w:val="18"/>
                <w:szCs w:val="18"/>
              </w:rPr>
            </w:pPr>
            <w:r w:rsidRPr="00C301D7">
              <w:rPr>
                <w:rFonts w:asciiTheme="minorHAnsi" w:hAnsiTheme="minorHAnsi"/>
                <w:sz w:val="18"/>
                <w:szCs w:val="18"/>
              </w:rPr>
              <w:t xml:space="preserve">&lt;user input: numeric: </w:t>
            </w:r>
            <w:proofErr w:type="spellStart"/>
            <w:r w:rsidRPr="00C301D7">
              <w:rPr>
                <w:rFonts w:asciiTheme="minorHAnsi" w:hAnsiTheme="minorHAnsi"/>
                <w:sz w:val="18"/>
                <w:szCs w:val="18"/>
              </w:rPr>
              <w:t>xxx.x</w:t>
            </w:r>
            <w:proofErr w:type="spellEnd"/>
            <w:r w:rsidRPr="00C301D7">
              <w:rPr>
                <w:rFonts w:asciiTheme="minorHAnsi" w:hAnsiTheme="minorHAnsi"/>
                <w:sz w:val="18"/>
                <w:szCs w:val="18"/>
              </w:rPr>
              <w:t>, range = 0 to 130&gt;&gt;</w:t>
            </w:r>
          </w:p>
        </w:tc>
      </w:tr>
      <w:tr w:rsidR="00142E2D" w:rsidRPr="00C301D7" w14:paraId="58D5324A" w14:textId="77777777">
        <w:trPr>
          <w:cantSplit/>
          <w:trHeight w:val="233"/>
        </w:trPr>
        <w:tc>
          <w:tcPr>
            <w:tcW w:w="204" w:type="pct"/>
            <w:vAlign w:val="center"/>
          </w:tcPr>
          <w:p w14:paraId="58D53247" w14:textId="77777777" w:rsidR="00142E2D" w:rsidRPr="00C301D7" w:rsidRDefault="001126A4" w:rsidP="003F6B16">
            <w:pPr>
              <w:pStyle w:val="IndexHeading"/>
              <w:keepNext/>
              <w:ind w:left="-115"/>
              <w:jc w:val="center"/>
              <w:rPr>
                <w:rFonts w:asciiTheme="minorHAnsi" w:hAnsiTheme="minorHAnsi"/>
                <w:b w:val="0"/>
                <w:bCs/>
                <w:sz w:val="18"/>
                <w:szCs w:val="18"/>
              </w:rPr>
            </w:pPr>
            <w:r w:rsidRPr="00C301D7">
              <w:rPr>
                <w:rFonts w:asciiTheme="minorHAnsi" w:hAnsiTheme="minorHAnsi"/>
                <w:b w:val="0"/>
                <w:sz w:val="18"/>
                <w:szCs w:val="18"/>
              </w:rPr>
              <w:t>02</w:t>
            </w:r>
          </w:p>
        </w:tc>
        <w:tc>
          <w:tcPr>
            <w:tcW w:w="2296" w:type="pct"/>
            <w:tcMar>
              <w:left w:w="115" w:type="dxa"/>
              <w:right w:w="101" w:type="dxa"/>
            </w:tcMar>
            <w:vAlign w:val="center"/>
          </w:tcPr>
          <w:p w14:paraId="58D53248" w14:textId="0F686F85" w:rsidR="00142E2D" w:rsidRPr="00C301D7" w:rsidRDefault="00142E2D" w:rsidP="003F6B16">
            <w:pPr>
              <w:keepNext/>
              <w:rPr>
                <w:rFonts w:asciiTheme="minorHAnsi" w:hAnsiTheme="minorHAnsi"/>
                <w:sz w:val="18"/>
                <w:szCs w:val="18"/>
              </w:rPr>
            </w:pPr>
            <w:r w:rsidRPr="00C301D7">
              <w:rPr>
                <w:rFonts w:asciiTheme="minorHAnsi" w:hAnsiTheme="minorHAnsi"/>
                <w:sz w:val="18"/>
                <w:szCs w:val="18"/>
              </w:rPr>
              <w:t>Outdoor Temperature Qualification Status</w:t>
            </w:r>
          </w:p>
        </w:tc>
        <w:tc>
          <w:tcPr>
            <w:tcW w:w="2500" w:type="pct"/>
            <w:tcMar>
              <w:left w:w="115" w:type="dxa"/>
              <w:right w:w="101" w:type="dxa"/>
            </w:tcMar>
            <w:vAlign w:val="center"/>
          </w:tcPr>
          <w:p w14:paraId="58D53249" w14:textId="437497CF" w:rsidR="007E02CF" w:rsidRPr="00C301D7" w:rsidRDefault="001126A4" w:rsidP="005D49C8">
            <w:pPr>
              <w:keepNext/>
              <w:rPr>
                <w:rFonts w:asciiTheme="minorHAnsi" w:hAnsiTheme="minorHAnsi"/>
                <w:sz w:val="18"/>
                <w:szCs w:val="18"/>
              </w:rPr>
            </w:pPr>
            <w:r w:rsidRPr="00C301D7">
              <w:rPr>
                <w:rFonts w:asciiTheme="minorHAnsi" w:hAnsiTheme="minorHAnsi"/>
                <w:sz w:val="18"/>
                <w:szCs w:val="18"/>
              </w:rPr>
              <w:t>&lt;&lt;</w:t>
            </w:r>
            <w:r w:rsidR="00551767">
              <w:rPr>
                <w:rFonts w:asciiTheme="minorHAnsi" w:hAnsiTheme="minorHAnsi"/>
                <w:sz w:val="18"/>
                <w:szCs w:val="18"/>
              </w:rPr>
              <w:t xml:space="preserve">calculated field: </w:t>
            </w:r>
            <w:r w:rsidRPr="00C301D7">
              <w:rPr>
                <w:rFonts w:asciiTheme="minorHAnsi" w:hAnsiTheme="minorHAnsi"/>
                <w:sz w:val="18"/>
                <w:szCs w:val="18"/>
              </w:rPr>
              <w:t xml:space="preserve">if </w:t>
            </w:r>
            <w:r w:rsidR="005D49C8" w:rsidRPr="00C301D7">
              <w:rPr>
                <w:rFonts w:asciiTheme="minorHAnsi" w:hAnsiTheme="minorHAnsi"/>
                <w:sz w:val="18"/>
                <w:szCs w:val="18"/>
              </w:rPr>
              <w:t>B0</w:t>
            </w:r>
            <w:r w:rsidR="005D49C8">
              <w:rPr>
                <w:rFonts w:asciiTheme="minorHAnsi" w:hAnsiTheme="minorHAnsi"/>
                <w:sz w:val="18"/>
                <w:szCs w:val="18"/>
              </w:rPr>
              <w:t>1</w:t>
            </w:r>
            <w:r w:rsidRPr="00C301D7">
              <w:rPr>
                <w:rFonts w:asciiTheme="minorHAnsi" w:hAnsiTheme="minorHAnsi"/>
                <w:sz w:val="18"/>
                <w:szCs w:val="18"/>
              </w:rPr>
              <w:t>&lt;55</w:t>
            </w:r>
            <w:r w:rsidR="00651A42" w:rsidRPr="00C301D7">
              <w:rPr>
                <w:rFonts w:asciiTheme="minorHAnsi" w:hAnsiTheme="minorHAnsi"/>
                <w:sz w:val="18"/>
                <w:szCs w:val="18"/>
              </w:rPr>
              <w:t>deg</w:t>
            </w:r>
            <w:r w:rsidRPr="00C301D7">
              <w:rPr>
                <w:rFonts w:asciiTheme="minorHAnsi" w:hAnsiTheme="minorHAnsi"/>
                <w:sz w:val="18"/>
                <w:szCs w:val="18"/>
              </w:rPr>
              <w:t>F, then display text: "</w:t>
            </w:r>
            <w:r w:rsidR="00157956">
              <w:rPr>
                <w:rFonts w:asciiTheme="minorHAnsi" w:hAnsiTheme="minorHAnsi"/>
                <w:sz w:val="18"/>
                <w:szCs w:val="18"/>
              </w:rPr>
              <w:t>FID</w:t>
            </w:r>
            <w:r w:rsidR="00CA59D7" w:rsidRPr="00C301D7">
              <w:rPr>
                <w:rFonts w:asciiTheme="minorHAnsi" w:hAnsiTheme="minorHAnsi"/>
                <w:sz w:val="18"/>
                <w:szCs w:val="18"/>
              </w:rPr>
              <w:t xml:space="preserve"> must be equipped with Self Diagnostic Reporting”, else display text, “Any </w:t>
            </w:r>
            <w:r w:rsidR="00157956">
              <w:rPr>
                <w:rFonts w:asciiTheme="minorHAnsi" w:hAnsiTheme="minorHAnsi"/>
                <w:sz w:val="18"/>
                <w:szCs w:val="18"/>
              </w:rPr>
              <w:t>FID</w:t>
            </w:r>
            <w:r w:rsidR="00CA59D7" w:rsidRPr="00C301D7">
              <w:rPr>
                <w:rFonts w:asciiTheme="minorHAnsi" w:hAnsiTheme="minorHAnsi"/>
                <w:sz w:val="18"/>
                <w:szCs w:val="18"/>
              </w:rPr>
              <w:t xml:space="preserve"> can be verified when above 55 deg.</w:t>
            </w:r>
            <w:r w:rsidRPr="00C301D7">
              <w:rPr>
                <w:rFonts w:asciiTheme="minorHAnsi" w:hAnsiTheme="minorHAnsi"/>
                <w:sz w:val="18"/>
                <w:szCs w:val="18"/>
              </w:rPr>
              <w:t>&gt;&gt;</w:t>
            </w:r>
          </w:p>
        </w:tc>
      </w:tr>
      <w:tr w:rsidR="00651A42" w:rsidRPr="00C301D7" w14:paraId="58D5324E" w14:textId="77777777">
        <w:trPr>
          <w:cantSplit/>
          <w:trHeight w:val="233"/>
        </w:trPr>
        <w:tc>
          <w:tcPr>
            <w:tcW w:w="204" w:type="pct"/>
            <w:vAlign w:val="center"/>
          </w:tcPr>
          <w:p w14:paraId="58D5324B" w14:textId="77777777" w:rsidR="00651A42" w:rsidRPr="00C301D7" w:rsidRDefault="00651A42"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03</w:t>
            </w:r>
          </w:p>
        </w:tc>
        <w:tc>
          <w:tcPr>
            <w:tcW w:w="2296" w:type="pct"/>
            <w:tcMar>
              <w:left w:w="115" w:type="dxa"/>
              <w:right w:w="101" w:type="dxa"/>
            </w:tcMar>
            <w:vAlign w:val="center"/>
          </w:tcPr>
          <w:p w14:paraId="58D5324C" w14:textId="348AF671" w:rsidR="00651A42" w:rsidRPr="00C301D7" w:rsidRDefault="00651A42" w:rsidP="003F6B16">
            <w:pPr>
              <w:keepNext/>
              <w:rPr>
                <w:rFonts w:asciiTheme="minorHAnsi" w:hAnsiTheme="minorHAnsi"/>
                <w:sz w:val="18"/>
                <w:szCs w:val="18"/>
              </w:rPr>
            </w:pPr>
            <w:proofErr w:type="spellStart"/>
            <w:r w:rsidRPr="00C301D7">
              <w:rPr>
                <w:rFonts w:asciiTheme="minorHAnsi" w:hAnsiTheme="minorHAnsi"/>
                <w:sz w:val="18"/>
                <w:szCs w:val="18"/>
              </w:rPr>
              <w:t>Self Diagnostic</w:t>
            </w:r>
            <w:proofErr w:type="spellEnd"/>
            <w:r w:rsidRPr="00C301D7">
              <w:rPr>
                <w:rFonts w:asciiTheme="minorHAnsi" w:hAnsiTheme="minorHAnsi"/>
                <w:sz w:val="18"/>
                <w:szCs w:val="18"/>
              </w:rPr>
              <w:t xml:space="preserve"> Reporting</w:t>
            </w:r>
            <w:r w:rsidR="000757DC" w:rsidRPr="00C301D7">
              <w:rPr>
                <w:rFonts w:asciiTheme="minorHAnsi" w:hAnsiTheme="minorHAnsi"/>
                <w:sz w:val="18"/>
                <w:szCs w:val="18"/>
              </w:rPr>
              <w:t xml:space="preserve"> (SDR)</w:t>
            </w:r>
          </w:p>
        </w:tc>
        <w:tc>
          <w:tcPr>
            <w:tcW w:w="2500" w:type="pct"/>
            <w:tcMar>
              <w:left w:w="115" w:type="dxa"/>
              <w:right w:w="101" w:type="dxa"/>
            </w:tcMar>
            <w:vAlign w:val="center"/>
          </w:tcPr>
          <w:p w14:paraId="58D5324D" w14:textId="2D6082DD" w:rsidR="00651A42"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&lt;&lt;user input.  Select from list: </w:t>
            </w:r>
            <w:r w:rsidR="00157956">
              <w:rPr>
                <w:rFonts w:asciiTheme="minorHAnsi" w:hAnsiTheme="minorHAnsi"/>
                <w:sz w:val="18"/>
                <w:szCs w:val="18"/>
              </w:rPr>
              <w:t>FID</w:t>
            </w:r>
            <w:r w:rsidRPr="00C301D7">
              <w:rPr>
                <w:rFonts w:asciiTheme="minorHAnsi" w:hAnsiTheme="minorHAnsi"/>
                <w:sz w:val="18"/>
                <w:szCs w:val="18"/>
              </w:rPr>
              <w:t xml:space="preserve"> equipped with </w:t>
            </w:r>
            <w:proofErr w:type="gramStart"/>
            <w:r w:rsidRPr="00C301D7">
              <w:rPr>
                <w:rFonts w:asciiTheme="minorHAnsi" w:hAnsiTheme="minorHAnsi"/>
                <w:sz w:val="18"/>
                <w:szCs w:val="18"/>
              </w:rPr>
              <w:t>SDR,</w:t>
            </w:r>
            <w:proofErr w:type="gramEnd"/>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SDR&gt;&gt;</w:t>
            </w:r>
          </w:p>
        </w:tc>
      </w:tr>
      <w:tr w:rsidR="000757DC" w:rsidRPr="00C301D7" w14:paraId="58D53252" w14:textId="77777777">
        <w:trPr>
          <w:cantSplit/>
          <w:trHeight w:val="233"/>
        </w:trPr>
        <w:tc>
          <w:tcPr>
            <w:tcW w:w="204" w:type="pct"/>
            <w:vAlign w:val="center"/>
          </w:tcPr>
          <w:p w14:paraId="58D5324F" w14:textId="77777777" w:rsidR="000757DC" w:rsidRPr="00C301D7" w:rsidRDefault="000757DC" w:rsidP="003F6B16">
            <w:pPr>
              <w:pStyle w:val="IndexHeading"/>
              <w:keepNext/>
              <w:ind w:left="-115"/>
              <w:jc w:val="center"/>
              <w:rPr>
                <w:rFonts w:asciiTheme="minorHAnsi" w:hAnsiTheme="minorHAnsi"/>
                <w:b w:val="0"/>
                <w:sz w:val="18"/>
                <w:szCs w:val="18"/>
              </w:rPr>
            </w:pPr>
            <w:r w:rsidRPr="00C301D7">
              <w:rPr>
                <w:rFonts w:asciiTheme="minorHAnsi" w:hAnsiTheme="minorHAnsi"/>
                <w:b w:val="0"/>
                <w:sz w:val="18"/>
                <w:szCs w:val="18"/>
              </w:rPr>
              <w:t>04</w:t>
            </w:r>
          </w:p>
        </w:tc>
        <w:tc>
          <w:tcPr>
            <w:tcW w:w="2296" w:type="pct"/>
            <w:tcMar>
              <w:left w:w="115" w:type="dxa"/>
              <w:right w:w="101" w:type="dxa"/>
            </w:tcMar>
            <w:vAlign w:val="center"/>
          </w:tcPr>
          <w:p w14:paraId="58D53250" w14:textId="6A891367" w:rsidR="000757DC" w:rsidRPr="00C301D7" w:rsidRDefault="00157956" w:rsidP="003F6B16">
            <w:pPr>
              <w:keepNext/>
              <w:rPr>
                <w:rFonts w:asciiTheme="minorHAnsi" w:hAnsiTheme="minorHAnsi"/>
                <w:sz w:val="18"/>
                <w:szCs w:val="18"/>
              </w:rPr>
            </w:pPr>
            <w:r>
              <w:rPr>
                <w:rFonts w:asciiTheme="minorHAnsi" w:hAnsiTheme="minorHAnsi"/>
                <w:sz w:val="18"/>
                <w:szCs w:val="18"/>
              </w:rPr>
              <w:t>Fault Indicator Display</w:t>
            </w:r>
            <w:r w:rsidR="001126A4" w:rsidRPr="00C301D7">
              <w:rPr>
                <w:rFonts w:asciiTheme="minorHAnsi" w:hAnsiTheme="minorHAnsi"/>
                <w:sz w:val="18"/>
                <w:szCs w:val="18"/>
              </w:rPr>
              <w:t xml:space="preserve"> Verification Applicability</w:t>
            </w:r>
          </w:p>
        </w:tc>
        <w:tc>
          <w:tcPr>
            <w:tcW w:w="2500" w:type="pct"/>
            <w:tcMar>
              <w:left w:w="115" w:type="dxa"/>
              <w:right w:w="101" w:type="dxa"/>
            </w:tcMar>
            <w:vAlign w:val="center"/>
          </w:tcPr>
          <w:p w14:paraId="58D53251" w14:textId="222BC318" w:rsidR="000757DC" w:rsidRPr="00C301D7" w:rsidRDefault="000757DC" w:rsidP="009311FE">
            <w:pPr>
              <w:keepNext/>
              <w:rPr>
                <w:rFonts w:asciiTheme="minorHAnsi" w:hAnsiTheme="minorHAnsi"/>
                <w:sz w:val="18"/>
                <w:szCs w:val="18"/>
              </w:rPr>
            </w:pPr>
            <w:r w:rsidRPr="00C301D7">
              <w:rPr>
                <w:rFonts w:asciiTheme="minorHAnsi" w:hAnsiTheme="minorHAnsi"/>
                <w:sz w:val="18"/>
                <w:szCs w:val="18"/>
              </w:rPr>
              <w:t xml:space="preserve">&lt;&lt;if </w:t>
            </w:r>
            <w:r w:rsidR="00A82E8B" w:rsidRPr="00C301D7">
              <w:rPr>
                <w:rFonts w:asciiTheme="minorHAnsi" w:hAnsiTheme="minorHAnsi"/>
                <w:sz w:val="18"/>
                <w:szCs w:val="18"/>
              </w:rPr>
              <w:t>B0</w:t>
            </w:r>
            <w:r w:rsidR="00A82E8B">
              <w:rPr>
                <w:rFonts w:asciiTheme="minorHAnsi" w:hAnsiTheme="minorHAnsi"/>
                <w:sz w:val="18"/>
                <w:szCs w:val="18"/>
              </w:rPr>
              <w:t>1</w:t>
            </w:r>
            <w:r w:rsidRPr="00C301D7">
              <w:rPr>
                <w:rFonts w:asciiTheme="minorHAnsi" w:hAnsiTheme="minorHAnsi"/>
                <w:sz w:val="18"/>
                <w:szCs w:val="18"/>
              </w:rPr>
              <w:t xml:space="preserve">&lt;55degF and </w:t>
            </w:r>
            <w:r w:rsidR="00A82E8B" w:rsidRPr="00C301D7">
              <w:rPr>
                <w:rFonts w:asciiTheme="minorHAnsi" w:hAnsiTheme="minorHAnsi"/>
                <w:sz w:val="18"/>
                <w:szCs w:val="18"/>
              </w:rPr>
              <w:t>B0</w:t>
            </w:r>
            <w:r w:rsidR="00A82E8B">
              <w:rPr>
                <w:rFonts w:asciiTheme="minorHAnsi" w:hAnsiTheme="minorHAnsi"/>
                <w:sz w:val="18"/>
                <w:szCs w:val="18"/>
              </w:rPr>
              <w:t>2</w:t>
            </w:r>
            <w:r w:rsidR="00A82E8B" w:rsidRPr="00C301D7">
              <w:rPr>
                <w:rFonts w:asciiTheme="minorHAnsi" w:hAnsiTheme="minorHAnsi"/>
                <w:sz w:val="18"/>
                <w:szCs w:val="18"/>
              </w:rPr>
              <w:t xml:space="preserve"> </w:t>
            </w:r>
            <w:r w:rsidRPr="00C301D7">
              <w:rPr>
                <w:rFonts w:asciiTheme="minorHAnsi" w:hAnsiTheme="minorHAnsi"/>
                <w:sz w:val="18"/>
                <w:szCs w:val="18"/>
              </w:rPr>
              <w:t xml:space="preserve">= </w:t>
            </w:r>
            <w:r w:rsidR="00157956">
              <w:rPr>
                <w:rFonts w:asciiTheme="minorHAnsi" w:hAnsiTheme="minorHAnsi"/>
                <w:sz w:val="18"/>
                <w:szCs w:val="18"/>
              </w:rPr>
              <w:t>FID</w:t>
            </w:r>
            <w:r w:rsidRPr="00C301D7">
              <w:rPr>
                <w:rFonts w:asciiTheme="minorHAnsi" w:hAnsiTheme="minorHAnsi"/>
                <w:sz w:val="18"/>
                <w:szCs w:val="18"/>
              </w:rPr>
              <w:t xml:space="preserve"> not equipped with </w:t>
            </w:r>
            <w:proofErr w:type="gramStart"/>
            <w:r w:rsidRPr="00C301D7">
              <w:rPr>
                <w:rFonts w:asciiTheme="minorHAnsi" w:hAnsiTheme="minorHAnsi"/>
                <w:sz w:val="18"/>
                <w:szCs w:val="18"/>
              </w:rPr>
              <w:t>SDR</w:t>
            </w:r>
            <w:r w:rsidR="00FC32A7">
              <w:rPr>
                <w:rFonts w:asciiTheme="minorHAnsi" w:hAnsiTheme="minorHAnsi"/>
                <w:sz w:val="18"/>
                <w:szCs w:val="18"/>
              </w:rPr>
              <w:t>;</w:t>
            </w:r>
            <w:r w:rsidRPr="00C301D7">
              <w:rPr>
                <w:rFonts w:asciiTheme="minorHAnsi" w:hAnsiTheme="minorHAnsi"/>
                <w:sz w:val="18"/>
                <w:szCs w:val="18"/>
              </w:rPr>
              <w:t>,</w:t>
            </w:r>
            <w:proofErr w:type="gramEnd"/>
            <w:r w:rsidRPr="00C301D7">
              <w:rPr>
                <w:rFonts w:asciiTheme="minorHAnsi" w:hAnsiTheme="minorHAnsi"/>
                <w:sz w:val="18"/>
                <w:szCs w:val="18"/>
              </w:rPr>
              <w:t xml:space="preserve"> display text “</w:t>
            </w:r>
            <w:r w:rsidR="00157956">
              <w:rPr>
                <w:rFonts w:asciiTheme="minorHAnsi" w:hAnsiTheme="minorHAnsi"/>
                <w:sz w:val="18"/>
                <w:szCs w:val="18"/>
              </w:rPr>
              <w:t>FID</w:t>
            </w:r>
            <w:r w:rsidRPr="00C301D7">
              <w:rPr>
                <w:rFonts w:asciiTheme="minorHAnsi" w:hAnsiTheme="minorHAnsi"/>
                <w:sz w:val="18"/>
                <w:szCs w:val="18"/>
              </w:rPr>
              <w:t xml:space="preserve"> verification may not proceed.”  Do not proceed.  Else, display text “</w:t>
            </w:r>
            <w:r w:rsidR="00157956">
              <w:rPr>
                <w:rFonts w:asciiTheme="minorHAnsi" w:hAnsiTheme="minorHAnsi"/>
                <w:sz w:val="18"/>
                <w:szCs w:val="18"/>
              </w:rPr>
              <w:t>FID</w:t>
            </w:r>
            <w:r w:rsidRPr="00C301D7">
              <w:rPr>
                <w:rFonts w:asciiTheme="minorHAnsi" w:hAnsiTheme="minorHAnsi"/>
                <w:sz w:val="18"/>
                <w:szCs w:val="18"/>
              </w:rPr>
              <w:t xml:space="preserve"> verification may proceed.&gt;&gt;</w:t>
            </w:r>
          </w:p>
        </w:tc>
      </w:tr>
    </w:tbl>
    <w:p w14:paraId="58D53254" w14:textId="77777777" w:rsidR="00142E2D" w:rsidRPr="00F76A4F" w:rsidRDefault="00142E2D">
      <w:pPr>
        <w:rPr>
          <w:rFonts w:asciiTheme="minorHAnsi" w:hAnsiTheme="minorHAnsi"/>
          <w:szCs w:val="18"/>
        </w:rPr>
      </w:pPr>
    </w:p>
    <w:tbl>
      <w:tblPr>
        <w:tblW w:w="5043" w:type="pct"/>
        <w:tblInd w:w="-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44"/>
        <w:gridCol w:w="4997"/>
        <w:gridCol w:w="5442"/>
      </w:tblGrid>
      <w:tr w:rsidR="00C063EB" w:rsidRPr="00C301D7" w14:paraId="58D53257" w14:textId="77777777">
        <w:trPr>
          <w:cantSplit/>
          <w:trHeight w:val="233"/>
        </w:trPr>
        <w:tc>
          <w:tcPr>
            <w:tcW w:w="5000" w:type="pct"/>
            <w:gridSpan w:val="3"/>
            <w:vAlign w:val="center"/>
          </w:tcPr>
          <w:p w14:paraId="58D53255" w14:textId="7D27B4FC" w:rsidR="00C063EB" w:rsidRPr="00F76A4F" w:rsidRDefault="000757DC" w:rsidP="003F6B16">
            <w:pPr>
              <w:pStyle w:val="Header"/>
              <w:keepNext/>
              <w:tabs>
                <w:tab w:val="clear" w:pos="4320"/>
                <w:tab w:val="clear" w:pos="8640"/>
              </w:tabs>
              <w:rPr>
                <w:rFonts w:asciiTheme="minorHAnsi" w:hAnsiTheme="minorHAnsi"/>
                <w:b/>
                <w:szCs w:val="18"/>
              </w:rPr>
            </w:pPr>
            <w:r w:rsidRPr="00F76A4F">
              <w:rPr>
                <w:rFonts w:asciiTheme="minorHAnsi" w:hAnsiTheme="minorHAnsi"/>
                <w:b/>
                <w:szCs w:val="18"/>
              </w:rPr>
              <w:t>C</w:t>
            </w:r>
            <w:r w:rsidR="00C063EB" w:rsidRPr="00F76A4F">
              <w:rPr>
                <w:rFonts w:asciiTheme="minorHAnsi" w:hAnsiTheme="minorHAnsi"/>
                <w:b/>
                <w:szCs w:val="18"/>
              </w:rPr>
              <w:t>. Measurement Access Hole (MAH) Verification</w:t>
            </w:r>
          </w:p>
          <w:p w14:paraId="58D53256" w14:textId="544BF0BA" w:rsidR="00C063EB" w:rsidRPr="001B751A" w:rsidRDefault="004978E7" w:rsidP="003F6B16">
            <w:pPr>
              <w:pStyle w:val="Header"/>
              <w:keepNext/>
              <w:tabs>
                <w:tab w:val="clear" w:pos="4320"/>
                <w:tab w:val="clear" w:pos="8640"/>
              </w:tabs>
              <w:rPr>
                <w:rFonts w:asciiTheme="minorHAnsi" w:hAnsiTheme="minorHAnsi"/>
                <w:sz w:val="18"/>
                <w:szCs w:val="18"/>
              </w:rPr>
            </w:pPr>
            <w:r w:rsidRPr="00F57CCA">
              <w:rPr>
                <w:rFonts w:asciiTheme="minorHAnsi" w:hAnsiTheme="minorHAnsi"/>
                <w:sz w:val="18"/>
                <w:szCs w:val="18"/>
              </w:rPr>
              <w:t>HERS Raters are required to visually field verify MAH</w:t>
            </w:r>
            <w:r>
              <w:rPr>
                <w:rFonts w:asciiTheme="minorHAnsi" w:hAnsiTheme="minorHAnsi"/>
                <w:sz w:val="18"/>
                <w:szCs w:val="18"/>
              </w:rPr>
              <w:t>.</w:t>
            </w:r>
            <w:r w:rsidRPr="00DC4523">
              <w:rPr>
                <w:rFonts w:asciiTheme="minorHAnsi" w:hAnsiTheme="minorHAnsi"/>
                <w:sz w:val="18"/>
                <w:szCs w:val="18"/>
              </w:rPr>
              <w:t xml:space="preserve"> </w:t>
            </w:r>
            <w:r w:rsidR="00EC0116" w:rsidRPr="00DC4523">
              <w:rPr>
                <w:rFonts w:asciiTheme="minorHAnsi" w:hAnsiTheme="minorHAnsi"/>
                <w:sz w:val="18"/>
                <w:szCs w:val="18"/>
              </w:rPr>
              <w:t>Procedures for installing MAH are specified in Reference Residential Appendix RA3.2.2.3</w:t>
            </w:r>
            <w:r>
              <w:rPr>
                <w:rFonts w:asciiTheme="minorHAnsi" w:hAnsiTheme="minorHAnsi"/>
                <w:sz w:val="18"/>
                <w:szCs w:val="18"/>
              </w:rPr>
              <w:t>.</w:t>
            </w:r>
          </w:p>
        </w:tc>
      </w:tr>
      <w:tr w:rsidR="00C063EB" w:rsidRPr="00C301D7" w14:paraId="58D5325F" w14:textId="77777777">
        <w:trPr>
          <w:cantSplit/>
          <w:trHeight w:val="233"/>
        </w:trPr>
        <w:tc>
          <w:tcPr>
            <w:tcW w:w="204" w:type="pct"/>
            <w:vAlign w:val="center"/>
          </w:tcPr>
          <w:p w14:paraId="58D53258" w14:textId="77777777" w:rsidR="00C063EB" w:rsidRPr="001B751A" w:rsidRDefault="00C063EB" w:rsidP="003F6B16">
            <w:pPr>
              <w:pStyle w:val="IndexHeading"/>
              <w:keepNext/>
              <w:ind w:left="-115"/>
              <w:jc w:val="center"/>
              <w:rPr>
                <w:rFonts w:asciiTheme="minorHAnsi" w:hAnsiTheme="minorHAnsi"/>
                <w:b w:val="0"/>
                <w:bCs/>
                <w:sz w:val="18"/>
                <w:szCs w:val="18"/>
              </w:rPr>
            </w:pPr>
            <w:r w:rsidRPr="001B751A">
              <w:rPr>
                <w:rFonts w:asciiTheme="minorHAnsi" w:hAnsiTheme="minorHAnsi"/>
                <w:b w:val="0"/>
                <w:bCs/>
                <w:sz w:val="18"/>
                <w:szCs w:val="18"/>
              </w:rPr>
              <w:t>01</w:t>
            </w:r>
          </w:p>
        </w:tc>
        <w:tc>
          <w:tcPr>
            <w:tcW w:w="2296" w:type="pct"/>
            <w:tcMar>
              <w:left w:w="115" w:type="dxa"/>
              <w:right w:w="101" w:type="dxa"/>
            </w:tcMar>
            <w:vAlign w:val="center"/>
          </w:tcPr>
          <w:p w14:paraId="58D53259" w14:textId="422AB8DB" w:rsidR="00C063EB" w:rsidRPr="001B751A" w:rsidRDefault="00EC0116" w:rsidP="00F76A4F">
            <w:pPr>
              <w:keepNext/>
              <w:rPr>
                <w:rFonts w:asciiTheme="minorHAnsi" w:hAnsiTheme="minorHAnsi"/>
                <w:sz w:val="18"/>
                <w:szCs w:val="18"/>
              </w:rPr>
            </w:pPr>
            <w:r>
              <w:rPr>
                <w:rFonts w:asciiTheme="minorHAnsi" w:hAnsiTheme="minorHAnsi"/>
                <w:sz w:val="18"/>
                <w:szCs w:val="18"/>
              </w:rPr>
              <w:t xml:space="preserve">Method </w:t>
            </w:r>
            <w:r w:rsidR="00856A4A">
              <w:rPr>
                <w:rFonts w:asciiTheme="minorHAnsi" w:hAnsiTheme="minorHAnsi"/>
                <w:sz w:val="18"/>
                <w:szCs w:val="18"/>
              </w:rPr>
              <w:t>U</w:t>
            </w:r>
            <w:r>
              <w:rPr>
                <w:rFonts w:asciiTheme="minorHAnsi" w:hAnsiTheme="minorHAnsi"/>
                <w:sz w:val="18"/>
                <w:szCs w:val="18"/>
              </w:rPr>
              <w:t xml:space="preserve">sed to </w:t>
            </w:r>
            <w:r w:rsidR="00856A4A">
              <w:rPr>
                <w:rFonts w:asciiTheme="minorHAnsi" w:hAnsiTheme="minorHAnsi"/>
                <w:sz w:val="18"/>
                <w:szCs w:val="18"/>
              </w:rPr>
              <w:t>D</w:t>
            </w:r>
            <w:r>
              <w:rPr>
                <w:rFonts w:asciiTheme="minorHAnsi" w:hAnsiTheme="minorHAnsi"/>
                <w:sz w:val="18"/>
                <w:szCs w:val="18"/>
              </w:rPr>
              <w:t xml:space="preserve">emonstrate </w:t>
            </w:r>
            <w:r w:rsidR="00856A4A">
              <w:rPr>
                <w:rFonts w:asciiTheme="minorHAnsi" w:hAnsiTheme="minorHAnsi"/>
                <w:sz w:val="18"/>
                <w:szCs w:val="18"/>
              </w:rPr>
              <w:t>C</w:t>
            </w:r>
            <w:r>
              <w:rPr>
                <w:rFonts w:asciiTheme="minorHAnsi" w:hAnsiTheme="minorHAnsi"/>
                <w:sz w:val="18"/>
                <w:szCs w:val="18"/>
              </w:rPr>
              <w:t xml:space="preserve">ompliance with the Measurement Access Hole (MAH) </w:t>
            </w:r>
            <w:r w:rsidR="00856A4A">
              <w:rPr>
                <w:rFonts w:asciiTheme="minorHAnsi" w:hAnsiTheme="minorHAnsi"/>
                <w:sz w:val="18"/>
                <w:szCs w:val="18"/>
              </w:rPr>
              <w:t>R</w:t>
            </w:r>
            <w:r>
              <w:rPr>
                <w:rFonts w:asciiTheme="minorHAnsi" w:hAnsiTheme="minorHAnsi"/>
                <w:sz w:val="18"/>
                <w:szCs w:val="18"/>
              </w:rPr>
              <w:t>equirement</w:t>
            </w:r>
          </w:p>
        </w:tc>
        <w:tc>
          <w:tcPr>
            <w:tcW w:w="2500" w:type="pct"/>
            <w:tcMar>
              <w:left w:w="115" w:type="dxa"/>
              <w:right w:w="101" w:type="dxa"/>
            </w:tcMar>
            <w:vAlign w:val="center"/>
          </w:tcPr>
          <w:p w14:paraId="58D5325A" w14:textId="77777777" w:rsidR="00C063EB" w:rsidRPr="001B751A" w:rsidRDefault="00EC0116" w:rsidP="003F6B16">
            <w:pPr>
              <w:pStyle w:val="Header"/>
              <w:keepNext/>
              <w:tabs>
                <w:tab w:val="clear" w:pos="4320"/>
                <w:tab w:val="clear" w:pos="8640"/>
              </w:tabs>
              <w:rPr>
                <w:rFonts w:asciiTheme="minorHAnsi" w:hAnsiTheme="minorHAnsi"/>
                <w:sz w:val="18"/>
                <w:szCs w:val="18"/>
              </w:rPr>
            </w:pPr>
            <w:r>
              <w:rPr>
                <w:rFonts w:asciiTheme="minorHAnsi" w:hAnsiTheme="minorHAnsi"/>
                <w:sz w:val="18"/>
                <w:szCs w:val="18"/>
              </w:rPr>
              <w:t>&lt;&lt; reference</w:t>
            </w:r>
            <w:r w:rsidR="001B2F74" w:rsidRPr="001B751A">
              <w:rPr>
                <w:rFonts w:asciiTheme="minorHAnsi" w:hAnsiTheme="minorHAnsi"/>
                <w:sz w:val="18"/>
                <w:szCs w:val="18"/>
              </w:rPr>
              <w:t xml:space="preserve"> value from CF2R-MCH-25 as default; allow user to override the default and pick one from </w:t>
            </w:r>
            <w:proofErr w:type="gramStart"/>
            <w:r w:rsidR="001B2F74" w:rsidRPr="001B751A">
              <w:rPr>
                <w:rFonts w:asciiTheme="minorHAnsi" w:hAnsiTheme="minorHAnsi"/>
                <w:sz w:val="18"/>
                <w:szCs w:val="18"/>
              </w:rPr>
              <w:t>list</w:t>
            </w:r>
            <w:r w:rsidR="001B2F74" w:rsidRPr="001B751A" w:rsidDel="001B2F74">
              <w:rPr>
                <w:rFonts w:asciiTheme="minorHAnsi" w:hAnsiTheme="minorHAnsi"/>
                <w:sz w:val="18"/>
                <w:szCs w:val="18"/>
              </w:rPr>
              <w:t xml:space="preserve"> </w:t>
            </w:r>
            <w:r w:rsidR="00941963" w:rsidRPr="001B751A">
              <w:rPr>
                <w:rFonts w:asciiTheme="minorHAnsi" w:hAnsiTheme="minorHAnsi"/>
                <w:sz w:val="18"/>
                <w:szCs w:val="18"/>
              </w:rPr>
              <w:t>:</w:t>
            </w:r>
            <w:proofErr w:type="gramEnd"/>
            <w:r w:rsidR="00941963" w:rsidRPr="001B751A">
              <w:rPr>
                <w:rFonts w:asciiTheme="minorHAnsi" w:hAnsiTheme="minorHAnsi"/>
                <w:sz w:val="18"/>
                <w:szCs w:val="18"/>
              </w:rPr>
              <w:t xml:space="preserve"> </w:t>
            </w:r>
          </w:p>
          <w:p w14:paraId="58D5325B"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 xml:space="preserve">"MAH installed and labeled consistent with Figure 3.2-1"; or </w:t>
            </w:r>
          </w:p>
          <w:p w14:paraId="58D5325C" w14:textId="77777777" w:rsidR="00C063EB" w:rsidRPr="001B751A" w:rsidRDefault="00EC0116" w:rsidP="00706A96">
            <w:pPr>
              <w:pStyle w:val="Header"/>
              <w:keepNext/>
              <w:numPr>
                <w:ilvl w:val="0"/>
                <w:numId w:val="14"/>
              </w:numPr>
              <w:tabs>
                <w:tab w:val="clear" w:pos="4320"/>
                <w:tab w:val="clear" w:pos="8640"/>
              </w:tabs>
              <w:rPr>
                <w:rFonts w:asciiTheme="minorHAnsi" w:hAnsiTheme="minorHAnsi"/>
                <w:sz w:val="18"/>
                <w:szCs w:val="18"/>
              </w:rPr>
            </w:pPr>
            <w:r>
              <w:rPr>
                <w:rFonts w:asciiTheme="minorHAnsi" w:hAnsiTheme="minorHAnsi"/>
                <w:sz w:val="18"/>
                <w:szCs w:val="18"/>
              </w:rPr>
              <w:t>"Return side of system is located entirely within conditioned space such that an accurate return air dry-bulb temperature can be taken at the return grille"; or</w:t>
            </w:r>
          </w:p>
          <w:p w14:paraId="58D5325D" w14:textId="77777777" w:rsidR="00C063EB"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cannot be installed consistent with Figure 3.2-1.  An alternative location has been provided and clearly labeled"&gt;&gt;</w:t>
            </w:r>
          </w:p>
          <w:p w14:paraId="58D5325E" w14:textId="77777777" w:rsidR="001D6248" w:rsidRPr="001B751A" w:rsidRDefault="00EC0116" w:rsidP="00706A96">
            <w:pPr>
              <w:pStyle w:val="ListParagraph"/>
              <w:keepNext/>
              <w:numPr>
                <w:ilvl w:val="0"/>
                <w:numId w:val="14"/>
              </w:numPr>
              <w:rPr>
                <w:rFonts w:asciiTheme="minorHAnsi" w:hAnsiTheme="minorHAnsi"/>
                <w:sz w:val="18"/>
                <w:szCs w:val="18"/>
              </w:rPr>
            </w:pPr>
            <w:r>
              <w:rPr>
                <w:rFonts w:asciiTheme="minorHAnsi" w:hAnsiTheme="minorHAnsi"/>
                <w:sz w:val="18"/>
                <w:szCs w:val="18"/>
              </w:rPr>
              <w:t>MAH is not installed. System does not comply&gt;&gt;</w:t>
            </w:r>
          </w:p>
        </w:tc>
      </w:tr>
    </w:tbl>
    <w:p w14:paraId="58D53260" w14:textId="77777777" w:rsidR="00C063EB" w:rsidRPr="00C301D7" w:rsidRDefault="00C063EB" w:rsidP="003F6B16">
      <w:pPr>
        <w:rPr>
          <w:rFonts w:asciiTheme="minorHAnsi" w:hAnsiTheme="minorHAnsi"/>
          <w:b/>
          <w:sz w:val="18"/>
          <w:szCs w:val="18"/>
        </w:rPr>
      </w:pPr>
    </w:p>
    <w:p w14:paraId="58D53278" w14:textId="77777777" w:rsidR="00323DA9" w:rsidRDefault="00323DA9" w:rsidP="00323DA9">
      <w:pPr>
        <w:rPr>
          <w:rFonts w:asciiTheme="minorHAnsi" w:hAnsiTheme="minorHAnsi"/>
          <w:sz w:val="18"/>
          <w:szCs w:val="18"/>
        </w:rPr>
      </w:pPr>
    </w:p>
    <w:tbl>
      <w:tblPr>
        <w:tblW w:w="499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62"/>
        <w:gridCol w:w="2290"/>
        <w:gridCol w:w="2998"/>
        <w:gridCol w:w="5023"/>
      </w:tblGrid>
      <w:tr w:rsidR="00112118" w:rsidRPr="006A3EEB" w14:paraId="5D29624C" w14:textId="77777777" w:rsidTr="00112118">
        <w:trPr>
          <w:cantSplit/>
        </w:trPr>
        <w:tc>
          <w:tcPr>
            <w:tcW w:w="10998" w:type="dxa"/>
            <w:gridSpan w:val="4"/>
          </w:tcPr>
          <w:p w14:paraId="6C89C410" w14:textId="6F15B0CA" w:rsidR="00112118" w:rsidRPr="00BC1E29" w:rsidRDefault="00112118" w:rsidP="00112118">
            <w:pPr>
              <w:keepNext/>
              <w:rPr>
                <w:rFonts w:ascii="Calibri" w:hAnsi="Calibri"/>
                <w:b/>
              </w:rPr>
            </w:pPr>
            <w:r>
              <w:rPr>
                <w:rFonts w:ascii="Calibri" w:hAnsi="Calibri"/>
                <w:b/>
              </w:rPr>
              <w:lastRenderedPageBreak/>
              <w:t>D</w:t>
            </w:r>
            <w:r w:rsidRPr="00BC1E29">
              <w:rPr>
                <w:rFonts w:ascii="Calibri" w:hAnsi="Calibri"/>
                <w:b/>
              </w:rPr>
              <w:t>. Minimum System Airflow Rate Verification</w:t>
            </w:r>
          </w:p>
          <w:p w14:paraId="7C337A2B" w14:textId="77777777" w:rsidR="00112118" w:rsidRDefault="00112118" w:rsidP="00112118">
            <w:pPr>
              <w:keepNext/>
              <w:rPr>
                <w:rFonts w:ascii="Calibri" w:hAnsi="Calibri"/>
                <w:sz w:val="18"/>
              </w:rPr>
            </w:pPr>
            <w:r w:rsidRPr="006F67A3">
              <w:rPr>
                <w:rFonts w:ascii="Calibri" w:hAnsi="Calibri"/>
                <w:sz w:val="18"/>
              </w:rPr>
              <w:t>Procedures for verifying minimum system airflow are specified in Reference Residential Appendix RA</w:t>
            </w:r>
            <w:r>
              <w:rPr>
                <w:rFonts w:ascii="Calibri" w:hAnsi="Calibri"/>
                <w:sz w:val="18"/>
              </w:rPr>
              <w:t>3.3.3</w:t>
            </w:r>
            <w:r w:rsidRPr="006F67A3">
              <w:rPr>
                <w:rFonts w:ascii="Calibri" w:hAnsi="Calibri"/>
                <w:sz w:val="18"/>
              </w:rPr>
              <w:t>.</w:t>
            </w:r>
          </w:p>
          <w:p w14:paraId="5DE2B43D" w14:textId="77777777" w:rsidR="00112118" w:rsidRPr="00654A92" w:rsidRDefault="00112118" w:rsidP="00112118">
            <w:pPr>
              <w:keepNext/>
              <w:rPr>
                <w:rFonts w:ascii="Calibri" w:hAnsi="Calibri"/>
                <w:sz w:val="18"/>
              </w:rPr>
            </w:pPr>
            <w:r>
              <w:rPr>
                <w:rFonts w:ascii="Calibri" w:hAnsi="Calibri"/>
                <w:sz w:val="18"/>
              </w:rPr>
              <w:t>&lt;&lt;require 1 row of data for each indoor unit listed in the "</w:t>
            </w:r>
            <w:r w:rsidRPr="00310A75">
              <w:rPr>
                <w:rFonts w:ascii="Calibri" w:hAnsi="Calibri"/>
                <w:sz w:val="18"/>
              </w:rPr>
              <w:t>HERS Verification Requirements for Duct Systems</w:t>
            </w:r>
            <w:r>
              <w:rPr>
                <w:rFonts w:ascii="Calibri" w:hAnsi="Calibri"/>
                <w:sz w:val="18"/>
              </w:rPr>
              <w:t>" table on the MCH-01&gt;</w:t>
            </w:r>
          </w:p>
        </w:tc>
      </w:tr>
      <w:tr w:rsidR="00112118" w:rsidRPr="006A3EEB" w14:paraId="300EAE2D" w14:textId="77777777" w:rsidTr="00112118">
        <w:trPr>
          <w:cantSplit/>
          <w:trHeight w:val="305"/>
        </w:trPr>
        <w:tc>
          <w:tcPr>
            <w:tcW w:w="2808" w:type="dxa"/>
            <w:gridSpan w:val="2"/>
            <w:vAlign w:val="center"/>
          </w:tcPr>
          <w:p w14:paraId="17ACEB28" w14:textId="77777777" w:rsidR="00112118" w:rsidRPr="006A3EEB" w:rsidRDefault="00112118" w:rsidP="00112118">
            <w:pPr>
              <w:keepNext/>
              <w:jc w:val="center"/>
              <w:rPr>
                <w:rFonts w:ascii="Calibri" w:hAnsi="Calibri"/>
                <w:sz w:val="18"/>
                <w:szCs w:val="18"/>
              </w:rPr>
            </w:pPr>
            <w:r>
              <w:rPr>
                <w:rFonts w:ascii="Calibri" w:hAnsi="Calibri"/>
                <w:sz w:val="18"/>
                <w:szCs w:val="18"/>
              </w:rPr>
              <w:t>01</w:t>
            </w:r>
          </w:p>
        </w:tc>
        <w:tc>
          <w:tcPr>
            <w:tcW w:w="3060" w:type="dxa"/>
          </w:tcPr>
          <w:p w14:paraId="5FC6266F" w14:textId="77777777" w:rsidR="00112118" w:rsidRDefault="00112118" w:rsidP="00112118">
            <w:pPr>
              <w:keepNext/>
              <w:jc w:val="center"/>
              <w:rPr>
                <w:rFonts w:ascii="Calibri" w:hAnsi="Calibri"/>
                <w:sz w:val="18"/>
                <w:szCs w:val="18"/>
              </w:rPr>
            </w:pPr>
            <w:r>
              <w:rPr>
                <w:rFonts w:ascii="Calibri" w:hAnsi="Calibri"/>
                <w:sz w:val="18"/>
                <w:szCs w:val="18"/>
              </w:rPr>
              <w:t>02</w:t>
            </w:r>
          </w:p>
        </w:tc>
        <w:tc>
          <w:tcPr>
            <w:tcW w:w="5130" w:type="dxa"/>
            <w:vAlign w:val="center"/>
          </w:tcPr>
          <w:p w14:paraId="4FBD6669" w14:textId="77777777" w:rsidR="00112118" w:rsidRPr="006A3EEB" w:rsidRDefault="00112118" w:rsidP="00112118">
            <w:pPr>
              <w:keepNext/>
              <w:jc w:val="center"/>
              <w:rPr>
                <w:rFonts w:ascii="Calibri" w:hAnsi="Calibri"/>
                <w:sz w:val="18"/>
                <w:szCs w:val="18"/>
              </w:rPr>
            </w:pPr>
            <w:r>
              <w:rPr>
                <w:rFonts w:ascii="Calibri" w:hAnsi="Calibri"/>
                <w:sz w:val="18"/>
                <w:szCs w:val="18"/>
              </w:rPr>
              <w:t>03</w:t>
            </w:r>
          </w:p>
        </w:tc>
      </w:tr>
      <w:tr w:rsidR="00112118" w:rsidRPr="006A3EEB" w14:paraId="6334FD9D" w14:textId="77777777" w:rsidTr="00112118">
        <w:trPr>
          <w:cantSplit/>
          <w:trHeight w:val="882"/>
        </w:trPr>
        <w:tc>
          <w:tcPr>
            <w:tcW w:w="2808" w:type="dxa"/>
            <w:gridSpan w:val="2"/>
            <w:tcBorders>
              <w:top w:val="nil"/>
            </w:tcBorders>
            <w:vAlign w:val="bottom"/>
          </w:tcPr>
          <w:p w14:paraId="3E3CBAA1" w14:textId="77777777" w:rsidR="00112118" w:rsidRPr="006A3EEB" w:rsidRDefault="00112118" w:rsidP="00112118">
            <w:pPr>
              <w:keepNext/>
              <w:jc w:val="center"/>
              <w:rPr>
                <w:rFonts w:ascii="Calibri" w:hAnsi="Calibri"/>
                <w:sz w:val="18"/>
                <w:szCs w:val="18"/>
              </w:rPr>
            </w:pPr>
            <w:r w:rsidRPr="00442EA4">
              <w:rPr>
                <w:rFonts w:ascii="Calibri" w:hAnsi="Calibri"/>
                <w:sz w:val="18"/>
                <w:szCs w:val="18"/>
              </w:rPr>
              <w:t>Indoor Unit Name or Description of Area Served</w:t>
            </w:r>
          </w:p>
        </w:tc>
        <w:tc>
          <w:tcPr>
            <w:tcW w:w="3060" w:type="dxa"/>
            <w:tcBorders>
              <w:top w:val="nil"/>
            </w:tcBorders>
            <w:vAlign w:val="bottom"/>
          </w:tcPr>
          <w:p w14:paraId="3AD09ADD" w14:textId="77777777" w:rsidR="00112118" w:rsidRPr="006A3EEB" w:rsidRDefault="00112118" w:rsidP="00112118">
            <w:pPr>
              <w:keepNext/>
              <w:jc w:val="center"/>
              <w:rPr>
                <w:rFonts w:ascii="Calibri" w:hAnsi="Calibri"/>
                <w:sz w:val="18"/>
                <w:szCs w:val="18"/>
              </w:rPr>
            </w:pPr>
            <w:r w:rsidRPr="005A5F9A">
              <w:rPr>
                <w:rFonts w:ascii="Calibri" w:hAnsi="Calibri"/>
              </w:rPr>
              <w:t>Minimum Required System Airflow Rate (cfm)</w:t>
            </w:r>
          </w:p>
        </w:tc>
        <w:tc>
          <w:tcPr>
            <w:tcW w:w="5130" w:type="dxa"/>
            <w:tcBorders>
              <w:top w:val="nil"/>
            </w:tcBorders>
            <w:vAlign w:val="bottom"/>
          </w:tcPr>
          <w:p w14:paraId="6FD1EB18" w14:textId="77777777" w:rsidR="00112118" w:rsidRPr="006A3EEB" w:rsidRDefault="00112118" w:rsidP="00112118">
            <w:pPr>
              <w:keepNext/>
              <w:jc w:val="center"/>
              <w:rPr>
                <w:rFonts w:ascii="Calibri" w:hAnsi="Calibri"/>
                <w:sz w:val="18"/>
                <w:szCs w:val="18"/>
              </w:rPr>
            </w:pPr>
            <w:r w:rsidRPr="005A5F9A">
              <w:rPr>
                <w:rFonts w:ascii="Calibri" w:hAnsi="Calibri"/>
                <w:sz w:val="18"/>
                <w:szCs w:val="18"/>
              </w:rPr>
              <w:t>System Airflow Rate Verification Status</w:t>
            </w:r>
          </w:p>
        </w:tc>
      </w:tr>
      <w:tr w:rsidR="00112118" w:rsidRPr="006A3EEB" w14:paraId="11E66655" w14:textId="77777777" w:rsidTr="00112118">
        <w:trPr>
          <w:cantSplit/>
          <w:trHeight w:val="2816"/>
        </w:trPr>
        <w:tc>
          <w:tcPr>
            <w:tcW w:w="2808" w:type="dxa"/>
            <w:gridSpan w:val="2"/>
          </w:tcPr>
          <w:p w14:paraId="02F260A8" w14:textId="77777777" w:rsidR="00112118" w:rsidRPr="00654A92" w:rsidRDefault="00112118" w:rsidP="00112118">
            <w:pPr>
              <w:keepNext/>
              <w:rPr>
                <w:rFonts w:ascii="Calibri" w:hAnsi="Calibri"/>
                <w:sz w:val="14"/>
                <w:szCs w:val="14"/>
              </w:rPr>
            </w:pPr>
            <w:r w:rsidRPr="00654A92">
              <w:rPr>
                <w:rFonts w:ascii="Calibri" w:hAnsi="Calibri"/>
                <w:sz w:val="14"/>
                <w:szCs w:val="14"/>
              </w:rPr>
              <w:t>&lt;&lt;reference value from the "HERS Verification Requirements for Duct Systems" table on the MCH-01 for the "SC System Description of Area Served" value in A02&gt;&gt;</w:t>
            </w:r>
          </w:p>
        </w:tc>
        <w:tc>
          <w:tcPr>
            <w:tcW w:w="3060" w:type="dxa"/>
          </w:tcPr>
          <w:p w14:paraId="1BE8806D" w14:textId="77777777" w:rsidR="00E653C8" w:rsidRDefault="00112118" w:rsidP="00E653C8">
            <w:pPr>
              <w:keepNext/>
              <w:rPr>
                <w:rFonts w:ascii="Calibri" w:hAnsi="Calibri"/>
                <w:sz w:val="14"/>
                <w:szCs w:val="14"/>
              </w:rPr>
            </w:pPr>
            <w:r w:rsidRPr="00654A92">
              <w:rPr>
                <w:rFonts w:ascii="Calibri" w:hAnsi="Calibri"/>
                <w:sz w:val="14"/>
                <w:szCs w:val="14"/>
              </w:rPr>
              <w:t>&lt;</w:t>
            </w:r>
            <w:r w:rsidR="00E653C8" w:rsidRPr="00654A92">
              <w:rPr>
                <w:rFonts w:ascii="Calibri" w:hAnsi="Calibri"/>
                <w:sz w:val="14"/>
                <w:szCs w:val="14"/>
              </w:rPr>
              <w:t>&lt;</w:t>
            </w:r>
            <w:r w:rsidR="00E653C8">
              <w:rPr>
                <w:rFonts w:ascii="Calibri" w:hAnsi="Calibri"/>
                <w:sz w:val="14"/>
                <w:szCs w:val="14"/>
              </w:rPr>
              <w:t xml:space="preserve">if the CF2R-MCH-01 indicates </w:t>
            </w:r>
            <w:proofErr w:type="gramStart"/>
            <w:r w:rsidR="00E653C8">
              <w:rPr>
                <w:rFonts w:ascii="Calibri" w:hAnsi="Calibri"/>
                <w:sz w:val="14"/>
                <w:szCs w:val="14"/>
              </w:rPr>
              <w:t>a</w:t>
            </w:r>
            <w:proofErr w:type="gramEnd"/>
            <w:r w:rsidR="00E653C8">
              <w:rPr>
                <w:rFonts w:ascii="Calibri" w:hAnsi="Calibri"/>
                <w:sz w:val="14"/>
                <w:szCs w:val="14"/>
              </w:rPr>
              <w:t xml:space="preserve"> MCH-28 is required for alternate minimum airflow rate compliance, then text value in this field=Verification of Table 150.0-B or C Alternative Return Duct Design Criteria is Required; </w:t>
            </w:r>
          </w:p>
          <w:p w14:paraId="2772C0BC" w14:textId="6B0090A1" w:rsidR="00112118" w:rsidRPr="00654A92" w:rsidRDefault="00112118" w:rsidP="00112118">
            <w:pPr>
              <w:keepNext/>
              <w:rPr>
                <w:rFonts w:ascii="Calibri" w:hAnsi="Calibri"/>
                <w:sz w:val="14"/>
                <w:szCs w:val="14"/>
              </w:rPr>
            </w:pPr>
            <w:r w:rsidRPr="00654A92">
              <w:rPr>
                <w:rFonts w:ascii="Calibri" w:hAnsi="Calibri"/>
                <w:sz w:val="14"/>
                <w:szCs w:val="14"/>
              </w:rPr>
              <w:t xml:space="preserve">  </w:t>
            </w:r>
          </w:p>
          <w:p w14:paraId="1325A74B" w14:textId="60E5E8A5" w:rsidR="002E3EAF" w:rsidRDefault="00E653C8" w:rsidP="002E3EAF">
            <w:pPr>
              <w:keepNext/>
              <w:rPr>
                <w:rFonts w:ascii="Calibri" w:hAnsi="Calibri"/>
                <w:sz w:val="14"/>
                <w:szCs w:val="14"/>
              </w:rPr>
            </w:pPr>
            <w:r>
              <w:rPr>
                <w:rFonts w:ascii="Calibri" w:hAnsi="Calibri"/>
                <w:sz w:val="14"/>
                <w:szCs w:val="14"/>
              </w:rPr>
              <w:t xml:space="preserve">Else </w:t>
            </w:r>
            <w:r w:rsidR="002E3EAF">
              <w:rPr>
                <w:rFonts w:ascii="Calibri" w:hAnsi="Calibri"/>
                <w:sz w:val="14"/>
                <w:szCs w:val="14"/>
              </w:rPr>
              <w:t xml:space="preserve">reference </w:t>
            </w:r>
            <w:r>
              <w:rPr>
                <w:rFonts w:ascii="Calibri" w:hAnsi="Calibri"/>
                <w:sz w:val="14"/>
                <w:szCs w:val="14"/>
              </w:rPr>
              <w:t xml:space="preserve">numeric </w:t>
            </w:r>
            <w:proofErr w:type="spellStart"/>
            <w:r>
              <w:rPr>
                <w:rFonts w:ascii="Calibri" w:hAnsi="Calibri"/>
                <w:sz w:val="14"/>
                <w:szCs w:val="14"/>
              </w:rPr>
              <w:t>xxxx</w:t>
            </w:r>
            <w:proofErr w:type="spellEnd"/>
            <w:r>
              <w:rPr>
                <w:rFonts w:ascii="Calibri" w:hAnsi="Calibri"/>
                <w:sz w:val="14"/>
                <w:szCs w:val="14"/>
              </w:rPr>
              <w:t xml:space="preserve"> </w:t>
            </w:r>
            <w:r w:rsidR="002E3EAF">
              <w:rPr>
                <w:rFonts w:ascii="Calibri" w:hAnsi="Calibri"/>
                <w:sz w:val="14"/>
                <w:szCs w:val="14"/>
              </w:rPr>
              <w:t>value from applicable MCH-23 field for the indoor unit in E01 according to the following list:</w:t>
            </w:r>
          </w:p>
          <w:p w14:paraId="268FA3F7"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a  field</w:t>
            </w:r>
            <w:proofErr w:type="gramEnd"/>
            <w:r>
              <w:rPr>
                <w:rFonts w:ascii="Calibri" w:hAnsi="Calibri"/>
                <w:sz w:val="14"/>
                <w:szCs w:val="14"/>
              </w:rPr>
              <w:t xml:space="preserve"> D02</w:t>
            </w:r>
          </w:p>
          <w:p w14:paraId="6F920BA7"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b  field</w:t>
            </w:r>
            <w:proofErr w:type="gramEnd"/>
            <w:r>
              <w:rPr>
                <w:rFonts w:ascii="Calibri" w:hAnsi="Calibri"/>
                <w:sz w:val="14"/>
                <w:szCs w:val="14"/>
              </w:rPr>
              <w:t xml:space="preserve"> E03</w:t>
            </w:r>
          </w:p>
          <w:p w14:paraId="50D5E61A"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c  field</w:t>
            </w:r>
            <w:proofErr w:type="gramEnd"/>
            <w:r>
              <w:rPr>
                <w:rFonts w:ascii="Calibri" w:hAnsi="Calibri"/>
                <w:sz w:val="14"/>
                <w:szCs w:val="14"/>
              </w:rPr>
              <w:t xml:space="preserve"> E02</w:t>
            </w:r>
          </w:p>
          <w:p w14:paraId="38E94498" w14:textId="77777777" w:rsidR="002E3EAF" w:rsidRDefault="002E3EAF" w:rsidP="002E3EAF">
            <w:pPr>
              <w:keepNext/>
              <w:rPr>
                <w:rFonts w:ascii="Calibri" w:hAnsi="Calibri"/>
                <w:sz w:val="14"/>
                <w:szCs w:val="14"/>
              </w:rPr>
            </w:pPr>
            <w:r>
              <w:rPr>
                <w:rFonts w:ascii="Calibri" w:hAnsi="Calibri"/>
                <w:sz w:val="14"/>
                <w:szCs w:val="14"/>
              </w:rPr>
              <w:t>(MCH-23d is not applicable)</w:t>
            </w:r>
          </w:p>
          <w:p w14:paraId="67F94A31"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e  field</w:t>
            </w:r>
            <w:proofErr w:type="gramEnd"/>
            <w:r>
              <w:rPr>
                <w:rFonts w:ascii="Calibri" w:hAnsi="Calibri"/>
                <w:sz w:val="14"/>
                <w:szCs w:val="14"/>
              </w:rPr>
              <w:t xml:space="preserve"> D02</w:t>
            </w:r>
          </w:p>
          <w:p w14:paraId="61A024DF" w14:textId="77777777" w:rsidR="002E3EAF" w:rsidRDefault="002E3EAF" w:rsidP="002E3EAF">
            <w:pPr>
              <w:keepNext/>
              <w:rPr>
                <w:rFonts w:ascii="Calibri" w:hAnsi="Calibri"/>
                <w:sz w:val="14"/>
                <w:szCs w:val="14"/>
              </w:rPr>
            </w:pPr>
            <w:r>
              <w:rPr>
                <w:rFonts w:ascii="Calibri" w:hAnsi="Calibri"/>
                <w:sz w:val="14"/>
                <w:szCs w:val="14"/>
              </w:rPr>
              <w:t>MCH-23</w:t>
            </w:r>
            <w:proofErr w:type="gramStart"/>
            <w:r>
              <w:rPr>
                <w:rFonts w:ascii="Calibri" w:hAnsi="Calibri"/>
                <w:sz w:val="14"/>
                <w:szCs w:val="14"/>
              </w:rPr>
              <w:t>f  field</w:t>
            </w:r>
            <w:proofErr w:type="gramEnd"/>
            <w:r>
              <w:rPr>
                <w:rFonts w:ascii="Calibri" w:hAnsi="Calibri"/>
                <w:sz w:val="14"/>
                <w:szCs w:val="14"/>
              </w:rPr>
              <w:t xml:space="preserve"> D02&gt;&gt;</w:t>
            </w:r>
          </w:p>
          <w:p w14:paraId="2C576882" w14:textId="70B90B93" w:rsidR="00112118" w:rsidRPr="00654A92" w:rsidRDefault="00112118" w:rsidP="00112118">
            <w:pPr>
              <w:keepNext/>
              <w:rPr>
                <w:rFonts w:ascii="Calibri" w:hAnsi="Calibri"/>
                <w:sz w:val="14"/>
                <w:szCs w:val="14"/>
              </w:rPr>
            </w:pPr>
          </w:p>
        </w:tc>
        <w:tc>
          <w:tcPr>
            <w:tcW w:w="5130" w:type="dxa"/>
          </w:tcPr>
          <w:p w14:paraId="1F2B1A0F" w14:textId="77777777" w:rsidR="00112118" w:rsidRPr="00E57858" w:rsidRDefault="00112118" w:rsidP="00112118">
            <w:pPr>
              <w:keepNext/>
              <w:spacing w:afterLines="60" w:after="144"/>
              <w:rPr>
                <w:rFonts w:asciiTheme="minorHAnsi" w:hAnsiTheme="minorHAnsi"/>
                <w:sz w:val="16"/>
                <w:szCs w:val="16"/>
              </w:rPr>
            </w:pPr>
            <w:r w:rsidRPr="00E57858">
              <w:rPr>
                <w:rFonts w:asciiTheme="minorHAnsi" w:hAnsiTheme="minorHAnsi"/>
                <w:sz w:val="16"/>
                <w:szCs w:val="16"/>
              </w:rPr>
              <w:t xml:space="preserve">&lt;&lt;calculated field: </w:t>
            </w:r>
          </w:p>
          <w:p w14:paraId="5393679F" w14:textId="77777777" w:rsidR="00112118" w:rsidRPr="00E57858" w:rsidRDefault="00112118" w:rsidP="00112118">
            <w:pPr>
              <w:keepNext/>
              <w:spacing w:afterLines="60" w:after="144"/>
              <w:rPr>
                <w:rFonts w:ascii="Calibri" w:hAnsi="Calibri"/>
                <w:sz w:val="16"/>
                <w:szCs w:val="16"/>
              </w:rPr>
            </w:pPr>
            <w:r w:rsidRPr="00E57858">
              <w:rPr>
                <w:rFonts w:ascii="Calibri" w:hAnsi="Calibri"/>
                <w:sz w:val="16"/>
                <w:szCs w:val="16"/>
              </w:rPr>
              <w:t xml:space="preserve">if the CF2R-MCH-01 indicates </w:t>
            </w:r>
            <w:proofErr w:type="gramStart"/>
            <w:r w:rsidRPr="00E57858">
              <w:rPr>
                <w:rFonts w:ascii="Calibri" w:hAnsi="Calibri"/>
                <w:sz w:val="16"/>
                <w:szCs w:val="16"/>
              </w:rPr>
              <w:t>a</w:t>
            </w:r>
            <w:proofErr w:type="gramEnd"/>
            <w:r w:rsidRPr="00E57858">
              <w:rPr>
                <w:rFonts w:ascii="Calibri" w:hAnsi="Calibri"/>
                <w:sz w:val="16"/>
                <w:szCs w:val="16"/>
              </w:rPr>
              <w:t xml:space="preserve"> MCH-28 is required for alternate minimum airflow rate compliance, then</w:t>
            </w:r>
          </w:p>
          <w:p w14:paraId="58FB251D" w14:textId="77777777"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if the system has a registered CF3R-MCH-28 that indicates compliance with Table 150.0-B or C return duct design requirements, then result =</w:t>
            </w:r>
            <w:r w:rsidRPr="00E57858">
              <w:rPr>
                <w:rFonts w:ascii="Calibri" w:hAnsi="Calibri"/>
                <w:b/>
                <w:sz w:val="16"/>
                <w:szCs w:val="16"/>
              </w:rPr>
              <w:t>system complies using Table 150.0-B or C alternative return duct design criteria</w:t>
            </w:r>
            <w:r w:rsidRPr="00E57858">
              <w:rPr>
                <w:rFonts w:ascii="Calibri" w:hAnsi="Calibri"/>
                <w:sz w:val="16"/>
                <w:szCs w:val="16"/>
              </w:rPr>
              <w:t>.</w:t>
            </w:r>
          </w:p>
          <w:p w14:paraId="35CBA805" w14:textId="77777777"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else result=</w:t>
            </w:r>
            <w:r w:rsidRPr="00E57858">
              <w:rPr>
                <w:rFonts w:ascii="Calibri" w:hAnsi="Calibri"/>
                <w:b/>
                <w:sz w:val="16"/>
                <w:szCs w:val="16"/>
              </w:rPr>
              <w:t xml:space="preserve">System does not comply.  A registered CF3R-MCH-28 is required </w:t>
            </w:r>
            <w:r w:rsidRPr="00E57858">
              <w:rPr>
                <w:rFonts w:ascii="Calibri" w:hAnsi="Calibri"/>
                <w:sz w:val="16"/>
                <w:szCs w:val="16"/>
              </w:rPr>
              <w:t>(do not allow this MCH-25 to be registered).</w:t>
            </w:r>
          </w:p>
          <w:p w14:paraId="60F9A387" w14:textId="77777777" w:rsidR="00112118" w:rsidRPr="00E57858" w:rsidRDefault="00112118" w:rsidP="00112118">
            <w:pPr>
              <w:keepNext/>
              <w:spacing w:afterLines="60" w:after="144"/>
              <w:rPr>
                <w:rFonts w:ascii="Calibri" w:hAnsi="Calibri"/>
                <w:sz w:val="16"/>
                <w:szCs w:val="16"/>
              </w:rPr>
            </w:pPr>
            <w:r w:rsidRPr="00E57858">
              <w:rPr>
                <w:rFonts w:ascii="Calibri" w:hAnsi="Calibri"/>
                <w:sz w:val="16"/>
                <w:szCs w:val="16"/>
                <w:u w:val="single"/>
              </w:rPr>
              <w:t>else</w:t>
            </w:r>
            <w:r w:rsidRPr="00E57858">
              <w:rPr>
                <w:rFonts w:ascii="Calibri" w:hAnsi="Calibri"/>
                <w:sz w:val="16"/>
                <w:szCs w:val="16"/>
              </w:rPr>
              <w:t xml:space="preserve">if the CF2R-MCH-01 indicates </w:t>
            </w:r>
            <w:proofErr w:type="gramStart"/>
            <w:r w:rsidRPr="00E57858">
              <w:rPr>
                <w:rFonts w:ascii="Calibri" w:hAnsi="Calibri"/>
                <w:sz w:val="16"/>
                <w:szCs w:val="16"/>
              </w:rPr>
              <w:t>a</w:t>
            </w:r>
            <w:proofErr w:type="gramEnd"/>
            <w:r w:rsidRPr="00E57858">
              <w:rPr>
                <w:rFonts w:ascii="Calibri" w:hAnsi="Calibri"/>
                <w:sz w:val="16"/>
                <w:szCs w:val="16"/>
              </w:rPr>
              <w:t xml:space="preserve"> MCH-23 is required for minimum airflow rate compliance, then</w:t>
            </w:r>
          </w:p>
          <w:p w14:paraId="64035878" w14:textId="71C683A4"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if this system has a registered CF3R-MCH-23a</w:t>
            </w:r>
            <w:r w:rsidR="00C94073">
              <w:rPr>
                <w:rFonts w:ascii="Calibri" w:hAnsi="Calibri"/>
                <w:sz w:val="16"/>
                <w:szCs w:val="16"/>
              </w:rPr>
              <w:t>,</w:t>
            </w:r>
            <w:r w:rsidRPr="00E57858">
              <w:rPr>
                <w:rFonts w:ascii="Calibri" w:hAnsi="Calibri"/>
                <w:sz w:val="16"/>
                <w:szCs w:val="16"/>
              </w:rPr>
              <w:t xml:space="preserve"> CF3R-MCH-23b</w:t>
            </w:r>
            <w:r w:rsidR="00C94073">
              <w:rPr>
                <w:rFonts w:ascii="Calibri" w:hAnsi="Calibri"/>
                <w:sz w:val="16"/>
                <w:szCs w:val="16"/>
              </w:rPr>
              <w:t xml:space="preserve">, </w:t>
            </w:r>
            <w:r w:rsidR="00C94073" w:rsidRPr="00C94073">
              <w:rPr>
                <w:rFonts w:ascii="Calibri" w:hAnsi="Calibri"/>
                <w:sz w:val="16"/>
                <w:szCs w:val="16"/>
              </w:rPr>
              <w:t>CF2R-MCH-23e or CF2R-MCH-23f</w:t>
            </w:r>
            <w:r w:rsidRPr="00E57858">
              <w:rPr>
                <w:rFonts w:ascii="Calibri" w:hAnsi="Calibri"/>
                <w:sz w:val="16"/>
                <w:szCs w:val="16"/>
              </w:rPr>
              <w:t xml:space="preserve"> that meets the compliance criterion in D01, then result = </w:t>
            </w:r>
            <w:r w:rsidRPr="00E57858">
              <w:rPr>
                <w:rFonts w:ascii="Calibri" w:hAnsi="Calibri"/>
                <w:b/>
                <w:sz w:val="16"/>
                <w:szCs w:val="16"/>
              </w:rPr>
              <w:t xml:space="preserve">System complies with minimum airflow rate </w:t>
            </w:r>
            <w:proofErr w:type="gramStart"/>
            <w:r w:rsidRPr="00E57858">
              <w:rPr>
                <w:rFonts w:ascii="Calibri" w:hAnsi="Calibri"/>
                <w:b/>
                <w:sz w:val="16"/>
                <w:szCs w:val="16"/>
              </w:rPr>
              <w:t>requirements</w:t>
            </w:r>
            <w:r w:rsidRPr="00E57858">
              <w:rPr>
                <w:rFonts w:ascii="Calibri" w:hAnsi="Calibri"/>
                <w:sz w:val="16"/>
                <w:szCs w:val="16"/>
              </w:rPr>
              <w:t>;</w:t>
            </w:r>
            <w:proofErr w:type="gramEnd"/>
          </w:p>
          <w:p w14:paraId="6F65D90B" w14:textId="77777777" w:rsidR="00112118" w:rsidRPr="00E57858" w:rsidRDefault="00112118" w:rsidP="00112118">
            <w:pPr>
              <w:keepNext/>
              <w:spacing w:afterLines="60" w:after="144"/>
              <w:ind w:left="720"/>
              <w:rPr>
                <w:rFonts w:ascii="Calibri" w:hAnsi="Calibri"/>
                <w:sz w:val="16"/>
                <w:szCs w:val="16"/>
              </w:rPr>
            </w:pPr>
            <w:r w:rsidRPr="00E57858">
              <w:rPr>
                <w:rFonts w:ascii="Calibri" w:hAnsi="Calibri"/>
                <w:sz w:val="16"/>
                <w:szCs w:val="16"/>
              </w:rPr>
              <w:t>elseif A10=Alteration, then</w:t>
            </w:r>
          </w:p>
          <w:p w14:paraId="314478F4" w14:textId="77777777" w:rsidR="00112118" w:rsidRPr="00E57858" w:rsidRDefault="00112118" w:rsidP="00112118">
            <w:pPr>
              <w:keepNext/>
              <w:spacing w:afterLines="60" w:after="144"/>
              <w:ind w:left="1440"/>
              <w:rPr>
                <w:rFonts w:ascii="Calibri" w:hAnsi="Calibri"/>
                <w:sz w:val="16"/>
                <w:szCs w:val="16"/>
              </w:rPr>
            </w:pPr>
            <w:r w:rsidRPr="00E57858">
              <w:rPr>
                <w:rFonts w:ascii="Calibri" w:hAnsi="Calibri"/>
                <w:sz w:val="16"/>
                <w:szCs w:val="16"/>
              </w:rPr>
              <w:t>if the system complies with the alternative airflow compliance method on a registered CF3R-MCH23</w:t>
            </w:r>
            <w:proofErr w:type="gramStart"/>
            <w:r w:rsidRPr="00E57858">
              <w:rPr>
                <w:rFonts w:ascii="Calibri" w:hAnsi="Calibri"/>
                <w:sz w:val="16"/>
                <w:szCs w:val="16"/>
              </w:rPr>
              <w:t>c;  then</w:t>
            </w:r>
            <w:proofErr w:type="gramEnd"/>
            <w:r w:rsidRPr="00E57858">
              <w:rPr>
                <w:rFonts w:ascii="Calibri" w:hAnsi="Calibri"/>
                <w:sz w:val="16"/>
                <w:szCs w:val="16"/>
              </w:rPr>
              <w:t xml:space="preserve"> result =</w:t>
            </w:r>
            <w:r w:rsidRPr="00E57858">
              <w:rPr>
                <w:rFonts w:ascii="Calibri" w:hAnsi="Calibri"/>
                <w:b/>
                <w:sz w:val="16"/>
                <w:szCs w:val="16"/>
              </w:rPr>
              <w:t>system complies using the alternative remedial actions specified in RA3.3.3.1.5</w:t>
            </w:r>
            <w:r w:rsidRPr="00E57858">
              <w:rPr>
                <w:rFonts w:ascii="Calibri" w:hAnsi="Calibri"/>
                <w:sz w:val="16"/>
                <w:szCs w:val="16"/>
              </w:rPr>
              <w:t>.</w:t>
            </w:r>
            <w:r w:rsidRPr="00E57858">
              <w:rPr>
                <w:rFonts w:asciiTheme="minorHAnsi" w:hAnsiTheme="minorHAnsi"/>
                <w:sz w:val="16"/>
                <w:szCs w:val="16"/>
              </w:rPr>
              <w:t xml:space="preserve"> </w:t>
            </w:r>
            <w:r w:rsidRPr="00E57858">
              <w:rPr>
                <w:rFonts w:asciiTheme="minorHAnsi" w:hAnsiTheme="minorHAnsi"/>
                <w:b/>
                <w:sz w:val="16"/>
                <w:szCs w:val="16"/>
              </w:rPr>
              <w:t>This System does not qualify for Group Sampling.</w:t>
            </w:r>
          </w:p>
          <w:p w14:paraId="4DFA2EE8" w14:textId="7FAEB70B" w:rsidR="00112118" w:rsidRPr="00CC7060" w:rsidRDefault="00112118" w:rsidP="00CC7060">
            <w:pPr>
              <w:keepNext/>
              <w:spacing w:afterLines="60" w:after="144"/>
              <w:ind w:left="720"/>
              <w:rPr>
                <w:rFonts w:ascii="Calibri" w:hAnsi="Calibri"/>
                <w:sz w:val="16"/>
                <w:szCs w:val="16"/>
              </w:rPr>
            </w:pPr>
            <w:r w:rsidRPr="00E57858">
              <w:rPr>
                <w:rFonts w:ascii="Calibri" w:hAnsi="Calibri"/>
                <w:sz w:val="16"/>
                <w:szCs w:val="16"/>
              </w:rPr>
              <w:t>else result=</w:t>
            </w:r>
            <w:r w:rsidRPr="00E57858">
              <w:rPr>
                <w:rFonts w:ascii="Calibri" w:hAnsi="Calibri"/>
                <w:b/>
                <w:sz w:val="16"/>
                <w:szCs w:val="16"/>
              </w:rPr>
              <w:t xml:space="preserve">System does not comply. A registered CF3R-MCH-23 for this system is </w:t>
            </w:r>
            <w:proofErr w:type="gramStart"/>
            <w:r w:rsidRPr="00E57858">
              <w:rPr>
                <w:rFonts w:ascii="Calibri" w:hAnsi="Calibri"/>
                <w:b/>
                <w:sz w:val="16"/>
                <w:szCs w:val="16"/>
              </w:rPr>
              <w:t xml:space="preserve">required </w:t>
            </w:r>
            <w:r w:rsidRPr="00E57858">
              <w:rPr>
                <w:rFonts w:ascii="Calibri" w:hAnsi="Calibri"/>
                <w:sz w:val="16"/>
                <w:szCs w:val="16"/>
              </w:rPr>
              <w:t>.</w:t>
            </w:r>
            <w:proofErr w:type="gramEnd"/>
            <w:r w:rsidRPr="00E57858">
              <w:rPr>
                <w:rFonts w:ascii="Calibri" w:hAnsi="Calibri"/>
                <w:sz w:val="16"/>
                <w:szCs w:val="16"/>
              </w:rPr>
              <w:t xml:space="preserve"> (</w:t>
            </w:r>
            <w:proofErr w:type="gramStart"/>
            <w:r w:rsidRPr="00E57858">
              <w:rPr>
                <w:rFonts w:ascii="Calibri" w:hAnsi="Calibri"/>
                <w:sz w:val="16"/>
                <w:szCs w:val="16"/>
              </w:rPr>
              <w:t>do</w:t>
            </w:r>
            <w:proofErr w:type="gramEnd"/>
            <w:r w:rsidRPr="00E57858">
              <w:rPr>
                <w:rFonts w:ascii="Calibri" w:hAnsi="Calibri"/>
                <w:sz w:val="16"/>
                <w:szCs w:val="16"/>
              </w:rPr>
              <w:t xml:space="preserve"> not allo</w:t>
            </w:r>
            <w:r w:rsidRPr="00CC7060">
              <w:rPr>
                <w:rFonts w:ascii="Calibri" w:hAnsi="Calibri"/>
                <w:sz w:val="16"/>
                <w:szCs w:val="16"/>
              </w:rPr>
              <w:t>w this MCH-25 to be registered)</w:t>
            </w:r>
            <w:r>
              <w:rPr>
                <w:rFonts w:ascii="Calibri" w:hAnsi="Calibri"/>
                <w:sz w:val="16"/>
                <w:szCs w:val="16"/>
              </w:rPr>
              <w:t>&gt;&gt;</w:t>
            </w:r>
          </w:p>
        </w:tc>
      </w:tr>
      <w:tr w:rsidR="00112118" w:rsidRPr="006A3EEB" w14:paraId="2F43E3C0" w14:textId="77777777" w:rsidTr="00112118">
        <w:trPr>
          <w:cantSplit/>
          <w:trHeight w:val="188"/>
        </w:trPr>
        <w:tc>
          <w:tcPr>
            <w:tcW w:w="2808" w:type="dxa"/>
            <w:gridSpan w:val="2"/>
          </w:tcPr>
          <w:p w14:paraId="4EF07B82" w14:textId="77777777" w:rsidR="00112118" w:rsidRPr="006A3EEB" w:rsidRDefault="00112118" w:rsidP="00112118">
            <w:pPr>
              <w:keepNext/>
              <w:rPr>
                <w:rFonts w:ascii="Calibri" w:hAnsi="Calibri"/>
                <w:sz w:val="16"/>
                <w:szCs w:val="16"/>
              </w:rPr>
            </w:pPr>
          </w:p>
        </w:tc>
        <w:tc>
          <w:tcPr>
            <w:tcW w:w="3060" w:type="dxa"/>
          </w:tcPr>
          <w:p w14:paraId="7ABEFFA4" w14:textId="77777777" w:rsidR="00112118" w:rsidRPr="006A3EEB" w:rsidRDefault="00112118" w:rsidP="00112118">
            <w:pPr>
              <w:keepNext/>
              <w:rPr>
                <w:rFonts w:ascii="Calibri" w:hAnsi="Calibri"/>
                <w:sz w:val="16"/>
                <w:szCs w:val="16"/>
              </w:rPr>
            </w:pPr>
          </w:p>
        </w:tc>
        <w:tc>
          <w:tcPr>
            <w:tcW w:w="5130" w:type="dxa"/>
          </w:tcPr>
          <w:p w14:paraId="0C62397B" w14:textId="77777777" w:rsidR="00112118" w:rsidRPr="006A3EEB" w:rsidRDefault="00112118" w:rsidP="00112118">
            <w:pPr>
              <w:keepNext/>
              <w:rPr>
                <w:rFonts w:ascii="Calibri" w:hAnsi="Calibri"/>
                <w:sz w:val="16"/>
                <w:szCs w:val="16"/>
              </w:rPr>
            </w:pPr>
          </w:p>
        </w:tc>
      </w:tr>
      <w:tr w:rsidR="00112118" w:rsidRPr="00BC1E29" w14:paraId="2F781978" w14:textId="77777777" w:rsidTr="00112118">
        <w:tblPrEx>
          <w:tblLook w:val="0000" w:firstRow="0" w:lastRow="0" w:firstColumn="0" w:lastColumn="0" w:noHBand="0" w:noVBand="0"/>
        </w:tblPrEx>
        <w:trPr>
          <w:trHeight w:val="360"/>
        </w:trPr>
        <w:tc>
          <w:tcPr>
            <w:tcW w:w="467" w:type="dxa"/>
            <w:vAlign w:val="center"/>
          </w:tcPr>
          <w:p w14:paraId="5A84FBD7" w14:textId="77777777" w:rsidR="00112118" w:rsidRPr="00BC1E29" w:rsidRDefault="00112118" w:rsidP="00112118">
            <w:pPr>
              <w:keepNext/>
              <w:jc w:val="center"/>
              <w:rPr>
                <w:rFonts w:ascii="Calibri" w:hAnsi="Calibri"/>
              </w:rPr>
            </w:pPr>
            <w:r>
              <w:rPr>
                <w:rFonts w:ascii="Calibri" w:hAnsi="Calibri"/>
              </w:rPr>
              <w:t>04</w:t>
            </w:r>
          </w:p>
        </w:tc>
        <w:tc>
          <w:tcPr>
            <w:tcW w:w="10531" w:type="dxa"/>
            <w:gridSpan w:val="3"/>
          </w:tcPr>
          <w:p w14:paraId="3ABE3EB3" w14:textId="7D0A7334" w:rsidR="00112118" w:rsidRPr="00FC6D8B" w:rsidRDefault="00112118" w:rsidP="00CC7060">
            <w:pPr>
              <w:keepNext/>
              <w:rPr>
                <w:rFonts w:ascii="Calibri" w:hAnsi="Calibri"/>
                <w:sz w:val="18"/>
                <w:szCs w:val="18"/>
              </w:rPr>
            </w:pPr>
            <w:r w:rsidRPr="00FC6D8B">
              <w:rPr>
                <w:rFonts w:ascii="Calibri" w:hAnsi="Calibri"/>
                <w:sz w:val="18"/>
                <w:szCs w:val="18"/>
              </w:rPr>
              <w:t xml:space="preserve">Compliance Statement: &lt;&lt; If all indoor units listed in </w:t>
            </w:r>
            <w:r>
              <w:rPr>
                <w:rFonts w:ascii="Calibri" w:hAnsi="Calibri"/>
                <w:sz w:val="18"/>
                <w:szCs w:val="18"/>
              </w:rPr>
              <w:t>D</w:t>
            </w:r>
            <w:r w:rsidRPr="00FC6D8B">
              <w:rPr>
                <w:rFonts w:ascii="Calibri" w:hAnsi="Calibri"/>
                <w:sz w:val="18"/>
                <w:szCs w:val="18"/>
              </w:rPr>
              <w:t xml:space="preserve">01 </w:t>
            </w:r>
            <w:r>
              <w:rPr>
                <w:rFonts w:ascii="Calibri" w:hAnsi="Calibri"/>
                <w:sz w:val="18"/>
                <w:szCs w:val="18"/>
              </w:rPr>
              <w:t>indicate a compliant result in D</w:t>
            </w:r>
            <w:r w:rsidRPr="00FC6D8B">
              <w:rPr>
                <w:rFonts w:ascii="Calibri" w:hAnsi="Calibri"/>
                <w:sz w:val="18"/>
                <w:szCs w:val="18"/>
              </w:rPr>
              <w:t xml:space="preserve">03, then text result= "SC system complies with Minimum System Airflow Rate Verification"; else text result= "SC system does not comply with </w:t>
            </w:r>
            <w:proofErr w:type="spellStart"/>
            <w:r w:rsidRPr="00FC6D8B">
              <w:rPr>
                <w:rFonts w:ascii="Calibri" w:hAnsi="Calibri"/>
                <w:sz w:val="18"/>
                <w:szCs w:val="18"/>
              </w:rPr>
              <w:t>with</w:t>
            </w:r>
            <w:proofErr w:type="spellEnd"/>
            <w:r w:rsidRPr="00FC6D8B">
              <w:rPr>
                <w:rFonts w:ascii="Calibri" w:hAnsi="Calibri"/>
                <w:sz w:val="18"/>
                <w:szCs w:val="18"/>
              </w:rPr>
              <w:t xml:space="preserve"> Minimum System Airflow Rate Verification", and do not allow this MCH-25 to be registered.</w:t>
            </w:r>
          </w:p>
        </w:tc>
      </w:tr>
      <w:tr w:rsidR="00112118" w:rsidRPr="006A3EEB" w14:paraId="1B262A3F" w14:textId="77777777" w:rsidTr="00112118">
        <w:trPr>
          <w:cantSplit/>
        </w:trPr>
        <w:tc>
          <w:tcPr>
            <w:tcW w:w="10998" w:type="dxa"/>
            <w:gridSpan w:val="4"/>
          </w:tcPr>
          <w:p w14:paraId="2D75CC2A" w14:textId="77777777" w:rsidR="00112118" w:rsidRPr="006A3EEB" w:rsidRDefault="00112118" w:rsidP="00112118">
            <w:pPr>
              <w:rPr>
                <w:rFonts w:ascii="Calibri" w:hAnsi="Calibri"/>
                <w:sz w:val="18"/>
                <w:szCs w:val="18"/>
              </w:rPr>
            </w:pPr>
            <w:r w:rsidRPr="006A3EEB">
              <w:rPr>
                <w:rFonts w:ascii="Calibri" w:hAnsi="Calibri"/>
                <w:sz w:val="18"/>
                <w:szCs w:val="18"/>
              </w:rPr>
              <w:t>Notes:</w:t>
            </w:r>
          </w:p>
        </w:tc>
      </w:tr>
    </w:tbl>
    <w:p w14:paraId="5518942C" w14:textId="2B7BDA91" w:rsidR="00112118" w:rsidRDefault="00112118" w:rsidP="00323DA9">
      <w:pPr>
        <w:rPr>
          <w:rFonts w:asciiTheme="minorHAnsi" w:hAnsiTheme="minorHAnsi"/>
          <w:sz w:val="18"/>
          <w:szCs w:val="18"/>
        </w:rPr>
      </w:pPr>
    </w:p>
    <w:p w14:paraId="497CC1A5" w14:textId="77777777" w:rsidR="00112118" w:rsidRPr="00C301D7" w:rsidRDefault="00112118" w:rsidP="00323DA9">
      <w:pPr>
        <w:rPr>
          <w:rFonts w:asciiTheme="minorHAnsi" w:hAnsiTheme="minorHAnsi"/>
          <w:sz w:val="18"/>
          <w:szCs w:val="18"/>
        </w:rPr>
      </w:pPr>
    </w:p>
    <w:tbl>
      <w:tblPr>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Look w:val="0000" w:firstRow="0" w:lastRow="0" w:firstColumn="0" w:lastColumn="0" w:noHBand="0" w:noVBand="0"/>
      </w:tblPr>
      <w:tblGrid>
        <w:gridCol w:w="456"/>
        <w:gridCol w:w="4938"/>
        <w:gridCol w:w="5398"/>
      </w:tblGrid>
      <w:tr w:rsidR="00323DA9" w:rsidRPr="00C301D7" w14:paraId="58D5327B" w14:textId="77777777">
        <w:trPr>
          <w:cantSplit/>
          <w:trHeight w:val="504"/>
        </w:trPr>
        <w:tc>
          <w:tcPr>
            <w:tcW w:w="5000" w:type="pct"/>
            <w:gridSpan w:val="3"/>
            <w:vAlign w:val="center"/>
          </w:tcPr>
          <w:p w14:paraId="58D53279" w14:textId="7C38113E" w:rsidR="00323DA9" w:rsidRPr="00F76A4F" w:rsidRDefault="000757DC" w:rsidP="00F76A4F">
            <w:pPr>
              <w:keepNext/>
              <w:rPr>
                <w:rFonts w:asciiTheme="minorHAnsi" w:hAnsiTheme="minorHAnsi"/>
                <w:b/>
                <w:szCs w:val="18"/>
              </w:rPr>
            </w:pPr>
            <w:r w:rsidRPr="00F76A4F">
              <w:rPr>
                <w:rFonts w:asciiTheme="minorHAnsi" w:hAnsiTheme="minorHAnsi"/>
                <w:b/>
                <w:szCs w:val="18"/>
              </w:rPr>
              <w:lastRenderedPageBreak/>
              <w:t>E</w:t>
            </w:r>
            <w:r w:rsidR="00323DA9" w:rsidRPr="00F76A4F">
              <w:rPr>
                <w:rFonts w:asciiTheme="minorHAnsi" w:hAnsiTheme="minorHAnsi"/>
                <w:b/>
                <w:szCs w:val="18"/>
              </w:rPr>
              <w:t xml:space="preserve">. </w:t>
            </w:r>
            <w:r w:rsidR="00157956">
              <w:rPr>
                <w:rFonts w:asciiTheme="minorHAnsi" w:hAnsiTheme="minorHAnsi"/>
                <w:b/>
                <w:szCs w:val="18"/>
              </w:rPr>
              <w:t>Fault Indicator Display</w:t>
            </w:r>
            <w:r w:rsidR="00551767" w:rsidRPr="00F76A4F">
              <w:rPr>
                <w:rFonts w:asciiTheme="minorHAnsi" w:hAnsiTheme="minorHAnsi"/>
                <w:b/>
                <w:szCs w:val="18"/>
              </w:rPr>
              <w:t xml:space="preserve"> Installation Verification</w:t>
            </w:r>
          </w:p>
          <w:p w14:paraId="58D5327A" w14:textId="0DFA70C3" w:rsidR="00323DA9" w:rsidRPr="004978E7" w:rsidRDefault="00323DA9" w:rsidP="00F76A4F">
            <w:pPr>
              <w:keepNext/>
              <w:rPr>
                <w:rFonts w:asciiTheme="minorHAnsi" w:hAnsiTheme="minorHAnsi"/>
                <w:b/>
                <w:sz w:val="18"/>
                <w:szCs w:val="18"/>
              </w:rPr>
            </w:pPr>
            <w:r w:rsidRPr="00DC4523">
              <w:rPr>
                <w:rFonts w:asciiTheme="minorHAnsi" w:hAnsiTheme="minorHAnsi"/>
                <w:sz w:val="18"/>
                <w:szCs w:val="18"/>
              </w:rPr>
              <w:t xml:space="preserve">Procedures for the </w:t>
            </w:r>
            <w:r w:rsidR="00157956" w:rsidRPr="00DC4523">
              <w:rPr>
                <w:rFonts w:asciiTheme="minorHAnsi" w:hAnsiTheme="minorHAnsi"/>
                <w:sz w:val="18"/>
                <w:szCs w:val="18"/>
              </w:rPr>
              <w:t>Fault Indicator Display</w:t>
            </w:r>
            <w:r w:rsidRPr="00DC4523">
              <w:rPr>
                <w:rFonts w:asciiTheme="minorHAnsi" w:hAnsiTheme="minorHAnsi"/>
                <w:sz w:val="18"/>
                <w:szCs w:val="18"/>
              </w:rPr>
              <w:t xml:space="preserve"> Verification are detailed in RA3.4.2</w:t>
            </w:r>
            <w:r w:rsidR="004978E7" w:rsidRPr="00DC4523">
              <w:rPr>
                <w:rFonts w:asciiTheme="minorHAnsi" w:hAnsiTheme="minorHAnsi"/>
                <w:sz w:val="18"/>
                <w:szCs w:val="18"/>
              </w:rPr>
              <w:t>.</w:t>
            </w:r>
          </w:p>
        </w:tc>
      </w:tr>
      <w:tr w:rsidR="00323DA9" w:rsidRPr="00C301D7" w14:paraId="58D5327F" w14:textId="77777777">
        <w:trPr>
          <w:cantSplit/>
          <w:trHeight w:val="144"/>
        </w:trPr>
        <w:tc>
          <w:tcPr>
            <w:tcW w:w="211" w:type="pct"/>
            <w:vAlign w:val="center"/>
          </w:tcPr>
          <w:p w14:paraId="58D5327C"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01</w:t>
            </w:r>
          </w:p>
        </w:tc>
        <w:tc>
          <w:tcPr>
            <w:tcW w:w="2288" w:type="pct"/>
            <w:vAlign w:val="center"/>
          </w:tcPr>
          <w:p w14:paraId="58D5327D" w14:textId="5BC4984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Manufacturer Name/Make</w:t>
            </w:r>
          </w:p>
        </w:tc>
        <w:tc>
          <w:tcPr>
            <w:tcW w:w="2501" w:type="pct"/>
          </w:tcPr>
          <w:p w14:paraId="58D5327E"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CF2R.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3" w14:textId="77777777">
        <w:trPr>
          <w:cantSplit/>
          <w:trHeight w:val="144"/>
        </w:trPr>
        <w:tc>
          <w:tcPr>
            <w:tcW w:w="211" w:type="pct"/>
            <w:vAlign w:val="center"/>
          </w:tcPr>
          <w:p w14:paraId="58D53280"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02</w:t>
            </w:r>
          </w:p>
        </w:tc>
        <w:tc>
          <w:tcPr>
            <w:tcW w:w="2288" w:type="pct"/>
            <w:vAlign w:val="center"/>
          </w:tcPr>
          <w:p w14:paraId="58D53281" w14:textId="20126815" w:rsidR="00323DA9" w:rsidRPr="00C301D7" w:rsidRDefault="00157956" w:rsidP="00445906">
            <w:pPr>
              <w:keepNext/>
              <w:rPr>
                <w:rFonts w:asciiTheme="minorHAnsi" w:hAnsiTheme="minorHAnsi"/>
                <w:sz w:val="18"/>
                <w:szCs w:val="18"/>
              </w:rPr>
            </w:pPr>
            <w:r>
              <w:rPr>
                <w:rFonts w:asciiTheme="minorHAnsi" w:hAnsiTheme="minorHAnsi"/>
                <w:sz w:val="18"/>
                <w:szCs w:val="18"/>
              </w:rPr>
              <w:t>FID</w:t>
            </w:r>
            <w:r w:rsidR="00323DA9" w:rsidRPr="00C301D7">
              <w:rPr>
                <w:rFonts w:asciiTheme="minorHAnsi" w:hAnsiTheme="minorHAnsi"/>
                <w:sz w:val="18"/>
                <w:szCs w:val="18"/>
              </w:rPr>
              <w:t xml:space="preserve"> Model Number</w:t>
            </w:r>
          </w:p>
        </w:tc>
        <w:tc>
          <w:tcPr>
            <w:tcW w:w="2501" w:type="pct"/>
          </w:tcPr>
          <w:p w14:paraId="58D53282" w14:textId="77777777" w:rsidR="00323DA9" w:rsidRPr="00C301D7" w:rsidRDefault="006E34E8" w:rsidP="00445906">
            <w:pPr>
              <w:pStyle w:val="Header"/>
              <w:keepNext/>
              <w:tabs>
                <w:tab w:val="clear" w:pos="4320"/>
                <w:tab w:val="clear" w:pos="8640"/>
              </w:tabs>
              <w:spacing w:after="60"/>
              <w:rPr>
                <w:rFonts w:asciiTheme="minorHAnsi" w:hAnsiTheme="minorHAnsi"/>
                <w:sz w:val="18"/>
                <w:szCs w:val="18"/>
              </w:rPr>
            </w:pPr>
            <w:r w:rsidRPr="00C301D7">
              <w:rPr>
                <w:rFonts w:asciiTheme="minorHAnsi" w:hAnsiTheme="minorHAnsi"/>
                <w:sz w:val="18"/>
                <w:szCs w:val="18"/>
              </w:rPr>
              <w:t xml:space="preserve">&lt;&lt;auto filled text: referenced from CF2R.  If installed system does not match this entry, it can be overwritten by </w:t>
            </w:r>
            <w:proofErr w:type="gramStart"/>
            <w:r w:rsidRPr="00C301D7">
              <w:rPr>
                <w:rFonts w:asciiTheme="minorHAnsi" w:hAnsiTheme="minorHAnsi"/>
                <w:sz w:val="18"/>
                <w:szCs w:val="18"/>
              </w:rPr>
              <w:t>rater</w:t>
            </w:r>
            <w:proofErr w:type="gramEnd"/>
            <w:r w:rsidRPr="00C301D7">
              <w:rPr>
                <w:rFonts w:asciiTheme="minorHAnsi" w:hAnsiTheme="minorHAnsi"/>
                <w:sz w:val="18"/>
                <w:szCs w:val="18"/>
              </w:rPr>
              <w:t xml:space="preserve"> but it will be flagged as a possible fail.&gt;&gt;</w:t>
            </w:r>
          </w:p>
        </w:tc>
      </w:tr>
      <w:tr w:rsidR="00323DA9" w:rsidRPr="00C301D7" w14:paraId="58D53287" w14:textId="77777777">
        <w:trPr>
          <w:trHeight w:val="233"/>
        </w:trPr>
        <w:tc>
          <w:tcPr>
            <w:tcW w:w="211" w:type="pct"/>
            <w:tcBorders>
              <w:top w:val="nil"/>
            </w:tcBorders>
            <w:vAlign w:val="center"/>
          </w:tcPr>
          <w:p w14:paraId="58D53284" w14:textId="77777777" w:rsidR="00323DA9" w:rsidRPr="00C301D7" w:rsidRDefault="00323DA9" w:rsidP="00445906">
            <w:pPr>
              <w:keepNext/>
              <w:jc w:val="center"/>
              <w:rPr>
                <w:rFonts w:asciiTheme="minorHAnsi" w:hAnsiTheme="minorHAnsi"/>
                <w:sz w:val="18"/>
                <w:szCs w:val="18"/>
              </w:rPr>
            </w:pPr>
            <w:r w:rsidRPr="00C301D7">
              <w:rPr>
                <w:rFonts w:asciiTheme="minorHAnsi" w:hAnsiTheme="minorHAnsi"/>
                <w:sz w:val="18"/>
                <w:szCs w:val="18"/>
              </w:rPr>
              <w:t>03</w:t>
            </w:r>
          </w:p>
        </w:tc>
        <w:tc>
          <w:tcPr>
            <w:tcW w:w="2288" w:type="pct"/>
            <w:tcBorders>
              <w:top w:val="nil"/>
            </w:tcBorders>
            <w:vAlign w:val="center"/>
          </w:tcPr>
          <w:p w14:paraId="58D53285" w14:textId="55002D42" w:rsidR="00323DA9" w:rsidRPr="00C301D7" w:rsidRDefault="00323DA9" w:rsidP="00F76A4F">
            <w:pPr>
              <w:keepNext/>
              <w:rPr>
                <w:rFonts w:asciiTheme="minorHAnsi" w:hAnsiTheme="minorHAnsi"/>
                <w:sz w:val="18"/>
                <w:szCs w:val="18"/>
              </w:rPr>
            </w:pPr>
            <w:r w:rsidRPr="00C301D7">
              <w:rPr>
                <w:rFonts w:asciiTheme="minorHAnsi" w:hAnsiTheme="minorHAnsi"/>
                <w:sz w:val="18"/>
                <w:szCs w:val="18"/>
              </w:rPr>
              <w:t xml:space="preserve">The </w:t>
            </w:r>
            <w:r w:rsidR="00856A4A">
              <w:rPr>
                <w:rFonts w:asciiTheme="minorHAnsi" w:hAnsiTheme="minorHAnsi"/>
                <w:sz w:val="18"/>
                <w:szCs w:val="18"/>
              </w:rPr>
              <w:t>D</w:t>
            </w:r>
            <w:r w:rsidRPr="00C301D7">
              <w:rPr>
                <w:rFonts w:asciiTheme="minorHAnsi" w:hAnsiTheme="minorHAnsi"/>
                <w:sz w:val="18"/>
                <w:szCs w:val="18"/>
              </w:rPr>
              <w:t xml:space="preserve">isplay </w:t>
            </w:r>
            <w:r w:rsidR="00856A4A">
              <w:rPr>
                <w:rFonts w:asciiTheme="minorHAnsi" w:hAnsiTheme="minorHAnsi"/>
                <w:sz w:val="18"/>
                <w:szCs w:val="18"/>
              </w:rPr>
              <w:t>M</w:t>
            </w:r>
            <w:r w:rsidRPr="00C301D7">
              <w:rPr>
                <w:rFonts w:asciiTheme="minorHAnsi" w:hAnsiTheme="minorHAnsi"/>
                <w:sz w:val="18"/>
                <w:szCs w:val="18"/>
              </w:rPr>
              <w:t xml:space="preserve">odule is </w:t>
            </w:r>
            <w:r w:rsidR="00856A4A">
              <w:rPr>
                <w:rFonts w:asciiTheme="minorHAnsi" w:hAnsiTheme="minorHAnsi"/>
                <w:sz w:val="18"/>
                <w:szCs w:val="18"/>
              </w:rPr>
              <w:t>M</w:t>
            </w:r>
            <w:r w:rsidRPr="00C301D7">
              <w:rPr>
                <w:rFonts w:asciiTheme="minorHAnsi" w:hAnsiTheme="minorHAnsi"/>
                <w:sz w:val="18"/>
                <w:szCs w:val="18"/>
              </w:rPr>
              <w:t xml:space="preserve">ounted </w:t>
            </w:r>
            <w:r w:rsidR="00856A4A">
              <w:rPr>
                <w:rFonts w:asciiTheme="minorHAnsi" w:hAnsiTheme="minorHAnsi"/>
                <w:sz w:val="18"/>
                <w:szCs w:val="18"/>
              </w:rPr>
              <w:t>A</w:t>
            </w:r>
            <w:r w:rsidRPr="00C301D7">
              <w:rPr>
                <w:rFonts w:asciiTheme="minorHAnsi" w:hAnsiTheme="minorHAnsi"/>
                <w:sz w:val="18"/>
                <w:szCs w:val="18"/>
              </w:rPr>
              <w:t xml:space="preserve">djacent to the </w:t>
            </w:r>
            <w:r w:rsidR="00856A4A">
              <w:rPr>
                <w:rFonts w:asciiTheme="minorHAnsi" w:hAnsiTheme="minorHAnsi"/>
                <w:sz w:val="18"/>
                <w:szCs w:val="18"/>
              </w:rPr>
              <w:t>S</w:t>
            </w:r>
            <w:r w:rsidRPr="00C301D7">
              <w:rPr>
                <w:rFonts w:asciiTheme="minorHAnsi" w:hAnsiTheme="minorHAnsi"/>
                <w:sz w:val="18"/>
                <w:szCs w:val="18"/>
              </w:rPr>
              <w:t xml:space="preserve">ystem </w:t>
            </w:r>
            <w:r w:rsidR="00856A4A">
              <w:rPr>
                <w:rFonts w:asciiTheme="minorHAnsi" w:hAnsiTheme="minorHAnsi"/>
                <w:sz w:val="18"/>
                <w:szCs w:val="18"/>
              </w:rPr>
              <w:t>T</w:t>
            </w:r>
            <w:r w:rsidRPr="00C301D7">
              <w:rPr>
                <w:rFonts w:asciiTheme="minorHAnsi" w:hAnsiTheme="minorHAnsi"/>
                <w:sz w:val="18"/>
                <w:szCs w:val="18"/>
              </w:rPr>
              <w:t>hermostat</w:t>
            </w:r>
          </w:p>
        </w:tc>
        <w:tc>
          <w:tcPr>
            <w:tcW w:w="2501" w:type="pct"/>
            <w:tcBorders>
              <w:top w:val="nil"/>
            </w:tcBorders>
            <w:vAlign w:val="center"/>
          </w:tcPr>
          <w:p w14:paraId="58D53286" w14:textId="77777777" w:rsidR="00323DA9"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B" w14:textId="77777777">
        <w:trPr>
          <w:trHeight w:val="233"/>
        </w:trPr>
        <w:tc>
          <w:tcPr>
            <w:tcW w:w="211" w:type="pct"/>
            <w:vAlign w:val="center"/>
          </w:tcPr>
          <w:p w14:paraId="58D53288"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04</w:t>
            </w:r>
          </w:p>
        </w:tc>
        <w:tc>
          <w:tcPr>
            <w:tcW w:w="2288" w:type="pct"/>
            <w:vAlign w:val="center"/>
          </w:tcPr>
          <w:p w14:paraId="58D53289" w14:textId="2BCDA63C"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manufacturer has certified to the Energy Commission that the </w:t>
            </w:r>
            <w:r w:rsidR="00157956">
              <w:rPr>
                <w:rFonts w:asciiTheme="minorHAnsi" w:hAnsiTheme="minorHAnsi"/>
                <w:sz w:val="18"/>
                <w:szCs w:val="18"/>
              </w:rPr>
              <w:t>FID</w:t>
            </w:r>
            <w:r w:rsidRPr="00C301D7">
              <w:rPr>
                <w:rFonts w:asciiTheme="minorHAnsi" w:hAnsiTheme="minorHAnsi"/>
                <w:sz w:val="18"/>
                <w:szCs w:val="18"/>
              </w:rPr>
              <w:t xml:space="preserve"> model meets the requirements of Reference Joint Appendix JA6 (Make and model found on CEC list of approved </w:t>
            </w:r>
            <w:r w:rsidR="00157956">
              <w:rPr>
                <w:rFonts w:asciiTheme="minorHAnsi" w:hAnsiTheme="minorHAnsi"/>
                <w:sz w:val="18"/>
                <w:szCs w:val="18"/>
              </w:rPr>
              <w:t>FID</w:t>
            </w:r>
            <w:r w:rsidRPr="00C301D7">
              <w:rPr>
                <w:rFonts w:asciiTheme="minorHAnsi" w:hAnsiTheme="minorHAnsi"/>
                <w:sz w:val="18"/>
                <w:szCs w:val="18"/>
              </w:rPr>
              <w:t xml:space="preserve"> devices)</w:t>
            </w:r>
            <w:r w:rsidR="00BC290E">
              <w:rPr>
                <w:rFonts w:asciiTheme="minorHAnsi" w:hAnsiTheme="minorHAnsi"/>
                <w:sz w:val="18"/>
                <w:szCs w:val="18"/>
              </w:rPr>
              <w:t>.</w:t>
            </w:r>
          </w:p>
        </w:tc>
        <w:tc>
          <w:tcPr>
            <w:tcW w:w="2501" w:type="pct"/>
            <w:vAlign w:val="center"/>
          </w:tcPr>
          <w:p w14:paraId="58D5328A"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C301D7" w14:paraId="58D5328F" w14:textId="77777777">
        <w:trPr>
          <w:trHeight w:val="278"/>
        </w:trPr>
        <w:tc>
          <w:tcPr>
            <w:tcW w:w="211" w:type="pct"/>
            <w:vAlign w:val="center"/>
          </w:tcPr>
          <w:p w14:paraId="58D5328C" w14:textId="77777777" w:rsidR="006E34E8" w:rsidRPr="00C301D7" w:rsidRDefault="006E34E8" w:rsidP="00445906">
            <w:pPr>
              <w:keepNext/>
              <w:jc w:val="center"/>
              <w:rPr>
                <w:rFonts w:asciiTheme="minorHAnsi" w:hAnsiTheme="minorHAnsi"/>
                <w:sz w:val="18"/>
                <w:szCs w:val="18"/>
              </w:rPr>
            </w:pPr>
            <w:r w:rsidRPr="00C301D7">
              <w:rPr>
                <w:rFonts w:asciiTheme="minorHAnsi" w:hAnsiTheme="minorHAnsi"/>
                <w:sz w:val="18"/>
                <w:szCs w:val="18"/>
              </w:rPr>
              <w:t>05</w:t>
            </w:r>
          </w:p>
        </w:tc>
        <w:tc>
          <w:tcPr>
            <w:tcW w:w="2288" w:type="pct"/>
            <w:vAlign w:val="center"/>
          </w:tcPr>
          <w:p w14:paraId="58D5328D" w14:textId="0B6F15E8"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 xml:space="preserve">The system has operated for at least 15 minutes and the </w:t>
            </w:r>
            <w:r w:rsidR="00157956">
              <w:rPr>
                <w:rFonts w:asciiTheme="minorHAnsi" w:hAnsiTheme="minorHAnsi"/>
                <w:sz w:val="18"/>
                <w:szCs w:val="18"/>
              </w:rPr>
              <w:t>FID</w:t>
            </w:r>
            <w:r w:rsidRPr="00C301D7">
              <w:rPr>
                <w:rFonts w:asciiTheme="minorHAnsi" w:hAnsiTheme="minorHAnsi"/>
                <w:sz w:val="18"/>
                <w:szCs w:val="18"/>
              </w:rPr>
              <w:t xml:space="preserve"> reports that the system is operating within acceptable parameters.</w:t>
            </w:r>
          </w:p>
        </w:tc>
        <w:tc>
          <w:tcPr>
            <w:tcW w:w="2501" w:type="pct"/>
            <w:vAlign w:val="center"/>
          </w:tcPr>
          <w:p w14:paraId="58D5328E" w14:textId="77777777" w:rsidR="006E34E8" w:rsidRPr="00C301D7" w:rsidRDefault="006E34E8" w:rsidP="00445906">
            <w:pPr>
              <w:keepNext/>
              <w:rPr>
                <w:rFonts w:asciiTheme="minorHAnsi" w:hAnsiTheme="minorHAnsi"/>
                <w:sz w:val="18"/>
                <w:szCs w:val="18"/>
              </w:rPr>
            </w:pPr>
            <w:r w:rsidRPr="00C301D7">
              <w:rPr>
                <w:rFonts w:asciiTheme="minorHAnsi" w:hAnsiTheme="minorHAnsi"/>
                <w:sz w:val="18"/>
                <w:szCs w:val="18"/>
              </w:rPr>
              <w:t>&lt;&lt;user entry, select from choices “yes” or “no”&gt;&gt;</w:t>
            </w:r>
          </w:p>
        </w:tc>
      </w:tr>
      <w:tr w:rsidR="006E34E8" w:rsidRPr="00331606" w14:paraId="58D53292" w14:textId="77777777">
        <w:trPr>
          <w:trHeight w:val="278"/>
        </w:trPr>
        <w:tc>
          <w:tcPr>
            <w:tcW w:w="211" w:type="pct"/>
            <w:vAlign w:val="center"/>
          </w:tcPr>
          <w:p w14:paraId="58D53290" w14:textId="77777777" w:rsidR="006E34E8" w:rsidRPr="00C301D7" w:rsidRDefault="00F068E3" w:rsidP="00445906">
            <w:pPr>
              <w:keepNext/>
              <w:jc w:val="center"/>
              <w:rPr>
                <w:rFonts w:asciiTheme="minorHAnsi" w:hAnsiTheme="minorHAnsi"/>
                <w:sz w:val="18"/>
                <w:szCs w:val="18"/>
              </w:rPr>
            </w:pPr>
            <w:r w:rsidRPr="00C301D7">
              <w:rPr>
                <w:rFonts w:asciiTheme="minorHAnsi" w:hAnsiTheme="minorHAnsi"/>
                <w:sz w:val="18"/>
                <w:szCs w:val="18"/>
              </w:rPr>
              <w:t>06</w:t>
            </w:r>
          </w:p>
        </w:tc>
        <w:tc>
          <w:tcPr>
            <w:tcW w:w="4789" w:type="pct"/>
            <w:gridSpan w:val="2"/>
            <w:vAlign w:val="center"/>
          </w:tcPr>
          <w:p w14:paraId="58D53291" w14:textId="2CBC93D1" w:rsidR="006E34E8" w:rsidRPr="00331606" w:rsidRDefault="00F068E3" w:rsidP="00445906">
            <w:pPr>
              <w:keepNext/>
              <w:rPr>
                <w:rFonts w:asciiTheme="minorHAnsi" w:hAnsiTheme="minorHAnsi"/>
                <w:sz w:val="18"/>
                <w:szCs w:val="18"/>
              </w:rPr>
            </w:pPr>
            <w:r w:rsidRPr="00C301D7">
              <w:rPr>
                <w:rFonts w:asciiTheme="minorHAnsi" w:hAnsiTheme="minorHAnsi"/>
                <w:sz w:val="18"/>
                <w:szCs w:val="18"/>
              </w:rPr>
              <w:t xml:space="preserve">Compliance Statement: </w:t>
            </w:r>
            <w:r w:rsidR="00F76A4F">
              <w:rPr>
                <w:rFonts w:asciiTheme="minorHAnsi" w:hAnsiTheme="minorHAnsi"/>
                <w:sz w:val="18"/>
                <w:szCs w:val="18"/>
              </w:rPr>
              <w:t>&lt;&lt;</w:t>
            </w:r>
            <w:r w:rsidR="006E34E8" w:rsidRPr="00C301D7">
              <w:rPr>
                <w:rFonts w:asciiTheme="minorHAnsi" w:hAnsiTheme="minorHAnsi"/>
                <w:sz w:val="18"/>
                <w:szCs w:val="18"/>
              </w:rPr>
              <w:t xml:space="preserve">If </w:t>
            </w:r>
            <w:r w:rsidR="001126A4" w:rsidRPr="00C301D7">
              <w:rPr>
                <w:rFonts w:asciiTheme="minorHAnsi" w:hAnsiTheme="minorHAnsi"/>
                <w:sz w:val="18"/>
                <w:szCs w:val="18"/>
              </w:rPr>
              <w:t>A03</w:t>
            </w:r>
            <w:r w:rsidR="006E34E8" w:rsidRPr="00C301D7">
              <w:rPr>
                <w:rFonts w:asciiTheme="minorHAnsi" w:hAnsiTheme="minorHAnsi"/>
                <w:sz w:val="18"/>
                <w:szCs w:val="18"/>
              </w:rPr>
              <w:t xml:space="preserve">, </w:t>
            </w:r>
            <w:r w:rsidR="001126A4" w:rsidRPr="00C301D7">
              <w:rPr>
                <w:rFonts w:asciiTheme="minorHAnsi" w:hAnsiTheme="minorHAnsi"/>
                <w:sz w:val="18"/>
                <w:szCs w:val="18"/>
              </w:rPr>
              <w:t>A04</w:t>
            </w:r>
            <w:r w:rsidR="006E34E8" w:rsidRPr="00C301D7">
              <w:rPr>
                <w:rFonts w:asciiTheme="minorHAnsi" w:hAnsiTheme="minorHAnsi"/>
                <w:sz w:val="18"/>
                <w:szCs w:val="18"/>
              </w:rPr>
              <w:t xml:space="preserve"> and </w:t>
            </w:r>
            <w:r w:rsidR="001126A4" w:rsidRPr="00C301D7">
              <w:rPr>
                <w:rFonts w:asciiTheme="minorHAnsi" w:hAnsiTheme="minorHAnsi"/>
                <w:sz w:val="18"/>
                <w:szCs w:val="18"/>
              </w:rPr>
              <w:t>A05</w:t>
            </w:r>
            <w:r w:rsidR="006E34E8" w:rsidRPr="00C301D7">
              <w:rPr>
                <w:rFonts w:asciiTheme="minorHAnsi" w:hAnsiTheme="minorHAnsi"/>
                <w:sz w:val="18"/>
                <w:szCs w:val="18"/>
              </w:rPr>
              <w:t xml:space="preserve"> = “yes”, then print statement, “</w:t>
            </w:r>
            <w:r w:rsidR="00157956">
              <w:rPr>
                <w:rFonts w:asciiTheme="minorHAnsi" w:hAnsiTheme="minorHAnsi"/>
                <w:sz w:val="18"/>
                <w:szCs w:val="18"/>
              </w:rPr>
              <w:t>FID</w:t>
            </w:r>
            <w:r w:rsidR="006E34E8" w:rsidRPr="00C301D7">
              <w:rPr>
                <w:rFonts w:asciiTheme="minorHAnsi" w:hAnsiTheme="minorHAnsi"/>
                <w:sz w:val="18"/>
                <w:szCs w:val="18"/>
              </w:rPr>
              <w:t xml:space="preserve"> </w:t>
            </w:r>
            <w:r w:rsidR="00445906">
              <w:rPr>
                <w:rFonts w:asciiTheme="minorHAnsi" w:hAnsiTheme="minorHAnsi"/>
                <w:sz w:val="18"/>
                <w:szCs w:val="18"/>
              </w:rPr>
              <w:t>complies</w:t>
            </w:r>
            <w:r w:rsidR="006E34E8" w:rsidRPr="00C301D7">
              <w:rPr>
                <w:rFonts w:asciiTheme="minorHAnsi" w:hAnsiTheme="minorHAnsi"/>
                <w:sz w:val="18"/>
                <w:szCs w:val="18"/>
              </w:rPr>
              <w:t>”, Else print “</w:t>
            </w:r>
            <w:r w:rsidR="00157956">
              <w:rPr>
                <w:rFonts w:asciiTheme="minorHAnsi" w:hAnsiTheme="minorHAnsi"/>
                <w:sz w:val="18"/>
                <w:szCs w:val="18"/>
              </w:rPr>
              <w:t>FID</w:t>
            </w:r>
            <w:r w:rsidR="006E34E8" w:rsidRPr="00C301D7">
              <w:rPr>
                <w:rFonts w:asciiTheme="minorHAnsi" w:hAnsiTheme="minorHAnsi"/>
                <w:sz w:val="18"/>
                <w:szCs w:val="18"/>
              </w:rPr>
              <w:t xml:space="preserve"> does NOT </w:t>
            </w:r>
            <w:r w:rsidR="00445906">
              <w:rPr>
                <w:rFonts w:asciiTheme="minorHAnsi" w:hAnsiTheme="minorHAnsi"/>
                <w:sz w:val="18"/>
                <w:szCs w:val="18"/>
              </w:rPr>
              <w:t>comply</w:t>
            </w:r>
            <w:r w:rsidR="00F76A4F">
              <w:rPr>
                <w:rFonts w:asciiTheme="minorHAnsi" w:hAnsiTheme="minorHAnsi"/>
                <w:sz w:val="18"/>
                <w:szCs w:val="18"/>
              </w:rPr>
              <w:t>&gt;&gt;</w:t>
            </w:r>
          </w:p>
        </w:tc>
      </w:tr>
    </w:tbl>
    <w:p w14:paraId="58D53294" w14:textId="77777777" w:rsidR="00323DA9" w:rsidRDefault="00323DA9" w:rsidP="00323DA9">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445906" w:rsidRPr="00DF3F73" w14:paraId="58D53297" w14:textId="77777777" w:rsidTr="00445906">
        <w:trPr>
          <w:cantSplit/>
          <w:trHeight w:val="432"/>
        </w:trPr>
        <w:tc>
          <w:tcPr>
            <w:tcW w:w="5000" w:type="pct"/>
            <w:gridSpan w:val="2"/>
            <w:vAlign w:val="center"/>
          </w:tcPr>
          <w:p w14:paraId="58D53295" w14:textId="0DFE7F20" w:rsidR="00445906" w:rsidRPr="00F76A4F" w:rsidRDefault="00445906" w:rsidP="00F76A4F">
            <w:pPr>
              <w:keepNext/>
              <w:rPr>
                <w:rFonts w:asciiTheme="minorHAnsi" w:hAnsiTheme="minorHAnsi"/>
                <w:b/>
                <w:szCs w:val="18"/>
              </w:rPr>
            </w:pPr>
            <w:r w:rsidRPr="00F76A4F">
              <w:rPr>
                <w:rFonts w:asciiTheme="minorHAnsi" w:hAnsiTheme="minorHAnsi"/>
                <w:b/>
                <w:szCs w:val="18"/>
              </w:rPr>
              <w:t>F. Determination of HERS Verification Compliance</w:t>
            </w:r>
          </w:p>
          <w:p w14:paraId="58D53296" w14:textId="4E1ACD08" w:rsidR="00445906" w:rsidRPr="00DF3F73" w:rsidRDefault="00051A93" w:rsidP="00F76A4F">
            <w:pPr>
              <w:keepNext/>
              <w:rPr>
                <w:rFonts w:asciiTheme="minorHAnsi" w:hAnsiTheme="minorHAnsi"/>
                <w:sz w:val="18"/>
                <w:szCs w:val="18"/>
              </w:rPr>
            </w:pPr>
            <w:r>
              <w:rPr>
                <w:rFonts w:asciiTheme="minorHAnsi" w:hAnsiTheme="minorHAnsi"/>
                <w:sz w:val="18"/>
                <w:szCs w:val="18"/>
              </w:rPr>
              <w:t xml:space="preserve">All applicable sections of this document shall indicate compliance with the specified verification protocol requirements </w:t>
            </w:r>
            <w:proofErr w:type="gramStart"/>
            <w:r>
              <w:rPr>
                <w:rFonts w:asciiTheme="minorHAnsi" w:hAnsiTheme="minorHAnsi"/>
                <w:sz w:val="18"/>
                <w:szCs w:val="18"/>
              </w:rPr>
              <w:t>in order for</w:t>
            </w:r>
            <w:proofErr w:type="gramEnd"/>
            <w:r>
              <w:rPr>
                <w:rFonts w:asciiTheme="minorHAnsi" w:hAnsiTheme="minorHAnsi"/>
                <w:sz w:val="18"/>
                <w:szCs w:val="18"/>
              </w:rPr>
              <w:t xml:space="preserve"> this Certificate of Verification as a whole to be determined to be in compliance.</w:t>
            </w:r>
          </w:p>
        </w:tc>
      </w:tr>
      <w:tr w:rsidR="00445906" w:rsidRPr="00DF3F73" w14:paraId="58D5329A" w14:textId="77777777" w:rsidTr="00F76A4F">
        <w:trPr>
          <w:cantSplit/>
          <w:trHeight w:val="432"/>
        </w:trPr>
        <w:tc>
          <w:tcPr>
            <w:tcW w:w="253" w:type="pct"/>
            <w:vAlign w:val="center"/>
          </w:tcPr>
          <w:p w14:paraId="58D53298" w14:textId="77777777" w:rsidR="00445906" w:rsidRPr="00DF3F73" w:rsidDel="00C76C40" w:rsidRDefault="00445906" w:rsidP="00F76A4F">
            <w:pPr>
              <w:keepNext/>
              <w:jc w:val="center"/>
              <w:rPr>
                <w:rFonts w:asciiTheme="minorHAnsi" w:hAnsiTheme="minorHAnsi"/>
                <w:sz w:val="18"/>
                <w:szCs w:val="18"/>
              </w:rPr>
            </w:pPr>
            <w:r>
              <w:rPr>
                <w:rFonts w:asciiTheme="minorHAnsi" w:hAnsiTheme="minorHAnsi"/>
                <w:sz w:val="18"/>
                <w:szCs w:val="18"/>
              </w:rPr>
              <w:t>0</w:t>
            </w:r>
            <w:r w:rsidRPr="00DF3F73">
              <w:rPr>
                <w:rFonts w:asciiTheme="minorHAnsi" w:hAnsiTheme="minorHAnsi"/>
                <w:sz w:val="18"/>
                <w:szCs w:val="18"/>
              </w:rPr>
              <w:t>1</w:t>
            </w:r>
          </w:p>
        </w:tc>
        <w:tc>
          <w:tcPr>
            <w:tcW w:w="4747" w:type="pct"/>
            <w:vAlign w:val="center"/>
          </w:tcPr>
          <w:p w14:paraId="58D53299" w14:textId="0C25F249" w:rsidR="00445906" w:rsidRPr="00781EB0" w:rsidRDefault="00445906" w:rsidP="00551767">
            <w:pPr>
              <w:keepNext/>
              <w:spacing w:after="60"/>
              <w:rPr>
                <w:rFonts w:asciiTheme="minorHAnsi" w:hAnsiTheme="minorHAnsi"/>
                <w:sz w:val="18"/>
                <w:szCs w:val="18"/>
              </w:rPr>
            </w:pPr>
            <w:r w:rsidRPr="00781EB0">
              <w:rPr>
                <w:rFonts w:asciiTheme="minorHAnsi" w:hAnsiTheme="minorHAnsi"/>
                <w:sz w:val="18"/>
                <w:szCs w:val="18"/>
              </w:rPr>
              <w:t>&lt;&lt;if</w:t>
            </w:r>
            <w:r w:rsidR="00551767" w:rsidRPr="00781EB0">
              <w:rPr>
                <w:rFonts w:asciiTheme="minorHAnsi" w:hAnsiTheme="minorHAnsi"/>
                <w:sz w:val="18"/>
                <w:szCs w:val="18"/>
              </w:rPr>
              <w:t xml:space="preserve"> B04=</w:t>
            </w:r>
            <w:r w:rsidR="00157956">
              <w:rPr>
                <w:rFonts w:asciiTheme="minorHAnsi" w:hAnsiTheme="minorHAnsi"/>
                <w:sz w:val="18"/>
                <w:szCs w:val="18"/>
              </w:rPr>
              <w:t>FID</w:t>
            </w:r>
            <w:r w:rsidR="00551767" w:rsidRPr="00781EB0">
              <w:rPr>
                <w:rFonts w:asciiTheme="minorHAnsi" w:hAnsiTheme="minorHAnsi"/>
                <w:sz w:val="18"/>
                <w:szCs w:val="18"/>
              </w:rPr>
              <w:t xml:space="preserve"> verification may proceed; and C</w:t>
            </w:r>
            <w:r w:rsidRPr="00781EB0">
              <w:rPr>
                <w:rFonts w:asciiTheme="minorHAnsi" w:hAnsiTheme="minorHAnsi"/>
                <w:sz w:val="18"/>
                <w:szCs w:val="18"/>
              </w:rPr>
              <w:t>01≠</w:t>
            </w:r>
            <w:r w:rsidR="00551767" w:rsidRPr="00781EB0">
              <w:rPr>
                <w:rFonts w:asciiTheme="minorHAnsi" w:hAnsiTheme="minorHAnsi"/>
                <w:sz w:val="18"/>
                <w:szCs w:val="18"/>
              </w:rPr>
              <w:t xml:space="preserve"> System does not comply; and</w:t>
            </w:r>
            <w:r w:rsidR="00EE0AD3" w:rsidRPr="00781EB0">
              <w:rPr>
                <w:rFonts w:asciiTheme="minorHAnsi" w:hAnsiTheme="minorHAnsi"/>
                <w:sz w:val="18"/>
                <w:szCs w:val="18"/>
              </w:rPr>
              <w:t xml:space="preserve"> </w:t>
            </w:r>
            <w:r w:rsidR="00551767" w:rsidRPr="00781EB0">
              <w:rPr>
                <w:rFonts w:asciiTheme="minorHAnsi" w:hAnsiTheme="minorHAnsi"/>
                <w:sz w:val="18"/>
                <w:szCs w:val="18"/>
              </w:rPr>
              <w:t>D</w:t>
            </w:r>
            <w:r w:rsidRPr="00781EB0">
              <w:rPr>
                <w:rFonts w:asciiTheme="minorHAnsi" w:hAnsiTheme="minorHAnsi"/>
                <w:sz w:val="18"/>
                <w:szCs w:val="18"/>
              </w:rPr>
              <w:t>02≠ System does not comp</w:t>
            </w:r>
            <w:r w:rsidR="00551767" w:rsidRPr="00781EB0">
              <w:rPr>
                <w:rFonts w:asciiTheme="minorHAnsi" w:hAnsiTheme="minorHAnsi"/>
                <w:sz w:val="18"/>
                <w:szCs w:val="18"/>
              </w:rPr>
              <w:t>ly; and E06</w:t>
            </w:r>
            <w:r w:rsidRPr="00781EB0">
              <w:rPr>
                <w:rFonts w:asciiTheme="minorHAnsi" w:hAnsiTheme="minorHAnsi"/>
                <w:sz w:val="18"/>
                <w:szCs w:val="18"/>
              </w:rPr>
              <w:t xml:space="preserve">= </w:t>
            </w:r>
            <w:r w:rsidR="00157956">
              <w:rPr>
                <w:rFonts w:asciiTheme="minorHAnsi" w:hAnsiTheme="minorHAnsi"/>
                <w:sz w:val="18"/>
                <w:szCs w:val="18"/>
              </w:rPr>
              <w:t>FID</w:t>
            </w:r>
            <w:r w:rsidRPr="00781EB0">
              <w:rPr>
                <w:rFonts w:asciiTheme="minorHAnsi" w:hAnsiTheme="minorHAnsi"/>
                <w:sz w:val="18"/>
                <w:szCs w:val="18"/>
              </w:rPr>
              <w:t xml:space="preserve"> complies; then display:</w:t>
            </w:r>
            <w:r w:rsidR="00051A93">
              <w:rPr>
                <w:rFonts w:asciiTheme="minorHAnsi" w:hAnsiTheme="minorHAnsi"/>
                <w:sz w:val="18"/>
                <w:szCs w:val="18"/>
              </w:rPr>
              <w:t xml:space="preserve">  Complies: </w:t>
            </w:r>
            <w:r w:rsidR="00051A93" w:rsidRPr="00221722">
              <w:rPr>
                <w:rFonts w:asciiTheme="minorHAnsi" w:hAnsiTheme="minorHAnsi"/>
                <w:sz w:val="18"/>
                <w:szCs w:val="18"/>
              </w:rPr>
              <w:t>All specified verification protocol requirem</w:t>
            </w:r>
            <w:r w:rsidR="00051A93">
              <w:rPr>
                <w:rFonts w:asciiTheme="minorHAnsi" w:hAnsiTheme="minorHAnsi"/>
                <w:sz w:val="18"/>
                <w:szCs w:val="18"/>
              </w:rPr>
              <w:t xml:space="preserve">ents on this document are </w:t>
            </w:r>
            <w:proofErr w:type="gramStart"/>
            <w:r w:rsidR="00051A93">
              <w:rPr>
                <w:rFonts w:asciiTheme="minorHAnsi" w:hAnsiTheme="minorHAnsi"/>
                <w:sz w:val="18"/>
                <w:szCs w:val="18"/>
              </w:rPr>
              <w:t>met;  else</w:t>
            </w:r>
            <w:proofErr w:type="gramEnd"/>
            <w:r w:rsidR="00051A93">
              <w:rPr>
                <w:rFonts w:asciiTheme="minorHAnsi" w:hAnsiTheme="minorHAnsi"/>
                <w:sz w:val="18"/>
                <w:szCs w:val="18"/>
              </w:rPr>
              <w:t xml:space="preserve"> display: </w:t>
            </w:r>
            <w:r w:rsidR="00051A93" w:rsidRPr="00221722">
              <w:rPr>
                <w:rFonts w:asciiTheme="minorHAnsi" w:hAnsiTheme="minorHAnsi"/>
                <w:sz w:val="18"/>
                <w:szCs w:val="18"/>
              </w:rPr>
              <w:t>Does not comply: One or more specified verification protocol requirements on this document are not met</w:t>
            </w:r>
            <w:r w:rsidR="00051A93" w:rsidRPr="00781EB0" w:rsidDel="00051A93">
              <w:rPr>
                <w:rFonts w:asciiTheme="minorHAnsi" w:hAnsiTheme="minorHAnsi"/>
                <w:sz w:val="18"/>
                <w:szCs w:val="18"/>
              </w:rPr>
              <w:t xml:space="preserve"> </w:t>
            </w:r>
            <w:r w:rsidRPr="00781EB0">
              <w:rPr>
                <w:rFonts w:asciiTheme="minorHAnsi" w:hAnsiTheme="minorHAnsi"/>
                <w:sz w:val="18"/>
                <w:szCs w:val="18"/>
              </w:rPr>
              <w:t>&gt;&gt;</w:t>
            </w:r>
          </w:p>
        </w:tc>
      </w:tr>
    </w:tbl>
    <w:p w14:paraId="58D5329B" w14:textId="77777777" w:rsidR="00445906" w:rsidRDefault="00445906" w:rsidP="00323DA9">
      <w:pPr>
        <w:rPr>
          <w:rFonts w:asciiTheme="minorHAnsi" w:hAnsiTheme="minorHAnsi"/>
          <w:sz w:val="18"/>
          <w:szCs w:val="18"/>
        </w:rPr>
      </w:pPr>
    </w:p>
    <w:p w14:paraId="58D5329C" w14:textId="77777777" w:rsidR="00F16946" w:rsidRPr="00331606" w:rsidRDefault="00F16946">
      <w:pPr>
        <w:rPr>
          <w:rFonts w:asciiTheme="minorHAnsi" w:hAnsiTheme="minorHAnsi"/>
          <w:sz w:val="18"/>
          <w:szCs w:val="18"/>
        </w:rPr>
      </w:pP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344"/>
        <w:gridCol w:w="40"/>
        <w:gridCol w:w="7"/>
        <w:gridCol w:w="5377"/>
      </w:tblGrid>
      <w:tr w:rsidR="00445906" w:rsidRPr="00C301D7" w14:paraId="58D5329F" w14:textId="77777777" w:rsidTr="00445906">
        <w:trPr>
          <w:trHeight w:val="288"/>
        </w:trPr>
        <w:tc>
          <w:tcPr>
            <w:tcW w:w="10950" w:type="dxa"/>
            <w:gridSpan w:val="4"/>
            <w:vAlign w:val="center"/>
          </w:tcPr>
          <w:p w14:paraId="58D5329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C301D7">
              <w:rPr>
                <w:rFonts w:asciiTheme="minorHAnsi" w:hAnsiTheme="minorHAnsi" w:cs="Arial"/>
                <w:b/>
                <w:caps/>
                <w:sz w:val="18"/>
                <w:szCs w:val="18"/>
              </w:rPr>
              <w:lastRenderedPageBreak/>
              <w:t>Documentation Author's Declaration Statement</w:t>
            </w:r>
          </w:p>
        </w:tc>
      </w:tr>
      <w:tr w:rsidR="00445906" w:rsidRPr="00C301D7" w14:paraId="58D532A1" w14:textId="77777777" w:rsidTr="00F76A4F">
        <w:trPr>
          <w:trHeight w:val="206"/>
        </w:trPr>
        <w:tc>
          <w:tcPr>
            <w:tcW w:w="10950" w:type="dxa"/>
            <w:gridSpan w:val="4"/>
            <w:vAlign w:val="center"/>
          </w:tcPr>
          <w:p w14:paraId="58D532A0" w14:textId="77777777" w:rsidR="00445906" w:rsidRPr="00C301D7" w:rsidRDefault="00445906" w:rsidP="001420A8">
            <w:pPr>
              <w:keepNext/>
              <w:numPr>
                <w:ilvl w:val="0"/>
                <w:numId w:val="21"/>
              </w:numPr>
              <w:rPr>
                <w:rFonts w:asciiTheme="minorHAnsi" w:hAnsiTheme="minorHAnsi"/>
                <w:sz w:val="18"/>
                <w:szCs w:val="18"/>
              </w:rPr>
            </w:pPr>
            <w:r w:rsidRPr="00C301D7">
              <w:rPr>
                <w:rFonts w:asciiTheme="minorHAnsi" w:hAnsiTheme="minorHAnsi"/>
                <w:sz w:val="18"/>
                <w:szCs w:val="18"/>
              </w:rPr>
              <w:t>I certify that this Certificate of Verification documentation is accurate and complete.</w:t>
            </w:r>
          </w:p>
        </w:tc>
      </w:tr>
      <w:tr w:rsidR="00445906" w:rsidRPr="00C301D7" w14:paraId="58D532A4" w14:textId="77777777" w:rsidTr="00445906">
        <w:trPr>
          <w:trHeight w:val="360"/>
        </w:trPr>
        <w:tc>
          <w:tcPr>
            <w:tcW w:w="5434" w:type="dxa"/>
          </w:tcPr>
          <w:p w14:paraId="58D532A2"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Name:</w:t>
            </w:r>
          </w:p>
        </w:tc>
        <w:tc>
          <w:tcPr>
            <w:tcW w:w="5516" w:type="dxa"/>
            <w:gridSpan w:val="3"/>
          </w:tcPr>
          <w:p w14:paraId="58D532A3"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Documentation Author Signature:</w:t>
            </w:r>
          </w:p>
        </w:tc>
      </w:tr>
      <w:tr w:rsidR="00445906" w:rsidRPr="00C301D7" w14:paraId="58D532A7" w14:textId="77777777" w:rsidTr="00445906">
        <w:trPr>
          <w:trHeight w:val="360"/>
        </w:trPr>
        <w:tc>
          <w:tcPr>
            <w:tcW w:w="5434" w:type="dxa"/>
          </w:tcPr>
          <w:p w14:paraId="58D532A5"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Company:</w:t>
            </w:r>
          </w:p>
        </w:tc>
        <w:tc>
          <w:tcPr>
            <w:tcW w:w="5516" w:type="dxa"/>
            <w:gridSpan w:val="3"/>
          </w:tcPr>
          <w:p w14:paraId="58D532A6"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Date Signed:</w:t>
            </w:r>
          </w:p>
        </w:tc>
      </w:tr>
      <w:tr w:rsidR="00445906" w:rsidRPr="00C301D7" w14:paraId="58D532AA" w14:textId="77777777" w:rsidTr="00445906">
        <w:trPr>
          <w:trHeight w:val="360"/>
        </w:trPr>
        <w:tc>
          <w:tcPr>
            <w:tcW w:w="5434" w:type="dxa"/>
          </w:tcPr>
          <w:p w14:paraId="58D532A8"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Address:</w:t>
            </w:r>
          </w:p>
        </w:tc>
        <w:tc>
          <w:tcPr>
            <w:tcW w:w="5516" w:type="dxa"/>
            <w:gridSpan w:val="3"/>
          </w:tcPr>
          <w:p w14:paraId="58D532A9"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CEA/HERS Certification Information (if applicable):</w:t>
            </w:r>
          </w:p>
        </w:tc>
      </w:tr>
      <w:tr w:rsidR="00445906" w:rsidRPr="00C301D7" w14:paraId="58D532AD" w14:textId="77777777" w:rsidTr="00445906">
        <w:trPr>
          <w:trHeight w:val="360"/>
        </w:trPr>
        <w:tc>
          <w:tcPr>
            <w:tcW w:w="5434" w:type="dxa"/>
          </w:tcPr>
          <w:p w14:paraId="58D532AB"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City/State/Zip:</w:t>
            </w:r>
          </w:p>
        </w:tc>
        <w:tc>
          <w:tcPr>
            <w:tcW w:w="5516" w:type="dxa"/>
            <w:gridSpan w:val="3"/>
          </w:tcPr>
          <w:p w14:paraId="58D532AC" w14:textId="77777777" w:rsidR="00445906" w:rsidRPr="00F76A4F" w:rsidRDefault="00445906" w:rsidP="001420A8">
            <w:pPr>
              <w:keepNext/>
              <w:rPr>
                <w:rFonts w:asciiTheme="minorHAnsi" w:hAnsiTheme="minorHAnsi"/>
                <w:sz w:val="14"/>
                <w:szCs w:val="18"/>
              </w:rPr>
            </w:pPr>
            <w:r w:rsidRPr="00F76A4F">
              <w:rPr>
                <w:rFonts w:asciiTheme="minorHAnsi" w:hAnsiTheme="minorHAnsi"/>
                <w:sz w:val="14"/>
                <w:szCs w:val="18"/>
              </w:rPr>
              <w:t>Phone:</w:t>
            </w:r>
          </w:p>
        </w:tc>
      </w:tr>
      <w:tr w:rsidR="00445906" w:rsidRPr="00C301D7" w14:paraId="58D532AF" w14:textId="77777777" w:rsidTr="00445906">
        <w:tblPrEx>
          <w:tblCellMar>
            <w:left w:w="115" w:type="dxa"/>
            <w:right w:w="115" w:type="dxa"/>
          </w:tblCellMar>
        </w:tblPrEx>
        <w:trPr>
          <w:trHeight w:val="296"/>
        </w:trPr>
        <w:tc>
          <w:tcPr>
            <w:tcW w:w="10950" w:type="dxa"/>
            <w:gridSpan w:val="4"/>
            <w:vAlign w:val="center"/>
          </w:tcPr>
          <w:p w14:paraId="58D532AE"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C301D7">
              <w:rPr>
                <w:rFonts w:asciiTheme="minorHAnsi" w:hAnsiTheme="minorHAnsi" w:cs="Arial"/>
                <w:b/>
                <w:caps/>
                <w:sz w:val="18"/>
                <w:szCs w:val="18"/>
              </w:rPr>
              <w:t xml:space="preserve">Responsible Person's Declaration statement </w:t>
            </w:r>
          </w:p>
        </w:tc>
      </w:tr>
      <w:tr w:rsidR="00445906" w:rsidRPr="00C301D7" w14:paraId="58D532B6" w14:textId="77777777" w:rsidTr="00445906">
        <w:tblPrEx>
          <w:tblCellMar>
            <w:left w:w="115" w:type="dxa"/>
            <w:right w:w="115" w:type="dxa"/>
          </w:tblCellMar>
        </w:tblPrEx>
        <w:trPr>
          <w:trHeight w:val="504"/>
        </w:trPr>
        <w:tc>
          <w:tcPr>
            <w:tcW w:w="10950" w:type="dxa"/>
            <w:gridSpan w:val="4"/>
            <w:shd w:val="clear" w:color="auto" w:fill="auto"/>
          </w:tcPr>
          <w:p w14:paraId="58D532B0" w14:textId="77777777" w:rsidR="00445906" w:rsidRPr="00C301D7" w:rsidRDefault="00445906" w:rsidP="00F76A4F">
            <w:pPr>
              <w:pStyle w:val="p2"/>
              <w:keepNext/>
              <w:tabs>
                <w:tab w:val="clear" w:pos="357"/>
              </w:tabs>
              <w:spacing w:line="240" w:lineRule="auto"/>
              <w:ind w:left="0" w:right="90" w:firstLine="0"/>
              <w:rPr>
                <w:rFonts w:asciiTheme="minorHAnsi" w:hAnsiTheme="minorHAnsi"/>
                <w:sz w:val="18"/>
                <w:szCs w:val="18"/>
              </w:rPr>
            </w:pPr>
            <w:r w:rsidRPr="00C301D7">
              <w:rPr>
                <w:rFonts w:asciiTheme="minorHAnsi" w:hAnsiTheme="minorHAnsi"/>
                <w:sz w:val="18"/>
                <w:szCs w:val="18"/>
              </w:rPr>
              <w:t xml:space="preserve">I certify the following under penalty of perjury, under the laws of the State of California: </w:t>
            </w:r>
          </w:p>
          <w:p w14:paraId="58D532B1"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information provided on this Certificate of Verification is true and correct.</w:t>
            </w:r>
          </w:p>
          <w:p w14:paraId="58D532B2"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I am the certified HERS Rater who performed the verification identified and reported on this Certificate of Verification (responsible rater).</w:t>
            </w:r>
          </w:p>
          <w:p w14:paraId="58D532B3"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58D532B4"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58D532B5" w14:textId="77777777" w:rsidR="00445906" w:rsidRPr="00C301D7" w:rsidRDefault="00445906" w:rsidP="00F76A4F">
            <w:pPr>
              <w:pStyle w:val="p2"/>
              <w:keepNext/>
              <w:numPr>
                <w:ilvl w:val="0"/>
                <w:numId w:val="22"/>
              </w:numPr>
              <w:tabs>
                <w:tab w:val="clear" w:pos="357"/>
              </w:tabs>
              <w:spacing w:line="240" w:lineRule="auto"/>
              <w:ind w:right="90"/>
              <w:rPr>
                <w:rFonts w:asciiTheme="minorHAnsi" w:hAnsiTheme="minorHAnsi"/>
                <w:sz w:val="18"/>
                <w:szCs w:val="18"/>
              </w:rPr>
            </w:pPr>
            <w:r w:rsidRPr="00C301D7">
              <w:rPr>
                <w:rFonts w:asciiTheme="minorHAnsi" w:hAnsiTheme="minorHAnsi"/>
                <w:sz w:val="18"/>
                <w:szCs w:val="18"/>
              </w:rPr>
              <w:t xml:space="preserve">I will ensure that a registered copy of this Certificate of Verification shall be </w:t>
            </w:r>
            <w:proofErr w:type="gramStart"/>
            <w:r w:rsidRPr="00C301D7">
              <w:rPr>
                <w:rFonts w:asciiTheme="minorHAnsi" w:hAnsiTheme="minorHAnsi"/>
                <w:sz w:val="18"/>
                <w:szCs w:val="18"/>
              </w:rPr>
              <w:t>posted, or</w:t>
            </w:r>
            <w:proofErr w:type="gramEnd"/>
            <w:r w:rsidRPr="00C301D7">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445906" w:rsidRPr="00C301D7" w14:paraId="58D532B8" w14:textId="77777777" w:rsidTr="00445906">
        <w:tblPrEx>
          <w:tblCellMar>
            <w:left w:w="115" w:type="dxa"/>
            <w:right w:w="115" w:type="dxa"/>
          </w:tblCellMar>
        </w:tblPrEx>
        <w:trPr>
          <w:trHeight w:val="278"/>
        </w:trPr>
        <w:tc>
          <w:tcPr>
            <w:tcW w:w="10950" w:type="dxa"/>
            <w:gridSpan w:val="4"/>
            <w:vAlign w:val="center"/>
          </w:tcPr>
          <w:p w14:paraId="58D532B7" w14:textId="77777777" w:rsidR="00445906" w:rsidRPr="00C301D7"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C301D7">
              <w:rPr>
                <w:rFonts w:asciiTheme="minorHAnsi" w:hAnsiTheme="minorHAnsi" w:cs="Arial"/>
                <w:b/>
                <w:caps/>
                <w:sz w:val="18"/>
                <w:szCs w:val="18"/>
              </w:rPr>
              <w:t>BUILDER OR INSTALLER INFORMATION AS SHOWN ON THE CERTIFICATE OF INSTALLATION</w:t>
            </w:r>
          </w:p>
        </w:tc>
      </w:tr>
      <w:tr w:rsidR="00445906" w:rsidRPr="00C301D7" w14:paraId="58D532BA" w14:textId="77777777" w:rsidTr="00F76A4F">
        <w:tblPrEx>
          <w:tblCellMar>
            <w:left w:w="115" w:type="dxa"/>
            <w:right w:w="115" w:type="dxa"/>
          </w:tblCellMar>
        </w:tblPrEx>
        <w:trPr>
          <w:trHeight w:hRule="exact" w:val="360"/>
        </w:trPr>
        <w:tc>
          <w:tcPr>
            <w:tcW w:w="10950" w:type="dxa"/>
            <w:gridSpan w:val="4"/>
          </w:tcPr>
          <w:p w14:paraId="58D532B9" w14:textId="77777777" w:rsidR="00445906" w:rsidRPr="00F76A4F" w:rsidRDefault="00445906" w:rsidP="00F76A4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Company Name (Installing Subcontractor, General Contractor, or Builder/Owner):</w:t>
            </w:r>
          </w:p>
        </w:tc>
      </w:tr>
      <w:tr w:rsidR="00445906" w:rsidRPr="00C301D7" w14:paraId="58D532BD" w14:textId="77777777" w:rsidTr="00F76A4F">
        <w:tblPrEx>
          <w:tblCellMar>
            <w:left w:w="115" w:type="dxa"/>
            <w:right w:w="115" w:type="dxa"/>
          </w:tblCellMar>
        </w:tblPrEx>
        <w:trPr>
          <w:trHeight w:hRule="exact" w:val="360"/>
        </w:trPr>
        <w:tc>
          <w:tcPr>
            <w:tcW w:w="5475" w:type="dxa"/>
            <w:gridSpan w:val="2"/>
          </w:tcPr>
          <w:p w14:paraId="58D532BB"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Responsible Builder or Installer Name:</w:t>
            </w:r>
          </w:p>
        </w:tc>
        <w:tc>
          <w:tcPr>
            <w:tcW w:w="5475" w:type="dxa"/>
            <w:gridSpan w:val="2"/>
          </w:tcPr>
          <w:p w14:paraId="58D532BC" w14:textId="77777777" w:rsidR="00445906" w:rsidRPr="00F76A4F" w:rsidRDefault="00445906" w:rsidP="00F76A4F">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CSLB License:</w:t>
            </w:r>
          </w:p>
        </w:tc>
      </w:tr>
      <w:tr w:rsidR="00445906" w:rsidRPr="00C301D7" w14:paraId="58D532BF" w14:textId="77777777" w:rsidTr="00445906">
        <w:tblPrEx>
          <w:tblCellMar>
            <w:left w:w="108" w:type="dxa"/>
            <w:right w:w="108" w:type="dxa"/>
          </w:tblCellMar>
        </w:tblPrEx>
        <w:trPr>
          <w:trHeight w:hRule="exact" w:val="288"/>
        </w:trPr>
        <w:tc>
          <w:tcPr>
            <w:tcW w:w="10950" w:type="dxa"/>
            <w:gridSpan w:val="4"/>
            <w:vAlign w:val="center"/>
          </w:tcPr>
          <w:p w14:paraId="58D532BE"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PROVIDER DATA REGISTRY INFORMATION</w:t>
            </w:r>
          </w:p>
        </w:tc>
      </w:tr>
      <w:tr w:rsidR="00445906" w:rsidRPr="00C301D7" w14:paraId="58D532C2" w14:textId="77777777" w:rsidTr="00445906">
        <w:tblPrEx>
          <w:tblCellMar>
            <w:left w:w="108" w:type="dxa"/>
            <w:right w:w="108" w:type="dxa"/>
          </w:tblCellMar>
        </w:tblPrEx>
        <w:trPr>
          <w:trHeight w:hRule="exact" w:val="360"/>
        </w:trPr>
        <w:tc>
          <w:tcPr>
            <w:tcW w:w="5482" w:type="dxa"/>
            <w:gridSpan w:val="3"/>
          </w:tcPr>
          <w:p w14:paraId="58D532C0" w14:textId="77777777"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Sample Group Number (if applicable):</w:t>
            </w:r>
          </w:p>
        </w:tc>
        <w:tc>
          <w:tcPr>
            <w:tcW w:w="5468" w:type="dxa"/>
          </w:tcPr>
          <w:p w14:paraId="58D532C1" w14:textId="62A3AE39" w:rsidR="00445906" w:rsidRPr="00F76A4F" w:rsidRDefault="00445906" w:rsidP="001420A8">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76A4F">
              <w:rPr>
                <w:rFonts w:asciiTheme="minorHAnsi" w:hAnsiTheme="minorHAnsi"/>
                <w:sz w:val="14"/>
                <w:szCs w:val="18"/>
              </w:rPr>
              <w:t>Dwelling Test Status in Sample Group (if applicable)</w:t>
            </w:r>
            <w:r w:rsidR="00F76A4F" w:rsidRPr="00F76A4F">
              <w:rPr>
                <w:rFonts w:asciiTheme="minorHAnsi" w:hAnsiTheme="minorHAnsi"/>
                <w:sz w:val="14"/>
                <w:szCs w:val="18"/>
              </w:rPr>
              <w:t>:</w:t>
            </w:r>
          </w:p>
        </w:tc>
      </w:tr>
      <w:tr w:rsidR="00445906" w:rsidRPr="00C301D7" w14:paraId="58D532C4" w14:textId="77777777" w:rsidTr="00445906">
        <w:tblPrEx>
          <w:tblCellMar>
            <w:left w:w="108" w:type="dxa"/>
            <w:right w:w="108" w:type="dxa"/>
          </w:tblCellMar>
        </w:tblPrEx>
        <w:trPr>
          <w:trHeight w:val="288"/>
        </w:trPr>
        <w:tc>
          <w:tcPr>
            <w:tcW w:w="10950" w:type="dxa"/>
            <w:gridSpan w:val="4"/>
            <w:vAlign w:val="center"/>
          </w:tcPr>
          <w:p w14:paraId="58D532C3" w14:textId="77777777" w:rsidR="00445906" w:rsidRPr="00C301D7"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proofErr w:type="gramStart"/>
            <w:r w:rsidRPr="00C301D7">
              <w:rPr>
                <w:rFonts w:asciiTheme="minorHAnsi" w:hAnsiTheme="minorHAnsi" w:cs="Arial"/>
                <w:b/>
                <w:caps/>
                <w:sz w:val="18"/>
                <w:szCs w:val="18"/>
              </w:rPr>
              <w:t>HERS</w:t>
            </w:r>
            <w:proofErr w:type="gramEnd"/>
            <w:r w:rsidRPr="00C301D7">
              <w:rPr>
                <w:rFonts w:asciiTheme="minorHAnsi" w:hAnsiTheme="minorHAnsi" w:cs="Arial"/>
                <w:b/>
                <w:caps/>
                <w:sz w:val="18"/>
                <w:szCs w:val="18"/>
              </w:rPr>
              <w:t xml:space="preserve"> RATER INFORMATION</w:t>
            </w:r>
          </w:p>
        </w:tc>
      </w:tr>
      <w:tr w:rsidR="00445906" w:rsidRPr="00C301D7" w14:paraId="58D532C6" w14:textId="77777777" w:rsidTr="00445906">
        <w:tblPrEx>
          <w:tblCellMar>
            <w:left w:w="108" w:type="dxa"/>
            <w:right w:w="108" w:type="dxa"/>
          </w:tblCellMar>
        </w:tblPrEx>
        <w:trPr>
          <w:trHeight w:hRule="exact" w:val="360"/>
        </w:trPr>
        <w:tc>
          <w:tcPr>
            <w:tcW w:w="10950" w:type="dxa"/>
            <w:gridSpan w:val="4"/>
          </w:tcPr>
          <w:p w14:paraId="58D532C5" w14:textId="77777777" w:rsidR="00445906" w:rsidRPr="00F76A4F" w:rsidRDefault="00445906" w:rsidP="00F76A4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HERS Rater Company Name:</w:t>
            </w:r>
          </w:p>
        </w:tc>
      </w:tr>
      <w:tr w:rsidR="00445906" w:rsidRPr="00C301D7" w14:paraId="58D532C9"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7"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58D532C8"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Signature:</w:t>
            </w:r>
          </w:p>
        </w:tc>
      </w:tr>
      <w:tr w:rsidR="00445906" w:rsidRPr="00C301D7" w14:paraId="58D532CC" w14:textId="77777777" w:rsidTr="00445906">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58D532CA" w14:textId="3C5FA869"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Responsible Rater Certification Number w/ this HERS Provider</w:t>
            </w:r>
            <w:r w:rsidR="00F76A4F" w:rsidRPr="00F76A4F">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58D532CB" w14:textId="77777777" w:rsidR="00445906" w:rsidRPr="00F76A4F" w:rsidRDefault="00445906" w:rsidP="00F76A4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76A4F">
              <w:rPr>
                <w:rFonts w:asciiTheme="minorHAnsi" w:hAnsiTheme="minorHAnsi"/>
                <w:sz w:val="14"/>
                <w:szCs w:val="18"/>
              </w:rPr>
              <w:t>Date Signed:</w:t>
            </w:r>
          </w:p>
        </w:tc>
      </w:tr>
    </w:tbl>
    <w:p w14:paraId="58D532CD" w14:textId="77777777" w:rsidR="00C063EB" w:rsidRPr="00331606" w:rsidRDefault="00C063EB">
      <w:pPr>
        <w:rPr>
          <w:rFonts w:asciiTheme="minorHAnsi" w:hAnsiTheme="minorHAnsi"/>
          <w:sz w:val="18"/>
          <w:szCs w:val="18"/>
        </w:rPr>
      </w:pPr>
    </w:p>
    <w:p w14:paraId="58D532CE" w14:textId="77777777" w:rsidR="00C063EB" w:rsidRPr="00331606" w:rsidRDefault="00C063EB" w:rsidP="006F7E55">
      <w:pPr>
        <w:rPr>
          <w:rFonts w:asciiTheme="minorHAnsi" w:hAnsiTheme="minorHAnsi"/>
          <w:sz w:val="18"/>
          <w:szCs w:val="18"/>
        </w:rPr>
      </w:pPr>
    </w:p>
    <w:sectPr w:rsidR="00C063EB" w:rsidRPr="00331606" w:rsidSect="00DC4523">
      <w:headerReference w:type="default" r:id="rId19"/>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68E810" w14:textId="77777777" w:rsidR="00C94073" w:rsidRDefault="00C94073">
      <w:r>
        <w:separator/>
      </w:r>
    </w:p>
  </w:endnote>
  <w:endnote w:type="continuationSeparator" w:id="0">
    <w:p w14:paraId="062080D4" w14:textId="77777777" w:rsidR="00C94073" w:rsidRDefault="00C94073">
      <w:r>
        <w:continuationSeparator/>
      </w:r>
    </w:p>
  </w:endnote>
  <w:endnote w:type="continuationNotice" w:id="1">
    <w:p w14:paraId="64DEEBA1" w14:textId="77777777" w:rsidR="00C94073" w:rsidRDefault="00C940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Grande">
    <w:charset w:val="00"/>
    <w:family w:val="auto"/>
    <w:pitch w:val="variable"/>
    <w:sig w:usb0="00000003" w:usb1="00000000" w:usb2="00000000" w:usb3="00000000" w:csb0="00000001" w:csb1="00000000"/>
  </w:font>
  <w:font w:name="Arial-BlackItalic">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B94A4" w14:textId="77777777" w:rsidR="00361776" w:rsidRDefault="003617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E7" w14:textId="77777777"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 xml:space="preserve">Registration Number:                                                           Registration Date/Time:                                           HERS Provider:                       </w:t>
    </w:r>
  </w:p>
  <w:p w14:paraId="58D532E8" w14:textId="24F6E32D"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7" w:author="Alhabibi, Haider@Energy" w:date="2021-08-30T19:49:00Z">
      <w:r w:rsidR="003C20E9">
        <w:rPr>
          <w:rFonts w:ascii="Calibri" w:hAnsi="Calibri"/>
        </w:rPr>
        <w:t>22</w:t>
      </w:r>
    </w:ins>
    <w:del w:id="8" w:author="Alhabibi, Haider@Energy" w:date="2021-08-30T19:49:00Z">
      <w:r w:rsidRPr="00CF5A20" w:rsidDel="003C20E9">
        <w:rPr>
          <w:rFonts w:ascii="Calibri" w:hAnsi="Calibri"/>
        </w:rPr>
        <w:delText>1</w:delText>
      </w:r>
      <w:r w:rsidDel="003C20E9">
        <w:rPr>
          <w:rFonts w:ascii="Calibri" w:hAnsi="Calibri"/>
        </w:rPr>
        <w:delText>9</w:delText>
      </w:r>
    </w:del>
    <w:r w:rsidRPr="00CF5A20">
      <w:rPr>
        <w:rFonts w:ascii="Calibri" w:hAnsi="Calibri"/>
      </w:rPr>
      <w:t xml:space="preserve"> Residential Compliance</w:t>
    </w:r>
    <w:r w:rsidRPr="00CF5A20">
      <w:rPr>
        <w:rFonts w:ascii="Calibri" w:hAnsi="Calibri"/>
      </w:rPr>
      <w:tab/>
    </w:r>
    <w:del w:id="9" w:author="Alhabibi, Haider@Energy" w:date="2022-02-28T13:16:00Z">
      <w:r w:rsidR="00E653C8" w:rsidDel="0045481D">
        <w:rPr>
          <w:rFonts w:ascii="Calibri" w:hAnsi="Calibri"/>
        </w:rPr>
        <w:delText>July</w:delText>
      </w:r>
      <w:r w:rsidR="00E653C8" w:rsidRPr="00F33F66" w:rsidDel="0045481D">
        <w:rPr>
          <w:rFonts w:ascii="Calibri" w:hAnsi="Calibri"/>
        </w:rPr>
        <w:delText xml:space="preserve"> </w:delText>
      </w:r>
    </w:del>
    <w:ins w:id="10" w:author="Alhabibi, Haider@Energy" w:date="2022-02-28T13:16:00Z">
      <w:r w:rsidR="0045481D">
        <w:rPr>
          <w:rFonts w:ascii="Calibri" w:hAnsi="Calibri"/>
        </w:rPr>
        <w:t>January</w:t>
      </w:r>
      <w:r w:rsidR="0045481D" w:rsidRPr="00F33F66">
        <w:rPr>
          <w:rFonts w:ascii="Calibri" w:hAnsi="Calibri"/>
        </w:rPr>
        <w:t xml:space="preserve"> </w:t>
      </w:r>
    </w:ins>
    <w:r w:rsidRPr="00F33F66">
      <w:rPr>
        <w:rFonts w:ascii="Calibri" w:hAnsi="Calibri"/>
      </w:rPr>
      <w:t>20</w:t>
    </w:r>
    <w:ins w:id="11" w:author="Alhabibi, Haider@Energy" w:date="2021-08-30T19:49:00Z">
      <w:r w:rsidR="003C20E9">
        <w:rPr>
          <w:rFonts w:ascii="Calibri" w:hAnsi="Calibri"/>
        </w:rPr>
        <w:t>22</w:t>
      </w:r>
    </w:ins>
    <w:del w:id="12" w:author="Alhabibi, Haider@Energy" w:date="2021-08-30T19:49:00Z">
      <w:r w:rsidDel="003C20E9">
        <w:rPr>
          <w:rFonts w:ascii="Calibri" w:hAnsi="Calibri"/>
        </w:rPr>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C4B49D" w14:textId="77777777" w:rsidR="00361776" w:rsidRDefault="0036177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F0" w14:textId="6C83AE14" w:rsidR="00C94073" w:rsidRPr="00CF5A20" w:rsidRDefault="00C94073" w:rsidP="00CF5A20">
    <w:pPr>
      <w:pBdr>
        <w:top w:val="single" w:sz="4" w:space="1" w:color="auto"/>
      </w:pBdr>
      <w:tabs>
        <w:tab w:val="center" w:pos="4320"/>
        <w:tab w:val="right" w:pos="10800"/>
      </w:tabs>
      <w:rPr>
        <w:rFonts w:ascii="Calibri" w:hAnsi="Calibri"/>
      </w:rPr>
    </w:pPr>
    <w:r w:rsidRPr="00CF5A20">
      <w:rPr>
        <w:rFonts w:ascii="Calibri" w:hAnsi="Calibri"/>
      </w:rPr>
      <w:t>CA Building Energy Efficiency Standards - 20</w:t>
    </w:r>
    <w:ins w:id="13" w:author="Alhabibi, Haider@Energy" w:date="2021-08-30T19:49:00Z">
      <w:r w:rsidR="003C20E9">
        <w:rPr>
          <w:rFonts w:ascii="Calibri" w:hAnsi="Calibri"/>
        </w:rPr>
        <w:t>22</w:t>
      </w:r>
    </w:ins>
    <w:del w:id="14" w:author="Alhabibi, Haider@Energy" w:date="2021-08-30T19:49:00Z">
      <w:r w:rsidRPr="00CF5A20" w:rsidDel="003C20E9">
        <w:rPr>
          <w:rFonts w:ascii="Calibri" w:hAnsi="Calibri"/>
        </w:rPr>
        <w:delText>1</w:delText>
      </w:r>
      <w:r w:rsidDel="003C20E9">
        <w:rPr>
          <w:rFonts w:ascii="Calibri" w:hAnsi="Calibri"/>
        </w:rPr>
        <w:delText>9</w:delText>
      </w:r>
    </w:del>
    <w:r w:rsidRPr="00CF5A20">
      <w:rPr>
        <w:rFonts w:ascii="Calibri" w:hAnsi="Calibri"/>
      </w:rPr>
      <w:t xml:space="preserve"> Residential Compliance</w:t>
    </w:r>
    <w:r w:rsidRPr="00CF5A20">
      <w:rPr>
        <w:rFonts w:ascii="Calibri" w:hAnsi="Calibri"/>
      </w:rPr>
      <w:tab/>
    </w:r>
    <w:del w:id="15" w:author="Alhabibi, Haider@Energy" w:date="2022-02-28T13:16:00Z">
      <w:r w:rsidR="00E653C8" w:rsidDel="0045481D">
        <w:rPr>
          <w:rFonts w:ascii="Calibri" w:hAnsi="Calibri"/>
        </w:rPr>
        <w:delText>July</w:delText>
      </w:r>
      <w:r w:rsidR="00E653C8" w:rsidRPr="00F33F66" w:rsidDel="0045481D">
        <w:rPr>
          <w:rFonts w:ascii="Calibri" w:hAnsi="Calibri"/>
        </w:rPr>
        <w:delText xml:space="preserve"> </w:delText>
      </w:r>
    </w:del>
    <w:ins w:id="16" w:author="Alhabibi, Haider@Energy" w:date="2022-02-28T13:16:00Z">
      <w:r w:rsidR="0045481D">
        <w:rPr>
          <w:rFonts w:ascii="Calibri" w:hAnsi="Calibri"/>
        </w:rPr>
        <w:t>January</w:t>
      </w:r>
      <w:r w:rsidR="0045481D" w:rsidRPr="00F33F66">
        <w:rPr>
          <w:rFonts w:ascii="Calibri" w:hAnsi="Calibri"/>
        </w:rPr>
        <w:t xml:space="preserve"> </w:t>
      </w:r>
    </w:ins>
    <w:r w:rsidRPr="00F33F66">
      <w:rPr>
        <w:rFonts w:ascii="Calibri" w:hAnsi="Calibri"/>
      </w:rPr>
      <w:t>20</w:t>
    </w:r>
    <w:ins w:id="17" w:author="Alhabibi, Haider@Energy" w:date="2021-08-30T19:49:00Z">
      <w:r w:rsidR="003C20E9">
        <w:rPr>
          <w:rFonts w:ascii="Calibri" w:hAnsi="Calibri"/>
        </w:rPr>
        <w:t>22</w:t>
      </w:r>
    </w:ins>
    <w:del w:id="18" w:author="Alhabibi, Haider@Energy" w:date="2021-08-30T19:49:00Z">
      <w:r w:rsidDel="003C20E9">
        <w:rPr>
          <w:rFonts w:ascii="Calibri" w:hAnsi="Calibri"/>
        </w:rPr>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B6AF2" w14:textId="77777777" w:rsidR="00C94073" w:rsidRDefault="00C94073">
      <w:r>
        <w:separator/>
      </w:r>
    </w:p>
  </w:footnote>
  <w:footnote w:type="continuationSeparator" w:id="0">
    <w:p w14:paraId="36F7FD2A" w14:textId="77777777" w:rsidR="00C94073" w:rsidRDefault="00C94073">
      <w:r>
        <w:continuationSeparator/>
      </w:r>
    </w:p>
  </w:footnote>
  <w:footnote w:type="continuationNotice" w:id="1">
    <w:p w14:paraId="49E4E80C" w14:textId="77777777" w:rsidR="00C94073" w:rsidRDefault="00C9407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1B5135" w14:textId="77777777" w:rsidR="00361776" w:rsidRDefault="003617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D532D5" w14:textId="500D65C4" w:rsidR="00C94073" w:rsidRPr="00901A8A" w:rsidRDefault="0085025C" w:rsidP="00331606">
    <w:pPr>
      <w:suppressAutoHyphens/>
      <w:ind w:left="-90"/>
      <w:rPr>
        <w:rFonts w:ascii="Arial" w:hAnsi="Arial" w:cs="Arial"/>
        <w:sz w:val="14"/>
        <w:szCs w:val="14"/>
      </w:rPr>
    </w:pPr>
    <w:customXmlInsRangeStart w:id="0" w:author="Geiser, Che@Energy" w:date="2022-04-11T13:55:00Z"/>
    <w:sdt>
      <w:sdtPr>
        <w:rPr>
          <w:rFonts w:ascii="Arial" w:hAnsi="Arial" w:cs="Arial"/>
          <w:sz w:val="14"/>
          <w:szCs w:val="14"/>
        </w:rPr>
        <w:id w:val="1510714043"/>
        <w:docPartObj>
          <w:docPartGallery w:val="Watermarks"/>
          <w:docPartUnique/>
        </w:docPartObj>
      </w:sdtPr>
      <w:sdtContent>
        <w:customXmlInsRangeEnd w:id="0"/>
        <w:ins w:id="1" w:author="Geiser, Che@Energy" w:date="2022-04-11T13:55:00Z">
          <w:r w:rsidRPr="0085025C">
            <w:rPr>
              <w:rFonts w:ascii="Arial" w:hAnsi="Arial" w:cs="Arial"/>
              <w:noProof/>
              <w:sz w:val="14"/>
              <w:szCs w:val="14"/>
            </w:rPr>
            <w:pict w14:anchorId="7AF1E5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0" type="#_x0000_t136" style="position:absolute;left:0;text-align:left;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2" w:author="Geiser, Che@Energy" w:date="2022-04-11T13:55:00Z"/>
      </w:sdtContent>
    </w:sdt>
    <w:customXmlInsRangeEnd w:id="2"/>
    <w:r w:rsidR="00C94073" w:rsidRPr="0091654C">
      <w:rPr>
        <w:rFonts w:ascii="Arial" w:hAnsi="Arial"/>
        <w:noProof/>
        <w:sz w:val="14"/>
      </w:rPr>
      <w:drawing>
        <wp:anchor distT="0" distB="0" distL="114300" distR="114300" simplePos="0" relativeHeight="251657216" behindDoc="0" locked="0" layoutInCell="1" allowOverlap="1" wp14:anchorId="58D532F9" wp14:editId="145FACEF">
          <wp:simplePos x="0" y="0"/>
          <wp:positionH relativeFrom="margin">
            <wp:posOffset>6621145</wp:posOffset>
          </wp:positionH>
          <wp:positionV relativeFrom="margin">
            <wp:posOffset>-1226185</wp:posOffset>
          </wp:positionV>
          <wp:extent cx="319405" cy="280035"/>
          <wp:effectExtent l="0" t="0" r="0" b="0"/>
          <wp:wrapSquare wrapText="bothSides"/>
          <wp:docPr id="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9405" cy="280035"/>
                  </a:xfrm>
                  <a:prstGeom prst="rect">
                    <a:avLst/>
                  </a:prstGeom>
                  <a:noFill/>
                </pic:spPr>
              </pic:pic>
            </a:graphicData>
          </a:graphic>
          <wp14:sizeRelV relativeFrom="margin">
            <wp14:pctHeight>0</wp14:pctHeight>
          </wp14:sizeRelV>
        </wp:anchor>
      </w:drawing>
    </w:r>
    <w:r w:rsidR="00C94073" w:rsidRPr="00901A8A">
      <w:rPr>
        <w:rFonts w:ascii="Arial" w:hAnsi="Arial" w:cs="Arial"/>
        <w:sz w:val="14"/>
        <w:szCs w:val="14"/>
      </w:rPr>
      <w:t>STATE OF CALIFORNIA</w:t>
    </w:r>
  </w:p>
  <w:p w14:paraId="58D532D6" w14:textId="77777777" w:rsidR="00C94073" w:rsidRDefault="00C94073" w:rsidP="00331606">
    <w:pPr>
      <w:suppressAutoHyphens/>
      <w:ind w:left="-90"/>
      <w:rPr>
        <w:rFonts w:ascii="Arial" w:hAnsi="Arial" w:cs="Arial"/>
        <w:b/>
        <w:sz w:val="24"/>
        <w:szCs w:val="24"/>
      </w:rPr>
    </w:pPr>
    <w:r>
      <w:rPr>
        <w:rFonts w:ascii="Arial" w:hAnsi="Arial" w:cs="Arial"/>
        <w:b/>
        <w:sz w:val="24"/>
        <w:szCs w:val="24"/>
      </w:rPr>
      <w:t>REFRIGERANT CHARGE VERIFICATION</w:t>
    </w:r>
  </w:p>
  <w:p w14:paraId="58D532D7" w14:textId="4EC8BC51" w:rsidR="00C94073" w:rsidRPr="00901A8A" w:rsidRDefault="00C94073" w:rsidP="00331606">
    <w:pPr>
      <w:suppressAutoHyphens/>
      <w:ind w:left="-90"/>
      <w:rPr>
        <w:rFonts w:ascii="Arial" w:hAnsi="Arial" w:cs="Arial"/>
        <w:sz w:val="14"/>
        <w:szCs w:val="14"/>
      </w:rPr>
    </w:pPr>
    <w:r>
      <w:rPr>
        <w:rFonts w:ascii="Arial" w:hAnsi="Arial" w:cs="Arial"/>
        <w:sz w:val="14"/>
        <w:szCs w:val="14"/>
      </w:rPr>
      <w:t>CEC-CF3R-MCH-25-H</w:t>
    </w:r>
    <w:r w:rsidRPr="00901A8A">
      <w:rPr>
        <w:rFonts w:ascii="Arial" w:hAnsi="Arial" w:cs="Arial"/>
        <w:sz w:val="14"/>
        <w:szCs w:val="14"/>
      </w:rPr>
      <w:t xml:space="preserve"> (Revised </w:t>
    </w:r>
    <w:del w:id="3" w:author="Alhabibi, Haider@Energy" w:date="2022-02-28T13:16:00Z">
      <w:r w:rsidDel="0045481D">
        <w:rPr>
          <w:rFonts w:ascii="Arial" w:hAnsi="Arial" w:cs="Arial"/>
          <w:sz w:val="14"/>
          <w:szCs w:val="14"/>
        </w:rPr>
        <w:delText>0</w:delText>
      </w:r>
      <w:r w:rsidR="00E653C8" w:rsidDel="0045481D">
        <w:rPr>
          <w:rFonts w:ascii="Arial" w:hAnsi="Arial" w:cs="Arial"/>
          <w:sz w:val="14"/>
          <w:szCs w:val="14"/>
        </w:rPr>
        <w:delText>7</w:delText>
      </w:r>
    </w:del>
    <w:ins w:id="4" w:author="Alhabibi, Haider@Energy" w:date="2022-02-28T13:16:00Z">
      <w:r w:rsidR="0045481D">
        <w:rPr>
          <w:rFonts w:ascii="Arial" w:hAnsi="Arial" w:cs="Arial"/>
          <w:sz w:val="14"/>
          <w:szCs w:val="14"/>
        </w:rPr>
        <w:t>01</w:t>
      </w:r>
    </w:ins>
    <w:r>
      <w:rPr>
        <w:rFonts w:ascii="Arial" w:hAnsi="Arial" w:cs="Arial"/>
        <w:sz w:val="14"/>
        <w:szCs w:val="14"/>
      </w:rPr>
      <w:t>/</w:t>
    </w:r>
    <w:ins w:id="5" w:author="Alhabibi, Haider@Energy" w:date="2021-08-30T19:49:00Z">
      <w:r w:rsidR="003C20E9">
        <w:rPr>
          <w:rFonts w:ascii="Arial" w:hAnsi="Arial" w:cs="Arial"/>
          <w:sz w:val="14"/>
          <w:szCs w:val="14"/>
        </w:rPr>
        <w:t>22</w:t>
      </w:r>
    </w:ins>
    <w:del w:id="6" w:author="Alhabibi, Haider@Energy" w:date="2021-08-30T19:49:00Z">
      <w:r w:rsidDel="003C20E9">
        <w:rPr>
          <w:rFonts w:ascii="Arial" w:hAnsi="Arial" w:cs="Arial"/>
          <w:sz w:val="14"/>
          <w:szCs w:val="14"/>
        </w:rPr>
        <w:delText>20</w:delText>
      </w:r>
    </w:del>
    <w:r w:rsidRPr="00901A8A">
      <w:rPr>
        <w:rFonts w:ascii="Arial" w:hAnsi="Arial" w:cs="Arial"/>
        <w:sz w:val="14"/>
        <w:szCs w:val="14"/>
      </w:rPr>
      <w:t>)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CF5A20" w14:paraId="58D532DA" w14:textId="77777777" w:rsidTr="005D49C8">
      <w:trPr>
        <w:cantSplit/>
        <w:trHeight w:val="288"/>
      </w:trPr>
      <w:tc>
        <w:tcPr>
          <w:tcW w:w="3738" w:type="pct"/>
          <w:gridSpan w:val="2"/>
          <w:tcBorders>
            <w:right w:val="nil"/>
          </w:tcBorders>
          <w:vAlign w:val="center"/>
        </w:tcPr>
        <w:p w14:paraId="58D532D8" w14:textId="77777777" w:rsidR="00C94073" w:rsidRPr="00CF5A20" w:rsidRDefault="00C94073" w:rsidP="005D49C8">
          <w:pPr>
            <w:keepNext/>
            <w:outlineLvl w:val="0"/>
            <w:rPr>
              <w:rFonts w:ascii="Calibri" w:hAnsi="Calibri"/>
              <w:bCs/>
            </w:rPr>
          </w:pPr>
          <w:r w:rsidRPr="00CF5A20">
            <w:rPr>
              <w:rFonts w:ascii="Calibri" w:hAnsi="Calibri"/>
              <w:bCs/>
            </w:rPr>
            <w:t xml:space="preserve">CERTIFICATE OF </w:t>
          </w:r>
          <w:r>
            <w:rPr>
              <w:rFonts w:ascii="Calibri" w:hAnsi="Calibri"/>
              <w:bCs/>
            </w:rPr>
            <w:t>VERIFICATION</w:t>
          </w:r>
        </w:p>
      </w:tc>
      <w:tc>
        <w:tcPr>
          <w:tcW w:w="1262" w:type="pct"/>
          <w:tcBorders>
            <w:left w:val="nil"/>
          </w:tcBorders>
          <w:tcMar>
            <w:left w:w="115" w:type="dxa"/>
            <w:right w:w="115" w:type="dxa"/>
          </w:tcMar>
          <w:vAlign w:val="center"/>
        </w:tcPr>
        <w:p w14:paraId="58D532D9" w14:textId="77777777" w:rsidR="00C94073" w:rsidRPr="00CF5A20" w:rsidRDefault="00C94073" w:rsidP="005D49C8">
          <w:pPr>
            <w:keepNext/>
            <w:jc w:val="right"/>
            <w:outlineLvl w:val="0"/>
            <w:rPr>
              <w:rFonts w:ascii="Calibri" w:hAnsi="Calibri"/>
              <w:bCs/>
            </w:rPr>
          </w:pPr>
          <w:r>
            <w:rPr>
              <w:rFonts w:ascii="Calibri" w:hAnsi="Calibri"/>
              <w:bCs/>
            </w:rPr>
            <w:t>CF3R-MCH-25</w:t>
          </w:r>
        </w:p>
      </w:tc>
    </w:tr>
    <w:tr w:rsidR="00C94073" w:rsidRPr="00CF5A20" w14:paraId="58D532DD" w14:textId="77777777" w:rsidTr="005D49C8">
      <w:trPr>
        <w:cantSplit/>
        <w:trHeight w:val="288"/>
      </w:trPr>
      <w:tc>
        <w:tcPr>
          <w:tcW w:w="2500" w:type="pct"/>
          <w:tcBorders>
            <w:right w:val="nil"/>
          </w:tcBorders>
        </w:tcPr>
        <w:p w14:paraId="58D532DB" w14:textId="77777777" w:rsidR="00C94073" w:rsidRPr="00CF5A20" w:rsidRDefault="00C94073" w:rsidP="005D49C8">
          <w:pPr>
            <w:tabs>
              <w:tab w:val="right" w:pos="10543"/>
            </w:tabs>
            <w:rPr>
              <w:rFonts w:ascii="Calibri" w:hAnsi="Calibri"/>
              <w:sz w:val="12"/>
              <w:szCs w:val="12"/>
            </w:rPr>
          </w:pPr>
          <w:r w:rsidRPr="00962907">
            <w:rPr>
              <w:rFonts w:ascii="Calibri" w:hAnsi="Calibri"/>
              <w:bCs/>
            </w:rPr>
            <w:t>Refrigerant Charge Verification</w:t>
          </w:r>
        </w:p>
      </w:tc>
      <w:tc>
        <w:tcPr>
          <w:tcW w:w="2500" w:type="pct"/>
          <w:gridSpan w:val="2"/>
          <w:tcBorders>
            <w:left w:val="nil"/>
          </w:tcBorders>
        </w:tcPr>
        <w:p w14:paraId="58D532DC" w14:textId="32BB8A9C" w:rsidR="00C94073" w:rsidRPr="00CF5A20" w:rsidRDefault="00C94073" w:rsidP="005D49C8">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3</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5025C">
            <w:rPr>
              <w:rFonts w:ascii="Calibri" w:hAnsi="Calibri"/>
              <w:bCs/>
              <w:noProof/>
            </w:rPr>
            <w:t>3</w:t>
          </w:r>
          <w:r>
            <w:rPr>
              <w:rFonts w:ascii="Calibri" w:hAnsi="Calibri"/>
              <w:bCs/>
              <w:noProof/>
            </w:rPr>
            <w:fldChar w:fldCharType="end"/>
          </w:r>
          <w:r w:rsidRPr="00CF5A20">
            <w:rPr>
              <w:rFonts w:ascii="Calibri" w:hAnsi="Calibri"/>
              <w:bCs/>
            </w:rPr>
            <w:t>)</w:t>
          </w:r>
        </w:p>
      </w:tc>
    </w:tr>
    <w:tr w:rsidR="00C94073" w:rsidRPr="00CF5A20" w14:paraId="58D532E1" w14:textId="77777777" w:rsidTr="005D49C8">
      <w:trPr>
        <w:cantSplit/>
        <w:trHeight w:val="288"/>
      </w:trPr>
      <w:tc>
        <w:tcPr>
          <w:tcW w:w="0" w:type="auto"/>
        </w:tcPr>
        <w:p w14:paraId="58D532DE" w14:textId="77777777" w:rsidR="00C94073" w:rsidRPr="00CF5A20" w:rsidRDefault="00C94073" w:rsidP="005D49C8">
          <w:pPr>
            <w:rPr>
              <w:rFonts w:ascii="Calibri" w:hAnsi="Calibri"/>
              <w:sz w:val="12"/>
              <w:szCs w:val="12"/>
            </w:rPr>
          </w:pPr>
          <w:r w:rsidRPr="00CF5A20">
            <w:rPr>
              <w:rFonts w:ascii="Calibri" w:hAnsi="Calibri"/>
              <w:sz w:val="12"/>
              <w:szCs w:val="12"/>
            </w:rPr>
            <w:t>Project Name:</w:t>
          </w:r>
        </w:p>
      </w:tc>
      <w:tc>
        <w:tcPr>
          <w:tcW w:w="1377" w:type="pct"/>
        </w:tcPr>
        <w:p w14:paraId="58D532DF" w14:textId="77777777" w:rsidR="00C94073" w:rsidRPr="00CF5A20" w:rsidRDefault="00C94073" w:rsidP="005D49C8">
          <w:pPr>
            <w:rPr>
              <w:rFonts w:ascii="Calibri" w:hAnsi="Calibri"/>
              <w:sz w:val="12"/>
              <w:szCs w:val="12"/>
            </w:rPr>
          </w:pPr>
          <w:r w:rsidRPr="00CF5A20">
            <w:rPr>
              <w:rFonts w:ascii="Calibri" w:hAnsi="Calibri"/>
              <w:sz w:val="12"/>
              <w:szCs w:val="12"/>
            </w:rPr>
            <w:t>Enforcement Agency:</w:t>
          </w:r>
        </w:p>
      </w:tc>
      <w:tc>
        <w:tcPr>
          <w:tcW w:w="1262" w:type="pct"/>
        </w:tcPr>
        <w:p w14:paraId="58D532E0" w14:textId="77777777" w:rsidR="00C94073" w:rsidRPr="00CF5A20" w:rsidRDefault="00C94073" w:rsidP="005D49C8">
          <w:pPr>
            <w:rPr>
              <w:rFonts w:ascii="Calibri" w:hAnsi="Calibri"/>
              <w:sz w:val="12"/>
              <w:szCs w:val="12"/>
            </w:rPr>
          </w:pPr>
          <w:r w:rsidRPr="00CF5A20">
            <w:rPr>
              <w:rFonts w:ascii="Calibri" w:hAnsi="Calibri"/>
              <w:sz w:val="12"/>
              <w:szCs w:val="12"/>
            </w:rPr>
            <w:t>Permit Number:</w:t>
          </w:r>
        </w:p>
      </w:tc>
    </w:tr>
    <w:tr w:rsidR="00C94073" w:rsidRPr="00CF5A20" w14:paraId="58D532E5" w14:textId="77777777" w:rsidTr="005D49C8">
      <w:trPr>
        <w:cantSplit/>
        <w:trHeight w:val="288"/>
      </w:trPr>
      <w:tc>
        <w:tcPr>
          <w:tcW w:w="0" w:type="auto"/>
        </w:tcPr>
        <w:p w14:paraId="58D532E2" w14:textId="77777777" w:rsidR="00C94073" w:rsidRPr="00CF5A20" w:rsidRDefault="00C94073" w:rsidP="005D49C8">
          <w:pPr>
            <w:rPr>
              <w:rFonts w:ascii="Calibri" w:hAnsi="Calibri"/>
              <w:sz w:val="12"/>
              <w:szCs w:val="12"/>
              <w:vertAlign w:val="superscript"/>
            </w:rPr>
          </w:pPr>
          <w:r w:rsidRPr="00CF5A20">
            <w:rPr>
              <w:rFonts w:ascii="Calibri" w:hAnsi="Calibri"/>
              <w:sz w:val="12"/>
              <w:szCs w:val="12"/>
            </w:rPr>
            <w:t>Dwelling Address:</w:t>
          </w:r>
        </w:p>
      </w:tc>
      <w:tc>
        <w:tcPr>
          <w:tcW w:w="1377" w:type="pct"/>
        </w:tcPr>
        <w:p w14:paraId="58D532E3" w14:textId="7524CFE8" w:rsidR="00C94073" w:rsidRPr="00CF5A20" w:rsidRDefault="00C94073" w:rsidP="005D49C8">
          <w:pPr>
            <w:rPr>
              <w:rFonts w:ascii="Calibri" w:hAnsi="Calibri"/>
              <w:sz w:val="12"/>
              <w:szCs w:val="12"/>
              <w:vertAlign w:val="superscript"/>
            </w:rPr>
          </w:pPr>
          <w:r w:rsidRPr="00CF5A20">
            <w:rPr>
              <w:rFonts w:ascii="Calibri" w:hAnsi="Calibri"/>
              <w:sz w:val="12"/>
              <w:szCs w:val="12"/>
            </w:rPr>
            <w:t>City</w:t>
          </w:r>
          <w:r>
            <w:rPr>
              <w:rFonts w:ascii="Calibri" w:hAnsi="Calibri"/>
              <w:sz w:val="12"/>
              <w:szCs w:val="12"/>
            </w:rPr>
            <w:t>:</w:t>
          </w:r>
        </w:p>
      </w:tc>
      <w:tc>
        <w:tcPr>
          <w:tcW w:w="1262" w:type="pct"/>
        </w:tcPr>
        <w:p w14:paraId="58D532E4" w14:textId="2048E7D3" w:rsidR="00C94073" w:rsidRPr="00CF5A20" w:rsidRDefault="00C94073" w:rsidP="005D49C8">
          <w:pPr>
            <w:rPr>
              <w:rFonts w:ascii="Calibri" w:hAnsi="Calibri"/>
              <w:sz w:val="12"/>
              <w:szCs w:val="12"/>
              <w:vertAlign w:val="superscript"/>
            </w:rPr>
          </w:pPr>
          <w:r w:rsidRPr="00CF5A20">
            <w:rPr>
              <w:rFonts w:ascii="Calibri" w:hAnsi="Calibri"/>
              <w:sz w:val="12"/>
              <w:szCs w:val="12"/>
            </w:rPr>
            <w:t>Zip Code</w:t>
          </w:r>
          <w:r>
            <w:rPr>
              <w:rFonts w:ascii="Calibri" w:hAnsi="Calibri"/>
              <w:sz w:val="12"/>
              <w:szCs w:val="12"/>
            </w:rPr>
            <w:t>:</w:t>
          </w:r>
        </w:p>
      </w:tc>
    </w:tr>
  </w:tbl>
  <w:p w14:paraId="58D532E6" w14:textId="77777777" w:rsidR="00C94073" w:rsidRDefault="00C94073" w:rsidP="00CF5A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4D330" w14:textId="77777777" w:rsidR="00361776" w:rsidRDefault="0036177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CF5A20" w14:paraId="58D532EB" w14:textId="77777777">
      <w:trPr>
        <w:cantSplit/>
        <w:trHeight w:val="288"/>
      </w:trPr>
      <w:tc>
        <w:tcPr>
          <w:tcW w:w="3877" w:type="pct"/>
          <w:gridSpan w:val="2"/>
          <w:tcBorders>
            <w:right w:val="nil"/>
          </w:tcBorders>
          <w:vAlign w:val="center"/>
        </w:tcPr>
        <w:p w14:paraId="58D532E9" w14:textId="77777777" w:rsidR="00C94073" w:rsidRDefault="00C94073">
          <w:pPr>
            <w:pStyle w:val="Heading1"/>
            <w:rPr>
              <w:rFonts w:ascii="Calibri" w:hAnsi="Calibri"/>
              <w:b w:val="0"/>
              <w:bCs/>
              <w:sz w:val="20"/>
            </w:rPr>
          </w:pPr>
          <w:r w:rsidRPr="00CF5A20">
            <w:rPr>
              <w:rFonts w:ascii="Calibri" w:hAnsi="Calibri"/>
              <w:b w:val="0"/>
              <w:bCs/>
              <w:sz w:val="20"/>
            </w:rPr>
            <w:t xml:space="preserve">CERTIFICATE OF </w:t>
          </w:r>
          <w:r>
            <w:rPr>
              <w:rFonts w:ascii="Calibri" w:hAnsi="Calibri"/>
              <w:b w:val="0"/>
              <w:bCs/>
              <w:sz w:val="20"/>
            </w:rPr>
            <w:t>VERIFICATION</w:t>
          </w:r>
          <w:r w:rsidRPr="00CF5A20">
            <w:rPr>
              <w:rFonts w:ascii="Calibri" w:hAnsi="Calibri"/>
              <w:b w:val="0"/>
              <w:bCs/>
              <w:sz w:val="20"/>
            </w:rPr>
            <w:t xml:space="preserve"> - USER INSTRUCTIONS</w:t>
          </w:r>
        </w:p>
      </w:tc>
      <w:tc>
        <w:tcPr>
          <w:tcW w:w="1123" w:type="pct"/>
          <w:tcBorders>
            <w:left w:val="nil"/>
          </w:tcBorders>
          <w:tcMar>
            <w:left w:w="115" w:type="dxa"/>
            <w:right w:w="115" w:type="dxa"/>
          </w:tcMar>
          <w:vAlign w:val="center"/>
        </w:tcPr>
        <w:p w14:paraId="58D532EA" w14:textId="46EACFF7" w:rsidR="00C94073" w:rsidRPr="00CF5A20" w:rsidRDefault="00C94073" w:rsidP="00BA34B9">
          <w:pPr>
            <w:pStyle w:val="Heading1"/>
            <w:jc w:val="right"/>
            <w:rPr>
              <w:rFonts w:ascii="Calibri" w:hAnsi="Calibri"/>
              <w:b w:val="0"/>
              <w:bCs/>
              <w:sz w:val="20"/>
            </w:rPr>
          </w:pPr>
          <w:r w:rsidRPr="00CF5A20">
            <w:rPr>
              <w:rFonts w:ascii="Calibri" w:hAnsi="Calibri"/>
              <w:b w:val="0"/>
              <w:bCs/>
              <w:sz w:val="20"/>
            </w:rPr>
            <w:t>CF</w:t>
          </w:r>
          <w:r>
            <w:rPr>
              <w:rFonts w:ascii="Calibri" w:hAnsi="Calibri"/>
              <w:b w:val="0"/>
              <w:bCs/>
              <w:sz w:val="20"/>
            </w:rPr>
            <w:t>3</w:t>
          </w:r>
          <w:r w:rsidRPr="00CF5A20">
            <w:rPr>
              <w:rFonts w:ascii="Calibri" w:hAnsi="Calibri"/>
              <w:b w:val="0"/>
              <w:bCs/>
              <w:sz w:val="20"/>
            </w:rPr>
            <w:t>R-MCH-25</w:t>
          </w:r>
          <w:r>
            <w:rPr>
              <w:rFonts w:ascii="Calibri" w:hAnsi="Calibri"/>
              <w:b w:val="0"/>
              <w:bCs/>
              <w:sz w:val="20"/>
            </w:rPr>
            <w:t>-H</w:t>
          </w:r>
        </w:p>
      </w:tc>
    </w:tr>
    <w:tr w:rsidR="00C94073" w:rsidRPr="00CF5A20" w14:paraId="58D532EE" w14:textId="77777777">
      <w:trPr>
        <w:cantSplit/>
        <w:trHeight w:val="288"/>
      </w:trPr>
      <w:tc>
        <w:tcPr>
          <w:tcW w:w="2500" w:type="pct"/>
          <w:tcBorders>
            <w:right w:val="nil"/>
          </w:tcBorders>
        </w:tcPr>
        <w:p w14:paraId="58D532EC" w14:textId="77777777" w:rsidR="00C94073" w:rsidRPr="00CF5A20" w:rsidRDefault="00C94073" w:rsidP="00CF5A20">
          <w:pPr>
            <w:tabs>
              <w:tab w:val="right" w:pos="10543"/>
            </w:tabs>
            <w:rPr>
              <w:rFonts w:ascii="Calibri" w:hAnsi="Calibri"/>
              <w:sz w:val="12"/>
              <w:szCs w:val="12"/>
            </w:rPr>
          </w:pPr>
          <w:r w:rsidRPr="00CF5A20">
            <w:rPr>
              <w:rFonts w:ascii="Calibri" w:hAnsi="Calibri"/>
              <w:bCs/>
            </w:rPr>
            <w:t xml:space="preserve">Refrigerant Charge Verification - </w:t>
          </w:r>
          <w:r w:rsidRPr="00A62A40">
            <w:rPr>
              <w:rFonts w:ascii="Calibri" w:hAnsi="Calibri"/>
              <w:bCs/>
            </w:rPr>
            <w:t>MCH-25</w:t>
          </w:r>
          <w:r>
            <w:rPr>
              <w:rFonts w:ascii="Calibri" w:hAnsi="Calibri"/>
              <w:bCs/>
            </w:rPr>
            <w:t>d</w:t>
          </w:r>
        </w:p>
      </w:tc>
      <w:tc>
        <w:tcPr>
          <w:tcW w:w="2500" w:type="pct"/>
          <w:gridSpan w:val="2"/>
          <w:tcBorders>
            <w:left w:val="nil"/>
          </w:tcBorders>
        </w:tcPr>
        <w:p w14:paraId="58D532ED" w14:textId="70A5D319" w:rsidR="00C94073" w:rsidRPr="00CF5A20" w:rsidRDefault="00C94073" w:rsidP="00AF0930">
          <w:pPr>
            <w:tabs>
              <w:tab w:val="right" w:pos="10543"/>
            </w:tabs>
            <w:jc w:val="right"/>
            <w:rPr>
              <w:rFonts w:ascii="Calibri" w:hAnsi="Calibri"/>
              <w:sz w:val="12"/>
              <w:szCs w:val="12"/>
            </w:rPr>
          </w:pPr>
          <w:r w:rsidRPr="00CF5A20">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2</w:t>
          </w:r>
          <w:r>
            <w:rPr>
              <w:rFonts w:ascii="Calibri" w:hAnsi="Calibri"/>
              <w:bCs/>
              <w:noProof/>
            </w:rPr>
            <w:fldChar w:fldCharType="end"/>
          </w:r>
          <w:r w:rsidRPr="00CF5A20">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5025C">
            <w:rPr>
              <w:rFonts w:ascii="Calibri" w:hAnsi="Calibri"/>
              <w:bCs/>
              <w:noProof/>
            </w:rPr>
            <w:t>2</w:t>
          </w:r>
          <w:r>
            <w:rPr>
              <w:rFonts w:ascii="Calibri" w:hAnsi="Calibri"/>
              <w:bCs/>
              <w:noProof/>
            </w:rPr>
            <w:fldChar w:fldCharType="end"/>
          </w:r>
          <w:r w:rsidRPr="00CF5A20">
            <w:rPr>
              <w:rFonts w:ascii="Calibri" w:hAnsi="Calibri"/>
              <w:bCs/>
            </w:rPr>
            <w:t>)</w:t>
          </w:r>
        </w:p>
      </w:tc>
    </w:tr>
  </w:tbl>
  <w:p w14:paraId="58D532EF" w14:textId="77777777" w:rsidR="00C94073" w:rsidRDefault="00C94073" w:rsidP="00BA34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C94073" w:rsidRPr="00F85124" w14:paraId="58D532F4" w14:textId="77777777">
      <w:trPr>
        <w:cantSplit/>
        <w:trHeight w:val="288"/>
      </w:trPr>
      <w:tc>
        <w:tcPr>
          <w:tcW w:w="3877" w:type="pct"/>
          <w:gridSpan w:val="2"/>
          <w:tcBorders>
            <w:right w:val="nil"/>
          </w:tcBorders>
          <w:vAlign w:val="center"/>
        </w:tcPr>
        <w:p w14:paraId="58D532F2" w14:textId="77777777" w:rsidR="00C94073" w:rsidRPr="00F76A4F" w:rsidRDefault="00C94073">
          <w:pPr>
            <w:pStyle w:val="Heading1"/>
            <w:rPr>
              <w:rFonts w:asciiTheme="minorHAnsi" w:hAnsiTheme="minorHAnsi" w:cs="Arial"/>
              <w:b w:val="0"/>
              <w:bCs/>
              <w:sz w:val="20"/>
            </w:rPr>
          </w:pPr>
          <w:r w:rsidRPr="00F76A4F">
            <w:rPr>
              <w:rFonts w:asciiTheme="minorHAnsi" w:hAnsiTheme="minorHAnsi" w:cs="Arial"/>
              <w:b w:val="0"/>
              <w:bCs/>
              <w:sz w:val="20"/>
            </w:rPr>
            <w:t>CERTIFICATE OF VERIFICATION - DATA FIELD DEFINITIONS AND CALCULATIONS</w:t>
          </w:r>
        </w:p>
      </w:tc>
      <w:tc>
        <w:tcPr>
          <w:tcW w:w="1123" w:type="pct"/>
          <w:tcBorders>
            <w:left w:val="nil"/>
          </w:tcBorders>
          <w:tcMar>
            <w:left w:w="115" w:type="dxa"/>
            <w:right w:w="115" w:type="dxa"/>
          </w:tcMar>
          <w:vAlign w:val="center"/>
        </w:tcPr>
        <w:p w14:paraId="58D532F3" w14:textId="77777777" w:rsidR="00C94073" w:rsidRPr="00962907" w:rsidRDefault="00C94073" w:rsidP="00BA34B9">
          <w:pPr>
            <w:pStyle w:val="Heading1"/>
            <w:jc w:val="right"/>
            <w:rPr>
              <w:rFonts w:ascii="Calibri" w:hAnsi="Calibri"/>
              <w:b w:val="0"/>
              <w:bCs/>
              <w:sz w:val="20"/>
            </w:rPr>
          </w:pPr>
          <w:r w:rsidRPr="00962907">
            <w:rPr>
              <w:rFonts w:ascii="Calibri" w:hAnsi="Calibri"/>
              <w:b w:val="0"/>
              <w:bCs/>
              <w:sz w:val="20"/>
            </w:rPr>
            <w:t>CF</w:t>
          </w:r>
          <w:r>
            <w:rPr>
              <w:rFonts w:ascii="Calibri" w:hAnsi="Calibri"/>
              <w:b w:val="0"/>
              <w:bCs/>
              <w:sz w:val="20"/>
            </w:rPr>
            <w:t>3</w:t>
          </w:r>
          <w:r w:rsidRPr="00962907">
            <w:rPr>
              <w:rFonts w:ascii="Calibri" w:hAnsi="Calibri"/>
              <w:b w:val="0"/>
              <w:bCs/>
              <w:sz w:val="20"/>
            </w:rPr>
            <w:t>R-MCH-25</w:t>
          </w:r>
        </w:p>
      </w:tc>
    </w:tr>
    <w:tr w:rsidR="00C94073" w:rsidRPr="00F85124" w14:paraId="58D532F7" w14:textId="77777777">
      <w:trPr>
        <w:cantSplit/>
        <w:trHeight w:val="288"/>
      </w:trPr>
      <w:tc>
        <w:tcPr>
          <w:tcW w:w="2500" w:type="pct"/>
          <w:tcBorders>
            <w:right w:val="nil"/>
          </w:tcBorders>
        </w:tcPr>
        <w:p w14:paraId="58D532F5" w14:textId="77777777" w:rsidR="00C94073" w:rsidRPr="00962907" w:rsidRDefault="00C94073" w:rsidP="00A62A40">
          <w:pPr>
            <w:tabs>
              <w:tab w:val="right" w:pos="10543"/>
            </w:tabs>
            <w:rPr>
              <w:rFonts w:ascii="Calibri" w:hAnsi="Calibri"/>
              <w:sz w:val="12"/>
              <w:szCs w:val="12"/>
            </w:rPr>
          </w:pPr>
          <w:r w:rsidRPr="00962907">
            <w:rPr>
              <w:rFonts w:ascii="Calibri" w:hAnsi="Calibri"/>
              <w:bCs/>
            </w:rPr>
            <w:t>Refrigerant Charge Verification</w:t>
          </w:r>
          <w:r>
            <w:rPr>
              <w:rFonts w:ascii="Calibri" w:hAnsi="Calibri"/>
              <w:bCs/>
            </w:rPr>
            <w:t xml:space="preserve"> - </w:t>
          </w:r>
          <w:r w:rsidRPr="00A62A40">
            <w:rPr>
              <w:rFonts w:ascii="Calibri" w:hAnsi="Calibri"/>
              <w:bCs/>
            </w:rPr>
            <w:t>MCH-25</w:t>
          </w:r>
          <w:r>
            <w:rPr>
              <w:rFonts w:ascii="Calibri" w:hAnsi="Calibri"/>
              <w:bCs/>
            </w:rPr>
            <w:t>d</w:t>
          </w:r>
        </w:p>
      </w:tc>
      <w:tc>
        <w:tcPr>
          <w:tcW w:w="2500" w:type="pct"/>
          <w:gridSpan w:val="2"/>
          <w:tcBorders>
            <w:left w:val="nil"/>
          </w:tcBorders>
        </w:tcPr>
        <w:p w14:paraId="58D532F6" w14:textId="713C42EC" w:rsidR="00C94073" w:rsidRPr="00962907" w:rsidRDefault="00C94073" w:rsidP="00AF0930">
          <w:pPr>
            <w:tabs>
              <w:tab w:val="right" w:pos="10543"/>
            </w:tabs>
            <w:jc w:val="right"/>
            <w:rPr>
              <w:rFonts w:ascii="Calibri" w:hAnsi="Calibri"/>
              <w:sz w:val="12"/>
              <w:szCs w:val="12"/>
            </w:rPr>
          </w:pPr>
          <w:r w:rsidRPr="00962907">
            <w:rPr>
              <w:rFonts w:ascii="Calibri" w:hAnsi="Calibri"/>
              <w:bCs/>
            </w:rPr>
            <w:t xml:space="preserve">(Page </w:t>
          </w:r>
          <w:r>
            <w:fldChar w:fldCharType="begin"/>
          </w:r>
          <w:r>
            <w:instrText xml:space="preserve"> PAGE   \* MERGEFORMAT </w:instrText>
          </w:r>
          <w:r>
            <w:fldChar w:fldCharType="separate"/>
          </w:r>
          <w:r w:rsidR="002E3EAF" w:rsidRPr="002E3EAF">
            <w:rPr>
              <w:rFonts w:ascii="Calibri" w:hAnsi="Calibri"/>
              <w:bCs/>
              <w:noProof/>
            </w:rPr>
            <w:t>6</w:t>
          </w:r>
          <w:r>
            <w:rPr>
              <w:rFonts w:ascii="Calibri" w:hAnsi="Calibri"/>
              <w:bCs/>
              <w:noProof/>
            </w:rPr>
            <w:fldChar w:fldCharType="end"/>
          </w:r>
          <w:r w:rsidRPr="00962907">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85025C">
            <w:rPr>
              <w:rFonts w:ascii="Calibri" w:hAnsi="Calibri"/>
              <w:bCs/>
              <w:noProof/>
            </w:rPr>
            <w:t>6</w:t>
          </w:r>
          <w:r>
            <w:rPr>
              <w:rFonts w:ascii="Calibri" w:hAnsi="Calibri"/>
              <w:bCs/>
              <w:noProof/>
            </w:rPr>
            <w:fldChar w:fldCharType="end"/>
          </w:r>
          <w:r w:rsidRPr="00962907">
            <w:rPr>
              <w:rFonts w:ascii="Calibri" w:hAnsi="Calibri"/>
              <w:bCs/>
            </w:rPr>
            <w:t>)</w:t>
          </w:r>
        </w:p>
      </w:tc>
    </w:tr>
  </w:tbl>
  <w:p w14:paraId="58D532F8" w14:textId="77777777" w:rsidR="00C94073" w:rsidRDefault="00C94073" w:rsidP="00BA34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Heading2"/>
      <w:lvlText w:val="%1."/>
      <w:lvlJc w:val="left"/>
      <w:pPr>
        <w:tabs>
          <w:tab w:val="num" w:pos="1080"/>
        </w:tabs>
        <w:ind w:left="1080" w:hanging="360"/>
      </w:pPr>
      <w:rPr>
        <w:rFonts w:cs="Times New Roman"/>
      </w:rPr>
    </w:lvl>
  </w:abstractNum>
  <w:abstractNum w:abstractNumId="1" w15:restartNumberingAfterBreak="0">
    <w:nsid w:val="FFFFFF80"/>
    <w:multiLevelType w:val="singleLevel"/>
    <w:tmpl w:val="C91CF59E"/>
    <w:lvl w:ilvl="0">
      <w:start w:val="1"/>
      <w:numFmt w:val="bullet"/>
      <w:pStyle w:val="Heading3"/>
      <w:lvlText w:val=""/>
      <w:lvlJc w:val="left"/>
      <w:pPr>
        <w:tabs>
          <w:tab w:val="num" w:pos="1800"/>
        </w:tabs>
        <w:ind w:left="1800" w:hanging="360"/>
      </w:pPr>
      <w:rPr>
        <w:rFonts w:ascii="Symbol" w:hAnsi="Symbol" w:hint="default"/>
      </w:rPr>
    </w:lvl>
  </w:abstractNum>
  <w:abstractNum w:abstractNumId="2" w15:restartNumberingAfterBreak="0">
    <w:nsid w:val="03871079"/>
    <w:multiLevelType w:val="hybridMultilevel"/>
    <w:tmpl w:val="A64074DA"/>
    <w:lvl w:ilvl="0" w:tplc="065416CA">
      <w:start w:val="1"/>
      <w:numFmt w:val="decimal"/>
      <w:lvlText w:val="%1."/>
      <w:lvlJc w:val="left"/>
      <w:pPr>
        <w:ind w:left="720" w:hanging="360"/>
      </w:pPr>
      <w:rPr>
        <w:rFonts w:ascii="Calibri" w:eastAsia="Times New Roman" w:hAnsi="Calibri" w:cs="Times New Roman" w:hint="default"/>
        <w:sz w:val="24"/>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04F4468C"/>
    <w:multiLevelType w:val="hybridMultilevel"/>
    <w:tmpl w:val="5E2EA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72DE3"/>
    <w:multiLevelType w:val="hybridMultilevel"/>
    <w:tmpl w:val="4A7CF136"/>
    <w:lvl w:ilvl="0" w:tplc="419EDAC8">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6455D8B"/>
    <w:multiLevelType w:val="multilevel"/>
    <w:tmpl w:val="38DE0982"/>
    <w:lvl w:ilvl="0">
      <w:start w:val="2"/>
      <w:numFmt w:val="decimal"/>
      <w:pStyle w:val="ListBullet5"/>
      <w:lvlText w:val="%1."/>
      <w:lvlJc w:val="left"/>
      <w:pPr>
        <w:tabs>
          <w:tab w:val="num" w:pos="-2966"/>
        </w:tabs>
        <w:ind w:left="-3326"/>
      </w:pPr>
      <w:rPr>
        <w:rFonts w:cs="Times New Roman" w:hint="default"/>
      </w:rPr>
    </w:lvl>
    <w:lvl w:ilvl="1">
      <w:start w:val="5"/>
      <w:numFmt w:val="decimal"/>
      <w:lvlText w:val="%1.%2"/>
      <w:lvlJc w:val="left"/>
      <w:pPr>
        <w:tabs>
          <w:tab w:val="num" w:pos="-2606"/>
        </w:tabs>
        <w:ind w:left="-3326"/>
      </w:pPr>
      <w:rPr>
        <w:rFonts w:cs="Times New Roman" w:hint="default"/>
      </w:rPr>
    </w:lvl>
    <w:lvl w:ilvl="2">
      <w:start w:val="1"/>
      <w:numFmt w:val="decimal"/>
      <w:lvlText w:val="%1.%2.%3"/>
      <w:lvlJc w:val="left"/>
      <w:pPr>
        <w:tabs>
          <w:tab w:val="num" w:pos="-2606"/>
        </w:tabs>
        <w:ind w:left="-3326"/>
      </w:pPr>
      <w:rPr>
        <w:rFonts w:cs="Times New Roman" w:hint="default"/>
      </w:rPr>
    </w:lvl>
    <w:lvl w:ilvl="3">
      <w:start w:val="1"/>
      <w:numFmt w:val="decimal"/>
      <w:suff w:val="nothing"/>
      <w:lvlText w:val="%4.1.1.1"/>
      <w:lvlJc w:val="left"/>
      <w:pPr>
        <w:ind w:left="-9972"/>
      </w:pPr>
      <w:rPr>
        <w:rFonts w:cs="Times New Roman" w:hint="default"/>
      </w:rPr>
    </w:lvl>
    <w:lvl w:ilvl="4">
      <w:start w:val="1"/>
      <w:numFmt w:val="none"/>
      <w:suff w:val="nothing"/>
      <w:lvlText w:val=""/>
      <w:lvlJc w:val="left"/>
      <w:pPr>
        <w:ind w:left="-9972"/>
      </w:pPr>
      <w:rPr>
        <w:rFonts w:cs="Times New Roman" w:hint="default"/>
      </w:rPr>
    </w:lvl>
    <w:lvl w:ilvl="5">
      <w:numFmt w:val="decimal"/>
      <w:lvlText w:val="%6"/>
      <w:lvlJc w:val="left"/>
      <w:pPr>
        <w:tabs>
          <w:tab w:val="num" w:pos="-9972"/>
        </w:tabs>
        <w:ind w:left="-9972"/>
      </w:pPr>
      <w:rPr>
        <w:rFonts w:ascii="Times New Roman" w:hAnsi="Times New Roman" w:cs="Times New Roman" w:hint="default"/>
      </w:rPr>
    </w:lvl>
    <w:lvl w:ilvl="6">
      <w:start w:val="1"/>
      <w:numFmt w:val="none"/>
      <w:suff w:val="nothing"/>
      <w:lvlText w:val=""/>
      <w:lvlJc w:val="left"/>
      <w:pPr>
        <w:ind w:left="-9972"/>
      </w:pPr>
      <w:rPr>
        <w:rFonts w:cs="Times New Roman" w:hint="default"/>
      </w:rPr>
    </w:lvl>
    <w:lvl w:ilvl="7">
      <w:start w:val="1"/>
      <w:numFmt w:val="none"/>
      <w:suff w:val="nothing"/>
      <w:lvlText w:val=""/>
      <w:lvlJc w:val="left"/>
      <w:pPr>
        <w:ind w:left="-9972"/>
      </w:pPr>
      <w:rPr>
        <w:rFonts w:cs="Times New Roman" w:hint="default"/>
      </w:rPr>
    </w:lvl>
    <w:lvl w:ilvl="8">
      <w:start w:val="1"/>
      <w:numFmt w:val="none"/>
      <w:suff w:val="nothing"/>
      <w:lvlText w:val=""/>
      <w:lvlJc w:val="left"/>
      <w:pPr>
        <w:ind w:left="-9972"/>
      </w:pPr>
      <w:rPr>
        <w:rFonts w:cs="Times New Roman" w:hint="default"/>
      </w:rPr>
    </w:lvl>
  </w:abstractNum>
  <w:abstractNum w:abstractNumId="6" w15:restartNumberingAfterBreak="0">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4558F3"/>
    <w:multiLevelType w:val="hybridMultilevel"/>
    <w:tmpl w:val="5DF60970"/>
    <w:lvl w:ilvl="0" w:tplc="EDD234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09B5DD5"/>
    <w:multiLevelType w:val="hybridMultilevel"/>
    <w:tmpl w:val="84BCA9C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3E406203"/>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0" w15:restartNumberingAfterBreak="0">
    <w:nsid w:val="43D61C1B"/>
    <w:multiLevelType w:val="hybridMultilevel"/>
    <w:tmpl w:val="CD3CF86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47FF4500"/>
    <w:multiLevelType w:val="hybridMultilevel"/>
    <w:tmpl w:val="C1BCD8C2"/>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2" w15:restartNumberingAfterBreak="0">
    <w:nsid w:val="480A7B92"/>
    <w:multiLevelType w:val="hybridMultilevel"/>
    <w:tmpl w:val="896EC9DE"/>
    <w:lvl w:ilvl="0" w:tplc="EDCA15FC">
      <w:start w:val="1"/>
      <w:numFmt w:val="decimal"/>
      <w:lvlText w:val="%1."/>
      <w:lvlJc w:val="left"/>
      <w:pPr>
        <w:ind w:left="360" w:hanging="360"/>
      </w:pPr>
      <w:rPr>
        <w:rFonts w:cs="Times New Roman" w:hint="default"/>
        <w:sz w:val="18"/>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A862B5E"/>
    <w:multiLevelType w:val="hybridMultilevel"/>
    <w:tmpl w:val="06CAC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A046AB"/>
    <w:multiLevelType w:val="hybridMultilevel"/>
    <w:tmpl w:val="C3E82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B3090A"/>
    <w:multiLevelType w:val="hybridMultilevel"/>
    <w:tmpl w:val="619E6FE0"/>
    <w:lvl w:ilvl="0" w:tplc="3C2E32EE">
      <w:start w:val="1"/>
      <w:numFmt w:val="decimal"/>
      <w:lvlText w:val="%1."/>
      <w:lvlJc w:val="left"/>
      <w:pPr>
        <w:ind w:left="630" w:hanging="360"/>
      </w:pPr>
      <w:rPr>
        <w:rFonts w:cs="Times New Roman" w:hint="default"/>
        <w:sz w:val="18"/>
        <w:szCs w:val="20"/>
      </w:rPr>
    </w:lvl>
    <w:lvl w:ilvl="1" w:tplc="04090003" w:tentative="1">
      <w:start w:val="1"/>
      <w:numFmt w:val="bullet"/>
      <w:lvlText w:val="o"/>
      <w:lvlJc w:val="left"/>
      <w:pPr>
        <w:ind w:left="1350" w:hanging="360"/>
      </w:pPr>
      <w:rPr>
        <w:rFonts w:ascii="Courier New" w:hAnsi="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6" w15:restartNumberingAfterBreak="0">
    <w:nsid w:val="56C64255"/>
    <w:multiLevelType w:val="hybridMultilevel"/>
    <w:tmpl w:val="074EBF8E"/>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57D312C9"/>
    <w:multiLevelType w:val="hybridMultilevel"/>
    <w:tmpl w:val="302C4E2A"/>
    <w:lvl w:ilvl="0" w:tplc="0409000F">
      <w:start w:val="1"/>
      <w:numFmt w:val="decimal"/>
      <w:pStyle w:val="ListNumber3"/>
      <w:lvlText w:val="%1."/>
      <w:lvlJc w:val="left"/>
      <w:pPr>
        <w:tabs>
          <w:tab w:val="num" w:pos="720"/>
        </w:tabs>
        <w:ind w:left="720" w:hanging="36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5E3B591B"/>
    <w:multiLevelType w:val="hybridMultilevel"/>
    <w:tmpl w:val="6B700D4A"/>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6B4F0C59"/>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CA94F9B"/>
    <w:multiLevelType w:val="hybridMultilevel"/>
    <w:tmpl w:val="7292BC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0"/>
  </w:num>
  <w:num w:numId="4">
    <w:abstractNumId w:val="5"/>
  </w:num>
  <w:num w:numId="5">
    <w:abstractNumId w:val="17"/>
  </w:num>
  <w:num w:numId="6">
    <w:abstractNumId w:val="4"/>
  </w:num>
  <w:num w:numId="7">
    <w:abstractNumId w:val="15"/>
  </w:num>
  <w:num w:numId="8">
    <w:abstractNumId w:val="16"/>
  </w:num>
  <w:num w:numId="9">
    <w:abstractNumId w:val="9"/>
  </w:num>
  <w:num w:numId="10">
    <w:abstractNumId w:val="11"/>
  </w:num>
  <w:num w:numId="11">
    <w:abstractNumId w:val="18"/>
  </w:num>
  <w:num w:numId="12">
    <w:abstractNumId w:val="13"/>
  </w:num>
  <w:num w:numId="13">
    <w:abstractNumId w:val="3"/>
  </w:num>
  <w:num w:numId="14">
    <w:abstractNumId w:val="20"/>
  </w:num>
  <w:num w:numId="15">
    <w:abstractNumId w:val="10"/>
  </w:num>
  <w:num w:numId="16">
    <w:abstractNumId w:val="2"/>
  </w:num>
  <w:num w:numId="17">
    <w:abstractNumId w:val="8"/>
  </w:num>
  <w:num w:numId="18">
    <w:abstractNumId w:val="14"/>
  </w:num>
  <w:num w:numId="19">
    <w:abstractNumId w:val="7"/>
  </w:num>
  <w:num w:numId="20">
    <w:abstractNumId w:val="6"/>
  </w:num>
  <w:num w:numId="21">
    <w:abstractNumId w:val="12"/>
  </w:num>
  <w:num w:numId="22">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ocumentProtection w:edit="trackedChanges" w:enforcement="1" w:cryptProviderType="rsaAES" w:cryptAlgorithmClass="hash" w:cryptAlgorithmType="typeAny" w:cryptAlgorithmSid="14" w:cryptSpinCount="100000" w:hash="iA/tCPRitl4WcgsO4O77fPAqCR4i5ZRw8ZNTlWRORKkvGpDYdc1BhZw7WTyEY5uqOyAgHN85L5gErFOj85mQnw==" w:salt="xxLngrMjvxMqNGgzwYkCS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5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0B7"/>
    <w:rsid w:val="00002672"/>
    <w:rsid w:val="00002A5E"/>
    <w:rsid w:val="00005802"/>
    <w:rsid w:val="0000787A"/>
    <w:rsid w:val="00007D1A"/>
    <w:rsid w:val="0001050A"/>
    <w:rsid w:val="00011365"/>
    <w:rsid w:val="00017AC3"/>
    <w:rsid w:val="00033423"/>
    <w:rsid w:val="00037CA9"/>
    <w:rsid w:val="000418E7"/>
    <w:rsid w:val="00041BE3"/>
    <w:rsid w:val="00051A93"/>
    <w:rsid w:val="0005255E"/>
    <w:rsid w:val="00060739"/>
    <w:rsid w:val="00065326"/>
    <w:rsid w:val="0007501D"/>
    <w:rsid w:val="0007566C"/>
    <w:rsid w:val="000757DC"/>
    <w:rsid w:val="000919ED"/>
    <w:rsid w:val="00091E69"/>
    <w:rsid w:val="00094B5B"/>
    <w:rsid w:val="00096535"/>
    <w:rsid w:val="00097C1B"/>
    <w:rsid w:val="000A40BB"/>
    <w:rsid w:val="000A5BAB"/>
    <w:rsid w:val="000A6806"/>
    <w:rsid w:val="000B3815"/>
    <w:rsid w:val="000B449F"/>
    <w:rsid w:val="000C321B"/>
    <w:rsid w:val="000D703E"/>
    <w:rsid w:val="000E1F95"/>
    <w:rsid w:val="000E27BA"/>
    <w:rsid w:val="000E48A5"/>
    <w:rsid w:val="000F4B46"/>
    <w:rsid w:val="000F7116"/>
    <w:rsid w:val="001051E1"/>
    <w:rsid w:val="0010636F"/>
    <w:rsid w:val="00107045"/>
    <w:rsid w:val="00111663"/>
    <w:rsid w:val="001118B4"/>
    <w:rsid w:val="00112118"/>
    <w:rsid w:val="001126A4"/>
    <w:rsid w:val="001377CE"/>
    <w:rsid w:val="0014042F"/>
    <w:rsid w:val="00140978"/>
    <w:rsid w:val="001420A8"/>
    <w:rsid w:val="00142E2D"/>
    <w:rsid w:val="00157956"/>
    <w:rsid w:val="001641B6"/>
    <w:rsid w:val="00175648"/>
    <w:rsid w:val="00184895"/>
    <w:rsid w:val="00191011"/>
    <w:rsid w:val="001919CD"/>
    <w:rsid w:val="00197538"/>
    <w:rsid w:val="001A44BF"/>
    <w:rsid w:val="001B2F74"/>
    <w:rsid w:val="001B33F7"/>
    <w:rsid w:val="001B3B9C"/>
    <w:rsid w:val="001B3F29"/>
    <w:rsid w:val="001B751A"/>
    <w:rsid w:val="001B7886"/>
    <w:rsid w:val="001C1920"/>
    <w:rsid w:val="001C7CA4"/>
    <w:rsid w:val="001D178E"/>
    <w:rsid w:val="001D40A4"/>
    <w:rsid w:val="001D52BB"/>
    <w:rsid w:val="001D6248"/>
    <w:rsid w:val="001D6CBF"/>
    <w:rsid w:val="001E01CD"/>
    <w:rsid w:val="001E7B1D"/>
    <w:rsid w:val="001F041D"/>
    <w:rsid w:val="001F3D34"/>
    <w:rsid w:val="002056C3"/>
    <w:rsid w:val="00206C12"/>
    <w:rsid w:val="002118F4"/>
    <w:rsid w:val="002137F8"/>
    <w:rsid w:val="00221EB2"/>
    <w:rsid w:val="00224D70"/>
    <w:rsid w:val="0023024C"/>
    <w:rsid w:val="00234B19"/>
    <w:rsid w:val="00235B32"/>
    <w:rsid w:val="0023655E"/>
    <w:rsid w:val="0024734D"/>
    <w:rsid w:val="00260D6B"/>
    <w:rsid w:val="00267EE2"/>
    <w:rsid w:val="002709D0"/>
    <w:rsid w:val="00270A0F"/>
    <w:rsid w:val="00271EB8"/>
    <w:rsid w:val="00274167"/>
    <w:rsid w:val="00276DB1"/>
    <w:rsid w:val="002844F1"/>
    <w:rsid w:val="00292701"/>
    <w:rsid w:val="0029791B"/>
    <w:rsid w:val="002A1ED4"/>
    <w:rsid w:val="002A3C77"/>
    <w:rsid w:val="002A4813"/>
    <w:rsid w:val="002A7707"/>
    <w:rsid w:val="002B57AA"/>
    <w:rsid w:val="002C44FD"/>
    <w:rsid w:val="002D7490"/>
    <w:rsid w:val="002E07A1"/>
    <w:rsid w:val="002E1819"/>
    <w:rsid w:val="002E3EAF"/>
    <w:rsid w:val="002E414F"/>
    <w:rsid w:val="002E441C"/>
    <w:rsid w:val="002E4FAF"/>
    <w:rsid w:val="002E76D2"/>
    <w:rsid w:val="002F6A60"/>
    <w:rsid w:val="002F74E4"/>
    <w:rsid w:val="00307FA1"/>
    <w:rsid w:val="00314C8E"/>
    <w:rsid w:val="00323DA9"/>
    <w:rsid w:val="00324C4F"/>
    <w:rsid w:val="00326D8F"/>
    <w:rsid w:val="00331606"/>
    <w:rsid w:val="00337DFA"/>
    <w:rsid w:val="003439A3"/>
    <w:rsid w:val="003456CB"/>
    <w:rsid w:val="003501F5"/>
    <w:rsid w:val="00360445"/>
    <w:rsid w:val="00361776"/>
    <w:rsid w:val="00364371"/>
    <w:rsid w:val="003727FF"/>
    <w:rsid w:val="00393D2F"/>
    <w:rsid w:val="0039740A"/>
    <w:rsid w:val="003A1255"/>
    <w:rsid w:val="003B3803"/>
    <w:rsid w:val="003C20E9"/>
    <w:rsid w:val="003C28DA"/>
    <w:rsid w:val="003C45CD"/>
    <w:rsid w:val="003C4BF1"/>
    <w:rsid w:val="003C583C"/>
    <w:rsid w:val="003C71A6"/>
    <w:rsid w:val="003D6601"/>
    <w:rsid w:val="003E31A0"/>
    <w:rsid w:val="003E31EF"/>
    <w:rsid w:val="003E696D"/>
    <w:rsid w:val="003E6A3B"/>
    <w:rsid w:val="003F6B16"/>
    <w:rsid w:val="00407FBE"/>
    <w:rsid w:val="004144EF"/>
    <w:rsid w:val="00426302"/>
    <w:rsid w:val="00430092"/>
    <w:rsid w:val="00444467"/>
    <w:rsid w:val="00445906"/>
    <w:rsid w:val="0045481D"/>
    <w:rsid w:val="00473B68"/>
    <w:rsid w:val="00482796"/>
    <w:rsid w:val="0048358E"/>
    <w:rsid w:val="004978E7"/>
    <w:rsid w:val="004A02DF"/>
    <w:rsid w:val="004A27DE"/>
    <w:rsid w:val="004A28E6"/>
    <w:rsid w:val="004A798D"/>
    <w:rsid w:val="004B0070"/>
    <w:rsid w:val="004B2C9A"/>
    <w:rsid w:val="004B3802"/>
    <w:rsid w:val="004C166D"/>
    <w:rsid w:val="004C1875"/>
    <w:rsid w:val="004C1B0C"/>
    <w:rsid w:val="004C42AA"/>
    <w:rsid w:val="004D2C92"/>
    <w:rsid w:val="004E4BEE"/>
    <w:rsid w:val="004F3D4C"/>
    <w:rsid w:val="00515F4B"/>
    <w:rsid w:val="00516FAF"/>
    <w:rsid w:val="00527B66"/>
    <w:rsid w:val="00531815"/>
    <w:rsid w:val="0053733B"/>
    <w:rsid w:val="0054347E"/>
    <w:rsid w:val="0055148A"/>
    <w:rsid w:val="00551767"/>
    <w:rsid w:val="00577FA7"/>
    <w:rsid w:val="00580D7F"/>
    <w:rsid w:val="005832DB"/>
    <w:rsid w:val="00583B28"/>
    <w:rsid w:val="00583DAF"/>
    <w:rsid w:val="00585BAC"/>
    <w:rsid w:val="00586D2C"/>
    <w:rsid w:val="00590D10"/>
    <w:rsid w:val="00592026"/>
    <w:rsid w:val="00593BD1"/>
    <w:rsid w:val="00596D7E"/>
    <w:rsid w:val="005B4BA0"/>
    <w:rsid w:val="005C0194"/>
    <w:rsid w:val="005C1273"/>
    <w:rsid w:val="005C1562"/>
    <w:rsid w:val="005C7D08"/>
    <w:rsid w:val="005D4755"/>
    <w:rsid w:val="005D47C1"/>
    <w:rsid w:val="005D49C8"/>
    <w:rsid w:val="005D7E81"/>
    <w:rsid w:val="00601A44"/>
    <w:rsid w:val="0060271A"/>
    <w:rsid w:val="00616DA2"/>
    <w:rsid w:val="00620CBF"/>
    <w:rsid w:val="006239FC"/>
    <w:rsid w:val="00623DFA"/>
    <w:rsid w:val="006257CC"/>
    <w:rsid w:val="006279A3"/>
    <w:rsid w:val="006360E1"/>
    <w:rsid w:val="00651A42"/>
    <w:rsid w:val="00651DB8"/>
    <w:rsid w:val="006616F1"/>
    <w:rsid w:val="00664243"/>
    <w:rsid w:val="00672B28"/>
    <w:rsid w:val="00682D68"/>
    <w:rsid w:val="00685385"/>
    <w:rsid w:val="006858D2"/>
    <w:rsid w:val="00686326"/>
    <w:rsid w:val="006A1076"/>
    <w:rsid w:val="006A66FC"/>
    <w:rsid w:val="006C13DC"/>
    <w:rsid w:val="006C55B6"/>
    <w:rsid w:val="006C75CF"/>
    <w:rsid w:val="006E34E8"/>
    <w:rsid w:val="006F2F97"/>
    <w:rsid w:val="006F7E55"/>
    <w:rsid w:val="00701620"/>
    <w:rsid w:val="00704AE4"/>
    <w:rsid w:val="00706A96"/>
    <w:rsid w:val="00711F33"/>
    <w:rsid w:val="00723FEB"/>
    <w:rsid w:val="007309DA"/>
    <w:rsid w:val="00733A94"/>
    <w:rsid w:val="007377E9"/>
    <w:rsid w:val="00745E2D"/>
    <w:rsid w:val="007503B7"/>
    <w:rsid w:val="00751761"/>
    <w:rsid w:val="00754E5B"/>
    <w:rsid w:val="00777469"/>
    <w:rsid w:val="00777B2F"/>
    <w:rsid w:val="00781EB0"/>
    <w:rsid w:val="00782180"/>
    <w:rsid w:val="00794766"/>
    <w:rsid w:val="0079793E"/>
    <w:rsid w:val="00797C54"/>
    <w:rsid w:val="00797EC8"/>
    <w:rsid w:val="007A01D4"/>
    <w:rsid w:val="007A1ACE"/>
    <w:rsid w:val="007A313D"/>
    <w:rsid w:val="007E02CF"/>
    <w:rsid w:val="007F3DBA"/>
    <w:rsid w:val="007F5E7D"/>
    <w:rsid w:val="00800628"/>
    <w:rsid w:val="00805125"/>
    <w:rsid w:val="008059CB"/>
    <w:rsid w:val="00805A74"/>
    <w:rsid w:val="00806B8E"/>
    <w:rsid w:val="008147ED"/>
    <w:rsid w:val="00815131"/>
    <w:rsid w:val="00815F5F"/>
    <w:rsid w:val="008239EC"/>
    <w:rsid w:val="008244D1"/>
    <w:rsid w:val="0082587D"/>
    <w:rsid w:val="00826DC7"/>
    <w:rsid w:val="00837FDC"/>
    <w:rsid w:val="0085025C"/>
    <w:rsid w:val="00856A4A"/>
    <w:rsid w:val="008637EC"/>
    <w:rsid w:val="0086435F"/>
    <w:rsid w:val="00865FB5"/>
    <w:rsid w:val="00867824"/>
    <w:rsid w:val="0087085B"/>
    <w:rsid w:val="008803E3"/>
    <w:rsid w:val="00887A96"/>
    <w:rsid w:val="00894200"/>
    <w:rsid w:val="008A2098"/>
    <w:rsid w:val="008B4C8F"/>
    <w:rsid w:val="008B5F7E"/>
    <w:rsid w:val="008D3684"/>
    <w:rsid w:val="008E2D10"/>
    <w:rsid w:val="008E515C"/>
    <w:rsid w:val="008F089C"/>
    <w:rsid w:val="008F1377"/>
    <w:rsid w:val="008F3C96"/>
    <w:rsid w:val="008F7A35"/>
    <w:rsid w:val="009079EF"/>
    <w:rsid w:val="00913E23"/>
    <w:rsid w:val="0091654C"/>
    <w:rsid w:val="00920D70"/>
    <w:rsid w:val="009311FE"/>
    <w:rsid w:val="009369AA"/>
    <w:rsid w:val="00941963"/>
    <w:rsid w:val="0094659A"/>
    <w:rsid w:val="0095283A"/>
    <w:rsid w:val="00956023"/>
    <w:rsid w:val="00956C56"/>
    <w:rsid w:val="00956D4E"/>
    <w:rsid w:val="00960073"/>
    <w:rsid w:val="00960443"/>
    <w:rsid w:val="00962907"/>
    <w:rsid w:val="009640C3"/>
    <w:rsid w:val="009640E1"/>
    <w:rsid w:val="00966549"/>
    <w:rsid w:val="00974EB1"/>
    <w:rsid w:val="00975991"/>
    <w:rsid w:val="009835AC"/>
    <w:rsid w:val="00993584"/>
    <w:rsid w:val="00994E79"/>
    <w:rsid w:val="009B1E97"/>
    <w:rsid w:val="009B39AA"/>
    <w:rsid w:val="009D67F4"/>
    <w:rsid w:val="009E21DA"/>
    <w:rsid w:val="009F0C3D"/>
    <w:rsid w:val="009F2292"/>
    <w:rsid w:val="009F44CD"/>
    <w:rsid w:val="00A01C12"/>
    <w:rsid w:val="00A1093E"/>
    <w:rsid w:val="00A15A8D"/>
    <w:rsid w:val="00A160C2"/>
    <w:rsid w:val="00A16520"/>
    <w:rsid w:val="00A20E67"/>
    <w:rsid w:val="00A26CD5"/>
    <w:rsid w:val="00A26E1D"/>
    <w:rsid w:val="00A3199A"/>
    <w:rsid w:val="00A353C9"/>
    <w:rsid w:val="00A43309"/>
    <w:rsid w:val="00A51477"/>
    <w:rsid w:val="00A56DE9"/>
    <w:rsid w:val="00A62A40"/>
    <w:rsid w:val="00A64992"/>
    <w:rsid w:val="00A669D7"/>
    <w:rsid w:val="00A67456"/>
    <w:rsid w:val="00A728D9"/>
    <w:rsid w:val="00A82E8B"/>
    <w:rsid w:val="00A83446"/>
    <w:rsid w:val="00A841BB"/>
    <w:rsid w:val="00AA77B7"/>
    <w:rsid w:val="00AB1C1A"/>
    <w:rsid w:val="00AB436D"/>
    <w:rsid w:val="00AD18B3"/>
    <w:rsid w:val="00AD6D16"/>
    <w:rsid w:val="00AD7633"/>
    <w:rsid w:val="00AD7D80"/>
    <w:rsid w:val="00AF0930"/>
    <w:rsid w:val="00AF14B1"/>
    <w:rsid w:val="00AF6179"/>
    <w:rsid w:val="00B1130B"/>
    <w:rsid w:val="00B15612"/>
    <w:rsid w:val="00B20526"/>
    <w:rsid w:val="00B212D9"/>
    <w:rsid w:val="00B306F6"/>
    <w:rsid w:val="00B33389"/>
    <w:rsid w:val="00B40F13"/>
    <w:rsid w:val="00B47B80"/>
    <w:rsid w:val="00B529CC"/>
    <w:rsid w:val="00B60467"/>
    <w:rsid w:val="00B744FE"/>
    <w:rsid w:val="00B7669D"/>
    <w:rsid w:val="00B818A5"/>
    <w:rsid w:val="00B82BFA"/>
    <w:rsid w:val="00B92920"/>
    <w:rsid w:val="00B92D05"/>
    <w:rsid w:val="00BA34B9"/>
    <w:rsid w:val="00BA7A5A"/>
    <w:rsid w:val="00BB2D2E"/>
    <w:rsid w:val="00BC290E"/>
    <w:rsid w:val="00BC72AF"/>
    <w:rsid w:val="00BD2CCD"/>
    <w:rsid w:val="00BE11B0"/>
    <w:rsid w:val="00BE266E"/>
    <w:rsid w:val="00BE314F"/>
    <w:rsid w:val="00BF0C89"/>
    <w:rsid w:val="00BF79DF"/>
    <w:rsid w:val="00C019D0"/>
    <w:rsid w:val="00C063EB"/>
    <w:rsid w:val="00C07B58"/>
    <w:rsid w:val="00C13A22"/>
    <w:rsid w:val="00C14DA4"/>
    <w:rsid w:val="00C16863"/>
    <w:rsid w:val="00C222D7"/>
    <w:rsid w:val="00C23536"/>
    <w:rsid w:val="00C24001"/>
    <w:rsid w:val="00C301D7"/>
    <w:rsid w:val="00C37569"/>
    <w:rsid w:val="00C446C3"/>
    <w:rsid w:val="00C45324"/>
    <w:rsid w:val="00C461D4"/>
    <w:rsid w:val="00C51152"/>
    <w:rsid w:val="00C52475"/>
    <w:rsid w:val="00C533B1"/>
    <w:rsid w:val="00C621A0"/>
    <w:rsid w:val="00C65938"/>
    <w:rsid w:val="00C76C40"/>
    <w:rsid w:val="00C80250"/>
    <w:rsid w:val="00C8367F"/>
    <w:rsid w:val="00C83B3F"/>
    <w:rsid w:val="00C848CE"/>
    <w:rsid w:val="00C8731F"/>
    <w:rsid w:val="00C94073"/>
    <w:rsid w:val="00C9421C"/>
    <w:rsid w:val="00C949D3"/>
    <w:rsid w:val="00CA1423"/>
    <w:rsid w:val="00CA1B23"/>
    <w:rsid w:val="00CA59D7"/>
    <w:rsid w:val="00CC1E11"/>
    <w:rsid w:val="00CC278E"/>
    <w:rsid w:val="00CC2E67"/>
    <w:rsid w:val="00CC7060"/>
    <w:rsid w:val="00CD342C"/>
    <w:rsid w:val="00CD6746"/>
    <w:rsid w:val="00CD6A85"/>
    <w:rsid w:val="00CE0378"/>
    <w:rsid w:val="00CF3C01"/>
    <w:rsid w:val="00CF5A20"/>
    <w:rsid w:val="00D00D72"/>
    <w:rsid w:val="00D061A6"/>
    <w:rsid w:val="00D158F3"/>
    <w:rsid w:val="00D15CB3"/>
    <w:rsid w:val="00D17B3C"/>
    <w:rsid w:val="00D2016A"/>
    <w:rsid w:val="00D20B47"/>
    <w:rsid w:val="00D249D0"/>
    <w:rsid w:val="00D255CC"/>
    <w:rsid w:val="00D26602"/>
    <w:rsid w:val="00D27697"/>
    <w:rsid w:val="00D34EF7"/>
    <w:rsid w:val="00D41921"/>
    <w:rsid w:val="00D50E7E"/>
    <w:rsid w:val="00D6203D"/>
    <w:rsid w:val="00D6601E"/>
    <w:rsid w:val="00D859CB"/>
    <w:rsid w:val="00DA22E9"/>
    <w:rsid w:val="00DB20ED"/>
    <w:rsid w:val="00DB2699"/>
    <w:rsid w:val="00DB3D21"/>
    <w:rsid w:val="00DC0270"/>
    <w:rsid w:val="00DC0E62"/>
    <w:rsid w:val="00DC0FF9"/>
    <w:rsid w:val="00DC11C0"/>
    <w:rsid w:val="00DC3BD6"/>
    <w:rsid w:val="00DC4523"/>
    <w:rsid w:val="00DC67A2"/>
    <w:rsid w:val="00DD2E7C"/>
    <w:rsid w:val="00DE0C35"/>
    <w:rsid w:val="00DE3CB1"/>
    <w:rsid w:val="00DE7982"/>
    <w:rsid w:val="00DF5DD9"/>
    <w:rsid w:val="00E00874"/>
    <w:rsid w:val="00E02B30"/>
    <w:rsid w:val="00E05304"/>
    <w:rsid w:val="00E122D3"/>
    <w:rsid w:val="00E13C95"/>
    <w:rsid w:val="00E1559D"/>
    <w:rsid w:val="00E24F97"/>
    <w:rsid w:val="00E3079C"/>
    <w:rsid w:val="00E36575"/>
    <w:rsid w:val="00E4127B"/>
    <w:rsid w:val="00E45BD9"/>
    <w:rsid w:val="00E51173"/>
    <w:rsid w:val="00E5766C"/>
    <w:rsid w:val="00E57858"/>
    <w:rsid w:val="00E615E9"/>
    <w:rsid w:val="00E6296C"/>
    <w:rsid w:val="00E653C8"/>
    <w:rsid w:val="00E726FC"/>
    <w:rsid w:val="00EA0D26"/>
    <w:rsid w:val="00EA5B74"/>
    <w:rsid w:val="00EA698C"/>
    <w:rsid w:val="00EB03B7"/>
    <w:rsid w:val="00EB118B"/>
    <w:rsid w:val="00EB6373"/>
    <w:rsid w:val="00EB6A42"/>
    <w:rsid w:val="00EC0116"/>
    <w:rsid w:val="00EC7246"/>
    <w:rsid w:val="00ED1F45"/>
    <w:rsid w:val="00ED33D0"/>
    <w:rsid w:val="00ED7311"/>
    <w:rsid w:val="00EE0AD3"/>
    <w:rsid w:val="00EE3BEC"/>
    <w:rsid w:val="00EE5B1C"/>
    <w:rsid w:val="00EF2691"/>
    <w:rsid w:val="00EF6C66"/>
    <w:rsid w:val="00F05CB4"/>
    <w:rsid w:val="00F068E3"/>
    <w:rsid w:val="00F10187"/>
    <w:rsid w:val="00F10646"/>
    <w:rsid w:val="00F1064B"/>
    <w:rsid w:val="00F11C98"/>
    <w:rsid w:val="00F15555"/>
    <w:rsid w:val="00F16946"/>
    <w:rsid w:val="00F17A20"/>
    <w:rsid w:val="00F3264F"/>
    <w:rsid w:val="00F33F66"/>
    <w:rsid w:val="00F34A1E"/>
    <w:rsid w:val="00F4110B"/>
    <w:rsid w:val="00F4413C"/>
    <w:rsid w:val="00F441BF"/>
    <w:rsid w:val="00F502EF"/>
    <w:rsid w:val="00F51488"/>
    <w:rsid w:val="00F54ACB"/>
    <w:rsid w:val="00F662EE"/>
    <w:rsid w:val="00F719F9"/>
    <w:rsid w:val="00F76A4F"/>
    <w:rsid w:val="00F76C26"/>
    <w:rsid w:val="00F77D48"/>
    <w:rsid w:val="00F85124"/>
    <w:rsid w:val="00F85C25"/>
    <w:rsid w:val="00F86BBB"/>
    <w:rsid w:val="00F90DD2"/>
    <w:rsid w:val="00FB2F89"/>
    <w:rsid w:val="00FB3143"/>
    <w:rsid w:val="00FC2D0C"/>
    <w:rsid w:val="00FC32A7"/>
    <w:rsid w:val="00FD7A8D"/>
    <w:rsid w:val="00FF0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58D53086"/>
  <w15:docId w15:val="{EFFF04D3-8B88-4E42-AAE2-CFC5D119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uiPriority="0" w:qFormat="1"/>
    <w:lsdException w:name="heading 3" w:lock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rPr>
      <w:sz w:val="20"/>
      <w:szCs w:val="20"/>
    </w:rPr>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qFormat/>
    <w:rsid w:val="0094659A"/>
    <w:pPr>
      <w:keepNext/>
      <w:numPr>
        <w:ilvl w:val="1"/>
        <w:numId w:val="1"/>
      </w:numPr>
      <w:pBdr>
        <w:top w:val="single" w:sz="4" w:space="1" w:color="auto"/>
      </w:pBdr>
      <w:tabs>
        <w:tab w:val="clear" w:pos="1080"/>
        <w:tab w:val="num" w:pos="-2606"/>
      </w:tabs>
      <w:spacing w:before="720"/>
      <w:ind w:left="-3326" w:firstLine="0"/>
      <w:outlineLvl w:val="1"/>
    </w:pPr>
    <w:rPr>
      <w:rFonts w:ascii="Arial" w:hAnsi="Arial"/>
      <w:b/>
      <w:i/>
      <w:sz w:val="22"/>
    </w:rPr>
  </w:style>
  <w:style w:type="paragraph" w:styleId="Heading3">
    <w:name w:val="heading 3"/>
    <w:aliases w:val="h3,h31,h32"/>
    <w:basedOn w:val="Normal"/>
    <w:next w:val="Normal"/>
    <w:link w:val="Heading3Char"/>
    <w:uiPriority w:val="99"/>
    <w:qFormat/>
    <w:rsid w:val="0094659A"/>
    <w:pPr>
      <w:keepNext/>
      <w:numPr>
        <w:ilvl w:val="2"/>
        <w:numId w:val="2"/>
      </w:numPr>
      <w:tabs>
        <w:tab w:val="clear" w:pos="1800"/>
        <w:tab w:val="left" w:pos="-2600"/>
        <w:tab w:val="num" w:pos="1080"/>
      </w:tabs>
      <w:spacing w:before="480"/>
      <w:ind w:left="0" w:firstLine="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rsid w:val="00DC67A2"/>
    <w:rPr>
      <w:rFonts w:ascii="Tahoma" w:hAnsi="Tahoma" w:cs="Tahoma"/>
      <w:sz w:val="16"/>
      <w:szCs w:val="16"/>
    </w:rPr>
  </w:style>
  <w:style w:type="character" w:customStyle="1" w:styleId="BalloonTextChar">
    <w:name w:val="Balloon Text Char"/>
    <w:basedOn w:val="DefaultParagraphFont"/>
    <w:uiPriority w:val="99"/>
    <w:semiHidden/>
    <w:rsid w:val="00F359C2"/>
    <w:rPr>
      <w:rFonts w:ascii="Lucida Grande" w:hAnsi="Lucida Grande"/>
      <w:sz w:val="18"/>
      <w:szCs w:val="18"/>
    </w:rPr>
  </w:style>
  <w:style w:type="character" w:customStyle="1" w:styleId="BalloonTextChar0">
    <w:name w:val="Balloon Text Char"/>
    <w:basedOn w:val="DefaultParagraphFont"/>
    <w:uiPriority w:val="99"/>
    <w:semiHidden/>
    <w:rsid w:val="003E52F8"/>
    <w:rPr>
      <w:rFonts w:ascii="Lucida Grande" w:hAnsi="Lucida Grande"/>
      <w:sz w:val="18"/>
      <w:szCs w:val="18"/>
    </w:rPr>
  </w:style>
  <w:style w:type="character" w:customStyle="1" w:styleId="Heading1Char">
    <w:name w:val="Heading 1 Char"/>
    <w:basedOn w:val="DefaultParagraphFont"/>
    <w:link w:val="Heading1"/>
    <w:uiPriority w:val="99"/>
    <w:locked/>
    <w:rsid w:val="00DC67A2"/>
    <w:rPr>
      <w:rFonts w:cs="Times New Roman"/>
      <w:b/>
      <w:sz w:val="30"/>
    </w:rPr>
  </w:style>
  <w:style w:type="character" w:customStyle="1" w:styleId="Heading2Char">
    <w:name w:val="Heading 2 Char"/>
    <w:aliases w:val="h2 Char,h21 Char,h22 Char"/>
    <w:basedOn w:val="DefaultParagraphFont"/>
    <w:link w:val="Heading2"/>
    <w:uiPriority w:val="99"/>
    <w:locked/>
    <w:rsid w:val="006360E1"/>
    <w:rPr>
      <w:rFonts w:ascii="Arial" w:hAnsi="Arial"/>
      <w:b/>
      <w:i/>
      <w:szCs w:val="20"/>
    </w:rPr>
  </w:style>
  <w:style w:type="character" w:customStyle="1" w:styleId="Heading3Char">
    <w:name w:val="Heading 3 Char"/>
    <w:aliases w:val="h3 Char,h31 Char,h32 Char"/>
    <w:basedOn w:val="DefaultParagraphFont"/>
    <w:link w:val="Heading3"/>
    <w:uiPriority w:val="99"/>
    <w:locked/>
    <w:rsid w:val="00DC67A2"/>
    <w:rPr>
      <w:rFonts w:ascii="Arial Black" w:hAnsi="Arial Black"/>
      <w:szCs w:val="20"/>
    </w:rPr>
  </w:style>
  <w:style w:type="paragraph" w:customStyle="1" w:styleId="Style2">
    <w:name w:val="Style2"/>
    <w:basedOn w:val="Normal"/>
    <w:uiPriority w:val="99"/>
    <w:rsid w:val="00DC67A2"/>
    <w:pPr>
      <w:spacing w:before="120"/>
    </w:pPr>
  </w:style>
  <w:style w:type="paragraph" w:customStyle="1" w:styleId="Style3">
    <w:name w:val="Style3"/>
    <w:basedOn w:val="Normal"/>
    <w:autoRedefine/>
    <w:uiPriority w:val="99"/>
    <w:rsid w:val="00DC67A2"/>
    <w:pPr>
      <w:spacing w:before="120"/>
    </w:pPr>
  </w:style>
  <w:style w:type="paragraph" w:customStyle="1" w:styleId="Style4">
    <w:name w:val="Style4"/>
    <w:basedOn w:val="Normal"/>
    <w:uiPriority w:val="99"/>
    <w:rsid w:val="00DC67A2"/>
    <w:pPr>
      <w:tabs>
        <w:tab w:val="num" w:pos="720"/>
      </w:tabs>
      <w:spacing w:before="120"/>
      <w:ind w:left="720" w:hanging="360"/>
    </w:pPr>
    <w:rPr>
      <w:sz w:val="22"/>
    </w:rPr>
  </w:style>
  <w:style w:type="paragraph" w:customStyle="1" w:styleId="Style5">
    <w:name w:val="Style5"/>
    <w:basedOn w:val="Normal"/>
    <w:autoRedefine/>
    <w:uiPriority w:val="99"/>
    <w:rsid w:val="00DC67A2"/>
    <w:pPr>
      <w:spacing w:before="120"/>
    </w:pPr>
    <w:rPr>
      <w:sz w:val="22"/>
    </w:rPr>
  </w:style>
  <w:style w:type="paragraph" w:customStyle="1" w:styleId="Style6">
    <w:name w:val="Style6"/>
    <w:basedOn w:val="Normal"/>
    <w:uiPriority w:val="99"/>
    <w:rsid w:val="00DC67A2"/>
    <w:pPr>
      <w:spacing w:before="120"/>
    </w:pPr>
    <w:rPr>
      <w:sz w:val="22"/>
      <w:szCs w:val="22"/>
    </w:rPr>
  </w:style>
  <w:style w:type="paragraph" w:customStyle="1" w:styleId="Style8">
    <w:name w:val="Style8"/>
    <w:basedOn w:val="Heading2"/>
    <w:uiPriority w:val="99"/>
    <w:rsid w:val="00DC67A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C67A2"/>
    <w:pPr>
      <w:pBdr>
        <w:top w:val="single" w:sz="4" w:space="1" w:color="auto"/>
      </w:pBdr>
      <w:tabs>
        <w:tab w:val="center" w:pos="4320"/>
        <w:tab w:val="right" w:pos="10620"/>
      </w:tabs>
    </w:pPr>
    <w:rPr>
      <w:i/>
    </w:rPr>
  </w:style>
  <w:style w:type="character" w:customStyle="1" w:styleId="FooterChar">
    <w:name w:val="Footer Char"/>
    <w:basedOn w:val="DefaultParagraphFont"/>
    <w:link w:val="Footer"/>
    <w:uiPriority w:val="99"/>
    <w:locked/>
    <w:rsid w:val="00DC67A2"/>
    <w:rPr>
      <w:rFonts w:cs="Times New Roman"/>
      <w: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numPr>
        <w:numId w:val="4"/>
      </w:numPr>
      <w:tabs>
        <w:tab w:val="clear"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DC67A2"/>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DC67A2"/>
    <w:rPr>
      <w:rFonts w:cs="Times New Roman"/>
      <w:b/>
      <w:bCs/>
    </w:rPr>
  </w:style>
  <w:style w:type="paragraph" w:styleId="Header">
    <w:name w:val="header"/>
    <w:basedOn w:val="Normal"/>
    <w:link w:val="HeaderChar"/>
    <w:uiPriority w:val="99"/>
    <w:rsid w:val="00DC67A2"/>
    <w:pPr>
      <w:tabs>
        <w:tab w:val="center" w:pos="4320"/>
        <w:tab w:val="right" w:pos="8640"/>
      </w:tabs>
    </w:pPr>
  </w:style>
  <w:style w:type="character" w:customStyle="1" w:styleId="HeaderChar">
    <w:name w:val="Header Char"/>
    <w:basedOn w:val="DefaultParagraphFont"/>
    <w:link w:val="Header"/>
    <w:uiPriority w:val="99"/>
    <w:locked/>
    <w:rsid w:val="00DC67A2"/>
    <w:rPr>
      <w:rFonts w:cs="Times New Roman"/>
    </w:rPr>
  </w:style>
  <w:style w:type="paragraph" w:styleId="FootnoteText">
    <w:name w:val="footnote text"/>
    <w:basedOn w:val="Normal"/>
    <w:link w:val="FootnoteTextChar"/>
    <w:uiPriority w:val="99"/>
    <w:semiHidden/>
    <w:rsid w:val="00DC67A2"/>
  </w:style>
  <w:style w:type="character" w:customStyle="1" w:styleId="FootnoteTextChar">
    <w:name w:val="Footnote Text Char"/>
    <w:basedOn w:val="DefaultParagraphFont"/>
    <w:link w:val="FootnoteText"/>
    <w:uiPriority w:val="99"/>
    <w:semiHidden/>
    <w:locked/>
    <w:rsid w:val="006360E1"/>
    <w:rPr>
      <w:rFonts w:cs="Times New Roman"/>
      <w:sz w:val="20"/>
      <w:szCs w:val="20"/>
    </w:rPr>
  </w:style>
  <w:style w:type="paragraph" w:styleId="ListNumber3">
    <w:name w:val="List Number 3"/>
    <w:basedOn w:val="Normal"/>
    <w:uiPriority w:val="99"/>
    <w:rsid w:val="00DC67A2"/>
    <w:pPr>
      <w:numPr>
        <w:numId w:val="5"/>
      </w:numPr>
      <w:tabs>
        <w:tab w:val="clear" w:pos="720"/>
        <w:tab w:val="num" w:pos="1080"/>
      </w:tabs>
      <w:ind w:left="1080"/>
    </w:pPr>
  </w:style>
  <w:style w:type="paragraph" w:customStyle="1" w:styleId="doublelineabove">
    <w:name w:val="double line above"/>
    <w:basedOn w:val="Normal"/>
    <w:uiPriority w:val="99"/>
    <w:rsid w:val="00DC67A2"/>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DC67A2"/>
    <w:pPr>
      <w:widowControl w:val="0"/>
      <w:tabs>
        <w:tab w:val="left" w:pos="357"/>
      </w:tabs>
      <w:spacing w:line="255" w:lineRule="atLeast"/>
      <w:ind w:left="1083" w:hanging="357"/>
    </w:pPr>
    <w:rPr>
      <w:sz w:val="24"/>
    </w:rPr>
  </w:style>
  <w:style w:type="paragraph" w:styleId="BlockText">
    <w:name w:val="Block Text"/>
    <w:basedOn w:val="Normal"/>
    <w:uiPriority w:val="99"/>
    <w:rsid w:val="00DC67A2"/>
    <w:pPr>
      <w:spacing w:after="120"/>
      <w:ind w:left="1440" w:right="1440"/>
    </w:pPr>
  </w:style>
  <w:style w:type="character" w:customStyle="1" w:styleId="BalloonTextChar1">
    <w:name w:val="Balloon Text Char1"/>
    <w:basedOn w:val="DefaultParagraphFont"/>
    <w:link w:val="BalloonText"/>
    <w:uiPriority w:val="99"/>
    <w:semiHidden/>
    <w:locked/>
    <w:rsid w:val="006360E1"/>
    <w:rPr>
      <w:rFonts w:cs="Times New Roman"/>
      <w:sz w:val="2"/>
    </w:rPr>
  </w:style>
  <w:style w:type="character" w:styleId="CommentReference">
    <w:name w:val="annotation reference"/>
    <w:basedOn w:val="DefaultParagraphFont"/>
    <w:uiPriority w:val="99"/>
    <w:semiHidden/>
    <w:rsid w:val="00DC67A2"/>
    <w:rPr>
      <w:rFonts w:cs="Times New Roman"/>
      <w:sz w:val="16"/>
      <w:szCs w:val="16"/>
    </w:rPr>
  </w:style>
  <w:style w:type="paragraph" w:styleId="Revision">
    <w:name w:val="Revision"/>
    <w:hidden/>
    <w:uiPriority w:val="99"/>
    <w:semiHidden/>
    <w:rsid w:val="00DC67A2"/>
    <w:rPr>
      <w:sz w:val="20"/>
      <w:szCs w:val="20"/>
    </w:rPr>
  </w:style>
  <w:style w:type="table" w:styleId="TableGrid">
    <w:name w:val="Table Grid"/>
    <w:basedOn w:val="TableNormal"/>
    <w:uiPriority w:val="99"/>
    <w:rsid w:val="00DC67A2"/>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DC67A2"/>
    <w:rPr>
      <w:rFonts w:cs="Times New Roman"/>
      <w:i/>
      <w:iCs/>
    </w:rPr>
  </w:style>
  <w:style w:type="paragraph" w:customStyle="1" w:styleId="Style1">
    <w:name w:val="Style1"/>
    <w:link w:val="Style1Char"/>
    <w:uiPriority w:val="99"/>
    <w:rsid w:val="00DC67A2"/>
    <w:rPr>
      <w:b/>
      <w:sz w:val="20"/>
      <w:szCs w:val="24"/>
    </w:rPr>
  </w:style>
  <w:style w:type="character" w:customStyle="1" w:styleId="Style1Char">
    <w:name w:val="Style1 Char"/>
    <w:basedOn w:val="DefaultParagraphFont"/>
    <w:link w:val="Style1"/>
    <w:uiPriority w:val="99"/>
    <w:locked/>
    <w:rsid w:val="00DC67A2"/>
    <w:rPr>
      <w:rFonts w:cs="Times New Roman"/>
      <w:b/>
      <w:sz w:val="24"/>
      <w:szCs w:val="24"/>
      <w:lang w:val="en-US" w:eastAsia="en-US" w:bidi="ar-SA"/>
    </w:rPr>
  </w:style>
  <w:style w:type="paragraph" w:styleId="ListParagraph">
    <w:name w:val="List Paragraph"/>
    <w:basedOn w:val="Normal"/>
    <w:uiPriority w:val="99"/>
    <w:qFormat/>
    <w:rsid w:val="00DC67A2"/>
    <w:pPr>
      <w:ind w:left="720"/>
      <w:contextualSpacing/>
    </w:pPr>
  </w:style>
  <w:style w:type="paragraph" w:customStyle="1" w:styleId="cf6rfooter20081113">
    <w:name w:val="cf6rfooter20081113"/>
    <w:basedOn w:val="Footer"/>
    <w:link w:val="cf6rfooter20081113Char"/>
    <w:uiPriority w:val="99"/>
    <w:rsid w:val="00DC67A2"/>
    <w:pPr>
      <w:tabs>
        <w:tab w:val="clear" w:pos="10620"/>
        <w:tab w:val="right" w:pos="9900"/>
      </w:tabs>
    </w:pPr>
  </w:style>
  <w:style w:type="character" w:customStyle="1" w:styleId="cf6rfooter20081113Char">
    <w:name w:val="cf6rfooter20081113 Char"/>
    <w:basedOn w:val="FooterChar"/>
    <w:link w:val="cf6rfooter20081113"/>
    <w:uiPriority w:val="99"/>
    <w:locked/>
    <w:rsid w:val="00DC67A2"/>
    <w:rPr>
      <w:rFonts w:cs="Times New Roman"/>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F47EF7D-5671-4404-908E-41B5B8E8A80A}">
  <ds:schemaRefs>
    <ds:schemaRef ds:uri="http://purl.org/dc/terms/"/>
    <ds:schemaRef ds:uri="http://schemas.microsoft.com/office/2006/metadata/properties"/>
    <ds:schemaRef ds:uri="http://purl.org/dc/elements/1.1/"/>
    <ds:schemaRef ds:uri="http://purl.org/dc/dcmitype/"/>
    <ds:schemaRef ds:uri="http://schemas.openxmlformats.org/package/2006/metadata/core-properties"/>
    <ds:schemaRef ds:uri="http://schemas.microsoft.com/office/2006/documentManagement/types"/>
    <ds:schemaRef ds:uri="785685f2-c2e1-4352-89aa-3faca8eaba52"/>
    <ds:schemaRef ds:uri="http://www.w3.org/XML/1998/namespace"/>
    <ds:schemaRef ds:uri="http://schemas.microsoft.com/office/infopath/2007/PartnerControls"/>
    <ds:schemaRef ds:uri="5067c814-4b34-462c-a21d-c185ff6548d2"/>
  </ds:schemaRefs>
</ds:datastoreItem>
</file>

<file path=customXml/itemProps2.xml><?xml version="1.0" encoding="utf-8"?>
<ds:datastoreItem xmlns:ds="http://schemas.openxmlformats.org/officeDocument/2006/customXml" ds:itemID="{2A799BC6-2A49-4B5A-8594-5219C0225FDA}">
  <ds:schemaRefs>
    <ds:schemaRef ds:uri="http://schemas.openxmlformats.org/officeDocument/2006/bibliography"/>
  </ds:schemaRefs>
</ds:datastoreItem>
</file>

<file path=customXml/itemProps3.xml><?xml version="1.0" encoding="utf-8"?>
<ds:datastoreItem xmlns:ds="http://schemas.openxmlformats.org/officeDocument/2006/customXml" ds:itemID="{16434BC5-07E2-4B5D-AE20-2CD81AFCE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412668-A542-43F1-9169-E2F96242C3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11</Pages>
  <Words>4611</Words>
  <Characters>26286</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dtam</dc:creator>
  <cp:lastModifiedBy>Geiser, Che@Energy</cp:lastModifiedBy>
  <cp:revision>12</cp:revision>
  <cp:lastPrinted>2013-05-28T17:44:00Z</cp:lastPrinted>
  <dcterms:created xsi:type="dcterms:W3CDTF">2020-03-06T16:47:00Z</dcterms:created>
  <dcterms:modified xsi:type="dcterms:W3CDTF">2022-04-11T20:55:00Z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