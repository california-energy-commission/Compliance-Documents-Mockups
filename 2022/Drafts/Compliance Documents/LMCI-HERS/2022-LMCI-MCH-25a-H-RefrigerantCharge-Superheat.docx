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D7232" w:rsidRPr="0083610D" w14:paraId="11F90BAF" w14:textId="77777777" w:rsidTr="4C02A4EF">
        <w:trPr>
          <w:cantSplit/>
          <w:trHeight w:val="449"/>
        </w:trPr>
        <w:tc>
          <w:tcPr>
            <w:tcW w:w="5000" w:type="pct"/>
            <w:gridSpan w:val="3"/>
          </w:tcPr>
          <w:p w14:paraId="11F90BAD" w14:textId="7512802C" w:rsidR="00ED7232" w:rsidRPr="0083610D" w:rsidRDefault="00ED7232" w:rsidP="4C02A4EF">
            <w:pPr>
              <w:rPr>
                <w:rFonts w:ascii="Calibri" w:hAnsi="Calibri"/>
                <w:b/>
                <w:bCs/>
              </w:rPr>
            </w:pPr>
            <w:r w:rsidRPr="4C02A4EF">
              <w:rPr>
                <w:rFonts w:ascii="Calibri" w:hAnsi="Calibri"/>
                <w:b/>
                <w:bCs/>
              </w:rPr>
              <w:t>A. System Information</w:t>
            </w:r>
          </w:p>
          <w:p w14:paraId="11F90BAE" w14:textId="77777777" w:rsidR="00ED7232" w:rsidRPr="00DC2134" w:rsidRDefault="00ED7232" w:rsidP="00F77A0A">
            <w:pPr>
              <w:rPr>
                <w:rFonts w:ascii="Calibri" w:hAnsi="Calibri"/>
              </w:rPr>
            </w:pPr>
            <w:r w:rsidRPr="00DC2134">
              <w:rPr>
                <w:rFonts w:ascii="Calibri" w:hAnsi="Calibri"/>
              </w:rPr>
              <w:t>Each system requiring refrigerant charge verification will be documented on a separate certificate.</w:t>
            </w:r>
          </w:p>
        </w:tc>
      </w:tr>
      <w:tr w:rsidR="00ED7232" w:rsidRPr="0083610D" w14:paraId="11F90BB3" w14:textId="77777777" w:rsidTr="4C02A4EF">
        <w:trPr>
          <w:cantSplit/>
          <w:trHeight w:val="360"/>
        </w:trPr>
        <w:tc>
          <w:tcPr>
            <w:tcW w:w="288" w:type="pct"/>
            <w:vAlign w:val="center"/>
          </w:tcPr>
          <w:p w14:paraId="11F90BB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01</w:t>
            </w:r>
          </w:p>
        </w:tc>
        <w:tc>
          <w:tcPr>
            <w:tcW w:w="2212" w:type="pct"/>
            <w:vAlign w:val="center"/>
          </w:tcPr>
          <w:p w14:paraId="11F90BB1" w14:textId="262B4293"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Identification or Name</w:t>
            </w:r>
          </w:p>
        </w:tc>
        <w:tc>
          <w:tcPr>
            <w:tcW w:w="2500" w:type="pct"/>
          </w:tcPr>
          <w:p w14:paraId="11F90BB2"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B7" w14:textId="77777777" w:rsidTr="4C02A4EF">
        <w:trPr>
          <w:cantSplit/>
          <w:trHeight w:val="360"/>
        </w:trPr>
        <w:tc>
          <w:tcPr>
            <w:tcW w:w="288" w:type="pct"/>
            <w:vAlign w:val="center"/>
          </w:tcPr>
          <w:p w14:paraId="11F90BB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02</w:t>
            </w:r>
          </w:p>
        </w:tc>
        <w:tc>
          <w:tcPr>
            <w:tcW w:w="2212" w:type="pct"/>
            <w:vAlign w:val="center"/>
          </w:tcPr>
          <w:p w14:paraId="11F90BB5" w14:textId="0AA507DF"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Location or Area Served</w:t>
            </w:r>
          </w:p>
        </w:tc>
        <w:tc>
          <w:tcPr>
            <w:tcW w:w="2500" w:type="pct"/>
          </w:tcPr>
          <w:p w14:paraId="11F90BB6" w14:textId="77777777" w:rsidR="00ED7232" w:rsidRPr="0083610D" w:rsidRDefault="00ED7232" w:rsidP="00ED7232">
            <w:pPr>
              <w:spacing w:after="60"/>
              <w:rPr>
                <w:rFonts w:ascii="Calibri" w:hAnsi="Calibri"/>
              </w:rPr>
            </w:pPr>
          </w:p>
        </w:tc>
      </w:tr>
      <w:tr w:rsidR="00ED7232" w:rsidRPr="0083610D" w14:paraId="11F90BBB" w14:textId="77777777" w:rsidTr="4C02A4EF">
        <w:trPr>
          <w:cantSplit/>
          <w:trHeight w:val="360"/>
        </w:trPr>
        <w:tc>
          <w:tcPr>
            <w:tcW w:w="288" w:type="pct"/>
            <w:vAlign w:val="center"/>
          </w:tcPr>
          <w:p w14:paraId="11F90BB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03</w:t>
            </w:r>
          </w:p>
        </w:tc>
        <w:tc>
          <w:tcPr>
            <w:tcW w:w="2212" w:type="pct"/>
            <w:vAlign w:val="center"/>
          </w:tcPr>
          <w:p w14:paraId="11F90BB9" w14:textId="1FC9B8E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ake or </w:t>
            </w:r>
            <w:r w:rsidR="00526FC1">
              <w:rPr>
                <w:rFonts w:ascii="Calibri" w:hAnsi="Calibri"/>
              </w:rPr>
              <w:t>B</w:t>
            </w:r>
            <w:r w:rsidRPr="0083610D">
              <w:rPr>
                <w:rFonts w:ascii="Calibri" w:hAnsi="Calibri"/>
              </w:rPr>
              <w:t>rand</w:t>
            </w:r>
          </w:p>
        </w:tc>
        <w:tc>
          <w:tcPr>
            <w:tcW w:w="2500" w:type="pct"/>
          </w:tcPr>
          <w:p w14:paraId="11F90BBA" w14:textId="77777777" w:rsidR="00ED7232" w:rsidRPr="0083610D" w:rsidRDefault="00ED7232" w:rsidP="00ED7232">
            <w:pPr>
              <w:spacing w:after="60"/>
              <w:rPr>
                <w:rFonts w:ascii="Calibri" w:hAnsi="Calibri"/>
              </w:rPr>
            </w:pPr>
          </w:p>
        </w:tc>
      </w:tr>
      <w:tr w:rsidR="00ED7232" w:rsidRPr="0083610D" w14:paraId="11F90BBF" w14:textId="77777777" w:rsidTr="4C02A4EF">
        <w:trPr>
          <w:cantSplit/>
          <w:trHeight w:val="360"/>
        </w:trPr>
        <w:tc>
          <w:tcPr>
            <w:tcW w:w="288" w:type="pct"/>
            <w:vAlign w:val="center"/>
          </w:tcPr>
          <w:p w14:paraId="11F90BB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04</w:t>
            </w:r>
          </w:p>
        </w:tc>
        <w:tc>
          <w:tcPr>
            <w:tcW w:w="2212" w:type="pct"/>
            <w:vAlign w:val="center"/>
          </w:tcPr>
          <w:p w14:paraId="11F90BBD" w14:textId="18C85722"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odel </w:t>
            </w:r>
            <w:r w:rsidR="00526FC1">
              <w:rPr>
                <w:rFonts w:ascii="Calibri" w:hAnsi="Calibri"/>
              </w:rPr>
              <w:t>N</w:t>
            </w:r>
            <w:r w:rsidRPr="0083610D">
              <w:rPr>
                <w:rFonts w:ascii="Calibri" w:hAnsi="Calibri"/>
              </w:rPr>
              <w:t>umber</w:t>
            </w:r>
          </w:p>
        </w:tc>
        <w:tc>
          <w:tcPr>
            <w:tcW w:w="2500" w:type="pct"/>
          </w:tcPr>
          <w:p w14:paraId="11F90BBE" w14:textId="77777777" w:rsidR="00ED7232" w:rsidRPr="0083610D" w:rsidRDefault="00ED7232" w:rsidP="00ED7232">
            <w:pPr>
              <w:spacing w:after="60"/>
              <w:rPr>
                <w:rFonts w:ascii="Calibri" w:hAnsi="Calibri"/>
              </w:rPr>
            </w:pPr>
          </w:p>
        </w:tc>
      </w:tr>
      <w:tr w:rsidR="00ED7232" w:rsidRPr="0083610D" w14:paraId="11F90BC3" w14:textId="77777777" w:rsidTr="4C02A4EF">
        <w:trPr>
          <w:cantSplit/>
          <w:trHeight w:val="360"/>
        </w:trPr>
        <w:tc>
          <w:tcPr>
            <w:tcW w:w="288" w:type="pct"/>
            <w:vAlign w:val="center"/>
          </w:tcPr>
          <w:p w14:paraId="11F90BC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05</w:t>
            </w:r>
          </w:p>
        </w:tc>
        <w:tc>
          <w:tcPr>
            <w:tcW w:w="2212" w:type="pct"/>
            <w:vAlign w:val="center"/>
          </w:tcPr>
          <w:p w14:paraId="11F90BC1" w14:textId="58C37091" w:rsidR="00ED7232" w:rsidRPr="0083610D" w:rsidRDefault="00ED7232" w:rsidP="00526FC1">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BC2" w14:textId="77777777" w:rsidR="00ED7232" w:rsidRPr="0083610D" w:rsidRDefault="00ED7232" w:rsidP="00ED7232">
            <w:pPr>
              <w:spacing w:after="60"/>
              <w:rPr>
                <w:rFonts w:ascii="Calibri" w:hAnsi="Calibri"/>
              </w:rPr>
            </w:pPr>
          </w:p>
        </w:tc>
      </w:tr>
      <w:tr w:rsidR="00ED7232" w:rsidRPr="0083610D" w14:paraId="11F90BC7" w14:textId="77777777" w:rsidTr="4C02A4EF">
        <w:trPr>
          <w:cantSplit/>
          <w:trHeight w:val="360"/>
        </w:trPr>
        <w:tc>
          <w:tcPr>
            <w:tcW w:w="288" w:type="pct"/>
            <w:vAlign w:val="center"/>
          </w:tcPr>
          <w:p w14:paraId="11F90BC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06</w:t>
            </w:r>
          </w:p>
        </w:tc>
        <w:tc>
          <w:tcPr>
            <w:tcW w:w="2212" w:type="pct"/>
            <w:vAlign w:val="center"/>
          </w:tcPr>
          <w:p w14:paraId="11F90BC5" w14:textId="5CC253E0"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S</w:t>
            </w:r>
            <w:r w:rsidRPr="0083610D">
              <w:rPr>
                <w:rFonts w:ascii="Calibri" w:hAnsi="Calibri"/>
              </w:rPr>
              <w:t xml:space="preserve">erial </w:t>
            </w:r>
            <w:r w:rsidR="00526FC1">
              <w:rPr>
                <w:rFonts w:ascii="Calibri" w:hAnsi="Calibri"/>
              </w:rPr>
              <w:t>N</w:t>
            </w:r>
            <w:r w:rsidRPr="0083610D">
              <w:rPr>
                <w:rFonts w:ascii="Calibri" w:hAnsi="Calibri"/>
              </w:rPr>
              <w:t>umber</w:t>
            </w:r>
          </w:p>
        </w:tc>
        <w:tc>
          <w:tcPr>
            <w:tcW w:w="2500" w:type="pct"/>
          </w:tcPr>
          <w:p w14:paraId="11F90BC6" w14:textId="77777777" w:rsidR="00ED7232" w:rsidRPr="0083610D" w:rsidRDefault="00ED7232" w:rsidP="00ED7232">
            <w:pPr>
              <w:spacing w:after="60"/>
              <w:rPr>
                <w:rFonts w:ascii="Calibri" w:hAnsi="Calibri"/>
              </w:rPr>
            </w:pPr>
          </w:p>
        </w:tc>
      </w:tr>
      <w:tr w:rsidR="00ED7232" w:rsidRPr="0083610D" w14:paraId="11F90BCB" w14:textId="77777777" w:rsidTr="4C02A4EF">
        <w:trPr>
          <w:cantSplit/>
          <w:trHeight w:val="360"/>
        </w:trPr>
        <w:tc>
          <w:tcPr>
            <w:tcW w:w="288" w:type="pct"/>
            <w:vAlign w:val="center"/>
          </w:tcPr>
          <w:p w14:paraId="11F90BC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07</w:t>
            </w:r>
          </w:p>
        </w:tc>
        <w:tc>
          <w:tcPr>
            <w:tcW w:w="2212" w:type="pct"/>
            <w:vAlign w:val="center"/>
          </w:tcPr>
          <w:p w14:paraId="11F90BC9" w14:textId="2618931D" w:rsidR="00ED7232" w:rsidRPr="0083610D" w:rsidRDefault="00ED7232" w:rsidP="00526FC1">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BCA"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CF" w14:textId="77777777" w:rsidTr="4C02A4EF">
        <w:trPr>
          <w:cantSplit/>
          <w:trHeight w:val="360"/>
        </w:trPr>
        <w:tc>
          <w:tcPr>
            <w:tcW w:w="288" w:type="pct"/>
            <w:vAlign w:val="center"/>
          </w:tcPr>
          <w:p w14:paraId="11F90BC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08</w:t>
            </w:r>
          </w:p>
        </w:tc>
        <w:tc>
          <w:tcPr>
            <w:tcW w:w="2212" w:type="pct"/>
            <w:vAlign w:val="center"/>
          </w:tcPr>
          <w:p w14:paraId="11F90BCD" w14:textId="17D0981A" w:rsidR="00ED7232" w:rsidRPr="0083610D" w:rsidRDefault="00ED7232" w:rsidP="00526FC1">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BCE" w14:textId="77777777" w:rsidR="00ED7232" w:rsidRPr="0083610D" w:rsidRDefault="00ED7232" w:rsidP="00ED7232">
            <w:pPr>
              <w:spacing w:after="60"/>
              <w:rPr>
                <w:rFonts w:ascii="Calibri" w:hAnsi="Calibri"/>
              </w:rPr>
            </w:pPr>
          </w:p>
        </w:tc>
      </w:tr>
      <w:tr w:rsidR="00CE34AE" w:rsidRPr="0083610D" w14:paraId="468B25F6" w14:textId="77777777" w:rsidTr="4C02A4EF">
        <w:trPr>
          <w:cantSplit/>
          <w:trHeight w:val="360"/>
        </w:trPr>
        <w:tc>
          <w:tcPr>
            <w:tcW w:w="288" w:type="pct"/>
            <w:vAlign w:val="center"/>
          </w:tcPr>
          <w:p w14:paraId="528D20A7" w14:textId="633C1FF6" w:rsidR="00CE34AE" w:rsidRPr="0083610D" w:rsidRDefault="00CE34AE" w:rsidP="00F77A0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B2A812F" w14:textId="3867EBBF" w:rsidR="00CE34AE" w:rsidRDefault="00CE34AE" w:rsidP="00526FC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8AAABBB" w14:textId="77777777" w:rsidR="00CE34AE" w:rsidRPr="0083610D" w:rsidRDefault="00CE34AE" w:rsidP="00ED7232">
            <w:pPr>
              <w:spacing w:after="60"/>
              <w:rPr>
                <w:rFonts w:ascii="Calibri" w:hAnsi="Calibri"/>
              </w:rPr>
            </w:pPr>
          </w:p>
        </w:tc>
      </w:tr>
      <w:tr w:rsidR="00ED7232" w:rsidRPr="0083610D" w14:paraId="11F90BD3" w14:textId="77777777" w:rsidTr="4C02A4EF">
        <w:trPr>
          <w:cantSplit/>
          <w:trHeight w:val="360"/>
        </w:trPr>
        <w:tc>
          <w:tcPr>
            <w:tcW w:w="288" w:type="pct"/>
            <w:vAlign w:val="center"/>
          </w:tcPr>
          <w:p w14:paraId="11F90BD0" w14:textId="3899ECC7" w:rsidR="00ED7232" w:rsidRPr="0083610D" w:rsidRDefault="00CE34AE" w:rsidP="00F77A0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11F90BD1" w14:textId="05CBD11D" w:rsidR="00ED7232" w:rsidRPr="0083610D" w:rsidRDefault="00ED7232" w:rsidP="00526FC1">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Type</w:t>
            </w:r>
          </w:p>
        </w:tc>
        <w:tc>
          <w:tcPr>
            <w:tcW w:w="2500" w:type="pct"/>
            <w:vAlign w:val="center"/>
          </w:tcPr>
          <w:p w14:paraId="11F90BD2" w14:textId="77777777" w:rsidR="00ED7232" w:rsidRPr="0083610D" w:rsidRDefault="00ED7232" w:rsidP="00ED7232">
            <w:pPr>
              <w:spacing w:after="60"/>
              <w:rPr>
                <w:rFonts w:ascii="Calibri" w:hAnsi="Calibri"/>
              </w:rPr>
            </w:pPr>
          </w:p>
        </w:tc>
      </w:tr>
      <w:tr w:rsidR="00ED7232" w:rsidRPr="0083610D" w14:paraId="11F90BD7" w14:textId="77777777" w:rsidTr="4C02A4EF">
        <w:trPr>
          <w:cantSplit/>
          <w:trHeight w:val="360"/>
        </w:trPr>
        <w:tc>
          <w:tcPr>
            <w:tcW w:w="288" w:type="pct"/>
            <w:vAlign w:val="center"/>
          </w:tcPr>
          <w:p w14:paraId="11F90BD4" w14:textId="041D4EA9" w:rsidR="00ED7232" w:rsidRPr="0083610D" w:rsidRDefault="00CE34AE" w:rsidP="00F77A0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3C4DD1A9" w14:textId="6EC64F65" w:rsidR="00526FC1" w:rsidRDefault="004F4203" w:rsidP="00526FC1">
            <w:pPr>
              <w:pStyle w:val="Header"/>
              <w:tabs>
                <w:tab w:val="clear" w:pos="4320"/>
                <w:tab w:val="clear" w:pos="8640"/>
              </w:tabs>
              <w:rPr>
                <w:rFonts w:ascii="Calibri" w:hAnsi="Calibri"/>
              </w:rPr>
            </w:pPr>
            <w:r>
              <w:rPr>
                <w:rFonts w:ascii="Calibri" w:hAnsi="Calibri"/>
              </w:rPr>
              <w:t>Fault Indicator Display</w:t>
            </w:r>
            <w:r w:rsidR="00ED7232" w:rsidRPr="0083610D">
              <w:rPr>
                <w:rFonts w:ascii="Calibri" w:hAnsi="Calibri"/>
              </w:rPr>
              <w:t xml:space="preserve"> (</w:t>
            </w:r>
            <w:r>
              <w:rPr>
                <w:rFonts w:ascii="Calibri" w:hAnsi="Calibri"/>
              </w:rPr>
              <w:t>FID</w:t>
            </w:r>
            <w:r w:rsidR="00ED7232" w:rsidRPr="0083610D">
              <w:rPr>
                <w:rFonts w:ascii="Calibri" w:hAnsi="Calibri"/>
              </w:rPr>
              <w:t>) Status</w:t>
            </w:r>
          </w:p>
          <w:p w14:paraId="11F90BD5" w14:textId="48E0D6D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BD6" w14:textId="77777777" w:rsidR="00ED7232" w:rsidRPr="0083610D" w:rsidRDefault="00ED7232" w:rsidP="00ED7232">
            <w:pPr>
              <w:spacing w:after="60"/>
              <w:rPr>
                <w:rFonts w:ascii="Calibri" w:hAnsi="Calibri"/>
              </w:rPr>
            </w:pPr>
          </w:p>
        </w:tc>
      </w:tr>
      <w:tr w:rsidR="00ED7232" w:rsidRPr="0083610D" w14:paraId="11F90BDB" w14:textId="77777777" w:rsidTr="4C02A4EF">
        <w:trPr>
          <w:cantSplit/>
          <w:trHeight w:val="360"/>
        </w:trPr>
        <w:tc>
          <w:tcPr>
            <w:tcW w:w="288" w:type="pct"/>
            <w:vAlign w:val="center"/>
          </w:tcPr>
          <w:p w14:paraId="11F90BD8" w14:textId="749FE22E" w:rsidR="00ED7232" w:rsidRPr="0083610D" w:rsidRDefault="00CE34AE" w:rsidP="00F77A0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11F90BD9" w14:textId="0CA73E5A"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11F90BDA" w14:textId="77777777" w:rsidR="00ED7232" w:rsidRPr="0083610D" w:rsidRDefault="00ED7232" w:rsidP="00ED7232">
            <w:pPr>
              <w:spacing w:after="60"/>
              <w:rPr>
                <w:rFonts w:ascii="Calibri" w:hAnsi="Calibri"/>
              </w:rPr>
            </w:pPr>
          </w:p>
        </w:tc>
      </w:tr>
      <w:tr w:rsidR="00ED7232" w:rsidRPr="0083610D" w14:paraId="11F90BDF" w14:textId="77777777" w:rsidTr="4C02A4EF">
        <w:trPr>
          <w:cantSplit/>
          <w:trHeight w:val="360"/>
        </w:trPr>
        <w:tc>
          <w:tcPr>
            <w:tcW w:w="288" w:type="pct"/>
            <w:vAlign w:val="center"/>
          </w:tcPr>
          <w:p w14:paraId="11F90BDC" w14:textId="34B4EF41" w:rsidR="00ED7232" w:rsidRPr="0083610D" w:rsidRDefault="00CE34AE" w:rsidP="00F77A0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11F90BDD" w14:textId="77777777" w:rsidR="00ED7232" w:rsidRPr="0083610D" w:rsidRDefault="00ED7232" w:rsidP="00526FC1">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11F90BDE" w14:textId="77777777" w:rsidR="00ED7232" w:rsidRPr="0083610D" w:rsidRDefault="00ED7232" w:rsidP="00ED7232">
            <w:pPr>
              <w:spacing w:after="60"/>
              <w:rPr>
                <w:rFonts w:ascii="Calibri" w:hAnsi="Calibri"/>
              </w:rPr>
            </w:pPr>
          </w:p>
        </w:tc>
      </w:tr>
      <w:tr w:rsidR="00ED7232" w:rsidRPr="0083610D" w14:paraId="11F90BE3" w14:textId="77777777" w:rsidTr="4C02A4EF">
        <w:trPr>
          <w:cantSplit/>
          <w:trHeight w:val="360"/>
        </w:trPr>
        <w:tc>
          <w:tcPr>
            <w:tcW w:w="288" w:type="pct"/>
            <w:vAlign w:val="center"/>
          </w:tcPr>
          <w:p w14:paraId="11F90BE0" w14:textId="1C4B63B6" w:rsidR="00ED7232" w:rsidRPr="0083610D" w:rsidRDefault="00CE34AE" w:rsidP="00F77A0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11F90BE1" w14:textId="6AA8D8CC"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526FC1">
              <w:rPr>
                <w:rFonts w:ascii="Calibri" w:hAnsi="Calibri"/>
              </w:rPr>
              <w:t>S</w:t>
            </w:r>
            <w:r w:rsidRPr="0083610D">
              <w:rPr>
                <w:rFonts w:ascii="Calibri" w:hAnsi="Calibri"/>
              </w:rPr>
              <w:t>ystem</w:t>
            </w:r>
          </w:p>
        </w:tc>
        <w:tc>
          <w:tcPr>
            <w:tcW w:w="2500" w:type="pct"/>
            <w:vAlign w:val="center"/>
          </w:tcPr>
          <w:p w14:paraId="11F90BE2" w14:textId="77777777" w:rsidR="00ED7232" w:rsidRPr="0083610D" w:rsidRDefault="00ED7232" w:rsidP="00ED7232">
            <w:pPr>
              <w:rPr>
                <w:rFonts w:ascii="Calibri" w:hAnsi="Calibri"/>
              </w:rPr>
            </w:pPr>
          </w:p>
        </w:tc>
      </w:tr>
      <w:tr w:rsidR="00ED7232" w:rsidRPr="0083610D" w14:paraId="11F90BE7" w14:textId="77777777" w:rsidTr="4C02A4EF">
        <w:trPr>
          <w:cantSplit/>
          <w:trHeight w:val="360"/>
        </w:trPr>
        <w:tc>
          <w:tcPr>
            <w:tcW w:w="288" w:type="pct"/>
            <w:vAlign w:val="center"/>
          </w:tcPr>
          <w:p w14:paraId="11F90BE4" w14:textId="133D0174" w:rsidR="00ED7232" w:rsidRPr="0083610D" w:rsidRDefault="00CE34AE" w:rsidP="00F77A0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11F90BE5" w14:textId="6A920178"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Refrigerant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M</w:t>
            </w:r>
            <w:r w:rsidRPr="0083610D">
              <w:rPr>
                <w:rFonts w:ascii="Calibri" w:hAnsi="Calibri"/>
              </w:rPr>
              <w:t xml:space="preserve">ethod </w:t>
            </w:r>
            <w:r w:rsidR="00526FC1">
              <w:rPr>
                <w:rFonts w:ascii="Calibri" w:hAnsi="Calibri"/>
              </w:rPr>
              <w:t>U</w:t>
            </w:r>
            <w:r w:rsidRPr="0083610D">
              <w:rPr>
                <w:rFonts w:ascii="Calibri" w:hAnsi="Calibri"/>
              </w:rPr>
              <w:t>sed</w:t>
            </w:r>
          </w:p>
        </w:tc>
        <w:tc>
          <w:tcPr>
            <w:tcW w:w="2500" w:type="pct"/>
            <w:vAlign w:val="center"/>
          </w:tcPr>
          <w:p w14:paraId="11F90BE6" w14:textId="77777777" w:rsidR="00ED7232" w:rsidRPr="0083610D" w:rsidRDefault="00ED7232" w:rsidP="00ED7232">
            <w:pPr>
              <w:pStyle w:val="ListParagraph"/>
              <w:spacing w:after="60"/>
              <w:rPr>
                <w:rFonts w:ascii="Calibri" w:hAnsi="Calibri"/>
              </w:rPr>
            </w:pPr>
          </w:p>
        </w:tc>
      </w:tr>
      <w:tr w:rsidR="00ED7232" w:rsidRPr="0083610D" w14:paraId="11F90BEB" w14:textId="77777777" w:rsidTr="4C02A4EF">
        <w:trPr>
          <w:cantSplit/>
          <w:trHeight w:val="656"/>
        </w:trPr>
        <w:tc>
          <w:tcPr>
            <w:tcW w:w="288" w:type="pct"/>
            <w:vAlign w:val="center"/>
          </w:tcPr>
          <w:p w14:paraId="11F90BE8" w14:textId="266D8BCB" w:rsidR="00ED7232" w:rsidRPr="0083610D" w:rsidRDefault="00CE34AE" w:rsidP="00F77A0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11F90BE9" w14:textId="7E4F3FF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Person </w:t>
            </w:r>
            <w:r w:rsidR="00526FC1">
              <w:rPr>
                <w:rFonts w:ascii="Calibri" w:hAnsi="Calibri"/>
              </w:rPr>
              <w:t>W</w:t>
            </w:r>
            <w:r w:rsidRPr="0083610D">
              <w:rPr>
                <w:rFonts w:ascii="Calibri" w:hAnsi="Calibri"/>
              </w:rPr>
              <w:t xml:space="preserve">ho </w:t>
            </w:r>
            <w:r w:rsidR="00526FC1">
              <w:rPr>
                <w:rFonts w:ascii="Calibri" w:hAnsi="Calibri"/>
              </w:rPr>
              <w:t>P</w:t>
            </w:r>
            <w:r w:rsidRPr="0083610D">
              <w:rPr>
                <w:rFonts w:ascii="Calibri" w:hAnsi="Calibri"/>
              </w:rPr>
              <w:t xml:space="preserve">erformed the Refrigerant Charge Verification </w:t>
            </w:r>
            <w:r w:rsidR="00526FC1">
              <w:rPr>
                <w:rFonts w:ascii="Calibri" w:hAnsi="Calibri"/>
              </w:rPr>
              <w:t>R</w:t>
            </w:r>
            <w:r w:rsidRPr="0083610D">
              <w:rPr>
                <w:rFonts w:ascii="Calibri" w:hAnsi="Calibri"/>
              </w:rPr>
              <w:t>eported on this Certificate of Installation</w:t>
            </w:r>
          </w:p>
        </w:tc>
        <w:tc>
          <w:tcPr>
            <w:tcW w:w="2500" w:type="pct"/>
            <w:vAlign w:val="center"/>
          </w:tcPr>
          <w:p w14:paraId="11F90BEA" w14:textId="77777777" w:rsidR="00ED7232" w:rsidRPr="0083610D" w:rsidRDefault="00ED7232" w:rsidP="00ED7232">
            <w:pPr>
              <w:rPr>
                <w:rFonts w:ascii="Calibri" w:hAnsi="Calibri"/>
              </w:rPr>
            </w:pPr>
          </w:p>
        </w:tc>
      </w:tr>
      <w:tr w:rsidR="00ED7232" w:rsidRPr="0083610D" w14:paraId="11F90BEF" w14:textId="77777777" w:rsidTr="4C02A4EF">
        <w:trPr>
          <w:cantSplit/>
          <w:trHeight w:val="359"/>
        </w:trPr>
        <w:tc>
          <w:tcPr>
            <w:tcW w:w="288" w:type="pct"/>
            <w:vAlign w:val="center"/>
          </w:tcPr>
          <w:p w14:paraId="11F90BEC" w14:textId="5398BD9E" w:rsidR="00ED7232" w:rsidRPr="0083610D" w:rsidRDefault="00CE34AE" w:rsidP="00F77A0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11F90BED" w14:textId="4156E697" w:rsidR="00ED7232" w:rsidRPr="0083610D" w:rsidRDefault="00ED7232" w:rsidP="00526FC1">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BEE" w14:textId="77777777" w:rsidR="00ED7232" w:rsidRPr="0083610D" w:rsidRDefault="00ED7232" w:rsidP="00ED7232">
            <w:pPr>
              <w:rPr>
                <w:rFonts w:ascii="Calibri" w:hAnsi="Calibri"/>
              </w:rPr>
            </w:pPr>
          </w:p>
        </w:tc>
      </w:tr>
    </w:tbl>
    <w:p w14:paraId="11F90BF0" w14:textId="77777777" w:rsidR="00ED7232" w:rsidRPr="0083610D" w:rsidRDefault="00ED7232" w:rsidP="00ED7232">
      <w:pPr>
        <w:keepNext/>
        <w:spacing w:after="60"/>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BF2" w14:textId="77777777" w:rsidTr="00ED7232">
        <w:tc>
          <w:tcPr>
            <w:tcW w:w="11016" w:type="dxa"/>
          </w:tcPr>
          <w:p w14:paraId="11F90BF1" w14:textId="4C3F2CD1" w:rsidR="00ED7232" w:rsidRPr="0083610D" w:rsidRDefault="00611D9D">
            <w:pPr>
              <w:keepNext/>
              <w:rPr>
                <w:rFonts w:ascii="Calibri" w:hAnsi="Calibri"/>
                <w:b/>
              </w:rPr>
            </w:pPr>
            <w:r>
              <w:rPr>
                <w:rFonts w:ascii="Calibri" w:hAnsi="Calibri"/>
                <w:b/>
              </w:rPr>
              <w:t xml:space="preserve">MCH-25a </w:t>
            </w:r>
            <w:r w:rsidR="00F1527D">
              <w:rPr>
                <w:rFonts w:ascii="Calibri" w:hAnsi="Calibri"/>
                <w:b/>
              </w:rPr>
              <w:t>-</w:t>
            </w:r>
            <w:r>
              <w:rPr>
                <w:rFonts w:ascii="Calibri" w:hAnsi="Calibri"/>
                <w:b/>
              </w:rPr>
              <w:t xml:space="preserve"> </w:t>
            </w:r>
            <w:r w:rsidR="00F1527D">
              <w:rPr>
                <w:rFonts w:ascii="Calibri" w:hAnsi="Calibri"/>
                <w:b/>
              </w:rPr>
              <w:t xml:space="preserve">Refrigerant Charge Verification - </w:t>
            </w:r>
            <w:r w:rsidR="00ED7232" w:rsidRPr="0083610D">
              <w:rPr>
                <w:rFonts w:ascii="Calibri" w:hAnsi="Calibri"/>
                <w:b/>
              </w:rPr>
              <w:t>Superheat Method</w:t>
            </w:r>
          </w:p>
        </w:tc>
      </w:tr>
    </w:tbl>
    <w:p w14:paraId="11F90BF3" w14:textId="77777777" w:rsidR="00ED7232" w:rsidRPr="0083610D" w:rsidDel="005D47C1" w:rsidRDefault="00ED7232" w:rsidP="00ED7232">
      <w:pPr>
        <w:keepNext/>
        <w:spacing w:after="6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BF6" w14:textId="77777777" w:rsidTr="00ED7232">
        <w:trPr>
          <w:cantSplit/>
          <w:trHeight w:val="432"/>
        </w:trPr>
        <w:tc>
          <w:tcPr>
            <w:tcW w:w="5000" w:type="pct"/>
            <w:gridSpan w:val="3"/>
          </w:tcPr>
          <w:p w14:paraId="11F90BF4" w14:textId="2B64CC8F" w:rsidR="00ED7232" w:rsidRPr="0083610D" w:rsidRDefault="00ED7232" w:rsidP="00ED7232">
            <w:pPr>
              <w:keepNext/>
              <w:rPr>
                <w:rFonts w:ascii="Calibri" w:hAnsi="Calibri"/>
                <w:b/>
              </w:rPr>
            </w:pPr>
            <w:r w:rsidRPr="0083610D">
              <w:rPr>
                <w:rFonts w:ascii="Calibri" w:hAnsi="Calibri"/>
                <w:b/>
              </w:rPr>
              <w:t>B. Metering Device Verification</w:t>
            </w:r>
          </w:p>
          <w:p w14:paraId="11F90BF5" w14:textId="77777777" w:rsidR="00ED7232" w:rsidRPr="0083610D" w:rsidRDefault="00ED7232" w:rsidP="00ED7232">
            <w:pPr>
              <w:keepNext/>
              <w:rPr>
                <w:rFonts w:ascii="Calibri" w:hAnsi="Calibri"/>
              </w:rPr>
            </w:pPr>
            <w:r w:rsidRPr="00A72027">
              <w:rPr>
                <w:rFonts w:ascii="Calibri" w:hAnsi="Calibri"/>
              </w:rPr>
              <w:t>Superheat Method can only be used on systems that do not have a variable metering device.</w:t>
            </w:r>
          </w:p>
        </w:tc>
      </w:tr>
      <w:tr w:rsidR="00ED7232" w:rsidRPr="0083610D" w14:paraId="11F90BFA" w14:textId="77777777" w:rsidTr="00F77A0A">
        <w:trPr>
          <w:cantSplit/>
          <w:trHeight w:val="432"/>
        </w:trPr>
        <w:tc>
          <w:tcPr>
            <w:tcW w:w="253" w:type="pct"/>
            <w:vAlign w:val="center"/>
          </w:tcPr>
          <w:p w14:paraId="11F90BF7"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BF8" w14:textId="3DD8F750" w:rsidR="00ED7232" w:rsidRPr="0083610D" w:rsidRDefault="00ED7232" w:rsidP="00987F71">
            <w:pPr>
              <w:keepNext/>
              <w:rPr>
                <w:rFonts w:ascii="Calibri" w:hAnsi="Calibri"/>
                <w:sz w:val="22"/>
              </w:rPr>
            </w:pPr>
            <w:r w:rsidRPr="0083610D">
              <w:rPr>
                <w:rFonts w:ascii="Calibri" w:hAnsi="Calibri"/>
              </w:rPr>
              <w:t xml:space="preserve">Refrigerant </w:t>
            </w:r>
            <w:r w:rsidR="00526FC1">
              <w:rPr>
                <w:rFonts w:ascii="Calibri" w:hAnsi="Calibri"/>
              </w:rPr>
              <w:t>M</w:t>
            </w:r>
            <w:r w:rsidRPr="0083610D">
              <w:rPr>
                <w:rFonts w:ascii="Calibri" w:hAnsi="Calibri"/>
              </w:rPr>
              <w:t xml:space="preserve">etering </w:t>
            </w:r>
            <w:r w:rsidR="00526FC1">
              <w:rPr>
                <w:rFonts w:ascii="Calibri" w:hAnsi="Calibri"/>
              </w:rPr>
              <w:t>D</w:t>
            </w:r>
            <w:r w:rsidRPr="0083610D">
              <w:rPr>
                <w:rFonts w:ascii="Calibri" w:hAnsi="Calibri"/>
              </w:rPr>
              <w:t>evice</w:t>
            </w:r>
          </w:p>
        </w:tc>
        <w:tc>
          <w:tcPr>
            <w:tcW w:w="2500" w:type="pct"/>
            <w:vAlign w:val="center"/>
          </w:tcPr>
          <w:p w14:paraId="11F90BF9" w14:textId="77777777" w:rsidR="00ED7232" w:rsidRPr="0083610D" w:rsidRDefault="00ED7232" w:rsidP="00ED7232">
            <w:pPr>
              <w:pStyle w:val="ListParagraph"/>
              <w:keepNext/>
              <w:rPr>
                <w:rFonts w:ascii="Calibri" w:hAnsi="Calibri"/>
              </w:rPr>
            </w:pPr>
          </w:p>
        </w:tc>
      </w:tr>
      <w:tr w:rsidR="00ED7232" w:rsidRPr="0083610D" w14:paraId="11F90BFE" w14:textId="77777777" w:rsidTr="00F77A0A">
        <w:trPr>
          <w:cantSplit/>
          <w:trHeight w:val="432"/>
        </w:trPr>
        <w:tc>
          <w:tcPr>
            <w:tcW w:w="253" w:type="pct"/>
            <w:vAlign w:val="center"/>
          </w:tcPr>
          <w:p w14:paraId="11F90BFB"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BFC" w14:textId="47948457" w:rsidR="00ED7232" w:rsidRPr="0083610D" w:rsidRDefault="00ED7232" w:rsidP="00987F71">
            <w:pPr>
              <w:keepNext/>
              <w:rPr>
                <w:rFonts w:ascii="Calibri" w:hAnsi="Calibri"/>
              </w:rPr>
            </w:pPr>
            <w:r w:rsidRPr="0083610D">
              <w:rPr>
                <w:rFonts w:ascii="Calibri" w:hAnsi="Calibri"/>
              </w:rPr>
              <w:t xml:space="preserve">Superheat Method </w:t>
            </w:r>
            <w:r w:rsidR="00526FC1">
              <w:rPr>
                <w:rFonts w:ascii="Calibri" w:hAnsi="Calibri"/>
              </w:rPr>
              <w:t>A</w:t>
            </w:r>
            <w:r w:rsidRPr="0083610D">
              <w:rPr>
                <w:rFonts w:ascii="Calibri" w:hAnsi="Calibri"/>
              </w:rPr>
              <w:t xml:space="preserve">pplicability </w:t>
            </w:r>
            <w:r w:rsidR="00526FC1">
              <w:rPr>
                <w:rFonts w:ascii="Calibri" w:hAnsi="Calibri"/>
              </w:rPr>
              <w:t>S</w:t>
            </w:r>
            <w:r w:rsidRPr="0083610D">
              <w:rPr>
                <w:rFonts w:ascii="Calibri" w:hAnsi="Calibri"/>
              </w:rPr>
              <w:t>tatus</w:t>
            </w:r>
          </w:p>
        </w:tc>
        <w:tc>
          <w:tcPr>
            <w:tcW w:w="2500" w:type="pct"/>
            <w:vAlign w:val="center"/>
          </w:tcPr>
          <w:p w14:paraId="11F90BFD" w14:textId="77777777" w:rsidR="00ED7232" w:rsidRPr="0083610D" w:rsidRDefault="00ED7232" w:rsidP="00ED7232">
            <w:pPr>
              <w:keepNext/>
              <w:rPr>
                <w:rFonts w:ascii="Calibri" w:hAnsi="Calibri"/>
                <w:sz w:val="22"/>
              </w:rPr>
            </w:pPr>
          </w:p>
        </w:tc>
      </w:tr>
    </w:tbl>
    <w:p w14:paraId="11F90BFF" w14:textId="77777777" w:rsidR="00ED7232" w:rsidRPr="0083610D" w:rsidRDefault="00ED7232" w:rsidP="00ED7232">
      <w:pPr>
        <w:tabs>
          <w:tab w:val="left" w:pos="8540"/>
        </w:tabs>
        <w:spacing w:after="12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02" w14:textId="77777777" w:rsidTr="00ED7232">
        <w:trPr>
          <w:cantSplit/>
          <w:trHeight w:val="432"/>
        </w:trPr>
        <w:tc>
          <w:tcPr>
            <w:tcW w:w="5000" w:type="pct"/>
            <w:gridSpan w:val="3"/>
          </w:tcPr>
          <w:p w14:paraId="11F90C00" w14:textId="398E80CA" w:rsidR="00ED7232" w:rsidRPr="0083610D" w:rsidRDefault="00ED7232" w:rsidP="00ED7232">
            <w:pPr>
              <w:keepNext/>
              <w:rPr>
                <w:rFonts w:ascii="Calibri" w:hAnsi="Calibri"/>
                <w:b/>
              </w:rPr>
            </w:pPr>
            <w:r w:rsidRPr="0083610D">
              <w:rPr>
                <w:rFonts w:ascii="Calibri" w:hAnsi="Calibri"/>
                <w:b/>
              </w:rPr>
              <w:lastRenderedPageBreak/>
              <w:t>C. Instrument Calibration</w:t>
            </w:r>
          </w:p>
          <w:p w14:paraId="11F90C01" w14:textId="1C16CFEF" w:rsidR="00ED7232" w:rsidRPr="0083610D" w:rsidRDefault="00ED7232" w:rsidP="00ED7232">
            <w:pPr>
              <w:keepNext/>
              <w:rPr>
                <w:rFonts w:ascii="Calibri" w:hAnsi="Calibri"/>
              </w:rPr>
            </w:pPr>
            <w:r w:rsidRPr="00DC2134">
              <w:rPr>
                <w:rFonts w:ascii="Calibri" w:hAnsi="Calibri"/>
                <w:sz w:val="18"/>
              </w:rPr>
              <w:t>Procedures for instrument calibration are given in Reference Residential Appendix RA3.2.2 and RA3.2.2.2</w:t>
            </w:r>
            <w:r w:rsidR="001D562C">
              <w:rPr>
                <w:rFonts w:ascii="Calibri" w:hAnsi="Calibri"/>
                <w:sz w:val="18"/>
              </w:rPr>
              <w:t>.</w:t>
            </w:r>
          </w:p>
        </w:tc>
      </w:tr>
      <w:tr w:rsidR="00ED7232" w:rsidRPr="0083610D" w14:paraId="11F90C06" w14:textId="77777777" w:rsidTr="00F77A0A">
        <w:trPr>
          <w:cantSplit/>
          <w:trHeight w:val="432"/>
        </w:trPr>
        <w:tc>
          <w:tcPr>
            <w:tcW w:w="253" w:type="pct"/>
            <w:vAlign w:val="center"/>
          </w:tcPr>
          <w:p w14:paraId="11F90C03"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C04" w14:textId="27A5D400" w:rsidR="00ED7232" w:rsidRPr="0083610D" w:rsidRDefault="00ED7232" w:rsidP="00987F71">
            <w:pPr>
              <w:keepNext/>
              <w:rPr>
                <w:rFonts w:ascii="Calibri" w:hAnsi="Calibri"/>
              </w:rPr>
            </w:pPr>
            <w:r w:rsidRPr="0083610D">
              <w:rPr>
                <w:rFonts w:ascii="Calibri" w:hAnsi="Calibri"/>
              </w:rPr>
              <w:t>Date of Digital Refrigerant Gauge Calibration</w:t>
            </w:r>
          </w:p>
        </w:tc>
        <w:tc>
          <w:tcPr>
            <w:tcW w:w="2500" w:type="pct"/>
            <w:vAlign w:val="center"/>
          </w:tcPr>
          <w:p w14:paraId="11F90C05" w14:textId="77777777" w:rsidR="00ED7232" w:rsidRPr="0083610D" w:rsidRDefault="00ED7232" w:rsidP="002441AD">
            <w:pPr>
              <w:keepNext/>
              <w:rPr>
                <w:rFonts w:ascii="Calibri" w:hAnsi="Calibri"/>
              </w:rPr>
            </w:pPr>
          </w:p>
        </w:tc>
      </w:tr>
      <w:tr w:rsidR="00ED7232" w:rsidRPr="0083610D" w14:paraId="11F90C0A" w14:textId="77777777" w:rsidTr="00F77A0A">
        <w:trPr>
          <w:cantSplit/>
          <w:trHeight w:val="432"/>
        </w:trPr>
        <w:tc>
          <w:tcPr>
            <w:tcW w:w="253" w:type="pct"/>
            <w:vAlign w:val="center"/>
          </w:tcPr>
          <w:p w14:paraId="11F90C07"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C08" w14:textId="1FC2C80A" w:rsidR="00ED7232" w:rsidRPr="0083610D" w:rsidRDefault="00ED7232" w:rsidP="00987F71">
            <w:pPr>
              <w:keepNext/>
              <w:rPr>
                <w:rFonts w:ascii="Calibri" w:hAnsi="Calibri"/>
              </w:rPr>
            </w:pPr>
            <w:r w:rsidRPr="0083610D">
              <w:rPr>
                <w:rFonts w:ascii="Calibri" w:hAnsi="Calibri"/>
              </w:rPr>
              <w:t>Date of Digital Thermocouple Calibration</w:t>
            </w:r>
          </w:p>
        </w:tc>
        <w:tc>
          <w:tcPr>
            <w:tcW w:w="2500" w:type="pct"/>
            <w:vAlign w:val="center"/>
          </w:tcPr>
          <w:p w14:paraId="11F90C09" w14:textId="77777777" w:rsidR="00ED7232" w:rsidRPr="0083610D" w:rsidRDefault="00ED7232" w:rsidP="00987F71">
            <w:pPr>
              <w:keepNext/>
              <w:rPr>
                <w:rFonts w:ascii="Calibri" w:hAnsi="Calibri"/>
              </w:rPr>
            </w:pPr>
          </w:p>
        </w:tc>
      </w:tr>
      <w:tr w:rsidR="00ED7232" w:rsidRPr="0083610D" w14:paraId="11F90C0E" w14:textId="77777777" w:rsidTr="00F77A0A">
        <w:trPr>
          <w:cantSplit/>
          <w:trHeight w:val="432"/>
        </w:trPr>
        <w:tc>
          <w:tcPr>
            <w:tcW w:w="253" w:type="pct"/>
            <w:vAlign w:val="center"/>
          </w:tcPr>
          <w:p w14:paraId="11F90C0B" w14:textId="77777777" w:rsidR="00ED7232" w:rsidRPr="0083610D" w:rsidRDefault="00ED7232" w:rsidP="00987F71">
            <w:pPr>
              <w:keepNext/>
              <w:jc w:val="center"/>
              <w:rPr>
                <w:rFonts w:ascii="Calibri" w:hAnsi="Calibri"/>
              </w:rPr>
            </w:pPr>
            <w:r w:rsidRPr="0083610D">
              <w:rPr>
                <w:rFonts w:ascii="Calibri" w:hAnsi="Calibri"/>
              </w:rPr>
              <w:t>03</w:t>
            </w:r>
          </w:p>
        </w:tc>
        <w:tc>
          <w:tcPr>
            <w:tcW w:w="2247" w:type="pct"/>
            <w:vAlign w:val="center"/>
          </w:tcPr>
          <w:p w14:paraId="11F90C0C" w14:textId="0E80D86A" w:rsidR="00ED7232" w:rsidRPr="0083610D" w:rsidRDefault="00ED7232" w:rsidP="00987F71">
            <w:pPr>
              <w:keepNext/>
              <w:rPr>
                <w:rFonts w:ascii="Calibri" w:hAnsi="Calibri"/>
              </w:rPr>
            </w:pPr>
            <w:r w:rsidRPr="0083610D">
              <w:rPr>
                <w:rFonts w:ascii="Calibri" w:hAnsi="Calibri"/>
              </w:rPr>
              <w:t>Digital Refrigerant Gauge Calibration Status</w:t>
            </w:r>
          </w:p>
        </w:tc>
        <w:tc>
          <w:tcPr>
            <w:tcW w:w="2500" w:type="pct"/>
            <w:vAlign w:val="center"/>
          </w:tcPr>
          <w:p w14:paraId="11F90C0D" w14:textId="77777777" w:rsidR="00ED7232" w:rsidRPr="0083610D" w:rsidRDefault="00ED7232" w:rsidP="00987F71">
            <w:pPr>
              <w:keepNext/>
              <w:rPr>
                <w:rFonts w:ascii="Calibri" w:hAnsi="Calibri"/>
              </w:rPr>
            </w:pPr>
          </w:p>
        </w:tc>
      </w:tr>
      <w:tr w:rsidR="00ED7232" w:rsidRPr="0083610D" w14:paraId="11F90C12" w14:textId="77777777" w:rsidTr="00F77A0A">
        <w:trPr>
          <w:cantSplit/>
          <w:trHeight w:val="432"/>
        </w:trPr>
        <w:tc>
          <w:tcPr>
            <w:tcW w:w="253" w:type="pct"/>
            <w:vAlign w:val="center"/>
          </w:tcPr>
          <w:p w14:paraId="11F90C0F" w14:textId="77777777" w:rsidR="00ED7232" w:rsidRPr="0083610D" w:rsidRDefault="00ED7232" w:rsidP="00987F71">
            <w:pPr>
              <w:keepNext/>
              <w:jc w:val="center"/>
              <w:rPr>
                <w:rFonts w:ascii="Calibri" w:hAnsi="Calibri"/>
              </w:rPr>
            </w:pPr>
            <w:r w:rsidRPr="0083610D">
              <w:rPr>
                <w:rFonts w:ascii="Calibri" w:hAnsi="Calibri"/>
              </w:rPr>
              <w:t>04</w:t>
            </w:r>
          </w:p>
        </w:tc>
        <w:tc>
          <w:tcPr>
            <w:tcW w:w="2247" w:type="pct"/>
            <w:vAlign w:val="center"/>
          </w:tcPr>
          <w:p w14:paraId="11F90C10" w14:textId="7FFB177F" w:rsidR="00ED7232" w:rsidRPr="0083610D" w:rsidRDefault="00ED7232" w:rsidP="00987F71">
            <w:pPr>
              <w:keepNext/>
              <w:rPr>
                <w:rFonts w:ascii="Calibri" w:hAnsi="Calibri"/>
              </w:rPr>
            </w:pPr>
            <w:r w:rsidRPr="0083610D">
              <w:rPr>
                <w:rFonts w:ascii="Calibri" w:hAnsi="Calibri"/>
              </w:rPr>
              <w:t>Digital Thermocouple Calibration Status</w:t>
            </w:r>
          </w:p>
        </w:tc>
        <w:tc>
          <w:tcPr>
            <w:tcW w:w="2500" w:type="pct"/>
            <w:vAlign w:val="center"/>
          </w:tcPr>
          <w:p w14:paraId="11F90C11" w14:textId="77777777" w:rsidR="00ED7232" w:rsidRPr="0083610D" w:rsidRDefault="00ED7232" w:rsidP="00987F71">
            <w:pPr>
              <w:keepNext/>
              <w:rPr>
                <w:rFonts w:ascii="Calibri" w:hAnsi="Calibri"/>
              </w:rPr>
            </w:pPr>
          </w:p>
        </w:tc>
      </w:tr>
    </w:tbl>
    <w:p w14:paraId="11F90C13" w14:textId="77777777" w:rsidR="00ED7232" w:rsidRPr="0083610D" w:rsidRDefault="00ED7232" w:rsidP="00ED7232">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ED7232" w:rsidRPr="0083610D" w14:paraId="11F90C16" w14:textId="77777777" w:rsidTr="00ED7232">
        <w:trPr>
          <w:cantSplit/>
          <w:trHeight w:val="233"/>
        </w:trPr>
        <w:tc>
          <w:tcPr>
            <w:tcW w:w="5000" w:type="pct"/>
            <w:gridSpan w:val="3"/>
            <w:vAlign w:val="center"/>
          </w:tcPr>
          <w:p w14:paraId="11F90C14" w14:textId="2AEF9BC7" w:rsidR="00ED7232" w:rsidRPr="0083610D" w:rsidRDefault="00ED7232" w:rsidP="00ED7232">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C15" w14:textId="3233C816" w:rsidR="00ED7232" w:rsidRPr="001D562C" w:rsidRDefault="00ED7232" w:rsidP="00ED7232">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Pr>
                <w:rFonts w:ascii="Calibri" w:hAnsi="Calibri"/>
                <w:sz w:val="18"/>
              </w:rPr>
              <w:t>.</w:t>
            </w:r>
          </w:p>
        </w:tc>
      </w:tr>
      <w:tr w:rsidR="00ED7232" w:rsidRPr="0083610D" w14:paraId="11F90C1A" w14:textId="77777777" w:rsidTr="00ED7232">
        <w:trPr>
          <w:cantSplit/>
          <w:trHeight w:val="233"/>
        </w:trPr>
        <w:tc>
          <w:tcPr>
            <w:tcW w:w="204" w:type="pct"/>
            <w:vAlign w:val="center"/>
          </w:tcPr>
          <w:p w14:paraId="11F90C17" w14:textId="77777777" w:rsidR="00ED7232" w:rsidRPr="0083610D" w:rsidRDefault="00ED7232" w:rsidP="00ED7232">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C18" w14:textId="68DC4C87" w:rsidR="00ED7232" w:rsidRPr="0083610D" w:rsidRDefault="00ED7232" w:rsidP="00987F71">
            <w:pPr>
              <w:keepNext/>
              <w:rPr>
                <w:rFonts w:ascii="Calibri" w:hAnsi="Calibri"/>
              </w:rPr>
            </w:pPr>
            <w:r w:rsidRPr="0083610D">
              <w:rPr>
                <w:rFonts w:ascii="Calibri" w:hAnsi="Calibri"/>
              </w:rPr>
              <w:t xml:space="preserve">Method </w:t>
            </w:r>
            <w:r w:rsidR="00987F71">
              <w:rPr>
                <w:rFonts w:ascii="Calibri" w:hAnsi="Calibri"/>
              </w:rPr>
              <w:t>U</w:t>
            </w:r>
            <w:r w:rsidRPr="0083610D">
              <w:rPr>
                <w:rFonts w:ascii="Calibri" w:hAnsi="Calibri"/>
              </w:rPr>
              <w:t xml:space="preserve">sed to </w:t>
            </w:r>
            <w:r w:rsidR="00987F71">
              <w:rPr>
                <w:rFonts w:ascii="Calibri" w:hAnsi="Calibri"/>
              </w:rPr>
              <w:t>D</w:t>
            </w:r>
            <w:r w:rsidRPr="0083610D">
              <w:rPr>
                <w:rFonts w:ascii="Calibri" w:hAnsi="Calibri"/>
              </w:rPr>
              <w:t xml:space="preserve">emonstrate </w:t>
            </w:r>
            <w:r w:rsidR="00987F71">
              <w:rPr>
                <w:rFonts w:ascii="Calibri" w:hAnsi="Calibri"/>
              </w:rPr>
              <w:t>C</w:t>
            </w:r>
            <w:r w:rsidRPr="0083610D">
              <w:rPr>
                <w:rFonts w:ascii="Calibri" w:hAnsi="Calibri"/>
              </w:rPr>
              <w:t xml:space="preserve">ompliance with the Measurement Access Hole (MAH) </w:t>
            </w:r>
            <w:r w:rsidR="00987F71">
              <w:rPr>
                <w:rFonts w:ascii="Calibri" w:hAnsi="Calibri"/>
              </w:rPr>
              <w:t>R</w:t>
            </w:r>
            <w:r w:rsidRPr="0083610D">
              <w:rPr>
                <w:rFonts w:ascii="Calibri" w:hAnsi="Calibri"/>
              </w:rPr>
              <w:t>equirement</w:t>
            </w:r>
          </w:p>
        </w:tc>
        <w:tc>
          <w:tcPr>
            <w:tcW w:w="2500" w:type="pct"/>
            <w:tcMar>
              <w:left w:w="115" w:type="dxa"/>
              <w:right w:w="101" w:type="dxa"/>
            </w:tcMar>
            <w:vAlign w:val="center"/>
          </w:tcPr>
          <w:p w14:paraId="11F90C19" w14:textId="77777777" w:rsidR="00ED7232" w:rsidRPr="0083610D" w:rsidRDefault="00ED7232" w:rsidP="00ED7232">
            <w:pPr>
              <w:pStyle w:val="ListParagraph"/>
              <w:keepNext/>
              <w:rPr>
                <w:rFonts w:ascii="Calibri" w:hAnsi="Calibri"/>
              </w:rPr>
            </w:pPr>
          </w:p>
        </w:tc>
      </w:tr>
    </w:tbl>
    <w:p w14:paraId="11F90C1B" w14:textId="57E6E99B" w:rsidR="00ED7232" w:rsidRDefault="00ED7232" w:rsidP="00ED7232">
      <w:pPr>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693599" w:rsidRPr="006A3EEB" w14:paraId="1435E936" w14:textId="77777777" w:rsidTr="005B7D6D">
        <w:trPr>
          <w:cantSplit/>
        </w:trPr>
        <w:tc>
          <w:tcPr>
            <w:tcW w:w="10998" w:type="dxa"/>
            <w:gridSpan w:val="4"/>
          </w:tcPr>
          <w:p w14:paraId="1A92EB8A" w14:textId="77777777" w:rsidR="00693599" w:rsidRPr="00BC1E29" w:rsidRDefault="00693599" w:rsidP="005B7D6D">
            <w:pPr>
              <w:keepNext/>
              <w:rPr>
                <w:rFonts w:ascii="Calibri" w:hAnsi="Calibri"/>
                <w:b/>
              </w:rPr>
            </w:pPr>
            <w:r w:rsidRPr="00BC1E29">
              <w:rPr>
                <w:rFonts w:ascii="Calibri" w:hAnsi="Calibri"/>
                <w:b/>
              </w:rPr>
              <w:t>E. Minimum System Airflow Rate Verification</w:t>
            </w:r>
          </w:p>
          <w:p w14:paraId="12FD230A" w14:textId="00119332" w:rsidR="00693599" w:rsidRPr="00654A92" w:rsidRDefault="00693599">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693599" w:rsidRPr="006A3EEB" w14:paraId="73827AFF" w14:textId="77777777" w:rsidTr="00875D61">
        <w:trPr>
          <w:cantSplit/>
          <w:trHeight w:val="305"/>
        </w:trPr>
        <w:tc>
          <w:tcPr>
            <w:tcW w:w="2988" w:type="dxa"/>
            <w:gridSpan w:val="2"/>
            <w:vAlign w:val="center"/>
          </w:tcPr>
          <w:p w14:paraId="73408765" w14:textId="77777777" w:rsidR="00693599" w:rsidRPr="006A3EEB" w:rsidRDefault="00693599" w:rsidP="005B7D6D">
            <w:pPr>
              <w:keepNext/>
              <w:jc w:val="center"/>
              <w:rPr>
                <w:rFonts w:ascii="Calibri" w:hAnsi="Calibri"/>
                <w:sz w:val="18"/>
                <w:szCs w:val="18"/>
              </w:rPr>
            </w:pPr>
            <w:r>
              <w:rPr>
                <w:rFonts w:ascii="Calibri" w:hAnsi="Calibri"/>
                <w:sz w:val="18"/>
                <w:szCs w:val="18"/>
              </w:rPr>
              <w:t>01</w:t>
            </w:r>
          </w:p>
        </w:tc>
        <w:tc>
          <w:tcPr>
            <w:tcW w:w="3330" w:type="dxa"/>
          </w:tcPr>
          <w:p w14:paraId="0D97122C" w14:textId="77777777" w:rsidR="00693599" w:rsidRDefault="00693599" w:rsidP="005B7D6D">
            <w:pPr>
              <w:keepNext/>
              <w:jc w:val="center"/>
              <w:rPr>
                <w:rFonts w:ascii="Calibri" w:hAnsi="Calibri"/>
                <w:sz w:val="18"/>
                <w:szCs w:val="18"/>
              </w:rPr>
            </w:pPr>
            <w:r>
              <w:rPr>
                <w:rFonts w:ascii="Calibri" w:hAnsi="Calibri"/>
                <w:sz w:val="18"/>
                <w:szCs w:val="18"/>
              </w:rPr>
              <w:t>02</w:t>
            </w:r>
          </w:p>
        </w:tc>
        <w:tc>
          <w:tcPr>
            <w:tcW w:w="4680" w:type="dxa"/>
            <w:vAlign w:val="center"/>
          </w:tcPr>
          <w:p w14:paraId="77A0EBC9" w14:textId="77777777" w:rsidR="00693599" w:rsidRPr="006A3EEB" w:rsidRDefault="00693599" w:rsidP="005B7D6D">
            <w:pPr>
              <w:keepNext/>
              <w:jc w:val="center"/>
              <w:rPr>
                <w:rFonts w:ascii="Calibri" w:hAnsi="Calibri"/>
                <w:sz w:val="18"/>
                <w:szCs w:val="18"/>
              </w:rPr>
            </w:pPr>
            <w:r>
              <w:rPr>
                <w:rFonts w:ascii="Calibri" w:hAnsi="Calibri"/>
                <w:sz w:val="18"/>
                <w:szCs w:val="18"/>
              </w:rPr>
              <w:t>03</w:t>
            </w:r>
          </w:p>
        </w:tc>
      </w:tr>
      <w:tr w:rsidR="00693599" w:rsidRPr="006A3EEB" w14:paraId="7B8B6720" w14:textId="77777777" w:rsidTr="00875D61">
        <w:trPr>
          <w:cantSplit/>
          <w:trHeight w:val="882"/>
        </w:trPr>
        <w:tc>
          <w:tcPr>
            <w:tcW w:w="2988" w:type="dxa"/>
            <w:gridSpan w:val="2"/>
            <w:tcBorders>
              <w:top w:val="nil"/>
            </w:tcBorders>
            <w:vAlign w:val="bottom"/>
          </w:tcPr>
          <w:p w14:paraId="6FB587F0" w14:textId="77777777" w:rsidR="00693599" w:rsidRPr="006A3EEB" w:rsidRDefault="00693599"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222CF368" w14:textId="77777777" w:rsidR="00693599" w:rsidRPr="006A3EEB" w:rsidRDefault="00693599" w:rsidP="005B7D6D">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182A1F1" w14:textId="77777777" w:rsidR="00693599" w:rsidRPr="006A3EEB" w:rsidRDefault="00693599"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693599" w:rsidRPr="006A3EEB" w14:paraId="23F25E45" w14:textId="77777777" w:rsidTr="00875D61">
        <w:trPr>
          <w:cantSplit/>
          <w:trHeight w:val="350"/>
        </w:trPr>
        <w:tc>
          <w:tcPr>
            <w:tcW w:w="2988" w:type="dxa"/>
            <w:gridSpan w:val="2"/>
          </w:tcPr>
          <w:p w14:paraId="2E0028E4" w14:textId="6E3F5C52" w:rsidR="00693599" w:rsidRPr="00654A92" w:rsidRDefault="00693599" w:rsidP="005B7D6D">
            <w:pPr>
              <w:keepNext/>
              <w:rPr>
                <w:rFonts w:ascii="Calibri" w:hAnsi="Calibri"/>
                <w:sz w:val="14"/>
                <w:szCs w:val="14"/>
              </w:rPr>
            </w:pPr>
          </w:p>
        </w:tc>
        <w:tc>
          <w:tcPr>
            <w:tcW w:w="3330" w:type="dxa"/>
          </w:tcPr>
          <w:p w14:paraId="346F74D8" w14:textId="38C5EADA" w:rsidR="00693599" w:rsidRPr="00654A92" w:rsidRDefault="00693599" w:rsidP="005B7D6D">
            <w:pPr>
              <w:keepNext/>
              <w:rPr>
                <w:rFonts w:ascii="Calibri" w:hAnsi="Calibri"/>
                <w:sz w:val="14"/>
                <w:szCs w:val="14"/>
              </w:rPr>
            </w:pPr>
          </w:p>
        </w:tc>
        <w:tc>
          <w:tcPr>
            <w:tcW w:w="4680" w:type="dxa"/>
          </w:tcPr>
          <w:p w14:paraId="2AB95B5A" w14:textId="442D000D" w:rsidR="00693599" w:rsidRPr="006A3EEB" w:rsidRDefault="00693599" w:rsidP="00BD235E">
            <w:pPr>
              <w:keepNext/>
              <w:rPr>
                <w:rFonts w:ascii="Calibri" w:hAnsi="Calibri"/>
                <w:sz w:val="16"/>
                <w:szCs w:val="16"/>
              </w:rPr>
            </w:pPr>
          </w:p>
        </w:tc>
      </w:tr>
      <w:tr w:rsidR="00693599" w:rsidRPr="006A3EEB" w14:paraId="4AC1B7C1" w14:textId="77777777" w:rsidTr="00875D61">
        <w:trPr>
          <w:cantSplit/>
          <w:trHeight w:val="341"/>
        </w:trPr>
        <w:tc>
          <w:tcPr>
            <w:tcW w:w="2988" w:type="dxa"/>
            <w:gridSpan w:val="2"/>
          </w:tcPr>
          <w:p w14:paraId="241736FD" w14:textId="77777777" w:rsidR="00693599" w:rsidRPr="006A3EEB" w:rsidRDefault="00693599" w:rsidP="005B7D6D">
            <w:pPr>
              <w:keepNext/>
              <w:rPr>
                <w:rFonts w:ascii="Calibri" w:hAnsi="Calibri"/>
                <w:sz w:val="16"/>
                <w:szCs w:val="16"/>
              </w:rPr>
            </w:pPr>
          </w:p>
        </w:tc>
        <w:tc>
          <w:tcPr>
            <w:tcW w:w="3330" w:type="dxa"/>
          </w:tcPr>
          <w:p w14:paraId="29A54B0C" w14:textId="77777777" w:rsidR="00693599" w:rsidRPr="006A3EEB" w:rsidRDefault="00693599" w:rsidP="005B7D6D">
            <w:pPr>
              <w:keepNext/>
              <w:rPr>
                <w:rFonts w:ascii="Calibri" w:hAnsi="Calibri"/>
                <w:sz w:val="16"/>
                <w:szCs w:val="16"/>
              </w:rPr>
            </w:pPr>
          </w:p>
        </w:tc>
        <w:tc>
          <w:tcPr>
            <w:tcW w:w="4680" w:type="dxa"/>
          </w:tcPr>
          <w:p w14:paraId="453CDB9C" w14:textId="77777777" w:rsidR="00693599" w:rsidRPr="006A3EEB" w:rsidRDefault="00693599" w:rsidP="005B7D6D">
            <w:pPr>
              <w:keepNext/>
              <w:rPr>
                <w:rFonts w:ascii="Calibri" w:hAnsi="Calibri"/>
                <w:sz w:val="16"/>
                <w:szCs w:val="16"/>
              </w:rPr>
            </w:pPr>
          </w:p>
        </w:tc>
      </w:tr>
      <w:tr w:rsidR="00693599" w:rsidRPr="00BC1E29" w14:paraId="5EB7431A" w14:textId="77777777" w:rsidTr="00BD235E">
        <w:tblPrEx>
          <w:tblLook w:val="0000" w:firstRow="0" w:lastRow="0" w:firstColumn="0" w:lastColumn="0" w:noHBand="0" w:noVBand="0"/>
        </w:tblPrEx>
        <w:trPr>
          <w:trHeight w:val="269"/>
        </w:trPr>
        <w:tc>
          <w:tcPr>
            <w:tcW w:w="467" w:type="dxa"/>
            <w:vAlign w:val="center"/>
          </w:tcPr>
          <w:p w14:paraId="04B336EA" w14:textId="77777777" w:rsidR="00693599" w:rsidRPr="00BC1E29" w:rsidRDefault="00693599" w:rsidP="005B7D6D">
            <w:pPr>
              <w:keepNext/>
              <w:jc w:val="center"/>
              <w:rPr>
                <w:rFonts w:ascii="Calibri" w:hAnsi="Calibri"/>
              </w:rPr>
            </w:pPr>
            <w:r>
              <w:rPr>
                <w:rFonts w:ascii="Calibri" w:hAnsi="Calibri"/>
              </w:rPr>
              <w:t>04</w:t>
            </w:r>
          </w:p>
        </w:tc>
        <w:tc>
          <w:tcPr>
            <w:tcW w:w="10531" w:type="dxa"/>
            <w:gridSpan w:val="3"/>
          </w:tcPr>
          <w:p w14:paraId="6A4E73A4" w14:textId="1E2171EB" w:rsidR="00693599" w:rsidRPr="00FC6D8B" w:rsidRDefault="00693599">
            <w:pPr>
              <w:keepNext/>
              <w:rPr>
                <w:rFonts w:ascii="Calibri" w:hAnsi="Calibri"/>
                <w:sz w:val="18"/>
                <w:szCs w:val="18"/>
              </w:rPr>
            </w:pPr>
            <w:r w:rsidRPr="00FC6D8B">
              <w:rPr>
                <w:rFonts w:ascii="Calibri" w:hAnsi="Calibri"/>
                <w:sz w:val="18"/>
                <w:szCs w:val="18"/>
              </w:rPr>
              <w:t xml:space="preserve">Compliance Statement: </w:t>
            </w:r>
          </w:p>
        </w:tc>
      </w:tr>
      <w:tr w:rsidR="00693599" w:rsidRPr="006A3EEB" w14:paraId="161DC675" w14:textId="77777777" w:rsidTr="005B7D6D">
        <w:trPr>
          <w:cantSplit/>
        </w:trPr>
        <w:tc>
          <w:tcPr>
            <w:tcW w:w="10998" w:type="dxa"/>
            <w:gridSpan w:val="4"/>
          </w:tcPr>
          <w:p w14:paraId="37962532" w14:textId="77777777" w:rsidR="00693599" w:rsidRPr="006A3EEB" w:rsidRDefault="00693599" w:rsidP="005B7D6D">
            <w:pPr>
              <w:rPr>
                <w:rFonts w:ascii="Calibri" w:hAnsi="Calibri"/>
                <w:sz w:val="18"/>
                <w:szCs w:val="18"/>
              </w:rPr>
            </w:pPr>
            <w:r w:rsidRPr="006A3EEB">
              <w:rPr>
                <w:rFonts w:ascii="Calibri" w:hAnsi="Calibri"/>
                <w:sz w:val="18"/>
                <w:szCs w:val="18"/>
              </w:rPr>
              <w:t>Notes:</w:t>
            </w:r>
          </w:p>
        </w:tc>
      </w:tr>
    </w:tbl>
    <w:p w14:paraId="1AD8C1C4" w14:textId="77777777" w:rsidR="00693599" w:rsidRPr="00F77A0A" w:rsidRDefault="00693599" w:rsidP="00ED7232">
      <w:pPr>
        <w:rPr>
          <w:rFonts w:ascii="Calibri" w:hAnsi="Calibri"/>
          <w:b/>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2B" w14:textId="77777777" w:rsidTr="00BD235E">
        <w:trPr>
          <w:cantSplit/>
          <w:trHeight w:val="432"/>
        </w:trPr>
        <w:tc>
          <w:tcPr>
            <w:tcW w:w="5000" w:type="pct"/>
            <w:gridSpan w:val="3"/>
            <w:vAlign w:val="center"/>
          </w:tcPr>
          <w:p w14:paraId="11F90C29" w14:textId="0C659EA9" w:rsidR="00ED7232" w:rsidRPr="0083610D" w:rsidRDefault="00ED7232" w:rsidP="00693599">
            <w:pPr>
              <w:keepNext/>
              <w:rPr>
                <w:rFonts w:ascii="Calibri" w:hAnsi="Calibri"/>
                <w:b/>
              </w:rPr>
            </w:pPr>
            <w:r w:rsidRPr="0083610D">
              <w:rPr>
                <w:rFonts w:ascii="Calibri" w:hAnsi="Calibri"/>
                <w:b/>
              </w:rPr>
              <w:t xml:space="preserve">F. Data Collection </w:t>
            </w:r>
          </w:p>
          <w:p w14:paraId="11F90C2A" w14:textId="078FB9AE" w:rsidR="00ED7232" w:rsidRPr="0083610D" w:rsidRDefault="00ED7232" w:rsidP="00693599">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Pr>
                <w:rFonts w:ascii="Calibri" w:hAnsi="Calibri"/>
                <w:sz w:val="18"/>
              </w:rPr>
              <w:t>.</w:t>
            </w:r>
          </w:p>
        </w:tc>
      </w:tr>
      <w:tr w:rsidR="00ED7232" w:rsidRPr="0083610D" w14:paraId="11F90C2F" w14:textId="77777777" w:rsidTr="00BD235E">
        <w:trPr>
          <w:cantSplit/>
          <w:trHeight w:val="432"/>
        </w:trPr>
        <w:tc>
          <w:tcPr>
            <w:tcW w:w="253" w:type="pct"/>
            <w:vAlign w:val="center"/>
          </w:tcPr>
          <w:p w14:paraId="11F90C2C" w14:textId="77777777" w:rsidR="00ED7232" w:rsidRPr="0083610D" w:rsidRDefault="00ED7232" w:rsidP="00693599">
            <w:pPr>
              <w:pStyle w:val="Header"/>
              <w:keepNext/>
              <w:tabs>
                <w:tab w:val="clear" w:pos="4320"/>
                <w:tab w:val="clear" w:pos="8640"/>
              </w:tabs>
              <w:jc w:val="center"/>
              <w:rPr>
                <w:rFonts w:ascii="Calibri" w:hAnsi="Calibri"/>
                <w:sz w:val="22"/>
              </w:rPr>
            </w:pPr>
            <w:r w:rsidRPr="0083610D">
              <w:rPr>
                <w:rFonts w:ascii="Calibri" w:hAnsi="Calibri"/>
              </w:rPr>
              <w:t>01</w:t>
            </w:r>
          </w:p>
        </w:tc>
        <w:tc>
          <w:tcPr>
            <w:tcW w:w="2247" w:type="pct"/>
            <w:vAlign w:val="center"/>
          </w:tcPr>
          <w:p w14:paraId="11F90C2D" w14:textId="768819B4" w:rsidR="00ED7232" w:rsidRPr="0083610D" w:rsidRDefault="00ED7232" w:rsidP="00693599">
            <w:pPr>
              <w:pStyle w:val="Header"/>
              <w:keepNext/>
              <w:tabs>
                <w:tab w:val="clear" w:pos="4320"/>
                <w:tab w:val="clear" w:pos="8640"/>
              </w:tabs>
              <w:rPr>
                <w:rFonts w:ascii="Calibri" w:hAnsi="Calibri"/>
                <w:sz w:val="22"/>
              </w:rPr>
            </w:pPr>
            <w:r w:rsidRPr="0083610D">
              <w:rPr>
                <w:rFonts w:ascii="Calibri" w:hAnsi="Calibri"/>
              </w:rPr>
              <w:t xml:space="preserve">Lowest </w:t>
            </w:r>
            <w:r w:rsidR="00526FC1">
              <w:rPr>
                <w:rFonts w:ascii="Calibri" w:hAnsi="Calibri"/>
              </w:rPr>
              <w:t>R</w:t>
            </w:r>
            <w:r w:rsidRPr="0083610D">
              <w:rPr>
                <w:rFonts w:ascii="Calibri" w:hAnsi="Calibri"/>
              </w:rPr>
              <w:t xml:space="preserve">eturn </w:t>
            </w:r>
            <w:r w:rsidR="00526FC1">
              <w:rPr>
                <w:rFonts w:ascii="Calibri" w:hAnsi="Calibri"/>
              </w:rPr>
              <w:t>A</w:t>
            </w:r>
            <w:r w:rsidRPr="0083610D">
              <w:rPr>
                <w:rFonts w:ascii="Calibri" w:hAnsi="Calibri"/>
              </w:rPr>
              <w:t xml:space="preserve">ir </w:t>
            </w:r>
            <w:r w:rsidR="00526FC1">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526FC1">
              <w:rPr>
                <w:rFonts w:ascii="Calibri" w:hAnsi="Calibri"/>
              </w:rPr>
              <w:t>T</w:t>
            </w:r>
            <w:r w:rsidRPr="0083610D">
              <w:rPr>
                <w:rFonts w:ascii="Calibri" w:hAnsi="Calibri"/>
              </w:rPr>
              <w:t xml:space="preserve">emperature that </w:t>
            </w:r>
            <w:r w:rsidR="00526FC1">
              <w:rPr>
                <w:rFonts w:ascii="Calibri" w:hAnsi="Calibri"/>
              </w:rPr>
              <w:t>O</w:t>
            </w:r>
            <w:r w:rsidRPr="0083610D">
              <w:rPr>
                <w:rFonts w:ascii="Calibri" w:hAnsi="Calibri"/>
              </w:rPr>
              <w:t xml:space="preserve">ccurred </w:t>
            </w:r>
            <w:r w:rsidR="00526FC1">
              <w:rPr>
                <w:rFonts w:ascii="Calibri" w:hAnsi="Calibri"/>
              </w:rPr>
              <w:t>D</w:t>
            </w:r>
            <w:r w:rsidRPr="0083610D">
              <w:rPr>
                <w:rFonts w:ascii="Calibri" w:hAnsi="Calibri"/>
              </w:rPr>
              <w:t xml:space="preserve">uring the </w:t>
            </w:r>
            <w:r w:rsidR="00526FC1">
              <w:rPr>
                <w:rFonts w:ascii="Calibri" w:hAnsi="Calibri"/>
              </w:rPr>
              <w:t>R</w:t>
            </w:r>
            <w:r w:rsidRPr="0083610D">
              <w:rPr>
                <w:rFonts w:ascii="Calibri" w:hAnsi="Calibri"/>
              </w:rPr>
              <w:t xml:space="preserve">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P</w:t>
            </w:r>
            <w:r w:rsidRPr="0083610D">
              <w:rPr>
                <w:rFonts w:ascii="Calibri" w:hAnsi="Calibri"/>
              </w:rPr>
              <w:t>rocedure (</w:t>
            </w:r>
            <w:r w:rsidR="00987F71">
              <w:rPr>
                <w:rFonts w:ascii="Calibri" w:hAnsi="Calibri"/>
              </w:rPr>
              <w:t>°</w:t>
            </w:r>
            <w:r w:rsidRPr="0083610D">
              <w:rPr>
                <w:rFonts w:ascii="Calibri" w:hAnsi="Calibri"/>
              </w:rPr>
              <w:t>F)</w:t>
            </w:r>
          </w:p>
        </w:tc>
        <w:tc>
          <w:tcPr>
            <w:tcW w:w="2500" w:type="pct"/>
            <w:vAlign w:val="center"/>
          </w:tcPr>
          <w:p w14:paraId="11F90C2E" w14:textId="77777777" w:rsidR="00ED7232" w:rsidRPr="0083610D" w:rsidRDefault="00ED7232" w:rsidP="00693599">
            <w:pPr>
              <w:keepNext/>
              <w:rPr>
                <w:rFonts w:ascii="Calibri" w:hAnsi="Calibri"/>
                <w:sz w:val="22"/>
              </w:rPr>
            </w:pPr>
          </w:p>
        </w:tc>
      </w:tr>
      <w:tr w:rsidR="00ED7232" w:rsidRPr="0083610D" w14:paraId="11F90C33" w14:textId="77777777" w:rsidTr="00BD235E">
        <w:trPr>
          <w:cantSplit/>
          <w:trHeight w:val="432"/>
        </w:trPr>
        <w:tc>
          <w:tcPr>
            <w:tcW w:w="253" w:type="pct"/>
            <w:vAlign w:val="center"/>
          </w:tcPr>
          <w:p w14:paraId="11F90C30" w14:textId="77777777" w:rsidR="00ED7232" w:rsidRPr="0083610D" w:rsidRDefault="00ED7232" w:rsidP="00693599">
            <w:pPr>
              <w:pStyle w:val="FootnoteText"/>
              <w:keepNext/>
              <w:jc w:val="center"/>
              <w:rPr>
                <w:rFonts w:ascii="Calibri" w:hAnsi="Calibri"/>
              </w:rPr>
            </w:pPr>
            <w:r w:rsidRPr="0083610D">
              <w:rPr>
                <w:rFonts w:ascii="Calibri" w:hAnsi="Calibri"/>
              </w:rPr>
              <w:t>02</w:t>
            </w:r>
          </w:p>
        </w:tc>
        <w:tc>
          <w:tcPr>
            <w:tcW w:w="2247" w:type="pct"/>
            <w:vAlign w:val="center"/>
          </w:tcPr>
          <w:p w14:paraId="11F90C31" w14:textId="5E4EF8CA" w:rsidR="00ED7232" w:rsidRPr="0083610D" w:rsidRDefault="00ED7232" w:rsidP="00693599">
            <w:pPr>
              <w:keepNext/>
              <w:rPr>
                <w:rFonts w:ascii="Calibri" w:hAnsi="Calibri"/>
              </w:rPr>
            </w:pPr>
            <w:r w:rsidRPr="0083610D">
              <w:rPr>
                <w:rFonts w:ascii="Calibri" w:hAnsi="Calibri"/>
              </w:rPr>
              <w:t xml:space="preserve">Measured Condenser </w:t>
            </w:r>
            <w:r w:rsidR="00526FC1">
              <w:rPr>
                <w:rFonts w:ascii="Calibri" w:hAnsi="Calibri"/>
              </w:rPr>
              <w:t>A</w:t>
            </w:r>
            <w:r w:rsidRPr="0083610D">
              <w:rPr>
                <w:rFonts w:ascii="Calibri" w:hAnsi="Calibri"/>
              </w:rPr>
              <w:t xml:space="preserve">ir </w:t>
            </w:r>
            <w:r w:rsidR="00526FC1">
              <w:rPr>
                <w:rFonts w:ascii="Calibri" w:hAnsi="Calibri"/>
              </w:rPr>
              <w:t>E</w:t>
            </w:r>
            <w:r w:rsidRPr="0083610D">
              <w:rPr>
                <w:rFonts w:ascii="Calibri" w:hAnsi="Calibri"/>
              </w:rPr>
              <w:t xml:space="preserve">ntering </w:t>
            </w:r>
            <w:r w:rsidR="00526FC1">
              <w:rPr>
                <w:rFonts w:ascii="Calibri" w:hAnsi="Calibri"/>
              </w:rPr>
              <w:t>D</w:t>
            </w:r>
            <w:r w:rsidRPr="0083610D">
              <w:rPr>
                <w:rFonts w:ascii="Calibri" w:hAnsi="Calibri"/>
              </w:rPr>
              <w:t xml:space="preserve">ry-bulb </w:t>
            </w:r>
            <w:r w:rsidR="00526FC1">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2" w14:textId="77777777" w:rsidR="00ED7232" w:rsidRPr="0083610D" w:rsidRDefault="00ED7232" w:rsidP="00693599">
            <w:pPr>
              <w:keepNext/>
              <w:rPr>
                <w:rFonts w:ascii="Calibri" w:hAnsi="Calibri"/>
              </w:rPr>
            </w:pPr>
          </w:p>
        </w:tc>
      </w:tr>
      <w:tr w:rsidR="00ED7232" w:rsidRPr="0083610D" w14:paraId="11F90C37" w14:textId="77777777" w:rsidTr="00BD235E">
        <w:trPr>
          <w:cantSplit/>
          <w:trHeight w:val="432"/>
        </w:trPr>
        <w:tc>
          <w:tcPr>
            <w:tcW w:w="253" w:type="pct"/>
            <w:vAlign w:val="center"/>
          </w:tcPr>
          <w:p w14:paraId="11F90C34" w14:textId="77777777" w:rsidR="00ED7232" w:rsidRPr="0083610D" w:rsidRDefault="00ED7232" w:rsidP="00693599">
            <w:pPr>
              <w:pStyle w:val="Header"/>
              <w:keepNext/>
              <w:tabs>
                <w:tab w:val="clear" w:pos="4320"/>
                <w:tab w:val="clear" w:pos="8640"/>
              </w:tabs>
              <w:jc w:val="center"/>
              <w:rPr>
                <w:rFonts w:ascii="Calibri" w:hAnsi="Calibri"/>
              </w:rPr>
            </w:pPr>
            <w:r w:rsidRPr="0083610D">
              <w:rPr>
                <w:rFonts w:ascii="Calibri" w:hAnsi="Calibri"/>
              </w:rPr>
              <w:t>03</w:t>
            </w:r>
          </w:p>
        </w:tc>
        <w:tc>
          <w:tcPr>
            <w:tcW w:w="2247" w:type="pct"/>
            <w:vAlign w:val="center"/>
          </w:tcPr>
          <w:p w14:paraId="11F90C35" w14:textId="225C78B3" w:rsidR="00ED7232" w:rsidRPr="0083610D" w:rsidRDefault="00ED7232" w:rsidP="00693599">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2500" w:type="pct"/>
            <w:vAlign w:val="center"/>
          </w:tcPr>
          <w:p w14:paraId="11F90C36" w14:textId="77777777" w:rsidR="00ED7232" w:rsidRPr="0083610D" w:rsidRDefault="00ED7232" w:rsidP="00693599">
            <w:pPr>
              <w:keepNext/>
              <w:rPr>
                <w:rFonts w:ascii="Calibri" w:hAnsi="Calibri"/>
              </w:rPr>
            </w:pPr>
          </w:p>
        </w:tc>
      </w:tr>
      <w:tr w:rsidR="00ED7232" w:rsidRPr="0083610D" w14:paraId="11F90C3B" w14:textId="77777777" w:rsidTr="00BD235E">
        <w:trPr>
          <w:cantSplit/>
          <w:trHeight w:val="432"/>
        </w:trPr>
        <w:tc>
          <w:tcPr>
            <w:tcW w:w="253" w:type="pct"/>
            <w:vAlign w:val="center"/>
          </w:tcPr>
          <w:p w14:paraId="11F90C38" w14:textId="77777777" w:rsidR="00ED7232" w:rsidRPr="0083610D" w:rsidRDefault="00ED7232" w:rsidP="00693599">
            <w:pPr>
              <w:pStyle w:val="FootnoteText"/>
              <w:keepNext/>
              <w:jc w:val="center"/>
              <w:rPr>
                <w:rFonts w:ascii="Calibri" w:hAnsi="Calibri"/>
              </w:rPr>
            </w:pPr>
            <w:r w:rsidRPr="0083610D">
              <w:rPr>
                <w:rFonts w:ascii="Calibri" w:hAnsi="Calibri"/>
              </w:rPr>
              <w:t>04</w:t>
            </w:r>
          </w:p>
        </w:tc>
        <w:tc>
          <w:tcPr>
            <w:tcW w:w="2247" w:type="pct"/>
            <w:vAlign w:val="center"/>
          </w:tcPr>
          <w:p w14:paraId="11F90C39" w14:textId="16AB3487"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D</w:t>
            </w:r>
            <w:r w:rsidRPr="0083610D">
              <w:rPr>
                <w:rFonts w:ascii="Calibri" w:hAnsi="Calibri"/>
              </w:rPr>
              <w:t xml:space="preserve">ry-bulb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A" w14:textId="77777777" w:rsidR="00ED7232" w:rsidRPr="0083610D" w:rsidRDefault="00ED7232" w:rsidP="00693599">
            <w:pPr>
              <w:keepNext/>
              <w:rPr>
                <w:rFonts w:ascii="Calibri" w:hAnsi="Calibri"/>
              </w:rPr>
            </w:pPr>
          </w:p>
        </w:tc>
      </w:tr>
      <w:tr w:rsidR="00ED7232" w:rsidRPr="0083610D" w14:paraId="11F90C3F" w14:textId="77777777" w:rsidTr="00BD235E">
        <w:trPr>
          <w:cantSplit/>
          <w:trHeight w:val="432"/>
        </w:trPr>
        <w:tc>
          <w:tcPr>
            <w:tcW w:w="253" w:type="pct"/>
            <w:vAlign w:val="center"/>
          </w:tcPr>
          <w:p w14:paraId="11F90C3C" w14:textId="77777777" w:rsidR="00ED7232" w:rsidRPr="0083610D" w:rsidRDefault="00ED7232" w:rsidP="00693599">
            <w:pPr>
              <w:pStyle w:val="FootnoteText"/>
              <w:keepNext/>
              <w:jc w:val="center"/>
              <w:rPr>
                <w:rFonts w:ascii="Calibri" w:hAnsi="Calibri"/>
              </w:rPr>
            </w:pPr>
            <w:r w:rsidRPr="0083610D">
              <w:rPr>
                <w:rFonts w:ascii="Calibri" w:hAnsi="Calibri"/>
              </w:rPr>
              <w:t>05</w:t>
            </w:r>
          </w:p>
        </w:tc>
        <w:tc>
          <w:tcPr>
            <w:tcW w:w="2247" w:type="pct"/>
            <w:vAlign w:val="center"/>
          </w:tcPr>
          <w:p w14:paraId="11F90C3D" w14:textId="410ADC09"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W</w:t>
            </w:r>
            <w:r w:rsidRPr="0083610D">
              <w:rPr>
                <w:rFonts w:ascii="Calibri" w:hAnsi="Calibri"/>
              </w:rPr>
              <w:t xml:space="preserve">et-bulb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E" w14:textId="77777777" w:rsidR="00ED7232" w:rsidRPr="0083610D" w:rsidRDefault="00ED7232" w:rsidP="00693599">
            <w:pPr>
              <w:keepNext/>
              <w:rPr>
                <w:rFonts w:ascii="Calibri" w:hAnsi="Calibri"/>
              </w:rPr>
            </w:pPr>
          </w:p>
        </w:tc>
      </w:tr>
      <w:tr w:rsidR="00ED7232" w:rsidRPr="0083610D" w14:paraId="11F90C43" w14:textId="77777777" w:rsidTr="00BD235E">
        <w:trPr>
          <w:cantSplit/>
          <w:trHeight w:val="432"/>
        </w:trPr>
        <w:tc>
          <w:tcPr>
            <w:tcW w:w="253" w:type="pct"/>
            <w:vAlign w:val="center"/>
          </w:tcPr>
          <w:p w14:paraId="11F90C40" w14:textId="77777777" w:rsidR="00ED7232" w:rsidRPr="0083610D" w:rsidRDefault="00ED7232" w:rsidP="00693599">
            <w:pPr>
              <w:keepNext/>
              <w:jc w:val="center"/>
              <w:rPr>
                <w:rFonts w:ascii="Calibri" w:hAnsi="Calibri"/>
              </w:rPr>
            </w:pPr>
            <w:r w:rsidRPr="0083610D">
              <w:rPr>
                <w:rFonts w:ascii="Calibri" w:hAnsi="Calibri"/>
              </w:rPr>
              <w:t>06</w:t>
            </w:r>
          </w:p>
        </w:tc>
        <w:tc>
          <w:tcPr>
            <w:tcW w:w="2247" w:type="pct"/>
            <w:vAlign w:val="center"/>
          </w:tcPr>
          <w:p w14:paraId="11F90C41" w14:textId="58A81990"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42" w14:textId="77777777" w:rsidR="00ED7232" w:rsidRPr="0083610D" w:rsidRDefault="00ED7232" w:rsidP="00693599">
            <w:pPr>
              <w:keepNext/>
              <w:rPr>
                <w:rFonts w:ascii="Calibri" w:hAnsi="Calibri"/>
              </w:rPr>
            </w:pPr>
          </w:p>
        </w:tc>
      </w:tr>
      <w:tr w:rsidR="00ED7232" w:rsidRPr="0083610D" w14:paraId="11F90C47" w14:textId="77777777" w:rsidTr="00BD235E">
        <w:trPr>
          <w:cantSplit/>
          <w:trHeight w:val="432"/>
        </w:trPr>
        <w:tc>
          <w:tcPr>
            <w:tcW w:w="253" w:type="pct"/>
            <w:vAlign w:val="center"/>
          </w:tcPr>
          <w:p w14:paraId="11F90C44" w14:textId="77777777" w:rsidR="00ED7232" w:rsidRPr="0083610D" w:rsidRDefault="00ED7232" w:rsidP="00693599">
            <w:pPr>
              <w:keepNext/>
              <w:jc w:val="center"/>
              <w:rPr>
                <w:rFonts w:ascii="Calibri" w:hAnsi="Calibri"/>
              </w:rPr>
            </w:pPr>
            <w:r w:rsidRPr="0083610D">
              <w:rPr>
                <w:rFonts w:ascii="Calibri" w:hAnsi="Calibri"/>
              </w:rPr>
              <w:t>07</w:t>
            </w:r>
          </w:p>
        </w:tc>
        <w:tc>
          <w:tcPr>
            <w:tcW w:w="2247" w:type="pct"/>
            <w:vAlign w:val="center"/>
          </w:tcPr>
          <w:p w14:paraId="11F90C45" w14:textId="0A90BD65"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2500" w:type="pct"/>
            <w:vAlign w:val="center"/>
          </w:tcPr>
          <w:p w14:paraId="11F90C46" w14:textId="77777777" w:rsidR="00ED7232" w:rsidRPr="0083610D" w:rsidRDefault="00ED7232" w:rsidP="00693599">
            <w:pPr>
              <w:keepNext/>
              <w:rPr>
                <w:rFonts w:ascii="Calibri" w:hAnsi="Calibri"/>
              </w:rPr>
            </w:pPr>
          </w:p>
        </w:tc>
      </w:tr>
      <w:tr w:rsidR="00ED7232" w:rsidRPr="0083610D" w14:paraId="11F90C4C" w14:textId="77777777" w:rsidTr="00BD235E">
        <w:trPr>
          <w:cantSplit/>
          <w:trHeight w:val="432"/>
        </w:trPr>
        <w:tc>
          <w:tcPr>
            <w:tcW w:w="253" w:type="pct"/>
            <w:vAlign w:val="center"/>
          </w:tcPr>
          <w:p w14:paraId="11F90C48" w14:textId="77777777" w:rsidR="00ED7232" w:rsidRPr="0083610D" w:rsidRDefault="00ED7232" w:rsidP="00693599">
            <w:pPr>
              <w:keepNext/>
              <w:jc w:val="center"/>
              <w:rPr>
                <w:rFonts w:ascii="Calibri" w:hAnsi="Calibri"/>
              </w:rPr>
            </w:pPr>
            <w:r w:rsidRPr="0083610D">
              <w:rPr>
                <w:rFonts w:ascii="Calibri" w:hAnsi="Calibri"/>
              </w:rPr>
              <w:t>08</w:t>
            </w:r>
          </w:p>
        </w:tc>
        <w:tc>
          <w:tcPr>
            <w:tcW w:w="2247" w:type="pct"/>
            <w:vAlign w:val="center"/>
          </w:tcPr>
          <w:p w14:paraId="11F90C49" w14:textId="5CFA3535" w:rsidR="00ED7232" w:rsidRPr="0083610D" w:rsidRDefault="00ED7232" w:rsidP="00693599">
            <w:pPr>
              <w:keepNext/>
              <w:rPr>
                <w:rFonts w:ascii="Calibri" w:hAnsi="Calibri"/>
              </w:rPr>
            </w:pPr>
            <w:r w:rsidRPr="0083610D">
              <w:rPr>
                <w:rFonts w:ascii="Calibri" w:hAnsi="Calibri"/>
              </w:rPr>
              <w:t xml:space="preserve">Evaporator </w:t>
            </w:r>
            <w:r w:rsidR="00A72027">
              <w:rPr>
                <w:rFonts w:ascii="Calibri" w:hAnsi="Calibri"/>
              </w:rPr>
              <w:t>S</w:t>
            </w:r>
            <w:r w:rsidRPr="0083610D">
              <w:rPr>
                <w:rFonts w:ascii="Calibri" w:hAnsi="Calibri"/>
              </w:rPr>
              <w:t xml:space="preserve">aturation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C4A" w14:textId="43E9906A" w:rsidR="00ED7232" w:rsidRPr="0083610D" w:rsidRDefault="00ED7232" w:rsidP="00693599">
            <w:pPr>
              <w:keepNext/>
              <w:rPr>
                <w:rFonts w:ascii="Calibri" w:hAnsi="Calibri"/>
              </w:rPr>
            </w:pPr>
            <w:r w:rsidRPr="0083610D">
              <w:rPr>
                <w:rFonts w:ascii="Calibri" w:hAnsi="Calibri"/>
              </w:rPr>
              <w:t xml:space="preserve">from </w:t>
            </w:r>
            <w:r w:rsidR="00A72027">
              <w:rPr>
                <w:rFonts w:ascii="Calibri" w:hAnsi="Calibri"/>
              </w:rPr>
              <w:t>D</w:t>
            </w:r>
            <w:r w:rsidRPr="0083610D">
              <w:rPr>
                <w:rFonts w:ascii="Calibri" w:hAnsi="Calibri"/>
              </w:rPr>
              <w:t xml:space="preserve">igital </w:t>
            </w:r>
            <w:r w:rsidR="00A72027">
              <w:rPr>
                <w:rFonts w:ascii="Calibri" w:hAnsi="Calibri"/>
              </w:rPr>
              <w:t>G</w:t>
            </w:r>
            <w:r w:rsidRPr="0083610D">
              <w:rPr>
                <w:rFonts w:ascii="Calibri" w:hAnsi="Calibri"/>
              </w:rPr>
              <w:t>auge or P-T Table using Line F07 (</w:t>
            </w:r>
            <w:r w:rsidR="00987F71">
              <w:rPr>
                <w:rFonts w:ascii="Calibri" w:hAnsi="Calibri"/>
              </w:rPr>
              <w:t>°</w:t>
            </w:r>
            <w:r w:rsidRPr="0083610D">
              <w:rPr>
                <w:rFonts w:ascii="Calibri" w:hAnsi="Calibri"/>
              </w:rPr>
              <w:t>F)</w:t>
            </w:r>
          </w:p>
        </w:tc>
        <w:tc>
          <w:tcPr>
            <w:tcW w:w="2500" w:type="pct"/>
            <w:vAlign w:val="center"/>
          </w:tcPr>
          <w:p w14:paraId="11F90C4B" w14:textId="77777777" w:rsidR="00ED7232" w:rsidRPr="0083610D" w:rsidRDefault="00ED7232" w:rsidP="00693599">
            <w:pPr>
              <w:keepNext/>
              <w:rPr>
                <w:rFonts w:ascii="Calibri" w:hAnsi="Calibri"/>
              </w:rPr>
            </w:pPr>
          </w:p>
        </w:tc>
      </w:tr>
      <w:tr w:rsidR="00ED7232" w:rsidRPr="0083610D" w14:paraId="11F90C50" w14:textId="77777777" w:rsidTr="00BD235E">
        <w:trPr>
          <w:cantSplit/>
          <w:trHeight w:val="432"/>
        </w:trPr>
        <w:tc>
          <w:tcPr>
            <w:tcW w:w="253" w:type="pct"/>
            <w:vAlign w:val="center"/>
          </w:tcPr>
          <w:p w14:paraId="11F90C4D" w14:textId="77777777" w:rsidR="00ED7232" w:rsidRPr="0083610D" w:rsidRDefault="00ED7232" w:rsidP="00693599">
            <w:pPr>
              <w:keepNext/>
              <w:jc w:val="center"/>
              <w:rPr>
                <w:rFonts w:ascii="Calibri" w:hAnsi="Calibri"/>
              </w:rPr>
            </w:pPr>
            <w:r w:rsidRPr="0083610D">
              <w:rPr>
                <w:rFonts w:ascii="Calibri" w:hAnsi="Calibri"/>
              </w:rPr>
              <w:lastRenderedPageBreak/>
              <w:t>09</w:t>
            </w:r>
          </w:p>
        </w:tc>
        <w:tc>
          <w:tcPr>
            <w:tcW w:w="2247" w:type="pct"/>
            <w:vAlign w:val="center"/>
          </w:tcPr>
          <w:p w14:paraId="11F90C4E" w14:textId="725609F2" w:rsidR="00ED7232" w:rsidRPr="0083610D" w:rsidRDefault="00ED7232" w:rsidP="00693599">
            <w:pPr>
              <w:keepNext/>
              <w:rPr>
                <w:rFonts w:ascii="Calibri" w:hAnsi="Calibri"/>
              </w:rPr>
            </w:pPr>
            <w:r w:rsidRPr="0083610D">
              <w:rPr>
                <w:rFonts w:ascii="Calibri" w:hAnsi="Calibri"/>
              </w:rPr>
              <w:t>Measured Superheat (Line F06 – Line F08) (</w:t>
            </w:r>
            <w:r w:rsidR="00987F71">
              <w:rPr>
                <w:rFonts w:ascii="Calibri" w:hAnsi="Calibri"/>
              </w:rPr>
              <w:t>°</w:t>
            </w:r>
            <w:r w:rsidRPr="0083610D">
              <w:rPr>
                <w:rFonts w:ascii="Calibri" w:hAnsi="Calibri"/>
              </w:rPr>
              <w:t>F)</w:t>
            </w:r>
          </w:p>
        </w:tc>
        <w:tc>
          <w:tcPr>
            <w:tcW w:w="2500" w:type="pct"/>
            <w:vAlign w:val="center"/>
          </w:tcPr>
          <w:p w14:paraId="11F90C4F" w14:textId="77777777" w:rsidR="00ED7232" w:rsidRPr="0083610D" w:rsidRDefault="00ED7232" w:rsidP="00693599">
            <w:pPr>
              <w:keepNext/>
              <w:rPr>
                <w:rFonts w:ascii="Calibri" w:hAnsi="Calibri"/>
              </w:rPr>
            </w:pPr>
          </w:p>
        </w:tc>
      </w:tr>
      <w:tr w:rsidR="00ED7232" w:rsidRPr="0083610D" w14:paraId="11F90C54" w14:textId="77777777" w:rsidTr="00BD235E">
        <w:trPr>
          <w:cantSplit/>
          <w:trHeight w:val="432"/>
        </w:trPr>
        <w:tc>
          <w:tcPr>
            <w:tcW w:w="253" w:type="pct"/>
            <w:vAlign w:val="center"/>
          </w:tcPr>
          <w:p w14:paraId="11F90C51" w14:textId="77777777" w:rsidR="00ED7232" w:rsidRPr="0083610D" w:rsidDel="00C76C40" w:rsidRDefault="00ED7232" w:rsidP="00693599">
            <w:pPr>
              <w:keepNext/>
              <w:jc w:val="center"/>
              <w:rPr>
                <w:rFonts w:ascii="Calibri" w:hAnsi="Calibri"/>
              </w:rPr>
            </w:pPr>
            <w:r w:rsidRPr="0083610D">
              <w:rPr>
                <w:rFonts w:ascii="Calibri" w:hAnsi="Calibri"/>
              </w:rPr>
              <w:t>10</w:t>
            </w:r>
          </w:p>
        </w:tc>
        <w:tc>
          <w:tcPr>
            <w:tcW w:w="2247" w:type="pct"/>
            <w:vAlign w:val="center"/>
          </w:tcPr>
          <w:p w14:paraId="11F90C52" w14:textId="69C88824" w:rsidR="00ED7232" w:rsidRPr="0083610D" w:rsidRDefault="00ED7232" w:rsidP="00693599">
            <w:pPr>
              <w:keepNext/>
              <w:rPr>
                <w:rFonts w:ascii="Calibri" w:hAnsi="Calibri"/>
              </w:rPr>
            </w:pPr>
            <w:r w:rsidRPr="0083610D">
              <w:rPr>
                <w:rFonts w:ascii="Calibri" w:hAnsi="Calibri"/>
              </w:rPr>
              <w:t>Target Superheat (from Table RA3.2-2, using F02 and F05) (</w:t>
            </w:r>
            <w:r w:rsidR="00987F71">
              <w:rPr>
                <w:rFonts w:ascii="Calibri" w:hAnsi="Calibri"/>
              </w:rPr>
              <w:t>°</w:t>
            </w:r>
            <w:r w:rsidRPr="0083610D">
              <w:rPr>
                <w:rFonts w:ascii="Calibri" w:hAnsi="Calibri"/>
              </w:rPr>
              <w:t>F)</w:t>
            </w:r>
          </w:p>
        </w:tc>
        <w:tc>
          <w:tcPr>
            <w:tcW w:w="2500" w:type="pct"/>
            <w:vAlign w:val="center"/>
          </w:tcPr>
          <w:p w14:paraId="11F90C53" w14:textId="77777777" w:rsidR="00ED7232" w:rsidRPr="0083610D" w:rsidRDefault="00ED7232" w:rsidP="00693599">
            <w:pPr>
              <w:keepNext/>
              <w:rPr>
                <w:rFonts w:ascii="Calibri" w:hAnsi="Calibri"/>
              </w:rPr>
            </w:pPr>
          </w:p>
        </w:tc>
      </w:tr>
      <w:tr w:rsidR="00987F71" w:rsidRPr="0083610D" w14:paraId="11F90C57" w14:textId="77777777" w:rsidTr="00BD235E">
        <w:trPr>
          <w:cantSplit/>
          <w:trHeight w:val="432"/>
        </w:trPr>
        <w:tc>
          <w:tcPr>
            <w:tcW w:w="253" w:type="pct"/>
            <w:vAlign w:val="center"/>
          </w:tcPr>
          <w:p w14:paraId="11F90C55" w14:textId="77777777" w:rsidR="00987F71" w:rsidRPr="0083610D" w:rsidDel="00C76C40" w:rsidRDefault="00987F71" w:rsidP="00693599">
            <w:pPr>
              <w:keepNext/>
              <w:jc w:val="center"/>
              <w:rPr>
                <w:rFonts w:ascii="Calibri" w:hAnsi="Calibri"/>
              </w:rPr>
            </w:pPr>
            <w:r w:rsidRPr="0083610D">
              <w:rPr>
                <w:rFonts w:ascii="Calibri" w:hAnsi="Calibri"/>
              </w:rPr>
              <w:t>11</w:t>
            </w:r>
          </w:p>
        </w:tc>
        <w:tc>
          <w:tcPr>
            <w:tcW w:w="2247" w:type="pct"/>
            <w:vAlign w:val="center"/>
          </w:tcPr>
          <w:p w14:paraId="0C68F668" w14:textId="77777777" w:rsidR="00987F71" w:rsidRPr="0083610D" w:rsidRDefault="00987F71" w:rsidP="00693599">
            <w:pPr>
              <w:keepNext/>
              <w:rPr>
                <w:rFonts w:ascii="Calibri" w:hAnsi="Calibri"/>
              </w:rPr>
            </w:pPr>
            <w:r w:rsidRPr="0083610D">
              <w:rPr>
                <w:rFonts w:ascii="Calibri" w:hAnsi="Calibri"/>
              </w:rPr>
              <w:t xml:space="preserve">Compliance Statement: </w:t>
            </w:r>
          </w:p>
        </w:tc>
        <w:tc>
          <w:tcPr>
            <w:tcW w:w="2500" w:type="pct"/>
            <w:vAlign w:val="center"/>
          </w:tcPr>
          <w:p w14:paraId="11F90C56" w14:textId="0D18D325" w:rsidR="00987F71" w:rsidRPr="0083610D" w:rsidRDefault="00987F71" w:rsidP="00693599">
            <w:pPr>
              <w:keepNext/>
              <w:rPr>
                <w:rFonts w:ascii="Calibri" w:hAnsi="Calibri"/>
              </w:rPr>
            </w:pPr>
          </w:p>
        </w:tc>
      </w:tr>
    </w:tbl>
    <w:p w14:paraId="11F90C58" w14:textId="77777777" w:rsidR="00ED7232" w:rsidRPr="0083610D" w:rsidRDefault="00ED7232" w:rsidP="00ED7232">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C59" w14:textId="77777777" w:rsidR="00ED7232" w:rsidRPr="0083610D" w:rsidRDefault="00ED7232" w:rsidP="00ED7232">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C5D" w14:textId="77777777" w:rsidTr="00F77A0A">
        <w:tc>
          <w:tcPr>
            <w:tcW w:w="11016" w:type="dxa"/>
            <w:vAlign w:val="center"/>
          </w:tcPr>
          <w:p w14:paraId="11F90C5C" w14:textId="5311468D" w:rsidR="00ED7232" w:rsidRPr="0083610D" w:rsidRDefault="00A72027" w:rsidP="000D3DAA">
            <w:pPr>
              <w:keepNext/>
              <w:rPr>
                <w:rFonts w:ascii="Calibri" w:hAnsi="Calibri"/>
                <w:b/>
              </w:rPr>
            </w:pPr>
            <w:r>
              <w:rPr>
                <w:rFonts w:ascii="Calibri" w:hAnsi="Calibri"/>
                <w:b/>
              </w:rPr>
              <w:t xml:space="preserve">MCH-25d </w:t>
            </w:r>
            <w:r w:rsidR="003C7940">
              <w:rPr>
                <w:rFonts w:ascii="Calibri" w:hAnsi="Calibri"/>
                <w:b/>
              </w:rPr>
              <w:t>-</w:t>
            </w:r>
            <w:r>
              <w:rPr>
                <w:rFonts w:ascii="Calibri" w:hAnsi="Calibri"/>
                <w:b/>
              </w:rPr>
              <w:t xml:space="preserve"> </w:t>
            </w:r>
            <w:r w:rsidR="003C7940">
              <w:rPr>
                <w:rFonts w:ascii="Calibri" w:hAnsi="Calibri"/>
                <w:b/>
              </w:rPr>
              <w:t>Refrigerant Charge Verification -Fault Indicator Display (FID)</w:t>
            </w:r>
          </w:p>
        </w:tc>
      </w:tr>
    </w:tbl>
    <w:p w14:paraId="11F90C5E" w14:textId="77777777" w:rsidR="00ED7232" w:rsidRPr="0083610D" w:rsidRDefault="00ED7232" w:rsidP="00ED7232">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ED7232" w:rsidRPr="0083610D" w14:paraId="11F90C62" w14:textId="77777777" w:rsidTr="00ED7232">
        <w:trPr>
          <w:cantSplit/>
          <w:trHeight w:val="504"/>
        </w:trPr>
        <w:tc>
          <w:tcPr>
            <w:tcW w:w="5000" w:type="pct"/>
            <w:gridSpan w:val="3"/>
            <w:vAlign w:val="center"/>
          </w:tcPr>
          <w:p w14:paraId="11F90C60" w14:textId="58CC6264" w:rsidR="00ED7232" w:rsidRPr="0083610D" w:rsidRDefault="00ED7232" w:rsidP="00F77A0A">
            <w:pPr>
              <w:rPr>
                <w:rFonts w:ascii="Calibri" w:hAnsi="Calibri"/>
                <w:b/>
              </w:rPr>
            </w:pPr>
            <w:r w:rsidRPr="0083610D">
              <w:rPr>
                <w:rFonts w:ascii="Calibri" w:hAnsi="Calibri"/>
                <w:b/>
              </w:rPr>
              <w:t xml:space="preserve">G. </w:t>
            </w:r>
            <w:r w:rsidR="004F4203">
              <w:rPr>
                <w:rFonts w:ascii="Calibri" w:hAnsi="Calibri"/>
                <w:b/>
              </w:rPr>
              <w:t>Fault Indicator Display</w:t>
            </w:r>
          </w:p>
          <w:p w14:paraId="11F90C61" w14:textId="33E787FF" w:rsidR="00ED7232" w:rsidRPr="001D562C" w:rsidRDefault="00ED7232" w:rsidP="00ED7232">
            <w:pPr>
              <w:rPr>
                <w:rFonts w:ascii="Calibri" w:hAnsi="Calibri"/>
                <w:b/>
              </w:rPr>
            </w:pPr>
            <w:r w:rsidRPr="00DC2134">
              <w:rPr>
                <w:rFonts w:ascii="Calibri" w:hAnsi="Calibri"/>
                <w:sz w:val="18"/>
              </w:rPr>
              <w:t xml:space="preserve">Procedures for the </w:t>
            </w:r>
            <w:r w:rsidR="004F4203" w:rsidRPr="00DC2134">
              <w:rPr>
                <w:rFonts w:ascii="Calibri" w:hAnsi="Calibri"/>
                <w:sz w:val="18"/>
              </w:rPr>
              <w:t>Fault Indicator Display</w:t>
            </w:r>
            <w:r w:rsidRPr="00DC2134">
              <w:rPr>
                <w:rFonts w:ascii="Calibri" w:hAnsi="Calibri"/>
                <w:sz w:val="18"/>
              </w:rPr>
              <w:t xml:space="preserve"> Verification are detailed in RA3.4.2</w:t>
            </w:r>
            <w:r w:rsidR="001D562C" w:rsidRPr="00DC2134">
              <w:rPr>
                <w:rFonts w:ascii="Calibri" w:hAnsi="Calibri"/>
                <w:sz w:val="18"/>
              </w:rPr>
              <w:t>.</w:t>
            </w:r>
          </w:p>
        </w:tc>
      </w:tr>
      <w:tr w:rsidR="00ED7232" w:rsidRPr="0083610D" w14:paraId="11F90C66" w14:textId="77777777" w:rsidTr="00ED7232">
        <w:trPr>
          <w:cantSplit/>
          <w:trHeight w:val="144"/>
        </w:trPr>
        <w:tc>
          <w:tcPr>
            <w:tcW w:w="211" w:type="pct"/>
            <w:vAlign w:val="center"/>
          </w:tcPr>
          <w:p w14:paraId="11F90C63" w14:textId="77777777" w:rsidR="00ED7232" w:rsidRPr="0083610D" w:rsidRDefault="00ED7232" w:rsidP="00ED7232">
            <w:pPr>
              <w:jc w:val="center"/>
              <w:rPr>
                <w:rFonts w:ascii="Calibri" w:hAnsi="Calibri"/>
              </w:rPr>
            </w:pPr>
            <w:r w:rsidRPr="0083610D">
              <w:rPr>
                <w:rFonts w:ascii="Calibri" w:hAnsi="Calibri"/>
              </w:rPr>
              <w:t>01</w:t>
            </w:r>
          </w:p>
        </w:tc>
        <w:tc>
          <w:tcPr>
            <w:tcW w:w="2288" w:type="pct"/>
            <w:vAlign w:val="center"/>
          </w:tcPr>
          <w:p w14:paraId="11F90C64" w14:textId="54590A2B"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Manufacturer Name/Make</w:t>
            </w:r>
          </w:p>
        </w:tc>
        <w:tc>
          <w:tcPr>
            <w:tcW w:w="2500" w:type="pct"/>
          </w:tcPr>
          <w:p w14:paraId="11F90C65"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A" w14:textId="77777777" w:rsidTr="00ED7232">
        <w:trPr>
          <w:cantSplit/>
          <w:trHeight w:val="144"/>
        </w:trPr>
        <w:tc>
          <w:tcPr>
            <w:tcW w:w="211" w:type="pct"/>
            <w:vAlign w:val="center"/>
          </w:tcPr>
          <w:p w14:paraId="11F90C67" w14:textId="77777777" w:rsidR="00ED7232" w:rsidRPr="0083610D" w:rsidRDefault="00ED7232" w:rsidP="00ED7232">
            <w:pPr>
              <w:jc w:val="center"/>
              <w:rPr>
                <w:rFonts w:ascii="Calibri" w:hAnsi="Calibri"/>
              </w:rPr>
            </w:pPr>
            <w:r w:rsidRPr="0083610D">
              <w:rPr>
                <w:rFonts w:ascii="Calibri" w:hAnsi="Calibri"/>
              </w:rPr>
              <w:t>02</w:t>
            </w:r>
          </w:p>
        </w:tc>
        <w:tc>
          <w:tcPr>
            <w:tcW w:w="2288" w:type="pct"/>
            <w:vAlign w:val="center"/>
          </w:tcPr>
          <w:p w14:paraId="11F90C68" w14:textId="76E7E6DD"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Model Number</w:t>
            </w:r>
          </w:p>
        </w:tc>
        <w:tc>
          <w:tcPr>
            <w:tcW w:w="2500" w:type="pct"/>
          </w:tcPr>
          <w:p w14:paraId="11F90C69"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E" w14:textId="77777777" w:rsidTr="00ED7232">
        <w:trPr>
          <w:trHeight w:val="233"/>
        </w:trPr>
        <w:tc>
          <w:tcPr>
            <w:tcW w:w="211" w:type="pct"/>
            <w:tcBorders>
              <w:top w:val="nil"/>
            </w:tcBorders>
            <w:vAlign w:val="center"/>
          </w:tcPr>
          <w:p w14:paraId="11F90C6B" w14:textId="77777777" w:rsidR="00ED7232" w:rsidRPr="0083610D" w:rsidRDefault="00ED7232" w:rsidP="00ED7232">
            <w:pPr>
              <w:jc w:val="center"/>
              <w:rPr>
                <w:rFonts w:ascii="Calibri" w:hAnsi="Calibri"/>
              </w:rPr>
            </w:pPr>
            <w:r w:rsidRPr="0083610D">
              <w:rPr>
                <w:rFonts w:ascii="Calibri" w:hAnsi="Calibri"/>
              </w:rPr>
              <w:t>03</w:t>
            </w:r>
          </w:p>
        </w:tc>
        <w:tc>
          <w:tcPr>
            <w:tcW w:w="2288" w:type="pct"/>
            <w:tcBorders>
              <w:top w:val="nil"/>
            </w:tcBorders>
            <w:vAlign w:val="center"/>
          </w:tcPr>
          <w:p w14:paraId="11F90C6C" w14:textId="785C19BE" w:rsidR="00ED7232" w:rsidRPr="0083610D" w:rsidRDefault="00ED7232" w:rsidP="00ED7232">
            <w:pPr>
              <w:rPr>
                <w:rFonts w:ascii="Calibri" w:hAnsi="Calibri"/>
              </w:rPr>
            </w:pPr>
            <w:r w:rsidRPr="0083610D">
              <w:rPr>
                <w:rFonts w:ascii="Calibri" w:hAnsi="Calibri"/>
              </w:rPr>
              <w:t>The display module is mounted adjacent to the system thermostat</w:t>
            </w:r>
            <w:r w:rsidR="00A72027">
              <w:rPr>
                <w:rFonts w:ascii="Calibri" w:hAnsi="Calibri"/>
              </w:rPr>
              <w:t>.</w:t>
            </w:r>
          </w:p>
        </w:tc>
        <w:tc>
          <w:tcPr>
            <w:tcW w:w="2500" w:type="pct"/>
            <w:tcBorders>
              <w:top w:val="nil"/>
            </w:tcBorders>
            <w:vAlign w:val="center"/>
          </w:tcPr>
          <w:p w14:paraId="11F90C6D" w14:textId="77777777" w:rsidR="00ED7232" w:rsidRPr="0083610D" w:rsidRDefault="00ED7232" w:rsidP="00ED7232">
            <w:pPr>
              <w:keepNext/>
              <w:rPr>
                <w:rFonts w:ascii="Calibri" w:hAnsi="Calibri"/>
              </w:rPr>
            </w:pPr>
          </w:p>
        </w:tc>
      </w:tr>
      <w:tr w:rsidR="00ED7232" w:rsidRPr="0083610D" w14:paraId="11F90C72" w14:textId="77777777" w:rsidTr="00ED7232">
        <w:trPr>
          <w:trHeight w:val="233"/>
        </w:trPr>
        <w:tc>
          <w:tcPr>
            <w:tcW w:w="211" w:type="pct"/>
            <w:vAlign w:val="center"/>
          </w:tcPr>
          <w:p w14:paraId="11F90C6F" w14:textId="77777777" w:rsidR="00ED7232" w:rsidRPr="0083610D" w:rsidRDefault="00ED7232" w:rsidP="00ED7232">
            <w:pPr>
              <w:jc w:val="center"/>
              <w:rPr>
                <w:rFonts w:ascii="Calibri" w:hAnsi="Calibri"/>
              </w:rPr>
            </w:pPr>
            <w:r w:rsidRPr="0083610D">
              <w:rPr>
                <w:rFonts w:ascii="Calibri" w:hAnsi="Calibri"/>
              </w:rPr>
              <w:t>04</w:t>
            </w:r>
          </w:p>
        </w:tc>
        <w:tc>
          <w:tcPr>
            <w:tcW w:w="2288" w:type="pct"/>
            <w:vAlign w:val="center"/>
          </w:tcPr>
          <w:p w14:paraId="11F90C70" w14:textId="7D13B624" w:rsidR="00ED7232" w:rsidRPr="0083610D" w:rsidRDefault="00ED7232" w:rsidP="00ED7232">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w:t>
            </w:r>
            <w:r w:rsidR="00A72027">
              <w:rPr>
                <w:rFonts w:ascii="Calibri" w:hAnsi="Calibri"/>
              </w:rPr>
              <w:t>m</w:t>
            </w:r>
            <w:r w:rsidRPr="0083610D">
              <w:rPr>
                <w:rFonts w:ascii="Calibri" w:hAnsi="Calibri"/>
              </w:rPr>
              <w:t xml:space="preserve">ake and model found on CEC list of approved </w:t>
            </w:r>
            <w:r w:rsidR="004F4203">
              <w:rPr>
                <w:rFonts w:ascii="Calibri" w:hAnsi="Calibri"/>
              </w:rPr>
              <w:t>FID</w:t>
            </w:r>
            <w:r w:rsidRPr="0083610D">
              <w:rPr>
                <w:rFonts w:ascii="Calibri" w:hAnsi="Calibri"/>
              </w:rPr>
              <w:t xml:space="preserve"> devices)</w:t>
            </w:r>
            <w:r w:rsidR="00A72027">
              <w:rPr>
                <w:rFonts w:ascii="Calibri" w:hAnsi="Calibri"/>
              </w:rPr>
              <w:t>.</w:t>
            </w:r>
          </w:p>
        </w:tc>
        <w:tc>
          <w:tcPr>
            <w:tcW w:w="2500" w:type="pct"/>
            <w:vAlign w:val="center"/>
          </w:tcPr>
          <w:p w14:paraId="11F90C71" w14:textId="52C27C82" w:rsidR="00ED7232" w:rsidRPr="0083610D" w:rsidRDefault="00ED7232" w:rsidP="00ED7232">
            <w:pPr>
              <w:keepNext/>
              <w:rPr>
                <w:rFonts w:ascii="Calibri" w:hAnsi="Calibri"/>
              </w:rPr>
            </w:pPr>
          </w:p>
        </w:tc>
      </w:tr>
      <w:tr w:rsidR="00ED7232" w:rsidRPr="0083610D" w14:paraId="11F90C76" w14:textId="77777777" w:rsidTr="00ED7232">
        <w:trPr>
          <w:trHeight w:val="278"/>
        </w:trPr>
        <w:tc>
          <w:tcPr>
            <w:tcW w:w="211" w:type="pct"/>
            <w:vAlign w:val="center"/>
          </w:tcPr>
          <w:p w14:paraId="11F90C73" w14:textId="77777777" w:rsidR="00ED7232" w:rsidRPr="0083610D" w:rsidRDefault="00ED7232" w:rsidP="00ED7232">
            <w:pPr>
              <w:jc w:val="center"/>
              <w:rPr>
                <w:rFonts w:ascii="Calibri" w:hAnsi="Calibri"/>
              </w:rPr>
            </w:pPr>
            <w:r w:rsidRPr="0083610D">
              <w:rPr>
                <w:rFonts w:ascii="Calibri" w:hAnsi="Calibri"/>
              </w:rPr>
              <w:t>05</w:t>
            </w:r>
          </w:p>
        </w:tc>
        <w:tc>
          <w:tcPr>
            <w:tcW w:w="2288" w:type="pct"/>
            <w:vAlign w:val="center"/>
          </w:tcPr>
          <w:p w14:paraId="11F90C74" w14:textId="783F7D0F" w:rsidR="00ED7232" w:rsidRPr="0083610D" w:rsidRDefault="00ED7232" w:rsidP="00ED7232">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p>
        </w:tc>
        <w:tc>
          <w:tcPr>
            <w:tcW w:w="2500" w:type="pct"/>
            <w:vAlign w:val="center"/>
          </w:tcPr>
          <w:p w14:paraId="11F90C75" w14:textId="76D62EDA" w:rsidR="00ED7232" w:rsidRPr="00F77A0A" w:rsidRDefault="00ED7232" w:rsidP="00ED7232">
            <w:pPr>
              <w:keepNext/>
              <w:rPr>
                <w:rFonts w:ascii="Calibri" w:hAnsi="Calibri"/>
                <w:b/>
              </w:rPr>
            </w:pPr>
          </w:p>
        </w:tc>
      </w:tr>
    </w:tbl>
    <w:p w14:paraId="11F90C77" w14:textId="77777777" w:rsidR="00ED7232" w:rsidRPr="0083610D" w:rsidRDefault="00ED7232" w:rsidP="00ED7232">
      <w:pPr>
        <w:pStyle w:val="Header"/>
        <w:tabs>
          <w:tab w:val="clear" w:pos="4320"/>
          <w:tab w:val="clear" w:pos="8640"/>
          <w:tab w:val="left" w:pos="360"/>
        </w:tabs>
        <w:rPr>
          <w:rFonts w:ascii="Calibri" w:hAnsi="Calibri"/>
        </w:rPr>
      </w:pP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3"/>
        <w:gridCol w:w="10291"/>
      </w:tblGrid>
      <w:tr w:rsidR="00ED7232" w:rsidRPr="0083610D" w14:paraId="11F90C7A" w14:textId="77777777" w:rsidTr="00ED7232">
        <w:trPr>
          <w:trHeight w:val="206"/>
        </w:trPr>
        <w:tc>
          <w:tcPr>
            <w:tcW w:w="10945" w:type="dxa"/>
            <w:gridSpan w:val="2"/>
            <w:vAlign w:val="center"/>
          </w:tcPr>
          <w:p w14:paraId="11F90C79" w14:textId="36AD9D90" w:rsidR="00ED7232" w:rsidRPr="00F77A0A"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F77A0A">
              <w:rPr>
                <w:rFonts w:ascii="Calibri" w:hAnsi="Calibri" w:cs="Arial"/>
                <w:b/>
                <w:caps/>
              </w:rPr>
              <w:t xml:space="preserve">H. </w:t>
            </w:r>
            <w:r w:rsidR="004F4203">
              <w:rPr>
                <w:rFonts w:ascii="Calibri" w:hAnsi="Calibri"/>
                <w:b/>
              </w:rPr>
              <w:t>Fault Indicator Display</w:t>
            </w:r>
            <w:r w:rsidR="00A72027" w:rsidRPr="00A72027">
              <w:rPr>
                <w:rFonts w:ascii="Calibri" w:hAnsi="Calibri"/>
                <w:b/>
              </w:rPr>
              <w:t xml:space="preserve"> – Additional Requirements</w:t>
            </w:r>
          </w:p>
        </w:tc>
      </w:tr>
      <w:tr w:rsidR="00ED7232" w:rsidRPr="0083610D" w14:paraId="11F90C7C" w14:textId="77777777" w:rsidTr="00ED7232">
        <w:trPr>
          <w:trHeight w:val="206"/>
        </w:trPr>
        <w:tc>
          <w:tcPr>
            <w:tcW w:w="10945" w:type="dxa"/>
            <w:gridSpan w:val="2"/>
            <w:vAlign w:val="center"/>
          </w:tcPr>
          <w:p w14:paraId="11F90C7B" w14:textId="3F6D2C75" w:rsidR="00ED7232" w:rsidRPr="00F77A0A" w:rsidRDefault="00A72027"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caps/>
                <w:sz w:val="18"/>
                <w:szCs w:val="18"/>
              </w:rPr>
            </w:pPr>
            <w:r>
              <w:rPr>
                <w:rFonts w:ascii="Calibri" w:hAnsi="Calibri"/>
              </w:rPr>
              <w:t>The responsible persons signature on this document indicates the installation complies with the following requirements:</w:t>
            </w:r>
          </w:p>
        </w:tc>
      </w:tr>
      <w:tr w:rsidR="00ED7232" w:rsidRPr="0083610D" w14:paraId="11F90C7F" w14:textId="77777777" w:rsidTr="00ED7232">
        <w:trPr>
          <w:trHeight w:val="206"/>
        </w:trPr>
        <w:tc>
          <w:tcPr>
            <w:tcW w:w="475" w:type="dxa"/>
            <w:vAlign w:val="center"/>
          </w:tcPr>
          <w:p w14:paraId="11F90C7D" w14:textId="77777777" w:rsidR="00ED7232" w:rsidRPr="0083610D" w:rsidRDefault="00ED7232" w:rsidP="00ED7232">
            <w:pPr>
              <w:jc w:val="center"/>
              <w:rPr>
                <w:rFonts w:ascii="Calibri" w:hAnsi="Calibri"/>
              </w:rPr>
            </w:pPr>
            <w:r w:rsidRPr="0083610D">
              <w:rPr>
                <w:rFonts w:ascii="Calibri" w:hAnsi="Calibri"/>
              </w:rPr>
              <w:t>01</w:t>
            </w:r>
          </w:p>
        </w:tc>
        <w:tc>
          <w:tcPr>
            <w:tcW w:w="10470" w:type="dxa"/>
            <w:vAlign w:val="center"/>
          </w:tcPr>
          <w:p w14:paraId="11F90C7E" w14:textId="5097EB0C"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C82" w14:textId="77777777" w:rsidTr="00ED7232">
        <w:trPr>
          <w:trHeight w:val="206"/>
        </w:trPr>
        <w:tc>
          <w:tcPr>
            <w:tcW w:w="475" w:type="dxa"/>
            <w:vAlign w:val="center"/>
          </w:tcPr>
          <w:p w14:paraId="11F90C80" w14:textId="77777777" w:rsidR="00ED7232" w:rsidRPr="0083610D" w:rsidRDefault="00ED7232" w:rsidP="00ED7232">
            <w:pPr>
              <w:jc w:val="center"/>
              <w:rPr>
                <w:rFonts w:ascii="Calibri" w:hAnsi="Calibri"/>
              </w:rPr>
            </w:pPr>
            <w:r w:rsidRPr="0083610D">
              <w:rPr>
                <w:rFonts w:ascii="Calibri" w:hAnsi="Calibri"/>
              </w:rPr>
              <w:t>02</w:t>
            </w:r>
          </w:p>
        </w:tc>
        <w:tc>
          <w:tcPr>
            <w:tcW w:w="10470" w:type="dxa"/>
            <w:vAlign w:val="center"/>
          </w:tcPr>
          <w:p w14:paraId="11F90C81" w14:textId="6F210ABE"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C84" w14:textId="77777777" w:rsidTr="00ED7232">
        <w:trPr>
          <w:trHeight w:val="206"/>
        </w:trPr>
        <w:tc>
          <w:tcPr>
            <w:tcW w:w="10945" w:type="dxa"/>
            <w:gridSpan w:val="2"/>
            <w:vAlign w:val="center"/>
          </w:tcPr>
          <w:p w14:paraId="11F90C83"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C85" w14:textId="77777777" w:rsidR="00ED7232" w:rsidRDefault="00ED7232" w:rsidP="00ED7232"/>
    <w:p w14:paraId="11F90C86" w14:textId="77777777" w:rsidR="0020242C" w:rsidRDefault="0020242C" w:rsidP="00CF5A20"/>
    <w:p w14:paraId="11F90C87" w14:textId="77777777" w:rsidR="00ED7232" w:rsidRPr="0083610D" w:rsidRDefault="00ED7232" w:rsidP="00CF5A20"/>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C77466" w:rsidRPr="0083610D" w14:paraId="11F90C89" w14:textId="77777777" w:rsidTr="00790262">
        <w:trPr>
          <w:trHeight w:val="305"/>
        </w:trPr>
        <w:tc>
          <w:tcPr>
            <w:tcW w:w="10950" w:type="dxa"/>
            <w:gridSpan w:val="4"/>
            <w:vAlign w:val="center"/>
          </w:tcPr>
          <w:p w14:paraId="11F90C88" w14:textId="77777777" w:rsidR="00C77466" w:rsidRPr="0083610D" w:rsidRDefault="00C77466" w:rsidP="00C774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3610D">
              <w:rPr>
                <w:rFonts w:asciiTheme="minorHAnsi" w:hAnsiTheme="minorHAnsi" w:cs="Arial"/>
                <w:b/>
                <w:caps/>
                <w:sz w:val="18"/>
                <w:szCs w:val="18"/>
              </w:rPr>
              <w:lastRenderedPageBreak/>
              <w:t>Documentation Author's Declaration Statement</w:t>
            </w:r>
          </w:p>
        </w:tc>
      </w:tr>
      <w:tr w:rsidR="00C77466" w:rsidRPr="0083610D" w14:paraId="11F90C8B" w14:textId="77777777" w:rsidTr="00C77466">
        <w:trPr>
          <w:trHeight w:val="206"/>
        </w:trPr>
        <w:tc>
          <w:tcPr>
            <w:tcW w:w="10950" w:type="dxa"/>
            <w:gridSpan w:val="4"/>
            <w:vAlign w:val="center"/>
          </w:tcPr>
          <w:p w14:paraId="11F90C8A" w14:textId="77777777" w:rsidR="00C77466" w:rsidRPr="0083610D" w:rsidRDefault="00C77466" w:rsidP="00F77A0A">
            <w:pPr>
              <w:keepNext/>
              <w:numPr>
                <w:ilvl w:val="0"/>
                <w:numId w:val="6"/>
              </w:numPr>
              <w:ind w:left="271" w:hanging="270"/>
              <w:rPr>
                <w:rFonts w:asciiTheme="minorHAnsi" w:hAnsiTheme="minorHAnsi"/>
                <w:sz w:val="18"/>
                <w:szCs w:val="18"/>
              </w:rPr>
            </w:pPr>
            <w:r w:rsidRPr="0083610D">
              <w:rPr>
                <w:rFonts w:asciiTheme="minorHAnsi" w:hAnsiTheme="minorHAnsi"/>
                <w:sz w:val="18"/>
                <w:szCs w:val="18"/>
              </w:rPr>
              <w:t>I certify that this Certificate of Installation documentation is accurate and complete.</w:t>
            </w:r>
          </w:p>
        </w:tc>
      </w:tr>
      <w:tr w:rsidR="00C77466" w:rsidRPr="0083610D" w14:paraId="11F90C8E" w14:textId="77777777" w:rsidTr="00C77466">
        <w:trPr>
          <w:trHeight w:val="360"/>
        </w:trPr>
        <w:tc>
          <w:tcPr>
            <w:tcW w:w="5577" w:type="dxa"/>
            <w:gridSpan w:val="2"/>
          </w:tcPr>
          <w:p w14:paraId="11F90C8C"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Name:</w:t>
            </w:r>
          </w:p>
        </w:tc>
        <w:tc>
          <w:tcPr>
            <w:tcW w:w="5373" w:type="dxa"/>
            <w:gridSpan w:val="2"/>
          </w:tcPr>
          <w:p w14:paraId="11F90C8D"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Signature:</w:t>
            </w:r>
          </w:p>
        </w:tc>
      </w:tr>
      <w:tr w:rsidR="00C77466" w:rsidRPr="0083610D" w14:paraId="11F90C91" w14:textId="77777777" w:rsidTr="00C77466">
        <w:trPr>
          <w:trHeight w:val="360"/>
        </w:trPr>
        <w:tc>
          <w:tcPr>
            <w:tcW w:w="5577" w:type="dxa"/>
            <w:gridSpan w:val="2"/>
          </w:tcPr>
          <w:p w14:paraId="11F90C8F"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Company Name:</w:t>
            </w:r>
          </w:p>
        </w:tc>
        <w:tc>
          <w:tcPr>
            <w:tcW w:w="5373" w:type="dxa"/>
            <w:gridSpan w:val="2"/>
          </w:tcPr>
          <w:p w14:paraId="11F90C90"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Date Signed:</w:t>
            </w:r>
          </w:p>
        </w:tc>
      </w:tr>
      <w:tr w:rsidR="00C77466" w:rsidRPr="0083610D" w14:paraId="11F90C94" w14:textId="77777777" w:rsidTr="00C77466">
        <w:trPr>
          <w:trHeight w:val="360"/>
        </w:trPr>
        <w:tc>
          <w:tcPr>
            <w:tcW w:w="5577" w:type="dxa"/>
            <w:gridSpan w:val="2"/>
          </w:tcPr>
          <w:p w14:paraId="11F90C92"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Address:</w:t>
            </w:r>
          </w:p>
        </w:tc>
        <w:tc>
          <w:tcPr>
            <w:tcW w:w="5373" w:type="dxa"/>
            <w:gridSpan w:val="2"/>
          </w:tcPr>
          <w:p w14:paraId="11F90C93"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CEA/HERS Certification Identification (If applicable):</w:t>
            </w:r>
          </w:p>
        </w:tc>
      </w:tr>
      <w:tr w:rsidR="00C77466" w:rsidRPr="0083610D" w14:paraId="11F90C97" w14:textId="77777777" w:rsidTr="00C77466">
        <w:trPr>
          <w:trHeight w:val="360"/>
        </w:trPr>
        <w:tc>
          <w:tcPr>
            <w:tcW w:w="5577" w:type="dxa"/>
            <w:gridSpan w:val="2"/>
          </w:tcPr>
          <w:p w14:paraId="11F90C95"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City/State/Zip:</w:t>
            </w:r>
          </w:p>
        </w:tc>
        <w:tc>
          <w:tcPr>
            <w:tcW w:w="5373" w:type="dxa"/>
            <w:gridSpan w:val="2"/>
          </w:tcPr>
          <w:p w14:paraId="11F90C96"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Phone:</w:t>
            </w:r>
          </w:p>
        </w:tc>
      </w:tr>
      <w:tr w:rsidR="00C77466" w:rsidRPr="0083610D" w14:paraId="11F90C99" w14:textId="77777777" w:rsidTr="00C77466">
        <w:tblPrEx>
          <w:tblCellMar>
            <w:left w:w="115" w:type="dxa"/>
            <w:right w:w="115" w:type="dxa"/>
          </w:tblCellMar>
        </w:tblPrEx>
        <w:trPr>
          <w:trHeight w:val="296"/>
        </w:trPr>
        <w:tc>
          <w:tcPr>
            <w:tcW w:w="10950" w:type="dxa"/>
            <w:gridSpan w:val="4"/>
            <w:vAlign w:val="center"/>
          </w:tcPr>
          <w:p w14:paraId="11F90C98" w14:textId="77777777" w:rsidR="00C77466" w:rsidRPr="0083610D" w:rsidRDefault="00C77466" w:rsidP="00C774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610D">
              <w:rPr>
                <w:rFonts w:asciiTheme="minorHAnsi" w:hAnsiTheme="minorHAnsi" w:cs="Arial"/>
                <w:b/>
                <w:caps/>
                <w:sz w:val="18"/>
                <w:szCs w:val="18"/>
              </w:rPr>
              <w:t xml:space="preserve">Responsible Person's Declaration statement  </w:t>
            </w:r>
          </w:p>
        </w:tc>
      </w:tr>
      <w:tr w:rsidR="00C77466" w:rsidRPr="0083610D" w14:paraId="11F90CA1" w14:textId="77777777" w:rsidTr="00C77466">
        <w:tblPrEx>
          <w:tblCellMar>
            <w:left w:w="115" w:type="dxa"/>
            <w:right w:w="115" w:type="dxa"/>
          </w:tblCellMar>
        </w:tblPrEx>
        <w:trPr>
          <w:trHeight w:val="504"/>
        </w:trPr>
        <w:tc>
          <w:tcPr>
            <w:tcW w:w="10950" w:type="dxa"/>
            <w:gridSpan w:val="4"/>
          </w:tcPr>
          <w:p w14:paraId="11F90C9A" w14:textId="77777777" w:rsidR="00C77466" w:rsidRPr="003661DD" w:rsidRDefault="00C77466" w:rsidP="00F77A0A">
            <w:pPr>
              <w:keepNext/>
              <w:tabs>
                <w:tab w:val="left" w:pos="-2600"/>
              </w:tabs>
              <w:ind w:right="86"/>
              <w:outlineLvl w:val="2"/>
              <w:rPr>
                <w:rFonts w:asciiTheme="minorHAnsi" w:hAnsiTheme="minorHAnsi"/>
                <w:sz w:val="18"/>
                <w:szCs w:val="18"/>
              </w:rPr>
            </w:pPr>
            <w:r w:rsidRPr="003661DD">
              <w:rPr>
                <w:rFonts w:asciiTheme="minorHAnsi" w:hAnsiTheme="minorHAnsi"/>
                <w:sz w:val="18"/>
                <w:szCs w:val="18"/>
              </w:rPr>
              <w:t xml:space="preserve">I certify the following under penalty of perjury, under the laws of the State of California: </w:t>
            </w:r>
          </w:p>
          <w:p w14:paraId="649B6BCC" w14:textId="77777777" w:rsidR="00E90417" w:rsidRPr="003661DD" w:rsidRDefault="00E90417" w:rsidP="00E90417">
            <w:pPr>
              <w:pStyle w:val="Heading3"/>
              <w:numPr>
                <w:ilvl w:val="0"/>
                <w:numId w:val="33"/>
              </w:numPr>
              <w:spacing w:before="0"/>
              <w:ind w:right="90"/>
              <w:rPr>
                <w:rFonts w:asciiTheme="minorHAnsi" w:hAnsiTheme="minorHAnsi"/>
                <w:b/>
                <w:caps/>
                <w:sz w:val="18"/>
                <w:szCs w:val="18"/>
              </w:rPr>
            </w:pPr>
            <w:r w:rsidRPr="003661DD">
              <w:rPr>
                <w:rFonts w:asciiTheme="minorHAnsi" w:hAnsiTheme="minorHAnsi"/>
                <w:sz w:val="18"/>
                <w:szCs w:val="18"/>
              </w:rPr>
              <w:t xml:space="preserve">The information provided on this Certificate of Installation is true and correct. </w:t>
            </w:r>
          </w:p>
          <w:p w14:paraId="39837090" w14:textId="77777777" w:rsidR="00E90417" w:rsidRPr="003661DD" w:rsidRDefault="00E90417" w:rsidP="00E90417">
            <w:pPr>
              <w:pStyle w:val="Heading3"/>
              <w:numPr>
                <w:ilvl w:val="0"/>
                <w:numId w:val="33"/>
              </w:numPr>
              <w:spacing w:before="0"/>
              <w:ind w:right="90"/>
              <w:rPr>
                <w:rFonts w:asciiTheme="minorHAnsi" w:hAnsiTheme="minorHAnsi"/>
                <w:b/>
                <w:caps/>
                <w:sz w:val="18"/>
              </w:rPr>
            </w:pPr>
            <w:r w:rsidRPr="003661DD">
              <w:rPr>
                <w:rFonts w:asciiTheme="minorHAnsi" w:hAnsiTheme="minorHAnsi"/>
                <w:snapToGrid w:val="0"/>
                <w:sz w:val="18"/>
                <w:szCs w:val="18"/>
              </w:rPr>
              <w:t xml:space="preserve">I am either: a) a responsible person eligible under Division 3 of the Business and Professions Code </w:t>
            </w:r>
            <w:r w:rsidRPr="003661DD">
              <w:rPr>
                <w:rFonts w:asciiTheme="minorHAnsi" w:hAnsiTheme="minorHAnsi"/>
                <w:sz w:val="18"/>
                <w:szCs w:val="18"/>
              </w:rPr>
              <w:t xml:space="preserve">in the applicable classification to accept responsibility for the system design, construction, or installation </w:t>
            </w:r>
            <w:r w:rsidRPr="003661DD">
              <w:rPr>
                <w:rFonts w:asciiTheme="minorHAnsi" w:hAnsiTheme="minorHAnsi"/>
                <w:snapToGrid w:val="0"/>
                <w:sz w:val="18"/>
                <w:szCs w:val="18"/>
              </w:rPr>
              <w:t xml:space="preserve">of features, materials, components, or manufactured devices </w:t>
            </w:r>
            <w:r w:rsidRPr="003661DD">
              <w:rPr>
                <w:rFonts w:asciiTheme="minorHAnsi" w:hAnsiTheme="minorHAnsi"/>
                <w:sz w:val="18"/>
                <w:szCs w:val="18"/>
              </w:rPr>
              <w:t xml:space="preserve">for the scope of work identified on this Certificate of Installation </w:t>
            </w:r>
            <w:r w:rsidRPr="003661DD">
              <w:rPr>
                <w:rFonts w:asciiTheme="minorHAnsi" w:hAnsiTheme="minorHAnsi"/>
                <w:snapToGrid w:val="0"/>
                <w:sz w:val="18"/>
                <w:szCs w:val="18"/>
              </w:rPr>
              <w:t>and attest to the declarations in this statement</w:t>
            </w:r>
            <w:r w:rsidRPr="003661DD">
              <w:rPr>
                <w:rFonts w:asciiTheme="minorHAnsi" w:hAnsiTheme="minorHAnsi"/>
                <w:sz w:val="18"/>
                <w:szCs w:val="18"/>
              </w:rPr>
              <w:t>, or b) I am an authorized representative of the responsible person and attest to the declarations in this statement on the responsible person’s behalf</w:t>
            </w:r>
            <w:r w:rsidRPr="003661DD">
              <w:rPr>
                <w:rFonts w:asciiTheme="minorHAnsi" w:eastAsia="Calibri" w:hAnsiTheme="minorHAnsi"/>
                <w:sz w:val="18"/>
                <w:szCs w:val="18"/>
              </w:rPr>
              <w:t>.</w:t>
            </w:r>
          </w:p>
          <w:p w14:paraId="02821D08" w14:textId="77777777" w:rsidR="00E90417" w:rsidRPr="003661DD" w:rsidRDefault="00E90417" w:rsidP="00E90417">
            <w:pPr>
              <w:keepNext/>
              <w:numPr>
                <w:ilvl w:val="0"/>
                <w:numId w:val="33"/>
              </w:numPr>
              <w:autoSpaceDE w:val="0"/>
              <w:autoSpaceDN w:val="0"/>
              <w:adjustRightInd w:val="0"/>
              <w:ind w:right="90"/>
              <w:rPr>
                <w:rFonts w:asciiTheme="minorHAnsi" w:hAnsiTheme="minorHAnsi"/>
                <w:sz w:val="18"/>
                <w:szCs w:val="18"/>
              </w:rPr>
            </w:pPr>
            <w:r w:rsidRPr="003661DD">
              <w:rPr>
                <w:rFonts w:asciiTheme="minorHAnsi" w:hAnsiTheme="minorHAnsi"/>
                <w:sz w:val="18"/>
                <w:szCs w:val="18"/>
              </w:rPr>
              <w:t xml:space="preserve">The constructed or installed features, materials, </w:t>
            </w:r>
            <w:proofErr w:type="gramStart"/>
            <w:r w:rsidRPr="003661DD">
              <w:rPr>
                <w:rFonts w:asciiTheme="minorHAnsi" w:hAnsiTheme="minorHAnsi"/>
                <w:sz w:val="18"/>
                <w:szCs w:val="18"/>
              </w:rPr>
              <w:t>components</w:t>
            </w:r>
            <w:proofErr w:type="gramEnd"/>
            <w:r w:rsidRPr="003661D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661DD">
              <w:rPr>
                <w:rFonts w:asciiTheme="minorHAnsi" w:eastAsia="Calibri" w:hAnsiTheme="minorHAnsi" w:cs="TimesNewRomanPSMT"/>
                <w:sz w:val="18"/>
                <w:szCs w:val="18"/>
              </w:rPr>
              <w:t>.</w:t>
            </w:r>
          </w:p>
          <w:p w14:paraId="54A071C7" w14:textId="77777777" w:rsidR="00E90417" w:rsidRPr="003661DD" w:rsidRDefault="00E90417" w:rsidP="00E90417">
            <w:pPr>
              <w:pStyle w:val="ListParagraph"/>
              <w:keepNext/>
              <w:numPr>
                <w:ilvl w:val="0"/>
                <w:numId w:val="33"/>
              </w:numPr>
              <w:autoSpaceDE w:val="0"/>
              <w:autoSpaceDN w:val="0"/>
              <w:adjustRightInd w:val="0"/>
              <w:rPr>
                <w:rFonts w:asciiTheme="minorHAnsi" w:hAnsiTheme="minorHAnsi"/>
                <w:sz w:val="18"/>
              </w:rPr>
            </w:pPr>
            <w:r w:rsidRPr="003661D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1F90CA0" w14:textId="1ABED5C5" w:rsidR="00C77466" w:rsidRPr="0083610D" w:rsidRDefault="00E90417" w:rsidP="003661DD">
            <w:pPr>
              <w:pStyle w:val="ListParagraph"/>
              <w:numPr>
                <w:ilvl w:val="0"/>
                <w:numId w:val="33"/>
              </w:numPr>
              <w:rPr>
                <w:b/>
              </w:rPr>
            </w:pPr>
            <w:r w:rsidRPr="003661DD">
              <w:rPr>
                <w:rFonts w:asciiTheme="minorHAnsi" w:hAnsiTheme="minorHAnsi"/>
                <w:sz w:val="18"/>
                <w:szCs w:val="18"/>
              </w:rPr>
              <w:t xml:space="preserve">I will ensure that a registered copy of this Certificate of Installation shall be </w:t>
            </w:r>
            <w:proofErr w:type="gramStart"/>
            <w:r w:rsidRPr="003661DD">
              <w:rPr>
                <w:rFonts w:asciiTheme="minorHAnsi" w:hAnsiTheme="minorHAnsi"/>
                <w:sz w:val="18"/>
                <w:szCs w:val="18"/>
              </w:rPr>
              <w:t>posted, or</w:t>
            </w:r>
            <w:proofErr w:type="gramEnd"/>
            <w:r w:rsidRPr="003661D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77466" w:rsidRPr="0083610D" w14:paraId="11F90CA4" w14:textId="77777777" w:rsidTr="00C77466">
        <w:tblPrEx>
          <w:tblCellMar>
            <w:left w:w="108" w:type="dxa"/>
            <w:right w:w="108" w:type="dxa"/>
          </w:tblCellMar>
        </w:tblPrEx>
        <w:trPr>
          <w:trHeight w:val="360"/>
        </w:trPr>
        <w:tc>
          <w:tcPr>
            <w:tcW w:w="5307" w:type="dxa"/>
          </w:tcPr>
          <w:p w14:paraId="11F90CA2" w14:textId="77777777" w:rsidR="00C77466" w:rsidRPr="0083610D" w:rsidRDefault="00C77466" w:rsidP="00C774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Responsible Builder/Installer Name:</w:t>
            </w:r>
          </w:p>
        </w:tc>
        <w:tc>
          <w:tcPr>
            <w:tcW w:w="5643" w:type="dxa"/>
            <w:gridSpan w:val="3"/>
          </w:tcPr>
          <w:p w14:paraId="11F90CA3" w14:textId="77777777" w:rsidR="00C77466" w:rsidRPr="0083610D" w:rsidRDefault="00C77466" w:rsidP="00C774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Responsible Builder/Installer Signature:</w:t>
            </w:r>
          </w:p>
        </w:tc>
      </w:tr>
      <w:tr w:rsidR="00C77466" w:rsidRPr="0083610D" w14:paraId="11F90CA7"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5" w14:textId="49F91E88"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1F90CA6"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Position With Company (Title):</w:t>
            </w:r>
          </w:p>
        </w:tc>
      </w:tr>
      <w:tr w:rsidR="00C77466" w:rsidRPr="0083610D" w14:paraId="11F90CAA"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8"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1F90CA9"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CSLB License:</w:t>
            </w:r>
          </w:p>
        </w:tc>
      </w:tr>
      <w:tr w:rsidR="00C77466" w:rsidRPr="0083610D" w14:paraId="11F90CAE"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B"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1F90CAC" w14:textId="3881B39C"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Phone</w:t>
            </w:r>
            <w:r w:rsidR="00A7202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1F90CAD"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Date Signed:</w:t>
            </w:r>
          </w:p>
        </w:tc>
      </w:tr>
      <w:tr w:rsidR="00C77466" w:rsidRPr="0083610D" w14:paraId="11F90CB1"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F"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1F90CB0"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 xml:space="preserve">Name of TPQCP (if applicable): </w:t>
            </w:r>
          </w:p>
        </w:tc>
      </w:tr>
    </w:tbl>
    <w:p w14:paraId="11F90CB2" w14:textId="77777777" w:rsidR="00C063EB" w:rsidRPr="0083610D" w:rsidRDefault="00C063EB">
      <w:pPr>
        <w:rPr>
          <w:rFonts w:ascii="Calibri" w:hAnsi="Calibri"/>
          <w:sz w:val="24"/>
          <w:szCs w:val="2"/>
        </w:rPr>
      </w:pPr>
    </w:p>
    <w:p w14:paraId="11F90CB3" w14:textId="77777777" w:rsidR="00C063EB" w:rsidRPr="0083610D" w:rsidRDefault="00C063EB">
      <w:pPr>
        <w:rPr>
          <w:rFonts w:ascii="Calibri" w:hAnsi="Calibri"/>
          <w:sz w:val="24"/>
          <w:szCs w:val="2"/>
        </w:rPr>
        <w:sectPr w:rsidR="00C063EB" w:rsidRPr="0083610D" w:rsidSect="00DC2134">
          <w:headerReference w:type="even" r:id="rId11"/>
          <w:headerReference w:type="default" r:id="rId12"/>
          <w:footerReference w:type="default" r:id="rId13"/>
          <w:headerReference w:type="first" r:id="rId14"/>
          <w:pgSz w:w="12240" w:h="15840" w:code="1"/>
          <w:pgMar w:top="720" w:right="720" w:bottom="720" w:left="720" w:header="432" w:footer="432" w:gutter="0"/>
          <w:pgNumType w:start="1"/>
          <w:cols w:space="720"/>
          <w:docGrid w:linePitch="272"/>
        </w:sectPr>
      </w:pPr>
    </w:p>
    <w:p w14:paraId="11F90CB4" w14:textId="55945B3F" w:rsidR="00C063EB" w:rsidRPr="00F77A0A" w:rsidRDefault="00A72027" w:rsidP="00F77A0A">
      <w:pPr>
        <w:jc w:val="center"/>
        <w:rPr>
          <w:rFonts w:asciiTheme="minorHAnsi" w:hAnsiTheme="minorHAnsi"/>
          <w:b/>
        </w:rPr>
      </w:pPr>
      <w:del w:id="17" w:author="Alhabibi, Haider@Energy" w:date="2022-03-09T16:50:00Z">
        <w:r w:rsidDel="00D10994">
          <w:rPr>
            <w:rFonts w:asciiTheme="minorHAnsi" w:hAnsiTheme="minorHAnsi"/>
            <w:b/>
          </w:rPr>
          <w:lastRenderedPageBreak/>
          <w:delText>CF2R</w:delText>
        </w:r>
      </w:del>
      <w:ins w:id="18" w:author="Alhabibi, Haider@Energy" w:date="2022-03-09T16:50:00Z">
        <w:r w:rsidR="00D10994">
          <w:rPr>
            <w:rFonts w:asciiTheme="minorHAnsi" w:hAnsiTheme="minorHAnsi"/>
            <w:b/>
          </w:rPr>
          <w:t>LMCI</w:t>
        </w:r>
      </w:ins>
      <w:r>
        <w:rPr>
          <w:rFonts w:asciiTheme="minorHAnsi" w:hAnsiTheme="minorHAnsi"/>
          <w:b/>
        </w:rPr>
        <w:t>-MCH-25a-H User Instructions</w:t>
      </w:r>
    </w:p>
    <w:p w14:paraId="11F90CB5" w14:textId="77777777" w:rsidR="00C063EB" w:rsidRPr="00120E9A" w:rsidRDefault="00C063EB" w:rsidP="00A669D7">
      <w:pPr>
        <w:rPr>
          <w:rFonts w:asciiTheme="minorHAnsi" w:hAnsiTheme="minorHAnsi"/>
        </w:rPr>
      </w:pPr>
    </w:p>
    <w:p w14:paraId="11F90CB6" w14:textId="49891E73" w:rsidR="00E74898" w:rsidRPr="00F77A0A" w:rsidRDefault="00E74898" w:rsidP="00E74898">
      <w:pPr>
        <w:rPr>
          <w:rFonts w:asciiTheme="minorHAnsi" w:hAnsiTheme="minorHAnsi"/>
          <w:b/>
        </w:rPr>
      </w:pPr>
      <w:r w:rsidRPr="00F77A0A">
        <w:rPr>
          <w:rFonts w:asciiTheme="minorHAnsi" w:hAnsiTheme="minorHAnsi"/>
          <w:b/>
        </w:rPr>
        <w:t>Section A. System Information</w:t>
      </w:r>
    </w:p>
    <w:p w14:paraId="11F90CB8"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9"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A"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B"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C"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D"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E"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11F90CBF" w14:textId="6EFA5C99"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B21D4AA" w14:textId="0342A3C5" w:rsidR="00CE34AE" w:rsidRDefault="00CE34AE" w:rsidP="00E74898">
      <w:pPr>
        <w:pStyle w:val="ListParagraph"/>
        <w:numPr>
          <w:ilvl w:val="0"/>
          <w:numId w:val="7"/>
        </w:numPr>
        <w:rPr>
          <w:rFonts w:asciiTheme="minorHAnsi" w:hAnsiTheme="minorHAnsi"/>
        </w:rPr>
      </w:pPr>
      <w:r>
        <w:rPr>
          <w:rFonts w:asciiTheme="minorHAnsi" w:hAnsiTheme="minorHAnsi"/>
        </w:rPr>
        <w:t>If applicable, a liquid line filter drier shall be installed according to manufacturer’s specifications.</w:t>
      </w:r>
    </w:p>
    <w:p w14:paraId="11F90CC0"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11F90CC1" w14:textId="34E6EE5B"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Select the appropriate choice regarding whether this system has a </w:t>
      </w:r>
      <w:r w:rsidR="004F4203">
        <w:rPr>
          <w:rFonts w:asciiTheme="minorHAnsi" w:hAnsiTheme="minorHAnsi"/>
        </w:rPr>
        <w:t>Fault Indicator Display</w:t>
      </w:r>
      <w:r w:rsidRPr="00120E9A">
        <w:rPr>
          <w:rFonts w:asciiTheme="minorHAnsi" w:hAnsiTheme="minorHAnsi"/>
        </w:rPr>
        <w:t xml:space="preserve"> (</w:t>
      </w:r>
      <w:r w:rsidR="004F4203">
        <w:rPr>
          <w:rFonts w:asciiTheme="minorHAnsi" w:hAnsiTheme="minorHAnsi"/>
        </w:rPr>
        <w:t>FID</w:t>
      </w:r>
      <w:r w:rsidRPr="00120E9A">
        <w:rPr>
          <w:rFonts w:asciiTheme="minorHAnsi" w:hAnsiTheme="minorHAnsi"/>
        </w:rPr>
        <w:t xml:space="preserve">).  Qualifying </w:t>
      </w:r>
      <w:r w:rsidR="004F4203">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4F4203">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4F4203">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4F4203">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4F4203">
        <w:rPr>
          <w:rFonts w:asciiTheme="minorHAnsi" w:hAnsiTheme="minorHAnsi"/>
        </w:rPr>
        <w:t>FID</w:t>
      </w:r>
      <w:r>
        <w:rPr>
          <w:rFonts w:asciiTheme="minorHAnsi" w:hAnsiTheme="minorHAnsi"/>
        </w:rPr>
        <w:t xml:space="preserve"> is required. Other requirements may also be triggered.</w:t>
      </w:r>
    </w:p>
    <w:p w14:paraId="11F90CC2" w14:textId="6A9DBC3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11F90CC3" w14:textId="1A52E56A"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11F90CC4"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11F90CC5"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Select the refrigerant charge verification method used from the choices provided:</w:t>
      </w:r>
    </w:p>
    <w:p w14:paraId="11F90CC6" w14:textId="6EF01CB7"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Superheat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del w:id="19" w:author="Alhabibi, Haider@Energy" w:date="2022-03-09T16:50:00Z">
        <w:r w:rsidRPr="00120E9A" w:rsidDel="00D10994">
          <w:rPr>
            <w:rFonts w:asciiTheme="minorHAnsi" w:hAnsiTheme="minorHAnsi"/>
          </w:rPr>
          <w:delText>CF2R</w:delText>
        </w:r>
      </w:del>
      <w:ins w:id="20" w:author="Alhabibi, Haider@Energy" w:date="2022-03-09T16:50:00Z">
        <w:r w:rsidR="00D10994">
          <w:rPr>
            <w:rFonts w:asciiTheme="minorHAnsi" w:hAnsiTheme="minorHAnsi"/>
          </w:rPr>
          <w:t>LMCI</w:t>
        </w:r>
      </w:ins>
      <w:r w:rsidRPr="00120E9A">
        <w:rPr>
          <w:rFonts w:asciiTheme="minorHAnsi" w:hAnsiTheme="minorHAnsi"/>
        </w:rPr>
        <w:t>-MCH-25a.</w:t>
      </w:r>
    </w:p>
    <w:p w14:paraId="11F90CC7" w14:textId="3FA801B4"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Subcooling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del w:id="21" w:author="Alhabibi, Haider@Energy" w:date="2022-03-09T16:50:00Z">
        <w:r w:rsidRPr="00120E9A" w:rsidDel="00D10994">
          <w:rPr>
            <w:rFonts w:asciiTheme="minorHAnsi" w:hAnsiTheme="minorHAnsi"/>
          </w:rPr>
          <w:delText>CF2R</w:delText>
        </w:r>
      </w:del>
      <w:ins w:id="22" w:author="Alhabibi, Haider@Energy" w:date="2022-03-09T16:50:00Z">
        <w:r w:rsidR="00D10994">
          <w:rPr>
            <w:rFonts w:asciiTheme="minorHAnsi" w:hAnsiTheme="minorHAnsi"/>
          </w:rPr>
          <w:t>LMCI</w:t>
        </w:r>
      </w:ins>
      <w:r w:rsidRPr="00120E9A">
        <w:rPr>
          <w:rFonts w:asciiTheme="minorHAnsi" w:hAnsiTheme="minorHAnsi"/>
        </w:rPr>
        <w:t>-MCH-25b.</w:t>
      </w:r>
    </w:p>
    <w:p w14:paraId="11F90CC8" w14:textId="59486DD6"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Weigh-in; </w:t>
      </w:r>
      <w:r w:rsidR="008E4AD1">
        <w:rPr>
          <w:rFonts w:asciiTheme="minorHAnsi" w:hAnsiTheme="minorHAnsi"/>
        </w:rPr>
        <w:t>t</w:t>
      </w:r>
      <w:r w:rsidRPr="00120E9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del w:id="23" w:author="Alhabibi, Haider@Energy" w:date="2022-03-09T16:50:00Z">
        <w:r w:rsidRPr="00120E9A" w:rsidDel="00D10994">
          <w:rPr>
            <w:rFonts w:asciiTheme="minorHAnsi" w:hAnsiTheme="minorHAnsi"/>
          </w:rPr>
          <w:delText>CF2R</w:delText>
        </w:r>
      </w:del>
      <w:ins w:id="24" w:author="Alhabibi, Haider@Energy" w:date="2022-03-09T16:50:00Z">
        <w:r w:rsidR="00D10994">
          <w:rPr>
            <w:rFonts w:asciiTheme="minorHAnsi" w:hAnsiTheme="minorHAnsi"/>
          </w:rPr>
          <w:t>LMCI</w:t>
        </w:r>
      </w:ins>
      <w:r w:rsidRPr="00120E9A">
        <w:rPr>
          <w:rFonts w:asciiTheme="minorHAnsi" w:hAnsiTheme="minorHAnsi"/>
        </w:rPr>
        <w:t>-MCH-25c.</w:t>
      </w:r>
    </w:p>
    <w:p w14:paraId="11F90CC9" w14:textId="5A863C25"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Winter Setup (applicable when outdoor temperature is &lt;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2441AD">
        <w:rPr>
          <w:rFonts w:asciiTheme="minorHAnsi" w:hAnsiTheme="minorHAnsi"/>
        </w:rPr>
        <w:t>°</w:t>
      </w:r>
      <w:r w:rsidRPr="00120E9A">
        <w:rPr>
          <w:rFonts w:asciiTheme="minorHAnsi" w:hAnsiTheme="minorHAnsi"/>
        </w:rPr>
        <w:t xml:space="preserve"> and 55</w:t>
      </w:r>
      <w:r w:rsidR="002441AD">
        <w:rPr>
          <w:rFonts w:asciiTheme="minorHAnsi" w:hAnsiTheme="minorHAnsi"/>
        </w:rPr>
        <w:t>°</w:t>
      </w:r>
      <w:r w:rsidRPr="00120E9A">
        <w:rPr>
          <w:rFonts w:asciiTheme="minorHAnsi" w:hAnsiTheme="minorHAnsi"/>
        </w:rPr>
        <w:t xml:space="preserve">F. It can only be used on equipment where the manufacturer has specifically approved it for the equipment being tested. The Winter Setup procedure is details in Residential Appendix RA1.2. Choosing this option will generate a </w:t>
      </w:r>
      <w:del w:id="25" w:author="Alhabibi, Haider@Energy" w:date="2022-03-09T16:50:00Z">
        <w:r w:rsidRPr="00120E9A" w:rsidDel="00D10994">
          <w:rPr>
            <w:rFonts w:asciiTheme="minorHAnsi" w:hAnsiTheme="minorHAnsi"/>
          </w:rPr>
          <w:delText>CF2R</w:delText>
        </w:r>
      </w:del>
      <w:ins w:id="26" w:author="Alhabibi, Haider@Energy" w:date="2022-03-09T16:50:00Z">
        <w:r w:rsidR="00D10994">
          <w:rPr>
            <w:rFonts w:asciiTheme="minorHAnsi" w:hAnsiTheme="minorHAnsi"/>
          </w:rPr>
          <w:t>LMCI</w:t>
        </w:r>
      </w:ins>
      <w:r w:rsidRPr="00120E9A">
        <w:rPr>
          <w:rFonts w:asciiTheme="minorHAnsi" w:hAnsiTheme="minorHAnsi"/>
        </w:rPr>
        <w:t>-MCH-25e.</w:t>
      </w:r>
    </w:p>
    <w:p w14:paraId="11F90CCA" w14:textId="559CF2A4"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w:t>
      </w:r>
      <w:del w:id="27" w:author="Alhabibi, Haider@Energy" w:date="2022-03-09T16:50:00Z">
        <w:r w:rsidRPr="00120E9A" w:rsidDel="00D10994">
          <w:rPr>
            <w:rFonts w:asciiTheme="minorHAnsi" w:hAnsiTheme="minorHAnsi"/>
          </w:rPr>
          <w:delText>CF2R</w:delText>
        </w:r>
      </w:del>
      <w:ins w:id="28" w:author="Alhabibi, Haider@Energy" w:date="2022-03-09T16:50:00Z">
        <w:r w:rsidR="00D10994">
          <w:rPr>
            <w:rFonts w:asciiTheme="minorHAnsi" w:hAnsiTheme="minorHAnsi"/>
          </w:rPr>
          <w:t>LMCI</w:t>
        </w:r>
      </w:ins>
      <w:r w:rsidRPr="00120E9A">
        <w:rPr>
          <w:rFonts w:asciiTheme="minorHAnsi" w:hAnsiTheme="minorHAnsi"/>
        </w:rPr>
        <w:t>-MCH-25f.</w:t>
      </w:r>
    </w:p>
    <w:p w14:paraId="11F90CCB" w14:textId="2BC9B689"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w:t>
      </w:r>
      <w:r w:rsidRPr="00120E9A">
        <w:rPr>
          <w:rFonts w:asciiTheme="minorHAnsi" w:hAnsiTheme="minorHAnsi"/>
        </w:rPr>
        <w:lastRenderedPageBreak/>
        <w:t xml:space="preserve">refrigerant charge verification on behalf of the Installing Contractor (applies to any method but Weigh-In) and the Rater will enter same results on both the </w:t>
      </w:r>
      <w:del w:id="29" w:author="Alhabibi, Haider@Energy" w:date="2022-03-09T16:50:00Z">
        <w:r w:rsidRPr="00120E9A" w:rsidDel="00D10994">
          <w:rPr>
            <w:rFonts w:asciiTheme="minorHAnsi" w:hAnsiTheme="minorHAnsi"/>
          </w:rPr>
          <w:delText>CF2R</w:delText>
        </w:r>
      </w:del>
      <w:ins w:id="30" w:author="Alhabibi, Haider@Energy" w:date="2022-03-09T16:50:00Z">
        <w:r w:rsidR="00D10994">
          <w:rPr>
            <w:rFonts w:asciiTheme="minorHAnsi" w:hAnsiTheme="minorHAnsi"/>
          </w:rPr>
          <w:t>LMCI</w:t>
        </w:r>
      </w:ins>
      <w:r w:rsidRPr="00120E9A">
        <w:rPr>
          <w:rFonts w:asciiTheme="minorHAnsi" w:hAnsiTheme="minorHAnsi"/>
        </w:rPr>
        <w:t xml:space="preserve"> and </w:t>
      </w:r>
      <w:del w:id="31" w:author="Alhabibi, Haider@Energy" w:date="2022-03-09T16:51:00Z">
        <w:r w:rsidRPr="00120E9A" w:rsidDel="00D10994">
          <w:rPr>
            <w:rFonts w:asciiTheme="minorHAnsi" w:hAnsiTheme="minorHAnsi"/>
          </w:rPr>
          <w:delText>CF3R</w:delText>
        </w:r>
      </w:del>
      <w:ins w:id="32" w:author="Alhabibi, Haider@Energy" w:date="2022-03-09T16:51:00Z">
        <w:r w:rsidR="00D10994">
          <w:rPr>
            <w:rFonts w:asciiTheme="minorHAnsi" w:hAnsiTheme="minorHAnsi"/>
          </w:rPr>
          <w:t>LMCV</w:t>
        </w:r>
      </w:ins>
      <w:r w:rsidRPr="00120E9A">
        <w:rPr>
          <w:rFonts w:asciiTheme="minorHAnsi" w:hAnsiTheme="minorHAnsi"/>
        </w:rPr>
        <w:t>.</w:t>
      </w:r>
    </w:p>
    <w:p w14:paraId="11F90CCC" w14:textId="3DD31525"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The Group Sampling status is automatically displayed based on the input results of </w:t>
      </w:r>
      <w:r w:rsidR="00EE6FB1">
        <w:rPr>
          <w:rFonts w:asciiTheme="minorHAnsi" w:hAnsiTheme="minorHAnsi"/>
        </w:rPr>
        <w:t>A15</w:t>
      </w:r>
      <w:r w:rsidRPr="00120E9A">
        <w:rPr>
          <w:rFonts w:asciiTheme="minorHAnsi" w:hAnsiTheme="minorHAnsi"/>
        </w:rPr>
        <w:t xml:space="preserve"> and </w:t>
      </w:r>
      <w:r w:rsidR="00EE6FB1">
        <w:rPr>
          <w:rFonts w:asciiTheme="minorHAnsi" w:hAnsiTheme="minorHAnsi"/>
        </w:rPr>
        <w:t>A16</w:t>
      </w:r>
      <w:r w:rsidRPr="00120E9A">
        <w:rPr>
          <w:rFonts w:asciiTheme="minorHAnsi" w:hAnsiTheme="minorHAnsi"/>
        </w:rPr>
        <w:t>. Group Sampling procedures are detailed Residential Appendix RA2.3.</w:t>
      </w:r>
    </w:p>
    <w:p w14:paraId="11F90CCD" w14:textId="77777777" w:rsidR="00E74898" w:rsidRPr="00120E9A" w:rsidRDefault="00E74898" w:rsidP="00E74898">
      <w:pPr>
        <w:rPr>
          <w:rFonts w:asciiTheme="minorHAnsi" w:hAnsiTheme="minorHAnsi"/>
        </w:rPr>
      </w:pPr>
    </w:p>
    <w:p w14:paraId="11F90CCE" w14:textId="77777777" w:rsidR="00E74898" w:rsidRPr="00F77A0A" w:rsidRDefault="00E74898" w:rsidP="00E74898">
      <w:pPr>
        <w:rPr>
          <w:rFonts w:asciiTheme="minorHAnsi" w:hAnsiTheme="minorHAnsi"/>
          <w:b/>
        </w:rPr>
      </w:pPr>
      <w:r w:rsidRPr="00F77A0A">
        <w:rPr>
          <w:rFonts w:asciiTheme="minorHAnsi" w:hAnsiTheme="minorHAnsi"/>
          <w:b/>
        </w:rPr>
        <w:t>Section B. Metering Device Verification</w:t>
      </w:r>
    </w:p>
    <w:p w14:paraId="11F90CD0" w14:textId="23053984"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EE6FB1">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1" w14:textId="55B1DB9C"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2" w14:textId="77777777" w:rsidR="00E74898" w:rsidRPr="00120E9A" w:rsidRDefault="00E74898" w:rsidP="00E74898">
      <w:pPr>
        <w:rPr>
          <w:rFonts w:asciiTheme="minorHAnsi" w:hAnsiTheme="minorHAnsi"/>
        </w:rPr>
      </w:pPr>
    </w:p>
    <w:p w14:paraId="11F90CD3" w14:textId="77777777" w:rsidR="00E74898" w:rsidRPr="00F77A0A" w:rsidRDefault="00E74898" w:rsidP="00E74898">
      <w:pPr>
        <w:rPr>
          <w:rFonts w:asciiTheme="minorHAnsi" w:hAnsiTheme="minorHAnsi"/>
          <w:b/>
        </w:rPr>
      </w:pPr>
      <w:r w:rsidRPr="00F77A0A">
        <w:rPr>
          <w:rFonts w:asciiTheme="minorHAnsi" w:hAnsiTheme="minorHAnsi"/>
          <w:b/>
        </w:rPr>
        <w:t>Section C. Instrument Calibration</w:t>
      </w:r>
    </w:p>
    <w:p w14:paraId="11F90CD5" w14:textId="1A7C4ACE"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2441AD">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11F90CD6" w14:textId="5EE92EF3"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11F90CD7" w14:textId="2D4E901D"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8" w14:textId="39FB62C1"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9" w14:textId="77777777" w:rsidR="00E74898" w:rsidRPr="00120E9A" w:rsidRDefault="00E74898" w:rsidP="00E74898">
      <w:pPr>
        <w:pStyle w:val="ListParagraph"/>
        <w:rPr>
          <w:rFonts w:asciiTheme="minorHAnsi" w:hAnsiTheme="minorHAnsi"/>
        </w:rPr>
      </w:pPr>
    </w:p>
    <w:p w14:paraId="11F90CDA" w14:textId="0AA3CC39" w:rsidR="00E74898" w:rsidRPr="00F77A0A" w:rsidRDefault="00E74898" w:rsidP="00E74898">
      <w:pPr>
        <w:rPr>
          <w:rFonts w:asciiTheme="minorHAnsi" w:hAnsiTheme="minorHAnsi"/>
          <w:b/>
        </w:rPr>
      </w:pPr>
      <w:r w:rsidRPr="00F77A0A">
        <w:rPr>
          <w:rFonts w:asciiTheme="minorHAnsi" w:hAnsiTheme="minorHAnsi"/>
          <w:b/>
        </w:rPr>
        <w:t>Section D. Measurement Access Hole (MAH) Verification</w:t>
      </w:r>
    </w:p>
    <w:p w14:paraId="11F90CDC" w14:textId="1675A065" w:rsidR="00E74898" w:rsidRPr="00120E9A" w:rsidRDefault="00E74898" w:rsidP="00E74898">
      <w:pPr>
        <w:pStyle w:val="ListParagraph"/>
        <w:numPr>
          <w:ilvl w:val="0"/>
          <w:numId w:val="8"/>
        </w:numPr>
        <w:rPr>
          <w:rFonts w:asciiTheme="minorHAnsi" w:hAnsiTheme="minorHAnsi"/>
        </w:rPr>
      </w:pPr>
      <w:r w:rsidRPr="00120E9A">
        <w:rPr>
          <w:rFonts w:asciiTheme="minorHAnsi" w:hAnsiTheme="minorHAnsi"/>
        </w:rPr>
        <w:t xml:space="preserve">Indicate the method used to demonstrate compliance with the MAH requirement by selecting the appropriate method from the </w:t>
      </w:r>
      <w:proofErr w:type="gramStart"/>
      <w:r w:rsidRPr="00120E9A">
        <w:rPr>
          <w:rFonts w:asciiTheme="minorHAnsi" w:hAnsiTheme="minorHAnsi"/>
        </w:rPr>
        <w:t>drop down</w:t>
      </w:r>
      <w:proofErr w:type="gramEnd"/>
      <w:r w:rsidRPr="00120E9A">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11F90CDD" w14:textId="77777777" w:rsidR="00E74898" w:rsidRDefault="00E74898" w:rsidP="00E74898">
      <w:pPr>
        <w:rPr>
          <w:rFonts w:asciiTheme="minorHAnsi" w:hAnsiTheme="minorHAnsi"/>
        </w:rPr>
      </w:pPr>
    </w:p>
    <w:p w14:paraId="11F90CDE" w14:textId="3996F8A4" w:rsidR="00E74898" w:rsidRPr="00F77A0A" w:rsidRDefault="00E74898" w:rsidP="00E74898">
      <w:pPr>
        <w:rPr>
          <w:rFonts w:asciiTheme="minorHAnsi" w:hAnsiTheme="minorHAnsi"/>
          <w:b/>
        </w:rPr>
      </w:pPr>
      <w:r w:rsidRPr="00F77A0A">
        <w:rPr>
          <w:rFonts w:asciiTheme="minorHAnsi" w:hAnsiTheme="minorHAnsi"/>
          <w:b/>
        </w:rPr>
        <w:t>Section E. Minimum System Airflow Rate Verification</w:t>
      </w:r>
    </w:p>
    <w:p w14:paraId="11F90CE0" w14:textId="7B4591FB"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information given in </w:t>
      </w:r>
      <w:r w:rsidR="00EE6FB1">
        <w:rPr>
          <w:rFonts w:asciiTheme="minorHAnsi" w:hAnsiTheme="minorHAnsi"/>
        </w:rPr>
        <w:t>A10</w:t>
      </w:r>
      <w:r w:rsidRPr="00120E9A">
        <w:rPr>
          <w:rFonts w:asciiTheme="minorHAnsi" w:hAnsiTheme="minorHAnsi"/>
        </w:rPr>
        <w:t>. This is the target minimum system airflow required for the system being verified.</w:t>
      </w:r>
    </w:p>
    <w:p w14:paraId="11F90CE1" w14:textId="77777777"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11F90CE3" w14:textId="77777777" w:rsidR="00E74898" w:rsidRPr="00120E9A" w:rsidRDefault="00E74898" w:rsidP="00E74898">
      <w:pPr>
        <w:rPr>
          <w:rFonts w:asciiTheme="minorHAnsi" w:hAnsiTheme="minorHAnsi"/>
        </w:rPr>
      </w:pPr>
    </w:p>
    <w:p w14:paraId="11F90CE4" w14:textId="6FCD7D06" w:rsidR="00E74898" w:rsidRPr="00F77A0A" w:rsidRDefault="00E74898" w:rsidP="00E74898">
      <w:pPr>
        <w:rPr>
          <w:rFonts w:asciiTheme="minorHAnsi" w:hAnsiTheme="minorHAnsi"/>
          <w:b/>
        </w:rPr>
      </w:pPr>
      <w:r w:rsidRPr="00F77A0A">
        <w:rPr>
          <w:rFonts w:asciiTheme="minorHAnsi" w:hAnsiTheme="minorHAnsi"/>
          <w:b/>
        </w:rPr>
        <w:t>Section F. Superheat Charge Verification Method – Data Collection</w:t>
      </w:r>
    </w:p>
    <w:p w14:paraId="11F90CE6" w14:textId="51E6474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lowest return air dry-bulb temperature that occurred during the refrigerant charge procedure in degrees F. This temperature must remain above 70</w:t>
      </w:r>
      <w:r w:rsidR="002441AD">
        <w:rPr>
          <w:rFonts w:asciiTheme="minorHAnsi" w:hAnsiTheme="minorHAnsi"/>
        </w:rPr>
        <w:t>°</w:t>
      </w:r>
      <w:r w:rsidRPr="00120E9A">
        <w:rPr>
          <w:rFonts w:asciiTheme="minorHAnsi" w:hAnsiTheme="minorHAnsi"/>
        </w:rPr>
        <w:t>F during the verification procedure. This requirement is detailed in Residential Appendix RA3.2.2.5.</w:t>
      </w:r>
    </w:p>
    <w:p w14:paraId="11F90CE7" w14:textId="2DDC3706"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condenser air dry-bulb temperature (</w:t>
      </w:r>
      <w:proofErr w:type="spellStart"/>
      <w:r w:rsidRPr="00120E9A">
        <w:rPr>
          <w:rFonts w:asciiTheme="minorHAnsi" w:hAnsiTheme="minorHAnsi"/>
        </w:rPr>
        <w:t>T</w:t>
      </w:r>
      <w:r w:rsidRPr="00120E9A">
        <w:rPr>
          <w:rFonts w:asciiTheme="minorHAnsi" w:hAnsiTheme="minorHAnsi"/>
          <w:vertAlign w:val="subscript"/>
        </w:rPr>
        <w:t>condenser</w:t>
      </w:r>
      <w:proofErr w:type="spellEnd"/>
      <w:r w:rsidRPr="00120E9A">
        <w:rPr>
          <w:rFonts w:asciiTheme="minorHAnsi" w:hAnsiTheme="minorHAnsi"/>
        </w:rPr>
        <w:t>) in degrees F. This value is used to determine the target superheat from table RA3.2-2. This value must be at least 55</w:t>
      </w:r>
      <w:r w:rsidR="002441AD">
        <w:rPr>
          <w:rFonts w:asciiTheme="minorHAnsi" w:hAnsiTheme="minorHAnsi"/>
        </w:rPr>
        <w:t>°</w:t>
      </w:r>
      <w:r w:rsidRPr="00120E9A">
        <w:rPr>
          <w:rFonts w:asciiTheme="minorHAnsi" w:hAnsiTheme="minorHAnsi"/>
        </w:rPr>
        <w:t>F and no more than 115</w:t>
      </w:r>
      <w:r w:rsidR="002441AD">
        <w:rPr>
          <w:rFonts w:asciiTheme="minorHAnsi" w:hAnsiTheme="minorHAnsi"/>
        </w:rPr>
        <w:t>°</w:t>
      </w:r>
      <w:r w:rsidRPr="00120E9A">
        <w:rPr>
          <w:rFonts w:asciiTheme="minorHAnsi" w:hAnsiTheme="minorHAnsi"/>
        </w:rPr>
        <w:t>F to use the Superheat Charge Verification Method.</w:t>
      </w:r>
    </w:p>
    <w:p w14:paraId="11F90CE8" w14:textId="3D3B252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If a value less than 55</w:t>
      </w:r>
      <w:r w:rsidR="002441AD">
        <w:rPr>
          <w:rFonts w:asciiTheme="minorHAnsi" w:hAnsiTheme="minorHAnsi"/>
        </w:rPr>
        <w:t>°</w:t>
      </w:r>
      <w:r w:rsidRPr="00120E9A">
        <w:rPr>
          <w:rFonts w:asciiTheme="minorHAnsi" w:hAnsiTheme="minorHAnsi"/>
        </w:rPr>
        <w:t>F or greater than 115</w:t>
      </w:r>
      <w:r w:rsidR="002441AD">
        <w:rPr>
          <w:rFonts w:asciiTheme="minorHAnsi" w:hAnsiTheme="minorHAnsi"/>
        </w:rPr>
        <w:t>°</w:t>
      </w:r>
      <w:r w:rsidRPr="00120E9A">
        <w:rPr>
          <w:rFonts w:asciiTheme="minorHAnsi" w:hAnsiTheme="minorHAnsi"/>
        </w:rPr>
        <w:t>F is entered in F02 the Superheat Method cannot be used.</w:t>
      </w:r>
    </w:p>
    <w:p w14:paraId="11F90CE9" w14:textId="05BDBF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dry-bulb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return,db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w:t>
      </w:r>
    </w:p>
    <w:p w14:paraId="11F90CEA" w14:textId="7721A42B"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wet-bulb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return,wb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 This value is used to determine the target superheat from table RA3.2-2.</w:t>
      </w:r>
    </w:p>
    <w:p w14:paraId="11F90CEB" w14:textId="10AE13C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lastRenderedPageBreak/>
        <w:t>Measure and record the suction line temperature (</w:t>
      </w:r>
      <w:proofErr w:type="spellStart"/>
      <w:r w:rsidRPr="00120E9A">
        <w:rPr>
          <w:rFonts w:asciiTheme="minorHAnsi" w:hAnsiTheme="minorHAnsi"/>
        </w:rPr>
        <w:t>T</w:t>
      </w:r>
      <w:r w:rsidRPr="00120E9A">
        <w:rPr>
          <w:rFonts w:asciiTheme="minorHAnsi" w:hAnsiTheme="minorHAnsi"/>
          <w:vertAlign w:val="subscript"/>
        </w:rPr>
        <w:t>suction</w:t>
      </w:r>
      <w:proofErr w:type="spell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procedure is detailed in RA3.2.2.5. This value is used to calculate the measured superheat.</w:t>
      </w:r>
    </w:p>
    <w:p w14:paraId="11F90CEC" w14:textId="692416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suction line pressure (</w:t>
      </w:r>
      <w:proofErr w:type="spellStart"/>
      <w:r w:rsidRPr="00120E9A">
        <w:rPr>
          <w:rFonts w:asciiTheme="minorHAnsi" w:hAnsiTheme="minorHAnsi"/>
        </w:rPr>
        <w:t>P</w:t>
      </w:r>
      <w:r w:rsidRPr="00120E9A">
        <w:rPr>
          <w:rFonts w:asciiTheme="minorHAnsi" w:hAnsiTheme="minorHAnsi"/>
          <w:vertAlign w:val="subscript"/>
        </w:rPr>
        <w:t>suction</w:t>
      </w:r>
      <w:proofErr w:type="spellEnd"/>
      <w:r w:rsidRPr="00120E9A">
        <w:rPr>
          <w:rFonts w:asciiTheme="minorHAnsi" w:hAnsiTheme="minorHAnsi"/>
        </w:rPr>
        <w:t xml:space="preserve">) in </w:t>
      </w:r>
      <w:proofErr w:type="spellStart"/>
      <w:r w:rsidRPr="00120E9A">
        <w:rPr>
          <w:rFonts w:asciiTheme="minorHAnsi" w:hAnsiTheme="minorHAnsi"/>
        </w:rPr>
        <w:t>psig</w:t>
      </w:r>
      <w:proofErr w:type="spellEnd"/>
      <w:r w:rsidRPr="00120E9A">
        <w:rPr>
          <w:rFonts w:asciiTheme="minorHAnsi" w:hAnsiTheme="minorHAnsi"/>
        </w:rPr>
        <w:t>. This procedure is detailed in RA3.2.2.5. This value is used to determine the evaporator saturation temperature (</w:t>
      </w:r>
      <w:proofErr w:type="spellStart"/>
      <w:proofErr w:type="gramStart"/>
      <w:r w:rsidRPr="00120E9A">
        <w:rPr>
          <w:rFonts w:asciiTheme="minorHAnsi" w:hAnsiTheme="minorHAnsi"/>
        </w:rPr>
        <w:t>T</w:t>
      </w:r>
      <w:r w:rsidRPr="00120E9A">
        <w:rPr>
          <w:rFonts w:asciiTheme="minorHAnsi" w:hAnsiTheme="minorHAnsi"/>
          <w:vertAlign w:val="subscript"/>
        </w:rPr>
        <w:t>evaporator,sat</w:t>
      </w:r>
      <w:proofErr w:type="spellEnd"/>
      <w:proofErr w:type="gramEnd"/>
      <w:r w:rsidRPr="00120E9A">
        <w:rPr>
          <w:rFonts w:asciiTheme="minorHAnsi" w:hAnsiTheme="minorHAnsi"/>
        </w:rPr>
        <w:t xml:space="preserve">) from a pressure temperature chart for the appropriate refrigerant (can be internal to a digital gauge), which is entered into F08. </w:t>
      </w:r>
    </w:p>
    <w:p w14:paraId="11F90CED" w14:textId="03D7C9FD"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the evaporator saturation temperature (</w:t>
      </w:r>
      <w:proofErr w:type="spellStart"/>
      <w:proofErr w:type="gramStart"/>
      <w:r w:rsidRPr="00120E9A">
        <w:rPr>
          <w:rFonts w:asciiTheme="minorHAnsi" w:hAnsiTheme="minorHAnsi"/>
        </w:rPr>
        <w:t>T</w:t>
      </w:r>
      <w:r w:rsidRPr="00120E9A">
        <w:rPr>
          <w:rFonts w:asciiTheme="minorHAnsi" w:hAnsiTheme="minorHAnsi"/>
          <w:vertAlign w:val="subscript"/>
        </w:rPr>
        <w:t>evaporator,sat</w:t>
      </w:r>
      <w:proofErr w:type="spellEnd"/>
      <w:proofErr w:type="gramEnd"/>
      <w:r w:rsidRPr="00120E9A">
        <w:rPr>
          <w:rFonts w:asciiTheme="minorHAnsi" w:hAnsiTheme="minorHAnsi"/>
        </w:rPr>
        <w:t xml:space="preserve">) from the digital gauge or a separate pressure-temperature chart that corresponds to the suction line pressure entered in F07, in </w:t>
      </w:r>
      <w:r w:rsidR="002441AD">
        <w:rPr>
          <w:rFonts w:asciiTheme="minorHAnsi" w:hAnsiTheme="minorHAnsi"/>
        </w:rPr>
        <w:t>°</w:t>
      </w:r>
      <w:r w:rsidRPr="00120E9A">
        <w:rPr>
          <w:rFonts w:asciiTheme="minorHAnsi" w:hAnsiTheme="minorHAnsi"/>
        </w:rPr>
        <w:t>F.</w:t>
      </w:r>
    </w:p>
    <w:p w14:paraId="11F90CEE" w14:textId="4B33FAE9"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Measured superheat is automatically calculated as the difference between the suction line temperature (F06) and the evaporator saturation temperature (F08)</w:t>
      </w:r>
    </w:p>
    <w:p w14:paraId="11F90CEF" w14:textId="04055BF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target superheat from Table RA3.2-2. This table requires values for the condenser air dry</w:t>
      </w:r>
      <w:r w:rsidR="002441AD">
        <w:rPr>
          <w:rFonts w:asciiTheme="minorHAnsi" w:hAnsiTheme="minorHAnsi"/>
        </w:rPr>
        <w:t>-</w:t>
      </w:r>
      <w:r w:rsidRPr="00120E9A">
        <w:rPr>
          <w:rFonts w:asciiTheme="minorHAnsi" w:hAnsiTheme="minorHAnsi"/>
        </w:rPr>
        <w:t>bulb temperature (F02) and the return air wet</w:t>
      </w:r>
      <w:r w:rsidR="002441AD">
        <w:rPr>
          <w:rFonts w:asciiTheme="minorHAnsi" w:hAnsiTheme="minorHAnsi"/>
        </w:rPr>
        <w:t>-</w:t>
      </w:r>
      <w:r w:rsidRPr="00120E9A">
        <w:rPr>
          <w:rFonts w:asciiTheme="minorHAnsi" w:hAnsiTheme="minorHAnsi"/>
        </w:rPr>
        <w:t>bulb temperature (F05)</w:t>
      </w:r>
    </w:p>
    <w:p w14:paraId="11F90CF0" w14:textId="63BAEFBC"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System passes superheat method when F10 is within plus or minus 5</w:t>
      </w:r>
      <w:r w:rsidR="002441AD">
        <w:rPr>
          <w:rFonts w:asciiTheme="minorHAnsi" w:hAnsiTheme="minorHAnsi"/>
        </w:rPr>
        <w:t>°F</w:t>
      </w:r>
      <w:r w:rsidRPr="00120E9A">
        <w:rPr>
          <w:rFonts w:asciiTheme="minorHAnsi" w:hAnsiTheme="minorHAnsi"/>
        </w:rPr>
        <w:t xml:space="preserve"> of F09.</w:t>
      </w:r>
    </w:p>
    <w:p w14:paraId="11F90CF1" w14:textId="77777777" w:rsidR="00E74898" w:rsidRPr="00120E9A" w:rsidRDefault="00E74898" w:rsidP="00E74898">
      <w:pPr>
        <w:rPr>
          <w:rFonts w:asciiTheme="minorHAnsi" w:hAnsiTheme="minorHAnsi"/>
        </w:rPr>
      </w:pPr>
    </w:p>
    <w:p w14:paraId="11F90CF2" w14:textId="34ECF929" w:rsidR="00E74898" w:rsidRPr="00F77A0A" w:rsidRDefault="00E74898" w:rsidP="00E74898">
      <w:pPr>
        <w:rPr>
          <w:rFonts w:asciiTheme="minorHAnsi" w:hAnsiTheme="minorHAnsi"/>
          <w:b/>
        </w:rPr>
      </w:pPr>
      <w:r w:rsidRPr="00F77A0A">
        <w:rPr>
          <w:rFonts w:asciiTheme="minorHAnsi" w:hAnsiTheme="minorHAnsi"/>
          <w:b/>
        </w:rPr>
        <w:t xml:space="preserve">Section G. Verification of </w:t>
      </w:r>
      <w:r w:rsidR="004F4203">
        <w:rPr>
          <w:rFonts w:asciiTheme="minorHAnsi" w:hAnsiTheme="minorHAnsi"/>
          <w:b/>
        </w:rPr>
        <w:t>Fault Indicator Display</w:t>
      </w:r>
    </w:p>
    <w:p w14:paraId="11F90CF4" w14:textId="021F56F7"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name or make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5" w14:textId="0757F6A2"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model number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6" w14:textId="549D617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w:t>
      </w:r>
      <w:r w:rsidR="004F4203">
        <w:rPr>
          <w:rFonts w:asciiTheme="minorHAnsi" w:hAnsiTheme="minorHAnsi"/>
        </w:rPr>
        <w:t>FID</w:t>
      </w:r>
      <w:r w:rsidRPr="00120E9A">
        <w:rPr>
          <w:rFonts w:asciiTheme="minorHAnsi" w:hAnsiTheme="minorHAnsi"/>
        </w:rPr>
        <w:t xml:space="preserve"> display module is mounted adjacent to thermostat that controls the system being verified. This requirement is detailed in Residential Appendix RA3.4.2.</w:t>
      </w:r>
    </w:p>
    <w:p w14:paraId="11F90CF7" w14:textId="34B1276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installed </w:t>
      </w:r>
      <w:r w:rsidR="004F4203">
        <w:rPr>
          <w:rFonts w:asciiTheme="minorHAnsi" w:hAnsiTheme="minorHAnsi"/>
        </w:rPr>
        <w:t>FID</w:t>
      </w:r>
      <w:r w:rsidRPr="00120E9A">
        <w:rPr>
          <w:rFonts w:asciiTheme="minorHAnsi" w:hAnsiTheme="minorHAnsi"/>
        </w:rPr>
        <w:t xml:space="preserve"> is approved and appears the list of approved devices kept by the Commission. This requirement is detailed in Residential Appendix RA3.4.2.</w:t>
      </w:r>
    </w:p>
    <w:p w14:paraId="11F90CF8" w14:textId="0B417DC7" w:rsidR="00E74898"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system has operated for at least 15 minutes and that they system is operating within acceptable parameters as specified by the </w:t>
      </w:r>
      <w:r w:rsidR="004F4203">
        <w:rPr>
          <w:rFonts w:asciiTheme="minorHAnsi" w:hAnsiTheme="minorHAnsi"/>
        </w:rPr>
        <w:t>FID</w:t>
      </w:r>
      <w:r w:rsidRPr="00120E9A">
        <w:rPr>
          <w:rFonts w:asciiTheme="minorHAnsi" w:hAnsiTheme="minorHAnsi"/>
        </w:rPr>
        <w:t xml:space="preserve"> and equipment manufacturers. This requirement is detailed in Residential Appendix RA3.4.2.</w:t>
      </w:r>
    </w:p>
    <w:p w14:paraId="11F90CF9" w14:textId="77777777" w:rsidR="00E74898" w:rsidRDefault="00E74898" w:rsidP="00E74898">
      <w:pPr>
        <w:ind w:left="360"/>
        <w:rPr>
          <w:rFonts w:asciiTheme="minorHAnsi" w:hAnsiTheme="minorHAnsi"/>
        </w:rPr>
      </w:pPr>
    </w:p>
    <w:p w14:paraId="11F90CFA" w14:textId="77777777" w:rsidR="00E74898" w:rsidRPr="00F77A0A" w:rsidRDefault="00E74898" w:rsidP="00E74898">
      <w:pPr>
        <w:rPr>
          <w:rFonts w:asciiTheme="minorHAnsi" w:hAnsiTheme="minorHAnsi"/>
          <w:b/>
        </w:rPr>
      </w:pPr>
      <w:r w:rsidRPr="00F77A0A">
        <w:rPr>
          <w:rFonts w:asciiTheme="minorHAnsi" w:hAnsiTheme="minorHAnsi"/>
          <w:b/>
        </w:rPr>
        <w:t>Section H. Indicator Display – Additional Requirements</w:t>
      </w:r>
    </w:p>
    <w:p w14:paraId="11F90CFC" w14:textId="6A82E939"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installing </w:t>
      </w:r>
      <w:r w:rsidR="004F4203">
        <w:rPr>
          <w:rFonts w:asciiTheme="minorHAnsi" w:hAnsiTheme="minorHAnsi"/>
        </w:rPr>
        <w:t>FID</w:t>
      </w:r>
      <w:r w:rsidRPr="00464996">
        <w:rPr>
          <w:rFonts w:asciiTheme="minorHAnsi" w:hAnsiTheme="minorHAnsi"/>
        </w:rPr>
        <w:t>s to manufacturer’s specifications (unless factory installed) can be found in Joint Appendix JA6.1.3.</w:t>
      </w:r>
    </w:p>
    <w:p w14:paraId="11F90CFD" w14:textId="3B3A16CF"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providing manufacturer’s instructions and other documentation for </w:t>
      </w:r>
      <w:r w:rsidR="004F4203">
        <w:rPr>
          <w:rFonts w:asciiTheme="minorHAnsi" w:hAnsiTheme="minorHAnsi"/>
        </w:rPr>
        <w:t>FID</w:t>
      </w:r>
      <w:r w:rsidRPr="00464996">
        <w:rPr>
          <w:rFonts w:asciiTheme="minorHAnsi" w:hAnsiTheme="minorHAnsi"/>
        </w:rPr>
        <w:t>s can be found in Joint Appendix JA6.1.4.</w:t>
      </w:r>
    </w:p>
    <w:p w14:paraId="11F90D42" w14:textId="77777777" w:rsidR="00C063EB" w:rsidRPr="0083610D" w:rsidRDefault="00C063EB">
      <w:pPr>
        <w:rPr>
          <w:rFonts w:ascii="Calibri" w:hAnsi="Calibri"/>
          <w:sz w:val="24"/>
          <w:szCs w:val="2"/>
        </w:rPr>
      </w:pPr>
    </w:p>
    <w:p w14:paraId="11F90D43" w14:textId="122D179F" w:rsidR="00C063EB" w:rsidRPr="0083610D" w:rsidRDefault="00C063EB">
      <w:pPr>
        <w:rPr>
          <w:rFonts w:ascii="Calibri" w:hAnsi="Calibri"/>
          <w:sz w:val="24"/>
          <w:szCs w:val="2"/>
        </w:rPr>
        <w:sectPr w:rsidR="00C063EB" w:rsidRPr="0083610D" w:rsidSect="00DC2134">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C063EB" w:rsidRPr="0083610D" w14:paraId="11F90D47" w14:textId="77777777">
        <w:trPr>
          <w:cantSplit/>
          <w:trHeight w:val="449"/>
        </w:trPr>
        <w:tc>
          <w:tcPr>
            <w:tcW w:w="5000" w:type="pct"/>
            <w:gridSpan w:val="3"/>
          </w:tcPr>
          <w:p w14:paraId="11F90D45" w14:textId="77777777" w:rsidR="00C063EB" w:rsidRPr="0083610D" w:rsidRDefault="00C063EB" w:rsidP="00F77A0A">
            <w:pPr>
              <w:rPr>
                <w:rFonts w:ascii="Calibri" w:hAnsi="Calibri"/>
                <w:b/>
              </w:rPr>
            </w:pPr>
            <w:r w:rsidRPr="0083610D">
              <w:rPr>
                <w:rFonts w:ascii="Calibri" w:hAnsi="Calibri"/>
                <w:b/>
              </w:rPr>
              <w:lastRenderedPageBreak/>
              <w:t>A.  System Information</w:t>
            </w:r>
          </w:p>
          <w:p w14:paraId="11F90D46" w14:textId="132453D3" w:rsidR="00C063EB" w:rsidRPr="00DC2134" w:rsidRDefault="008B6B46" w:rsidP="00F77A0A">
            <w:pPr>
              <w:rPr>
                <w:rFonts w:ascii="Calibri" w:hAnsi="Calibri"/>
              </w:rPr>
            </w:pPr>
            <w:ins w:id="43" w:author="Alhabibi, Haider@Energy" w:date="2022-03-08T20:00:00Z">
              <w:r>
                <w:rPr>
                  <w:rFonts w:ascii="Calibri" w:hAnsi="Calibri"/>
                  <w:sz w:val="18"/>
                  <w:szCs w:val="18"/>
                </w:rPr>
                <w:t>&lt;&lt;Static Text - see the top&gt;&gt;</w:t>
              </w:r>
            </w:ins>
            <w:del w:id="44" w:author="Alhabibi, Haider@Energy" w:date="2022-03-08T20:00:00Z">
              <w:r w:rsidR="00C063EB" w:rsidRPr="00DC2134" w:rsidDel="008B6B46">
                <w:rPr>
                  <w:rFonts w:ascii="Calibri" w:hAnsi="Calibri"/>
                </w:rPr>
                <w:delText>Each system requiring refrigerant charge verification will be documented on a separate certificate.</w:delText>
              </w:r>
            </w:del>
          </w:p>
        </w:tc>
      </w:tr>
      <w:tr w:rsidR="00C063EB" w:rsidRPr="0083610D" w14:paraId="11F90D4B" w14:textId="77777777" w:rsidTr="0056628A">
        <w:trPr>
          <w:cantSplit/>
          <w:trHeight w:val="233"/>
        </w:trPr>
        <w:tc>
          <w:tcPr>
            <w:tcW w:w="288" w:type="pct"/>
            <w:vAlign w:val="center"/>
          </w:tcPr>
          <w:p w14:paraId="11F90D4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01</w:t>
            </w:r>
          </w:p>
        </w:tc>
        <w:tc>
          <w:tcPr>
            <w:tcW w:w="2212" w:type="pct"/>
          </w:tcPr>
          <w:p w14:paraId="11F90D49" w14:textId="2DCFAE1B"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Identification or Name</w:t>
            </w:r>
          </w:p>
        </w:tc>
        <w:tc>
          <w:tcPr>
            <w:tcW w:w="2500" w:type="pct"/>
          </w:tcPr>
          <w:p w14:paraId="11F90D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&lt;&lt;auto filled text: referenced from MCH01&gt;&gt;</w:t>
            </w:r>
          </w:p>
        </w:tc>
      </w:tr>
      <w:tr w:rsidR="00C063EB" w:rsidRPr="0083610D" w14:paraId="11F90D4F" w14:textId="77777777" w:rsidTr="0056628A">
        <w:trPr>
          <w:cantSplit/>
          <w:trHeight w:val="323"/>
        </w:trPr>
        <w:tc>
          <w:tcPr>
            <w:tcW w:w="288" w:type="pct"/>
            <w:vAlign w:val="center"/>
          </w:tcPr>
          <w:p w14:paraId="11F90D4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02</w:t>
            </w:r>
          </w:p>
        </w:tc>
        <w:tc>
          <w:tcPr>
            <w:tcW w:w="2212" w:type="pct"/>
          </w:tcPr>
          <w:p w14:paraId="11F90D4D" w14:textId="002CFA47"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Location or Area Served</w:t>
            </w:r>
          </w:p>
        </w:tc>
        <w:tc>
          <w:tcPr>
            <w:tcW w:w="2500" w:type="pct"/>
          </w:tcPr>
          <w:p w14:paraId="11F90D4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3" w14:textId="77777777" w:rsidTr="0056628A">
        <w:trPr>
          <w:cantSplit/>
          <w:trHeight w:val="305"/>
        </w:trPr>
        <w:tc>
          <w:tcPr>
            <w:tcW w:w="288" w:type="pct"/>
            <w:vAlign w:val="center"/>
          </w:tcPr>
          <w:p w14:paraId="11F90D5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03</w:t>
            </w:r>
          </w:p>
        </w:tc>
        <w:tc>
          <w:tcPr>
            <w:tcW w:w="2212" w:type="pct"/>
          </w:tcPr>
          <w:p w14:paraId="11F90D51" w14:textId="5BEEF212"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ake or </w:t>
            </w:r>
            <w:r w:rsidR="008E4AD1">
              <w:rPr>
                <w:rFonts w:ascii="Calibri" w:hAnsi="Calibri"/>
              </w:rPr>
              <w:t>B</w:t>
            </w:r>
            <w:r w:rsidRPr="0083610D">
              <w:rPr>
                <w:rFonts w:ascii="Calibri" w:hAnsi="Calibri"/>
              </w:rPr>
              <w:t>rand</w:t>
            </w:r>
          </w:p>
        </w:tc>
        <w:tc>
          <w:tcPr>
            <w:tcW w:w="2500" w:type="pct"/>
          </w:tcPr>
          <w:p w14:paraId="11F90D52"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7" w14:textId="77777777" w:rsidTr="0056628A">
        <w:trPr>
          <w:cantSplit/>
          <w:trHeight w:val="305"/>
        </w:trPr>
        <w:tc>
          <w:tcPr>
            <w:tcW w:w="288" w:type="pct"/>
            <w:vAlign w:val="center"/>
          </w:tcPr>
          <w:p w14:paraId="11F90D5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04</w:t>
            </w:r>
          </w:p>
        </w:tc>
        <w:tc>
          <w:tcPr>
            <w:tcW w:w="2212" w:type="pct"/>
          </w:tcPr>
          <w:p w14:paraId="11F90D55" w14:textId="78C98EBA"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odel </w:t>
            </w:r>
            <w:r w:rsidR="008E4AD1">
              <w:rPr>
                <w:rFonts w:ascii="Calibri" w:hAnsi="Calibri"/>
              </w:rPr>
              <w:t>N</w:t>
            </w:r>
            <w:r w:rsidRPr="0083610D">
              <w:rPr>
                <w:rFonts w:ascii="Calibri" w:hAnsi="Calibri"/>
              </w:rPr>
              <w:t>umber</w:t>
            </w:r>
          </w:p>
        </w:tc>
        <w:tc>
          <w:tcPr>
            <w:tcW w:w="2500" w:type="pct"/>
          </w:tcPr>
          <w:p w14:paraId="11F90D56"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B" w14:textId="77777777" w:rsidTr="0056628A">
        <w:trPr>
          <w:cantSplit/>
          <w:trHeight w:val="287"/>
        </w:trPr>
        <w:tc>
          <w:tcPr>
            <w:tcW w:w="288" w:type="pct"/>
            <w:vAlign w:val="center"/>
          </w:tcPr>
          <w:p w14:paraId="11F90D5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05</w:t>
            </w:r>
          </w:p>
        </w:tc>
        <w:tc>
          <w:tcPr>
            <w:tcW w:w="2212" w:type="pct"/>
          </w:tcPr>
          <w:p w14:paraId="11F90D59" w14:textId="67756EE1" w:rsidR="00C063EB" w:rsidRPr="0083610D" w:rsidRDefault="00C063EB" w:rsidP="00527B66">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D5A"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F" w14:textId="77777777" w:rsidTr="0056628A">
        <w:trPr>
          <w:cantSplit/>
          <w:trHeight w:val="269"/>
        </w:trPr>
        <w:tc>
          <w:tcPr>
            <w:tcW w:w="288" w:type="pct"/>
            <w:vAlign w:val="center"/>
          </w:tcPr>
          <w:p w14:paraId="11F90D5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06</w:t>
            </w:r>
          </w:p>
        </w:tc>
        <w:tc>
          <w:tcPr>
            <w:tcW w:w="2212" w:type="pct"/>
          </w:tcPr>
          <w:p w14:paraId="11F90D5D" w14:textId="1F2B8A94"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S</w:t>
            </w:r>
            <w:r w:rsidRPr="0083610D">
              <w:rPr>
                <w:rFonts w:ascii="Calibri" w:hAnsi="Calibri"/>
              </w:rPr>
              <w:t xml:space="preserve">erial </w:t>
            </w:r>
            <w:r w:rsidR="008E4AD1">
              <w:rPr>
                <w:rFonts w:ascii="Calibri" w:hAnsi="Calibri"/>
              </w:rPr>
              <w:t>N</w:t>
            </w:r>
            <w:r w:rsidRPr="0083610D">
              <w:rPr>
                <w:rFonts w:ascii="Calibri" w:hAnsi="Calibri"/>
              </w:rPr>
              <w:t>umber</w:t>
            </w:r>
          </w:p>
        </w:tc>
        <w:tc>
          <w:tcPr>
            <w:tcW w:w="2500" w:type="pct"/>
          </w:tcPr>
          <w:p w14:paraId="11F90D5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63" w14:textId="77777777" w:rsidTr="0056628A">
        <w:trPr>
          <w:cantSplit/>
          <w:trHeight w:val="179"/>
        </w:trPr>
        <w:tc>
          <w:tcPr>
            <w:tcW w:w="288" w:type="pct"/>
            <w:vAlign w:val="center"/>
          </w:tcPr>
          <w:p w14:paraId="11F90D6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07</w:t>
            </w:r>
          </w:p>
        </w:tc>
        <w:tc>
          <w:tcPr>
            <w:tcW w:w="2212" w:type="pct"/>
          </w:tcPr>
          <w:p w14:paraId="11F90D61" w14:textId="64700543" w:rsidR="00C063EB" w:rsidRPr="0083610D" w:rsidRDefault="00C063EB" w:rsidP="003F6B16">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D62" w14:textId="3A579395" w:rsidR="00C063EB" w:rsidRPr="0083610D" w:rsidRDefault="00C063EB" w:rsidP="00B4356C">
            <w:pPr>
              <w:pStyle w:val="Header"/>
              <w:tabs>
                <w:tab w:val="clear" w:pos="4320"/>
                <w:tab w:val="clear" w:pos="8640"/>
              </w:tabs>
              <w:spacing w:after="60"/>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from list: </w:t>
            </w:r>
            <w:r w:rsidRPr="00343CC6">
              <w:rPr>
                <w:rFonts w:ascii="Calibri" w:hAnsi="Calibri"/>
              </w:rPr>
              <w:t>R-22, or R-410A, or other</w:t>
            </w:r>
            <w:r w:rsidRPr="0083610D">
              <w:rPr>
                <w:rFonts w:ascii="Calibri" w:hAnsi="Calibri"/>
              </w:rPr>
              <w:t>&gt;&gt;</w:t>
            </w:r>
          </w:p>
        </w:tc>
      </w:tr>
      <w:tr w:rsidR="00C063EB" w:rsidRPr="0083610D" w14:paraId="11F90D67" w14:textId="77777777">
        <w:trPr>
          <w:cantSplit/>
          <w:trHeight w:val="360"/>
        </w:trPr>
        <w:tc>
          <w:tcPr>
            <w:tcW w:w="288" w:type="pct"/>
            <w:vAlign w:val="center"/>
          </w:tcPr>
          <w:p w14:paraId="11F90D6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08</w:t>
            </w:r>
          </w:p>
        </w:tc>
        <w:tc>
          <w:tcPr>
            <w:tcW w:w="2212" w:type="pct"/>
            <w:vAlign w:val="center"/>
          </w:tcPr>
          <w:p w14:paraId="11F90D65" w14:textId="3886CFB4" w:rsidR="00C063EB" w:rsidRPr="0083610D" w:rsidRDefault="00C063EB" w:rsidP="003F6B16">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D66" w14:textId="5B9FAA77" w:rsidR="00C063EB" w:rsidRPr="0083610D" w:rsidRDefault="00C063EB" w:rsidP="00C741F7">
            <w:pPr>
              <w:spacing w:after="60"/>
              <w:rPr>
                <w:rFonts w:ascii="Calibri" w:hAnsi="Calibri"/>
              </w:rPr>
            </w:pPr>
            <w:r w:rsidRPr="0083610D">
              <w:rPr>
                <w:rFonts w:ascii="Calibri" w:hAnsi="Calibri"/>
              </w:rPr>
              <w:t>&lt;&lt;</w:t>
            </w:r>
            <w:r w:rsidR="00A14C62">
              <w:rPr>
                <w:rFonts w:ascii="Calibri" w:hAnsi="Calibri"/>
              </w:rPr>
              <w:t xml:space="preserve"> if A07 value = R-22 or R-410A then value in this field = N/A; elseif value in A07= other, then </w:t>
            </w:r>
            <w:r w:rsidRPr="0083610D">
              <w:rPr>
                <w:rFonts w:ascii="Calibri" w:hAnsi="Calibri"/>
              </w:rPr>
              <w:t>user input: text</w:t>
            </w:r>
            <w:r w:rsidR="00A14C62">
              <w:rPr>
                <w:rFonts w:ascii="Calibri" w:hAnsi="Calibri"/>
              </w:rPr>
              <w:t xml:space="preserve"> </w:t>
            </w:r>
            <w:r w:rsidR="00C741F7">
              <w:rPr>
                <w:rFonts w:ascii="Calibri" w:hAnsi="Calibri"/>
              </w:rPr>
              <w:t xml:space="preserve">in this field </w:t>
            </w:r>
            <w:r w:rsidR="00A14C62">
              <w:rPr>
                <w:rFonts w:ascii="Calibri" w:hAnsi="Calibri"/>
              </w:rPr>
              <w:t>to identify the refrigerant type</w:t>
            </w:r>
            <w:r w:rsidRPr="0083610D">
              <w:rPr>
                <w:rFonts w:ascii="Calibri" w:hAnsi="Calibri"/>
              </w:rPr>
              <w:t>&gt;&gt;</w:t>
            </w:r>
          </w:p>
        </w:tc>
      </w:tr>
      <w:tr w:rsidR="00CE34AE" w:rsidRPr="0083610D" w14:paraId="46CE750A" w14:textId="77777777">
        <w:trPr>
          <w:cantSplit/>
          <w:trHeight w:val="360"/>
        </w:trPr>
        <w:tc>
          <w:tcPr>
            <w:tcW w:w="288" w:type="pct"/>
            <w:vAlign w:val="center"/>
          </w:tcPr>
          <w:p w14:paraId="34B68C43" w14:textId="61C0D1B6" w:rsidR="00CE34AE" w:rsidRPr="0083610D" w:rsidRDefault="00CE34AE" w:rsidP="003F6B16">
            <w:pPr>
              <w:pStyle w:val="Header"/>
              <w:tabs>
                <w:tab w:val="clear" w:pos="4320"/>
                <w:tab w:val="clear" w:pos="8640"/>
              </w:tabs>
              <w:rPr>
                <w:rFonts w:ascii="Calibri" w:hAnsi="Calibri"/>
              </w:rPr>
            </w:pPr>
            <w:r>
              <w:rPr>
                <w:rFonts w:ascii="Calibri" w:hAnsi="Calibri"/>
              </w:rPr>
              <w:t>09</w:t>
            </w:r>
          </w:p>
        </w:tc>
        <w:tc>
          <w:tcPr>
            <w:tcW w:w="2212" w:type="pct"/>
            <w:vAlign w:val="center"/>
          </w:tcPr>
          <w:p w14:paraId="5A2FA61A" w14:textId="26DB099A" w:rsidR="00CE34AE" w:rsidRDefault="00CE34AE" w:rsidP="003F6B16">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1042363" w14:textId="705225CB" w:rsidR="00CE34AE" w:rsidRPr="0083610D" w:rsidRDefault="00CE34AE" w:rsidP="005C6825">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C063EB" w:rsidRPr="0083610D" w14:paraId="11F90D6B" w14:textId="77777777">
        <w:trPr>
          <w:cantSplit/>
          <w:trHeight w:val="360"/>
        </w:trPr>
        <w:tc>
          <w:tcPr>
            <w:tcW w:w="288" w:type="pct"/>
            <w:vAlign w:val="center"/>
          </w:tcPr>
          <w:p w14:paraId="11F90D68" w14:textId="3E89DAA4" w:rsidR="00C063EB" w:rsidRPr="0083610D" w:rsidRDefault="00D87E2B" w:rsidP="003F6B16">
            <w:pPr>
              <w:pStyle w:val="Header"/>
              <w:tabs>
                <w:tab w:val="clear" w:pos="4320"/>
                <w:tab w:val="clear" w:pos="8640"/>
              </w:tabs>
              <w:rPr>
                <w:rFonts w:ascii="Calibri" w:hAnsi="Calibri"/>
              </w:rPr>
            </w:pPr>
            <w:r>
              <w:rPr>
                <w:rFonts w:ascii="Calibri" w:hAnsi="Calibri"/>
              </w:rPr>
              <w:t>10</w:t>
            </w:r>
          </w:p>
        </w:tc>
        <w:tc>
          <w:tcPr>
            <w:tcW w:w="2212" w:type="pct"/>
            <w:vAlign w:val="center"/>
          </w:tcPr>
          <w:p w14:paraId="11F90D69" w14:textId="3C0C3149" w:rsidR="00C063EB" w:rsidRPr="0083610D" w:rsidRDefault="005C6825" w:rsidP="003F6B16">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w:t>
            </w:r>
            <w:r w:rsidR="00C063EB" w:rsidRPr="0083610D">
              <w:rPr>
                <w:rFonts w:ascii="Calibri" w:hAnsi="Calibri"/>
              </w:rPr>
              <w:t>Type</w:t>
            </w:r>
          </w:p>
        </w:tc>
        <w:tc>
          <w:tcPr>
            <w:tcW w:w="2500" w:type="pct"/>
            <w:vAlign w:val="center"/>
          </w:tcPr>
          <w:p w14:paraId="11F90D6A" w14:textId="263B46B0" w:rsidR="00C063EB" w:rsidRPr="0056628A" w:rsidRDefault="00C063EB" w:rsidP="005C6825">
            <w:pPr>
              <w:spacing w:after="60"/>
              <w:rPr>
                <w:rFonts w:ascii="Calibri" w:hAnsi="Calibri"/>
              </w:rPr>
            </w:pPr>
            <w:r w:rsidRPr="0056628A">
              <w:rPr>
                <w:rFonts w:ascii="Calibri" w:hAnsi="Calibri"/>
              </w:rPr>
              <w:t>&lt;&lt;</w:t>
            </w:r>
            <w:proofErr w:type="gramStart"/>
            <w:r w:rsidRPr="0056628A">
              <w:rPr>
                <w:rFonts w:ascii="Calibri" w:hAnsi="Calibri"/>
              </w:rPr>
              <w:t>user</w:t>
            </w:r>
            <w:proofErr w:type="gramEnd"/>
            <w:r w:rsidRPr="0056628A">
              <w:rPr>
                <w:rFonts w:ascii="Calibri" w:hAnsi="Calibri"/>
              </w:rPr>
              <w:t xml:space="preserve"> pick one from list: New; or Replacement; or Alteration&gt;&gt;</w:t>
            </w:r>
          </w:p>
        </w:tc>
      </w:tr>
      <w:tr w:rsidR="00C063EB" w:rsidRPr="0083610D" w14:paraId="11F90D6F" w14:textId="77777777">
        <w:trPr>
          <w:cantSplit/>
          <w:trHeight w:val="360"/>
        </w:trPr>
        <w:tc>
          <w:tcPr>
            <w:tcW w:w="288" w:type="pct"/>
            <w:vAlign w:val="center"/>
          </w:tcPr>
          <w:p w14:paraId="11F90D6C" w14:textId="49959E71" w:rsidR="00C063EB" w:rsidRPr="0083610D" w:rsidRDefault="00D87E2B" w:rsidP="00EF6C66">
            <w:pPr>
              <w:pStyle w:val="Header"/>
              <w:tabs>
                <w:tab w:val="clear" w:pos="4320"/>
                <w:tab w:val="clear" w:pos="8640"/>
              </w:tabs>
              <w:rPr>
                <w:rFonts w:ascii="Calibri" w:hAnsi="Calibri"/>
              </w:rPr>
            </w:pPr>
            <w:r>
              <w:rPr>
                <w:rFonts w:ascii="Calibri" w:hAnsi="Calibri"/>
              </w:rPr>
              <w:t>11</w:t>
            </w:r>
          </w:p>
        </w:tc>
        <w:tc>
          <w:tcPr>
            <w:tcW w:w="2212" w:type="pct"/>
            <w:vAlign w:val="center"/>
          </w:tcPr>
          <w:p w14:paraId="019CBAC7" w14:textId="68F5DE0D" w:rsidR="008E4AD1" w:rsidRDefault="004F4203" w:rsidP="0054347E">
            <w:pPr>
              <w:pStyle w:val="Header"/>
              <w:tabs>
                <w:tab w:val="clear" w:pos="4320"/>
                <w:tab w:val="clear" w:pos="8640"/>
              </w:tabs>
              <w:rPr>
                <w:rFonts w:ascii="Calibri" w:hAnsi="Calibri"/>
              </w:rPr>
            </w:pPr>
            <w:r>
              <w:rPr>
                <w:rFonts w:ascii="Calibri" w:hAnsi="Calibri"/>
              </w:rPr>
              <w:t>Fault Indicator Display</w:t>
            </w:r>
            <w:r w:rsidR="00C063EB" w:rsidRPr="0083610D">
              <w:rPr>
                <w:rFonts w:ascii="Calibri" w:hAnsi="Calibri"/>
              </w:rPr>
              <w:t xml:space="preserve"> (</w:t>
            </w:r>
            <w:r>
              <w:rPr>
                <w:rFonts w:ascii="Calibri" w:hAnsi="Calibri"/>
              </w:rPr>
              <w:t>FID</w:t>
            </w:r>
            <w:r w:rsidR="00C063EB" w:rsidRPr="0083610D">
              <w:rPr>
                <w:rFonts w:ascii="Calibri" w:hAnsi="Calibri"/>
              </w:rPr>
              <w:t>) Status</w:t>
            </w:r>
          </w:p>
          <w:p w14:paraId="11F90D6D" w14:textId="3B549242" w:rsidR="00C063EB" w:rsidRPr="0083610D" w:rsidRDefault="00C063EB" w:rsidP="0054347E">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D6E" w14:textId="5F6DA9FD" w:rsidR="00C063EB" w:rsidRPr="0083610D" w:rsidRDefault="00C063EB" w:rsidP="00960443">
            <w:pPr>
              <w:spacing w:after="60"/>
              <w:rPr>
                <w:rFonts w:ascii="Calibri" w:hAnsi="Calibri"/>
              </w:rPr>
            </w:pPr>
            <w:r w:rsidRPr="0083610D">
              <w:rPr>
                <w:rFonts w:ascii="Calibri" w:hAnsi="Calibri"/>
              </w:rPr>
              <w:t xml:space="preserve">&lt;&lt;user pick one from list: </w:t>
            </w:r>
            <w:r w:rsidRPr="0056628A">
              <w:rPr>
                <w:rFonts w:ascii="Calibri" w:hAnsi="Calibri"/>
              </w:rPr>
              <w:t xml:space="preserve">This system has a factory installed </w:t>
            </w:r>
            <w:r w:rsidR="004F4203" w:rsidRPr="0056628A">
              <w:rPr>
                <w:rFonts w:ascii="Calibri" w:hAnsi="Calibri"/>
              </w:rPr>
              <w:t>FID</w:t>
            </w:r>
            <w:r w:rsidRPr="0056628A">
              <w:rPr>
                <w:rFonts w:ascii="Calibri" w:hAnsi="Calibri"/>
              </w:rPr>
              <w:t xml:space="preserve">; or This system has a field installed </w:t>
            </w:r>
            <w:proofErr w:type="gramStart"/>
            <w:r w:rsidR="004F4203" w:rsidRPr="0056628A">
              <w:rPr>
                <w:rFonts w:ascii="Calibri" w:hAnsi="Calibri"/>
              </w:rPr>
              <w:t>FID</w:t>
            </w:r>
            <w:r w:rsidRPr="0056628A">
              <w:rPr>
                <w:rFonts w:ascii="Calibri" w:hAnsi="Calibri"/>
              </w:rPr>
              <w:t>;  or</w:t>
            </w:r>
            <w:proofErr w:type="gramEnd"/>
            <w:r w:rsidRPr="0056628A">
              <w:rPr>
                <w:rFonts w:ascii="Calibri" w:hAnsi="Calibri"/>
              </w:rPr>
              <w:t xml:space="preserve"> This system does not have a </w:t>
            </w:r>
            <w:r w:rsidR="004F4203" w:rsidRPr="0056628A">
              <w:rPr>
                <w:rFonts w:ascii="Calibri" w:hAnsi="Calibri"/>
              </w:rPr>
              <w:t>FID</w:t>
            </w:r>
            <w:r w:rsidRPr="0056628A">
              <w:rPr>
                <w:rFonts w:ascii="Calibri" w:hAnsi="Calibri"/>
              </w:rPr>
              <w:t xml:space="preserve"> device installed&gt;&gt;</w:t>
            </w:r>
          </w:p>
        </w:tc>
      </w:tr>
      <w:tr w:rsidR="00C063EB" w:rsidRPr="0083610D" w14:paraId="11F90D73" w14:textId="77777777">
        <w:trPr>
          <w:cantSplit/>
          <w:trHeight w:val="360"/>
        </w:trPr>
        <w:tc>
          <w:tcPr>
            <w:tcW w:w="288" w:type="pct"/>
            <w:vAlign w:val="center"/>
          </w:tcPr>
          <w:p w14:paraId="11F90D70" w14:textId="10BD925F" w:rsidR="00C063EB" w:rsidRPr="0083610D" w:rsidRDefault="00D87E2B" w:rsidP="00EF6C66">
            <w:pPr>
              <w:pStyle w:val="Header"/>
              <w:tabs>
                <w:tab w:val="clear" w:pos="4320"/>
                <w:tab w:val="clear" w:pos="8640"/>
              </w:tabs>
              <w:rPr>
                <w:rFonts w:ascii="Calibri" w:hAnsi="Calibri"/>
              </w:rPr>
            </w:pPr>
            <w:r>
              <w:rPr>
                <w:rFonts w:ascii="Calibri" w:hAnsi="Calibri"/>
              </w:rPr>
              <w:t>12</w:t>
            </w:r>
          </w:p>
        </w:tc>
        <w:tc>
          <w:tcPr>
            <w:tcW w:w="2212" w:type="pct"/>
            <w:vAlign w:val="center"/>
          </w:tcPr>
          <w:p w14:paraId="11F90D71" w14:textId="0AC4307D" w:rsidR="00C063EB" w:rsidRPr="0083610D" w:rsidRDefault="00C063EB" w:rsidP="00EB6A42">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23E31368" w14:textId="77777777" w:rsidR="00126BEC" w:rsidRDefault="00C063EB" w:rsidP="00EF6C66">
            <w:pPr>
              <w:spacing w:after="60"/>
              <w:rPr>
                <w:rFonts w:ascii="Calibri" w:hAnsi="Calibri"/>
              </w:rPr>
            </w:pPr>
            <w:r w:rsidRPr="0083610D">
              <w:rPr>
                <w:rFonts w:ascii="Calibri" w:hAnsi="Calibri"/>
              </w:rPr>
              <w:t>&lt;</w:t>
            </w:r>
            <w:proofErr w:type="gramStart"/>
            <w:r w:rsidRPr="0083610D">
              <w:rPr>
                <w:rFonts w:ascii="Calibri" w:hAnsi="Calibri"/>
              </w:rPr>
              <w:t>&lt;</w:t>
            </w:r>
            <w:r w:rsidR="0036639A">
              <w:rPr>
                <w:rFonts w:ascii="Calibri" w:hAnsi="Calibri"/>
              </w:rPr>
              <w:t>(</w:t>
            </w:r>
            <w:proofErr w:type="gramEnd"/>
            <w:r w:rsidR="009B391A" w:rsidRPr="009B391A">
              <w:rPr>
                <w:rFonts w:ascii="Calibri" w:hAnsi="Calibri"/>
              </w:rPr>
              <w:t xml:space="preserve">*for criterion 1 below </w:t>
            </w:r>
            <w:r w:rsidR="0036639A">
              <w:rPr>
                <w:rFonts w:ascii="Calibri" w:hAnsi="Calibri"/>
              </w:rPr>
              <w:t xml:space="preserve">reference data on MCH-01: MCH-01a section J field 12; or MCH-01b </w:t>
            </w:r>
            <w:r w:rsidR="009B391A">
              <w:rPr>
                <w:rFonts w:ascii="Calibri" w:hAnsi="Calibri"/>
              </w:rPr>
              <w:t xml:space="preserve">section F field 11 or </w:t>
            </w:r>
            <w:r w:rsidR="0036639A">
              <w:rPr>
                <w:rFonts w:ascii="Calibri" w:hAnsi="Calibri"/>
              </w:rPr>
              <w:t xml:space="preserve">section G field </w:t>
            </w:r>
            <w:r w:rsidR="00A70025">
              <w:rPr>
                <w:rFonts w:ascii="Calibri" w:hAnsi="Calibri"/>
              </w:rPr>
              <w:t>13</w:t>
            </w:r>
            <w:r w:rsidR="0036639A">
              <w:rPr>
                <w:rFonts w:ascii="Calibri" w:hAnsi="Calibri"/>
              </w:rPr>
              <w:t>; or MCH-01c section I field 11</w:t>
            </w:r>
            <w:r w:rsidR="00096E09">
              <w:rPr>
                <w:rFonts w:ascii="Calibri" w:hAnsi="Calibri"/>
              </w:rPr>
              <w:t xml:space="preserve">, or MCH-01d </w:t>
            </w:r>
            <w:r w:rsidR="00126BEC">
              <w:rPr>
                <w:rFonts w:ascii="Calibri" w:hAnsi="Calibri"/>
              </w:rPr>
              <w:t xml:space="preserve">section K field 11 or </w:t>
            </w:r>
            <w:r w:rsidR="00096E09">
              <w:rPr>
                <w:rFonts w:ascii="Calibri" w:hAnsi="Calibri"/>
              </w:rPr>
              <w:t>section L field 1</w:t>
            </w:r>
            <w:r w:rsidR="00A70025">
              <w:rPr>
                <w:rFonts w:ascii="Calibri" w:hAnsi="Calibri"/>
              </w:rPr>
              <w:t>3</w:t>
            </w:r>
            <w:r w:rsidR="00126BEC">
              <w:rPr>
                <w:rFonts w:ascii="Calibri" w:hAnsi="Calibri"/>
              </w:rPr>
              <w:t>;</w:t>
            </w:r>
          </w:p>
          <w:p w14:paraId="572A2B0A" w14:textId="77777777" w:rsidR="00126BEC" w:rsidRPr="00126BEC"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0EAAD904" w14:textId="07C1F6FA" w:rsidR="0036639A"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36639A">
              <w:rPr>
                <w:rFonts w:ascii="Calibri" w:hAnsi="Calibri"/>
              </w:rPr>
              <w:t>)</w:t>
            </w:r>
          </w:p>
          <w:p w14:paraId="62A74F63" w14:textId="77777777" w:rsidR="00126BEC" w:rsidRDefault="0036639A" w:rsidP="0036639A">
            <w:pPr>
              <w:spacing w:after="60"/>
              <w:rPr>
                <w:rFonts w:ascii="Calibri" w:hAnsi="Calibri"/>
              </w:rPr>
            </w:pPr>
            <w:r>
              <w:rPr>
                <w:rFonts w:ascii="Calibri" w:hAnsi="Calibri"/>
              </w:rPr>
              <w:t xml:space="preserve">If </w:t>
            </w:r>
            <w:r w:rsidR="00126BEC" w:rsidRPr="00126BEC">
              <w:rPr>
                <w:rFonts w:ascii="Calibri" w:hAnsi="Calibri"/>
              </w:rPr>
              <w:t>one of the following three criteria are true:</w:t>
            </w:r>
          </w:p>
          <w:p w14:paraId="3E55B54B" w14:textId="10571CCE" w:rsidR="00AB4364" w:rsidRDefault="00F010E1" w:rsidP="0036639A">
            <w:pPr>
              <w:spacing w:after="60"/>
              <w:rPr>
                <w:rFonts w:ascii="Calibri" w:hAnsi="Calibri"/>
              </w:rPr>
            </w:pPr>
            <w:r>
              <w:rPr>
                <w:rFonts w:ascii="Calibri" w:hAnsi="Calibri"/>
              </w:rPr>
              <w:t>c</w:t>
            </w:r>
            <w:r w:rsidR="00126BEC">
              <w:rPr>
                <w:rFonts w:ascii="Calibri" w:hAnsi="Calibri"/>
              </w:rPr>
              <w:t>riterion 1: [</w:t>
            </w:r>
            <w:r w:rsidR="0036639A">
              <w:rPr>
                <w:rFonts w:ascii="Calibri" w:hAnsi="Calibri"/>
              </w:rPr>
              <w:t xml:space="preserve">value </w:t>
            </w:r>
            <w:r w:rsidR="00AB4364" w:rsidRPr="00AB4364">
              <w:rPr>
                <w:rFonts w:ascii="Calibri" w:hAnsi="Calibri"/>
              </w:rPr>
              <w:t xml:space="preserve">for the RA3 airflow measurement question field for any of the ducted indoor units for this system </w:t>
            </w:r>
            <w:r w:rsidR="0036639A">
              <w:rPr>
                <w:rFonts w:ascii="Calibri" w:hAnsi="Calibri"/>
              </w:rPr>
              <w:t>on MCH-01=</w:t>
            </w:r>
            <w:r w:rsidR="00AB4364">
              <w:rPr>
                <w:rFonts w:ascii="Calibri" w:hAnsi="Calibri"/>
              </w:rPr>
              <w:t>No</w:t>
            </w:r>
            <w:proofErr w:type="gramStart"/>
            <w:r>
              <w:rPr>
                <w:rFonts w:ascii="Calibri" w:hAnsi="Calibri"/>
              </w:rPr>
              <w:t>]</w:t>
            </w:r>
            <w:r w:rsidR="00AB4364">
              <w:rPr>
                <w:rFonts w:ascii="Calibri" w:hAnsi="Calibri"/>
              </w:rPr>
              <w:t>;</w:t>
            </w:r>
            <w:proofErr w:type="gramEnd"/>
            <w:r w:rsidR="0036639A">
              <w:rPr>
                <w:rFonts w:ascii="Calibri" w:hAnsi="Calibri"/>
              </w:rPr>
              <w:t xml:space="preserve"> </w:t>
            </w:r>
          </w:p>
          <w:p w14:paraId="36EB9BF8" w14:textId="77777777" w:rsidR="00AB4364" w:rsidRPr="00AB4364" w:rsidRDefault="00AB4364" w:rsidP="00AB4364">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0AA3A71E" w14:textId="7B8CA095" w:rsidR="00F010E1" w:rsidRDefault="00AB4364" w:rsidP="005358D3">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sidR="0023269F">
              <w:rPr>
                <w:rFonts w:ascii="Calibri" w:hAnsi="Calibri"/>
              </w:rPr>
              <w:t>,</w:t>
            </w:r>
            <w:r>
              <w:rPr>
                <w:rFonts w:ascii="Calibri" w:hAnsi="Calibri"/>
              </w:rPr>
              <w:t xml:space="preserve"> </w:t>
            </w:r>
          </w:p>
          <w:p w14:paraId="11F90D72" w14:textId="740C655F" w:rsidR="00C063EB" w:rsidRPr="0083610D" w:rsidRDefault="0036639A" w:rsidP="005358D3">
            <w:pPr>
              <w:spacing w:after="60"/>
              <w:rPr>
                <w:rFonts w:ascii="Calibri" w:hAnsi="Calibri"/>
              </w:rPr>
            </w:pPr>
            <w:r>
              <w:rPr>
                <w:rFonts w:ascii="Calibri" w:hAnsi="Calibri"/>
              </w:rPr>
              <w:t>then value in this field=</w:t>
            </w:r>
            <w:r w:rsidR="00AB4364" w:rsidRPr="0056628A">
              <w:rPr>
                <w:rFonts w:ascii="Calibri" w:hAnsi="Calibri"/>
                <w:b/>
              </w:rPr>
              <w:t>no</w:t>
            </w:r>
            <w:r w:rsidR="00C063EB" w:rsidRPr="0056628A">
              <w:rPr>
                <w:rFonts w:ascii="Calibri" w:hAnsi="Calibri"/>
              </w:rPr>
              <w:t>, the system airflow rate measurement procedures in RA3.3 or RA</w:t>
            </w:r>
            <w:r w:rsidR="00F4344F" w:rsidRPr="0056628A">
              <w:rPr>
                <w:rFonts w:ascii="Calibri" w:hAnsi="Calibri"/>
              </w:rPr>
              <w:t>3.3.3</w:t>
            </w:r>
            <w:r w:rsidR="00C063EB" w:rsidRPr="0056628A">
              <w:rPr>
                <w:rFonts w:ascii="Calibri" w:hAnsi="Calibri"/>
              </w:rPr>
              <w:t xml:space="preserve"> can</w:t>
            </w:r>
            <w:r w:rsidR="0023269F" w:rsidRPr="0056628A">
              <w:rPr>
                <w:rFonts w:ascii="Calibri" w:hAnsi="Calibri"/>
              </w:rPr>
              <w:t>not</w:t>
            </w:r>
            <w:r w:rsidR="00C063EB" w:rsidRPr="0056628A">
              <w:rPr>
                <w:rFonts w:ascii="Calibri" w:hAnsi="Calibri"/>
              </w:rPr>
              <w:t xml:space="preserve"> be used to verify system airflow rate requirements</w:t>
            </w:r>
            <w:r w:rsidR="00AB4364" w:rsidRPr="0056628A">
              <w:rPr>
                <w:rFonts w:ascii="Calibri" w:hAnsi="Calibri"/>
              </w:rPr>
              <w:t xml:space="preserve"> for all the indoor units for this system</w:t>
            </w:r>
            <w:r w:rsidR="00C063EB" w:rsidRPr="0056628A">
              <w:rPr>
                <w:rFonts w:ascii="Calibri" w:hAnsi="Calibri"/>
              </w:rPr>
              <w:t>;</w:t>
            </w:r>
            <w:r w:rsidR="00AB4364" w:rsidRPr="0056628A">
              <w:rPr>
                <w:rFonts w:ascii="Calibri" w:hAnsi="Calibri"/>
              </w:rPr>
              <w:t xml:space="preserve"> else value = yes</w:t>
            </w:r>
            <w:r w:rsidR="00C063EB" w:rsidRPr="0056628A">
              <w:rPr>
                <w:rFonts w:ascii="Calibri" w:hAnsi="Calibri"/>
              </w:rPr>
              <w:t>&gt;&gt;</w:t>
            </w:r>
          </w:p>
        </w:tc>
      </w:tr>
      <w:tr w:rsidR="00C063EB" w:rsidRPr="0083610D" w14:paraId="11F90D77" w14:textId="77777777">
        <w:trPr>
          <w:cantSplit/>
          <w:trHeight w:val="360"/>
        </w:trPr>
        <w:tc>
          <w:tcPr>
            <w:tcW w:w="288" w:type="pct"/>
            <w:vAlign w:val="center"/>
          </w:tcPr>
          <w:p w14:paraId="11F90D74" w14:textId="1C0F0021" w:rsidR="00C063EB" w:rsidRPr="0083610D" w:rsidRDefault="00D87E2B" w:rsidP="00EF6C66">
            <w:pPr>
              <w:pStyle w:val="Header"/>
              <w:tabs>
                <w:tab w:val="clear" w:pos="4320"/>
                <w:tab w:val="clear" w:pos="8640"/>
              </w:tabs>
              <w:rPr>
                <w:rFonts w:ascii="Calibri" w:hAnsi="Calibri"/>
              </w:rPr>
            </w:pPr>
            <w:r>
              <w:rPr>
                <w:rFonts w:ascii="Calibri" w:hAnsi="Calibri"/>
              </w:rPr>
              <w:t>13</w:t>
            </w:r>
          </w:p>
        </w:tc>
        <w:tc>
          <w:tcPr>
            <w:tcW w:w="2212" w:type="pct"/>
            <w:vAlign w:val="center"/>
          </w:tcPr>
          <w:p w14:paraId="11F90D75" w14:textId="77777777" w:rsidR="00C063EB" w:rsidRPr="0083610D" w:rsidRDefault="00C063EB" w:rsidP="00AD18B3">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34B72CF" w14:textId="77777777" w:rsidR="0056628A" w:rsidRDefault="00C063EB" w:rsidP="00EF6C66">
            <w:pPr>
              <w:spacing w:after="60"/>
              <w:rPr>
                <w:rFonts w:ascii="Calibri" w:hAnsi="Calibri"/>
              </w:rPr>
            </w:pPr>
            <w:r w:rsidRPr="0056628A">
              <w:rPr>
                <w:rFonts w:ascii="Calibri" w:hAnsi="Calibri"/>
              </w:rPr>
              <w:t>&lt;&lt;</w:t>
            </w:r>
            <w:proofErr w:type="gramStart"/>
            <w:r w:rsidRPr="0056628A">
              <w:rPr>
                <w:rFonts w:ascii="Calibri" w:hAnsi="Calibri"/>
              </w:rPr>
              <w:t>user</w:t>
            </w:r>
            <w:proofErr w:type="gramEnd"/>
            <w:r w:rsidRPr="0056628A">
              <w:rPr>
                <w:rFonts w:ascii="Calibri" w:hAnsi="Calibri"/>
              </w:rPr>
              <w:t xml:space="preserve"> pick one from list:  </w:t>
            </w:r>
            <w:r w:rsidRPr="0056628A">
              <w:rPr>
                <w:rFonts w:ascii="Calibri" w:hAnsi="Calibri"/>
                <w:b/>
              </w:rPr>
              <w:t>yes</w:t>
            </w:r>
            <w:r w:rsidRPr="0056628A">
              <w:rPr>
                <w:rFonts w:ascii="Calibri" w:hAnsi="Calibri"/>
              </w:rPr>
              <w:t xml:space="preserve">, one of the Refrigerant charge verification procedures from RA3.2.2 or RA1 is applicable to this system and can be used to verify compliance; </w:t>
            </w:r>
          </w:p>
          <w:p w14:paraId="11F90D76" w14:textId="6E87300E" w:rsidR="00C063EB" w:rsidRPr="0056628A" w:rsidRDefault="00C063EB" w:rsidP="00EF6C66">
            <w:pPr>
              <w:spacing w:after="60"/>
              <w:rPr>
                <w:rFonts w:ascii="Calibri" w:hAnsi="Calibri"/>
              </w:rPr>
            </w:pPr>
            <w:r w:rsidRPr="0056628A">
              <w:rPr>
                <w:rFonts w:ascii="Calibri" w:hAnsi="Calibri"/>
                <w:b/>
              </w:rPr>
              <w:t>no</w:t>
            </w:r>
            <w:r w:rsidRPr="0056628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C063EB" w:rsidRPr="0083610D" w14:paraId="11F90D7B" w14:textId="77777777">
        <w:trPr>
          <w:cantSplit/>
          <w:trHeight w:val="360"/>
        </w:trPr>
        <w:tc>
          <w:tcPr>
            <w:tcW w:w="288" w:type="pct"/>
            <w:vAlign w:val="center"/>
          </w:tcPr>
          <w:p w14:paraId="11F90D78" w14:textId="37ACC48B" w:rsidR="00C063EB" w:rsidRPr="0083610D" w:rsidRDefault="00D87E2B" w:rsidP="003F6B16">
            <w:pPr>
              <w:pStyle w:val="Header"/>
              <w:tabs>
                <w:tab w:val="clear" w:pos="4320"/>
                <w:tab w:val="clear" w:pos="8640"/>
              </w:tabs>
              <w:rPr>
                <w:rFonts w:ascii="Calibri" w:hAnsi="Calibri"/>
              </w:rPr>
            </w:pPr>
            <w:r>
              <w:rPr>
                <w:rFonts w:ascii="Calibri" w:hAnsi="Calibri"/>
              </w:rPr>
              <w:t>14</w:t>
            </w:r>
          </w:p>
        </w:tc>
        <w:tc>
          <w:tcPr>
            <w:tcW w:w="2212" w:type="pct"/>
            <w:vAlign w:val="center"/>
          </w:tcPr>
          <w:p w14:paraId="11F90D79" w14:textId="305D8BE1"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8E4AD1">
              <w:rPr>
                <w:rFonts w:ascii="Calibri" w:hAnsi="Calibri"/>
              </w:rPr>
              <w:t>S</w:t>
            </w:r>
            <w:r w:rsidRPr="0083610D">
              <w:rPr>
                <w:rFonts w:ascii="Calibri" w:hAnsi="Calibri"/>
              </w:rPr>
              <w:t>ystem</w:t>
            </w:r>
          </w:p>
        </w:tc>
        <w:tc>
          <w:tcPr>
            <w:tcW w:w="2500" w:type="pct"/>
            <w:vAlign w:val="center"/>
          </w:tcPr>
          <w:p w14:paraId="11F90D7A" w14:textId="77777777" w:rsidR="00C063EB" w:rsidRPr="0083610D" w:rsidRDefault="00C063EB" w:rsidP="003F6B16">
            <w:pPr>
              <w:rPr>
                <w:rFonts w:ascii="Calibri" w:hAnsi="Calibri"/>
              </w:rPr>
            </w:pPr>
            <w:r w:rsidRPr="0083610D">
              <w:rPr>
                <w:rFonts w:ascii="Calibri" w:hAnsi="Calibri"/>
              </w:rPr>
              <w:t>&lt;&lt;user input: date: use validated date format&gt;&gt;</w:t>
            </w:r>
          </w:p>
        </w:tc>
      </w:tr>
      <w:tr w:rsidR="00C063EB" w:rsidRPr="0083610D" w14:paraId="11F90D84" w14:textId="77777777">
        <w:trPr>
          <w:cantSplit/>
          <w:trHeight w:val="360"/>
        </w:trPr>
        <w:tc>
          <w:tcPr>
            <w:tcW w:w="288" w:type="pct"/>
            <w:vAlign w:val="center"/>
          </w:tcPr>
          <w:p w14:paraId="11F90D7C" w14:textId="79FCE747" w:rsidR="00C063EB" w:rsidRPr="0083610D" w:rsidRDefault="00D87E2B" w:rsidP="003F6B16">
            <w:pPr>
              <w:pStyle w:val="Header"/>
              <w:tabs>
                <w:tab w:val="clear" w:pos="4320"/>
                <w:tab w:val="clear" w:pos="8640"/>
              </w:tabs>
              <w:rPr>
                <w:rFonts w:ascii="Calibri" w:hAnsi="Calibri"/>
              </w:rPr>
            </w:pPr>
            <w:r>
              <w:rPr>
                <w:rFonts w:ascii="Calibri" w:hAnsi="Calibri"/>
              </w:rPr>
              <w:lastRenderedPageBreak/>
              <w:t>15</w:t>
            </w:r>
          </w:p>
        </w:tc>
        <w:tc>
          <w:tcPr>
            <w:tcW w:w="2212" w:type="pct"/>
            <w:vAlign w:val="center"/>
          </w:tcPr>
          <w:p w14:paraId="11F90D7D" w14:textId="0FCBFD79"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Refrigerant </w:t>
            </w:r>
            <w:r w:rsidR="008E4AD1">
              <w:rPr>
                <w:rFonts w:ascii="Calibri" w:hAnsi="Calibri"/>
              </w:rPr>
              <w:t>C</w:t>
            </w:r>
            <w:r w:rsidRPr="0083610D">
              <w:rPr>
                <w:rFonts w:ascii="Calibri" w:hAnsi="Calibri"/>
              </w:rPr>
              <w:t xml:space="preserve">harge </w:t>
            </w:r>
            <w:r w:rsidR="008E4AD1">
              <w:rPr>
                <w:rFonts w:ascii="Calibri" w:hAnsi="Calibri"/>
              </w:rPr>
              <w:t>V</w:t>
            </w:r>
            <w:r w:rsidRPr="0083610D">
              <w:rPr>
                <w:rFonts w:ascii="Calibri" w:hAnsi="Calibri"/>
              </w:rPr>
              <w:t xml:space="preserve">erification </w:t>
            </w:r>
            <w:r w:rsidR="008E4AD1">
              <w:rPr>
                <w:rFonts w:ascii="Calibri" w:hAnsi="Calibri"/>
              </w:rPr>
              <w:t>M</w:t>
            </w:r>
            <w:r w:rsidRPr="0083610D">
              <w:rPr>
                <w:rFonts w:ascii="Calibri" w:hAnsi="Calibri"/>
              </w:rPr>
              <w:t xml:space="preserve">ethod </w:t>
            </w:r>
            <w:r w:rsidR="008E4AD1">
              <w:rPr>
                <w:rFonts w:ascii="Calibri" w:hAnsi="Calibri"/>
              </w:rPr>
              <w:t>U</w:t>
            </w:r>
            <w:r w:rsidRPr="0083610D">
              <w:rPr>
                <w:rFonts w:ascii="Calibri" w:hAnsi="Calibri"/>
              </w:rPr>
              <w:t>sed</w:t>
            </w:r>
          </w:p>
        </w:tc>
        <w:tc>
          <w:tcPr>
            <w:tcW w:w="2500" w:type="pct"/>
            <w:vAlign w:val="center"/>
          </w:tcPr>
          <w:p w14:paraId="11F90D7E" w14:textId="77777777" w:rsidR="00C063EB" w:rsidRPr="0083610D" w:rsidRDefault="00C063EB" w:rsidP="00577FA7">
            <w:pPr>
              <w:spacing w:after="60"/>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pick one from list: </w:t>
            </w:r>
          </w:p>
          <w:p w14:paraId="11F90D7F"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Superheat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0"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Subcooling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1" w14:textId="4C650694" w:rsidR="00856229" w:rsidRPr="0056628A" w:rsidRDefault="00C063EB" w:rsidP="00856229">
            <w:pPr>
              <w:pStyle w:val="ListParagraph"/>
              <w:numPr>
                <w:ilvl w:val="0"/>
                <w:numId w:val="11"/>
              </w:numPr>
              <w:spacing w:after="60"/>
              <w:rPr>
                <w:rFonts w:ascii="Calibri" w:hAnsi="Calibri"/>
              </w:rPr>
            </w:pPr>
            <w:r w:rsidRPr="0056628A">
              <w:rPr>
                <w:rFonts w:ascii="Calibri" w:hAnsi="Calibri"/>
              </w:rPr>
              <w:t>Weigh-in</w:t>
            </w:r>
            <w:r w:rsidR="00096E09" w:rsidRPr="0056628A">
              <w:rPr>
                <w:rFonts w:ascii="Calibri" w:hAnsi="Calibri"/>
              </w:rPr>
              <w:t xml:space="preserve"> with Installer independent</w:t>
            </w:r>
            <w:r w:rsidRPr="0056628A">
              <w:rPr>
                <w:rFonts w:ascii="Calibri" w:hAnsi="Calibri"/>
              </w:rPr>
              <w:t xml:space="preserve">; or </w:t>
            </w:r>
          </w:p>
          <w:p w14:paraId="5ABA3F45" w14:textId="22BC6E79" w:rsidR="00096E09" w:rsidRPr="0056628A" w:rsidRDefault="00096E09" w:rsidP="00856229">
            <w:pPr>
              <w:pStyle w:val="ListParagraph"/>
              <w:numPr>
                <w:ilvl w:val="0"/>
                <w:numId w:val="11"/>
              </w:numPr>
              <w:spacing w:after="60"/>
              <w:rPr>
                <w:rFonts w:ascii="Calibri" w:hAnsi="Calibri"/>
              </w:rPr>
            </w:pPr>
            <w:r w:rsidRPr="0056628A">
              <w:rPr>
                <w:rFonts w:ascii="Calibri" w:hAnsi="Calibri"/>
              </w:rPr>
              <w:t>Weigh-in with HERS Rater observation; or</w:t>
            </w:r>
          </w:p>
          <w:p w14:paraId="11F90D83" w14:textId="77777777" w:rsidR="00856229" w:rsidRPr="0083610D" w:rsidRDefault="00C063EB" w:rsidP="00856229">
            <w:pPr>
              <w:pStyle w:val="ListParagraph"/>
              <w:numPr>
                <w:ilvl w:val="0"/>
                <w:numId w:val="11"/>
              </w:numPr>
              <w:spacing w:after="60"/>
              <w:rPr>
                <w:rFonts w:ascii="Calibri" w:hAnsi="Calibri"/>
              </w:rPr>
            </w:pPr>
            <w:r w:rsidRPr="0056628A">
              <w:rPr>
                <w:rFonts w:ascii="Calibri" w:hAnsi="Calibri"/>
              </w:rPr>
              <w:t>New Package Unit Factory Charge &gt;&gt;</w:t>
            </w:r>
          </w:p>
        </w:tc>
      </w:tr>
      <w:tr w:rsidR="00C063EB" w:rsidRPr="0083610D" w14:paraId="11F90D88" w14:textId="77777777">
        <w:trPr>
          <w:cantSplit/>
          <w:trHeight w:val="953"/>
        </w:trPr>
        <w:tc>
          <w:tcPr>
            <w:tcW w:w="288" w:type="pct"/>
            <w:vAlign w:val="center"/>
          </w:tcPr>
          <w:p w14:paraId="11F90D85" w14:textId="76418660" w:rsidR="00C063EB" w:rsidRPr="0083610D" w:rsidRDefault="00D87E2B" w:rsidP="00AD18B3">
            <w:pPr>
              <w:pStyle w:val="Header"/>
              <w:tabs>
                <w:tab w:val="clear" w:pos="4320"/>
                <w:tab w:val="clear" w:pos="8640"/>
              </w:tabs>
              <w:rPr>
                <w:rFonts w:ascii="Calibri" w:hAnsi="Calibri"/>
              </w:rPr>
            </w:pPr>
            <w:r>
              <w:rPr>
                <w:rFonts w:ascii="Calibri" w:hAnsi="Calibri"/>
              </w:rPr>
              <w:t>16</w:t>
            </w:r>
          </w:p>
        </w:tc>
        <w:tc>
          <w:tcPr>
            <w:tcW w:w="2212" w:type="pct"/>
            <w:vAlign w:val="center"/>
          </w:tcPr>
          <w:p w14:paraId="11F90D86" w14:textId="1FC7D06B"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Person </w:t>
            </w:r>
            <w:r w:rsidR="008E4AD1">
              <w:rPr>
                <w:rFonts w:ascii="Calibri" w:hAnsi="Calibri"/>
              </w:rPr>
              <w:t>W</w:t>
            </w:r>
            <w:r w:rsidRPr="0083610D">
              <w:rPr>
                <w:rFonts w:ascii="Calibri" w:hAnsi="Calibri"/>
              </w:rPr>
              <w:t xml:space="preserve">ho </w:t>
            </w:r>
            <w:r w:rsidR="008E4AD1">
              <w:rPr>
                <w:rFonts w:ascii="Calibri" w:hAnsi="Calibri"/>
              </w:rPr>
              <w:t>P</w:t>
            </w:r>
            <w:r w:rsidRPr="0083610D">
              <w:rPr>
                <w:rFonts w:ascii="Calibri" w:hAnsi="Calibri"/>
              </w:rPr>
              <w:t xml:space="preserve">erformed the Refrigerant Charge Verification </w:t>
            </w:r>
            <w:r w:rsidR="008E4AD1">
              <w:rPr>
                <w:rFonts w:ascii="Calibri" w:hAnsi="Calibri"/>
              </w:rPr>
              <w:t>R</w:t>
            </w:r>
            <w:r w:rsidRPr="0083610D">
              <w:rPr>
                <w:rFonts w:ascii="Calibri" w:hAnsi="Calibri"/>
              </w:rPr>
              <w:t>eported on this Certificate of Installation</w:t>
            </w:r>
          </w:p>
        </w:tc>
        <w:tc>
          <w:tcPr>
            <w:tcW w:w="2500" w:type="pct"/>
            <w:vAlign w:val="center"/>
          </w:tcPr>
          <w:p w14:paraId="66D7E096" w14:textId="421C72F5" w:rsidR="00096E09" w:rsidRDefault="00C063EB" w:rsidP="00096E09">
            <w:pPr>
              <w:rPr>
                <w:rFonts w:ascii="Calibri" w:hAnsi="Calibri"/>
              </w:rPr>
            </w:pPr>
            <w:r w:rsidRPr="0083610D">
              <w:rPr>
                <w:rFonts w:ascii="Calibri" w:hAnsi="Calibri"/>
              </w:rPr>
              <w:t>&lt;&lt;</w:t>
            </w:r>
            <w:r w:rsidR="00096E09">
              <w:rPr>
                <w:rFonts w:ascii="Calibri" w:hAnsi="Calibri"/>
              </w:rPr>
              <w:t xml:space="preserve">if A15 = Weigh-in with Installer independent, or Weigh-in with HERS Rater observation, then value = HVAC System Installer; else prompt </w:t>
            </w:r>
            <w:r w:rsidRPr="0083610D">
              <w:rPr>
                <w:rFonts w:ascii="Calibri" w:hAnsi="Calibri"/>
              </w:rPr>
              <w:t xml:space="preserve">user </w:t>
            </w:r>
            <w:r w:rsidR="00096E09">
              <w:rPr>
                <w:rFonts w:ascii="Calibri" w:hAnsi="Calibri"/>
              </w:rPr>
              <w:t>to</w:t>
            </w:r>
            <w:r w:rsidRPr="0083610D">
              <w:rPr>
                <w:rFonts w:ascii="Calibri" w:hAnsi="Calibri"/>
              </w:rPr>
              <w:t xml:space="preserve"> pick from list: </w:t>
            </w:r>
          </w:p>
          <w:p w14:paraId="7D5B7703" w14:textId="77777777" w:rsidR="00096E09" w:rsidRPr="007D27B9" w:rsidRDefault="00C063EB" w:rsidP="00096E09">
            <w:pPr>
              <w:pStyle w:val="ListParagraph"/>
              <w:numPr>
                <w:ilvl w:val="0"/>
                <w:numId w:val="32"/>
              </w:numPr>
              <w:rPr>
                <w:rFonts w:ascii="Calibri" w:hAnsi="Calibri"/>
              </w:rPr>
            </w:pPr>
            <w:r w:rsidRPr="007D27B9">
              <w:rPr>
                <w:rFonts w:ascii="Calibri" w:hAnsi="Calibri"/>
              </w:rPr>
              <w:t xml:space="preserve">HVAC System Installer; or </w:t>
            </w:r>
          </w:p>
          <w:p w14:paraId="11F90D87" w14:textId="38F19C29" w:rsidR="00C063EB" w:rsidRPr="00096E09" w:rsidRDefault="00C063EB" w:rsidP="00096E09">
            <w:pPr>
              <w:pStyle w:val="ListParagraph"/>
              <w:numPr>
                <w:ilvl w:val="0"/>
                <w:numId w:val="32"/>
              </w:numPr>
              <w:rPr>
                <w:rFonts w:ascii="Calibri" w:hAnsi="Calibri"/>
              </w:rPr>
            </w:pPr>
            <w:r w:rsidRPr="007D27B9">
              <w:rPr>
                <w:rFonts w:ascii="Calibri" w:hAnsi="Calibri"/>
              </w:rPr>
              <w:t>HERS Rater &gt;&gt;</w:t>
            </w:r>
          </w:p>
        </w:tc>
      </w:tr>
      <w:tr w:rsidR="00C063EB" w:rsidRPr="0083610D" w14:paraId="11F90D98" w14:textId="77777777">
        <w:trPr>
          <w:cantSplit/>
          <w:trHeight w:val="953"/>
        </w:trPr>
        <w:tc>
          <w:tcPr>
            <w:tcW w:w="288" w:type="pct"/>
            <w:vAlign w:val="center"/>
          </w:tcPr>
          <w:p w14:paraId="11F90D89" w14:textId="4ACD0D2E" w:rsidR="00C063EB" w:rsidRPr="0083610D" w:rsidRDefault="00D87E2B" w:rsidP="003F6B16">
            <w:pPr>
              <w:pStyle w:val="Header"/>
              <w:tabs>
                <w:tab w:val="clear" w:pos="4320"/>
                <w:tab w:val="clear" w:pos="8640"/>
              </w:tabs>
              <w:rPr>
                <w:rFonts w:ascii="Calibri" w:hAnsi="Calibri"/>
              </w:rPr>
            </w:pPr>
            <w:r>
              <w:rPr>
                <w:rFonts w:ascii="Calibri" w:hAnsi="Calibri"/>
              </w:rPr>
              <w:t>17</w:t>
            </w:r>
          </w:p>
        </w:tc>
        <w:tc>
          <w:tcPr>
            <w:tcW w:w="2212" w:type="pct"/>
            <w:vAlign w:val="center"/>
          </w:tcPr>
          <w:p w14:paraId="11F90D8A" w14:textId="4F935AF5" w:rsidR="00C063EB" w:rsidRPr="0083610D" w:rsidRDefault="00C063EB" w:rsidP="003F6B16">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D8B" w14:textId="47C85056" w:rsidR="00C063EB" w:rsidRPr="0083610D" w:rsidRDefault="00C063EB" w:rsidP="00B306F6">
            <w:pPr>
              <w:rPr>
                <w:rFonts w:ascii="Calibri" w:hAnsi="Calibri"/>
              </w:rPr>
            </w:pPr>
            <w:r w:rsidRPr="0083610D">
              <w:rPr>
                <w:rFonts w:ascii="Calibri" w:hAnsi="Calibri"/>
              </w:rPr>
              <w:t>&lt;&lt;calculated field:  if A1</w:t>
            </w:r>
            <w:r w:rsidR="00772F68">
              <w:rPr>
                <w:rFonts w:ascii="Calibri" w:hAnsi="Calibri"/>
              </w:rPr>
              <w:t>2</w:t>
            </w:r>
            <w:r w:rsidRPr="0083610D">
              <w:rPr>
                <w:rFonts w:ascii="Calibri" w:hAnsi="Calibri"/>
              </w:rPr>
              <w:t xml:space="preserve"> or A1</w:t>
            </w:r>
            <w:r w:rsidR="00772F68">
              <w:rPr>
                <w:rFonts w:ascii="Calibri" w:hAnsi="Calibri"/>
              </w:rPr>
              <w:t>3</w:t>
            </w:r>
            <w:r w:rsidRPr="0083610D">
              <w:rPr>
                <w:rFonts w:ascii="Calibri" w:hAnsi="Calibri"/>
              </w:rPr>
              <w:t>=no, then display text"</w:t>
            </w:r>
          </w:p>
          <w:p w14:paraId="11F90D8C"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8D" w14:textId="77777777" w:rsidR="00C063EB" w:rsidRPr="007D27B9" w:rsidRDefault="00C063EB" w:rsidP="00B306F6">
            <w:pPr>
              <w:rPr>
                <w:rFonts w:ascii="Calibri" w:hAnsi="Calibri"/>
              </w:rPr>
            </w:pPr>
          </w:p>
          <w:p w14:paraId="11F90D8E" w14:textId="2800A44B"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 xml:space="preserve">, then display text: </w:t>
            </w:r>
          </w:p>
          <w:p w14:paraId="11F90D8F"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90" w14:textId="77777777" w:rsidR="00C063EB" w:rsidRPr="007D27B9" w:rsidRDefault="00C063EB" w:rsidP="00B306F6">
            <w:pPr>
              <w:rPr>
                <w:rFonts w:ascii="Calibri" w:hAnsi="Calibri"/>
              </w:rPr>
            </w:pPr>
          </w:p>
          <w:p w14:paraId="11F90D91" w14:textId="3732B4C1"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xml:space="preserve"> = New Package Unit Factory Charge, then display text: “HERS verification of refrigerant charge is not required</w:t>
            </w:r>
            <w:proofErr w:type="gramStart"/>
            <w:r w:rsidRPr="007D27B9">
              <w:rPr>
                <w:rFonts w:ascii="Calibri" w:hAnsi="Calibri"/>
              </w:rPr>
              <w:t>”;</w:t>
            </w:r>
            <w:proofErr w:type="gramEnd"/>
          </w:p>
          <w:p w14:paraId="11F90D92" w14:textId="77777777" w:rsidR="00C063EB" w:rsidRPr="007D27B9" w:rsidRDefault="00C063EB" w:rsidP="00B306F6">
            <w:pPr>
              <w:rPr>
                <w:rFonts w:ascii="Calibri" w:hAnsi="Calibri"/>
              </w:rPr>
            </w:pPr>
          </w:p>
          <w:p w14:paraId="11F90D93" w14:textId="2F4D2E13"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6</w:t>
            </w:r>
            <w:r w:rsidRPr="007D27B9">
              <w:rPr>
                <w:rFonts w:ascii="Calibri" w:hAnsi="Calibri"/>
              </w:rPr>
              <w:t>=HERS Rater, then display text:</w:t>
            </w:r>
          </w:p>
          <w:p w14:paraId="11F90D94" w14:textId="77777777" w:rsidR="00C063EB" w:rsidRPr="007D27B9" w:rsidRDefault="00C063EB" w:rsidP="00AF6179">
            <w:pPr>
              <w:rPr>
                <w:rFonts w:ascii="Calibri" w:hAnsi="Calibri"/>
              </w:rPr>
            </w:pPr>
            <w:r w:rsidRPr="007D27B9">
              <w:rPr>
                <w:rFonts w:ascii="Calibri" w:hAnsi="Calibri"/>
              </w:rPr>
              <w:t xml:space="preserve">"System does not qualify for Group </w:t>
            </w:r>
            <w:proofErr w:type="gramStart"/>
            <w:r w:rsidRPr="007D27B9">
              <w:rPr>
                <w:rFonts w:ascii="Calibri" w:hAnsi="Calibri"/>
              </w:rPr>
              <w:t>Sampling;</w:t>
            </w:r>
            <w:proofErr w:type="gramEnd"/>
            <w:r w:rsidRPr="007D27B9">
              <w:rPr>
                <w:rFonts w:ascii="Calibri" w:hAnsi="Calibri"/>
              </w:rPr>
              <w:t xml:space="preserve"> </w:t>
            </w:r>
          </w:p>
          <w:p w14:paraId="11F90D95" w14:textId="77777777" w:rsidR="00C063EB" w:rsidRPr="007D27B9" w:rsidRDefault="00C063EB" w:rsidP="00AF6179">
            <w:pPr>
              <w:rPr>
                <w:rFonts w:ascii="Calibri" w:hAnsi="Calibri"/>
              </w:rPr>
            </w:pPr>
          </w:p>
          <w:p w14:paraId="11F90D96" w14:textId="77777777" w:rsidR="00C063EB" w:rsidRPr="007D27B9" w:rsidRDefault="00C063EB" w:rsidP="00B306F6">
            <w:pPr>
              <w:rPr>
                <w:rFonts w:ascii="Calibri" w:hAnsi="Calibri"/>
              </w:rPr>
            </w:pPr>
            <w:r w:rsidRPr="007D27B9">
              <w:rPr>
                <w:rFonts w:ascii="Calibri" w:hAnsi="Calibri"/>
              </w:rPr>
              <w:t xml:space="preserve">else display text: </w:t>
            </w:r>
          </w:p>
          <w:p w14:paraId="11F90D97" w14:textId="77777777" w:rsidR="00C063EB" w:rsidRPr="0083610D" w:rsidRDefault="00C063EB" w:rsidP="00B306F6">
            <w:pPr>
              <w:rPr>
                <w:rFonts w:ascii="Calibri" w:hAnsi="Calibri"/>
              </w:rPr>
            </w:pPr>
            <w:proofErr w:type="gramStart"/>
            <w:r w:rsidRPr="007D27B9">
              <w:rPr>
                <w:rFonts w:ascii="Calibri" w:hAnsi="Calibri"/>
              </w:rPr>
              <w:t>”System</w:t>
            </w:r>
            <w:proofErr w:type="gramEnd"/>
            <w:r w:rsidRPr="007D27B9">
              <w:rPr>
                <w:rFonts w:ascii="Calibri" w:hAnsi="Calibri"/>
              </w:rPr>
              <w:t xml:space="preserve"> qualifies for Group Sampling</w:t>
            </w:r>
            <w:r w:rsidRPr="0083610D">
              <w:rPr>
                <w:rFonts w:ascii="Calibri" w:hAnsi="Calibri"/>
              </w:rPr>
              <w:t>.”&gt;&gt;</w:t>
            </w:r>
          </w:p>
        </w:tc>
      </w:tr>
      <w:tr w:rsidR="00C063EB" w:rsidRPr="0083610D" w14:paraId="11F90DAD" w14:textId="77777777">
        <w:trPr>
          <w:cantSplit/>
          <w:trHeight w:val="953"/>
        </w:trPr>
        <w:tc>
          <w:tcPr>
            <w:tcW w:w="288" w:type="pct"/>
            <w:vAlign w:val="center"/>
          </w:tcPr>
          <w:p w14:paraId="11F90D99" w14:textId="3EED6033" w:rsidR="00C063EB" w:rsidRPr="0083610D" w:rsidDel="005B4BA0" w:rsidRDefault="00C063EB" w:rsidP="003F6B16">
            <w:pPr>
              <w:pStyle w:val="Header"/>
              <w:tabs>
                <w:tab w:val="clear" w:pos="4320"/>
                <w:tab w:val="clear" w:pos="8640"/>
              </w:tabs>
              <w:rPr>
                <w:rFonts w:ascii="Calibri" w:hAnsi="Calibri"/>
              </w:rPr>
            </w:pPr>
          </w:p>
        </w:tc>
        <w:tc>
          <w:tcPr>
            <w:tcW w:w="2212" w:type="pct"/>
            <w:vAlign w:val="center"/>
          </w:tcPr>
          <w:p w14:paraId="11F90D9A" w14:textId="77777777" w:rsidR="00C063EB" w:rsidRPr="00526FC1" w:rsidRDefault="00003288" w:rsidP="009E21DA">
            <w:pPr>
              <w:spacing w:before="120"/>
              <w:rPr>
                <w:rFonts w:ascii="Calibri" w:hAnsi="Calibri"/>
              </w:rPr>
            </w:pPr>
            <w:r w:rsidRPr="00526FC1">
              <w:rPr>
                <w:rFonts w:ascii="Calibri" w:hAnsi="Calibri"/>
              </w:rPr>
              <w:t xml:space="preserve">determine compliance method for this </w:t>
            </w:r>
            <w:proofErr w:type="gramStart"/>
            <w:r w:rsidRPr="00526FC1">
              <w:rPr>
                <w:rFonts w:ascii="Calibri" w:hAnsi="Calibri"/>
              </w:rPr>
              <w:t>document;  display</w:t>
            </w:r>
            <w:proofErr w:type="gramEnd"/>
            <w:r w:rsidRPr="00526FC1">
              <w:rPr>
                <w:rFonts w:ascii="Calibri" w:hAnsi="Calibri"/>
              </w:rPr>
              <w:t xml:space="preserve"> applicable tables below;</w:t>
            </w:r>
          </w:p>
          <w:p w14:paraId="11F90D9B" w14:textId="77777777" w:rsidR="00C063EB" w:rsidRPr="0083610D" w:rsidRDefault="00003288" w:rsidP="009E21DA">
            <w:pPr>
              <w:pStyle w:val="Header"/>
              <w:tabs>
                <w:tab w:val="clear" w:pos="4320"/>
                <w:tab w:val="clear" w:pos="8640"/>
              </w:tabs>
              <w:rPr>
                <w:rFonts w:ascii="Calibri" w:hAnsi="Calibri"/>
              </w:rPr>
            </w:pPr>
            <w:r w:rsidRPr="00526FC1">
              <w:rPr>
                <w:rFonts w:ascii="Calibri" w:hAnsi="Calibri"/>
              </w:rPr>
              <w:t>(</w:t>
            </w:r>
            <w:proofErr w:type="gramStart"/>
            <w:r w:rsidRPr="00526FC1">
              <w:rPr>
                <w:rFonts w:ascii="Calibri" w:hAnsi="Calibri"/>
              </w:rPr>
              <w:t>this</w:t>
            </w:r>
            <w:proofErr w:type="gramEnd"/>
            <w:r w:rsidRPr="00526FC1">
              <w:rPr>
                <w:rFonts w:ascii="Calibri" w:hAnsi="Calibri"/>
              </w:rPr>
              <w:t xml:space="preserve"> row not visible to user)</w:t>
            </w:r>
          </w:p>
        </w:tc>
        <w:tc>
          <w:tcPr>
            <w:tcW w:w="2500" w:type="pct"/>
            <w:vAlign w:val="center"/>
          </w:tcPr>
          <w:p w14:paraId="11F90D9C" w14:textId="77777777" w:rsidR="00C063EB" w:rsidRPr="0083610D" w:rsidRDefault="00C063EB" w:rsidP="003F6B16">
            <w:pPr>
              <w:rPr>
                <w:rFonts w:ascii="Calibri" w:hAnsi="Calibri"/>
              </w:rPr>
            </w:pPr>
            <w:r w:rsidRPr="0083610D">
              <w:rPr>
                <w:rFonts w:ascii="Calibri" w:hAnsi="Calibri"/>
              </w:rPr>
              <w:t xml:space="preserve">&lt;&lt;calculated field:  </w:t>
            </w:r>
          </w:p>
          <w:p w14:paraId="11F90D9D" w14:textId="7708BAC4" w:rsidR="00C063EB" w:rsidRPr="007D27B9" w:rsidRDefault="00C063EB" w:rsidP="003F6B16">
            <w:pPr>
              <w:rPr>
                <w:rFonts w:ascii="Cambria" w:hAnsi="Cambria"/>
              </w:rPr>
            </w:pPr>
            <w:r w:rsidRPr="0083610D">
              <w:rPr>
                <w:rFonts w:ascii="Calibri" w:hAnsi="Calibri"/>
              </w:rPr>
              <w:t xml:space="preserv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=Superheat</w:t>
            </w:r>
            <w:r w:rsidRPr="007D27B9">
              <w:rPr>
                <w:rFonts w:ascii="Cambria" w:hAnsi="Cambria"/>
              </w:rPr>
              <w:t>; then display method:</w:t>
            </w:r>
          </w:p>
          <w:p w14:paraId="11F90D9E" w14:textId="77777777" w:rsidR="00C063EB" w:rsidRPr="00A93586" w:rsidRDefault="00C063EB" w:rsidP="003F6B16">
            <w:pPr>
              <w:rPr>
                <w:rFonts w:ascii="Calibri" w:hAnsi="Calibri" w:cs="Calibri"/>
              </w:rPr>
            </w:pPr>
            <w:r w:rsidRPr="00A93586">
              <w:rPr>
                <w:rFonts w:ascii="Calibri" w:hAnsi="Calibri" w:cs="Calibri"/>
              </w:rPr>
              <w:t xml:space="preserve">25a Superheat Charge Verification </w:t>
            </w:r>
            <w:proofErr w:type="gramStart"/>
            <w:r w:rsidRPr="00A93586">
              <w:rPr>
                <w:rFonts w:ascii="Calibri" w:hAnsi="Calibri" w:cs="Calibri"/>
              </w:rPr>
              <w:t>Procedure;</w:t>
            </w:r>
            <w:proofErr w:type="gramEnd"/>
          </w:p>
          <w:p w14:paraId="11F90D9F" w14:textId="77777777" w:rsidR="00C063EB" w:rsidRPr="007D27B9" w:rsidRDefault="00C063EB" w:rsidP="003F6B16">
            <w:pPr>
              <w:rPr>
                <w:rFonts w:ascii="Cambria" w:hAnsi="Cambria"/>
              </w:rPr>
            </w:pPr>
          </w:p>
          <w:p w14:paraId="11F90DA0" w14:textId="2319820D" w:rsidR="00C063EB" w:rsidRPr="007D27B9" w:rsidRDefault="00C063EB" w:rsidP="003F6B16">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Subcooling;</w:t>
            </w:r>
            <w:r w:rsidRPr="007D27B9">
              <w:rPr>
                <w:rFonts w:ascii="Cambria" w:hAnsi="Cambria"/>
              </w:rPr>
              <w:t xml:space="preserve"> then display method:</w:t>
            </w:r>
          </w:p>
          <w:p w14:paraId="11F90DA1" w14:textId="77777777" w:rsidR="00C063EB" w:rsidRPr="007D27B9" w:rsidRDefault="00C063EB" w:rsidP="003F6B16">
            <w:pPr>
              <w:rPr>
                <w:rFonts w:ascii="Calibri" w:hAnsi="Calibri"/>
              </w:rPr>
            </w:pPr>
            <w:r w:rsidRPr="007D27B9">
              <w:rPr>
                <w:rFonts w:ascii="Calibri" w:hAnsi="Calibri"/>
              </w:rPr>
              <w:t xml:space="preserve">25b. Subcooling Charge Verification </w:t>
            </w:r>
            <w:proofErr w:type="gramStart"/>
            <w:r w:rsidRPr="007D27B9">
              <w:rPr>
                <w:rFonts w:ascii="Calibri" w:hAnsi="Calibri"/>
              </w:rPr>
              <w:t>Method;</w:t>
            </w:r>
            <w:proofErr w:type="gramEnd"/>
          </w:p>
          <w:p w14:paraId="11F90DA2" w14:textId="77777777" w:rsidR="00C063EB" w:rsidRPr="007D27B9" w:rsidRDefault="00C063EB" w:rsidP="00EB03B7">
            <w:pPr>
              <w:rPr>
                <w:rFonts w:ascii="Cambria" w:hAnsi="Cambria"/>
              </w:rPr>
            </w:pPr>
          </w:p>
          <w:p w14:paraId="11F90DA3" w14:textId="44890AAE" w:rsidR="00C063EB" w:rsidRPr="007D27B9" w:rsidRDefault="00C063EB" w:rsidP="00EB03B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w:t>
            </w:r>
            <w:r w:rsidRPr="007D27B9">
              <w:rPr>
                <w:rFonts w:ascii="Cambria" w:hAnsi="Cambria"/>
              </w:rPr>
              <w:t xml:space="preserve"> then display method:</w:t>
            </w:r>
          </w:p>
          <w:p w14:paraId="11F90DA4" w14:textId="77777777" w:rsidR="00C063EB" w:rsidRPr="007D27B9" w:rsidRDefault="00C063EB" w:rsidP="00EB03B7">
            <w:pPr>
              <w:rPr>
                <w:rFonts w:ascii="Calibri" w:hAnsi="Calibri"/>
              </w:rPr>
            </w:pPr>
            <w:r w:rsidRPr="007D27B9">
              <w:rPr>
                <w:rFonts w:ascii="Calibri" w:hAnsi="Calibri"/>
              </w:rPr>
              <w:t xml:space="preserve">25c. Weigh-in Charging </w:t>
            </w:r>
            <w:proofErr w:type="gramStart"/>
            <w:r w:rsidRPr="007D27B9">
              <w:rPr>
                <w:rFonts w:ascii="Calibri" w:hAnsi="Calibri"/>
              </w:rPr>
              <w:t>Procedure;</w:t>
            </w:r>
            <w:proofErr w:type="gramEnd"/>
          </w:p>
          <w:p w14:paraId="11F90DA5" w14:textId="77777777" w:rsidR="00C063EB" w:rsidRPr="007D27B9" w:rsidRDefault="00C063EB" w:rsidP="00577FA7">
            <w:pPr>
              <w:rPr>
                <w:rFonts w:ascii="Cambria" w:hAnsi="Cambria"/>
              </w:rPr>
            </w:pPr>
          </w:p>
          <w:p w14:paraId="11F90DA6" w14:textId="02F35453" w:rsidR="00C063EB" w:rsidRPr="007D27B9" w:rsidRDefault="00C063EB" w:rsidP="00577FA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=Winter Setup;</w:t>
            </w:r>
            <w:r w:rsidRPr="007D27B9">
              <w:rPr>
                <w:rFonts w:ascii="Cambria" w:hAnsi="Cambria"/>
              </w:rPr>
              <w:t xml:space="preserve"> then display method:</w:t>
            </w:r>
          </w:p>
          <w:p w14:paraId="11F90DA7" w14:textId="77777777" w:rsidR="00C063EB" w:rsidRPr="007D27B9" w:rsidRDefault="00C063EB" w:rsidP="00577FA7">
            <w:pPr>
              <w:rPr>
                <w:rFonts w:ascii="Calibri" w:hAnsi="Calibri"/>
              </w:rPr>
            </w:pPr>
            <w:r w:rsidRPr="007D27B9">
              <w:rPr>
                <w:rFonts w:ascii="Calibri" w:hAnsi="Calibri"/>
              </w:rPr>
              <w:t xml:space="preserve">25e. Winter Setup for Standard Charge </w:t>
            </w:r>
            <w:proofErr w:type="gramStart"/>
            <w:r w:rsidRPr="007D27B9">
              <w:rPr>
                <w:rFonts w:ascii="Calibri" w:hAnsi="Calibri"/>
              </w:rPr>
              <w:t>Verification;</w:t>
            </w:r>
            <w:proofErr w:type="gramEnd"/>
          </w:p>
          <w:p w14:paraId="11F90DA8" w14:textId="77777777" w:rsidR="00C063EB" w:rsidRPr="007D27B9" w:rsidRDefault="00C063EB" w:rsidP="00577FA7">
            <w:pPr>
              <w:rPr>
                <w:rFonts w:ascii="Cambria" w:hAnsi="Cambria"/>
              </w:rPr>
            </w:pPr>
          </w:p>
          <w:p w14:paraId="11F90DA9" w14:textId="6A17370E" w:rsidR="00C063EB" w:rsidRPr="007D27B9" w:rsidRDefault="00C063EB" w:rsidP="00577FA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New Package Unit Factory Charge;</w:t>
            </w:r>
            <w:r w:rsidRPr="007D27B9">
              <w:rPr>
                <w:rFonts w:ascii="Cambria" w:hAnsi="Cambria"/>
              </w:rPr>
              <w:t xml:space="preserve"> then display method:</w:t>
            </w:r>
            <w:r w:rsidRPr="007D27B9">
              <w:rPr>
                <w:rFonts w:ascii="Calibri" w:hAnsi="Calibri"/>
              </w:rPr>
              <w:t xml:space="preserve"> </w:t>
            </w:r>
          </w:p>
          <w:p w14:paraId="11F90DAA" w14:textId="0FEAF932" w:rsidR="00C063EB" w:rsidRPr="007D27B9" w:rsidRDefault="00C063EB" w:rsidP="00577FA7">
            <w:pPr>
              <w:rPr>
                <w:rFonts w:ascii="Calibri" w:hAnsi="Calibri"/>
              </w:rPr>
            </w:pPr>
            <w:r w:rsidRPr="007D27B9">
              <w:rPr>
                <w:rFonts w:ascii="Calibri" w:hAnsi="Calibri"/>
              </w:rPr>
              <w:t>25f. New Package Unit with Factory Charge;</w:t>
            </w:r>
            <w:r w:rsidR="00096E09" w:rsidRPr="007D27B9">
              <w:rPr>
                <w:rFonts w:ascii="Calibri" w:hAnsi="Calibri"/>
              </w:rPr>
              <w:t xml:space="preserve"> and do not require a </w:t>
            </w:r>
            <w:del w:id="45" w:author="Alhabibi, Haider@Energy" w:date="2022-03-09T16:51:00Z">
              <w:r w:rsidR="00096E09" w:rsidRPr="007D27B9" w:rsidDel="00D10994">
                <w:rPr>
                  <w:rFonts w:ascii="Calibri" w:hAnsi="Calibri"/>
                </w:rPr>
                <w:delText>CF3R</w:delText>
              </w:r>
            </w:del>
            <w:ins w:id="46" w:author="Alhabibi, Haider@Energy" w:date="2022-03-09T16:51:00Z">
              <w:r w:rsidR="00D10994">
                <w:rPr>
                  <w:rFonts w:ascii="Calibri" w:hAnsi="Calibri"/>
                </w:rPr>
                <w:t>LMCV</w:t>
              </w:r>
            </w:ins>
            <w:r w:rsidR="00096E09" w:rsidRPr="007D27B9">
              <w:rPr>
                <w:rFonts w:ascii="Calibri" w:hAnsi="Calibri"/>
              </w:rPr>
              <w:t xml:space="preserve">-MCH-25 for the SC system when a </w:t>
            </w:r>
            <w:del w:id="47" w:author="Alhabibi, Haider@Energy" w:date="2022-03-09T16:50:00Z">
              <w:r w:rsidR="00096E09" w:rsidRPr="007D27B9" w:rsidDel="00D10994">
                <w:rPr>
                  <w:rFonts w:ascii="Calibri" w:hAnsi="Calibri"/>
                </w:rPr>
                <w:delText>CF2R</w:delText>
              </w:r>
            </w:del>
            <w:ins w:id="48" w:author="Alhabibi, Haider@Energy" w:date="2022-03-09T16:50:00Z">
              <w:r w:rsidR="00D10994">
                <w:rPr>
                  <w:rFonts w:ascii="Calibri" w:hAnsi="Calibri"/>
                </w:rPr>
                <w:t>LMCI</w:t>
              </w:r>
            </w:ins>
            <w:r w:rsidR="00096E09" w:rsidRPr="007D27B9">
              <w:rPr>
                <w:rFonts w:ascii="Calibri" w:hAnsi="Calibri"/>
              </w:rPr>
              <w:t>-MCH-25f is used.</w:t>
            </w:r>
          </w:p>
          <w:p w14:paraId="11F90DAB" w14:textId="77777777" w:rsidR="00C063EB" w:rsidRPr="007D27B9" w:rsidRDefault="00C063EB" w:rsidP="003F6B16">
            <w:pPr>
              <w:rPr>
                <w:rFonts w:ascii="Calibri" w:hAnsi="Calibri"/>
              </w:rPr>
            </w:pPr>
          </w:p>
          <w:p w14:paraId="11F90DAC" w14:textId="79123359" w:rsidR="00C063EB" w:rsidRPr="0083610D" w:rsidRDefault="00C063EB" w:rsidP="003F6B16">
            <w:pPr>
              <w:rPr>
                <w:rFonts w:ascii="Calibri" w:hAnsi="Calibri"/>
              </w:rPr>
            </w:pPr>
            <w:proofErr w:type="spellStart"/>
            <w:r w:rsidRPr="007D27B9">
              <w:rPr>
                <w:rFonts w:ascii="Calibri" w:hAnsi="Calibri"/>
              </w:rPr>
              <w:t>elsif</w:t>
            </w:r>
            <w:proofErr w:type="spellEnd"/>
            <w:r w:rsidRPr="007D27B9">
              <w:rPr>
                <w:rFonts w:ascii="Calibri" w:hAnsi="Calibri"/>
              </w:rPr>
              <w:t xml:space="preserve"> A1</w:t>
            </w:r>
            <w:r w:rsidR="007F60F5" w:rsidRPr="007D27B9">
              <w:rPr>
                <w:rFonts w:ascii="Calibri" w:hAnsi="Calibri"/>
              </w:rPr>
              <w:t>2</w:t>
            </w:r>
            <w:r w:rsidRPr="007D27B9">
              <w:rPr>
                <w:rFonts w:ascii="Calibri" w:hAnsi="Calibri"/>
              </w:rPr>
              <w:t>=no, or A1</w:t>
            </w:r>
            <w:r w:rsidR="007F60F5" w:rsidRPr="007D27B9">
              <w:rPr>
                <w:rFonts w:ascii="Calibri" w:hAnsi="Calibri"/>
              </w:rPr>
              <w:t>3</w:t>
            </w:r>
            <w:r w:rsidRPr="007D27B9">
              <w:rPr>
                <w:rFonts w:ascii="Calibri" w:hAnsi="Calibri"/>
              </w:rPr>
              <w:t>=no; then display method: 25c. Weigh-in Charging Procedure</w:t>
            </w:r>
            <w:ins w:id="49" w:author="Alhabibi, Haider@Energy" w:date="2022-03-09T06:43:00Z">
              <w:r w:rsidR="00160B0B">
                <w:rPr>
                  <w:rFonts w:ascii="Calibri" w:hAnsi="Calibri"/>
                </w:rPr>
                <w:t>&gt;&gt;</w:t>
              </w:r>
            </w:ins>
          </w:p>
        </w:tc>
      </w:tr>
    </w:tbl>
    <w:p w14:paraId="348C8314" w14:textId="77777777" w:rsidR="00D87E2B" w:rsidRDefault="00D87E2B"/>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83610D" w14:paraId="11F90DB2" w14:textId="77777777" w:rsidTr="00AE4356">
        <w:tc>
          <w:tcPr>
            <w:tcW w:w="10980" w:type="dxa"/>
          </w:tcPr>
          <w:p w14:paraId="11F90DB1" w14:textId="5798D68B" w:rsidR="005707B4" w:rsidRPr="0083610D" w:rsidRDefault="00611D9D" w:rsidP="00A26238">
            <w:pPr>
              <w:keepNext/>
              <w:rPr>
                <w:rFonts w:ascii="Calibri" w:hAnsi="Calibri"/>
                <w:b/>
              </w:rPr>
            </w:pPr>
            <w:r>
              <w:rPr>
                <w:rFonts w:ascii="Calibri" w:hAnsi="Calibri"/>
                <w:b/>
              </w:rPr>
              <w:lastRenderedPageBreak/>
              <w:t xml:space="preserve">MCH-25a - </w:t>
            </w:r>
            <w:r w:rsidR="00A26238">
              <w:rPr>
                <w:rFonts w:ascii="Calibri" w:hAnsi="Calibri"/>
                <w:b/>
              </w:rPr>
              <w:t>Refrigerant Charge Verification</w:t>
            </w:r>
            <w:r w:rsidR="00C063EB" w:rsidRPr="0083610D">
              <w:rPr>
                <w:rFonts w:ascii="Calibri" w:hAnsi="Calibri"/>
                <w:b/>
              </w:rPr>
              <w:t xml:space="preserve"> - Superheat Method</w:t>
            </w:r>
          </w:p>
        </w:tc>
      </w:tr>
    </w:tbl>
    <w:p w14:paraId="11F90DB4" w14:textId="77777777" w:rsidR="00FA0F86" w:rsidRPr="0083610D" w:rsidDel="005D47C1" w:rsidRDefault="00FA0F86" w:rsidP="00F77A0A">
      <w:pPr>
        <w:keepNext/>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B7" w14:textId="77777777">
        <w:trPr>
          <w:cantSplit/>
          <w:trHeight w:val="432"/>
        </w:trPr>
        <w:tc>
          <w:tcPr>
            <w:tcW w:w="5000" w:type="pct"/>
            <w:gridSpan w:val="3"/>
          </w:tcPr>
          <w:p w14:paraId="11F90DB5" w14:textId="63F7E9A0" w:rsidR="00C063EB" w:rsidRPr="0083610D" w:rsidRDefault="00C063EB" w:rsidP="00706A96">
            <w:pPr>
              <w:keepNext/>
              <w:rPr>
                <w:rFonts w:ascii="Calibri" w:hAnsi="Calibri"/>
                <w:b/>
              </w:rPr>
            </w:pPr>
            <w:r w:rsidRPr="0083610D">
              <w:rPr>
                <w:rFonts w:ascii="Calibri" w:hAnsi="Calibri"/>
                <w:b/>
              </w:rPr>
              <w:t>B. Metering Device Verification</w:t>
            </w:r>
          </w:p>
          <w:p w14:paraId="11F90DB6" w14:textId="14D597A1" w:rsidR="00C063EB" w:rsidRPr="0083610D" w:rsidRDefault="0071009C" w:rsidP="00706A96">
            <w:pPr>
              <w:keepNext/>
              <w:rPr>
                <w:rFonts w:ascii="Calibri" w:hAnsi="Calibri"/>
              </w:rPr>
            </w:pPr>
            <w:ins w:id="50" w:author="Alhabibi, Haider@Energy" w:date="2022-03-08T20:00:00Z">
              <w:r>
                <w:rPr>
                  <w:rFonts w:ascii="Calibri" w:hAnsi="Calibri"/>
                  <w:sz w:val="18"/>
                  <w:szCs w:val="18"/>
                </w:rPr>
                <w:t>&lt;&lt;Static Text - see the top&gt;&gt;</w:t>
              </w:r>
            </w:ins>
            <w:del w:id="51" w:author="Alhabibi, Haider@Energy" w:date="2022-03-08T20:00:00Z">
              <w:r w:rsidR="00C063EB" w:rsidRPr="00DC2134" w:rsidDel="0071009C">
                <w:rPr>
                  <w:rFonts w:ascii="Calibri" w:hAnsi="Calibri"/>
                  <w:sz w:val="18"/>
                </w:rPr>
                <w:delText>Superheat Method can only be used on systems that do not have a variable metering device.</w:delText>
              </w:r>
            </w:del>
          </w:p>
        </w:tc>
      </w:tr>
      <w:tr w:rsidR="00C063EB" w:rsidRPr="0083610D" w14:paraId="11F90DBE" w14:textId="77777777">
        <w:trPr>
          <w:cantSplit/>
          <w:trHeight w:val="432"/>
        </w:trPr>
        <w:tc>
          <w:tcPr>
            <w:tcW w:w="253" w:type="pct"/>
            <w:vAlign w:val="center"/>
          </w:tcPr>
          <w:p w14:paraId="11F90DB8" w14:textId="77777777" w:rsidR="00C063EB" w:rsidRPr="0083610D" w:rsidRDefault="00C063EB" w:rsidP="00706A96">
            <w:pPr>
              <w:keepNext/>
              <w:rPr>
                <w:rFonts w:ascii="Calibri" w:hAnsi="Calibri"/>
              </w:rPr>
            </w:pPr>
            <w:r w:rsidRPr="0083610D">
              <w:rPr>
                <w:rFonts w:ascii="Calibri" w:hAnsi="Calibri"/>
              </w:rPr>
              <w:t>01</w:t>
            </w:r>
          </w:p>
        </w:tc>
        <w:tc>
          <w:tcPr>
            <w:tcW w:w="2247" w:type="pct"/>
            <w:vAlign w:val="center"/>
          </w:tcPr>
          <w:p w14:paraId="11F90DB9" w14:textId="63154AC9" w:rsidR="00C063EB" w:rsidRPr="0083610D" w:rsidRDefault="00C063EB" w:rsidP="00611D9D">
            <w:pPr>
              <w:keepNext/>
              <w:spacing w:after="60"/>
              <w:rPr>
                <w:rFonts w:ascii="Calibri" w:hAnsi="Calibri"/>
                <w:sz w:val="22"/>
              </w:rPr>
            </w:pPr>
            <w:r w:rsidRPr="0083610D">
              <w:rPr>
                <w:rFonts w:ascii="Calibri" w:hAnsi="Calibri"/>
              </w:rPr>
              <w:t xml:space="preserve">Refrigerant </w:t>
            </w:r>
            <w:r w:rsidR="00611D9D">
              <w:rPr>
                <w:rFonts w:ascii="Calibri" w:hAnsi="Calibri"/>
              </w:rPr>
              <w:t>M</w:t>
            </w:r>
            <w:r w:rsidRPr="0083610D">
              <w:rPr>
                <w:rFonts w:ascii="Calibri" w:hAnsi="Calibri"/>
              </w:rPr>
              <w:t xml:space="preserve">etering </w:t>
            </w:r>
            <w:r w:rsidR="00611D9D">
              <w:rPr>
                <w:rFonts w:ascii="Calibri" w:hAnsi="Calibri"/>
              </w:rPr>
              <w:t>D</w:t>
            </w:r>
            <w:r w:rsidRPr="0083610D">
              <w:rPr>
                <w:rFonts w:ascii="Calibri" w:hAnsi="Calibri"/>
              </w:rPr>
              <w:t>evice</w:t>
            </w:r>
          </w:p>
        </w:tc>
        <w:tc>
          <w:tcPr>
            <w:tcW w:w="2500" w:type="pct"/>
            <w:vAlign w:val="center"/>
          </w:tcPr>
          <w:p w14:paraId="11F90DBA" w14:textId="77777777" w:rsidR="00C063EB" w:rsidRPr="0083610D" w:rsidRDefault="00C063EB">
            <w:pPr>
              <w:keepNext/>
              <w:rPr>
                <w:rFonts w:ascii="Calibri" w:hAnsi="Calibri"/>
                <w:sz w:val="22"/>
              </w:rPr>
            </w:pPr>
            <w:r w:rsidRPr="0083610D">
              <w:rPr>
                <w:rFonts w:ascii="Calibri" w:hAnsi="Calibri"/>
              </w:rPr>
              <w:t xml:space="preserve">&lt;&lt;Choose one: </w:t>
            </w:r>
          </w:p>
          <w:p w14:paraId="11F90DBB" w14:textId="77777777" w:rsidR="00891B74" w:rsidRPr="007D27B9" w:rsidRDefault="00C063EB">
            <w:pPr>
              <w:pStyle w:val="ListParagraph"/>
              <w:keepNext/>
              <w:numPr>
                <w:ilvl w:val="0"/>
                <w:numId w:val="12"/>
              </w:numPr>
              <w:rPr>
                <w:rFonts w:ascii="Calibri" w:hAnsi="Calibri"/>
              </w:rPr>
            </w:pPr>
            <w:r w:rsidRPr="007D27B9">
              <w:rPr>
                <w:rFonts w:ascii="Calibri" w:hAnsi="Calibri"/>
              </w:rPr>
              <w:t>Thermostatic Expansion Valve (TXV); or</w:t>
            </w:r>
          </w:p>
          <w:p w14:paraId="11F90DBC" w14:textId="77777777" w:rsidR="00891B74" w:rsidRPr="007D27B9" w:rsidRDefault="00C063EB">
            <w:pPr>
              <w:pStyle w:val="ListParagraph"/>
              <w:keepNext/>
              <w:numPr>
                <w:ilvl w:val="0"/>
                <w:numId w:val="12"/>
              </w:numPr>
              <w:rPr>
                <w:rFonts w:ascii="Calibri" w:hAnsi="Calibri"/>
              </w:rPr>
            </w:pPr>
            <w:r w:rsidRPr="007D27B9">
              <w:rPr>
                <w:rFonts w:ascii="Calibri" w:hAnsi="Calibri"/>
              </w:rPr>
              <w:t>Electronic Expansion Valve (EXV); or</w:t>
            </w:r>
          </w:p>
          <w:p w14:paraId="11F90DBD" w14:textId="77777777" w:rsidR="00891B74" w:rsidRPr="0083610D" w:rsidRDefault="00C063EB">
            <w:pPr>
              <w:pStyle w:val="ListParagraph"/>
              <w:keepNext/>
              <w:numPr>
                <w:ilvl w:val="0"/>
                <w:numId w:val="12"/>
              </w:numPr>
              <w:rPr>
                <w:rFonts w:ascii="Calibri" w:hAnsi="Calibri"/>
              </w:rPr>
            </w:pPr>
            <w:r w:rsidRPr="007D27B9">
              <w:rPr>
                <w:rFonts w:ascii="Calibri" w:hAnsi="Calibri"/>
              </w:rPr>
              <w:t>Fixed orifice&gt;&gt;</w:t>
            </w:r>
          </w:p>
        </w:tc>
      </w:tr>
      <w:tr w:rsidR="00C063EB" w:rsidRPr="0083610D" w14:paraId="11F90DC5" w14:textId="77777777">
        <w:trPr>
          <w:cantSplit/>
          <w:trHeight w:val="432"/>
        </w:trPr>
        <w:tc>
          <w:tcPr>
            <w:tcW w:w="253" w:type="pct"/>
            <w:vAlign w:val="center"/>
          </w:tcPr>
          <w:p w14:paraId="11F90DBF" w14:textId="77777777" w:rsidR="00C063EB" w:rsidRPr="0083610D" w:rsidRDefault="00C063EB" w:rsidP="00706A96">
            <w:pPr>
              <w:keepNext/>
              <w:rPr>
                <w:rFonts w:ascii="Calibri" w:hAnsi="Calibri"/>
              </w:rPr>
            </w:pPr>
            <w:r w:rsidRPr="0083610D">
              <w:rPr>
                <w:rFonts w:ascii="Calibri" w:hAnsi="Calibri"/>
              </w:rPr>
              <w:t>02</w:t>
            </w:r>
          </w:p>
        </w:tc>
        <w:tc>
          <w:tcPr>
            <w:tcW w:w="2247" w:type="pct"/>
            <w:vAlign w:val="center"/>
          </w:tcPr>
          <w:p w14:paraId="11F90DC0" w14:textId="42E2DC6F" w:rsidR="00C063EB" w:rsidRPr="0083610D" w:rsidRDefault="00C063EB" w:rsidP="00611D9D">
            <w:pPr>
              <w:keepNext/>
              <w:spacing w:after="60"/>
              <w:rPr>
                <w:rFonts w:ascii="Calibri" w:hAnsi="Calibri"/>
              </w:rPr>
            </w:pPr>
            <w:r w:rsidRPr="0083610D">
              <w:rPr>
                <w:rFonts w:ascii="Calibri" w:hAnsi="Calibri"/>
              </w:rPr>
              <w:t xml:space="preserve">Superheat Method </w:t>
            </w:r>
            <w:r w:rsidR="00611D9D">
              <w:rPr>
                <w:rFonts w:ascii="Calibri" w:hAnsi="Calibri"/>
              </w:rPr>
              <w:t>A</w:t>
            </w:r>
            <w:r w:rsidRPr="0083610D">
              <w:rPr>
                <w:rFonts w:ascii="Calibri" w:hAnsi="Calibri"/>
              </w:rPr>
              <w:t xml:space="preserve">pplicability </w:t>
            </w:r>
            <w:r w:rsidR="00611D9D">
              <w:rPr>
                <w:rFonts w:ascii="Calibri" w:hAnsi="Calibri"/>
              </w:rPr>
              <w:t>S</w:t>
            </w:r>
            <w:r w:rsidRPr="0083610D">
              <w:rPr>
                <w:rFonts w:ascii="Calibri" w:hAnsi="Calibri"/>
              </w:rPr>
              <w:t>tatus</w:t>
            </w:r>
          </w:p>
        </w:tc>
        <w:tc>
          <w:tcPr>
            <w:tcW w:w="2500" w:type="pct"/>
            <w:vAlign w:val="center"/>
          </w:tcPr>
          <w:p w14:paraId="11F90DC1" w14:textId="72B08A81" w:rsidR="00C063EB" w:rsidRPr="007D27B9" w:rsidRDefault="00C063EB" w:rsidP="00706A96">
            <w:pPr>
              <w:keepNext/>
              <w:rPr>
                <w:rFonts w:ascii="Calibri" w:hAnsi="Calibri"/>
              </w:rPr>
            </w:pPr>
            <w:r w:rsidRPr="0083610D">
              <w:rPr>
                <w:rFonts w:ascii="Calibri" w:hAnsi="Calibri"/>
              </w:rPr>
              <w:t xml:space="preserve">&lt;&lt; If </w:t>
            </w:r>
            <w:r w:rsidRPr="007D27B9">
              <w:rPr>
                <w:rFonts w:ascii="Calibri" w:hAnsi="Calibri"/>
              </w:rPr>
              <w:t xml:space="preserve">B01 = Thermostatic Expansion Valve or Electronic Expansion Valve; then display text: </w:t>
            </w:r>
          </w:p>
          <w:p w14:paraId="11F90DC2" w14:textId="77777777" w:rsidR="00C063EB" w:rsidRPr="007D27B9" w:rsidRDefault="00C063EB">
            <w:pPr>
              <w:keepNext/>
              <w:rPr>
                <w:rFonts w:ascii="Calibri" w:hAnsi="Calibri"/>
                <w:sz w:val="22"/>
              </w:rPr>
            </w:pPr>
            <w:r w:rsidRPr="007D27B9">
              <w:rPr>
                <w:rFonts w:ascii="Calibri" w:hAnsi="Calibri"/>
              </w:rPr>
              <w:t>“Superheat Method is not applicable to this system” (do not proceed</w:t>
            </w:r>
            <w:proofErr w:type="gramStart"/>
            <w:r w:rsidRPr="007D27B9">
              <w:rPr>
                <w:rFonts w:ascii="Calibri" w:hAnsi="Calibri"/>
              </w:rPr>
              <w:t>);</w:t>
            </w:r>
            <w:proofErr w:type="gramEnd"/>
            <w:r w:rsidRPr="007D27B9">
              <w:rPr>
                <w:rFonts w:ascii="Calibri" w:hAnsi="Calibri"/>
              </w:rPr>
              <w:t xml:space="preserve"> </w:t>
            </w:r>
          </w:p>
          <w:p w14:paraId="11F90DC3" w14:textId="77777777" w:rsidR="00C063EB" w:rsidRPr="007D27B9" w:rsidRDefault="00C063EB">
            <w:pPr>
              <w:keepNext/>
              <w:rPr>
                <w:rFonts w:ascii="Calibri" w:hAnsi="Calibri"/>
                <w:sz w:val="22"/>
              </w:rPr>
            </w:pPr>
            <w:r w:rsidRPr="007D27B9">
              <w:rPr>
                <w:rFonts w:ascii="Calibri" w:hAnsi="Calibri"/>
              </w:rPr>
              <w:t>else, display text:</w:t>
            </w:r>
          </w:p>
          <w:p w14:paraId="11F90DC4" w14:textId="77777777" w:rsidR="00C063EB" w:rsidRPr="0083610D" w:rsidRDefault="00C063EB">
            <w:pPr>
              <w:keepNext/>
              <w:rPr>
                <w:rFonts w:ascii="Calibri" w:hAnsi="Calibri"/>
                <w:sz w:val="22"/>
              </w:rPr>
            </w:pPr>
            <w:r w:rsidRPr="007D27B9">
              <w:rPr>
                <w:rFonts w:ascii="Calibri" w:hAnsi="Calibri"/>
              </w:rPr>
              <w:t>” Superheat Method is</w:t>
            </w:r>
            <w:r w:rsidRPr="0083610D">
              <w:rPr>
                <w:rFonts w:ascii="Calibri" w:hAnsi="Calibri"/>
              </w:rPr>
              <w:t xml:space="preserve"> applicable to this system”&gt;&gt;</w:t>
            </w:r>
          </w:p>
        </w:tc>
      </w:tr>
    </w:tbl>
    <w:p w14:paraId="11F90DC6" w14:textId="77777777" w:rsidR="00C063EB" w:rsidRPr="0083610D" w:rsidRDefault="00C063EB" w:rsidP="00F77A0A">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C9" w14:textId="77777777">
        <w:trPr>
          <w:cantSplit/>
          <w:trHeight w:val="432"/>
        </w:trPr>
        <w:tc>
          <w:tcPr>
            <w:tcW w:w="5000" w:type="pct"/>
            <w:gridSpan w:val="3"/>
          </w:tcPr>
          <w:p w14:paraId="11F90DC7" w14:textId="00E8149E" w:rsidR="00C063EB" w:rsidRPr="0083610D" w:rsidRDefault="00C063EB" w:rsidP="00ED1F45">
            <w:pPr>
              <w:keepNext/>
              <w:rPr>
                <w:rFonts w:ascii="Calibri" w:hAnsi="Calibri"/>
                <w:b/>
              </w:rPr>
            </w:pPr>
            <w:r w:rsidRPr="0083610D">
              <w:rPr>
                <w:rFonts w:ascii="Calibri" w:hAnsi="Calibri"/>
                <w:b/>
              </w:rPr>
              <w:t>C. Instrument Calibration</w:t>
            </w:r>
          </w:p>
          <w:p w14:paraId="11F90DC8" w14:textId="22B8E4AE" w:rsidR="00C063EB" w:rsidRPr="0083610D" w:rsidRDefault="0071009C" w:rsidP="00ED1F45">
            <w:pPr>
              <w:keepNext/>
              <w:rPr>
                <w:rFonts w:ascii="Calibri" w:hAnsi="Calibri"/>
              </w:rPr>
            </w:pPr>
            <w:ins w:id="52" w:author="Alhabibi, Haider@Energy" w:date="2022-03-08T20:01:00Z">
              <w:r>
                <w:rPr>
                  <w:rFonts w:ascii="Calibri" w:hAnsi="Calibri"/>
                  <w:sz w:val="18"/>
                  <w:szCs w:val="18"/>
                </w:rPr>
                <w:t>&lt;&lt;Static Text - see the top&gt;&gt;</w:t>
              </w:r>
            </w:ins>
            <w:del w:id="53" w:author="Alhabibi, Haider@Energy" w:date="2022-03-08T20:01:00Z">
              <w:r w:rsidR="00C063EB" w:rsidRPr="00DC2134" w:rsidDel="0071009C">
                <w:rPr>
                  <w:rFonts w:ascii="Calibri" w:hAnsi="Calibri"/>
                  <w:sz w:val="18"/>
                </w:rPr>
                <w:delText>Procedures for instrument calibration are given in Reference Residential Appendix RA3.2.2 and RA3.2.2.2</w:delText>
              </w:r>
              <w:r w:rsidR="001D562C" w:rsidRPr="00DC2134" w:rsidDel="0071009C">
                <w:rPr>
                  <w:rFonts w:ascii="Calibri" w:hAnsi="Calibri"/>
                  <w:sz w:val="18"/>
                </w:rPr>
                <w:delText>.</w:delText>
              </w:r>
            </w:del>
          </w:p>
        </w:tc>
      </w:tr>
      <w:tr w:rsidR="00C063EB" w:rsidRPr="0083610D" w14:paraId="11F90DCD" w14:textId="77777777">
        <w:trPr>
          <w:cantSplit/>
          <w:trHeight w:val="432"/>
        </w:trPr>
        <w:tc>
          <w:tcPr>
            <w:tcW w:w="253" w:type="pct"/>
            <w:vAlign w:val="center"/>
          </w:tcPr>
          <w:p w14:paraId="11F90DCA" w14:textId="77777777" w:rsidR="00C063EB" w:rsidRPr="0083610D" w:rsidRDefault="00C063EB" w:rsidP="00ED1F45">
            <w:pPr>
              <w:keepNext/>
              <w:rPr>
                <w:rFonts w:ascii="Calibri" w:hAnsi="Calibri"/>
              </w:rPr>
            </w:pPr>
            <w:r w:rsidRPr="0083610D">
              <w:rPr>
                <w:rFonts w:ascii="Calibri" w:hAnsi="Calibri"/>
              </w:rPr>
              <w:t>01</w:t>
            </w:r>
          </w:p>
        </w:tc>
        <w:tc>
          <w:tcPr>
            <w:tcW w:w="2247" w:type="pct"/>
            <w:vAlign w:val="center"/>
          </w:tcPr>
          <w:p w14:paraId="11F90DCB" w14:textId="142F58E2" w:rsidR="00C063EB" w:rsidRPr="0083610D" w:rsidRDefault="00C063EB" w:rsidP="00ED1F45">
            <w:pPr>
              <w:keepNext/>
              <w:rPr>
                <w:rFonts w:ascii="Calibri" w:hAnsi="Calibri"/>
              </w:rPr>
            </w:pPr>
            <w:r w:rsidRPr="0083610D">
              <w:rPr>
                <w:rFonts w:ascii="Calibri" w:hAnsi="Calibri"/>
              </w:rPr>
              <w:t>Date of Digital Refrigerant Gauge Calibration</w:t>
            </w:r>
          </w:p>
        </w:tc>
        <w:tc>
          <w:tcPr>
            <w:tcW w:w="2500" w:type="pct"/>
            <w:vAlign w:val="center"/>
          </w:tcPr>
          <w:p w14:paraId="11F90DCC"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1" w14:textId="77777777">
        <w:trPr>
          <w:cantSplit/>
          <w:trHeight w:val="432"/>
        </w:trPr>
        <w:tc>
          <w:tcPr>
            <w:tcW w:w="253" w:type="pct"/>
            <w:vAlign w:val="center"/>
          </w:tcPr>
          <w:p w14:paraId="11F90DCE" w14:textId="77777777" w:rsidR="00C063EB" w:rsidRPr="0083610D" w:rsidRDefault="00C063EB" w:rsidP="00ED1F45">
            <w:pPr>
              <w:keepNext/>
              <w:rPr>
                <w:rFonts w:ascii="Calibri" w:hAnsi="Calibri"/>
              </w:rPr>
            </w:pPr>
            <w:r w:rsidRPr="0083610D">
              <w:rPr>
                <w:rFonts w:ascii="Calibri" w:hAnsi="Calibri"/>
              </w:rPr>
              <w:t>02</w:t>
            </w:r>
          </w:p>
        </w:tc>
        <w:tc>
          <w:tcPr>
            <w:tcW w:w="2247" w:type="pct"/>
            <w:vAlign w:val="center"/>
          </w:tcPr>
          <w:p w14:paraId="11F90DCF" w14:textId="77717F4F" w:rsidR="00C063EB" w:rsidRPr="0083610D" w:rsidRDefault="00C063EB" w:rsidP="00ED1F45">
            <w:pPr>
              <w:keepNext/>
              <w:spacing w:after="60"/>
              <w:rPr>
                <w:rFonts w:ascii="Calibri" w:hAnsi="Calibri"/>
              </w:rPr>
            </w:pPr>
            <w:r w:rsidRPr="0083610D">
              <w:rPr>
                <w:rFonts w:ascii="Calibri" w:hAnsi="Calibri"/>
              </w:rPr>
              <w:t>Date of Digital Thermocouple Calibration</w:t>
            </w:r>
          </w:p>
        </w:tc>
        <w:tc>
          <w:tcPr>
            <w:tcW w:w="2500" w:type="pct"/>
            <w:vAlign w:val="center"/>
          </w:tcPr>
          <w:p w14:paraId="11F90DD0"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8" w14:textId="77777777">
        <w:trPr>
          <w:cantSplit/>
          <w:trHeight w:val="432"/>
        </w:trPr>
        <w:tc>
          <w:tcPr>
            <w:tcW w:w="253" w:type="pct"/>
            <w:vAlign w:val="center"/>
          </w:tcPr>
          <w:p w14:paraId="11F90DD2" w14:textId="77777777" w:rsidR="00C063EB" w:rsidRPr="0083610D" w:rsidRDefault="00C063EB" w:rsidP="00ED1F45">
            <w:pPr>
              <w:keepNext/>
              <w:rPr>
                <w:rFonts w:ascii="Calibri" w:hAnsi="Calibri"/>
              </w:rPr>
            </w:pPr>
            <w:r w:rsidRPr="0083610D">
              <w:rPr>
                <w:rFonts w:ascii="Calibri" w:hAnsi="Calibri"/>
              </w:rPr>
              <w:t>03</w:t>
            </w:r>
          </w:p>
        </w:tc>
        <w:tc>
          <w:tcPr>
            <w:tcW w:w="2247" w:type="pct"/>
            <w:vAlign w:val="center"/>
          </w:tcPr>
          <w:p w14:paraId="11F90DD3" w14:textId="582DF627" w:rsidR="00C063EB" w:rsidRPr="0083610D" w:rsidRDefault="00C063EB" w:rsidP="00ED1F45">
            <w:pPr>
              <w:keepNext/>
              <w:spacing w:after="60"/>
              <w:rPr>
                <w:rFonts w:ascii="Calibri" w:hAnsi="Calibri"/>
              </w:rPr>
            </w:pPr>
            <w:r w:rsidRPr="0083610D">
              <w:rPr>
                <w:rFonts w:ascii="Calibri" w:hAnsi="Calibri"/>
              </w:rPr>
              <w:t>Digital Refrigerant Gauge Calibration Status</w:t>
            </w:r>
          </w:p>
        </w:tc>
        <w:tc>
          <w:tcPr>
            <w:tcW w:w="2500" w:type="pct"/>
            <w:vAlign w:val="center"/>
          </w:tcPr>
          <w:p w14:paraId="11F90DD4" w14:textId="79CA5A31"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C01 is greater than one month, then display text:  </w:t>
            </w:r>
          </w:p>
          <w:p w14:paraId="11F90DD5" w14:textId="77777777" w:rsidR="00C063EB" w:rsidRPr="0083610D" w:rsidRDefault="00C063EB" w:rsidP="000E1F95">
            <w:pPr>
              <w:keepNext/>
              <w:rPr>
                <w:rFonts w:ascii="Calibri" w:hAnsi="Calibri"/>
              </w:rPr>
            </w:pPr>
            <w:r w:rsidRPr="0083610D">
              <w:rPr>
                <w:rFonts w:ascii="Calibri" w:hAnsi="Calibri"/>
              </w:rPr>
              <w:t>"Digital Refrigerant Gauge requires Calibration (do not proceed)</w:t>
            </w:r>
            <w:proofErr w:type="gramStart"/>
            <w:r w:rsidRPr="0083610D">
              <w:rPr>
                <w:rFonts w:ascii="Calibri" w:hAnsi="Calibri"/>
              </w:rPr>
              <w:t>";</w:t>
            </w:r>
            <w:proofErr w:type="gramEnd"/>
          </w:p>
          <w:p w14:paraId="11F90DD6" w14:textId="23E78C98" w:rsidR="00C063EB" w:rsidRPr="0083610D" w:rsidRDefault="00C063EB" w:rsidP="000E1F95">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w:t>
            </w:r>
            <w:r w:rsidR="003C3D1C">
              <w:rPr>
                <w:rFonts w:ascii="Calibri" w:hAnsi="Calibri"/>
              </w:rPr>
              <w:t>≤</w:t>
            </w:r>
            <w:r w:rsidRPr="0083610D">
              <w:rPr>
                <w:rFonts w:ascii="Calibri" w:hAnsi="Calibri"/>
              </w:rPr>
              <w:t>one month; then display text:</w:t>
            </w:r>
          </w:p>
          <w:p w14:paraId="11F90DD7"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r w:rsidR="00C063EB" w:rsidRPr="0083610D" w14:paraId="11F90DE0" w14:textId="77777777">
        <w:trPr>
          <w:cantSplit/>
          <w:trHeight w:val="432"/>
        </w:trPr>
        <w:tc>
          <w:tcPr>
            <w:tcW w:w="253" w:type="pct"/>
            <w:vAlign w:val="center"/>
          </w:tcPr>
          <w:p w14:paraId="11F90DD9" w14:textId="77777777" w:rsidR="00C063EB" w:rsidRPr="0083610D" w:rsidRDefault="00C063EB" w:rsidP="00ED1F45">
            <w:pPr>
              <w:keepNext/>
              <w:rPr>
                <w:rFonts w:ascii="Calibri" w:hAnsi="Calibri"/>
              </w:rPr>
            </w:pPr>
            <w:r w:rsidRPr="0083610D">
              <w:rPr>
                <w:rFonts w:ascii="Calibri" w:hAnsi="Calibri"/>
              </w:rPr>
              <w:t>04</w:t>
            </w:r>
          </w:p>
        </w:tc>
        <w:tc>
          <w:tcPr>
            <w:tcW w:w="2247" w:type="pct"/>
            <w:vAlign w:val="center"/>
          </w:tcPr>
          <w:p w14:paraId="11F90DDA" w14:textId="76492B21" w:rsidR="00C063EB" w:rsidRPr="0083610D" w:rsidRDefault="00C063EB" w:rsidP="00ED1F45">
            <w:pPr>
              <w:keepNext/>
              <w:spacing w:after="60"/>
              <w:rPr>
                <w:rFonts w:ascii="Calibri" w:hAnsi="Calibri"/>
              </w:rPr>
            </w:pPr>
            <w:r w:rsidRPr="0083610D">
              <w:rPr>
                <w:rFonts w:ascii="Calibri" w:hAnsi="Calibri"/>
              </w:rPr>
              <w:t>Digital Thermocouple Calibration Status</w:t>
            </w:r>
          </w:p>
        </w:tc>
        <w:tc>
          <w:tcPr>
            <w:tcW w:w="2500" w:type="pct"/>
            <w:vAlign w:val="center"/>
          </w:tcPr>
          <w:p w14:paraId="11F90DDB" w14:textId="1F554B3D"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C02 is greater than one month, then display text:  </w:t>
            </w:r>
          </w:p>
          <w:p w14:paraId="11F90DDC" w14:textId="77777777" w:rsidR="00C063EB" w:rsidRPr="0083610D" w:rsidRDefault="00C063EB" w:rsidP="000E1F95">
            <w:pPr>
              <w:keepNext/>
              <w:rPr>
                <w:rFonts w:ascii="Calibri" w:hAnsi="Calibri"/>
              </w:rPr>
            </w:pPr>
            <w:r w:rsidRPr="0083610D">
              <w:rPr>
                <w:rFonts w:ascii="Calibri" w:hAnsi="Calibri"/>
              </w:rPr>
              <w:t>"Digital Thermocouple Gauge requires Calibration (do not proceed)"</w:t>
            </w:r>
          </w:p>
          <w:p w14:paraId="11F90DDD" w14:textId="77777777" w:rsidR="00C063EB" w:rsidRPr="0083610D" w:rsidRDefault="00C063EB" w:rsidP="000E1F95">
            <w:pPr>
              <w:keepNext/>
              <w:rPr>
                <w:rFonts w:ascii="Calibri" w:hAnsi="Calibri"/>
              </w:rPr>
            </w:pPr>
          </w:p>
          <w:p w14:paraId="11F90DDE" w14:textId="0EAECBD1" w:rsidR="00C063EB" w:rsidRPr="0083610D" w:rsidRDefault="00C063EB" w:rsidP="00221EB2">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less than one month; then display text:</w:t>
            </w:r>
          </w:p>
          <w:p w14:paraId="11F90DDF"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bl>
    <w:p w14:paraId="11F90DE1" w14:textId="77777777" w:rsidR="00C063EB" w:rsidRPr="0083610D" w:rsidRDefault="00C063EB" w:rsidP="003F6B16">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93848" w:rsidRPr="0083610D" w14:paraId="11F90DE4" w14:textId="77777777" w:rsidTr="002115FC">
        <w:trPr>
          <w:cantSplit/>
          <w:trHeight w:val="233"/>
        </w:trPr>
        <w:tc>
          <w:tcPr>
            <w:tcW w:w="5000" w:type="pct"/>
            <w:gridSpan w:val="3"/>
            <w:vAlign w:val="center"/>
          </w:tcPr>
          <w:p w14:paraId="11F90DE2" w14:textId="626BAF5D" w:rsidR="00C93848" w:rsidRPr="0083610D" w:rsidRDefault="00C93848" w:rsidP="002115FC">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DE3" w14:textId="32808B7A" w:rsidR="00C93848" w:rsidRPr="001D562C" w:rsidRDefault="0071009C" w:rsidP="002115FC">
            <w:pPr>
              <w:pStyle w:val="Header"/>
              <w:keepNext/>
              <w:tabs>
                <w:tab w:val="clear" w:pos="4320"/>
                <w:tab w:val="clear" w:pos="8640"/>
              </w:tabs>
              <w:rPr>
                <w:rFonts w:ascii="Calibri" w:hAnsi="Calibri"/>
              </w:rPr>
            </w:pPr>
            <w:ins w:id="54" w:author="Alhabibi, Haider@Energy" w:date="2022-03-08T20:01:00Z">
              <w:r>
                <w:rPr>
                  <w:rFonts w:ascii="Calibri" w:hAnsi="Calibri"/>
                  <w:sz w:val="18"/>
                  <w:szCs w:val="18"/>
                </w:rPr>
                <w:t>&lt;&lt;Static Text - see the top&gt;&gt;</w:t>
              </w:r>
            </w:ins>
            <w:del w:id="55" w:author="Alhabibi, Haider@Energy" w:date="2022-03-08T20:01:00Z">
              <w:r w:rsidR="00C93848" w:rsidRPr="00DC2134" w:rsidDel="0071009C">
                <w:rPr>
                  <w:rFonts w:ascii="Calibri" w:hAnsi="Calibri"/>
                  <w:sz w:val="18"/>
                </w:rPr>
                <w:delText>Procedures for installing MAH are specified in Reference Residential Appendix RA3.2.2.3</w:delText>
              </w:r>
              <w:r w:rsidR="001D562C" w:rsidRPr="00DC2134" w:rsidDel="0071009C">
                <w:rPr>
                  <w:rFonts w:ascii="Calibri" w:hAnsi="Calibri"/>
                  <w:sz w:val="18"/>
                </w:rPr>
                <w:delText>.</w:delText>
              </w:r>
            </w:del>
          </w:p>
        </w:tc>
      </w:tr>
      <w:tr w:rsidR="00C93848" w:rsidRPr="0083610D" w14:paraId="11F90DEB" w14:textId="77777777" w:rsidTr="002115FC">
        <w:trPr>
          <w:cantSplit/>
          <w:trHeight w:val="233"/>
        </w:trPr>
        <w:tc>
          <w:tcPr>
            <w:tcW w:w="204" w:type="pct"/>
            <w:vAlign w:val="center"/>
          </w:tcPr>
          <w:p w14:paraId="11F90DE5" w14:textId="77777777" w:rsidR="00C93848" w:rsidRPr="0083610D" w:rsidRDefault="00C93848" w:rsidP="002115FC">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DE6" w14:textId="70087F94" w:rsidR="00C93848" w:rsidRPr="0083610D" w:rsidRDefault="00C93848" w:rsidP="00611D9D">
            <w:pPr>
              <w:keepNext/>
              <w:rPr>
                <w:rFonts w:ascii="Calibri" w:hAnsi="Calibri"/>
              </w:rPr>
            </w:pPr>
            <w:r w:rsidRPr="0083610D">
              <w:rPr>
                <w:rFonts w:ascii="Calibri" w:hAnsi="Calibri"/>
              </w:rPr>
              <w:t xml:space="preserve">Method </w:t>
            </w:r>
            <w:r w:rsidR="00611D9D">
              <w:rPr>
                <w:rFonts w:ascii="Calibri" w:hAnsi="Calibri"/>
              </w:rPr>
              <w:t>U</w:t>
            </w:r>
            <w:r w:rsidRPr="0083610D">
              <w:rPr>
                <w:rFonts w:ascii="Calibri" w:hAnsi="Calibri"/>
              </w:rPr>
              <w:t xml:space="preserve">sed to </w:t>
            </w:r>
            <w:r w:rsidR="00611D9D">
              <w:rPr>
                <w:rFonts w:ascii="Calibri" w:hAnsi="Calibri"/>
              </w:rPr>
              <w:t>D</w:t>
            </w:r>
            <w:r w:rsidRPr="0083610D">
              <w:rPr>
                <w:rFonts w:ascii="Calibri" w:hAnsi="Calibri"/>
              </w:rPr>
              <w:t xml:space="preserve">emonstrate </w:t>
            </w:r>
            <w:r w:rsidR="00611D9D">
              <w:rPr>
                <w:rFonts w:ascii="Calibri" w:hAnsi="Calibri"/>
              </w:rPr>
              <w:t>C</w:t>
            </w:r>
            <w:r w:rsidRPr="0083610D">
              <w:rPr>
                <w:rFonts w:ascii="Calibri" w:hAnsi="Calibri"/>
              </w:rPr>
              <w:t xml:space="preserve">ompliance with the Measurement Access Hole (MAH) </w:t>
            </w:r>
            <w:r w:rsidR="00611D9D">
              <w:rPr>
                <w:rFonts w:ascii="Calibri" w:hAnsi="Calibri"/>
              </w:rPr>
              <w:t>R</w:t>
            </w:r>
            <w:r w:rsidRPr="0083610D">
              <w:rPr>
                <w:rFonts w:ascii="Calibri" w:hAnsi="Calibri"/>
              </w:rPr>
              <w:t>equirement</w:t>
            </w:r>
          </w:p>
        </w:tc>
        <w:tc>
          <w:tcPr>
            <w:tcW w:w="2500" w:type="pct"/>
            <w:tcMar>
              <w:left w:w="115" w:type="dxa"/>
              <w:right w:w="101" w:type="dxa"/>
            </w:tcMar>
            <w:vAlign w:val="center"/>
          </w:tcPr>
          <w:p w14:paraId="11F90DE7" w14:textId="77777777" w:rsidR="00C93848" w:rsidRPr="0083610D" w:rsidRDefault="00C93848" w:rsidP="002115FC">
            <w:pPr>
              <w:pStyle w:val="Header"/>
              <w:keepNext/>
              <w:tabs>
                <w:tab w:val="clear" w:pos="4320"/>
                <w:tab w:val="clear" w:pos="8640"/>
              </w:tabs>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one of the options from list: </w:t>
            </w:r>
          </w:p>
          <w:p w14:paraId="11F90DE8"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 xml:space="preserve">"MAH installed and labeled consistent with Figure 3.2-1"; or </w:t>
            </w:r>
          </w:p>
          <w:p w14:paraId="11F90DE9"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"Return side of system is located entirely within conditioned space such that an accurate return air dry-bulb temperature can be taken at the return grille"; or</w:t>
            </w:r>
          </w:p>
          <w:p w14:paraId="11F90DEA" w14:textId="77777777" w:rsidR="00C93848" w:rsidRPr="0083610D" w:rsidRDefault="00C93848" w:rsidP="002115FC">
            <w:pPr>
              <w:pStyle w:val="ListParagraph"/>
              <w:keepNext/>
              <w:numPr>
                <w:ilvl w:val="0"/>
                <w:numId w:val="13"/>
              </w:numPr>
              <w:rPr>
                <w:rFonts w:ascii="Calibri" w:hAnsi="Calibri"/>
              </w:rPr>
            </w:pPr>
            <w:r w:rsidRPr="0083610D">
              <w:rPr>
                <w:rFonts w:ascii="Calibri" w:hAnsi="Calibri"/>
              </w:rPr>
              <w:t>"MAH cannot be installed consistent with Figure 3.2-1.  An alternative location has been provided and clearly labeled"&gt;&gt;</w:t>
            </w:r>
          </w:p>
        </w:tc>
      </w:tr>
    </w:tbl>
    <w:p w14:paraId="11F90DEC" w14:textId="77777777" w:rsidR="00C93848" w:rsidRPr="00F77A0A" w:rsidRDefault="00C93848" w:rsidP="00C93848">
      <w:pPr>
        <w:rPr>
          <w:rFonts w:ascii="Calibri" w:hAnsi="Calibri"/>
          <w:b/>
        </w:rPr>
      </w:pPr>
    </w:p>
    <w:p w14:paraId="11F90E06" w14:textId="77777777" w:rsidR="00C93848" w:rsidRPr="0083610D" w:rsidRDefault="00C93848" w:rsidP="003F6B16">
      <w:pPr>
        <w:tabs>
          <w:tab w:val="left" w:pos="8540"/>
        </w:tabs>
        <w:spacing w:after="120"/>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FC6D8B" w:rsidRPr="006A3EEB" w14:paraId="0D9D4179" w14:textId="77777777" w:rsidTr="38BD9EDA">
        <w:trPr>
          <w:cantSplit/>
        </w:trPr>
        <w:tc>
          <w:tcPr>
            <w:tcW w:w="10998" w:type="dxa"/>
            <w:gridSpan w:val="4"/>
          </w:tcPr>
          <w:p w14:paraId="395FE27B" w14:textId="77777777" w:rsidR="00FC6D8B" w:rsidRPr="00BC1E29" w:rsidRDefault="00FC6D8B" w:rsidP="005B7D6D">
            <w:pPr>
              <w:keepNext/>
              <w:rPr>
                <w:rFonts w:ascii="Calibri" w:hAnsi="Calibri"/>
                <w:b/>
              </w:rPr>
            </w:pPr>
            <w:r w:rsidRPr="00BC1E29">
              <w:rPr>
                <w:rFonts w:ascii="Calibri" w:hAnsi="Calibri"/>
                <w:b/>
              </w:rPr>
              <w:lastRenderedPageBreak/>
              <w:t>E. Minimum System Airflow Rate Verification</w:t>
            </w:r>
          </w:p>
          <w:p w14:paraId="2E804E4B" w14:textId="6D8A79D2" w:rsidR="00FC6D8B" w:rsidDel="0071009C" w:rsidRDefault="0071009C" w:rsidP="005B7D6D">
            <w:pPr>
              <w:keepNext/>
              <w:rPr>
                <w:del w:id="56" w:author="Alhabibi, Haider@Energy" w:date="2022-03-08T20:01:00Z"/>
                <w:rFonts w:ascii="Calibri" w:hAnsi="Calibri"/>
                <w:sz w:val="18"/>
              </w:rPr>
            </w:pPr>
            <w:ins w:id="57" w:author="Alhabibi, Haider@Energy" w:date="2022-03-08T20:01:00Z">
              <w:r>
                <w:rPr>
                  <w:rFonts w:ascii="Calibri" w:hAnsi="Calibri"/>
                  <w:sz w:val="18"/>
                  <w:szCs w:val="18"/>
                </w:rPr>
                <w:t>&lt;&lt;Static Text - see the top&gt;&gt;</w:t>
              </w:r>
            </w:ins>
            <w:del w:id="58" w:author="Alhabibi, Haider@Energy" w:date="2022-03-08T20:01:00Z">
              <w:r w:rsidR="00FC6D8B" w:rsidRPr="006F67A3" w:rsidDel="0071009C">
                <w:rPr>
                  <w:rFonts w:ascii="Calibri" w:hAnsi="Calibri"/>
                  <w:sz w:val="18"/>
                </w:rPr>
                <w:delText>Procedures for verifying minimum system airflow are specified in Reference Residential Appendix RA</w:delText>
              </w:r>
              <w:r w:rsidR="00FC6D8B" w:rsidDel="0071009C">
                <w:rPr>
                  <w:rFonts w:ascii="Calibri" w:hAnsi="Calibri"/>
                  <w:sz w:val="18"/>
                </w:rPr>
                <w:delText>3.3.3</w:delText>
              </w:r>
              <w:r w:rsidR="00FC6D8B" w:rsidRPr="006F67A3" w:rsidDel="0071009C">
                <w:rPr>
                  <w:rFonts w:ascii="Calibri" w:hAnsi="Calibri"/>
                  <w:sz w:val="18"/>
                </w:rPr>
                <w:delText>.</w:delText>
              </w:r>
            </w:del>
          </w:p>
          <w:p w14:paraId="7315279A" w14:textId="77777777" w:rsidR="00FC6D8B" w:rsidRPr="00654A92" w:rsidRDefault="00FC6D8B" w:rsidP="005B7D6D">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FC6D8B" w:rsidRPr="006A3EEB" w14:paraId="5DEFDB90" w14:textId="77777777" w:rsidTr="38BD9EDA">
        <w:trPr>
          <w:cantSplit/>
          <w:trHeight w:val="305"/>
        </w:trPr>
        <w:tc>
          <w:tcPr>
            <w:tcW w:w="2808" w:type="dxa"/>
            <w:gridSpan w:val="2"/>
            <w:vAlign w:val="center"/>
          </w:tcPr>
          <w:p w14:paraId="64E5829E" w14:textId="77777777" w:rsidR="00FC6D8B" w:rsidRPr="006A3EEB" w:rsidRDefault="00FC6D8B" w:rsidP="005B7D6D">
            <w:pPr>
              <w:keepNext/>
              <w:jc w:val="center"/>
              <w:rPr>
                <w:rFonts w:ascii="Calibri" w:hAnsi="Calibri"/>
                <w:sz w:val="18"/>
                <w:szCs w:val="18"/>
              </w:rPr>
            </w:pPr>
            <w:r>
              <w:rPr>
                <w:rFonts w:ascii="Calibri" w:hAnsi="Calibri"/>
                <w:sz w:val="18"/>
                <w:szCs w:val="18"/>
              </w:rPr>
              <w:t>01</w:t>
            </w:r>
          </w:p>
        </w:tc>
        <w:tc>
          <w:tcPr>
            <w:tcW w:w="3060" w:type="dxa"/>
          </w:tcPr>
          <w:p w14:paraId="53D0C210" w14:textId="77777777" w:rsidR="00FC6D8B" w:rsidRDefault="00FC6D8B" w:rsidP="005B7D6D">
            <w:pPr>
              <w:keepNext/>
              <w:jc w:val="center"/>
              <w:rPr>
                <w:rFonts w:ascii="Calibri" w:hAnsi="Calibri"/>
                <w:sz w:val="18"/>
                <w:szCs w:val="18"/>
              </w:rPr>
            </w:pPr>
            <w:r>
              <w:rPr>
                <w:rFonts w:ascii="Calibri" w:hAnsi="Calibri"/>
                <w:sz w:val="18"/>
                <w:szCs w:val="18"/>
              </w:rPr>
              <w:t>02</w:t>
            </w:r>
          </w:p>
        </w:tc>
        <w:tc>
          <w:tcPr>
            <w:tcW w:w="5130" w:type="dxa"/>
            <w:vAlign w:val="center"/>
          </w:tcPr>
          <w:p w14:paraId="0AB1B16A" w14:textId="77777777" w:rsidR="00FC6D8B" w:rsidRPr="006A3EEB" w:rsidRDefault="00FC6D8B" w:rsidP="005B7D6D">
            <w:pPr>
              <w:keepNext/>
              <w:jc w:val="center"/>
              <w:rPr>
                <w:rFonts w:ascii="Calibri" w:hAnsi="Calibri"/>
                <w:sz w:val="18"/>
                <w:szCs w:val="18"/>
              </w:rPr>
            </w:pPr>
            <w:r>
              <w:rPr>
                <w:rFonts w:ascii="Calibri" w:hAnsi="Calibri"/>
                <w:sz w:val="18"/>
                <w:szCs w:val="18"/>
              </w:rPr>
              <w:t>03</w:t>
            </w:r>
          </w:p>
        </w:tc>
      </w:tr>
      <w:tr w:rsidR="00FC6D8B" w:rsidRPr="006A3EEB" w14:paraId="42CCB8E7" w14:textId="77777777" w:rsidTr="38BD9EDA">
        <w:trPr>
          <w:cantSplit/>
          <w:trHeight w:val="882"/>
        </w:trPr>
        <w:tc>
          <w:tcPr>
            <w:tcW w:w="2808" w:type="dxa"/>
            <w:gridSpan w:val="2"/>
            <w:tcBorders>
              <w:top w:val="nil"/>
            </w:tcBorders>
            <w:vAlign w:val="bottom"/>
          </w:tcPr>
          <w:p w14:paraId="55C71C05" w14:textId="77777777" w:rsidR="00FC6D8B" w:rsidRPr="006A3EEB" w:rsidRDefault="00FC6D8B"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528ADD8F" w14:textId="77777777" w:rsidR="00FC6D8B" w:rsidRPr="006A3EEB" w:rsidRDefault="00FC6D8B" w:rsidP="005B7D6D">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34628673" w14:textId="77777777" w:rsidR="00FC6D8B" w:rsidRPr="006A3EEB" w:rsidRDefault="00FC6D8B"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FC6D8B" w:rsidRPr="006A3EEB" w14:paraId="51000313" w14:textId="77777777" w:rsidTr="38BD9EDA">
        <w:trPr>
          <w:cantSplit/>
          <w:trHeight w:val="2816"/>
        </w:trPr>
        <w:tc>
          <w:tcPr>
            <w:tcW w:w="2808" w:type="dxa"/>
            <w:gridSpan w:val="2"/>
          </w:tcPr>
          <w:p w14:paraId="42DE4890" w14:textId="77777777" w:rsidR="00FC6D8B" w:rsidRPr="00654A92" w:rsidRDefault="00FC6D8B" w:rsidP="005B7D6D">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6492A390" w14:textId="60F0029F" w:rsidR="00FC6D8B" w:rsidRDefault="00FC6D8B" w:rsidP="005B7D6D">
            <w:pPr>
              <w:keepNext/>
              <w:rPr>
                <w:rFonts w:ascii="Calibri" w:hAnsi="Calibri"/>
                <w:sz w:val="14"/>
                <w:szCs w:val="14"/>
              </w:rPr>
            </w:pPr>
            <w:r w:rsidRPr="38BD9EDA">
              <w:rPr>
                <w:rFonts w:ascii="Calibri" w:hAnsi="Calibri"/>
                <w:sz w:val="14"/>
                <w:szCs w:val="14"/>
              </w:rPr>
              <w:t>&lt;</w:t>
            </w:r>
            <w:r w:rsidR="005C1E9F" w:rsidRPr="38BD9EDA">
              <w:rPr>
                <w:rFonts w:ascii="Calibri" w:hAnsi="Calibri"/>
                <w:sz w:val="14"/>
                <w:szCs w:val="14"/>
              </w:rPr>
              <w:t xml:space="preserve">&lt;if the </w:t>
            </w:r>
            <w:del w:id="59" w:author="Alhabibi, Haider@Energy" w:date="2022-03-09T16:50:00Z">
              <w:r w:rsidR="005C1E9F" w:rsidRPr="38BD9EDA" w:rsidDel="00D10994">
                <w:rPr>
                  <w:rFonts w:ascii="Calibri" w:hAnsi="Calibri"/>
                  <w:sz w:val="14"/>
                  <w:szCs w:val="14"/>
                </w:rPr>
                <w:delText>CF2R</w:delText>
              </w:r>
            </w:del>
            <w:ins w:id="60" w:author="Alhabibi, Haider@Energy" w:date="2022-03-09T16:50:00Z">
              <w:r w:rsidR="00D10994">
                <w:rPr>
                  <w:rFonts w:ascii="Calibri" w:hAnsi="Calibri"/>
                  <w:sz w:val="14"/>
                  <w:szCs w:val="14"/>
                </w:rPr>
                <w:t>LMCI</w:t>
              </w:r>
            </w:ins>
            <w:r w:rsidR="005C1E9F" w:rsidRPr="38BD9EDA">
              <w:rPr>
                <w:rFonts w:ascii="Calibri" w:hAnsi="Calibri"/>
                <w:sz w:val="14"/>
                <w:szCs w:val="14"/>
              </w:rPr>
              <w:t xml:space="preserve">-MCH-01 indicates </w:t>
            </w:r>
            <w:proofErr w:type="gramStart"/>
            <w:r w:rsidR="005C1E9F" w:rsidRPr="38BD9EDA">
              <w:rPr>
                <w:rFonts w:ascii="Calibri" w:hAnsi="Calibri"/>
                <w:sz w:val="14"/>
                <w:szCs w:val="14"/>
              </w:rPr>
              <w:t>a</w:t>
            </w:r>
            <w:proofErr w:type="gramEnd"/>
            <w:r w:rsidR="005C1E9F" w:rsidRPr="38BD9EDA">
              <w:rPr>
                <w:rFonts w:ascii="Calibri" w:hAnsi="Calibri"/>
                <w:sz w:val="14"/>
                <w:szCs w:val="14"/>
              </w:rPr>
              <w:t xml:space="preserve"> MCH-28 is required for alternate minimum airflow rate compliance, then text value in this field=Verification of Table 150.0-B or C Alternative Return Duct Design Criteria is Required; </w:t>
            </w:r>
            <w:r w:rsidRPr="38BD9EDA">
              <w:rPr>
                <w:rFonts w:ascii="Calibri" w:hAnsi="Calibri"/>
                <w:sz w:val="14"/>
                <w:szCs w:val="14"/>
              </w:rPr>
              <w:t xml:space="preserve">  </w:t>
            </w:r>
          </w:p>
          <w:p w14:paraId="273DBB67" w14:textId="44B7AE6F" w:rsidR="38BD9EDA" w:rsidRDefault="38BD9EDA" w:rsidP="38BD9EDA">
            <w:pPr>
              <w:rPr>
                <w:rFonts w:ascii="Calibri" w:hAnsi="Calibri"/>
                <w:sz w:val="14"/>
                <w:szCs w:val="14"/>
              </w:rPr>
            </w:pPr>
          </w:p>
          <w:p w14:paraId="6D2E97A1" w14:textId="75F30E9B" w:rsidR="00690EC4" w:rsidRDefault="005C1E9F" w:rsidP="00690EC4">
            <w:pPr>
              <w:keepNext/>
              <w:rPr>
                <w:rFonts w:ascii="Calibri" w:hAnsi="Calibri"/>
                <w:sz w:val="14"/>
                <w:szCs w:val="14"/>
              </w:rPr>
            </w:pPr>
            <w:r>
              <w:rPr>
                <w:rFonts w:ascii="Calibri" w:hAnsi="Calibri"/>
                <w:sz w:val="14"/>
                <w:szCs w:val="14"/>
              </w:rPr>
              <w:t xml:space="preserve">Else </w:t>
            </w:r>
            <w:r w:rsidR="00690EC4">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690EC4">
              <w:rPr>
                <w:rFonts w:ascii="Calibri" w:hAnsi="Calibri"/>
                <w:sz w:val="14"/>
                <w:szCs w:val="14"/>
              </w:rPr>
              <w:t>value from applicable MCH-23 field for the indoor unit in E01 according to the following list:</w:t>
            </w:r>
          </w:p>
          <w:p w14:paraId="2F7BE0B8"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E68B59B"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20BCF14"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A140EF4" w14:textId="77777777" w:rsidR="00690EC4" w:rsidRDefault="00690EC4" w:rsidP="00690EC4">
            <w:pPr>
              <w:keepNext/>
              <w:rPr>
                <w:rFonts w:ascii="Calibri" w:hAnsi="Calibri"/>
                <w:sz w:val="14"/>
                <w:szCs w:val="14"/>
              </w:rPr>
            </w:pPr>
            <w:r>
              <w:rPr>
                <w:rFonts w:ascii="Calibri" w:hAnsi="Calibri"/>
                <w:sz w:val="14"/>
                <w:szCs w:val="14"/>
              </w:rPr>
              <w:t>(MCH-23d is not applicable)</w:t>
            </w:r>
          </w:p>
          <w:p w14:paraId="5E8E7491"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A1AB4EC"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6B57DBA" w14:textId="77777777" w:rsidR="00690EC4" w:rsidRPr="00654A92" w:rsidRDefault="00690EC4" w:rsidP="005B7D6D">
            <w:pPr>
              <w:keepNext/>
              <w:rPr>
                <w:rFonts w:ascii="Calibri" w:hAnsi="Calibri"/>
                <w:sz w:val="14"/>
                <w:szCs w:val="14"/>
              </w:rPr>
            </w:pPr>
          </w:p>
          <w:p w14:paraId="6B8744C6" w14:textId="0939B2FD" w:rsidR="00FC6D8B" w:rsidRPr="00654A92" w:rsidRDefault="00FC6D8B" w:rsidP="005B7D6D">
            <w:pPr>
              <w:keepNext/>
              <w:rPr>
                <w:rFonts w:ascii="Calibri" w:hAnsi="Calibri"/>
                <w:sz w:val="14"/>
                <w:szCs w:val="14"/>
              </w:rPr>
            </w:pPr>
          </w:p>
        </w:tc>
        <w:tc>
          <w:tcPr>
            <w:tcW w:w="5130" w:type="dxa"/>
          </w:tcPr>
          <w:p w14:paraId="3FEEF98E" w14:textId="59AF1CF6" w:rsidR="00FC6D8B" w:rsidRPr="00FC6D8B" w:rsidRDefault="00FC6D8B" w:rsidP="00FC6D8B">
            <w:pPr>
              <w:keepNext/>
              <w:spacing w:afterLines="60" w:after="144"/>
              <w:rPr>
                <w:rFonts w:ascii="Calibri" w:hAnsi="Calibri"/>
                <w:sz w:val="14"/>
                <w:szCs w:val="14"/>
                <w:u w:val="single"/>
              </w:rPr>
            </w:pPr>
            <w:r w:rsidRPr="00FC6D8B">
              <w:rPr>
                <w:rFonts w:ascii="Calibri" w:hAnsi="Calibri"/>
                <w:sz w:val="14"/>
                <w:szCs w:val="14"/>
                <w:u w:val="single"/>
              </w:rPr>
              <w:t>&lt;&lt;calculat</w:t>
            </w:r>
            <w:r w:rsidR="0059621D">
              <w:rPr>
                <w:rFonts w:ascii="Calibri" w:hAnsi="Calibri"/>
                <w:sz w:val="14"/>
                <w:szCs w:val="14"/>
                <w:u w:val="single"/>
              </w:rPr>
              <w:t>e</w:t>
            </w:r>
            <w:r w:rsidRPr="00FC6D8B">
              <w:rPr>
                <w:rFonts w:ascii="Calibri" w:hAnsi="Calibri"/>
                <w:sz w:val="14"/>
                <w:szCs w:val="14"/>
                <w:u w:val="single"/>
              </w:rPr>
              <w:t>d field:</w:t>
            </w:r>
          </w:p>
          <w:p w14:paraId="4DE88DBC" w14:textId="596302A3" w:rsidR="00FC6D8B" w:rsidRPr="00FC6D8B" w:rsidRDefault="00FC6D8B" w:rsidP="00FC6D8B">
            <w:pPr>
              <w:keepNext/>
              <w:spacing w:afterLines="60" w:after="144"/>
              <w:rPr>
                <w:rFonts w:ascii="Calibri" w:hAnsi="Calibri"/>
                <w:sz w:val="14"/>
                <w:szCs w:val="14"/>
              </w:rPr>
            </w:pPr>
            <w:r w:rsidRPr="00FC6D8B">
              <w:rPr>
                <w:rFonts w:ascii="Calibri" w:hAnsi="Calibri"/>
                <w:sz w:val="14"/>
                <w:szCs w:val="14"/>
              </w:rPr>
              <w:t xml:space="preserve">if the </w:t>
            </w:r>
            <w:del w:id="61" w:author="Alhabibi, Haider@Energy" w:date="2022-03-09T16:50:00Z">
              <w:r w:rsidRPr="00FC6D8B" w:rsidDel="00D10994">
                <w:rPr>
                  <w:rFonts w:ascii="Calibri" w:hAnsi="Calibri"/>
                  <w:sz w:val="14"/>
                  <w:szCs w:val="14"/>
                </w:rPr>
                <w:delText>CF2R</w:delText>
              </w:r>
            </w:del>
            <w:ins w:id="62" w:author="Alhabibi, Haider@Energy" w:date="2022-03-09T16:50:00Z">
              <w:r w:rsidR="00D10994">
                <w:rPr>
                  <w:rFonts w:ascii="Calibri" w:hAnsi="Calibri"/>
                  <w:sz w:val="14"/>
                  <w:szCs w:val="14"/>
                </w:rPr>
                <w:t>LMCI</w:t>
              </w:r>
            </w:ins>
            <w:r w:rsidRPr="00FC6D8B">
              <w:rPr>
                <w:rFonts w:ascii="Calibri" w:hAnsi="Calibri"/>
                <w:sz w:val="14"/>
                <w:szCs w:val="14"/>
              </w:rPr>
              <w:t xml:space="preserve">-MCH-01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MCH-28 is required for alternate minimum airflow rate compliance, then</w:t>
            </w:r>
          </w:p>
          <w:p w14:paraId="6D923445" w14:textId="42E3BDA8"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 xml:space="preserve">if the system has a registered </w:t>
            </w:r>
            <w:del w:id="63" w:author="Alhabibi, Haider@Energy" w:date="2022-03-09T16:50:00Z">
              <w:r w:rsidRPr="00FC6D8B" w:rsidDel="00D10994">
                <w:rPr>
                  <w:rFonts w:ascii="Calibri" w:hAnsi="Calibri"/>
                  <w:sz w:val="14"/>
                  <w:szCs w:val="14"/>
                </w:rPr>
                <w:delText>CF2R</w:delText>
              </w:r>
            </w:del>
            <w:ins w:id="64" w:author="Alhabibi, Haider@Energy" w:date="2022-03-09T16:50:00Z">
              <w:r w:rsidR="00D10994">
                <w:rPr>
                  <w:rFonts w:ascii="Calibri" w:hAnsi="Calibri"/>
                  <w:sz w:val="14"/>
                  <w:szCs w:val="14"/>
                </w:rPr>
                <w:t>LMCI</w:t>
              </w:r>
            </w:ins>
            <w:r w:rsidRPr="00FC6D8B">
              <w:rPr>
                <w:rFonts w:ascii="Calibri" w:hAnsi="Calibri"/>
                <w:sz w:val="14"/>
                <w:szCs w:val="14"/>
              </w:rPr>
              <w:t>-MCH-28 that indicates compliance with Table 150.0-B or C return duct design requirements, then result =</w:t>
            </w:r>
            <w:r w:rsidRPr="00FC6D8B">
              <w:rPr>
                <w:rFonts w:ascii="Calibri" w:hAnsi="Calibri"/>
                <w:b/>
                <w:sz w:val="14"/>
                <w:szCs w:val="14"/>
              </w:rPr>
              <w:t>system complies using Table 150.0-B or C alternative return duct design criteria</w:t>
            </w:r>
            <w:r w:rsidRPr="00FC6D8B">
              <w:rPr>
                <w:rFonts w:ascii="Calibri" w:hAnsi="Calibri"/>
                <w:sz w:val="14"/>
                <w:szCs w:val="14"/>
              </w:rPr>
              <w:t>.</w:t>
            </w:r>
          </w:p>
          <w:p w14:paraId="1CEC2624" w14:textId="6BD9A07A"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 result=</w:t>
            </w:r>
            <w:r w:rsidRPr="00FC6D8B">
              <w:rPr>
                <w:rFonts w:ascii="Calibri" w:hAnsi="Calibri"/>
                <w:b/>
                <w:sz w:val="14"/>
                <w:szCs w:val="14"/>
              </w:rPr>
              <w:t xml:space="preserve">System does not comply.  A registered </w:t>
            </w:r>
            <w:del w:id="65" w:author="Alhabibi, Haider@Energy" w:date="2022-03-09T16:50:00Z">
              <w:r w:rsidRPr="00FC6D8B" w:rsidDel="00D10994">
                <w:rPr>
                  <w:rFonts w:ascii="Calibri" w:hAnsi="Calibri"/>
                  <w:b/>
                  <w:sz w:val="14"/>
                  <w:szCs w:val="14"/>
                </w:rPr>
                <w:delText>CF2R</w:delText>
              </w:r>
            </w:del>
            <w:ins w:id="66" w:author="Alhabibi, Haider@Energy" w:date="2022-03-09T16:50:00Z">
              <w:r w:rsidR="00D10994">
                <w:rPr>
                  <w:rFonts w:ascii="Calibri" w:hAnsi="Calibri"/>
                  <w:b/>
                  <w:sz w:val="14"/>
                  <w:szCs w:val="14"/>
                </w:rPr>
                <w:t>LMCI</w:t>
              </w:r>
            </w:ins>
            <w:r w:rsidRPr="00FC6D8B">
              <w:rPr>
                <w:rFonts w:ascii="Calibri" w:hAnsi="Calibri"/>
                <w:b/>
                <w:sz w:val="14"/>
                <w:szCs w:val="14"/>
              </w:rPr>
              <w:t xml:space="preserve">-MCH-28 is required </w:t>
            </w:r>
            <w:r w:rsidRPr="00FC6D8B">
              <w:rPr>
                <w:rFonts w:ascii="Calibri" w:hAnsi="Calibri"/>
                <w:sz w:val="14"/>
                <w:szCs w:val="14"/>
              </w:rPr>
              <w:t>(do not allow this MCH-25 to be registered).</w:t>
            </w:r>
          </w:p>
          <w:p w14:paraId="2A7FFC49" w14:textId="38D400B9" w:rsidR="00FC6D8B" w:rsidRPr="00FC6D8B" w:rsidRDefault="00FC6D8B" w:rsidP="00FC6D8B">
            <w:pPr>
              <w:keepNext/>
              <w:spacing w:afterLines="60" w:after="144"/>
              <w:rPr>
                <w:rFonts w:ascii="Calibri" w:hAnsi="Calibri"/>
                <w:sz w:val="14"/>
                <w:szCs w:val="14"/>
              </w:rPr>
            </w:pPr>
            <w:r w:rsidRPr="00FC6D8B">
              <w:rPr>
                <w:rFonts w:ascii="Calibri" w:hAnsi="Calibri"/>
                <w:sz w:val="14"/>
                <w:szCs w:val="14"/>
                <w:u w:val="single"/>
              </w:rPr>
              <w:t>else</w:t>
            </w:r>
            <w:r w:rsidRPr="00FC6D8B">
              <w:rPr>
                <w:rFonts w:ascii="Calibri" w:hAnsi="Calibri"/>
                <w:sz w:val="14"/>
                <w:szCs w:val="14"/>
              </w:rPr>
              <w:t xml:space="preserve">if the </w:t>
            </w:r>
            <w:del w:id="67" w:author="Alhabibi, Haider@Energy" w:date="2022-03-09T16:50:00Z">
              <w:r w:rsidRPr="00FC6D8B" w:rsidDel="00D10994">
                <w:rPr>
                  <w:rFonts w:ascii="Calibri" w:hAnsi="Calibri"/>
                  <w:sz w:val="14"/>
                  <w:szCs w:val="14"/>
                </w:rPr>
                <w:delText>CF2R</w:delText>
              </w:r>
            </w:del>
            <w:ins w:id="68" w:author="Alhabibi, Haider@Energy" w:date="2022-03-09T16:50:00Z">
              <w:r w:rsidR="00D10994">
                <w:rPr>
                  <w:rFonts w:ascii="Calibri" w:hAnsi="Calibri"/>
                  <w:sz w:val="14"/>
                  <w:szCs w:val="14"/>
                </w:rPr>
                <w:t>LMCI</w:t>
              </w:r>
            </w:ins>
            <w:r w:rsidRPr="00FC6D8B">
              <w:rPr>
                <w:rFonts w:ascii="Calibri" w:hAnsi="Calibri"/>
                <w:sz w:val="14"/>
                <w:szCs w:val="14"/>
              </w:rPr>
              <w:t xml:space="preserve">-MCH-01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MCH-23 is required for minimum airflow rate compliance, then</w:t>
            </w:r>
          </w:p>
          <w:p w14:paraId="0AFE41C2" w14:textId="24FDE116"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 xml:space="preserve">if this system has a registered </w:t>
            </w:r>
            <w:del w:id="69" w:author="Alhabibi, Haider@Energy" w:date="2022-03-09T16:50:00Z">
              <w:r w:rsidRPr="00FC6D8B" w:rsidDel="00D10994">
                <w:rPr>
                  <w:rFonts w:ascii="Calibri" w:hAnsi="Calibri"/>
                  <w:sz w:val="14"/>
                  <w:szCs w:val="14"/>
                </w:rPr>
                <w:delText>CF2R</w:delText>
              </w:r>
            </w:del>
            <w:ins w:id="70" w:author="Alhabibi, Haider@Energy" w:date="2022-03-09T16:50:00Z">
              <w:r w:rsidR="00D10994">
                <w:rPr>
                  <w:rFonts w:ascii="Calibri" w:hAnsi="Calibri"/>
                  <w:sz w:val="14"/>
                  <w:szCs w:val="14"/>
                </w:rPr>
                <w:t>LMCI</w:t>
              </w:r>
            </w:ins>
            <w:r w:rsidRPr="00FC6D8B">
              <w:rPr>
                <w:rFonts w:ascii="Calibri" w:hAnsi="Calibri"/>
                <w:sz w:val="14"/>
                <w:szCs w:val="14"/>
              </w:rPr>
              <w:t>-MCH-23a</w:t>
            </w:r>
            <w:r w:rsidR="00542219">
              <w:rPr>
                <w:rFonts w:ascii="Calibri" w:hAnsi="Calibri"/>
                <w:sz w:val="14"/>
                <w:szCs w:val="14"/>
              </w:rPr>
              <w:t>,</w:t>
            </w:r>
            <w:r w:rsidRPr="00FC6D8B">
              <w:rPr>
                <w:rFonts w:ascii="Calibri" w:hAnsi="Calibri"/>
                <w:sz w:val="14"/>
                <w:szCs w:val="14"/>
              </w:rPr>
              <w:t xml:space="preserve"> </w:t>
            </w:r>
            <w:del w:id="71" w:author="Alhabibi, Haider@Energy" w:date="2022-03-09T16:50:00Z">
              <w:r w:rsidRPr="00FC6D8B" w:rsidDel="00D10994">
                <w:rPr>
                  <w:rFonts w:ascii="Calibri" w:hAnsi="Calibri"/>
                  <w:sz w:val="14"/>
                  <w:szCs w:val="14"/>
                </w:rPr>
                <w:delText>CF2R</w:delText>
              </w:r>
            </w:del>
            <w:ins w:id="72" w:author="Alhabibi, Haider@Energy" w:date="2022-03-09T16:50:00Z">
              <w:r w:rsidR="00D10994">
                <w:rPr>
                  <w:rFonts w:ascii="Calibri" w:hAnsi="Calibri"/>
                  <w:sz w:val="14"/>
                  <w:szCs w:val="14"/>
                </w:rPr>
                <w:t>LMCI</w:t>
              </w:r>
            </w:ins>
            <w:r w:rsidRPr="00FC6D8B">
              <w:rPr>
                <w:rFonts w:ascii="Calibri" w:hAnsi="Calibri"/>
                <w:sz w:val="14"/>
                <w:szCs w:val="14"/>
              </w:rPr>
              <w:t>-MCH-23b</w:t>
            </w:r>
            <w:r w:rsidR="00542219">
              <w:rPr>
                <w:rFonts w:ascii="Calibri" w:hAnsi="Calibri"/>
                <w:sz w:val="14"/>
                <w:szCs w:val="14"/>
              </w:rPr>
              <w:t xml:space="preserve">, </w:t>
            </w:r>
            <w:del w:id="73" w:author="Alhabibi, Haider@Energy" w:date="2022-03-09T16:50:00Z">
              <w:r w:rsidR="00542219" w:rsidRPr="00542219" w:rsidDel="00D10994">
                <w:rPr>
                  <w:rFonts w:ascii="Calibri" w:hAnsi="Calibri"/>
                  <w:sz w:val="14"/>
                  <w:szCs w:val="14"/>
                </w:rPr>
                <w:delText>CF2R</w:delText>
              </w:r>
            </w:del>
            <w:ins w:id="74" w:author="Alhabibi, Haider@Energy" w:date="2022-03-09T16:50:00Z">
              <w:r w:rsidR="00D10994">
                <w:rPr>
                  <w:rFonts w:ascii="Calibri" w:hAnsi="Calibri"/>
                  <w:sz w:val="14"/>
                  <w:szCs w:val="14"/>
                </w:rPr>
                <w:t>LMCI</w:t>
              </w:r>
            </w:ins>
            <w:r w:rsidR="00542219" w:rsidRPr="00542219">
              <w:rPr>
                <w:rFonts w:ascii="Calibri" w:hAnsi="Calibri"/>
                <w:sz w:val="14"/>
                <w:szCs w:val="14"/>
              </w:rPr>
              <w:t xml:space="preserve">-MCH-23e or </w:t>
            </w:r>
            <w:del w:id="75" w:author="Alhabibi, Haider@Energy" w:date="2022-03-09T16:50:00Z">
              <w:r w:rsidR="00542219" w:rsidRPr="00542219" w:rsidDel="00D10994">
                <w:rPr>
                  <w:rFonts w:ascii="Calibri" w:hAnsi="Calibri"/>
                  <w:sz w:val="14"/>
                  <w:szCs w:val="14"/>
                </w:rPr>
                <w:delText>CF2R</w:delText>
              </w:r>
            </w:del>
            <w:ins w:id="76" w:author="Alhabibi, Haider@Energy" w:date="2022-03-09T16:50:00Z">
              <w:r w:rsidR="00D10994">
                <w:rPr>
                  <w:rFonts w:ascii="Calibri" w:hAnsi="Calibri"/>
                  <w:sz w:val="14"/>
                  <w:szCs w:val="14"/>
                </w:rPr>
                <w:t>LMCI</w:t>
              </w:r>
            </w:ins>
            <w:r w:rsidR="00542219" w:rsidRPr="00542219">
              <w:rPr>
                <w:rFonts w:ascii="Calibri" w:hAnsi="Calibri"/>
                <w:sz w:val="14"/>
                <w:szCs w:val="14"/>
              </w:rPr>
              <w:t>-MCH-23f</w:t>
            </w:r>
            <w:r w:rsidRPr="00FC6D8B">
              <w:rPr>
                <w:rFonts w:ascii="Calibri" w:hAnsi="Calibri"/>
                <w:sz w:val="14"/>
                <w:szCs w:val="14"/>
              </w:rPr>
              <w:t xml:space="preserve"> that meets the compliance criterion in </w:t>
            </w:r>
            <w:r w:rsidRPr="00447EA3">
              <w:rPr>
                <w:rFonts w:ascii="Calibri" w:hAnsi="Calibri"/>
                <w:sz w:val="14"/>
                <w:szCs w:val="14"/>
                <w:highlight w:val="yellow"/>
                <w:rPrChange w:id="77" w:author="Alhabibi, Haider@Energy" w:date="2022-04-13T13:58:00Z">
                  <w:rPr>
                    <w:rFonts w:ascii="Calibri" w:hAnsi="Calibri"/>
                    <w:sz w:val="14"/>
                    <w:szCs w:val="14"/>
                  </w:rPr>
                </w:rPrChange>
              </w:rPr>
              <w:t>E01</w:t>
            </w:r>
            <w:r w:rsidRPr="00FC6D8B">
              <w:rPr>
                <w:rFonts w:ascii="Calibri" w:hAnsi="Calibri"/>
                <w:sz w:val="14"/>
                <w:szCs w:val="14"/>
              </w:rPr>
              <w:t xml:space="preserve">, then result = </w:t>
            </w:r>
            <w:r w:rsidRPr="00FC6D8B">
              <w:rPr>
                <w:rFonts w:ascii="Calibri" w:hAnsi="Calibri"/>
                <w:b/>
                <w:sz w:val="14"/>
                <w:szCs w:val="14"/>
              </w:rPr>
              <w:t xml:space="preserve">System complies with minimum airflow rate </w:t>
            </w:r>
            <w:proofErr w:type="gramStart"/>
            <w:r w:rsidRPr="00FC6D8B">
              <w:rPr>
                <w:rFonts w:ascii="Calibri" w:hAnsi="Calibri"/>
                <w:b/>
                <w:sz w:val="14"/>
                <w:szCs w:val="14"/>
              </w:rPr>
              <w:t>requirements</w:t>
            </w:r>
            <w:r w:rsidRPr="00FC6D8B">
              <w:rPr>
                <w:rFonts w:ascii="Calibri" w:hAnsi="Calibri"/>
                <w:sz w:val="14"/>
                <w:szCs w:val="14"/>
              </w:rPr>
              <w:t>;</w:t>
            </w:r>
            <w:proofErr w:type="gramEnd"/>
          </w:p>
          <w:p w14:paraId="572D5CA8"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elseif A10=Alteration, then</w:t>
            </w:r>
          </w:p>
          <w:p w14:paraId="0248872E" w14:textId="5AC8335D" w:rsidR="00FC6D8B" w:rsidRPr="00FC6D8B" w:rsidRDefault="00FC6D8B" w:rsidP="00FC6D8B">
            <w:pPr>
              <w:keepNext/>
              <w:spacing w:afterLines="60" w:after="144"/>
              <w:ind w:left="1440"/>
              <w:rPr>
                <w:rFonts w:ascii="Calibri" w:hAnsi="Calibri"/>
                <w:sz w:val="14"/>
                <w:szCs w:val="14"/>
              </w:rPr>
            </w:pPr>
            <w:r w:rsidRPr="00FC6D8B">
              <w:rPr>
                <w:rFonts w:ascii="Calibri" w:hAnsi="Calibri"/>
                <w:sz w:val="14"/>
                <w:szCs w:val="14"/>
              </w:rPr>
              <w:t xml:space="preserve">if the system complies with the alternative airflow compliance method on a registered </w:t>
            </w:r>
            <w:del w:id="78" w:author="Alhabibi, Haider@Energy" w:date="2022-03-09T16:51:00Z">
              <w:r w:rsidRPr="00FC6D8B" w:rsidDel="00D10994">
                <w:rPr>
                  <w:rFonts w:ascii="Calibri" w:hAnsi="Calibri"/>
                  <w:sz w:val="14"/>
                  <w:szCs w:val="14"/>
                </w:rPr>
                <w:delText>CF2R</w:delText>
              </w:r>
            </w:del>
            <w:ins w:id="79" w:author="Alhabibi, Haider@Energy" w:date="2022-03-09T16:51:00Z">
              <w:r w:rsidR="00D10994">
                <w:rPr>
                  <w:rFonts w:ascii="Calibri" w:hAnsi="Calibri"/>
                  <w:sz w:val="14"/>
                  <w:szCs w:val="14"/>
                </w:rPr>
                <w:t>LMCI</w:t>
              </w:r>
            </w:ins>
            <w:r w:rsidRPr="00FC6D8B">
              <w:rPr>
                <w:rFonts w:ascii="Calibri" w:hAnsi="Calibri"/>
                <w:sz w:val="14"/>
                <w:szCs w:val="14"/>
              </w:rPr>
              <w:t>-MCH23</w:t>
            </w:r>
            <w:proofErr w:type="gramStart"/>
            <w:r w:rsidRPr="00FC6D8B">
              <w:rPr>
                <w:rFonts w:ascii="Calibri" w:hAnsi="Calibri"/>
                <w:sz w:val="14"/>
                <w:szCs w:val="14"/>
              </w:rPr>
              <w:t>c;  then</w:t>
            </w:r>
            <w:proofErr w:type="gramEnd"/>
            <w:r w:rsidRPr="00FC6D8B">
              <w:rPr>
                <w:rFonts w:ascii="Calibri" w:hAnsi="Calibri"/>
                <w:sz w:val="14"/>
                <w:szCs w:val="14"/>
              </w:rPr>
              <w:t xml:space="preserve"> result =</w:t>
            </w:r>
            <w:r w:rsidRPr="00FC6D8B">
              <w:rPr>
                <w:rFonts w:ascii="Calibri" w:hAnsi="Calibri"/>
                <w:b/>
                <w:sz w:val="14"/>
                <w:szCs w:val="14"/>
              </w:rPr>
              <w:t>system complies using the alternative remedial actions specified in RA3.3.3.1.5</w:t>
            </w:r>
            <w:r w:rsidRPr="00FC6D8B">
              <w:rPr>
                <w:rFonts w:ascii="Calibri" w:hAnsi="Calibri"/>
                <w:sz w:val="14"/>
                <w:szCs w:val="14"/>
              </w:rPr>
              <w:t>.</w:t>
            </w:r>
            <w:r w:rsidRPr="00FC6D8B">
              <w:rPr>
                <w:rFonts w:asciiTheme="minorHAnsi" w:hAnsiTheme="minorHAnsi"/>
                <w:sz w:val="14"/>
                <w:szCs w:val="14"/>
              </w:rPr>
              <w:t xml:space="preserve"> </w:t>
            </w:r>
            <w:r w:rsidRPr="00FC6D8B">
              <w:rPr>
                <w:rFonts w:asciiTheme="minorHAnsi" w:hAnsiTheme="minorHAnsi"/>
                <w:b/>
                <w:sz w:val="14"/>
                <w:szCs w:val="14"/>
              </w:rPr>
              <w:t>This System does not qualify for Group Sampling.</w:t>
            </w:r>
          </w:p>
          <w:p w14:paraId="1D689A9C" w14:textId="48A7EE1D" w:rsidR="00FC6D8B" w:rsidRPr="006A3EEB" w:rsidRDefault="00FC6D8B" w:rsidP="00FC6D8B">
            <w:pPr>
              <w:keepNext/>
              <w:spacing w:afterLines="60" w:after="144"/>
              <w:ind w:left="720"/>
              <w:rPr>
                <w:rFonts w:ascii="Calibri" w:hAnsi="Calibri"/>
                <w:sz w:val="16"/>
                <w:szCs w:val="16"/>
              </w:rPr>
            </w:pPr>
            <w:r w:rsidRPr="00FC6D8B">
              <w:rPr>
                <w:rFonts w:ascii="Calibri" w:hAnsi="Calibri"/>
                <w:sz w:val="14"/>
                <w:szCs w:val="14"/>
              </w:rPr>
              <w:t>else result=</w:t>
            </w:r>
            <w:r w:rsidRPr="00FC6D8B">
              <w:rPr>
                <w:rFonts w:ascii="Calibri" w:hAnsi="Calibri"/>
                <w:b/>
                <w:sz w:val="14"/>
                <w:szCs w:val="14"/>
              </w:rPr>
              <w:t xml:space="preserve">System does not comply. A registered </w:t>
            </w:r>
            <w:del w:id="80" w:author="Alhabibi, Haider@Energy" w:date="2022-03-09T16:51:00Z">
              <w:r w:rsidRPr="00FC6D8B" w:rsidDel="00D10994">
                <w:rPr>
                  <w:rFonts w:ascii="Calibri" w:hAnsi="Calibri"/>
                  <w:b/>
                  <w:sz w:val="14"/>
                  <w:szCs w:val="14"/>
                </w:rPr>
                <w:delText>CF2R</w:delText>
              </w:r>
            </w:del>
            <w:ins w:id="81" w:author="Alhabibi, Haider@Energy" w:date="2022-03-09T16:51:00Z">
              <w:r w:rsidR="00D10994">
                <w:rPr>
                  <w:rFonts w:ascii="Calibri" w:hAnsi="Calibri"/>
                  <w:b/>
                  <w:sz w:val="14"/>
                  <w:szCs w:val="14"/>
                </w:rPr>
                <w:t>LMCI</w:t>
              </w:r>
            </w:ins>
            <w:r w:rsidRPr="00FC6D8B">
              <w:rPr>
                <w:rFonts w:ascii="Calibri" w:hAnsi="Calibri"/>
                <w:b/>
                <w:sz w:val="14"/>
                <w:szCs w:val="14"/>
              </w:rPr>
              <w:t xml:space="preserve">-MCH-23 for this system is </w:t>
            </w:r>
            <w:proofErr w:type="gramStart"/>
            <w:r w:rsidRPr="00FC6D8B">
              <w:rPr>
                <w:rFonts w:ascii="Calibri" w:hAnsi="Calibri"/>
                <w:b/>
                <w:sz w:val="14"/>
                <w:szCs w:val="14"/>
              </w:rPr>
              <w:t xml:space="preserve">required </w:t>
            </w:r>
            <w:r w:rsidRPr="00FC6D8B">
              <w:rPr>
                <w:rFonts w:ascii="Calibri" w:hAnsi="Calibri"/>
                <w:sz w:val="14"/>
                <w:szCs w:val="14"/>
              </w:rPr>
              <w:t>.</w:t>
            </w:r>
            <w:proofErr w:type="gramEnd"/>
            <w:r w:rsidRPr="00FC6D8B">
              <w:rPr>
                <w:rFonts w:ascii="Calibri" w:hAnsi="Calibri"/>
                <w:sz w:val="14"/>
                <w:szCs w:val="14"/>
              </w:rPr>
              <w:t xml:space="preserve"> (</w:t>
            </w:r>
            <w:proofErr w:type="gramStart"/>
            <w:r w:rsidRPr="00FC6D8B">
              <w:rPr>
                <w:rFonts w:ascii="Calibri" w:hAnsi="Calibri"/>
                <w:sz w:val="14"/>
                <w:szCs w:val="14"/>
              </w:rPr>
              <w:t>do</w:t>
            </w:r>
            <w:proofErr w:type="gramEnd"/>
            <w:r w:rsidRPr="00FC6D8B">
              <w:rPr>
                <w:rFonts w:ascii="Calibri" w:hAnsi="Calibri"/>
                <w:sz w:val="14"/>
                <w:szCs w:val="14"/>
              </w:rPr>
              <w:t xml:space="preserve"> not allow this MCH-25 to be registered)&gt;&gt;</w:t>
            </w:r>
          </w:p>
        </w:tc>
      </w:tr>
      <w:tr w:rsidR="00FC6D8B" w:rsidRPr="006A3EEB" w14:paraId="1BD01F98" w14:textId="77777777" w:rsidTr="38BD9EDA">
        <w:trPr>
          <w:cantSplit/>
          <w:trHeight w:val="188"/>
        </w:trPr>
        <w:tc>
          <w:tcPr>
            <w:tcW w:w="2808" w:type="dxa"/>
            <w:gridSpan w:val="2"/>
          </w:tcPr>
          <w:p w14:paraId="0882D6C8" w14:textId="77777777" w:rsidR="00FC6D8B" w:rsidRPr="006A3EEB" w:rsidRDefault="00FC6D8B" w:rsidP="005B7D6D">
            <w:pPr>
              <w:keepNext/>
              <w:rPr>
                <w:rFonts w:ascii="Calibri" w:hAnsi="Calibri"/>
                <w:sz w:val="16"/>
                <w:szCs w:val="16"/>
              </w:rPr>
            </w:pPr>
          </w:p>
        </w:tc>
        <w:tc>
          <w:tcPr>
            <w:tcW w:w="3060" w:type="dxa"/>
          </w:tcPr>
          <w:p w14:paraId="1E767932" w14:textId="77777777" w:rsidR="00FC6D8B" w:rsidRPr="006A3EEB" w:rsidRDefault="00FC6D8B" w:rsidP="005B7D6D">
            <w:pPr>
              <w:keepNext/>
              <w:rPr>
                <w:rFonts w:ascii="Calibri" w:hAnsi="Calibri"/>
                <w:sz w:val="16"/>
                <w:szCs w:val="16"/>
              </w:rPr>
            </w:pPr>
          </w:p>
        </w:tc>
        <w:tc>
          <w:tcPr>
            <w:tcW w:w="5130" w:type="dxa"/>
          </w:tcPr>
          <w:p w14:paraId="42143207" w14:textId="77777777" w:rsidR="00FC6D8B" w:rsidRPr="006A3EEB" w:rsidRDefault="00FC6D8B" w:rsidP="005B7D6D">
            <w:pPr>
              <w:keepNext/>
              <w:rPr>
                <w:rFonts w:ascii="Calibri" w:hAnsi="Calibri"/>
                <w:sz w:val="16"/>
                <w:szCs w:val="16"/>
              </w:rPr>
            </w:pPr>
          </w:p>
        </w:tc>
      </w:tr>
      <w:tr w:rsidR="00FC6D8B" w:rsidRPr="00BC1E29" w14:paraId="2453B6AE" w14:textId="77777777" w:rsidTr="38BD9EDA">
        <w:tblPrEx>
          <w:tblLook w:val="0000" w:firstRow="0" w:lastRow="0" w:firstColumn="0" w:lastColumn="0" w:noHBand="0" w:noVBand="0"/>
        </w:tblPrEx>
        <w:trPr>
          <w:trHeight w:val="360"/>
        </w:trPr>
        <w:tc>
          <w:tcPr>
            <w:tcW w:w="467" w:type="dxa"/>
            <w:vAlign w:val="center"/>
          </w:tcPr>
          <w:p w14:paraId="1A58D706" w14:textId="77777777" w:rsidR="00FC6D8B" w:rsidRPr="00BC1E29" w:rsidRDefault="00FC6D8B" w:rsidP="005B7D6D">
            <w:pPr>
              <w:keepNext/>
              <w:jc w:val="center"/>
              <w:rPr>
                <w:rFonts w:ascii="Calibri" w:hAnsi="Calibri"/>
              </w:rPr>
            </w:pPr>
            <w:r>
              <w:rPr>
                <w:rFonts w:ascii="Calibri" w:hAnsi="Calibri"/>
              </w:rPr>
              <w:t>04</w:t>
            </w:r>
          </w:p>
        </w:tc>
        <w:tc>
          <w:tcPr>
            <w:tcW w:w="10531" w:type="dxa"/>
            <w:gridSpan w:val="3"/>
          </w:tcPr>
          <w:p w14:paraId="5D3DBB9F" w14:textId="4C79447F" w:rsidR="00FC6D8B" w:rsidRPr="00FC6D8B" w:rsidRDefault="00FC6D8B" w:rsidP="005B7D6D">
            <w:pPr>
              <w:keepNext/>
              <w:rPr>
                <w:rFonts w:ascii="Calibri" w:hAnsi="Calibri"/>
                <w:sz w:val="18"/>
                <w:szCs w:val="18"/>
              </w:rPr>
            </w:pPr>
            <w:r w:rsidRPr="00FC6D8B">
              <w:rPr>
                <w:rFonts w:ascii="Calibri" w:hAnsi="Calibri"/>
                <w:sz w:val="18"/>
                <w:szCs w:val="18"/>
              </w:rPr>
              <w:t xml:space="preserve">Compliance Statement: &lt;&lt; If all indoor units listed in E01 indicate a compliant result in E03, then text result= "SC system complies with Minimum System Airflow Rate Verification"; else text result= "SC system does not comply with </w:t>
            </w:r>
            <w:del w:id="82" w:author="Alhabibi, Haider@Energy" w:date="2021-10-27T12:19:00Z">
              <w:r w:rsidRPr="00FC6D8B" w:rsidDel="00777FD0">
                <w:rPr>
                  <w:rFonts w:ascii="Calibri" w:hAnsi="Calibri"/>
                  <w:sz w:val="18"/>
                  <w:szCs w:val="18"/>
                </w:rPr>
                <w:delText xml:space="preserve">with </w:delText>
              </w:r>
            </w:del>
            <w:r w:rsidRPr="00FC6D8B">
              <w:rPr>
                <w:rFonts w:ascii="Calibri" w:hAnsi="Calibri"/>
                <w:sz w:val="18"/>
                <w:szCs w:val="18"/>
              </w:rPr>
              <w:t>Minimum System Airflow Rate Verification", and do not allow this MCH-25 to be registered</w:t>
            </w:r>
            <w:ins w:id="83" w:author="Alhabibi, Haider@Energy" w:date="2022-03-09T06:43:00Z">
              <w:r w:rsidR="00E02819">
                <w:rPr>
                  <w:rFonts w:ascii="Calibri" w:hAnsi="Calibri"/>
                  <w:sz w:val="18"/>
                  <w:szCs w:val="18"/>
                </w:rPr>
                <w:t>&gt;&gt;</w:t>
              </w:r>
            </w:ins>
            <w:del w:id="84" w:author="Alhabibi, Haider@Energy" w:date="2022-03-09T06:43:00Z">
              <w:r w:rsidRPr="00FC6D8B" w:rsidDel="00E02819">
                <w:rPr>
                  <w:rFonts w:ascii="Calibri" w:hAnsi="Calibri"/>
                  <w:sz w:val="18"/>
                  <w:szCs w:val="18"/>
                </w:rPr>
                <w:delText>.</w:delText>
              </w:r>
            </w:del>
          </w:p>
        </w:tc>
      </w:tr>
      <w:tr w:rsidR="00FC6D8B" w:rsidRPr="006A3EEB" w14:paraId="56B625BD" w14:textId="77777777" w:rsidTr="38BD9EDA">
        <w:trPr>
          <w:cantSplit/>
        </w:trPr>
        <w:tc>
          <w:tcPr>
            <w:tcW w:w="10998" w:type="dxa"/>
            <w:gridSpan w:val="4"/>
          </w:tcPr>
          <w:p w14:paraId="3A93E49D" w14:textId="77777777" w:rsidR="00FC6D8B" w:rsidRPr="006A3EEB" w:rsidRDefault="00FC6D8B" w:rsidP="005B7D6D">
            <w:pPr>
              <w:rPr>
                <w:rFonts w:ascii="Calibri" w:hAnsi="Calibri"/>
                <w:sz w:val="18"/>
                <w:szCs w:val="18"/>
              </w:rPr>
            </w:pPr>
            <w:r w:rsidRPr="006A3EEB">
              <w:rPr>
                <w:rFonts w:ascii="Calibri" w:hAnsi="Calibri"/>
                <w:sz w:val="18"/>
                <w:szCs w:val="18"/>
              </w:rPr>
              <w:t>Notes:</w:t>
            </w:r>
          </w:p>
        </w:tc>
      </w:tr>
    </w:tbl>
    <w:p w14:paraId="70254254" w14:textId="77777777" w:rsidR="00693599" w:rsidRDefault="006935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
        <w:gridCol w:w="4848"/>
        <w:gridCol w:w="5392"/>
      </w:tblGrid>
      <w:tr w:rsidR="00C063EB" w:rsidRPr="0083610D" w14:paraId="11F90E0A" w14:textId="77777777" w:rsidTr="00FC6D8B">
        <w:trPr>
          <w:cantSplit/>
          <w:trHeight w:val="432"/>
        </w:trPr>
        <w:tc>
          <w:tcPr>
            <w:tcW w:w="11016" w:type="dxa"/>
            <w:gridSpan w:val="3"/>
            <w:vAlign w:val="center"/>
          </w:tcPr>
          <w:p w14:paraId="11F90E08" w14:textId="08E09E4F" w:rsidR="00C063EB" w:rsidRPr="0083610D" w:rsidRDefault="00C063EB" w:rsidP="00F77A0A">
            <w:pPr>
              <w:keepNext/>
              <w:rPr>
                <w:rFonts w:ascii="Calibri" w:hAnsi="Calibri"/>
                <w:b/>
              </w:rPr>
            </w:pPr>
            <w:r w:rsidRPr="0083610D">
              <w:rPr>
                <w:rFonts w:ascii="Calibri" w:hAnsi="Calibri"/>
                <w:b/>
              </w:rPr>
              <w:lastRenderedPageBreak/>
              <w:t xml:space="preserve">F. Data Collection </w:t>
            </w:r>
          </w:p>
          <w:p w14:paraId="11F90E09" w14:textId="5E107A94" w:rsidR="00C063EB" w:rsidRPr="0083610D" w:rsidRDefault="00D55BC2" w:rsidP="00F77A0A">
            <w:pPr>
              <w:keepNext/>
              <w:rPr>
                <w:rFonts w:ascii="Calibri" w:hAnsi="Calibri"/>
              </w:rPr>
            </w:pPr>
            <w:ins w:id="85" w:author="Alhabibi, Haider@Energy" w:date="2022-03-08T20:02:00Z">
              <w:r>
                <w:rPr>
                  <w:rFonts w:ascii="Calibri" w:hAnsi="Calibri"/>
                  <w:sz w:val="18"/>
                  <w:szCs w:val="18"/>
                </w:rPr>
                <w:t>&lt;&lt;Static Text - see the top&gt;&gt;</w:t>
              </w:r>
            </w:ins>
            <w:del w:id="86" w:author="Alhabibi, Haider@Energy" w:date="2022-03-08T20:02:00Z">
              <w:r w:rsidR="00C063EB" w:rsidRPr="00DC2134" w:rsidDel="00D55BC2">
                <w:rPr>
                  <w:rFonts w:ascii="Calibri" w:hAnsi="Calibri"/>
                  <w:sz w:val="18"/>
                </w:rPr>
                <w:delText>Procedures for determining Refrigerant Charge using the Standard Charge Verification Procedure are given in Reference Residential Appendix RA3.2.2 and RA3.2.2.2</w:delText>
              </w:r>
              <w:r w:rsidR="001D562C" w:rsidRPr="00DC2134" w:rsidDel="00D55BC2">
                <w:rPr>
                  <w:rFonts w:ascii="Calibri" w:hAnsi="Calibri"/>
                  <w:sz w:val="18"/>
                </w:rPr>
                <w:delText>.</w:delText>
              </w:r>
            </w:del>
          </w:p>
        </w:tc>
      </w:tr>
      <w:tr w:rsidR="00C063EB" w:rsidRPr="0083610D" w14:paraId="11F90E0E" w14:textId="77777777" w:rsidTr="00FC6D8B">
        <w:trPr>
          <w:cantSplit/>
          <w:trHeight w:val="432"/>
        </w:trPr>
        <w:tc>
          <w:tcPr>
            <w:tcW w:w="557" w:type="dxa"/>
            <w:vAlign w:val="center"/>
          </w:tcPr>
          <w:p w14:paraId="11F90E0B" w14:textId="77777777" w:rsidR="00C063EB" w:rsidRPr="0083610D" w:rsidRDefault="00C063EB">
            <w:pPr>
              <w:pStyle w:val="Header"/>
              <w:keepNext/>
              <w:tabs>
                <w:tab w:val="clear" w:pos="4320"/>
                <w:tab w:val="clear" w:pos="8640"/>
              </w:tabs>
              <w:rPr>
                <w:rFonts w:ascii="Calibri" w:hAnsi="Calibri"/>
                <w:sz w:val="22"/>
              </w:rPr>
            </w:pPr>
            <w:r w:rsidRPr="0083610D">
              <w:rPr>
                <w:rFonts w:ascii="Calibri" w:hAnsi="Calibri"/>
              </w:rPr>
              <w:t>01</w:t>
            </w:r>
          </w:p>
        </w:tc>
        <w:tc>
          <w:tcPr>
            <w:tcW w:w="4951" w:type="dxa"/>
            <w:vAlign w:val="center"/>
          </w:tcPr>
          <w:p w14:paraId="11F90E0C" w14:textId="2302F88D" w:rsidR="00C063EB" w:rsidRPr="0083610D" w:rsidRDefault="00C063EB" w:rsidP="0085623F">
            <w:pPr>
              <w:pStyle w:val="Header"/>
              <w:keepNext/>
              <w:tabs>
                <w:tab w:val="clear" w:pos="4320"/>
                <w:tab w:val="clear" w:pos="8640"/>
              </w:tabs>
              <w:rPr>
                <w:rFonts w:ascii="Calibri" w:hAnsi="Calibri"/>
                <w:sz w:val="22"/>
              </w:rPr>
            </w:pPr>
            <w:r w:rsidRPr="0083610D">
              <w:rPr>
                <w:rFonts w:ascii="Calibri" w:hAnsi="Calibri"/>
              </w:rPr>
              <w:t xml:space="preserve">Lowest </w:t>
            </w:r>
            <w:r w:rsidR="00611D9D">
              <w:rPr>
                <w:rFonts w:ascii="Calibri" w:hAnsi="Calibri"/>
              </w:rPr>
              <w:t>R</w:t>
            </w:r>
            <w:r w:rsidRPr="0083610D">
              <w:rPr>
                <w:rFonts w:ascii="Calibri" w:hAnsi="Calibri"/>
              </w:rPr>
              <w:t xml:space="preserve">eturn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611D9D">
              <w:rPr>
                <w:rFonts w:ascii="Calibri" w:hAnsi="Calibri"/>
              </w:rPr>
              <w:t>T</w:t>
            </w:r>
            <w:r w:rsidRPr="0083610D">
              <w:rPr>
                <w:rFonts w:ascii="Calibri" w:hAnsi="Calibri"/>
              </w:rPr>
              <w:t xml:space="preserve">emperature that </w:t>
            </w:r>
            <w:r w:rsidR="00611D9D">
              <w:rPr>
                <w:rFonts w:ascii="Calibri" w:hAnsi="Calibri"/>
              </w:rPr>
              <w:t>O</w:t>
            </w:r>
            <w:r w:rsidRPr="0083610D">
              <w:rPr>
                <w:rFonts w:ascii="Calibri" w:hAnsi="Calibri"/>
              </w:rPr>
              <w:t xml:space="preserve">ccurred </w:t>
            </w:r>
            <w:r w:rsidR="00611D9D">
              <w:rPr>
                <w:rFonts w:ascii="Calibri" w:hAnsi="Calibri"/>
              </w:rPr>
              <w:t>D</w:t>
            </w:r>
            <w:r w:rsidRPr="0083610D">
              <w:rPr>
                <w:rFonts w:ascii="Calibri" w:hAnsi="Calibri"/>
              </w:rPr>
              <w:t xml:space="preserve">uring the </w:t>
            </w:r>
            <w:r w:rsidR="00611D9D">
              <w:rPr>
                <w:rFonts w:ascii="Calibri" w:hAnsi="Calibri"/>
              </w:rPr>
              <w:t>R</w:t>
            </w:r>
            <w:r w:rsidRPr="0083610D">
              <w:rPr>
                <w:rFonts w:ascii="Calibri" w:hAnsi="Calibri"/>
              </w:rPr>
              <w:t xml:space="preserve">efrigerant </w:t>
            </w:r>
            <w:r w:rsidR="00611D9D">
              <w:rPr>
                <w:rFonts w:ascii="Calibri" w:hAnsi="Calibri"/>
              </w:rPr>
              <w:t>C</w:t>
            </w:r>
            <w:r w:rsidRPr="0083610D">
              <w:rPr>
                <w:rFonts w:ascii="Calibri" w:hAnsi="Calibri"/>
              </w:rPr>
              <w:t xml:space="preserve">harge </w:t>
            </w:r>
            <w:r w:rsidR="00611D9D">
              <w:rPr>
                <w:rFonts w:ascii="Calibri" w:hAnsi="Calibri"/>
              </w:rPr>
              <w:t>V</w:t>
            </w:r>
            <w:r w:rsidRPr="0083610D">
              <w:rPr>
                <w:rFonts w:ascii="Calibri" w:hAnsi="Calibri"/>
              </w:rPr>
              <w:t xml:space="preserve">erification </w:t>
            </w:r>
            <w:r w:rsidR="00611D9D">
              <w:rPr>
                <w:rFonts w:ascii="Calibri" w:hAnsi="Calibri"/>
              </w:rPr>
              <w:t>P</w:t>
            </w:r>
            <w:r w:rsidRPr="0083610D">
              <w:rPr>
                <w:rFonts w:ascii="Calibri" w:hAnsi="Calibri"/>
              </w:rPr>
              <w:t>rocedure (</w:t>
            </w:r>
            <w:r w:rsidR="0085623F">
              <w:rPr>
                <w:rFonts w:ascii="Calibri" w:hAnsi="Calibri"/>
              </w:rPr>
              <w:t>°</w:t>
            </w:r>
            <w:r w:rsidRPr="0083610D">
              <w:rPr>
                <w:rFonts w:ascii="Calibri" w:hAnsi="Calibri"/>
              </w:rPr>
              <w:t>F)</w:t>
            </w:r>
          </w:p>
        </w:tc>
        <w:tc>
          <w:tcPr>
            <w:tcW w:w="5508" w:type="dxa"/>
            <w:vAlign w:val="center"/>
          </w:tcPr>
          <w:p w14:paraId="11F90E0D" w14:textId="77777777" w:rsidR="00C063EB" w:rsidRPr="0083610D" w:rsidRDefault="00C063EB">
            <w:pPr>
              <w:keepNext/>
              <w:spacing w:after="60"/>
              <w:rPr>
                <w:rFonts w:ascii="Calibri" w:hAnsi="Calibri"/>
                <w:sz w:val="22"/>
              </w:rPr>
            </w:pPr>
            <w:r w:rsidRPr="0083610D">
              <w:rPr>
                <w:rFonts w:ascii="Calibri" w:hAnsi="Calibri"/>
              </w:rPr>
              <w:t xml:space="preserve">&lt;&lt;user input: numeric: </w:t>
            </w:r>
            <w:proofErr w:type="spellStart"/>
            <w:r w:rsidRPr="0083610D">
              <w:rPr>
                <w:rFonts w:ascii="Calibri" w:hAnsi="Calibri"/>
              </w:rPr>
              <w:t>xxx.x</w:t>
            </w:r>
            <w:proofErr w:type="spellEnd"/>
            <w:r w:rsidRPr="0083610D">
              <w:rPr>
                <w:rFonts w:ascii="Calibri" w:hAnsi="Calibri"/>
              </w:rPr>
              <w:t>, (</w:t>
            </w:r>
            <w:proofErr w:type="gramStart"/>
            <w:r w:rsidRPr="0083610D">
              <w:rPr>
                <w:rFonts w:ascii="Calibri" w:hAnsi="Calibri"/>
              </w:rPr>
              <w:t>in order to</w:t>
            </w:r>
            <w:proofErr w:type="gramEnd"/>
            <w:r w:rsidRPr="0083610D">
              <w:rPr>
                <w:rFonts w:ascii="Calibri" w:hAnsi="Calibri"/>
              </w:rPr>
              <w:t xml:space="preserve"> have a verification that complies, the return air </w:t>
            </w:r>
            <w:proofErr w:type="spellStart"/>
            <w:r w:rsidRPr="0083610D">
              <w:rPr>
                <w:rFonts w:ascii="Calibri" w:hAnsi="Calibri"/>
              </w:rPr>
              <w:t>drybulb</w:t>
            </w:r>
            <w:proofErr w:type="spellEnd"/>
            <w:r w:rsidRPr="0083610D">
              <w:rPr>
                <w:rFonts w:ascii="Calibri" w:hAnsi="Calibri"/>
              </w:rPr>
              <w:t xml:space="preserve"> temperature must remain above 70F during the verification procedure), range = 0 to 130&gt;&gt;</w:t>
            </w:r>
          </w:p>
        </w:tc>
      </w:tr>
      <w:tr w:rsidR="00C063EB" w:rsidRPr="0083610D" w14:paraId="11F90E12" w14:textId="77777777" w:rsidTr="00FC6D8B">
        <w:trPr>
          <w:cantSplit/>
          <w:trHeight w:val="432"/>
        </w:trPr>
        <w:tc>
          <w:tcPr>
            <w:tcW w:w="557" w:type="dxa"/>
            <w:vAlign w:val="center"/>
          </w:tcPr>
          <w:p w14:paraId="11F90E0F" w14:textId="77777777" w:rsidR="00C063EB" w:rsidRPr="0083610D" w:rsidRDefault="00C063EB" w:rsidP="0024734D">
            <w:pPr>
              <w:pStyle w:val="FootnoteText"/>
              <w:keepNext/>
              <w:rPr>
                <w:rFonts w:ascii="Calibri" w:hAnsi="Calibri"/>
              </w:rPr>
            </w:pPr>
            <w:r w:rsidRPr="0083610D">
              <w:rPr>
                <w:rFonts w:ascii="Calibri" w:hAnsi="Calibri"/>
              </w:rPr>
              <w:t>02</w:t>
            </w:r>
          </w:p>
        </w:tc>
        <w:tc>
          <w:tcPr>
            <w:tcW w:w="4951" w:type="dxa"/>
            <w:vAlign w:val="center"/>
          </w:tcPr>
          <w:p w14:paraId="11F90E10" w14:textId="44060BB8" w:rsidR="00C063EB" w:rsidRPr="0083610D" w:rsidRDefault="00C063EB" w:rsidP="0085623F">
            <w:pPr>
              <w:keepNext/>
              <w:spacing w:after="60"/>
              <w:rPr>
                <w:rFonts w:ascii="Calibri" w:hAnsi="Calibri"/>
              </w:rPr>
            </w:pPr>
            <w:r w:rsidRPr="0083610D">
              <w:rPr>
                <w:rFonts w:ascii="Calibri" w:hAnsi="Calibri"/>
              </w:rPr>
              <w:t xml:space="preserve">Measured Condenser </w:t>
            </w:r>
            <w:r w:rsidR="00611D9D">
              <w:rPr>
                <w:rFonts w:ascii="Calibri" w:hAnsi="Calibri"/>
              </w:rPr>
              <w:t>A</w:t>
            </w:r>
            <w:r w:rsidRPr="0083610D">
              <w:rPr>
                <w:rFonts w:ascii="Calibri" w:hAnsi="Calibri"/>
              </w:rPr>
              <w:t xml:space="preserve">ir </w:t>
            </w:r>
            <w:r w:rsidR="00611D9D">
              <w:rPr>
                <w:rFonts w:ascii="Calibri" w:hAnsi="Calibri"/>
              </w:rPr>
              <w:t>E</w:t>
            </w:r>
            <w:r w:rsidRPr="0083610D">
              <w:rPr>
                <w:rFonts w:ascii="Calibri" w:hAnsi="Calibri"/>
              </w:rPr>
              <w:t xml:space="preserve">ntering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1" w14:textId="77777777" w:rsidR="00C063EB" w:rsidRPr="0083610D" w:rsidRDefault="00C063EB" w:rsidP="00CD342C">
            <w:pPr>
              <w:keepNext/>
              <w:spacing w:after="60"/>
              <w:rPr>
                <w:rFonts w:ascii="Calibri" w:hAnsi="Calibri"/>
              </w:rPr>
            </w:pPr>
            <w:r w:rsidRPr="0083610D">
              <w:rPr>
                <w:rFonts w:ascii="Calibri" w:hAnsi="Calibri"/>
              </w:rPr>
              <w:t xml:space="preserve">&lt;user input: numeric: </w:t>
            </w:r>
            <w:proofErr w:type="spellStart"/>
            <w:r w:rsidRPr="0083610D">
              <w:rPr>
                <w:rFonts w:ascii="Calibri" w:hAnsi="Calibri"/>
              </w:rPr>
              <w:t>xxx.x</w:t>
            </w:r>
            <w:proofErr w:type="spellEnd"/>
            <w:r w:rsidRPr="0083610D">
              <w:rPr>
                <w:rFonts w:ascii="Calibri" w:hAnsi="Calibri"/>
              </w:rPr>
              <w:t>, range = 0 to 130&gt;&gt;</w:t>
            </w:r>
          </w:p>
        </w:tc>
      </w:tr>
      <w:tr w:rsidR="00C063EB" w:rsidRPr="0083610D" w14:paraId="11F90E16" w14:textId="77777777" w:rsidTr="00FC6D8B">
        <w:trPr>
          <w:cantSplit/>
          <w:trHeight w:val="432"/>
        </w:trPr>
        <w:tc>
          <w:tcPr>
            <w:tcW w:w="557" w:type="dxa"/>
            <w:vAlign w:val="center"/>
          </w:tcPr>
          <w:p w14:paraId="11F90E13" w14:textId="77777777"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03</w:t>
            </w:r>
          </w:p>
        </w:tc>
        <w:tc>
          <w:tcPr>
            <w:tcW w:w="4951" w:type="dxa"/>
            <w:vAlign w:val="center"/>
          </w:tcPr>
          <w:p w14:paraId="11F90E14" w14:textId="0DA5408F"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5508" w:type="dxa"/>
            <w:vAlign w:val="center"/>
          </w:tcPr>
          <w:p w14:paraId="11F90E15" w14:textId="77777777" w:rsidR="00C063EB" w:rsidRPr="0083610D" w:rsidRDefault="00C063EB" w:rsidP="003C4B65">
            <w:pPr>
              <w:keepNext/>
              <w:spacing w:after="60"/>
              <w:rPr>
                <w:rFonts w:ascii="Calibri" w:hAnsi="Calibri"/>
              </w:rPr>
            </w:pPr>
            <w:r w:rsidRPr="0083610D">
              <w:rPr>
                <w:rFonts w:ascii="Calibri" w:hAnsi="Calibri"/>
              </w:rPr>
              <w:t xml:space="preserve">&lt;&lt;if </w:t>
            </w:r>
            <w:r w:rsidR="003C4B65">
              <w:rPr>
                <w:rFonts w:ascii="Calibri" w:hAnsi="Calibri"/>
              </w:rPr>
              <w:t>F</w:t>
            </w:r>
            <w:r w:rsidR="003C4B65" w:rsidRPr="0083610D">
              <w:rPr>
                <w:rFonts w:ascii="Calibri" w:hAnsi="Calibri"/>
              </w:rPr>
              <w:t>02</w:t>
            </w:r>
            <w:r w:rsidRPr="0083610D">
              <w:rPr>
                <w:rFonts w:ascii="Calibri" w:hAnsi="Calibri"/>
              </w:rPr>
              <w:t>&lt;55F or greater than 115F, then display text: "Superheat refrigerant charge verification method is not allowed to be used when the outdoor temperature is less than 55F or greater than 115F", do not proceed&gt;&gt;</w:t>
            </w:r>
          </w:p>
        </w:tc>
      </w:tr>
      <w:tr w:rsidR="00C063EB" w:rsidRPr="0083610D" w14:paraId="11F90E1A" w14:textId="77777777" w:rsidTr="00FC6D8B">
        <w:trPr>
          <w:cantSplit/>
          <w:trHeight w:val="432"/>
        </w:trPr>
        <w:tc>
          <w:tcPr>
            <w:tcW w:w="557" w:type="dxa"/>
            <w:vAlign w:val="center"/>
          </w:tcPr>
          <w:p w14:paraId="11F90E17" w14:textId="77777777" w:rsidR="00C063EB" w:rsidRPr="0083610D" w:rsidRDefault="00C063EB" w:rsidP="0024734D">
            <w:pPr>
              <w:pStyle w:val="FootnoteText"/>
              <w:keepNext/>
              <w:rPr>
                <w:rFonts w:ascii="Calibri" w:hAnsi="Calibri"/>
              </w:rPr>
            </w:pPr>
            <w:r w:rsidRPr="0083610D">
              <w:rPr>
                <w:rFonts w:ascii="Calibri" w:hAnsi="Calibri"/>
              </w:rPr>
              <w:t>04</w:t>
            </w:r>
          </w:p>
        </w:tc>
        <w:tc>
          <w:tcPr>
            <w:tcW w:w="4951" w:type="dxa"/>
            <w:vAlign w:val="center"/>
          </w:tcPr>
          <w:p w14:paraId="11F90E18" w14:textId="36FC6B29"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9"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1E" w14:textId="77777777" w:rsidTr="00FC6D8B">
        <w:trPr>
          <w:cantSplit/>
          <w:trHeight w:val="432"/>
        </w:trPr>
        <w:tc>
          <w:tcPr>
            <w:tcW w:w="557" w:type="dxa"/>
            <w:vAlign w:val="center"/>
          </w:tcPr>
          <w:p w14:paraId="11F90E1B" w14:textId="77777777" w:rsidR="00C063EB" w:rsidRPr="0083610D" w:rsidRDefault="00C063EB" w:rsidP="0024734D">
            <w:pPr>
              <w:pStyle w:val="FootnoteText"/>
              <w:keepNext/>
              <w:rPr>
                <w:rFonts w:ascii="Calibri" w:hAnsi="Calibri"/>
              </w:rPr>
            </w:pPr>
            <w:r w:rsidRPr="0083610D">
              <w:rPr>
                <w:rFonts w:ascii="Calibri" w:hAnsi="Calibri"/>
              </w:rPr>
              <w:t>05</w:t>
            </w:r>
          </w:p>
        </w:tc>
        <w:tc>
          <w:tcPr>
            <w:tcW w:w="4951" w:type="dxa"/>
            <w:vAlign w:val="center"/>
          </w:tcPr>
          <w:p w14:paraId="11F90E1C" w14:textId="0CA7CB28"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W</w:t>
            </w:r>
            <w:r w:rsidRPr="0083610D">
              <w:rPr>
                <w:rFonts w:ascii="Calibri" w:hAnsi="Calibri"/>
              </w:rPr>
              <w:t xml:space="preserve">et-bulb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D"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22" w14:textId="77777777" w:rsidTr="00FC6D8B">
        <w:trPr>
          <w:cantSplit/>
          <w:trHeight w:val="432"/>
        </w:trPr>
        <w:tc>
          <w:tcPr>
            <w:tcW w:w="557" w:type="dxa"/>
            <w:vAlign w:val="center"/>
          </w:tcPr>
          <w:p w14:paraId="11F90E1F" w14:textId="77777777" w:rsidR="00C063EB" w:rsidRPr="0083610D" w:rsidRDefault="00C063EB" w:rsidP="0024734D">
            <w:pPr>
              <w:keepNext/>
              <w:rPr>
                <w:rFonts w:ascii="Calibri" w:hAnsi="Calibri"/>
              </w:rPr>
            </w:pPr>
            <w:r w:rsidRPr="0083610D">
              <w:rPr>
                <w:rFonts w:ascii="Calibri" w:hAnsi="Calibri"/>
              </w:rPr>
              <w:t>06</w:t>
            </w:r>
          </w:p>
        </w:tc>
        <w:tc>
          <w:tcPr>
            <w:tcW w:w="4951" w:type="dxa"/>
            <w:vAlign w:val="center"/>
          </w:tcPr>
          <w:p w14:paraId="11F90E20" w14:textId="1C29670B" w:rsidR="00C063EB" w:rsidRPr="0083610D" w:rsidRDefault="00C063EB" w:rsidP="0085623F">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21" w14:textId="77777777" w:rsidR="00C063EB" w:rsidRPr="0083610D" w:rsidRDefault="00C063EB" w:rsidP="0024734D">
            <w:pPr>
              <w:keepNext/>
              <w:spacing w:after="60"/>
              <w:rPr>
                <w:rFonts w:ascii="Calibri" w:hAnsi="Calibri"/>
              </w:rPr>
            </w:pPr>
            <w:r w:rsidRPr="0083610D">
              <w:rPr>
                <w:rFonts w:ascii="Calibri" w:hAnsi="Calibri"/>
              </w:rPr>
              <w:t>&lt;&lt;user entry, check range = -40 to 150&gt;&gt;</w:t>
            </w:r>
          </w:p>
        </w:tc>
      </w:tr>
      <w:tr w:rsidR="00C063EB" w:rsidRPr="0083610D" w14:paraId="11F90E26" w14:textId="77777777" w:rsidTr="00FC6D8B">
        <w:trPr>
          <w:cantSplit/>
          <w:trHeight w:val="432"/>
        </w:trPr>
        <w:tc>
          <w:tcPr>
            <w:tcW w:w="557" w:type="dxa"/>
            <w:vAlign w:val="center"/>
          </w:tcPr>
          <w:p w14:paraId="11F90E23" w14:textId="77777777" w:rsidR="00C063EB" w:rsidRPr="0083610D" w:rsidRDefault="00C063EB" w:rsidP="0024734D">
            <w:pPr>
              <w:keepNext/>
              <w:rPr>
                <w:rFonts w:ascii="Calibri" w:hAnsi="Calibri"/>
              </w:rPr>
            </w:pPr>
            <w:r w:rsidRPr="0083610D">
              <w:rPr>
                <w:rFonts w:ascii="Calibri" w:hAnsi="Calibri"/>
              </w:rPr>
              <w:t>07</w:t>
            </w:r>
          </w:p>
        </w:tc>
        <w:tc>
          <w:tcPr>
            <w:tcW w:w="4951" w:type="dxa"/>
            <w:vAlign w:val="center"/>
          </w:tcPr>
          <w:p w14:paraId="11F90E24" w14:textId="63A84ACE" w:rsidR="00C063EB" w:rsidRPr="0083610D" w:rsidRDefault="00C063EB" w:rsidP="00611D9D">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5508" w:type="dxa"/>
            <w:vAlign w:val="center"/>
          </w:tcPr>
          <w:p w14:paraId="11F90E25" w14:textId="77777777" w:rsidR="00C063EB" w:rsidRPr="0083610D" w:rsidRDefault="00C063EB" w:rsidP="0024734D">
            <w:pPr>
              <w:keepNext/>
              <w:spacing w:after="60"/>
              <w:rPr>
                <w:rFonts w:ascii="Calibri" w:hAnsi="Calibri"/>
              </w:rPr>
            </w:pPr>
            <w:r w:rsidRPr="0083610D">
              <w:rPr>
                <w:rFonts w:ascii="Calibri" w:hAnsi="Calibri"/>
              </w:rPr>
              <w:t>&lt;&lt;user entry, check range = 0 to 400&gt;&gt;</w:t>
            </w:r>
          </w:p>
        </w:tc>
      </w:tr>
      <w:tr w:rsidR="00C063EB" w:rsidRPr="0083610D" w14:paraId="11F90E2B" w14:textId="77777777" w:rsidTr="00FC6D8B">
        <w:trPr>
          <w:cantSplit/>
          <w:trHeight w:val="432"/>
        </w:trPr>
        <w:tc>
          <w:tcPr>
            <w:tcW w:w="557" w:type="dxa"/>
            <w:vAlign w:val="center"/>
          </w:tcPr>
          <w:p w14:paraId="11F90E27" w14:textId="77777777" w:rsidR="00C063EB" w:rsidRPr="0083610D" w:rsidRDefault="00C063EB" w:rsidP="0024734D">
            <w:pPr>
              <w:keepNext/>
              <w:rPr>
                <w:rFonts w:ascii="Calibri" w:hAnsi="Calibri"/>
              </w:rPr>
            </w:pPr>
            <w:r w:rsidRPr="0083610D">
              <w:rPr>
                <w:rFonts w:ascii="Calibri" w:hAnsi="Calibri"/>
              </w:rPr>
              <w:t>08</w:t>
            </w:r>
          </w:p>
        </w:tc>
        <w:tc>
          <w:tcPr>
            <w:tcW w:w="4951" w:type="dxa"/>
            <w:vAlign w:val="center"/>
          </w:tcPr>
          <w:p w14:paraId="11F90E28" w14:textId="5FFAD43C" w:rsidR="00C063EB" w:rsidRPr="0083610D" w:rsidRDefault="00C063EB" w:rsidP="0024734D">
            <w:pPr>
              <w:keepNext/>
              <w:rPr>
                <w:rFonts w:ascii="Calibri" w:hAnsi="Calibri"/>
              </w:rPr>
            </w:pPr>
            <w:r w:rsidRPr="0083610D">
              <w:rPr>
                <w:rFonts w:ascii="Calibri" w:hAnsi="Calibri"/>
              </w:rPr>
              <w:t xml:space="preserve">Evaporator </w:t>
            </w:r>
            <w:r w:rsidR="00611D9D">
              <w:rPr>
                <w:rFonts w:ascii="Calibri" w:hAnsi="Calibri"/>
              </w:rPr>
              <w:t>S</w:t>
            </w:r>
            <w:r w:rsidRPr="0083610D">
              <w:rPr>
                <w:rFonts w:ascii="Calibri" w:hAnsi="Calibri"/>
              </w:rPr>
              <w:t xml:space="preserve">aturation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E29" w14:textId="7B62DC98" w:rsidR="00C063EB" w:rsidRPr="0083610D" w:rsidRDefault="00C063EB" w:rsidP="0085623F">
            <w:pPr>
              <w:keepNext/>
              <w:rPr>
                <w:rFonts w:ascii="Calibri" w:hAnsi="Calibri"/>
              </w:rPr>
            </w:pPr>
            <w:r w:rsidRPr="0083610D">
              <w:rPr>
                <w:rFonts w:ascii="Calibri" w:hAnsi="Calibri"/>
              </w:rPr>
              <w:t xml:space="preserve">from </w:t>
            </w:r>
            <w:r w:rsidR="00611D9D">
              <w:rPr>
                <w:rFonts w:ascii="Calibri" w:hAnsi="Calibri"/>
              </w:rPr>
              <w:t>D</w:t>
            </w:r>
            <w:r w:rsidRPr="0083610D">
              <w:rPr>
                <w:rFonts w:ascii="Calibri" w:hAnsi="Calibri"/>
              </w:rPr>
              <w:t xml:space="preserve">igital </w:t>
            </w:r>
            <w:r w:rsidR="00611D9D">
              <w:rPr>
                <w:rFonts w:ascii="Calibri" w:hAnsi="Calibri"/>
              </w:rPr>
              <w:t>G</w:t>
            </w:r>
            <w:r w:rsidRPr="0083610D">
              <w:rPr>
                <w:rFonts w:ascii="Calibri" w:hAnsi="Calibri"/>
              </w:rPr>
              <w:t>auge or P-T Table using Line F07 (</w:t>
            </w:r>
            <w:r w:rsidR="0085623F">
              <w:rPr>
                <w:rFonts w:ascii="Calibri" w:hAnsi="Calibri"/>
              </w:rPr>
              <w:t>°</w:t>
            </w:r>
            <w:r w:rsidRPr="0083610D">
              <w:rPr>
                <w:rFonts w:ascii="Calibri" w:hAnsi="Calibri"/>
              </w:rPr>
              <w:t>F)</w:t>
            </w:r>
          </w:p>
        </w:tc>
        <w:tc>
          <w:tcPr>
            <w:tcW w:w="5508" w:type="dxa"/>
            <w:vAlign w:val="center"/>
          </w:tcPr>
          <w:p w14:paraId="11F90E2A" w14:textId="77777777" w:rsidR="00C063EB" w:rsidRPr="0083610D" w:rsidRDefault="00C063EB" w:rsidP="003E31A0">
            <w:pPr>
              <w:keepNext/>
              <w:spacing w:after="60"/>
              <w:rPr>
                <w:rFonts w:ascii="Calibri" w:hAnsi="Calibri"/>
              </w:rPr>
            </w:pPr>
            <w:r w:rsidRPr="0083610D">
              <w:rPr>
                <w:rFonts w:ascii="Calibri" w:hAnsi="Calibri"/>
              </w:rPr>
              <w:t>&lt;&lt;user entry, check range = -40 to 150&gt;&gt;</w:t>
            </w:r>
          </w:p>
        </w:tc>
      </w:tr>
      <w:tr w:rsidR="00C063EB" w:rsidRPr="0083610D" w14:paraId="11F90E2F" w14:textId="77777777" w:rsidTr="00FC6D8B">
        <w:trPr>
          <w:cantSplit/>
          <w:trHeight w:val="432"/>
        </w:trPr>
        <w:tc>
          <w:tcPr>
            <w:tcW w:w="557" w:type="dxa"/>
            <w:vAlign w:val="center"/>
          </w:tcPr>
          <w:p w14:paraId="11F90E2C" w14:textId="77777777" w:rsidR="00C063EB" w:rsidRPr="0083610D" w:rsidRDefault="00C063EB" w:rsidP="0024734D">
            <w:pPr>
              <w:keepNext/>
              <w:rPr>
                <w:rFonts w:ascii="Calibri" w:hAnsi="Calibri"/>
              </w:rPr>
            </w:pPr>
            <w:r w:rsidRPr="0083610D">
              <w:rPr>
                <w:rFonts w:ascii="Calibri" w:hAnsi="Calibri"/>
              </w:rPr>
              <w:t>09</w:t>
            </w:r>
          </w:p>
        </w:tc>
        <w:tc>
          <w:tcPr>
            <w:tcW w:w="4951" w:type="dxa"/>
            <w:vAlign w:val="center"/>
          </w:tcPr>
          <w:p w14:paraId="11F90E2D" w14:textId="1AB5BDFD" w:rsidR="00C063EB" w:rsidRPr="0083610D" w:rsidRDefault="00C063EB" w:rsidP="0085623F">
            <w:pPr>
              <w:keepNext/>
              <w:spacing w:after="60"/>
              <w:rPr>
                <w:rFonts w:ascii="Calibri" w:hAnsi="Calibri"/>
              </w:rPr>
            </w:pPr>
            <w:r w:rsidRPr="0083610D">
              <w:rPr>
                <w:rFonts w:ascii="Calibri" w:hAnsi="Calibri"/>
              </w:rPr>
              <w:t>Measured Superheat (Line F06 – Line F08) (</w:t>
            </w:r>
            <w:r w:rsidR="0085623F">
              <w:rPr>
                <w:rFonts w:ascii="Calibri" w:hAnsi="Calibri"/>
              </w:rPr>
              <w:t>°</w:t>
            </w:r>
            <w:r w:rsidRPr="0083610D">
              <w:rPr>
                <w:rFonts w:ascii="Calibri" w:hAnsi="Calibri"/>
              </w:rPr>
              <w:t>F)</w:t>
            </w:r>
          </w:p>
        </w:tc>
        <w:tc>
          <w:tcPr>
            <w:tcW w:w="5508" w:type="dxa"/>
            <w:vAlign w:val="center"/>
          </w:tcPr>
          <w:p w14:paraId="11F90E2E" w14:textId="77777777" w:rsidR="00C063EB" w:rsidRPr="0083610D" w:rsidRDefault="00C063EB" w:rsidP="0024734D">
            <w:pPr>
              <w:keepNext/>
              <w:spacing w:after="60"/>
              <w:rPr>
                <w:rFonts w:ascii="Calibri" w:hAnsi="Calibri"/>
              </w:rPr>
            </w:pPr>
            <w:r w:rsidRPr="0083610D">
              <w:rPr>
                <w:rFonts w:ascii="Calibri" w:hAnsi="Calibri"/>
              </w:rPr>
              <w:t>&lt;&lt;temperature, calculated (F06 – F08)&gt;&gt;</w:t>
            </w:r>
          </w:p>
        </w:tc>
      </w:tr>
      <w:tr w:rsidR="00C063EB" w:rsidRPr="0083610D" w14:paraId="11F90E33" w14:textId="77777777" w:rsidTr="00FC6D8B">
        <w:trPr>
          <w:cantSplit/>
          <w:trHeight w:val="432"/>
        </w:trPr>
        <w:tc>
          <w:tcPr>
            <w:tcW w:w="557" w:type="dxa"/>
            <w:vAlign w:val="center"/>
          </w:tcPr>
          <w:p w14:paraId="11F90E30" w14:textId="77777777" w:rsidR="00C063EB" w:rsidRPr="0083610D" w:rsidDel="00C76C40" w:rsidRDefault="00C063EB" w:rsidP="0024734D">
            <w:pPr>
              <w:keepNext/>
              <w:rPr>
                <w:rFonts w:ascii="Calibri" w:hAnsi="Calibri"/>
              </w:rPr>
            </w:pPr>
            <w:r w:rsidRPr="0083610D">
              <w:rPr>
                <w:rFonts w:ascii="Calibri" w:hAnsi="Calibri"/>
              </w:rPr>
              <w:t>10</w:t>
            </w:r>
          </w:p>
        </w:tc>
        <w:tc>
          <w:tcPr>
            <w:tcW w:w="4951" w:type="dxa"/>
            <w:vAlign w:val="center"/>
          </w:tcPr>
          <w:p w14:paraId="11F90E31" w14:textId="494655AC" w:rsidR="00C063EB" w:rsidRPr="0083610D" w:rsidRDefault="00C063EB" w:rsidP="0085623F">
            <w:pPr>
              <w:keepNext/>
              <w:spacing w:after="60"/>
              <w:rPr>
                <w:rFonts w:ascii="Calibri" w:hAnsi="Calibri"/>
              </w:rPr>
            </w:pPr>
            <w:r w:rsidRPr="0083610D">
              <w:rPr>
                <w:rFonts w:ascii="Calibri" w:hAnsi="Calibri"/>
              </w:rPr>
              <w:t>Target Superheat (from Table RA3.2-2, using F02 and F05) (</w:t>
            </w:r>
            <w:r w:rsidR="0085623F">
              <w:rPr>
                <w:rFonts w:ascii="Calibri" w:hAnsi="Calibri"/>
              </w:rPr>
              <w:t>°</w:t>
            </w:r>
            <w:r w:rsidRPr="0083610D">
              <w:rPr>
                <w:rFonts w:ascii="Calibri" w:hAnsi="Calibri"/>
              </w:rPr>
              <w:t>F)</w:t>
            </w:r>
          </w:p>
        </w:tc>
        <w:tc>
          <w:tcPr>
            <w:tcW w:w="5508" w:type="dxa"/>
            <w:vAlign w:val="center"/>
          </w:tcPr>
          <w:p w14:paraId="11F90E32" w14:textId="77777777" w:rsidR="00C063EB" w:rsidRPr="0083610D" w:rsidRDefault="00C063EB" w:rsidP="0024734D">
            <w:pPr>
              <w:keepNext/>
              <w:spacing w:after="60"/>
              <w:rPr>
                <w:rFonts w:ascii="Calibri" w:hAnsi="Calibri"/>
              </w:rPr>
            </w:pPr>
            <w:r w:rsidRPr="0083610D">
              <w:rPr>
                <w:rFonts w:ascii="Calibri" w:hAnsi="Calibri"/>
              </w:rPr>
              <w:t>&lt;&lt;user entry, check range = 0 to 50&gt;&gt;</w:t>
            </w:r>
          </w:p>
        </w:tc>
      </w:tr>
      <w:tr w:rsidR="00C063EB" w:rsidRPr="0083610D" w14:paraId="11F90E36" w14:textId="77777777" w:rsidTr="00FC6D8B">
        <w:trPr>
          <w:cantSplit/>
          <w:trHeight w:val="432"/>
        </w:trPr>
        <w:tc>
          <w:tcPr>
            <w:tcW w:w="557" w:type="dxa"/>
            <w:vAlign w:val="center"/>
          </w:tcPr>
          <w:p w14:paraId="11F90E34" w14:textId="77777777" w:rsidR="00C063EB" w:rsidRPr="0083610D" w:rsidDel="00C76C40" w:rsidRDefault="00C063EB" w:rsidP="0024734D">
            <w:pPr>
              <w:keepNext/>
              <w:rPr>
                <w:rFonts w:ascii="Calibri" w:hAnsi="Calibri"/>
              </w:rPr>
            </w:pPr>
            <w:r w:rsidRPr="0083610D">
              <w:rPr>
                <w:rFonts w:ascii="Calibri" w:hAnsi="Calibri"/>
              </w:rPr>
              <w:t>11</w:t>
            </w:r>
          </w:p>
        </w:tc>
        <w:tc>
          <w:tcPr>
            <w:tcW w:w="10459" w:type="dxa"/>
            <w:gridSpan w:val="2"/>
            <w:vAlign w:val="center"/>
          </w:tcPr>
          <w:p w14:paraId="11F90E35" w14:textId="5526305B" w:rsidR="00C063EB" w:rsidRPr="0083610D" w:rsidRDefault="00C063EB" w:rsidP="00206C12">
            <w:pPr>
              <w:keepNext/>
              <w:spacing w:after="60"/>
              <w:rPr>
                <w:rFonts w:ascii="Calibri" w:hAnsi="Calibri"/>
              </w:rPr>
            </w:pPr>
            <w:r w:rsidRPr="0083610D">
              <w:rPr>
                <w:rFonts w:ascii="Calibri" w:hAnsi="Calibri"/>
              </w:rPr>
              <w:t xml:space="preserve">Compliance Statement: &lt;&lt;if </w:t>
            </w:r>
            <w:r w:rsidR="002B75F6">
              <w:rPr>
                <w:rFonts w:ascii="Calibri" w:hAnsi="Calibri"/>
              </w:rPr>
              <w:t>F0</w:t>
            </w:r>
            <w:r w:rsidR="00947E11">
              <w:rPr>
                <w:rFonts w:ascii="Calibri" w:hAnsi="Calibri"/>
              </w:rPr>
              <w:t>1</w:t>
            </w:r>
            <w:r w:rsidR="002B75F6">
              <w:rPr>
                <w:rFonts w:ascii="Calibri" w:hAnsi="Calibri"/>
              </w:rPr>
              <w:t xml:space="preserve"> </w:t>
            </w:r>
            <w:r w:rsidR="00947E11">
              <w:rPr>
                <w:rFonts w:ascii="Calibri" w:hAnsi="Calibri"/>
              </w:rPr>
              <w:t>≥</w:t>
            </w:r>
            <w:r w:rsidR="002B75F6">
              <w:rPr>
                <w:rFonts w:ascii="Calibri" w:hAnsi="Calibri"/>
              </w:rPr>
              <w:t xml:space="preserve"> </w:t>
            </w:r>
            <w:r w:rsidR="00947E11">
              <w:rPr>
                <w:rFonts w:ascii="Calibri" w:hAnsi="Calibri"/>
              </w:rPr>
              <w:t xml:space="preserve">70, and </w:t>
            </w:r>
            <w:r w:rsidRPr="0083610D">
              <w:rPr>
                <w:rFonts w:ascii="Calibri" w:hAnsi="Calibri"/>
              </w:rPr>
              <w:t>ABS(F09 – F10) ≤ 5, then display text: “System complies with Refrigerant Charge Verification requirement by use of the Superheat Method”; else display text: "System does not comply"</w:t>
            </w:r>
            <w:ins w:id="87" w:author="Alhabibi, Haider@Energy" w:date="2022-03-09T06:44:00Z">
              <w:r w:rsidR="00F24100">
                <w:rPr>
                  <w:rFonts w:ascii="Calibri" w:hAnsi="Calibri"/>
                </w:rPr>
                <w:t>&gt;&gt;</w:t>
              </w:r>
            </w:ins>
            <w:r w:rsidRPr="0083610D">
              <w:rPr>
                <w:rFonts w:ascii="Calibri" w:hAnsi="Calibri"/>
              </w:rPr>
              <w:t xml:space="preserve"> </w:t>
            </w:r>
          </w:p>
        </w:tc>
      </w:tr>
    </w:tbl>
    <w:p w14:paraId="11F90E37" w14:textId="77777777" w:rsidR="00C063EB" w:rsidRPr="0083610D" w:rsidRDefault="00C063EB" w:rsidP="001C1920">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E39" w14:textId="77777777" w:rsidR="00C063EB" w:rsidRPr="0083610D" w:rsidRDefault="00C063EB" w:rsidP="00F77A0A">
      <w:pPr>
        <w:keepNext/>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C063EB" w:rsidRPr="0083610D" w14:paraId="11F90E3D" w14:textId="77777777" w:rsidTr="004E4BEE">
        <w:tc>
          <w:tcPr>
            <w:tcW w:w="11016" w:type="dxa"/>
          </w:tcPr>
          <w:p w14:paraId="11F90E3C" w14:textId="3614F770" w:rsidR="00C063EB" w:rsidRPr="0083610D" w:rsidRDefault="00F77A0A" w:rsidP="00A26238">
            <w:pPr>
              <w:keepNext/>
              <w:rPr>
                <w:rFonts w:ascii="Calibri" w:hAnsi="Calibri"/>
                <w:b/>
              </w:rPr>
            </w:pPr>
            <w:r>
              <w:rPr>
                <w:rFonts w:ascii="Calibri" w:hAnsi="Calibri"/>
                <w:b/>
              </w:rPr>
              <w:t xml:space="preserve">MCH-25d - </w:t>
            </w:r>
            <w:r w:rsidR="00A26238">
              <w:rPr>
                <w:rFonts w:ascii="Calibri" w:hAnsi="Calibri"/>
                <w:b/>
              </w:rPr>
              <w:t>Refrigerant Charge Verification</w:t>
            </w:r>
            <w:r w:rsidR="00C063EB" w:rsidRPr="0083610D">
              <w:rPr>
                <w:rFonts w:ascii="Calibri" w:hAnsi="Calibri"/>
                <w:b/>
              </w:rPr>
              <w:t xml:space="preserve"> </w:t>
            </w:r>
            <w:r w:rsidR="00A26238">
              <w:rPr>
                <w:rFonts w:ascii="Calibri" w:hAnsi="Calibri"/>
                <w:b/>
              </w:rPr>
              <w:t>-</w:t>
            </w:r>
            <w:r w:rsidR="00C063EB" w:rsidRPr="0083610D">
              <w:rPr>
                <w:rFonts w:ascii="Calibri" w:hAnsi="Calibri"/>
                <w:b/>
              </w:rPr>
              <w:t xml:space="preserve"> </w:t>
            </w:r>
            <w:r w:rsidR="00A26238">
              <w:rPr>
                <w:rFonts w:ascii="Calibri" w:hAnsi="Calibri"/>
                <w:b/>
              </w:rPr>
              <w:t>Fault Indicator Display (</w:t>
            </w:r>
            <w:r w:rsidR="004F4203">
              <w:rPr>
                <w:rFonts w:ascii="Calibri" w:hAnsi="Calibri"/>
                <w:b/>
              </w:rPr>
              <w:t>FID</w:t>
            </w:r>
            <w:r w:rsidR="00A26238">
              <w:rPr>
                <w:rFonts w:ascii="Calibri" w:hAnsi="Calibri"/>
                <w:b/>
              </w:rPr>
              <w:t>)</w:t>
            </w:r>
          </w:p>
        </w:tc>
      </w:tr>
    </w:tbl>
    <w:p w14:paraId="11F90E3F" w14:textId="77777777" w:rsidR="00C063EB" w:rsidRPr="0083610D" w:rsidRDefault="00C063EB" w:rsidP="003F6B16">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C063EB" w:rsidRPr="0083610D" w14:paraId="11F90E43" w14:textId="77777777">
        <w:trPr>
          <w:cantSplit/>
          <w:trHeight w:val="504"/>
        </w:trPr>
        <w:tc>
          <w:tcPr>
            <w:tcW w:w="5000" w:type="pct"/>
            <w:gridSpan w:val="3"/>
            <w:vAlign w:val="center"/>
          </w:tcPr>
          <w:p w14:paraId="11F90E41" w14:textId="73F2DCE5" w:rsidR="00C063EB" w:rsidRPr="001A3C0E" w:rsidRDefault="00C063EB" w:rsidP="00F77A0A">
            <w:pPr>
              <w:rPr>
                <w:rFonts w:ascii="Calibri" w:hAnsi="Calibri"/>
                <w:b/>
              </w:rPr>
            </w:pPr>
            <w:r w:rsidRPr="001A3C0E">
              <w:rPr>
                <w:rFonts w:ascii="Calibri" w:hAnsi="Calibri"/>
                <w:b/>
              </w:rPr>
              <w:t xml:space="preserve">G. </w:t>
            </w:r>
            <w:r w:rsidR="004F4203" w:rsidRPr="001A3C0E">
              <w:rPr>
                <w:rFonts w:ascii="Calibri" w:hAnsi="Calibri"/>
                <w:b/>
              </w:rPr>
              <w:t>Fault Indicator Display</w:t>
            </w:r>
          </w:p>
          <w:p w14:paraId="3DF711FC" w14:textId="27CEF4D6" w:rsidR="00C063EB" w:rsidRPr="001A3C0E" w:rsidDel="00D55BC2" w:rsidRDefault="00D55BC2" w:rsidP="0054347E">
            <w:pPr>
              <w:rPr>
                <w:del w:id="88" w:author="Alhabibi, Haider@Energy" w:date="2022-03-08T20:02:00Z"/>
                <w:rFonts w:ascii="Calibri" w:hAnsi="Calibri"/>
                <w:sz w:val="18"/>
              </w:rPr>
            </w:pPr>
            <w:ins w:id="89" w:author="Alhabibi, Haider@Energy" w:date="2022-03-08T20:02:00Z">
              <w:r>
                <w:rPr>
                  <w:rFonts w:ascii="Calibri" w:hAnsi="Calibri"/>
                  <w:sz w:val="18"/>
                  <w:szCs w:val="18"/>
                </w:rPr>
                <w:t>&lt;&lt;Static Text - see the top&gt;&gt;</w:t>
              </w:r>
            </w:ins>
            <w:del w:id="90" w:author="Alhabibi, Haider@Energy" w:date="2022-03-08T20:02:00Z">
              <w:r w:rsidR="00C063EB" w:rsidRPr="001A3C0E" w:rsidDel="00D55BC2">
                <w:rPr>
                  <w:rFonts w:ascii="Calibri" w:hAnsi="Calibri"/>
                  <w:sz w:val="18"/>
                </w:rPr>
                <w:delText xml:space="preserve">Procedures for the </w:delText>
              </w:r>
              <w:r w:rsidR="004F4203" w:rsidRPr="001A3C0E" w:rsidDel="00D55BC2">
                <w:rPr>
                  <w:rFonts w:ascii="Calibri" w:hAnsi="Calibri"/>
                  <w:sz w:val="18"/>
                </w:rPr>
                <w:delText>Fault Indicator Display</w:delText>
              </w:r>
              <w:r w:rsidR="00C063EB" w:rsidRPr="001A3C0E" w:rsidDel="00D55BC2">
                <w:rPr>
                  <w:rFonts w:ascii="Calibri" w:hAnsi="Calibri"/>
                  <w:sz w:val="18"/>
                </w:rPr>
                <w:delText xml:space="preserve"> Verification are detailed in RA3.4.2</w:delText>
              </w:r>
              <w:r w:rsidR="001D562C" w:rsidRPr="001A3C0E" w:rsidDel="00D55BC2">
                <w:rPr>
                  <w:rFonts w:ascii="Calibri" w:hAnsi="Calibri"/>
                  <w:sz w:val="18"/>
                </w:rPr>
                <w:delText>.</w:delText>
              </w:r>
            </w:del>
          </w:p>
          <w:p w14:paraId="11F90E42" w14:textId="2FE0BBA6" w:rsidR="00F77A0A" w:rsidRPr="001A3C0E" w:rsidRDefault="00F77A0A" w:rsidP="0054347E">
            <w:pPr>
              <w:rPr>
                <w:rFonts w:ascii="Calibri" w:hAnsi="Calibri"/>
                <w:b/>
              </w:rPr>
            </w:pPr>
            <w:r w:rsidRPr="001A3C0E">
              <w:rPr>
                <w:rFonts w:ascii="Calibri" w:hAnsi="Calibri"/>
              </w:rPr>
              <w:t>&lt;&lt;If A1</w:t>
            </w:r>
            <w:r w:rsidR="007F60F5" w:rsidRPr="001A3C0E">
              <w:rPr>
                <w:rFonts w:ascii="Calibri" w:hAnsi="Calibri"/>
              </w:rPr>
              <w:t>1</w:t>
            </w:r>
            <w:r w:rsidRPr="001A3C0E">
              <w:rPr>
                <w:rFonts w:ascii="Calibri" w:hAnsi="Calibri"/>
              </w:rPr>
              <w:t xml:space="preserve"> = “This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tc>
      </w:tr>
      <w:tr w:rsidR="00C063EB" w:rsidRPr="0083610D" w14:paraId="11F90E47" w14:textId="77777777">
        <w:trPr>
          <w:cantSplit/>
          <w:trHeight w:val="144"/>
        </w:trPr>
        <w:tc>
          <w:tcPr>
            <w:tcW w:w="211" w:type="pct"/>
            <w:vAlign w:val="center"/>
          </w:tcPr>
          <w:p w14:paraId="11F90E44" w14:textId="77777777" w:rsidR="00C063EB" w:rsidRPr="0083610D" w:rsidRDefault="00C063EB" w:rsidP="0054347E">
            <w:pPr>
              <w:jc w:val="center"/>
              <w:rPr>
                <w:rFonts w:ascii="Calibri" w:hAnsi="Calibri"/>
              </w:rPr>
            </w:pPr>
            <w:r w:rsidRPr="0083610D">
              <w:rPr>
                <w:rFonts w:ascii="Calibri" w:hAnsi="Calibri"/>
              </w:rPr>
              <w:t>01</w:t>
            </w:r>
          </w:p>
        </w:tc>
        <w:tc>
          <w:tcPr>
            <w:tcW w:w="2288" w:type="pct"/>
            <w:vAlign w:val="center"/>
          </w:tcPr>
          <w:p w14:paraId="11F90E45" w14:textId="315EFFB9"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Manufacturer Name/Make</w:t>
            </w:r>
          </w:p>
        </w:tc>
        <w:tc>
          <w:tcPr>
            <w:tcW w:w="2500" w:type="pct"/>
          </w:tcPr>
          <w:p w14:paraId="11F90E46" w14:textId="77777777" w:rsidR="00C063EB" w:rsidRPr="0083610D" w:rsidRDefault="00C063EB" w:rsidP="009B1E97">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B" w14:textId="77777777">
        <w:trPr>
          <w:cantSplit/>
          <w:trHeight w:val="144"/>
        </w:trPr>
        <w:tc>
          <w:tcPr>
            <w:tcW w:w="211" w:type="pct"/>
            <w:vAlign w:val="center"/>
          </w:tcPr>
          <w:p w14:paraId="11F90E48" w14:textId="77777777" w:rsidR="00C063EB" w:rsidRPr="0083610D" w:rsidRDefault="00C063EB" w:rsidP="0054347E">
            <w:pPr>
              <w:jc w:val="center"/>
              <w:rPr>
                <w:rFonts w:ascii="Calibri" w:hAnsi="Calibri"/>
              </w:rPr>
            </w:pPr>
            <w:r w:rsidRPr="0083610D">
              <w:rPr>
                <w:rFonts w:ascii="Calibri" w:hAnsi="Calibri"/>
              </w:rPr>
              <w:t>02</w:t>
            </w:r>
          </w:p>
        </w:tc>
        <w:tc>
          <w:tcPr>
            <w:tcW w:w="2288" w:type="pct"/>
            <w:vAlign w:val="center"/>
          </w:tcPr>
          <w:p w14:paraId="11F90E49" w14:textId="2485233E"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Model Number</w:t>
            </w:r>
          </w:p>
        </w:tc>
        <w:tc>
          <w:tcPr>
            <w:tcW w:w="2500" w:type="pct"/>
          </w:tcPr>
          <w:p w14:paraId="11F90E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F" w14:textId="77777777">
        <w:trPr>
          <w:trHeight w:val="233"/>
        </w:trPr>
        <w:tc>
          <w:tcPr>
            <w:tcW w:w="211" w:type="pct"/>
            <w:tcBorders>
              <w:top w:val="nil"/>
            </w:tcBorders>
            <w:vAlign w:val="center"/>
          </w:tcPr>
          <w:p w14:paraId="11F90E4C" w14:textId="77777777" w:rsidR="00C063EB" w:rsidRPr="0083610D" w:rsidRDefault="00C063EB" w:rsidP="0054347E">
            <w:pPr>
              <w:jc w:val="center"/>
              <w:rPr>
                <w:rFonts w:ascii="Calibri" w:hAnsi="Calibri"/>
              </w:rPr>
            </w:pPr>
            <w:r w:rsidRPr="0083610D">
              <w:rPr>
                <w:rFonts w:ascii="Calibri" w:hAnsi="Calibri"/>
              </w:rPr>
              <w:t>03</w:t>
            </w:r>
          </w:p>
        </w:tc>
        <w:tc>
          <w:tcPr>
            <w:tcW w:w="2288" w:type="pct"/>
            <w:tcBorders>
              <w:top w:val="nil"/>
            </w:tcBorders>
            <w:vAlign w:val="center"/>
          </w:tcPr>
          <w:p w14:paraId="11F90E4D" w14:textId="4C9FC0FD" w:rsidR="00C063EB" w:rsidRPr="0083610D" w:rsidRDefault="00C063EB" w:rsidP="0054347E">
            <w:pPr>
              <w:rPr>
                <w:rFonts w:ascii="Calibri" w:hAnsi="Calibri"/>
              </w:rPr>
            </w:pPr>
            <w:r w:rsidRPr="0083610D">
              <w:rPr>
                <w:rFonts w:ascii="Calibri" w:hAnsi="Calibri"/>
              </w:rPr>
              <w:t>The display module is mounted adjacent to the system thermostat</w:t>
            </w:r>
            <w:r w:rsidR="00F77A0A">
              <w:rPr>
                <w:rFonts w:ascii="Calibri" w:hAnsi="Calibri"/>
              </w:rPr>
              <w:t>.</w:t>
            </w:r>
          </w:p>
        </w:tc>
        <w:tc>
          <w:tcPr>
            <w:tcW w:w="2500" w:type="pct"/>
            <w:tcBorders>
              <w:top w:val="nil"/>
            </w:tcBorders>
            <w:vAlign w:val="center"/>
          </w:tcPr>
          <w:p w14:paraId="11F90E4E"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3" w14:textId="77777777">
        <w:trPr>
          <w:trHeight w:val="233"/>
        </w:trPr>
        <w:tc>
          <w:tcPr>
            <w:tcW w:w="211" w:type="pct"/>
            <w:vAlign w:val="center"/>
          </w:tcPr>
          <w:p w14:paraId="11F90E50" w14:textId="77777777" w:rsidR="00C063EB" w:rsidRPr="0083610D" w:rsidRDefault="00C063EB" w:rsidP="0054347E">
            <w:pPr>
              <w:jc w:val="center"/>
              <w:rPr>
                <w:rFonts w:ascii="Calibri" w:hAnsi="Calibri"/>
              </w:rPr>
            </w:pPr>
            <w:r w:rsidRPr="0083610D">
              <w:rPr>
                <w:rFonts w:ascii="Calibri" w:hAnsi="Calibri"/>
              </w:rPr>
              <w:t>04</w:t>
            </w:r>
          </w:p>
        </w:tc>
        <w:tc>
          <w:tcPr>
            <w:tcW w:w="2288" w:type="pct"/>
            <w:vAlign w:val="center"/>
          </w:tcPr>
          <w:p w14:paraId="11F90E51" w14:textId="4B3D05BD" w:rsidR="00C063EB" w:rsidRPr="0083610D" w:rsidRDefault="00C063EB" w:rsidP="0054347E">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(Make and model found on CEC list of approved </w:t>
            </w:r>
            <w:r w:rsidR="004F4203">
              <w:rPr>
                <w:rFonts w:ascii="Calibri" w:hAnsi="Calibri"/>
              </w:rPr>
              <w:t>FID</w:t>
            </w:r>
            <w:r w:rsidRPr="0083610D">
              <w:rPr>
                <w:rFonts w:ascii="Calibri" w:hAnsi="Calibri"/>
              </w:rPr>
              <w:t xml:space="preserve"> devices)</w:t>
            </w:r>
            <w:r w:rsidR="00F77A0A">
              <w:rPr>
                <w:rFonts w:ascii="Calibri" w:hAnsi="Calibri"/>
              </w:rPr>
              <w:t>.</w:t>
            </w:r>
          </w:p>
        </w:tc>
        <w:tc>
          <w:tcPr>
            <w:tcW w:w="2500" w:type="pct"/>
            <w:vAlign w:val="center"/>
          </w:tcPr>
          <w:p w14:paraId="11F90E52"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7" w14:textId="77777777">
        <w:trPr>
          <w:trHeight w:val="278"/>
        </w:trPr>
        <w:tc>
          <w:tcPr>
            <w:tcW w:w="211" w:type="pct"/>
            <w:vAlign w:val="center"/>
          </w:tcPr>
          <w:p w14:paraId="11F90E54" w14:textId="77777777" w:rsidR="00C063EB" w:rsidRPr="0083610D" w:rsidRDefault="00C063EB" w:rsidP="0054347E">
            <w:pPr>
              <w:jc w:val="center"/>
              <w:rPr>
                <w:rFonts w:ascii="Calibri" w:hAnsi="Calibri"/>
              </w:rPr>
            </w:pPr>
            <w:r w:rsidRPr="0083610D">
              <w:rPr>
                <w:rFonts w:ascii="Calibri" w:hAnsi="Calibri"/>
              </w:rPr>
              <w:t>05</w:t>
            </w:r>
          </w:p>
        </w:tc>
        <w:tc>
          <w:tcPr>
            <w:tcW w:w="2288" w:type="pct"/>
            <w:vAlign w:val="center"/>
          </w:tcPr>
          <w:p w14:paraId="11F90E55" w14:textId="7F1206F0" w:rsidR="00C063EB" w:rsidRPr="0083610D" w:rsidRDefault="00C063EB" w:rsidP="00F77A0A">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r w:rsidR="00F77A0A">
              <w:rPr>
                <w:rFonts w:ascii="Calibri" w:hAnsi="Calibri"/>
              </w:rPr>
              <w:t xml:space="preserve"> </w:t>
            </w:r>
          </w:p>
        </w:tc>
        <w:tc>
          <w:tcPr>
            <w:tcW w:w="2500" w:type="pct"/>
            <w:vAlign w:val="center"/>
          </w:tcPr>
          <w:p w14:paraId="11F90E56"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bl>
    <w:p w14:paraId="11F90E58" w14:textId="77777777" w:rsidR="00C063EB" w:rsidRPr="0083610D" w:rsidRDefault="00C063EB" w:rsidP="003F6B16">
      <w:pPr>
        <w:pStyle w:val="Header"/>
        <w:tabs>
          <w:tab w:val="clear" w:pos="4320"/>
          <w:tab w:val="clear" w:pos="8640"/>
          <w:tab w:val="left" w:pos="360"/>
        </w:tabs>
        <w:rPr>
          <w:rFonts w:ascii="Calibri" w:hAnsi="Calibri"/>
        </w:rPr>
      </w:pPr>
    </w:p>
    <w:p w14:paraId="036FFDBD" w14:textId="77777777" w:rsidR="001D562C" w:rsidRDefault="001D562C">
      <w:r>
        <w:br w:type="page"/>
      </w: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Change w:id="91" w:author="Alhabibi, Haider@Energy" w:date="2022-03-08T20:02:00Z">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PrChange>
      </w:tblPr>
      <w:tblGrid>
        <w:gridCol w:w="473"/>
        <w:gridCol w:w="10291"/>
        <w:tblGridChange w:id="92">
          <w:tblGrid>
            <w:gridCol w:w="473"/>
            <w:gridCol w:w="10291"/>
          </w:tblGrid>
        </w:tblGridChange>
      </w:tblGrid>
      <w:tr w:rsidR="00ED7232" w:rsidRPr="0083610D" w14:paraId="11F90E5B" w14:textId="77777777" w:rsidTr="00866820">
        <w:trPr>
          <w:trHeight w:val="206"/>
          <w:trPrChange w:id="93" w:author="Alhabibi, Haider@Energy" w:date="2022-03-08T20:02:00Z">
            <w:trPr>
              <w:trHeight w:val="206"/>
            </w:trPr>
          </w:trPrChange>
        </w:trPr>
        <w:tc>
          <w:tcPr>
            <w:tcW w:w="10764" w:type="dxa"/>
            <w:gridSpan w:val="2"/>
            <w:vAlign w:val="center"/>
            <w:tcPrChange w:id="94" w:author="Alhabibi, Haider@Energy" w:date="2022-03-08T20:02:00Z">
              <w:tcPr>
                <w:tcW w:w="10946" w:type="dxa"/>
                <w:gridSpan w:val="2"/>
                <w:vAlign w:val="center"/>
              </w:tcPr>
            </w:tcPrChange>
          </w:tcPr>
          <w:p w14:paraId="4C004576" w14:textId="71A118E0" w:rsidR="00ED7232"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77A0A">
              <w:rPr>
                <w:rFonts w:ascii="Calibri" w:hAnsi="Calibri" w:cs="Arial"/>
                <w:b/>
                <w:caps/>
              </w:rPr>
              <w:lastRenderedPageBreak/>
              <w:t xml:space="preserve">H. </w:t>
            </w:r>
            <w:r w:rsidR="004F4203">
              <w:rPr>
                <w:rFonts w:ascii="Calibri" w:hAnsi="Calibri"/>
                <w:b/>
              </w:rPr>
              <w:t>Fault Indicator Display</w:t>
            </w:r>
            <w:r w:rsidR="00F77A0A" w:rsidRPr="00F77A0A">
              <w:rPr>
                <w:rFonts w:ascii="Calibri" w:hAnsi="Calibri"/>
                <w:b/>
              </w:rPr>
              <w:t xml:space="preserve"> – Additional Requirements</w:t>
            </w:r>
          </w:p>
          <w:p w14:paraId="7C45DAEB" w14:textId="77777777" w:rsidR="00F77A0A"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5" w:author="Alhabibi, Haider@Energy" w:date="2022-03-08T20:02:00Z"/>
                <w:rFonts w:ascii="Calibri" w:hAnsi="Calibri"/>
              </w:rPr>
            </w:pPr>
            <w:r w:rsidRPr="0083610D">
              <w:rPr>
                <w:rFonts w:ascii="Calibri" w:hAnsi="Calibri"/>
              </w:rPr>
              <w:t>&lt;&lt;If A1</w:t>
            </w:r>
            <w:r w:rsidR="007F60F5">
              <w:rPr>
                <w:rFonts w:ascii="Calibri" w:hAnsi="Calibri"/>
              </w:rPr>
              <w:t>1</w:t>
            </w:r>
            <w:r w:rsidRPr="0083610D">
              <w:rPr>
                <w:rFonts w:ascii="Calibri" w:hAnsi="Calibri"/>
              </w:rPr>
              <w:t xml:space="preserve"> = </w:t>
            </w:r>
            <w:r w:rsidRPr="001A3C0E">
              <w:rPr>
                <w:rFonts w:ascii="Calibri" w:hAnsi="Calibri"/>
              </w:rPr>
              <w:t xml:space="preserve">“This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p w14:paraId="11F90E5A" w14:textId="7443AB5D" w:rsidR="00866820" w:rsidRPr="00F77A0A" w:rsidRDefault="00866820"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ins w:id="96" w:author="Alhabibi, Haider@Energy" w:date="2022-03-08T20:03:00Z">
              <w:r>
                <w:rPr>
                  <w:rFonts w:ascii="Calibri" w:hAnsi="Calibri"/>
                  <w:sz w:val="18"/>
                  <w:szCs w:val="18"/>
                </w:rPr>
                <w:t>&lt;&lt;Static Text - see the top&gt;&gt;</w:t>
              </w:r>
            </w:ins>
          </w:p>
        </w:tc>
      </w:tr>
      <w:tr w:rsidR="00ED7232" w:rsidRPr="0083610D" w:rsidDel="00866820" w14:paraId="11F90E5D" w14:textId="7B04762E" w:rsidTr="00866820">
        <w:trPr>
          <w:trHeight w:val="206"/>
          <w:del w:id="97" w:author="Alhabibi, Haider@Energy" w:date="2022-03-08T20:02:00Z"/>
          <w:trPrChange w:id="98" w:author="Alhabibi, Haider@Energy" w:date="2022-03-08T20:02:00Z">
            <w:trPr>
              <w:trHeight w:val="206"/>
            </w:trPr>
          </w:trPrChange>
        </w:trPr>
        <w:tc>
          <w:tcPr>
            <w:tcW w:w="10764" w:type="dxa"/>
            <w:gridSpan w:val="2"/>
            <w:vAlign w:val="center"/>
            <w:tcPrChange w:id="99" w:author="Alhabibi, Haider@Energy" w:date="2022-03-08T20:02:00Z">
              <w:tcPr>
                <w:tcW w:w="10946" w:type="dxa"/>
                <w:gridSpan w:val="2"/>
                <w:vAlign w:val="center"/>
              </w:tcPr>
            </w:tcPrChange>
          </w:tcPr>
          <w:p w14:paraId="11F90E5C" w14:textId="1255A76B" w:rsidR="00ED7232" w:rsidRPr="0083610D" w:rsidDel="00866820"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00" w:author="Alhabibi, Haider@Energy" w:date="2022-03-08T20:02:00Z"/>
                <w:rFonts w:ascii="Calibri" w:hAnsi="Calibri" w:cs="Arial"/>
                <w:b/>
                <w:caps/>
                <w:sz w:val="18"/>
                <w:szCs w:val="18"/>
              </w:rPr>
            </w:pPr>
            <w:del w:id="101" w:author="Alhabibi, Haider@Energy" w:date="2022-03-08T20:02:00Z">
              <w:r w:rsidRPr="00F77A0A" w:rsidDel="00866820">
                <w:rPr>
                  <w:rFonts w:ascii="Calibri" w:hAnsi="Calibri"/>
                </w:rPr>
                <w:delText>The responsible persons signature on this document indicates the installation complies with the following requirements:</w:delText>
              </w:r>
            </w:del>
          </w:p>
        </w:tc>
      </w:tr>
      <w:tr w:rsidR="00ED7232" w:rsidRPr="0083610D" w:rsidDel="00866820" w14:paraId="11F90E60" w14:textId="5849896B" w:rsidTr="00866820">
        <w:trPr>
          <w:trHeight w:val="206"/>
          <w:del w:id="102" w:author="Alhabibi, Haider@Energy" w:date="2022-03-08T20:02:00Z"/>
          <w:trPrChange w:id="103" w:author="Alhabibi, Haider@Energy" w:date="2022-03-08T20:02:00Z">
            <w:trPr>
              <w:trHeight w:val="206"/>
            </w:trPr>
          </w:trPrChange>
        </w:trPr>
        <w:tc>
          <w:tcPr>
            <w:tcW w:w="473" w:type="dxa"/>
            <w:vAlign w:val="center"/>
            <w:tcPrChange w:id="104" w:author="Alhabibi, Haider@Energy" w:date="2022-03-08T20:02:00Z">
              <w:tcPr>
                <w:tcW w:w="475" w:type="dxa"/>
                <w:vAlign w:val="center"/>
              </w:tcPr>
            </w:tcPrChange>
          </w:tcPr>
          <w:p w14:paraId="11F90E5E" w14:textId="4F734D1A" w:rsidR="00ED7232" w:rsidRPr="0083610D" w:rsidDel="00866820" w:rsidRDefault="00ED7232" w:rsidP="00ED7232">
            <w:pPr>
              <w:jc w:val="center"/>
              <w:rPr>
                <w:del w:id="105" w:author="Alhabibi, Haider@Energy" w:date="2022-03-08T20:02:00Z"/>
                <w:rFonts w:ascii="Calibri" w:hAnsi="Calibri"/>
              </w:rPr>
            </w:pPr>
            <w:del w:id="106" w:author="Alhabibi, Haider@Energy" w:date="2022-03-08T20:02:00Z">
              <w:r w:rsidRPr="0083610D" w:rsidDel="00866820">
                <w:rPr>
                  <w:rFonts w:ascii="Calibri" w:hAnsi="Calibri"/>
                </w:rPr>
                <w:delText>01</w:delText>
              </w:r>
            </w:del>
          </w:p>
        </w:tc>
        <w:tc>
          <w:tcPr>
            <w:tcW w:w="10291" w:type="dxa"/>
            <w:vAlign w:val="center"/>
            <w:tcPrChange w:id="107" w:author="Alhabibi, Haider@Energy" w:date="2022-03-08T20:02:00Z">
              <w:tcPr>
                <w:tcW w:w="10471" w:type="dxa"/>
                <w:vAlign w:val="center"/>
              </w:tcPr>
            </w:tcPrChange>
          </w:tcPr>
          <w:p w14:paraId="11F90E5F" w14:textId="5833DA46" w:rsidR="00ED7232" w:rsidRPr="0083610D" w:rsidDel="00866820" w:rsidRDefault="004F4203" w:rsidP="00F77A0A">
            <w:pPr>
              <w:pStyle w:val="Header"/>
              <w:tabs>
                <w:tab w:val="clear" w:pos="4320"/>
                <w:tab w:val="clear" w:pos="8640"/>
              </w:tabs>
              <w:rPr>
                <w:del w:id="108" w:author="Alhabibi, Haider@Energy" w:date="2022-03-08T20:02:00Z"/>
                <w:rFonts w:ascii="Calibri" w:hAnsi="Calibri"/>
              </w:rPr>
            </w:pPr>
            <w:del w:id="109" w:author="Alhabibi, Haider@Energy" w:date="2022-03-08T20:02:00Z">
              <w:r w:rsidDel="00866820">
                <w:rPr>
                  <w:rFonts w:ascii="Calibri" w:hAnsi="Calibri" w:cs="ArialMT"/>
                </w:rPr>
                <w:delText>Fault Indicator Display</w:delText>
              </w:r>
              <w:r w:rsidR="00ED7232" w:rsidRPr="0083610D" w:rsidDel="00866820">
                <w:rPr>
                  <w:rFonts w:ascii="Calibri" w:hAnsi="Calibri" w:cs="ArialMT"/>
                </w:rPr>
                <w:delText xml:space="preserve"> devices shall either be factory installed by the space-conditioning system manufacturer, or field installed according to the space-conditioning system manufacturer's requirements and the </w:delText>
              </w:r>
              <w:r w:rsidDel="00866820">
                <w:rPr>
                  <w:rFonts w:ascii="Calibri" w:hAnsi="Calibri" w:cs="ArialMT"/>
                </w:rPr>
                <w:delText>FID</w:delText>
              </w:r>
              <w:r w:rsidR="00ED7232" w:rsidRPr="0083610D" w:rsidDel="00866820">
                <w:rPr>
                  <w:rFonts w:ascii="Calibri" w:hAnsi="Calibri" w:cs="ArialMT"/>
                </w:rPr>
                <w:delText xml:space="preserve"> manufacturer’s specifications.</w:delText>
              </w:r>
            </w:del>
          </w:p>
        </w:tc>
      </w:tr>
      <w:tr w:rsidR="00ED7232" w:rsidRPr="0083610D" w:rsidDel="00866820" w14:paraId="11F90E63" w14:textId="0EF414FE" w:rsidTr="00866820">
        <w:trPr>
          <w:trHeight w:val="206"/>
          <w:del w:id="110" w:author="Alhabibi, Haider@Energy" w:date="2022-03-08T20:02:00Z"/>
          <w:trPrChange w:id="111" w:author="Alhabibi, Haider@Energy" w:date="2022-03-08T20:02:00Z">
            <w:trPr>
              <w:trHeight w:val="206"/>
            </w:trPr>
          </w:trPrChange>
        </w:trPr>
        <w:tc>
          <w:tcPr>
            <w:tcW w:w="473" w:type="dxa"/>
            <w:vAlign w:val="center"/>
            <w:tcPrChange w:id="112" w:author="Alhabibi, Haider@Energy" w:date="2022-03-08T20:02:00Z">
              <w:tcPr>
                <w:tcW w:w="475" w:type="dxa"/>
                <w:vAlign w:val="center"/>
              </w:tcPr>
            </w:tcPrChange>
          </w:tcPr>
          <w:p w14:paraId="11F90E61" w14:textId="11F118D6" w:rsidR="00ED7232" w:rsidRPr="0083610D" w:rsidDel="00866820" w:rsidRDefault="00ED7232" w:rsidP="00ED7232">
            <w:pPr>
              <w:jc w:val="center"/>
              <w:rPr>
                <w:del w:id="113" w:author="Alhabibi, Haider@Energy" w:date="2022-03-08T20:02:00Z"/>
                <w:rFonts w:ascii="Calibri" w:hAnsi="Calibri"/>
              </w:rPr>
            </w:pPr>
            <w:del w:id="114" w:author="Alhabibi, Haider@Energy" w:date="2022-03-08T20:02:00Z">
              <w:r w:rsidRPr="0083610D" w:rsidDel="00866820">
                <w:rPr>
                  <w:rFonts w:ascii="Calibri" w:hAnsi="Calibri"/>
                </w:rPr>
                <w:delText>02</w:delText>
              </w:r>
            </w:del>
          </w:p>
        </w:tc>
        <w:tc>
          <w:tcPr>
            <w:tcW w:w="10291" w:type="dxa"/>
            <w:vAlign w:val="center"/>
            <w:tcPrChange w:id="115" w:author="Alhabibi, Haider@Energy" w:date="2022-03-08T20:02:00Z">
              <w:tcPr>
                <w:tcW w:w="10471" w:type="dxa"/>
                <w:vAlign w:val="center"/>
              </w:tcPr>
            </w:tcPrChange>
          </w:tcPr>
          <w:p w14:paraId="11F90E62" w14:textId="4D8C004B" w:rsidR="00ED7232" w:rsidRPr="0083610D" w:rsidDel="00866820" w:rsidRDefault="00ED7232" w:rsidP="00F77A0A">
            <w:pPr>
              <w:pStyle w:val="Header"/>
              <w:tabs>
                <w:tab w:val="clear" w:pos="4320"/>
                <w:tab w:val="clear" w:pos="8640"/>
              </w:tabs>
              <w:rPr>
                <w:del w:id="116" w:author="Alhabibi, Haider@Energy" w:date="2022-03-08T20:02:00Z"/>
                <w:rFonts w:ascii="Calibri" w:hAnsi="Calibri"/>
              </w:rPr>
            </w:pPr>
            <w:del w:id="117" w:author="Alhabibi, Haider@Energy" w:date="2022-03-08T20:02:00Z">
              <w:r w:rsidRPr="0083610D" w:rsidDel="00866820">
                <w:rPr>
                  <w:rFonts w:ascii="Calibri" w:hAnsi="Calibri" w:cs="ArialMT"/>
                </w:rPr>
                <w:delText xml:space="preserve">The installer shall ensure that a copy of the </w:delText>
              </w:r>
              <w:r w:rsidR="004F4203" w:rsidDel="00866820">
                <w:rPr>
                  <w:rFonts w:ascii="Calibri" w:hAnsi="Calibri" w:cs="ArialMT"/>
                </w:rPr>
                <w:delText>FID</w:delText>
              </w:r>
              <w:r w:rsidRPr="0083610D" w:rsidDel="00866820">
                <w:rPr>
                  <w:rFonts w:ascii="Calibri" w:hAnsi="Calibri" w:cs="ArialMT"/>
                </w:rPr>
                <w:delText xml:space="preserve"> manufacturer's user instructions documentation has been made available to the building owner.</w:delText>
              </w:r>
            </w:del>
          </w:p>
        </w:tc>
      </w:tr>
      <w:tr w:rsidR="00ED7232" w:rsidRPr="0083610D" w14:paraId="11F90E65" w14:textId="77777777" w:rsidTr="00866820">
        <w:trPr>
          <w:trHeight w:val="206"/>
          <w:trPrChange w:id="118" w:author="Alhabibi, Haider@Energy" w:date="2022-03-08T20:02:00Z">
            <w:trPr>
              <w:trHeight w:val="206"/>
            </w:trPr>
          </w:trPrChange>
        </w:trPr>
        <w:tc>
          <w:tcPr>
            <w:tcW w:w="10764" w:type="dxa"/>
            <w:gridSpan w:val="2"/>
            <w:vAlign w:val="center"/>
            <w:tcPrChange w:id="119" w:author="Alhabibi, Haider@Energy" w:date="2022-03-08T20:02:00Z">
              <w:tcPr>
                <w:tcW w:w="10946" w:type="dxa"/>
                <w:gridSpan w:val="2"/>
                <w:vAlign w:val="center"/>
              </w:tcPr>
            </w:tcPrChange>
          </w:tcPr>
          <w:p w14:paraId="11F90E64"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E66" w14:textId="26750BF3" w:rsidR="00C063EB" w:rsidRPr="00F77A0A" w:rsidRDefault="00C063EB">
      <w:pPr>
        <w:rPr>
          <w:rFonts w:asciiTheme="minorHAnsi" w:hAnsiTheme="minorHAnsi"/>
        </w:rPr>
      </w:pPr>
    </w:p>
    <w:p w14:paraId="18819E65" w14:textId="77777777" w:rsidR="00F77A0A" w:rsidRDefault="00F77A0A">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82"/>
        <w:gridCol w:w="2510"/>
        <w:gridCol w:w="2776"/>
      </w:tblGrid>
      <w:tr w:rsidR="00C063EB" w:rsidRPr="0083610D" w14:paraId="11F90E68" w14:textId="77777777" w:rsidTr="00E13C95">
        <w:trPr>
          <w:trHeight w:val="206"/>
        </w:trPr>
        <w:tc>
          <w:tcPr>
            <w:tcW w:w="10950" w:type="dxa"/>
            <w:gridSpan w:val="3"/>
            <w:vAlign w:val="center"/>
          </w:tcPr>
          <w:p w14:paraId="11F90E67" w14:textId="12BA84B4" w:rsidR="00C063EB" w:rsidRPr="0083610D" w:rsidRDefault="00C063EB" w:rsidP="00E13C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83610D">
              <w:rPr>
                <w:rFonts w:ascii="Calibri" w:hAnsi="Calibri" w:cs="Arial"/>
                <w:b/>
                <w:caps/>
                <w:sz w:val="18"/>
                <w:szCs w:val="18"/>
              </w:rPr>
              <w:lastRenderedPageBreak/>
              <w:t>Documentation Author's Declaration Statement</w:t>
            </w:r>
          </w:p>
        </w:tc>
      </w:tr>
      <w:tr w:rsidR="00C063EB" w:rsidRPr="0083610D" w14:paraId="11F90E6A" w14:textId="77777777" w:rsidTr="00F77A0A">
        <w:trPr>
          <w:trHeight w:val="224"/>
        </w:trPr>
        <w:tc>
          <w:tcPr>
            <w:tcW w:w="10950" w:type="dxa"/>
            <w:gridSpan w:val="3"/>
            <w:vAlign w:val="center"/>
          </w:tcPr>
          <w:p w14:paraId="11F90E69" w14:textId="77777777" w:rsidR="00891B74" w:rsidRPr="0083610D" w:rsidRDefault="00C063EB" w:rsidP="00F77A0A">
            <w:pPr>
              <w:keepNext/>
              <w:numPr>
                <w:ilvl w:val="0"/>
                <w:numId w:val="17"/>
              </w:numPr>
              <w:tabs>
                <w:tab w:val="num" w:pos="360"/>
              </w:tabs>
              <w:ind w:left="360" w:hanging="270"/>
              <w:rPr>
                <w:rFonts w:ascii="Calibri" w:hAnsi="Calibri"/>
                <w:sz w:val="18"/>
                <w:szCs w:val="18"/>
              </w:rPr>
            </w:pPr>
            <w:r w:rsidRPr="0083610D">
              <w:rPr>
                <w:rFonts w:ascii="Calibri" w:hAnsi="Calibri"/>
                <w:sz w:val="18"/>
                <w:szCs w:val="18"/>
              </w:rPr>
              <w:t>I certify that this Certificate of Installation documentation is accurate and complete.</w:t>
            </w:r>
          </w:p>
        </w:tc>
      </w:tr>
      <w:tr w:rsidR="00C063EB" w:rsidRPr="0083610D" w14:paraId="11F90E6D" w14:textId="77777777" w:rsidTr="00E13C95">
        <w:trPr>
          <w:trHeight w:val="360"/>
        </w:trPr>
        <w:tc>
          <w:tcPr>
            <w:tcW w:w="5577" w:type="dxa"/>
          </w:tcPr>
          <w:p w14:paraId="11F90E6B"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Name:</w:t>
            </w:r>
          </w:p>
        </w:tc>
        <w:tc>
          <w:tcPr>
            <w:tcW w:w="5373" w:type="dxa"/>
            <w:gridSpan w:val="2"/>
          </w:tcPr>
          <w:p w14:paraId="11F90E6C"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Signature:</w:t>
            </w:r>
          </w:p>
        </w:tc>
      </w:tr>
      <w:tr w:rsidR="00C063EB" w:rsidRPr="0083610D" w14:paraId="11F90E70" w14:textId="77777777" w:rsidTr="00E13C95">
        <w:trPr>
          <w:trHeight w:val="360"/>
        </w:trPr>
        <w:tc>
          <w:tcPr>
            <w:tcW w:w="5577" w:type="dxa"/>
          </w:tcPr>
          <w:p w14:paraId="11F90E6E"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Company Name:</w:t>
            </w:r>
          </w:p>
        </w:tc>
        <w:tc>
          <w:tcPr>
            <w:tcW w:w="5373" w:type="dxa"/>
            <w:gridSpan w:val="2"/>
          </w:tcPr>
          <w:p w14:paraId="11F90E6F" w14:textId="77777777" w:rsidR="00C063EB" w:rsidRPr="0083610D" w:rsidRDefault="00C063EB" w:rsidP="00E13C95">
            <w:pPr>
              <w:keepNext/>
              <w:rPr>
                <w:rFonts w:ascii="Calibri" w:hAnsi="Calibri"/>
                <w:sz w:val="14"/>
                <w:szCs w:val="14"/>
              </w:rPr>
            </w:pPr>
            <w:r w:rsidRPr="0083610D">
              <w:rPr>
                <w:rFonts w:ascii="Calibri" w:hAnsi="Calibri"/>
                <w:sz w:val="14"/>
                <w:szCs w:val="14"/>
              </w:rPr>
              <w:t>Date Signed:</w:t>
            </w:r>
          </w:p>
        </w:tc>
      </w:tr>
      <w:tr w:rsidR="00C063EB" w:rsidRPr="0083610D" w14:paraId="11F90E73" w14:textId="77777777" w:rsidTr="00E13C95">
        <w:trPr>
          <w:trHeight w:val="360"/>
        </w:trPr>
        <w:tc>
          <w:tcPr>
            <w:tcW w:w="5577" w:type="dxa"/>
          </w:tcPr>
          <w:p w14:paraId="11F90E71" w14:textId="77777777" w:rsidR="00C063EB" w:rsidRPr="0083610D" w:rsidRDefault="00C063EB" w:rsidP="00E13C95">
            <w:pPr>
              <w:keepNext/>
              <w:rPr>
                <w:rFonts w:ascii="Calibri" w:hAnsi="Calibri"/>
                <w:sz w:val="14"/>
                <w:szCs w:val="14"/>
              </w:rPr>
            </w:pPr>
            <w:r w:rsidRPr="0083610D">
              <w:rPr>
                <w:rFonts w:ascii="Calibri" w:hAnsi="Calibri"/>
                <w:sz w:val="14"/>
                <w:szCs w:val="14"/>
              </w:rPr>
              <w:t>Address:</w:t>
            </w:r>
          </w:p>
        </w:tc>
        <w:tc>
          <w:tcPr>
            <w:tcW w:w="5373" w:type="dxa"/>
            <w:gridSpan w:val="2"/>
          </w:tcPr>
          <w:p w14:paraId="11F90E72" w14:textId="77777777" w:rsidR="00C063EB" w:rsidRPr="0083610D" w:rsidRDefault="00C063EB" w:rsidP="00E13C95">
            <w:pPr>
              <w:keepNext/>
              <w:rPr>
                <w:rFonts w:ascii="Calibri" w:hAnsi="Calibri"/>
                <w:sz w:val="14"/>
                <w:szCs w:val="14"/>
              </w:rPr>
            </w:pPr>
            <w:r w:rsidRPr="0083610D">
              <w:rPr>
                <w:rFonts w:ascii="Calibri" w:hAnsi="Calibri"/>
                <w:sz w:val="14"/>
                <w:szCs w:val="14"/>
              </w:rPr>
              <w:t>CEA/HERS Certification Identification (If applicable):</w:t>
            </w:r>
          </w:p>
        </w:tc>
      </w:tr>
      <w:tr w:rsidR="00C063EB" w:rsidRPr="0083610D" w14:paraId="11F90E76" w14:textId="77777777" w:rsidTr="00E13C95">
        <w:trPr>
          <w:trHeight w:val="360"/>
        </w:trPr>
        <w:tc>
          <w:tcPr>
            <w:tcW w:w="5577" w:type="dxa"/>
          </w:tcPr>
          <w:p w14:paraId="11F90E74" w14:textId="77777777" w:rsidR="00C063EB" w:rsidRPr="0083610D" w:rsidRDefault="00C063EB" w:rsidP="00E13C95">
            <w:pPr>
              <w:keepNext/>
              <w:rPr>
                <w:rFonts w:ascii="Calibri" w:hAnsi="Calibri"/>
                <w:sz w:val="14"/>
                <w:szCs w:val="14"/>
              </w:rPr>
            </w:pPr>
            <w:r w:rsidRPr="0083610D">
              <w:rPr>
                <w:rFonts w:ascii="Calibri" w:hAnsi="Calibri"/>
                <w:sz w:val="14"/>
                <w:szCs w:val="14"/>
              </w:rPr>
              <w:t>City/State/Zip:</w:t>
            </w:r>
          </w:p>
        </w:tc>
        <w:tc>
          <w:tcPr>
            <w:tcW w:w="5373" w:type="dxa"/>
            <w:gridSpan w:val="2"/>
          </w:tcPr>
          <w:p w14:paraId="11F90E75" w14:textId="77777777" w:rsidR="00C063EB" w:rsidRPr="0083610D" w:rsidRDefault="00C063EB" w:rsidP="00E13C95">
            <w:pPr>
              <w:keepNext/>
              <w:rPr>
                <w:rFonts w:ascii="Calibri" w:hAnsi="Calibri"/>
                <w:sz w:val="14"/>
                <w:szCs w:val="14"/>
              </w:rPr>
            </w:pPr>
            <w:r w:rsidRPr="0083610D">
              <w:rPr>
                <w:rFonts w:ascii="Calibri" w:hAnsi="Calibri"/>
                <w:sz w:val="14"/>
                <w:szCs w:val="14"/>
              </w:rPr>
              <w:t>Phone:</w:t>
            </w:r>
          </w:p>
        </w:tc>
      </w:tr>
      <w:tr w:rsidR="00C063EB" w:rsidRPr="0083610D" w14:paraId="11F90E78" w14:textId="77777777" w:rsidTr="00E13C95">
        <w:tblPrEx>
          <w:tblCellMar>
            <w:left w:w="115" w:type="dxa"/>
            <w:right w:w="115" w:type="dxa"/>
          </w:tblCellMar>
        </w:tblPrEx>
        <w:trPr>
          <w:trHeight w:val="296"/>
        </w:trPr>
        <w:tc>
          <w:tcPr>
            <w:tcW w:w="10950" w:type="dxa"/>
            <w:gridSpan w:val="3"/>
            <w:vAlign w:val="center"/>
          </w:tcPr>
          <w:p w14:paraId="11F90E77" w14:textId="77777777" w:rsidR="00C063EB" w:rsidRPr="0083610D" w:rsidRDefault="00C063EB" w:rsidP="00E13C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3610D">
              <w:rPr>
                <w:rFonts w:ascii="Calibri" w:hAnsi="Calibri" w:cs="Arial"/>
                <w:b/>
                <w:caps/>
                <w:sz w:val="18"/>
                <w:szCs w:val="18"/>
              </w:rPr>
              <w:t xml:space="preserve">Responsible Person's Declaration statement  </w:t>
            </w:r>
          </w:p>
        </w:tc>
      </w:tr>
      <w:tr w:rsidR="00C063EB" w:rsidRPr="0083610D" w14:paraId="11F90E80" w14:textId="77777777" w:rsidTr="00E13C95">
        <w:tblPrEx>
          <w:tblCellMar>
            <w:left w:w="115" w:type="dxa"/>
            <w:right w:w="115" w:type="dxa"/>
          </w:tblCellMar>
        </w:tblPrEx>
        <w:trPr>
          <w:trHeight w:val="504"/>
        </w:trPr>
        <w:tc>
          <w:tcPr>
            <w:tcW w:w="10950" w:type="dxa"/>
            <w:gridSpan w:val="3"/>
          </w:tcPr>
          <w:p w14:paraId="11F90E79" w14:textId="77777777" w:rsidR="00C063EB" w:rsidRPr="003661DD" w:rsidRDefault="00C063EB" w:rsidP="00F77A0A">
            <w:pPr>
              <w:pStyle w:val="Heading3"/>
              <w:tabs>
                <w:tab w:val="clear" w:pos="1080"/>
              </w:tabs>
              <w:spacing w:before="0"/>
              <w:ind w:right="86"/>
              <w:rPr>
                <w:rFonts w:asciiTheme="minorHAnsi" w:hAnsiTheme="minorHAnsi"/>
                <w:sz w:val="18"/>
                <w:szCs w:val="18"/>
              </w:rPr>
            </w:pPr>
            <w:r w:rsidRPr="003661DD">
              <w:rPr>
                <w:rFonts w:asciiTheme="minorHAnsi" w:hAnsiTheme="minorHAnsi"/>
                <w:sz w:val="18"/>
                <w:szCs w:val="18"/>
              </w:rPr>
              <w:t xml:space="preserve">I certify the following under penalty of perjury, under the laws of the State of California: </w:t>
            </w:r>
          </w:p>
          <w:p w14:paraId="39B2A459" w14:textId="5ADF3C5D" w:rsidR="00E90417" w:rsidRPr="003661DD" w:rsidRDefault="00E90417" w:rsidP="003661DD">
            <w:pPr>
              <w:pStyle w:val="Heading3"/>
              <w:numPr>
                <w:ilvl w:val="0"/>
                <w:numId w:val="34"/>
              </w:numPr>
              <w:spacing w:before="0"/>
              <w:ind w:right="90"/>
              <w:rPr>
                <w:rFonts w:asciiTheme="minorHAnsi" w:hAnsiTheme="minorHAnsi"/>
                <w:b/>
                <w:caps/>
                <w:sz w:val="18"/>
                <w:szCs w:val="18"/>
              </w:rPr>
            </w:pPr>
            <w:r w:rsidRPr="003661DD">
              <w:rPr>
                <w:rFonts w:asciiTheme="minorHAnsi" w:hAnsiTheme="minorHAnsi"/>
                <w:sz w:val="18"/>
                <w:szCs w:val="18"/>
              </w:rPr>
              <w:t xml:space="preserve">The information provided on this Certificate of Installation is true and correct. </w:t>
            </w:r>
          </w:p>
          <w:p w14:paraId="1557B7A9" w14:textId="7576B71A" w:rsidR="00E90417" w:rsidRPr="003661DD" w:rsidRDefault="00E90417" w:rsidP="003661DD">
            <w:pPr>
              <w:pStyle w:val="Heading3"/>
              <w:numPr>
                <w:ilvl w:val="0"/>
                <w:numId w:val="34"/>
              </w:numPr>
              <w:spacing w:before="0"/>
              <w:ind w:right="90"/>
              <w:rPr>
                <w:rFonts w:asciiTheme="minorHAnsi" w:hAnsiTheme="minorHAnsi"/>
                <w:b/>
                <w:caps/>
                <w:sz w:val="18"/>
              </w:rPr>
            </w:pPr>
            <w:r w:rsidRPr="003661DD">
              <w:rPr>
                <w:rFonts w:asciiTheme="minorHAnsi" w:hAnsiTheme="minorHAnsi"/>
                <w:snapToGrid w:val="0"/>
                <w:sz w:val="18"/>
                <w:szCs w:val="18"/>
              </w:rPr>
              <w:t xml:space="preserve">I am either: a) a responsible person eligible under Division 3 of the Business and Professions Code </w:t>
            </w:r>
            <w:r w:rsidRPr="003661DD">
              <w:rPr>
                <w:rFonts w:asciiTheme="minorHAnsi" w:hAnsiTheme="minorHAnsi"/>
                <w:sz w:val="18"/>
                <w:szCs w:val="18"/>
              </w:rPr>
              <w:t xml:space="preserve">in the applicable classification to accept responsibility for the system design, construction, or installation </w:t>
            </w:r>
            <w:r w:rsidRPr="003661DD">
              <w:rPr>
                <w:rFonts w:asciiTheme="minorHAnsi" w:hAnsiTheme="minorHAnsi"/>
                <w:snapToGrid w:val="0"/>
                <w:sz w:val="18"/>
                <w:szCs w:val="18"/>
              </w:rPr>
              <w:t xml:space="preserve">of features, materials, components, or manufactured devices </w:t>
            </w:r>
            <w:r w:rsidRPr="003661DD">
              <w:rPr>
                <w:rFonts w:asciiTheme="minorHAnsi" w:hAnsiTheme="minorHAnsi"/>
                <w:sz w:val="18"/>
                <w:szCs w:val="18"/>
              </w:rPr>
              <w:t xml:space="preserve">for the scope of work identified on this Certificate of Installation </w:t>
            </w:r>
            <w:r w:rsidRPr="003661DD">
              <w:rPr>
                <w:rFonts w:asciiTheme="minorHAnsi" w:hAnsiTheme="minorHAnsi"/>
                <w:snapToGrid w:val="0"/>
                <w:sz w:val="18"/>
                <w:szCs w:val="18"/>
              </w:rPr>
              <w:t>and attest to the declarations in this statement</w:t>
            </w:r>
            <w:r w:rsidRPr="003661DD">
              <w:rPr>
                <w:rFonts w:asciiTheme="minorHAnsi" w:hAnsiTheme="minorHAnsi"/>
                <w:sz w:val="18"/>
                <w:szCs w:val="18"/>
              </w:rPr>
              <w:t>, or b) I am an authorized representative of the responsible person and attest to the declarations in this statement on the responsible person’s behalf</w:t>
            </w:r>
            <w:r w:rsidRPr="003661DD">
              <w:rPr>
                <w:rFonts w:asciiTheme="minorHAnsi" w:eastAsia="Calibri" w:hAnsiTheme="minorHAnsi"/>
                <w:sz w:val="18"/>
                <w:szCs w:val="18"/>
              </w:rPr>
              <w:t>.</w:t>
            </w:r>
          </w:p>
          <w:p w14:paraId="612D9340" w14:textId="77777777" w:rsidR="00E90417" w:rsidRPr="003661DD" w:rsidRDefault="00E90417" w:rsidP="003661DD">
            <w:pPr>
              <w:keepNext/>
              <w:numPr>
                <w:ilvl w:val="0"/>
                <w:numId w:val="34"/>
              </w:numPr>
              <w:autoSpaceDE w:val="0"/>
              <w:autoSpaceDN w:val="0"/>
              <w:adjustRightInd w:val="0"/>
              <w:ind w:right="90"/>
              <w:rPr>
                <w:rFonts w:asciiTheme="minorHAnsi" w:hAnsiTheme="minorHAnsi"/>
                <w:sz w:val="18"/>
                <w:szCs w:val="18"/>
              </w:rPr>
            </w:pPr>
            <w:r w:rsidRPr="003661DD">
              <w:rPr>
                <w:rFonts w:asciiTheme="minorHAnsi" w:hAnsiTheme="minorHAnsi"/>
                <w:sz w:val="18"/>
                <w:szCs w:val="18"/>
              </w:rPr>
              <w:t xml:space="preserve">The constructed or installed features, materials, </w:t>
            </w:r>
            <w:proofErr w:type="gramStart"/>
            <w:r w:rsidRPr="003661DD">
              <w:rPr>
                <w:rFonts w:asciiTheme="minorHAnsi" w:hAnsiTheme="minorHAnsi"/>
                <w:sz w:val="18"/>
                <w:szCs w:val="18"/>
              </w:rPr>
              <w:t>components</w:t>
            </w:r>
            <w:proofErr w:type="gramEnd"/>
            <w:r w:rsidRPr="003661D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661DD">
              <w:rPr>
                <w:rFonts w:asciiTheme="minorHAnsi" w:eastAsia="Calibri" w:hAnsiTheme="minorHAnsi" w:cs="TimesNewRomanPSMT"/>
                <w:sz w:val="18"/>
                <w:szCs w:val="18"/>
              </w:rPr>
              <w:t>.</w:t>
            </w:r>
          </w:p>
          <w:p w14:paraId="2C76FBAE" w14:textId="77777777" w:rsidR="00E90417" w:rsidRPr="003661DD" w:rsidRDefault="00E90417" w:rsidP="003661DD">
            <w:pPr>
              <w:pStyle w:val="ListParagraph"/>
              <w:keepNext/>
              <w:numPr>
                <w:ilvl w:val="0"/>
                <w:numId w:val="34"/>
              </w:numPr>
              <w:autoSpaceDE w:val="0"/>
              <w:autoSpaceDN w:val="0"/>
              <w:adjustRightInd w:val="0"/>
              <w:rPr>
                <w:rFonts w:asciiTheme="minorHAnsi" w:hAnsiTheme="minorHAnsi"/>
                <w:sz w:val="18"/>
              </w:rPr>
            </w:pPr>
            <w:r w:rsidRPr="003661D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1F90E7F" w14:textId="15CFED2D" w:rsidR="00891B74" w:rsidRPr="003661DD" w:rsidRDefault="00E90417" w:rsidP="003661DD">
            <w:pPr>
              <w:pStyle w:val="ListParagraph"/>
              <w:numPr>
                <w:ilvl w:val="0"/>
                <w:numId w:val="34"/>
              </w:numPr>
              <w:rPr>
                <w:b/>
              </w:rPr>
            </w:pPr>
            <w:r w:rsidRPr="003661DD">
              <w:rPr>
                <w:rFonts w:asciiTheme="minorHAnsi" w:hAnsiTheme="minorHAnsi"/>
                <w:sz w:val="18"/>
                <w:szCs w:val="18"/>
              </w:rPr>
              <w:t xml:space="preserve">I will ensure that a registered copy of this Certificate of Installation shall be </w:t>
            </w:r>
            <w:proofErr w:type="gramStart"/>
            <w:r w:rsidRPr="003661DD">
              <w:rPr>
                <w:rFonts w:asciiTheme="minorHAnsi" w:hAnsiTheme="minorHAnsi"/>
                <w:sz w:val="18"/>
                <w:szCs w:val="18"/>
              </w:rPr>
              <w:t>posted, or</w:t>
            </w:r>
            <w:proofErr w:type="gramEnd"/>
            <w:r w:rsidRPr="003661D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063EB" w:rsidRPr="0083610D" w14:paraId="11F90E83" w14:textId="77777777" w:rsidTr="00FC2D0C">
        <w:trPr>
          <w:trHeight w:val="360"/>
        </w:trPr>
        <w:tc>
          <w:tcPr>
            <w:tcW w:w="5577" w:type="dxa"/>
          </w:tcPr>
          <w:p w14:paraId="11F90E81" w14:textId="77777777" w:rsidR="00C063EB" w:rsidRPr="0083610D" w:rsidRDefault="00C063EB" w:rsidP="00E13C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Responsible Builder/Installer Name:</w:t>
            </w:r>
          </w:p>
        </w:tc>
        <w:tc>
          <w:tcPr>
            <w:tcW w:w="5373" w:type="dxa"/>
            <w:gridSpan w:val="2"/>
          </w:tcPr>
          <w:p w14:paraId="11F90E82" w14:textId="77777777" w:rsidR="00C063EB" w:rsidRPr="0083610D" w:rsidRDefault="00C063EB" w:rsidP="00E13C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Responsible Builder/Installer Signature:</w:t>
            </w:r>
          </w:p>
        </w:tc>
      </w:tr>
      <w:tr w:rsidR="00C063EB" w:rsidRPr="0083610D" w14:paraId="11F90E86" w14:textId="77777777" w:rsidTr="00FC2D0C">
        <w:trPr>
          <w:trHeight w:val="360"/>
        </w:trPr>
        <w:tc>
          <w:tcPr>
            <w:tcW w:w="5577" w:type="dxa"/>
          </w:tcPr>
          <w:p w14:paraId="11F90E84" w14:textId="1FD32002"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Company Name: (Installing Subcontractor or General Contractor or Builder/Owner)</w:t>
            </w:r>
          </w:p>
        </w:tc>
        <w:tc>
          <w:tcPr>
            <w:tcW w:w="5373" w:type="dxa"/>
            <w:gridSpan w:val="2"/>
          </w:tcPr>
          <w:p w14:paraId="11F90E85"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Position With Company (Title):</w:t>
            </w:r>
          </w:p>
        </w:tc>
      </w:tr>
      <w:tr w:rsidR="00C063EB" w:rsidRPr="0083610D" w14:paraId="11F90E89" w14:textId="77777777" w:rsidTr="00FC2D0C">
        <w:trPr>
          <w:trHeight w:val="360"/>
        </w:trPr>
        <w:tc>
          <w:tcPr>
            <w:tcW w:w="5577" w:type="dxa"/>
          </w:tcPr>
          <w:p w14:paraId="11F90E87"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Address:</w:t>
            </w:r>
          </w:p>
        </w:tc>
        <w:tc>
          <w:tcPr>
            <w:tcW w:w="5373" w:type="dxa"/>
            <w:gridSpan w:val="2"/>
          </w:tcPr>
          <w:p w14:paraId="11F90E88"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CSLB License:</w:t>
            </w:r>
          </w:p>
        </w:tc>
      </w:tr>
      <w:tr w:rsidR="00C063EB" w:rsidRPr="0083610D" w14:paraId="11F90E8D" w14:textId="77777777" w:rsidTr="00FC2D0C">
        <w:trPr>
          <w:trHeight w:val="360"/>
        </w:trPr>
        <w:tc>
          <w:tcPr>
            <w:tcW w:w="5577" w:type="dxa"/>
          </w:tcPr>
          <w:p w14:paraId="11F90E8A"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City/State/Zip:</w:t>
            </w:r>
          </w:p>
        </w:tc>
        <w:tc>
          <w:tcPr>
            <w:tcW w:w="2551" w:type="dxa"/>
          </w:tcPr>
          <w:p w14:paraId="11F90E8B" w14:textId="1C937730"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Phone</w:t>
            </w:r>
            <w:r w:rsidR="00F77A0A">
              <w:rPr>
                <w:rFonts w:ascii="Calibri" w:hAnsi="Calibri"/>
                <w:sz w:val="14"/>
                <w:szCs w:val="14"/>
              </w:rPr>
              <w:t>:</w:t>
            </w:r>
          </w:p>
        </w:tc>
        <w:tc>
          <w:tcPr>
            <w:tcW w:w="2822" w:type="dxa"/>
          </w:tcPr>
          <w:p w14:paraId="11F90E8C"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Date Signed:</w:t>
            </w:r>
          </w:p>
        </w:tc>
      </w:tr>
      <w:tr w:rsidR="00C063EB" w:rsidRPr="00F719F9" w14:paraId="11F90E90" w14:textId="77777777" w:rsidTr="00FC2D0C">
        <w:trPr>
          <w:trHeight w:val="360"/>
        </w:trPr>
        <w:tc>
          <w:tcPr>
            <w:tcW w:w="5577" w:type="dxa"/>
          </w:tcPr>
          <w:p w14:paraId="11F90E8E"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Third Party Quality Control Program (TPQCP) Status:</w:t>
            </w:r>
          </w:p>
        </w:tc>
        <w:tc>
          <w:tcPr>
            <w:tcW w:w="5373" w:type="dxa"/>
            <w:gridSpan w:val="2"/>
          </w:tcPr>
          <w:p w14:paraId="11F90E8F" w14:textId="77777777" w:rsidR="00C063EB" w:rsidRPr="00F719F9"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Name of TPQCP (if applicable):</w:t>
            </w:r>
            <w:r w:rsidRPr="00F719F9">
              <w:rPr>
                <w:rFonts w:ascii="Calibri" w:hAnsi="Calibri"/>
                <w:sz w:val="14"/>
                <w:szCs w:val="14"/>
              </w:rPr>
              <w:t xml:space="preserve"> </w:t>
            </w:r>
          </w:p>
        </w:tc>
      </w:tr>
    </w:tbl>
    <w:p w14:paraId="11F90E91" w14:textId="77777777" w:rsidR="00C063EB" w:rsidRPr="009F44CD" w:rsidRDefault="00C063EB" w:rsidP="006F7E55">
      <w:pPr>
        <w:rPr>
          <w:rFonts w:ascii="Calibri" w:hAnsi="Calibri"/>
          <w:sz w:val="24"/>
          <w:szCs w:val="2"/>
        </w:rPr>
      </w:pPr>
    </w:p>
    <w:sectPr w:rsidR="00C063EB" w:rsidRPr="009F44CD" w:rsidSect="00DC2134">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23B6D" w14:textId="77777777" w:rsidR="00017070" w:rsidRDefault="00017070">
      <w:r>
        <w:separator/>
      </w:r>
    </w:p>
  </w:endnote>
  <w:endnote w:type="continuationSeparator" w:id="0">
    <w:p w14:paraId="61468409" w14:textId="77777777" w:rsidR="00017070" w:rsidRDefault="00017070">
      <w:r>
        <w:continuationSeparator/>
      </w:r>
    </w:p>
  </w:endnote>
  <w:endnote w:type="continuationNotice" w:id="1">
    <w:p w14:paraId="79467031" w14:textId="77777777" w:rsidR="00017070" w:rsidRDefault="000170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C" w14:textId="77777777"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11F90EAD" w14:textId="40B84366"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9" w:author="Alhabibi, Haider@Energy" w:date="2021-08-24T14:38:00Z">
      <w:r w:rsidR="001E580D">
        <w:rPr>
          <w:rFonts w:ascii="Calibri" w:hAnsi="Calibri"/>
        </w:rPr>
        <w:t>22</w:t>
      </w:r>
    </w:ins>
    <w:del w:id="10" w:author="Alhabibi, Haider@Energy" w:date="2021-08-24T14:38:00Z">
      <w:r w:rsidRPr="00CF5A20" w:rsidDel="001E580D">
        <w:rPr>
          <w:rFonts w:ascii="Calibri" w:hAnsi="Calibri"/>
        </w:rPr>
        <w:delText>1</w:delText>
      </w:r>
      <w:r w:rsidDel="001E580D">
        <w:rPr>
          <w:rFonts w:ascii="Calibri" w:hAnsi="Calibri"/>
        </w:rPr>
        <w:delText>9</w:delText>
      </w:r>
    </w:del>
    <w:r w:rsidRPr="00CF5A20">
      <w:rPr>
        <w:rFonts w:ascii="Calibri" w:hAnsi="Calibri"/>
      </w:rPr>
      <w:t xml:space="preserve"> </w:t>
    </w:r>
    <w:ins w:id="11" w:author="Alhabibi, Haider@Energy" w:date="2022-03-08T20:04:00Z">
      <w:r w:rsidR="00162AEE">
        <w:rPr>
          <w:rFonts w:ascii="Calibri" w:hAnsi="Calibri"/>
        </w:rPr>
        <w:t>Low-rise Multifamily</w:t>
      </w:r>
      <w:r w:rsidR="00162AEE" w:rsidRPr="00CF5A20">
        <w:rPr>
          <w:rFonts w:ascii="Calibri" w:hAnsi="Calibri"/>
        </w:rPr>
        <w:t xml:space="preserve"> </w:t>
      </w:r>
    </w:ins>
    <w:del w:id="12" w:author="Alhabibi, Haider@Energy" w:date="2022-03-08T20:03:00Z">
      <w:r w:rsidRPr="00CF5A20" w:rsidDel="00E446BE">
        <w:rPr>
          <w:rFonts w:ascii="Calibri" w:hAnsi="Calibri"/>
        </w:rPr>
        <w:delText xml:space="preserve">Residential </w:delText>
      </w:r>
    </w:del>
    <w:r w:rsidRPr="00CF5A20">
      <w:rPr>
        <w:rFonts w:ascii="Calibri" w:hAnsi="Calibri"/>
      </w:rPr>
      <w:t>Compliance</w:t>
    </w:r>
    <w:r w:rsidRPr="00CF5A20">
      <w:rPr>
        <w:rFonts w:ascii="Calibri" w:hAnsi="Calibri"/>
      </w:rPr>
      <w:tab/>
    </w:r>
    <w:del w:id="13" w:author="Markstrum, Alexis@Energy" w:date="2021-10-05T08:46:00Z">
      <w:r w:rsidDel="00343CC6">
        <w:rPr>
          <w:rFonts w:ascii="Calibri" w:hAnsi="Calibri"/>
        </w:rPr>
        <w:delText xml:space="preserve">July </w:delText>
      </w:r>
    </w:del>
    <w:ins w:id="14" w:author="Markstrum, Alexis@Energy" w:date="2021-10-05T08:46:00Z">
      <w:r w:rsidR="00343CC6">
        <w:rPr>
          <w:rFonts w:ascii="Calibri" w:hAnsi="Calibri"/>
        </w:rPr>
        <w:t xml:space="preserve">January </w:t>
      </w:r>
    </w:ins>
    <w:r>
      <w:rPr>
        <w:rFonts w:ascii="Calibri" w:hAnsi="Calibri"/>
      </w:rPr>
      <w:t>20</w:t>
    </w:r>
    <w:ins w:id="15" w:author="Alhabibi, Haider@Energy" w:date="2021-08-24T14:38:00Z">
      <w:r w:rsidR="001E580D">
        <w:rPr>
          <w:rFonts w:ascii="Calibri" w:hAnsi="Calibri"/>
        </w:rPr>
        <w:t>22</w:t>
      </w:r>
    </w:ins>
    <w:del w:id="16" w:author="Alhabibi, Haider@Energy" w:date="2021-08-24T14:38:00Z">
      <w:r w:rsidDel="001E580D">
        <w:rPr>
          <w:rFonts w:ascii="Calibri" w:hAnsi="Calibri"/>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7" w14:textId="659A719A" w:rsidR="005C1E9F" w:rsidRDefault="005C1E9F" w:rsidP="009B6277">
    <w:pPr>
      <w:pBdr>
        <w:top w:val="single" w:sz="4" w:space="1" w:color="auto"/>
      </w:pBdr>
      <w:tabs>
        <w:tab w:val="center" w:pos="4320"/>
        <w:tab w:val="right" w:pos="10800"/>
      </w:tabs>
    </w:pPr>
    <w:r w:rsidRPr="00CF5A20">
      <w:rPr>
        <w:rFonts w:ascii="Calibri" w:hAnsi="Calibri"/>
      </w:rPr>
      <w:t>CA Building Energy Efficiency Standards - 20</w:t>
    </w:r>
    <w:ins w:id="35" w:author="Alhabibi, Haider@Energy" w:date="2021-08-24T14:38:00Z">
      <w:r w:rsidR="001E580D">
        <w:rPr>
          <w:rFonts w:ascii="Calibri" w:hAnsi="Calibri"/>
        </w:rPr>
        <w:t>22</w:t>
      </w:r>
    </w:ins>
    <w:del w:id="36" w:author="Alhabibi, Haider@Energy" w:date="2021-08-24T14:38:00Z">
      <w:r w:rsidRPr="00CF5A20" w:rsidDel="001E580D">
        <w:rPr>
          <w:rFonts w:ascii="Calibri" w:hAnsi="Calibri"/>
        </w:rPr>
        <w:delText>1</w:delText>
      </w:r>
      <w:r w:rsidDel="001E580D">
        <w:rPr>
          <w:rFonts w:ascii="Calibri" w:hAnsi="Calibri"/>
        </w:rPr>
        <w:delText>9</w:delText>
      </w:r>
    </w:del>
    <w:r w:rsidRPr="00CF5A20">
      <w:rPr>
        <w:rFonts w:ascii="Calibri" w:hAnsi="Calibri"/>
      </w:rPr>
      <w:t xml:space="preserve"> </w:t>
    </w:r>
    <w:ins w:id="37" w:author="Alhabibi, Haider@Energy" w:date="2022-03-08T20:04:00Z">
      <w:r w:rsidR="00162AEE">
        <w:rPr>
          <w:rFonts w:ascii="Calibri" w:hAnsi="Calibri"/>
        </w:rPr>
        <w:t>Low-rise Multifamily</w:t>
      </w:r>
      <w:r w:rsidR="00162AEE" w:rsidRPr="00CF5A20">
        <w:rPr>
          <w:rFonts w:ascii="Calibri" w:hAnsi="Calibri"/>
        </w:rPr>
        <w:t xml:space="preserve"> </w:t>
      </w:r>
    </w:ins>
    <w:del w:id="38" w:author="Alhabibi, Haider@Energy" w:date="2022-03-08T20:03:00Z">
      <w:r w:rsidRPr="00CF5A20" w:rsidDel="00866820">
        <w:rPr>
          <w:rFonts w:ascii="Calibri" w:hAnsi="Calibri"/>
        </w:rPr>
        <w:delText xml:space="preserve">Residential </w:delText>
      </w:r>
    </w:del>
    <w:r w:rsidRPr="00CF5A20">
      <w:rPr>
        <w:rFonts w:ascii="Calibri" w:hAnsi="Calibri"/>
      </w:rPr>
      <w:t>Compliance</w:t>
    </w:r>
    <w:r w:rsidRPr="00CF5A20">
      <w:rPr>
        <w:rFonts w:ascii="Calibri" w:hAnsi="Calibri"/>
      </w:rPr>
      <w:tab/>
    </w:r>
    <w:del w:id="39" w:author="Markstrum, Alexis@Energy" w:date="2021-10-05T08:46:00Z">
      <w:r w:rsidDel="00343CC6">
        <w:rPr>
          <w:rFonts w:ascii="Calibri" w:hAnsi="Calibri"/>
        </w:rPr>
        <w:delText xml:space="preserve">July </w:delText>
      </w:r>
    </w:del>
    <w:ins w:id="40" w:author="Markstrum, Alexis@Energy" w:date="2021-10-05T08:46:00Z">
      <w:r w:rsidR="00343CC6">
        <w:rPr>
          <w:rFonts w:ascii="Calibri" w:hAnsi="Calibri"/>
        </w:rPr>
        <w:t xml:space="preserve">January </w:t>
      </w:r>
    </w:ins>
    <w:r>
      <w:rPr>
        <w:rFonts w:ascii="Calibri" w:hAnsi="Calibri"/>
      </w:rPr>
      <w:t>20</w:t>
    </w:r>
    <w:ins w:id="41" w:author="Alhabibi, Haider@Energy" w:date="2021-08-24T14:38:00Z">
      <w:r w:rsidR="001E580D">
        <w:rPr>
          <w:rFonts w:ascii="Calibri" w:hAnsi="Calibri"/>
        </w:rPr>
        <w:t>22</w:t>
      </w:r>
    </w:ins>
    <w:del w:id="42" w:author="Alhabibi, Haider@Energy" w:date="2021-08-24T14:38:00Z">
      <w:r w:rsidDel="001E580D">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E2CDE" w14:textId="77777777" w:rsidR="00017070" w:rsidRDefault="00017070">
      <w:r>
        <w:separator/>
      </w:r>
    </w:p>
  </w:footnote>
  <w:footnote w:type="continuationSeparator" w:id="0">
    <w:p w14:paraId="7951D6BB" w14:textId="77777777" w:rsidR="00017070" w:rsidRDefault="00017070">
      <w:r>
        <w:continuationSeparator/>
      </w:r>
    </w:p>
  </w:footnote>
  <w:footnote w:type="continuationNotice" w:id="1">
    <w:p w14:paraId="63142761" w14:textId="77777777" w:rsidR="00017070" w:rsidRDefault="000170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99" w14:textId="77777777" w:rsidR="005C1E9F" w:rsidRDefault="00017070">
    <w:pPr>
      <w:pStyle w:val="Header"/>
    </w:pPr>
    <w:r>
      <w:rPr>
        <w:noProof/>
      </w:rPr>
      <w:pict w14:anchorId="11F90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5"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9A" w14:textId="74ACE1C4" w:rsidR="005C1E9F" w:rsidRPr="00D34820" w:rsidRDefault="005C1E9F" w:rsidP="00C77466">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28A222A6" wp14:editId="4B78CF13">
          <wp:simplePos x="0" y="0"/>
          <wp:positionH relativeFrom="column">
            <wp:posOffset>6579870</wp:posOffset>
          </wp:positionH>
          <wp:positionV relativeFrom="paragraph">
            <wp:posOffset>52705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017070">
      <w:rPr>
        <w:rFonts w:ascii="Arial" w:hAnsi="Arial" w:cs="Arial"/>
        <w:noProof/>
        <w:sz w:val="14"/>
        <w:szCs w:val="14"/>
      </w:rPr>
      <w:pict w14:anchorId="11F90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6"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34820">
      <w:rPr>
        <w:rFonts w:ascii="Arial" w:hAnsi="Arial" w:cs="Arial"/>
        <w:sz w:val="14"/>
        <w:szCs w:val="14"/>
      </w:rPr>
      <w:t>STATE OF CALIFORNIA</w:t>
    </w:r>
  </w:p>
  <w:p w14:paraId="11F90E9B" w14:textId="77777777" w:rsidR="005C1E9F" w:rsidRPr="00D34820" w:rsidRDefault="005C1E9F" w:rsidP="00C77466">
    <w:pPr>
      <w:suppressAutoHyphens/>
      <w:ind w:left="-90"/>
      <w:rPr>
        <w:rFonts w:ascii="Arial" w:hAnsi="Arial" w:cs="Arial"/>
        <w:b/>
        <w:sz w:val="24"/>
        <w:szCs w:val="24"/>
      </w:rPr>
    </w:pPr>
    <w:r w:rsidRPr="00D34820">
      <w:rPr>
        <w:rFonts w:ascii="Arial" w:hAnsi="Arial" w:cs="Arial"/>
        <w:b/>
        <w:sz w:val="24"/>
        <w:szCs w:val="24"/>
      </w:rPr>
      <w:t>REFRIGERANT CHARGE VERIFICATION</w:t>
    </w:r>
  </w:p>
  <w:p w14:paraId="11F90E9C" w14:textId="51D52DE3" w:rsidR="005C1E9F" w:rsidRPr="00D34820" w:rsidRDefault="005C1E9F" w:rsidP="00C77466">
    <w:pPr>
      <w:suppressAutoHyphens/>
      <w:ind w:left="-90"/>
      <w:rPr>
        <w:rFonts w:ascii="Arial" w:hAnsi="Arial" w:cs="Arial"/>
        <w:sz w:val="14"/>
        <w:szCs w:val="14"/>
      </w:rPr>
    </w:pPr>
    <w:r w:rsidRPr="00D34820">
      <w:rPr>
        <w:rFonts w:ascii="Arial" w:hAnsi="Arial" w:cs="Arial"/>
        <w:sz w:val="14"/>
        <w:szCs w:val="14"/>
      </w:rPr>
      <w:t>CEC-</w:t>
    </w:r>
    <w:del w:id="0" w:author="Alhabibi, Haider@Energy" w:date="2022-03-09T16:51:00Z">
      <w:r w:rsidRPr="00D34820" w:rsidDel="00D10994">
        <w:rPr>
          <w:rFonts w:ascii="Arial" w:hAnsi="Arial" w:cs="Arial"/>
          <w:sz w:val="14"/>
          <w:szCs w:val="14"/>
        </w:rPr>
        <w:delText>CF2R</w:delText>
      </w:r>
    </w:del>
    <w:ins w:id="1" w:author="Alhabibi, Haider@Energy" w:date="2022-03-09T16:51:00Z">
      <w:r w:rsidR="00D10994">
        <w:rPr>
          <w:rFonts w:ascii="Arial" w:hAnsi="Arial" w:cs="Arial"/>
          <w:sz w:val="14"/>
          <w:szCs w:val="14"/>
        </w:rPr>
        <w:t>LMCI</w:t>
      </w:r>
    </w:ins>
    <w:r w:rsidRPr="00D34820">
      <w:rPr>
        <w:rFonts w:ascii="Arial" w:hAnsi="Arial" w:cs="Arial"/>
        <w:sz w:val="14"/>
        <w:szCs w:val="14"/>
      </w:rPr>
      <w:t>-MCH-25</w:t>
    </w:r>
    <w:ins w:id="2" w:author="Alhabibi, Haider@Energy" w:date="2021-11-01T11:22:00Z">
      <w:r w:rsidR="004D769D">
        <w:rPr>
          <w:rFonts w:ascii="Arial" w:hAnsi="Arial" w:cs="Arial"/>
          <w:sz w:val="14"/>
          <w:szCs w:val="14"/>
        </w:rPr>
        <w:t>a</w:t>
      </w:r>
    </w:ins>
    <w:r w:rsidRPr="00D34820">
      <w:rPr>
        <w:rFonts w:ascii="Arial" w:hAnsi="Arial" w:cs="Arial"/>
        <w:sz w:val="14"/>
        <w:szCs w:val="14"/>
      </w:rPr>
      <w:t xml:space="preserve">-H (Revised </w:t>
    </w:r>
    <w:r>
      <w:rPr>
        <w:rFonts w:ascii="Arial" w:hAnsi="Arial" w:cs="Arial"/>
        <w:sz w:val="14"/>
        <w:szCs w:val="14"/>
      </w:rPr>
      <w:t>0</w:t>
    </w:r>
    <w:ins w:id="3" w:author="Markstrum, Alexis@Energy" w:date="2021-10-05T08:45:00Z">
      <w:r w:rsidR="00343CC6">
        <w:rPr>
          <w:rFonts w:ascii="Arial" w:hAnsi="Arial" w:cs="Arial"/>
          <w:sz w:val="14"/>
          <w:szCs w:val="14"/>
        </w:rPr>
        <w:t>1</w:t>
      </w:r>
    </w:ins>
    <w:del w:id="4" w:author="Markstrum, Alexis@Energy" w:date="2021-10-05T08:45:00Z">
      <w:r w:rsidDel="00343CC6">
        <w:rPr>
          <w:rFonts w:ascii="Arial" w:hAnsi="Arial" w:cs="Arial"/>
          <w:sz w:val="14"/>
          <w:szCs w:val="14"/>
        </w:rPr>
        <w:delText>7</w:delText>
      </w:r>
    </w:del>
    <w:r>
      <w:rPr>
        <w:rFonts w:ascii="Arial" w:hAnsi="Arial" w:cs="Arial"/>
        <w:sz w:val="14"/>
        <w:szCs w:val="14"/>
      </w:rPr>
      <w:t>/</w:t>
    </w:r>
    <w:ins w:id="5" w:author="Alhabibi, Haider@Energy" w:date="2021-08-24T14:38:00Z">
      <w:r w:rsidR="001E580D">
        <w:rPr>
          <w:rFonts w:ascii="Arial" w:hAnsi="Arial" w:cs="Arial"/>
          <w:sz w:val="14"/>
          <w:szCs w:val="14"/>
        </w:rPr>
        <w:t>22</w:t>
      </w:r>
    </w:ins>
    <w:del w:id="6" w:author="Alhabibi, Haider@Energy" w:date="2021-08-24T14:38:00Z">
      <w:r w:rsidDel="001E580D">
        <w:rPr>
          <w:rFonts w:ascii="Arial" w:hAnsi="Arial" w:cs="Arial"/>
          <w:sz w:val="14"/>
          <w:szCs w:val="14"/>
        </w:rPr>
        <w:delText>20</w:delText>
      </w:r>
    </w:del>
    <w:r w:rsidRPr="00D34820">
      <w:rPr>
        <w:rFonts w:ascii="Arial" w:hAnsi="Arial" w:cs="Arial"/>
        <w:sz w:val="14"/>
        <w:szCs w:val="14"/>
      </w:rPr>
      <w:t xml:space="preserve">)                                                                                                                                 </w:t>
    </w:r>
    <w:r>
      <w:rPr>
        <w:rFonts w:ascii="Arial" w:hAnsi="Arial" w:cs="Arial"/>
        <w:sz w:val="14"/>
        <w:szCs w:val="14"/>
      </w:rPr>
      <w:t xml:space="preserve"> </w:t>
    </w:r>
    <w:r w:rsidRPr="00D34820">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5C1E9F" w:rsidRPr="00CF5A20" w14:paraId="11F90E9F" w14:textId="77777777" w:rsidTr="00C77466">
      <w:trPr>
        <w:cantSplit/>
        <w:trHeight w:val="288"/>
      </w:trPr>
      <w:tc>
        <w:tcPr>
          <w:tcW w:w="3749" w:type="pct"/>
          <w:gridSpan w:val="2"/>
          <w:tcBorders>
            <w:right w:val="nil"/>
          </w:tcBorders>
          <w:vAlign w:val="center"/>
        </w:tcPr>
        <w:p w14:paraId="11F90E9D" w14:textId="77777777" w:rsidR="005C1E9F" w:rsidRPr="00CF5A20" w:rsidRDefault="005C1E9F" w:rsidP="00CF5A20">
          <w:pPr>
            <w:keepNext/>
            <w:outlineLvl w:val="0"/>
            <w:rPr>
              <w:rFonts w:ascii="Calibri" w:hAnsi="Calibri"/>
              <w:bCs/>
            </w:rPr>
          </w:pPr>
          <w:r w:rsidRPr="00CF5A20">
            <w:rPr>
              <w:rFonts w:ascii="Calibri" w:hAnsi="Calibri"/>
              <w:bCs/>
            </w:rPr>
            <w:t>CERTIFICATE OF INSTALLATION</w:t>
          </w:r>
        </w:p>
      </w:tc>
      <w:tc>
        <w:tcPr>
          <w:tcW w:w="1251" w:type="pct"/>
          <w:tcBorders>
            <w:left w:val="nil"/>
          </w:tcBorders>
          <w:tcMar>
            <w:left w:w="115" w:type="dxa"/>
            <w:right w:w="115" w:type="dxa"/>
          </w:tcMar>
          <w:vAlign w:val="center"/>
        </w:tcPr>
        <w:p w14:paraId="11F90E9E" w14:textId="4198BB35" w:rsidR="005C1E9F" w:rsidRPr="00CF5A20" w:rsidRDefault="005C1E9F" w:rsidP="00CF5A20">
          <w:pPr>
            <w:keepNext/>
            <w:jc w:val="right"/>
            <w:outlineLvl w:val="0"/>
            <w:rPr>
              <w:rFonts w:ascii="Calibri" w:hAnsi="Calibri"/>
              <w:bCs/>
            </w:rPr>
          </w:pPr>
          <w:del w:id="7" w:author="Alhabibi, Haider@Energy" w:date="2022-03-09T16:51:00Z">
            <w:r w:rsidDel="00D10994">
              <w:rPr>
                <w:rFonts w:ascii="Calibri" w:hAnsi="Calibri"/>
                <w:bCs/>
              </w:rPr>
              <w:delText>CF2R</w:delText>
            </w:r>
          </w:del>
          <w:ins w:id="8" w:author="Alhabibi, Haider@Energy" w:date="2022-03-09T16:51:00Z">
            <w:r w:rsidR="00D10994">
              <w:rPr>
                <w:rFonts w:ascii="Calibri" w:hAnsi="Calibri"/>
                <w:bCs/>
              </w:rPr>
              <w:t>LMCI</w:t>
            </w:r>
          </w:ins>
          <w:r>
            <w:rPr>
              <w:rFonts w:ascii="Calibri" w:hAnsi="Calibri"/>
              <w:bCs/>
            </w:rPr>
            <w:t>-MCH-25</w:t>
          </w:r>
          <w:r w:rsidRPr="00CF5A20">
            <w:rPr>
              <w:rFonts w:ascii="Calibri" w:hAnsi="Calibri"/>
              <w:bCs/>
            </w:rPr>
            <w:t>-H</w:t>
          </w:r>
        </w:p>
      </w:tc>
    </w:tr>
    <w:tr w:rsidR="005C1E9F" w:rsidRPr="00CF5A20" w14:paraId="11F90EA2" w14:textId="77777777" w:rsidTr="00C77466">
      <w:trPr>
        <w:cantSplit/>
        <w:trHeight w:val="288"/>
      </w:trPr>
      <w:tc>
        <w:tcPr>
          <w:tcW w:w="2353" w:type="pct"/>
          <w:tcBorders>
            <w:right w:val="nil"/>
          </w:tcBorders>
        </w:tcPr>
        <w:p w14:paraId="11F90EA0" w14:textId="77777777" w:rsidR="005C1E9F" w:rsidRPr="00CF5A20" w:rsidRDefault="005C1E9F" w:rsidP="00CF5A20">
          <w:pPr>
            <w:tabs>
              <w:tab w:val="right" w:pos="10543"/>
            </w:tabs>
            <w:rPr>
              <w:rFonts w:ascii="Calibri" w:hAnsi="Calibri"/>
              <w:sz w:val="12"/>
              <w:szCs w:val="12"/>
            </w:rPr>
          </w:pPr>
          <w:r w:rsidRPr="00962907">
            <w:rPr>
              <w:rFonts w:ascii="Calibri" w:hAnsi="Calibri"/>
              <w:bCs/>
            </w:rPr>
            <w:t>Refrigerant Charge Verification</w:t>
          </w:r>
        </w:p>
      </w:tc>
      <w:tc>
        <w:tcPr>
          <w:tcW w:w="2647" w:type="pct"/>
          <w:gridSpan w:val="2"/>
          <w:tcBorders>
            <w:left w:val="nil"/>
          </w:tcBorders>
        </w:tcPr>
        <w:p w14:paraId="11F90EA1" w14:textId="629DC58B" w:rsidR="005C1E9F" w:rsidRPr="00CF5A20" w:rsidRDefault="005C1E9F" w:rsidP="00CF5A2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bCs/>
            </w:rPr>
            <w:fldChar w:fldCharType="begin"/>
          </w:r>
          <w:r w:rsidRPr="00CF5A20">
            <w:rPr>
              <w:rFonts w:ascii="Calibri" w:hAnsi="Calibri"/>
              <w:bCs/>
            </w:rPr>
            <w:instrText xml:space="preserve"> PAGE   \* MERGEFORMAT </w:instrText>
          </w:r>
          <w:r w:rsidRPr="00CF5A20">
            <w:rPr>
              <w:rFonts w:ascii="Calibri" w:hAnsi="Calibri"/>
              <w:bCs/>
            </w:rPr>
            <w:fldChar w:fldCharType="separate"/>
          </w:r>
          <w:r>
            <w:rPr>
              <w:rFonts w:ascii="Calibri" w:hAnsi="Calibri"/>
              <w:bCs/>
              <w:noProof/>
            </w:rPr>
            <w:t>4</w:t>
          </w:r>
          <w:r w:rsidRPr="00CF5A20">
            <w:rPr>
              <w:rFonts w:ascii="Calibri" w:hAnsi="Calibri"/>
              <w:bCs/>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47EA3">
            <w:rPr>
              <w:rFonts w:ascii="Calibri" w:hAnsi="Calibri"/>
              <w:bCs/>
              <w:noProof/>
            </w:rPr>
            <w:t>4</w:t>
          </w:r>
          <w:r>
            <w:rPr>
              <w:rFonts w:ascii="Calibri" w:hAnsi="Calibri"/>
              <w:bCs/>
              <w:noProof/>
            </w:rPr>
            <w:fldChar w:fldCharType="end"/>
          </w:r>
          <w:r w:rsidRPr="00CF5A20">
            <w:rPr>
              <w:rFonts w:ascii="Calibri" w:hAnsi="Calibri"/>
              <w:bCs/>
            </w:rPr>
            <w:t>)</w:t>
          </w:r>
        </w:p>
      </w:tc>
    </w:tr>
    <w:tr w:rsidR="005C1E9F" w:rsidRPr="00CF5A20" w14:paraId="11F90EA6" w14:textId="77777777" w:rsidTr="00C77466">
      <w:trPr>
        <w:cantSplit/>
        <w:trHeight w:val="288"/>
      </w:trPr>
      <w:tc>
        <w:tcPr>
          <w:tcW w:w="0" w:type="auto"/>
        </w:tcPr>
        <w:p w14:paraId="11F90EA3" w14:textId="77777777" w:rsidR="005C1E9F" w:rsidRPr="00CF5A20" w:rsidRDefault="005C1E9F" w:rsidP="00CF5A20">
          <w:pPr>
            <w:rPr>
              <w:rFonts w:ascii="Calibri" w:hAnsi="Calibri"/>
              <w:sz w:val="12"/>
              <w:szCs w:val="12"/>
            </w:rPr>
          </w:pPr>
          <w:r w:rsidRPr="00CF5A20">
            <w:rPr>
              <w:rFonts w:ascii="Calibri" w:hAnsi="Calibri"/>
              <w:sz w:val="12"/>
              <w:szCs w:val="12"/>
            </w:rPr>
            <w:t>Project Name:</w:t>
          </w:r>
        </w:p>
      </w:tc>
      <w:tc>
        <w:tcPr>
          <w:tcW w:w="1404" w:type="pct"/>
        </w:tcPr>
        <w:p w14:paraId="11F90EA4" w14:textId="77777777" w:rsidR="005C1E9F" w:rsidRPr="00CF5A20" w:rsidRDefault="005C1E9F" w:rsidP="00CF5A20">
          <w:pPr>
            <w:rPr>
              <w:rFonts w:ascii="Calibri" w:hAnsi="Calibri"/>
              <w:sz w:val="12"/>
              <w:szCs w:val="12"/>
            </w:rPr>
          </w:pPr>
          <w:r w:rsidRPr="00CF5A20">
            <w:rPr>
              <w:rFonts w:ascii="Calibri" w:hAnsi="Calibri"/>
              <w:sz w:val="12"/>
              <w:szCs w:val="12"/>
            </w:rPr>
            <w:t>Enforcement Agency:</w:t>
          </w:r>
        </w:p>
      </w:tc>
      <w:tc>
        <w:tcPr>
          <w:tcW w:w="1251" w:type="pct"/>
        </w:tcPr>
        <w:p w14:paraId="11F90EA5" w14:textId="77777777" w:rsidR="005C1E9F" w:rsidRPr="00CF5A20" w:rsidRDefault="005C1E9F" w:rsidP="00CF5A20">
          <w:pPr>
            <w:rPr>
              <w:rFonts w:ascii="Calibri" w:hAnsi="Calibri"/>
              <w:sz w:val="12"/>
              <w:szCs w:val="12"/>
            </w:rPr>
          </w:pPr>
          <w:r w:rsidRPr="00CF5A20">
            <w:rPr>
              <w:rFonts w:ascii="Calibri" w:hAnsi="Calibri"/>
              <w:sz w:val="12"/>
              <w:szCs w:val="12"/>
            </w:rPr>
            <w:t>Permit Number:</w:t>
          </w:r>
        </w:p>
      </w:tc>
    </w:tr>
    <w:tr w:rsidR="005C1E9F" w:rsidRPr="00CF5A20" w14:paraId="11F90EAA" w14:textId="77777777" w:rsidTr="00C77466">
      <w:trPr>
        <w:cantSplit/>
        <w:trHeight w:val="288"/>
      </w:trPr>
      <w:tc>
        <w:tcPr>
          <w:tcW w:w="0" w:type="auto"/>
        </w:tcPr>
        <w:p w14:paraId="11F90EA7" w14:textId="77777777" w:rsidR="005C1E9F" w:rsidRPr="00CF5A20" w:rsidRDefault="005C1E9F" w:rsidP="00CF5A20">
          <w:pPr>
            <w:rPr>
              <w:rFonts w:ascii="Calibri" w:hAnsi="Calibri"/>
              <w:sz w:val="12"/>
              <w:szCs w:val="12"/>
              <w:vertAlign w:val="superscript"/>
            </w:rPr>
          </w:pPr>
          <w:r w:rsidRPr="00CF5A20">
            <w:rPr>
              <w:rFonts w:ascii="Calibri" w:hAnsi="Calibri"/>
              <w:sz w:val="12"/>
              <w:szCs w:val="12"/>
            </w:rPr>
            <w:t>Dwelling Address:</w:t>
          </w:r>
        </w:p>
      </w:tc>
      <w:tc>
        <w:tcPr>
          <w:tcW w:w="1404" w:type="pct"/>
        </w:tcPr>
        <w:p w14:paraId="11F90EA8" w14:textId="4E18B711" w:rsidR="005C1E9F" w:rsidRPr="00CF5A20" w:rsidRDefault="005C1E9F" w:rsidP="00CF5A20">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51" w:type="pct"/>
        </w:tcPr>
        <w:p w14:paraId="11F90EA9" w14:textId="2533DAF3" w:rsidR="005C1E9F" w:rsidRPr="00CF5A20" w:rsidRDefault="005C1E9F" w:rsidP="00CF5A20">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11F90EAB" w14:textId="77777777" w:rsidR="005C1E9F" w:rsidRDefault="005C1E9F" w:rsidP="00CF5A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E" w14:textId="77777777" w:rsidR="005C1E9F" w:rsidRDefault="00017070">
    <w:pPr>
      <w:pStyle w:val="Header"/>
    </w:pPr>
    <w:r>
      <w:rPr>
        <w:noProof/>
      </w:rPr>
      <w:pict w14:anchorId="11F90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4"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F" w14:textId="77777777" w:rsidR="005C1E9F" w:rsidRDefault="00017070">
    <w:pPr>
      <w:pStyle w:val="Header"/>
    </w:pPr>
    <w:r>
      <w:rPr>
        <w:noProof/>
      </w:rPr>
      <w:pict w14:anchorId="11F90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8"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CF5A20" w14:paraId="11F90EB2" w14:textId="77777777">
      <w:trPr>
        <w:cantSplit/>
        <w:trHeight w:val="288"/>
      </w:trPr>
      <w:tc>
        <w:tcPr>
          <w:tcW w:w="3877" w:type="pct"/>
          <w:gridSpan w:val="2"/>
          <w:tcBorders>
            <w:right w:val="nil"/>
          </w:tcBorders>
          <w:vAlign w:val="center"/>
        </w:tcPr>
        <w:p w14:paraId="11F90EB0" w14:textId="09A8EE6E" w:rsidR="005C1E9F" w:rsidRPr="00CF5A20" w:rsidRDefault="005C1E9F" w:rsidP="00BC72AF">
          <w:pPr>
            <w:pStyle w:val="Heading1"/>
            <w:rPr>
              <w:rFonts w:ascii="Calibri" w:hAnsi="Calibri"/>
              <w:b w:val="0"/>
              <w:bCs/>
              <w:sz w:val="20"/>
            </w:rPr>
          </w:pPr>
          <w:r w:rsidRPr="00CF5A20">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11F90EB1" w14:textId="4A9C5349" w:rsidR="005C1E9F" w:rsidRPr="00CF5A20" w:rsidRDefault="005C1E9F" w:rsidP="00BA34B9">
          <w:pPr>
            <w:pStyle w:val="Heading1"/>
            <w:jc w:val="right"/>
            <w:rPr>
              <w:rFonts w:ascii="Calibri" w:hAnsi="Calibri"/>
              <w:b w:val="0"/>
              <w:bCs/>
              <w:sz w:val="20"/>
            </w:rPr>
          </w:pPr>
          <w:del w:id="33" w:author="Alhabibi, Haider@Energy" w:date="2022-03-09T16:51:00Z">
            <w:r w:rsidRPr="00CF5A20" w:rsidDel="00D10994">
              <w:rPr>
                <w:rFonts w:ascii="Calibri" w:hAnsi="Calibri"/>
                <w:b w:val="0"/>
                <w:bCs/>
                <w:sz w:val="20"/>
              </w:rPr>
              <w:delText>CF2R</w:delText>
            </w:r>
          </w:del>
          <w:ins w:id="34" w:author="Alhabibi, Haider@Energy" w:date="2022-03-09T16:51:00Z">
            <w:r w:rsidR="00D10994">
              <w:rPr>
                <w:rFonts w:ascii="Calibri" w:hAnsi="Calibri"/>
                <w:b w:val="0"/>
                <w:bCs/>
                <w:sz w:val="20"/>
              </w:rPr>
              <w:t>LMCI</w:t>
            </w:r>
          </w:ins>
          <w:r w:rsidRPr="00CF5A20">
            <w:rPr>
              <w:rFonts w:ascii="Calibri" w:hAnsi="Calibri"/>
              <w:b w:val="0"/>
              <w:bCs/>
              <w:sz w:val="20"/>
            </w:rPr>
            <w:t>-MCH-25-H</w:t>
          </w:r>
        </w:p>
      </w:tc>
    </w:tr>
    <w:tr w:rsidR="005C1E9F" w:rsidRPr="00CF5A20" w14:paraId="11F90EB5" w14:textId="77777777">
      <w:trPr>
        <w:cantSplit/>
        <w:trHeight w:val="288"/>
      </w:trPr>
      <w:tc>
        <w:tcPr>
          <w:tcW w:w="2500" w:type="pct"/>
          <w:tcBorders>
            <w:right w:val="nil"/>
          </w:tcBorders>
        </w:tcPr>
        <w:p w14:paraId="11F90EB3" w14:textId="77777777" w:rsidR="005C1E9F" w:rsidRPr="00CF5A20" w:rsidRDefault="005C1E9F"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 and 25d</w:t>
          </w:r>
        </w:p>
      </w:tc>
      <w:tc>
        <w:tcPr>
          <w:tcW w:w="2500" w:type="pct"/>
          <w:gridSpan w:val="2"/>
          <w:tcBorders>
            <w:left w:val="nil"/>
          </w:tcBorders>
        </w:tcPr>
        <w:p w14:paraId="11F90EB4" w14:textId="65E2CD29" w:rsidR="005C1E9F" w:rsidRPr="00CF5A20" w:rsidRDefault="005C1E9F" w:rsidP="00AF093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rPr>
            <w:fldChar w:fldCharType="begin"/>
          </w:r>
          <w:r w:rsidRPr="00CF5A20">
            <w:rPr>
              <w:rFonts w:ascii="Calibri" w:hAnsi="Calibri"/>
            </w:rPr>
            <w:instrText xml:space="preserve"> PAGE   \* MERGEFORMAT </w:instrText>
          </w:r>
          <w:r w:rsidRPr="00CF5A20">
            <w:rPr>
              <w:rFonts w:ascii="Calibri" w:hAnsi="Calibri"/>
            </w:rPr>
            <w:fldChar w:fldCharType="separate"/>
          </w:r>
          <w:r w:rsidRPr="00690EC4">
            <w:rPr>
              <w:rFonts w:ascii="Calibri" w:hAnsi="Calibri"/>
              <w:bCs/>
              <w:noProof/>
            </w:rPr>
            <w:t>3</w:t>
          </w:r>
          <w:r w:rsidRPr="00CF5A20">
            <w:rPr>
              <w:rFonts w:ascii="Calibri" w:hAnsi="Calibri"/>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47EA3">
            <w:rPr>
              <w:rFonts w:ascii="Calibri" w:hAnsi="Calibri"/>
              <w:bCs/>
              <w:noProof/>
            </w:rPr>
            <w:t>3</w:t>
          </w:r>
          <w:r>
            <w:rPr>
              <w:rFonts w:ascii="Calibri" w:hAnsi="Calibri"/>
              <w:bCs/>
              <w:noProof/>
            </w:rPr>
            <w:fldChar w:fldCharType="end"/>
          </w:r>
          <w:r w:rsidRPr="00CF5A20">
            <w:rPr>
              <w:rFonts w:ascii="Calibri" w:hAnsi="Calibri"/>
              <w:bCs/>
            </w:rPr>
            <w:t>)</w:t>
          </w:r>
        </w:p>
      </w:tc>
    </w:tr>
  </w:tbl>
  <w:p w14:paraId="11F90EB6" w14:textId="30CF9747" w:rsidR="005C1E9F" w:rsidRDefault="00017070" w:rsidP="00BA34B9">
    <w:pPr>
      <w:pStyle w:val="Header"/>
    </w:pPr>
    <w:r>
      <w:rPr>
        <w:rFonts w:ascii="Calibri" w:hAnsi="Calibri"/>
        <w:b/>
        <w:bCs/>
        <w:noProof/>
      </w:rPr>
      <w:pict w14:anchorId="11F90E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9" o:spid="_x0000_s206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8" w14:textId="77777777" w:rsidR="005C1E9F" w:rsidRDefault="00017070">
    <w:pPr>
      <w:pStyle w:val="Header"/>
    </w:pPr>
    <w:r>
      <w:rPr>
        <w:noProof/>
      </w:rPr>
      <w:pict w14:anchorId="11F90E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7"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9" w14:textId="77777777" w:rsidR="005C1E9F" w:rsidRDefault="00017070">
    <w:pPr>
      <w:pStyle w:val="Header"/>
    </w:pPr>
    <w:r>
      <w:rPr>
        <w:noProof/>
      </w:rPr>
      <w:pict w14:anchorId="11F90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1"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F85124" w14:paraId="11F90EBC" w14:textId="77777777">
      <w:trPr>
        <w:cantSplit/>
        <w:trHeight w:val="288"/>
      </w:trPr>
      <w:tc>
        <w:tcPr>
          <w:tcW w:w="3877" w:type="pct"/>
          <w:gridSpan w:val="2"/>
          <w:tcBorders>
            <w:right w:val="nil"/>
          </w:tcBorders>
          <w:vAlign w:val="center"/>
        </w:tcPr>
        <w:p w14:paraId="11F90EBA" w14:textId="4096B79F" w:rsidR="005C1E9F" w:rsidRPr="00962907" w:rsidRDefault="005C1E9F" w:rsidP="00BC72AF">
          <w:pPr>
            <w:pStyle w:val="Heading1"/>
            <w:rPr>
              <w:rFonts w:ascii="Calibri" w:hAnsi="Calibri"/>
              <w:b w:val="0"/>
              <w:bCs/>
              <w:sz w:val="20"/>
            </w:rPr>
          </w:pPr>
          <w:r w:rsidRPr="00962907">
            <w:rPr>
              <w:rFonts w:ascii="Calibri" w:hAnsi="Calibri"/>
              <w:b w:val="0"/>
              <w:bCs/>
              <w:sz w:val="20"/>
            </w:rPr>
            <w:t>CERTIFICATE OF INSTALLATION</w:t>
          </w:r>
          <w:r>
            <w:rPr>
              <w:rFonts w:ascii="Calibri" w:hAnsi="Calibri"/>
              <w:b w:val="0"/>
              <w:bCs/>
              <w:sz w:val="20"/>
            </w:rPr>
            <w:t xml:space="preserve"> </w:t>
          </w:r>
          <w:r>
            <w:rPr>
              <w:rFonts w:ascii="Cambria" w:hAnsi="Cambria"/>
              <w:b w:val="0"/>
              <w:bCs/>
              <w:sz w:val="20"/>
            </w:rPr>
            <w:t xml:space="preserve">- </w:t>
          </w:r>
          <w:r w:rsidRPr="00DC2134">
            <w:rPr>
              <w:rFonts w:asciiTheme="minorHAnsi" w:hAnsiTheme="minorHAnsi"/>
              <w:b w:val="0"/>
              <w:bCs/>
              <w:sz w:val="20"/>
            </w:rPr>
            <w:t>DATA FIELD DEFINITIONS AND CALCULATIONS</w:t>
          </w:r>
        </w:p>
      </w:tc>
      <w:tc>
        <w:tcPr>
          <w:tcW w:w="1123" w:type="pct"/>
          <w:tcBorders>
            <w:left w:val="nil"/>
          </w:tcBorders>
          <w:tcMar>
            <w:left w:w="115" w:type="dxa"/>
            <w:right w:w="115" w:type="dxa"/>
          </w:tcMar>
          <w:vAlign w:val="center"/>
        </w:tcPr>
        <w:p w14:paraId="11F90EBB" w14:textId="006001DB" w:rsidR="005C1E9F" w:rsidRPr="00962907" w:rsidRDefault="005C1E9F" w:rsidP="00BA34B9">
          <w:pPr>
            <w:pStyle w:val="Heading1"/>
            <w:jc w:val="right"/>
            <w:rPr>
              <w:rFonts w:ascii="Calibri" w:hAnsi="Calibri"/>
              <w:b w:val="0"/>
              <w:bCs/>
              <w:sz w:val="20"/>
            </w:rPr>
          </w:pPr>
          <w:del w:id="120" w:author="Alhabibi, Haider@Energy" w:date="2022-03-09T16:51:00Z">
            <w:r w:rsidRPr="00962907" w:rsidDel="00D10994">
              <w:rPr>
                <w:rFonts w:ascii="Calibri" w:hAnsi="Calibri"/>
                <w:b w:val="0"/>
                <w:bCs/>
                <w:sz w:val="20"/>
              </w:rPr>
              <w:delText>CF2R</w:delText>
            </w:r>
          </w:del>
          <w:ins w:id="121" w:author="Alhabibi, Haider@Energy" w:date="2022-03-09T16:51:00Z">
            <w:r w:rsidR="00D10994">
              <w:rPr>
                <w:rFonts w:ascii="Calibri" w:hAnsi="Calibri"/>
                <w:b w:val="0"/>
                <w:bCs/>
                <w:sz w:val="20"/>
              </w:rPr>
              <w:t>LMCI</w:t>
            </w:r>
          </w:ins>
          <w:r w:rsidRPr="00962907">
            <w:rPr>
              <w:rFonts w:ascii="Calibri" w:hAnsi="Calibri"/>
              <w:b w:val="0"/>
              <w:bCs/>
              <w:sz w:val="20"/>
            </w:rPr>
            <w:t>-MCH-25-H</w:t>
          </w:r>
        </w:p>
      </w:tc>
    </w:tr>
    <w:tr w:rsidR="005C1E9F" w:rsidRPr="00F85124" w14:paraId="11F90EBF" w14:textId="77777777">
      <w:trPr>
        <w:cantSplit/>
        <w:trHeight w:val="288"/>
      </w:trPr>
      <w:tc>
        <w:tcPr>
          <w:tcW w:w="2500" w:type="pct"/>
          <w:tcBorders>
            <w:right w:val="nil"/>
          </w:tcBorders>
        </w:tcPr>
        <w:p w14:paraId="11F90EBD" w14:textId="77777777" w:rsidR="005C1E9F" w:rsidRPr="00962907" w:rsidRDefault="005C1E9F"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 and 25d</w:t>
          </w:r>
        </w:p>
      </w:tc>
      <w:tc>
        <w:tcPr>
          <w:tcW w:w="2500" w:type="pct"/>
          <w:gridSpan w:val="2"/>
          <w:tcBorders>
            <w:left w:val="nil"/>
          </w:tcBorders>
        </w:tcPr>
        <w:p w14:paraId="11F90EBE" w14:textId="41924027" w:rsidR="005C1E9F" w:rsidRPr="00962907" w:rsidRDefault="005C1E9F"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Pr="00690EC4">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47EA3">
            <w:rPr>
              <w:rFonts w:ascii="Calibri" w:hAnsi="Calibri"/>
              <w:bCs/>
              <w:noProof/>
            </w:rPr>
            <w:t>7</w:t>
          </w:r>
          <w:r>
            <w:rPr>
              <w:rFonts w:ascii="Calibri" w:hAnsi="Calibri"/>
              <w:bCs/>
              <w:noProof/>
            </w:rPr>
            <w:fldChar w:fldCharType="end"/>
          </w:r>
          <w:r w:rsidRPr="00962907">
            <w:rPr>
              <w:rFonts w:ascii="Calibri" w:hAnsi="Calibri"/>
              <w:bCs/>
            </w:rPr>
            <w:t>)</w:t>
          </w:r>
        </w:p>
      </w:tc>
    </w:tr>
  </w:tbl>
  <w:p w14:paraId="11F90EC0" w14:textId="710F1FAE" w:rsidR="005C1E9F" w:rsidRDefault="00017070" w:rsidP="00BA34B9">
    <w:pPr>
      <w:pStyle w:val="Header"/>
    </w:pPr>
    <w:r>
      <w:rPr>
        <w:rFonts w:ascii="Calibri" w:hAnsi="Calibri"/>
        <w:b/>
        <w:bCs/>
        <w:noProof/>
      </w:rPr>
      <w:pict w14:anchorId="11F90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2"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C1" w14:textId="77777777" w:rsidR="005C1E9F" w:rsidRDefault="00017070">
    <w:pPr>
      <w:pStyle w:val="Header"/>
    </w:pPr>
    <w:r>
      <w:rPr>
        <w:noProof/>
      </w:rPr>
      <w:pict w14:anchorId="11F90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0"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4AE6B98"/>
    <w:lvl w:ilvl="0" w:tplc="054EDB58">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A4138"/>
    <w:multiLevelType w:val="hybridMultilevel"/>
    <w:tmpl w:val="E9A87D94"/>
    <w:lvl w:ilvl="0" w:tplc="FFBC7EB2">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C6DA1494"/>
    <w:lvl w:ilvl="0" w:tplc="F166725A">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AD65D18"/>
    <w:multiLevelType w:val="multilevel"/>
    <w:tmpl w:val="4712F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8787683"/>
    <w:multiLevelType w:val="hybridMultilevel"/>
    <w:tmpl w:val="8236B4E4"/>
    <w:lvl w:ilvl="0" w:tplc="14E859E8">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2C7AC0E8"/>
    <w:lvl w:ilvl="0" w:tplc="053C34C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A30C43"/>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76F434B8"/>
    <w:multiLevelType w:val="hybridMultilevel"/>
    <w:tmpl w:val="6BC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17"/>
  </w:num>
  <w:num w:numId="5">
    <w:abstractNumId w:val="5"/>
  </w:num>
  <w:num w:numId="6">
    <w:abstractNumId w:val="15"/>
  </w:num>
  <w:num w:numId="7">
    <w:abstractNumId w:val="16"/>
  </w:num>
  <w:num w:numId="8">
    <w:abstractNumId w:val="10"/>
  </w:num>
  <w:num w:numId="9">
    <w:abstractNumId w:val="12"/>
  </w:num>
  <w:num w:numId="10">
    <w:abstractNumId w:val="18"/>
  </w:num>
  <w:num w:numId="11">
    <w:abstractNumId w:val="14"/>
  </w:num>
  <w:num w:numId="12">
    <w:abstractNumId w:val="3"/>
  </w:num>
  <w:num w:numId="13">
    <w:abstractNumId w:val="19"/>
  </w:num>
  <w:num w:numId="14">
    <w:abstractNumId w:val="11"/>
  </w:num>
  <w:num w:numId="15">
    <w:abstractNumId w:val="2"/>
  </w:num>
  <w:num w:numId="16">
    <w:abstractNumId w:val="8"/>
  </w:num>
  <w:num w:numId="17">
    <w:abstractNumId w:val="9"/>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4"/>
  </w:num>
  <w:num w:numId="31">
    <w:abstractNumId w:val="7"/>
  </w:num>
  <w:num w:numId="32">
    <w:abstractNumId w:val="21"/>
  </w:num>
  <w:num w:numId="33">
    <w:abstractNumId w:val="5"/>
    <w:lvlOverride w:ilvl="0">
      <w:startOverride w:val="1"/>
    </w:lvlOverride>
    <w:lvlOverride w:ilvl="1"/>
    <w:lvlOverride w:ilvl="2"/>
    <w:lvlOverride w:ilvl="3"/>
    <w:lvlOverride w:ilvl="4"/>
    <w:lvlOverride w:ilvl="5"/>
    <w:lvlOverride w:ilvl="6"/>
    <w:lvlOverride w:ilvl="7"/>
    <w:lvlOverride w:ilvl="8"/>
  </w:num>
  <w:num w:numId="34">
    <w:abstractNumId w:val="1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3288"/>
    <w:rsid w:val="00005802"/>
    <w:rsid w:val="0000787A"/>
    <w:rsid w:val="00007D1A"/>
    <w:rsid w:val="000125D6"/>
    <w:rsid w:val="00017070"/>
    <w:rsid w:val="00017AC3"/>
    <w:rsid w:val="00020E8C"/>
    <w:rsid w:val="000315AB"/>
    <w:rsid w:val="00037CA9"/>
    <w:rsid w:val="000418E7"/>
    <w:rsid w:val="0005255E"/>
    <w:rsid w:val="00060739"/>
    <w:rsid w:val="00065326"/>
    <w:rsid w:val="0007566C"/>
    <w:rsid w:val="000815FB"/>
    <w:rsid w:val="000839A7"/>
    <w:rsid w:val="000919ED"/>
    <w:rsid w:val="00091E69"/>
    <w:rsid w:val="00094B5B"/>
    <w:rsid w:val="00096535"/>
    <w:rsid w:val="00096E09"/>
    <w:rsid w:val="00097C1B"/>
    <w:rsid w:val="000A40BB"/>
    <w:rsid w:val="000A5BAB"/>
    <w:rsid w:val="000A6806"/>
    <w:rsid w:val="000B449F"/>
    <w:rsid w:val="000C321B"/>
    <w:rsid w:val="000D3DAA"/>
    <w:rsid w:val="000D703E"/>
    <w:rsid w:val="000E1F95"/>
    <w:rsid w:val="000E27BA"/>
    <w:rsid w:val="000E48A5"/>
    <w:rsid w:val="000F2500"/>
    <w:rsid w:val="000F4B46"/>
    <w:rsid w:val="0010636F"/>
    <w:rsid w:val="00107045"/>
    <w:rsid w:val="00112282"/>
    <w:rsid w:val="00120E9A"/>
    <w:rsid w:val="00126BEC"/>
    <w:rsid w:val="001377CE"/>
    <w:rsid w:val="0014042F"/>
    <w:rsid w:val="00140978"/>
    <w:rsid w:val="00160B0B"/>
    <w:rsid w:val="00162AEE"/>
    <w:rsid w:val="00175648"/>
    <w:rsid w:val="00184895"/>
    <w:rsid w:val="001919CD"/>
    <w:rsid w:val="001A3C0E"/>
    <w:rsid w:val="001A44BF"/>
    <w:rsid w:val="001B3F29"/>
    <w:rsid w:val="001B7886"/>
    <w:rsid w:val="001C1920"/>
    <w:rsid w:val="001C7CA4"/>
    <w:rsid w:val="001D178E"/>
    <w:rsid w:val="001D314F"/>
    <w:rsid w:val="001D40A4"/>
    <w:rsid w:val="001D52BB"/>
    <w:rsid w:val="001D562C"/>
    <w:rsid w:val="001D6CBF"/>
    <w:rsid w:val="001E01CD"/>
    <w:rsid w:val="001E580D"/>
    <w:rsid w:val="001E7B1D"/>
    <w:rsid w:val="001F35FE"/>
    <w:rsid w:val="001F3D34"/>
    <w:rsid w:val="001F7726"/>
    <w:rsid w:val="0020242C"/>
    <w:rsid w:val="002056C3"/>
    <w:rsid w:val="00206C12"/>
    <w:rsid w:val="002115FC"/>
    <w:rsid w:val="002137F8"/>
    <w:rsid w:val="00221EB2"/>
    <w:rsid w:val="00224D70"/>
    <w:rsid w:val="0023024C"/>
    <w:rsid w:val="00230AF0"/>
    <w:rsid w:val="0023269F"/>
    <w:rsid w:val="00234B19"/>
    <w:rsid w:val="00235B32"/>
    <w:rsid w:val="0023655E"/>
    <w:rsid w:val="002431A1"/>
    <w:rsid w:val="002441AD"/>
    <w:rsid w:val="00245800"/>
    <w:rsid w:val="0024734D"/>
    <w:rsid w:val="002709D0"/>
    <w:rsid w:val="00270A0F"/>
    <w:rsid w:val="00271EB8"/>
    <w:rsid w:val="00274167"/>
    <w:rsid w:val="00276DB1"/>
    <w:rsid w:val="002844F1"/>
    <w:rsid w:val="00292701"/>
    <w:rsid w:val="0029791B"/>
    <w:rsid w:val="002A1ED4"/>
    <w:rsid w:val="002A4813"/>
    <w:rsid w:val="002A7707"/>
    <w:rsid w:val="002B57AA"/>
    <w:rsid w:val="002B75F6"/>
    <w:rsid w:val="002B7C07"/>
    <w:rsid w:val="002C44FD"/>
    <w:rsid w:val="002E07A1"/>
    <w:rsid w:val="002E1819"/>
    <w:rsid w:val="002E414F"/>
    <w:rsid w:val="002E441C"/>
    <w:rsid w:val="002E4641"/>
    <w:rsid w:val="002E4FAF"/>
    <w:rsid w:val="002F74E4"/>
    <w:rsid w:val="0030153C"/>
    <w:rsid w:val="00307FA1"/>
    <w:rsid w:val="00311253"/>
    <w:rsid w:val="00314C8E"/>
    <w:rsid w:val="00337DFA"/>
    <w:rsid w:val="00343CC6"/>
    <w:rsid w:val="003456CB"/>
    <w:rsid w:val="003463FC"/>
    <w:rsid w:val="003501F5"/>
    <w:rsid w:val="00360445"/>
    <w:rsid w:val="00364371"/>
    <w:rsid w:val="003661DD"/>
    <w:rsid w:val="0036639A"/>
    <w:rsid w:val="003727FF"/>
    <w:rsid w:val="00380311"/>
    <w:rsid w:val="00393D2F"/>
    <w:rsid w:val="0039561E"/>
    <w:rsid w:val="0039740A"/>
    <w:rsid w:val="003A1255"/>
    <w:rsid w:val="003B3803"/>
    <w:rsid w:val="003C28DA"/>
    <w:rsid w:val="003C3D1C"/>
    <w:rsid w:val="003C45CD"/>
    <w:rsid w:val="003C4B65"/>
    <w:rsid w:val="003C4BF1"/>
    <w:rsid w:val="003C583C"/>
    <w:rsid w:val="003C71A6"/>
    <w:rsid w:val="003C7940"/>
    <w:rsid w:val="003D6601"/>
    <w:rsid w:val="003E31A0"/>
    <w:rsid w:val="003E31EF"/>
    <w:rsid w:val="003E696D"/>
    <w:rsid w:val="003E6FCB"/>
    <w:rsid w:val="003E725F"/>
    <w:rsid w:val="003F499E"/>
    <w:rsid w:val="003F6B16"/>
    <w:rsid w:val="00407FBE"/>
    <w:rsid w:val="00412C19"/>
    <w:rsid w:val="004144EF"/>
    <w:rsid w:val="00421F31"/>
    <w:rsid w:val="00426302"/>
    <w:rsid w:val="00430092"/>
    <w:rsid w:val="004307AA"/>
    <w:rsid w:val="00437F41"/>
    <w:rsid w:val="004421D2"/>
    <w:rsid w:val="00444467"/>
    <w:rsid w:val="00447EA3"/>
    <w:rsid w:val="00452490"/>
    <w:rsid w:val="00463B0E"/>
    <w:rsid w:val="004657A5"/>
    <w:rsid w:val="00473B68"/>
    <w:rsid w:val="00482796"/>
    <w:rsid w:val="0048358E"/>
    <w:rsid w:val="004A27DE"/>
    <w:rsid w:val="004A798D"/>
    <w:rsid w:val="004B0070"/>
    <w:rsid w:val="004B2C9A"/>
    <w:rsid w:val="004B3802"/>
    <w:rsid w:val="004C166D"/>
    <w:rsid w:val="004C1875"/>
    <w:rsid w:val="004C42AA"/>
    <w:rsid w:val="004C6EC8"/>
    <w:rsid w:val="004C6F38"/>
    <w:rsid w:val="004D2C92"/>
    <w:rsid w:val="004D769D"/>
    <w:rsid w:val="004E4BEE"/>
    <w:rsid w:val="004F3D4C"/>
    <w:rsid w:val="004F4203"/>
    <w:rsid w:val="004F7B7C"/>
    <w:rsid w:val="00522FBC"/>
    <w:rsid w:val="00526FC1"/>
    <w:rsid w:val="00527B66"/>
    <w:rsid w:val="00531815"/>
    <w:rsid w:val="005358D3"/>
    <w:rsid w:val="0053733B"/>
    <w:rsid w:val="00542219"/>
    <w:rsid w:val="0054347E"/>
    <w:rsid w:val="0056628A"/>
    <w:rsid w:val="005707B4"/>
    <w:rsid w:val="00575D0A"/>
    <w:rsid w:val="00577FA7"/>
    <w:rsid w:val="005831AB"/>
    <w:rsid w:val="00583B28"/>
    <w:rsid w:val="00583DAF"/>
    <w:rsid w:val="00585BAC"/>
    <w:rsid w:val="00586D2C"/>
    <w:rsid w:val="00592026"/>
    <w:rsid w:val="00595F22"/>
    <w:rsid w:val="0059621D"/>
    <w:rsid w:val="00596D7E"/>
    <w:rsid w:val="005B4BA0"/>
    <w:rsid w:val="005B7D6D"/>
    <w:rsid w:val="005C1273"/>
    <w:rsid w:val="005C1562"/>
    <w:rsid w:val="005C1E9F"/>
    <w:rsid w:val="005C6825"/>
    <w:rsid w:val="005C7D08"/>
    <w:rsid w:val="005D4755"/>
    <w:rsid w:val="005D47C1"/>
    <w:rsid w:val="005F4945"/>
    <w:rsid w:val="00601A44"/>
    <w:rsid w:val="0060271A"/>
    <w:rsid w:val="00603AB8"/>
    <w:rsid w:val="00606AB5"/>
    <w:rsid w:val="00611D9D"/>
    <w:rsid w:val="00616DA2"/>
    <w:rsid w:val="006211A9"/>
    <w:rsid w:val="006239FC"/>
    <w:rsid w:val="00623DFA"/>
    <w:rsid w:val="006257CC"/>
    <w:rsid w:val="006279A3"/>
    <w:rsid w:val="006360E1"/>
    <w:rsid w:val="00651DB8"/>
    <w:rsid w:val="006575E2"/>
    <w:rsid w:val="006616F1"/>
    <w:rsid w:val="00672B28"/>
    <w:rsid w:val="006823DC"/>
    <w:rsid w:val="00682D68"/>
    <w:rsid w:val="00685385"/>
    <w:rsid w:val="006858D2"/>
    <w:rsid w:val="00686326"/>
    <w:rsid w:val="00690EC4"/>
    <w:rsid w:val="00693599"/>
    <w:rsid w:val="006A71B6"/>
    <w:rsid w:val="006C13DC"/>
    <w:rsid w:val="006C15AA"/>
    <w:rsid w:val="006D7564"/>
    <w:rsid w:val="006F2F97"/>
    <w:rsid w:val="006F7E55"/>
    <w:rsid w:val="00700EC9"/>
    <w:rsid w:val="00701620"/>
    <w:rsid w:val="00704AE4"/>
    <w:rsid w:val="00706A96"/>
    <w:rsid w:val="0071009C"/>
    <w:rsid w:val="00711F33"/>
    <w:rsid w:val="007309DA"/>
    <w:rsid w:val="007319E7"/>
    <w:rsid w:val="007377E9"/>
    <w:rsid w:val="00745E2D"/>
    <w:rsid w:val="007503B7"/>
    <w:rsid w:val="00751761"/>
    <w:rsid w:val="00754D38"/>
    <w:rsid w:val="00754E5B"/>
    <w:rsid w:val="00772F68"/>
    <w:rsid w:val="00777469"/>
    <w:rsid w:val="00777B2F"/>
    <w:rsid w:val="00777FD0"/>
    <w:rsid w:val="00782180"/>
    <w:rsid w:val="00790262"/>
    <w:rsid w:val="00794766"/>
    <w:rsid w:val="0079793E"/>
    <w:rsid w:val="007A01D4"/>
    <w:rsid w:val="007A1783"/>
    <w:rsid w:val="007A1ACE"/>
    <w:rsid w:val="007A1FBB"/>
    <w:rsid w:val="007A313D"/>
    <w:rsid w:val="007B2421"/>
    <w:rsid w:val="007B3726"/>
    <w:rsid w:val="007C7602"/>
    <w:rsid w:val="007D27B9"/>
    <w:rsid w:val="007F5E7D"/>
    <w:rsid w:val="007F60F5"/>
    <w:rsid w:val="00800628"/>
    <w:rsid w:val="00805125"/>
    <w:rsid w:val="00805A74"/>
    <w:rsid w:val="00806B8E"/>
    <w:rsid w:val="00815131"/>
    <w:rsid w:val="00815F5F"/>
    <w:rsid w:val="00817961"/>
    <w:rsid w:val="008219C3"/>
    <w:rsid w:val="008239EC"/>
    <w:rsid w:val="008244D1"/>
    <w:rsid w:val="0082587D"/>
    <w:rsid w:val="00826DC7"/>
    <w:rsid w:val="0083610D"/>
    <w:rsid w:val="00837FDC"/>
    <w:rsid w:val="00844800"/>
    <w:rsid w:val="00851047"/>
    <w:rsid w:val="00856229"/>
    <w:rsid w:val="0085623F"/>
    <w:rsid w:val="008637EC"/>
    <w:rsid w:val="0086435F"/>
    <w:rsid w:val="00866820"/>
    <w:rsid w:val="00867824"/>
    <w:rsid w:val="00875D61"/>
    <w:rsid w:val="008803E3"/>
    <w:rsid w:val="0088210B"/>
    <w:rsid w:val="00887A96"/>
    <w:rsid w:val="00891B74"/>
    <w:rsid w:val="00894200"/>
    <w:rsid w:val="008945CB"/>
    <w:rsid w:val="008A2098"/>
    <w:rsid w:val="008A36A6"/>
    <w:rsid w:val="008B5F7E"/>
    <w:rsid w:val="008B6B46"/>
    <w:rsid w:val="008D4755"/>
    <w:rsid w:val="008E2D10"/>
    <w:rsid w:val="008E4AD1"/>
    <w:rsid w:val="008E515C"/>
    <w:rsid w:val="008F089C"/>
    <w:rsid w:val="008F1377"/>
    <w:rsid w:val="008F3C96"/>
    <w:rsid w:val="009079EF"/>
    <w:rsid w:val="00913E23"/>
    <w:rsid w:val="00931F67"/>
    <w:rsid w:val="009369AA"/>
    <w:rsid w:val="00941018"/>
    <w:rsid w:val="0094659A"/>
    <w:rsid w:val="00947E11"/>
    <w:rsid w:val="0095283A"/>
    <w:rsid w:val="009554C2"/>
    <w:rsid w:val="00956023"/>
    <w:rsid w:val="00956D4E"/>
    <w:rsid w:val="00956E72"/>
    <w:rsid w:val="00960443"/>
    <w:rsid w:val="00962907"/>
    <w:rsid w:val="009640C3"/>
    <w:rsid w:val="009640E1"/>
    <w:rsid w:val="00964817"/>
    <w:rsid w:val="00966549"/>
    <w:rsid w:val="00974EB1"/>
    <w:rsid w:val="00975991"/>
    <w:rsid w:val="009835AC"/>
    <w:rsid w:val="00987F71"/>
    <w:rsid w:val="00993584"/>
    <w:rsid w:val="00994E79"/>
    <w:rsid w:val="009B1E97"/>
    <w:rsid w:val="009B391A"/>
    <w:rsid w:val="009B39AA"/>
    <w:rsid w:val="009B6277"/>
    <w:rsid w:val="009C4DE6"/>
    <w:rsid w:val="009D5DF6"/>
    <w:rsid w:val="009E21DA"/>
    <w:rsid w:val="009F0C3D"/>
    <w:rsid w:val="009F2292"/>
    <w:rsid w:val="009F44CD"/>
    <w:rsid w:val="009F501A"/>
    <w:rsid w:val="009F7171"/>
    <w:rsid w:val="00A01C12"/>
    <w:rsid w:val="00A0393F"/>
    <w:rsid w:val="00A1093E"/>
    <w:rsid w:val="00A11F8D"/>
    <w:rsid w:val="00A1311B"/>
    <w:rsid w:val="00A14C62"/>
    <w:rsid w:val="00A160C2"/>
    <w:rsid w:val="00A16520"/>
    <w:rsid w:val="00A20E67"/>
    <w:rsid w:val="00A21CBA"/>
    <w:rsid w:val="00A26238"/>
    <w:rsid w:val="00A26CD5"/>
    <w:rsid w:val="00A26E1D"/>
    <w:rsid w:val="00A3199A"/>
    <w:rsid w:val="00A339CB"/>
    <w:rsid w:val="00A353C9"/>
    <w:rsid w:val="00A42C0C"/>
    <w:rsid w:val="00A43309"/>
    <w:rsid w:val="00A51477"/>
    <w:rsid w:val="00A56DE9"/>
    <w:rsid w:val="00A57484"/>
    <w:rsid w:val="00A62A40"/>
    <w:rsid w:val="00A669D7"/>
    <w:rsid w:val="00A67456"/>
    <w:rsid w:val="00A70025"/>
    <w:rsid w:val="00A72027"/>
    <w:rsid w:val="00A728D9"/>
    <w:rsid w:val="00A841BB"/>
    <w:rsid w:val="00A93586"/>
    <w:rsid w:val="00AA77B7"/>
    <w:rsid w:val="00AB1C1A"/>
    <w:rsid w:val="00AB2613"/>
    <w:rsid w:val="00AB4364"/>
    <w:rsid w:val="00AC6F9F"/>
    <w:rsid w:val="00AD18B3"/>
    <w:rsid w:val="00AD6D16"/>
    <w:rsid w:val="00AD7633"/>
    <w:rsid w:val="00AD7D80"/>
    <w:rsid w:val="00AE4356"/>
    <w:rsid w:val="00AE43EC"/>
    <w:rsid w:val="00AF0930"/>
    <w:rsid w:val="00AF14B1"/>
    <w:rsid w:val="00AF5144"/>
    <w:rsid w:val="00AF6179"/>
    <w:rsid w:val="00B1130B"/>
    <w:rsid w:val="00B15612"/>
    <w:rsid w:val="00B20526"/>
    <w:rsid w:val="00B212D9"/>
    <w:rsid w:val="00B306F6"/>
    <w:rsid w:val="00B33389"/>
    <w:rsid w:val="00B33D58"/>
    <w:rsid w:val="00B40F13"/>
    <w:rsid w:val="00B4356C"/>
    <w:rsid w:val="00B44C42"/>
    <w:rsid w:val="00B44ED6"/>
    <w:rsid w:val="00B47B80"/>
    <w:rsid w:val="00B529CC"/>
    <w:rsid w:val="00B60467"/>
    <w:rsid w:val="00B63AD0"/>
    <w:rsid w:val="00B70BA2"/>
    <w:rsid w:val="00B744FE"/>
    <w:rsid w:val="00B7669D"/>
    <w:rsid w:val="00B818A5"/>
    <w:rsid w:val="00B82BFA"/>
    <w:rsid w:val="00B92920"/>
    <w:rsid w:val="00BA34B9"/>
    <w:rsid w:val="00BA7A5A"/>
    <w:rsid w:val="00BC72AF"/>
    <w:rsid w:val="00BD235E"/>
    <w:rsid w:val="00BE11B0"/>
    <w:rsid w:val="00BE314F"/>
    <w:rsid w:val="00BF79DF"/>
    <w:rsid w:val="00C019D0"/>
    <w:rsid w:val="00C063EB"/>
    <w:rsid w:val="00C12A08"/>
    <w:rsid w:val="00C13A22"/>
    <w:rsid w:val="00C24001"/>
    <w:rsid w:val="00C26A02"/>
    <w:rsid w:val="00C446C3"/>
    <w:rsid w:val="00C45324"/>
    <w:rsid w:val="00C461D4"/>
    <w:rsid w:val="00C51152"/>
    <w:rsid w:val="00C52475"/>
    <w:rsid w:val="00C621A0"/>
    <w:rsid w:val="00C65938"/>
    <w:rsid w:val="00C741F7"/>
    <w:rsid w:val="00C76C40"/>
    <w:rsid w:val="00C77466"/>
    <w:rsid w:val="00C8731F"/>
    <w:rsid w:val="00C91E1C"/>
    <w:rsid w:val="00C93848"/>
    <w:rsid w:val="00C949D3"/>
    <w:rsid w:val="00CA1423"/>
    <w:rsid w:val="00CA1B23"/>
    <w:rsid w:val="00CC1E11"/>
    <w:rsid w:val="00CC278E"/>
    <w:rsid w:val="00CC2E67"/>
    <w:rsid w:val="00CD342C"/>
    <w:rsid w:val="00CD6746"/>
    <w:rsid w:val="00CD6A85"/>
    <w:rsid w:val="00CE0378"/>
    <w:rsid w:val="00CE34AE"/>
    <w:rsid w:val="00CF05CB"/>
    <w:rsid w:val="00CF3C01"/>
    <w:rsid w:val="00CF5A20"/>
    <w:rsid w:val="00D00D72"/>
    <w:rsid w:val="00D10994"/>
    <w:rsid w:val="00D15CB3"/>
    <w:rsid w:val="00D2016A"/>
    <w:rsid w:val="00D255CC"/>
    <w:rsid w:val="00D26602"/>
    <w:rsid w:val="00D27697"/>
    <w:rsid w:val="00D32B2F"/>
    <w:rsid w:val="00D34820"/>
    <w:rsid w:val="00D34EF7"/>
    <w:rsid w:val="00D403D4"/>
    <w:rsid w:val="00D41921"/>
    <w:rsid w:val="00D50E7E"/>
    <w:rsid w:val="00D55BC2"/>
    <w:rsid w:val="00D6203D"/>
    <w:rsid w:val="00D708C3"/>
    <w:rsid w:val="00D72DCB"/>
    <w:rsid w:val="00D87E2B"/>
    <w:rsid w:val="00D925EE"/>
    <w:rsid w:val="00DA22E9"/>
    <w:rsid w:val="00DA40B6"/>
    <w:rsid w:val="00DB20ED"/>
    <w:rsid w:val="00DB2E34"/>
    <w:rsid w:val="00DB35D0"/>
    <w:rsid w:val="00DB37CB"/>
    <w:rsid w:val="00DB3D21"/>
    <w:rsid w:val="00DC0270"/>
    <w:rsid w:val="00DC0FF9"/>
    <w:rsid w:val="00DC11C0"/>
    <w:rsid w:val="00DC196D"/>
    <w:rsid w:val="00DC2134"/>
    <w:rsid w:val="00DC3BD6"/>
    <w:rsid w:val="00DC67A2"/>
    <w:rsid w:val="00DD2E7C"/>
    <w:rsid w:val="00DD59D6"/>
    <w:rsid w:val="00DD73A0"/>
    <w:rsid w:val="00DE0C35"/>
    <w:rsid w:val="00DE7982"/>
    <w:rsid w:val="00DF62B9"/>
    <w:rsid w:val="00E00874"/>
    <w:rsid w:val="00E02819"/>
    <w:rsid w:val="00E02B30"/>
    <w:rsid w:val="00E05304"/>
    <w:rsid w:val="00E122D3"/>
    <w:rsid w:val="00E13C95"/>
    <w:rsid w:val="00E1559D"/>
    <w:rsid w:val="00E4127B"/>
    <w:rsid w:val="00E446BE"/>
    <w:rsid w:val="00E45BD9"/>
    <w:rsid w:val="00E51173"/>
    <w:rsid w:val="00E5766C"/>
    <w:rsid w:val="00E726FC"/>
    <w:rsid w:val="00E74898"/>
    <w:rsid w:val="00E81F77"/>
    <w:rsid w:val="00E90417"/>
    <w:rsid w:val="00E92081"/>
    <w:rsid w:val="00E92194"/>
    <w:rsid w:val="00EA0D26"/>
    <w:rsid w:val="00EA5B74"/>
    <w:rsid w:val="00EA698C"/>
    <w:rsid w:val="00EB03B7"/>
    <w:rsid w:val="00EB118B"/>
    <w:rsid w:val="00EB6373"/>
    <w:rsid w:val="00EB6A42"/>
    <w:rsid w:val="00EC7246"/>
    <w:rsid w:val="00ED1F45"/>
    <w:rsid w:val="00ED33D0"/>
    <w:rsid w:val="00ED3F40"/>
    <w:rsid w:val="00ED668D"/>
    <w:rsid w:val="00ED7232"/>
    <w:rsid w:val="00ED7311"/>
    <w:rsid w:val="00EE2BDE"/>
    <w:rsid w:val="00EE3BEC"/>
    <w:rsid w:val="00EE5B1C"/>
    <w:rsid w:val="00EE6FB1"/>
    <w:rsid w:val="00EF2691"/>
    <w:rsid w:val="00EF6C66"/>
    <w:rsid w:val="00F010E1"/>
    <w:rsid w:val="00F05CB4"/>
    <w:rsid w:val="00F10187"/>
    <w:rsid w:val="00F10646"/>
    <w:rsid w:val="00F1064B"/>
    <w:rsid w:val="00F1527D"/>
    <w:rsid w:val="00F15555"/>
    <w:rsid w:val="00F24100"/>
    <w:rsid w:val="00F3264F"/>
    <w:rsid w:val="00F34A1E"/>
    <w:rsid w:val="00F4344F"/>
    <w:rsid w:val="00F4413C"/>
    <w:rsid w:val="00F441BF"/>
    <w:rsid w:val="00F502EF"/>
    <w:rsid w:val="00F52B26"/>
    <w:rsid w:val="00F54ACB"/>
    <w:rsid w:val="00F662EE"/>
    <w:rsid w:val="00F67887"/>
    <w:rsid w:val="00F719F9"/>
    <w:rsid w:val="00F76C26"/>
    <w:rsid w:val="00F77A0A"/>
    <w:rsid w:val="00F77D48"/>
    <w:rsid w:val="00F85124"/>
    <w:rsid w:val="00F85C25"/>
    <w:rsid w:val="00F86BBB"/>
    <w:rsid w:val="00F8736F"/>
    <w:rsid w:val="00FA0F86"/>
    <w:rsid w:val="00FB2F89"/>
    <w:rsid w:val="00FB3143"/>
    <w:rsid w:val="00FC2D0C"/>
    <w:rsid w:val="00FC415D"/>
    <w:rsid w:val="00FC6D8B"/>
    <w:rsid w:val="00FD7A8D"/>
    <w:rsid w:val="00FF0509"/>
    <w:rsid w:val="38BD9EDA"/>
    <w:rsid w:val="4C02A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11F90BAD"/>
  <w15:docId w15:val="{CE2AA4A5-B1A8-44C8-96D3-B826400D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D8B"/>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4"/>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paragraph" w:styleId="BalloonText">
    <w:name w:val="Balloon Text"/>
    <w:basedOn w:val="Normal"/>
    <w:link w:val="BalloonTextChar"/>
    <w:uiPriority w:val="99"/>
    <w:semiHidden/>
    <w:rsid w:val="00DC67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34"/>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96563">
      <w:bodyDiv w:val="1"/>
      <w:marLeft w:val="0"/>
      <w:marRight w:val="0"/>
      <w:marTop w:val="0"/>
      <w:marBottom w:val="0"/>
      <w:divBdr>
        <w:top w:val="none" w:sz="0" w:space="0" w:color="auto"/>
        <w:left w:val="none" w:sz="0" w:space="0" w:color="auto"/>
        <w:bottom w:val="none" w:sz="0" w:space="0" w:color="auto"/>
        <w:right w:val="none" w:sz="0" w:space="0" w:color="auto"/>
      </w:divBdr>
    </w:div>
    <w:div w:id="14342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A8712D-55C9-4A39-8B94-7494818C0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321A02-C5F5-481D-A09E-41E40DDDDD2D}">
  <ds:schemaRefs>
    <ds:schemaRef ds:uri="http://schemas.microsoft.com/sharepoint/v3/contenttype/forms"/>
  </ds:schemaRefs>
</ds:datastoreItem>
</file>

<file path=customXml/itemProps3.xml><?xml version="1.0" encoding="utf-8"?>
<ds:datastoreItem xmlns:ds="http://schemas.openxmlformats.org/officeDocument/2006/customXml" ds:itemID="{224E56FD-41B8-4D24-83A8-909FE97B2F5C}">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767A26D5-0A38-4F20-9DCF-475638DB4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14</Pages>
  <Words>5483</Words>
  <Characters>31255</Characters>
  <Application>Microsoft Office Word</Application>
  <DocSecurity>0</DocSecurity>
  <Lines>260</Lines>
  <Paragraphs>73</Paragraphs>
  <ScaleCrop>false</ScaleCrop>
  <Company>California Energy Commission</Company>
  <LinksUpToDate>false</LinksUpToDate>
  <CharactersWithSpaces>36665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37</cp:revision>
  <dcterms:created xsi:type="dcterms:W3CDTF">2020-03-06T16:52:00Z</dcterms:created>
  <dcterms:modified xsi:type="dcterms:W3CDTF">2022-04-13T20:58:00Z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