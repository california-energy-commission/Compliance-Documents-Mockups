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CE3C71" w:rsidRPr="007167EB" w14:paraId="63479592" w14:textId="77777777" w:rsidTr="5A9BF793">
        <w:trPr>
          <w:cantSplit/>
          <w:trHeight w:val="288"/>
        </w:trPr>
        <w:tc>
          <w:tcPr>
            <w:tcW w:w="5000" w:type="pct"/>
            <w:gridSpan w:val="3"/>
            <w:vAlign w:val="center"/>
          </w:tcPr>
          <w:p w14:paraId="0C2EE544" w14:textId="77777777" w:rsidR="00CE3C71" w:rsidRPr="007167EB" w:rsidRDefault="00CE3C71" w:rsidP="005012B0">
            <w:pPr>
              <w:rPr>
                <w:rFonts w:asciiTheme="minorHAnsi" w:hAnsiTheme="minorHAnsi"/>
                <w:b/>
                <w:bCs/>
                <w:iCs/>
                <w:sz w:val="18"/>
                <w:szCs w:val="18"/>
              </w:rPr>
            </w:pPr>
            <w:r w:rsidRPr="00573B76">
              <w:rPr>
                <w:rFonts w:asciiTheme="minorHAnsi" w:hAnsiTheme="minorHAnsi"/>
                <w:b/>
                <w:bCs/>
                <w:iCs/>
                <w:szCs w:val="18"/>
              </w:rPr>
              <w:t>A. General Information</w:t>
            </w:r>
          </w:p>
          <w:p w14:paraId="7E1E1639" w14:textId="77777777" w:rsidR="00CE3C71" w:rsidRPr="00837191" w:rsidRDefault="00CE3C71" w:rsidP="005012B0">
            <w:pPr>
              <w:rPr>
                <w:rFonts w:asciiTheme="minorHAnsi" w:hAnsiTheme="minorHAnsi"/>
                <w:sz w:val="18"/>
                <w:szCs w:val="18"/>
              </w:rPr>
            </w:pPr>
            <w:r w:rsidRPr="00E570BA">
              <w:rPr>
                <w:rFonts w:asciiTheme="minorHAnsi" w:hAnsiTheme="minorHAnsi"/>
                <w:sz w:val="18"/>
                <w:szCs w:val="18"/>
              </w:rPr>
              <w:t>Note: Submit one Installation Certificate for each duct system that is taking credit for duct location.</w:t>
            </w:r>
          </w:p>
        </w:tc>
      </w:tr>
      <w:tr w:rsidR="00CE3C71" w:rsidRPr="007167EB" w14:paraId="3F9F0148" w14:textId="77777777" w:rsidTr="5A9BF793">
        <w:trPr>
          <w:cantSplit/>
          <w:trHeight w:val="288"/>
        </w:trPr>
        <w:tc>
          <w:tcPr>
            <w:tcW w:w="187" w:type="pct"/>
            <w:vAlign w:val="center"/>
          </w:tcPr>
          <w:p w14:paraId="4C41EE76" w14:textId="77777777"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01</w:t>
            </w:r>
          </w:p>
        </w:tc>
        <w:tc>
          <w:tcPr>
            <w:tcW w:w="2884" w:type="pct"/>
            <w:vAlign w:val="center"/>
          </w:tcPr>
          <w:p w14:paraId="1865F857" w14:textId="77777777" w:rsidR="00CE3C71" w:rsidRPr="00F8787A" w:rsidRDefault="00CE3C71" w:rsidP="005012B0">
            <w:pPr>
              <w:rPr>
                <w:rFonts w:asciiTheme="minorHAnsi" w:hAnsiTheme="minorHAnsi"/>
                <w:sz w:val="18"/>
                <w:szCs w:val="18"/>
              </w:rPr>
            </w:pPr>
            <w:r>
              <w:rPr>
                <w:rFonts w:asciiTheme="minorHAnsi" w:hAnsiTheme="minorHAnsi"/>
                <w:sz w:val="18"/>
                <w:szCs w:val="18"/>
              </w:rPr>
              <w:t>SC System Identification or Name</w:t>
            </w:r>
          </w:p>
        </w:tc>
        <w:tc>
          <w:tcPr>
            <w:tcW w:w="1929" w:type="pct"/>
            <w:vAlign w:val="center"/>
          </w:tcPr>
          <w:p w14:paraId="1AF4E26C" w14:textId="688D08A5" w:rsidR="00CE3C71" w:rsidRPr="00F8787A" w:rsidRDefault="00CE3C71" w:rsidP="005012B0">
            <w:pPr>
              <w:rPr>
                <w:rFonts w:asciiTheme="minorHAnsi" w:hAnsiTheme="minorHAnsi"/>
                <w:sz w:val="18"/>
                <w:szCs w:val="18"/>
              </w:rPr>
            </w:pPr>
          </w:p>
        </w:tc>
      </w:tr>
      <w:tr w:rsidR="00CE3C71" w:rsidRPr="007167EB" w14:paraId="1EE12ACB" w14:textId="77777777" w:rsidTr="5A9BF793">
        <w:trPr>
          <w:cantSplit/>
          <w:trHeight w:val="288"/>
        </w:trPr>
        <w:tc>
          <w:tcPr>
            <w:tcW w:w="187" w:type="pct"/>
            <w:vAlign w:val="center"/>
          </w:tcPr>
          <w:p w14:paraId="5200FBE6" w14:textId="77777777"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02</w:t>
            </w:r>
          </w:p>
        </w:tc>
        <w:tc>
          <w:tcPr>
            <w:tcW w:w="2884" w:type="pct"/>
            <w:vAlign w:val="center"/>
          </w:tcPr>
          <w:p w14:paraId="0ACC911B" w14:textId="77777777" w:rsidR="00CE3C71" w:rsidRPr="00F8787A" w:rsidRDefault="00CE3C71" w:rsidP="005012B0">
            <w:pPr>
              <w:rPr>
                <w:rFonts w:asciiTheme="minorHAnsi" w:hAnsiTheme="minorHAnsi"/>
                <w:sz w:val="18"/>
                <w:szCs w:val="18"/>
              </w:rPr>
            </w:pPr>
            <w:r>
              <w:rPr>
                <w:rFonts w:asciiTheme="minorHAnsi" w:hAnsiTheme="minorHAnsi"/>
                <w:sz w:val="18"/>
                <w:szCs w:val="18"/>
              </w:rPr>
              <w:t>SC System Location or Area Served</w:t>
            </w:r>
          </w:p>
        </w:tc>
        <w:tc>
          <w:tcPr>
            <w:tcW w:w="1929" w:type="pct"/>
            <w:vAlign w:val="center"/>
          </w:tcPr>
          <w:p w14:paraId="64E77786" w14:textId="0591966C" w:rsidR="00CE3C71" w:rsidRPr="00F8787A" w:rsidRDefault="00CE3C71" w:rsidP="005012B0">
            <w:pPr>
              <w:rPr>
                <w:rFonts w:asciiTheme="minorHAnsi" w:hAnsiTheme="minorHAnsi"/>
                <w:sz w:val="18"/>
                <w:szCs w:val="18"/>
              </w:rPr>
            </w:pPr>
          </w:p>
        </w:tc>
      </w:tr>
      <w:tr w:rsidR="00E8428D" w:rsidRPr="007167EB" w14:paraId="5B553002" w14:textId="77777777" w:rsidTr="5A9BF793">
        <w:trPr>
          <w:cantSplit/>
          <w:trHeight w:val="288"/>
        </w:trPr>
        <w:tc>
          <w:tcPr>
            <w:tcW w:w="187" w:type="pct"/>
            <w:vAlign w:val="center"/>
          </w:tcPr>
          <w:p w14:paraId="6887D9EA" w14:textId="762E74F1" w:rsidR="00E8428D" w:rsidRPr="00F8787A" w:rsidRDefault="00E8428D" w:rsidP="005012B0">
            <w:pPr>
              <w:jc w:val="center"/>
              <w:rPr>
                <w:rFonts w:asciiTheme="minorHAnsi" w:hAnsiTheme="minorHAnsi"/>
                <w:sz w:val="18"/>
                <w:szCs w:val="18"/>
              </w:rPr>
            </w:pPr>
            <w:r>
              <w:rPr>
                <w:rFonts w:asciiTheme="minorHAnsi" w:hAnsiTheme="minorHAnsi"/>
                <w:sz w:val="18"/>
                <w:szCs w:val="18"/>
              </w:rPr>
              <w:t>03</w:t>
            </w:r>
          </w:p>
        </w:tc>
        <w:tc>
          <w:tcPr>
            <w:tcW w:w="2884" w:type="pct"/>
            <w:vAlign w:val="center"/>
          </w:tcPr>
          <w:p w14:paraId="3EBFCD09" w14:textId="13C3CB67" w:rsidR="00E8428D" w:rsidRDefault="00E8428D" w:rsidP="005012B0">
            <w:pPr>
              <w:rPr>
                <w:rFonts w:asciiTheme="minorHAnsi" w:hAnsiTheme="minorHAnsi"/>
                <w:sz w:val="18"/>
                <w:szCs w:val="18"/>
              </w:rPr>
            </w:pPr>
            <w:r>
              <w:rPr>
                <w:rFonts w:asciiTheme="minorHAnsi" w:hAnsiTheme="minorHAnsi"/>
                <w:sz w:val="18"/>
                <w:szCs w:val="18"/>
              </w:rPr>
              <w:t>Indoor Unit Name</w:t>
            </w:r>
            <w:r w:rsidR="00324B3A">
              <w:rPr>
                <w:rFonts w:asciiTheme="minorHAnsi" w:hAnsiTheme="minorHAnsi"/>
                <w:sz w:val="18"/>
                <w:szCs w:val="18"/>
              </w:rPr>
              <w:t xml:space="preserve"> </w:t>
            </w:r>
            <w:r w:rsidR="00324B3A" w:rsidRPr="00324B3A">
              <w:rPr>
                <w:rFonts w:asciiTheme="minorHAnsi" w:hAnsiTheme="minorHAnsi"/>
                <w:sz w:val="18"/>
              </w:rPr>
              <w:t>or Description of Area Served</w:t>
            </w:r>
          </w:p>
        </w:tc>
        <w:tc>
          <w:tcPr>
            <w:tcW w:w="1929" w:type="pct"/>
            <w:vAlign w:val="center"/>
          </w:tcPr>
          <w:p w14:paraId="5F29A2BE" w14:textId="77777777" w:rsidR="00E8428D" w:rsidRPr="00F8787A" w:rsidRDefault="00E8428D" w:rsidP="005012B0">
            <w:pPr>
              <w:rPr>
                <w:rFonts w:asciiTheme="minorHAnsi" w:hAnsiTheme="minorHAnsi"/>
                <w:sz w:val="18"/>
                <w:szCs w:val="18"/>
              </w:rPr>
            </w:pPr>
          </w:p>
        </w:tc>
      </w:tr>
      <w:tr w:rsidR="00CE3C71" w:rsidRPr="007167EB" w14:paraId="49AA048D" w14:textId="77777777" w:rsidTr="5A9BF793">
        <w:trPr>
          <w:cantSplit/>
          <w:trHeight w:val="288"/>
        </w:trPr>
        <w:tc>
          <w:tcPr>
            <w:tcW w:w="187" w:type="pct"/>
            <w:vAlign w:val="center"/>
          </w:tcPr>
          <w:p w14:paraId="3F3382CA" w14:textId="17A1D90E"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w:t>
            </w:r>
            <w:r w:rsidR="006D5B41">
              <w:rPr>
                <w:rFonts w:asciiTheme="minorHAnsi" w:hAnsiTheme="minorHAnsi"/>
                <w:sz w:val="18"/>
                <w:szCs w:val="18"/>
              </w:rPr>
              <w:t>4</w:t>
            </w:r>
          </w:p>
        </w:tc>
        <w:tc>
          <w:tcPr>
            <w:tcW w:w="2884" w:type="pct"/>
            <w:vAlign w:val="center"/>
          </w:tcPr>
          <w:p w14:paraId="362D5F71" w14:textId="77777777" w:rsidR="00CE3C71" w:rsidRPr="00F8787A" w:rsidRDefault="00CE3C71" w:rsidP="005012B0">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1929" w:type="pct"/>
            <w:vAlign w:val="center"/>
          </w:tcPr>
          <w:p w14:paraId="05B346A6" w14:textId="4B2151B9" w:rsidR="00CE3C71" w:rsidRPr="00F8787A" w:rsidRDefault="00CE3C71" w:rsidP="005012B0">
            <w:pPr>
              <w:rPr>
                <w:rFonts w:asciiTheme="minorHAnsi" w:hAnsiTheme="minorHAnsi"/>
                <w:sz w:val="18"/>
                <w:szCs w:val="18"/>
              </w:rPr>
            </w:pPr>
          </w:p>
        </w:tc>
      </w:tr>
      <w:tr w:rsidR="00CE3C71" w:rsidRPr="007167EB" w14:paraId="7D165BA1" w14:textId="77777777" w:rsidTr="5A9BF793">
        <w:trPr>
          <w:cantSplit/>
          <w:trHeight w:val="288"/>
        </w:trPr>
        <w:tc>
          <w:tcPr>
            <w:tcW w:w="187" w:type="pct"/>
            <w:vAlign w:val="center"/>
          </w:tcPr>
          <w:p w14:paraId="1A7D828C" w14:textId="3710A1CA"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w:t>
            </w:r>
            <w:r w:rsidR="006D5B41">
              <w:rPr>
                <w:rFonts w:asciiTheme="minorHAnsi" w:hAnsiTheme="minorHAnsi"/>
                <w:sz w:val="18"/>
                <w:szCs w:val="18"/>
              </w:rPr>
              <w:t>5</w:t>
            </w:r>
          </w:p>
        </w:tc>
        <w:tc>
          <w:tcPr>
            <w:tcW w:w="2884" w:type="pct"/>
            <w:vAlign w:val="center"/>
          </w:tcPr>
          <w:p w14:paraId="5C05E8DC" w14:textId="77777777" w:rsidR="00CE3C71" w:rsidRPr="00F8787A" w:rsidRDefault="00CE3C71" w:rsidP="005012B0">
            <w:pPr>
              <w:rPr>
                <w:rFonts w:asciiTheme="minorHAnsi" w:hAnsiTheme="minorHAnsi"/>
                <w:sz w:val="18"/>
                <w:szCs w:val="18"/>
              </w:rPr>
            </w:pPr>
            <w:r>
              <w:rPr>
                <w:rFonts w:asciiTheme="minorHAnsi" w:hAnsiTheme="minorHAnsi"/>
                <w:sz w:val="18"/>
                <w:szCs w:val="18"/>
              </w:rPr>
              <w:t xml:space="preserve">Status – Ducts 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1929" w:type="pct"/>
            <w:vAlign w:val="center"/>
          </w:tcPr>
          <w:p w14:paraId="69C31C02" w14:textId="0A674137" w:rsidR="00CE3C71" w:rsidRPr="00F8787A" w:rsidRDefault="00CE3C71" w:rsidP="005012B0">
            <w:pPr>
              <w:rPr>
                <w:rFonts w:asciiTheme="minorHAnsi" w:hAnsiTheme="minorHAnsi"/>
                <w:sz w:val="18"/>
                <w:szCs w:val="18"/>
              </w:rPr>
            </w:pPr>
          </w:p>
        </w:tc>
      </w:tr>
      <w:tr w:rsidR="00CE3C71" w:rsidRPr="007167EB" w14:paraId="7DB2439D" w14:textId="77777777" w:rsidTr="5A9BF793">
        <w:trPr>
          <w:cantSplit/>
          <w:trHeight w:val="288"/>
        </w:trPr>
        <w:tc>
          <w:tcPr>
            <w:tcW w:w="187" w:type="pct"/>
            <w:vAlign w:val="center"/>
          </w:tcPr>
          <w:p w14:paraId="5DC626B3" w14:textId="141B8299"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w:t>
            </w:r>
            <w:r w:rsidR="006D5B41">
              <w:rPr>
                <w:rFonts w:asciiTheme="minorHAnsi" w:hAnsiTheme="minorHAnsi"/>
                <w:sz w:val="18"/>
                <w:szCs w:val="18"/>
              </w:rPr>
              <w:t>6</w:t>
            </w:r>
          </w:p>
        </w:tc>
        <w:tc>
          <w:tcPr>
            <w:tcW w:w="2884" w:type="pct"/>
            <w:vAlign w:val="center"/>
          </w:tcPr>
          <w:p w14:paraId="15C77A92" w14:textId="608040B6" w:rsidR="00CE3C71" w:rsidRPr="00A97ED0" w:rsidRDefault="00CE3C71" w:rsidP="5A9BF793">
            <w:pPr>
              <w:rPr>
                <w:rFonts w:asciiTheme="minorHAnsi" w:hAnsiTheme="minorHAnsi"/>
                <w:sz w:val="18"/>
                <w:szCs w:val="18"/>
                <w:highlight w:val="yellow"/>
                <w:rPrChange w:id="0" w:author="Moua, Cheng@Energy" w:date="2021-10-27T16:11:00Z">
                  <w:rPr>
                    <w:rFonts w:asciiTheme="minorHAnsi" w:hAnsiTheme="minorHAnsi"/>
                    <w:sz w:val="18"/>
                    <w:szCs w:val="18"/>
                  </w:rPr>
                </w:rPrChange>
              </w:rPr>
            </w:pPr>
            <w:r w:rsidRPr="5A9BF793">
              <w:rPr>
                <w:rFonts w:asciiTheme="minorHAnsi" w:hAnsiTheme="minorHAnsi"/>
                <w:color w:val="2B579A"/>
                <w:sz w:val="18"/>
                <w:szCs w:val="18"/>
                <w:highlight w:val="yellow"/>
                <w:shd w:val="clear" w:color="auto" w:fill="E6E6E6"/>
                <w:rPrChange w:id="1" w:author="Moua, Cheng@Energy" w:date="2021-10-27T16:11:00Z">
                  <w:rPr>
                    <w:rFonts w:asciiTheme="minorHAnsi" w:hAnsiTheme="minorHAnsi"/>
                    <w:color w:val="2B579A"/>
                    <w:sz w:val="18"/>
                    <w:szCs w:val="18"/>
                    <w:shd w:val="clear" w:color="auto" w:fill="E6E6E6"/>
                  </w:rPr>
                </w:rPrChange>
              </w:rPr>
              <w:t xml:space="preserve">Status – All Ducts Entirely in Directly Conditioned Space </w:t>
            </w:r>
            <w:del w:id="2" w:author="Moua, Cheng@Energy" w:date="2022-01-05T20:05:00Z">
              <w:r w:rsidRPr="5A9BF793" w:rsidDel="00CE3C71">
                <w:rPr>
                  <w:rFonts w:asciiTheme="minorHAnsi" w:hAnsiTheme="minorHAnsi"/>
                  <w:color w:val="2B579A"/>
                  <w:sz w:val="18"/>
                  <w:szCs w:val="18"/>
                  <w:highlight w:val="yellow"/>
                  <w:shd w:val="clear" w:color="auto" w:fill="E6E6E6"/>
                  <w:rPrChange w:id="3" w:author="Moua, Cheng@Energy" w:date="2021-10-27T16:11:00Z">
                    <w:rPr>
                      <w:rFonts w:asciiTheme="minorHAnsi" w:hAnsiTheme="minorHAnsi"/>
                      <w:color w:val="2B579A"/>
                      <w:sz w:val="18"/>
                      <w:szCs w:val="18"/>
                      <w:shd w:val="clear" w:color="auto" w:fill="E6E6E6"/>
                    </w:rPr>
                  </w:rPrChange>
                </w:rPr>
                <w:delText>R-value</w:delText>
              </w:r>
            </w:del>
            <w:ins w:id="4" w:author="Moua, Cheng@Energy" w:date="2022-01-05T20:05:00Z">
              <w:r w:rsidR="00775929" w:rsidRPr="5A9BF793">
                <w:rPr>
                  <w:rFonts w:asciiTheme="minorHAnsi" w:hAnsiTheme="minorHAnsi"/>
                  <w:sz w:val="18"/>
                  <w:szCs w:val="18"/>
                  <w:highlight w:val="yellow"/>
                </w:rPr>
                <w:t>Performance</w:t>
              </w:r>
            </w:ins>
            <w:r w:rsidRPr="5A9BF793">
              <w:rPr>
                <w:rFonts w:asciiTheme="minorHAnsi" w:hAnsiTheme="minorHAnsi"/>
                <w:color w:val="2B579A"/>
                <w:sz w:val="18"/>
                <w:szCs w:val="18"/>
                <w:highlight w:val="yellow"/>
                <w:shd w:val="clear" w:color="auto" w:fill="E6E6E6"/>
                <w:rPrChange w:id="5" w:author="Moua, Cheng@Energy" w:date="2021-10-27T16:11:00Z">
                  <w:rPr>
                    <w:rFonts w:asciiTheme="minorHAnsi" w:hAnsiTheme="minorHAnsi"/>
                    <w:color w:val="2B579A"/>
                    <w:sz w:val="18"/>
                    <w:szCs w:val="18"/>
                    <w:shd w:val="clear" w:color="auto" w:fill="E6E6E6"/>
                  </w:rPr>
                </w:rPrChange>
              </w:rPr>
              <w:t xml:space="preserve"> </w:t>
            </w:r>
            <w:del w:id="6" w:author="Moua, Cheng@Energy" w:date="2022-01-05T20:01:00Z">
              <w:r w:rsidRPr="5A9BF793" w:rsidDel="00CE3C71">
                <w:rPr>
                  <w:rFonts w:asciiTheme="minorHAnsi" w:hAnsiTheme="minorHAnsi"/>
                  <w:color w:val="2B579A"/>
                  <w:sz w:val="18"/>
                  <w:szCs w:val="18"/>
                  <w:highlight w:val="yellow"/>
                  <w:shd w:val="clear" w:color="auto" w:fill="E6E6E6"/>
                  <w:rPrChange w:id="7" w:author="Moua, Cheng@Energy" w:date="2021-10-27T16:11:00Z">
                    <w:rPr>
                      <w:rFonts w:asciiTheme="minorHAnsi" w:hAnsiTheme="minorHAnsi"/>
                      <w:color w:val="2B579A"/>
                      <w:sz w:val="18"/>
                      <w:szCs w:val="18"/>
                      <w:shd w:val="clear" w:color="auto" w:fill="E6E6E6"/>
                    </w:rPr>
                  </w:rPrChange>
                </w:rPr>
                <w:delText>Exception</w:delText>
              </w:r>
            </w:del>
            <w:ins w:id="8" w:author="Moua, Cheng@Energy" w:date="2022-01-05T20:01:00Z">
              <w:r w:rsidR="006F6985" w:rsidRPr="5A9BF793">
                <w:rPr>
                  <w:rFonts w:asciiTheme="minorHAnsi" w:hAnsiTheme="minorHAnsi"/>
                  <w:sz w:val="18"/>
                  <w:szCs w:val="18"/>
                  <w:highlight w:val="yellow"/>
                </w:rPr>
                <w:t>Credit</w:t>
              </w:r>
            </w:ins>
          </w:p>
        </w:tc>
        <w:tc>
          <w:tcPr>
            <w:tcW w:w="1929" w:type="pct"/>
            <w:vAlign w:val="center"/>
          </w:tcPr>
          <w:p w14:paraId="20B5E8D7" w14:textId="3B1E778A" w:rsidR="00CE3C71" w:rsidRPr="00F8787A" w:rsidRDefault="00CE3C71" w:rsidP="005012B0">
            <w:pPr>
              <w:rPr>
                <w:rFonts w:asciiTheme="minorHAnsi" w:hAnsiTheme="minorHAnsi"/>
                <w:sz w:val="18"/>
                <w:szCs w:val="18"/>
              </w:rPr>
            </w:pPr>
          </w:p>
        </w:tc>
      </w:tr>
      <w:tr w:rsidR="00CE3C71" w:rsidRPr="007167EB" w14:paraId="3125674F" w14:textId="77777777" w:rsidTr="5A9BF793">
        <w:trPr>
          <w:cantSplit/>
          <w:trHeight w:val="288"/>
        </w:trPr>
        <w:tc>
          <w:tcPr>
            <w:tcW w:w="187" w:type="pct"/>
            <w:vAlign w:val="center"/>
          </w:tcPr>
          <w:p w14:paraId="3AD8D120" w14:textId="7E6DF49B"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w:t>
            </w:r>
            <w:r w:rsidR="006D5B41">
              <w:rPr>
                <w:rFonts w:asciiTheme="minorHAnsi" w:hAnsiTheme="minorHAnsi"/>
                <w:sz w:val="18"/>
                <w:szCs w:val="18"/>
              </w:rPr>
              <w:t>7</w:t>
            </w:r>
          </w:p>
        </w:tc>
        <w:tc>
          <w:tcPr>
            <w:tcW w:w="2884" w:type="pct"/>
            <w:vAlign w:val="center"/>
          </w:tcPr>
          <w:p w14:paraId="2ADB9277" w14:textId="04AA33B5" w:rsidR="00CE3C71" w:rsidRDefault="00CE3C71" w:rsidP="005012B0">
            <w:pPr>
              <w:rPr>
                <w:rFonts w:asciiTheme="minorHAnsi" w:hAnsiTheme="minorHAnsi"/>
                <w:sz w:val="18"/>
                <w:szCs w:val="18"/>
              </w:rPr>
            </w:pPr>
            <w:r w:rsidRPr="00A97ED0">
              <w:rPr>
                <w:rFonts w:asciiTheme="minorHAnsi" w:hAnsiTheme="minorHAnsi"/>
                <w:color w:val="2B579A"/>
                <w:sz w:val="18"/>
                <w:szCs w:val="18"/>
                <w:highlight w:val="yellow"/>
                <w:shd w:val="clear" w:color="auto" w:fill="E6E6E6"/>
                <w:rPrChange w:id="9" w:author="Moua, Cheng@Energy" w:date="2021-10-27T16:11:00Z">
                  <w:rPr>
                    <w:rFonts w:asciiTheme="minorHAnsi" w:hAnsiTheme="minorHAnsi"/>
                    <w:color w:val="2B579A"/>
                    <w:sz w:val="18"/>
                    <w:szCs w:val="18"/>
                    <w:shd w:val="clear" w:color="auto" w:fill="E6E6E6"/>
                  </w:rPr>
                </w:rPrChange>
              </w:rPr>
              <w:t xml:space="preserve">Status – </w:t>
            </w:r>
            <w:ins w:id="10" w:author="Moua, Cheng@Energy" w:date="2022-01-05T20:06:00Z">
              <w:r w:rsidR="00030270">
                <w:rPr>
                  <w:rFonts w:asciiTheme="minorHAnsi" w:hAnsiTheme="minorHAnsi"/>
                  <w:sz w:val="18"/>
                  <w:szCs w:val="18"/>
                  <w:highlight w:val="yellow"/>
                </w:rPr>
                <w:t xml:space="preserve">Portions of </w:t>
              </w:r>
            </w:ins>
            <w:r w:rsidRPr="00A97ED0">
              <w:rPr>
                <w:rFonts w:asciiTheme="minorHAnsi" w:hAnsiTheme="minorHAnsi"/>
                <w:color w:val="2B579A"/>
                <w:sz w:val="18"/>
                <w:szCs w:val="18"/>
                <w:highlight w:val="yellow"/>
                <w:shd w:val="clear" w:color="auto" w:fill="E6E6E6"/>
                <w:rPrChange w:id="11" w:author="Moua, Cheng@Energy" w:date="2021-10-27T16:11:00Z">
                  <w:rPr>
                    <w:rFonts w:asciiTheme="minorHAnsi" w:hAnsiTheme="minorHAnsi"/>
                    <w:color w:val="2B579A"/>
                    <w:sz w:val="18"/>
                    <w:szCs w:val="18"/>
                    <w:shd w:val="clear" w:color="auto" w:fill="E6E6E6"/>
                  </w:rPr>
                </w:rPrChange>
              </w:rPr>
              <w:t xml:space="preserve">Ducts Located in </w:t>
            </w:r>
            <w:del w:id="12" w:author="Moua, Cheng@Energy" w:date="2022-01-05T20:07:00Z">
              <w:r w:rsidRPr="00A97ED0" w:rsidDel="00030270">
                <w:rPr>
                  <w:rFonts w:asciiTheme="minorHAnsi" w:hAnsiTheme="minorHAnsi"/>
                  <w:color w:val="2B579A"/>
                  <w:sz w:val="18"/>
                  <w:szCs w:val="18"/>
                  <w:highlight w:val="yellow"/>
                  <w:shd w:val="clear" w:color="auto" w:fill="E6E6E6"/>
                  <w:rPrChange w:id="13" w:author="Moua, Cheng@Energy" w:date="2021-10-27T16:11:00Z">
                    <w:rPr>
                      <w:rFonts w:asciiTheme="minorHAnsi" w:hAnsiTheme="minorHAnsi"/>
                      <w:color w:val="2B579A"/>
                      <w:sz w:val="18"/>
                      <w:szCs w:val="18"/>
                      <w:shd w:val="clear" w:color="auto" w:fill="E6E6E6"/>
                    </w:rPr>
                  </w:rPrChange>
                </w:rPr>
                <w:delText>Wall Cavities</w:delText>
              </w:r>
            </w:del>
            <w:ins w:id="14" w:author="Moua, Cheng@Energy" w:date="2022-01-05T20:07:00Z">
              <w:r w:rsidR="00030270">
                <w:rPr>
                  <w:rFonts w:asciiTheme="minorHAnsi" w:hAnsiTheme="minorHAnsi"/>
                  <w:sz w:val="18"/>
                  <w:szCs w:val="18"/>
                  <w:highlight w:val="yellow"/>
                </w:rPr>
                <w:t>Conditioned Space</w:t>
              </w:r>
            </w:ins>
            <w:ins w:id="15" w:author="Moua, Cheng@Energy" w:date="2022-01-05T22:05:00Z">
              <w:r w:rsidR="00CB3DB8">
                <w:rPr>
                  <w:rFonts w:asciiTheme="minorHAnsi" w:hAnsiTheme="minorHAnsi"/>
                  <w:sz w:val="18"/>
                  <w:szCs w:val="18"/>
                  <w:highlight w:val="yellow"/>
                </w:rPr>
                <w:t>,</w:t>
              </w:r>
            </w:ins>
            <w:r w:rsidRPr="00A97ED0">
              <w:rPr>
                <w:rFonts w:asciiTheme="minorHAnsi" w:hAnsiTheme="minorHAnsi"/>
                <w:color w:val="2B579A"/>
                <w:sz w:val="18"/>
                <w:szCs w:val="18"/>
                <w:highlight w:val="yellow"/>
                <w:shd w:val="clear" w:color="auto" w:fill="E6E6E6"/>
                <w:rPrChange w:id="16" w:author="Moua, Cheng@Energy" w:date="2021-10-27T16:11:00Z">
                  <w:rPr>
                    <w:rFonts w:asciiTheme="minorHAnsi" w:hAnsiTheme="minorHAnsi"/>
                    <w:color w:val="2B579A"/>
                    <w:sz w:val="18"/>
                    <w:szCs w:val="18"/>
                    <w:shd w:val="clear" w:color="auto" w:fill="E6E6E6"/>
                  </w:rPr>
                </w:rPrChange>
              </w:rPr>
              <w:t xml:space="preserve"> R-</w:t>
            </w:r>
            <w:del w:id="17" w:author="Moua, Cheng@Energy" w:date="2022-01-05T22:05:00Z">
              <w:r w:rsidRPr="00A97ED0" w:rsidDel="00CB3DB8">
                <w:rPr>
                  <w:rFonts w:asciiTheme="minorHAnsi" w:hAnsiTheme="minorHAnsi"/>
                  <w:color w:val="2B579A"/>
                  <w:sz w:val="18"/>
                  <w:szCs w:val="18"/>
                  <w:highlight w:val="yellow"/>
                  <w:shd w:val="clear" w:color="auto" w:fill="E6E6E6"/>
                  <w:rPrChange w:id="18" w:author="Moua, Cheng@Energy" w:date="2021-10-27T16:11:00Z">
                    <w:rPr>
                      <w:rFonts w:asciiTheme="minorHAnsi" w:hAnsiTheme="minorHAnsi"/>
                      <w:color w:val="2B579A"/>
                      <w:sz w:val="18"/>
                      <w:szCs w:val="18"/>
                      <w:shd w:val="clear" w:color="auto" w:fill="E6E6E6"/>
                    </w:rPr>
                  </w:rPrChange>
                </w:rPr>
                <w:delText xml:space="preserve">Value </w:delText>
              </w:r>
            </w:del>
            <w:ins w:id="19" w:author="Moua, Cheng@Energy" w:date="2022-01-05T22:05:00Z">
              <w:r w:rsidR="00CB3DB8">
                <w:rPr>
                  <w:rFonts w:asciiTheme="minorHAnsi" w:hAnsiTheme="minorHAnsi"/>
                  <w:sz w:val="18"/>
                  <w:szCs w:val="18"/>
                  <w:highlight w:val="yellow"/>
                </w:rPr>
                <w:t>6</w:t>
              </w:r>
              <w:r w:rsidR="00CB3DB8" w:rsidRPr="00A97ED0">
                <w:rPr>
                  <w:rFonts w:asciiTheme="minorHAnsi" w:hAnsiTheme="minorHAnsi"/>
                  <w:color w:val="2B579A"/>
                  <w:sz w:val="18"/>
                  <w:szCs w:val="18"/>
                  <w:highlight w:val="yellow"/>
                  <w:shd w:val="clear" w:color="auto" w:fill="E6E6E6"/>
                  <w:rPrChange w:id="20" w:author="Moua, Cheng@Energy" w:date="2021-10-27T16:11:00Z">
                    <w:rPr>
                      <w:rFonts w:asciiTheme="minorHAnsi" w:hAnsiTheme="minorHAnsi"/>
                      <w:color w:val="2B579A"/>
                      <w:sz w:val="18"/>
                      <w:szCs w:val="18"/>
                      <w:shd w:val="clear" w:color="auto" w:fill="E6E6E6"/>
                    </w:rPr>
                  </w:rPrChange>
                </w:rPr>
                <w:t xml:space="preserve"> </w:t>
              </w:r>
            </w:ins>
            <w:r w:rsidRPr="00A97ED0">
              <w:rPr>
                <w:rFonts w:asciiTheme="minorHAnsi" w:hAnsiTheme="minorHAnsi"/>
                <w:color w:val="2B579A"/>
                <w:sz w:val="18"/>
                <w:szCs w:val="18"/>
                <w:highlight w:val="yellow"/>
                <w:shd w:val="clear" w:color="auto" w:fill="E6E6E6"/>
                <w:rPrChange w:id="21" w:author="Moua, Cheng@Energy" w:date="2021-10-27T16:11:00Z">
                  <w:rPr>
                    <w:rFonts w:asciiTheme="minorHAnsi" w:hAnsiTheme="minorHAnsi"/>
                    <w:color w:val="2B579A"/>
                    <w:sz w:val="18"/>
                    <w:szCs w:val="18"/>
                    <w:shd w:val="clear" w:color="auto" w:fill="E6E6E6"/>
                  </w:rPr>
                </w:rPrChange>
              </w:rPr>
              <w:t>Exception</w:t>
            </w:r>
          </w:p>
        </w:tc>
        <w:tc>
          <w:tcPr>
            <w:tcW w:w="1929" w:type="pct"/>
            <w:vAlign w:val="center"/>
          </w:tcPr>
          <w:p w14:paraId="448EB0E7" w14:textId="037CE2A8" w:rsidR="00CE3C71" w:rsidRDefault="00CE3C71" w:rsidP="005012B0">
            <w:pPr>
              <w:rPr>
                <w:rFonts w:asciiTheme="minorHAnsi" w:hAnsiTheme="minorHAnsi"/>
                <w:sz w:val="18"/>
                <w:szCs w:val="18"/>
              </w:rPr>
            </w:pPr>
          </w:p>
        </w:tc>
      </w:tr>
      <w:tr w:rsidR="00CE3C71" w:rsidRPr="007167EB" w14:paraId="2E181CDF" w14:textId="77777777" w:rsidTr="5A9BF793">
        <w:trPr>
          <w:cantSplit/>
          <w:trHeight w:val="288"/>
        </w:trPr>
        <w:tc>
          <w:tcPr>
            <w:tcW w:w="187" w:type="pct"/>
            <w:vAlign w:val="center"/>
          </w:tcPr>
          <w:p w14:paraId="02F90FEE" w14:textId="5B4DD405" w:rsidR="00CE3C71" w:rsidRPr="00F8787A" w:rsidRDefault="00CE3C71" w:rsidP="005012B0">
            <w:pPr>
              <w:jc w:val="center"/>
              <w:rPr>
                <w:rFonts w:asciiTheme="minorHAnsi" w:hAnsiTheme="minorHAnsi"/>
                <w:sz w:val="18"/>
                <w:szCs w:val="18"/>
              </w:rPr>
            </w:pPr>
            <w:r>
              <w:rPr>
                <w:rFonts w:asciiTheme="minorHAnsi" w:hAnsiTheme="minorHAnsi"/>
                <w:sz w:val="18"/>
                <w:szCs w:val="18"/>
              </w:rPr>
              <w:t>0</w:t>
            </w:r>
            <w:r w:rsidR="006D5B41">
              <w:rPr>
                <w:rFonts w:asciiTheme="minorHAnsi" w:hAnsiTheme="minorHAnsi"/>
                <w:sz w:val="18"/>
                <w:szCs w:val="18"/>
              </w:rPr>
              <w:t>8</w:t>
            </w:r>
          </w:p>
        </w:tc>
        <w:tc>
          <w:tcPr>
            <w:tcW w:w="2884" w:type="pct"/>
            <w:vAlign w:val="center"/>
          </w:tcPr>
          <w:p w14:paraId="27E4C2DA" w14:textId="4C65B1CC" w:rsidR="00CE3C71" w:rsidRPr="00A97ED0" w:rsidRDefault="00CE3C71" w:rsidP="005012B0">
            <w:pPr>
              <w:rPr>
                <w:rFonts w:asciiTheme="minorHAnsi" w:hAnsiTheme="minorHAnsi"/>
                <w:sz w:val="18"/>
                <w:szCs w:val="18"/>
                <w:highlight w:val="yellow"/>
                <w:rPrChange w:id="22" w:author="Moua, Cheng@Energy" w:date="2021-10-27T16:12:00Z">
                  <w:rPr>
                    <w:rFonts w:asciiTheme="minorHAnsi" w:hAnsiTheme="minorHAnsi"/>
                    <w:sz w:val="18"/>
                    <w:szCs w:val="18"/>
                  </w:rPr>
                </w:rPrChange>
              </w:rPr>
            </w:pPr>
            <w:r w:rsidRPr="00A97ED0">
              <w:rPr>
                <w:rFonts w:asciiTheme="minorHAnsi" w:hAnsiTheme="minorHAnsi"/>
                <w:color w:val="2B579A"/>
                <w:sz w:val="18"/>
                <w:szCs w:val="18"/>
                <w:highlight w:val="yellow"/>
                <w:shd w:val="clear" w:color="auto" w:fill="E6E6E6"/>
                <w:rPrChange w:id="23" w:author="Moua, Cheng@Energy" w:date="2021-10-27T16:12:00Z">
                  <w:rPr>
                    <w:rFonts w:asciiTheme="minorHAnsi" w:hAnsiTheme="minorHAnsi"/>
                    <w:color w:val="2B579A"/>
                    <w:sz w:val="18"/>
                    <w:szCs w:val="18"/>
                    <w:shd w:val="clear" w:color="auto" w:fill="E6E6E6"/>
                  </w:rPr>
                </w:rPrChange>
              </w:rPr>
              <w:t xml:space="preserve">Status – </w:t>
            </w:r>
            <w:del w:id="24" w:author="Moua, Cheng@Energy" w:date="2022-01-05T20:09:00Z">
              <w:r w:rsidRPr="00A97ED0" w:rsidDel="00E22A79">
                <w:rPr>
                  <w:rFonts w:asciiTheme="minorHAnsi" w:hAnsiTheme="minorHAnsi"/>
                  <w:color w:val="2B579A"/>
                  <w:sz w:val="18"/>
                  <w:szCs w:val="18"/>
                  <w:highlight w:val="yellow"/>
                  <w:shd w:val="clear" w:color="auto" w:fill="E6E6E6"/>
                  <w:rPrChange w:id="25" w:author="Moua, Cheng@Energy" w:date="2021-10-27T16:12:00Z">
                    <w:rPr>
                      <w:rFonts w:asciiTheme="minorHAnsi" w:hAnsiTheme="minorHAnsi"/>
                      <w:color w:val="2B579A"/>
                      <w:sz w:val="18"/>
                      <w:szCs w:val="18"/>
                      <w:shd w:val="clear" w:color="auto" w:fill="E6E6E6"/>
                    </w:rPr>
                  </w:rPrChange>
                </w:rPr>
                <w:delText>Portions of Exposed Ducts in Directly Conditioned Space R-Value Exception</w:delText>
              </w:r>
            </w:del>
            <w:ins w:id="26" w:author="Moua, Cheng@Energy" w:date="2022-01-05T20:09:00Z">
              <w:r w:rsidR="00E22A79">
                <w:rPr>
                  <w:rFonts w:asciiTheme="minorHAnsi" w:hAnsiTheme="minorHAnsi"/>
                  <w:sz w:val="18"/>
                  <w:szCs w:val="18"/>
                  <w:highlight w:val="yellow"/>
                </w:rPr>
                <w:t xml:space="preserve">Duct Systems Located Entirely </w:t>
              </w:r>
              <w:r w:rsidR="00B36093">
                <w:rPr>
                  <w:rFonts w:asciiTheme="minorHAnsi" w:hAnsiTheme="minorHAnsi"/>
                  <w:sz w:val="18"/>
                  <w:szCs w:val="18"/>
                  <w:highlight w:val="yellow"/>
                </w:rPr>
                <w:t>in Conditioned Space</w:t>
              </w:r>
            </w:ins>
            <w:ins w:id="27" w:author="Moua, Cheng@Energy" w:date="2022-01-05T22:05:00Z">
              <w:r w:rsidR="00CB3DB8">
                <w:rPr>
                  <w:rFonts w:asciiTheme="minorHAnsi" w:hAnsiTheme="minorHAnsi"/>
                  <w:sz w:val="18"/>
                  <w:szCs w:val="18"/>
                  <w:highlight w:val="yellow"/>
                </w:rPr>
                <w:t>,</w:t>
              </w:r>
            </w:ins>
            <w:ins w:id="28" w:author="Moua, Cheng@Energy" w:date="2022-01-05T20:10:00Z">
              <w:r w:rsidR="007D0B8D">
                <w:rPr>
                  <w:rFonts w:asciiTheme="minorHAnsi" w:hAnsiTheme="minorHAnsi"/>
                  <w:sz w:val="18"/>
                  <w:szCs w:val="18"/>
                  <w:highlight w:val="yellow"/>
                </w:rPr>
                <w:t xml:space="preserve"> </w:t>
              </w:r>
            </w:ins>
            <w:ins w:id="29" w:author="Moua, Cheng@Energy" w:date="2022-01-05T20:11:00Z">
              <w:r w:rsidR="005C00DB">
                <w:rPr>
                  <w:rFonts w:asciiTheme="minorHAnsi" w:hAnsiTheme="minorHAnsi"/>
                  <w:sz w:val="18"/>
                  <w:szCs w:val="18"/>
                  <w:highlight w:val="yellow"/>
                </w:rPr>
                <w:t xml:space="preserve">No </w:t>
              </w:r>
            </w:ins>
            <w:ins w:id="30" w:author="Moua, Cheng@Energy" w:date="2022-01-05T22:06:00Z">
              <w:r w:rsidR="00741AFE">
                <w:rPr>
                  <w:rFonts w:asciiTheme="minorHAnsi" w:hAnsiTheme="minorHAnsi"/>
                  <w:sz w:val="18"/>
                  <w:szCs w:val="18"/>
                  <w:highlight w:val="yellow"/>
                </w:rPr>
                <w:t>Insulation</w:t>
              </w:r>
            </w:ins>
            <w:ins w:id="31" w:author="Moua, Cheng@Energy" w:date="2022-01-05T20:11:00Z">
              <w:r w:rsidR="005C00DB">
                <w:rPr>
                  <w:rFonts w:asciiTheme="minorHAnsi" w:hAnsiTheme="minorHAnsi"/>
                  <w:sz w:val="18"/>
                  <w:szCs w:val="18"/>
                  <w:highlight w:val="yellow"/>
                </w:rPr>
                <w:t xml:space="preserve"> Requirement</w:t>
              </w:r>
            </w:ins>
          </w:p>
        </w:tc>
        <w:tc>
          <w:tcPr>
            <w:tcW w:w="1929" w:type="pct"/>
            <w:vAlign w:val="center"/>
          </w:tcPr>
          <w:p w14:paraId="0E13F12E" w14:textId="7614F70E" w:rsidR="00CE3C71" w:rsidRDefault="00CE3C71" w:rsidP="005012B0">
            <w:pPr>
              <w:rPr>
                <w:rFonts w:asciiTheme="minorHAnsi" w:hAnsiTheme="minorHAnsi"/>
                <w:sz w:val="18"/>
                <w:szCs w:val="18"/>
              </w:rPr>
            </w:pPr>
          </w:p>
        </w:tc>
      </w:tr>
    </w:tbl>
    <w:p w14:paraId="01FC2595" w14:textId="77777777" w:rsidR="00CE3C71" w:rsidRPr="00573B76" w:rsidRDefault="00CE3C71"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430FF" w:rsidRPr="007167EB" w14:paraId="56DC0200" w14:textId="77777777" w:rsidTr="00EC4D51">
        <w:trPr>
          <w:trHeight w:val="233"/>
        </w:trPr>
        <w:tc>
          <w:tcPr>
            <w:tcW w:w="11030" w:type="dxa"/>
            <w:gridSpan w:val="2"/>
          </w:tcPr>
          <w:p w14:paraId="56DC01FF" w14:textId="08E1BF2B" w:rsidR="009430FF" w:rsidRPr="007167EB" w:rsidRDefault="009430FF" w:rsidP="00EC4D51">
            <w:pPr>
              <w:rPr>
                <w:rFonts w:asciiTheme="minorHAnsi" w:hAnsiTheme="minorHAnsi"/>
                <w:b/>
                <w:sz w:val="18"/>
                <w:szCs w:val="18"/>
              </w:rPr>
            </w:pPr>
            <w:r w:rsidRPr="00573B76">
              <w:rPr>
                <w:rFonts w:asciiTheme="minorHAnsi" w:hAnsiTheme="minorHAnsi"/>
                <w:b/>
                <w:szCs w:val="18"/>
              </w:rPr>
              <w:t>B.</w:t>
            </w:r>
            <w:r w:rsidR="00837191" w:rsidRPr="00573B76">
              <w:rPr>
                <w:rFonts w:asciiTheme="minorHAnsi" w:hAnsiTheme="minorHAnsi"/>
                <w:b/>
                <w:szCs w:val="18"/>
              </w:rPr>
              <w:t xml:space="preserve"> </w:t>
            </w:r>
            <w:r w:rsidRPr="00573B76">
              <w:rPr>
                <w:rFonts w:asciiTheme="minorHAnsi" w:hAnsiTheme="minorHAnsi"/>
                <w:b/>
                <w:szCs w:val="18"/>
              </w:rPr>
              <w:t>12 Linear Feet or Less of Duct Located Outside of Conditioned Space</w:t>
            </w:r>
            <w:r w:rsidRPr="00573B76">
              <w:rPr>
                <w:rFonts w:asciiTheme="minorHAnsi" w:hAnsiTheme="minorHAnsi"/>
              </w:rPr>
              <w:t xml:space="preserve"> </w:t>
            </w:r>
            <w:r w:rsidRPr="00573B76">
              <w:rPr>
                <w:rFonts w:asciiTheme="minorHAnsi" w:hAnsiTheme="minorHAnsi"/>
                <w:b/>
                <w:szCs w:val="18"/>
              </w:rPr>
              <w:t xml:space="preserve">- RA3.1.4.1.2 </w:t>
            </w:r>
          </w:p>
        </w:tc>
      </w:tr>
      <w:tr w:rsidR="009430FF" w:rsidRPr="007167EB" w14:paraId="56DC0203" w14:textId="77777777" w:rsidTr="00573B76">
        <w:trPr>
          <w:trHeight w:val="233"/>
        </w:trPr>
        <w:tc>
          <w:tcPr>
            <w:tcW w:w="413" w:type="dxa"/>
            <w:vAlign w:val="center"/>
          </w:tcPr>
          <w:p w14:paraId="56DC0201" w14:textId="77777777" w:rsidR="009430FF" w:rsidRPr="007167EB" w:rsidRDefault="009430FF"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tcPr>
          <w:p w14:paraId="56DC0202"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9430FF" w:rsidRPr="007167EB" w14:paraId="56DC0205" w14:textId="77777777" w:rsidTr="00EC4D51">
        <w:trPr>
          <w:trHeight w:val="233"/>
        </w:trPr>
        <w:tc>
          <w:tcPr>
            <w:tcW w:w="11030" w:type="dxa"/>
            <w:gridSpan w:val="2"/>
            <w:vAlign w:val="center"/>
          </w:tcPr>
          <w:p w14:paraId="56DC0204" w14:textId="0C6E8D7A" w:rsidR="009430FF" w:rsidRPr="007167EB" w:rsidRDefault="009430FF"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06" w14:textId="77777777" w:rsidR="009430FF" w:rsidRPr="00573B76"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430FF" w:rsidRPr="007167EB" w14:paraId="56DC0208" w14:textId="77777777" w:rsidTr="00EC4D51">
        <w:trPr>
          <w:trHeight w:val="233"/>
        </w:trPr>
        <w:tc>
          <w:tcPr>
            <w:tcW w:w="11030" w:type="dxa"/>
            <w:gridSpan w:val="2"/>
          </w:tcPr>
          <w:p w14:paraId="56DC0207" w14:textId="302E98EC" w:rsidR="009430FF" w:rsidRPr="007167EB" w:rsidRDefault="009430FF" w:rsidP="00EC4D51">
            <w:pPr>
              <w:rPr>
                <w:rFonts w:asciiTheme="minorHAnsi" w:hAnsiTheme="minorHAnsi"/>
                <w:b/>
                <w:sz w:val="18"/>
                <w:szCs w:val="18"/>
              </w:rPr>
            </w:pPr>
            <w:r w:rsidRPr="00573B76">
              <w:rPr>
                <w:rFonts w:asciiTheme="minorHAnsi" w:hAnsiTheme="minorHAnsi"/>
                <w:b/>
                <w:szCs w:val="18"/>
              </w:rPr>
              <w:t>C.</w:t>
            </w:r>
            <w:r w:rsidR="00837191" w:rsidRPr="00573B76">
              <w:rPr>
                <w:rFonts w:asciiTheme="minorHAnsi" w:hAnsiTheme="minorHAnsi"/>
                <w:b/>
                <w:szCs w:val="18"/>
              </w:rPr>
              <w:t xml:space="preserve"> </w:t>
            </w:r>
            <w:r w:rsidRPr="00573B76">
              <w:rPr>
                <w:rFonts w:asciiTheme="minorHAnsi" w:hAnsiTheme="minorHAnsi"/>
                <w:b/>
                <w:szCs w:val="18"/>
              </w:rPr>
              <w:t xml:space="preserve">Ducts Located </w:t>
            </w:r>
            <w:proofErr w:type="gramStart"/>
            <w:r w:rsidRPr="00573B76">
              <w:rPr>
                <w:rFonts w:asciiTheme="minorHAnsi" w:hAnsiTheme="minorHAnsi"/>
                <w:b/>
                <w:szCs w:val="18"/>
              </w:rPr>
              <w:t>In</w:t>
            </w:r>
            <w:proofErr w:type="gramEnd"/>
            <w:r w:rsidRPr="00573B76">
              <w:rPr>
                <w:rFonts w:asciiTheme="minorHAnsi" w:hAnsiTheme="minorHAnsi"/>
                <w:b/>
                <w:szCs w:val="18"/>
              </w:rPr>
              <w:t xml:space="preserve"> Conditioned Space - RA3.1.4.1.3 </w:t>
            </w:r>
          </w:p>
        </w:tc>
      </w:tr>
      <w:tr w:rsidR="009430FF" w:rsidRPr="007167EB" w14:paraId="56DC020B" w14:textId="77777777" w:rsidTr="00EC4D51">
        <w:trPr>
          <w:trHeight w:val="233"/>
        </w:trPr>
        <w:tc>
          <w:tcPr>
            <w:tcW w:w="413" w:type="dxa"/>
            <w:vAlign w:val="center"/>
          </w:tcPr>
          <w:p w14:paraId="56DC0209"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01</w:t>
            </w:r>
          </w:p>
        </w:tc>
        <w:tc>
          <w:tcPr>
            <w:tcW w:w="10617" w:type="dxa"/>
            <w:vAlign w:val="center"/>
          </w:tcPr>
          <w:p w14:paraId="56DC020A"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9430FF" w:rsidRPr="007167EB" w14:paraId="56DC020D" w14:textId="77777777" w:rsidTr="00EC4D51">
        <w:trPr>
          <w:trHeight w:val="233"/>
        </w:trPr>
        <w:tc>
          <w:tcPr>
            <w:tcW w:w="11030" w:type="dxa"/>
            <w:gridSpan w:val="2"/>
            <w:vAlign w:val="center"/>
          </w:tcPr>
          <w:p w14:paraId="56DC020C" w14:textId="356AAF1B" w:rsidR="009430FF" w:rsidRPr="007167EB" w:rsidRDefault="009430FF"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0E" w14:textId="77777777" w:rsidR="009430FF" w:rsidRPr="00573B76"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732"/>
        <w:gridCol w:w="4885"/>
      </w:tblGrid>
      <w:tr w:rsidR="009430FF" w:rsidRPr="007167EB" w14:paraId="56DC0210" w14:textId="77777777" w:rsidTr="00EC4D51">
        <w:trPr>
          <w:trHeight w:val="233"/>
        </w:trPr>
        <w:tc>
          <w:tcPr>
            <w:tcW w:w="11030" w:type="dxa"/>
            <w:gridSpan w:val="3"/>
          </w:tcPr>
          <w:p w14:paraId="56DC020F" w14:textId="7067171C" w:rsidR="009430FF" w:rsidRPr="007167EB" w:rsidRDefault="009430FF" w:rsidP="00EC4D51">
            <w:pPr>
              <w:rPr>
                <w:rFonts w:asciiTheme="minorHAnsi" w:hAnsiTheme="minorHAnsi"/>
                <w:b/>
                <w:sz w:val="18"/>
                <w:szCs w:val="18"/>
              </w:rPr>
            </w:pPr>
            <w:r w:rsidRPr="00B3200B">
              <w:rPr>
                <w:rFonts w:asciiTheme="minorHAnsi" w:hAnsiTheme="minorHAnsi"/>
                <w:b/>
                <w:color w:val="2B579A"/>
                <w:szCs w:val="18"/>
                <w:highlight w:val="yellow"/>
                <w:shd w:val="clear" w:color="auto" w:fill="E6E6E6"/>
                <w:rPrChange w:id="32" w:author="Moua, Cheng@Energy" w:date="2021-10-27T16:20:00Z">
                  <w:rPr>
                    <w:rFonts w:asciiTheme="minorHAnsi" w:hAnsiTheme="minorHAnsi"/>
                    <w:b/>
                    <w:color w:val="2B579A"/>
                    <w:szCs w:val="18"/>
                    <w:shd w:val="clear" w:color="auto" w:fill="E6E6E6"/>
                  </w:rPr>
                </w:rPrChange>
              </w:rPr>
              <w:t>D.</w:t>
            </w:r>
            <w:r w:rsidR="00837191" w:rsidRPr="00B3200B">
              <w:rPr>
                <w:rFonts w:asciiTheme="minorHAnsi" w:hAnsiTheme="minorHAnsi"/>
                <w:b/>
                <w:color w:val="2B579A"/>
                <w:szCs w:val="18"/>
                <w:highlight w:val="yellow"/>
                <w:shd w:val="clear" w:color="auto" w:fill="E6E6E6"/>
                <w:rPrChange w:id="33" w:author="Moua, Cheng@Energy" w:date="2021-10-27T16:20:00Z">
                  <w:rPr>
                    <w:rFonts w:asciiTheme="minorHAnsi" w:hAnsiTheme="minorHAnsi"/>
                    <w:b/>
                    <w:color w:val="2B579A"/>
                    <w:szCs w:val="18"/>
                    <w:shd w:val="clear" w:color="auto" w:fill="E6E6E6"/>
                  </w:rPr>
                </w:rPrChange>
              </w:rPr>
              <w:t xml:space="preserve"> </w:t>
            </w:r>
            <w:r w:rsidRPr="00B3200B">
              <w:rPr>
                <w:rFonts w:asciiTheme="minorHAnsi" w:hAnsiTheme="minorHAnsi"/>
                <w:b/>
                <w:color w:val="2B579A"/>
                <w:szCs w:val="18"/>
                <w:highlight w:val="yellow"/>
                <w:shd w:val="clear" w:color="auto" w:fill="E6E6E6"/>
                <w:rPrChange w:id="34" w:author="Moua, Cheng@Energy" w:date="2021-10-27T16:20:00Z">
                  <w:rPr>
                    <w:rFonts w:asciiTheme="minorHAnsi" w:hAnsiTheme="minorHAnsi"/>
                    <w:b/>
                    <w:color w:val="2B579A"/>
                    <w:szCs w:val="18"/>
                    <w:shd w:val="clear" w:color="auto" w:fill="E6E6E6"/>
                  </w:rPr>
                </w:rPrChange>
              </w:rPr>
              <w:t xml:space="preserve">All Ducts Located Entirely in Directly Conditioned Space </w:t>
            </w:r>
            <w:del w:id="35" w:author="Moua, Cheng@Energy" w:date="2022-01-05T20:19:00Z">
              <w:r w:rsidRPr="00B3200B" w:rsidDel="00CC6058">
                <w:rPr>
                  <w:rFonts w:asciiTheme="minorHAnsi" w:hAnsiTheme="minorHAnsi"/>
                  <w:b/>
                  <w:color w:val="2B579A"/>
                  <w:szCs w:val="18"/>
                  <w:highlight w:val="yellow"/>
                  <w:shd w:val="clear" w:color="auto" w:fill="E6E6E6"/>
                  <w:rPrChange w:id="36" w:author="Moua, Cheng@Energy" w:date="2021-10-27T16:20:00Z">
                    <w:rPr>
                      <w:rFonts w:asciiTheme="minorHAnsi" w:hAnsiTheme="minorHAnsi"/>
                      <w:b/>
                      <w:color w:val="2B579A"/>
                      <w:szCs w:val="18"/>
                      <w:shd w:val="clear" w:color="auto" w:fill="E6E6E6"/>
                    </w:rPr>
                  </w:rPrChange>
                </w:rPr>
                <w:delText>R-Value Exception</w:delText>
              </w:r>
            </w:del>
            <w:ins w:id="37" w:author="Moua, Cheng@Energy" w:date="2022-01-05T20:19:00Z">
              <w:r w:rsidR="00CC6058">
                <w:rPr>
                  <w:rFonts w:asciiTheme="minorHAnsi" w:hAnsiTheme="minorHAnsi"/>
                  <w:b/>
                  <w:szCs w:val="18"/>
                  <w:highlight w:val="yellow"/>
                </w:rPr>
                <w:t>Performance Credit</w:t>
              </w:r>
            </w:ins>
            <w:r w:rsidRPr="00B3200B">
              <w:rPr>
                <w:rFonts w:asciiTheme="minorHAnsi" w:hAnsiTheme="minorHAnsi"/>
                <w:b/>
                <w:color w:val="2B579A"/>
                <w:szCs w:val="18"/>
                <w:highlight w:val="yellow"/>
                <w:shd w:val="clear" w:color="auto" w:fill="E6E6E6"/>
                <w:rPrChange w:id="38" w:author="Moua, Cheng@Energy" w:date="2021-10-27T16:20:00Z">
                  <w:rPr>
                    <w:rFonts w:asciiTheme="minorHAnsi" w:hAnsiTheme="minorHAnsi"/>
                    <w:b/>
                    <w:color w:val="2B579A"/>
                    <w:szCs w:val="18"/>
                    <w:shd w:val="clear" w:color="auto" w:fill="E6E6E6"/>
                  </w:rPr>
                </w:rPrChange>
              </w:rPr>
              <w:t xml:space="preserve"> - RA3.1.4.3.8</w:t>
            </w:r>
          </w:p>
        </w:tc>
      </w:tr>
      <w:tr w:rsidR="009430FF" w:rsidRPr="007167EB" w14:paraId="56DC0214" w14:textId="77777777" w:rsidTr="00573B76">
        <w:trPr>
          <w:trHeight w:val="233"/>
        </w:trPr>
        <w:tc>
          <w:tcPr>
            <w:tcW w:w="413" w:type="dxa"/>
            <w:vAlign w:val="center"/>
          </w:tcPr>
          <w:p w14:paraId="56DC0211" w14:textId="77777777" w:rsidR="009430FF" w:rsidRPr="00F8787A" w:rsidRDefault="009430FF" w:rsidP="00EC4D51">
            <w:pPr>
              <w:jc w:val="center"/>
              <w:rPr>
                <w:rFonts w:asciiTheme="minorHAnsi" w:hAnsiTheme="minorHAnsi"/>
                <w:sz w:val="18"/>
                <w:szCs w:val="18"/>
              </w:rPr>
            </w:pPr>
            <w:r w:rsidRPr="00F8787A">
              <w:rPr>
                <w:rFonts w:asciiTheme="minorHAnsi" w:hAnsiTheme="minorHAnsi"/>
                <w:sz w:val="18"/>
                <w:szCs w:val="18"/>
              </w:rPr>
              <w:t>01</w:t>
            </w:r>
          </w:p>
        </w:tc>
        <w:tc>
          <w:tcPr>
            <w:tcW w:w="5732" w:type="dxa"/>
            <w:vAlign w:val="center"/>
          </w:tcPr>
          <w:p w14:paraId="56DC0212" w14:textId="1B78B326" w:rsidR="009430FF" w:rsidRPr="00F8787A" w:rsidRDefault="00743CF8" w:rsidP="00567464">
            <w:pPr>
              <w:rPr>
                <w:rFonts w:asciiTheme="minorHAnsi" w:hAnsiTheme="minorHAnsi"/>
                <w:sz w:val="18"/>
                <w:szCs w:val="18"/>
              </w:rPr>
            </w:pPr>
            <w:r>
              <w:rPr>
                <w:rFonts w:asciiTheme="minorHAnsi" w:hAnsiTheme="minorHAnsi"/>
                <w:sz w:val="18"/>
                <w:szCs w:val="18"/>
              </w:rPr>
              <w:t xml:space="preserve">A </w:t>
            </w:r>
            <w:r w:rsidR="00567464">
              <w:rPr>
                <w:rFonts w:asciiTheme="minorHAnsi" w:hAnsiTheme="minorHAnsi"/>
                <w:sz w:val="18"/>
                <w:szCs w:val="18"/>
              </w:rPr>
              <w:t>V</w:t>
            </w:r>
            <w:r>
              <w:rPr>
                <w:rFonts w:asciiTheme="minorHAnsi" w:hAnsiTheme="minorHAnsi"/>
                <w:sz w:val="18"/>
                <w:szCs w:val="18"/>
              </w:rPr>
              <w:t xml:space="preserve">isual </w:t>
            </w:r>
            <w:r w:rsidR="00567464">
              <w:rPr>
                <w:rFonts w:asciiTheme="minorHAnsi" w:hAnsiTheme="minorHAnsi"/>
                <w:sz w:val="18"/>
                <w:szCs w:val="18"/>
              </w:rPr>
              <w:t>I</w:t>
            </w:r>
            <w:r>
              <w:rPr>
                <w:rFonts w:asciiTheme="minorHAnsi" w:hAnsiTheme="minorHAnsi"/>
                <w:sz w:val="18"/>
                <w:szCs w:val="18"/>
              </w:rPr>
              <w:t xml:space="preserve">nspection </w:t>
            </w:r>
            <w:r w:rsidR="00567464">
              <w:rPr>
                <w:rFonts w:asciiTheme="minorHAnsi" w:hAnsiTheme="minorHAnsi"/>
                <w:sz w:val="18"/>
                <w:szCs w:val="18"/>
              </w:rPr>
              <w:t>S</w:t>
            </w:r>
            <w:r>
              <w:rPr>
                <w:rFonts w:asciiTheme="minorHAnsi" w:hAnsiTheme="minorHAnsi"/>
                <w:sz w:val="18"/>
                <w:szCs w:val="18"/>
              </w:rPr>
              <w:t xml:space="preserve">hall </w:t>
            </w:r>
            <w:r w:rsidR="00567464">
              <w:rPr>
                <w:rFonts w:asciiTheme="minorHAnsi" w:hAnsiTheme="minorHAnsi"/>
                <w:sz w:val="18"/>
                <w:szCs w:val="18"/>
              </w:rPr>
              <w:t>C</w:t>
            </w:r>
            <w:r>
              <w:rPr>
                <w:rFonts w:asciiTheme="minorHAnsi" w:hAnsiTheme="minorHAnsi"/>
                <w:sz w:val="18"/>
                <w:szCs w:val="18"/>
              </w:rPr>
              <w:t xml:space="preserve">onfirm the </w:t>
            </w:r>
            <w:r w:rsidR="00567464">
              <w:rPr>
                <w:rFonts w:asciiTheme="minorHAnsi" w:hAnsiTheme="minorHAnsi"/>
                <w:sz w:val="18"/>
                <w:szCs w:val="18"/>
              </w:rPr>
              <w:t>S</w:t>
            </w:r>
            <w:r>
              <w:rPr>
                <w:rFonts w:asciiTheme="minorHAnsi" w:hAnsiTheme="minorHAnsi"/>
                <w:sz w:val="18"/>
                <w:szCs w:val="18"/>
              </w:rPr>
              <w:t xml:space="preserve">pace </w:t>
            </w:r>
            <w:r w:rsidR="00567464">
              <w:rPr>
                <w:rFonts w:asciiTheme="minorHAnsi" w:hAnsiTheme="minorHAnsi"/>
                <w:sz w:val="18"/>
                <w:szCs w:val="18"/>
              </w:rPr>
              <w:t>C</w:t>
            </w:r>
            <w:r>
              <w:rPr>
                <w:rFonts w:asciiTheme="minorHAnsi" w:hAnsiTheme="minorHAnsi"/>
                <w:sz w:val="18"/>
                <w:szCs w:val="18"/>
              </w:rPr>
              <w:t xml:space="preserve">onditioning </w:t>
            </w:r>
            <w:r w:rsidR="00567464">
              <w:rPr>
                <w:rFonts w:asciiTheme="minorHAnsi" w:hAnsiTheme="minorHAnsi"/>
                <w:sz w:val="18"/>
                <w:szCs w:val="18"/>
              </w:rPr>
              <w:t>D</w:t>
            </w:r>
            <w:r w:rsidR="007975E6">
              <w:rPr>
                <w:rFonts w:asciiTheme="minorHAnsi" w:hAnsiTheme="minorHAnsi"/>
                <w:sz w:val="18"/>
                <w:szCs w:val="18"/>
              </w:rPr>
              <w:t xml:space="preserve">istribution </w:t>
            </w:r>
            <w:r w:rsidR="00567464">
              <w:rPr>
                <w:rFonts w:asciiTheme="minorHAnsi" w:hAnsiTheme="minorHAnsi"/>
                <w:sz w:val="18"/>
                <w:szCs w:val="18"/>
              </w:rPr>
              <w:t>S</w:t>
            </w:r>
            <w:r>
              <w:rPr>
                <w:rFonts w:asciiTheme="minorHAnsi" w:hAnsiTheme="minorHAnsi"/>
                <w:sz w:val="18"/>
                <w:szCs w:val="18"/>
              </w:rPr>
              <w:t xml:space="preserve">ystem </w:t>
            </w:r>
            <w:r w:rsidR="00567464">
              <w:rPr>
                <w:rFonts w:asciiTheme="minorHAnsi" w:hAnsiTheme="minorHAnsi"/>
                <w:sz w:val="18"/>
                <w:szCs w:val="18"/>
              </w:rPr>
              <w:t>L</w:t>
            </w:r>
            <w:r>
              <w:rPr>
                <w:rFonts w:asciiTheme="minorHAnsi" w:hAnsiTheme="minorHAnsi"/>
                <w:sz w:val="18"/>
                <w:szCs w:val="18"/>
              </w:rPr>
              <w:t>ocation</w:t>
            </w:r>
          </w:p>
        </w:tc>
        <w:tc>
          <w:tcPr>
            <w:tcW w:w="4885" w:type="dxa"/>
            <w:vAlign w:val="center"/>
          </w:tcPr>
          <w:p w14:paraId="56DC0213" w14:textId="77777777" w:rsidR="009430FF" w:rsidRPr="00F8787A" w:rsidRDefault="009430FF" w:rsidP="00EC4D51">
            <w:pPr>
              <w:rPr>
                <w:rFonts w:asciiTheme="minorHAnsi" w:hAnsiTheme="minorHAnsi"/>
                <w:sz w:val="18"/>
                <w:szCs w:val="18"/>
              </w:rPr>
            </w:pPr>
          </w:p>
        </w:tc>
      </w:tr>
      <w:tr w:rsidR="009430FF" w:rsidRPr="007167EB" w14:paraId="56DC0218" w14:textId="77777777" w:rsidTr="00573B76">
        <w:trPr>
          <w:trHeight w:val="233"/>
        </w:trPr>
        <w:tc>
          <w:tcPr>
            <w:tcW w:w="413" w:type="dxa"/>
            <w:vAlign w:val="center"/>
          </w:tcPr>
          <w:p w14:paraId="56DC0215" w14:textId="77777777" w:rsidR="009430FF" w:rsidRPr="00F8787A" w:rsidRDefault="009430FF" w:rsidP="00EC4D51">
            <w:pPr>
              <w:jc w:val="center"/>
              <w:rPr>
                <w:rFonts w:asciiTheme="minorHAnsi" w:hAnsiTheme="minorHAnsi"/>
                <w:sz w:val="18"/>
                <w:szCs w:val="18"/>
              </w:rPr>
            </w:pPr>
            <w:r w:rsidRPr="00F8787A">
              <w:rPr>
                <w:rFonts w:asciiTheme="minorHAnsi" w:hAnsiTheme="minorHAnsi"/>
                <w:sz w:val="18"/>
                <w:szCs w:val="18"/>
              </w:rPr>
              <w:t>02</w:t>
            </w:r>
          </w:p>
        </w:tc>
        <w:tc>
          <w:tcPr>
            <w:tcW w:w="5732" w:type="dxa"/>
            <w:vAlign w:val="center"/>
          </w:tcPr>
          <w:p w14:paraId="56DC0216" w14:textId="64542879" w:rsidR="009430FF" w:rsidRPr="00F8787A" w:rsidRDefault="00743CF8" w:rsidP="00567464">
            <w:pPr>
              <w:rPr>
                <w:rFonts w:asciiTheme="minorHAnsi" w:hAnsiTheme="minorHAnsi"/>
                <w:sz w:val="18"/>
                <w:szCs w:val="18"/>
              </w:rPr>
            </w:pPr>
            <w:r>
              <w:rPr>
                <w:rFonts w:asciiTheme="minorHAnsi" w:hAnsiTheme="minorHAnsi"/>
                <w:sz w:val="18"/>
                <w:szCs w:val="18"/>
              </w:rPr>
              <w:t xml:space="preserve">Actual </w:t>
            </w:r>
            <w:r w:rsidR="00567464">
              <w:rPr>
                <w:rFonts w:asciiTheme="minorHAnsi" w:hAnsiTheme="minorHAnsi"/>
                <w:sz w:val="18"/>
                <w:szCs w:val="18"/>
              </w:rPr>
              <w:t>S</w:t>
            </w:r>
            <w:r>
              <w:rPr>
                <w:rFonts w:asciiTheme="minorHAnsi" w:hAnsiTheme="minorHAnsi"/>
                <w:sz w:val="18"/>
                <w:szCs w:val="18"/>
              </w:rPr>
              <w:t xml:space="preserve">ystem </w:t>
            </w:r>
            <w:r w:rsidR="00567464">
              <w:rPr>
                <w:rFonts w:asciiTheme="minorHAnsi" w:hAnsiTheme="minorHAnsi"/>
                <w:sz w:val="18"/>
                <w:szCs w:val="18"/>
              </w:rPr>
              <w:t>D</w:t>
            </w:r>
            <w:r>
              <w:rPr>
                <w:rFonts w:asciiTheme="minorHAnsi" w:hAnsiTheme="minorHAnsi"/>
                <w:sz w:val="18"/>
                <w:szCs w:val="18"/>
              </w:rPr>
              <w:t xml:space="preserve">uct </w:t>
            </w:r>
            <w:r w:rsidR="00567464">
              <w:rPr>
                <w:rFonts w:asciiTheme="minorHAnsi" w:hAnsiTheme="minorHAnsi"/>
                <w:sz w:val="18"/>
                <w:szCs w:val="18"/>
              </w:rPr>
              <w:t>L</w:t>
            </w:r>
            <w:r>
              <w:rPr>
                <w:rFonts w:asciiTheme="minorHAnsi" w:hAnsiTheme="minorHAnsi"/>
                <w:sz w:val="18"/>
                <w:szCs w:val="18"/>
              </w:rPr>
              <w:t xml:space="preserve">eakage </w:t>
            </w:r>
            <w:r w:rsidR="00567464">
              <w:rPr>
                <w:rFonts w:asciiTheme="minorHAnsi" w:hAnsiTheme="minorHAnsi"/>
                <w:sz w:val="18"/>
                <w:szCs w:val="18"/>
              </w:rPr>
              <w:t>R</w:t>
            </w:r>
            <w:r>
              <w:rPr>
                <w:rFonts w:asciiTheme="minorHAnsi" w:hAnsiTheme="minorHAnsi"/>
                <w:sz w:val="18"/>
                <w:szCs w:val="18"/>
              </w:rPr>
              <w:t xml:space="preserve">ate (cfm) </w:t>
            </w:r>
            <w:r w:rsidR="00567464">
              <w:rPr>
                <w:rFonts w:asciiTheme="minorHAnsi" w:hAnsiTheme="minorHAnsi"/>
                <w:sz w:val="18"/>
                <w:szCs w:val="18"/>
              </w:rPr>
              <w:t>M</w:t>
            </w:r>
            <w:r>
              <w:rPr>
                <w:rFonts w:asciiTheme="minorHAnsi" w:hAnsiTheme="minorHAnsi"/>
                <w:sz w:val="18"/>
                <w:szCs w:val="18"/>
              </w:rPr>
              <w:t xml:space="preserve">easured </w:t>
            </w:r>
            <w:r w:rsidR="00567464">
              <w:rPr>
                <w:rFonts w:asciiTheme="minorHAnsi" w:hAnsiTheme="minorHAnsi"/>
                <w:sz w:val="18"/>
                <w:szCs w:val="18"/>
              </w:rPr>
              <w:t>U</w:t>
            </w:r>
            <w:r>
              <w:rPr>
                <w:rFonts w:asciiTheme="minorHAnsi" w:hAnsiTheme="minorHAnsi"/>
                <w:sz w:val="18"/>
                <w:szCs w:val="18"/>
              </w:rPr>
              <w:t>sing RA3.1.4.3.4 Duct Leakage to Outside from Fan Pressurization of Ducts</w:t>
            </w:r>
          </w:p>
        </w:tc>
        <w:tc>
          <w:tcPr>
            <w:tcW w:w="4885" w:type="dxa"/>
            <w:vAlign w:val="center"/>
          </w:tcPr>
          <w:p w14:paraId="56DC0217" w14:textId="77777777" w:rsidR="009430FF" w:rsidRPr="00F8787A" w:rsidRDefault="009430FF" w:rsidP="00EC4D51">
            <w:pPr>
              <w:rPr>
                <w:rFonts w:asciiTheme="minorHAnsi" w:hAnsiTheme="minorHAnsi"/>
                <w:sz w:val="18"/>
                <w:szCs w:val="18"/>
              </w:rPr>
            </w:pPr>
          </w:p>
        </w:tc>
      </w:tr>
      <w:tr w:rsidR="00567464" w:rsidRPr="007167EB" w14:paraId="56DC021B" w14:textId="77777777" w:rsidTr="00567464">
        <w:trPr>
          <w:trHeight w:val="233"/>
        </w:trPr>
        <w:tc>
          <w:tcPr>
            <w:tcW w:w="413" w:type="dxa"/>
            <w:vAlign w:val="center"/>
          </w:tcPr>
          <w:p w14:paraId="56DC0219" w14:textId="77777777" w:rsidR="00567464" w:rsidRPr="00F8787A" w:rsidRDefault="00567464" w:rsidP="00EC4D51">
            <w:pPr>
              <w:jc w:val="center"/>
              <w:rPr>
                <w:rFonts w:asciiTheme="minorHAnsi" w:hAnsiTheme="minorHAnsi"/>
                <w:sz w:val="18"/>
                <w:szCs w:val="18"/>
              </w:rPr>
            </w:pPr>
            <w:r w:rsidRPr="00F8787A">
              <w:rPr>
                <w:rFonts w:asciiTheme="minorHAnsi" w:hAnsiTheme="minorHAnsi"/>
                <w:sz w:val="18"/>
                <w:szCs w:val="18"/>
              </w:rPr>
              <w:t>03</w:t>
            </w:r>
          </w:p>
        </w:tc>
        <w:tc>
          <w:tcPr>
            <w:tcW w:w="5732" w:type="dxa"/>
            <w:vAlign w:val="center"/>
          </w:tcPr>
          <w:p w14:paraId="4C1081A7" w14:textId="77777777" w:rsidR="00567464" w:rsidRPr="00F8787A" w:rsidRDefault="00567464" w:rsidP="002B0A9B">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p>
        </w:tc>
        <w:tc>
          <w:tcPr>
            <w:tcW w:w="4885" w:type="dxa"/>
            <w:vAlign w:val="center"/>
          </w:tcPr>
          <w:p w14:paraId="56DC021A" w14:textId="4B4909F9" w:rsidR="00567464" w:rsidRPr="00F8787A" w:rsidRDefault="00567464" w:rsidP="002B0A9B">
            <w:pPr>
              <w:rPr>
                <w:rFonts w:asciiTheme="minorHAnsi" w:hAnsiTheme="minorHAnsi"/>
                <w:sz w:val="18"/>
                <w:szCs w:val="18"/>
              </w:rPr>
            </w:pPr>
          </w:p>
        </w:tc>
      </w:tr>
      <w:tr w:rsidR="00CE3C71" w:rsidRPr="007167EB" w14:paraId="50D25B69" w14:textId="77777777" w:rsidTr="005012B0">
        <w:trPr>
          <w:trHeight w:val="233"/>
        </w:trPr>
        <w:tc>
          <w:tcPr>
            <w:tcW w:w="11030" w:type="dxa"/>
            <w:gridSpan w:val="3"/>
            <w:vAlign w:val="center"/>
          </w:tcPr>
          <w:p w14:paraId="78C5A185" w14:textId="067B92CC" w:rsidR="00CE3C71" w:rsidRPr="00F8787A" w:rsidRDefault="00CE3C71" w:rsidP="00CE3C71">
            <w:pPr>
              <w:rPr>
                <w:rFonts w:asciiTheme="minorHAnsi" w:hAnsiTheme="minorHAnsi"/>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56DC021D" w14:textId="77777777" w:rsidR="00645ECF" w:rsidRPr="007167EB" w:rsidRDefault="00645ECF" w:rsidP="0078718F">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CE3C71" w:rsidRPr="007167EB" w14:paraId="5DDEF33A" w14:textId="77777777" w:rsidTr="00CE3C71">
        <w:trPr>
          <w:trHeight w:val="233"/>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2904ABA9" w14:textId="357B8FE7" w:rsidR="00CE3C71" w:rsidRPr="004C75DC" w:rsidRDefault="00CE3C71" w:rsidP="005012B0">
            <w:pPr>
              <w:rPr>
                <w:rFonts w:asciiTheme="minorHAnsi" w:hAnsiTheme="minorHAnsi"/>
                <w:b/>
                <w:szCs w:val="18"/>
                <w:highlight w:val="yellow"/>
                <w:rPrChange w:id="39" w:author="Moua, Cheng@Energy" w:date="2021-10-27T16:20:00Z">
                  <w:rPr>
                    <w:rFonts w:asciiTheme="minorHAnsi" w:hAnsiTheme="minorHAnsi"/>
                    <w:b/>
                    <w:szCs w:val="18"/>
                  </w:rPr>
                </w:rPrChange>
              </w:rPr>
            </w:pPr>
            <w:r w:rsidRPr="004C75DC">
              <w:rPr>
                <w:rFonts w:asciiTheme="minorHAnsi" w:hAnsiTheme="minorHAnsi"/>
                <w:b/>
                <w:color w:val="2B579A"/>
                <w:szCs w:val="18"/>
                <w:highlight w:val="yellow"/>
                <w:shd w:val="clear" w:color="auto" w:fill="E6E6E6"/>
                <w:rPrChange w:id="40" w:author="Moua, Cheng@Energy" w:date="2021-10-27T16:20:00Z">
                  <w:rPr>
                    <w:rFonts w:asciiTheme="minorHAnsi" w:hAnsiTheme="minorHAnsi"/>
                    <w:b/>
                    <w:color w:val="2B579A"/>
                    <w:szCs w:val="18"/>
                    <w:shd w:val="clear" w:color="auto" w:fill="E6E6E6"/>
                  </w:rPr>
                </w:rPrChange>
              </w:rPr>
              <w:t xml:space="preserve">E. </w:t>
            </w:r>
            <w:del w:id="41" w:author="Moua, Cheng@Energy" w:date="2022-01-05T20:28:00Z">
              <w:r w:rsidRPr="004C75DC" w:rsidDel="002154D5">
                <w:rPr>
                  <w:rFonts w:asciiTheme="minorHAnsi" w:hAnsiTheme="minorHAnsi"/>
                  <w:b/>
                  <w:color w:val="2B579A"/>
                  <w:szCs w:val="18"/>
                  <w:highlight w:val="yellow"/>
                  <w:shd w:val="clear" w:color="auto" w:fill="E6E6E6"/>
                  <w:rPrChange w:id="42" w:author="Moua, Cheng@Energy" w:date="2021-10-27T16:20:00Z">
                    <w:rPr>
                      <w:rFonts w:asciiTheme="minorHAnsi" w:hAnsiTheme="minorHAnsi"/>
                      <w:b/>
                      <w:color w:val="2B579A"/>
                      <w:szCs w:val="18"/>
                      <w:shd w:val="clear" w:color="auto" w:fill="E6E6E6"/>
                    </w:rPr>
                  </w:rPrChange>
                </w:rPr>
                <w:delText>Exceptions to Minimum Duct R-Value Requirement</w:delText>
              </w:r>
            </w:del>
            <w:ins w:id="43" w:author="Moua, Cheng@Energy" w:date="2022-01-05T20:28:00Z">
              <w:r w:rsidR="002154D5">
                <w:rPr>
                  <w:rFonts w:asciiTheme="minorHAnsi" w:hAnsiTheme="minorHAnsi"/>
                  <w:b/>
                  <w:szCs w:val="18"/>
                  <w:highlight w:val="yellow"/>
                </w:rPr>
                <w:t>Portions of Ducts Located</w:t>
              </w:r>
              <w:r w:rsidR="00CA4053">
                <w:rPr>
                  <w:rFonts w:asciiTheme="minorHAnsi" w:hAnsiTheme="minorHAnsi"/>
                  <w:b/>
                  <w:szCs w:val="18"/>
                  <w:highlight w:val="yellow"/>
                </w:rPr>
                <w:t xml:space="preserve"> in Conditioned </w:t>
              </w:r>
              <w:r w:rsidR="00133849">
                <w:rPr>
                  <w:rFonts w:asciiTheme="minorHAnsi" w:hAnsiTheme="minorHAnsi"/>
                  <w:b/>
                  <w:szCs w:val="18"/>
                  <w:highlight w:val="yellow"/>
                </w:rPr>
                <w:t>Space</w:t>
              </w:r>
            </w:ins>
            <w:ins w:id="44" w:author="Moua, Cheng@Energy" w:date="2022-01-05T22:06:00Z">
              <w:r w:rsidR="00741AFE">
                <w:rPr>
                  <w:rFonts w:asciiTheme="minorHAnsi" w:hAnsiTheme="minorHAnsi"/>
                  <w:b/>
                  <w:szCs w:val="18"/>
                  <w:highlight w:val="yellow"/>
                </w:rPr>
                <w:t>,</w:t>
              </w:r>
            </w:ins>
            <w:ins w:id="45" w:author="Moua, Cheng@Energy" w:date="2022-01-05T20:28:00Z">
              <w:r w:rsidR="00133849">
                <w:rPr>
                  <w:rFonts w:asciiTheme="minorHAnsi" w:hAnsiTheme="minorHAnsi"/>
                  <w:b/>
                  <w:szCs w:val="18"/>
                  <w:highlight w:val="yellow"/>
                </w:rPr>
                <w:t xml:space="preserve"> </w:t>
              </w:r>
            </w:ins>
            <w:ins w:id="46" w:author="Moua, Cheng@Energy" w:date="2022-01-05T20:29:00Z">
              <w:r w:rsidR="00133849">
                <w:rPr>
                  <w:rFonts w:asciiTheme="minorHAnsi" w:hAnsiTheme="minorHAnsi"/>
                  <w:b/>
                  <w:szCs w:val="18"/>
                  <w:highlight w:val="yellow"/>
                </w:rPr>
                <w:t>R-</w:t>
              </w:r>
            </w:ins>
            <w:ins w:id="47" w:author="Moua, Cheng@Energy" w:date="2022-01-05T22:05:00Z">
              <w:r w:rsidR="00CB3DB8">
                <w:rPr>
                  <w:rFonts w:asciiTheme="minorHAnsi" w:hAnsiTheme="minorHAnsi"/>
                  <w:b/>
                  <w:szCs w:val="18"/>
                  <w:highlight w:val="yellow"/>
                </w:rPr>
                <w:t>6</w:t>
              </w:r>
            </w:ins>
            <w:ins w:id="48" w:author="Moua, Cheng@Energy" w:date="2022-01-05T20:29:00Z">
              <w:r w:rsidR="00133849">
                <w:rPr>
                  <w:rFonts w:asciiTheme="minorHAnsi" w:hAnsiTheme="minorHAnsi"/>
                  <w:b/>
                  <w:szCs w:val="18"/>
                  <w:highlight w:val="yellow"/>
                </w:rPr>
                <w:t xml:space="preserve"> Exception</w:t>
              </w:r>
            </w:ins>
          </w:p>
          <w:p w14:paraId="333A47BD" w14:textId="77777777" w:rsidR="00CE3C71" w:rsidRPr="004C75DC" w:rsidRDefault="00CE3C71" w:rsidP="005012B0">
            <w:pPr>
              <w:rPr>
                <w:rFonts w:asciiTheme="minorHAnsi" w:hAnsiTheme="minorHAnsi"/>
                <w:b/>
                <w:sz w:val="18"/>
                <w:szCs w:val="18"/>
                <w:highlight w:val="yellow"/>
                <w:rPrChange w:id="49" w:author="Moua, Cheng@Energy" w:date="2021-10-27T16:20:00Z">
                  <w:rPr>
                    <w:rFonts w:asciiTheme="minorHAnsi" w:hAnsiTheme="minorHAnsi"/>
                    <w:b/>
                    <w:sz w:val="18"/>
                    <w:szCs w:val="18"/>
                  </w:rPr>
                </w:rPrChange>
              </w:rPr>
            </w:pPr>
            <w:r w:rsidRPr="004C75DC">
              <w:rPr>
                <w:rFonts w:asciiTheme="minorHAnsi" w:hAnsiTheme="minorHAnsi"/>
                <w:i/>
                <w:color w:val="2B579A"/>
                <w:sz w:val="18"/>
                <w:szCs w:val="18"/>
                <w:highlight w:val="yellow"/>
                <w:shd w:val="clear" w:color="auto" w:fill="E6E6E6"/>
                <w:rPrChange w:id="50" w:author="Moua, Cheng@Energy" w:date="2021-10-27T16:20:00Z">
                  <w:rPr>
                    <w:rFonts w:asciiTheme="minorHAnsi" w:hAnsiTheme="minorHAnsi"/>
                    <w:i/>
                    <w:color w:val="2B579A"/>
                    <w:sz w:val="18"/>
                    <w:szCs w:val="18"/>
                    <w:shd w:val="clear" w:color="auto" w:fill="E6E6E6"/>
                  </w:rPr>
                </w:rPrChange>
              </w:rPr>
              <w:t>The following shall be confirmed by visual inspection when applicable.</w:t>
            </w:r>
          </w:p>
        </w:tc>
      </w:tr>
      <w:tr w:rsidR="00CE3C71" w:rsidRPr="007167EB" w14:paraId="1F66358B" w14:textId="77777777" w:rsidTr="005012B0">
        <w:trPr>
          <w:trHeight w:val="233"/>
        </w:trPr>
        <w:tc>
          <w:tcPr>
            <w:tcW w:w="413" w:type="dxa"/>
            <w:vAlign w:val="center"/>
          </w:tcPr>
          <w:p w14:paraId="4D25E28B" w14:textId="77777777" w:rsidR="00CE3C71" w:rsidRPr="007167EB" w:rsidRDefault="00CE3C71" w:rsidP="005012B0">
            <w:pPr>
              <w:jc w:val="center"/>
              <w:rPr>
                <w:rFonts w:asciiTheme="minorHAnsi" w:hAnsiTheme="minorHAnsi"/>
                <w:sz w:val="18"/>
                <w:szCs w:val="18"/>
              </w:rPr>
            </w:pPr>
            <w:r>
              <w:rPr>
                <w:rFonts w:asciiTheme="minorHAnsi" w:hAnsiTheme="minorHAnsi"/>
                <w:sz w:val="18"/>
                <w:szCs w:val="18"/>
              </w:rPr>
              <w:t>01</w:t>
            </w:r>
          </w:p>
        </w:tc>
        <w:tc>
          <w:tcPr>
            <w:tcW w:w="10617" w:type="dxa"/>
            <w:vAlign w:val="center"/>
          </w:tcPr>
          <w:p w14:paraId="4170CC9B" w14:textId="440829DD" w:rsidR="00CE3C71" w:rsidRPr="007167EB" w:rsidRDefault="00CE3C71" w:rsidP="005012B0">
            <w:pPr>
              <w:rPr>
                <w:rFonts w:asciiTheme="minorHAnsi" w:hAnsiTheme="minorHAnsi"/>
                <w:sz w:val="18"/>
                <w:szCs w:val="18"/>
              </w:rPr>
            </w:pPr>
            <w:r>
              <w:rPr>
                <w:rFonts w:asciiTheme="minorHAnsi" w:hAnsiTheme="minorHAnsi"/>
                <w:sz w:val="18"/>
                <w:szCs w:val="18"/>
              </w:rPr>
              <w:t xml:space="preserve">Portions of the duct system with </w:t>
            </w:r>
            <w:ins w:id="51" w:author="Moua, Cheng@Energy" w:date="2022-01-05T21:33:00Z">
              <w:r w:rsidR="008F39B8">
                <w:rPr>
                  <w:rFonts w:asciiTheme="minorHAnsi" w:hAnsiTheme="minorHAnsi"/>
                  <w:sz w:val="18"/>
                  <w:szCs w:val="18"/>
                </w:rPr>
                <w:t>no insulation (or</w:t>
              </w:r>
            </w:ins>
            <w:ins w:id="52" w:author="Moua, Cheng@Energy" w:date="2022-01-05T21:34:00Z">
              <w:r w:rsidR="00280F1A">
                <w:rPr>
                  <w:rFonts w:asciiTheme="minorHAnsi" w:hAnsiTheme="minorHAnsi"/>
                  <w:sz w:val="18"/>
                  <w:szCs w:val="18"/>
                </w:rPr>
                <w:t xml:space="preserve"> wi</w:t>
              </w:r>
            </w:ins>
            <w:ins w:id="53" w:author="Moua, Cheng@Energy" w:date="2022-01-05T21:35:00Z">
              <w:r w:rsidR="00280F1A">
                <w:rPr>
                  <w:rFonts w:asciiTheme="minorHAnsi" w:hAnsiTheme="minorHAnsi"/>
                  <w:sz w:val="18"/>
                  <w:szCs w:val="18"/>
                </w:rPr>
                <w:t>th</w:t>
              </w:r>
            </w:ins>
            <w:ins w:id="54" w:author="Moua, Cheng@Energy" w:date="2022-01-05T21:34:00Z">
              <w:r w:rsidR="00280F1A">
                <w:rPr>
                  <w:rFonts w:asciiTheme="minorHAnsi" w:hAnsiTheme="minorHAnsi"/>
                  <w:sz w:val="18"/>
                  <w:szCs w:val="18"/>
                </w:rPr>
                <w:t xml:space="preserve"> insulation</w:t>
              </w:r>
              <w:r w:rsidR="00527019">
                <w:rPr>
                  <w:rFonts w:asciiTheme="minorHAnsi" w:hAnsiTheme="minorHAnsi"/>
                  <w:sz w:val="18"/>
                  <w:szCs w:val="18"/>
                </w:rPr>
                <w:t xml:space="preserve"> </w:t>
              </w:r>
            </w:ins>
            <w:r>
              <w:rPr>
                <w:rFonts w:asciiTheme="minorHAnsi" w:hAnsiTheme="minorHAnsi"/>
                <w:sz w:val="18"/>
                <w:szCs w:val="18"/>
              </w:rPr>
              <w:t>less than minimum R-</w:t>
            </w:r>
            <w:del w:id="55" w:author="Moua, Cheng@Energy" w:date="2022-01-05T21:30:00Z">
              <w:r w:rsidDel="00394945">
                <w:rPr>
                  <w:rFonts w:asciiTheme="minorHAnsi" w:hAnsiTheme="minorHAnsi"/>
                  <w:sz w:val="18"/>
                  <w:szCs w:val="18"/>
                </w:rPr>
                <w:delText xml:space="preserve">value </w:delText>
              </w:r>
            </w:del>
            <w:ins w:id="56" w:author="Moua, Cheng@Energy" w:date="2022-01-05T21:30:00Z">
              <w:r w:rsidR="00394945">
                <w:rPr>
                  <w:rFonts w:asciiTheme="minorHAnsi" w:hAnsiTheme="minorHAnsi"/>
                  <w:sz w:val="18"/>
                  <w:szCs w:val="18"/>
                </w:rPr>
                <w:t>6</w:t>
              </w:r>
            </w:ins>
            <w:del w:id="57" w:author="Moua, Cheng@Energy" w:date="2022-01-05T21:34:00Z">
              <w:r w:rsidDel="00280F1A">
                <w:rPr>
                  <w:rFonts w:asciiTheme="minorHAnsi" w:hAnsiTheme="minorHAnsi"/>
                  <w:sz w:val="18"/>
                  <w:szCs w:val="18"/>
                </w:rPr>
                <w:delText>insulation</w:delText>
              </w:r>
            </w:del>
            <w:ins w:id="58" w:author="Moua, Cheng@Energy" w:date="2022-01-05T21:34:00Z">
              <w:r w:rsidR="00527019">
                <w:rPr>
                  <w:rFonts w:asciiTheme="minorHAnsi" w:hAnsiTheme="minorHAnsi"/>
                  <w:sz w:val="18"/>
                  <w:szCs w:val="18"/>
                </w:rPr>
                <w:t>)</w:t>
              </w:r>
            </w:ins>
            <w:del w:id="59" w:author="Moua, Cheng@Energy" w:date="2022-01-05T21:34:00Z">
              <w:r w:rsidDel="00527019">
                <w:rPr>
                  <w:rFonts w:asciiTheme="minorHAnsi" w:hAnsiTheme="minorHAnsi"/>
                  <w:sz w:val="18"/>
                  <w:szCs w:val="18"/>
                </w:rPr>
                <w:delText xml:space="preserve"> </w:delText>
              </w:r>
            </w:del>
            <w:ins w:id="60" w:author="Moua, Cheng@Energy" w:date="2022-01-05T21:14:00Z">
              <w:r w:rsidR="000B107E">
                <w:rPr>
                  <w:rFonts w:asciiTheme="minorHAnsi" w:hAnsiTheme="minorHAnsi"/>
                  <w:sz w:val="18"/>
                  <w:szCs w:val="18"/>
                </w:rPr>
                <w:t xml:space="preserve"> </w:t>
              </w:r>
            </w:ins>
            <w:ins w:id="61" w:author="Moua, Cheng@Energy" w:date="2022-01-05T20:50:00Z">
              <w:r w:rsidR="0073649C">
                <w:rPr>
                  <w:rFonts w:asciiTheme="minorHAnsi" w:hAnsiTheme="minorHAnsi"/>
                  <w:sz w:val="18"/>
                  <w:szCs w:val="18"/>
                </w:rPr>
                <w:t xml:space="preserve">are </w:t>
              </w:r>
            </w:ins>
            <w:r>
              <w:rPr>
                <w:rFonts w:asciiTheme="minorHAnsi" w:hAnsiTheme="minorHAnsi"/>
                <w:sz w:val="18"/>
                <w:szCs w:val="18"/>
              </w:rPr>
              <w:t xml:space="preserve">located in </w:t>
            </w:r>
            <w:ins w:id="62" w:author="Moua, Cheng@Energy" w:date="2022-01-05T20:49:00Z">
              <w:r w:rsidR="00805C09">
                <w:rPr>
                  <w:rFonts w:asciiTheme="minorHAnsi" w:hAnsiTheme="minorHAnsi"/>
                  <w:sz w:val="18"/>
                  <w:szCs w:val="18"/>
                </w:rPr>
                <w:t>conditioned space</w:t>
              </w:r>
              <w:r w:rsidR="007A04F9">
                <w:rPr>
                  <w:rFonts w:asciiTheme="minorHAnsi" w:hAnsiTheme="minorHAnsi"/>
                  <w:sz w:val="18"/>
                  <w:szCs w:val="18"/>
                </w:rPr>
                <w:t xml:space="preserve"> below the ceiling separating the occupiable space from the attic.</w:t>
              </w:r>
            </w:ins>
            <w:del w:id="63" w:author="Moua, Cheng@Energy" w:date="2022-01-05T20:29:00Z">
              <w:r w:rsidDel="009D352C">
                <w:rPr>
                  <w:rFonts w:asciiTheme="minorHAnsi" w:hAnsiTheme="minorHAnsi"/>
                  <w:sz w:val="18"/>
                  <w:szCs w:val="18"/>
                </w:rPr>
                <w:delText>wall cavities are entirely inside the building’s thermal envelope.</w:delText>
              </w:r>
            </w:del>
          </w:p>
        </w:tc>
      </w:tr>
      <w:tr w:rsidR="00CE3C71" w:rsidRPr="007167EB" w14:paraId="2D926AF1" w14:textId="77777777" w:rsidTr="005012B0">
        <w:trPr>
          <w:trHeight w:val="233"/>
        </w:trPr>
        <w:tc>
          <w:tcPr>
            <w:tcW w:w="413" w:type="dxa"/>
            <w:vAlign w:val="center"/>
          </w:tcPr>
          <w:p w14:paraId="2F20EA2B" w14:textId="77777777" w:rsidR="00CE3C71" w:rsidRPr="007167EB" w:rsidRDefault="00CE3C71" w:rsidP="005012B0">
            <w:pPr>
              <w:jc w:val="center"/>
              <w:rPr>
                <w:rFonts w:asciiTheme="minorHAnsi" w:hAnsiTheme="minorHAnsi"/>
                <w:sz w:val="18"/>
                <w:szCs w:val="18"/>
              </w:rPr>
            </w:pPr>
            <w:r>
              <w:rPr>
                <w:rFonts w:asciiTheme="minorHAnsi" w:hAnsiTheme="minorHAnsi"/>
                <w:sz w:val="18"/>
                <w:szCs w:val="18"/>
              </w:rPr>
              <w:t>02</w:t>
            </w:r>
          </w:p>
        </w:tc>
        <w:tc>
          <w:tcPr>
            <w:tcW w:w="10617" w:type="dxa"/>
            <w:vAlign w:val="center"/>
          </w:tcPr>
          <w:p w14:paraId="1CC430D7" w14:textId="42D6D589" w:rsidR="00CE3C71" w:rsidRPr="007167EB" w:rsidRDefault="00CE3C71" w:rsidP="005012B0">
            <w:pPr>
              <w:rPr>
                <w:rFonts w:asciiTheme="minorHAnsi" w:hAnsiTheme="minorHAnsi"/>
                <w:sz w:val="18"/>
                <w:szCs w:val="18"/>
              </w:rPr>
            </w:pPr>
            <w:r>
              <w:rPr>
                <w:rFonts w:asciiTheme="minorHAnsi" w:hAnsiTheme="minorHAnsi"/>
                <w:sz w:val="18"/>
                <w:szCs w:val="18"/>
              </w:rPr>
              <w:t xml:space="preserve">Portions of the duct system with </w:t>
            </w:r>
            <w:ins w:id="64" w:author="Moua, Cheng@Energy" w:date="2022-01-05T21:34:00Z">
              <w:r w:rsidR="00527019">
                <w:rPr>
                  <w:rFonts w:asciiTheme="minorHAnsi" w:hAnsiTheme="minorHAnsi"/>
                  <w:sz w:val="18"/>
                  <w:szCs w:val="18"/>
                </w:rPr>
                <w:t xml:space="preserve">no insulation (or </w:t>
              </w:r>
            </w:ins>
            <w:ins w:id="65" w:author="Moua, Cheng@Energy" w:date="2022-01-05T21:35:00Z">
              <w:r w:rsidR="00280F1A">
                <w:rPr>
                  <w:rFonts w:asciiTheme="minorHAnsi" w:hAnsiTheme="minorHAnsi"/>
                  <w:sz w:val="18"/>
                  <w:szCs w:val="18"/>
                </w:rPr>
                <w:t xml:space="preserve">with insulation </w:t>
              </w:r>
            </w:ins>
            <w:r>
              <w:rPr>
                <w:rFonts w:asciiTheme="minorHAnsi" w:hAnsiTheme="minorHAnsi"/>
                <w:sz w:val="18"/>
                <w:szCs w:val="18"/>
              </w:rPr>
              <w:t>less than minimum R-</w:t>
            </w:r>
            <w:del w:id="66" w:author="Moua, Cheng@Energy" w:date="2022-01-05T21:30:00Z">
              <w:r w:rsidDel="002D4146">
                <w:rPr>
                  <w:rFonts w:asciiTheme="minorHAnsi" w:hAnsiTheme="minorHAnsi"/>
                  <w:sz w:val="18"/>
                  <w:szCs w:val="18"/>
                </w:rPr>
                <w:delText xml:space="preserve">value </w:delText>
              </w:r>
            </w:del>
            <w:ins w:id="67" w:author="Moua, Cheng@Energy" w:date="2022-01-05T21:30:00Z">
              <w:r w:rsidR="002D4146">
                <w:rPr>
                  <w:rFonts w:asciiTheme="minorHAnsi" w:hAnsiTheme="minorHAnsi"/>
                  <w:sz w:val="18"/>
                  <w:szCs w:val="18"/>
                </w:rPr>
                <w:t xml:space="preserve">6 </w:t>
              </w:r>
            </w:ins>
            <w:del w:id="68" w:author="Moua, Cheng@Energy" w:date="2022-01-05T21:35:00Z">
              <w:r w:rsidDel="007939D2">
                <w:rPr>
                  <w:rFonts w:asciiTheme="minorHAnsi" w:hAnsiTheme="minorHAnsi"/>
                  <w:sz w:val="18"/>
                  <w:szCs w:val="18"/>
                </w:rPr>
                <w:delText>insulation</w:delText>
              </w:r>
            </w:del>
            <w:ins w:id="69" w:author="Moua, Cheng@Energy" w:date="2022-01-05T21:35:00Z">
              <w:r w:rsidR="007939D2">
                <w:rPr>
                  <w:rFonts w:asciiTheme="minorHAnsi" w:hAnsiTheme="minorHAnsi"/>
                  <w:sz w:val="18"/>
                  <w:szCs w:val="18"/>
                </w:rPr>
                <w:t>)</w:t>
              </w:r>
            </w:ins>
            <w:r>
              <w:rPr>
                <w:rFonts w:asciiTheme="minorHAnsi" w:hAnsiTheme="minorHAnsi"/>
                <w:sz w:val="18"/>
                <w:szCs w:val="18"/>
              </w:rPr>
              <w:t xml:space="preserve"> </w:t>
            </w:r>
            <w:ins w:id="70" w:author="Moua, Cheng@Energy" w:date="2022-01-05T21:15:00Z">
              <w:r w:rsidR="007741AF">
                <w:rPr>
                  <w:rFonts w:asciiTheme="minorHAnsi" w:hAnsiTheme="minorHAnsi"/>
                  <w:sz w:val="18"/>
                  <w:szCs w:val="18"/>
                </w:rPr>
                <w:t xml:space="preserve">are </w:t>
              </w:r>
            </w:ins>
            <w:r>
              <w:rPr>
                <w:rFonts w:asciiTheme="minorHAnsi" w:hAnsiTheme="minorHAnsi"/>
                <w:sz w:val="18"/>
                <w:szCs w:val="18"/>
              </w:rPr>
              <w:t xml:space="preserve">located </w:t>
            </w:r>
            <w:ins w:id="71" w:author="Moua, Cheng@Energy" w:date="2022-01-05T21:16:00Z">
              <w:r w:rsidR="00C50874">
                <w:rPr>
                  <w:rFonts w:asciiTheme="minorHAnsi" w:hAnsiTheme="minorHAnsi"/>
                  <w:sz w:val="18"/>
                  <w:szCs w:val="18"/>
                </w:rPr>
                <w:t xml:space="preserve">entirely inside the </w:t>
              </w:r>
            </w:ins>
            <w:ins w:id="72" w:author="Moua, Cheng@Energy" w:date="2022-01-05T21:36:00Z">
              <w:r w:rsidR="002C533D">
                <w:rPr>
                  <w:rFonts w:asciiTheme="minorHAnsi" w:hAnsiTheme="minorHAnsi"/>
                  <w:sz w:val="18"/>
                  <w:szCs w:val="18"/>
                </w:rPr>
                <w:t>building’s</w:t>
              </w:r>
            </w:ins>
            <w:ins w:id="73" w:author="Moua, Cheng@Energy" w:date="2022-01-05T21:16:00Z">
              <w:r w:rsidR="00C50874">
                <w:rPr>
                  <w:rFonts w:asciiTheme="minorHAnsi" w:hAnsiTheme="minorHAnsi"/>
                  <w:sz w:val="18"/>
                  <w:szCs w:val="18"/>
                </w:rPr>
                <w:t xml:space="preserve"> thermal envelope</w:t>
              </w:r>
              <w:r w:rsidR="004416EA">
                <w:rPr>
                  <w:rFonts w:asciiTheme="minorHAnsi" w:hAnsiTheme="minorHAnsi"/>
                  <w:sz w:val="18"/>
                  <w:szCs w:val="18"/>
                </w:rPr>
                <w:t>.</w:t>
              </w:r>
            </w:ins>
            <w:del w:id="74" w:author="Moua, Cheng@Energy" w:date="2022-01-05T21:16:00Z">
              <w:r w:rsidDel="00C50874">
                <w:rPr>
                  <w:rFonts w:asciiTheme="minorHAnsi" w:hAnsiTheme="minorHAnsi"/>
                  <w:sz w:val="18"/>
                  <w:szCs w:val="18"/>
                </w:rPr>
                <w:delText xml:space="preserve">in </w:delText>
              </w:r>
              <w:r w:rsidDel="00264637">
                <w:rPr>
                  <w:rFonts w:asciiTheme="minorHAnsi" w:hAnsiTheme="minorHAnsi"/>
                  <w:sz w:val="18"/>
                  <w:szCs w:val="18"/>
                </w:rPr>
                <w:delText>directly conditioned space are completely exposed and surrounded by directly conditioned space.</w:delText>
              </w:r>
            </w:del>
          </w:p>
        </w:tc>
      </w:tr>
      <w:tr w:rsidR="00CE3C71" w:rsidRPr="007167EB" w14:paraId="2D80A714" w14:textId="77777777" w:rsidTr="005012B0">
        <w:trPr>
          <w:trHeight w:val="233"/>
        </w:trPr>
        <w:tc>
          <w:tcPr>
            <w:tcW w:w="413" w:type="dxa"/>
            <w:vAlign w:val="center"/>
          </w:tcPr>
          <w:p w14:paraId="651D7A49" w14:textId="77777777" w:rsidR="00CE3C71" w:rsidRDefault="00CE3C71" w:rsidP="005012B0">
            <w:pPr>
              <w:jc w:val="center"/>
              <w:rPr>
                <w:rFonts w:asciiTheme="minorHAnsi" w:hAnsiTheme="minorHAnsi"/>
                <w:sz w:val="18"/>
                <w:szCs w:val="18"/>
              </w:rPr>
            </w:pPr>
            <w:r>
              <w:rPr>
                <w:rFonts w:asciiTheme="minorHAnsi" w:hAnsiTheme="minorHAnsi"/>
                <w:sz w:val="18"/>
                <w:szCs w:val="18"/>
              </w:rPr>
              <w:t>03</w:t>
            </w:r>
          </w:p>
        </w:tc>
        <w:tc>
          <w:tcPr>
            <w:tcW w:w="10617" w:type="dxa"/>
            <w:vAlign w:val="center"/>
          </w:tcPr>
          <w:p w14:paraId="36E94173" w14:textId="07C80FA4" w:rsidR="00CE3C71" w:rsidRPr="007167EB" w:rsidRDefault="002A1DF3" w:rsidP="005012B0">
            <w:pPr>
              <w:rPr>
                <w:rFonts w:asciiTheme="minorHAnsi" w:hAnsiTheme="minorHAnsi"/>
                <w:sz w:val="18"/>
                <w:szCs w:val="18"/>
              </w:rPr>
            </w:pPr>
            <w:ins w:id="75" w:author="Moua, Cheng@Energy" w:date="2022-01-05T21:24:00Z">
              <w:r>
                <w:rPr>
                  <w:rFonts w:asciiTheme="minorHAnsi" w:hAnsiTheme="minorHAnsi"/>
                  <w:sz w:val="18"/>
                  <w:szCs w:val="18"/>
                </w:rPr>
                <w:t xml:space="preserve">At all locations where </w:t>
              </w:r>
              <w:r w:rsidR="00B71B4B">
                <w:rPr>
                  <w:rFonts w:asciiTheme="minorHAnsi" w:hAnsiTheme="minorHAnsi"/>
                  <w:sz w:val="18"/>
                  <w:szCs w:val="18"/>
                </w:rPr>
                <w:t>po</w:t>
              </w:r>
            </w:ins>
            <w:ins w:id="76" w:author="Moua, Cheng@Energy" w:date="2022-01-05T21:25:00Z">
              <w:r w:rsidR="00B71B4B">
                <w:rPr>
                  <w:rFonts w:asciiTheme="minorHAnsi" w:hAnsiTheme="minorHAnsi"/>
                  <w:sz w:val="18"/>
                  <w:szCs w:val="18"/>
                </w:rPr>
                <w:t>rtions of the duct system with no insulation</w:t>
              </w:r>
              <w:r w:rsidR="00AC0FFA">
                <w:rPr>
                  <w:rFonts w:asciiTheme="minorHAnsi" w:hAnsiTheme="minorHAnsi"/>
                  <w:sz w:val="18"/>
                  <w:szCs w:val="18"/>
                </w:rPr>
                <w:t xml:space="preserve"> </w:t>
              </w:r>
            </w:ins>
            <w:ins w:id="77" w:author="Moua, Cheng@Energy" w:date="2022-01-05T21:37:00Z">
              <w:r w:rsidR="0089560F">
                <w:rPr>
                  <w:rFonts w:asciiTheme="minorHAnsi" w:hAnsiTheme="minorHAnsi"/>
                  <w:sz w:val="18"/>
                  <w:szCs w:val="18"/>
                </w:rPr>
                <w:t xml:space="preserve">(or with insulation less than minimum R-6) </w:t>
              </w:r>
            </w:ins>
            <w:proofErr w:type="gramStart"/>
            <w:ins w:id="78" w:author="Moua, Cheng@Energy" w:date="2022-01-05T21:25:00Z">
              <w:r w:rsidR="00AC0FFA">
                <w:rPr>
                  <w:rFonts w:asciiTheme="minorHAnsi" w:hAnsiTheme="minorHAnsi"/>
                  <w:sz w:val="18"/>
                  <w:szCs w:val="18"/>
                </w:rPr>
                <w:t>penetrates into</w:t>
              </w:r>
              <w:proofErr w:type="gramEnd"/>
              <w:r w:rsidR="00AC0FFA">
                <w:rPr>
                  <w:rFonts w:asciiTheme="minorHAnsi" w:hAnsiTheme="minorHAnsi"/>
                  <w:sz w:val="18"/>
                  <w:szCs w:val="18"/>
                </w:rPr>
                <w:t xml:space="preserve"> unconditioned space, </w:t>
              </w:r>
              <w:r w:rsidR="005B060B">
                <w:rPr>
                  <w:rFonts w:asciiTheme="minorHAnsi" w:hAnsiTheme="minorHAnsi"/>
                  <w:sz w:val="18"/>
                  <w:szCs w:val="18"/>
                </w:rPr>
                <w:t>the pene</w:t>
              </w:r>
            </w:ins>
            <w:ins w:id="79" w:author="Moua, Cheng@Energy" w:date="2022-01-05T21:26:00Z">
              <w:r w:rsidR="005B060B">
                <w:rPr>
                  <w:rFonts w:asciiTheme="minorHAnsi" w:hAnsiTheme="minorHAnsi"/>
                  <w:sz w:val="18"/>
                  <w:szCs w:val="18"/>
                </w:rPr>
                <w:t>tration</w:t>
              </w:r>
              <w:r w:rsidR="008536B7">
                <w:rPr>
                  <w:rFonts w:asciiTheme="minorHAnsi" w:hAnsiTheme="minorHAnsi"/>
                  <w:sz w:val="18"/>
                  <w:szCs w:val="18"/>
                </w:rPr>
                <w:t xml:space="preserve">s are draft stopped compliant with CFC sections 703.1 and </w:t>
              </w:r>
            </w:ins>
            <w:ins w:id="80" w:author="Moua, Cheng@Energy" w:date="2022-01-05T21:27:00Z">
              <w:r w:rsidR="003E0030">
                <w:rPr>
                  <w:rFonts w:asciiTheme="minorHAnsi" w:hAnsiTheme="minorHAnsi"/>
                  <w:sz w:val="18"/>
                  <w:szCs w:val="18"/>
                </w:rPr>
                <w:t>704.1 and air-sealed to the construction materials that are penetrated, using materials compliant with CMC sections E502.4.2</w:t>
              </w:r>
              <w:r w:rsidR="007173D1">
                <w:rPr>
                  <w:rFonts w:asciiTheme="minorHAnsi" w:hAnsiTheme="minorHAnsi"/>
                  <w:sz w:val="18"/>
                  <w:szCs w:val="18"/>
                </w:rPr>
                <w:t xml:space="preserve"> to prevent air infiltration into the cavity. </w:t>
              </w:r>
            </w:ins>
            <w:ins w:id="81" w:author="Moua, Cheng@Energy" w:date="2022-01-05T21:28:00Z">
              <w:r w:rsidR="00ED2435">
                <w:rPr>
                  <w:rFonts w:asciiTheme="minorHAnsi" w:hAnsiTheme="minorHAnsi"/>
                  <w:sz w:val="18"/>
                  <w:szCs w:val="18"/>
                </w:rPr>
                <w:t xml:space="preserve">All connections in unconditioned space are </w:t>
              </w:r>
            </w:ins>
            <w:del w:id="82" w:author="Moua, Cheng@Energy" w:date="2022-01-05T21:29:00Z">
              <w:r w:rsidR="00CE3C71" w:rsidDel="000F2B02">
                <w:rPr>
                  <w:rFonts w:asciiTheme="minorHAnsi" w:hAnsiTheme="minorHAnsi"/>
                  <w:sz w:val="18"/>
                  <w:szCs w:val="18"/>
                </w:rPr>
                <w:delText xml:space="preserve">Duct transitions to unconditioned space are air-sealed and </w:delText>
              </w:r>
            </w:del>
            <w:r w:rsidR="00CE3C71">
              <w:rPr>
                <w:rFonts w:asciiTheme="minorHAnsi" w:hAnsiTheme="minorHAnsi"/>
                <w:sz w:val="18"/>
                <w:szCs w:val="18"/>
              </w:rPr>
              <w:t>insulated to a minimum of R-6.</w:t>
            </w:r>
          </w:p>
        </w:tc>
      </w:tr>
      <w:tr w:rsidR="00CE3C71" w:rsidRPr="007167EB" w14:paraId="1745BDC5" w14:textId="77777777" w:rsidTr="005012B0">
        <w:trPr>
          <w:trHeight w:val="233"/>
        </w:trPr>
        <w:tc>
          <w:tcPr>
            <w:tcW w:w="11030" w:type="dxa"/>
            <w:gridSpan w:val="2"/>
            <w:vAlign w:val="center"/>
          </w:tcPr>
          <w:p w14:paraId="3B967CFD" w14:textId="77777777" w:rsidR="00CE3C71" w:rsidRPr="007167EB" w:rsidRDefault="00CE3C71" w:rsidP="005012B0">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60CC5AFF" w14:textId="77777777" w:rsidR="000D08BE" w:rsidRDefault="000D08BE" w:rsidP="003044D3">
      <w:pPr>
        <w:rPr>
          <w:ins w:id="83" w:author="Moua, Cheng@Energy" w:date="2022-01-05T21:38:00Z"/>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732"/>
        <w:gridCol w:w="4885"/>
      </w:tblGrid>
      <w:tr w:rsidR="000D08BE" w:rsidRPr="007167EB" w14:paraId="2C80B5B6" w14:textId="77777777" w:rsidTr="006C3EB5">
        <w:trPr>
          <w:trHeight w:val="233"/>
          <w:ins w:id="84" w:author="Moua, Cheng@Energy" w:date="2022-01-05T21:39:00Z"/>
        </w:trPr>
        <w:tc>
          <w:tcPr>
            <w:tcW w:w="11030" w:type="dxa"/>
            <w:gridSpan w:val="3"/>
          </w:tcPr>
          <w:p w14:paraId="71CBA4DD" w14:textId="1602F8ED" w:rsidR="000D08BE" w:rsidRPr="007167EB" w:rsidRDefault="00155D6C" w:rsidP="006C3EB5">
            <w:pPr>
              <w:rPr>
                <w:ins w:id="85" w:author="Moua, Cheng@Energy" w:date="2022-01-05T21:39:00Z"/>
                <w:rFonts w:asciiTheme="minorHAnsi" w:hAnsiTheme="minorHAnsi"/>
                <w:b/>
                <w:sz w:val="18"/>
                <w:szCs w:val="18"/>
              </w:rPr>
            </w:pPr>
            <w:ins w:id="86" w:author="Moua, Cheng@Energy" w:date="2022-01-05T22:04:00Z">
              <w:r>
                <w:rPr>
                  <w:rFonts w:asciiTheme="minorHAnsi" w:hAnsiTheme="minorHAnsi"/>
                  <w:b/>
                  <w:szCs w:val="18"/>
                  <w:highlight w:val="yellow"/>
                </w:rPr>
                <w:t>F</w:t>
              </w:r>
            </w:ins>
            <w:ins w:id="87" w:author="Moua, Cheng@Energy" w:date="2022-01-05T21:39:00Z">
              <w:r w:rsidR="000D08BE" w:rsidRPr="006C3EB5">
                <w:rPr>
                  <w:rFonts w:asciiTheme="minorHAnsi" w:hAnsiTheme="minorHAnsi"/>
                  <w:b/>
                  <w:szCs w:val="18"/>
                  <w:highlight w:val="yellow"/>
                </w:rPr>
                <w:t xml:space="preserve">. </w:t>
              </w:r>
            </w:ins>
            <w:ins w:id="88" w:author="Moua, Cheng@Energy" w:date="2022-01-05T22:04:00Z">
              <w:r w:rsidR="001A785A">
                <w:rPr>
                  <w:rFonts w:asciiTheme="minorHAnsi" w:hAnsiTheme="minorHAnsi"/>
                  <w:b/>
                  <w:szCs w:val="18"/>
                </w:rPr>
                <w:t>Duct Systems Located Entirely in Conditioned Space</w:t>
              </w:r>
            </w:ins>
            <w:ins w:id="89" w:author="Moua, Cheng@Energy" w:date="2022-01-05T22:06:00Z">
              <w:r w:rsidR="00741AFE">
                <w:rPr>
                  <w:rFonts w:asciiTheme="minorHAnsi" w:hAnsiTheme="minorHAnsi"/>
                  <w:b/>
                  <w:szCs w:val="18"/>
                </w:rPr>
                <w:t>, No Insulation Requirement</w:t>
              </w:r>
            </w:ins>
            <w:ins w:id="90" w:author="Moua, Cheng@Energy" w:date="2022-01-05T22:04:00Z">
              <w:r w:rsidR="001A785A">
                <w:rPr>
                  <w:rFonts w:asciiTheme="minorHAnsi" w:hAnsiTheme="minorHAnsi"/>
                  <w:b/>
                  <w:szCs w:val="18"/>
                </w:rPr>
                <w:t xml:space="preserve"> </w:t>
              </w:r>
            </w:ins>
            <w:ins w:id="91" w:author="Moua, Cheng@Energy" w:date="2022-01-05T22:07:00Z">
              <w:r w:rsidR="00622308">
                <w:rPr>
                  <w:rFonts w:asciiTheme="minorHAnsi" w:hAnsiTheme="minorHAnsi"/>
                  <w:b/>
                  <w:szCs w:val="18"/>
                </w:rPr>
                <w:t>–</w:t>
              </w:r>
              <w:r w:rsidR="00FD55E5">
                <w:rPr>
                  <w:rFonts w:asciiTheme="minorHAnsi" w:hAnsiTheme="minorHAnsi"/>
                  <w:b/>
                  <w:szCs w:val="18"/>
                </w:rPr>
                <w:t xml:space="preserve"> RA</w:t>
              </w:r>
              <w:r w:rsidR="00622308">
                <w:rPr>
                  <w:rFonts w:asciiTheme="minorHAnsi" w:hAnsiTheme="minorHAnsi"/>
                  <w:b/>
                  <w:szCs w:val="18"/>
                </w:rPr>
                <w:t>3.1.4.3.8</w:t>
              </w:r>
            </w:ins>
          </w:p>
        </w:tc>
      </w:tr>
      <w:tr w:rsidR="000D08BE" w:rsidRPr="007167EB" w14:paraId="26F31F19" w14:textId="77777777" w:rsidTr="006C3EB5">
        <w:trPr>
          <w:trHeight w:val="233"/>
          <w:ins w:id="92" w:author="Moua, Cheng@Energy" w:date="2022-01-05T21:39:00Z"/>
        </w:trPr>
        <w:tc>
          <w:tcPr>
            <w:tcW w:w="413" w:type="dxa"/>
            <w:vAlign w:val="center"/>
          </w:tcPr>
          <w:p w14:paraId="60C7D1AB" w14:textId="77777777" w:rsidR="000D08BE" w:rsidRPr="00F8787A" w:rsidRDefault="000D08BE" w:rsidP="006C3EB5">
            <w:pPr>
              <w:jc w:val="center"/>
              <w:rPr>
                <w:ins w:id="93" w:author="Moua, Cheng@Energy" w:date="2022-01-05T21:39:00Z"/>
                <w:rFonts w:asciiTheme="minorHAnsi" w:hAnsiTheme="minorHAnsi"/>
                <w:sz w:val="18"/>
                <w:szCs w:val="18"/>
              </w:rPr>
            </w:pPr>
            <w:ins w:id="94" w:author="Moua, Cheng@Energy" w:date="2022-01-05T21:39:00Z">
              <w:r w:rsidRPr="00F8787A">
                <w:rPr>
                  <w:rFonts w:asciiTheme="minorHAnsi" w:hAnsiTheme="minorHAnsi"/>
                  <w:sz w:val="18"/>
                  <w:szCs w:val="18"/>
                </w:rPr>
                <w:t>01</w:t>
              </w:r>
            </w:ins>
          </w:p>
        </w:tc>
        <w:tc>
          <w:tcPr>
            <w:tcW w:w="5732" w:type="dxa"/>
            <w:vAlign w:val="center"/>
          </w:tcPr>
          <w:p w14:paraId="6CC3830E" w14:textId="77777777" w:rsidR="000D08BE" w:rsidRPr="00F8787A" w:rsidRDefault="000D08BE" w:rsidP="006C3EB5">
            <w:pPr>
              <w:rPr>
                <w:ins w:id="95" w:author="Moua, Cheng@Energy" w:date="2022-01-05T21:39:00Z"/>
                <w:rFonts w:asciiTheme="minorHAnsi" w:hAnsiTheme="minorHAnsi"/>
                <w:sz w:val="18"/>
                <w:szCs w:val="18"/>
              </w:rPr>
            </w:pPr>
            <w:ins w:id="96" w:author="Moua, Cheng@Energy" w:date="2022-01-05T21:39:00Z">
              <w:r>
                <w:rPr>
                  <w:rFonts w:asciiTheme="minorHAnsi" w:hAnsiTheme="minorHAnsi"/>
                  <w:sz w:val="18"/>
                  <w:szCs w:val="18"/>
                </w:rPr>
                <w:t>A Visual Inspection Shall Confirm the Space Conditioning Distribution System Location</w:t>
              </w:r>
            </w:ins>
          </w:p>
        </w:tc>
        <w:tc>
          <w:tcPr>
            <w:tcW w:w="4885" w:type="dxa"/>
            <w:vAlign w:val="center"/>
          </w:tcPr>
          <w:p w14:paraId="2387AC8B" w14:textId="77777777" w:rsidR="000D08BE" w:rsidRPr="00F8787A" w:rsidRDefault="000D08BE" w:rsidP="006C3EB5">
            <w:pPr>
              <w:rPr>
                <w:ins w:id="97" w:author="Moua, Cheng@Energy" w:date="2022-01-05T21:39:00Z"/>
                <w:rFonts w:asciiTheme="minorHAnsi" w:hAnsiTheme="minorHAnsi"/>
                <w:sz w:val="18"/>
                <w:szCs w:val="18"/>
              </w:rPr>
            </w:pPr>
          </w:p>
        </w:tc>
      </w:tr>
      <w:tr w:rsidR="000D08BE" w:rsidRPr="007167EB" w14:paraId="6664478F" w14:textId="77777777" w:rsidTr="006C3EB5">
        <w:trPr>
          <w:trHeight w:val="233"/>
          <w:ins w:id="98" w:author="Moua, Cheng@Energy" w:date="2022-01-05T21:39:00Z"/>
        </w:trPr>
        <w:tc>
          <w:tcPr>
            <w:tcW w:w="413" w:type="dxa"/>
            <w:vAlign w:val="center"/>
          </w:tcPr>
          <w:p w14:paraId="57FCCA50" w14:textId="77777777" w:rsidR="000D08BE" w:rsidRPr="00F8787A" w:rsidRDefault="000D08BE" w:rsidP="006C3EB5">
            <w:pPr>
              <w:jc w:val="center"/>
              <w:rPr>
                <w:ins w:id="99" w:author="Moua, Cheng@Energy" w:date="2022-01-05T21:39:00Z"/>
                <w:rFonts w:asciiTheme="minorHAnsi" w:hAnsiTheme="minorHAnsi"/>
                <w:sz w:val="18"/>
                <w:szCs w:val="18"/>
              </w:rPr>
            </w:pPr>
            <w:ins w:id="100" w:author="Moua, Cheng@Energy" w:date="2022-01-05T21:39:00Z">
              <w:r w:rsidRPr="00F8787A">
                <w:rPr>
                  <w:rFonts w:asciiTheme="minorHAnsi" w:hAnsiTheme="minorHAnsi"/>
                  <w:sz w:val="18"/>
                  <w:szCs w:val="18"/>
                </w:rPr>
                <w:lastRenderedPageBreak/>
                <w:t>02</w:t>
              </w:r>
            </w:ins>
          </w:p>
        </w:tc>
        <w:tc>
          <w:tcPr>
            <w:tcW w:w="5732" w:type="dxa"/>
            <w:vAlign w:val="center"/>
          </w:tcPr>
          <w:p w14:paraId="17EA3CCD" w14:textId="77777777" w:rsidR="000D08BE" w:rsidRPr="00F8787A" w:rsidRDefault="000D08BE" w:rsidP="006C3EB5">
            <w:pPr>
              <w:rPr>
                <w:ins w:id="101" w:author="Moua, Cheng@Energy" w:date="2022-01-05T21:39:00Z"/>
                <w:rFonts w:asciiTheme="minorHAnsi" w:hAnsiTheme="minorHAnsi"/>
                <w:sz w:val="18"/>
                <w:szCs w:val="18"/>
              </w:rPr>
            </w:pPr>
            <w:ins w:id="102" w:author="Moua, Cheng@Energy" w:date="2022-01-05T21:39:00Z">
              <w:r>
                <w:rPr>
                  <w:rFonts w:asciiTheme="minorHAnsi" w:hAnsiTheme="minorHAnsi"/>
                  <w:sz w:val="18"/>
                  <w:szCs w:val="18"/>
                </w:rPr>
                <w:t>Actual System Duct Leakage Rate (cfm) Measured Using RA3.1.4.3.4 Duct Leakage to Outside from Fan Pressurization of Ducts</w:t>
              </w:r>
            </w:ins>
          </w:p>
        </w:tc>
        <w:tc>
          <w:tcPr>
            <w:tcW w:w="4885" w:type="dxa"/>
            <w:vAlign w:val="center"/>
          </w:tcPr>
          <w:p w14:paraId="102B40DE" w14:textId="77777777" w:rsidR="000D08BE" w:rsidRPr="00F8787A" w:rsidRDefault="000D08BE" w:rsidP="006C3EB5">
            <w:pPr>
              <w:rPr>
                <w:ins w:id="103" w:author="Moua, Cheng@Energy" w:date="2022-01-05T21:39:00Z"/>
                <w:rFonts w:asciiTheme="minorHAnsi" w:hAnsiTheme="minorHAnsi"/>
                <w:sz w:val="18"/>
                <w:szCs w:val="18"/>
              </w:rPr>
            </w:pPr>
          </w:p>
        </w:tc>
      </w:tr>
      <w:tr w:rsidR="000D08BE" w:rsidRPr="007167EB" w14:paraId="74284EFC" w14:textId="77777777" w:rsidTr="006C3EB5">
        <w:trPr>
          <w:trHeight w:val="233"/>
          <w:ins w:id="104" w:author="Moua, Cheng@Energy" w:date="2022-01-05T21:39:00Z"/>
        </w:trPr>
        <w:tc>
          <w:tcPr>
            <w:tcW w:w="413" w:type="dxa"/>
            <w:vAlign w:val="center"/>
          </w:tcPr>
          <w:p w14:paraId="301A1AA8" w14:textId="77777777" w:rsidR="000D08BE" w:rsidRPr="00F8787A" w:rsidRDefault="000D08BE" w:rsidP="006C3EB5">
            <w:pPr>
              <w:jc w:val="center"/>
              <w:rPr>
                <w:ins w:id="105" w:author="Moua, Cheng@Energy" w:date="2022-01-05T21:39:00Z"/>
                <w:rFonts w:asciiTheme="minorHAnsi" w:hAnsiTheme="minorHAnsi"/>
                <w:sz w:val="18"/>
                <w:szCs w:val="18"/>
              </w:rPr>
            </w:pPr>
            <w:ins w:id="106" w:author="Moua, Cheng@Energy" w:date="2022-01-05T21:39:00Z">
              <w:r w:rsidRPr="00F8787A">
                <w:rPr>
                  <w:rFonts w:asciiTheme="minorHAnsi" w:hAnsiTheme="minorHAnsi"/>
                  <w:sz w:val="18"/>
                  <w:szCs w:val="18"/>
                </w:rPr>
                <w:t>03</w:t>
              </w:r>
            </w:ins>
          </w:p>
        </w:tc>
        <w:tc>
          <w:tcPr>
            <w:tcW w:w="5732" w:type="dxa"/>
            <w:vAlign w:val="center"/>
          </w:tcPr>
          <w:p w14:paraId="747D7379" w14:textId="77777777" w:rsidR="000D08BE" w:rsidRPr="00F8787A" w:rsidRDefault="000D08BE" w:rsidP="006C3EB5">
            <w:pPr>
              <w:rPr>
                <w:ins w:id="107" w:author="Moua, Cheng@Energy" w:date="2022-01-05T21:39:00Z"/>
                <w:rFonts w:asciiTheme="minorHAnsi" w:hAnsiTheme="minorHAnsi"/>
                <w:sz w:val="18"/>
                <w:szCs w:val="18"/>
              </w:rPr>
            </w:pPr>
            <w:ins w:id="108" w:author="Moua, Cheng@Energy" w:date="2022-01-05T21:39:00Z">
              <w:r w:rsidRPr="00F8787A">
                <w:rPr>
                  <w:rFonts w:asciiTheme="minorHAnsi" w:hAnsiTheme="minorHAnsi"/>
                  <w:sz w:val="18"/>
                  <w:szCs w:val="18"/>
                </w:rPr>
                <w:t>Compliance Statement:</w:t>
              </w:r>
              <w:r>
                <w:rPr>
                  <w:rFonts w:asciiTheme="minorHAnsi" w:hAnsiTheme="minorHAnsi"/>
                  <w:sz w:val="18"/>
                  <w:szCs w:val="18"/>
                </w:rPr>
                <w:t xml:space="preserve"> </w:t>
              </w:r>
            </w:ins>
          </w:p>
        </w:tc>
        <w:tc>
          <w:tcPr>
            <w:tcW w:w="4885" w:type="dxa"/>
            <w:vAlign w:val="center"/>
          </w:tcPr>
          <w:p w14:paraId="0BC3DE00" w14:textId="77777777" w:rsidR="000D08BE" w:rsidRPr="00F8787A" w:rsidRDefault="000D08BE" w:rsidP="006C3EB5">
            <w:pPr>
              <w:rPr>
                <w:ins w:id="109" w:author="Moua, Cheng@Energy" w:date="2022-01-05T21:39:00Z"/>
                <w:rFonts w:asciiTheme="minorHAnsi" w:hAnsiTheme="minorHAnsi"/>
                <w:sz w:val="18"/>
                <w:szCs w:val="18"/>
              </w:rPr>
            </w:pPr>
          </w:p>
        </w:tc>
      </w:tr>
      <w:tr w:rsidR="000D08BE" w:rsidRPr="007167EB" w14:paraId="2915F71F" w14:textId="77777777" w:rsidTr="006C3EB5">
        <w:trPr>
          <w:trHeight w:val="233"/>
          <w:ins w:id="110" w:author="Moua, Cheng@Energy" w:date="2022-01-05T21:39:00Z"/>
        </w:trPr>
        <w:tc>
          <w:tcPr>
            <w:tcW w:w="11030" w:type="dxa"/>
            <w:gridSpan w:val="3"/>
            <w:vAlign w:val="center"/>
          </w:tcPr>
          <w:p w14:paraId="496B0119" w14:textId="77777777" w:rsidR="000D08BE" w:rsidRPr="00F8787A" w:rsidRDefault="000D08BE" w:rsidP="006C3EB5">
            <w:pPr>
              <w:rPr>
                <w:ins w:id="111" w:author="Moua, Cheng@Energy" w:date="2022-01-05T21:39:00Z"/>
                <w:rFonts w:asciiTheme="minorHAnsi" w:hAnsiTheme="minorHAnsi"/>
                <w:sz w:val="18"/>
                <w:szCs w:val="18"/>
              </w:rPr>
            </w:pPr>
            <w:ins w:id="112" w:author="Moua, Cheng@Energy" w:date="2022-01-05T21:39:00Z">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ins>
          </w:p>
        </w:tc>
      </w:tr>
    </w:tbl>
    <w:p w14:paraId="56DC021E" w14:textId="7414E61A" w:rsidR="0005428C" w:rsidRPr="007167EB" w:rsidRDefault="0005428C" w:rsidP="003044D3">
      <w:pPr>
        <w:rPr>
          <w:rFonts w:asciiTheme="minorHAnsi" w:hAnsiTheme="minorHAnsi"/>
        </w:rPr>
      </w:pPr>
      <w:r w:rsidRPr="007167EB">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05428C" w:rsidRPr="0005428C" w14:paraId="56DC0220" w14:textId="77777777" w:rsidTr="00EC4D51">
        <w:trPr>
          <w:trHeight w:val="206"/>
        </w:trPr>
        <w:tc>
          <w:tcPr>
            <w:tcW w:w="10950" w:type="dxa"/>
            <w:gridSpan w:val="4"/>
            <w:vAlign w:val="center"/>
          </w:tcPr>
          <w:p w14:paraId="56DC021F" w14:textId="77777777" w:rsidR="0005428C" w:rsidRPr="0005428C" w:rsidRDefault="0005428C" w:rsidP="0005428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05428C" w:rsidRPr="0005428C" w14:paraId="56DC0222" w14:textId="77777777" w:rsidTr="00EC4D51">
        <w:trPr>
          <w:trHeight w:val="206"/>
        </w:trPr>
        <w:tc>
          <w:tcPr>
            <w:tcW w:w="10950" w:type="dxa"/>
            <w:gridSpan w:val="4"/>
            <w:vAlign w:val="center"/>
          </w:tcPr>
          <w:p w14:paraId="56DC0221" w14:textId="77777777" w:rsidR="0005428C" w:rsidRPr="0005428C" w:rsidRDefault="0005428C" w:rsidP="00573B76">
            <w:pPr>
              <w:keepNext/>
              <w:numPr>
                <w:ilvl w:val="0"/>
                <w:numId w:val="32"/>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05428C" w:rsidRPr="0005428C" w14:paraId="56DC0225" w14:textId="77777777" w:rsidTr="00EC4D51">
        <w:trPr>
          <w:trHeight w:val="360"/>
        </w:trPr>
        <w:tc>
          <w:tcPr>
            <w:tcW w:w="5577" w:type="dxa"/>
            <w:gridSpan w:val="2"/>
          </w:tcPr>
          <w:p w14:paraId="56DC0223"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56DC0224"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Signature:</w:t>
            </w:r>
          </w:p>
        </w:tc>
      </w:tr>
      <w:tr w:rsidR="0005428C" w:rsidRPr="0005428C" w14:paraId="56DC0228" w14:textId="77777777" w:rsidTr="00EC4D51">
        <w:trPr>
          <w:trHeight w:val="360"/>
        </w:trPr>
        <w:tc>
          <w:tcPr>
            <w:tcW w:w="5577" w:type="dxa"/>
            <w:gridSpan w:val="2"/>
          </w:tcPr>
          <w:p w14:paraId="56DC0226"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56DC0227"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Date Signed:</w:t>
            </w:r>
          </w:p>
        </w:tc>
      </w:tr>
      <w:tr w:rsidR="0005428C" w:rsidRPr="0005428C" w14:paraId="56DC022B" w14:textId="77777777" w:rsidTr="00EC4D51">
        <w:trPr>
          <w:trHeight w:val="360"/>
        </w:trPr>
        <w:tc>
          <w:tcPr>
            <w:tcW w:w="5577" w:type="dxa"/>
            <w:gridSpan w:val="2"/>
          </w:tcPr>
          <w:p w14:paraId="56DC0229"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56DC022A" w14:textId="4DBCEFE5"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CEA/HERS Certification Identification (</w:t>
            </w:r>
            <w:r w:rsidR="00573B76">
              <w:rPr>
                <w:rFonts w:asciiTheme="minorHAnsi" w:hAnsiTheme="minorHAnsi"/>
                <w:sz w:val="14"/>
                <w:szCs w:val="14"/>
              </w:rPr>
              <w:t>i</w:t>
            </w:r>
            <w:r w:rsidRPr="0005428C">
              <w:rPr>
                <w:rFonts w:asciiTheme="minorHAnsi" w:hAnsiTheme="minorHAnsi"/>
                <w:sz w:val="14"/>
                <w:szCs w:val="14"/>
              </w:rPr>
              <w:t>f applicable):</w:t>
            </w:r>
          </w:p>
        </w:tc>
      </w:tr>
      <w:tr w:rsidR="0005428C" w:rsidRPr="0005428C" w14:paraId="56DC022E" w14:textId="77777777" w:rsidTr="00EC4D51">
        <w:trPr>
          <w:trHeight w:val="360"/>
        </w:trPr>
        <w:tc>
          <w:tcPr>
            <w:tcW w:w="5577" w:type="dxa"/>
            <w:gridSpan w:val="2"/>
          </w:tcPr>
          <w:p w14:paraId="56DC022C"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56DC022D"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Phone:</w:t>
            </w:r>
          </w:p>
        </w:tc>
      </w:tr>
      <w:tr w:rsidR="0005428C" w:rsidRPr="0005428C" w14:paraId="56DC0230" w14:textId="77777777" w:rsidTr="00EC4D51">
        <w:tblPrEx>
          <w:tblCellMar>
            <w:left w:w="115" w:type="dxa"/>
            <w:right w:w="115" w:type="dxa"/>
          </w:tblCellMar>
        </w:tblPrEx>
        <w:trPr>
          <w:trHeight w:val="296"/>
        </w:trPr>
        <w:tc>
          <w:tcPr>
            <w:tcW w:w="10950" w:type="dxa"/>
            <w:gridSpan w:val="4"/>
            <w:vAlign w:val="center"/>
          </w:tcPr>
          <w:p w14:paraId="56DC022F" w14:textId="77777777" w:rsidR="0005428C" w:rsidRPr="0005428C" w:rsidRDefault="0005428C" w:rsidP="0005428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05428C" w:rsidRPr="0005428C" w14:paraId="56DC0238" w14:textId="77777777" w:rsidTr="00EC4D51">
        <w:tblPrEx>
          <w:tblCellMar>
            <w:left w:w="115" w:type="dxa"/>
            <w:right w:w="115" w:type="dxa"/>
          </w:tblCellMar>
        </w:tblPrEx>
        <w:trPr>
          <w:trHeight w:val="504"/>
        </w:trPr>
        <w:tc>
          <w:tcPr>
            <w:tcW w:w="10950" w:type="dxa"/>
            <w:gridSpan w:val="4"/>
          </w:tcPr>
          <w:p w14:paraId="56DC0231" w14:textId="77777777" w:rsidR="0005428C" w:rsidRPr="00453B04" w:rsidRDefault="0005428C" w:rsidP="00573B76">
            <w:pPr>
              <w:keepNext/>
              <w:tabs>
                <w:tab w:val="left" w:pos="-2600"/>
              </w:tabs>
              <w:ind w:right="86"/>
              <w:outlineLvl w:val="2"/>
              <w:rPr>
                <w:rFonts w:asciiTheme="minorHAnsi" w:hAnsiTheme="minorHAnsi"/>
                <w:sz w:val="18"/>
                <w:szCs w:val="18"/>
              </w:rPr>
            </w:pPr>
            <w:r w:rsidRPr="00453B04">
              <w:rPr>
                <w:rFonts w:asciiTheme="minorHAnsi" w:hAnsiTheme="minorHAnsi"/>
                <w:sz w:val="18"/>
                <w:szCs w:val="18"/>
              </w:rPr>
              <w:t xml:space="preserve">I certify the following under penalty of perjury, under the laws of the State of California: </w:t>
            </w:r>
          </w:p>
          <w:p w14:paraId="2A4E4041" w14:textId="77777777" w:rsidR="00BE0421" w:rsidRPr="00453B04" w:rsidRDefault="00BE0421" w:rsidP="00BE0421">
            <w:pPr>
              <w:pStyle w:val="Heading3"/>
              <w:numPr>
                <w:ilvl w:val="0"/>
                <w:numId w:val="43"/>
              </w:numPr>
              <w:spacing w:before="0"/>
              <w:ind w:right="90"/>
              <w:rPr>
                <w:rFonts w:asciiTheme="minorHAnsi" w:hAnsiTheme="minorHAnsi"/>
                <w:b/>
                <w:caps/>
                <w:sz w:val="18"/>
                <w:szCs w:val="18"/>
              </w:rPr>
            </w:pPr>
            <w:r w:rsidRPr="00453B04">
              <w:rPr>
                <w:rFonts w:asciiTheme="minorHAnsi" w:hAnsiTheme="minorHAnsi"/>
                <w:sz w:val="18"/>
                <w:szCs w:val="18"/>
              </w:rPr>
              <w:t xml:space="preserve">The information provided on this Certificate of Installation is true and correct. </w:t>
            </w:r>
          </w:p>
          <w:p w14:paraId="1703C180" w14:textId="77777777" w:rsidR="00BE0421" w:rsidRPr="00453B04" w:rsidRDefault="00BE0421" w:rsidP="00BE0421">
            <w:pPr>
              <w:pStyle w:val="Heading3"/>
              <w:numPr>
                <w:ilvl w:val="0"/>
                <w:numId w:val="43"/>
              </w:numPr>
              <w:spacing w:before="0"/>
              <w:ind w:right="90"/>
              <w:rPr>
                <w:rFonts w:asciiTheme="minorHAnsi" w:hAnsiTheme="minorHAnsi"/>
                <w:b/>
                <w:caps/>
                <w:sz w:val="18"/>
              </w:rPr>
            </w:pPr>
            <w:r w:rsidRPr="00453B04">
              <w:rPr>
                <w:rFonts w:asciiTheme="minorHAnsi" w:hAnsiTheme="minorHAnsi"/>
                <w:snapToGrid w:val="0"/>
                <w:sz w:val="18"/>
                <w:szCs w:val="18"/>
              </w:rPr>
              <w:t xml:space="preserve">I am either: a) a responsible person eligible under Division 3 of the Business and Professions Code </w:t>
            </w:r>
            <w:r w:rsidRPr="00453B04">
              <w:rPr>
                <w:rFonts w:asciiTheme="minorHAnsi" w:hAnsiTheme="minorHAnsi"/>
                <w:sz w:val="18"/>
                <w:szCs w:val="18"/>
              </w:rPr>
              <w:t xml:space="preserve">in the applicable classification to accept responsibility for the system design, construction, or installation </w:t>
            </w:r>
            <w:r w:rsidRPr="00453B04">
              <w:rPr>
                <w:rFonts w:asciiTheme="minorHAnsi" w:hAnsiTheme="minorHAnsi"/>
                <w:snapToGrid w:val="0"/>
                <w:sz w:val="18"/>
                <w:szCs w:val="18"/>
              </w:rPr>
              <w:t xml:space="preserve">of features, materials, components, or manufactured devices </w:t>
            </w:r>
            <w:r w:rsidRPr="00453B04">
              <w:rPr>
                <w:rFonts w:asciiTheme="minorHAnsi" w:hAnsiTheme="minorHAnsi"/>
                <w:sz w:val="18"/>
                <w:szCs w:val="18"/>
              </w:rPr>
              <w:t xml:space="preserve">for the scope of work identified on this Certificate of Installation </w:t>
            </w:r>
            <w:r w:rsidRPr="00453B04">
              <w:rPr>
                <w:rFonts w:asciiTheme="minorHAnsi" w:hAnsiTheme="minorHAnsi"/>
                <w:snapToGrid w:val="0"/>
                <w:sz w:val="18"/>
                <w:szCs w:val="18"/>
              </w:rPr>
              <w:t>and attest to the declarations in this statement</w:t>
            </w:r>
            <w:r w:rsidRPr="00453B04">
              <w:rPr>
                <w:rFonts w:asciiTheme="minorHAnsi" w:hAnsiTheme="minorHAnsi"/>
                <w:sz w:val="18"/>
                <w:szCs w:val="18"/>
              </w:rPr>
              <w:t>, or b) I am an authorized representative of the responsible person and attest to the declarations in this statement on the responsible person’s behalf</w:t>
            </w:r>
            <w:r w:rsidRPr="00453B04">
              <w:rPr>
                <w:rFonts w:asciiTheme="minorHAnsi" w:eastAsia="Calibri" w:hAnsiTheme="minorHAnsi"/>
                <w:sz w:val="18"/>
                <w:szCs w:val="18"/>
              </w:rPr>
              <w:t>.</w:t>
            </w:r>
          </w:p>
          <w:p w14:paraId="062314B5" w14:textId="77777777" w:rsidR="00BE0421" w:rsidRPr="00453B04" w:rsidRDefault="00BE0421" w:rsidP="00453B04">
            <w:pPr>
              <w:keepNext/>
              <w:numPr>
                <w:ilvl w:val="0"/>
                <w:numId w:val="43"/>
              </w:numPr>
              <w:autoSpaceDE w:val="0"/>
              <w:autoSpaceDN w:val="0"/>
              <w:adjustRightInd w:val="0"/>
              <w:ind w:right="90"/>
              <w:rPr>
                <w:rFonts w:asciiTheme="minorHAnsi" w:hAnsiTheme="minorHAnsi"/>
                <w:sz w:val="18"/>
                <w:szCs w:val="18"/>
              </w:rPr>
            </w:pPr>
            <w:r w:rsidRPr="00453B04">
              <w:rPr>
                <w:rFonts w:asciiTheme="minorHAnsi" w:hAnsiTheme="minorHAnsi"/>
                <w:sz w:val="18"/>
                <w:szCs w:val="18"/>
              </w:rPr>
              <w:t xml:space="preserve">The constructed or installed features, materials, </w:t>
            </w:r>
            <w:proofErr w:type="gramStart"/>
            <w:r w:rsidRPr="00453B04">
              <w:rPr>
                <w:rFonts w:asciiTheme="minorHAnsi" w:hAnsiTheme="minorHAnsi"/>
                <w:sz w:val="18"/>
                <w:szCs w:val="18"/>
              </w:rPr>
              <w:t>components</w:t>
            </w:r>
            <w:proofErr w:type="gramEnd"/>
            <w:r w:rsidRPr="00453B04">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53B04">
              <w:rPr>
                <w:rFonts w:asciiTheme="minorHAnsi" w:eastAsia="Calibri" w:hAnsiTheme="minorHAnsi" w:cs="TimesNewRomanPSMT"/>
                <w:sz w:val="18"/>
                <w:szCs w:val="18"/>
              </w:rPr>
              <w:t>.</w:t>
            </w:r>
          </w:p>
          <w:p w14:paraId="0ADE28FE" w14:textId="77777777" w:rsidR="00BE0421" w:rsidRPr="00453B04" w:rsidRDefault="00BE0421" w:rsidP="00BE0421">
            <w:pPr>
              <w:pStyle w:val="ListParagraph"/>
              <w:keepNext/>
              <w:numPr>
                <w:ilvl w:val="0"/>
                <w:numId w:val="43"/>
              </w:numPr>
              <w:autoSpaceDE w:val="0"/>
              <w:autoSpaceDN w:val="0"/>
              <w:adjustRightInd w:val="0"/>
              <w:rPr>
                <w:rFonts w:asciiTheme="minorHAnsi" w:hAnsiTheme="minorHAnsi"/>
                <w:sz w:val="18"/>
              </w:rPr>
            </w:pPr>
            <w:r w:rsidRPr="00453B04">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6DC0237" w14:textId="307DE6E7" w:rsidR="0005428C" w:rsidRPr="0005428C" w:rsidRDefault="00BE0421" w:rsidP="00453B04">
            <w:pPr>
              <w:pStyle w:val="ListParagraph"/>
              <w:numPr>
                <w:ilvl w:val="0"/>
                <w:numId w:val="43"/>
              </w:numPr>
              <w:rPr>
                <w:b/>
              </w:rPr>
            </w:pPr>
            <w:r w:rsidRPr="00453B04">
              <w:rPr>
                <w:rFonts w:asciiTheme="minorHAnsi" w:hAnsiTheme="minorHAnsi"/>
                <w:sz w:val="18"/>
                <w:szCs w:val="18"/>
              </w:rPr>
              <w:t xml:space="preserve">I will ensure that a registered copy of this Certificate of Installation shall be </w:t>
            </w:r>
            <w:proofErr w:type="gramStart"/>
            <w:r w:rsidRPr="00453B04">
              <w:rPr>
                <w:rFonts w:asciiTheme="minorHAnsi" w:hAnsiTheme="minorHAnsi"/>
                <w:sz w:val="18"/>
                <w:szCs w:val="18"/>
              </w:rPr>
              <w:t>posted, or</w:t>
            </w:r>
            <w:proofErr w:type="gramEnd"/>
            <w:r w:rsidRPr="00453B04">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5428C" w:rsidRPr="0005428C" w14:paraId="56DC023B" w14:textId="77777777" w:rsidTr="00EC4D51">
        <w:tblPrEx>
          <w:tblCellMar>
            <w:left w:w="108" w:type="dxa"/>
            <w:right w:w="108" w:type="dxa"/>
          </w:tblCellMar>
        </w:tblPrEx>
        <w:trPr>
          <w:trHeight w:val="360"/>
        </w:trPr>
        <w:tc>
          <w:tcPr>
            <w:tcW w:w="5307" w:type="dxa"/>
          </w:tcPr>
          <w:p w14:paraId="56DC0239" w14:textId="77777777" w:rsidR="0005428C" w:rsidRPr="0005428C" w:rsidRDefault="0005428C" w:rsidP="0005428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56DC023A" w14:textId="77777777" w:rsidR="0005428C" w:rsidRPr="0005428C" w:rsidRDefault="0005428C" w:rsidP="0005428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05428C" w:rsidRPr="0005428C" w14:paraId="56DC023E"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3C" w14:textId="644C066C"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6DC023D"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05428C" w:rsidRPr="0005428C" w14:paraId="56DC0241"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3F"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6DC0240"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05428C" w:rsidRPr="0005428C" w14:paraId="56DC0245"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42"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6DC0243" w14:textId="52F09DA1"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573B76">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6DC0244"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05428C" w:rsidRPr="0005428C" w14:paraId="56DC0248"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46"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6DC0247"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56DC0249" w14:textId="77777777" w:rsidR="008F2201" w:rsidRPr="007167EB" w:rsidRDefault="008F2201" w:rsidP="003044D3">
      <w:pPr>
        <w:rPr>
          <w:rFonts w:asciiTheme="minorHAnsi" w:hAnsiTheme="minorHAnsi"/>
        </w:rPr>
      </w:pPr>
    </w:p>
    <w:p w14:paraId="56DC024A" w14:textId="77777777" w:rsidR="008F2201" w:rsidRPr="007167EB" w:rsidRDefault="008F2201" w:rsidP="003044D3">
      <w:pPr>
        <w:rPr>
          <w:rFonts w:asciiTheme="minorHAnsi" w:hAnsiTheme="minorHAnsi"/>
        </w:rPr>
      </w:pPr>
    </w:p>
    <w:p w14:paraId="56DC024B" w14:textId="77777777" w:rsidR="008F2201" w:rsidRPr="007167EB" w:rsidRDefault="008F2201" w:rsidP="003044D3">
      <w:pPr>
        <w:rPr>
          <w:rFonts w:asciiTheme="minorHAnsi" w:hAnsiTheme="minorHAnsi"/>
        </w:rPr>
        <w:sectPr w:rsidR="008F2201" w:rsidRPr="007167EB" w:rsidSect="008748F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6DC024C" w14:textId="021F31C1" w:rsidR="00BE3F84" w:rsidRPr="00E570BA" w:rsidRDefault="00E570BA" w:rsidP="00E570BA">
      <w:pPr>
        <w:jc w:val="center"/>
        <w:rPr>
          <w:rFonts w:asciiTheme="minorHAnsi" w:hAnsiTheme="minorHAnsi"/>
          <w:b/>
          <w:sz w:val="28"/>
        </w:rPr>
      </w:pPr>
      <w:del w:id="125" w:author="Alhabibi, Haider@Energy" w:date="2022-02-22T14:24:00Z">
        <w:r w:rsidRPr="00573B76" w:rsidDel="00981F4E">
          <w:rPr>
            <w:rFonts w:asciiTheme="minorHAnsi" w:hAnsiTheme="minorHAnsi"/>
            <w:b/>
          </w:rPr>
          <w:lastRenderedPageBreak/>
          <w:delText>CF2R</w:delText>
        </w:r>
      </w:del>
      <w:ins w:id="126" w:author="Alhabibi, Haider@Energy" w:date="2022-02-22T14:24:00Z">
        <w:r w:rsidR="00981F4E">
          <w:rPr>
            <w:rFonts w:asciiTheme="minorHAnsi" w:hAnsiTheme="minorHAnsi"/>
            <w:b/>
          </w:rPr>
          <w:t>LMCI</w:t>
        </w:r>
      </w:ins>
      <w:r w:rsidRPr="00573B76">
        <w:rPr>
          <w:rFonts w:asciiTheme="minorHAnsi" w:hAnsiTheme="minorHAnsi"/>
          <w:b/>
        </w:rPr>
        <w:t>-MCH-21-H User Instructions</w:t>
      </w:r>
    </w:p>
    <w:p w14:paraId="49104042" w14:textId="77777777" w:rsidR="00E570BA" w:rsidRPr="007167EB" w:rsidRDefault="00E570BA" w:rsidP="003044D3">
      <w:pPr>
        <w:rPr>
          <w:rFonts w:asciiTheme="minorHAnsi" w:hAnsiTheme="minorHAnsi"/>
        </w:rPr>
      </w:pPr>
    </w:p>
    <w:p w14:paraId="56DC024D" w14:textId="567F0FA3" w:rsidR="009317E9" w:rsidRPr="007167EB" w:rsidRDefault="0051084F" w:rsidP="003044D3">
      <w:pPr>
        <w:rPr>
          <w:rFonts w:asciiTheme="minorHAnsi" w:hAnsiTheme="minorHAnsi"/>
          <w:b/>
        </w:rPr>
      </w:pPr>
      <w:r w:rsidRPr="007167EB">
        <w:rPr>
          <w:rFonts w:asciiTheme="minorHAnsi" w:hAnsiTheme="minorHAnsi"/>
          <w:b/>
        </w:rPr>
        <w:t>Section A. General Information</w:t>
      </w:r>
    </w:p>
    <w:p w14:paraId="56DC024E" w14:textId="3673C9CE" w:rsidR="008D199F" w:rsidRDefault="008D199F" w:rsidP="008B0A61">
      <w:pPr>
        <w:pStyle w:val="ListParagraph"/>
        <w:numPr>
          <w:ilvl w:val="0"/>
          <w:numId w:val="47"/>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9A7747">
        <w:rPr>
          <w:rFonts w:ascii="Calibri" w:hAnsi="Calibri"/>
          <w:szCs w:val="18"/>
        </w:rPr>
        <w:t xml:space="preserve">This field is filled out automatically. It is referenced from the </w:t>
      </w:r>
      <w:del w:id="127" w:author="Alhabibi, Haider@Energy" w:date="2022-02-22T14:24:00Z">
        <w:r w:rsidRPr="009A7747" w:rsidDel="00981F4E">
          <w:rPr>
            <w:rFonts w:ascii="Calibri" w:hAnsi="Calibri"/>
            <w:szCs w:val="18"/>
          </w:rPr>
          <w:delText>CF2R</w:delText>
        </w:r>
      </w:del>
      <w:ins w:id="128" w:author="Alhabibi, Haider@Energy" w:date="2022-02-22T14:24:00Z">
        <w:r w:rsidR="00981F4E">
          <w:rPr>
            <w:rFonts w:ascii="Calibri" w:hAnsi="Calibri"/>
            <w:szCs w:val="18"/>
          </w:rPr>
          <w:t>LMCI</w:t>
        </w:r>
      </w:ins>
      <w:r w:rsidRPr="009A7747">
        <w:rPr>
          <w:rFonts w:ascii="Calibri" w:hAnsi="Calibri"/>
          <w:szCs w:val="18"/>
        </w:rPr>
        <w:t>-MCH-01, which must be completed prior to this document.</w:t>
      </w:r>
    </w:p>
    <w:p w14:paraId="56DC024F" w14:textId="392989B8" w:rsidR="008D199F" w:rsidRDefault="008D199F" w:rsidP="008B0A61">
      <w:pPr>
        <w:pStyle w:val="ListParagraph"/>
        <w:numPr>
          <w:ilvl w:val="0"/>
          <w:numId w:val="47"/>
        </w:numPr>
        <w:ind w:left="360" w:hanging="360"/>
        <w:rPr>
          <w:rFonts w:ascii="Calibri" w:hAnsi="Calibri"/>
          <w:szCs w:val="18"/>
        </w:rPr>
      </w:pPr>
      <w:r>
        <w:rPr>
          <w:rFonts w:asciiTheme="minorHAnsi" w:hAnsiTheme="minorHAnsi"/>
          <w:i/>
        </w:rPr>
        <w:t>HVAC System Location or Area Served</w:t>
      </w:r>
      <w:r>
        <w:rPr>
          <w:rFonts w:asciiTheme="minorHAnsi" w:hAnsiTheme="minorHAnsi"/>
        </w:rPr>
        <w:t xml:space="preserve">: </w:t>
      </w:r>
      <w:r w:rsidRPr="009A7747">
        <w:rPr>
          <w:rFonts w:ascii="Calibri" w:hAnsi="Calibri"/>
          <w:szCs w:val="18"/>
        </w:rPr>
        <w:t xml:space="preserve">This field is filled out automatically. It is referenced from the </w:t>
      </w:r>
      <w:del w:id="129" w:author="Alhabibi, Haider@Energy" w:date="2022-02-22T14:24:00Z">
        <w:r w:rsidRPr="009A7747" w:rsidDel="00981F4E">
          <w:rPr>
            <w:rFonts w:ascii="Calibri" w:hAnsi="Calibri"/>
            <w:szCs w:val="18"/>
          </w:rPr>
          <w:delText>CF2R</w:delText>
        </w:r>
      </w:del>
      <w:ins w:id="130" w:author="Alhabibi, Haider@Energy" w:date="2022-02-22T14:24:00Z">
        <w:r w:rsidR="00981F4E">
          <w:rPr>
            <w:rFonts w:ascii="Calibri" w:hAnsi="Calibri"/>
            <w:szCs w:val="18"/>
          </w:rPr>
          <w:t>LMCI</w:t>
        </w:r>
      </w:ins>
      <w:r w:rsidRPr="009A7747">
        <w:rPr>
          <w:rFonts w:ascii="Calibri" w:hAnsi="Calibri"/>
          <w:szCs w:val="18"/>
        </w:rPr>
        <w:t>-MCH-01, which must be completed prior to this document.</w:t>
      </w:r>
    </w:p>
    <w:p w14:paraId="4EB15A84" w14:textId="6485D7E5" w:rsidR="006D5B41" w:rsidRPr="00633AFC" w:rsidRDefault="006D5B41" w:rsidP="006D5B41">
      <w:pPr>
        <w:numPr>
          <w:ilvl w:val="0"/>
          <w:numId w:val="47"/>
        </w:numPr>
        <w:spacing w:line="276" w:lineRule="auto"/>
        <w:ind w:left="360" w:hanging="360"/>
        <w:rPr>
          <w:rFonts w:asciiTheme="minorHAnsi" w:hAnsiTheme="minorHAnsi"/>
        </w:rPr>
      </w:pPr>
      <w:r w:rsidRPr="00633AFC">
        <w:rPr>
          <w:rFonts w:asciiTheme="minorHAnsi" w:hAnsiTheme="minorHAnsi"/>
          <w:i/>
        </w:rPr>
        <w:t xml:space="preserve">Indoor Unit Name: </w:t>
      </w:r>
      <w:r w:rsidRPr="00633AFC">
        <w:rPr>
          <w:rFonts w:ascii="Calibri" w:hAnsi="Calibri"/>
        </w:rPr>
        <w:t xml:space="preserve">This field is filled out automatically. It is referenced from the </w:t>
      </w:r>
      <w:del w:id="131" w:author="Alhabibi, Haider@Energy" w:date="2022-02-22T14:24:00Z">
        <w:r w:rsidRPr="00633AFC" w:rsidDel="00981F4E">
          <w:rPr>
            <w:rFonts w:ascii="Calibri" w:hAnsi="Calibri"/>
          </w:rPr>
          <w:delText>CF2R</w:delText>
        </w:r>
      </w:del>
      <w:ins w:id="132" w:author="Alhabibi, Haider@Energy" w:date="2022-02-22T14:24:00Z">
        <w:r w:rsidR="00981F4E">
          <w:rPr>
            <w:rFonts w:ascii="Calibri" w:hAnsi="Calibri"/>
          </w:rPr>
          <w:t>LMCI</w:t>
        </w:r>
      </w:ins>
      <w:r w:rsidRPr="00633AFC">
        <w:rPr>
          <w:rFonts w:ascii="Calibri" w:hAnsi="Calibri"/>
        </w:rPr>
        <w:t>-MCH-01, which must be completed prior to this document.</w:t>
      </w:r>
    </w:p>
    <w:p w14:paraId="56DC0250" w14:textId="452AC7F8" w:rsidR="008D199F" w:rsidRDefault="008D199F" w:rsidP="008B0A61">
      <w:pPr>
        <w:numPr>
          <w:ilvl w:val="0"/>
          <w:numId w:val="47"/>
        </w:numPr>
        <w:ind w:left="360" w:hanging="360"/>
        <w:rPr>
          <w:rFonts w:asciiTheme="minorHAnsi" w:hAnsiTheme="minorHAnsi"/>
        </w:rPr>
      </w:pPr>
      <w:r>
        <w:rPr>
          <w:rFonts w:asciiTheme="minorHAnsi" w:hAnsiTheme="minorHAnsi"/>
          <w:i/>
        </w:rPr>
        <w:t>Status – Less than 12 ft Ducts in Conditioned Space Performance Credit:</w:t>
      </w:r>
      <w:r>
        <w:rPr>
          <w:rFonts w:asciiTheme="minorHAnsi" w:hAnsiTheme="minorHAnsi"/>
        </w:rPr>
        <w:t xml:space="preserve"> This field is automatically filled based on the information given on the </w:t>
      </w:r>
      <w:del w:id="133" w:author="Alhabibi, Haider@Energy" w:date="2022-02-22T14:23:00Z">
        <w:r w:rsidDel="00981F4E">
          <w:rPr>
            <w:rFonts w:asciiTheme="minorHAnsi" w:hAnsiTheme="minorHAnsi"/>
          </w:rPr>
          <w:delText>CF1R</w:delText>
        </w:r>
      </w:del>
      <w:ins w:id="134" w:author="Alhabibi, Haider@Energy" w:date="2022-02-22T14:23:00Z">
        <w:r w:rsidR="00981F4E">
          <w:rPr>
            <w:rFonts w:asciiTheme="minorHAnsi" w:hAnsiTheme="minorHAnsi"/>
          </w:rPr>
          <w:t>LMCC</w:t>
        </w:r>
      </w:ins>
      <w:r>
        <w:rPr>
          <w:rFonts w:asciiTheme="minorHAnsi" w:hAnsiTheme="minorHAnsi"/>
        </w:rPr>
        <w:t>.</w:t>
      </w:r>
      <w:r w:rsidR="00837191">
        <w:rPr>
          <w:rFonts w:asciiTheme="minorHAnsi" w:hAnsiTheme="minorHAnsi"/>
        </w:rPr>
        <w:t xml:space="preserve"> </w:t>
      </w:r>
      <w:r>
        <w:rPr>
          <w:rFonts w:asciiTheme="minorHAnsi" w:hAnsiTheme="minorHAnsi"/>
        </w:rPr>
        <w:t>If “True” appears here, it means that this credit was taken in the performance calculations, is required for compliance and must be field verified.</w:t>
      </w:r>
    </w:p>
    <w:p w14:paraId="56DC0251" w14:textId="1082E8EC" w:rsidR="008D199F" w:rsidRDefault="008D199F" w:rsidP="008B0A61">
      <w:pPr>
        <w:numPr>
          <w:ilvl w:val="0"/>
          <w:numId w:val="47"/>
        </w:numPr>
        <w:ind w:left="360" w:hanging="360"/>
        <w:rPr>
          <w:rFonts w:asciiTheme="minorHAnsi" w:hAnsiTheme="minorHAnsi"/>
        </w:rPr>
      </w:pPr>
      <w:r w:rsidRPr="007167EB">
        <w:rPr>
          <w:rFonts w:asciiTheme="minorHAnsi" w:hAnsiTheme="minorHAnsi"/>
          <w:i/>
        </w:rPr>
        <w:t>Status – Ducts Located in Conditioned Space Performance Credit:</w:t>
      </w:r>
      <w:r w:rsidRPr="007167EB">
        <w:rPr>
          <w:rFonts w:asciiTheme="minorHAnsi" w:hAnsiTheme="minorHAnsi"/>
        </w:rPr>
        <w:t xml:space="preserve"> This field is automatically filled based on the information given on the </w:t>
      </w:r>
      <w:del w:id="135" w:author="Alhabibi, Haider@Energy" w:date="2022-02-22T14:23:00Z">
        <w:r w:rsidRPr="007167EB" w:rsidDel="00981F4E">
          <w:rPr>
            <w:rFonts w:asciiTheme="minorHAnsi" w:hAnsiTheme="minorHAnsi"/>
          </w:rPr>
          <w:delText>CF1R</w:delText>
        </w:r>
      </w:del>
      <w:ins w:id="136" w:author="Alhabibi, Haider@Energy" w:date="2022-02-22T14:23:00Z">
        <w:r w:rsidR="00981F4E">
          <w:rPr>
            <w:rFonts w:asciiTheme="minorHAnsi" w:hAnsiTheme="minorHAnsi"/>
          </w:rPr>
          <w:t>LMCC</w:t>
        </w:r>
      </w:ins>
      <w:r w:rsidRPr="007167EB">
        <w:rPr>
          <w:rFonts w:asciiTheme="minorHAnsi" w:hAnsiTheme="minorHAnsi"/>
        </w:rPr>
        <w:t>.</w:t>
      </w:r>
      <w:r>
        <w:rPr>
          <w:rFonts w:asciiTheme="minorHAnsi" w:hAnsiTheme="minorHAnsi"/>
        </w:rPr>
        <w:t xml:space="preserve"> If “True” appears here, it means that this credit was taken in the performance calculations, is required for compliance and must be field verified.</w:t>
      </w:r>
    </w:p>
    <w:p w14:paraId="56DC0252" w14:textId="1469F2C1" w:rsidR="008D199F" w:rsidRPr="001E5E6C" w:rsidRDefault="008D199F" w:rsidP="008B0A61">
      <w:pPr>
        <w:numPr>
          <w:ilvl w:val="0"/>
          <w:numId w:val="47"/>
        </w:numPr>
        <w:ind w:left="360" w:hanging="360"/>
        <w:rPr>
          <w:rFonts w:asciiTheme="minorHAnsi" w:hAnsiTheme="minorHAnsi"/>
          <w:highlight w:val="yellow"/>
          <w:rPrChange w:id="137" w:author="Moua, Cheng@Energy" w:date="2021-10-27T16:15:00Z">
            <w:rPr>
              <w:rFonts w:asciiTheme="minorHAnsi" w:hAnsiTheme="minorHAnsi"/>
            </w:rPr>
          </w:rPrChange>
        </w:rPr>
      </w:pPr>
      <w:r w:rsidRPr="001E5E6C">
        <w:rPr>
          <w:rFonts w:asciiTheme="minorHAnsi" w:hAnsiTheme="minorHAnsi"/>
          <w:i/>
          <w:color w:val="2B579A"/>
          <w:highlight w:val="yellow"/>
          <w:shd w:val="clear" w:color="auto" w:fill="E6E6E6"/>
          <w:rPrChange w:id="138" w:author="Moua, Cheng@Energy" w:date="2021-10-27T16:15:00Z">
            <w:rPr>
              <w:rFonts w:asciiTheme="minorHAnsi" w:hAnsiTheme="minorHAnsi"/>
              <w:i/>
              <w:color w:val="2B579A"/>
              <w:shd w:val="clear" w:color="auto" w:fill="E6E6E6"/>
            </w:rPr>
          </w:rPrChange>
        </w:rPr>
        <w:t xml:space="preserve">Status – All Ducts Located Entirely in Directly Conditioned Space </w:t>
      </w:r>
      <w:del w:id="139" w:author="Moua, Cheng@Energy" w:date="2022-01-05T22:39:00Z">
        <w:r w:rsidRPr="001E5E6C" w:rsidDel="00AF1BB5">
          <w:rPr>
            <w:rFonts w:asciiTheme="minorHAnsi" w:hAnsiTheme="minorHAnsi"/>
            <w:i/>
            <w:color w:val="2B579A"/>
            <w:highlight w:val="yellow"/>
            <w:shd w:val="clear" w:color="auto" w:fill="E6E6E6"/>
            <w:rPrChange w:id="140" w:author="Moua, Cheng@Energy" w:date="2021-10-27T16:15:00Z">
              <w:rPr>
                <w:rFonts w:asciiTheme="minorHAnsi" w:hAnsiTheme="minorHAnsi"/>
                <w:i/>
                <w:color w:val="2B579A"/>
                <w:shd w:val="clear" w:color="auto" w:fill="E6E6E6"/>
              </w:rPr>
            </w:rPrChange>
          </w:rPr>
          <w:delText>R-Value Exception</w:delText>
        </w:r>
      </w:del>
      <w:ins w:id="141" w:author="Moua, Cheng@Energy" w:date="2022-01-05T22:39:00Z">
        <w:r w:rsidR="00AF1BB5">
          <w:rPr>
            <w:rFonts w:asciiTheme="minorHAnsi" w:hAnsiTheme="minorHAnsi"/>
            <w:i/>
            <w:highlight w:val="yellow"/>
          </w:rPr>
          <w:t>Performance Credit</w:t>
        </w:r>
      </w:ins>
      <w:r w:rsidRPr="001E5E6C">
        <w:rPr>
          <w:rFonts w:asciiTheme="minorHAnsi" w:hAnsiTheme="minorHAnsi"/>
          <w:i/>
          <w:color w:val="2B579A"/>
          <w:highlight w:val="yellow"/>
          <w:shd w:val="clear" w:color="auto" w:fill="E6E6E6"/>
          <w:rPrChange w:id="142" w:author="Moua, Cheng@Energy" w:date="2021-10-27T16:15:00Z">
            <w:rPr>
              <w:rFonts w:asciiTheme="minorHAnsi" w:hAnsiTheme="minorHAnsi"/>
              <w:i/>
              <w:color w:val="2B579A"/>
              <w:shd w:val="clear" w:color="auto" w:fill="E6E6E6"/>
            </w:rPr>
          </w:rPrChange>
        </w:rPr>
        <w:t>:</w:t>
      </w:r>
      <w:r w:rsidRPr="001E5E6C">
        <w:rPr>
          <w:rFonts w:asciiTheme="minorHAnsi" w:hAnsiTheme="minorHAnsi"/>
          <w:color w:val="2B579A"/>
          <w:highlight w:val="yellow"/>
          <w:shd w:val="clear" w:color="auto" w:fill="E6E6E6"/>
          <w:rPrChange w:id="143" w:author="Moua, Cheng@Energy" w:date="2021-10-27T16:15:00Z">
            <w:rPr>
              <w:rFonts w:asciiTheme="minorHAnsi" w:hAnsiTheme="minorHAnsi"/>
              <w:color w:val="2B579A"/>
              <w:shd w:val="clear" w:color="auto" w:fill="E6E6E6"/>
            </w:rPr>
          </w:rPrChange>
        </w:rPr>
        <w:t xml:space="preserve"> This field is automatically filled based on the information given on the </w:t>
      </w:r>
      <w:del w:id="144" w:author="Alhabibi, Haider@Energy" w:date="2022-02-22T14:23:00Z">
        <w:r w:rsidRPr="001E5E6C" w:rsidDel="00981F4E">
          <w:rPr>
            <w:rFonts w:asciiTheme="minorHAnsi" w:hAnsiTheme="minorHAnsi"/>
            <w:color w:val="2B579A"/>
            <w:highlight w:val="yellow"/>
            <w:shd w:val="clear" w:color="auto" w:fill="E6E6E6"/>
            <w:rPrChange w:id="145" w:author="Moua, Cheng@Energy" w:date="2021-10-27T16:15:00Z">
              <w:rPr>
                <w:rFonts w:asciiTheme="minorHAnsi" w:hAnsiTheme="minorHAnsi"/>
                <w:color w:val="2B579A"/>
                <w:shd w:val="clear" w:color="auto" w:fill="E6E6E6"/>
              </w:rPr>
            </w:rPrChange>
          </w:rPr>
          <w:delText>CF1R</w:delText>
        </w:r>
      </w:del>
      <w:ins w:id="146" w:author="Alhabibi, Haider@Energy" w:date="2022-02-22T14:23:00Z">
        <w:r w:rsidR="00981F4E">
          <w:rPr>
            <w:rFonts w:asciiTheme="minorHAnsi" w:hAnsiTheme="minorHAnsi"/>
            <w:color w:val="2B579A"/>
            <w:highlight w:val="yellow"/>
            <w:shd w:val="clear" w:color="auto" w:fill="E6E6E6"/>
          </w:rPr>
          <w:t>LMCC</w:t>
        </w:r>
      </w:ins>
      <w:r w:rsidRPr="001E5E6C">
        <w:rPr>
          <w:rFonts w:asciiTheme="minorHAnsi" w:hAnsiTheme="minorHAnsi"/>
          <w:color w:val="2B579A"/>
          <w:highlight w:val="yellow"/>
          <w:shd w:val="clear" w:color="auto" w:fill="E6E6E6"/>
          <w:rPrChange w:id="147" w:author="Moua, Cheng@Energy" w:date="2021-10-27T16:15:00Z">
            <w:rPr>
              <w:rFonts w:asciiTheme="minorHAnsi" w:hAnsiTheme="minorHAnsi"/>
              <w:color w:val="2B579A"/>
              <w:shd w:val="clear" w:color="auto" w:fill="E6E6E6"/>
            </w:rPr>
          </w:rPrChange>
        </w:rPr>
        <w:t>. If “True” appears here, it means that this credit was taken in the performance calculations, is required for compliance and must be field verified.</w:t>
      </w:r>
    </w:p>
    <w:p w14:paraId="6D736DE8" w14:textId="36C1BF99" w:rsidR="00944ED1" w:rsidRPr="001E5E6C" w:rsidRDefault="00944ED1" w:rsidP="008B0A61">
      <w:pPr>
        <w:numPr>
          <w:ilvl w:val="0"/>
          <w:numId w:val="47"/>
        </w:numPr>
        <w:ind w:left="360" w:hanging="360"/>
        <w:rPr>
          <w:rFonts w:asciiTheme="minorHAnsi" w:hAnsiTheme="minorHAnsi"/>
          <w:i/>
          <w:highlight w:val="yellow"/>
          <w:rPrChange w:id="148" w:author="Moua, Cheng@Energy" w:date="2021-10-27T16:15:00Z">
            <w:rPr>
              <w:rFonts w:asciiTheme="minorHAnsi" w:hAnsiTheme="minorHAnsi"/>
              <w:i/>
            </w:rPr>
          </w:rPrChange>
        </w:rPr>
      </w:pPr>
      <w:r w:rsidRPr="001E5E6C">
        <w:rPr>
          <w:rFonts w:asciiTheme="minorHAnsi" w:hAnsiTheme="minorHAnsi"/>
          <w:i/>
          <w:color w:val="2B579A"/>
          <w:highlight w:val="yellow"/>
          <w:shd w:val="clear" w:color="auto" w:fill="E6E6E6"/>
          <w:rPrChange w:id="149" w:author="Moua, Cheng@Energy" w:date="2021-10-27T16:15:00Z">
            <w:rPr>
              <w:rFonts w:asciiTheme="minorHAnsi" w:hAnsiTheme="minorHAnsi"/>
              <w:i/>
              <w:color w:val="2B579A"/>
              <w:shd w:val="clear" w:color="auto" w:fill="E6E6E6"/>
            </w:rPr>
          </w:rPrChange>
        </w:rPr>
        <w:t xml:space="preserve">Status – </w:t>
      </w:r>
      <w:ins w:id="150" w:author="Moua, Cheng@Energy" w:date="2022-01-05T22:39:00Z">
        <w:r w:rsidR="00944922">
          <w:rPr>
            <w:rFonts w:asciiTheme="minorHAnsi" w:hAnsiTheme="minorHAnsi"/>
            <w:i/>
            <w:highlight w:val="yellow"/>
          </w:rPr>
          <w:t xml:space="preserve">Portions of </w:t>
        </w:r>
      </w:ins>
      <w:r w:rsidRPr="001E5E6C">
        <w:rPr>
          <w:rFonts w:asciiTheme="minorHAnsi" w:hAnsiTheme="minorHAnsi"/>
          <w:i/>
          <w:color w:val="2B579A"/>
          <w:highlight w:val="yellow"/>
          <w:shd w:val="clear" w:color="auto" w:fill="E6E6E6"/>
          <w:rPrChange w:id="151" w:author="Moua, Cheng@Energy" w:date="2021-10-27T16:15:00Z">
            <w:rPr>
              <w:rFonts w:asciiTheme="minorHAnsi" w:hAnsiTheme="minorHAnsi"/>
              <w:i/>
              <w:color w:val="2B579A"/>
              <w:shd w:val="clear" w:color="auto" w:fill="E6E6E6"/>
            </w:rPr>
          </w:rPrChange>
        </w:rPr>
        <w:t xml:space="preserve">Ducts Located in </w:t>
      </w:r>
      <w:del w:id="152" w:author="Moua, Cheng@Energy" w:date="2022-01-05T22:39:00Z">
        <w:r w:rsidRPr="001E5E6C" w:rsidDel="009B5F64">
          <w:rPr>
            <w:rFonts w:asciiTheme="minorHAnsi" w:hAnsiTheme="minorHAnsi"/>
            <w:i/>
            <w:color w:val="2B579A"/>
            <w:highlight w:val="yellow"/>
            <w:shd w:val="clear" w:color="auto" w:fill="E6E6E6"/>
            <w:rPrChange w:id="153" w:author="Moua, Cheng@Energy" w:date="2021-10-27T16:15:00Z">
              <w:rPr>
                <w:rFonts w:asciiTheme="minorHAnsi" w:hAnsiTheme="minorHAnsi"/>
                <w:i/>
                <w:color w:val="2B579A"/>
                <w:shd w:val="clear" w:color="auto" w:fill="E6E6E6"/>
              </w:rPr>
            </w:rPrChange>
          </w:rPr>
          <w:delText>Wall Cavities</w:delText>
        </w:r>
      </w:del>
      <w:ins w:id="154" w:author="Moua, Cheng@Energy" w:date="2022-01-05T22:39:00Z">
        <w:r w:rsidR="009B5F64">
          <w:rPr>
            <w:rFonts w:asciiTheme="minorHAnsi" w:hAnsiTheme="minorHAnsi"/>
            <w:i/>
            <w:highlight w:val="yellow"/>
          </w:rPr>
          <w:t>Conditioned Sp</w:t>
        </w:r>
      </w:ins>
      <w:ins w:id="155" w:author="Moua, Cheng@Energy" w:date="2022-01-05T22:40:00Z">
        <w:r w:rsidR="009B5F64">
          <w:rPr>
            <w:rFonts w:asciiTheme="minorHAnsi" w:hAnsiTheme="minorHAnsi"/>
            <w:i/>
            <w:highlight w:val="yellow"/>
          </w:rPr>
          <w:t>ace,</w:t>
        </w:r>
      </w:ins>
      <w:r w:rsidRPr="001E5E6C">
        <w:rPr>
          <w:rFonts w:asciiTheme="minorHAnsi" w:hAnsiTheme="minorHAnsi"/>
          <w:i/>
          <w:color w:val="2B579A"/>
          <w:highlight w:val="yellow"/>
          <w:shd w:val="clear" w:color="auto" w:fill="E6E6E6"/>
          <w:rPrChange w:id="156" w:author="Moua, Cheng@Energy" w:date="2021-10-27T16:15:00Z">
            <w:rPr>
              <w:rFonts w:asciiTheme="minorHAnsi" w:hAnsiTheme="minorHAnsi"/>
              <w:i/>
              <w:color w:val="2B579A"/>
              <w:shd w:val="clear" w:color="auto" w:fill="E6E6E6"/>
            </w:rPr>
          </w:rPrChange>
        </w:rPr>
        <w:t xml:space="preserve"> R-</w:t>
      </w:r>
      <w:del w:id="157" w:author="Moua, Cheng@Energy" w:date="2022-01-05T22:40:00Z">
        <w:r w:rsidRPr="001E5E6C" w:rsidDel="009B5F64">
          <w:rPr>
            <w:rFonts w:asciiTheme="minorHAnsi" w:hAnsiTheme="minorHAnsi"/>
            <w:i/>
            <w:color w:val="2B579A"/>
            <w:highlight w:val="yellow"/>
            <w:shd w:val="clear" w:color="auto" w:fill="E6E6E6"/>
            <w:rPrChange w:id="158" w:author="Moua, Cheng@Energy" w:date="2021-10-27T16:15:00Z">
              <w:rPr>
                <w:rFonts w:asciiTheme="minorHAnsi" w:hAnsiTheme="minorHAnsi"/>
                <w:i/>
                <w:color w:val="2B579A"/>
                <w:shd w:val="clear" w:color="auto" w:fill="E6E6E6"/>
              </w:rPr>
            </w:rPrChange>
          </w:rPr>
          <w:delText xml:space="preserve">Value </w:delText>
        </w:r>
      </w:del>
      <w:ins w:id="159" w:author="Moua, Cheng@Energy" w:date="2022-01-05T22:40:00Z">
        <w:r w:rsidR="009B5F64">
          <w:rPr>
            <w:rFonts w:asciiTheme="minorHAnsi" w:hAnsiTheme="minorHAnsi"/>
            <w:i/>
            <w:highlight w:val="yellow"/>
          </w:rPr>
          <w:t>6</w:t>
        </w:r>
        <w:r w:rsidR="009B5F64" w:rsidRPr="001E5E6C">
          <w:rPr>
            <w:rFonts w:asciiTheme="minorHAnsi" w:hAnsiTheme="minorHAnsi"/>
            <w:i/>
            <w:color w:val="2B579A"/>
            <w:highlight w:val="yellow"/>
            <w:shd w:val="clear" w:color="auto" w:fill="E6E6E6"/>
            <w:rPrChange w:id="160" w:author="Moua, Cheng@Energy" w:date="2021-10-27T16:15:00Z">
              <w:rPr>
                <w:rFonts w:asciiTheme="minorHAnsi" w:hAnsiTheme="minorHAnsi"/>
                <w:i/>
                <w:color w:val="2B579A"/>
                <w:shd w:val="clear" w:color="auto" w:fill="E6E6E6"/>
              </w:rPr>
            </w:rPrChange>
          </w:rPr>
          <w:t xml:space="preserve"> </w:t>
        </w:r>
      </w:ins>
      <w:r w:rsidRPr="001E5E6C">
        <w:rPr>
          <w:rFonts w:asciiTheme="minorHAnsi" w:hAnsiTheme="minorHAnsi"/>
          <w:i/>
          <w:color w:val="2B579A"/>
          <w:highlight w:val="yellow"/>
          <w:shd w:val="clear" w:color="auto" w:fill="E6E6E6"/>
          <w:rPrChange w:id="161" w:author="Moua, Cheng@Energy" w:date="2021-10-27T16:15:00Z">
            <w:rPr>
              <w:rFonts w:asciiTheme="minorHAnsi" w:hAnsiTheme="minorHAnsi"/>
              <w:i/>
              <w:color w:val="2B579A"/>
              <w:shd w:val="clear" w:color="auto" w:fill="E6E6E6"/>
            </w:rPr>
          </w:rPrChange>
        </w:rPr>
        <w:t xml:space="preserve">Exception </w:t>
      </w:r>
      <w:r w:rsidRPr="001E5E6C">
        <w:rPr>
          <w:rFonts w:asciiTheme="minorHAnsi" w:hAnsiTheme="minorHAnsi"/>
          <w:color w:val="2B579A"/>
          <w:highlight w:val="yellow"/>
          <w:shd w:val="clear" w:color="auto" w:fill="E6E6E6"/>
          <w:rPrChange w:id="162" w:author="Moua, Cheng@Energy" w:date="2021-10-27T16:15:00Z">
            <w:rPr>
              <w:rFonts w:asciiTheme="minorHAnsi" w:hAnsiTheme="minorHAnsi"/>
              <w:color w:val="2B579A"/>
              <w:shd w:val="clear" w:color="auto" w:fill="E6E6E6"/>
            </w:rPr>
          </w:rPrChange>
        </w:rPr>
        <w:t xml:space="preserve">– This field is automatically filled based on the information given on the </w:t>
      </w:r>
      <w:del w:id="163" w:author="Alhabibi, Haider@Energy" w:date="2022-02-22T14:23:00Z">
        <w:r w:rsidRPr="001E5E6C" w:rsidDel="00981F4E">
          <w:rPr>
            <w:rFonts w:asciiTheme="minorHAnsi" w:hAnsiTheme="minorHAnsi"/>
            <w:color w:val="2B579A"/>
            <w:highlight w:val="yellow"/>
            <w:shd w:val="clear" w:color="auto" w:fill="E6E6E6"/>
            <w:rPrChange w:id="164" w:author="Moua, Cheng@Energy" w:date="2021-10-27T16:15:00Z">
              <w:rPr>
                <w:rFonts w:asciiTheme="minorHAnsi" w:hAnsiTheme="minorHAnsi"/>
                <w:color w:val="2B579A"/>
                <w:shd w:val="clear" w:color="auto" w:fill="E6E6E6"/>
              </w:rPr>
            </w:rPrChange>
          </w:rPr>
          <w:delText>CF1R</w:delText>
        </w:r>
      </w:del>
      <w:ins w:id="165" w:author="Alhabibi, Haider@Energy" w:date="2022-02-22T14:23:00Z">
        <w:r w:rsidR="00981F4E">
          <w:rPr>
            <w:rFonts w:asciiTheme="minorHAnsi" w:hAnsiTheme="minorHAnsi"/>
            <w:color w:val="2B579A"/>
            <w:highlight w:val="yellow"/>
            <w:shd w:val="clear" w:color="auto" w:fill="E6E6E6"/>
          </w:rPr>
          <w:t>LMCC</w:t>
        </w:r>
      </w:ins>
      <w:r w:rsidRPr="001E5E6C">
        <w:rPr>
          <w:rFonts w:asciiTheme="minorHAnsi" w:hAnsiTheme="minorHAnsi"/>
          <w:color w:val="2B579A"/>
          <w:highlight w:val="yellow"/>
          <w:shd w:val="clear" w:color="auto" w:fill="E6E6E6"/>
          <w:rPrChange w:id="166" w:author="Moua, Cheng@Energy" w:date="2021-10-27T16:15:00Z">
            <w:rPr>
              <w:rFonts w:asciiTheme="minorHAnsi" w:hAnsiTheme="minorHAnsi"/>
              <w:color w:val="2B579A"/>
              <w:shd w:val="clear" w:color="auto" w:fill="E6E6E6"/>
            </w:rPr>
          </w:rPrChange>
        </w:rPr>
        <w:t xml:space="preserve">. If “True” appears here, it means that </w:t>
      </w:r>
      <w:r w:rsidR="00CE3C71" w:rsidRPr="001E5E6C">
        <w:rPr>
          <w:rFonts w:asciiTheme="minorHAnsi" w:hAnsiTheme="minorHAnsi"/>
          <w:color w:val="2B579A"/>
          <w:highlight w:val="yellow"/>
          <w:shd w:val="clear" w:color="auto" w:fill="E6E6E6"/>
          <w:rPrChange w:id="167" w:author="Moua, Cheng@Energy" w:date="2021-10-27T16:15:00Z">
            <w:rPr>
              <w:rFonts w:asciiTheme="minorHAnsi" w:hAnsiTheme="minorHAnsi"/>
              <w:color w:val="2B579A"/>
              <w:shd w:val="clear" w:color="auto" w:fill="E6E6E6"/>
            </w:rPr>
          </w:rPrChange>
        </w:rPr>
        <w:t xml:space="preserve">portions of the </w:t>
      </w:r>
      <w:r w:rsidRPr="001E5E6C">
        <w:rPr>
          <w:rFonts w:asciiTheme="minorHAnsi" w:hAnsiTheme="minorHAnsi"/>
          <w:color w:val="2B579A"/>
          <w:highlight w:val="yellow"/>
          <w:shd w:val="clear" w:color="auto" w:fill="E6E6E6"/>
          <w:rPrChange w:id="168" w:author="Moua, Cheng@Energy" w:date="2021-10-27T16:15:00Z">
            <w:rPr>
              <w:rFonts w:asciiTheme="minorHAnsi" w:hAnsiTheme="minorHAnsi"/>
              <w:color w:val="2B579A"/>
              <w:shd w:val="clear" w:color="auto" w:fill="E6E6E6"/>
            </w:rPr>
          </w:rPrChange>
        </w:rPr>
        <w:t>duct</w:t>
      </w:r>
      <w:r w:rsidR="00CE3C71" w:rsidRPr="001E5E6C">
        <w:rPr>
          <w:rFonts w:asciiTheme="minorHAnsi" w:hAnsiTheme="minorHAnsi"/>
          <w:color w:val="2B579A"/>
          <w:highlight w:val="yellow"/>
          <w:shd w:val="clear" w:color="auto" w:fill="E6E6E6"/>
          <w:rPrChange w:id="169" w:author="Moua, Cheng@Energy" w:date="2021-10-27T16:15:00Z">
            <w:rPr>
              <w:rFonts w:asciiTheme="minorHAnsi" w:hAnsiTheme="minorHAnsi"/>
              <w:color w:val="2B579A"/>
              <w:shd w:val="clear" w:color="auto" w:fill="E6E6E6"/>
            </w:rPr>
          </w:rPrChange>
        </w:rPr>
        <w:t xml:space="preserve"> </w:t>
      </w:r>
      <w:r w:rsidRPr="001E5E6C">
        <w:rPr>
          <w:rFonts w:asciiTheme="minorHAnsi" w:hAnsiTheme="minorHAnsi"/>
          <w:color w:val="2B579A"/>
          <w:highlight w:val="yellow"/>
          <w:shd w:val="clear" w:color="auto" w:fill="E6E6E6"/>
          <w:rPrChange w:id="170" w:author="Moua, Cheng@Energy" w:date="2021-10-27T16:15:00Z">
            <w:rPr>
              <w:rFonts w:asciiTheme="minorHAnsi" w:hAnsiTheme="minorHAnsi"/>
              <w:color w:val="2B579A"/>
              <w:shd w:val="clear" w:color="auto" w:fill="E6E6E6"/>
            </w:rPr>
          </w:rPrChange>
        </w:rPr>
        <w:t>s</w:t>
      </w:r>
      <w:r w:rsidR="00CE3C71" w:rsidRPr="001E5E6C">
        <w:rPr>
          <w:rFonts w:asciiTheme="minorHAnsi" w:hAnsiTheme="minorHAnsi"/>
          <w:color w:val="2B579A"/>
          <w:highlight w:val="yellow"/>
          <w:shd w:val="clear" w:color="auto" w:fill="E6E6E6"/>
          <w:rPrChange w:id="171" w:author="Moua, Cheng@Energy" w:date="2021-10-27T16:15:00Z">
            <w:rPr>
              <w:rFonts w:asciiTheme="minorHAnsi" w:hAnsiTheme="minorHAnsi"/>
              <w:color w:val="2B579A"/>
              <w:shd w:val="clear" w:color="auto" w:fill="E6E6E6"/>
            </w:rPr>
          </w:rPrChange>
        </w:rPr>
        <w:t>ystem</w:t>
      </w:r>
      <w:r w:rsidRPr="001E5E6C">
        <w:rPr>
          <w:rFonts w:asciiTheme="minorHAnsi" w:hAnsiTheme="minorHAnsi"/>
          <w:color w:val="2B579A"/>
          <w:highlight w:val="yellow"/>
          <w:shd w:val="clear" w:color="auto" w:fill="E6E6E6"/>
          <w:rPrChange w:id="172" w:author="Moua, Cheng@Energy" w:date="2021-10-27T16:15:00Z">
            <w:rPr>
              <w:rFonts w:asciiTheme="minorHAnsi" w:hAnsiTheme="minorHAnsi"/>
              <w:color w:val="2B579A"/>
              <w:shd w:val="clear" w:color="auto" w:fill="E6E6E6"/>
            </w:rPr>
          </w:rPrChange>
        </w:rPr>
        <w:t xml:space="preserve"> </w:t>
      </w:r>
      <w:proofErr w:type="gramStart"/>
      <w:r w:rsidRPr="001E5E6C">
        <w:rPr>
          <w:rFonts w:asciiTheme="minorHAnsi" w:hAnsiTheme="minorHAnsi"/>
          <w:color w:val="2B579A"/>
          <w:highlight w:val="yellow"/>
          <w:shd w:val="clear" w:color="auto" w:fill="E6E6E6"/>
          <w:rPrChange w:id="173" w:author="Moua, Cheng@Energy" w:date="2021-10-27T16:15:00Z">
            <w:rPr>
              <w:rFonts w:asciiTheme="minorHAnsi" w:hAnsiTheme="minorHAnsi"/>
              <w:color w:val="2B579A"/>
              <w:shd w:val="clear" w:color="auto" w:fill="E6E6E6"/>
            </w:rPr>
          </w:rPrChange>
        </w:rPr>
        <w:t>are located in</w:t>
      </w:r>
      <w:proofErr w:type="gramEnd"/>
      <w:r w:rsidRPr="001E5E6C">
        <w:rPr>
          <w:rFonts w:asciiTheme="minorHAnsi" w:hAnsiTheme="minorHAnsi"/>
          <w:color w:val="2B579A"/>
          <w:highlight w:val="yellow"/>
          <w:shd w:val="clear" w:color="auto" w:fill="E6E6E6"/>
          <w:rPrChange w:id="174" w:author="Moua, Cheng@Energy" w:date="2021-10-27T16:15:00Z">
            <w:rPr>
              <w:rFonts w:asciiTheme="minorHAnsi" w:hAnsiTheme="minorHAnsi"/>
              <w:color w:val="2B579A"/>
              <w:shd w:val="clear" w:color="auto" w:fill="E6E6E6"/>
            </w:rPr>
          </w:rPrChange>
        </w:rPr>
        <w:t xml:space="preserve"> </w:t>
      </w:r>
      <w:del w:id="175" w:author="Moua, Cheng@Energy" w:date="2022-01-05T22:40:00Z">
        <w:r w:rsidRPr="001E5E6C" w:rsidDel="00A437AB">
          <w:rPr>
            <w:rFonts w:asciiTheme="minorHAnsi" w:hAnsiTheme="minorHAnsi"/>
            <w:color w:val="2B579A"/>
            <w:highlight w:val="yellow"/>
            <w:shd w:val="clear" w:color="auto" w:fill="E6E6E6"/>
            <w:rPrChange w:id="176" w:author="Moua, Cheng@Energy" w:date="2021-10-27T16:15:00Z">
              <w:rPr>
                <w:rFonts w:asciiTheme="minorHAnsi" w:hAnsiTheme="minorHAnsi"/>
                <w:color w:val="2B579A"/>
                <w:shd w:val="clear" w:color="auto" w:fill="E6E6E6"/>
              </w:rPr>
            </w:rPrChange>
          </w:rPr>
          <w:delText>wall cavities</w:delText>
        </w:r>
      </w:del>
      <w:ins w:id="177" w:author="Moua, Cheng@Energy" w:date="2022-01-05T22:40:00Z">
        <w:r w:rsidR="00A437AB">
          <w:rPr>
            <w:rFonts w:asciiTheme="minorHAnsi" w:hAnsiTheme="minorHAnsi"/>
            <w:highlight w:val="yellow"/>
          </w:rPr>
          <w:t>conditioned space</w:t>
        </w:r>
      </w:ins>
      <w:r w:rsidRPr="001E5E6C">
        <w:rPr>
          <w:rFonts w:asciiTheme="minorHAnsi" w:hAnsiTheme="minorHAnsi"/>
          <w:color w:val="2B579A"/>
          <w:highlight w:val="yellow"/>
          <w:shd w:val="clear" w:color="auto" w:fill="E6E6E6"/>
          <w:rPrChange w:id="178" w:author="Moua, Cheng@Energy" w:date="2021-10-27T16:15:00Z">
            <w:rPr>
              <w:rFonts w:asciiTheme="minorHAnsi" w:hAnsiTheme="minorHAnsi"/>
              <w:color w:val="2B579A"/>
              <w:shd w:val="clear" w:color="auto" w:fill="E6E6E6"/>
            </w:rPr>
          </w:rPrChange>
        </w:rPr>
        <w:t xml:space="preserve"> and are allowed to be installed with insulation less than the minimum R-Value</w:t>
      </w:r>
      <w:ins w:id="179" w:author="Moua, Cheng@Energy" w:date="2022-01-05T22:43:00Z">
        <w:r w:rsidR="00B71552">
          <w:rPr>
            <w:rFonts w:asciiTheme="minorHAnsi" w:hAnsiTheme="minorHAnsi"/>
            <w:highlight w:val="yellow"/>
          </w:rPr>
          <w:t xml:space="preserve"> or no insulation</w:t>
        </w:r>
      </w:ins>
      <w:r w:rsidRPr="001E5E6C">
        <w:rPr>
          <w:rFonts w:asciiTheme="minorHAnsi" w:hAnsiTheme="minorHAnsi"/>
          <w:color w:val="2B579A"/>
          <w:highlight w:val="yellow"/>
          <w:shd w:val="clear" w:color="auto" w:fill="E6E6E6"/>
          <w:rPrChange w:id="180" w:author="Moua, Cheng@Energy" w:date="2021-10-27T16:15:00Z">
            <w:rPr>
              <w:rFonts w:asciiTheme="minorHAnsi" w:hAnsiTheme="minorHAnsi"/>
              <w:color w:val="2B579A"/>
              <w:shd w:val="clear" w:color="auto" w:fill="E6E6E6"/>
            </w:rPr>
          </w:rPrChange>
        </w:rPr>
        <w:t>.</w:t>
      </w:r>
    </w:p>
    <w:p w14:paraId="517E5A46" w14:textId="3D83F9B3" w:rsidR="00CE3C71" w:rsidRPr="001E5E6C" w:rsidRDefault="00CE3C71" w:rsidP="008B0A61">
      <w:pPr>
        <w:numPr>
          <w:ilvl w:val="0"/>
          <w:numId w:val="47"/>
        </w:numPr>
        <w:ind w:left="360" w:hanging="360"/>
        <w:rPr>
          <w:rFonts w:asciiTheme="minorHAnsi" w:hAnsiTheme="minorHAnsi"/>
          <w:i/>
          <w:highlight w:val="yellow"/>
          <w:rPrChange w:id="181" w:author="Moua, Cheng@Energy" w:date="2021-10-27T16:15:00Z">
            <w:rPr>
              <w:rFonts w:asciiTheme="minorHAnsi" w:hAnsiTheme="minorHAnsi"/>
              <w:i/>
            </w:rPr>
          </w:rPrChange>
        </w:rPr>
      </w:pPr>
      <w:r w:rsidRPr="001E5E6C">
        <w:rPr>
          <w:rFonts w:asciiTheme="minorHAnsi" w:hAnsiTheme="minorHAnsi"/>
          <w:i/>
          <w:color w:val="2B579A"/>
          <w:highlight w:val="yellow"/>
          <w:shd w:val="clear" w:color="auto" w:fill="E6E6E6"/>
          <w:rPrChange w:id="182" w:author="Moua, Cheng@Energy" w:date="2021-10-27T16:15:00Z">
            <w:rPr>
              <w:rFonts w:asciiTheme="minorHAnsi" w:hAnsiTheme="minorHAnsi"/>
              <w:i/>
              <w:color w:val="2B579A"/>
              <w:shd w:val="clear" w:color="auto" w:fill="E6E6E6"/>
            </w:rPr>
          </w:rPrChange>
        </w:rPr>
        <w:t xml:space="preserve">Status – </w:t>
      </w:r>
      <w:ins w:id="183" w:author="Moua, Cheng@Energy" w:date="2022-01-05T22:41:00Z">
        <w:r w:rsidR="008B65AE">
          <w:rPr>
            <w:rFonts w:asciiTheme="minorHAnsi" w:hAnsiTheme="minorHAnsi"/>
            <w:i/>
            <w:highlight w:val="yellow"/>
          </w:rPr>
          <w:t xml:space="preserve">Duct Systems Located </w:t>
        </w:r>
        <w:r w:rsidR="008142A1">
          <w:rPr>
            <w:rFonts w:asciiTheme="minorHAnsi" w:hAnsiTheme="minorHAnsi"/>
            <w:i/>
            <w:highlight w:val="yellow"/>
          </w:rPr>
          <w:t>Entirely in Conditioned Space, No Insulation Requirement</w:t>
        </w:r>
      </w:ins>
      <w:del w:id="184" w:author="Moua, Cheng@Energy" w:date="2022-01-05T22:42:00Z">
        <w:r w:rsidRPr="001E5E6C" w:rsidDel="008142A1">
          <w:rPr>
            <w:rFonts w:asciiTheme="minorHAnsi" w:hAnsiTheme="minorHAnsi"/>
            <w:i/>
            <w:color w:val="2B579A"/>
            <w:highlight w:val="yellow"/>
            <w:shd w:val="clear" w:color="auto" w:fill="E6E6E6"/>
            <w:rPrChange w:id="185" w:author="Moua, Cheng@Energy" w:date="2021-10-27T16:15:00Z">
              <w:rPr>
                <w:rFonts w:asciiTheme="minorHAnsi" w:hAnsiTheme="minorHAnsi"/>
                <w:i/>
                <w:color w:val="2B579A"/>
                <w:shd w:val="clear" w:color="auto" w:fill="E6E6E6"/>
              </w:rPr>
            </w:rPrChange>
          </w:rPr>
          <w:delText xml:space="preserve">Portions of Exposed Ducts in Directly Conditioned Space R-Value Exception </w:delText>
        </w:r>
      </w:del>
      <w:r w:rsidRPr="001E5E6C">
        <w:rPr>
          <w:rFonts w:asciiTheme="minorHAnsi" w:hAnsiTheme="minorHAnsi"/>
          <w:i/>
          <w:color w:val="2B579A"/>
          <w:highlight w:val="yellow"/>
          <w:shd w:val="clear" w:color="auto" w:fill="E6E6E6"/>
          <w:rPrChange w:id="186" w:author="Moua, Cheng@Energy" w:date="2021-10-27T16:15:00Z">
            <w:rPr>
              <w:rFonts w:asciiTheme="minorHAnsi" w:hAnsiTheme="minorHAnsi"/>
              <w:i/>
              <w:color w:val="2B579A"/>
              <w:shd w:val="clear" w:color="auto" w:fill="E6E6E6"/>
            </w:rPr>
          </w:rPrChange>
        </w:rPr>
        <w:t xml:space="preserve">– </w:t>
      </w:r>
      <w:r w:rsidRPr="00257DE5">
        <w:rPr>
          <w:rFonts w:asciiTheme="minorHAnsi" w:hAnsiTheme="minorHAnsi"/>
          <w:iCs/>
          <w:color w:val="2B579A"/>
          <w:highlight w:val="yellow"/>
          <w:shd w:val="clear" w:color="auto" w:fill="E6E6E6"/>
          <w:rPrChange w:id="187" w:author="Moua, Cheng@Energy" w:date="2022-01-05T22:44:00Z">
            <w:rPr>
              <w:rFonts w:asciiTheme="minorHAnsi" w:hAnsiTheme="minorHAnsi"/>
              <w:i/>
              <w:color w:val="2B579A"/>
              <w:shd w:val="clear" w:color="auto" w:fill="E6E6E6"/>
            </w:rPr>
          </w:rPrChange>
        </w:rPr>
        <w:t xml:space="preserve">This field is automatically filled based on the information given on the </w:t>
      </w:r>
      <w:del w:id="188" w:author="Alhabibi, Haider@Energy" w:date="2022-02-22T14:23:00Z">
        <w:r w:rsidRPr="00257DE5" w:rsidDel="00981F4E">
          <w:rPr>
            <w:rFonts w:asciiTheme="minorHAnsi" w:hAnsiTheme="minorHAnsi"/>
            <w:iCs/>
            <w:color w:val="2B579A"/>
            <w:highlight w:val="yellow"/>
            <w:shd w:val="clear" w:color="auto" w:fill="E6E6E6"/>
            <w:rPrChange w:id="189" w:author="Moua, Cheng@Energy" w:date="2022-01-05T22:44:00Z">
              <w:rPr>
                <w:rFonts w:asciiTheme="minorHAnsi" w:hAnsiTheme="minorHAnsi"/>
                <w:i/>
                <w:color w:val="2B579A"/>
                <w:shd w:val="clear" w:color="auto" w:fill="E6E6E6"/>
              </w:rPr>
            </w:rPrChange>
          </w:rPr>
          <w:delText>CF1R</w:delText>
        </w:r>
      </w:del>
      <w:ins w:id="190" w:author="Alhabibi, Haider@Energy" w:date="2022-02-22T14:23:00Z">
        <w:r w:rsidR="00981F4E">
          <w:rPr>
            <w:rFonts w:asciiTheme="minorHAnsi" w:hAnsiTheme="minorHAnsi"/>
            <w:iCs/>
            <w:color w:val="2B579A"/>
            <w:highlight w:val="yellow"/>
            <w:shd w:val="clear" w:color="auto" w:fill="E6E6E6"/>
          </w:rPr>
          <w:t>LMCC</w:t>
        </w:r>
      </w:ins>
      <w:r w:rsidRPr="00257DE5">
        <w:rPr>
          <w:rFonts w:asciiTheme="minorHAnsi" w:hAnsiTheme="minorHAnsi"/>
          <w:iCs/>
          <w:color w:val="2B579A"/>
          <w:highlight w:val="yellow"/>
          <w:shd w:val="clear" w:color="auto" w:fill="E6E6E6"/>
          <w:rPrChange w:id="191" w:author="Moua, Cheng@Energy" w:date="2022-01-05T22:44:00Z">
            <w:rPr>
              <w:rFonts w:asciiTheme="minorHAnsi" w:hAnsiTheme="minorHAnsi"/>
              <w:i/>
              <w:color w:val="2B579A"/>
              <w:shd w:val="clear" w:color="auto" w:fill="E6E6E6"/>
            </w:rPr>
          </w:rPrChange>
        </w:rPr>
        <w:t xml:space="preserve">. If “True” appears here, it means that </w:t>
      </w:r>
      <w:del w:id="192" w:author="Moua, Cheng@Energy" w:date="2022-01-05T22:42:00Z">
        <w:r w:rsidRPr="00257DE5" w:rsidDel="0058358B">
          <w:rPr>
            <w:rFonts w:asciiTheme="minorHAnsi" w:hAnsiTheme="minorHAnsi"/>
            <w:iCs/>
            <w:color w:val="2B579A"/>
            <w:highlight w:val="yellow"/>
            <w:shd w:val="clear" w:color="auto" w:fill="E6E6E6"/>
            <w:rPrChange w:id="193" w:author="Moua, Cheng@Energy" w:date="2022-01-05T22:44:00Z">
              <w:rPr>
                <w:rFonts w:asciiTheme="minorHAnsi" w:hAnsiTheme="minorHAnsi"/>
                <w:i/>
                <w:color w:val="2B579A"/>
                <w:shd w:val="clear" w:color="auto" w:fill="E6E6E6"/>
              </w:rPr>
            </w:rPrChange>
          </w:rPr>
          <w:delText xml:space="preserve">portions of </w:delText>
        </w:r>
      </w:del>
      <w:r w:rsidRPr="00257DE5">
        <w:rPr>
          <w:rFonts w:asciiTheme="minorHAnsi" w:hAnsiTheme="minorHAnsi"/>
          <w:iCs/>
          <w:color w:val="2B579A"/>
          <w:highlight w:val="yellow"/>
          <w:shd w:val="clear" w:color="auto" w:fill="E6E6E6"/>
          <w:rPrChange w:id="194" w:author="Moua, Cheng@Energy" w:date="2022-01-05T22:44:00Z">
            <w:rPr>
              <w:rFonts w:asciiTheme="minorHAnsi" w:hAnsiTheme="minorHAnsi"/>
              <w:i/>
              <w:color w:val="2B579A"/>
              <w:shd w:val="clear" w:color="auto" w:fill="E6E6E6"/>
            </w:rPr>
          </w:rPrChange>
        </w:rPr>
        <w:t xml:space="preserve">the duct system </w:t>
      </w:r>
      <w:del w:id="195" w:author="Moua, Cheng@Energy" w:date="2022-01-05T22:42:00Z">
        <w:r w:rsidRPr="00257DE5" w:rsidDel="002611B3">
          <w:rPr>
            <w:rFonts w:asciiTheme="minorHAnsi" w:hAnsiTheme="minorHAnsi"/>
            <w:iCs/>
            <w:color w:val="2B579A"/>
            <w:highlight w:val="yellow"/>
            <w:shd w:val="clear" w:color="auto" w:fill="E6E6E6"/>
            <w:rPrChange w:id="196" w:author="Moua, Cheng@Energy" w:date="2022-01-05T22:44:00Z">
              <w:rPr>
                <w:rFonts w:asciiTheme="minorHAnsi" w:hAnsiTheme="minorHAnsi"/>
                <w:i/>
                <w:color w:val="2B579A"/>
                <w:shd w:val="clear" w:color="auto" w:fill="E6E6E6"/>
              </w:rPr>
            </w:rPrChange>
          </w:rPr>
          <w:delText xml:space="preserve">are </w:delText>
        </w:r>
      </w:del>
      <w:ins w:id="197" w:author="Moua, Cheng@Energy" w:date="2022-01-05T22:42:00Z">
        <w:r w:rsidR="002611B3" w:rsidRPr="00257DE5">
          <w:rPr>
            <w:rFonts w:asciiTheme="minorHAnsi" w:hAnsiTheme="minorHAnsi"/>
            <w:iCs/>
            <w:color w:val="2B579A"/>
            <w:highlight w:val="yellow"/>
            <w:shd w:val="clear" w:color="auto" w:fill="E6E6E6"/>
            <w:rPrChange w:id="198" w:author="Moua, Cheng@Energy" w:date="2022-01-05T22:44:00Z">
              <w:rPr>
                <w:rFonts w:asciiTheme="minorHAnsi" w:hAnsiTheme="minorHAnsi"/>
                <w:i/>
                <w:color w:val="2B579A"/>
                <w:highlight w:val="yellow"/>
                <w:shd w:val="clear" w:color="auto" w:fill="E6E6E6"/>
              </w:rPr>
            </w:rPrChange>
          </w:rPr>
          <w:t>is</w:t>
        </w:r>
        <w:r w:rsidR="002611B3" w:rsidRPr="00257DE5">
          <w:rPr>
            <w:rFonts w:asciiTheme="minorHAnsi" w:hAnsiTheme="minorHAnsi"/>
            <w:iCs/>
            <w:color w:val="2B579A"/>
            <w:highlight w:val="yellow"/>
            <w:shd w:val="clear" w:color="auto" w:fill="E6E6E6"/>
            <w:rPrChange w:id="199" w:author="Moua, Cheng@Energy" w:date="2022-01-05T22:44:00Z">
              <w:rPr>
                <w:rFonts w:asciiTheme="minorHAnsi" w:hAnsiTheme="minorHAnsi"/>
                <w:i/>
                <w:color w:val="2B579A"/>
                <w:shd w:val="clear" w:color="auto" w:fill="E6E6E6"/>
              </w:rPr>
            </w:rPrChange>
          </w:rPr>
          <w:t xml:space="preserve"> </w:t>
        </w:r>
      </w:ins>
      <w:r w:rsidRPr="00257DE5">
        <w:rPr>
          <w:rFonts w:asciiTheme="minorHAnsi" w:hAnsiTheme="minorHAnsi"/>
          <w:iCs/>
          <w:color w:val="2B579A"/>
          <w:highlight w:val="yellow"/>
          <w:shd w:val="clear" w:color="auto" w:fill="E6E6E6"/>
          <w:rPrChange w:id="200" w:author="Moua, Cheng@Energy" w:date="2022-01-05T22:44:00Z">
            <w:rPr>
              <w:rFonts w:asciiTheme="minorHAnsi" w:hAnsiTheme="minorHAnsi"/>
              <w:i/>
              <w:color w:val="2B579A"/>
              <w:shd w:val="clear" w:color="auto" w:fill="E6E6E6"/>
            </w:rPr>
          </w:rPrChange>
        </w:rPr>
        <w:t xml:space="preserve">located </w:t>
      </w:r>
      <w:ins w:id="201" w:author="Moua, Cheng@Energy" w:date="2022-01-05T22:43:00Z">
        <w:r w:rsidR="002611B3" w:rsidRPr="00257DE5">
          <w:rPr>
            <w:rFonts w:asciiTheme="minorHAnsi" w:hAnsiTheme="minorHAnsi"/>
            <w:iCs/>
            <w:color w:val="2B579A"/>
            <w:highlight w:val="yellow"/>
            <w:shd w:val="clear" w:color="auto" w:fill="E6E6E6"/>
            <w:rPrChange w:id="202" w:author="Moua, Cheng@Energy" w:date="2022-01-05T22:44:00Z">
              <w:rPr>
                <w:rFonts w:asciiTheme="minorHAnsi" w:hAnsiTheme="minorHAnsi"/>
                <w:i/>
                <w:color w:val="2B579A"/>
                <w:highlight w:val="yellow"/>
                <w:shd w:val="clear" w:color="auto" w:fill="E6E6E6"/>
              </w:rPr>
            </w:rPrChange>
          </w:rPr>
          <w:t xml:space="preserve">entirely </w:t>
        </w:r>
      </w:ins>
      <w:r w:rsidRPr="00257DE5">
        <w:rPr>
          <w:rFonts w:asciiTheme="minorHAnsi" w:hAnsiTheme="minorHAnsi"/>
          <w:iCs/>
          <w:color w:val="2B579A"/>
          <w:highlight w:val="yellow"/>
          <w:shd w:val="clear" w:color="auto" w:fill="E6E6E6"/>
          <w:rPrChange w:id="203" w:author="Moua, Cheng@Energy" w:date="2022-01-05T22:44:00Z">
            <w:rPr>
              <w:rFonts w:asciiTheme="minorHAnsi" w:hAnsiTheme="minorHAnsi"/>
              <w:i/>
              <w:color w:val="2B579A"/>
              <w:shd w:val="clear" w:color="auto" w:fill="E6E6E6"/>
            </w:rPr>
          </w:rPrChange>
        </w:rPr>
        <w:t xml:space="preserve">in </w:t>
      </w:r>
      <w:del w:id="204" w:author="Moua, Cheng@Energy" w:date="2022-01-05T22:43:00Z">
        <w:r w:rsidRPr="00257DE5" w:rsidDel="00C93ACD">
          <w:rPr>
            <w:rFonts w:asciiTheme="minorHAnsi" w:hAnsiTheme="minorHAnsi"/>
            <w:iCs/>
            <w:color w:val="2B579A"/>
            <w:highlight w:val="yellow"/>
            <w:shd w:val="clear" w:color="auto" w:fill="E6E6E6"/>
            <w:rPrChange w:id="205" w:author="Moua, Cheng@Energy" w:date="2022-01-05T22:44:00Z">
              <w:rPr>
                <w:rFonts w:asciiTheme="minorHAnsi" w:hAnsiTheme="minorHAnsi"/>
                <w:i/>
                <w:color w:val="2B579A"/>
                <w:shd w:val="clear" w:color="auto" w:fill="E6E6E6"/>
              </w:rPr>
            </w:rPrChange>
          </w:rPr>
          <w:delText xml:space="preserve">directly </w:delText>
        </w:r>
      </w:del>
      <w:r w:rsidRPr="00257DE5">
        <w:rPr>
          <w:rFonts w:asciiTheme="minorHAnsi" w:hAnsiTheme="minorHAnsi"/>
          <w:iCs/>
          <w:color w:val="2B579A"/>
          <w:highlight w:val="yellow"/>
          <w:shd w:val="clear" w:color="auto" w:fill="E6E6E6"/>
          <w:rPrChange w:id="206" w:author="Moua, Cheng@Energy" w:date="2022-01-05T22:44:00Z">
            <w:rPr>
              <w:rFonts w:asciiTheme="minorHAnsi" w:hAnsiTheme="minorHAnsi"/>
              <w:i/>
              <w:color w:val="2B579A"/>
              <w:shd w:val="clear" w:color="auto" w:fill="E6E6E6"/>
            </w:rPr>
          </w:rPrChange>
        </w:rPr>
        <w:t xml:space="preserve">conditioned space and </w:t>
      </w:r>
      <w:del w:id="207" w:author="Moua, Cheng@Energy" w:date="2022-01-05T22:44:00Z">
        <w:r w:rsidRPr="00257DE5" w:rsidDel="00B71552">
          <w:rPr>
            <w:rFonts w:asciiTheme="minorHAnsi" w:hAnsiTheme="minorHAnsi"/>
            <w:iCs/>
            <w:color w:val="2B579A"/>
            <w:highlight w:val="yellow"/>
            <w:shd w:val="clear" w:color="auto" w:fill="E6E6E6"/>
            <w:rPrChange w:id="208" w:author="Moua, Cheng@Energy" w:date="2022-01-05T22:44:00Z">
              <w:rPr>
                <w:rFonts w:asciiTheme="minorHAnsi" w:hAnsiTheme="minorHAnsi"/>
                <w:i/>
                <w:color w:val="2B579A"/>
                <w:shd w:val="clear" w:color="auto" w:fill="E6E6E6"/>
              </w:rPr>
            </w:rPrChange>
          </w:rPr>
          <w:delText xml:space="preserve">are </w:delText>
        </w:r>
      </w:del>
      <w:ins w:id="209" w:author="Moua, Cheng@Energy" w:date="2022-01-05T22:44:00Z">
        <w:r w:rsidR="00B71552" w:rsidRPr="00257DE5">
          <w:rPr>
            <w:rFonts w:asciiTheme="minorHAnsi" w:hAnsiTheme="minorHAnsi"/>
            <w:iCs/>
            <w:color w:val="2B579A"/>
            <w:highlight w:val="yellow"/>
            <w:shd w:val="clear" w:color="auto" w:fill="E6E6E6"/>
            <w:rPrChange w:id="210" w:author="Moua, Cheng@Energy" w:date="2022-01-05T22:44:00Z">
              <w:rPr>
                <w:rFonts w:asciiTheme="minorHAnsi" w:hAnsiTheme="minorHAnsi"/>
                <w:i/>
                <w:color w:val="2B579A"/>
                <w:highlight w:val="yellow"/>
                <w:shd w:val="clear" w:color="auto" w:fill="E6E6E6"/>
              </w:rPr>
            </w:rPrChange>
          </w:rPr>
          <w:t>is</w:t>
        </w:r>
        <w:r w:rsidR="00B71552" w:rsidRPr="00257DE5">
          <w:rPr>
            <w:rFonts w:asciiTheme="minorHAnsi" w:hAnsiTheme="minorHAnsi"/>
            <w:iCs/>
            <w:color w:val="2B579A"/>
            <w:highlight w:val="yellow"/>
            <w:shd w:val="clear" w:color="auto" w:fill="E6E6E6"/>
            <w:rPrChange w:id="211" w:author="Moua, Cheng@Energy" w:date="2022-01-05T22:44:00Z">
              <w:rPr>
                <w:rFonts w:asciiTheme="minorHAnsi" w:hAnsiTheme="minorHAnsi"/>
                <w:i/>
                <w:color w:val="2B579A"/>
                <w:shd w:val="clear" w:color="auto" w:fill="E6E6E6"/>
              </w:rPr>
            </w:rPrChange>
          </w:rPr>
          <w:t xml:space="preserve"> </w:t>
        </w:r>
      </w:ins>
      <w:r w:rsidRPr="00257DE5">
        <w:rPr>
          <w:rFonts w:asciiTheme="minorHAnsi" w:hAnsiTheme="minorHAnsi"/>
          <w:iCs/>
          <w:color w:val="2B579A"/>
          <w:highlight w:val="yellow"/>
          <w:shd w:val="clear" w:color="auto" w:fill="E6E6E6"/>
          <w:rPrChange w:id="212" w:author="Moua, Cheng@Energy" w:date="2022-01-05T22:44:00Z">
            <w:rPr>
              <w:rFonts w:asciiTheme="minorHAnsi" w:hAnsiTheme="minorHAnsi"/>
              <w:i/>
              <w:color w:val="2B579A"/>
              <w:shd w:val="clear" w:color="auto" w:fill="E6E6E6"/>
            </w:rPr>
          </w:rPrChange>
        </w:rPr>
        <w:t>allowed to be installed with insulation less than the minimum R-Value</w:t>
      </w:r>
      <w:ins w:id="213" w:author="Moua, Cheng@Energy" w:date="2022-01-05T22:44:00Z">
        <w:r w:rsidR="00257DE5" w:rsidRPr="00257DE5">
          <w:rPr>
            <w:rFonts w:asciiTheme="minorHAnsi" w:hAnsiTheme="minorHAnsi"/>
            <w:iCs/>
            <w:color w:val="2B579A"/>
            <w:highlight w:val="yellow"/>
            <w:shd w:val="clear" w:color="auto" w:fill="E6E6E6"/>
            <w:rPrChange w:id="214" w:author="Moua, Cheng@Energy" w:date="2022-01-05T22:44:00Z">
              <w:rPr>
                <w:rFonts w:asciiTheme="minorHAnsi" w:hAnsiTheme="minorHAnsi"/>
                <w:i/>
                <w:color w:val="2B579A"/>
                <w:highlight w:val="yellow"/>
                <w:shd w:val="clear" w:color="auto" w:fill="E6E6E6"/>
              </w:rPr>
            </w:rPrChange>
          </w:rPr>
          <w:t xml:space="preserve"> or no insulation</w:t>
        </w:r>
      </w:ins>
      <w:r w:rsidRPr="001E5E6C">
        <w:rPr>
          <w:rFonts w:asciiTheme="minorHAnsi" w:hAnsiTheme="minorHAnsi"/>
          <w:i/>
          <w:color w:val="2B579A"/>
          <w:highlight w:val="yellow"/>
          <w:shd w:val="clear" w:color="auto" w:fill="E6E6E6"/>
          <w:rPrChange w:id="215" w:author="Moua, Cheng@Energy" w:date="2021-10-27T16:15:00Z">
            <w:rPr>
              <w:rFonts w:asciiTheme="minorHAnsi" w:hAnsiTheme="minorHAnsi"/>
              <w:i/>
              <w:color w:val="2B579A"/>
              <w:shd w:val="clear" w:color="auto" w:fill="E6E6E6"/>
            </w:rPr>
          </w:rPrChange>
        </w:rPr>
        <w:t>.</w:t>
      </w:r>
    </w:p>
    <w:p w14:paraId="56DC0253" w14:textId="77777777" w:rsidR="008D199F" w:rsidRDefault="008D199F" w:rsidP="008D199F">
      <w:pPr>
        <w:pStyle w:val="ListParagraph"/>
        <w:ind w:left="360"/>
        <w:rPr>
          <w:rFonts w:ascii="Calibri" w:hAnsi="Calibri"/>
          <w:szCs w:val="18"/>
        </w:rPr>
      </w:pPr>
    </w:p>
    <w:p w14:paraId="56DC0254" w14:textId="53322244" w:rsidR="008D199F" w:rsidRPr="007167EB" w:rsidRDefault="008D199F" w:rsidP="008D199F">
      <w:pPr>
        <w:rPr>
          <w:rFonts w:asciiTheme="minorHAnsi" w:hAnsiTheme="minorHAnsi"/>
          <w:b/>
        </w:rPr>
      </w:pPr>
      <w:r w:rsidRPr="007167EB">
        <w:rPr>
          <w:rFonts w:asciiTheme="minorHAnsi" w:hAnsiTheme="minorHAnsi"/>
          <w:b/>
        </w:rPr>
        <w:t>Section B.</w:t>
      </w:r>
      <w:r w:rsidR="00837191">
        <w:rPr>
          <w:rFonts w:asciiTheme="minorHAnsi" w:hAnsiTheme="minorHAnsi"/>
          <w:b/>
        </w:rPr>
        <w:t xml:space="preserve"> </w:t>
      </w:r>
      <w:r w:rsidRPr="007167EB">
        <w:rPr>
          <w:rFonts w:asciiTheme="minorHAnsi" w:hAnsiTheme="minorHAnsi"/>
          <w:b/>
        </w:rPr>
        <w:t>12 Linear Feet or Less of Duct Located Outside of Conditioned Space</w:t>
      </w:r>
    </w:p>
    <w:p w14:paraId="56DC0255" w14:textId="77777777" w:rsidR="008D199F" w:rsidRDefault="008D199F" w:rsidP="008B0A61">
      <w:pPr>
        <w:numPr>
          <w:ilvl w:val="0"/>
          <w:numId w:val="48"/>
        </w:numPr>
        <w:ind w:left="360" w:hanging="360"/>
        <w:rPr>
          <w:rFonts w:asciiTheme="minorHAnsi" w:hAnsiTheme="minorHAnsi"/>
        </w:rPr>
      </w:pPr>
      <w:r>
        <w:rPr>
          <w:rFonts w:asciiTheme="minorHAnsi" w:hAnsiTheme="minorHAnsi"/>
        </w:rPr>
        <w:t>This field is automatically filled.</w:t>
      </w:r>
    </w:p>
    <w:p w14:paraId="56DC0256" w14:textId="77777777" w:rsidR="008D199F" w:rsidRPr="007167EB" w:rsidRDefault="008D199F" w:rsidP="008D199F">
      <w:pPr>
        <w:rPr>
          <w:rFonts w:asciiTheme="minorHAnsi" w:hAnsiTheme="minorHAnsi"/>
        </w:rPr>
      </w:pPr>
    </w:p>
    <w:p w14:paraId="56DC0257" w14:textId="21A678AA" w:rsidR="008D199F" w:rsidRPr="007167EB" w:rsidRDefault="008D199F" w:rsidP="008D199F">
      <w:pPr>
        <w:rPr>
          <w:rFonts w:asciiTheme="minorHAnsi" w:hAnsiTheme="minorHAnsi"/>
        </w:rPr>
      </w:pPr>
      <w:r w:rsidRPr="007167EB">
        <w:rPr>
          <w:rFonts w:asciiTheme="minorHAnsi" w:hAnsiTheme="minorHAnsi"/>
          <w:b/>
        </w:rPr>
        <w:t>Section C.</w:t>
      </w:r>
      <w:r w:rsidR="00837191">
        <w:rPr>
          <w:rFonts w:asciiTheme="minorHAnsi" w:hAnsiTheme="minorHAnsi"/>
          <w:b/>
        </w:rPr>
        <w:t xml:space="preserve"> </w:t>
      </w:r>
      <w:r w:rsidRPr="007167EB">
        <w:rPr>
          <w:rFonts w:asciiTheme="minorHAnsi" w:hAnsiTheme="minorHAnsi"/>
          <w:b/>
        </w:rPr>
        <w:t>Ducts Located in Conditioned Space</w:t>
      </w:r>
      <w:r w:rsidRPr="007167EB">
        <w:rPr>
          <w:rFonts w:asciiTheme="minorHAnsi" w:hAnsiTheme="minorHAnsi"/>
        </w:rPr>
        <w:t xml:space="preserve"> </w:t>
      </w:r>
    </w:p>
    <w:p w14:paraId="56DC0258" w14:textId="77777777" w:rsidR="008D199F" w:rsidRDefault="008D199F" w:rsidP="008B0A61">
      <w:pPr>
        <w:numPr>
          <w:ilvl w:val="0"/>
          <w:numId w:val="49"/>
        </w:numPr>
        <w:ind w:left="360" w:hanging="360"/>
        <w:rPr>
          <w:rFonts w:asciiTheme="minorHAnsi" w:hAnsiTheme="minorHAnsi"/>
        </w:rPr>
      </w:pPr>
      <w:r>
        <w:rPr>
          <w:rFonts w:asciiTheme="minorHAnsi" w:hAnsiTheme="minorHAnsi"/>
        </w:rPr>
        <w:t>This</w:t>
      </w:r>
      <w:r w:rsidRPr="007167EB">
        <w:rPr>
          <w:rFonts w:asciiTheme="minorHAnsi" w:hAnsiTheme="minorHAnsi"/>
        </w:rPr>
        <w:t xml:space="preserve"> field is automatically filled.</w:t>
      </w:r>
    </w:p>
    <w:p w14:paraId="56DC0259" w14:textId="77777777" w:rsidR="008D199F" w:rsidRPr="007167EB" w:rsidRDefault="008D199F" w:rsidP="008D199F">
      <w:pPr>
        <w:rPr>
          <w:rFonts w:asciiTheme="minorHAnsi" w:hAnsiTheme="minorHAnsi"/>
        </w:rPr>
      </w:pPr>
    </w:p>
    <w:p w14:paraId="56DC025A" w14:textId="6846D42E" w:rsidR="008D199F" w:rsidRPr="007167EB" w:rsidRDefault="008D199F" w:rsidP="008D199F">
      <w:pPr>
        <w:rPr>
          <w:rFonts w:asciiTheme="minorHAnsi" w:hAnsiTheme="minorHAnsi"/>
        </w:rPr>
      </w:pPr>
      <w:r w:rsidRPr="004C75DC">
        <w:rPr>
          <w:rFonts w:asciiTheme="minorHAnsi" w:hAnsiTheme="minorHAnsi"/>
          <w:b/>
          <w:color w:val="2B579A"/>
          <w:highlight w:val="yellow"/>
          <w:shd w:val="clear" w:color="auto" w:fill="E6E6E6"/>
          <w:rPrChange w:id="216" w:author="Moua, Cheng@Energy" w:date="2021-10-27T16:21:00Z">
            <w:rPr>
              <w:rFonts w:asciiTheme="minorHAnsi" w:hAnsiTheme="minorHAnsi"/>
              <w:b/>
              <w:color w:val="2B579A"/>
              <w:shd w:val="clear" w:color="auto" w:fill="E6E6E6"/>
            </w:rPr>
          </w:rPrChange>
        </w:rPr>
        <w:t xml:space="preserve">Section D. All Ducts Located Entirely in Directly Conditioned Space </w:t>
      </w:r>
      <w:del w:id="217" w:author="Moua, Cheng@Energy" w:date="2022-01-05T22:45:00Z">
        <w:r w:rsidRPr="004C75DC" w:rsidDel="008715CE">
          <w:rPr>
            <w:rFonts w:asciiTheme="minorHAnsi" w:hAnsiTheme="minorHAnsi"/>
            <w:b/>
            <w:color w:val="2B579A"/>
            <w:highlight w:val="yellow"/>
            <w:shd w:val="clear" w:color="auto" w:fill="E6E6E6"/>
            <w:rPrChange w:id="218" w:author="Moua, Cheng@Energy" w:date="2021-10-27T16:21:00Z">
              <w:rPr>
                <w:rFonts w:asciiTheme="minorHAnsi" w:hAnsiTheme="minorHAnsi"/>
                <w:b/>
                <w:color w:val="2B579A"/>
                <w:shd w:val="clear" w:color="auto" w:fill="E6E6E6"/>
              </w:rPr>
            </w:rPrChange>
          </w:rPr>
          <w:delText>R-Value Exception</w:delText>
        </w:r>
      </w:del>
      <w:ins w:id="219" w:author="Moua, Cheng@Energy" w:date="2022-01-05T22:45:00Z">
        <w:r w:rsidR="008715CE">
          <w:rPr>
            <w:rFonts w:asciiTheme="minorHAnsi" w:hAnsiTheme="minorHAnsi"/>
            <w:b/>
          </w:rPr>
          <w:t>Performance Credit</w:t>
        </w:r>
      </w:ins>
    </w:p>
    <w:p w14:paraId="56DC025B" w14:textId="4D6E5C12" w:rsidR="008D199F" w:rsidRDefault="008D199F" w:rsidP="008B0A61">
      <w:pPr>
        <w:numPr>
          <w:ilvl w:val="0"/>
          <w:numId w:val="46"/>
        </w:numPr>
        <w:ind w:left="360" w:hanging="360"/>
        <w:rPr>
          <w:rFonts w:asciiTheme="minorHAnsi" w:hAnsiTheme="minorHAnsi"/>
        </w:rPr>
      </w:pPr>
      <w:r>
        <w:rPr>
          <w:rFonts w:asciiTheme="minorHAnsi" w:hAnsiTheme="minorHAnsi"/>
          <w:i/>
        </w:rPr>
        <w:t xml:space="preserve">A Visual Inspection Shall Confirm the </w:t>
      </w:r>
      <w:r w:rsidR="000352E6">
        <w:rPr>
          <w:rFonts w:asciiTheme="minorHAnsi" w:hAnsiTheme="minorHAnsi"/>
          <w:i/>
        </w:rPr>
        <w:t>Dis</w:t>
      </w:r>
      <w:r w:rsidR="00F21C97">
        <w:rPr>
          <w:rFonts w:asciiTheme="minorHAnsi" w:hAnsiTheme="minorHAnsi"/>
          <w:i/>
        </w:rPr>
        <w:t xml:space="preserve">tribution </w:t>
      </w:r>
      <w:r w:rsidR="000352E6">
        <w:rPr>
          <w:rFonts w:asciiTheme="minorHAnsi" w:hAnsiTheme="minorHAnsi"/>
          <w:i/>
        </w:rPr>
        <w:t>S</w:t>
      </w:r>
      <w:r w:rsidR="00F21C97">
        <w:rPr>
          <w:rFonts w:asciiTheme="minorHAnsi" w:hAnsiTheme="minorHAnsi"/>
          <w:i/>
        </w:rPr>
        <w:t xml:space="preserve">ystem is in </w:t>
      </w:r>
      <w:r w:rsidR="000352E6">
        <w:rPr>
          <w:rFonts w:asciiTheme="minorHAnsi" w:hAnsiTheme="minorHAnsi"/>
          <w:i/>
        </w:rPr>
        <w:t>C</w:t>
      </w:r>
      <w:r w:rsidR="00F21C97">
        <w:rPr>
          <w:rFonts w:asciiTheme="minorHAnsi" w:hAnsiTheme="minorHAnsi"/>
          <w:i/>
        </w:rPr>
        <w:t xml:space="preserve">onditioned </w:t>
      </w:r>
      <w:r w:rsidR="000352E6">
        <w:rPr>
          <w:rFonts w:asciiTheme="minorHAnsi" w:hAnsiTheme="minorHAnsi"/>
          <w:i/>
        </w:rPr>
        <w:t>S</w:t>
      </w:r>
      <w:r w:rsidR="00F21C97">
        <w:rPr>
          <w:rFonts w:asciiTheme="minorHAnsi" w:hAnsiTheme="minorHAnsi"/>
          <w:i/>
        </w:rPr>
        <w:t>pace</w:t>
      </w:r>
      <w:r>
        <w:rPr>
          <w:rFonts w:asciiTheme="minorHAnsi" w:hAnsiTheme="minorHAnsi"/>
          <w:i/>
        </w:rPr>
        <w:t>:</w:t>
      </w:r>
      <w:r w:rsidRPr="007167EB">
        <w:rPr>
          <w:rFonts w:asciiTheme="minorHAnsi" w:hAnsiTheme="minorHAnsi"/>
        </w:rPr>
        <w:t xml:space="preserve"> </w:t>
      </w:r>
      <w:r>
        <w:rPr>
          <w:rFonts w:asciiTheme="minorHAnsi" w:hAnsiTheme="minorHAnsi"/>
        </w:rPr>
        <w:t xml:space="preserve">If a visual inspection confirms that the ducts </w:t>
      </w:r>
      <w:del w:id="220" w:author="Moua, Cheng@Energy" w:date="2022-01-05T22:56:00Z">
        <w:r w:rsidDel="006843C1">
          <w:rPr>
            <w:rFonts w:asciiTheme="minorHAnsi" w:hAnsiTheme="minorHAnsi"/>
          </w:rPr>
          <w:delText>appear to be</w:delText>
        </w:r>
      </w:del>
      <w:ins w:id="221" w:author="Moua, Cheng@Energy" w:date="2022-01-05T22:56:00Z">
        <w:r w:rsidR="006843C1">
          <w:rPr>
            <w:rFonts w:asciiTheme="minorHAnsi" w:hAnsiTheme="minorHAnsi"/>
          </w:rPr>
          <w:t>are</w:t>
        </w:r>
      </w:ins>
      <w:ins w:id="222" w:author="Moua, Cheng@Energy" w:date="2022-01-05T22:57:00Z">
        <w:r w:rsidR="0084195D">
          <w:rPr>
            <w:rFonts w:asciiTheme="minorHAnsi" w:hAnsiTheme="minorHAnsi"/>
          </w:rPr>
          <w:t xml:space="preserve"> </w:t>
        </w:r>
      </w:ins>
      <w:del w:id="223" w:author="Moua, Cheng@Energy" w:date="2022-01-05T22:57:00Z">
        <w:r w:rsidDel="0084195D">
          <w:rPr>
            <w:rFonts w:asciiTheme="minorHAnsi" w:hAnsiTheme="minorHAnsi"/>
          </w:rPr>
          <w:delText xml:space="preserve"> </w:delText>
        </w:r>
      </w:del>
      <w:r>
        <w:rPr>
          <w:rFonts w:asciiTheme="minorHAnsi" w:hAnsiTheme="minorHAnsi"/>
        </w:rPr>
        <w:t xml:space="preserve">entirely within </w:t>
      </w:r>
      <w:ins w:id="224" w:author="Moua, Cheng@Energy" w:date="2022-01-05T22:57:00Z">
        <w:r w:rsidR="00DE6509">
          <w:rPr>
            <w:rFonts w:asciiTheme="minorHAnsi" w:hAnsiTheme="minorHAnsi"/>
          </w:rPr>
          <w:t xml:space="preserve">directly </w:t>
        </w:r>
      </w:ins>
      <w:r>
        <w:rPr>
          <w:rFonts w:asciiTheme="minorHAnsi" w:hAnsiTheme="minorHAnsi"/>
        </w:rPr>
        <w:t xml:space="preserve">conditioned space, then select </w:t>
      </w:r>
      <w:r w:rsidRPr="007167EB">
        <w:rPr>
          <w:rFonts w:asciiTheme="minorHAnsi" w:hAnsiTheme="minorHAnsi"/>
        </w:rPr>
        <w:t xml:space="preserve">“entirely in </w:t>
      </w:r>
      <w:ins w:id="225" w:author="Moua, Cheng@Energy" w:date="2022-01-05T22:58:00Z">
        <w:r w:rsidR="00906E70">
          <w:rPr>
            <w:rFonts w:asciiTheme="minorHAnsi" w:hAnsiTheme="minorHAnsi"/>
          </w:rPr>
          <w:t xml:space="preserve">directly </w:t>
        </w:r>
      </w:ins>
      <w:r w:rsidRPr="007167EB">
        <w:rPr>
          <w:rFonts w:asciiTheme="minorHAnsi" w:hAnsiTheme="minorHAnsi"/>
        </w:rPr>
        <w:t>conditioned space”</w:t>
      </w:r>
      <w:r>
        <w:rPr>
          <w:rFonts w:asciiTheme="minorHAnsi" w:hAnsiTheme="minorHAnsi"/>
        </w:rPr>
        <w:t>,</w:t>
      </w:r>
      <w:r w:rsidRPr="007167EB">
        <w:rPr>
          <w:rFonts w:asciiTheme="minorHAnsi" w:hAnsiTheme="minorHAnsi"/>
        </w:rPr>
        <w:t xml:space="preserve"> </w:t>
      </w:r>
      <w:r>
        <w:rPr>
          <w:rFonts w:asciiTheme="minorHAnsi" w:hAnsiTheme="minorHAnsi"/>
        </w:rPr>
        <w:t>otherwise select</w:t>
      </w:r>
      <w:r w:rsidRPr="007167EB">
        <w:rPr>
          <w:rFonts w:asciiTheme="minorHAnsi" w:hAnsiTheme="minorHAnsi"/>
        </w:rPr>
        <w:t xml:space="preserve"> “</w:t>
      </w:r>
      <w:r w:rsidR="00567464">
        <w:rPr>
          <w:rFonts w:asciiTheme="minorHAnsi" w:hAnsiTheme="minorHAnsi"/>
        </w:rPr>
        <w:t>n</w:t>
      </w:r>
      <w:r w:rsidRPr="007167EB">
        <w:rPr>
          <w:rFonts w:asciiTheme="minorHAnsi" w:hAnsiTheme="minorHAnsi"/>
        </w:rPr>
        <w:t xml:space="preserve">ot entirely in </w:t>
      </w:r>
      <w:ins w:id="226" w:author="Moua, Cheng@Energy" w:date="2022-01-05T22:59:00Z">
        <w:r w:rsidR="009E0760">
          <w:rPr>
            <w:rFonts w:asciiTheme="minorHAnsi" w:hAnsiTheme="minorHAnsi"/>
          </w:rPr>
          <w:t xml:space="preserve">directly </w:t>
        </w:r>
      </w:ins>
      <w:r w:rsidRPr="007167EB">
        <w:rPr>
          <w:rFonts w:asciiTheme="minorHAnsi" w:hAnsiTheme="minorHAnsi"/>
        </w:rPr>
        <w:t>conditioned space”.</w:t>
      </w:r>
      <w:r w:rsidR="00837191">
        <w:rPr>
          <w:rFonts w:asciiTheme="minorHAnsi" w:hAnsiTheme="minorHAnsi"/>
        </w:rPr>
        <w:t xml:space="preserve"> </w:t>
      </w:r>
      <w:r>
        <w:rPr>
          <w:rFonts w:asciiTheme="minorHAnsi" w:hAnsiTheme="minorHAnsi"/>
        </w:rPr>
        <w:t xml:space="preserve">The latter selection means that the system does not meet the requirements and the </w:t>
      </w:r>
      <w:del w:id="227" w:author="Alhabibi, Haider@Energy" w:date="2022-02-22T14:23:00Z">
        <w:r w:rsidDel="00981F4E">
          <w:rPr>
            <w:rFonts w:asciiTheme="minorHAnsi" w:hAnsiTheme="minorHAnsi"/>
          </w:rPr>
          <w:delText>CF1R</w:delText>
        </w:r>
      </w:del>
      <w:ins w:id="228" w:author="Alhabibi, Haider@Energy" w:date="2022-02-22T14:23:00Z">
        <w:r w:rsidR="00981F4E">
          <w:rPr>
            <w:rFonts w:asciiTheme="minorHAnsi" w:hAnsiTheme="minorHAnsi"/>
          </w:rPr>
          <w:t>LMCC</w:t>
        </w:r>
      </w:ins>
      <w:r>
        <w:rPr>
          <w:rFonts w:asciiTheme="minorHAnsi" w:hAnsiTheme="minorHAnsi"/>
        </w:rPr>
        <w:t xml:space="preserve"> will have to be revised or the system will need to be modified such that the ducts are located entirely within </w:t>
      </w:r>
      <w:ins w:id="229" w:author="Moua, Cheng@Energy" w:date="2022-01-05T22:59:00Z">
        <w:r w:rsidR="009E0760">
          <w:rPr>
            <w:rFonts w:asciiTheme="minorHAnsi" w:hAnsiTheme="minorHAnsi"/>
          </w:rPr>
          <w:t xml:space="preserve">directly </w:t>
        </w:r>
      </w:ins>
      <w:r>
        <w:rPr>
          <w:rFonts w:asciiTheme="minorHAnsi" w:hAnsiTheme="minorHAnsi"/>
        </w:rPr>
        <w:t>conditioned space.</w:t>
      </w:r>
    </w:p>
    <w:p w14:paraId="56DC025C" w14:textId="77777777" w:rsidR="008D199F" w:rsidRDefault="008D199F" w:rsidP="008B0A61">
      <w:pPr>
        <w:numPr>
          <w:ilvl w:val="0"/>
          <w:numId w:val="46"/>
        </w:numPr>
        <w:ind w:left="360" w:hanging="360"/>
        <w:rPr>
          <w:rFonts w:asciiTheme="minorHAnsi" w:hAnsiTheme="minorHAnsi"/>
        </w:rPr>
      </w:pPr>
      <w:r>
        <w:rPr>
          <w:rFonts w:asciiTheme="minorHAnsi" w:hAnsiTheme="minorHAnsi"/>
          <w:i/>
        </w:rPr>
        <w:t>Actual System Duct Leakage Rate (cfm) Measured using RA3.1.4.3.4 Duct Leakage to Outside from Fan Pressurization of Ducts:</w:t>
      </w:r>
      <w:r w:rsidRPr="004422F0">
        <w:rPr>
          <w:rFonts w:asciiTheme="minorHAnsi" w:hAnsiTheme="minorHAnsi"/>
        </w:rPr>
        <w:t xml:space="preserve"> Enter the measured duct leakage rate (</w:t>
      </w:r>
      <w:r>
        <w:rPr>
          <w:rFonts w:asciiTheme="minorHAnsi" w:hAnsiTheme="minorHAnsi"/>
        </w:rPr>
        <w:t>cfm) using the procedures found in RA3.1.4.3.4.</w:t>
      </w:r>
    </w:p>
    <w:p w14:paraId="6EA581C5" w14:textId="75E16CF2" w:rsidR="00CE3C71" w:rsidRPr="00CE3C71" w:rsidRDefault="008D199F" w:rsidP="008B0A61">
      <w:pPr>
        <w:numPr>
          <w:ilvl w:val="0"/>
          <w:numId w:val="46"/>
        </w:numPr>
        <w:ind w:left="360" w:hanging="360"/>
        <w:rPr>
          <w:rFonts w:asciiTheme="minorHAnsi" w:hAnsiTheme="minorHAnsi"/>
        </w:rPr>
      </w:pPr>
      <w:r w:rsidRPr="004422F0">
        <w:rPr>
          <w:rFonts w:asciiTheme="minorHAnsi" w:hAnsiTheme="minorHAnsi"/>
          <w:i/>
        </w:rPr>
        <w:t>Compliance Statement:</w:t>
      </w:r>
      <w:r w:rsidRPr="007167EB">
        <w:rPr>
          <w:rFonts w:asciiTheme="minorHAnsi" w:hAnsiTheme="minorHAnsi"/>
        </w:rPr>
        <w:t xml:space="preserve"> This field is automatically filled.</w:t>
      </w:r>
    </w:p>
    <w:p w14:paraId="56DC0271" w14:textId="77777777" w:rsidR="0026446F" w:rsidRPr="007167EB" w:rsidRDefault="0026446F" w:rsidP="003044D3">
      <w:pPr>
        <w:rPr>
          <w:rFonts w:asciiTheme="minorHAnsi" w:hAnsiTheme="minorHAnsi"/>
        </w:rPr>
      </w:pPr>
    </w:p>
    <w:p w14:paraId="44D8FE0E" w14:textId="01B79F85" w:rsidR="00CE3C71" w:rsidRDefault="00CE3C71" w:rsidP="00CE3C71">
      <w:pPr>
        <w:rPr>
          <w:rFonts w:asciiTheme="minorHAnsi" w:hAnsiTheme="minorHAnsi"/>
          <w:b/>
          <w:szCs w:val="18"/>
        </w:rPr>
      </w:pPr>
      <w:r w:rsidRPr="004C75DC">
        <w:rPr>
          <w:rFonts w:asciiTheme="minorHAnsi" w:hAnsiTheme="minorHAnsi"/>
          <w:b/>
          <w:color w:val="2B579A"/>
          <w:highlight w:val="yellow"/>
          <w:shd w:val="clear" w:color="auto" w:fill="E6E6E6"/>
          <w:rPrChange w:id="230" w:author="Moua, Cheng@Energy" w:date="2021-10-27T16:21:00Z">
            <w:rPr>
              <w:rFonts w:asciiTheme="minorHAnsi" w:hAnsiTheme="minorHAnsi"/>
              <w:b/>
              <w:color w:val="2B579A"/>
              <w:shd w:val="clear" w:color="auto" w:fill="E6E6E6"/>
            </w:rPr>
          </w:rPrChange>
        </w:rPr>
        <w:t xml:space="preserve">Section E. </w:t>
      </w:r>
      <w:ins w:id="231" w:author="Moua, Cheng@Energy" w:date="2022-01-05T23:00:00Z">
        <w:r w:rsidR="001B4EFD">
          <w:rPr>
            <w:rFonts w:asciiTheme="minorHAnsi" w:hAnsiTheme="minorHAnsi"/>
            <w:b/>
            <w:highlight w:val="yellow"/>
          </w:rPr>
          <w:t>Portions of Ducts Located in Conditioned Space, R-6 Exception</w:t>
        </w:r>
      </w:ins>
      <w:del w:id="232" w:author="Moua, Cheng@Energy" w:date="2022-01-05T23:00:00Z">
        <w:r w:rsidRPr="004C75DC" w:rsidDel="001B4EFD">
          <w:rPr>
            <w:rFonts w:asciiTheme="minorHAnsi" w:hAnsiTheme="minorHAnsi"/>
            <w:b/>
            <w:color w:val="2B579A"/>
            <w:szCs w:val="18"/>
            <w:highlight w:val="yellow"/>
            <w:shd w:val="clear" w:color="auto" w:fill="E6E6E6"/>
            <w:rPrChange w:id="233" w:author="Moua, Cheng@Energy" w:date="2021-10-27T16:21:00Z">
              <w:rPr>
                <w:rFonts w:asciiTheme="minorHAnsi" w:hAnsiTheme="minorHAnsi"/>
                <w:b/>
                <w:color w:val="2B579A"/>
                <w:szCs w:val="18"/>
                <w:shd w:val="clear" w:color="auto" w:fill="E6E6E6"/>
              </w:rPr>
            </w:rPrChange>
          </w:rPr>
          <w:delText>Exceptions to Minimum Duct R-Value Requirement</w:delText>
        </w:r>
      </w:del>
    </w:p>
    <w:p w14:paraId="3246700D" w14:textId="0B27DDB5" w:rsidR="00CE3C71" w:rsidRPr="008B0A61" w:rsidRDefault="00CE3C71" w:rsidP="008B0A61">
      <w:pPr>
        <w:pStyle w:val="ListParagraph"/>
        <w:numPr>
          <w:ilvl w:val="0"/>
          <w:numId w:val="45"/>
        </w:numPr>
        <w:ind w:left="360"/>
        <w:rPr>
          <w:rFonts w:asciiTheme="minorHAnsi" w:hAnsiTheme="minorHAnsi"/>
          <w:szCs w:val="18"/>
        </w:rPr>
      </w:pPr>
      <w:r w:rsidRPr="008B0A61">
        <w:rPr>
          <w:rFonts w:asciiTheme="minorHAnsi" w:hAnsiTheme="minorHAnsi"/>
          <w:szCs w:val="18"/>
        </w:rPr>
        <w:t>This field must be a true statement (or not applicable) for the system to comply</w:t>
      </w:r>
      <w:r w:rsidR="00734067" w:rsidRPr="008B0A61">
        <w:rPr>
          <w:rFonts w:asciiTheme="minorHAnsi" w:hAnsiTheme="minorHAnsi"/>
          <w:szCs w:val="18"/>
        </w:rPr>
        <w:t>.</w:t>
      </w:r>
    </w:p>
    <w:p w14:paraId="2FDCDDFC" w14:textId="1809E906" w:rsidR="00734067" w:rsidRPr="008B0A61" w:rsidRDefault="00CE3C71" w:rsidP="008B0A61">
      <w:pPr>
        <w:pStyle w:val="ListParagraph"/>
        <w:numPr>
          <w:ilvl w:val="0"/>
          <w:numId w:val="45"/>
        </w:numPr>
        <w:ind w:left="360"/>
        <w:rPr>
          <w:rFonts w:asciiTheme="minorHAnsi" w:hAnsiTheme="minorHAnsi"/>
          <w:szCs w:val="18"/>
        </w:rPr>
      </w:pPr>
      <w:r w:rsidRPr="008B0A61">
        <w:rPr>
          <w:rFonts w:asciiTheme="minorHAnsi" w:hAnsiTheme="minorHAnsi"/>
          <w:szCs w:val="18"/>
        </w:rPr>
        <w:t>This field must be a true statement (or not</w:t>
      </w:r>
      <w:r w:rsidR="00734067" w:rsidRPr="008B0A61">
        <w:rPr>
          <w:rFonts w:asciiTheme="minorHAnsi" w:hAnsiTheme="minorHAnsi"/>
          <w:szCs w:val="18"/>
        </w:rPr>
        <w:t xml:space="preserve"> applicable) for the system to comply.</w:t>
      </w:r>
    </w:p>
    <w:p w14:paraId="00D8E7D0" w14:textId="58920A93" w:rsidR="00CE3C71" w:rsidRPr="008B0A61" w:rsidRDefault="00734067" w:rsidP="008B0A61">
      <w:pPr>
        <w:pStyle w:val="ListParagraph"/>
        <w:numPr>
          <w:ilvl w:val="0"/>
          <w:numId w:val="45"/>
        </w:numPr>
        <w:ind w:left="360"/>
        <w:rPr>
          <w:rFonts w:asciiTheme="minorHAnsi" w:hAnsiTheme="minorHAnsi"/>
          <w:szCs w:val="18"/>
        </w:rPr>
      </w:pPr>
      <w:r w:rsidRPr="008B0A61">
        <w:rPr>
          <w:rFonts w:asciiTheme="minorHAnsi" w:hAnsiTheme="minorHAnsi"/>
          <w:szCs w:val="18"/>
        </w:rPr>
        <w:t>This field must be a true statement (or not applicable) for the system to comply.</w:t>
      </w:r>
      <w:r w:rsidR="00CE3C71" w:rsidRPr="008B0A61">
        <w:rPr>
          <w:rFonts w:asciiTheme="minorHAnsi" w:hAnsiTheme="minorHAnsi"/>
          <w:szCs w:val="18"/>
        </w:rPr>
        <w:t xml:space="preserve"> </w:t>
      </w:r>
    </w:p>
    <w:p w14:paraId="3A85505B" w14:textId="7052458A" w:rsidR="00CE3C71" w:rsidRDefault="00CE3C71" w:rsidP="00CE3C71">
      <w:pPr>
        <w:rPr>
          <w:ins w:id="234" w:author="Moua, Cheng@Energy" w:date="2022-01-05T23:01:00Z"/>
          <w:rFonts w:asciiTheme="minorHAnsi" w:hAnsiTheme="minorHAnsi"/>
        </w:rPr>
      </w:pPr>
    </w:p>
    <w:p w14:paraId="06F5EA98" w14:textId="343CD35B" w:rsidR="00EE0715" w:rsidRPr="00EE0715" w:rsidRDefault="00EE0715" w:rsidP="00EE0715">
      <w:pPr>
        <w:rPr>
          <w:ins w:id="235" w:author="Moua, Cheng@Energy" w:date="2022-01-05T23:01:00Z"/>
          <w:rFonts w:asciiTheme="minorHAnsi" w:hAnsiTheme="minorHAnsi"/>
          <w:b/>
          <w:bCs/>
          <w:rPrChange w:id="236" w:author="Moua, Cheng@Energy" w:date="2022-01-05T23:01:00Z">
            <w:rPr>
              <w:ins w:id="237" w:author="Moua, Cheng@Energy" w:date="2022-01-05T23:01:00Z"/>
              <w:rFonts w:asciiTheme="minorHAnsi" w:hAnsiTheme="minorHAnsi"/>
            </w:rPr>
          </w:rPrChange>
        </w:rPr>
      </w:pPr>
      <w:ins w:id="238" w:author="Moua, Cheng@Energy" w:date="2022-01-05T23:01:00Z">
        <w:r w:rsidRPr="00EE0715">
          <w:rPr>
            <w:rFonts w:asciiTheme="minorHAnsi" w:hAnsiTheme="minorHAnsi"/>
            <w:b/>
            <w:bCs/>
            <w:color w:val="2B579A"/>
            <w:shd w:val="clear" w:color="auto" w:fill="E6E6E6"/>
            <w:rPrChange w:id="239" w:author="Moua, Cheng@Energy" w:date="2022-01-05T23:01:00Z">
              <w:rPr>
                <w:rFonts w:asciiTheme="minorHAnsi" w:hAnsiTheme="minorHAnsi"/>
                <w:color w:val="2B579A"/>
                <w:shd w:val="clear" w:color="auto" w:fill="E6E6E6"/>
              </w:rPr>
            </w:rPrChange>
          </w:rPr>
          <w:t xml:space="preserve">Section </w:t>
        </w:r>
      </w:ins>
      <w:ins w:id="240" w:author="Moua, Cheng@Energy" w:date="2022-01-06T09:50:00Z">
        <w:r w:rsidR="001731F9">
          <w:rPr>
            <w:rFonts w:asciiTheme="minorHAnsi" w:hAnsiTheme="minorHAnsi"/>
            <w:b/>
            <w:bCs/>
          </w:rPr>
          <w:t>F</w:t>
        </w:r>
      </w:ins>
      <w:ins w:id="241" w:author="Moua, Cheng@Energy" w:date="2022-01-05T23:01:00Z">
        <w:r w:rsidRPr="00EE0715">
          <w:rPr>
            <w:rFonts w:asciiTheme="minorHAnsi" w:hAnsiTheme="minorHAnsi"/>
            <w:b/>
            <w:bCs/>
            <w:color w:val="2B579A"/>
            <w:shd w:val="clear" w:color="auto" w:fill="E6E6E6"/>
            <w:rPrChange w:id="242" w:author="Moua, Cheng@Energy" w:date="2022-01-05T23:01:00Z">
              <w:rPr>
                <w:rFonts w:asciiTheme="minorHAnsi" w:hAnsiTheme="minorHAnsi"/>
                <w:color w:val="2B579A"/>
                <w:shd w:val="clear" w:color="auto" w:fill="E6E6E6"/>
              </w:rPr>
            </w:rPrChange>
          </w:rPr>
          <w:t xml:space="preserve">. </w:t>
        </w:r>
      </w:ins>
      <w:ins w:id="243" w:author="Moua, Cheng@Energy" w:date="2022-01-05T23:04:00Z">
        <w:r w:rsidR="007D4896">
          <w:rPr>
            <w:rFonts w:asciiTheme="minorHAnsi" w:hAnsiTheme="minorHAnsi"/>
            <w:b/>
            <w:bCs/>
          </w:rPr>
          <w:t>Duct</w:t>
        </w:r>
      </w:ins>
      <w:ins w:id="244" w:author="Moua, Cheng@Energy" w:date="2022-01-05T23:05:00Z">
        <w:r w:rsidR="004C7AA3">
          <w:rPr>
            <w:rFonts w:asciiTheme="minorHAnsi" w:hAnsiTheme="minorHAnsi"/>
            <w:b/>
            <w:bCs/>
          </w:rPr>
          <w:t xml:space="preserve"> Systems Located Entirely in Conditioned Space, No Insulation Requirement – RA3.1.4.3.8</w:t>
        </w:r>
      </w:ins>
      <w:ins w:id="245" w:author="Moua, Cheng@Energy" w:date="2022-01-05T23:04:00Z">
        <w:r w:rsidR="007D4896">
          <w:rPr>
            <w:rFonts w:asciiTheme="minorHAnsi" w:hAnsiTheme="minorHAnsi"/>
            <w:b/>
            <w:bCs/>
          </w:rPr>
          <w:t xml:space="preserve"> </w:t>
        </w:r>
      </w:ins>
    </w:p>
    <w:p w14:paraId="2335731B" w14:textId="3CAB4B7B" w:rsidR="00EE0715" w:rsidRPr="00EE0715" w:rsidRDefault="00EE0715">
      <w:pPr>
        <w:ind w:left="360" w:hanging="360"/>
        <w:rPr>
          <w:ins w:id="246" w:author="Moua, Cheng@Energy" w:date="2022-01-05T23:01:00Z"/>
          <w:rFonts w:asciiTheme="minorHAnsi" w:hAnsiTheme="minorHAnsi"/>
        </w:rPr>
        <w:pPrChange w:id="247" w:author="Moua, Cheng@Energy" w:date="2022-01-05T23:02:00Z">
          <w:pPr/>
        </w:pPrChange>
      </w:pPr>
      <w:ins w:id="248" w:author="Moua, Cheng@Energy" w:date="2022-01-05T23:01:00Z">
        <w:r w:rsidRPr="00EE0715">
          <w:rPr>
            <w:rFonts w:asciiTheme="minorHAnsi" w:hAnsiTheme="minorHAnsi"/>
          </w:rPr>
          <w:t>1.</w:t>
        </w:r>
      </w:ins>
      <w:ins w:id="249" w:author="Moua, Cheng@Energy" w:date="2022-01-05T23:02:00Z">
        <w:r w:rsidR="008C66E3">
          <w:rPr>
            <w:rFonts w:asciiTheme="minorHAnsi" w:hAnsiTheme="minorHAnsi"/>
          </w:rPr>
          <w:tab/>
        </w:r>
      </w:ins>
      <w:ins w:id="250" w:author="Moua, Cheng@Energy" w:date="2022-01-05T23:01:00Z">
        <w:r w:rsidRPr="00EE0715">
          <w:rPr>
            <w:rFonts w:asciiTheme="minorHAnsi" w:hAnsiTheme="minorHAnsi"/>
          </w:rPr>
          <w:t xml:space="preserve">A Visual Inspection Shall Confirm the Distribution System is in Conditioned Space: If a visual inspection confirms that the ducts are entirely within conditioned space, then select “entirely in conditioned space”, otherwise select “not entirely in conditioned space”. The latter selection means that the system does not meet the requirements and the </w:t>
        </w:r>
        <w:del w:id="251" w:author="Alhabibi, Haider@Energy" w:date="2022-02-22T14:23:00Z">
          <w:r w:rsidRPr="00EE0715" w:rsidDel="00981F4E">
            <w:rPr>
              <w:rFonts w:asciiTheme="minorHAnsi" w:hAnsiTheme="minorHAnsi"/>
            </w:rPr>
            <w:lastRenderedPageBreak/>
            <w:delText>CF1R</w:delText>
          </w:r>
        </w:del>
      </w:ins>
      <w:ins w:id="252" w:author="Alhabibi, Haider@Energy" w:date="2022-02-22T14:23:00Z">
        <w:r w:rsidR="00981F4E">
          <w:rPr>
            <w:rFonts w:asciiTheme="minorHAnsi" w:hAnsiTheme="minorHAnsi"/>
          </w:rPr>
          <w:t>LMCC</w:t>
        </w:r>
      </w:ins>
      <w:ins w:id="253" w:author="Moua, Cheng@Energy" w:date="2022-01-05T23:01:00Z">
        <w:r w:rsidRPr="00EE0715">
          <w:rPr>
            <w:rFonts w:asciiTheme="minorHAnsi" w:hAnsiTheme="minorHAnsi"/>
          </w:rPr>
          <w:t xml:space="preserve"> will have to be revised or the system will need to be modified such that the ducts are located entirely within conditioned space.</w:t>
        </w:r>
      </w:ins>
    </w:p>
    <w:p w14:paraId="548D9AE4" w14:textId="77777777" w:rsidR="00EE0715" w:rsidRPr="00EE0715" w:rsidRDefault="00EE0715">
      <w:pPr>
        <w:ind w:left="360" w:hanging="360"/>
        <w:rPr>
          <w:ins w:id="254" w:author="Moua, Cheng@Energy" w:date="2022-01-05T23:01:00Z"/>
          <w:rFonts w:asciiTheme="minorHAnsi" w:hAnsiTheme="minorHAnsi"/>
        </w:rPr>
        <w:pPrChange w:id="255" w:author="Moua, Cheng@Energy" w:date="2022-01-05T23:02:00Z">
          <w:pPr/>
        </w:pPrChange>
      </w:pPr>
      <w:ins w:id="256" w:author="Moua, Cheng@Energy" w:date="2022-01-05T23:01:00Z">
        <w:r w:rsidRPr="00EE0715">
          <w:rPr>
            <w:rFonts w:asciiTheme="minorHAnsi" w:hAnsiTheme="minorHAnsi"/>
          </w:rPr>
          <w:t>2.</w:t>
        </w:r>
        <w:r w:rsidRPr="00EE0715">
          <w:rPr>
            <w:rFonts w:asciiTheme="minorHAnsi" w:hAnsiTheme="minorHAnsi"/>
          </w:rPr>
          <w:tab/>
          <w:t>Actual System Duct Leakage Rate (cfm) Measured using RA3.1.4.3.4 Duct Leakage to Outside from Fan Pressurization of Ducts: Enter the measured duct leakage rate (cfm) using the procedures found in RA3.1.4.3.4.</w:t>
        </w:r>
      </w:ins>
    </w:p>
    <w:p w14:paraId="1F42A171" w14:textId="3CD26A4F" w:rsidR="00EE0715" w:rsidRPr="007167EB" w:rsidRDefault="00EE0715" w:rsidP="00274F79">
      <w:pPr>
        <w:ind w:left="-360" w:firstLine="360"/>
        <w:rPr>
          <w:rFonts w:asciiTheme="minorHAnsi" w:hAnsiTheme="minorHAnsi"/>
        </w:rPr>
      </w:pPr>
      <w:ins w:id="257" w:author="Moua, Cheng@Energy" w:date="2022-01-05T23:01:00Z">
        <w:r w:rsidRPr="00EE0715">
          <w:rPr>
            <w:rFonts w:asciiTheme="minorHAnsi" w:hAnsiTheme="minorHAnsi"/>
          </w:rPr>
          <w:t>3.</w:t>
        </w:r>
      </w:ins>
      <w:ins w:id="258" w:author="Moua, Cheng@Energy" w:date="2022-01-05T23:15:00Z">
        <w:r w:rsidR="00274F79">
          <w:rPr>
            <w:rFonts w:asciiTheme="minorHAnsi" w:hAnsiTheme="minorHAnsi"/>
          </w:rPr>
          <w:t xml:space="preserve">     </w:t>
        </w:r>
      </w:ins>
      <w:ins w:id="259" w:author="Moua, Cheng@Energy" w:date="2022-01-05T23:01:00Z">
        <w:r w:rsidRPr="00EE0715">
          <w:rPr>
            <w:rFonts w:asciiTheme="minorHAnsi" w:hAnsiTheme="minorHAnsi"/>
          </w:rPr>
          <w:t>Compliance Statement: This field is automatically filled.</w:t>
        </w:r>
      </w:ins>
    </w:p>
    <w:p w14:paraId="2789B459" w14:textId="77777777" w:rsidR="00CE3C71" w:rsidRDefault="00CE3C71" w:rsidP="003044D3">
      <w:pPr>
        <w:rPr>
          <w:ins w:id="260" w:author="Moua, Cheng@Energy" w:date="2022-01-05T23:00:00Z"/>
          <w:rFonts w:asciiTheme="minorHAnsi" w:hAnsiTheme="minorHAnsi"/>
        </w:rPr>
      </w:pPr>
    </w:p>
    <w:p w14:paraId="5FEA46C1" w14:textId="4F5FC15C" w:rsidR="00EE0715" w:rsidRPr="007167EB" w:rsidRDefault="00EE0715" w:rsidP="004E6BFB">
      <w:pPr>
        <w:rPr>
          <w:rFonts w:asciiTheme="minorHAnsi" w:hAnsiTheme="minorHAnsi"/>
        </w:rPr>
        <w:sectPr w:rsidR="00EE0715" w:rsidRPr="007167EB" w:rsidSect="002878B9">
          <w:headerReference w:type="even" r:id="rId16"/>
          <w:headerReference w:type="default" r:id="rId17"/>
          <w:footerReference w:type="default" r:id="rId18"/>
          <w:headerReference w:type="first" r:id="rId19"/>
          <w:pgSz w:w="12240" w:h="15840" w:code="1"/>
          <w:pgMar w:top="720" w:right="1008"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727B75" w:rsidRPr="007167EB" w14:paraId="56DC0275" w14:textId="77777777" w:rsidTr="00727B75">
        <w:trPr>
          <w:cantSplit/>
          <w:trHeight w:val="288"/>
        </w:trPr>
        <w:tc>
          <w:tcPr>
            <w:tcW w:w="5000" w:type="pct"/>
            <w:gridSpan w:val="3"/>
            <w:vAlign w:val="center"/>
          </w:tcPr>
          <w:p w14:paraId="56DC0273" w14:textId="472691AB" w:rsidR="00727B75" w:rsidRPr="007167EB" w:rsidRDefault="00727B75" w:rsidP="00727B75">
            <w:pPr>
              <w:rPr>
                <w:rFonts w:asciiTheme="minorHAnsi" w:hAnsiTheme="minorHAnsi"/>
                <w:b/>
                <w:bCs/>
                <w:iCs/>
                <w:sz w:val="18"/>
                <w:szCs w:val="18"/>
              </w:rPr>
            </w:pPr>
            <w:r w:rsidRPr="00573B76">
              <w:rPr>
                <w:rFonts w:asciiTheme="minorHAnsi" w:hAnsiTheme="minorHAnsi"/>
                <w:b/>
                <w:bCs/>
                <w:iCs/>
                <w:szCs w:val="18"/>
              </w:rPr>
              <w:lastRenderedPageBreak/>
              <w:t>A.</w:t>
            </w:r>
            <w:r w:rsidR="00837191" w:rsidRPr="00573B76">
              <w:rPr>
                <w:rFonts w:asciiTheme="minorHAnsi" w:hAnsiTheme="minorHAnsi"/>
                <w:b/>
                <w:bCs/>
                <w:iCs/>
                <w:szCs w:val="18"/>
              </w:rPr>
              <w:t xml:space="preserve"> </w:t>
            </w:r>
            <w:r w:rsidRPr="00573B76">
              <w:rPr>
                <w:rFonts w:asciiTheme="minorHAnsi" w:hAnsiTheme="minorHAnsi"/>
                <w:b/>
                <w:bCs/>
                <w:iCs/>
                <w:szCs w:val="18"/>
              </w:rPr>
              <w:t>General Information</w:t>
            </w:r>
          </w:p>
          <w:p w14:paraId="56DC0274" w14:textId="2C822143" w:rsidR="00727B75" w:rsidRPr="00837191" w:rsidRDefault="00727B75" w:rsidP="00727B75">
            <w:pPr>
              <w:rPr>
                <w:rFonts w:asciiTheme="minorHAnsi" w:hAnsiTheme="minorHAnsi"/>
                <w:sz w:val="18"/>
                <w:szCs w:val="18"/>
              </w:rPr>
            </w:pPr>
            <w:r w:rsidRPr="00E570BA">
              <w:rPr>
                <w:rFonts w:asciiTheme="minorHAnsi" w:hAnsiTheme="minorHAnsi"/>
                <w:sz w:val="18"/>
                <w:szCs w:val="18"/>
              </w:rPr>
              <w:t>Note:</w:t>
            </w:r>
            <w:r w:rsidR="00837191" w:rsidRPr="00E570BA">
              <w:rPr>
                <w:rFonts w:asciiTheme="minorHAnsi" w:hAnsiTheme="minorHAnsi"/>
                <w:sz w:val="18"/>
                <w:szCs w:val="18"/>
              </w:rPr>
              <w:t xml:space="preserve"> </w:t>
            </w:r>
            <w:r w:rsidRPr="00E570BA">
              <w:rPr>
                <w:rFonts w:asciiTheme="minorHAnsi" w:hAnsiTheme="minorHAnsi"/>
                <w:sz w:val="18"/>
                <w:szCs w:val="18"/>
              </w:rPr>
              <w:t>Submit one Installation Certificate for each duct system that is taking credit for duct location.</w:t>
            </w:r>
          </w:p>
        </w:tc>
      </w:tr>
      <w:tr w:rsidR="009317E9" w:rsidRPr="007167EB" w14:paraId="56DC0279" w14:textId="77777777" w:rsidTr="00645ECF">
        <w:trPr>
          <w:cantSplit/>
          <w:trHeight w:val="288"/>
        </w:trPr>
        <w:tc>
          <w:tcPr>
            <w:tcW w:w="187" w:type="pct"/>
            <w:vAlign w:val="center"/>
          </w:tcPr>
          <w:p w14:paraId="56DC0276"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01</w:t>
            </w:r>
          </w:p>
        </w:tc>
        <w:tc>
          <w:tcPr>
            <w:tcW w:w="2231" w:type="pct"/>
            <w:vAlign w:val="center"/>
          </w:tcPr>
          <w:p w14:paraId="56DC0277" w14:textId="30E9FBC6" w:rsidR="009317E9" w:rsidRPr="00F8787A" w:rsidRDefault="00743CF8" w:rsidP="009317E9">
            <w:pPr>
              <w:rPr>
                <w:rFonts w:asciiTheme="minorHAnsi" w:hAnsiTheme="minorHAnsi"/>
                <w:sz w:val="18"/>
                <w:szCs w:val="18"/>
              </w:rPr>
            </w:pPr>
            <w:r>
              <w:rPr>
                <w:rFonts w:asciiTheme="minorHAnsi" w:hAnsiTheme="minorHAnsi"/>
                <w:sz w:val="18"/>
                <w:szCs w:val="18"/>
              </w:rPr>
              <w:t>SC System Identification or Name</w:t>
            </w:r>
          </w:p>
        </w:tc>
        <w:tc>
          <w:tcPr>
            <w:tcW w:w="2582" w:type="pct"/>
            <w:vAlign w:val="center"/>
          </w:tcPr>
          <w:p w14:paraId="56DC0278" w14:textId="77777777" w:rsidR="009317E9" w:rsidRPr="00F8787A" w:rsidRDefault="00743CF8" w:rsidP="005B2CD7">
            <w:pPr>
              <w:rPr>
                <w:rFonts w:asciiTheme="minorHAnsi" w:hAnsiTheme="minorHAnsi"/>
                <w:sz w:val="18"/>
                <w:szCs w:val="18"/>
              </w:rPr>
            </w:pPr>
            <w:r>
              <w:rPr>
                <w:rFonts w:asciiTheme="minorHAnsi" w:hAnsiTheme="minorHAnsi"/>
                <w:sz w:val="18"/>
                <w:szCs w:val="18"/>
              </w:rPr>
              <w:t>&lt;&lt;Text referenced from MCH-01&gt;&gt;</w:t>
            </w:r>
          </w:p>
        </w:tc>
      </w:tr>
      <w:tr w:rsidR="009317E9" w:rsidRPr="007167EB" w14:paraId="56DC027D" w14:textId="77777777" w:rsidTr="00645ECF">
        <w:trPr>
          <w:cantSplit/>
          <w:trHeight w:val="288"/>
        </w:trPr>
        <w:tc>
          <w:tcPr>
            <w:tcW w:w="187" w:type="pct"/>
            <w:vAlign w:val="center"/>
          </w:tcPr>
          <w:p w14:paraId="56DC027A"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02</w:t>
            </w:r>
          </w:p>
        </w:tc>
        <w:tc>
          <w:tcPr>
            <w:tcW w:w="2231" w:type="pct"/>
            <w:vAlign w:val="center"/>
          </w:tcPr>
          <w:p w14:paraId="56DC027B" w14:textId="1B6CB239" w:rsidR="009317E9" w:rsidRPr="00F8787A" w:rsidRDefault="00743CF8" w:rsidP="009317E9">
            <w:pPr>
              <w:rPr>
                <w:rFonts w:asciiTheme="minorHAnsi" w:hAnsiTheme="minorHAnsi"/>
                <w:sz w:val="18"/>
                <w:szCs w:val="18"/>
              </w:rPr>
            </w:pPr>
            <w:r>
              <w:rPr>
                <w:rFonts w:asciiTheme="minorHAnsi" w:hAnsiTheme="minorHAnsi"/>
                <w:sz w:val="18"/>
                <w:szCs w:val="18"/>
              </w:rPr>
              <w:t>SC System Location or Area Served</w:t>
            </w:r>
          </w:p>
        </w:tc>
        <w:tc>
          <w:tcPr>
            <w:tcW w:w="2582" w:type="pct"/>
            <w:vAlign w:val="center"/>
          </w:tcPr>
          <w:p w14:paraId="56DC027C" w14:textId="77777777" w:rsidR="009317E9" w:rsidRPr="00F8787A" w:rsidRDefault="00743CF8" w:rsidP="009317E9">
            <w:pPr>
              <w:rPr>
                <w:rFonts w:asciiTheme="minorHAnsi" w:hAnsiTheme="minorHAnsi"/>
                <w:sz w:val="18"/>
                <w:szCs w:val="18"/>
              </w:rPr>
            </w:pPr>
            <w:r>
              <w:rPr>
                <w:rFonts w:asciiTheme="minorHAnsi" w:hAnsiTheme="minorHAnsi"/>
                <w:sz w:val="18"/>
                <w:szCs w:val="18"/>
              </w:rPr>
              <w:t>&lt;&lt;Text referenced from MCH-01&gt;&gt;</w:t>
            </w:r>
          </w:p>
        </w:tc>
      </w:tr>
      <w:tr w:rsidR="004C10FA" w:rsidRPr="007167EB" w14:paraId="6EE41FA0" w14:textId="77777777" w:rsidTr="00645ECF">
        <w:trPr>
          <w:cantSplit/>
          <w:trHeight w:val="288"/>
        </w:trPr>
        <w:tc>
          <w:tcPr>
            <w:tcW w:w="187" w:type="pct"/>
            <w:vAlign w:val="center"/>
          </w:tcPr>
          <w:p w14:paraId="400A7772" w14:textId="0CAB9A80" w:rsidR="004C10FA" w:rsidRPr="00F8787A" w:rsidRDefault="004C10FA" w:rsidP="009317E9">
            <w:pPr>
              <w:jc w:val="center"/>
              <w:rPr>
                <w:rFonts w:asciiTheme="minorHAnsi" w:hAnsiTheme="minorHAnsi"/>
                <w:sz w:val="18"/>
                <w:szCs w:val="18"/>
              </w:rPr>
            </w:pPr>
            <w:r>
              <w:rPr>
                <w:rFonts w:asciiTheme="minorHAnsi" w:hAnsiTheme="minorHAnsi"/>
                <w:sz w:val="18"/>
                <w:szCs w:val="18"/>
              </w:rPr>
              <w:t>03</w:t>
            </w:r>
          </w:p>
        </w:tc>
        <w:tc>
          <w:tcPr>
            <w:tcW w:w="2231" w:type="pct"/>
            <w:vAlign w:val="center"/>
          </w:tcPr>
          <w:p w14:paraId="6C952C80" w14:textId="73C7110A" w:rsidR="004C10FA" w:rsidRDefault="004C10FA" w:rsidP="009317E9">
            <w:pPr>
              <w:rPr>
                <w:rFonts w:asciiTheme="minorHAnsi" w:hAnsiTheme="minorHAnsi"/>
                <w:sz w:val="18"/>
                <w:szCs w:val="18"/>
              </w:rPr>
            </w:pPr>
            <w:r>
              <w:rPr>
                <w:rFonts w:asciiTheme="minorHAnsi" w:hAnsiTheme="minorHAnsi"/>
                <w:sz w:val="18"/>
                <w:szCs w:val="18"/>
              </w:rPr>
              <w:t>Indoor Unit Name</w:t>
            </w:r>
            <w:r w:rsidR="00324B3A" w:rsidRPr="00324B3A">
              <w:rPr>
                <w:rFonts w:asciiTheme="minorHAnsi" w:hAnsiTheme="minorHAnsi"/>
                <w:sz w:val="18"/>
                <w:szCs w:val="18"/>
              </w:rPr>
              <w:t xml:space="preserve"> or Description of Area Served</w:t>
            </w:r>
          </w:p>
        </w:tc>
        <w:tc>
          <w:tcPr>
            <w:tcW w:w="2582" w:type="pct"/>
            <w:vAlign w:val="center"/>
          </w:tcPr>
          <w:p w14:paraId="31D90D68" w14:textId="4A26E71B" w:rsidR="004C10FA" w:rsidRDefault="004C10FA" w:rsidP="009317E9">
            <w:pPr>
              <w:rPr>
                <w:rFonts w:asciiTheme="minorHAnsi" w:hAnsiTheme="minorHAnsi"/>
                <w:sz w:val="18"/>
                <w:szCs w:val="18"/>
              </w:rPr>
            </w:pPr>
            <w:r>
              <w:rPr>
                <w:rFonts w:asciiTheme="minorHAnsi" w:hAnsiTheme="minorHAnsi"/>
                <w:sz w:val="18"/>
                <w:szCs w:val="18"/>
              </w:rPr>
              <w:t>&lt;&lt;Text referenced from MCH-01&gt;&gt;</w:t>
            </w:r>
          </w:p>
        </w:tc>
      </w:tr>
      <w:tr w:rsidR="00B546B0" w:rsidRPr="007167EB" w14:paraId="56DC0281" w14:textId="77777777" w:rsidTr="00645ECF">
        <w:trPr>
          <w:cantSplit/>
          <w:trHeight w:val="288"/>
        </w:trPr>
        <w:tc>
          <w:tcPr>
            <w:tcW w:w="187" w:type="pct"/>
            <w:vAlign w:val="center"/>
          </w:tcPr>
          <w:p w14:paraId="56DC027E" w14:textId="477CEFE8" w:rsidR="00B546B0" w:rsidRPr="00F8787A" w:rsidRDefault="00B05397" w:rsidP="009317E9">
            <w:pPr>
              <w:jc w:val="center"/>
              <w:rPr>
                <w:rFonts w:asciiTheme="minorHAnsi" w:hAnsiTheme="minorHAnsi"/>
                <w:sz w:val="18"/>
                <w:szCs w:val="18"/>
              </w:rPr>
            </w:pPr>
            <w:r w:rsidRPr="00F8787A">
              <w:rPr>
                <w:rFonts w:asciiTheme="minorHAnsi" w:hAnsiTheme="minorHAnsi"/>
                <w:sz w:val="18"/>
                <w:szCs w:val="18"/>
              </w:rPr>
              <w:t>0</w:t>
            </w:r>
            <w:r w:rsidR="008610D9">
              <w:rPr>
                <w:rFonts w:asciiTheme="minorHAnsi" w:hAnsiTheme="minorHAnsi"/>
                <w:sz w:val="18"/>
                <w:szCs w:val="18"/>
              </w:rPr>
              <w:t>4</w:t>
            </w:r>
          </w:p>
        </w:tc>
        <w:tc>
          <w:tcPr>
            <w:tcW w:w="2231" w:type="pct"/>
            <w:vAlign w:val="center"/>
          </w:tcPr>
          <w:p w14:paraId="56DC027F" w14:textId="2FFDFEE7" w:rsidR="00B546B0" w:rsidRPr="00F8787A" w:rsidRDefault="00743CF8" w:rsidP="00CE3C71">
            <w:pPr>
              <w:rPr>
                <w:rFonts w:asciiTheme="minorHAnsi" w:hAnsiTheme="minorHAnsi"/>
                <w:sz w:val="18"/>
                <w:szCs w:val="18"/>
              </w:rPr>
            </w:pPr>
            <w:r>
              <w:rPr>
                <w:rFonts w:asciiTheme="minorHAnsi" w:hAnsiTheme="minorHAnsi"/>
                <w:sz w:val="18"/>
                <w:szCs w:val="18"/>
              </w:rPr>
              <w:t>Status</w:t>
            </w:r>
            <w:r w:rsidR="0057406C">
              <w:rPr>
                <w:rFonts w:asciiTheme="minorHAnsi" w:hAnsiTheme="minorHAnsi"/>
                <w:sz w:val="18"/>
                <w:szCs w:val="18"/>
              </w:rPr>
              <w:t xml:space="preserve"> – </w:t>
            </w:r>
            <w:r>
              <w:rPr>
                <w:rFonts w:asciiTheme="minorHAnsi" w:hAnsiTheme="minorHAnsi"/>
                <w:sz w:val="18"/>
                <w:szCs w:val="18"/>
              </w:rPr>
              <w:t>Less</w:t>
            </w:r>
            <w:r w:rsidR="0057406C">
              <w:rPr>
                <w:rFonts w:asciiTheme="minorHAnsi" w:hAnsiTheme="minorHAnsi"/>
                <w:sz w:val="18"/>
                <w:szCs w:val="18"/>
              </w:rPr>
              <w:t xml:space="preserve"> </w:t>
            </w:r>
            <w:r>
              <w:rPr>
                <w:rFonts w:asciiTheme="minorHAnsi" w:hAnsiTheme="minorHAnsi"/>
                <w:sz w:val="18"/>
                <w:szCs w:val="18"/>
              </w:rPr>
              <w:t>than 12 ft Ducts in Conditioned Space Performance Credit</w:t>
            </w:r>
          </w:p>
        </w:tc>
        <w:tc>
          <w:tcPr>
            <w:tcW w:w="2582" w:type="pct"/>
            <w:vAlign w:val="center"/>
          </w:tcPr>
          <w:p w14:paraId="56DC0280" w14:textId="223B538F" w:rsidR="00B546B0" w:rsidRPr="00F8787A" w:rsidRDefault="009E4D86" w:rsidP="00727B75">
            <w:pPr>
              <w:rPr>
                <w:rFonts w:asciiTheme="minorHAnsi" w:hAnsiTheme="minorHAnsi"/>
                <w:sz w:val="18"/>
                <w:szCs w:val="18"/>
              </w:rPr>
            </w:pPr>
            <w:r w:rsidRPr="00F8787A">
              <w:rPr>
                <w:rFonts w:asciiTheme="minorHAnsi" w:hAnsiTheme="minorHAnsi"/>
                <w:sz w:val="18"/>
                <w:szCs w:val="18"/>
              </w:rPr>
              <w:t xml:space="preserve">&lt;&lt;calculated </w:t>
            </w:r>
            <w:r w:rsidR="005B2CD7" w:rsidRPr="00F8787A">
              <w:rPr>
                <w:rFonts w:asciiTheme="minorHAnsi" w:hAnsiTheme="minorHAnsi"/>
                <w:sz w:val="18"/>
                <w:szCs w:val="18"/>
              </w:rPr>
              <w:t>field:</w:t>
            </w:r>
            <w:r w:rsidRPr="00F8787A">
              <w:rPr>
                <w:rFonts w:asciiTheme="minorHAnsi" w:hAnsiTheme="minorHAnsi"/>
                <w:sz w:val="18"/>
                <w:szCs w:val="18"/>
              </w:rPr>
              <w:t xml:space="preserve"> if </w:t>
            </w:r>
            <w:r w:rsidR="00780478" w:rsidRPr="00F8787A">
              <w:rPr>
                <w:rFonts w:asciiTheme="minorHAnsi" w:hAnsiTheme="minorHAnsi"/>
                <w:sz w:val="18"/>
                <w:szCs w:val="18"/>
              </w:rPr>
              <w:t>L</w:t>
            </w:r>
            <w:r w:rsidR="00F60BCC" w:rsidRPr="00F8787A">
              <w:rPr>
                <w:rFonts w:asciiTheme="minorHAnsi" w:hAnsiTheme="minorHAnsi"/>
                <w:sz w:val="18"/>
                <w:szCs w:val="18"/>
                <w:u w:val="single"/>
              </w:rPr>
              <w:t xml:space="preserve">ess than </w:t>
            </w:r>
            <w:r w:rsidRPr="00F8787A">
              <w:rPr>
                <w:rFonts w:asciiTheme="minorHAnsi" w:hAnsiTheme="minorHAnsi"/>
                <w:sz w:val="18"/>
                <w:szCs w:val="18"/>
                <w:u w:val="single"/>
              </w:rPr>
              <w:t xml:space="preserve">12ft </w:t>
            </w:r>
            <w:r w:rsidR="00780478" w:rsidRPr="00F8787A">
              <w:rPr>
                <w:rFonts w:asciiTheme="minorHAnsi" w:hAnsiTheme="minorHAnsi"/>
                <w:sz w:val="18"/>
                <w:szCs w:val="18"/>
                <w:u w:val="single"/>
              </w:rPr>
              <w:t>D</w:t>
            </w:r>
            <w:r w:rsidRPr="00F8787A">
              <w:rPr>
                <w:rFonts w:asciiTheme="minorHAnsi" w:hAnsiTheme="minorHAnsi"/>
                <w:sz w:val="18"/>
                <w:szCs w:val="18"/>
                <w:u w:val="single"/>
              </w:rPr>
              <w:t xml:space="preserve">ucts </w:t>
            </w:r>
            <w:r w:rsidR="00780478" w:rsidRPr="00F8787A">
              <w:rPr>
                <w:rFonts w:asciiTheme="minorHAnsi" w:hAnsiTheme="minorHAnsi"/>
                <w:sz w:val="18"/>
                <w:szCs w:val="18"/>
                <w:u w:val="single"/>
              </w:rPr>
              <w:t>O</w:t>
            </w:r>
            <w:r w:rsidRPr="00F8787A">
              <w:rPr>
                <w:rFonts w:asciiTheme="minorHAnsi" w:hAnsiTheme="minorHAnsi"/>
                <w:sz w:val="18"/>
                <w:szCs w:val="18"/>
                <w:u w:val="single"/>
              </w:rPr>
              <w:t xml:space="preserve">utside of </w:t>
            </w:r>
            <w:r w:rsidR="00780478" w:rsidRPr="00F8787A">
              <w:rPr>
                <w:rFonts w:asciiTheme="minorHAnsi" w:hAnsiTheme="minorHAnsi"/>
                <w:sz w:val="18"/>
                <w:szCs w:val="18"/>
                <w:u w:val="single"/>
              </w:rPr>
              <w:t>C</w:t>
            </w:r>
            <w:r w:rsidRPr="00F8787A">
              <w:rPr>
                <w:rFonts w:asciiTheme="minorHAnsi" w:hAnsiTheme="minorHAnsi"/>
                <w:sz w:val="18"/>
                <w:szCs w:val="18"/>
                <w:u w:val="single"/>
              </w:rPr>
              <w:t xml:space="preserve">onditioned </w:t>
            </w:r>
            <w:r w:rsidR="00780478" w:rsidRPr="00F8787A">
              <w:rPr>
                <w:rFonts w:asciiTheme="minorHAnsi" w:hAnsiTheme="minorHAnsi"/>
                <w:sz w:val="18"/>
                <w:szCs w:val="18"/>
                <w:u w:val="single"/>
              </w:rPr>
              <w:t>S</w:t>
            </w:r>
            <w:r w:rsidRPr="00F8787A">
              <w:rPr>
                <w:rFonts w:asciiTheme="minorHAnsi" w:hAnsiTheme="minorHAnsi"/>
                <w:sz w:val="18"/>
                <w:szCs w:val="18"/>
                <w:u w:val="single"/>
              </w:rPr>
              <w:t xml:space="preserve">pace </w:t>
            </w:r>
            <w:r w:rsidR="00780478" w:rsidRPr="00F8787A">
              <w:rPr>
                <w:rFonts w:asciiTheme="minorHAnsi" w:hAnsiTheme="minorHAnsi"/>
                <w:sz w:val="18"/>
                <w:szCs w:val="18"/>
                <w:u w:val="single"/>
              </w:rPr>
              <w:t>F</w:t>
            </w:r>
            <w:r w:rsidRPr="00F8787A">
              <w:rPr>
                <w:rFonts w:asciiTheme="minorHAnsi" w:hAnsiTheme="minorHAnsi"/>
                <w:sz w:val="18"/>
                <w:szCs w:val="18"/>
                <w:u w:val="single"/>
              </w:rPr>
              <w:t xml:space="preserve">lagged on </w:t>
            </w:r>
            <w:del w:id="269" w:author="Alhabibi, Haider@Energy" w:date="2022-02-22T14:23:00Z">
              <w:r w:rsidRPr="00F8787A" w:rsidDel="00981F4E">
                <w:rPr>
                  <w:rFonts w:asciiTheme="minorHAnsi" w:hAnsiTheme="minorHAnsi"/>
                  <w:sz w:val="18"/>
                  <w:szCs w:val="18"/>
                  <w:u w:val="single"/>
                </w:rPr>
                <w:delText>CF1R</w:delText>
              </w:r>
            </w:del>
            <w:ins w:id="270" w:author="Alhabibi, Haider@Energy" w:date="2022-02-22T14:23:00Z">
              <w:r w:rsidR="00981F4E">
                <w:rPr>
                  <w:rFonts w:asciiTheme="minorHAnsi" w:hAnsiTheme="minorHAnsi"/>
                  <w:sz w:val="18"/>
                  <w:szCs w:val="18"/>
                  <w:u w:val="single"/>
                </w:rPr>
                <w:t>LMCC</w:t>
              </w:r>
            </w:ins>
            <w:r w:rsidRPr="00F8787A">
              <w:rPr>
                <w:rFonts w:asciiTheme="minorHAnsi" w:hAnsiTheme="minorHAnsi"/>
                <w:sz w:val="18"/>
                <w:szCs w:val="18"/>
                <w:u w:val="single"/>
              </w:rPr>
              <w:t xml:space="preserve"> = </w:t>
            </w:r>
            <w:proofErr w:type="gramStart"/>
            <w:r w:rsidRPr="00F8787A">
              <w:rPr>
                <w:rFonts w:asciiTheme="minorHAnsi" w:hAnsiTheme="minorHAnsi"/>
                <w:sz w:val="18"/>
                <w:szCs w:val="18"/>
                <w:u w:val="single"/>
              </w:rPr>
              <w:t xml:space="preserve">true </w:t>
            </w:r>
            <w:r w:rsidRPr="00F8787A">
              <w:rPr>
                <w:rFonts w:asciiTheme="minorHAnsi" w:hAnsiTheme="minorHAnsi"/>
                <w:sz w:val="18"/>
                <w:szCs w:val="18"/>
              </w:rPr>
              <w:t>,</w:t>
            </w:r>
            <w:proofErr w:type="gramEnd"/>
            <w:r w:rsidRPr="00F8787A">
              <w:rPr>
                <w:rFonts w:asciiTheme="minorHAnsi" w:hAnsiTheme="minorHAnsi"/>
                <w:sz w:val="18"/>
                <w:szCs w:val="18"/>
              </w:rPr>
              <w:t xml:space="preserve"> then display message</w:t>
            </w:r>
            <w:r w:rsidR="00727B75" w:rsidRPr="00F8787A">
              <w:rPr>
                <w:rFonts w:asciiTheme="minorHAnsi" w:hAnsiTheme="minorHAnsi"/>
                <w:sz w:val="18"/>
                <w:szCs w:val="18"/>
              </w:rPr>
              <w:t xml:space="preserve"> “true”</w:t>
            </w:r>
            <w:r w:rsidRPr="00F8787A">
              <w:rPr>
                <w:rFonts w:asciiTheme="minorHAnsi" w:hAnsiTheme="minorHAnsi"/>
                <w:sz w:val="18"/>
                <w:szCs w:val="18"/>
              </w:rPr>
              <w:t xml:space="preserve"> and display Table B below;</w:t>
            </w:r>
            <w:r w:rsidR="00837191">
              <w:rPr>
                <w:rFonts w:asciiTheme="minorHAnsi" w:hAnsiTheme="minorHAnsi"/>
                <w:sz w:val="18"/>
                <w:szCs w:val="18"/>
              </w:rPr>
              <w:t xml:space="preserve"> </w:t>
            </w:r>
            <w:r w:rsidRPr="00F8787A">
              <w:rPr>
                <w:rFonts w:asciiTheme="minorHAnsi" w:hAnsiTheme="minorHAnsi"/>
                <w:sz w:val="18"/>
                <w:szCs w:val="18"/>
              </w:rPr>
              <w:t>else display message "</w:t>
            </w:r>
            <w:r w:rsidR="00727B75" w:rsidRPr="00F8787A">
              <w:rPr>
                <w:rFonts w:asciiTheme="minorHAnsi" w:hAnsiTheme="minorHAnsi"/>
                <w:sz w:val="18"/>
                <w:szCs w:val="18"/>
              </w:rPr>
              <w:t>not applicable”</w:t>
            </w:r>
            <w:r w:rsidR="00727B75"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B546B0" w:rsidRPr="007167EB" w14:paraId="56DC0285" w14:textId="77777777" w:rsidTr="00645ECF">
        <w:trPr>
          <w:cantSplit/>
          <w:trHeight w:val="288"/>
        </w:trPr>
        <w:tc>
          <w:tcPr>
            <w:tcW w:w="187" w:type="pct"/>
            <w:vAlign w:val="center"/>
          </w:tcPr>
          <w:p w14:paraId="56DC0282" w14:textId="1F0C79AA" w:rsidR="00B546B0" w:rsidRPr="00F8787A" w:rsidRDefault="00CB146D" w:rsidP="009317E9">
            <w:pPr>
              <w:jc w:val="center"/>
              <w:rPr>
                <w:rFonts w:asciiTheme="minorHAnsi" w:hAnsiTheme="minorHAnsi"/>
                <w:sz w:val="18"/>
                <w:szCs w:val="18"/>
              </w:rPr>
            </w:pPr>
            <w:r w:rsidRPr="00F8787A">
              <w:rPr>
                <w:rFonts w:asciiTheme="minorHAnsi" w:hAnsiTheme="minorHAnsi"/>
                <w:sz w:val="18"/>
                <w:szCs w:val="18"/>
              </w:rPr>
              <w:t>0</w:t>
            </w:r>
            <w:r w:rsidR="008610D9">
              <w:rPr>
                <w:rFonts w:asciiTheme="minorHAnsi" w:hAnsiTheme="minorHAnsi"/>
                <w:sz w:val="18"/>
                <w:szCs w:val="18"/>
              </w:rPr>
              <w:t>5</w:t>
            </w:r>
          </w:p>
        </w:tc>
        <w:tc>
          <w:tcPr>
            <w:tcW w:w="2231" w:type="pct"/>
            <w:vAlign w:val="center"/>
          </w:tcPr>
          <w:p w14:paraId="56DC0283" w14:textId="3B77B37C" w:rsidR="00B546B0" w:rsidRPr="00F8787A" w:rsidRDefault="00743CF8" w:rsidP="00CE3C71">
            <w:pPr>
              <w:rPr>
                <w:rFonts w:asciiTheme="minorHAnsi" w:hAnsiTheme="minorHAnsi"/>
                <w:sz w:val="18"/>
                <w:szCs w:val="18"/>
              </w:rPr>
            </w:pPr>
            <w:r>
              <w:rPr>
                <w:rFonts w:asciiTheme="minorHAnsi" w:hAnsiTheme="minorHAnsi"/>
                <w:sz w:val="18"/>
                <w:szCs w:val="18"/>
              </w:rPr>
              <w:t>Status</w:t>
            </w:r>
            <w:r w:rsidR="0057406C">
              <w:rPr>
                <w:rFonts w:asciiTheme="minorHAnsi" w:hAnsiTheme="minorHAnsi"/>
                <w:sz w:val="18"/>
                <w:szCs w:val="18"/>
              </w:rPr>
              <w:t xml:space="preserve"> – </w:t>
            </w:r>
            <w:r>
              <w:rPr>
                <w:rFonts w:asciiTheme="minorHAnsi" w:hAnsiTheme="minorHAnsi"/>
                <w:sz w:val="18"/>
                <w:szCs w:val="18"/>
              </w:rPr>
              <w:t>Ducts</w:t>
            </w:r>
            <w:r w:rsidR="0057406C">
              <w:rPr>
                <w:rFonts w:asciiTheme="minorHAnsi" w:hAnsiTheme="minorHAnsi"/>
                <w:sz w:val="18"/>
                <w:szCs w:val="18"/>
              </w:rPr>
              <w:t xml:space="preserve"> </w:t>
            </w:r>
            <w:r>
              <w:rPr>
                <w:rFonts w:asciiTheme="minorHAnsi" w:hAnsiTheme="minorHAnsi"/>
                <w:sz w:val="18"/>
                <w:szCs w:val="18"/>
              </w:rPr>
              <w:t xml:space="preserve">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2582" w:type="pct"/>
            <w:vAlign w:val="center"/>
          </w:tcPr>
          <w:p w14:paraId="56DC0284" w14:textId="44731AE0" w:rsidR="00B546B0" w:rsidRPr="00F8787A" w:rsidRDefault="005B2CD7" w:rsidP="00727B75">
            <w:pPr>
              <w:rPr>
                <w:rFonts w:asciiTheme="minorHAnsi" w:hAnsiTheme="minorHAnsi"/>
                <w:sz w:val="18"/>
                <w:szCs w:val="18"/>
              </w:rPr>
            </w:pPr>
            <w:r w:rsidRPr="00F8787A">
              <w:rPr>
                <w:rFonts w:asciiTheme="minorHAnsi" w:hAnsiTheme="minorHAnsi"/>
                <w:sz w:val="18"/>
                <w:szCs w:val="18"/>
              </w:rPr>
              <w:t xml:space="preserve">&lt;&lt;calculated field: if </w:t>
            </w:r>
            <w:r w:rsidRPr="00F8787A">
              <w:rPr>
                <w:rFonts w:asciiTheme="minorHAnsi" w:hAnsiTheme="minorHAnsi"/>
                <w:sz w:val="18"/>
                <w:szCs w:val="18"/>
                <w:u w:val="single"/>
              </w:rPr>
              <w:t xml:space="preserve">Ducts Located In Conditioned Space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ompliance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redit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laimed </w:t>
            </w:r>
            <w:r w:rsidRPr="00F8787A">
              <w:rPr>
                <w:rFonts w:asciiTheme="minorHAnsi" w:hAnsiTheme="minorHAnsi"/>
                <w:sz w:val="18"/>
                <w:szCs w:val="18"/>
                <w:u w:val="single"/>
              </w:rPr>
              <w:t xml:space="preserve">on </w:t>
            </w:r>
            <w:del w:id="271" w:author="Alhabibi, Haider@Energy" w:date="2022-02-22T14:23:00Z">
              <w:r w:rsidRPr="00F8787A" w:rsidDel="00981F4E">
                <w:rPr>
                  <w:rFonts w:asciiTheme="minorHAnsi" w:hAnsiTheme="minorHAnsi"/>
                  <w:sz w:val="18"/>
                  <w:szCs w:val="18"/>
                  <w:u w:val="single"/>
                </w:rPr>
                <w:delText>CF1R</w:delText>
              </w:r>
            </w:del>
            <w:ins w:id="272" w:author="Alhabibi, Haider@Energy" w:date="2022-02-22T14:23:00Z">
              <w:r w:rsidR="00981F4E">
                <w:rPr>
                  <w:rFonts w:asciiTheme="minorHAnsi" w:hAnsiTheme="minorHAnsi"/>
                  <w:sz w:val="18"/>
                  <w:szCs w:val="18"/>
                  <w:u w:val="single"/>
                </w:rPr>
                <w:t>LMCC</w:t>
              </w:r>
            </w:ins>
            <w:r w:rsidRPr="00F8787A">
              <w:rPr>
                <w:rFonts w:asciiTheme="minorHAnsi" w:hAnsiTheme="minorHAnsi"/>
                <w:sz w:val="18"/>
                <w:szCs w:val="18"/>
                <w:u w:val="single"/>
              </w:rPr>
              <w:t xml:space="preserve"> = </w:t>
            </w:r>
            <w:proofErr w:type="gramStart"/>
            <w:r w:rsidRPr="00F8787A">
              <w:rPr>
                <w:rFonts w:asciiTheme="minorHAnsi" w:hAnsiTheme="minorHAnsi"/>
                <w:sz w:val="18"/>
                <w:szCs w:val="18"/>
                <w:u w:val="single"/>
              </w:rPr>
              <w:t>true</w:t>
            </w:r>
            <w:r w:rsidRPr="00F8787A">
              <w:rPr>
                <w:rFonts w:asciiTheme="minorHAnsi" w:hAnsiTheme="minorHAnsi"/>
                <w:sz w:val="18"/>
                <w:szCs w:val="18"/>
              </w:rPr>
              <w:t xml:space="preserve"> ,</w:t>
            </w:r>
            <w:proofErr w:type="gramEnd"/>
            <w:r w:rsidRPr="00F8787A">
              <w:rPr>
                <w:rFonts w:asciiTheme="minorHAnsi" w:hAnsiTheme="minorHAnsi"/>
                <w:sz w:val="18"/>
                <w:szCs w:val="18"/>
              </w:rPr>
              <w:t xml:space="preserve"> then display message</w:t>
            </w:r>
            <w:r w:rsidR="00727B75" w:rsidRPr="00F8787A">
              <w:rPr>
                <w:rFonts w:asciiTheme="minorHAnsi" w:hAnsiTheme="minorHAnsi"/>
                <w:sz w:val="18"/>
                <w:szCs w:val="18"/>
              </w:rPr>
              <w:t xml:space="preserve"> “true”</w:t>
            </w:r>
            <w:r w:rsidRPr="00F8787A">
              <w:rPr>
                <w:rFonts w:asciiTheme="minorHAnsi" w:hAnsiTheme="minorHAnsi"/>
                <w:sz w:val="18"/>
                <w:szCs w:val="18"/>
              </w:rPr>
              <w:t xml:space="preserve"> and display Table C below;</w:t>
            </w:r>
            <w:r w:rsidR="00837191">
              <w:rPr>
                <w:rFonts w:asciiTheme="minorHAnsi" w:hAnsiTheme="minorHAnsi"/>
                <w:sz w:val="18"/>
                <w:szCs w:val="18"/>
              </w:rPr>
              <w:t xml:space="preserve"> </w:t>
            </w:r>
            <w:r w:rsidRPr="00F8787A">
              <w:rPr>
                <w:rFonts w:asciiTheme="minorHAnsi" w:hAnsiTheme="minorHAnsi"/>
                <w:sz w:val="18"/>
                <w:szCs w:val="18"/>
              </w:rPr>
              <w:t>else display message "</w:t>
            </w:r>
            <w:r w:rsidR="00727B75" w:rsidRPr="00F8787A">
              <w:rPr>
                <w:rFonts w:asciiTheme="minorHAnsi" w:hAnsiTheme="minorHAnsi"/>
                <w:sz w:val="18"/>
                <w:szCs w:val="18"/>
              </w:rPr>
              <w:t>not applicable”</w:t>
            </w:r>
            <w:r w:rsidR="00727B75"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5B2CD7" w:rsidRPr="007167EB" w14:paraId="56DC0289" w14:textId="77777777" w:rsidTr="00645ECF">
        <w:trPr>
          <w:cantSplit/>
          <w:trHeight w:val="288"/>
        </w:trPr>
        <w:tc>
          <w:tcPr>
            <w:tcW w:w="187" w:type="pct"/>
            <w:vAlign w:val="center"/>
          </w:tcPr>
          <w:p w14:paraId="56DC0286" w14:textId="3CA43531" w:rsidR="005B2CD7" w:rsidRPr="00F8787A" w:rsidRDefault="00CB146D" w:rsidP="009317E9">
            <w:pPr>
              <w:jc w:val="center"/>
              <w:rPr>
                <w:rFonts w:asciiTheme="minorHAnsi" w:hAnsiTheme="minorHAnsi"/>
                <w:sz w:val="18"/>
                <w:szCs w:val="18"/>
              </w:rPr>
            </w:pPr>
            <w:r w:rsidRPr="00F8787A">
              <w:rPr>
                <w:rFonts w:asciiTheme="minorHAnsi" w:hAnsiTheme="minorHAnsi"/>
                <w:sz w:val="18"/>
                <w:szCs w:val="18"/>
              </w:rPr>
              <w:t>0</w:t>
            </w:r>
            <w:r w:rsidR="008610D9">
              <w:rPr>
                <w:rFonts w:asciiTheme="minorHAnsi" w:hAnsiTheme="minorHAnsi"/>
                <w:sz w:val="18"/>
                <w:szCs w:val="18"/>
              </w:rPr>
              <w:t>6</w:t>
            </w:r>
          </w:p>
        </w:tc>
        <w:tc>
          <w:tcPr>
            <w:tcW w:w="2231" w:type="pct"/>
            <w:vAlign w:val="center"/>
          </w:tcPr>
          <w:p w14:paraId="56DC0287" w14:textId="22CB0AF9" w:rsidR="005B2CD7" w:rsidRPr="00F8787A" w:rsidRDefault="00743CF8" w:rsidP="007E7E9B">
            <w:pPr>
              <w:rPr>
                <w:rFonts w:asciiTheme="minorHAnsi" w:hAnsiTheme="minorHAnsi"/>
                <w:sz w:val="18"/>
                <w:szCs w:val="18"/>
              </w:rPr>
            </w:pPr>
            <w:r>
              <w:rPr>
                <w:rFonts w:asciiTheme="minorHAnsi" w:hAnsiTheme="minorHAnsi"/>
                <w:sz w:val="18"/>
                <w:szCs w:val="18"/>
              </w:rPr>
              <w:t xml:space="preserve">Status – All Ducts Entirely in Directly Conditioned Space </w:t>
            </w:r>
            <w:ins w:id="273" w:author="Moua, Cheng@Energy" w:date="2022-01-05T23:19:00Z">
              <w:r w:rsidR="00AF2F95">
                <w:rPr>
                  <w:rFonts w:asciiTheme="minorHAnsi" w:hAnsiTheme="minorHAnsi"/>
                  <w:sz w:val="18"/>
                  <w:szCs w:val="18"/>
                </w:rPr>
                <w:t>Performance Credit</w:t>
              </w:r>
            </w:ins>
            <w:del w:id="274" w:author="Moua, Cheng@Energy" w:date="2022-01-05T23:19:00Z">
              <w:r w:rsidDel="00AF2F95">
                <w:rPr>
                  <w:rFonts w:asciiTheme="minorHAnsi" w:hAnsiTheme="minorHAnsi"/>
                  <w:sz w:val="18"/>
                  <w:szCs w:val="18"/>
                </w:rPr>
                <w:delText>R-value Exception</w:delText>
              </w:r>
            </w:del>
          </w:p>
        </w:tc>
        <w:tc>
          <w:tcPr>
            <w:tcW w:w="2582" w:type="pct"/>
            <w:vAlign w:val="center"/>
          </w:tcPr>
          <w:p w14:paraId="56DC0288" w14:textId="7D97B276" w:rsidR="005B2CD7" w:rsidRPr="00F8787A" w:rsidRDefault="00743CF8" w:rsidP="00634F3B">
            <w:pPr>
              <w:rPr>
                <w:rFonts w:asciiTheme="minorHAnsi" w:hAnsiTheme="minorHAnsi"/>
                <w:sz w:val="18"/>
                <w:szCs w:val="18"/>
              </w:rPr>
            </w:pPr>
            <w:r>
              <w:rPr>
                <w:rFonts w:asciiTheme="minorHAnsi" w:hAnsiTheme="minorHAnsi"/>
                <w:sz w:val="18"/>
                <w:szCs w:val="18"/>
              </w:rPr>
              <w:t>&lt;&lt;</w:t>
            </w:r>
            <w:proofErr w:type="spellStart"/>
            <w:r>
              <w:rPr>
                <w:rFonts w:asciiTheme="minorHAnsi" w:hAnsiTheme="minorHAnsi"/>
                <w:sz w:val="18"/>
                <w:szCs w:val="18"/>
              </w:rPr>
              <w:t>calulated</w:t>
            </w:r>
            <w:proofErr w:type="spellEnd"/>
            <w:r>
              <w:rPr>
                <w:rFonts w:asciiTheme="minorHAnsi" w:hAnsiTheme="minorHAnsi"/>
                <w:sz w:val="18"/>
                <w:szCs w:val="18"/>
              </w:rPr>
              <w:t xml:space="preserve"> Field:</w:t>
            </w:r>
            <w:r w:rsidR="00837191">
              <w:rPr>
                <w:rFonts w:asciiTheme="minorHAnsi" w:hAnsiTheme="minorHAnsi"/>
                <w:sz w:val="18"/>
                <w:szCs w:val="18"/>
              </w:rPr>
              <w:t xml:space="preserve"> </w:t>
            </w:r>
            <w:r>
              <w:rPr>
                <w:rFonts w:asciiTheme="minorHAnsi" w:hAnsiTheme="minorHAnsi"/>
                <w:sz w:val="18"/>
                <w:szCs w:val="18"/>
              </w:rPr>
              <w:t xml:space="preserve">if </w:t>
            </w:r>
            <w:r>
              <w:rPr>
                <w:rFonts w:ascii="Calibri" w:hAnsi="Calibri"/>
                <w:sz w:val="18"/>
                <w:szCs w:val="18"/>
              </w:rPr>
              <w:t>Ex</w:t>
            </w:r>
            <w:ins w:id="275" w:author="Moua, Cheng@Energy" w:date="2022-01-05T23:23:00Z">
              <w:r w:rsidR="00A6115B">
                <w:rPr>
                  <w:rFonts w:ascii="Calibri" w:hAnsi="Calibri"/>
                  <w:sz w:val="18"/>
                  <w:szCs w:val="18"/>
                </w:rPr>
                <w:t>c</w:t>
              </w:r>
            </w:ins>
            <w:r>
              <w:rPr>
                <w:rFonts w:ascii="Calibri" w:hAnsi="Calibri"/>
                <w:sz w:val="18"/>
                <w:szCs w:val="18"/>
              </w:rPr>
              <w:t>e</w:t>
            </w:r>
            <w:del w:id="276" w:author="Moua, Cheng@Energy" w:date="2022-01-05T23:23:00Z">
              <w:r w:rsidDel="00A6115B">
                <w:rPr>
                  <w:rFonts w:ascii="Calibri" w:hAnsi="Calibri"/>
                  <w:sz w:val="18"/>
                  <w:szCs w:val="18"/>
                </w:rPr>
                <w:delText>m</w:delText>
              </w:r>
            </w:del>
            <w:r>
              <w:rPr>
                <w:rFonts w:ascii="Calibri" w:hAnsi="Calibri"/>
                <w:sz w:val="18"/>
                <w:szCs w:val="18"/>
              </w:rPr>
              <w:t xml:space="preserve">ption from Minimum R-Value for Ducts </w:t>
            </w:r>
            <w:proofErr w:type="gramStart"/>
            <w:r>
              <w:rPr>
                <w:rFonts w:ascii="Calibri" w:hAnsi="Calibri"/>
                <w:sz w:val="18"/>
                <w:szCs w:val="18"/>
              </w:rPr>
              <w:t>In</w:t>
            </w:r>
            <w:proofErr w:type="gramEnd"/>
            <w:r>
              <w:rPr>
                <w:rFonts w:ascii="Calibri" w:hAnsi="Calibri"/>
                <w:sz w:val="18"/>
                <w:szCs w:val="18"/>
              </w:rPr>
              <w:t xml:space="preserve"> Conditioned Space</w:t>
            </w:r>
            <w:r>
              <w:rPr>
                <w:rFonts w:asciiTheme="minorHAnsi" w:hAnsiTheme="minorHAnsi"/>
                <w:sz w:val="18"/>
                <w:szCs w:val="18"/>
              </w:rPr>
              <w:t xml:space="preserve"> reported on MCH-01 = yes, then display message “true” and display Table D below;</w:t>
            </w:r>
            <w:r w:rsidR="00C56EAA" w:rsidRPr="00F8787A">
              <w:rPr>
                <w:rFonts w:asciiTheme="minorHAnsi" w:hAnsiTheme="minorHAnsi"/>
                <w:sz w:val="18"/>
                <w:szCs w:val="18"/>
              </w:rPr>
              <w:t xml:space="preserve"> else display message "</w:t>
            </w:r>
            <w:r w:rsidR="002B0A9B" w:rsidRPr="00F8787A">
              <w:rPr>
                <w:rFonts w:asciiTheme="minorHAnsi" w:hAnsiTheme="minorHAnsi"/>
                <w:sz w:val="18"/>
                <w:szCs w:val="18"/>
              </w:rPr>
              <w:t>not applicable</w:t>
            </w:r>
            <w:r>
              <w:rPr>
                <w:rFonts w:asciiTheme="minorHAnsi" w:hAnsiTheme="minorHAnsi"/>
                <w:sz w:val="18"/>
                <w:szCs w:val="18"/>
              </w:rPr>
              <w:t>”</w:t>
            </w:r>
            <w:r w:rsidR="00634F3B">
              <w:rPr>
                <w:rFonts w:asciiTheme="minorHAnsi" w:hAnsiTheme="minorHAnsi"/>
                <w:sz w:val="18"/>
                <w:szCs w:val="18"/>
              </w:rPr>
              <w:t>&gt;</w:t>
            </w:r>
            <w:r>
              <w:rPr>
                <w:rFonts w:asciiTheme="minorHAnsi" w:hAnsiTheme="minorHAnsi"/>
                <w:sz w:val="18"/>
                <w:szCs w:val="18"/>
              </w:rPr>
              <w:t>&gt;</w:t>
            </w:r>
          </w:p>
        </w:tc>
      </w:tr>
      <w:tr w:rsidR="000974A1" w:rsidRPr="007167EB" w14:paraId="7CF0F073" w14:textId="77777777" w:rsidTr="00645ECF">
        <w:trPr>
          <w:cantSplit/>
          <w:trHeight w:val="288"/>
        </w:trPr>
        <w:tc>
          <w:tcPr>
            <w:tcW w:w="187" w:type="pct"/>
            <w:vAlign w:val="center"/>
          </w:tcPr>
          <w:p w14:paraId="0E6C36A3" w14:textId="029968C1" w:rsidR="000974A1" w:rsidRPr="00F8787A" w:rsidRDefault="000974A1" w:rsidP="000974A1">
            <w:pPr>
              <w:jc w:val="center"/>
              <w:rPr>
                <w:rFonts w:asciiTheme="minorHAnsi" w:hAnsiTheme="minorHAnsi"/>
                <w:sz w:val="18"/>
                <w:szCs w:val="18"/>
              </w:rPr>
            </w:pPr>
            <w:r w:rsidRPr="00F8787A">
              <w:rPr>
                <w:rFonts w:asciiTheme="minorHAnsi" w:hAnsiTheme="minorHAnsi"/>
                <w:sz w:val="18"/>
                <w:szCs w:val="18"/>
              </w:rPr>
              <w:t>0</w:t>
            </w:r>
            <w:r w:rsidR="008610D9">
              <w:rPr>
                <w:rFonts w:asciiTheme="minorHAnsi" w:hAnsiTheme="minorHAnsi"/>
                <w:sz w:val="18"/>
                <w:szCs w:val="18"/>
              </w:rPr>
              <w:t>7</w:t>
            </w:r>
          </w:p>
        </w:tc>
        <w:tc>
          <w:tcPr>
            <w:tcW w:w="2231" w:type="pct"/>
            <w:vAlign w:val="center"/>
          </w:tcPr>
          <w:p w14:paraId="6878D385" w14:textId="30273498" w:rsidR="000974A1" w:rsidRDefault="000974A1" w:rsidP="00EE46D1">
            <w:pPr>
              <w:rPr>
                <w:rFonts w:asciiTheme="minorHAnsi" w:hAnsiTheme="minorHAnsi"/>
                <w:sz w:val="18"/>
                <w:szCs w:val="18"/>
              </w:rPr>
            </w:pPr>
            <w:r>
              <w:rPr>
                <w:rFonts w:asciiTheme="minorHAnsi" w:hAnsiTheme="minorHAnsi"/>
                <w:sz w:val="18"/>
                <w:szCs w:val="18"/>
              </w:rPr>
              <w:t xml:space="preserve">Status – </w:t>
            </w:r>
            <w:ins w:id="277" w:author="Moua, Cheng@Energy" w:date="2022-01-05T23:52:00Z">
              <w:r w:rsidR="004740B6">
                <w:rPr>
                  <w:rFonts w:asciiTheme="minorHAnsi" w:hAnsiTheme="minorHAnsi"/>
                  <w:sz w:val="18"/>
                  <w:szCs w:val="18"/>
                </w:rPr>
                <w:t xml:space="preserve">Portions </w:t>
              </w:r>
            </w:ins>
            <w:ins w:id="278" w:author="Moua, Cheng@Energy" w:date="2022-01-05T23:53:00Z">
              <w:r w:rsidR="004740B6">
                <w:rPr>
                  <w:rFonts w:asciiTheme="minorHAnsi" w:hAnsiTheme="minorHAnsi"/>
                  <w:sz w:val="18"/>
                  <w:szCs w:val="18"/>
                </w:rPr>
                <w:t>of</w:t>
              </w:r>
              <w:r w:rsidR="00F96DBC">
                <w:rPr>
                  <w:rFonts w:asciiTheme="minorHAnsi" w:hAnsiTheme="minorHAnsi"/>
                  <w:sz w:val="18"/>
                  <w:szCs w:val="18"/>
                </w:rPr>
                <w:t xml:space="preserve"> </w:t>
              </w:r>
            </w:ins>
            <w:r>
              <w:rPr>
                <w:rFonts w:asciiTheme="minorHAnsi" w:hAnsiTheme="minorHAnsi"/>
                <w:sz w:val="18"/>
                <w:szCs w:val="18"/>
              </w:rPr>
              <w:t xml:space="preserve">Ducts Located </w:t>
            </w:r>
            <w:r w:rsidR="00EE46D1">
              <w:rPr>
                <w:rFonts w:asciiTheme="minorHAnsi" w:hAnsiTheme="minorHAnsi"/>
                <w:sz w:val="18"/>
                <w:szCs w:val="18"/>
              </w:rPr>
              <w:t xml:space="preserve">in </w:t>
            </w:r>
            <w:ins w:id="279" w:author="Moua, Cheng@Energy" w:date="2022-01-05T23:53:00Z">
              <w:r w:rsidR="00F96DBC">
                <w:rPr>
                  <w:rFonts w:asciiTheme="minorHAnsi" w:hAnsiTheme="minorHAnsi"/>
                  <w:sz w:val="18"/>
                  <w:szCs w:val="18"/>
                </w:rPr>
                <w:t>Conditioned Space, R-</w:t>
              </w:r>
              <w:r w:rsidR="00503CA1">
                <w:rPr>
                  <w:rFonts w:asciiTheme="minorHAnsi" w:hAnsiTheme="minorHAnsi"/>
                  <w:sz w:val="18"/>
                  <w:szCs w:val="18"/>
                </w:rPr>
                <w:t>6</w:t>
              </w:r>
            </w:ins>
            <w:del w:id="280" w:author="Moua, Cheng@Energy" w:date="2022-01-05T23:53:00Z">
              <w:r w:rsidR="00EE46D1" w:rsidDel="00F96DBC">
                <w:rPr>
                  <w:rFonts w:asciiTheme="minorHAnsi" w:hAnsiTheme="minorHAnsi"/>
                  <w:sz w:val="18"/>
                  <w:szCs w:val="18"/>
                </w:rPr>
                <w:delText>Wall Cavities</w:delText>
              </w:r>
              <w:r w:rsidR="00B3213E" w:rsidDel="00F96DBC">
                <w:rPr>
                  <w:rFonts w:asciiTheme="minorHAnsi" w:hAnsiTheme="minorHAnsi"/>
                  <w:sz w:val="18"/>
                  <w:szCs w:val="18"/>
                </w:rPr>
                <w:delText xml:space="preserve"> R-V</w:delText>
              </w:r>
              <w:r w:rsidR="00EE46D1" w:rsidDel="00F96DBC">
                <w:rPr>
                  <w:rFonts w:asciiTheme="minorHAnsi" w:hAnsiTheme="minorHAnsi"/>
                  <w:sz w:val="18"/>
                  <w:szCs w:val="18"/>
                </w:rPr>
                <w:delText>alue</w:delText>
              </w:r>
            </w:del>
            <w:r>
              <w:rPr>
                <w:rFonts w:asciiTheme="minorHAnsi" w:hAnsiTheme="minorHAnsi"/>
                <w:sz w:val="18"/>
                <w:szCs w:val="18"/>
              </w:rPr>
              <w:t xml:space="preserve"> Exception</w:t>
            </w:r>
          </w:p>
        </w:tc>
        <w:tc>
          <w:tcPr>
            <w:tcW w:w="2582" w:type="pct"/>
            <w:vAlign w:val="center"/>
          </w:tcPr>
          <w:p w14:paraId="7E577A04" w14:textId="0B6E3563" w:rsidR="000974A1" w:rsidRDefault="000974A1" w:rsidP="00B3213E">
            <w:pPr>
              <w:rPr>
                <w:rFonts w:asciiTheme="minorHAnsi" w:hAnsiTheme="minorHAnsi"/>
                <w:sz w:val="18"/>
                <w:szCs w:val="18"/>
              </w:rPr>
            </w:pPr>
            <w:r>
              <w:rPr>
                <w:rFonts w:asciiTheme="minorHAnsi" w:hAnsiTheme="minorHAnsi"/>
                <w:sz w:val="18"/>
                <w:szCs w:val="18"/>
              </w:rPr>
              <w:t>&lt;&lt;</w:t>
            </w:r>
            <w:r w:rsidR="00B3213E">
              <w:rPr>
                <w:rFonts w:asciiTheme="minorHAnsi" w:hAnsiTheme="minorHAnsi"/>
                <w:sz w:val="18"/>
                <w:szCs w:val="18"/>
              </w:rPr>
              <w:t>calculated</w:t>
            </w:r>
            <w:r>
              <w:rPr>
                <w:rFonts w:asciiTheme="minorHAnsi" w:hAnsiTheme="minorHAnsi"/>
                <w:sz w:val="18"/>
                <w:szCs w:val="18"/>
              </w:rPr>
              <w:t xml:space="preserve"> Field: if </w:t>
            </w:r>
            <w:r>
              <w:rPr>
                <w:rFonts w:ascii="Calibri" w:hAnsi="Calibri"/>
                <w:sz w:val="18"/>
                <w:szCs w:val="18"/>
              </w:rPr>
              <w:t>Ex</w:t>
            </w:r>
            <w:ins w:id="281" w:author="Moua, Cheng@Energy" w:date="2022-01-06T00:02:00Z">
              <w:r w:rsidR="001D5E17">
                <w:rPr>
                  <w:rFonts w:ascii="Calibri" w:hAnsi="Calibri"/>
                  <w:sz w:val="18"/>
                  <w:szCs w:val="18"/>
                </w:rPr>
                <w:t>c</w:t>
              </w:r>
            </w:ins>
            <w:r>
              <w:rPr>
                <w:rFonts w:ascii="Calibri" w:hAnsi="Calibri"/>
                <w:sz w:val="18"/>
                <w:szCs w:val="18"/>
              </w:rPr>
              <w:t>e</w:t>
            </w:r>
            <w:del w:id="282" w:author="Moua, Cheng@Energy" w:date="2022-01-06T00:02:00Z">
              <w:r w:rsidDel="001D5E17">
                <w:rPr>
                  <w:rFonts w:ascii="Calibri" w:hAnsi="Calibri"/>
                  <w:sz w:val="18"/>
                  <w:szCs w:val="18"/>
                </w:rPr>
                <w:delText>m</w:delText>
              </w:r>
            </w:del>
            <w:r>
              <w:rPr>
                <w:rFonts w:ascii="Calibri" w:hAnsi="Calibri"/>
                <w:sz w:val="18"/>
                <w:szCs w:val="18"/>
              </w:rPr>
              <w:t>ption from Minimum R-Value for Duct</w:t>
            </w:r>
            <w:r w:rsidR="00A40621">
              <w:rPr>
                <w:rFonts w:ascii="Calibri" w:hAnsi="Calibri"/>
                <w:sz w:val="18"/>
                <w:szCs w:val="18"/>
              </w:rPr>
              <w:t xml:space="preserve"> Portions</w:t>
            </w:r>
            <w:r>
              <w:rPr>
                <w:rFonts w:ascii="Calibri" w:hAnsi="Calibri"/>
                <w:sz w:val="18"/>
                <w:szCs w:val="18"/>
              </w:rPr>
              <w:t xml:space="preserve"> </w:t>
            </w:r>
            <w:r w:rsidR="00A40621">
              <w:rPr>
                <w:rFonts w:ascii="Calibri" w:hAnsi="Calibri"/>
                <w:sz w:val="18"/>
                <w:szCs w:val="18"/>
              </w:rPr>
              <w:t>L</w:t>
            </w:r>
            <w:r>
              <w:rPr>
                <w:rFonts w:ascii="Calibri" w:hAnsi="Calibri"/>
                <w:sz w:val="18"/>
                <w:szCs w:val="18"/>
              </w:rPr>
              <w:t xml:space="preserve">ocated </w:t>
            </w:r>
            <w:r w:rsidR="00B3213E">
              <w:rPr>
                <w:rFonts w:ascii="Calibri" w:hAnsi="Calibri"/>
                <w:sz w:val="18"/>
                <w:szCs w:val="18"/>
              </w:rPr>
              <w:t xml:space="preserve">in </w:t>
            </w:r>
            <w:del w:id="283" w:author="Moua, Cheng@Energy" w:date="2022-01-06T00:08:00Z">
              <w:r w:rsidR="00B3213E" w:rsidDel="006063D0">
                <w:rPr>
                  <w:rFonts w:ascii="Calibri" w:hAnsi="Calibri"/>
                  <w:sz w:val="18"/>
                  <w:szCs w:val="18"/>
                </w:rPr>
                <w:delText>Wall Cavities</w:delText>
              </w:r>
            </w:del>
            <w:ins w:id="284" w:author="Moua, Cheng@Energy" w:date="2022-01-06T00:08:00Z">
              <w:r w:rsidR="006063D0">
                <w:rPr>
                  <w:rFonts w:ascii="Calibri" w:hAnsi="Calibri"/>
                  <w:sz w:val="18"/>
                  <w:szCs w:val="18"/>
                </w:rPr>
                <w:t>Conditioned Space</w:t>
              </w:r>
            </w:ins>
            <w:r>
              <w:rPr>
                <w:rFonts w:ascii="Calibri" w:hAnsi="Calibri"/>
                <w:sz w:val="18"/>
                <w:szCs w:val="18"/>
              </w:rPr>
              <w:t xml:space="preserve"> </w:t>
            </w:r>
            <w:r w:rsidR="00B3213E">
              <w:rPr>
                <w:rFonts w:ascii="Calibri" w:hAnsi="Calibri"/>
                <w:sz w:val="18"/>
                <w:szCs w:val="18"/>
              </w:rPr>
              <w:t>reported on</w:t>
            </w:r>
            <w:r>
              <w:rPr>
                <w:rFonts w:ascii="Calibri" w:hAnsi="Calibri"/>
                <w:sz w:val="18"/>
                <w:szCs w:val="18"/>
              </w:rPr>
              <w:t xml:space="preserve"> </w:t>
            </w:r>
            <w:r>
              <w:rPr>
                <w:rFonts w:asciiTheme="minorHAnsi" w:hAnsiTheme="minorHAnsi"/>
                <w:sz w:val="18"/>
                <w:szCs w:val="18"/>
              </w:rPr>
              <w:t>MCH-01 = yes, then display message “true” and display Table E below;</w:t>
            </w:r>
            <w:r w:rsidRPr="00F8787A">
              <w:rPr>
                <w:rFonts w:asciiTheme="minorHAnsi" w:hAnsiTheme="minorHAnsi"/>
                <w:sz w:val="18"/>
                <w:szCs w:val="18"/>
              </w:rPr>
              <w:t xml:space="preserve"> else display message "not applicable</w:t>
            </w:r>
            <w:r>
              <w:rPr>
                <w:rFonts w:asciiTheme="minorHAnsi" w:hAnsiTheme="minorHAnsi"/>
                <w:sz w:val="18"/>
                <w:szCs w:val="18"/>
              </w:rPr>
              <w:t>”&gt;&gt;</w:t>
            </w:r>
          </w:p>
        </w:tc>
      </w:tr>
      <w:tr w:rsidR="0057406C" w:rsidRPr="007167EB" w14:paraId="13B588E0" w14:textId="77777777" w:rsidTr="00645ECF">
        <w:trPr>
          <w:cantSplit/>
          <w:trHeight w:val="288"/>
        </w:trPr>
        <w:tc>
          <w:tcPr>
            <w:tcW w:w="187" w:type="pct"/>
            <w:vAlign w:val="center"/>
          </w:tcPr>
          <w:p w14:paraId="7F8801B1" w14:textId="52546052" w:rsidR="0057406C" w:rsidRPr="00F8787A" w:rsidRDefault="0057406C" w:rsidP="000974A1">
            <w:pPr>
              <w:jc w:val="center"/>
              <w:rPr>
                <w:rFonts w:asciiTheme="minorHAnsi" w:hAnsiTheme="minorHAnsi"/>
                <w:sz w:val="18"/>
                <w:szCs w:val="18"/>
              </w:rPr>
            </w:pPr>
            <w:r>
              <w:rPr>
                <w:rFonts w:asciiTheme="minorHAnsi" w:hAnsiTheme="minorHAnsi"/>
                <w:sz w:val="18"/>
                <w:szCs w:val="18"/>
              </w:rPr>
              <w:t>0</w:t>
            </w:r>
            <w:r w:rsidR="008610D9">
              <w:rPr>
                <w:rFonts w:asciiTheme="minorHAnsi" w:hAnsiTheme="minorHAnsi"/>
                <w:sz w:val="18"/>
                <w:szCs w:val="18"/>
              </w:rPr>
              <w:t>8</w:t>
            </w:r>
          </w:p>
        </w:tc>
        <w:tc>
          <w:tcPr>
            <w:tcW w:w="2231" w:type="pct"/>
            <w:vAlign w:val="center"/>
          </w:tcPr>
          <w:p w14:paraId="1FB5E18F" w14:textId="03FEF398" w:rsidR="0057406C" w:rsidRDefault="0057406C" w:rsidP="00EE46D1">
            <w:pPr>
              <w:rPr>
                <w:rFonts w:asciiTheme="minorHAnsi" w:hAnsiTheme="minorHAnsi"/>
                <w:sz w:val="18"/>
                <w:szCs w:val="18"/>
              </w:rPr>
            </w:pPr>
            <w:r>
              <w:rPr>
                <w:rFonts w:asciiTheme="minorHAnsi" w:hAnsiTheme="minorHAnsi"/>
                <w:sz w:val="18"/>
                <w:szCs w:val="18"/>
              </w:rPr>
              <w:t xml:space="preserve">Status – </w:t>
            </w:r>
            <w:ins w:id="285" w:author="Moua, Cheng@Energy" w:date="2022-01-06T00:09:00Z">
              <w:r w:rsidR="00DD62D0">
                <w:rPr>
                  <w:rFonts w:asciiTheme="minorHAnsi" w:hAnsiTheme="minorHAnsi"/>
                  <w:sz w:val="18"/>
                  <w:szCs w:val="18"/>
                </w:rPr>
                <w:t>Duct Systems Located Entirely in Condition</w:t>
              </w:r>
            </w:ins>
            <w:ins w:id="286" w:author="Moua, Cheng@Energy" w:date="2022-01-06T00:10:00Z">
              <w:r w:rsidR="00DD62D0">
                <w:rPr>
                  <w:rFonts w:asciiTheme="minorHAnsi" w:hAnsiTheme="minorHAnsi"/>
                  <w:sz w:val="18"/>
                  <w:szCs w:val="18"/>
                </w:rPr>
                <w:t>ed Space</w:t>
              </w:r>
              <w:r w:rsidR="00312F2B">
                <w:rPr>
                  <w:rFonts w:asciiTheme="minorHAnsi" w:hAnsiTheme="minorHAnsi"/>
                  <w:sz w:val="18"/>
                  <w:szCs w:val="18"/>
                </w:rPr>
                <w:t>, No Insulation Requirement</w:t>
              </w:r>
            </w:ins>
            <w:del w:id="287" w:author="Moua, Cheng@Energy" w:date="2022-01-06T00:09:00Z">
              <w:r w:rsidDel="00DD62D0">
                <w:rPr>
                  <w:rFonts w:asciiTheme="minorHAnsi" w:hAnsiTheme="minorHAnsi"/>
                  <w:sz w:val="18"/>
                  <w:szCs w:val="18"/>
                </w:rPr>
                <w:delText>Portions of Exposed Ducts in Directly Conditioned Space R-Value Exception</w:delText>
              </w:r>
            </w:del>
          </w:p>
        </w:tc>
        <w:tc>
          <w:tcPr>
            <w:tcW w:w="2582" w:type="pct"/>
            <w:vAlign w:val="center"/>
          </w:tcPr>
          <w:p w14:paraId="1F9AE0FA" w14:textId="4838F8F7" w:rsidR="0057406C" w:rsidRDefault="0057406C" w:rsidP="00AD6291">
            <w:pPr>
              <w:rPr>
                <w:rFonts w:asciiTheme="minorHAnsi" w:hAnsiTheme="minorHAnsi"/>
                <w:sz w:val="18"/>
                <w:szCs w:val="18"/>
              </w:rPr>
            </w:pPr>
            <w:r>
              <w:rPr>
                <w:rFonts w:asciiTheme="minorHAnsi" w:hAnsiTheme="minorHAnsi"/>
                <w:sz w:val="18"/>
                <w:szCs w:val="18"/>
              </w:rPr>
              <w:t xml:space="preserve">&lt;&lt;calculated Field: if </w:t>
            </w:r>
            <w:r>
              <w:rPr>
                <w:rFonts w:ascii="Calibri" w:hAnsi="Calibri"/>
                <w:sz w:val="18"/>
                <w:szCs w:val="18"/>
              </w:rPr>
              <w:t>Ex</w:t>
            </w:r>
            <w:ins w:id="288" w:author="Moua, Cheng@Energy" w:date="2022-01-06T00:08:00Z">
              <w:r w:rsidR="009A5369">
                <w:rPr>
                  <w:rFonts w:ascii="Calibri" w:hAnsi="Calibri"/>
                  <w:sz w:val="18"/>
                  <w:szCs w:val="18"/>
                </w:rPr>
                <w:t>c</w:t>
              </w:r>
            </w:ins>
            <w:r>
              <w:rPr>
                <w:rFonts w:ascii="Calibri" w:hAnsi="Calibri"/>
                <w:sz w:val="18"/>
                <w:szCs w:val="18"/>
              </w:rPr>
              <w:t>e</w:t>
            </w:r>
            <w:del w:id="289" w:author="Moua, Cheng@Energy" w:date="2022-01-06T00:09:00Z">
              <w:r w:rsidDel="007440A3">
                <w:rPr>
                  <w:rFonts w:ascii="Calibri" w:hAnsi="Calibri"/>
                  <w:sz w:val="18"/>
                  <w:szCs w:val="18"/>
                </w:rPr>
                <w:delText>m</w:delText>
              </w:r>
            </w:del>
            <w:r>
              <w:rPr>
                <w:rFonts w:ascii="Calibri" w:hAnsi="Calibri"/>
                <w:sz w:val="18"/>
                <w:szCs w:val="18"/>
              </w:rPr>
              <w:t xml:space="preserve">ption from Minimum R-Value for Duct </w:t>
            </w:r>
            <w:del w:id="290" w:author="Moua, Cheng@Energy" w:date="2022-01-06T00:10:00Z">
              <w:r w:rsidDel="00B06597">
                <w:rPr>
                  <w:rFonts w:ascii="Calibri" w:hAnsi="Calibri"/>
                  <w:sz w:val="18"/>
                  <w:szCs w:val="18"/>
                </w:rPr>
                <w:delText xml:space="preserve">Portions </w:delText>
              </w:r>
            </w:del>
            <w:ins w:id="291" w:author="Moua, Cheng@Energy" w:date="2022-01-06T00:10:00Z">
              <w:r w:rsidR="00B06597">
                <w:rPr>
                  <w:rFonts w:ascii="Calibri" w:hAnsi="Calibri"/>
                  <w:sz w:val="18"/>
                  <w:szCs w:val="18"/>
                </w:rPr>
                <w:t>S</w:t>
              </w:r>
            </w:ins>
            <w:ins w:id="292" w:author="Moua, Cheng@Energy" w:date="2022-01-06T00:11:00Z">
              <w:r w:rsidR="00B06597">
                <w:rPr>
                  <w:rFonts w:ascii="Calibri" w:hAnsi="Calibri"/>
                  <w:sz w:val="18"/>
                  <w:szCs w:val="18"/>
                </w:rPr>
                <w:t>ystem</w:t>
              </w:r>
            </w:ins>
            <w:ins w:id="293" w:author="Moua, Cheng@Energy" w:date="2022-01-06T00:10:00Z">
              <w:r w:rsidR="00B06597">
                <w:rPr>
                  <w:rFonts w:ascii="Calibri" w:hAnsi="Calibri"/>
                  <w:sz w:val="18"/>
                  <w:szCs w:val="18"/>
                </w:rPr>
                <w:t xml:space="preserve"> </w:t>
              </w:r>
            </w:ins>
            <w:r>
              <w:rPr>
                <w:rFonts w:ascii="Calibri" w:hAnsi="Calibri"/>
                <w:sz w:val="18"/>
                <w:szCs w:val="18"/>
              </w:rPr>
              <w:t xml:space="preserve">Located </w:t>
            </w:r>
            <w:ins w:id="294" w:author="Moua, Cheng@Energy" w:date="2022-01-06T00:12:00Z">
              <w:r w:rsidR="00827FE3">
                <w:rPr>
                  <w:rFonts w:ascii="Calibri" w:hAnsi="Calibri"/>
                  <w:sz w:val="18"/>
                  <w:szCs w:val="18"/>
                </w:rPr>
                <w:t xml:space="preserve">Entirely </w:t>
              </w:r>
            </w:ins>
            <w:r>
              <w:rPr>
                <w:rFonts w:ascii="Calibri" w:hAnsi="Calibri"/>
                <w:sz w:val="18"/>
                <w:szCs w:val="18"/>
              </w:rPr>
              <w:t xml:space="preserve">in </w:t>
            </w:r>
            <w:del w:id="295" w:author="Moua, Cheng@Energy" w:date="2022-01-06T00:12:00Z">
              <w:r w:rsidDel="00936A38">
                <w:rPr>
                  <w:rFonts w:ascii="Calibri" w:hAnsi="Calibri"/>
                  <w:sz w:val="18"/>
                  <w:szCs w:val="18"/>
                </w:rPr>
                <w:delText xml:space="preserve">Directly </w:delText>
              </w:r>
            </w:del>
            <w:r>
              <w:rPr>
                <w:rFonts w:ascii="Calibri" w:hAnsi="Calibri"/>
                <w:sz w:val="18"/>
                <w:szCs w:val="18"/>
              </w:rPr>
              <w:t xml:space="preserve">Conditioned Space reported on </w:t>
            </w:r>
            <w:r>
              <w:rPr>
                <w:rFonts w:asciiTheme="minorHAnsi" w:hAnsiTheme="minorHAnsi"/>
                <w:sz w:val="18"/>
                <w:szCs w:val="18"/>
              </w:rPr>
              <w:t xml:space="preserve">MCH-01 = yes, then display message “true” and display Table </w:t>
            </w:r>
            <w:ins w:id="296" w:author="Moua, Cheng@Energy" w:date="2022-01-06T00:13:00Z">
              <w:r w:rsidR="00580913">
                <w:rPr>
                  <w:rFonts w:asciiTheme="minorHAnsi" w:hAnsiTheme="minorHAnsi"/>
                  <w:sz w:val="18"/>
                  <w:szCs w:val="18"/>
                </w:rPr>
                <w:t>F</w:t>
              </w:r>
            </w:ins>
            <w:del w:id="297" w:author="Moua, Cheng@Energy" w:date="2022-01-06T00:13:00Z">
              <w:r w:rsidR="00AD6291" w:rsidDel="00580913">
                <w:rPr>
                  <w:rFonts w:asciiTheme="minorHAnsi" w:hAnsiTheme="minorHAnsi"/>
                  <w:sz w:val="18"/>
                  <w:szCs w:val="18"/>
                </w:rPr>
                <w:delText>E</w:delText>
              </w:r>
            </w:del>
            <w:r>
              <w:rPr>
                <w:rFonts w:asciiTheme="minorHAnsi" w:hAnsiTheme="minorHAnsi"/>
                <w:sz w:val="18"/>
                <w:szCs w:val="18"/>
              </w:rPr>
              <w:t xml:space="preserve"> below;</w:t>
            </w:r>
            <w:r w:rsidRPr="00F8787A">
              <w:rPr>
                <w:rFonts w:asciiTheme="minorHAnsi" w:hAnsiTheme="minorHAnsi"/>
                <w:sz w:val="18"/>
                <w:szCs w:val="18"/>
              </w:rPr>
              <w:t xml:space="preserve"> else display message "not applicable</w:t>
            </w:r>
            <w:r>
              <w:rPr>
                <w:rFonts w:asciiTheme="minorHAnsi" w:hAnsiTheme="minorHAnsi"/>
                <w:sz w:val="18"/>
                <w:szCs w:val="18"/>
              </w:rPr>
              <w:t>” &gt;&gt;</w:t>
            </w:r>
          </w:p>
        </w:tc>
      </w:tr>
    </w:tbl>
    <w:p w14:paraId="56DC028A"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317E9" w:rsidRPr="007167EB" w14:paraId="56DC028D" w14:textId="77777777" w:rsidTr="00645ECF">
        <w:trPr>
          <w:trHeight w:val="233"/>
        </w:trPr>
        <w:tc>
          <w:tcPr>
            <w:tcW w:w="11030" w:type="dxa"/>
            <w:gridSpan w:val="2"/>
          </w:tcPr>
          <w:p w14:paraId="5BAC1159" w14:textId="35E4FEFB" w:rsidR="009317E9" w:rsidRDefault="005E1E03" w:rsidP="00DB4E0C">
            <w:pPr>
              <w:rPr>
                <w:rFonts w:asciiTheme="minorHAnsi" w:hAnsiTheme="minorHAnsi"/>
                <w:b/>
                <w:szCs w:val="18"/>
              </w:rPr>
            </w:pPr>
            <w:r w:rsidRPr="00573B76">
              <w:rPr>
                <w:rFonts w:asciiTheme="minorHAnsi" w:hAnsiTheme="minorHAnsi"/>
                <w:b/>
                <w:szCs w:val="18"/>
              </w:rPr>
              <w:t>B</w:t>
            </w:r>
            <w:r w:rsidR="009317E9" w:rsidRPr="00573B76">
              <w:rPr>
                <w:rFonts w:asciiTheme="minorHAnsi" w:hAnsiTheme="minorHAnsi"/>
                <w:b/>
                <w:szCs w:val="18"/>
              </w:rPr>
              <w:t>.</w:t>
            </w:r>
            <w:r w:rsidR="00837191" w:rsidRPr="00573B76">
              <w:rPr>
                <w:rFonts w:asciiTheme="minorHAnsi" w:hAnsiTheme="minorHAnsi"/>
                <w:b/>
                <w:szCs w:val="18"/>
              </w:rPr>
              <w:t xml:space="preserve"> </w:t>
            </w:r>
            <w:r w:rsidR="009317E9" w:rsidRPr="00573B76">
              <w:rPr>
                <w:rFonts w:asciiTheme="minorHAnsi" w:hAnsiTheme="minorHAnsi"/>
                <w:b/>
                <w:szCs w:val="18"/>
              </w:rPr>
              <w:t>12 Linear Feet or Less of Duct Located Outside of Conditioned Space</w:t>
            </w:r>
            <w:r w:rsidR="002E7879" w:rsidRPr="00573B76">
              <w:rPr>
                <w:rFonts w:asciiTheme="minorHAnsi" w:hAnsiTheme="minorHAnsi"/>
              </w:rPr>
              <w:t xml:space="preserve"> </w:t>
            </w:r>
            <w:r w:rsidR="003C2F77" w:rsidRPr="00573B76">
              <w:rPr>
                <w:rFonts w:asciiTheme="minorHAnsi" w:hAnsiTheme="minorHAnsi"/>
                <w:b/>
                <w:szCs w:val="18"/>
              </w:rPr>
              <w:t>- RA3.1.4.1.2</w:t>
            </w:r>
            <w:r w:rsidR="00461C19" w:rsidRPr="00573B76">
              <w:rPr>
                <w:rFonts w:asciiTheme="minorHAnsi" w:hAnsiTheme="minorHAnsi"/>
                <w:b/>
                <w:szCs w:val="18"/>
              </w:rPr>
              <w:t xml:space="preserve"> </w:t>
            </w:r>
          </w:p>
          <w:p w14:paraId="56DC028C" w14:textId="0A000A14" w:rsidR="00573B76" w:rsidRPr="002B3672" w:rsidRDefault="00573B76">
            <w:pPr>
              <w:rPr>
                <w:rFonts w:asciiTheme="minorHAnsi" w:hAnsiTheme="minorHAnsi" w:cstheme="minorHAnsi"/>
                <w:b/>
                <w:i/>
                <w:sz w:val="18"/>
                <w:szCs w:val="18"/>
              </w:rPr>
            </w:pPr>
            <w:r w:rsidRPr="002B3672">
              <w:rPr>
                <w:rFonts w:asciiTheme="minorHAnsi" w:hAnsiTheme="minorHAnsi" w:cstheme="minorHAnsi"/>
                <w:i/>
                <w:sz w:val="18"/>
                <w:szCs w:val="18"/>
              </w:rPr>
              <w:t>&lt;&lt;This table only shown if A0</w:t>
            </w:r>
            <w:r w:rsidR="00242F10">
              <w:rPr>
                <w:rFonts w:asciiTheme="minorHAnsi" w:hAnsiTheme="minorHAnsi" w:cstheme="minorHAnsi"/>
                <w:i/>
                <w:sz w:val="18"/>
                <w:szCs w:val="18"/>
              </w:rPr>
              <w:t>4</w:t>
            </w:r>
            <w:r w:rsidRPr="002B3672">
              <w:rPr>
                <w:rFonts w:asciiTheme="minorHAnsi" w:hAnsiTheme="minorHAnsi" w:cstheme="minorHAnsi"/>
                <w:i/>
                <w:sz w:val="18"/>
                <w:szCs w:val="18"/>
              </w:rPr>
              <w:t xml:space="preserve"> indicates the table is applicable</w:t>
            </w:r>
            <w:r w:rsidR="00AD6291" w:rsidRPr="002B3672">
              <w:rPr>
                <w:rFonts w:asciiTheme="minorHAnsi" w:hAnsiTheme="minorHAnsi" w:cstheme="minorHAnsi"/>
                <w:i/>
                <w:sz w:val="18"/>
                <w:szCs w:val="18"/>
              </w:rPr>
              <w:t xml:space="preserve">, else display </w:t>
            </w:r>
            <w:r w:rsidR="00AD6291" w:rsidRPr="002B3672">
              <w:rPr>
                <w:rFonts w:asciiTheme="minorHAnsi" w:hAnsiTheme="minorHAnsi" w:cstheme="minorHAnsi"/>
                <w:i/>
                <w:sz w:val="18"/>
              </w:rPr>
              <w:t>the "section does not apply" message</w:t>
            </w:r>
            <w:r w:rsidR="00AD6291" w:rsidRPr="002B3672">
              <w:rPr>
                <w:rFonts w:asciiTheme="minorHAnsi" w:hAnsiTheme="minorHAnsi" w:cstheme="minorHAnsi"/>
                <w:i/>
                <w:sz w:val="18"/>
                <w:szCs w:val="18"/>
              </w:rPr>
              <w:t xml:space="preserve"> </w:t>
            </w:r>
            <w:r w:rsidRPr="002B3672">
              <w:rPr>
                <w:rFonts w:asciiTheme="minorHAnsi" w:hAnsiTheme="minorHAnsi" w:cstheme="minorHAnsi"/>
                <w:i/>
                <w:sz w:val="18"/>
                <w:szCs w:val="18"/>
              </w:rPr>
              <w:t>&gt;&gt;</w:t>
            </w:r>
          </w:p>
        </w:tc>
      </w:tr>
      <w:tr w:rsidR="009317E9" w:rsidRPr="007167EB" w14:paraId="56DC0290" w14:textId="77777777" w:rsidTr="00573B76">
        <w:trPr>
          <w:trHeight w:val="233"/>
        </w:trPr>
        <w:tc>
          <w:tcPr>
            <w:tcW w:w="413" w:type="dxa"/>
            <w:vAlign w:val="center"/>
          </w:tcPr>
          <w:p w14:paraId="56DC028E" w14:textId="77777777" w:rsidR="009317E9" w:rsidRPr="007167EB" w:rsidRDefault="009317E9"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tcPr>
          <w:p w14:paraId="56DC028F"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7167EB" w:rsidRPr="007167EB" w14:paraId="56DC0292" w14:textId="77777777" w:rsidTr="001F574A">
        <w:trPr>
          <w:trHeight w:val="186"/>
        </w:trPr>
        <w:tc>
          <w:tcPr>
            <w:tcW w:w="11030" w:type="dxa"/>
            <w:gridSpan w:val="2"/>
            <w:vAlign w:val="center"/>
          </w:tcPr>
          <w:p w14:paraId="56DC0291" w14:textId="7937F50C" w:rsidR="007167EB" w:rsidRPr="007167EB" w:rsidRDefault="007167EB"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93"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317E9" w:rsidRPr="007167EB" w14:paraId="56DC0296" w14:textId="77777777" w:rsidTr="00645ECF">
        <w:trPr>
          <w:trHeight w:val="233"/>
        </w:trPr>
        <w:tc>
          <w:tcPr>
            <w:tcW w:w="11030" w:type="dxa"/>
            <w:gridSpan w:val="2"/>
          </w:tcPr>
          <w:p w14:paraId="5AC62CAE" w14:textId="77777777" w:rsidR="009317E9" w:rsidRDefault="005E1E03" w:rsidP="00DB4E0C">
            <w:pPr>
              <w:rPr>
                <w:rFonts w:asciiTheme="minorHAnsi" w:hAnsiTheme="minorHAnsi"/>
                <w:b/>
              </w:rPr>
            </w:pPr>
            <w:r w:rsidRPr="00573B76">
              <w:rPr>
                <w:rFonts w:asciiTheme="minorHAnsi" w:hAnsiTheme="minorHAnsi"/>
                <w:b/>
              </w:rPr>
              <w:t>C</w:t>
            </w:r>
            <w:r w:rsidR="009317E9" w:rsidRPr="00573B76">
              <w:rPr>
                <w:rFonts w:asciiTheme="minorHAnsi" w:hAnsiTheme="minorHAnsi"/>
                <w:b/>
              </w:rPr>
              <w:t>.</w:t>
            </w:r>
            <w:r w:rsidR="00837191" w:rsidRPr="00573B76">
              <w:rPr>
                <w:rFonts w:asciiTheme="minorHAnsi" w:hAnsiTheme="minorHAnsi"/>
                <w:b/>
              </w:rPr>
              <w:t xml:space="preserve"> </w:t>
            </w:r>
            <w:r w:rsidR="002E7879" w:rsidRPr="00573B76">
              <w:rPr>
                <w:rFonts w:asciiTheme="minorHAnsi" w:hAnsiTheme="minorHAnsi"/>
                <w:b/>
              </w:rPr>
              <w:t xml:space="preserve">Ducts Located </w:t>
            </w:r>
            <w:proofErr w:type="gramStart"/>
            <w:r w:rsidR="002E7879" w:rsidRPr="00573B76">
              <w:rPr>
                <w:rFonts w:asciiTheme="minorHAnsi" w:hAnsiTheme="minorHAnsi"/>
                <w:b/>
              </w:rPr>
              <w:t>In</w:t>
            </w:r>
            <w:proofErr w:type="gramEnd"/>
            <w:r w:rsidR="002E7879" w:rsidRPr="00573B76">
              <w:rPr>
                <w:rFonts w:asciiTheme="minorHAnsi" w:hAnsiTheme="minorHAnsi"/>
                <w:b/>
              </w:rPr>
              <w:t xml:space="preserve"> Conditioned Space </w:t>
            </w:r>
            <w:r w:rsidR="003C2F77" w:rsidRPr="00573B76">
              <w:rPr>
                <w:rFonts w:asciiTheme="minorHAnsi" w:hAnsiTheme="minorHAnsi"/>
                <w:b/>
              </w:rPr>
              <w:t>-</w:t>
            </w:r>
            <w:r w:rsidR="00461C19" w:rsidRPr="00573B76">
              <w:rPr>
                <w:rFonts w:asciiTheme="minorHAnsi" w:hAnsiTheme="minorHAnsi"/>
                <w:b/>
              </w:rPr>
              <w:t xml:space="preserve"> </w:t>
            </w:r>
            <w:r w:rsidR="003C2F77" w:rsidRPr="00573B76">
              <w:rPr>
                <w:rFonts w:asciiTheme="minorHAnsi" w:hAnsiTheme="minorHAnsi"/>
                <w:b/>
              </w:rPr>
              <w:t>RA3.1.4.1.3</w:t>
            </w:r>
            <w:r w:rsidR="00461C19" w:rsidRPr="00573B76">
              <w:rPr>
                <w:rFonts w:asciiTheme="minorHAnsi" w:hAnsiTheme="minorHAnsi"/>
                <w:b/>
              </w:rPr>
              <w:t xml:space="preserve"> </w:t>
            </w:r>
          </w:p>
          <w:p w14:paraId="56DC0295" w14:textId="3E8F550B" w:rsidR="00573B76" w:rsidRPr="00573B76" w:rsidRDefault="00573B76" w:rsidP="00DB4E0C">
            <w:pPr>
              <w:rPr>
                <w:rFonts w:asciiTheme="minorHAnsi" w:hAnsiTheme="minorHAnsi"/>
                <w:b/>
              </w:rPr>
            </w:pPr>
            <w:r w:rsidRPr="007167EB">
              <w:rPr>
                <w:rFonts w:asciiTheme="minorHAnsi" w:hAnsiTheme="minorHAnsi"/>
                <w:i/>
                <w:sz w:val="18"/>
                <w:szCs w:val="18"/>
              </w:rPr>
              <w:t>&lt;&lt;This table only shown if A0</w:t>
            </w:r>
            <w:r w:rsidR="00242F10">
              <w:rPr>
                <w:rFonts w:asciiTheme="minorHAnsi" w:hAnsiTheme="minorHAnsi"/>
                <w:i/>
                <w:sz w:val="18"/>
                <w:szCs w:val="18"/>
              </w:rPr>
              <w:t>5</w:t>
            </w:r>
            <w:r w:rsidRPr="007167EB">
              <w:rPr>
                <w:rFonts w:asciiTheme="minorHAnsi" w:hAnsiTheme="minorHAnsi"/>
                <w:i/>
                <w:sz w:val="18"/>
                <w:szCs w:val="18"/>
              </w:rPr>
              <w:t xml:space="preserve"> indicates the table is applicable</w:t>
            </w:r>
            <w:r w:rsidR="00AD6291">
              <w:rPr>
                <w:rFonts w:asciiTheme="minorHAnsi" w:hAnsiTheme="minorHAnsi"/>
                <w:i/>
                <w:sz w:val="18"/>
                <w:szCs w:val="18"/>
              </w:rPr>
              <w:t>,</w:t>
            </w:r>
            <w:r w:rsidR="00AD6291" w:rsidRPr="004356D2">
              <w:rPr>
                <w:rFonts w:asciiTheme="minorHAnsi" w:hAnsiTheme="minorHAnsi" w:cstheme="minorHAnsi"/>
                <w:i/>
                <w:sz w:val="18"/>
                <w:szCs w:val="18"/>
              </w:rPr>
              <w:t xml:space="preserve"> else display </w:t>
            </w:r>
            <w:r w:rsidR="00AD6291" w:rsidRPr="004356D2">
              <w:rPr>
                <w:rFonts w:asciiTheme="minorHAnsi" w:hAnsiTheme="minorHAnsi" w:cstheme="minorHAnsi"/>
                <w:i/>
                <w:sz w:val="18"/>
              </w:rPr>
              <w:t>the "section does not apply" message</w:t>
            </w:r>
            <w:r w:rsidRPr="007167EB">
              <w:rPr>
                <w:rFonts w:asciiTheme="minorHAnsi" w:hAnsiTheme="minorHAnsi"/>
                <w:i/>
                <w:sz w:val="18"/>
                <w:szCs w:val="18"/>
              </w:rPr>
              <w:t xml:space="preserve"> &gt;&gt;</w:t>
            </w:r>
          </w:p>
        </w:tc>
      </w:tr>
      <w:tr w:rsidR="009317E9" w:rsidRPr="007167EB" w14:paraId="56DC0299" w14:textId="77777777" w:rsidTr="00645ECF">
        <w:trPr>
          <w:trHeight w:val="233"/>
        </w:trPr>
        <w:tc>
          <w:tcPr>
            <w:tcW w:w="413" w:type="dxa"/>
            <w:vAlign w:val="center"/>
          </w:tcPr>
          <w:p w14:paraId="56DC0297" w14:textId="77777777" w:rsidR="009317E9" w:rsidRPr="007167EB" w:rsidRDefault="009317E9" w:rsidP="009317E9">
            <w:pPr>
              <w:jc w:val="center"/>
              <w:rPr>
                <w:rFonts w:asciiTheme="minorHAnsi" w:hAnsiTheme="minorHAnsi"/>
                <w:sz w:val="18"/>
                <w:szCs w:val="18"/>
              </w:rPr>
            </w:pPr>
            <w:r w:rsidRPr="007167EB">
              <w:rPr>
                <w:rFonts w:asciiTheme="minorHAnsi" w:hAnsiTheme="minorHAnsi"/>
                <w:sz w:val="18"/>
                <w:szCs w:val="18"/>
              </w:rPr>
              <w:t>01</w:t>
            </w:r>
          </w:p>
        </w:tc>
        <w:tc>
          <w:tcPr>
            <w:tcW w:w="10617" w:type="dxa"/>
            <w:vAlign w:val="center"/>
          </w:tcPr>
          <w:p w14:paraId="56DC0298"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7167EB" w:rsidRPr="007167EB" w14:paraId="56DC029B" w14:textId="77777777" w:rsidTr="001F574A">
        <w:trPr>
          <w:trHeight w:val="159"/>
        </w:trPr>
        <w:tc>
          <w:tcPr>
            <w:tcW w:w="11030" w:type="dxa"/>
            <w:gridSpan w:val="2"/>
            <w:vAlign w:val="center"/>
          </w:tcPr>
          <w:p w14:paraId="56DC029A" w14:textId="66E33E5B" w:rsidR="007167EB" w:rsidRPr="007167EB" w:rsidRDefault="007167EB"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9C"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308"/>
        <w:gridCol w:w="5309"/>
      </w:tblGrid>
      <w:tr w:rsidR="00B52239" w:rsidRPr="007167EB" w14:paraId="56DC029F" w14:textId="77777777" w:rsidTr="00645ECF">
        <w:trPr>
          <w:trHeight w:val="233"/>
        </w:trPr>
        <w:tc>
          <w:tcPr>
            <w:tcW w:w="11030" w:type="dxa"/>
            <w:gridSpan w:val="3"/>
          </w:tcPr>
          <w:p w14:paraId="5E839FEC" w14:textId="7C2D79C7" w:rsidR="00B52239" w:rsidRDefault="00B52239" w:rsidP="00DB4E0C">
            <w:pPr>
              <w:rPr>
                <w:rFonts w:asciiTheme="minorHAnsi" w:hAnsiTheme="minorHAnsi"/>
                <w:b/>
                <w:szCs w:val="18"/>
              </w:rPr>
            </w:pPr>
            <w:r w:rsidRPr="00573B76">
              <w:rPr>
                <w:rFonts w:asciiTheme="minorHAnsi" w:hAnsiTheme="minorHAnsi"/>
                <w:b/>
                <w:szCs w:val="18"/>
              </w:rPr>
              <w:t>D.</w:t>
            </w:r>
            <w:r w:rsidR="00837191" w:rsidRPr="00573B76">
              <w:rPr>
                <w:rFonts w:asciiTheme="minorHAnsi" w:hAnsiTheme="minorHAnsi"/>
                <w:b/>
                <w:szCs w:val="18"/>
              </w:rPr>
              <w:t xml:space="preserve"> </w:t>
            </w:r>
            <w:r w:rsidRPr="00573B76">
              <w:rPr>
                <w:rFonts w:asciiTheme="minorHAnsi" w:hAnsiTheme="minorHAnsi"/>
                <w:b/>
                <w:szCs w:val="18"/>
              </w:rPr>
              <w:t>All Ducts Located Entirely in Directly Conditioned Space</w:t>
            </w:r>
            <w:r w:rsidR="002E7879" w:rsidRPr="00573B76">
              <w:rPr>
                <w:rFonts w:asciiTheme="minorHAnsi" w:hAnsiTheme="minorHAnsi"/>
                <w:b/>
                <w:szCs w:val="18"/>
              </w:rPr>
              <w:t xml:space="preserve"> </w:t>
            </w:r>
            <w:del w:id="298" w:author="Moua, Cheng@Energy" w:date="2022-01-06T00:14:00Z">
              <w:r w:rsidR="002E7879" w:rsidRPr="00573B76" w:rsidDel="003509BC">
                <w:rPr>
                  <w:rFonts w:asciiTheme="minorHAnsi" w:hAnsiTheme="minorHAnsi"/>
                  <w:b/>
                  <w:szCs w:val="18"/>
                </w:rPr>
                <w:delText>R-</w:delText>
              </w:r>
              <w:r w:rsidR="00DB4E0C" w:rsidRPr="00573B76" w:rsidDel="003509BC">
                <w:rPr>
                  <w:rFonts w:asciiTheme="minorHAnsi" w:hAnsiTheme="minorHAnsi"/>
                  <w:b/>
                  <w:szCs w:val="18"/>
                </w:rPr>
                <w:delText>V</w:delText>
              </w:r>
              <w:r w:rsidR="002E7879" w:rsidRPr="00573B76" w:rsidDel="003509BC">
                <w:rPr>
                  <w:rFonts w:asciiTheme="minorHAnsi" w:hAnsiTheme="minorHAnsi"/>
                  <w:b/>
                  <w:szCs w:val="18"/>
                </w:rPr>
                <w:delText xml:space="preserve">alue </w:delText>
              </w:r>
              <w:r w:rsidR="00645ECF" w:rsidRPr="00573B76" w:rsidDel="003509BC">
                <w:rPr>
                  <w:rFonts w:asciiTheme="minorHAnsi" w:hAnsiTheme="minorHAnsi"/>
                  <w:b/>
                  <w:szCs w:val="18"/>
                </w:rPr>
                <w:delText>Exception</w:delText>
              </w:r>
            </w:del>
            <w:ins w:id="299" w:author="Moua, Cheng@Energy" w:date="2022-01-06T00:14:00Z">
              <w:r w:rsidR="003509BC">
                <w:rPr>
                  <w:rFonts w:asciiTheme="minorHAnsi" w:hAnsiTheme="minorHAnsi"/>
                  <w:b/>
                  <w:szCs w:val="18"/>
                </w:rPr>
                <w:t>Performance Credit</w:t>
              </w:r>
            </w:ins>
            <w:r w:rsidR="003A53FA" w:rsidRPr="00573B76">
              <w:rPr>
                <w:rFonts w:asciiTheme="minorHAnsi" w:hAnsiTheme="minorHAnsi"/>
                <w:b/>
                <w:szCs w:val="18"/>
              </w:rPr>
              <w:t xml:space="preserve"> </w:t>
            </w:r>
            <w:r w:rsidR="00461C19" w:rsidRPr="00573B76">
              <w:rPr>
                <w:rFonts w:asciiTheme="minorHAnsi" w:hAnsiTheme="minorHAnsi"/>
                <w:b/>
                <w:szCs w:val="18"/>
              </w:rPr>
              <w:t>- RA3.1.4.3.8</w:t>
            </w:r>
          </w:p>
          <w:p w14:paraId="56DC029E" w14:textId="1BBE4E2E" w:rsidR="00573B76" w:rsidRPr="007167EB" w:rsidRDefault="00573B76" w:rsidP="00DB4E0C">
            <w:pPr>
              <w:rPr>
                <w:rFonts w:asciiTheme="minorHAnsi" w:hAnsiTheme="minorHAnsi"/>
                <w:b/>
                <w:sz w:val="18"/>
                <w:szCs w:val="18"/>
              </w:rPr>
            </w:pPr>
            <w:r w:rsidRPr="007167EB">
              <w:rPr>
                <w:rFonts w:asciiTheme="minorHAnsi" w:hAnsiTheme="minorHAnsi"/>
                <w:i/>
                <w:sz w:val="18"/>
                <w:szCs w:val="18"/>
              </w:rPr>
              <w:t>&lt;&lt;This table only shown if A0</w:t>
            </w:r>
            <w:r w:rsidR="00242F10">
              <w:rPr>
                <w:rFonts w:asciiTheme="minorHAnsi" w:hAnsiTheme="minorHAnsi"/>
                <w:i/>
                <w:sz w:val="18"/>
                <w:szCs w:val="18"/>
              </w:rPr>
              <w:t>6</w:t>
            </w:r>
            <w:r w:rsidRPr="007167EB">
              <w:rPr>
                <w:rFonts w:asciiTheme="minorHAnsi" w:hAnsiTheme="minorHAnsi"/>
                <w:i/>
                <w:sz w:val="18"/>
                <w:szCs w:val="18"/>
              </w:rPr>
              <w:t xml:space="preserve"> indicates the table is applicable</w:t>
            </w:r>
            <w:r w:rsidR="00AD6291">
              <w:rPr>
                <w:rFonts w:asciiTheme="minorHAnsi" w:hAnsiTheme="minorHAnsi"/>
                <w:i/>
                <w:sz w:val="18"/>
                <w:szCs w:val="18"/>
              </w:rPr>
              <w:t xml:space="preserve">, </w:t>
            </w:r>
            <w:r w:rsidR="00AD6291" w:rsidRPr="004356D2">
              <w:rPr>
                <w:rFonts w:asciiTheme="minorHAnsi" w:hAnsiTheme="minorHAnsi" w:cstheme="minorHAnsi"/>
                <w:i/>
                <w:sz w:val="18"/>
                <w:szCs w:val="18"/>
              </w:rPr>
              <w:t xml:space="preserve">else display </w:t>
            </w:r>
            <w:r w:rsidR="00AD6291" w:rsidRPr="004356D2">
              <w:rPr>
                <w:rFonts w:asciiTheme="minorHAnsi" w:hAnsiTheme="minorHAnsi" w:cstheme="minorHAnsi"/>
                <w:i/>
                <w:sz w:val="18"/>
              </w:rPr>
              <w:t>the "section does not apply" message</w:t>
            </w:r>
            <w:r w:rsidRPr="007167EB">
              <w:rPr>
                <w:rFonts w:asciiTheme="minorHAnsi" w:hAnsiTheme="minorHAnsi"/>
                <w:i/>
                <w:sz w:val="18"/>
                <w:szCs w:val="18"/>
              </w:rPr>
              <w:t xml:space="preserve"> &gt;&gt;</w:t>
            </w:r>
          </w:p>
        </w:tc>
      </w:tr>
      <w:tr w:rsidR="003A53FA" w:rsidRPr="007167EB" w14:paraId="56DC02A5" w14:textId="77777777" w:rsidTr="003A53FA">
        <w:trPr>
          <w:trHeight w:val="233"/>
        </w:trPr>
        <w:tc>
          <w:tcPr>
            <w:tcW w:w="413" w:type="dxa"/>
            <w:vAlign w:val="center"/>
          </w:tcPr>
          <w:p w14:paraId="56DC02A0" w14:textId="77777777" w:rsidR="003A53FA" w:rsidRPr="00F8787A" w:rsidRDefault="003A53FA" w:rsidP="008D6F5F">
            <w:pPr>
              <w:jc w:val="center"/>
              <w:rPr>
                <w:rFonts w:asciiTheme="minorHAnsi" w:hAnsiTheme="minorHAnsi"/>
                <w:sz w:val="18"/>
                <w:szCs w:val="18"/>
              </w:rPr>
            </w:pPr>
            <w:r w:rsidRPr="00F8787A">
              <w:rPr>
                <w:rFonts w:asciiTheme="minorHAnsi" w:hAnsiTheme="minorHAnsi"/>
                <w:sz w:val="18"/>
                <w:szCs w:val="18"/>
              </w:rPr>
              <w:t>01</w:t>
            </w:r>
          </w:p>
        </w:tc>
        <w:tc>
          <w:tcPr>
            <w:tcW w:w="5308" w:type="dxa"/>
            <w:vAlign w:val="center"/>
          </w:tcPr>
          <w:p w14:paraId="56DC02A1" w14:textId="3EB74CAE" w:rsidR="003A53FA" w:rsidRPr="00F8787A" w:rsidRDefault="003A53FA" w:rsidP="00EC7018">
            <w:pPr>
              <w:rPr>
                <w:rFonts w:asciiTheme="minorHAnsi" w:hAnsiTheme="minorHAnsi"/>
                <w:sz w:val="18"/>
                <w:szCs w:val="18"/>
              </w:rPr>
            </w:pPr>
            <w:r w:rsidRPr="00F8787A">
              <w:rPr>
                <w:rFonts w:asciiTheme="minorHAnsi" w:hAnsiTheme="minorHAnsi"/>
                <w:sz w:val="18"/>
                <w:szCs w:val="18"/>
              </w:rPr>
              <w:t xml:space="preserve">A </w:t>
            </w:r>
            <w:r w:rsidR="00EC7018">
              <w:rPr>
                <w:rFonts w:asciiTheme="minorHAnsi" w:hAnsiTheme="minorHAnsi"/>
                <w:sz w:val="18"/>
                <w:szCs w:val="18"/>
              </w:rPr>
              <w:t>V</w:t>
            </w:r>
            <w:r w:rsidRPr="00F8787A">
              <w:rPr>
                <w:rFonts w:asciiTheme="minorHAnsi" w:hAnsiTheme="minorHAnsi"/>
                <w:sz w:val="18"/>
                <w:szCs w:val="18"/>
              </w:rPr>
              <w:t xml:space="preserve">isual </w:t>
            </w:r>
            <w:r w:rsidR="00EC7018">
              <w:rPr>
                <w:rFonts w:asciiTheme="minorHAnsi" w:hAnsiTheme="minorHAnsi"/>
                <w:sz w:val="18"/>
                <w:szCs w:val="18"/>
              </w:rPr>
              <w:t>I</w:t>
            </w:r>
            <w:r w:rsidRPr="00F8787A">
              <w:rPr>
                <w:rFonts w:asciiTheme="minorHAnsi" w:hAnsiTheme="minorHAnsi"/>
                <w:sz w:val="18"/>
                <w:szCs w:val="18"/>
              </w:rPr>
              <w:t xml:space="preserve">nspection </w:t>
            </w:r>
            <w:r w:rsidR="00EC7018">
              <w:rPr>
                <w:rFonts w:asciiTheme="minorHAnsi" w:hAnsiTheme="minorHAnsi"/>
                <w:sz w:val="18"/>
                <w:szCs w:val="18"/>
              </w:rPr>
              <w:t>S</w:t>
            </w:r>
            <w:r w:rsidRPr="00F8787A">
              <w:rPr>
                <w:rFonts w:asciiTheme="minorHAnsi" w:hAnsiTheme="minorHAnsi"/>
                <w:sz w:val="18"/>
                <w:szCs w:val="18"/>
              </w:rPr>
              <w:t xml:space="preserve">hall </w:t>
            </w:r>
            <w:r w:rsidR="00EC7018">
              <w:rPr>
                <w:rFonts w:asciiTheme="minorHAnsi" w:hAnsiTheme="minorHAnsi"/>
                <w:sz w:val="18"/>
                <w:szCs w:val="18"/>
              </w:rPr>
              <w:t>C</w:t>
            </w:r>
            <w:r w:rsidRPr="00F8787A">
              <w:rPr>
                <w:rFonts w:asciiTheme="minorHAnsi" w:hAnsiTheme="minorHAnsi"/>
                <w:sz w:val="18"/>
                <w:szCs w:val="18"/>
              </w:rPr>
              <w:t xml:space="preserve">onfirm the </w:t>
            </w:r>
            <w:r w:rsidR="00EC7018">
              <w:rPr>
                <w:rFonts w:asciiTheme="minorHAnsi" w:hAnsiTheme="minorHAnsi"/>
                <w:sz w:val="18"/>
                <w:szCs w:val="18"/>
              </w:rPr>
              <w:t>S</w:t>
            </w:r>
            <w:r w:rsidRPr="00F8787A">
              <w:rPr>
                <w:rFonts w:asciiTheme="minorHAnsi" w:hAnsiTheme="minorHAnsi"/>
                <w:sz w:val="18"/>
                <w:szCs w:val="18"/>
              </w:rPr>
              <w:t xml:space="preserve">pace </w:t>
            </w:r>
            <w:r w:rsidR="00EC7018">
              <w:rPr>
                <w:rFonts w:asciiTheme="minorHAnsi" w:hAnsiTheme="minorHAnsi"/>
                <w:sz w:val="18"/>
                <w:szCs w:val="18"/>
              </w:rPr>
              <w:t>C</w:t>
            </w:r>
            <w:r w:rsidRPr="00F8787A">
              <w:rPr>
                <w:rFonts w:asciiTheme="minorHAnsi" w:hAnsiTheme="minorHAnsi"/>
                <w:sz w:val="18"/>
                <w:szCs w:val="18"/>
              </w:rPr>
              <w:t xml:space="preserve">onditioning </w:t>
            </w:r>
            <w:r w:rsidR="00EC7018">
              <w:rPr>
                <w:rFonts w:asciiTheme="minorHAnsi" w:hAnsiTheme="minorHAnsi"/>
                <w:sz w:val="18"/>
                <w:szCs w:val="18"/>
              </w:rPr>
              <w:t>D</w:t>
            </w:r>
            <w:r w:rsidR="007975E6">
              <w:rPr>
                <w:rFonts w:asciiTheme="minorHAnsi" w:hAnsiTheme="minorHAnsi"/>
                <w:sz w:val="18"/>
                <w:szCs w:val="18"/>
              </w:rPr>
              <w:t xml:space="preserve">istribution </w:t>
            </w:r>
            <w:r w:rsidR="00EC7018">
              <w:rPr>
                <w:rFonts w:asciiTheme="minorHAnsi" w:hAnsiTheme="minorHAnsi"/>
                <w:sz w:val="18"/>
                <w:szCs w:val="18"/>
              </w:rPr>
              <w:t>S</w:t>
            </w:r>
            <w:r w:rsidRPr="00F8787A">
              <w:rPr>
                <w:rFonts w:asciiTheme="minorHAnsi" w:hAnsiTheme="minorHAnsi"/>
                <w:sz w:val="18"/>
                <w:szCs w:val="18"/>
              </w:rPr>
              <w:t xml:space="preserve">ystem </w:t>
            </w:r>
            <w:r w:rsidR="00EC7018">
              <w:rPr>
                <w:rFonts w:asciiTheme="minorHAnsi" w:hAnsiTheme="minorHAnsi"/>
                <w:sz w:val="18"/>
                <w:szCs w:val="18"/>
              </w:rPr>
              <w:t>L</w:t>
            </w:r>
            <w:r w:rsidRPr="00F8787A">
              <w:rPr>
                <w:rFonts w:asciiTheme="minorHAnsi" w:hAnsiTheme="minorHAnsi"/>
                <w:sz w:val="18"/>
                <w:szCs w:val="18"/>
              </w:rPr>
              <w:t>ocation</w:t>
            </w:r>
          </w:p>
        </w:tc>
        <w:tc>
          <w:tcPr>
            <w:tcW w:w="5309" w:type="dxa"/>
            <w:vAlign w:val="center"/>
          </w:tcPr>
          <w:p w14:paraId="56DC02A2" w14:textId="325F381B" w:rsidR="003A53FA" w:rsidRPr="00F8787A" w:rsidRDefault="00743CF8" w:rsidP="003C2F77">
            <w:pPr>
              <w:rPr>
                <w:rFonts w:asciiTheme="minorHAnsi" w:hAnsiTheme="minorHAnsi"/>
                <w:sz w:val="18"/>
                <w:szCs w:val="18"/>
              </w:rPr>
            </w:pPr>
            <w:r>
              <w:rPr>
                <w:rFonts w:asciiTheme="minorHAnsi" w:hAnsiTheme="minorHAnsi"/>
                <w:sz w:val="18"/>
                <w:szCs w:val="18"/>
              </w:rPr>
              <w:t>&lt;&lt;user pick from list:</w:t>
            </w:r>
            <w:r w:rsidR="00837191">
              <w:rPr>
                <w:rFonts w:asciiTheme="minorHAnsi" w:hAnsiTheme="minorHAnsi"/>
                <w:sz w:val="18"/>
                <w:szCs w:val="18"/>
              </w:rPr>
              <w:t xml:space="preserve"> </w:t>
            </w:r>
          </w:p>
          <w:p w14:paraId="56DC02A3" w14:textId="48F0AE0A" w:rsidR="003A53FA" w:rsidRPr="00F8787A" w:rsidRDefault="00743CF8" w:rsidP="003C2F77">
            <w:pPr>
              <w:rPr>
                <w:rFonts w:asciiTheme="minorHAnsi" w:hAnsiTheme="minorHAnsi"/>
                <w:sz w:val="18"/>
                <w:szCs w:val="18"/>
              </w:rPr>
            </w:pPr>
            <w:r>
              <w:rPr>
                <w:rFonts w:asciiTheme="minorHAnsi" w:hAnsiTheme="minorHAnsi"/>
                <w:sz w:val="18"/>
                <w:szCs w:val="18"/>
              </w:rPr>
              <w:t>***E</w:t>
            </w:r>
            <w:r>
              <w:rPr>
                <w:rFonts w:asciiTheme="minorHAnsi" w:hAnsiTheme="minorHAnsi"/>
                <w:sz w:val="18"/>
                <w:szCs w:val="18"/>
                <w:u w:val="single"/>
              </w:rPr>
              <w:t xml:space="preserve">ntirely in </w:t>
            </w:r>
            <w:ins w:id="300" w:author="Moua, Cheng@Energy" w:date="2022-01-06T00:15:00Z">
              <w:r w:rsidR="00944713">
                <w:rPr>
                  <w:rFonts w:asciiTheme="minorHAnsi" w:hAnsiTheme="minorHAnsi"/>
                  <w:sz w:val="18"/>
                  <w:szCs w:val="18"/>
                  <w:u w:val="single"/>
                </w:rPr>
                <w:t xml:space="preserve">directly </w:t>
              </w:r>
            </w:ins>
            <w:r>
              <w:rPr>
                <w:rFonts w:asciiTheme="minorHAnsi" w:hAnsiTheme="minorHAnsi"/>
                <w:sz w:val="18"/>
                <w:szCs w:val="18"/>
                <w:u w:val="single"/>
              </w:rPr>
              <w:t>conditioned space</w:t>
            </w:r>
            <w:r>
              <w:rPr>
                <w:rFonts w:asciiTheme="minorHAnsi" w:hAnsiTheme="minorHAnsi"/>
                <w:sz w:val="18"/>
                <w:szCs w:val="18"/>
              </w:rPr>
              <w:t>;</w:t>
            </w:r>
            <w:r w:rsidR="00837191">
              <w:rPr>
                <w:rFonts w:asciiTheme="minorHAnsi" w:hAnsiTheme="minorHAnsi"/>
                <w:sz w:val="18"/>
                <w:szCs w:val="18"/>
              </w:rPr>
              <w:t xml:space="preserve"> </w:t>
            </w:r>
            <w:r>
              <w:rPr>
                <w:rFonts w:asciiTheme="minorHAnsi" w:hAnsiTheme="minorHAnsi"/>
                <w:sz w:val="18"/>
                <w:szCs w:val="18"/>
              </w:rPr>
              <w:t>or</w:t>
            </w:r>
          </w:p>
          <w:p w14:paraId="56DC02A4" w14:textId="0ECE0B37" w:rsidR="003A53FA" w:rsidRPr="00F8787A" w:rsidRDefault="00743CF8" w:rsidP="00461C1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 xml:space="preserve">Not entirely in </w:t>
            </w:r>
            <w:ins w:id="301" w:author="Moua, Cheng@Energy" w:date="2022-01-06T00:15:00Z">
              <w:r w:rsidR="00EB6861">
                <w:rPr>
                  <w:rFonts w:asciiTheme="minorHAnsi" w:hAnsiTheme="minorHAnsi"/>
                  <w:sz w:val="18"/>
                  <w:szCs w:val="18"/>
                  <w:u w:val="single"/>
                </w:rPr>
                <w:t xml:space="preserve">directly </w:t>
              </w:r>
            </w:ins>
            <w:r>
              <w:rPr>
                <w:rFonts w:asciiTheme="minorHAnsi" w:hAnsiTheme="minorHAnsi"/>
                <w:sz w:val="18"/>
                <w:szCs w:val="18"/>
                <w:u w:val="single"/>
              </w:rPr>
              <w:t>conditioned space</w:t>
            </w:r>
            <w:r>
              <w:rPr>
                <w:rFonts w:asciiTheme="minorHAnsi" w:hAnsiTheme="minorHAnsi"/>
                <w:sz w:val="18"/>
                <w:szCs w:val="18"/>
              </w:rPr>
              <w:t xml:space="preserve"> - does not comply&gt;&gt;</w:t>
            </w:r>
          </w:p>
        </w:tc>
      </w:tr>
      <w:tr w:rsidR="00BB0C44" w:rsidRPr="007167EB" w14:paraId="56DC02A9" w14:textId="77777777" w:rsidTr="003A53FA">
        <w:trPr>
          <w:trHeight w:val="233"/>
        </w:trPr>
        <w:tc>
          <w:tcPr>
            <w:tcW w:w="413" w:type="dxa"/>
            <w:vAlign w:val="center"/>
          </w:tcPr>
          <w:p w14:paraId="56DC02A6" w14:textId="45C89792" w:rsidR="00BB0C44" w:rsidRPr="00F8787A" w:rsidRDefault="00BB0C44" w:rsidP="00960A34">
            <w:pPr>
              <w:jc w:val="center"/>
              <w:rPr>
                <w:rFonts w:asciiTheme="minorHAnsi" w:hAnsiTheme="minorHAnsi"/>
                <w:sz w:val="18"/>
                <w:szCs w:val="18"/>
              </w:rPr>
            </w:pPr>
            <w:r w:rsidRPr="00F8787A">
              <w:rPr>
                <w:rFonts w:asciiTheme="minorHAnsi" w:hAnsiTheme="minorHAnsi"/>
                <w:sz w:val="18"/>
                <w:szCs w:val="18"/>
              </w:rPr>
              <w:t>02</w:t>
            </w:r>
          </w:p>
        </w:tc>
        <w:tc>
          <w:tcPr>
            <w:tcW w:w="5308" w:type="dxa"/>
            <w:vAlign w:val="center"/>
          </w:tcPr>
          <w:p w14:paraId="56DC02A7" w14:textId="41ECFC06" w:rsidR="00BB0C44" w:rsidRPr="00F8787A" w:rsidRDefault="00BB0C44" w:rsidP="00BB0C44">
            <w:pPr>
              <w:rPr>
                <w:rFonts w:asciiTheme="minorHAnsi" w:hAnsiTheme="minorHAnsi"/>
                <w:sz w:val="18"/>
                <w:szCs w:val="18"/>
              </w:rPr>
            </w:pPr>
            <w:r w:rsidRPr="00F8787A">
              <w:rPr>
                <w:rFonts w:asciiTheme="minorHAnsi" w:hAnsiTheme="minorHAnsi"/>
                <w:sz w:val="18"/>
                <w:szCs w:val="18"/>
              </w:rPr>
              <w:t xml:space="preserve">Actual </w:t>
            </w:r>
            <w:r>
              <w:rPr>
                <w:rFonts w:asciiTheme="minorHAnsi" w:hAnsiTheme="minorHAnsi"/>
                <w:sz w:val="18"/>
                <w:szCs w:val="18"/>
              </w:rPr>
              <w:t>S</w:t>
            </w:r>
            <w:r w:rsidRPr="00F8787A">
              <w:rPr>
                <w:rFonts w:asciiTheme="minorHAnsi" w:hAnsiTheme="minorHAnsi"/>
                <w:sz w:val="18"/>
                <w:szCs w:val="18"/>
              </w:rPr>
              <w:t xml:space="preserve">ystem </w:t>
            </w:r>
            <w:r>
              <w:rPr>
                <w:rFonts w:asciiTheme="minorHAnsi" w:hAnsiTheme="minorHAnsi"/>
                <w:sz w:val="18"/>
                <w:szCs w:val="18"/>
              </w:rPr>
              <w:t>D</w:t>
            </w:r>
            <w:r w:rsidRPr="00F8787A">
              <w:rPr>
                <w:rFonts w:asciiTheme="minorHAnsi" w:hAnsiTheme="minorHAnsi"/>
                <w:sz w:val="18"/>
                <w:szCs w:val="18"/>
              </w:rPr>
              <w:t xml:space="preserve">uct </w:t>
            </w:r>
            <w:r>
              <w:rPr>
                <w:rFonts w:asciiTheme="minorHAnsi" w:hAnsiTheme="minorHAnsi"/>
                <w:sz w:val="18"/>
                <w:szCs w:val="18"/>
              </w:rPr>
              <w:t>L</w:t>
            </w:r>
            <w:r w:rsidRPr="00F8787A">
              <w:rPr>
                <w:rFonts w:asciiTheme="minorHAnsi" w:hAnsiTheme="minorHAnsi"/>
                <w:sz w:val="18"/>
                <w:szCs w:val="18"/>
              </w:rPr>
              <w:t xml:space="preserve">eakage </w:t>
            </w:r>
            <w:r>
              <w:rPr>
                <w:rFonts w:asciiTheme="minorHAnsi" w:hAnsiTheme="minorHAnsi"/>
                <w:sz w:val="18"/>
                <w:szCs w:val="18"/>
              </w:rPr>
              <w:t>R</w:t>
            </w:r>
            <w:r w:rsidRPr="00F8787A">
              <w:rPr>
                <w:rFonts w:asciiTheme="minorHAnsi" w:hAnsiTheme="minorHAnsi"/>
                <w:sz w:val="18"/>
                <w:szCs w:val="18"/>
              </w:rPr>
              <w:t xml:space="preserve">ate (cfm) </w:t>
            </w:r>
            <w:r>
              <w:rPr>
                <w:rFonts w:asciiTheme="minorHAnsi" w:hAnsiTheme="minorHAnsi"/>
                <w:sz w:val="18"/>
                <w:szCs w:val="18"/>
              </w:rPr>
              <w:t>M</w:t>
            </w:r>
            <w:r w:rsidRPr="00F8787A">
              <w:rPr>
                <w:rFonts w:asciiTheme="minorHAnsi" w:hAnsiTheme="minorHAnsi"/>
                <w:sz w:val="18"/>
                <w:szCs w:val="18"/>
              </w:rPr>
              <w:t xml:space="preserve">easured </w:t>
            </w:r>
            <w:r>
              <w:rPr>
                <w:rFonts w:asciiTheme="minorHAnsi" w:hAnsiTheme="minorHAnsi"/>
                <w:sz w:val="18"/>
                <w:szCs w:val="18"/>
              </w:rPr>
              <w:t>U</w:t>
            </w:r>
            <w:r w:rsidRPr="00F8787A">
              <w:rPr>
                <w:rFonts w:asciiTheme="minorHAnsi" w:hAnsiTheme="minorHAnsi"/>
                <w:sz w:val="18"/>
                <w:szCs w:val="18"/>
              </w:rPr>
              <w:t>sing RA3.1.4.3.4 Duct Leakage to Outside from Fan Pressurization of Ducts</w:t>
            </w:r>
          </w:p>
        </w:tc>
        <w:tc>
          <w:tcPr>
            <w:tcW w:w="5309" w:type="dxa"/>
            <w:vAlign w:val="center"/>
          </w:tcPr>
          <w:p w14:paraId="56DC02A8" w14:textId="77777777" w:rsidR="00BB0C44" w:rsidRPr="00F8787A" w:rsidRDefault="00BB0C44" w:rsidP="00BB0C44">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r w:rsidR="00BB0C44" w:rsidRPr="007167EB" w14:paraId="56DC02AC" w14:textId="77777777" w:rsidTr="00645ECF">
        <w:trPr>
          <w:trHeight w:val="233"/>
        </w:trPr>
        <w:tc>
          <w:tcPr>
            <w:tcW w:w="413" w:type="dxa"/>
            <w:vAlign w:val="center"/>
          </w:tcPr>
          <w:p w14:paraId="56DC02AA" w14:textId="54AE7580" w:rsidR="00BB0C44" w:rsidRPr="00F8787A" w:rsidRDefault="00BB0C44" w:rsidP="00BB0C44">
            <w:pPr>
              <w:jc w:val="center"/>
              <w:rPr>
                <w:rFonts w:asciiTheme="minorHAnsi" w:hAnsiTheme="minorHAnsi"/>
                <w:sz w:val="18"/>
                <w:szCs w:val="18"/>
              </w:rPr>
            </w:pPr>
            <w:r w:rsidRPr="00F8787A">
              <w:rPr>
                <w:rFonts w:asciiTheme="minorHAnsi" w:hAnsiTheme="minorHAnsi"/>
                <w:sz w:val="18"/>
                <w:szCs w:val="18"/>
              </w:rPr>
              <w:t>03</w:t>
            </w:r>
          </w:p>
        </w:tc>
        <w:tc>
          <w:tcPr>
            <w:tcW w:w="10617" w:type="dxa"/>
            <w:gridSpan w:val="2"/>
            <w:vAlign w:val="center"/>
          </w:tcPr>
          <w:p w14:paraId="56DC02AB" w14:textId="5D213EF1" w:rsidR="00BB0C44" w:rsidRPr="00F8787A" w:rsidRDefault="00BB0C44" w:rsidP="00BB0C44">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r w:rsidRPr="00F8787A">
              <w:rPr>
                <w:rFonts w:asciiTheme="minorHAnsi" w:hAnsiTheme="minorHAnsi"/>
                <w:sz w:val="18"/>
                <w:szCs w:val="18"/>
              </w:rPr>
              <w:t>&lt;&lt;if measured duct leakage in D02 is less than or equal to 25 cfm,</w:t>
            </w:r>
            <w:r>
              <w:rPr>
                <w:rFonts w:asciiTheme="minorHAnsi" w:hAnsiTheme="minorHAnsi"/>
                <w:sz w:val="18"/>
                <w:szCs w:val="18"/>
              </w:rPr>
              <w:t xml:space="preserve"> </w:t>
            </w:r>
            <w:r w:rsidRPr="00F8787A">
              <w:rPr>
                <w:rFonts w:asciiTheme="minorHAnsi" w:hAnsiTheme="minorHAnsi"/>
                <w:sz w:val="18"/>
                <w:szCs w:val="18"/>
              </w:rPr>
              <w:t>and visual inspection result in D01 =</w:t>
            </w:r>
            <w:r w:rsidRPr="00F8787A">
              <w:rPr>
                <w:rFonts w:asciiTheme="minorHAnsi" w:hAnsiTheme="minorHAnsi"/>
                <w:sz w:val="18"/>
                <w:szCs w:val="18"/>
                <w:u w:val="single"/>
              </w:rPr>
              <w:t xml:space="preserve"> Entirely in </w:t>
            </w:r>
            <w:ins w:id="302" w:author="Moua, Cheng@Energy" w:date="2022-01-06T00:16:00Z">
              <w:r w:rsidR="00B02405">
                <w:rPr>
                  <w:rFonts w:asciiTheme="minorHAnsi" w:hAnsiTheme="minorHAnsi"/>
                  <w:sz w:val="18"/>
                  <w:szCs w:val="18"/>
                  <w:u w:val="single"/>
                </w:rPr>
                <w:t xml:space="preserve">directly </w:t>
              </w:r>
            </w:ins>
            <w:r w:rsidRPr="00F8787A">
              <w:rPr>
                <w:rFonts w:asciiTheme="minorHAnsi" w:hAnsiTheme="minorHAnsi"/>
                <w:sz w:val="18"/>
                <w:szCs w:val="18"/>
                <w:u w:val="single"/>
              </w:rPr>
              <w:t>conditioned space</w:t>
            </w:r>
            <w:r w:rsidRPr="00F8787A">
              <w:rPr>
                <w:rFonts w:asciiTheme="minorHAnsi" w:hAnsiTheme="minorHAnsi"/>
                <w:sz w:val="18"/>
                <w:szCs w:val="18"/>
              </w:rPr>
              <w:t>;</w:t>
            </w:r>
            <w:r>
              <w:rPr>
                <w:rFonts w:asciiTheme="minorHAnsi" w:hAnsiTheme="minorHAnsi"/>
                <w:sz w:val="18"/>
                <w:szCs w:val="18"/>
              </w:rPr>
              <w:t xml:space="preserve"> </w:t>
            </w:r>
            <w:r w:rsidRPr="00F8787A">
              <w:rPr>
                <w:rFonts w:asciiTheme="minorHAnsi" w:hAnsiTheme="minorHAnsi"/>
                <w:sz w:val="18"/>
                <w:szCs w:val="18"/>
              </w:rPr>
              <w:t>then display text:</w:t>
            </w:r>
            <w:r>
              <w:rPr>
                <w:rFonts w:asciiTheme="minorHAnsi" w:hAnsiTheme="minorHAnsi"/>
                <w:sz w:val="18"/>
                <w:szCs w:val="18"/>
              </w:rPr>
              <w:t xml:space="preserve"> </w:t>
            </w:r>
            <w:r w:rsidRPr="00F8787A">
              <w:rPr>
                <w:rFonts w:asciiTheme="minorHAnsi" w:hAnsiTheme="minorHAnsi"/>
                <w:sz w:val="18"/>
                <w:szCs w:val="18"/>
              </w:rPr>
              <w:t xml:space="preserve">"the </w:t>
            </w:r>
            <w:del w:id="303" w:author="Moua, Cheng@Energy" w:date="2022-01-06T00:35:00Z">
              <w:r w:rsidRPr="00F8787A" w:rsidDel="003856C3">
                <w:rPr>
                  <w:rFonts w:asciiTheme="minorHAnsi" w:hAnsiTheme="minorHAnsi"/>
                  <w:sz w:val="18"/>
                  <w:szCs w:val="18"/>
                </w:rPr>
                <w:delText>space conditioning</w:delText>
              </w:r>
            </w:del>
            <w:ins w:id="304" w:author="Moua, Cheng@Energy" w:date="2022-01-06T00:35:00Z">
              <w:r w:rsidR="003856C3">
                <w:rPr>
                  <w:rFonts w:asciiTheme="minorHAnsi" w:hAnsiTheme="minorHAnsi"/>
                  <w:sz w:val="18"/>
                  <w:szCs w:val="18"/>
                </w:rPr>
                <w:t>duct</w:t>
              </w:r>
            </w:ins>
            <w:r w:rsidRPr="00F8787A">
              <w:rPr>
                <w:rFonts w:asciiTheme="minorHAnsi" w:hAnsiTheme="minorHAnsi"/>
                <w:sz w:val="18"/>
                <w:szCs w:val="18"/>
              </w:rPr>
              <w:t xml:space="preserve"> system is considered to be entirely in </w:t>
            </w:r>
            <w:ins w:id="305" w:author="Moua, Cheng@Energy" w:date="2022-01-06T00:16:00Z">
              <w:r w:rsidR="00B02405">
                <w:rPr>
                  <w:rFonts w:asciiTheme="minorHAnsi" w:hAnsiTheme="minorHAnsi"/>
                  <w:sz w:val="18"/>
                  <w:szCs w:val="18"/>
                </w:rPr>
                <w:t xml:space="preserve">directly </w:t>
              </w:r>
            </w:ins>
            <w:r w:rsidRPr="00F8787A">
              <w:rPr>
                <w:rFonts w:asciiTheme="minorHAnsi" w:hAnsiTheme="minorHAnsi"/>
                <w:sz w:val="18"/>
                <w:szCs w:val="18"/>
              </w:rPr>
              <w:t xml:space="preserve">conditioned space and </w:t>
            </w:r>
            <w:del w:id="306" w:author="Moua, Cheng@Energy" w:date="2022-01-06T00:21:00Z">
              <w:r w:rsidRPr="00F8787A" w:rsidDel="009F3BFD">
                <w:rPr>
                  <w:rFonts w:asciiTheme="minorHAnsi" w:hAnsiTheme="minorHAnsi"/>
                  <w:sz w:val="18"/>
                  <w:szCs w:val="18"/>
                </w:rPr>
                <w:delText>Duct R-Value less than minimum</w:delText>
              </w:r>
            </w:del>
            <w:ins w:id="307" w:author="Moua, Cheng@Energy" w:date="2022-01-06T00:21:00Z">
              <w:r w:rsidR="009F3BFD">
                <w:rPr>
                  <w:rFonts w:asciiTheme="minorHAnsi" w:hAnsiTheme="minorHAnsi"/>
                  <w:sz w:val="18"/>
                  <w:szCs w:val="18"/>
                </w:rPr>
                <w:t>performance credit</w:t>
              </w:r>
            </w:ins>
            <w:r w:rsidRPr="00F8787A">
              <w:rPr>
                <w:rFonts w:asciiTheme="minorHAnsi" w:hAnsiTheme="minorHAnsi"/>
                <w:sz w:val="18"/>
                <w:szCs w:val="18"/>
              </w:rPr>
              <w:t xml:space="preserve"> is allowable</w:t>
            </w:r>
            <w:r>
              <w:rPr>
                <w:rFonts w:asciiTheme="minorHAnsi" w:hAnsiTheme="minorHAnsi"/>
                <w:sz w:val="18"/>
                <w:szCs w:val="18"/>
              </w:rPr>
              <w:t xml:space="preserve">", else the system does not meet the criteria for ducts entirely in </w:t>
            </w:r>
            <w:ins w:id="308" w:author="Moua, Cheng@Energy" w:date="2022-01-06T00:39:00Z">
              <w:r w:rsidR="0074375C">
                <w:rPr>
                  <w:rFonts w:asciiTheme="minorHAnsi" w:hAnsiTheme="minorHAnsi"/>
                  <w:sz w:val="18"/>
                  <w:szCs w:val="18"/>
                </w:rPr>
                <w:t xml:space="preserve">directly </w:t>
              </w:r>
            </w:ins>
            <w:r>
              <w:rPr>
                <w:rFonts w:asciiTheme="minorHAnsi" w:hAnsiTheme="minorHAnsi"/>
                <w:sz w:val="18"/>
                <w:szCs w:val="18"/>
              </w:rPr>
              <w:t>conditioned space.&gt;&gt;</w:t>
            </w:r>
          </w:p>
        </w:tc>
      </w:tr>
      <w:tr w:rsidR="004E5F88" w:rsidRPr="007167EB" w14:paraId="13FCB469" w14:textId="77777777" w:rsidTr="005012B0">
        <w:trPr>
          <w:trHeight w:val="233"/>
        </w:trPr>
        <w:tc>
          <w:tcPr>
            <w:tcW w:w="11030" w:type="dxa"/>
            <w:gridSpan w:val="3"/>
            <w:vAlign w:val="center"/>
          </w:tcPr>
          <w:p w14:paraId="7044A1B6" w14:textId="778AD836" w:rsidR="004E5F88" w:rsidRPr="00F8787A" w:rsidRDefault="004E5F88" w:rsidP="004E5F88">
            <w:pPr>
              <w:rPr>
                <w:rFonts w:asciiTheme="minorHAnsi" w:hAnsiTheme="minorHAnsi"/>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2D10DAB2" w14:textId="55A9EC07" w:rsidR="000E3470" w:rsidRDefault="000E347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AD60F8" w:rsidRPr="007167EB" w14:paraId="194DD2DE" w14:textId="77777777" w:rsidTr="005012B0">
        <w:trPr>
          <w:trHeight w:val="233"/>
        </w:trPr>
        <w:tc>
          <w:tcPr>
            <w:tcW w:w="11030" w:type="dxa"/>
            <w:gridSpan w:val="2"/>
          </w:tcPr>
          <w:p w14:paraId="6D730273" w14:textId="769890D4" w:rsidR="00AD60F8" w:rsidRDefault="00B80D05" w:rsidP="00CE3C71">
            <w:pPr>
              <w:rPr>
                <w:rFonts w:asciiTheme="minorHAnsi" w:hAnsiTheme="minorHAnsi"/>
                <w:b/>
              </w:rPr>
            </w:pPr>
            <w:r>
              <w:rPr>
                <w:rFonts w:asciiTheme="minorHAnsi" w:hAnsiTheme="minorHAnsi"/>
                <w:b/>
              </w:rPr>
              <w:t>E</w:t>
            </w:r>
            <w:r w:rsidR="00AD60F8" w:rsidRPr="00573B76">
              <w:rPr>
                <w:rFonts w:asciiTheme="minorHAnsi" w:hAnsiTheme="minorHAnsi"/>
                <w:b/>
              </w:rPr>
              <w:t xml:space="preserve">. </w:t>
            </w:r>
            <w:ins w:id="309" w:author="Moua, Cheng@Energy" w:date="2022-01-06T00:23:00Z">
              <w:r w:rsidR="00C07DE6">
                <w:rPr>
                  <w:rFonts w:asciiTheme="minorHAnsi" w:hAnsiTheme="minorHAnsi"/>
                  <w:b/>
                </w:rPr>
                <w:t>Portions of Ducts Located in Conditioned Space, R-6</w:t>
              </w:r>
            </w:ins>
            <w:ins w:id="310" w:author="Moua, Cheng@Energy" w:date="2022-01-06T00:24:00Z">
              <w:r w:rsidR="00C07DE6">
                <w:rPr>
                  <w:rFonts w:asciiTheme="minorHAnsi" w:hAnsiTheme="minorHAnsi"/>
                  <w:b/>
                </w:rPr>
                <w:t xml:space="preserve"> Exception</w:t>
              </w:r>
            </w:ins>
            <w:del w:id="311" w:author="Moua, Cheng@Energy" w:date="2022-01-06T00:23:00Z">
              <w:r w:rsidR="00AD60F8" w:rsidDel="008136DD">
                <w:rPr>
                  <w:rFonts w:asciiTheme="minorHAnsi" w:hAnsiTheme="minorHAnsi"/>
                  <w:b/>
                </w:rPr>
                <w:delText xml:space="preserve">Exceptions to Minimum </w:delText>
              </w:r>
              <w:r w:rsidR="00A10DBF" w:rsidDel="008136DD">
                <w:rPr>
                  <w:rFonts w:asciiTheme="minorHAnsi" w:hAnsiTheme="minorHAnsi"/>
                  <w:b/>
                </w:rPr>
                <w:delText xml:space="preserve">Duct </w:delText>
              </w:r>
              <w:r w:rsidR="00AD60F8" w:rsidDel="008136DD">
                <w:rPr>
                  <w:rFonts w:asciiTheme="minorHAnsi" w:hAnsiTheme="minorHAnsi"/>
                  <w:b/>
                </w:rPr>
                <w:delText>R-Value Requirement</w:delText>
              </w:r>
            </w:del>
          </w:p>
          <w:p w14:paraId="2BCAACA4" w14:textId="5BAAA3BA" w:rsidR="00AD60F8" w:rsidRPr="00573B76" w:rsidRDefault="00AD6291">
            <w:pPr>
              <w:rPr>
                <w:rFonts w:asciiTheme="minorHAnsi" w:hAnsiTheme="minorHAnsi"/>
                <w:b/>
              </w:rPr>
            </w:pPr>
            <w:r w:rsidRPr="007167EB">
              <w:rPr>
                <w:rFonts w:asciiTheme="minorHAnsi" w:hAnsiTheme="minorHAnsi"/>
                <w:i/>
                <w:sz w:val="18"/>
                <w:szCs w:val="18"/>
              </w:rPr>
              <w:t>&lt;&lt;This table only shown if A0</w:t>
            </w:r>
            <w:r w:rsidR="00634F3B">
              <w:rPr>
                <w:rFonts w:asciiTheme="minorHAnsi" w:hAnsiTheme="minorHAnsi"/>
                <w:i/>
                <w:sz w:val="18"/>
                <w:szCs w:val="18"/>
              </w:rPr>
              <w:t>7</w:t>
            </w:r>
            <w:r w:rsidR="002B3672">
              <w:rPr>
                <w:rFonts w:asciiTheme="minorHAnsi" w:hAnsiTheme="minorHAnsi"/>
                <w:i/>
                <w:sz w:val="18"/>
                <w:szCs w:val="18"/>
              </w:rPr>
              <w:t xml:space="preserve"> or A0</w:t>
            </w:r>
            <w:r w:rsidR="00634F3B">
              <w:rPr>
                <w:rFonts w:asciiTheme="minorHAnsi" w:hAnsiTheme="minorHAnsi"/>
                <w:i/>
                <w:sz w:val="18"/>
                <w:szCs w:val="18"/>
              </w:rPr>
              <w:t>8</w:t>
            </w:r>
            <w:r w:rsidRPr="007167EB">
              <w:rPr>
                <w:rFonts w:asciiTheme="minorHAnsi" w:hAnsiTheme="minorHAnsi"/>
                <w:i/>
                <w:sz w:val="18"/>
                <w:szCs w:val="18"/>
              </w:rPr>
              <w:t xml:space="preserve"> indicates the table is applicable</w:t>
            </w:r>
            <w:r>
              <w:rPr>
                <w:rFonts w:asciiTheme="minorHAnsi" w:hAnsiTheme="minorHAnsi"/>
                <w:i/>
                <w:sz w:val="18"/>
                <w:szCs w:val="18"/>
              </w:rPr>
              <w:t xml:space="preserve">, </w:t>
            </w:r>
            <w:r w:rsidRPr="004356D2">
              <w:rPr>
                <w:rFonts w:asciiTheme="minorHAnsi" w:hAnsiTheme="minorHAnsi" w:cstheme="minorHAnsi"/>
                <w:i/>
                <w:sz w:val="18"/>
                <w:szCs w:val="18"/>
              </w:rPr>
              <w:t xml:space="preserve">else display </w:t>
            </w:r>
            <w:r w:rsidRPr="004356D2">
              <w:rPr>
                <w:rFonts w:asciiTheme="minorHAnsi" w:hAnsiTheme="minorHAnsi" w:cstheme="minorHAnsi"/>
                <w:i/>
                <w:sz w:val="18"/>
              </w:rPr>
              <w:t xml:space="preserve">the </w:t>
            </w:r>
            <w:del w:id="312" w:author="Moua, Cheng@Energy" w:date="2022-01-06T00:24:00Z">
              <w:r w:rsidRPr="004356D2" w:rsidDel="00C07DE6">
                <w:rPr>
                  <w:rFonts w:asciiTheme="minorHAnsi" w:hAnsiTheme="minorHAnsi" w:cstheme="minorHAnsi"/>
                  <w:i/>
                  <w:sz w:val="18"/>
                </w:rPr>
                <w:delText>"</w:delText>
              </w:r>
            </w:del>
            <w:ins w:id="313" w:author="Moua, Cheng@Energy" w:date="2022-01-06T00:24:00Z">
              <w:r w:rsidR="00C07DE6">
                <w:rPr>
                  <w:rFonts w:asciiTheme="minorHAnsi" w:hAnsiTheme="minorHAnsi" w:cstheme="minorHAnsi"/>
                  <w:i/>
                  <w:sz w:val="18"/>
                </w:rPr>
                <w:t>“</w:t>
              </w:r>
            </w:ins>
            <w:r w:rsidRPr="004356D2">
              <w:rPr>
                <w:rFonts w:asciiTheme="minorHAnsi" w:hAnsiTheme="minorHAnsi" w:cstheme="minorHAnsi"/>
                <w:i/>
                <w:sz w:val="18"/>
              </w:rPr>
              <w:t>section does not apply</w:t>
            </w:r>
            <w:del w:id="314" w:author="Moua, Cheng@Energy" w:date="2022-01-06T00:24:00Z">
              <w:r w:rsidRPr="004356D2" w:rsidDel="00C07DE6">
                <w:rPr>
                  <w:rFonts w:asciiTheme="minorHAnsi" w:hAnsiTheme="minorHAnsi" w:cstheme="minorHAnsi"/>
                  <w:i/>
                  <w:sz w:val="18"/>
                </w:rPr>
                <w:delText>"</w:delText>
              </w:r>
            </w:del>
            <w:ins w:id="315" w:author="Moua, Cheng@Energy" w:date="2022-01-06T00:24:00Z">
              <w:r w:rsidR="00C07DE6">
                <w:rPr>
                  <w:rFonts w:asciiTheme="minorHAnsi" w:hAnsiTheme="minorHAnsi" w:cstheme="minorHAnsi"/>
                  <w:i/>
                  <w:sz w:val="18"/>
                </w:rPr>
                <w:t>”</w:t>
              </w:r>
            </w:ins>
            <w:r w:rsidRPr="004356D2">
              <w:rPr>
                <w:rFonts w:asciiTheme="minorHAnsi" w:hAnsiTheme="minorHAnsi" w:cstheme="minorHAnsi"/>
                <w:i/>
                <w:sz w:val="18"/>
              </w:rPr>
              <w:t xml:space="preserve"> message</w:t>
            </w:r>
            <w:r w:rsidRPr="007167EB">
              <w:rPr>
                <w:rFonts w:asciiTheme="minorHAnsi" w:hAnsiTheme="minorHAnsi"/>
                <w:i/>
                <w:sz w:val="18"/>
                <w:szCs w:val="18"/>
              </w:rPr>
              <w:t xml:space="preserve"> &gt;&gt;</w:t>
            </w:r>
          </w:p>
        </w:tc>
      </w:tr>
      <w:tr w:rsidR="00AD60F8" w:rsidRPr="007167EB" w14:paraId="779561EA" w14:textId="77777777" w:rsidTr="005012B0">
        <w:trPr>
          <w:trHeight w:val="233"/>
        </w:trPr>
        <w:tc>
          <w:tcPr>
            <w:tcW w:w="413" w:type="dxa"/>
            <w:vAlign w:val="center"/>
          </w:tcPr>
          <w:p w14:paraId="45FD750B" w14:textId="2DFD6808" w:rsidR="00AD60F8" w:rsidRPr="007167EB" w:rsidRDefault="00AD60F8" w:rsidP="005012B0">
            <w:pPr>
              <w:jc w:val="center"/>
              <w:rPr>
                <w:rFonts w:asciiTheme="minorHAnsi" w:hAnsiTheme="minorHAnsi"/>
                <w:sz w:val="18"/>
                <w:szCs w:val="18"/>
              </w:rPr>
            </w:pPr>
            <w:r>
              <w:rPr>
                <w:rFonts w:asciiTheme="minorHAnsi" w:hAnsiTheme="minorHAnsi"/>
                <w:sz w:val="18"/>
                <w:szCs w:val="18"/>
              </w:rPr>
              <w:t>01</w:t>
            </w:r>
          </w:p>
        </w:tc>
        <w:tc>
          <w:tcPr>
            <w:tcW w:w="10617" w:type="dxa"/>
            <w:vAlign w:val="center"/>
          </w:tcPr>
          <w:p w14:paraId="2780143E" w14:textId="4913ED80" w:rsidR="00AD60F8" w:rsidRPr="007167EB" w:rsidRDefault="00AD60F8" w:rsidP="00CE3C71">
            <w:pPr>
              <w:rPr>
                <w:rFonts w:asciiTheme="minorHAnsi" w:hAnsiTheme="minorHAnsi"/>
                <w:sz w:val="18"/>
                <w:szCs w:val="18"/>
              </w:rPr>
            </w:pPr>
            <w:r>
              <w:rPr>
                <w:rFonts w:asciiTheme="minorHAnsi" w:hAnsiTheme="minorHAnsi"/>
                <w:sz w:val="18"/>
                <w:szCs w:val="18"/>
              </w:rPr>
              <w:t xml:space="preserve">Portions of the duct system with </w:t>
            </w:r>
            <w:ins w:id="316" w:author="Moua, Cheng@Energy" w:date="2022-01-06T00:24:00Z">
              <w:r w:rsidR="00C07DE6">
                <w:rPr>
                  <w:rFonts w:asciiTheme="minorHAnsi" w:hAnsiTheme="minorHAnsi"/>
                  <w:sz w:val="18"/>
                  <w:szCs w:val="18"/>
                </w:rPr>
                <w:t>no insulation</w:t>
              </w:r>
              <w:r w:rsidR="00FF4C30">
                <w:rPr>
                  <w:rFonts w:asciiTheme="minorHAnsi" w:hAnsiTheme="minorHAnsi"/>
                  <w:sz w:val="18"/>
                  <w:szCs w:val="18"/>
                </w:rPr>
                <w:t xml:space="preserve"> (or with insulation </w:t>
              </w:r>
            </w:ins>
            <w:r>
              <w:rPr>
                <w:rFonts w:asciiTheme="minorHAnsi" w:hAnsiTheme="minorHAnsi"/>
                <w:sz w:val="18"/>
                <w:szCs w:val="18"/>
              </w:rPr>
              <w:t>less than minimum R-</w:t>
            </w:r>
            <w:ins w:id="317" w:author="Moua, Cheng@Energy" w:date="2022-01-06T00:24:00Z">
              <w:r w:rsidR="00FF4C30">
                <w:rPr>
                  <w:rFonts w:asciiTheme="minorHAnsi" w:hAnsiTheme="minorHAnsi"/>
                  <w:sz w:val="18"/>
                  <w:szCs w:val="18"/>
                </w:rPr>
                <w:t>6</w:t>
              </w:r>
            </w:ins>
            <w:ins w:id="318" w:author="Moua, Cheng@Energy" w:date="2022-01-06T00:25:00Z">
              <w:r w:rsidR="00FF4C30">
                <w:rPr>
                  <w:rFonts w:asciiTheme="minorHAnsi" w:hAnsiTheme="minorHAnsi"/>
                  <w:sz w:val="18"/>
                  <w:szCs w:val="18"/>
                </w:rPr>
                <w:t>)</w:t>
              </w:r>
            </w:ins>
            <w:del w:id="319" w:author="Moua, Cheng@Energy" w:date="2022-01-06T00:24:00Z">
              <w:r w:rsidDel="00FF4C30">
                <w:rPr>
                  <w:rFonts w:asciiTheme="minorHAnsi" w:hAnsiTheme="minorHAnsi"/>
                  <w:sz w:val="18"/>
                  <w:szCs w:val="18"/>
                </w:rPr>
                <w:delText>value</w:delText>
              </w:r>
            </w:del>
            <w:del w:id="320" w:author="Moua, Cheng@Energy" w:date="2022-01-06T00:25:00Z">
              <w:r w:rsidDel="00FF4C30">
                <w:rPr>
                  <w:rFonts w:asciiTheme="minorHAnsi" w:hAnsiTheme="minorHAnsi"/>
                  <w:sz w:val="18"/>
                  <w:szCs w:val="18"/>
                </w:rPr>
                <w:delText xml:space="preserve"> insulation </w:delText>
              </w:r>
            </w:del>
            <w:proofErr w:type="gramStart"/>
            <w:ins w:id="321" w:author="Moua, Cheng@Energy" w:date="2022-01-06T00:25:00Z">
              <w:r w:rsidR="008366CE">
                <w:rPr>
                  <w:rFonts w:asciiTheme="minorHAnsi" w:hAnsiTheme="minorHAnsi"/>
                  <w:sz w:val="18"/>
                  <w:szCs w:val="18"/>
                </w:rPr>
                <w:t xml:space="preserve">are </w:t>
              </w:r>
            </w:ins>
            <w:r>
              <w:rPr>
                <w:rFonts w:asciiTheme="minorHAnsi" w:hAnsiTheme="minorHAnsi"/>
                <w:sz w:val="18"/>
                <w:szCs w:val="18"/>
              </w:rPr>
              <w:t>located in</w:t>
            </w:r>
            <w:proofErr w:type="gramEnd"/>
            <w:r>
              <w:rPr>
                <w:rFonts w:asciiTheme="minorHAnsi" w:hAnsiTheme="minorHAnsi"/>
                <w:sz w:val="18"/>
                <w:szCs w:val="18"/>
              </w:rPr>
              <w:t xml:space="preserve"> </w:t>
            </w:r>
            <w:ins w:id="322" w:author="Moua, Cheng@Energy" w:date="2022-01-06T00:25:00Z">
              <w:r w:rsidR="008366CE">
                <w:rPr>
                  <w:rFonts w:asciiTheme="minorHAnsi" w:hAnsiTheme="minorHAnsi"/>
                  <w:sz w:val="18"/>
                  <w:szCs w:val="18"/>
                </w:rPr>
                <w:t xml:space="preserve">conditioned space below the ceiling separating the occupiable space from the attic. </w:t>
              </w:r>
            </w:ins>
            <w:del w:id="323" w:author="Moua, Cheng@Energy" w:date="2022-01-06T00:25:00Z">
              <w:r w:rsidDel="008366CE">
                <w:rPr>
                  <w:rFonts w:asciiTheme="minorHAnsi" w:hAnsiTheme="minorHAnsi"/>
                  <w:sz w:val="18"/>
                  <w:szCs w:val="18"/>
                </w:rPr>
                <w:delText>wall cavities are entirely inside the building’s thermal envelope.</w:delText>
              </w:r>
            </w:del>
          </w:p>
        </w:tc>
      </w:tr>
      <w:tr w:rsidR="00AD60F8" w:rsidRPr="007167EB" w14:paraId="3A021E08" w14:textId="77777777" w:rsidTr="005012B0">
        <w:trPr>
          <w:trHeight w:val="233"/>
        </w:trPr>
        <w:tc>
          <w:tcPr>
            <w:tcW w:w="413" w:type="dxa"/>
            <w:vAlign w:val="center"/>
          </w:tcPr>
          <w:p w14:paraId="50B14B8D" w14:textId="66BB2858" w:rsidR="00AD60F8" w:rsidRPr="007167EB" w:rsidRDefault="00AD60F8" w:rsidP="00AD60F8">
            <w:pPr>
              <w:jc w:val="center"/>
              <w:rPr>
                <w:rFonts w:asciiTheme="minorHAnsi" w:hAnsiTheme="minorHAnsi"/>
                <w:sz w:val="18"/>
                <w:szCs w:val="18"/>
              </w:rPr>
            </w:pPr>
            <w:r>
              <w:rPr>
                <w:rFonts w:asciiTheme="minorHAnsi" w:hAnsiTheme="minorHAnsi"/>
                <w:sz w:val="18"/>
                <w:szCs w:val="18"/>
              </w:rPr>
              <w:t>02</w:t>
            </w:r>
          </w:p>
        </w:tc>
        <w:tc>
          <w:tcPr>
            <w:tcW w:w="10617" w:type="dxa"/>
            <w:vAlign w:val="center"/>
          </w:tcPr>
          <w:p w14:paraId="3CAC533D" w14:textId="58601806" w:rsidR="00AD60F8" w:rsidRPr="007167EB" w:rsidRDefault="00AD60F8" w:rsidP="00AD60F8">
            <w:pPr>
              <w:rPr>
                <w:rFonts w:asciiTheme="minorHAnsi" w:hAnsiTheme="minorHAnsi"/>
                <w:sz w:val="18"/>
                <w:szCs w:val="18"/>
              </w:rPr>
            </w:pPr>
            <w:r>
              <w:rPr>
                <w:rFonts w:asciiTheme="minorHAnsi" w:hAnsiTheme="minorHAnsi"/>
                <w:sz w:val="18"/>
                <w:szCs w:val="18"/>
              </w:rPr>
              <w:t xml:space="preserve">Portions of the duct system with </w:t>
            </w:r>
            <w:ins w:id="324" w:author="Moua, Cheng@Energy" w:date="2022-01-06T00:26:00Z">
              <w:r w:rsidR="00217449">
                <w:rPr>
                  <w:rFonts w:asciiTheme="minorHAnsi" w:hAnsiTheme="minorHAnsi"/>
                  <w:sz w:val="18"/>
                  <w:szCs w:val="18"/>
                </w:rPr>
                <w:t xml:space="preserve">no insulation (or with insulation </w:t>
              </w:r>
            </w:ins>
            <w:r>
              <w:rPr>
                <w:rFonts w:asciiTheme="minorHAnsi" w:hAnsiTheme="minorHAnsi"/>
                <w:sz w:val="18"/>
                <w:szCs w:val="18"/>
              </w:rPr>
              <w:t>less than minimum R-</w:t>
            </w:r>
            <w:ins w:id="325" w:author="Moua, Cheng@Energy" w:date="2022-01-06T00:26:00Z">
              <w:r w:rsidR="00217449">
                <w:rPr>
                  <w:rFonts w:asciiTheme="minorHAnsi" w:hAnsiTheme="minorHAnsi"/>
                  <w:sz w:val="18"/>
                  <w:szCs w:val="18"/>
                </w:rPr>
                <w:t>6)</w:t>
              </w:r>
            </w:ins>
            <w:del w:id="326" w:author="Moua, Cheng@Energy" w:date="2022-01-06T00:26:00Z">
              <w:r w:rsidDel="00217449">
                <w:rPr>
                  <w:rFonts w:asciiTheme="minorHAnsi" w:hAnsiTheme="minorHAnsi"/>
                  <w:sz w:val="18"/>
                  <w:szCs w:val="18"/>
                </w:rPr>
                <w:delText>value insulation</w:delText>
              </w:r>
            </w:del>
            <w:r>
              <w:rPr>
                <w:rFonts w:asciiTheme="minorHAnsi" w:hAnsiTheme="minorHAnsi"/>
                <w:sz w:val="18"/>
                <w:szCs w:val="18"/>
              </w:rPr>
              <w:t xml:space="preserve"> </w:t>
            </w:r>
            <w:ins w:id="327" w:author="Moua, Cheng@Energy" w:date="2022-01-06T00:26:00Z">
              <w:r w:rsidR="00217449">
                <w:rPr>
                  <w:rFonts w:asciiTheme="minorHAnsi" w:hAnsiTheme="minorHAnsi"/>
                  <w:sz w:val="18"/>
                  <w:szCs w:val="18"/>
                </w:rPr>
                <w:t xml:space="preserve">are </w:t>
              </w:r>
            </w:ins>
            <w:r>
              <w:rPr>
                <w:rFonts w:asciiTheme="minorHAnsi" w:hAnsiTheme="minorHAnsi"/>
                <w:sz w:val="18"/>
                <w:szCs w:val="18"/>
              </w:rPr>
              <w:t xml:space="preserve">located </w:t>
            </w:r>
            <w:ins w:id="328" w:author="Moua, Cheng@Energy" w:date="2022-01-06T00:26:00Z">
              <w:r w:rsidR="0010323F">
                <w:rPr>
                  <w:rFonts w:asciiTheme="minorHAnsi" w:hAnsiTheme="minorHAnsi"/>
                  <w:sz w:val="18"/>
                  <w:szCs w:val="18"/>
                </w:rPr>
                <w:t xml:space="preserve">entirely inside the building’s thermal envelope. </w:t>
              </w:r>
            </w:ins>
            <w:del w:id="329" w:author="Moua, Cheng@Energy" w:date="2022-01-06T00:27:00Z">
              <w:r w:rsidDel="0010323F">
                <w:rPr>
                  <w:rFonts w:asciiTheme="minorHAnsi" w:hAnsiTheme="minorHAnsi"/>
                  <w:sz w:val="18"/>
                  <w:szCs w:val="18"/>
                </w:rPr>
                <w:delText>in directly conditioned space are completely exposed and surrounded by directly conditioned space.</w:delText>
              </w:r>
            </w:del>
          </w:p>
        </w:tc>
      </w:tr>
      <w:tr w:rsidR="00AD60F8" w:rsidRPr="007167EB" w14:paraId="378533D0" w14:textId="77777777" w:rsidTr="005012B0">
        <w:trPr>
          <w:trHeight w:val="233"/>
        </w:trPr>
        <w:tc>
          <w:tcPr>
            <w:tcW w:w="413" w:type="dxa"/>
            <w:vAlign w:val="center"/>
          </w:tcPr>
          <w:p w14:paraId="750B8579" w14:textId="662F5E84" w:rsidR="00AD60F8" w:rsidRDefault="00AD60F8" w:rsidP="00AD60F8">
            <w:pPr>
              <w:jc w:val="center"/>
              <w:rPr>
                <w:rFonts w:asciiTheme="minorHAnsi" w:hAnsiTheme="minorHAnsi"/>
                <w:sz w:val="18"/>
                <w:szCs w:val="18"/>
              </w:rPr>
            </w:pPr>
            <w:r>
              <w:rPr>
                <w:rFonts w:asciiTheme="minorHAnsi" w:hAnsiTheme="minorHAnsi"/>
                <w:sz w:val="18"/>
                <w:szCs w:val="18"/>
              </w:rPr>
              <w:t>03</w:t>
            </w:r>
          </w:p>
        </w:tc>
        <w:tc>
          <w:tcPr>
            <w:tcW w:w="10617" w:type="dxa"/>
            <w:vAlign w:val="center"/>
          </w:tcPr>
          <w:p w14:paraId="560C78DA" w14:textId="5051386F" w:rsidR="00AD60F8" w:rsidRPr="007167EB" w:rsidRDefault="00E33458" w:rsidP="00CE3C71">
            <w:pPr>
              <w:rPr>
                <w:rFonts w:asciiTheme="minorHAnsi" w:hAnsiTheme="minorHAnsi"/>
                <w:sz w:val="18"/>
                <w:szCs w:val="18"/>
              </w:rPr>
            </w:pPr>
            <w:ins w:id="330" w:author="Moua, Cheng@Energy" w:date="2022-01-06T00:27:00Z">
              <w:r>
                <w:rPr>
                  <w:rFonts w:asciiTheme="minorHAnsi" w:hAnsiTheme="minorHAnsi"/>
                  <w:sz w:val="18"/>
                  <w:szCs w:val="18"/>
                </w:rPr>
                <w:t xml:space="preserve">At all locations where portions of the duct system with no insulation (or with insulation less than minimum R-6) </w:t>
              </w:r>
              <w:proofErr w:type="gramStart"/>
              <w:r>
                <w:rPr>
                  <w:rFonts w:asciiTheme="minorHAnsi" w:hAnsiTheme="minorHAnsi"/>
                  <w:sz w:val="18"/>
                  <w:szCs w:val="18"/>
                </w:rPr>
                <w:t>penetrates into</w:t>
              </w:r>
              <w:proofErr w:type="gramEnd"/>
              <w:r>
                <w:rPr>
                  <w:rFonts w:asciiTheme="minorHAnsi" w:hAnsiTheme="minorHAnsi"/>
                  <w:sz w:val="18"/>
                  <w:szCs w:val="18"/>
                </w:rPr>
                <w:t xml:space="preserve"> </w:t>
              </w:r>
              <w:r>
                <w:rPr>
                  <w:rFonts w:asciiTheme="minorHAnsi" w:hAnsiTheme="minorHAnsi"/>
                  <w:sz w:val="18"/>
                  <w:szCs w:val="18"/>
                </w:rPr>
                <w:lastRenderedPageBreak/>
                <w:t xml:space="preserve">unconditioned space, the penetrations are draft stopped compliant with CFC sections 703.1 and 704.1 and air-sealed to the construction materials that are penetrated, using materials compliant with CMC sections E502.4.2 to prevent air infiltration into the cavity. All connections in unconditioned space are </w:t>
              </w:r>
            </w:ins>
            <w:del w:id="331" w:author="Moua, Cheng@Energy" w:date="2022-01-06T00:27:00Z">
              <w:r w:rsidR="00AD60F8" w:rsidDel="00E33458">
                <w:rPr>
                  <w:rFonts w:asciiTheme="minorHAnsi" w:hAnsiTheme="minorHAnsi"/>
                  <w:sz w:val="18"/>
                  <w:szCs w:val="18"/>
                </w:rPr>
                <w:delText xml:space="preserve">Duct transitions to unconditioned space are air-sealed and </w:delText>
              </w:r>
            </w:del>
            <w:r w:rsidR="00AD60F8">
              <w:rPr>
                <w:rFonts w:asciiTheme="minorHAnsi" w:hAnsiTheme="minorHAnsi"/>
                <w:sz w:val="18"/>
                <w:szCs w:val="18"/>
              </w:rPr>
              <w:t>insulated to a minimum of R-6.</w:t>
            </w:r>
          </w:p>
        </w:tc>
      </w:tr>
      <w:tr w:rsidR="00AD60F8" w:rsidRPr="007167EB" w14:paraId="3364F63A" w14:textId="77777777" w:rsidTr="005012B0">
        <w:trPr>
          <w:trHeight w:val="233"/>
        </w:trPr>
        <w:tc>
          <w:tcPr>
            <w:tcW w:w="11030" w:type="dxa"/>
            <w:gridSpan w:val="2"/>
            <w:vAlign w:val="center"/>
          </w:tcPr>
          <w:p w14:paraId="419CB1FC" w14:textId="77777777" w:rsidR="00AD60F8" w:rsidRPr="007167EB" w:rsidRDefault="00AD60F8" w:rsidP="00AD60F8">
            <w:pPr>
              <w:rPr>
                <w:rFonts w:asciiTheme="minorHAnsi" w:hAnsiTheme="minorHAnsi"/>
                <w:b/>
                <w:sz w:val="18"/>
                <w:szCs w:val="18"/>
              </w:rPr>
            </w:pPr>
            <w:r w:rsidRPr="007167EB">
              <w:rPr>
                <w:rFonts w:asciiTheme="minorHAnsi" w:hAnsiTheme="minorHAnsi"/>
                <w:b/>
                <w:sz w:val="18"/>
                <w:szCs w:val="18"/>
              </w:rPr>
              <w:lastRenderedPageBreak/>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1F2A9200" w14:textId="6841965E" w:rsidR="004E5F88" w:rsidRDefault="004E5F88" w:rsidP="00634F3B">
      <w:pPr>
        <w:rPr>
          <w:ins w:id="332" w:author="Moua, Cheng@Energy" w:date="2022-01-06T00:28:00Z"/>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308"/>
        <w:gridCol w:w="5309"/>
      </w:tblGrid>
      <w:tr w:rsidR="00DC5D69" w:rsidRPr="007167EB" w14:paraId="33C75FDD" w14:textId="77777777" w:rsidTr="006C3EB5">
        <w:trPr>
          <w:trHeight w:val="233"/>
          <w:ins w:id="333" w:author="Moua, Cheng@Energy" w:date="2022-01-06T00:28:00Z"/>
        </w:trPr>
        <w:tc>
          <w:tcPr>
            <w:tcW w:w="11030" w:type="dxa"/>
            <w:gridSpan w:val="3"/>
          </w:tcPr>
          <w:p w14:paraId="3214BD0A" w14:textId="0D9CBE69" w:rsidR="00DC5D69" w:rsidRDefault="00DC5D69" w:rsidP="006C3EB5">
            <w:pPr>
              <w:rPr>
                <w:ins w:id="334" w:author="Moua, Cheng@Energy" w:date="2022-01-06T00:28:00Z"/>
                <w:rFonts w:asciiTheme="minorHAnsi" w:hAnsiTheme="minorHAnsi"/>
                <w:b/>
                <w:szCs w:val="18"/>
              </w:rPr>
            </w:pPr>
            <w:ins w:id="335" w:author="Moua, Cheng@Energy" w:date="2022-01-06T00:28:00Z">
              <w:r>
                <w:rPr>
                  <w:rFonts w:asciiTheme="minorHAnsi" w:hAnsiTheme="minorHAnsi"/>
                  <w:b/>
                  <w:szCs w:val="18"/>
                </w:rPr>
                <w:t>F</w:t>
              </w:r>
              <w:r w:rsidRPr="00573B76">
                <w:rPr>
                  <w:rFonts w:asciiTheme="minorHAnsi" w:hAnsiTheme="minorHAnsi"/>
                  <w:b/>
                  <w:szCs w:val="18"/>
                </w:rPr>
                <w:t xml:space="preserve">. </w:t>
              </w:r>
              <w:r>
                <w:rPr>
                  <w:rFonts w:asciiTheme="minorHAnsi" w:hAnsiTheme="minorHAnsi"/>
                  <w:b/>
                  <w:szCs w:val="18"/>
                </w:rPr>
                <w:t>Duct Systems Located Entirely</w:t>
              </w:r>
            </w:ins>
            <w:ins w:id="336" w:author="Moua, Cheng@Energy" w:date="2022-01-06T00:29:00Z">
              <w:r>
                <w:rPr>
                  <w:rFonts w:asciiTheme="minorHAnsi" w:hAnsiTheme="minorHAnsi"/>
                  <w:b/>
                  <w:szCs w:val="18"/>
                </w:rPr>
                <w:t xml:space="preserve"> in Conditioned Space, No insulation Requirement</w:t>
              </w:r>
            </w:ins>
            <w:ins w:id="337" w:author="Moua, Cheng@Energy" w:date="2022-01-06T00:28:00Z">
              <w:r w:rsidRPr="00573B76">
                <w:rPr>
                  <w:rFonts w:asciiTheme="minorHAnsi" w:hAnsiTheme="minorHAnsi"/>
                  <w:b/>
                  <w:szCs w:val="18"/>
                </w:rPr>
                <w:t xml:space="preserve"> - RA3.1.4.3.8</w:t>
              </w:r>
            </w:ins>
          </w:p>
          <w:p w14:paraId="60A4F7E8" w14:textId="2C469FF0" w:rsidR="00DC5D69" w:rsidRPr="007167EB" w:rsidRDefault="00DC5D69" w:rsidP="006C3EB5">
            <w:pPr>
              <w:rPr>
                <w:ins w:id="338" w:author="Moua, Cheng@Energy" w:date="2022-01-06T00:28:00Z"/>
                <w:rFonts w:asciiTheme="minorHAnsi" w:hAnsiTheme="minorHAnsi"/>
                <w:b/>
                <w:sz w:val="18"/>
                <w:szCs w:val="18"/>
              </w:rPr>
            </w:pPr>
            <w:ins w:id="339" w:author="Moua, Cheng@Energy" w:date="2022-01-06T00:28:00Z">
              <w:r w:rsidRPr="007167EB">
                <w:rPr>
                  <w:rFonts w:asciiTheme="minorHAnsi" w:hAnsiTheme="minorHAnsi"/>
                  <w:i/>
                  <w:sz w:val="18"/>
                  <w:szCs w:val="18"/>
                </w:rPr>
                <w:t>&lt;&lt;This table only shown if A0</w:t>
              </w:r>
            </w:ins>
            <w:ins w:id="340" w:author="Moua, Cheng@Energy" w:date="2022-01-06T00:30:00Z">
              <w:r w:rsidR="005958F5">
                <w:rPr>
                  <w:rFonts w:asciiTheme="minorHAnsi" w:hAnsiTheme="minorHAnsi"/>
                  <w:i/>
                  <w:sz w:val="18"/>
                  <w:szCs w:val="18"/>
                </w:rPr>
                <w:t>8</w:t>
              </w:r>
            </w:ins>
            <w:ins w:id="341" w:author="Moua, Cheng@Energy" w:date="2022-01-06T00:28:00Z">
              <w:r w:rsidRPr="007167EB">
                <w:rPr>
                  <w:rFonts w:asciiTheme="minorHAnsi" w:hAnsiTheme="minorHAnsi"/>
                  <w:i/>
                  <w:sz w:val="18"/>
                  <w:szCs w:val="18"/>
                </w:rPr>
                <w:t xml:space="preserve"> indicates the table is applicable</w:t>
              </w:r>
              <w:r>
                <w:rPr>
                  <w:rFonts w:asciiTheme="minorHAnsi" w:hAnsiTheme="minorHAnsi"/>
                  <w:i/>
                  <w:sz w:val="18"/>
                  <w:szCs w:val="18"/>
                </w:rPr>
                <w:t xml:space="preserve">, </w:t>
              </w:r>
              <w:r w:rsidRPr="004356D2">
                <w:rPr>
                  <w:rFonts w:asciiTheme="minorHAnsi" w:hAnsiTheme="minorHAnsi" w:cstheme="minorHAnsi"/>
                  <w:i/>
                  <w:sz w:val="18"/>
                  <w:szCs w:val="18"/>
                </w:rPr>
                <w:t xml:space="preserve">else display </w:t>
              </w:r>
              <w:r w:rsidRPr="004356D2">
                <w:rPr>
                  <w:rFonts w:asciiTheme="minorHAnsi" w:hAnsiTheme="minorHAnsi" w:cstheme="minorHAnsi"/>
                  <w:i/>
                  <w:sz w:val="18"/>
                </w:rPr>
                <w:t>the "section does not apply" message</w:t>
              </w:r>
              <w:r w:rsidRPr="007167EB">
                <w:rPr>
                  <w:rFonts w:asciiTheme="minorHAnsi" w:hAnsiTheme="minorHAnsi"/>
                  <w:i/>
                  <w:sz w:val="18"/>
                  <w:szCs w:val="18"/>
                </w:rPr>
                <w:t xml:space="preserve"> &gt;&gt;</w:t>
              </w:r>
            </w:ins>
          </w:p>
        </w:tc>
      </w:tr>
      <w:tr w:rsidR="00DC5D69" w:rsidRPr="007167EB" w14:paraId="29C3055B" w14:textId="77777777" w:rsidTr="006C3EB5">
        <w:trPr>
          <w:trHeight w:val="233"/>
          <w:ins w:id="342" w:author="Moua, Cheng@Energy" w:date="2022-01-06T00:28:00Z"/>
        </w:trPr>
        <w:tc>
          <w:tcPr>
            <w:tcW w:w="413" w:type="dxa"/>
            <w:vAlign w:val="center"/>
          </w:tcPr>
          <w:p w14:paraId="02B5804C" w14:textId="77777777" w:rsidR="00DC5D69" w:rsidRPr="00F8787A" w:rsidRDefault="00DC5D69" w:rsidP="006C3EB5">
            <w:pPr>
              <w:jc w:val="center"/>
              <w:rPr>
                <w:ins w:id="343" w:author="Moua, Cheng@Energy" w:date="2022-01-06T00:28:00Z"/>
                <w:rFonts w:asciiTheme="minorHAnsi" w:hAnsiTheme="minorHAnsi"/>
                <w:sz w:val="18"/>
                <w:szCs w:val="18"/>
              </w:rPr>
            </w:pPr>
            <w:ins w:id="344" w:author="Moua, Cheng@Energy" w:date="2022-01-06T00:28:00Z">
              <w:r w:rsidRPr="00F8787A">
                <w:rPr>
                  <w:rFonts w:asciiTheme="minorHAnsi" w:hAnsiTheme="minorHAnsi"/>
                  <w:sz w:val="18"/>
                  <w:szCs w:val="18"/>
                </w:rPr>
                <w:t>01</w:t>
              </w:r>
            </w:ins>
          </w:p>
        </w:tc>
        <w:tc>
          <w:tcPr>
            <w:tcW w:w="5308" w:type="dxa"/>
            <w:vAlign w:val="center"/>
          </w:tcPr>
          <w:p w14:paraId="0807A361" w14:textId="77777777" w:rsidR="00DC5D69" w:rsidRPr="00F8787A" w:rsidRDefault="00DC5D69" w:rsidP="006C3EB5">
            <w:pPr>
              <w:rPr>
                <w:ins w:id="345" w:author="Moua, Cheng@Energy" w:date="2022-01-06T00:28:00Z"/>
                <w:rFonts w:asciiTheme="minorHAnsi" w:hAnsiTheme="minorHAnsi"/>
                <w:sz w:val="18"/>
                <w:szCs w:val="18"/>
              </w:rPr>
            </w:pPr>
            <w:ins w:id="346" w:author="Moua, Cheng@Energy" w:date="2022-01-06T00:28:00Z">
              <w:r w:rsidRPr="00F8787A">
                <w:rPr>
                  <w:rFonts w:asciiTheme="minorHAnsi" w:hAnsiTheme="minorHAnsi"/>
                  <w:sz w:val="18"/>
                  <w:szCs w:val="18"/>
                </w:rPr>
                <w:t xml:space="preserve">A </w:t>
              </w:r>
              <w:r>
                <w:rPr>
                  <w:rFonts w:asciiTheme="minorHAnsi" w:hAnsiTheme="minorHAnsi"/>
                  <w:sz w:val="18"/>
                  <w:szCs w:val="18"/>
                </w:rPr>
                <w:t>V</w:t>
              </w:r>
              <w:r w:rsidRPr="00F8787A">
                <w:rPr>
                  <w:rFonts w:asciiTheme="minorHAnsi" w:hAnsiTheme="minorHAnsi"/>
                  <w:sz w:val="18"/>
                  <w:szCs w:val="18"/>
                </w:rPr>
                <w:t xml:space="preserve">isual </w:t>
              </w:r>
              <w:r>
                <w:rPr>
                  <w:rFonts w:asciiTheme="minorHAnsi" w:hAnsiTheme="minorHAnsi"/>
                  <w:sz w:val="18"/>
                  <w:szCs w:val="18"/>
                </w:rPr>
                <w:t>I</w:t>
              </w:r>
              <w:r w:rsidRPr="00F8787A">
                <w:rPr>
                  <w:rFonts w:asciiTheme="minorHAnsi" w:hAnsiTheme="minorHAnsi"/>
                  <w:sz w:val="18"/>
                  <w:szCs w:val="18"/>
                </w:rPr>
                <w:t xml:space="preserve">nspection </w:t>
              </w:r>
              <w:r>
                <w:rPr>
                  <w:rFonts w:asciiTheme="minorHAnsi" w:hAnsiTheme="minorHAnsi"/>
                  <w:sz w:val="18"/>
                  <w:szCs w:val="18"/>
                </w:rPr>
                <w:t>S</w:t>
              </w:r>
              <w:r w:rsidRPr="00F8787A">
                <w:rPr>
                  <w:rFonts w:asciiTheme="minorHAnsi" w:hAnsiTheme="minorHAnsi"/>
                  <w:sz w:val="18"/>
                  <w:szCs w:val="18"/>
                </w:rPr>
                <w:t xml:space="preserve">hall </w:t>
              </w:r>
              <w:r>
                <w:rPr>
                  <w:rFonts w:asciiTheme="minorHAnsi" w:hAnsiTheme="minorHAnsi"/>
                  <w:sz w:val="18"/>
                  <w:szCs w:val="18"/>
                </w:rPr>
                <w:t>C</w:t>
              </w:r>
              <w:r w:rsidRPr="00F8787A">
                <w:rPr>
                  <w:rFonts w:asciiTheme="minorHAnsi" w:hAnsiTheme="minorHAnsi"/>
                  <w:sz w:val="18"/>
                  <w:szCs w:val="18"/>
                </w:rPr>
                <w:t xml:space="preserve">onfirm the </w:t>
              </w:r>
              <w:r>
                <w:rPr>
                  <w:rFonts w:asciiTheme="minorHAnsi" w:hAnsiTheme="minorHAnsi"/>
                  <w:sz w:val="18"/>
                  <w:szCs w:val="18"/>
                </w:rPr>
                <w:t>S</w:t>
              </w:r>
              <w:r w:rsidRPr="00F8787A">
                <w:rPr>
                  <w:rFonts w:asciiTheme="minorHAnsi" w:hAnsiTheme="minorHAnsi"/>
                  <w:sz w:val="18"/>
                  <w:szCs w:val="18"/>
                </w:rPr>
                <w:t xml:space="preserve">pace </w:t>
              </w:r>
              <w:r>
                <w:rPr>
                  <w:rFonts w:asciiTheme="minorHAnsi" w:hAnsiTheme="minorHAnsi"/>
                  <w:sz w:val="18"/>
                  <w:szCs w:val="18"/>
                </w:rPr>
                <w:t>C</w:t>
              </w:r>
              <w:r w:rsidRPr="00F8787A">
                <w:rPr>
                  <w:rFonts w:asciiTheme="minorHAnsi" w:hAnsiTheme="minorHAnsi"/>
                  <w:sz w:val="18"/>
                  <w:szCs w:val="18"/>
                </w:rPr>
                <w:t xml:space="preserve">onditioning </w:t>
              </w:r>
              <w:r>
                <w:rPr>
                  <w:rFonts w:asciiTheme="minorHAnsi" w:hAnsiTheme="minorHAnsi"/>
                  <w:sz w:val="18"/>
                  <w:szCs w:val="18"/>
                </w:rPr>
                <w:t>Distribution S</w:t>
              </w:r>
              <w:r w:rsidRPr="00F8787A">
                <w:rPr>
                  <w:rFonts w:asciiTheme="minorHAnsi" w:hAnsiTheme="minorHAnsi"/>
                  <w:sz w:val="18"/>
                  <w:szCs w:val="18"/>
                </w:rPr>
                <w:t xml:space="preserve">ystem </w:t>
              </w:r>
              <w:r>
                <w:rPr>
                  <w:rFonts w:asciiTheme="minorHAnsi" w:hAnsiTheme="minorHAnsi"/>
                  <w:sz w:val="18"/>
                  <w:szCs w:val="18"/>
                </w:rPr>
                <w:t>L</w:t>
              </w:r>
              <w:r w:rsidRPr="00F8787A">
                <w:rPr>
                  <w:rFonts w:asciiTheme="minorHAnsi" w:hAnsiTheme="minorHAnsi"/>
                  <w:sz w:val="18"/>
                  <w:szCs w:val="18"/>
                </w:rPr>
                <w:t>ocation</w:t>
              </w:r>
            </w:ins>
          </w:p>
        </w:tc>
        <w:tc>
          <w:tcPr>
            <w:tcW w:w="5309" w:type="dxa"/>
            <w:vAlign w:val="center"/>
          </w:tcPr>
          <w:p w14:paraId="28136375" w14:textId="77777777" w:rsidR="00DC5D69" w:rsidRPr="00F8787A" w:rsidRDefault="00DC5D69" w:rsidP="006C3EB5">
            <w:pPr>
              <w:rPr>
                <w:ins w:id="347" w:author="Moua, Cheng@Energy" w:date="2022-01-06T00:28:00Z"/>
                <w:rFonts w:asciiTheme="minorHAnsi" w:hAnsiTheme="minorHAnsi"/>
                <w:sz w:val="18"/>
                <w:szCs w:val="18"/>
              </w:rPr>
            </w:pPr>
            <w:ins w:id="348" w:author="Moua, Cheng@Energy" w:date="2022-01-06T00:28:00Z">
              <w:r>
                <w:rPr>
                  <w:rFonts w:asciiTheme="minorHAnsi" w:hAnsiTheme="minorHAnsi"/>
                  <w:sz w:val="18"/>
                  <w:szCs w:val="18"/>
                </w:rPr>
                <w:t xml:space="preserve">&lt;&lt;user pick from list: </w:t>
              </w:r>
            </w:ins>
          </w:p>
          <w:p w14:paraId="0ADB5837" w14:textId="14F8E350" w:rsidR="00DC5D69" w:rsidRPr="00F8787A" w:rsidRDefault="00DC5D69" w:rsidP="006C3EB5">
            <w:pPr>
              <w:rPr>
                <w:ins w:id="349" w:author="Moua, Cheng@Energy" w:date="2022-01-06T00:28:00Z"/>
                <w:rFonts w:asciiTheme="minorHAnsi" w:hAnsiTheme="minorHAnsi"/>
                <w:sz w:val="18"/>
                <w:szCs w:val="18"/>
              </w:rPr>
            </w:pPr>
            <w:ins w:id="350" w:author="Moua, Cheng@Energy" w:date="2022-01-06T00:28:00Z">
              <w:r>
                <w:rPr>
                  <w:rFonts w:asciiTheme="minorHAnsi" w:hAnsiTheme="minorHAnsi"/>
                  <w:sz w:val="18"/>
                  <w:szCs w:val="18"/>
                </w:rPr>
                <w:t>***E</w:t>
              </w:r>
              <w:r>
                <w:rPr>
                  <w:rFonts w:asciiTheme="minorHAnsi" w:hAnsiTheme="minorHAnsi"/>
                  <w:sz w:val="18"/>
                  <w:szCs w:val="18"/>
                  <w:u w:val="single"/>
                </w:rPr>
                <w:t>ntirely in conditioned space</w:t>
              </w:r>
              <w:r>
                <w:rPr>
                  <w:rFonts w:asciiTheme="minorHAnsi" w:hAnsiTheme="minorHAnsi"/>
                  <w:sz w:val="18"/>
                  <w:szCs w:val="18"/>
                </w:rPr>
                <w:t>; or</w:t>
              </w:r>
            </w:ins>
          </w:p>
          <w:p w14:paraId="1BD3DC9C" w14:textId="0E9BDC58" w:rsidR="00DC5D69" w:rsidRPr="00F8787A" w:rsidRDefault="00DC5D69" w:rsidP="006C3EB5">
            <w:pPr>
              <w:rPr>
                <w:ins w:id="351" w:author="Moua, Cheng@Energy" w:date="2022-01-06T00:28:00Z"/>
                <w:rFonts w:asciiTheme="minorHAnsi" w:hAnsiTheme="minorHAnsi"/>
                <w:sz w:val="18"/>
                <w:szCs w:val="18"/>
              </w:rPr>
            </w:pPr>
            <w:ins w:id="352" w:author="Moua, Cheng@Energy" w:date="2022-01-06T00:28:00Z">
              <w:r>
                <w:rPr>
                  <w:rFonts w:asciiTheme="minorHAnsi" w:hAnsiTheme="minorHAnsi"/>
                  <w:sz w:val="18"/>
                  <w:szCs w:val="18"/>
                </w:rPr>
                <w:t>***</w:t>
              </w:r>
              <w:r>
                <w:rPr>
                  <w:rFonts w:asciiTheme="minorHAnsi" w:hAnsiTheme="minorHAnsi"/>
                  <w:sz w:val="18"/>
                  <w:szCs w:val="18"/>
                  <w:u w:val="single"/>
                </w:rPr>
                <w:t>Not entirely in conditioned space</w:t>
              </w:r>
              <w:r>
                <w:rPr>
                  <w:rFonts w:asciiTheme="minorHAnsi" w:hAnsiTheme="minorHAnsi"/>
                  <w:sz w:val="18"/>
                  <w:szCs w:val="18"/>
                </w:rPr>
                <w:t xml:space="preserve"> - does not comply&gt;&gt;</w:t>
              </w:r>
            </w:ins>
          </w:p>
        </w:tc>
      </w:tr>
      <w:tr w:rsidR="00DC5D69" w:rsidRPr="007167EB" w14:paraId="22029FCE" w14:textId="77777777" w:rsidTr="006C3EB5">
        <w:trPr>
          <w:trHeight w:val="233"/>
          <w:ins w:id="353" w:author="Moua, Cheng@Energy" w:date="2022-01-06T00:28:00Z"/>
        </w:trPr>
        <w:tc>
          <w:tcPr>
            <w:tcW w:w="413" w:type="dxa"/>
            <w:vAlign w:val="center"/>
          </w:tcPr>
          <w:p w14:paraId="39B14A7D" w14:textId="77777777" w:rsidR="00DC5D69" w:rsidRPr="00F8787A" w:rsidRDefault="00DC5D69" w:rsidP="006C3EB5">
            <w:pPr>
              <w:jc w:val="center"/>
              <w:rPr>
                <w:ins w:id="354" w:author="Moua, Cheng@Energy" w:date="2022-01-06T00:28:00Z"/>
                <w:rFonts w:asciiTheme="minorHAnsi" w:hAnsiTheme="minorHAnsi"/>
                <w:sz w:val="18"/>
                <w:szCs w:val="18"/>
              </w:rPr>
            </w:pPr>
            <w:ins w:id="355" w:author="Moua, Cheng@Energy" w:date="2022-01-06T00:28:00Z">
              <w:r w:rsidRPr="00F8787A">
                <w:rPr>
                  <w:rFonts w:asciiTheme="minorHAnsi" w:hAnsiTheme="minorHAnsi"/>
                  <w:sz w:val="18"/>
                  <w:szCs w:val="18"/>
                </w:rPr>
                <w:t>02</w:t>
              </w:r>
            </w:ins>
          </w:p>
        </w:tc>
        <w:tc>
          <w:tcPr>
            <w:tcW w:w="5308" w:type="dxa"/>
            <w:vAlign w:val="center"/>
          </w:tcPr>
          <w:p w14:paraId="6183781C" w14:textId="77777777" w:rsidR="00DC5D69" w:rsidRPr="00F8787A" w:rsidRDefault="00DC5D69" w:rsidP="006C3EB5">
            <w:pPr>
              <w:rPr>
                <w:ins w:id="356" w:author="Moua, Cheng@Energy" w:date="2022-01-06T00:28:00Z"/>
                <w:rFonts w:asciiTheme="minorHAnsi" w:hAnsiTheme="minorHAnsi"/>
                <w:sz w:val="18"/>
                <w:szCs w:val="18"/>
              </w:rPr>
            </w:pPr>
            <w:ins w:id="357" w:author="Moua, Cheng@Energy" w:date="2022-01-06T00:28:00Z">
              <w:r w:rsidRPr="00F8787A">
                <w:rPr>
                  <w:rFonts w:asciiTheme="minorHAnsi" w:hAnsiTheme="minorHAnsi"/>
                  <w:sz w:val="18"/>
                  <w:szCs w:val="18"/>
                </w:rPr>
                <w:t xml:space="preserve">Actual </w:t>
              </w:r>
              <w:r>
                <w:rPr>
                  <w:rFonts w:asciiTheme="minorHAnsi" w:hAnsiTheme="minorHAnsi"/>
                  <w:sz w:val="18"/>
                  <w:szCs w:val="18"/>
                </w:rPr>
                <w:t>S</w:t>
              </w:r>
              <w:r w:rsidRPr="00F8787A">
                <w:rPr>
                  <w:rFonts w:asciiTheme="minorHAnsi" w:hAnsiTheme="minorHAnsi"/>
                  <w:sz w:val="18"/>
                  <w:szCs w:val="18"/>
                </w:rPr>
                <w:t xml:space="preserve">ystem </w:t>
              </w:r>
              <w:r>
                <w:rPr>
                  <w:rFonts w:asciiTheme="minorHAnsi" w:hAnsiTheme="minorHAnsi"/>
                  <w:sz w:val="18"/>
                  <w:szCs w:val="18"/>
                </w:rPr>
                <w:t>D</w:t>
              </w:r>
              <w:r w:rsidRPr="00F8787A">
                <w:rPr>
                  <w:rFonts w:asciiTheme="minorHAnsi" w:hAnsiTheme="minorHAnsi"/>
                  <w:sz w:val="18"/>
                  <w:szCs w:val="18"/>
                </w:rPr>
                <w:t xml:space="preserve">uct </w:t>
              </w:r>
              <w:r>
                <w:rPr>
                  <w:rFonts w:asciiTheme="minorHAnsi" w:hAnsiTheme="minorHAnsi"/>
                  <w:sz w:val="18"/>
                  <w:szCs w:val="18"/>
                </w:rPr>
                <w:t>L</w:t>
              </w:r>
              <w:r w:rsidRPr="00F8787A">
                <w:rPr>
                  <w:rFonts w:asciiTheme="minorHAnsi" w:hAnsiTheme="minorHAnsi"/>
                  <w:sz w:val="18"/>
                  <w:szCs w:val="18"/>
                </w:rPr>
                <w:t xml:space="preserve">eakage </w:t>
              </w:r>
              <w:r>
                <w:rPr>
                  <w:rFonts w:asciiTheme="minorHAnsi" w:hAnsiTheme="minorHAnsi"/>
                  <w:sz w:val="18"/>
                  <w:szCs w:val="18"/>
                </w:rPr>
                <w:t>R</w:t>
              </w:r>
              <w:r w:rsidRPr="00F8787A">
                <w:rPr>
                  <w:rFonts w:asciiTheme="minorHAnsi" w:hAnsiTheme="minorHAnsi"/>
                  <w:sz w:val="18"/>
                  <w:szCs w:val="18"/>
                </w:rPr>
                <w:t xml:space="preserve">ate (cfm) </w:t>
              </w:r>
              <w:r>
                <w:rPr>
                  <w:rFonts w:asciiTheme="minorHAnsi" w:hAnsiTheme="minorHAnsi"/>
                  <w:sz w:val="18"/>
                  <w:szCs w:val="18"/>
                </w:rPr>
                <w:t>M</w:t>
              </w:r>
              <w:r w:rsidRPr="00F8787A">
                <w:rPr>
                  <w:rFonts w:asciiTheme="minorHAnsi" w:hAnsiTheme="minorHAnsi"/>
                  <w:sz w:val="18"/>
                  <w:szCs w:val="18"/>
                </w:rPr>
                <w:t xml:space="preserve">easured </w:t>
              </w:r>
              <w:r>
                <w:rPr>
                  <w:rFonts w:asciiTheme="minorHAnsi" w:hAnsiTheme="minorHAnsi"/>
                  <w:sz w:val="18"/>
                  <w:szCs w:val="18"/>
                </w:rPr>
                <w:t>U</w:t>
              </w:r>
              <w:r w:rsidRPr="00F8787A">
                <w:rPr>
                  <w:rFonts w:asciiTheme="minorHAnsi" w:hAnsiTheme="minorHAnsi"/>
                  <w:sz w:val="18"/>
                  <w:szCs w:val="18"/>
                </w:rPr>
                <w:t>sing RA3.1.4.3.4 Duct Leakage to Outside from Fan Pressurization of Ducts</w:t>
              </w:r>
            </w:ins>
          </w:p>
        </w:tc>
        <w:tc>
          <w:tcPr>
            <w:tcW w:w="5309" w:type="dxa"/>
            <w:vAlign w:val="center"/>
          </w:tcPr>
          <w:p w14:paraId="0BA3B27A" w14:textId="77777777" w:rsidR="00DC5D69" w:rsidRPr="00F8787A" w:rsidRDefault="00DC5D69" w:rsidP="006C3EB5">
            <w:pPr>
              <w:rPr>
                <w:ins w:id="358" w:author="Moua, Cheng@Energy" w:date="2022-01-06T00:28:00Z"/>
                <w:rFonts w:asciiTheme="minorHAnsi" w:hAnsiTheme="minorHAnsi"/>
                <w:sz w:val="18"/>
                <w:szCs w:val="18"/>
              </w:rPr>
            </w:pPr>
            <w:ins w:id="359" w:author="Moua, Cheng@Energy" w:date="2022-01-06T00:28:00Z">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&gt;&gt;</w:t>
              </w:r>
            </w:ins>
          </w:p>
        </w:tc>
      </w:tr>
      <w:tr w:rsidR="00DC5D69" w:rsidRPr="007167EB" w14:paraId="410CC85D" w14:textId="77777777" w:rsidTr="006C3EB5">
        <w:trPr>
          <w:trHeight w:val="233"/>
          <w:ins w:id="360" w:author="Moua, Cheng@Energy" w:date="2022-01-06T00:28:00Z"/>
        </w:trPr>
        <w:tc>
          <w:tcPr>
            <w:tcW w:w="413" w:type="dxa"/>
            <w:vAlign w:val="center"/>
          </w:tcPr>
          <w:p w14:paraId="59B95F20" w14:textId="77777777" w:rsidR="00DC5D69" w:rsidRPr="00F8787A" w:rsidRDefault="00DC5D69" w:rsidP="006C3EB5">
            <w:pPr>
              <w:jc w:val="center"/>
              <w:rPr>
                <w:ins w:id="361" w:author="Moua, Cheng@Energy" w:date="2022-01-06T00:28:00Z"/>
                <w:rFonts w:asciiTheme="minorHAnsi" w:hAnsiTheme="minorHAnsi"/>
                <w:sz w:val="18"/>
                <w:szCs w:val="18"/>
              </w:rPr>
            </w:pPr>
            <w:ins w:id="362" w:author="Moua, Cheng@Energy" w:date="2022-01-06T00:28:00Z">
              <w:r w:rsidRPr="00F8787A">
                <w:rPr>
                  <w:rFonts w:asciiTheme="minorHAnsi" w:hAnsiTheme="minorHAnsi"/>
                  <w:sz w:val="18"/>
                  <w:szCs w:val="18"/>
                </w:rPr>
                <w:t>03</w:t>
              </w:r>
            </w:ins>
          </w:p>
        </w:tc>
        <w:tc>
          <w:tcPr>
            <w:tcW w:w="10617" w:type="dxa"/>
            <w:gridSpan w:val="2"/>
            <w:vAlign w:val="center"/>
          </w:tcPr>
          <w:p w14:paraId="37833ECB" w14:textId="48717467" w:rsidR="00DC5D69" w:rsidRPr="00F8787A" w:rsidRDefault="00DC5D69" w:rsidP="006C3EB5">
            <w:pPr>
              <w:rPr>
                <w:ins w:id="363" w:author="Moua, Cheng@Energy" w:date="2022-01-06T00:28:00Z"/>
                <w:rFonts w:asciiTheme="minorHAnsi" w:hAnsiTheme="minorHAnsi"/>
                <w:sz w:val="18"/>
                <w:szCs w:val="18"/>
              </w:rPr>
            </w:pPr>
            <w:ins w:id="364" w:author="Moua, Cheng@Energy" w:date="2022-01-06T00:28:00Z">
              <w:r w:rsidRPr="00F8787A">
                <w:rPr>
                  <w:rFonts w:asciiTheme="minorHAnsi" w:hAnsiTheme="minorHAnsi"/>
                  <w:sz w:val="18"/>
                  <w:szCs w:val="18"/>
                </w:rPr>
                <w:t>Compliance Statement:</w:t>
              </w:r>
              <w:r>
                <w:rPr>
                  <w:rFonts w:asciiTheme="minorHAnsi" w:hAnsiTheme="minorHAnsi"/>
                  <w:sz w:val="18"/>
                  <w:szCs w:val="18"/>
                </w:rPr>
                <w:t xml:space="preserve"> </w:t>
              </w:r>
              <w:r w:rsidRPr="00F8787A">
                <w:rPr>
                  <w:rFonts w:asciiTheme="minorHAnsi" w:hAnsiTheme="minorHAnsi"/>
                  <w:sz w:val="18"/>
                  <w:szCs w:val="18"/>
                </w:rPr>
                <w:t xml:space="preserve">&lt;&lt;if measured duct leakage in </w:t>
              </w:r>
            </w:ins>
            <w:ins w:id="365" w:author="Moua, Cheng@Energy" w:date="2022-01-06T00:32:00Z">
              <w:r w:rsidR="00846DE1">
                <w:rPr>
                  <w:rFonts w:asciiTheme="minorHAnsi" w:hAnsiTheme="minorHAnsi"/>
                  <w:sz w:val="18"/>
                  <w:szCs w:val="18"/>
                </w:rPr>
                <w:t>F</w:t>
              </w:r>
            </w:ins>
            <w:ins w:id="366" w:author="Moua, Cheng@Energy" w:date="2022-01-06T00:28:00Z">
              <w:r w:rsidRPr="00F8787A">
                <w:rPr>
                  <w:rFonts w:asciiTheme="minorHAnsi" w:hAnsiTheme="minorHAnsi"/>
                  <w:sz w:val="18"/>
                  <w:szCs w:val="18"/>
                </w:rPr>
                <w:t>02 is less than or equal to 25 cfm,</w:t>
              </w:r>
              <w:r>
                <w:rPr>
                  <w:rFonts w:asciiTheme="minorHAnsi" w:hAnsiTheme="minorHAnsi"/>
                  <w:sz w:val="18"/>
                  <w:szCs w:val="18"/>
                </w:rPr>
                <w:t xml:space="preserve"> </w:t>
              </w:r>
              <w:r w:rsidRPr="00F8787A">
                <w:rPr>
                  <w:rFonts w:asciiTheme="minorHAnsi" w:hAnsiTheme="minorHAnsi"/>
                  <w:sz w:val="18"/>
                  <w:szCs w:val="18"/>
                </w:rPr>
                <w:t xml:space="preserve">and visual inspection result in </w:t>
              </w:r>
            </w:ins>
            <w:ins w:id="367" w:author="Moua, Cheng@Energy" w:date="2022-01-06T00:32:00Z">
              <w:r w:rsidR="00621244">
                <w:rPr>
                  <w:rFonts w:asciiTheme="minorHAnsi" w:hAnsiTheme="minorHAnsi"/>
                  <w:sz w:val="18"/>
                  <w:szCs w:val="18"/>
                </w:rPr>
                <w:t>F</w:t>
              </w:r>
            </w:ins>
            <w:ins w:id="368" w:author="Moua, Cheng@Energy" w:date="2022-01-06T00:28:00Z">
              <w:r w:rsidRPr="00F8787A">
                <w:rPr>
                  <w:rFonts w:asciiTheme="minorHAnsi" w:hAnsiTheme="minorHAnsi"/>
                  <w:sz w:val="18"/>
                  <w:szCs w:val="18"/>
                </w:rPr>
                <w:t>01 =</w:t>
              </w:r>
              <w:r w:rsidRPr="00F8787A">
                <w:rPr>
                  <w:rFonts w:asciiTheme="minorHAnsi" w:hAnsiTheme="minorHAnsi"/>
                  <w:sz w:val="18"/>
                  <w:szCs w:val="18"/>
                  <w:u w:val="single"/>
                </w:rPr>
                <w:t xml:space="preserve"> Entirely in conditioned space</w:t>
              </w:r>
              <w:r w:rsidRPr="00F8787A">
                <w:rPr>
                  <w:rFonts w:asciiTheme="minorHAnsi" w:hAnsiTheme="minorHAnsi"/>
                  <w:sz w:val="18"/>
                  <w:szCs w:val="18"/>
                </w:rPr>
                <w:t>;</w:t>
              </w:r>
              <w:r>
                <w:rPr>
                  <w:rFonts w:asciiTheme="minorHAnsi" w:hAnsiTheme="minorHAnsi"/>
                  <w:sz w:val="18"/>
                  <w:szCs w:val="18"/>
                </w:rPr>
                <w:t xml:space="preserve"> </w:t>
              </w:r>
              <w:r w:rsidRPr="00F8787A">
                <w:rPr>
                  <w:rFonts w:asciiTheme="minorHAnsi" w:hAnsiTheme="minorHAnsi"/>
                  <w:sz w:val="18"/>
                  <w:szCs w:val="18"/>
                </w:rPr>
                <w:t>then display text:</w:t>
              </w:r>
              <w:r>
                <w:rPr>
                  <w:rFonts w:asciiTheme="minorHAnsi" w:hAnsiTheme="minorHAnsi"/>
                  <w:sz w:val="18"/>
                  <w:szCs w:val="18"/>
                </w:rPr>
                <w:t xml:space="preserve"> </w:t>
              </w:r>
              <w:r w:rsidRPr="00F8787A">
                <w:rPr>
                  <w:rFonts w:asciiTheme="minorHAnsi" w:hAnsiTheme="minorHAnsi"/>
                  <w:sz w:val="18"/>
                  <w:szCs w:val="18"/>
                </w:rPr>
                <w:t xml:space="preserve">"the </w:t>
              </w:r>
            </w:ins>
            <w:ins w:id="369" w:author="Moua, Cheng@Energy" w:date="2022-01-06T00:36:00Z">
              <w:r w:rsidR="00611994">
                <w:rPr>
                  <w:rFonts w:asciiTheme="minorHAnsi" w:hAnsiTheme="minorHAnsi"/>
                  <w:sz w:val="18"/>
                  <w:szCs w:val="18"/>
                </w:rPr>
                <w:t>duct</w:t>
              </w:r>
            </w:ins>
            <w:ins w:id="370" w:author="Moua, Cheng@Energy" w:date="2022-01-06T00:28:00Z">
              <w:r w:rsidRPr="00F8787A">
                <w:rPr>
                  <w:rFonts w:asciiTheme="minorHAnsi" w:hAnsiTheme="minorHAnsi"/>
                  <w:sz w:val="18"/>
                  <w:szCs w:val="18"/>
                </w:rPr>
                <w:t xml:space="preserve"> system is considered to be entirely in conditioned space and </w:t>
              </w:r>
            </w:ins>
            <w:ins w:id="371" w:author="Moua, Cheng@Energy" w:date="2022-01-06T00:38:00Z">
              <w:r w:rsidR="006C02B8">
                <w:rPr>
                  <w:rFonts w:asciiTheme="minorHAnsi" w:hAnsiTheme="minorHAnsi"/>
                  <w:sz w:val="18"/>
                  <w:szCs w:val="18"/>
                </w:rPr>
                <w:t xml:space="preserve">duct insulation is </w:t>
              </w:r>
              <w:r w:rsidR="00752A67">
                <w:rPr>
                  <w:rFonts w:asciiTheme="minorHAnsi" w:hAnsiTheme="minorHAnsi"/>
                  <w:sz w:val="18"/>
                  <w:szCs w:val="18"/>
                </w:rPr>
                <w:t xml:space="preserve">not </w:t>
              </w:r>
              <w:r w:rsidR="006C02B8">
                <w:rPr>
                  <w:rFonts w:asciiTheme="minorHAnsi" w:hAnsiTheme="minorHAnsi"/>
                  <w:sz w:val="18"/>
                  <w:szCs w:val="18"/>
                </w:rPr>
                <w:t>required</w:t>
              </w:r>
            </w:ins>
            <w:ins w:id="372" w:author="Moua, Cheng@Energy" w:date="2022-01-06T00:28:00Z">
              <w:r>
                <w:rPr>
                  <w:rFonts w:asciiTheme="minorHAnsi" w:hAnsiTheme="minorHAnsi"/>
                  <w:sz w:val="18"/>
                  <w:szCs w:val="18"/>
                </w:rPr>
                <w:t>", else the system does not meet the criteria for ducts entirely in conditioned space.&gt;&gt;</w:t>
              </w:r>
            </w:ins>
          </w:p>
        </w:tc>
      </w:tr>
      <w:tr w:rsidR="00DC5D69" w:rsidRPr="007167EB" w14:paraId="28445A5A" w14:textId="77777777" w:rsidTr="006C3EB5">
        <w:trPr>
          <w:trHeight w:val="233"/>
          <w:ins w:id="373" w:author="Moua, Cheng@Energy" w:date="2022-01-06T00:28:00Z"/>
        </w:trPr>
        <w:tc>
          <w:tcPr>
            <w:tcW w:w="11030" w:type="dxa"/>
            <w:gridSpan w:val="3"/>
            <w:vAlign w:val="center"/>
          </w:tcPr>
          <w:p w14:paraId="226F70BA" w14:textId="77777777" w:rsidR="00DC5D69" w:rsidRPr="00F8787A" w:rsidRDefault="00DC5D69" w:rsidP="006C3EB5">
            <w:pPr>
              <w:rPr>
                <w:ins w:id="374" w:author="Moua, Cheng@Energy" w:date="2022-01-06T00:28:00Z"/>
                <w:rFonts w:asciiTheme="minorHAnsi" w:hAnsiTheme="minorHAnsi"/>
                <w:sz w:val="18"/>
                <w:szCs w:val="18"/>
              </w:rPr>
            </w:pPr>
            <w:ins w:id="375" w:author="Moua, Cheng@Energy" w:date="2022-01-06T00:28:00Z">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ins>
          </w:p>
        </w:tc>
      </w:tr>
    </w:tbl>
    <w:p w14:paraId="37327A34" w14:textId="77777777" w:rsidR="00DC5D69" w:rsidRPr="007167EB" w:rsidRDefault="00DC5D69" w:rsidP="00634F3B">
      <w:pPr>
        <w:rPr>
          <w:rFonts w:asciiTheme="minorHAnsi" w:hAnsiTheme="minorHAnsi"/>
        </w:rPr>
      </w:pPr>
    </w:p>
    <w:sectPr w:rsidR="00DC5D69" w:rsidRPr="007167EB" w:rsidSect="008748FA">
      <w:headerReference w:type="even" r:id="rId20"/>
      <w:headerReference w:type="default" r:id="rId21"/>
      <w:footerReference w:type="default" r:id="rId22"/>
      <w:headerReference w:type="first" r:id="rId23"/>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29F3C" w14:textId="77777777" w:rsidR="00FC7475" w:rsidRDefault="00FC7475">
      <w:r>
        <w:separator/>
      </w:r>
    </w:p>
  </w:endnote>
  <w:endnote w:type="continuationSeparator" w:id="0">
    <w:p w14:paraId="04CD5105" w14:textId="77777777" w:rsidR="00FC7475" w:rsidRDefault="00FC7475">
      <w:r>
        <w:continuationSeparator/>
      </w:r>
    </w:p>
  </w:endnote>
  <w:endnote w:type="continuationNotice" w:id="1">
    <w:p w14:paraId="379B4895" w14:textId="77777777" w:rsidR="00FC7475" w:rsidRDefault="00FC74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8" w14:textId="77777777" w:rsidR="00351B81" w:rsidRPr="00F235B5" w:rsidRDefault="00351B81"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56DC02C9" w14:textId="0653748E" w:rsidR="00351B81" w:rsidRDefault="00351B81" w:rsidP="009D300F">
    <w:pPr>
      <w:pStyle w:val="cf6rfooter20081113"/>
      <w:tabs>
        <w:tab w:val="clear" w:pos="9900"/>
        <w:tab w:val="right" w:pos="10800"/>
      </w:tabs>
      <w:rPr>
        <w:rFonts w:ascii="Calibri" w:hAnsi="Calibri"/>
        <w:i w:val="0"/>
      </w:rPr>
    </w:pPr>
    <w:r w:rsidRPr="00F235B5">
      <w:rPr>
        <w:rFonts w:ascii="Calibri" w:hAnsi="Calibri"/>
        <w:i w:val="0"/>
        <w:sz w:val="18"/>
        <w:szCs w:val="18"/>
      </w:rPr>
      <w:t xml:space="preserve">CA Building Energy Efficiency Standards - </w:t>
    </w:r>
    <w:r>
      <w:rPr>
        <w:rFonts w:ascii="Calibri" w:hAnsi="Calibri"/>
        <w:i w:val="0"/>
        <w:sz w:val="18"/>
        <w:szCs w:val="18"/>
      </w:rPr>
      <w:t>20</w:t>
    </w:r>
    <w:ins w:id="119" w:author="Alhabibi, Haider@Energy" w:date="2021-08-24T13:13:00Z">
      <w:r w:rsidR="00CC4BD7">
        <w:rPr>
          <w:rFonts w:ascii="Calibri" w:hAnsi="Calibri"/>
          <w:i w:val="0"/>
          <w:sz w:val="18"/>
          <w:szCs w:val="18"/>
        </w:rPr>
        <w:t>22</w:t>
      </w:r>
    </w:ins>
    <w:del w:id="120" w:author="Alhabibi, Haider@Energy" w:date="2021-08-24T13:13:00Z">
      <w:r w:rsidDel="00CC4BD7">
        <w:rPr>
          <w:rFonts w:ascii="Calibri" w:hAnsi="Calibri"/>
          <w:i w:val="0"/>
          <w:sz w:val="18"/>
          <w:szCs w:val="18"/>
        </w:rPr>
        <w:delText>19</w:delText>
      </w:r>
    </w:del>
    <w:r w:rsidRPr="00F235B5">
      <w:rPr>
        <w:rFonts w:ascii="Calibri" w:hAnsi="Calibri"/>
        <w:i w:val="0"/>
        <w:sz w:val="18"/>
        <w:szCs w:val="18"/>
      </w:rPr>
      <w:t xml:space="preserve"> </w:t>
    </w:r>
    <w:ins w:id="121" w:author="Alhabibi, Haider@Energy" w:date="2022-02-22T14:23:00Z">
      <w:r w:rsidR="00981F4E" w:rsidRPr="00981F4E">
        <w:rPr>
          <w:rFonts w:ascii="Calibri" w:hAnsi="Calibri"/>
          <w:i w:val="0"/>
          <w:sz w:val="18"/>
          <w:szCs w:val="18"/>
        </w:rPr>
        <w:t xml:space="preserve">Low-rise </w:t>
      </w:r>
      <w:proofErr w:type="spellStart"/>
      <w:r w:rsidR="00981F4E" w:rsidRPr="00981F4E">
        <w:rPr>
          <w:rFonts w:ascii="Calibri" w:hAnsi="Calibri"/>
          <w:i w:val="0"/>
          <w:sz w:val="18"/>
          <w:szCs w:val="18"/>
        </w:rPr>
        <w:t>Multifamily</w:t>
      </w:r>
    </w:ins>
    <w:del w:id="122" w:author="Alhabibi, Haider@Energy" w:date="2022-02-22T14:23:00Z">
      <w:r w:rsidRPr="00F235B5" w:rsidDel="00981F4E">
        <w:rPr>
          <w:rFonts w:ascii="Calibri" w:hAnsi="Calibri"/>
          <w:i w:val="0"/>
          <w:sz w:val="18"/>
          <w:szCs w:val="18"/>
        </w:rPr>
        <w:delText xml:space="preserve">Residential </w:delText>
      </w:r>
    </w:del>
    <w:r w:rsidRPr="00F235B5">
      <w:rPr>
        <w:rFonts w:ascii="Calibri" w:hAnsi="Calibri"/>
        <w:i w:val="0"/>
        <w:sz w:val="18"/>
        <w:szCs w:val="18"/>
      </w:rPr>
      <w:t>Compliance</w:t>
    </w:r>
    <w:proofErr w:type="spellEnd"/>
    <w:r w:rsidRPr="00F235B5">
      <w:rPr>
        <w:rFonts w:ascii="Calibri" w:hAnsi="Calibri"/>
        <w:i w:val="0"/>
        <w:sz w:val="18"/>
        <w:szCs w:val="18"/>
      </w:rPr>
      <w:tab/>
    </w:r>
    <w:r>
      <w:rPr>
        <w:rFonts w:ascii="Calibri" w:hAnsi="Calibri"/>
        <w:i w:val="0"/>
        <w:sz w:val="18"/>
        <w:szCs w:val="18"/>
      </w:rPr>
      <w:t>January 20</w:t>
    </w:r>
    <w:ins w:id="123" w:author="Alhabibi, Haider@Energy" w:date="2021-08-24T13:13:00Z">
      <w:r w:rsidR="00CC4BD7">
        <w:rPr>
          <w:rFonts w:ascii="Calibri" w:hAnsi="Calibri"/>
          <w:i w:val="0"/>
          <w:sz w:val="18"/>
          <w:szCs w:val="18"/>
        </w:rPr>
        <w:t>22</w:t>
      </w:r>
    </w:ins>
    <w:del w:id="124" w:author="Alhabibi, Haider@Energy" w:date="2021-08-24T13:13:00Z">
      <w:r w:rsidDel="00CC4BD7">
        <w:rPr>
          <w:rFonts w:ascii="Calibri" w:hAnsi="Calibri"/>
          <w:i w:val="0"/>
          <w:sz w:val="18"/>
          <w:szCs w:val="18"/>
        </w:rPr>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4" w14:textId="0F3592A4" w:rsidR="00351B81" w:rsidRPr="00F235B5" w:rsidRDefault="00351B81" w:rsidP="008748FA">
    <w:pPr>
      <w:pStyle w:val="cf6rfooter20081113"/>
      <w:rPr>
        <w:rFonts w:ascii="Calibri" w:hAnsi="Calibri"/>
        <w:i w:val="0"/>
      </w:rPr>
    </w:pPr>
    <w:r w:rsidRPr="00F235B5">
      <w:rPr>
        <w:rFonts w:ascii="Calibri" w:hAnsi="Calibri"/>
        <w:i w:val="0"/>
      </w:rPr>
      <w:t>CA Building Energy Efficiency Standards - 20</w:t>
    </w:r>
    <w:ins w:id="263" w:author="Alhabibi, Haider@Energy" w:date="2021-08-24T13:13:00Z">
      <w:r w:rsidR="00CC4BD7">
        <w:rPr>
          <w:rFonts w:ascii="Calibri" w:hAnsi="Calibri"/>
          <w:i w:val="0"/>
        </w:rPr>
        <w:t>22</w:t>
      </w:r>
    </w:ins>
    <w:del w:id="264" w:author="Alhabibi, Haider@Energy" w:date="2021-08-24T13:13:00Z">
      <w:r w:rsidRPr="00F235B5" w:rsidDel="00CC4BD7">
        <w:rPr>
          <w:rFonts w:ascii="Calibri" w:hAnsi="Calibri"/>
          <w:i w:val="0"/>
        </w:rPr>
        <w:delText>1</w:delText>
      </w:r>
      <w:r w:rsidDel="00CC4BD7">
        <w:rPr>
          <w:rFonts w:ascii="Calibri" w:hAnsi="Calibri"/>
          <w:i w:val="0"/>
        </w:rPr>
        <w:delText>9</w:delText>
      </w:r>
    </w:del>
    <w:r w:rsidRPr="00F235B5">
      <w:rPr>
        <w:rFonts w:ascii="Calibri" w:hAnsi="Calibri"/>
        <w:i w:val="0"/>
      </w:rPr>
      <w:t xml:space="preserve"> </w:t>
    </w:r>
    <w:ins w:id="265" w:author="Alhabibi, Haider@Energy" w:date="2022-02-22T14:23:00Z">
      <w:r w:rsidR="00981F4E" w:rsidRPr="00981F4E">
        <w:rPr>
          <w:rFonts w:ascii="Calibri" w:hAnsi="Calibri"/>
          <w:i w:val="0"/>
        </w:rPr>
        <w:t>Low-rise Multifamily</w:t>
      </w:r>
    </w:ins>
    <w:del w:id="266" w:author="Alhabibi, Haider@Energy" w:date="2022-02-22T14:23:00Z">
      <w:r w:rsidRPr="00F235B5" w:rsidDel="00981F4E">
        <w:rPr>
          <w:rFonts w:ascii="Calibri" w:hAnsi="Calibri"/>
          <w:i w:val="0"/>
        </w:rPr>
        <w:delText>Residential</w:delText>
      </w:r>
    </w:del>
    <w:r w:rsidRPr="00F235B5">
      <w:rPr>
        <w:rFonts w:ascii="Calibri" w:hAnsi="Calibri"/>
        <w:i w:val="0"/>
      </w:rPr>
      <w:t xml:space="preserve"> Compliance</w:t>
    </w:r>
    <w:r w:rsidRPr="00F235B5">
      <w:rPr>
        <w:rFonts w:ascii="Calibri" w:hAnsi="Calibri"/>
        <w:i w:val="0"/>
      </w:rPr>
      <w:tab/>
    </w:r>
    <w:r>
      <w:rPr>
        <w:rFonts w:ascii="Calibri" w:hAnsi="Calibri"/>
        <w:i w:val="0"/>
      </w:rPr>
      <w:t>January 20</w:t>
    </w:r>
    <w:ins w:id="267" w:author="Alhabibi, Haider@Energy" w:date="2021-08-24T13:13:00Z">
      <w:r w:rsidR="00CC4BD7">
        <w:rPr>
          <w:rFonts w:ascii="Calibri" w:hAnsi="Calibri"/>
          <w:i w:val="0"/>
        </w:rPr>
        <w:t>22</w:t>
      </w:r>
    </w:ins>
    <w:del w:id="268" w:author="Alhabibi, Haider@Energy" w:date="2021-08-24T13:13:00Z">
      <w:r w:rsidDel="00CC4BD7">
        <w:rPr>
          <w:rFonts w:ascii="Calibri" w:hAnsi="Calibri"/>
          <w:i w:val="0"/>
        </w:rPr>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852B" w14:textId="7F5DDBA7" w:rsidR="00351B81" w:rsidRPr="00F235B5" w:rsidRDefault="00351B81" w:rsidP="008748FA">
    <w:pPr>
      <w:pStyle w:val="cf6rfooter20081113"/>
      <w:tabs>
        <w:tab w:val="clear" w:pos="9900"/>
        <w:tab w:val="right" w:pos="10800"/>
      </w:tabs>
      <w:rPr>
        <w:rFonts w:ascii="Calibri" w:hAnsi="Calibri"/>
        <w:i w:val="0"/>
      </w:rPr>
    </w:pPr>
    <w:r w:rsidRPr="00F235B5">
      <w:rPr>
        <w:rFonts w:ascii="Calibri" w:hAnsi="Calibri"/>
        <w:i w:val="0"/>
      </w:rPr>
      <w:t>CA Building Energy Efficiency Standards - 20</w:t>
    </w:r>
    <w:ins w:id="378" w:author="Alhabibi, Haider@Energy" w:date="2021-08-24T13:13:00Z">
      <w:r w:rsidR="00CC4BD7">
        <w:rPr>
          <w:rFonts w:ascii="Calibri" w:hAnsi="Calibri"/>
          <w:i w:val="0"/>
        </w:rPr>
        <w:t>22</w:t>
      </w:r>
    </w:ins>
    <w:del w:id="379" w:author="Alhabibi, Haider@Energy" w:date="2021-08-24T13:13:00Z">
      <w:r w:rsidRPr="00F235B5" w:rsidDel="00CC4BD7">
        <w:rPr>
          <w:rFonts w:ascii="Calibri" w:hAnsi="Calibri"/>
          <w:i w:val="0"/>
        </w:rPr>
        <w:delText>1</w:delText>
      </w:r>
      <w:r w:rsidDel="00CC4BD7">
        <w:rPr>
          <w:rFonts w:ascii="Calibri" w:hAnsi="Calibri"/>
          <w:i w:val="0"/>
        </w:rPr>
        <w:delText>9</w:delText>
      </w:r>
    </w:del>
    <w:r w:rsidRPr="00F235B5">
      <w:rPr>
        <w:rFonts w:ascii="Calibri" w:hAnsi="Calibri"/>
        <w:i w:val="0"/>
      </w:rPr>
      <w:t xml:space="preserve"> </w:t>
    </w:r>
    <w:ins w:id="380" w:author="Alhabibi, Haider@Energy" w:date="2022-02-22T14:25:00Z">
      <w:r w:rsidR="00981F4E" w:rsidRPr="00981F4E">
        <w:rPr>
          <w:rFonts w:ascii="Calibri" w:hAnsi="Calibri"/>
          <w:i w:val="0"/>
        </w:rPr>
        <w:t>Low-rise Multifamily</w:t>
      </w:r>
    </w:ins>
    <w:del w:id="381" w:author="Alhabibi, Haider@Energy" w:date="2022-02-22T14:25:00Z">
      <w:r w:rsidRPr="00F235B5" w:rsidDel="00981F4E">
        <w:rPr>
          <w:rFonts w:ascii="Calibri" w:hAnsi="Calibri"/>
          <w:i w:val="0"/>
        </w:rPr>
        <w:delText>Residential</w:delText>
      </w:r>
    </w:del>
    <w:r w:rsidRPr="00F235B5">
      <w:rPr>
        <w:rFonts w:ascii="Calibri" w:hAnsi="Calibri"/>
        <w:i w:val="0"/>
      </w:rPr>
      <w:t xml:space="preserve"> Compliance</w:t>
    </w:r>
    <w:r w:rsidRPr="00F235B5">
      <w:rPr>
        <w:rFonts w:ascii="Calibri" w:hAnsi="Calibri"/>
        <w:i w:val="0"/>
      </w:rPr>
      <w:tab/>
    </w:r>
    <w:r>
      <w:rPr>
        <w:rFonts w:ascii="Calibri" w:hAnsi="Calibri"/>
        <w:i w:val="0"/>
      </w:rPr>
      <w:t>January 20</w:t>
    </w:r>
    <w:ins w:id="382" w:author="Alhabibi, Haider@Energy" w:date="2021-08-24T13:13:00Z">
      <w:r w:rsidR="00CC4BD7">
        <w:rPr>
          <w:rFonts w:ascii="Calibri" w:hAnsi="Calibri"/>
          <w:i w:val="0"/>
        </w:rPr>
        <w:t>22</w:t>
      </w:r>
    </w:ins>
    <w:del w:id="383" w:author="Alhabibi, Haider@Energy" w:date="2021-08-24T13:13:00Z">
      <w:r w:rsidDel="00CC4BD7">
        <w:rPr>
          <w:rFonts w:ascii="Calibri" w:hAnsi="Calibri"/>
          <w:i w:val="0"/>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228CD" w14:textId="77777777" w:rsidR="00FC7475" w:rsidRDefault="00FC7475">
      <w:r>
        <w:separator/>
      </w:r>
    </w:p>
  </w:footnote>
  <w:footnote w:type="continuationSeparator" w:id="0">
    <w:p w14:paraId="6D070377" w14:textId="77777777" w:rsidR="00FC7475" w:rsidRDefault="00FC7475">
      <w:r>
        <w:continuationSeparator/>
      </w:r>
    </w:p>
  </w:footnote>
  <w:footnote w:type="continuationNotice" w:id="1">
    <w:p w14:paraId="0A4E969D" w14:textId="77777777" w:rsidR="00FC7475" w:rsidRDefault="00FC74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4" w14:textId="77777777" w:rsidR="00351B81" w:rsidRDefault="00527F73">
    <w:pPr>
      <w:pStyle w:val="Header"/>
    </w:pPr>
    <w:r>
      <w:rPr>
        <w:noProof/>
        <w:color w:val="2B579A"/>
        <w:shd w:val="clear" w:color="auto" w:fill="E6E6E6"/>
      </w:rPr>
      <w:pict w14:anchorId="56DC0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9"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5" w14:textId="3F257BA9" w:rsidR="00351B81" w:rsidRPr="007770C5" w:rsidRDefault="00351B81" w:rsidP="00592625">
    <w:pPr>
      <w:suppressAutoHyphens/>
      <w:ind w:left="-90"/>
      <w:rPr>
        <w:rFonts w:ascii="Arial" w:hAnsi="Arial" w:cs="Arial"/>
        <w:sz w:val="14"/>
        <w:szCs w:val="14"/>
      </w:rPr>
    </w:pPr>
    <w:r>
      <w:rPr>
        <w:rFonts w:ascii="Arial" w:hAnsi="Arial" w:cs="Arial"/>
        <w:noProof/>
        <w:color w:val="2B579A"/>
        <w:sz w:val="14"/>
        <w:szCs w:val="14"/>
        <w:shd w:val="clear" w:color="auto" w:fill="E6E6E6"/>
      </w:rPr>
      <w:drawing>
        <wp:anchor distT="0" distB="0" distL="114300" distR="114300" simplePos="0" relativeHeight="251653120" behindDoc="0" locked="0" layoutInCell="1" allowOverlap="1" wp14:anchorId="56DC02E0" wp14:editId="72B95BE1">
          <wp:simplePos x="0" y="0"/>
          <wp:positionH relativeFrom="margin">
            <wp:posOffset>6531610</wp:posOffset>
          </wp:positionH>
          <wp:positionV relativeFrom="margin">
            <wp:posOffset>-1238885</wp:posOffset>
          </wp:positionV>
          <wp:extent cx="320040" cy="280670"/>
          <wp:effectExtent l="0" t="0" r="0" b="0"/>
          <wp:wrapSquare wrapText="bothSides"/>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527F73">
      <w:rPr>
        <w:rFonts w:ascii="Arial" w:hAnsi="Arial" w:cs="Arial"/>
        <w:noProof/>
        <w:color w:val="2B579A"/>
        <w:sz w:val="14"/>
        <w:szCs w:val="14"/>
        <w:shd w:val="clear" w:color="auto" w:fill="E6E6E6"/>
      </w:rPr>
      <w:pict w14:anchorId="56DC0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0" o:spid="_x0000_s2051" type="#_x0000_t75" style="position:absolute;left:0;text-align:left;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56DC02B6" w14:textId="77777777" w:rsidR="00351B81" w:rsidRPr="007770C5" w:rsidRDefault="00351B81" w:rsidP="00592625">
    <w:pPr>
      <w:suppressAutoHyphens/>
      <w:ind w:left="-90"/>
      <w:rPr>
        <w:rFonts w:ascii="Arial" w:hAnsi="Arial" w:cs="Arial"/>
        <w:b/>
        <w:sz w:val="24"/>
        <w:szCs w:val="24"/>
      </w:rPr>
    </w:pPr>
    <w:r>
      <w:rPr>
        <w:rFonts w:ascii="Arial" w:hAnsi="Arial" w:cs="Arial"/>
        <w:b/>
        <w:sz w:val="24"/>
        <w:szCs w:val="24"/>
      </w:rPr>
      <w:t>DUCT LOCATION</w:t>
    </w:r>
  </w:p>
  <w:p w14:paraId="56DC02B7" w14:textId="4AAF604F" w:rsidR="00351B81" w:rsidRPr="007770C5" w:rsidRDefault="00351B81" w:rsidP="00592625">
    <w:pPr>
      <w:suppressAutoHyphens/>
      <w:ind w:left="-90"/>
      <w:rPr>
        <w:rFonts w:ascii="Arial" w:hAnsi="Arial" w:cs="Arial"/>
        <w:sz w:val="14"/>
        <w:szCs w:val="14"/>
      </w:rPr>
    </w:pPr>
    <w:r>
      <w:rPr>
        <w:rFonts w:ascii="Arial" w:hAnsi="Arial" w:cs="Arial"/>
        <w:sz w:val="14"/>
        <w:szCs w:val="14"/>
      </w:rPr>
      <w:t>CEC-</w:t>
    </w:r>
    <w:del w:id="113" w:author="Alhabibi, Haider@Energy" w:date="2022-02-22T14:24:00Z">
      <w:r w:rsidDel="00981F4E">
        <w:rPr>
          <w:rFonts w:ascii="Arial" w:hAnsi="Arial" w:cs="Arial"/>
          <w:sz w:val="14"/>
          <w:szCs w:val="14"/>
        </w:rPr>
        <w:delText>CF2R</w:delText>
      </w:r>
    </w:del>
    <w:ins w:id="114" w:author="Alhabibi, Haider@Energy" w:date="2022-02-22T14:24:00Z">
      <w:r w:rsidR="00981F4E">
        <w:rPr>
          <w:rFonts w:ascii="Arial" w:hAnsi="Arial" w:cs="Arial"/>
          <w:sz w:val="14"/>
          <w:szCs w:val="14"/>
        </w:rPr>
        <w:t>LMCI</w:t>
      </w:r>
    </w:ins>
    <w:r>
      <w:rPr>
        <w:rFonts w:ascii="Arial" w:hAnsi="Arial" w:cs="Arial"/>
        <w:sz w:val="14"/>
        <w:szCs w:val="14"/>
      </w:rPr>
      <w:t>-MCH-21-H</w:t>
    </w:r>
    <w:r w:rsidRPr="007770C5">
      <w:rPr>
        <w:rFonts w:ascii="Arial" w:hAnsi="Arial" w:cs="Arial"/>
        <w:sz w:val="14"/>
        <w:szCs w:val="14"/>
      </w:rPr>
      <w:t xml:space="preserve"> (Revised </w:t>
    </w:r>
    <w:r>
      <w:rPr>
        <w:rFonts w:ascii="Arial" w:hAnsi="Arial" w:cs="Arial"/>
        <w:sz w:val="14"/>
        <w:szCs w:val="14"/>
      </w:rPr>
      <w:t>01/</w:t>
    </w:r>
    <w:ins w:id="115" w:author="Alhabibi, Haider@Energy" w:date="2021-08-24T13:12:00Z">
      <w:r w:rsidR="00CC4BD7">
        <w:rPr>
          <w:rFonts w:ascii="Arial" w:hAnsi="Arial" w:cs="Arial"/>
          <w:sz w:val="14"/>
          <w:szCs w:val="14"/>
        </w:rPr>
        <w:t>22</w:t>
      </w:r>
    </w:ins>
    <w:del w:id="116" w:author="Alhabibi, Haider@Energy" w:date="2021-08-24T13:12:00Z">
      <w:r w:rsidDel="00CC4BD7">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51B81" w:rsidRPr="008F2201" w14:paraId="56DC02BA" w14:textId="77777777" w:rsidTr="00E76D0C">
      <w:trPr>
        <w:cantSplit/>
        <w:trHeight w:val="288"/>
      </w:trPr>
      <w:tc>
        <w:tcPr>
          <w:tcW w:w="3877" w:type="pct"/>
          <w:gridSpan w:val="2"/>
          <w:tcBorders>
            <w:bottom w:val="single" w:sz="4" w:space="0" w:color="auto"/>
            <w:right w:val="nil"/>
          </w:tcBorders>
          <w:vAlign w:val="center"/>
        </w:tcPr>
        <w:p w14:paraId="56DC02B8" w14:textId="77777777" w:rsidR="00351B81" w:rsidRPr="00F235B5" w:rsidRDefault="00351B81" w:rsidP="008F2201">
          <w:pPr>
            <w:keepNext/>
            <w:outlineLvl w:val="0"/>
            <w:rPr>
              <w:rFonts w:ascii="Calibri" w:hAnsi="Calibri"/>
              <w:bCs/>
            </w:rPr>
          </w:pPr>
          <w:r w:rsidRPr="00F235B5">
            <w:rPr>
              <w:rFonts w:ascii="Calibri" w:hAnsi="Calibri"/>
              <w:bCs/>
            </w:rPr>
            <w:t>CERTIFICATE OF INSTALLATION</w:t>
          </w:r>
        </w:p>
      </w:tc>
      <w:tc>
        <w:tcPr>
          <w:tcW w:w="1123" w:type="pct"/>
          <w:tcBorders>
            <w:left w:val="nil"/>
            <w:bottom w:val="single" w:sz="4" w:space="0" w:color="auto"/>
          </w:tcBorders>
          <w:tcMar>
            <w:left w:w="115" w:type="dxa"/>
            <w:right w:w="115" w:type="dxa"/>
          </w:tcMar>
          <w:vAlign w:val="center"/>
        </w:tcPr>
        <w:p w14:paraId="56DC02B9" w14:textId="5EAEF214" w:rsidR="00351B81" w:rsidRPr="00F235B5" w:rsidRDefault="00351B81" w:rsidP="008F2201">
          <w:pPr>
            <w:keepNext/>
            <w:jc w:val="right"/>
            <w:outlineLvl w:val="0"/>
            <w:rPr>
              <w:rFonts w:ascii="Calibri" w:hAnsi="Calibri"/>
              <w:bCs/>
            </w:rPr>
          </w:pPr>
          <w:del w:id="117" w:author="Alhabibi, Haider@Energy" w:date="2022-02-22T14:24:00Z">
            <w:r w:rsidRPr="00F235B5" w:rsidDel="00981F4E">
              <w:rPr>
                <w:rFonts w:ascii="Calibri" w:hAnsi="Calibri"/>
                <w:bCs/>
              </w:rPr>
              <w:delText>CF2R</w:delText>
            </w:r>
          </w:del>
          <w:ins w:id="118" w:author="Alhabibi, Haider@Energy" w:date="2022-02-22T14:24:00Z">
            <w:r w:rsidR="00981F4E">
              <w:rPr>
                <w:rFonts w:ascii="Calibri" w:hAnsi="Calibri"/>
                <w:bCs/>
              </w:rPr>
              <w:t>LMCI</w:t>
            </w:r>
          </w:ins>
          <w:r w:rsidRPr="00F235B5">
            <w:rPr>
              <w:rFonts w:ascii="Calibri" w:hAnsi="Calibri"/>
              <w:bCs/>
            </w:rPr>
            <w:t>-MCH-21-H</w:t>
          </w:r>
        </w:p>
      </w:tc>
    </w:tr>
    <w:tr w:rsidR="00351B81" w:rsidRPr="008F2201" w14:paraId="56DC02BD" w14:textId="77777777" w:rsidTr="00E76D0C">
      <w:trPr>
        <w:cantSplit/>
        <w:trHeight w:val="288"/>
      </w:trPr>
      <w:tc>
        <w:tcPr>
          <w:tcW w:w="2500" w:type="pct"/>
          <w:tcBorders>
            <w:right w:val="nil"/>
          </w:tcBorders>
        </w:tcPr>
        <w:p w14:paraId="56DC02BB" w14:textId="77777777" w:rsidR="00351B81" w:rsidRPr="00F235B5" w:rsidRDefault="00351B81">
          <w:pPr>
            <w:tabs>
              <w:tab w:val="right" w:pos="10543"/>
            </w:tabs>
            <w:rPr>
              <w:rFonts w:ascii="Calibri" w:hAnsi="Calibri"/>
              <w:sz w:val="12"/>
              <w:szCs w:val="12"/>
            </w:rPr>
          </w:pPr>
          <w:r w:rsidRPr="00F235B5">
            <w:rPr>
              <w:rFonts w:ascii="Calibri" w:hAnsi="Calibri"/>
              <w:bCs/>
            </w:rPr>
            <w:t>Duct Location</w:t>
          </w:r>
        </w:p>
      </w:tc>
      <w:tc>
        <w:tcPr>
          <w:tcW w:w="2500" w:type="pct"/>
          <w:gridSpan w:val="2"/>
          <w:tcBorders>
            <w:left w:val="nil"/>
          </w:tcBorders>
        </w:tcPr>
        <w:p w14:paraId="56DC02BC" w14:textId="08663CA7"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sidRPr="00F235B5">
            <w:rPr>
              <w:rFonts w:ascii="Calibri" w:hAnsi="Calibri"/>
              <w:bCs/>
              <w:color w:val="2B579A"/>
              <w:shd w:val="clear" w:color="auto" w:fill="E6E6E6"/>
            </w:rPr>
            <w:fldChar w:fldCharType="begin"/>
          </w:r>
          <w:r w:rsidRPr="00F235B5">
            <w:rPr>
              <w:rFonts w:ascii="Calibri" w:hAnsi="Calibri"/>
              <w:bCs/>
            </w:rPr>
            <w:instrText xml:space="preserve"> PAGE   \* MERGEFORMAT </w:instrText>
          </w:r>
          <w:r w:rsidRPr="00F235B5">
            <w:rPr>
              <w:rFonts w:ascii="Calibri" w:hAnsi="Calibri"/>
              <w:bCs/>
              <w:color w:val="2B579A"/>
              <w:shd w:val="clear" w:color="auto" w:fill="E6E6E6"/>
            </w:rPr>
            <w:fldChar w:fldCharType="separate"/>
          </w:r>
          <w:r w:rsidR="002E64B6">
            <w:rPr>
              <w:rFonts w:ascii="Calibri" w:hAnsi="Calibri"/>
              <w:bCs/>
              <w:noProof/>
            </w:rPr>
            <w:t>1</w:t>
          </w:r>
          <w:r w:rsidRPr="00F235B5">
            <w:rPr>
              <w:rFonts w:ascii="Calibri" w:hAnsi="Calibri"/>
              <w:bCs/>
              <w:color w:val="2B579A"/>
              <w:shd w:val="clear" w:color="auto" w:fill="E6E6E6"/>
            </w:rPr>
            <w:fldChar w:fldCharType="end"/>
          </w:r>
          <w:r w:rsidRPr="00F235B5">
            <w:rPr>
              <w:rFonts w:ascii="Calibri" w:hAnsi="Calibri"/>
              <w:bCs/>
            </w:rPr>
            <w:t xml:space="preserve"> of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527F73">
            <w:rPr>
              <w:rFonts w:ascii="Calibri" w:hAnsi="Calibri"/>
              <w:bCs/>
              <w:noProof/>
            </w:rPr>
            <w:t>3</w:t>
          </w:r>
          <w:r>
            <w:rPr>
              <w:rFonts w:ascii="Calibri" w:hAnsi="Calibri"/>
              <w:bCs/>
              <w:noProof/>
              <w:color w:val="2B579A"/>
              <w:shd w:val="clear" w:color="auto" w:fill="E6E6E6"/>
            </w:rPr>
            <w:fldChar w:fldCharType="end"/>
          </w:r>
          <w:r w:rsidRPr="00F235B5">
            <w:rPr>
              <w:rFonts w:ascii="Calibri" w:hAnsi="Calibri"/>
              <w:bCs/>
            </w:rPr>
            <w:t>)</w:t>
          </w:r>
        </w:p>
      </w:tc>
    </w:tr>
    <w:tr w:rsidR="00351B81" w:rsidRPr="008F2201" w14:paraId="56DC02C1" w14:textId="77777777" w:rsidTr="00E76D0C">
      <w:trPr>
        <w:cantSplit/>
        <w:trHeight w:val="288"/>
      </w:trPr>
      <w:tc>
        <w:tcPr>
          <w:tcW w:w="0" w:type="auto"/>
        </w:tcPr>
        <w:p w14:paraId="56DC02BE" w14:textId="77777777" w:rsidR="00351B81" w:rsidRPr="00F235B5" w:rsidRDefault="00351B81" w:rsidP="008F2201">
          <w:pPr>
            <w:rPr>
              <w:rFonts w:ascii="Calibri" w:hAnsi="Calibri"/>
              <w:sz w:val="12"/>
              <w:szCs w:val="12"/>
            </w:rPr>
          </w:pPr>
          <w:r w:rsidRPr="00F235B5">
            <w:rPr>
              <w:rFonts w:ascii="Calibri" w:hAnsi="Calibri"/>
              <w:sz w:val="12"/>
              <w:szCs w:val="12"/>
            </w:rPr>
            <w:t>Project Name:</w:t>
          </w:r>
        </w:p>
      </w:tc>
      <w:tc>
        <w:tcPr>
          <w:tcW w:w="1377" w:type="pct"/>
        </w:tcPr>
        <w:p w14:paraId="56DC02BF" w14:textId="77777777" w:rsidR="00351B81" w:rsidRPr="00F235B5" w:rsidRDefault="00351B81" w:rsidP="008F2201">
          <w:pPr>
            <w:rPr>
              <w:rFonts w:ascii="Calibri" w:hAnsi="Calibri"/>
              <w:sz w:val="12"/>
              <w:szCs w:val="12"/>
            </w:rPr>
          </w:pPr>
          <w:r w:rsidRPr="00F235B5">
            <w:rPr>
              <w:rFonts w:ascii="Calibri" w:hAnsi="Calibri"/>
              <w:sz w:val="12"/>
              <w:szCs w:val="12"/>
            </w:rPr>
            <w:t>Enforcement Agency:</w:t>
          </w:r>
        </w:p>
      </w:tc>
      <w:tc>
        <w:tcPr>
          <w:tcW w:w="1123" w:type="pct"/>
        </w:tcPr>
        <w:p w14:paraId="56DC02C0" w14:textId="77777777" w:rsidR="00351B81" w:rsidRPr="00F235B5" w:rsidRDefault="00351B81" w:rsidP="008F2201">
          <w:pPr>
            <w:rPr>
              <w:rFonts w:ascii="Calibri" w:hAnsi="Calibri"/>
              <w:sz w:val="12"/>
              <w:szCs w:val="12"/>
            </w:rPr>
          </w:pPr>
          <w:r w:rsidRPr="00F235B5">
            <w:rPr>
              <w:rFonts w:ascii="Calibri" w:hAnsi="Calibri"/>
              <w:sz w:val="12"/>
              <w:szCs w:val="12"/>
            </w:rPr>
            <w:t>Permit Number:</w:t>
          </w:r>
        </w:p>
      </w:tc>
    </w:tr>
    <w:tr w:rsidR="00351B81" w:rsidRPr="008F2201" w14:paraId="56DC02C5" w14:textId="77777777" w:rsidTr="00E76D0C">
      <w:trPr>
        <w:cantSplit/>
        <w:trHeight w:val="288"/>
      </w:trPr>
      <w:tc>
        <w:tcPr>
          <w:tcW w:w="0" w:type="auto"/>
        </w:tcPr>
        <w:p w14:paraId="56DC02C2" w14:textId="77777777" w:rsidR="00351B81" w:rsidRPr="00F235B5" w:rsidRDefault="00351B81" w:rsidP="008F2201">
          <w:pPr>
            <w:rPr>
              <w:rFonts w:ascii="Calibri" w:hAnsi="Calibri"/>
              <w:sz w:val="12"/>
              <w:szCs w:val="12"/>
              <w:vertAlign w:val="superscript"/>
            </w:rPr>
          </w:pPr>
          <w:r w:rsidRPr="00F235B5">
            <w:rPr>
              <w:rFonts w:ascii="Calibri" w:hAnsi="Calibri"/>
              <w:sz w:val="12"/>
              <w:szCs w:val="12"/>
            </w:rPr>
            <w:t>Dwelling Address:</w:t>
          </w:r>
        </w:p>
      </w:tc>
      <w:tc>
        <w:tcPr>
          <w:tcW w:w="1377" w:type="pct"/>
        </w:tcPr>
        <w:p w14:paraId="56DC02C3" w14:textId="2EA0A0E5" w:rsidR="00351B81" w:rsidRPr="00F235B5" w:rsidRDefault="00351B81" w:rsidP="008F2201">
          <w:pPr>
            <w:rPr>
              <w:rFonts w:ascii="Calibri" w:hAnsi="Calibri"/>
              <w:sz w:val="12"/>
              <w:szCs w:val="12"/>
              <w:vertAlign w:val="superscript"/>
            </w:rPr>
          </w:pPr>
          <w:r w:rsidRPr="00F235B5">
            <w:rPr>
              <w:rFonts w:ascii="Calibri" w:hAnsi="Calibri"/>
              <w:sz w:val="12"/>
              <w:szCs w:val="12"/>
            </w:rPr>
            <w:t>City</w:t>
          </w:r>
          <w:r>
            <w:rPr>
              <w:rFonts w:ascii="Calibri" w:hAnsi="Calibri"/>
              <w:sz w:val="12"/>
              <w:szCs w:val="12"/>
            </w:rPr>
            <w:t>:</w:t>
          </w:r>
        </w:p>
      </w:tc>
      <w:tc>
        <w:tcPr>
          <w:tcW w:w="1123" w:type="pct"/>
        </w:tcPr>
        <w:p w14:paraId="56DC02C4" w14:textId="63493560" w:rsidR="00351B81" w:rsidRPr="00F235B5" w:rsidRDefault="00351B81" w:rsidP="008F2201">
          <w:pPr>
            <w:rPr>
              <w:rFonts w:ascii="Calibri" w:hAnsi="Calibri"/>
              <w:sz w:val="12"/>
              <w:szCs w:val="12"/>
              <w:vertAlign w:val="superscript"/>
            </w:rPr>
          </w:pPr>
          <w:r w:rsidRPr="00F235B5">
            <w:rPr>
              <w:rFonts w:ascii="Calibri" w:hAnsi="Calibri"/>
              <w:sz w:val="12"/>
              <w:szCs w:val="12"/>
            </w:rPr>
            <w:t>Zip Code</w:t>
          </w:r>
          <w:r>
            <w:rPr>
              <w:rFonts w:ascii="Calibri" w:hAnsi="Calibri"/>
              <w:sz w:val="12"/>
              <w:szCs w:val="12"/>
            </w:rPr>
            <w:t>:</w:t>
          </w:r>
        </w:p>
      </w:tc>
    </w:tr>
  </w:tbl>
  <w:p w14:paraId="56DC02C6" w14:textId="77777777" w:rsidR="00351B81" w:rsidRDefault="00351B81" w:rsidP="008F22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A" w14:textId="77777777" w:rsidR="00351B81" w:rsidRDefault="00527F73">
    <w:pPr>
      <w:pStyle w:val="Header"/>
    </w:pPr>
    <w:r>
      <w:rPr>
        <w:noProof/>
        <w:color w:val="2B579A"/>
        <w:shd w:val="clear" w:color="auto" w:fill="E6E6E6"/>
      </w:rPr>
      <w:pict w14:anchorId="56DC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8"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C" w14:textId="77777777" w:rsidR="00351B81" w:rsidRDefault="00527F73">
    <w:pPr>
      <w:pStyle w:val="Header"/>
    </w:pPr>
    <w:r>
      <w:rPr>
        <w:noProof/>
        <w:color w:val="2B579A"/>
        <w:shd w:val="clear" w:color="auto" w:fill="E6E6E6"/>
      </w:rPr>
      <w:pict w14:anchorId="56DC0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2"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3"/>
      <w:gridCol w:w="2800"/>
      <w:gridCol w:w="2283"/>
    </w:tblGrid>
    <w:tr w:rsidR="00351B81" w:rsidRPr="008F2201" w14:paraId="56DC02CF" w14:textId="77777777" w:rsidTr="00E76D0C">
      <w:trPr>
        <w:cantSplit/>
        <w:trHeight w:val="288"/>
      </w:trPr>
      <w:tc>
        <w:tcPr>
          <w:tcW w:w="3877" w:type="pct"/>
          <w:gridSpan w:val="2"/>
          <w:tcBorders>
            <w:bottom w:val="single" w:sz="4" w:space="0" w:color="auto"/>
            <w:right w:val="nil"/>
          </w:tcBorders>
          <w:vAlign w:val="center"/>
        </w:tcPr>
        <w:p w14:paraId="56DC02CD" w14:textId="77777777" w:rsidR="00351B81" w:rsidRPr="00F235B5" w:rsidRDefault="00527F73" w:rsidP="008F2201">
          <w:pPr>
            <w:keepNext/>
            <w:outlineLvl w:val="0"/>
            <w:rPr>
              <w:rFonts w:ascii="Calibri" w:hAnsi="Calibri"/>
              <w:bCs/>
            </w:rPr>
          </w:pPr>
          <w:r>
            <w:rPr>
              <w:rFonts w:ascii="Calibri" w:hAnsi="Calibri"/>
              <w:bCs/>
              <w:noProof/>
              <w:color w:val="2B579A"/>
              <w:shd w:val="clear" w:color="auto" w:fill="E6E6E6"/>
            </w:rPr>
            <w:pict w14:anchorId="56DC0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3"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51B81" w:rsidRPr="00F235B5">
            <w:rPr>
              <w:rFonts w:ascii="Calibri" w:hAnsi="Calibri"/>
              <w:bCs/>
            </w:rPr>
            <w:t>CERTIFICATE OF INSTALLATION - USER INSTRUCTIONS</w:t>
          </w:r>
        </w:p>
      </w:tc>
      <w:tc>
        <w:tcPr>
          <w:tcW w:w="1123" w:type="pct"/>
          <w:tcBorders>
            <w:left w:val="nil"/>
            <w:bottom w:val="single" w:sz="4" w:space="0" w:color="auto"/>
          </w:tcBorders>
          <w:tcMar>
            <w:left w:w="115" w:type="dxa"/>
            <w:right w:w="115" w:type="dxa"/>
          </w:tcMar>
          <w:vAlign w:val="center"/>
        </w:tcPr>
        <w:p w14:paraId="56DC02CE" w14:textId="74942A1D" w:rsidR="00351B81" w:rsidRPr="00F235B5" w:rsidRDefault="00351B81" w:rsidP="008F2201">
          <w:pPr>
            <w:keepNext/>
            <w:jc w:val="right"/>
            <w:outlineLvl w:val="0"/>
            <w:rPr>
              <w:rFonts w:ascii="Calibri" w:hAnsi="Calibri"/>
              <w:bCs/>
            </w:rPr>
          </w:pPr>
          <w:del w:id="261" w:author="Alhabibi, Haider@Energy" w:date="2022-02-22T14:24:00Z">
            <w:r w:rsidRPr="00F235B5" w:rsidDel="00981F4E">
              <w:rPr>
                <w:rFonts w:ascii="Calibri" w:hAnsi="Calibri"/>
                <w:bCs/>
              </w:rPr>
              <w:delText>CF2R</w:delText>
            </w:r>
          </w:del>
          <w:ins w:id="262" w:author="Alhabibi, Haider@Energy" w:date="2022-02-22T14:24:00Z">
            <w:r w:rsidR="00981F4E">
              <w:rPr>
                <w:rFonts w:ascii="Calibri" w:hAnsi="Calibri"/>
                <w:bCs/>
              </w:rPr>
              <w:t>LMCI</w:t>
            </w:r>
          </w:ins>
          <w:r w:rsidRPr="00F235B5">
            <w:rPr>
              <w:rFonts w:ascii="Calibri" w:hAnsi="Calibri"/>
              <w:bCs/>
            </w:rPr>
            <w:t>-MCH-21-H</w:t>
          </w:r>
        </w:p>
      </w:tc>
    </w:tr>
    <w:tr w:rsidR="00351B81" w:rsidRPr="008F2201" w14:paraId="56DC02D2" w14:textId="77777777" w:rsidTr="00E76D0C">
      <w:trPr>
        <w:cantSplit/>
        <w:trHeight w:val="288"/>
      </w:trPr>
      <w:tc>
        <w:tcPr>
          <w:tcW w:w="2500" w:type="pct"/>
          <w:tcBorders>
            <w:right w:val="nil"/>
          </w:tcBorders>
        </w:tcPr>
        <w:p w14:paraId="56DC02D0" w14:textId="77777777" w:rsidR="00351B81" w:rsidRPr="00F235B5" w:rsidRDefault="00351B81">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56DC02D1" w14:textId="1CA9D07F"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527F73">
            <w:rPr>
              <w:rFonts w:ascii="Calibri" w:hAnsi="Calibri"/>
              <w:bCs/>
              <w:noProof/>
            </w:rPr>
            <w:t>2</w:t>
          </w:r>
          <w:r>
            <w:rPr>
              <w:rFonts w:ascii="Calibri" w:hAnsi="Calibri"/>
              <w:bCs/>
              <w:noProof/>
              <w:color w:val="2B579A"/>
              <w:shd w:val="clear" w:color="auto" w:fill="E6E6E6"/>
            </w:rPr>
            <w:fldChar w:fldCharType="end"/>
          </w:r>
          <w:r w:rsidRPr="00F235B5">
            <w:rPr>
              <w:rFonts w:ascii="Calibri" w:hAnsi="Calibri"/>
              <w:bCs/>
            </w:rPr>
            <w:t xml:space="preserve"> of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527F73">
            <w:rPr>
              <w:rFonts w:ascii="Calibri" w:hAnsi="Calibri"/>
              <w:bCs/>
              <w:noProof/>
            </w:rPr>
            <w:t>2</w:t>
          </w:r>
          <w:r>
            <w:rPr>
              <w:rFonts w:ascii="Calibri" w:hAnsi="Calibri"/>
              <w:bCs/>
              <w:noProof/>
              <w:color w:val="2B579A"/>
              <w:shd w:val="clear" w:color="auto" w:fill="E6E6E6"/>
            </w:rPr>
            <w:fldChar w:fldCharType="end"/>
          </w:r>
          <w:r w:rsidRPr="00F235B5">
            <w:rPr>
              <w:rFonts w:ascii="Calibri" w:hAnsi="Calibri"/>
              <w:bCs/>
            </w:rPr>
            <w:t>)</w:t>
          </w:r>
        </w:p>
      </w:tc>
    </w:tr>
  </w:tbl>
  <w:p w14:paraId="56DC02D3" w14:textId="77777777" w:rsidR="00351B81" w:rsidRDefault="00351B81" w:rsidP="008F2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5" w14:textId="77777777" w:rsidR="00351B81" w:rsidRDefault="00527F73">
    <w:pPr>
      <w:pStyle w:val="Header"/>
    </w:pPr>
    <w:r>
      <w:rPr>
        <w:noProof/>
        <w:color w:val="2B579A"/>
        <w:shd w:val="clear" w:color="auto" w:fill="E6E6E6"/>
      </w:rPr>
      <w:pict w14:anchorId="56DC0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1"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6" w14:textId="77777777" w:rsidR="00351B81" w:rsidRDefault="00527F73">
    <w:pPr>
      <w:pStyle w:val="Header"/>
    </w:pPr>
    <w:r>
      <w:rPr>
        <w:noProof/>
        <w:color w:val="2B579A"/>
        <w:shd w:val="clear" w:color="auto" w:fill="E6E6E6"/>
      </w:rPr>
      <w:pict w14:anchorId="56DC0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5"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51B81"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77777777" w:rsidR="00351B81" w:rsidRPr="00F235B5" w:rsidRDefault="00527F73" w:rsidP="008F2201">
          <w:pPr>
            <w:keepNext/>
            <w:outlineLvl w:val="0"/>
            <w:rPr>
              <w:rFonts w:ascii="Calibri" w:hAnsi="Calibri"/>
              <w:bCs/>
            </w:rPr>
          </w:pPr>
          <w:r>
            <w:rPr>
              <w:rFonts w:ascii="Calibri" w:hAnsi="Calibri"/>
              <w:bCs/>
              <w:noProof/>
              <w:color w:val="2B579A"/>
              <w:shd w:val="clear" w:color="auto" w:fill="E6E6E6"/>
            </w:rPr>
            <w:pict w14:anchorId="56DC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6"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51B81" w:rsidRPr="00F235B5">
            <w:rPr>
              <w:rFonts w:ascii="Calibri" w:hAnsi="Calibri"/>
              <w:bCs/>
            </w:rPr>
            <w:t xml:space="preserve">CERTIFICATE OF INSTALLATION - </w:t>
          </w:r>
          <w:r w:rsidR="00351B81"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7BBACB51" w:rsidR="00351B81" w:rsidRPr="00F235B5" w:rsidRDefault="00351B81" w:rsidP="008F2201">
          <w:pPr>
            <w:keepNext/>
            <w:jc w:val="right"/>
            <w:outlineLvl w:val="0"/>
            <w:rPr>
              <w:rFonts w:ascii="Calibri" w:hAnsi="Calibri"/>
              <w:bCs/>
            </w:rPr>
          </w:pPr>
          <w:del w:id="376" w:author="Alhabibi, Haider@Energy" w:date="2022-02-22T14:24:00Z">
            <w:r w:rsidRPr="00F235B5" w:rsidDel="00981F4E">
              <w:rPr>
                <w:rFonts w:ascii="Calibri" w:hAnsi="Calibri"/>
                <w:bCs/>
              </w:rPr>
              <w:delText>CF2R</w:delText>
            </w:r>
          </w:del>
          <w:ins w:id="377" w:author="Alhabibi, Haider@Energy" w:date="2022-02-22T14:24:00Z">
            <w:r w:rsidR="00981F4E">
              <w:rPr>
                <w:rFonts w:ascii="Calibri" w:hAnsi="Calibri"/>
                <w:bCs/>
              </w:rPr>
              <w:t>LMCI</w:t>
            </w:r>
          </w:ins>
          <w:r w:rsidRPr="00F235B5">
            <w:rPr>
              <w:rFonts w:ascii="Calibri" w:hAnsi="Calibri"/>
              <w:bCs/>
            </w:rPr>
            <w:t>-MCH-21-H</w:t>
          </w:r>
        </w:p>
      </w:tc>
    </w:tr>
    <w:tr w:rsidR="00351B81" w:rsidRPr="008F2201" w14:paraId="56DC02DC" w14:textId="77777777" w:rsidTr="00E76D0C">
      <w:trPr>
        <w:cantSplit/>
        <w:trHeight w:val="288"/>
      </w:trPr>
      <w:tc>
        <w:tcPr>
          <w:tcW w:w="2500" w:type="pct"/>
          <w:tcBorders>
            <w:right w:val="nil"/>
          </w:tcBorders>
        </w:tcPr>
        <w:p w14:paraId="56DC02DA" w14:textId="77777777" w:rsidR="00351B81" w:rsidRPr="00F235B5" w:rsidRDefault="00351B81">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31AC99E4"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527F73">
            <w:rPr>
              <w:rFonts w:ascii="Calibri" w:hAnsi="Calibri"/>
              <w:bCs/>
              <w:noProof/>
            </w:rPr>
            <w:t>2</w:t>
          </w:r>
          <w:r>
            <w:rPr>
              <w:rFonts w:ascii="Calibri" w:hAnsi="Calibri"/>
              <w:bCs/>
              <w:noProof/>
              <w:color w:val="2B579A"/>
              <w:shd w:val="clear" w:color="auto" w:fill="E6E6E6"/>
            </w:rPr>
            <w:fldChar w:fldCharType="end"/>
          </w:r>
          <w:r w:rsidRPr="00F235B5">
            <w:rPr>
              <w:rFonts w:ascii="Calibri" w:hAnsi="Calibri"/>
              <w:bCs/>
            </w:rPr>
            <w:t xml:space="preserve"> of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527F73">
            <w:rPr>
              <w:rFonts w:ascii="Calibri" w:hAnsi="Calibri"/>
              <w:bCs/>
              <w:noProof/>
            </w:rPr>
            <w:t>2</w:t>
          </w:r>
          <w:r>
            <w:rPr>
              <w:rFonts w:ascii="Calibri" w:hAnsi="Calibri"/>
              <w:bCs/>
              <w:noProof/>
              <w:color w:val="2B579A"/>
              <w:shd w:val="clear" w:color="auto" w:fill="E6E6E6"/>
            </w:rPr>
            <w:fldChar w:fldCharType="end"/>
          </w:r>
          <w:r w:rsidRPr="00F235B5">
            <w:rPr>
              <w:rFonts w:ascii="Calibri" w:hAnsi="Calibri"/>
              <w:bCs/>
            </w:rPr>
            <w:t>)</w:t>
          </w:r>
        </w:p>
      </w:tc>
    </w:tr>
  </w:tbl>
  <w:p w14:paraId="56DC02DD" w14:textId="77777777" w:rsidR="00351B81" w:rsidRDefault="00351B81" w:rsidP="008F22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E" w14:textId="77777777" w:rsidR="00351B81" w:rsidRDefault="00527F73">
    <w:pPr>
      <w:pStyle w:val="Header"/>
    </w:pPr>
    <w:r>
      <w:rPr>
        <w:noProof/>
        <w:color w:val="2B579A"/>
        <w:shd w:val="clear" w:color="auto" w:fill="E6E6E6"/>
      </w:rPr>
      <w:pict w14:anchorId="56DC0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4"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0654FF0"/>
    <w:multiLevelType w:val="hybridMultilevel"/>
    <w:tmpl w:val="0648691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861E38"/>
    <w:multiLevelType w:val="hybridMultilevel"/>
    <w:tmpl w:val="E5AEE20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700AD6"/>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000707"/>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7"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FCE02D6"/>
    <w:multiLevelType w:val="hybridMultilevel"/>
    <w:tmpl w:val="0F50AC3A"/>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A6AD3"/>
    <w:multiLevelType w:val="hybridMultilevel"/>
    <w:tmpl w:val="03202170"/>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1EE739BE"/>
    <w:multiLevelType w:val="hybridMultilevel"/>
    <w:tmpl w:val="CDB675CA"/>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D72DE3"/>
    <w:multiLevelType w:val="hybridMultilevel"/>
    <w:tmpl w:val="4142ED52"/>
    <w:lvl w:ilvl="0" w:tplc="C3CE5CBE">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5"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675B33"/>
    <w:multiLevelType w:val="hybridMultilevel"/>
    <w:tmpl w:val="A2D434C8"/>
    <w:lvl w:ilvl="0" w:tplc="04090001">
      <w:start w:val="8"/>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15BC5"/>
    <w:multiLevelType w:val="hybridMultilevel"/>
    <w:tmpl w:val="BBA40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9112F1"/>
    <w:multiLevelType w:val="singleLevel"/>
    <w:tmpl w:val="A50E7AAC"/>
    <w:lvl w:ilvl="0">
      <w:start w:val="1"/>
      <w:numFmt w:val="decimal"/>
      <w:lvlText w:val="%1."/>
      <w:lvlJc w:val="left"/>
      <w:pPr>
        <w:tabs>
          <w:tab w:val="num" w:pos="360"/>
        </w:tabs>
        <w:ind w:left="360" w:hanging="360"/>
      </w:pPr>
      <w:rPr>
        <w:rFonts w:cs="Times New Roman" w:hint="default"/>
      </w:rPr>
    </w:lvl>
  </w:abstractNum>
  <w:abstractNum w:abstractNumId="19" w15:restartNumberingAfterBreak="0">
    <w:nsid w:val="30C363B6"/>
    <w:multiLevelType w:val="hybridMultilevel"/>
    <w:tmpl w:val="0B0AED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855E0C"/>
    <w:multiLevelType w:val="hybridMultilevel"/>
    <w:tmpl w:val="71B49748"/>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3090A"/>
    <w:multiLevelType w:val="hybridMultilevel"/>
    <w:tmpl w:val="742E95B8"/>
    <w:lvl w:ilvl="0" w:tplc="401844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54BA3BEB"/>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BF9297C"/>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2EA658C"/>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5F417A3"/>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6C0C4A90"/>
    <w:multiLevelType w:val="hybridMultilevel"/>
    <w:tmpl w:val="71B6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abstractNumId w:val="1"/>
  </w:num>
  <w:num w:numId="2">
    <w:abstractNumId w:val="0"/>
  </w:num>
  <w:num w:numId="3">
    <w:abstractNumId w:val="1"/>
  </w:num>
  <w:num w:numId="4">
    <w:abstractNumId w:val="0"/>
  </w:num>
  <w:num w:numId="5">
    <w:abstractNumId w:val="6"/>
  </w:num>
  <w:num w:numId="6">
    <w:abstractNumId w:val="14"/>
  </w:num>
  <w:num w:numId="7">
    <w:abstractNumId w:val="14"/>
  </w:num>
  <w:num w:numId="8">
    <w:abstractNumId w:val="14"/>
  </w:num>
  <w:num w:numId="9">
    <w:abstractNumId w:val="6"/>
  </w:num>
  <w:num w:numId="10">
    <w:abstractNumId w:val="6"/>
  </w:num>
  <w:num w:numId="11">
    <w:abstractNumId w:val="6"/>
  </w:num>
  <w:num w:numId="12">
    <w:abstractNumId w:val="23"/>
  </w:num>
  <w:num w:numId="13">
    <w:abstractNumId w:val="25"/>
  </w:num>
  <w:num w:numId="14">
    <w:abstractNumId w:val="25"/>
  </w:num>
  <w:num w:numId="15">
    <w:abstractNumId w:val="23"/>
  </w:num>
  <w:num w:numId="16">
    <w:abstractNumId w:val="23"/>
  </w:num>
  <w:num w:numId="17">
    <w:abstractNumId w:val="18"/>
  </w:num>
  <w:num w:numId="18">
    <w:abstractNumId w:val="1"/>
  </w:num>
  <w:num w:numId="19">
    <w:abstractNumId w:val="36"/>
  </w:num>
  <w:num w:numId="20">
    <w:abstractNumId w:val="10"/>
  </w:num>
  <w:num w:numId="21">
    <w:abstractNumId w:val="28"/>
  </w:num>
  <w:num w:numId="22">
    <w:abstractNumId w:val="34"/>
  </w:num>
  <w:num w:numId="23">
    <w:abstractNumId w:val="22"/>
  </w:num>
  <w:num w:numId="24">
    <w:abstractNumId w:val="31"/>
  </w:num>
  <w:num w:numId="25">
    <w:abstractNumId w:val="29"/>
  </w:num>
  <w:num w:numId="26">
    <w:abstractNumId w:val="24"/>
  </w:num>
  <w:num w:numId="27">
    <w:abstractNumId w:val="0"/>
  </w:num>
  <w:num w:numId="28">
    <w:abstractNumId w:val="13"/>
  </w:num>
  <w:num w:numId="29">
    <w:abstractNumId w:val="21"/>
  </w:num>
  <w:num w:numId="30">
    <w:abstractNumId w:val="16"/>
  </w:num>
  <w:num w:numId="31">
    <w:abstractNumId w:val="12"/>
  </w:num>
  <w:num w:numId="32">
    <w:abstractNumId w:val="26"/>
  </w:num>
  <w:num w:numId="33">
    <w:abstractNumId w:val="9"/>
  </w:num>
  <w:num w:numId="34">
    <w:abstractNumId w:val="8"/>
  </w:num>
  <w:num w:numId="35">
    <w:abstractNumId w:val="33"/>
  </w:num>
  <w:num w:numId="36">
    <w:abstractNumId w:val="27"/>
  </w:num>
  <w:num w:numId="37">
    <w:abstractNumId w:val="30"/>
  </w:num>
  <w:num w:numId="38">
    <w:abstractNumId w:val="11"/>
  </w:num>
  <w:num w:numId="39">
    <w:abstractNumId w:val="15"/>
  </w:num>
  <w:num w:numId="40">
    <w:abstractNumId w:val="4"/>
  </w:num>
  <w:num w:numId="41">
    <w:abstractNumId w:val="32"/>
  </w:num>
  <w:num w:numId="42">
    <w:abstractNumId w:val="5"/>
  </w:num>
  <w:num w:numId="43">
    <w:abstractNumId w:val="12"/>
  </w:num>
  <w:num w:numId="44">
    <w:abstractNumId w:val="35"/>
  </w:num>
  <w:num w:numId="45">
    <w:abstractNumId w:val="17"/>
  </w:num>
  <w:num w:numId="46">
    <w:abstractNumId w:val="3"/>
  </w:num>
  <w:num w:numId="47">
    <w:abstractNumId w:val="20"/>
  </w:num>
  <w:num w:numId="48">
    <w:abstractNumId w:val="19"/>
  </w:num>
  <w:num w:numId="49">
    <w:abstractNumId w:val="2"/>
  </w:num>
  <w:num w:numId="5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a, Cheng@Energy">
    <w15:presenceInfo w15:providerId="AD" w15:userId="S::cheng.moua@energy.ca.gov::0a7b5eaa-32b5-460c-b817-ff0d5e5e693f"/>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5538"/>
    <w:rsid w:val="00026750"/>
    <w:rsid w:val="0002790A"/>
    <w:rsid w:val="00030270"/>
    <w:rsid w:val="0003306F"/>
    <w:rsid w:val="000334F7"/>
    <w:rsid w:val="000352E6"/>
    <w:rsid w:val="00035A79"/>
    <w:rsid w:val="00035B8C"/>
    <w:rsid w:val="00037926"/>
    <w:rsid w:val="000414B1"/>
    <w:rsid w:val="000470D7"/>
    <w:rsid w:val="000471F6"/>
    <w:rsid w:val="00051F14"/>
    <w:rsid w:val="00053A0E"/>
    <w:rsid w:val="0005428C"/>
    <w:rsid w:val="00055010"/>
    <w:rsid w:val="0006016B"/>
    <w:rsid w:val="000631C6"/>
    <w:rsid w:val="000644B7"/>
    <w:rsid w:val="000652EE"/>
    <w:rsid w:val="00074C93"/>
    <w:rsid w:val="00074F6C"/>
    <w:rsid w:val="00076F08"/>
    <w:rsid w:val="00080936"/>
    <w:rsid w:val="00080A37"/>
    <w:rsid w:val="00080EEE"/>
    <w:rsid w:val="000837C4"/>
    <w:rsid w:val="000861F1"/>
    <w:rsid w:val="00087CBE"/>
    <w:rsid w:val="00091D81"/>
    <w:rsid w:val="00094EF2"/>
    <w:rsid w:val="000974A1"/>
    <w:rsid w:val="000A0D18"/>
    <w:rsid w:val="000A105B"/>
    <w:rsid w:val="000A1F02"/>
    <w:rsid w:val="000A35C7"/>
    <w:rsid w:val="000A4A99"/>
    <w:rsid w:val="000A5FE8"/>
    <w:rsid w:val="000A6236"/>
    <w:rsid w:val="000A6B6D"/>
    <w:rsid w:val="000B107E"/>
    <w:rsid w:val="000B4491"/>
    <w:rsid w:val="000B4CFB"/>
    <w:rsid w:val="000B7F1D"/>
    <w:rsid w:val="000C1A4A"/>
    <w:rsid w:val="000C204F"/>
    <w:rsid w:val="000C4C97"/>
    <w:rsid w:val="000C6426"/>
    <w:rsid w:val="000C6B8F"/>
    <w:rsid w:val="000C7066"/>
    <w:rsid w:val="000C7320"/>
    <w:rsid w:val="000D08BE"/>
    <w:rsid w:val="000D25DB"/>
    <w:rsid w:val="000D3B16"/>
    <w:rsid w:val="000D4826"/>
    <w:rsid w:val="000D7DA8"/>
    <w:rsid w:val="000E0BE1"/>
    <w:rsid w:val="000E183E"/>
    <w:rsid w:val="000E3470"/>
    <w:rsid w:val="000E53E9"/>
    <w:rsid w:val="000E7ABD"/>
    <w:rsid w:val="000F070F"/>
    <w:rsid w:val="000F0BA7"/>
    <w:rsid w:val="000F2B02"/>
    <w:rsid w:val="000F6779"/>
    <w:rsid w:val="000F67E7"/>
    <w:rsid w:val="000F754C"/>
    <w:rsid w:val="00101126"/>
    <w:rsid w:val="0010323F"/>
    <w:rsid w:val="00110FB5"/>
    <w:rsid w:val="00111AD1"/>
    <w:rsid w:val="001131A2"/>
    <w:rsid w:val="001177F0"/>
    <w:rsid w:val="00121740"/>
    <w:rsid w:val="00126531"/>
    <w:rsid w:val="00126F26"/>
    <w:rsid w:val="0012715C"/>
    <w:rsid w:val="001305CE"/>
    <w:rsid w:val="001315EE"/>
    <w:rsid w:val="00133849"/>
    <w:rsid w:val="00135763"/>
    <w:rsid w:val="00137AA4"/>
    <w:rsid w:val="00140ABA"/>
    <w:rsid w:val="00142FD3"/>
    <w:rsid w:val="00155ACD"/>
    <w:rsid w:val="00155D6C"/>
    <w:rsid w:val="0015743C"/>
    <w:rsid w:val="001577AB"/>
    <w:rsid w:val="001615D7"/>
    <w:rsid w:val="00162081"/>
    <w:rsid w:val="00170130"/>
    <w:rsid w:val="00171597"/>
    <w:rsid w:val="001731F9"/>
    <w:rsid w:val="001739FA"/>
    <w:rsid w:val="00173CE6"/>
    <w:rsid w:val="00174BD1"/>
    <w:rsid w:val="00175D42"/>
    <w:rsid w:val="0018018E"/>
    <w:rsid w:val="00181190"/>
    <w:rsid w:val="0018439C"/>
    <w:rsid w:val="00192F5C"/>
    <w:rsid w:val="0019624F"/>
    <w:rsid w:val="001A5583"/>
    <w:rsid w:val="001A785A"/>
    <w:rsid w:val="001B2176"/>
    <w:rsid w:val="001B4EFD"/>
    <w:rsid w:val="001B5BA4"/>
    <w:rsid w:val="001B6559"/>
    <w:rsid w:val="001C18CE"/>
    <w:rsid w:val="001D5E17"/>
    <w:rsid w:val="001E3C52"/>
    <w:rsid w:val="001E5E6C"/>
    <w:rsid w:val="001F0E8D"/>
    <w:rsid w:val="001F0FFE"/>
    <w:rsid w:val="001F20EE"/>
    <w:rsid w:val="001F362F"/>
    <w:rsid w:val="001F37E6"/>
    <w:rsid w:val="001F3D98"/>
    <w:rsid w:val="001F574A"/>
    <w:rsid w:val="001F6F8D"/>
    <w:rsid w:val="001F7E44"/>
    <w:rsid w:val="00200E53"/>
    <w:rsid w:val="00201175"/>
    <w:rsid w:val="00202608"/>
    <w:rsid w:val="00206039"/>
    <w:rsid w:val="002108CC"/>
    <w:rsid w:val="00213E8E"/>
    <w:rsid w:val="002154D5"/>
    <w:rsid w:val="00216C55"/>
    <w:rsid w:val="00217449"/>
    <w:rsid w:val="00222F6D"/>
    <w:rsid w:val="002241A5"/>
    <w:rsid w:val="00224E10"/>
    <w:rsid w:val="002252BA"/>
    <w:rsid w:val="00232A1A"/>
    <w:rsid w:val="00237C30"/>
    <w:rsid w:val="002420D2"/>
    <w:rsid w:val="00242F10"/>
    <w:rsid w:val="00243047"/>
    <w:rsid w:val="00245AF0"/>
    <w:rsid w:val="00251B09"/>
    <w:rsid w:val="00252C20"/>
    <w:rsid w:val="002532A8"/>
    <w:rsid w:val="002562A4"/>
    <w:rsid w:val="00257DE5"/>
    <w:rsid w:val="002611B3"/>
    <w:rsid w:val="002615BC"/>
    <w:rsid w:val="00262721"/>
    <w:rsid w:val="002641C7"/>
    <w:rsid w:val="0026446F"/>
    <w:rsid w:val="00264637"/>
    <w:rsid w:val="002710BB"/>
    <w:rsid w:val="002719D2"/>
    <w:rsid w:val="00271E1D"/>
    <w:rsid w:val="00274618"/>
    <w:rsid w:val="00274F79"/>
    <w:rsid w:val="00277212"/>
    <w:rsid w:val="00280F1A"/>
    <w:rsid w:val="0028466E"/>
    <w:rsid w:val="00284AFC"/>
    <w:rsid w:val="00284C8F"/>
    <w:rsid w:val="00285A7C"/>
    <w:rsid w:val="00287573"/>
    <w:rsid w:val="002878B9"/>
    <w:rsid w:val="00291F72"/>
    <w:rsid w:val="00295ED5"/>
    <w:rsid w:val="002A1004"/>
    <w:rsid w:val="002A199B"/>
    <w:rsid w:val="002A1DF3"/>
    <w:rsid w:val="002A3F41"/>
    <w:rsid w:val="002A5D5F"/>
    <w:rsid w:val="002A6A1F"/>
    <w:rsid w:val="002B0A9B"/>
    <w:rsid w:val="002B15AE"/>
    <w:rsid w:val="002B2393"/>
    <w:rsid w:val="002B3672"/>
    <w:rsid w:val="002B4F6F"/>
    <w:rsid w:val="002C131A"/>
    <w:rsid w:val="002C3B42"/>
    <w:rsid w:val="002C533D"/>
    <w:rsid w:val="002C586B"/>
    <w:rsid w:val="002D0D5B"/>
    <w:rsid w:val="002D1475"/>
    <w:rsid w:val="002D3B76"/>
    <w:rsid w:val="002D3BA6"/>
    <w:rsid w:val="002D4146"/>
    <w:rsid w:val="002D680A"/>
    <w:rsid w:val="002D7DB8"/>
    <w:rsid w:val="002E3676"/>
    <w:rsid w:val="002E64B6"/>
    <w:rsid w:val="002E7879"/>
    <w:rsid w:val="002E7941"/>
    <w:rsid w:val="002F377F"/>
    <w:rsid w:val="002F40A7"/>
    <w:rsid w:val="002F666D"/>
    <w:rsid w:val="002F6775"/>
    <w:rsid w:val="00301FFD"/>
    <w:rsid w:val="003044D3"/>
    <w:rsid w:val="003051D0"/>
    <w:rsid w:val="00306026"/>
    <w:rsid w:val="0031246A"/>
    <w:rsid w:val="00312F2B"/>
    <w:rsid w:val="00314D52"/>
    <w:rsid w:val="00314EC3"/>
    <w:rsid w:val="0031774C"/>
    <w:rsid w:val="0032018D"/>
    <w:rsid w:val="00320F01"/>
    <w:rsid w:val="003247CA"/>
    <w:rsid w:val="003247CD"/>
    <w:rsid w:val="00324B3A"/>
    <w:rsid w:val="0033152E"/>
    <w:rsid w:val="0033165B"/>
    <w:rsid w:val="00337397"/>
    <w:rsid w:val="00340CE9"/>
    <w:rsid w:val="00344BA0"/>
    <w:rsid w:val="0034663A"/>
    <w:rsid w:val="003500C8"/>
    <w:rsid w:val="003509BC"/>
    <w:rsid w:val="00350A8C"/>
    <w:rsid w:val="00351525"/>
    <w:rsid w:val="00351B81"/>
    <w:rsid w:val="00353C3B"/>
    <w:rsid w:val="0035603C"/>
    <w:rsid w:val="00356A28"/>
    <w:rsid w:val="00357343"/>
    <w:rsid w:val="00363397"/>
    <w:rsid w:val="003670C9"/>
    <w:rsid w:val="003677C0"/>
    <w:rsid w:val="00370D80"/>
    <w:rsid w:val="00371157"/>
    <w:rsid w:val="003715CF"/>
    <w:rsid w:val="00372700"/>
    <w:rsid w:val="00376EAA"/>
    <w:rsid w:val="003809C0"/>
    <w:rsid w:val="00381C81"/>
    <w:rsid w:val="003834E9"/>
    <w:rsid w:val="003850E9"/>
    <w:rsid w:val="00385341"/>
    <w:rsid w:val="003856C3"/>
    <w:rsid w:val="00386209"/>
    <w:rsid w:val="0038684E"/>
    <w:rsid w:val="0039142A"/>
    <w:rsid w:val="00391C73"/>
    <w:rsid w:val="00392915"/>
    <w:rsid w:val="00394945"/>
    <w:rsid w:val="00394C8C"/>
    <w:rsid w:val="003963DE"/>
    <w:rsid w:val="003A53FA"/>
    <w:rsid w:val="003B3641"/>
    <w:rsid w:val="003B5B3C"/>
    <w:rsid w:val="003B675E"/>
    <w:rsid w:val="003B68B3"/>
    <w:rsid w:val="003C2F77"/>
    <w:rsid w:val="003C42AA"/>
    <w:rsid w:val="003C7B7A"/>
    <w:rsid w:val="003D276E"/>
    <w:rsid w:val="003D2DE6"/>
    <w:rsid w:val="003D349A"/>
    <w:rsid w:val="003D5183"/>
    <w:rsid w:val="003D5350"/>
    <w:rsid w:val="003E0030"/>
    <w:rsid w:val="003E1E09"/>
    <w:rsid w:val="003E22AB"/>
    <w:rsid w:val="003F064C"/>
    <w:rsid w:val="003F1C6F"/>
    <w:rsid w:val="003F49BD"/>
    <w:rsid w:val="003F6A76"/>
    <w:rsid w:val="00400321"/>
    <w:rsid w:val="0040359C"/>
    <w:rsid w:val="004038A0"/>
    <w:rsid w:val="004115C0"/>
    <w:rsid w:val="00412C49"/>
    <w:rsid w:val="00415FD0"/>
    <w:rsid w:val="00417EC3"/>
    <w:rsid w:val="004262C2"/>
    <w:rsid w:val="00430CEA"/>
    <w:rsid w:val="00432098"/>
    <w:rsid w:val="0043390E"/>
    <w:rsid w:val="0043422C"/>
    <w:rsid w:val="00435279"/>
    <w:rsid w:val="00440841"/>
    <w:rsid w:val="004416EA"/>
    <w:rsid w:val="004507D3"/>
    <w:rsid w:val="004510F5"/>
    <w:rsid w:val="00452004"/>
    <w:rsid w:val="00453B04"/>
    <w:rsid w:val="00454C3D"/>
    <w:rsid w:val="0046104A"/>
    <w:rsid w:val="00461C19"/>
    <w:rsid w:val="00462AC1"/>
    <w:rsid w:val="0046705B"/>
    <w:rsid w:val="00470951"/>
    <w:rsid w:val="004737C4"/>
    <w:rsid w:val="004740B6"/>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3604"/>
    <w:rsid w:val="004A5C7F"/>
    <w:rsid w:val="004A6E7F"/>
    <w:rsid w:val="004B0BC2"/>
    <w:rsid w:val="004B1012"/>
    <w:rsid w:val="004B26A2"/>
    <w:rsid w:val="004B2BB6"/>
    <w:rsid w:val="004B4582"/>
    <w:rsid w:val="004B62FE"/>
    <w:rsid w:val="004B7BD2"/>
    <w:rsid w:val="004B7E34"/>
    <w:rsid w:val="004C10FA"/>
    <w:rsid w:val="004C23D9"/>
    <w:rsid w:val="004C2C61"/>
    <w:rsid w:val="004C644A"/>
    <w:rsid w:val="004C75DC"/>
    <w:rsid w:val="004C7AA3"/>
    <w:rsid w:val="004D1CE3"/>
    <w:rsid w:val="004D287C"/>
    <w:rsid w:val="004E049F"/>
    <w:rsid w:val="004E112A"/>
    <w:rsid w:val="004E230B"/>
    <w:rsid w:val="004E5F88"/>
    <w:rsid w:val="004E6BFB"/>
    <w:rsid w:val="004F0A7F"/>
    <w:rsid w:val="004F40C1"/>
    <w:rsid w:val="004F52DC"/>
    <w:rsid w:val="004F681D"/>
    <w:rsid w:val="005012B0"/>
    <w:rsid w:val="00503CA1"/>
    <w:rsid w:val="00504A69"/>
    <w:rsid w:val="00504DD3"/>
    <w:rsid w:val="00506345"/>
    <w:rsid w:val="00506446"/>
    <w:rsid w:val="0051084F"/>
    <w:rsid w:val="00513D83"/>
    <w:rsid w:val="00514ADB"/>
    <w:rsid w:val="00520412"/>
    <w:rsid w:val="0052091E"/>
    <w:rsid w:val="005222CB"/>
    <w:rsid w:val="0052417A"/>
    <w:rsid w:val="00527019"/>
    <w:rsid w:val="00527ACC"/>
    <w:rsid w:val="00527F73"/>
    <w:rsid w:val="00530F4C"/>
    <w:rsid w:val="00531044"/>
    <w:rsid w:val="005340A2"/>
    <w:rsid w:val="0053430F"/>
    <w:rsid w:val="00536AA4"/>
    <w:rsid w:val="00541293"/>
    <w:rsid w:val="005424BE"/>
    <w:rsid w:val="005437EB"/>
    <w:rsid w:val="00551599"/>
    <w:rsid w:val="00552A3E"/>
    <w:rsid w:val="00555884"/>
    <w:rsid w:val="00562BA8"/>
    <w:rsid w:val="00567464"/>
    <w:rsid w:val="005678C7"/>
    <w:rsid w:val="00570A82"/>
    <w:rsid w:val="00572B72"/>
    <w:rsid w:val="00573417"/>
    <w:rsid w:val="00573B76"/>
    <w:rsid w:val="0057406C"/>
    <w:rsid w:val="00574E6A"/>
    <w:rsid w:val="00580913"/>
    <w:rsid w:val="005813CE"/>
    <w:rsid w:val="005821CB"/>
    <w:rsid w:val="0058358B"/>
    <w:rsid w:val="005877FC"/>
    <w:rsid w:val="0059070E"/>
    <w:rsid w:val="00592625"/>
    <w:rsid w:val="00594C36"/>
    <w:rsid w:val="005958F5"/>
    <w:rsid w:val="00596CDF"/>
    <w:rsid w:val="005A012D"/>
    <w:rsid w:val="005B0163"/>
    <w:rsid w:val="005B060B"/>
    <w:rsid w:val="005B2CD7"/>
    <w:rsid w:val="005C00DB"/>
    <w:rsid w:val="005C08A5"/>
    <w:rsid w:val="005C3844"/>
    <w:rsid w:val="005C4233"/>
    <w:rsid w:val="005C5038"/>
    <w:rsid w:val="005C73C7"/>
    <w:rsid w:val="005D2752"/>
    <w:rsid w:val="005D2B30"/>
    <w:rsid w:val="005D30D4"/>
    <w:rsid w:val="005D3251"/>
    <w:rsid w:val="005D55BB"/>
    <w:rsid w:val="005D65F6"/>
    <w:rsid w:val="005E1E03"/>
    <w:rsid w:val="005E2016"/>
    <w:rsid w:val="005E23CD"/>
    <w:rsid w:val="005E2724"/>
    <w:rsid w:val="005E3E55"/>
    <w:rsid w:val="005E3EEA"/>
    <w:rsid w:val="005E68FF"/>
    <w:rsid w:val="005E6939"/>
    <w:rsid w:val="005F178B"/>
    <w:rsid w:val="005F4CDC"/>
    <w:rsid w:val="006016EB"/>
    <w:rsid w:val="006019F9"/>
    <w:rsid w:val="00601C19"/>
    <w:rsid w:val="00605485"/>
    <w:rsid w:val="00605944"/>
    <w:rsid w:val="006063D0"/>
    <w:rsid w:val="006066A3"/>
    <w:rsid w:val="00611910"/>
    <w:rsid w:val="00611994"/>
    <w:rsid w:val="00613F4A"/>
    <w:rsid w:val="00614268"/>
    <w:rsid w:val="00616C4D"/>
    <w:rsid w:val="00617B42"/>
    <w:rsid w:val="006200D7"/>
    <w:rsid w:val="00621244"/>
    <w:rsid w:val="00622308"/>
    <w:rsid w:val="006227B1"/>
    <w:rsid w:val="00622990"/>
    <w:rsid w:val="00631115"/>
    <w:rsid w:val="00631620"/>
    <w:rsid w:val="00632F51"/>
    <w:rsid w:val="00632F73"/>
    <w:rsid w:val="00634F3B"/>
    <w:rsid w:val="006411CF"/>
    <w:rsid w:val="00641C71"/>
    <w:rsid w:val="006423F2"/>
    <w:rsid w:val="0064300C"/>
    <w:rsid w:val="00644727"/>
    <w:rsid w:val="00645ECF"/>
    <w:rsid w:val="00654F37"/>
    <w:rsid w:val="00661E78"/>
    <w:rsid w:val="00663AF7"/>
    <w:rsid w:val="00667362"/>
    <w:rsid w:val="00674FED"/>
    <w:rsid w:val="0068226F"/>
    <w:rsid w:val="00682CBA"/>
    <w:rsid w:val="00683EEF"/>
    <w:rsid w:val="006843C1"/>
    <w:rsid w:val="00685D72"/>
    <w:rsid w:val="00685FB2"/>
    <w:rsid w:val="00686B8B"/>
    <w:rsid w:val="0069288C"/>
    <w:rsid w:val="00692EDF"/>
    <w:rsid w:val="006930E5"/>
    <w:rsid w:val="006974BE"/>
    <w:rsid w:val="00697E29"/>
    <w:rsid w:val="006A156C"/>
    <w:rsid w:val="006A57F1"/>
    <w:rsid w:val="006A722E"/>
    <w:rsid w:val="006B0379"/>
    <w:rsid w:val="006B0F22"/>
    <w:rsid w:val="006B4081"/>
    <w:rsid w:val="006C0044"/>
    <w:rsid w:val="006C02B8"/>
    <w:rsid w:val="006C0E98"/>
    <w:rsid w:val="006C3AC7"/>
    <w:rsid w:val="006C48DE"/>
    <w:rsid w:val="006C5D16"/>
    <w:rsid w:val="006C7335"/>
    <w:rsid w:val="006C7406"/>
    <w:rsid w:val="006D21DC"/>
    <w:rsid w:val="006D4D01"/>
    <w:rsid w:val="006D5B41"/>
    <w:rsid w:val="006D7492"/>
    <w:rsid w:val="006D7CAB"/>
    <w:rsid w:val="006E01A0"/>
    <w:rsid w:val="006E1FC1"/>
    <w:rsid w:val="006F0652"/>
    <w:rsid w:val="006F20E1"/>
    <w:rsid w:val="006F2C70"/>
    <w:rsid w:val="006F6985"/>
    <w:rsid w:val="0070354F"/>
    <w:rsid w:val="007108CC"/>
    <w:rsid w:val="00710DA4"/>
    <w:rsid w:val="0071235D"/>
    <w:rsid w:val="00714442"/>
    <w:rsid w:val="00714CBC"/>
    <w:rsid w:val="00714DAD"/>
    <w:rsid w:val="007167EB"/>
    <w:rsid w:val="007173D1"/>
    <w:rsid w:val="0071761E"/>
    <w:rsid w:val="00717DEA"/>
    <w:rsid w:val="00720306"/>
    <w:rsid w:val="00723136"/>
    <w:rsid w:val="00724A25"/>
    <w:rsid w:val="00727B75"/>
    <w:rsid w:val="00734067"/>
    <w:rsid w:val="0073649C"/>
    <w:rsid w:val="00741AFE"/>
    <w:rsid w:val="00743217"/>
    <w:rsid w:val="0074375C"/>
    <w:rsid w:val="00743CF8"/>
    <w:rsid w:val="007440A3"/>
    <w:rsid w:val="0074424A"/>
    <w:rsid w:val="00746633"/>
    <w:rsid w:val="007470BB"/>
    <w:rsid w:val="00751673"/>
    <w:rsid w:val="00752A67"/>
    <w:rsid w:val="00753CFA"/>
    <w:rsid w:val="00755170"/>
    <w:rsid w:val="007551EC"/>
    <w:rsid w:val="00755865"/>
    <w:rsid w:val="00756D69"/>
    <w:rsid w:val="00761EF6"/>
    <w:rsid w:val="007635A5"/>
    <w:rsid w:val="0076441C"/>
    <w:rsid w:val="00765F67"/>
    <w:rsid w:val="00771250"/>
    <w:rsid w:val="007741AF"/>
    <w:rsid w:val="007755D6"/>
    <w:rsid w:val="007756F6"/>
    <w:rsid w:val="00775929"/>
    <w:rsid w:val="00776799"/>
    <w:rsid w:val="00777B2F"/>
    <w:rsid w:val="00780478"/>
    <w:rsid w:val="00785B34"/>
    <w:rsid w:val="0078718F"/>
    <w:rsid w:val="00792D5F"/>
    <w:rsid w:val="007939D2"/>
    <w:rsid w:val="00793E1C"/>
    <w:rsid w:val="00795EB8"/>
    <w:rsid w:val="00797224"/>
    <w:rsid w:val="00797290"/>
    <w:rsid w:val="007975E6"/>
    <w:rsid w:val="00797860"/>
    <w:rsid w:val="007A04F9"/>
    <w:rsid w:val="007A12AF"/>
    <w:rsid w:val="007A4603"/>
    <w:rsid w:val="007A7BEE"/>
    <w:rsid w:val="007B087F"/>
    <w:rsid w:val="007B2CB9"/>
    <w:rsid w:val="007B4246"/>
    <w:rsid w:val="007B4BEA"/>
    <w:rsid w:val="007B645E"/>
    <w:rsid w:val="007C12FC"/>
    <w:rsid w:val="007C1E3A"/>
    <w:rsid w:val="007C22ED"/>
    <w:rsid w:val="007C24A3"/>
    <w:rsid w:val="007C256A"/>
    <w:rsid w:val="007C3A8E"/>
    <w:rsid w:val="007D060B"/>
    <w:rsid w:val="007D0B8D"/>
    <w:rsid w:val="007D0D8F"/>
    <w:rsid w:val="007D19B2"/>
    <w:rsid w:val="007D2DD3"/>
    <w:rsid w:val="007D486A"/>
    <w:rsid w:val="007D4896"/>
    <w:rsid w:val="007D726A"/>
    <w:rsid w:val="007E06FC"/>
    <w:rsid w:val="007E26E9"/>
    <w:rsid w:val="007E32B3"/>
    <w:rsid w:val="007E588B"/>
    <w:rsid w:val="007E7E4E"/>
    <w:rsid w:val="007E7E9B"/>
    <w:rsid w:val="007F3E17"/>
    <w:rsid w:val="007F57DC"/>
    <w:rsid w:val="007F7DAC"/>
    <w:rsid w:val="00804C36"/>
    <w:rsid w:val="00805C09"/>
    <w:rsid w:val="00807045"/>
    <w:rsid w:val="0080711A"/>
    <w:rsid w:val="008136DD"/>
    <w:rsid w:val="008142A1"/>
    <w:rsid w:val="00815AA1"/>
    <w:rsid w:val="0081628C"/>
    <w:rsid w:val="00820127"/>
    <w:rsid w:val="0082120B"/>
    <w:rsid w:val="00821E87"/>
    <w:rsid w:val="00821F42"/>
    <w:rsid w:val="0082448D"/>
    <w:rsid w:val="00827FE3"/>
    <w:rsid w:val="008353B6"/>
    <w:rsid w:val="008366CE"/>
    <w:rsid w:val="00837191"/>
    <w:rsid w:val="00841186"/>
    <w:rsid w:val="0084195D"/>
    <w:rsid w:val="008459F6"/>
    <w:rsid w:val="00846DE1"/>
    <w:rsid w:val="00847582"/>
    <w:rsid w:val="00847E91"/>
    <w:rsid w:val="00847EF3"/>
    <w:rsid w:val="0085268F"/>
    <w:rsid w:val="00853177"/>
    <w:rsid w:val="008531D0"/>
    <w:rsid w:val="008536B7"/>
    <w:rsid w:val="008540F3"/>
    <w:rsid w:val="00857939"/>
    <w:rsid w:val="00860E60"/>
    <w:rsid w:val="008610D9"/>
    <w:rsid w:val="00861BF8"/>
    <w:rsid w:val="008639C9"/>
    <w:rsid w:val="00865861"/>
    <w:rsid w:val="008715CE"/>
    <w:rsid w:val="00873A16"/>
    <w:rsid w:val="008748FA"/>
    <w:rsid w:val="00886660"/>
    <w:rsid w:val="00890DB2"/>
    <w:rsid w:val="008941C5"/>
    <w:rsid w:val="00894E3E"/>
    <w:rsid w:val="0089560F"/>
    <w:rsid w:val="008A1CAE"/>
    <w:rsid w:val="008A5B91"/>
    <w:rsid w:val="008A7891"/>
    <w:rsid w:val="008A7F5C"/>
    <w:rsid w:val="008B05CC"/>
    <w:rsid w:val="008B0A61"/>
    <w:rsid w:val="008B220B"/>
    <w:rsid w:val="008B43A4"/>
    <w:rsid w:val="008B65AE"/>
    <w:rsid w:val="008C10F1"/>
    <w:rsid w:val="008C2173"/>
    <w:rsid w:val="008C23D7"/>
    <w:rsid w:val="008C66E3"/>
    <w:rsid w:val="008D0B8D"/>
    <w:rsid w:val="008D199F"/>
    <w:rsid w:val="008D3743"/>
    <w:rsid w:val="008D3813"/>
    <w:rsid w:val="008D6F5F"/>
    <w:rsid w:val="008E429B"/>
    <w:rsid w:val="008E4542"/>
    <w:rsid w:val="008E7A13"/>
    <w:rsid w:val="008F1900"/>
    <w:rsid w:val="008F2201"/>
    <w:rsid w:val="008F27E0"/>
    <w:rsid w:val="008F39B8"/>
    <w:rsid w:val="00900C86"/>
    <w:rsid w:val="00901093"/>
    <w:rsid w:val="0090193D"/>
    <w:rsid w:val="00906E70"/>
    <w:rsid w:val="00910674"/>
    <w:rsid w:val="009119ED"/>
    <w:rsid w:val="00915BCF"/>
    <w:rsid w:val="0092041F"/>
    <w:rsid w:val="00924BB4"/>
    <w:rsid w:val="00925E2D"/>
    <w:rsid w:val="00926632"/>
    <w:rsid w:val="009317E9"/>
    <w:rsid w:val="00936A38"/>
    <w:rsid w:val="009379DB"/>
    <w:rsid w:val="00937BB9"/>
    <w:rsid w:val="009410F5"/>
    <w:rsid w:val="00941530"/>
    <w:rsid w:val="00941E17"/>
    <w:rsid w:val="009430FF"/>
    <w:rsid w:val="009437C6"/>
    <w:rsid w:val="00944713"/>
    <w:rsid w:val="00944922"/>
    <w:rsid w:val="00944ED1"/>
    <w:rsid w:val="00946688"/>
    <w:rsid w:val="009476BF"/>
    <w:rsid w:val="00955A9A"/>
    <w:rsid w:val="009564C7"/>
    <w:rsid w:val="00960A34"/>
    <w:rsid w:val="0096419A"/>
    <w:rsid w:val="00972766"/>
    <w:rsid w:val="009727B8"/>
    <w:rsid w:val="00973822"/>
    <w:rsid w:val="0097558E"/>
    <w:rsid w:val="009764A9"/>
    <w:rsid w:val="00976637"/>
    <w:rsid w:val="00980FB6"/>
    <w:rsid w:val="00981F4E"/>
    <w:rsid w:val="00982535"/>
    <w:rsid w:val="009842F7"/>
    <w:rsid w:val="00992035"/>
    <w:rsid w:val="00992EF8"/>
    <w:rsid w:val="009A059F"/>
    <w:rsid w:val="009A1F14"/>
    <w:rsid w:val="009A3318"/>
    <w:rsid w:val="009A5369"/>
    <w:rsid w:val="009A698F"/>
    <w:rsid w:val="009A6F10"/>
    <w:rsid w:val="009A799A"/>
    <w:rsid w:val="009B12F3"/>
    <w:rsid w:val="009B2AA4"/>
    <w:rsid w:val="009B2C03"/>
    <w:rsid w:val="009B5F64"/>
    <w:rsid w:val="009C1F4E"/>
    <w:rsid w:val="009C44B1"/>
    <w:rsid w:val="009C4B49"/>
    <w:rsid w:val="009C4F9A"/>
    <w:rsid w:val="009C6B70"/>
    <w:rsid w:val="009D0F10"/>
    <w:rsid w:val="009D300F"/>
    <w:rsid w:val="009D352C"/>
    <w:rsid w:val="009D53FC"/>
    <w:rsid w:val="009E0760"/>
    <w:rsid w:val="009E162C"/>
    <w:rsid w:val="009E2E57"/>
    <w:rsid w:val="009E3BB5"/>
    <w:rsid w:val="009E4D86"/>
    <w:rsid w:val="009E6B59"/>
    <w:rsid w:val="009F2090"/>
    <w:rsid w:val="009F3BFD"/>
    <w:rsid w:val="00A0027A"/>
    <w:rsid w:val="00A00AE7"/>
    <w:rsid w:val="00A02090"/>
    <w:rsid w:val="00A05D8F"/>
    <w:rsid w:val="00A07D19"/>
    <w:rsid w:val="00A10DBF"/>
    <w:rsid w:val="00A12015"/>
    <w:rsid w:val="00A16546"/>
    <w:rsid w:val="00A2307F"/>
    <w:rsid w:val="00A24BE2"/>
    <w:rsid w:val="00A24F9F"/>
    <w:rsid w:val="00A2734E"/>
    <w:rsid w:val="00A33A50"/>
    <w:rsid w:val="00A3438B"/>
    <w:rsid w:val="00A35766"/>
    <w:rsid w:val="00A36613"/>
    <w:rsid w:val="00A40621"/>
    <w:rsid w:val="00A42C60"/>
    <w:rsid w:val="00A437AB"/>
    <w:rsid w:val="00A44A18"/>
    <w:rsid w:val="00A46AEC"/>
    <w:rsid w:val="00A50ACC"/>
    <w:rsid w:val="00A51851"/>
    <w:rsid w:val="00A51943"/>
    <w:rsid w:val="00A51D87"/>
    <w:rsid w:val="00A5318E"/>
    <w:rsid w:val="00A55365"/>
    <w:rsid w:val="00A55444"/>
    <w:rsid w:val="00A6115B"/>
    <w:rsid w:val="00A64443"/>
    <w:rsid w:val="00A677BB"/>
    <w:rsid w:val="00A702F0"/>
    <w:rsid w:val="00A70722"/>
    <w:rsid w:val="00A742B3"/>
    <w:rsid w:val="00A75B9B"/>
    <w:rsid w:val="00A76E65"/>
    <w:rsid w:val="00A81137"/>
    <w:rsid w:val="00A816FC"/>
    <w:rsid w:val="00A87572"/>
    <w:rsid w:val="00A9074E"/>
    <w:rsid w:val="00A93DBB"/>
    <w:rsid w:val="00A97ED0"/>
    <w:rsid w:val="00AA01C1"/>
    <w:rsid w:val="00AA18EC"/>
    <w:rsid w:val="00AA664C"/>
    <w:rsid w:val="00AA767E"/>
    <w:rsid w:val="00AB1578"/>
    <w:rsid w:val="00AB4166"/>
    <w:rsid w:val="00AC0FFA"/>
    <w:rsid w:val="00AC2C0E"/>
    <w:rsid w:val="00AC348D"/>
    <w:rsid w:val="00AC4755"/>
    <w:rsid w:val="00AC4B5E"/>
    <w:rsid w:val="00AC5DE9"/>
    <w:rsid w:val="00AC65B1"/>
    <w:rsid w:val="00AD4FAE"/>
    <w:rsid w:val="00AD5A7C"/>
    <w:rsid w:val="00AD60F8"/>
    <w:rsid w:val="00AD6291"/>
    <w:rsid w:val="00AD67BC"/>
    <w:rsid w:val="00AE39CC"/>
    <w:rsid w:val="00AF1BB5"/>
    <w:rsid w:val="00AF2F95"/>
    <w:rsid w:val="00AF4004"/>
    <w:rsid w:val="00AF7F9C"/>
    <w:rsid w:val="00B02405"/>
    <w:rsid w:val="00B02E79"/>
    <w:rsid w:val="00B05397"/>
    <w:rsid w:val="00B06597"/>
    <w:rsid w:val="00B17F24"/>
    <w:rsid w:val="00B23304"/>
    <w:rsid w:val="00B273D8"/>
    <w:rsid w:val="00B27A2A"/>
    <w:rsid w:val="00B3200B"/>
    <w:rsid w:val="00B3213E"/>
    <w:rsid w:val="00B33471"/>
    <w:rsid w:val="00B34290"/>
    <w:rsid w:val="00B35C45"/>
    <w:rsid w:val="00B36093"/>
    <w:rsid w:val="00B401EA"/>
    <w:rsid w:val="00B4146E"/>
    <w:rsid w:val="00B4216F"/>
    <w:rsid w:val="00B429F3"/>
    <w:rsid w:val="00B43424"/>
    <w:rsid w:val="00B446FE"/>
    <w:rsid w:val="00B44CA5"/>
    <w:rsid w:val="00B47B99"/>
    <w:rsid w:val="00B51053"/>
    <w:rsid w:val="00B51352"/>
    <w:rsid w:val="00B52239"/>
    <w:rsid w:val="00B538B2"/>
    <w:rsid w:val="00B546B0"/>
    <w:rsid w:val="00B55F60"/>
    <w:rsid w:val="00B6238C"/>
    <w:rsid w:val="00B6413D"/>
    <w:rsid w:val="00B6647D"/>
    <w:rsid w:val="00B71552"/>
    <w:rsid w:val="00B71B4B"/>
    <w:rsid w:val="00B778B9"/>
    <w:rsid w:val="00B80D05"/>
    <w:rsid w:val="00B82CAC"/>
    <w:rsid w:val="00B82F48"/>
    <w:rsid w:val="00B83114"/>
    <w:rsid w:val="00B867D6"/>
    <w:rsid w:val="00BA2927"/>
    <w:rsid w:val="00BA2D4B"/>
    <w:rsid w:val="00BA3419"/>
    <w:rsid w:val="00BA49D1"/>
    <w:rsid w:val="00BA6ECD"/>
    <w:rsid w:val="00BA6FA0"/>
    <w:rsid w:val="00BB0C44"/>
    <w:rsid w:val="00BB2767"/>
    <w:rsid w:val="00BB4010"/>
    <w:rsid w:val="00BB5003"/>
    <w:rsid w:val="00BC2F64"/>
    <w:rsid w:val="00BC6F83"/>
    <w:rsid w:val="00BC73EF"/>
    <w:rsid w:val="00BC7549"/>
    <w:rsid w:val="00BC7EE1"/>
    <w:rsid w:val="00BD71C5"/>
    <w:rsid w:val="00BD7DA4"/>
    <w:rsid w:val="00BE0421"/>
    <w:rsid w:val="00BE3F84"/>
    <w:rsid w:val="00BE5A88"/>
    <w:rsid w:val="00BE7615"/>
    <w:rsid w:val="00BE794E"/>
    <w:rsid w:val="00BE7F99"/>
    <w:rsid w:val="00BF2635"/>
    <w:rsid w:val="00BF34F5"/>
    <w:rsid w:val="00BF530C"/>
    <w:rsid w:val="00BF5C62"/>
    <w:rsid w:val="00C00AE5"/>
    <w:rsid w:val="00C04EA8"/>
    <w:rsid w:val="00C06085"/>
    <w:rsid w:val="00C060F0"/>
    <w:rsid w:val="00C06AE0"/>
    <w:rsid w:val="00C072DB"/>
    <w:rsid w:val="00C07DE6"/>
    <w:rsid w:val="00C107D2"/>
    <w:rsid w:val="00C107D9"/>
    <w:rsid w:val="00C13757"/>
    <w:rsid w:val="00C14210"/>
    <w:rsid w:val="00C173DB"/>
    <w:rsid w:val="00C175DF"/>
    <w:rsid w:val="00C2497D"/>
    <w:rsid w:val="00C30FB6"/>
    <w:rsid w:val="00C30FDD"/>
    <w:rsid w:val="00C34B93"/>
    <w:rsid w:val="00C35471"/>
    <w:rsid w:val="00C367B7"/>
    <w:rsid w:val="00C36879"/>
    <w:rsid w:val="00C42195"/>
    <w:rsid w:val="00C477A7"/>
    <w:rsid w:val="00C50874"/>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67EFC"/>
    <w:rsid w:val="00C70352"/>
    <w:rsid w:val="00C71EA2"/>
    <w:rsid w:val="00C73E32"/>
    <w:rsid w:val="00C762B5"/>
    <w:rsid w:val="00C874DA"/>
    <w:rsid w:val="00C93ACD"/>
    <w:rsid w:val="00CA129C"/>
    <w:rsid w:val="00CA1A3D"/>
    <w:rsid w:val="00CA1FA3"/>
    <w:rsid w:val="00CA236D"/>
    <w:rsid w:val="00CA2CCA"/>
    <w:rsid w:val="00CA4053"/>
    <w:rsid w:val="00CA58DF"/>
    <w:rsid w:val="00CA6C34"/>
    <w:rsid w:val="00CB146D"/>
    <w:rsid w:val="00CB3D99"/>
    <w:rsid w:val="00CB3DB8"/>
    <w:rsid w:val="00CB7159"/>
    <w:rsid w:val="00CC211E"/>
    <w:rsid w:val="00CC2F36"/>
    <w:rsid w:val="00CC3614"/>
    <w:rsid w:val="00CC4BD7"/>
    <w:rsid w:val="00CC6058"/>
    <w:rsid w:val="00CC6E96"/>
    <w:rsid w:val="00CD394A"/>
    <w:rsid w:val="00CD3EBD"/>
    <w:rsid w:val="00CD4F1F"/>
    <w:rsid w:val="00CD7D13"/>
    <w:rsid w:val="00CE2183"/>
    <w:rsid w:val="00CE2409"/>
    <w:rsid w:val="00CE33A8"/>
    <w:rsid w:val="00CE3B8E"/>
    <w:rsid w:val="00CE3C71"/>
    <w:rsid w:val="00CE4301"/>
    <w:rsid w:val="00CE4AF0"/>
    <w:rsid w:val="00CE6EA5"/>
    <w:rsid w:val="00CF6791"/>
    <w:rsid w:val="00D01766"/>
    <w:rsid w:val="00D05A28"/>
    <w:rsid w:val="00D06E4B"/>
    <w:rsid w:val="00D11495"/>
    <w:rsid w:val="00D165AA"/>
    <w:rsid w:val="00D16640"/>
    <w:rsid w:val="00D17E5B"/>
    <w:rsid w:val="00D2673F"/>
    <w:rsid w:val="00D3186F"/>
    <w:rsid w:val="00D32BE4"/>
    <w:rsid w:val="00D35026"/>
    <w:rsid w:val="00D353F2"/>
    <w:rsid w:val="00D363E5"/>
    <w:rsid w:val="00D430F6"/>
    <w:rsid w:val="00D462C2"/>
    <w:rsid w:val="00D47F2D"/>
    <w:rsid w:val="00D508F3"/>
    <w:rsid w:val="00D50B07"/>
    <w:rsid w:val="00D53733"/>
    <w:rsid w:val="00D53C96"/>
    <w:rsid w:val="00D56CD8"/>
    <w:rsid w:val="00D62DB5"/>
    <w:rsid w:val="00D65404"/>
    <w:rsid w:val="00D65CD2"/>
    <w:rsid w:val="00D67071"/>
    <w:rsid w:val="00D77E2E"/>
    <w:rsid w:val="00D81ED4"/>
    <w:rsid w:val="00D82516"/>
    <w:rsid w:val="00D83CD6"/>
    <w:rsid w:val="00D84532"/>
    <w:rsid w:val="00D86D3C"/>
    <w:rsid w:val="00D87559"/>
    <w:rsid w:val="00D916A4"/>
    <w:rsid w:val="00DA0908"/>
    <w:rsid w:val="00DA23E0"/>
    <w:rsid w:val="00DA3A70"/>
    <w:rsid w:val="00DA3D14"/>
    <w:rsid w:val="00DA41D8"/>
    <w:rsid w:val="00DA7914"/>
    <w:rsid w:val="00DB17CA"/>
    <w:rsid w:val="00DB2B09"/>
    <w:rsid w:val="00DB44FE"/>
    <w:rsid w:val="00DB49D1"/>
    <w:rsid w:val="00DB4E0C"/>
    <w:rsid w:val="00DB5125"/>
    <w:rsid w:val="00DB5FCC"/>
    <w:rsid w:val="00DC0505"/>
    <w:rsid w:val="00DC20F2"/>
    <w:rsid w:val="00DC242D"/>
    <w:rsid w:val="00DC5D69"/>
    <w:rsid w:val="00DC7484"/>
    <w:rsid w:val="00DD256B"/>
    <w:rsid w:val="00DD2B0C"/>
    <w:rsid w:val="00DD2DEB"/>
    <w:rsid w:val="00DD62D0"/>
    <w:rsid w:val="00DE0768"/>
    <w:rsid w:val="00DE0AD3"/>
    <w:rsid w:val="00DE3113"/>
    <w:rsid w:val="00DE4647"/>
    <w:rsid w:val="00DE6509"/>
    <w:rsid w:val="00DF1740"/>
    <w:rsid w:val="00DF6544"/>
    <w:rsid w:val="00DF6ADD"/>
    <w:rsid w:val="00E00E2C"/>
    <w:rsid w:val="00E00F00"/>
    <w:rsid w:val="00E074BC"/>
    <w:rsid w:val="00E12FCC"/>
    <w:rsid w:val="00E1414A"/>
    <w:rsid w:val="00E224A4"/>
    <w:rsid w:val="00E22A79"/>
    <w:rsid w:val="00E23A7C"/>
    <w:rsid w:val="00E25F01"/>
    <w:rsid w:val="00E33458"/>
    <w:rsid w:val="00E336A6"/>
    <w:rsid w:val="00E33B46"/>
    <w:rsid w:val="00E36AEC"/>
    <w:rsid w:val="00E40256"/>
    <w:rsid w:val="00E419F7"/>
    <w:rsid w:val="00E41DC9"/>
    <w:rsid w:val="00E4295C"/>
    <w:rsid w:val="00E4422E"/>
    <w:rsid w:val="00E47FB6"/>
    <w:rsid w:val="00E510FF"/>
    <w:rsid w:val="00E52697"/>
    <w:rsid w:val="00E55A11"/>
    <w:rsid w:val="00E570A4"/>
    <w:rsid w:val="00E570BA"/>
    <w:rsid w:val="00E61ADA"/>
    <w:rsid w:val="00E6616C"/>
    <w:rsid w:val="00E702E9"/>
    <w:rsid w:val="00E70479"/>
    <w:rsid w:val="00E719F4"/>
    <w:rsid w:val="00E72366"/>
    <w:rsid w:val="00E756C6"/>
    <w:rsid w:val="00E76912"/>
    <w:rsid w:val="00E76D0C"/>
    <w:rsid w:val="00E779B8"/>
    <w:rsid w:val="00E829EB"/>
    <w:rsid w:val="00E8428D"/>
    <w:rsid w:val="00E9540C"/>
    <w:rsid w:val="00EB1719"/>
    <w:rsid w:val="00EB19D1"/>
    <w:rsid w:val="00EB27FA"/>
    <w:rsid w:val="00EB42BF"/>
    <w:rsid w:val="00EB6861"/>
    <w:rsid w:val="00EB6A58"/>
    <w:rsid w:val="00EC4D51"/>
    <w:rsid w:val="00EC7018"/>
    <w:rsid w:val="00EC7162"/>
    <w:rsid w:val="00ED0EBB"/>
    <w:rsid w:val="00ED2435"/>
    <w:rsid w:val="00ED6286"/>
    <w:rsid w:val="00EE0715"/>
    <w:rsid w:val="00EE19D8"/>
    <w:rsid w:val="00EE2A79"/>
    <w:rsid w:val="00EE35D0"/>
    <w:rsid w:val="00EE46D1"/>
    <w:rsid w:val="00EE4985"/>
    <w:rsid w:val="00EE567C"/>
    <w:rsid w:val="00EE7347"/>
    <w:rsid w:val="00EE77ED"/>
    <w:rsid w:val="00EF00B4"/>
    <w:rsid w:val="00EF0C30"/>
    <w:rsid w:val="00EF1254"/>
    <w:rsid w:val="00F00493"/>
    <w:rsid w:val="00F00B7C"/>
    <w:rsid w:val="00F03C64"/>
    <w:rsid w:val="00F12F4F"/>
    <w:rsid w:val="00F21C97"/>
    <w:rsid w:val="00F230AF"/>
    <w:rsid w:val="00F235B5"/>
    <w:rsid w:val="00F23B4A"/>
    <w:rsid w:val="00F25D56"/>
    <w:rsid w:val="00F44004"/>
    <w:rsid w:val="00F45CAA"/>
    <w:rsid w:val="00F50763"/>
    <w:rsid w:val="00F512AC"/>
    <w:rsid w:val="00F53F9A"/>
    <w:rsid w:val="00F541FA"/>
    <w:rsid w:val="00F5614E"/>
    <w:rsid w:val="00F6064D"/>
    <w:rsid w:val="00F60828"/>
    <w:rsid w:val="00F60BCC"/>
    <w:rsid w:val="00F6376C"/>
    <w:rsid w:val="00F725F3"/>
    <w:rsid w:val="00F72AD9"/>
    <w:rsid w:val="00F739C8"/>
    <w:rsid w:val="00F74FE8"/>
    <w:rsid w:val="00F81046"/>
    <w:rsid w:val="00F821B1"/>
    <w:rsid w:val="00F8787A"/>
    <w:rsid w:val="00F94543"/>
    <w:rsid w:val="00F95FBF"/>
    <w:rsid w:val="00F96DBC"/>
    <w:rsid w:val="00FA1346"/>
    <w:rsid w:val="00FA2F41"/>
    <w:rsid w:val="00FA777D"/>
    <w:rsid w:val="00FB2FA7"/>
    <w:rsid w:val="00FB3189"/>
    <w:rsid w:val="00FB3217"/>
    <w:rsid w:val="00FB3890"/>
    <w:rsid w:val="00FB50F9"/>
    <w:rsid w:val="00FB5D35"/>
    <w:rsid w:val="00FB74A8"/>
    <w:rsid w:val="00FC0300"/>
    <w:rsid w:val="00FC19B1"/>
    <w:rsid w:val="00FC25BE"/>
    <w:rsid w:val="00FC2A0E"/>
    <w:rsid w:val="00FC35CB"/>
    <w:rsid w:val="00FC7475"/>
    <w:rsid w:val="00FD1218"/>
    <w:rsid w:val="00FD3283"/>
    <w:rsid w:val="00FD3686"/>
    <w:rsid w:val="00FD380D"/>
    <w:rsid w:val="00FD3F8A"/>
    <w:rsid w:val="00FD55E5"/>
    <w:rsid w:val="00FE065B"/>
    <w:rsid w:val="00FE153B"/>
    <w:rsid w:val="00FE25BC"/>
    <w:rsid w:val="00FE3982"/>
    <w:rsid w:val="00FF011E"/>
    <w:rsid w:val="00FF36FB"/>
    <w:rsid w:val="00FF4C30"/>
    <w:rsid w:val="00FF6C82"/>
    <w:rsid w:val="5A9BF793"/>
    <w:rsid w:val="7FCE3D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56DC01E6"/>
  <w15:docId w15:val="{BD9DB1D2-8E57-4D13-81EE-7A753A00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cs="Times New Roman"/>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6"/>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25"/>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 w:type="paragraph" w:customStyle="1" w:styleId="Default">
    <w:name w:val="Default"/>
    <w:rsid w:val="004E6BFB"/>
    <w:pPr>
      <w:autoSpaceDE w:val="0"/>
      <w:autoSpaceDN w:val="0"/>
      <w:adjustRightInd w:val="0"/>
    </w:pPr>
    <w:rPr>
      <w:rFonts w:ascii="Calibri" w:hAnsi="Calibri" w:cs="Calibri"/>
      <w:color w:val="000000"/>
      <w:sz w:val="24"/>
      <w:szCs w:val="24"/>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0A90BC-3742-4EA9-A949-1CC87F0A7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D9607-CAA2-4342-814A-F291B34BF33F}">
  <ds:schemaRefs>
    <ds:schemaRef ds:uri="http://schemas.openxmlformats.org/officeDocument/2006/bibliography"/>
  </ds:schemaRefs>
</ds:datastoreItem>
</file>

<file path=customXml/itemProps3.xml><?xml version="1.0" encoding="utf-8"?>
<ds:datastoreItem xmlns:ds="http://schemas.openxmlformats.org/officeDocument/2006/customXml" ds:itemID="{4061F040-CED4-420B-8C53-5A015E417705}">
  <ds:schemaRefs>
    <ds:schemaRef ds:uri="http://schemas.openxmlformats.org/officeDocument/2006/bibliography"/>
  </ds:schemaRefs>
</ds:datastoreItem>
</file>

<file path=customXml/itemProps4.xml><?xml version="1.0" encoding="utf-8"?>
<ds:datastoreItem xmlns:ds="http://schemas.openxmlformats.org/officeDocument/2006/customXml" ds:itemID="{9316383A-D1D4-4F38-BDD8-8CFE6789BBD2}">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FE52B1CB-4B43-492D-8734-F3A5A1FD8B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2638</Words>
  <Characters>15038</Characters>
  <Application>Microsoft Office Word</Application>
  <DocSecurity>0</DocSecurity>
  <Lines>125</Lines>
  <Paragraphs>35</Paragraphs>
  <ScaleCrop>false</ScaleCrop>
  <Company>California Energy Commission</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216</cp:revision>
  <cp:lastPrinted>2013-06-06T22:22:00Z</cp:lastPrinted>
  <dcterms:created xsi:type="dcterms:W3CDTF">2015-06-10T17:02:00Z</dcterms:created>
  <dcterms:modified xsi:type="dcterms:W3CDTF">2022-04-17T03:10:00Z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