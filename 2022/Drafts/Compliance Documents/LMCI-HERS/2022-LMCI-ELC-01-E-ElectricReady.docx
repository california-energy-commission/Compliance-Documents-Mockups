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8A920" w14:textId="471F3136" w:rsidR="00E82473" w:rsidRPr="00F91922" w:rsidRDefault="00E82473" w:rsidP="00E82473">
      <w:pPr>
        <w:rPr>
          <w:rFonts w:ascii="Calibri" w:eastAsia="Calibri" w:hAnsi="Calibri" w:cs="Calibri"/>
          <w:b/>
          <w:bCs/>
          <w:sz w:val="24"/>
          <w:szCs w:val="24"/>
        </w:rPr>
      </w:pPr>
      <w:r w:rsidRPr="37686DEC">
        <w:rPr>
          <w:rFonts w:ascii="Calibri" w:hAnsi="Calibri"/>
          <w:b/>
          <w:bCs/>
          <w:sz w:val="24"/>
          <w:szCs w:val="24"/>
        </w:rPr>
        <w:t xml:space="preserve">CERTIFICATE OF </w:t>
      </w:r>
      <w:r w:rsidRPr="37686DEC">
        <w:rPr>
          <w:rFonts w:ascii="Calibri" w:eastAsia="Calibri" w:hAnsi="Calibri" w:cs="Calibri"/>
          <w:b/>
          <w:bCs/>
          <w:sz w:val="24"/>
          <w:szCs w:val="24"/>
        </w:rPr>
        <w:t>INSTALLATION</w:t>
      </w:r>
    </w:p>
    <w:p w14:paraId="308D1C00" w14:textId="77777777" w:rsidR="00E82473" w:rsidRPr="00F91922" w:rsidRDefault="00E82473" w:rsidP="00E82473">
      <w:pPr>
        <w:rPr>
          <w:rFonts w:ascii="Calibri" w:hAnsi="Calibri"/>
          <w:sz w:val="24"/>
          <w:szCs w:val="24"/>
        </w:rPr>
      </w:pPr>
      <w:r w:rsidRPr="00F91922">
        <w:rPr>
          <w:rFonts w:ascii="Calibri" w:hAnsi="Calibri"/>
          <w:b/>
          <w:sz w:val="24"/>
          <w:szCs w:val="24"/>
        </w:rPr>
        <w:t>Note:</w:t>
      </w:r>
      <w:r w:rsidRPr="00F91922">
        <w:rPr>
          <w:rFonts w:ascii="Calibri" w:hAnsi="Calibr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E82473" w:rsidRPr="00F91922" w14:paraId="30F1B75F" w14:textId="77777777" w:rsidTr="005B649A">
        <w:trPr>
          <w:trHeight w:val="288"/>
        </w:trPr>
        <w:tc>
          <w:tcPr>
            <w:tcW w:w="7177" w:type="dxa"/>
          </w:tcPr>
          <w:p w14:paraId="3077EAA4" w14:textId="77777777" w:rsidR="00E82473" w:rsidRPr="00F91922" w:rsidRDefault="00E82473" w:rsidP="005B649A">
            <w:pPr>
              <w:rPr>
                <w:rFonts w:ascii="Calibri" w:hAnsi="Calibri"/>
                <w:sz w:val="24"/>
                <w:szCs w:val="24"/>
              </w:rPr>
            </w:pPr>
            <w:r w:rsidRPr="00F91922">
              <w:rPr>
                <w:rFonts w:ascii="Calibri" w:hAnsi="Calibri"/>
                <w:sz w:val="24"/>
                <w:szCs w:val="24"/>
              </w:rPr>
              <w:t>Project Name:</w:t>
            </w:r>
          </w:p>
        </w:tc>
        <w:tc>
          <w:tcPr>
            <w:tcW w:w="7201" w:type="dxa"/>
          </w:tcPr>
          <w:p w14:paraId="037169BA" w14:textId="77777777" w:rsidR="00E82473" w:rsidRPr="00F91922" w:rsidRDefault="00E82473" w:rsidP="005B649A">
            <w:pPr>
              <w:rPr>
                <w:rFonts w:ascii="Calibri" w:hAnsi="Calibri"/>
                <w:sz w:val="24"/>
                <w:szCs w:val="24"/>
              </w:rPr>
            </w:pPr>
            <w:r w:rsidRPr="00F91922">
              <w:rPr>
                <w:rFonts w:ascii="Calibri" w:hAnsi="Calibri"/>
                <w:sz w:val="24"/>
                <w:szCs w:val="24"/>
              </w:rPr>
              <w:t>Enforcement Agency:</w:t>
            </w:r>
          </w:p>
        </w:tc>
      </w:tr>
      <w:tr w:rsidR="00E82473" w:rsidRPr="00F91922" w14:paraId="46E46202" w14:textId="77777777" w:rsidTr="005B649A">
        <w:trPr>
          <w:trHeight w:val="288"/>
        </w:trPr>
        <w:tc>
          <w:tcPr>
            <w:tcW w:w="7177" w:type="dxa"/>
          </w:tcPr>
          <w:p w14:paraId="44149732" w14:textId="77777777" w:rsidR="00E82473" w:rsidRPr="00F91922" w:rsidRDefault="00E82473" w:rsidP="005B649A">
            <w:pPr>
              <w:rPr>
                <w:rFonts w:ascii="Calibri" w:hAnsi="Calibri"/>
                <w:sz w:val="24"/>
                <w:szCs w:val="24"/>
                <w:vertAlign w:val="superscript"/>
              </w:rPr>
            </w:pPr>
            <w:r w:rsidRPr="00F91922">
              <w:rPr>
                <w:rFonts w:ascii="Calibri" w:hAnsi="Calibri"/>
                <w:sz w:val="24"/>
                <w:szCs w:val="24"/>
              </w:rPr>
              <w:t>Dwelling Address:</w:t>
            </w:r>
          </w:p>
        </w:tc>
        <w:tc>
          <w:tcPr>
            <w:tcW w:w="7201" w:type="dxa"/>
          </w:tcPr>
          <w:p w14:paraId="64F93147" w14:textId="77777777" w:rsidR="00E82473" w:rsidRPr="00F91922" w:rsidRDefault="00E82473" w:rsidP="005B649A">
            <w:pPr>
              <w:rPr>
                <w:rFonts w:ascii="Calibri" w:hAnsi="Calibri"/>
                <w:sz w:val="24"/>
                <w:szCs w:val="24"/>
                <w:vertAlign w:val="superscript"/>
              </w:rPr>
            </w:pPr>
            <w:r w:rsidRPr="00F91922">
              <w:rPr>
                <w:rFonts w:ascii="Calibri" w:hAnsi="Calibri"/>
                <w:sz w:val="24"/>
                <w:szCs w:val="24"/>
              </w:rPr>
              <w:t>Permit Number:</w:t>
            </w:r>
          </w:p>
        </w:tc>
      </w:tr>
      <w:tr w:rsidR="00E82473" w:rsidRPr="00F91922" w14:paraId="33790007" w14:textId="77777777" w:rsidTr="005B649A">
        <w:trPr>
          <w:trHeight w:val="288"/>
        </w:trPr>
        <w:tc>
          <w:tcPr>
            <w:tcW w:w="7177" w:type="dxa"/>
          </w:tcPr>
          <w:p w14:paraId="4290D22D" w14:textId="77777777" w:rsidR="00E82473" w:rsidRPr="00F91922" w:rsidRDefault="00E82473" w:rsidP="005B649A">
            <w:pPr>
              <w:rPr>
                <w:rFonts w:ascii="Calibri" w:hAnsi="Calibri"/>
                <w:sz w:val="24"/>
                <w:szCs w:val="24"/>
              </w:rPr>
            </w:pPr>
            <w:r w:rsidRPr="00F91922">
              <w:rPr>
                <w:rFonts w:ascii="Calibri" w:hAnsi="Calibri"/>
                <w:sz w:val="24"/>
                <w:szCs w:val="24"/>
              </w:rPr>
              <w:t>City and Zip Code:</w:t>
            </w:r>
          </w:p>
        </w:tc>
        <w:tc>
          <w:tcPr>
            <w:tcW w:w="7201" w:type="dxa"/>
          </w:tcPr>
          <w:p w14:paraId="48DBCDF5" w14:textId="77777777" w:rsidR="00E82473" w:rsidRPr="00F91922" w:rsidRDefault="00E82473" w:rsidP="005B649A">
            <w:pPr>
              <w:rPr>
                <w:rFonts w:ascii="Calibri" w:hAnsi="Calibri"/>
                <w:sz w:val="24"/>
                <w:szCs w:val="24"/>
              </w:rPr>
            </w:pPr>
            <w:r w:rsidRPr="5E10C07C">
              <w:rPr>
                <w:rFonts w:ascii="Calibri" w:eastAsia="Calibri" w:hAnsi="Calibri" w:cs="Calibri"/>
                <w:color w:val="000000" w:themeColor="text1"/>
                <w:sz w:val="24"/>
                <w:szCs w:val="24"/>
              </w:rPr>
              <w:t>Permit Application Date</w:t>
            </w:r>
            <w:r w:rsidRPr="5E10C07C">
              <w:rPr>
                <w:rFonts w:ascii="Calibri" w:hAnsi="Calibri"/>
                <w:sz w:val="24"/>
                <w:szCs w:val="24"/>
              </w:rPr>
              <w:t>:</w:t>
            </w:r>
          </w:p>
        </w:tc>
      </w:tr>
    </w:tbl>
    <w:p w14:paraId="557912B3" w14:textId="4402E615" w:rsidR="009843EF" w:rsidRDefault="009843EF"/>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4378"/>
        <w:gridCol w:w="5844"/>
      </w:tblGrid>
      <w:tr w:rsidR="00A440A7" w:rsidRPr="00FB0E1A" w14:paraId="4D3B7955" w14:textId="77777777" w:rsidTr="00877F19">
        <w:trPr>
          <w:trHeight w:val="144"/>
        </w:trPr>
        <w:tc>
          <w:tcPr>
            <w:tcW w:w="10790" w:type="dxa"/>
            <w:gridSpan w:val="3"/>
            <w:tcMar>
              <w:top w:w="0" w:type="dxa"/>
              <w:left w:w="115" w:type="dxa"/>
              <w:bottom w:w="0" w:type="dxa"/>
              <w:right w:w="115" w:type="dxa"/>
            </w:tcMar>
            <w:vAlign w:val="center"/>
          </w:tcPr>
          <w:p w14:paraId="2912B1CB" w14:textId="0EDD28F6" w:rsidR="00A440A7" w:rsidRPr="00A440A7" w:rsidRDefault="00A440A7" w:rsidP="00877F19">
            <w:pPr>
              <w:pStyle w:val="Heading2"/>
              <w:spacing w:before="0" w:after="0"/>
              <w:rPr>
                <w:rFonts w:asciiTheme="minorHAnsi" w:hAnsiTheme="minorHAnsi"/>
              </w:rPr>
            </w:pPr>
            <w:r>
              <w:rPr>
                <w:rFonts w:asciiTheme="minorHAnsi" w:hAnsiTheme="minorHAnsi"/>
              </w:rPr>
              <w:t xml:space="preserve">A. </w:t>
            </w:r>
            <w:r w:rsidRPr="00FB0E1A">
              <w:rPr>
                <w:rFonts w:asciiTheme="minorHAnsi" w:hAnsiTheme="minorHAnsi"/>
              </w:rPr>
              <w:t>General Information</w:t>
            </w:r>
          </w:p>
        </w:tc>
      </w:tr>
      <w:tr w:rsidR="00A440A7" w:rsidRPr="00FB0E1A" w14:paraId="53602782" w14:textId="77777777" w:rsidTr="00877F19">
        <w:trPr>
          <w:trHeight w:val="144"/>
        </w:trPr>
        <w:tc>
          <w:tcPr>
            <w:tcW w:w="568" w:type="dxa"/>
            <w:tcMar>
              <w:top w:w="0" w:type="dxa"/>
              <w:left w:w="115" w:type="dxa"/>
              <w:bottom w:w="0" w:type="dxa"/>
              <w:right w:w="115" w:type="dxa"/>
            </w:tcMar>
            <w:vAlign w:val="center"/>
          </w:tcPr>
          <w:p w14:paraId="136CDAA1" w14:textId="34D50138" w:rsidR="00A440A7" w:rsidRPr="00A3784E" w:rsidRDefault="00A440A7" w:rsidP="005B649A">
            <w:pPr>
              <w:pStyle w:val="BodyText2"/>
              <w:spacing w:before="0" w:after="0"/>
              <w:jc w:val="center"/>
              <w:rPr>
                <w:rFonts w:asciiTheme="minorHAnsi" w:hAnsiTheme="minorHAnsi"/>
                <w:sz w:val="18"/>
                <w:szCs w:val="18"/>
              </w:rPr>
            </w:pPr>
            <w:r>
              <w:rPr>
                <w:rFonts w:asciiTheme="minorHAnsi" w:hAnsiTheme="minorHAnsi"/>
                <w:sz w:val="18"/>
                <w:szCs w:val="18"/>
              </w:rPr>
              <w:t>0</w:t>
            </w:r>
            <w:r w:rsidR="004200D9">
              <w:rPr>
                <w:rFonts w:asciiTheme="minorHAnsi" w:hAnsiTheme="minorHAnsi"/>
                <w:sz w:val="18"/>
                <w:szCs w:val="18"/>
              </w:rPr>
              <w:t>1</w:t>
            </w:r>
          </w:p>
        </w:tc>
        <w:tc>
          <w:tcPr>
            <w:tcW w:w="4378" w:type="dxa"/>
            <w:vAlign w:val="center"/>
          </w:tcPr>
          <w:p w14:paraId="520C02E4" w14:textId="77777777" w:rsidR="00A440A7" w:rsidRPr="00A3784E" w:rsidRDefault="00A440A7" w:rsidP="005B649A">
            <w:pPr>
              <w:pStyle w:val="BodyText2"/>
              <w:spacing w:before="0" w:after="0"/>
              <w:rPr>
                <w:rFonts w:asciiTheme="minorHAnsi" w:hAnsiTheme="minorHAnsi"/>
                <w:sz w:val="18"/>
                <w:szCs w:val="18"/>
              </w:rPr>
            </w:pPr>
            <w:r>
              <w:rPr>
                <w:rFonts w:asciiTheme="minorHAnsi" w:hAnsiTheme="minorHAnsi"/>
                <w:sz w:val="18"/>
                <w:szCs w:val="18"/>
              </w:rPr>
              <w:t>Project Scope</w:t>
            </w:r>
          </w:p>
        </w:tc>
        <w:tc>
          <w:tcPr>
            <w:tcW w:w="5844" w:type="dxa"/>
          </w:tcPr>
          <w:p w14:paraId="45291039" w14:textId="368E5E88" w:rsidR="00A440A7" w:rsidRPr="00E63378" w:rsidRDefault="00A440A7" w:rsidP="00A440A7">
            <w:pPr>
              <w:pStyle w:val="BodyText2"/>
              <w:spacing w:before="0" w:after="0"/>
              <w:ind w:left="335"/>
              <w:rPr>
                <w:rFonts w:asciiTheme="minorHAnsi" w:hAnsiTheme="minorHAnsi"/>
                <w:sz w:val="18"/>
                <w:szCs w:val="18"/>
              </w:rPr>
            </w:pPr>
          </w:p>
        </w:tc>
      </w:tr>
    </w:tbl>
    <w:p w14:paraId="6B88B95E" w14:textId="77777777" w:rsidR="00A440A7" w:rsidRPr="00AE54EA" w:rsidRDefault="00A440A7" w:rsidP="00A440A7">
      <w:pPr>
        <w:rPr>
          <w:rFonts w:asciiTheme="minorHAnsi" w:hAnsiTheme="minorHAnsi"/>
          <w:sz w:val="18"/>
          <w:szCs w:val="18"/>
        </w:rPr>
      </w:pPr>
    </w:p>
    <w:tbl>
      <w:tblPr>
        <w:tblW w:w="5003"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10228"/>
      </w:tblGrid>
      <w:tr w:rsidR="00A440A7" w:rsidRPr="00A3784E" w14:paraId="3EFC830D" w14:textId="77777777" w:rsidTr="00877F19">
        <w:trPr>
          <w:trHeight w:val="144"/>
        </w:trPr>
        <w:tc>
          <w:tcPr>
            <w:tcW w:w="10796" w:type="dxa"/>
            <w:gridSpan w:val="2"/>
            <w:tcMar>
              <w:top w:w="0" w:type="dxa"/>
              <w:left w:w="115" w:type="dxa"/>
              <w:bottom w:w="0" w:type="dxa"/>
              <w:right w:w="115" w:type="dxa"/>
            </w:tcMar>
          </w:tcPr>
          <w:p w14:paraId="5DC08D60" w14:textId="13E7D99D" w:rsidR="00A440A7" w:rsidRPr="00A3784E" w:rsidRDefault="006B5538" w:rsidP="005B649A">
            <w:pPr>
              <w:pStyle w:val="BodyText2"/>
              <w:spacing w:before="0" w:after="0"/>
              <w:rPr>
                <w:rFonts w:asciiTheme="minorHAnsi" w:hAnsiTheme="minorHAnsi"/>
                <w:sz w:val="18"/>
                <w:szCs w:val="18"/>
              </w:rPr>
            </w:pPr>
            <w:r>
              <w:rPr>
                <w:rFonts w:asciiTheme="minorHAnsi" w:hAnsiTheme="minorHAnsi"/>
                <w:b/>
                <w:sz w:val="20"/>
                <w:szCs w:val="20"/>
              </w:rPr>
              <w:t>B</w:t>
            </w:r>
            <w:r w:rsidR="00A440A7" w:rsidRPr="00A3784E">
              <w:rPr>
                <w:rFonts w:asciiTheme="minorHAnsi" w:hAnsiTheme="minorHAnsi"/>
                <w:b/>
                <w:sz w:val="20"/>
                <w:szCs w:val="20"/>
              </w:rPr>
              <w:t xml:space="preserve">. </w:t>
            </w:r>
            <w:r w:rsidR="00A440A7">
              <w:rPr>
                <w:rFonts w:asciiTheme="minorHAnsi" w:hAnsiTheme="minorHAnsi"/>
                <w:b/>
                <w:sz w:val="20"/>
                <w:szCs w:val="20"/>
              </w:rPr>
              <w:t>Heat Pump Space Heater Ready</w:t>
            </w:r>
          </w:p>
        </w:tc>
      </w:tr>
      <w:tr w:rsidR="00A440A7" w:rsidRPr="00A440A7" w14:paraId="31F74458" w14:textId="77777777" w:rsidTr="00877F19">
        <w:trPr>
          <w:trHeight w:val="144"/>
        </w:trPr>
        <w:tc>
          <w:tcPr>
            <w:tcW w:w="568" w:type="dxa"/>
            <w:tcMar>
              <w:top w:w="0" w:type="dxa"/>
              <w:left w:w="115" w:type="dxa"/>
              <w:bottom w:w="0" w:type="dxa"/>
              <w:right w:w="115" w:type="dxa"/>
            </w:tcMar>
            <w:vAlign w:val="center"/>
          </w:tcPr>
          <w:p w14:paraId="783C6821" w14:textId="77777777" w:rsidR="00A440A7" w:rsidRDefault="00A440A7" w:rsidP="005B649A">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228" w:type="dxa"/>
            <w:vAlign w:val="center"/>
          </w:tcPr>
          <w:p w14:paraId="4073B519" w14:textId="77777777" w:rsidR="00A440A7" w:rsidRPr="00A440A7" w:rsidRDefault="00A440A7" w:rsidP="005B649A">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 dedicated </w:t>
            </w:r>
            <w:proofErr w:type="gramStart"/>
            <w:r w:rsidRPr="00A440A7">
              <w:rPr>
                <w:rFonts w:asciiTheme="minorHAnsi" w:hAnsiTheme="minorHAnsi" w:cstheme="minorHAnsi"/>
                <w:sz w:val="20"/>
                <w:szCs w:val="20"/>
              </w:rPr>
              <w:t>240 volt</w:t>
            </w:r>
            <w:proofErr w:type="gramEnd"/>
            <w:r w:rsidRPr="00A440A7">
              <w:rPr>
                <w:rFonts w:asciiTheme="minorHAnsi" w:hAnsiTheme="minorHAnsi" w:cstheme="minorHAnsi"/>
                <w:sz w:val="20"/>
                <w:szCs w:val="20"/>
              </w:rPr>
              <w:t xml:space="preserve"> branch circuit wiring shall be installed within 3 feet from the furnace and accessible to the furnace with no obstructions.</w:t>
            </w:r>
          </w:p>
        </w:tc>
      </w:tr>
      <w:tr w:rsidR="00A440A7" w:rsidRPr="00A440A7" w14:paraId="05EC22E4" w14:textId="77777777" w:rsidTr="00877F19">
        <w:trPr>
          <w:trHeight w:val="144"/>
        </w:trPr>
        <w:tc>
          <w:tcPr>
            <w:tcW w:w="568" w:type="dxa"/>
            <w:tcMar>
              <w:top w:w="0" w:type="dxa"/>
              <w:left w:w="115" w:type="dxa"/>
              <w:bottom w:w="0" w:type="dxa"/>
              <w:right w:w="115" w:type="dxa"/>
            </w:tcMar>
            <w:vAlign w:val="center"/>
          </w:tcPr>
          <w:p w14:paraId="7605A9A6" w14:textId="77777777" w:rsidR="00A440A7" w:rsidRDefault="00A440A7" w:rsidP="005B649A">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10228" w:type="dxa"/>
            <w:vAlign w:val="center"/>
          </w:tcPr>
          <w:p w14:paraId="524A42A9" w14:textId="77777777" w:rsidR="00A440A7" w:rsidRPr="00A440A7" w:rsidRDefault="00A440A7" w:rsidP="005B649A">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branch circuit conductors shall be rated at 30 amps minimum</w:t>
            </w:r>
          </w:p>
        </w:tc>
      </w:tr>
      <w:tr w:rsidR="00A440A7" w:rsidRPr="00A440A7" w14:paraId="599AB403" w14:textId="77777777" w:rsidTr="00877F19">
        <w:trPr>
          <w:trHeight w:val="144"/>
        </w:trPr>
        <w:tc>
          <w:tcPr>
            <w:tcW w:w="568" w:type="dxa"/>
            <w:tcMar>
              <w:top w:w="0" w:type="dxa"/>
              <w:left w:w="115" w:type="dxa"/>
              <w:bottom w:w="0" w:type="dxa"/>
              <w:right w:w="115" w:type="dxa"/>
            </w:tcMar>
            <w:vAlign w:val="center"/>
          </w:tcPr>
          <w:p w14:paraId="4F0341F8" w14:textId="77777777" w:rsidR="00A440A7" w:rsidRPr="00A3784E" w:rsidRDefault="00A440A7" w:rsidP="005B649A">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10228" w:type="dxa"/>
            <w:vAlign w:val="center"/>
          </w:tcPr>
          <w:p w14:paraId="4B06A953" w14:textId="77777777" w:rsidR="00A440A7" w:rsidRPr="00A440A7" w:rsidRDefault="00A440A7" w:rsidP="005B649A">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blank cover shall be identified as “240V ready”.</w:t>
            </w:r>
          </w:p>
        </w:tc>
      </w:tr>
      <w:tr w:rsidR="00A440A7" w:rsidRPr="00A440A7" w14:paraId="6F3C1425" w14:textId="77777777" w:rsidTr="00877F19">
        <w:trPr>
          <w:trHeight w:val="144"/>
        </w:trPr>
        <w:tc>
          <w:tcPr>
            <w:tcW w:w="568" w:type="dxa"/>
            <w:tcMar>
              <w:top w:w="0" w:type="dxa"/>
              <w:left w:w="115" w:type="dxa"/>
              <w:bottom w:w="0" w:type="dxa"/>
              <w:right w:w="115" w:type="dxa"/>
            </w:tcMar>
            <w:vAlign w:val="center"/>
          </w:tcPr>
          <w:p w14:paraId="1EF8AF48" w14:textId="77777777" w:rsidR="00A440A7" w:rsidRDefault="00A440A7" w:rsidP="005B649A">
            <w:pPr>
              <w:pStyle w:val="BodyText2"/>
              <w:spacing w:before="0" w:after="0"/>
              <w:jc w:val="center"/>
              <w:rPr>
                <w:rFonts w:asciiTheme="minorHAnsi" w:hAnsiTheme="minorHAnsi"/>
                <w:sz w:val="18"/>
                <w:szCs w:val="18"/>
              </w:rPr>
            </w:pPr>
            <w:r>
              <w:rPr>
                <w:rFonts w:asciiTheme="minorHAnsi" w:hAnsiTheme="minorHAnsi"/>
                <w:sz w:val="18"/>
                <w:szCs w:val="18"/>
              </w:rPr>
              <w:t>04</w:t>
            </w:r>
          </w:p>
        </w:tc>
        <w:tc>
          <w:tcPr>
            <w:tcW w:w="10228" w:type="dxa"/>
            <w:vAlign w:val="center"/>
          </w:tcPr>
          <w:p w14:paraId="45692EFA" w14:textId="77777777" w:rsidR="00A440A7" w:rsidRPr="00A440A7" w:rsidRDefault="00A440A7" w:rsidP="005B649A">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All electrical components shall be installed in accordance with the </w:t>
            </w:r>
            <w:r w:rsidRPr="00A440A7">
              <w:rPr>
                <w:rFonts w:asciiTheme="minorHAnsi" w:hAnsiTheme="minorHAnsi" w:cstheme="minorHAnsi"/>
                <w:i/>
                <w:iCs/>
                <w:sz w:val="20"/>
                <w:szCs w:val="20"/>
              </w:rPr>
              <w:t>California Electrical Code</w:t>
            </w:r>
            <w:r w:rsidRPr="00A440A7">
              <w:rPr>
                <w:rFonts w:asciiTheme="minorHAnsi" w:hAnsiTheme="minorHAnsi" w:cstheme="minorHAnsi"/>
                <w:sz w:val="20"/>
                <w:szCs w:val="20"/>
              </w:rPr>
              <w:t>.</w:t>
            </w:r>
          </w:p>
        </w:tc>
      </w:tr>
      <w:tr w:rsidR="00A440A7" w:rsidRPr="00A440A7" w14:paraId="22868938" w14:textId="77777777" w:rsidTr="00877F19">
        <w:trPr>
          <w:trHeight w:val="144"/>
        </w:trPr>
        <w:tc>
          <w:tcPr>
            <w:tcW w:w="568" w:type="dxa"/>
            <w:tcMar>
              <w:top w:w="0" w:type="dxa"/>
              <w:left w:w="115" w:type="dxa"/>
              <w:bottom w:w="0" w:type="dxa"/>
              <w:right w:w="115" w:type="dxa"/>
            </w:tcMar>
            <w:vAlign w:val="center"/>
          </w:tcPr>
          <w:p w14:paraId="6EDDBBC9" w14:textId="77777777" w:rsidR="00A440A7" w:rsidRDefault="00A440A7" w:rsidP="005B649A">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0228" w:type="dxa"/>
            <w:vAlign w:val="center"/>
          </w:tcPr>
          <w:p w14:paraId="4B7A0109" w14:textId="77777777" w:rsidR="00A440A7" w:rsidRPr="00A440A7" w:rsidRDefault="00A440A7" w:rsidP="005B649A">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main electrical service panel shall have a reserved space to allow for the installation of a double pole circuit breaker for a future heat pump space heater installation. The reserved space shall be permanently marked as “For Future 240V use”.</w:t>
            </w:r>
          </w:p>
        </w:tc>
      </w:tr>
      <w:tr w:rsidR="00A440A7" w:rsidRPr="00A3784E" w14:paraId="397650EB" w14:textId="77777777" w:rsidTr="00877F19">
        <w:trPr>
          <w:trHeight w:val="144"/>
        </w:trPr>
        <w:tc>
          <w:tcPr>
            <w:tcW w:w="10796" w:type="dxa"/>
            <w:gridSpan w:val="2"/>
            <w:tcMar>
              <w:top w:w="0" w:type="dxa"/>
              <w:left w:w="115" w:type="dxa"/>
              <w:bottom w:w="0" w:type="dxa"/>
              <w:right w:w="115" w:type="dxa"/>
            </w:tcMar>
            <w:vAlign w:val="center"/>
          </w:tcPr>
          <w:p w14:paraId="1E4ADFBE" w14:textId="77777777" w:rsidR="00A440A7" w:rsidRPr="00A3784E" w:rsidRDefault="00A440A7" w:rsidP="005B649A">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0B0B197F" w14:textId="77777777" w:rsidR="00A440A7" w:rsidRPr="00A3784E" w:rsidRDefault="00A440A7" w:rsidP="00A440A7"/>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10222"/>
      </w:tblGrid>
      <w:tr w:rsidR="00A440A7" w:rsidRPr="00A3784E" w14:paraId="5324CCC5" w14:textId="77777777" w:rsidTr="00877F19">
        <w:trPr>
          <w:trHeight w:val="144"/>
        </w:trPr>
        <w:tc>
          <w:tcPr>
            <w:tcW w:w="10790" w:type="dxa"/>
            <w:gridSpan w:val="2"/>
            <w:tcMar>
              <w:top w:w="0" w:type="dxa"/>
              <w:left w:w="115" w:type="dxa"/>
              <w:bottom w:w="0" w:type="dxa"/>
              <w:right w:w="115" w:type="dxa"/>
            </w:tcMar>
          </w:tcPr>
          <w:p w14:paraId="300BE389" w14:textId="4094204C" w:rsidR="00A440A7" w:rsidRPr="00A440A7" w:rsidRDefault="006B5538" w:rsidP="005B649A">
            <w:pPr>
              <w:pStyle w:val="BodyText2"/>
              <w:spacing w:before="0" w:after="0"/>
              <w:rPr>
                <w:rFonts w:asciiTheme="minorHAnsi" w:hAnsiTheme="minorHAnsi"/>
                <w:b/>
                <w:sz w:val="20"/>
                <w:szCs w:val="20"/>
              </w:rPr>
            </w:pPr>
            <w:r>
              <w:rPr>
                <w:rFonts w:asciiTheme="minorHAnsi" w:hAnsiTheme="minorHAnsi"/>
                <w:b/>
                <w:sz w:val="20"/>
                <w:szCs w:val="20"/>
              </w:rPr>
              <w:t>C</w:t>
            </w:r>
            <w:r w:rsidR="00A440A7" w:rsidRPr="00A3784E">
              <w:rPr>
                <w:rFonts w:asciiTheme="minorHAnsi" w:hAnsiTheme="minorHAnsi"/>
                <w:b/>
                <w:sz w:val="20"/>
                <w:szCs w:val="20"/>
              </w:rPr>
              <w:t>.</w:t>
            </w:r>
            <w:r w:rsidR="00A440A7">
              <w:rPr>
                <w:rFonts w:asciiTheme="minorHAnsi" w:hAnsiTheme="minorHAnsi"/>
                <w:b/>
                <w:sz w:val="20"/>
                <w:szCs w:val="20"/>
              </w:rPr>
              <w:t xml:space="preserve"> Electric Cooktop Ready</w:t>
            </w:r>
          </w:p>
        </w:tc>
      </w:tr>
      <w:tr w:rsidR="00A440A7" w:rsidRPr="00A3784E" w14:paraId="0E99D69D" w14:textId="77777777" w:rsidTr="00877F19">
        <w:trPr>
          <w:trHeight w:val="144"/>
        </w:trPr>
        <w:tc>
          <w:tcPr>
            <w:tcW w:w="568" w:type="dxa"/>
            <w:tcMar>
              <w:top w:w="0" w:type="dxa"/>
              <w:left w:w="115" w:type="dxa"/>
              <w:bottom w:w="0" w:type="dxa"/>
              <w:right w:w="115" w:type="dxa"/>
            </w:tcMar>
            <w:vAlign w:val="center"/>
          </w:tcPr>
          <w:p w14:paraId="45D07EC7" w14:textId="77777777" w:rsidR="00A440A7" w:rsidRPr="00A3784E" w:rsidRDefault="00A440A7" w:rsidP="005B649A">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222" w:type="dxa"/>
            <w:tcMar>
              <w:top w:w="0" w:type="dxa"/>
              <w:left w:w="115" w:type="dxa"/>
              <w:bottom w:w="0" w:type="dxa"/>
              <w:right w:w="115" w:type="dxa"/>
            </w:tcMar>
            <w:vAlign w:val="center"/>
          </w:tcPr>
          <w:p w14:paraId="6A9C70A2" w14:textId="1197366F" w:rsidR="00A440A7" w:rsidRPr="00A440A7" w:rsidRDefault="00A440A7" w:rsidP="005B649A">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 dedicated </w:t>
            </w:r>
            <w:proofErr w:type="gramStart"/>
            <w:r w:rsidRPr="00A440A7">
              <w:rPr>
                <w:rFonts w:asciiTheme="minorHAnsi" w:hAnsiTheme="minorHAnsi" w:cstheme="minorHAnsi"/>
                <w:sz w:val="20"/>
                <w:szCs w:val="20"/>
              </w:rPr>
              <w:t>240 volt</w:t>
            </w:r>
            <w:proofErr w:type="gramEnd"/>
            <w:r w:rsidRPr="00A440A7">
              <w:rPr>
                <w:rFonts w:asciiTheme="minorHAnsi" w:hAnsiTheme="minorHAnsi" w:cstheme="minorHAnsi"/>
                <w:sz w:val="20"/>
                <w:szCs w:val="20"/>
              </w:rPr>
              <w:t xml:space="preserve"> branch circuit wiring shall be installed within 3 feet from the cooktop and accessible to the cooktop with no obstructions.</w:t>
            </w:r>
          </w:p>
        </w:tc>
      </w:tr>
      <w:tr w:rsidR="00A440A7" w:rsidRPr="00A3784E" w14:paraId="1CA85714" w14:textId="77777777" w:rsidTr="00877F19">
        <w:trPr>
          <w:trHeight w:val="144"/>
        </w:trPr>
        <w:tc>
          <w:tcPr>
            <w:tcW w:w="568" w:type="dxa"/>
            <w:tcMar>
              <w:top w:w="0" w:type="dxa"/>
              <w:left w:w="115" w:type="dxa"/>
              <w:bottom w:w="0" w:type="dxa"/>
              <w:right w:w="115" w:type="dxa"/>
            </w:tcMar>
            <w:vAlign w:val="center"/>
          </w:tcPr>
          <w:p w14:paraId="3ECAFDC2" w14:textId="77777777" w:rsidR="00A440A7" w:rsidRDefault="00A440A7" w:rsidP="005B649A">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10222" w:type="dxa"/>
            <w:tcMar>
              <w:top w:w="0" w:type="dxa"/>
              <w:left w:w="115" w:type="dxa"/>
              <w:bottom w:w="0" w:type="dxa"/>
              <w:right w:w="115" w:type="dxa"/>
            </w:tcMar>
            <w:vAlign w:val="center"/>
          </w:tcPr>
          <w:p w14:paraId="0C75C236" w14:textId="77777777" w:rsidR="00A440A7" w:rsidRPr="00A440A7" w:rsidRDefault="00A440A7" w:rsidP="005B649A">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branch circuit conductors shall be rated at 50 amps minimum.</w:t>
            </w:r>
          </w:p>
        </w:tc>
      </w:tr>
      <w:tr w:rsidR="00A440A7" w:rsidRPr="00A3784E" w14:paraId="05C485BD" w14:textId="77777777" w:rsidTr="00877F19">
        <w:trPr>
          <w:trHeight w:val="144"/>
        </w:trPr>
        <w:tc>
          <w:tcPr>
            <w:tcW w:w="568" w:type="dxa"/>
            <w:tcMar>
              <w:top w:w="0" w:type="dxa"/>
              <w:left w:w="115" w:type="dxa"/>
              <w:bottom w:w="0" w:type="dxa"/>
              <w:right w:w="115" w:type="dxa"/>
            </w:tcMar>
            <w:vAlign w:val="center"/>
          </w:tcPr>
          <w:p w14:paraId="01215C5B" w14:textId="77777777" w:rsidR="00A440A7" w:rsidRDefault="00A440A7" w:rsidP="005B649A">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10222" w:type="dxa"/>
            <w:tcMar>
              <w:top w:w="0" w:type="dxa"/>
              <w:left w:w="115" w:type="dxa"/>
              <w:bottom w:w="0" w:type="dxa"/>
              <w:right w:w="115" w:type="dxa"/>
            </w:tcMar>
            <w:vAlign w:val="center"/>
          </w:tcPr>
          <w:p w14:paraId="77E0CA79" w14:textId="77777777" w:rsidR="00A440A7" w:rsidRPr="00A440A7" w:rsidRDefault="00A440A7" w:rsidP="005B649A">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blank cover shall be identified as “240V ready”.</w:t>
            </w:r>
          </w:p>
        </w:tc>
      </w:tr>
      <w:tr w:rsidR="00A440A7" w:rsidRPr="00A3784E" w14:paraId="6FAD1FD2" w14:textId="77777777" w:rsidTr="00877F19">
        <w:trPr>
          <w:trHeight w:val="144"/>
        </w:trPr>
        <w:tc>
          <w:tcPr>
            <w:tcW w:w="568" w:type="dxa"/>
            <w:tcMar>
              <w:top w:w="0" w:type="dxa"/>
              <w:left w:w="115" w:type="dxa"/>
              <w:bottom w:w="0" w:type="dxa"/>
              <w:right w:w="115" w:type="dxa"/>
            </w:tcMar>
            <w:vAlign w:val="center"/>
          </w:tcPr>
          <w:p w14:paraId="5F4B5363" w14:textId="77777777" w:rsidR="00A440A7" w:rsidRDefault="00A440A7" w:rsidP="005B649A">
            <w:pPr>
              <w:pStyle w:val="BodyText2"/>
              <w:spacing w:before="0" w:after="0"/>
              <w:jc w:val="center"/>
              <w:rPr>
                <w:rFonts w:asciiTheme="minorHAnsi" w:hAnsiTheme="minorHAnsi"/>
                <w:sz w:val="18"/>
                <w:szCs w:val="18"/>
              </w:rPr>
            </w:pPr>
            <w:r>
              <w:rPr>
                <w:rFonts w:asciiTheme="minorHAnsi" w:hAnsiTheme="minorHAnsi"/>
                <w:sz w:val="18"/>
                <w:szCs w:val="18"/>
              </w:rPr>
              <w:t>04</w:t>
            </w:r>
          </w:p>
        </w:tc>
        <w:tc>
          <w:tcPr>
            <w:tcW w:w="10222" w:type="dxa"/>
            <w:tcMar>
              <w:top w:w="0" w:type="dxa"/>
              <w:left w:w="115" w:type="dxa"/>
              <w:bottom w:w="0" w:type="dxa"/>
              <w:right w:w="115" w:type="dxa"/>
            </w:tcMar>
            <w:vAlign w:val="center"/>
          </w:tcPr>
          <w:p w14:paraId="67CAF1DA" w14:textId="77777777" w:rsidR="00A440A7" w:rsidRPr="00A440A7" w:rsidRDefault="00A440A7" w:rsidP="005B649A">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All electrical components shall be installed in accordance with the </w:t>
            </w:r>
            <w:r w:rsidRPr="00A440A7">
              <w:rPr>
                <w:rFonts w:asciiTheme="minorHAnsi" w:hAnsiTheme="minorHAnsi" w:cstheme="minorHAnsi"/>
                <w:i/>
                <w:iCs/>
                <w:sz w:val="20"/>
                <w:szCs w:val="20"/>
              </w:rPr>
              <w:t>California Electrical Code</w:t>
            </w:r>
            <w:r w:rsidRPr="00A440A7">
              <w:rPr>
                <w:rFonts w:asciiTheme="minorHAnsi" w:hAnsiTheme="minorHAnsi" w:cstheme="minorHAnsi"/>
                <w:sz w:val="20"/>
                <w:szCs w:val="20"/>
              </w:rPr>
              <w:t>.</w:t>
            </w:r>
          </w:p>
        </w:tc>
      </w:tr>
      <w:tr w:rsidR="00A440A7" w:rsidRPr="00A3784E" w14:paraId="62F002D3" w14:textId="77777777" w:rsidTr="00877F19">
        <w:trPr>
          <w:trHeight w:val="144"/>
        </w:trPr>
        <w:tc>
          <w:tcPr>
            <w:tcW w:w="568" w:type="dxa"/>
            <w:tcMar>
              <w:top w:w="0" w:type="dxa"/>
              <w:left w:w="115" w:type="dxa"/>
              <w:bottom w:w="0" w:type="dxa"/>
              <w:right w:w="115" w:type="dxa"/>
            </w:tcMar>
            <w:vAlign w:val="center"/>
          </w:tcPr>
          <w:p w14:paraId="5FAA9D25" w14:textId="77777777" w:rsidR="00A440A7" w:rsidRDefault="00A440A7" w:rsidP="005B649A">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0222" w:type="dxa"/>
            <w:tcMar>
              <w:top w:w="0" w:type="dxa"/>
              <w:left w:w="115" w:type="dxa"/>
              <w:bottom w:w="0" w:type="dxa"/>
              <w:right w:w="115" w:type="dxa"/>
            </w:tcMar>
            <w:vAlign w:val="center"/>
          </w:tcPr>
          <w:p w14:paraId="2F5B76F9" w14:textId="77777777" w:rsidR="00A440A7" w:rsidRPr="00A440A7" w:rsidRDefault="00A440A7" w:rsidP="005B649A">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main electrical service panel shall have a reserved space to allow for the installation of a double pole circuit breaker for a future electric cooktop installation. The reserved space shall be permanently marked as “For Future 240V use”.</w:t>
            </w:r>
          </w:p>
        </w:tc>
      </w:tr>
      <w:tr w:rsidR="00A440A7" w:rsidRPr="00A3784E" w14:paraId="750AFA86" w14:textId="77777777" w:rsidTr="00877F19">
        <w:trPr>
          <w:trHeight w:val="144"/>
        </w:trPr>
        <w:tc>
          <w:tcPr>
            <w:tcW w:w="10790" w:type="dxa"/>
            <w:gridSpan w:val="2"/>
            <w:tcMar>
              <w:top w:w="0" w:type="dxa"/>
              <w:left w:w="115" w:type="dxa"/>
              <w:bottom w:w="0" w:type="dxa"/>
              <w:right w:w="115" w:type="dxa"/>
            </w:tcMar>
            <w:vAlign w:val="center"/>
          </w:tcPr>
          <w:p w14:paraId="2CA946B9" w14:textId="77777777" w:rsidR="00A440A7" w:rsidRPr="00A3784E" w:rsidRDefault="00A440A7" w:rsidP="005B649A">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39E648" w14:textId="77777777" w:rsidR="00A440A7" w:rsidRDefault="00A440A7" w:rsidP="00A440A7">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10222"/>
      </w:tblGrid>
      <w:tr w:rsidR="00A440A7" w:rsidRPr="00A3784E" w14:paraId="10D93649" w14:textId="77777777" w:rsidTr="00877F19">
        <w:trPr>
          <w:trHeight w:val="144"/>
        </w:trPr>
        <w:tc>
          <w:tcPr>
            <w:tcW w:w="10790" w:type="dxa"/>
            <w:gridSpan w:val="2"/>
            <w:tcMar>
              <w:top w:w="0" w:type="dxa"/>
              <w:left w:w="115" w:type="dxa"/>
              <w:bottom w:w="0" w:type="dxa"/>
              <w:right w:w="115" w:type="dxa"/>
            </w:tcMar>
          </w:tcPr>
          <w:p w14:paraId="062D3F12" w14:textId="0DA7C94C" w:rsidR="00A440A7" w:rsidRPr="00A440A7" w:rsidRDefault="006B5538" w:rsidP="005B649A">
            <w:pPr>
              <w:pStyle w:val="BodyText2"/>
              <w:spacing w:before="0" w:after="0"/>
              <w:rPr>
                <w:rFonts w:asciiTheme="minorHAnsi" w:hAnsiTheme="minorHAnsi"/>
                <w:b/>
                <w:sz w:val="20"/>
                <w:szCs w:val="20"/>
              </w:rPr>
            </w:pPr>
            <w:r>
              <w:rPr>
                <w:rFonts w:asciiTheme="minorHAnsi" w:hAnsiTheme="minorHAnsi"/>
                <w:b/>
                <w:sz w:val="20"/>
                <w:szCs w:val="20"/>
              </w:rPr>
              <w:t>D</w:t>
            </w:r>
            <w:r w:rsidR="00A440A7" w:rsidRPr="007E5A6A">
              <w:rPr>
                <w:rFonts w:asciiTheme="minorHAnsi" w:hAnsiTheme="minorHAnsi"/>
                <w:b/>
                <w:sz w:val="20"/>
                <w:szCs w:val="20"/>
              </w:rPr>
              <w:t xml:space="preserve">. </w:t>
            </w:r>
            <w:r w:rsidR="00A440A7">
              <w:rPr>
                <w:rFonts w:asciiTheme="minorHAnsi" w:hAnsiTheme="minorHAnsi"/>
                <w:b/>
                <w:sz w:val="20"/>
                <w:szCs w:val="20"/>
              </w:rPr>
              <w:t>Electric Clothes Dryer Ready</w:t>
            </w:r>
            <w:r w:rsidR="00A45E54">
              <w:rPr>
                <w:rFonts w:asciiTheme="minorHAnsi" w:hAnsiTheme="minorHAnsi"/>
                <w:b/>
                <w:sz w:val="20"/>
                <w:szCs w:val="20"/>
              </w:rPr>
              <w:t xml:space="preserve"> – Systems </w:t>
            </w:r>
            <w:r w:rsidR="008F1E63">
              <w:rPr>
                <w:rFonts w:asciiTheme="minorHAnsi" w:hAnsiTheme="minorHAnsi"/>
                <w:b/>
                <w:sz w:val="20"/>
                <w:szCs w:val="20"/>
              </w:rPr>
              <w:t>S</w:t>
            </w:r>
            <w:r w:rsidR="00A45E54">
              <w:rPr>
                <w:rFonts w:asciiTheme="minorHAnsi" w:hAnsiTheme="minorHAnsi"/>
                <w:b/>
                <w:sz w:val="20"/>
                <w:szCs w:val="20"/>
              </w:rPr>
              <w:t xml:space="preserve">erving </w:t>
            </w:r>
            <w:r w:rsidR="008F1E63">
              <w:rPr>
                <w:rFonts w:asciiTheme="minorHAnsi" w:hAnsiTheme="minorHAnsi"/>
                <w:b/>
                <w:sz w:val="20"/>
                <w:szCs w:val="20"/>
              </w:rPr>
              <w:t>I</w:t>
            </w:r>
            <w:r w:rsidR="00A45E54">
              <w:rPr>
                <w:rFonts w:asciiTheme="minorHAnsi" w:hAnsiTheme="minorHAnsi"/>
                <w:b/>
                <w:sz w:val="20"/>
                <w:szCs w:val="20"/>
              </w:rPr>
              <w:t xml:space="preserve">ndividual </w:t>
            </w:r>
            <w:r w:rsidR="008F1E63">
              <w:rPr>
                <w:rFonts w:asciiTheme="minorHAnsi" w:hAnsiTheme="minorHAnsi"/>
                <w:b/>
                <w:sz w:val="20"/>
                <w:szCs w:val="20"/>
              </w:rPr>
              <w:t>Dwelling Units</w:t>
            </w:r>
          </w:p>
        </w:tc>
      </w:tr>
      <w:tr w:rsidR="00A440A7" w:rsidRPr="00A3784E" w14:paraId="113C7611" w14:textId="77777777" w:rsidTr="00877F19">
        <w:trPr>
          <w:trHeight w:val="144"/>
        </w:trPr>
        <w:tc>
          <w:tcPr>
            <w:tcW w:w="568" w:type="dxa"/>
            <w:tcMar>
              <w:top w:w="0" w:type="dxa"/>
              <w:left w:w="115" w:type="dxa"/>
              <w:bottom w:w="0" w:type="dxa"/>
              <w:right w:w="115" w:type="dxa"/>
            </w:tcMar>
            <w:vAlign w:val="center"/>
          </w:tcPr>
          <w:p w14:paraId="78045074" w14:textId="77777777" w:rsidR="00A440A7" w:rsidRPr="00A3784E" w:rsidRDefault="00A440A7" w:rsidP="005B649A">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222" w:type="dxa"/>
            <w:tcMar>
              <w:top w:w="0" w:type="dxa"/>
              <w:left w:w="115" w:type="dxa"/>
              <w:bottom w:w="0" w:type="dxa"/>
              <w:right w:w="115" w:type="dxa"/>
            </w:tcMar>
            <w:vAlign w:val="center"/>
          </w:tcPr>
          <w:p w14:paraId="588F6C59" w14:textId="78E2193C" w:rsidR="00A440A7" w:rsidRPr="00A440A7" w:rsidRDefault="00A440A7" w:rsidP="005B649A">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 dedicated </w:t>
            </w:r>
            <w:proofErr w:type="gramStart"/>
            <w:r w:rsidRPr="00A440A7">
              <w:rPr>
                <w:rFonts w:asciiTheme="minorHAnsi" w:hAnsiTheme="minorHAnsi" w:cstheme="minorHAnsi"/>
                <w:sz w:val="20"/>
                <w:szCs w:val="20"/>
              </w:rPr>
              <w:t>240 volt</w:t>
            </w:r>
            <w:proofErr w:type="gramEnd"/>
            <w:r w:rsidRPr="00A440A7">
              <w:rPr>
                <w:rFonts w:asciiTheme="minorHAnsi" w:hAnsiTheme="minorHAnsi" w:cstheme="minorHAnsi"/>
                <w:sz w:val="20"/>
                <w:szCs w:val="20"/>
              </w:rPr>
              <w:t xml:space="preserve"> branch circuit wiring shall be installed within 3 feet from the clothes dryer location and accessible to the clothes dryer location with no obstructions.</w:t>
            </w:r>
          </w:p>
        </w:tc>
      </w:tr>
      <w:tr w:rsidR="00A440A7" w:rsidRPr="00A3784E" w14:paraId="4C7B1339" w14:textId="77777777" w:rsidTr="00877F19">
        <w:trPr>
          <w:trHeight w:val="144"/>
        </w:trPr>
        <w:tc>
          <w:tcPr>
            <w:tcW w:w="568" w:type="dxa"/>
            <w:tcMar>
              <w:top w:w="0" w:type="dxa"/>
              <w:left w:w="115" w:type="dxa"/>
              <w:bottom w:w="0" w:type="dxa"/>
              <w:right w:w="115" w:type="dxa"/>
            </w:tcMar>
            <w:vAlign w:val="center"/>
          </w:tcPr>
          <w:p w14:paraId="578A1496" w14:textId="77777777" w:rsidR="00A440A7" w:rsidRDefault="00A440A7" w:rsidP="005B649A">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10222" w:type="dxa"/>
            <w:tcMar>
              <w:top w:w="0" w:type="dxa"/>
              <w:left w:w="115" w:type="dxa"/>
              <w:bottom w:w="0" w:type="dxa"/>
              <w:right w:w="115" w:type="dxa"/>
            </w:tcMar>
            <w:vAlign w:val="center"/>
          </w:tcPr>
          <w:p w14:paraId="674490FC" w14:textId="77777777" w:rsidR="00A440A7" w:rsidRPr="00A440A7" w:rsidRDefault="00A440A7" w:rsidP="005B649A">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branch circuit conductors shall be rated at 30 amps minimum.</w:t>
            </w:r>
          </w:p>
        </w:tc>
      </w:tr>
      <w:tr w:rsidR="00A440A7" w:rsidRPr="00A3784E" w14:paraId="2C2C6CEF" w14:textId="77777777" w:rsidTr="00877F19">
        <w:trPr>
          <w:trHeight w:val="144"/>
        </w:trPr>
        <w:tc>
          <w:tcPr>
            <w:tcW w:w="568" w:type="dxa"/>
            <w:tcMar>
              <w:top w:w="0" w:type="dxa"/>
              <w:left w:w="115" w:type="dxa"/>
              <w:bottom w:w="0" w:type="dxa"/>
              <w:right w:w="115" w:type="dxa"/>
            </w:tcMar>
            <w:vAlign w:val="center"/>
          </w:tcPr>
          <w:p w14:paraId="289D5F54" w14:textId="77777777" w:rsidR="00A440A7" w:rsidRDefault="00A440A7" w:rsidP="005B649A">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10222" w:type="dxa"/>
            <w:tcMar>
              <w:top w:w="0" w:type="dxa"/>
              <w:left w:w="115" w:type="dxa"/>
              <w:bottom w:w="0" w:type="dxa"/>
              <w:right w:w="115" w:type="dxa"/>
            </w:tcMar>
            <w:vAlign w:val="center"/>
          </w:tcPr>
          <w:p w14:paraId="385EE964" w14:textId="77777777" w:rsidR="00A440A7" w:rsidRPr="00A440A7" w:rsidRDefault="00A440A7" w:rsidP="005B649A">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blank cover shall be identified as “240V ready”.</w:t>
            </w:r>
          </w:p>
        </w:tc>
      </w:tr>
      <w:tr w:rsidR="00A440A7" w:rsidRPr="00A3784E" w14:paraId="0912B4EB" w14:textId="77777777" w:rsidTr="00877F19">
        <w:trPr>
          <w:trHeight w:val="144"/>
        </w:trPr>
        <w:tc>
          <w:tcPr>
            <w:tcW w:w="568" w:type="dxa"/>
            <w:tcMar>
              <w:top w:w="0" w:type="dxa"/>
              <w:left w:w="115" w:type="dxa"/>
              <w:bottom w:w="0" w:type="dxa"/>
              <w:right w:w="115" w:type="dxa"/>
            </w:tcMar>
            <w:vAlign w:val="center"/>
          </w:tcPr>
          <w:p w14:paraId="3F5BCADD" w14:textId="77777777" w:rsidR="00A440A7" w:rsidRDefault="00A440A7" w:rsidP="005B649A">
            <w:pPr>
              <w:pStyle w:val="BodyText2"/>
              <w:spacing w:before="0" w:after="0"/>
              <w:jc w:val="center"/>
              <w:rPr>
                <w:rFonts w:asciiTheme="minorHAnsi" w:hAnsiTheme="minorHAnsi"/>
                <w:sz w:val="18"/>
                <w:szCs w:val="18"/>
              </w:rPr>
            </w:pPr>
            <w:r>
              <w:rPr>
                <w:rFonts w:asciiTheme="minorHAnsi" w:hAnsiTheme="minorHAnsi"/>
                <w:sz w:val="18"/>
                <w:szCs w:val="18"/>
              </w:rPr>
              <w:t>04</w:t>
            </w:r>
          </w:p>
        </w:tc>
        <w:tc>
          <w:tcPr>
            <w:tcW w:w="10222" w:type="dxa"/>
            <w:tcMar>
              <w:top w:w="0" w:type="dxa"/>
              <w:left w:w="115" w:type="dxa"/>
              <w:bottom w:w="0" w:type="dxa"/>
              <w:right w:w="115" w:type="dxa"/>
            </w:tcMar>
            <w:vAlign w:val="center"/>
          </w:tcPr>
          <w:p w14:paraId="3F826969" w14:textId="77777777" w:rsidR="00A440A7" w:rsidRPr="00A440A7" w:rsidRDefault="00A440A7" w:rsidP="005B649A">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All electrical components shall be installed in accordance with the </w:t>
            </w:r>
            <w:r w:rsidRPr="00A440A7">
              <w:rPr>
                <w:rFonts w:asciiTheme="minorHAnsi" w:hAnsiTheme="minorHAnsi" w:cstheme="minorHAnsi"/>
                <w:i/>
                <w:iCs/>
                <w:sz w:val="20"/>
                <w:szCs w:val="20"/>
              </w:rPr>
              <w:t>California Electrical Code</w:t>
            </w:r>
            <w:r w:rsidRPr="00A440A7">
              <w:rPr>
                <w:rFonts w:asciiTheme="minorHAnsi" w:hAnsiTheme="minorHAnsi" w:cstheme="minorHAnsi"/>
                <w:sz w:val="20"/>
                <w:szCs w:val="20"/>
              </w:rPr>
              <w:t>.</w:t>
            </w:r>
          </w:p>
        </w:tc>
      </w:tr>
      <w:tr w:rsidR="00A440A7" w:rsidRPr="00A3784E" w14:paraId="082E621A" w14:textId="77777777" w:rsidTr="00877F19">
        <w:trPr>
          <w:trHeight w:val="144"/>
        </w:trPr>
        <w:tc>
          <w:tcPr>
            <w:tcW w:w="568" w:type="dxa"/>
            <w:tcMar>
              <w:top w:w="0" w:type="dxa"/>
              <w:left w:w="115" w:type="dxa"/>
              <w:bottom w:w="0" w:type="dxa"/>
              <w:right w:w="115" w:type="dxa"/>
            </w:tcMar>
            <w:vAlign w:val="center"/>
          </w:tcPr>
          <w:p w14:paraId="2DB351B2" w14:textId="77777777" w:rsidR="00A440A7" w:rsidRDefault="00A440A7" w:rsidP="005B649A">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0222" w:type="dxa"/>
            <w:tcMar>
              <w:top w:w="0" w:type="dxa"/>
              <w:left w:w="115" w:type="dxa"/>
              <w:bottom w:w="0" w:type="dxa"/>
              <w:right w:w="115" w:type="dxa"/>
            </w:tcMar>
            <w:vAlign w:val="center"/>
          </w:tcPr>
          <w:p w14:paraId="5351E797" w14:textId="77777777" w:rsidR="00A440A7" w:rsidRPr="00A440A7" w:rsidRDefault="00A440A7" w:rsidP="005B649A">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main electrical service panel shall have a reserved space to allow for the installation of a double pole circuit breaker for a future electric clothes dryer installation. The reserved space shall be permanently marked as “For Future 240V use”.</w:t>
            </w:r>
          </w:p>
        </w:tc>
      </w:tr>
      <w:tr w:rsidR="00A440A7" w:rsidRPr="00A3784E" w14:paraId="2FF0F4E2" w14:textId="77777777" w:rsidTr="00877F19">
        <w:trPr>
          <w:trHeight w:val="144"/>
        </w:trPr>
        <w:tc>
          <w:tcPr>
            <w:tcW w:w="10790" w:type="dxa"/>
            <w:gridSpan w:val="2"/>
            <w:tcMar>
              <w:top w:w="0" w:type="dxa"/>
              <w:left w:w="115" w:type="dxa"/>
              <w:bottom w:w="0" w:type="dxa"/>
              <w:right w:w="115" w:type="dxa"/>
            </w:tcMar>
            <w:vAlign w:val="center"/>
          </w:tcPr>
          <w:p w14:paraId="7676358A" w14:textId="77777777" w:rsidR="00A440A7" w:rsidRPr="00A3784E" w:rsidRDefault="00A440A7" w:rsidP="005B649A">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331CCDF6" w14:textId="76EAF49F" w:rsidR="008A116E" w:rsidRDefault="008A116E"/>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10222"/>
      </w:tblGrid>
      <w:tr w:rsidR="008F1E63" w:rsidRPr="00A3784E" w14:paraId="23C9290E" w14:textId="77777777" w:rsidTr="003A65C9">
        <w:trPr>
          <w:trHeight w:val="144"/>
        </w:trPr>
        <w:tc>
          <w:tcPr>
            <w:tcW w:w="10790" w:type="dxa"/>
            <w:gridSpan w:val="2"/>
            <w:tcMar>
              <w:top w:w="0" w:type="dxa"/>
              <w:left w:w="115" w:type="dxa"/>
              <w:bottom w:w="0" w:type="dxa"/>
              <w:right w:w="115" w:type="dxa"/>
            </w:tcMar>
          </w:tcPr>
          <w:p w14:paraId="20381D4F" w14:textId="6EA6B165" w:rsidR="008F1E63" w:rsidRPr="00A440A7" w:rsidRDefault="0081445E" w:rsidP="005B649A">
            <w:pPr>
              <w:pStyle w:val="BodyText2"/>
              <w:spacing w:before="0" w:after="0"/>
              <w:rPr>
                <w:rFonts w:asciiTheme="minorHAnsi" w:hAnsiTheme="minorHAnsi"/>
                <w:b/>
                <w:sz w:val="20"/>
                <w:szCs w:val="20"/>
              </w:rPr>
            </w:pPr>
            <w:bookmarkStart w:id="0" w:name="_Hlk94262212"/>
            <w:r>
              <w:rPr>
                <w:rFonts w:asciiTheme="minorHAnsi" w:hAnsiTheme="minorHAnsi"/>
                <w:b/>
                <w:sz w:val="20"/>
                <w:szCs w:val="20"/>
              </w:rPr>
              <w:lastRenderedPageBreak/>
              <w:t>E</w:t>
            </w:r>
            <w:r w:rsidR="008F1E63" w:rsidRPr="007E5A6A">
              <w:rPr>
                <w:rFonts w:asciiTheme="minorHAnsi" w:hAnsiTheme="minorHAnsi"/>
                <w:b/>
                <w:sz w:val="20"/>
                <w:szCs w:val="20"/>
              </w:rPr>
              <w:t xml:space="preserve">. </w:t>
            </w:r>
            <w:r w:rsidR="008F1E63">
              <w:rPr>
                <w:rFonts w:asciiTheme="minorHAnsi" w:hAnsiTheme="minorHAnsi"/>
                <w:b/>
                <w:sz w:val="20"/>
                <w:szCs w:val="20"/>
              </w:rPr>
              <w:t xml:space="preserve">Electric Clothes Dryer Ready – Systems in </w:t>
            </w:r>
            <w:r w:rsidR="00A10DA2">
              <w:rPr>
                <w:rFonts w:asciiTheme="minorHAnsi" w:hAnsiTheme="minorHAnsi"/>
                <w:b/>
                <w:sz w:val="20"/>
                <w:szCs w:val="20"/>
              </w:rPr>
              <w:t>C</w:t>
            </w:r>
            <w:r w:rsidR="008F1E63">
              <w:rPr>
                <w:rFonts w:asciiTheme="minorHAnsi" w:hAnsiTheme="minorHAnsi"/>
                <w:b/>
                <w:sz w:val="20"/>
                <w:szCs w:val="20"/>
              </w:rPr>
              <w:t xml:space="preserve">ommon </w:t>
            </w:r>
            <w:r w:rsidR="00A10DA2">
              <w:rPr>
                <w:rFonts w:asciiTheme="minorHAnsi" w:hAnsiTheme="minorHAnsi"/>
                <w:b/>
                <w:sz w:val="20"/>
                <w:szCs w:val="20"/>
              </w:rPr>
              <w:t>A</w:t>
            </w:r>
            <w:r w:rsidR="008F1E63">
              <w:rPr>
                <w:rFonts w:asciiTheme="minorHAnsi" w:hAnsiTheme="minorHAnsi"/>
                <w:b/>
                <w:sz w:val="20"/>
                <w:szCs w:val="20"/>
              </w:rPr>
              <w:t>reas</w:t>
            </w:r>
          </w:p>
        </w:tc>
      </w:tr>
      <w:tr w:rsidR="008F1E63" w:rsidRPr="00A3784E" w14:paraId="4D383EC3" w14:textId="77777777" w:rsidTr="003A65C9">
        <w:trPr>
          <w:trHeight w:val="144"/>
        </w:trPr>
        <w:tc>
          <w:tcPr>
            <w:tcW w:w="568" w:type="dxa"/>
            <w:tcMar>
              <w:top w:w="0" w:type="dxa"/>
              <w:left w:w="115" w:type="dxa"/>
              <w:bottom w:w="0" w:type="dxa"/>
              <w:right w:w="115" w:type="dxa"/>
            </w:tcMar>
            <w:vAlign w:val="center"/>
          </w:tcPr>
          <w:p w14:paraId="7738D141" w14:textId="77777777" w:rsidR="008F1E63" w:rsidRPr="00A3784E" w:rsidRDefault="008F1E63" w:rsidP="005B649A">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222" w:type="dxa"/>
            <w:tcMar>
              <w:top w:w="0" w:type="dxa"/>
              <w:left w:w="115" w:type="dxa"/>
              <w:bottom w:w="0" w:type="dxa"/>
              <w:right w:w="115" w:type="dxa"/>
            </w:tcMar>
            <w:vAlign w:val="center"/>
          </w:tcPr>
          <w:p w14:paraId="59C09C47" w14:textId="1270B800" w:rsidR="008F1E63" w:rsidRPr="00A440A7" w:rsidRDefault="00AD6825" w:rsidP="005B649A">
            <w:pPr>
              <w:pStyle w:val="BodyText2"/>
              <w:spacing w:before="0" w:after="0"/>
              <w:rPr>
                <w:rFonts w:asciiTheme="minorHAnsi" w:hAnsiTheme="minorHAnsi" w:cstheme="minorHAnsi"/>
                <w:sz w:val="18"/>
                <w:szCs w:val="18"/>
              </w:rPr>
            </w:pPr>
            <w:r w:rsidRPr="00AD6825">
              <w:rPr>
                <w:rFonts w:asciiTheme="minorHAnsi" w:hAnsiTheme="minorHAnsi" w:cstheme="minorHAnsi"/>
                <w:sz w:val="20"/>
                <w:szCs w:val="20"/>
              </w:rPr>
              <w:t xml:space="preserve">Conductors or raceway shall be installed with termination points at the main electrical panel, via subpanels panels if applicable, to a location no more than 3 feet from each gas outlet or a designated location of future electric replacement equipment. </w:t>
            </w:r>
          </w:p>
        </w:tc>
      </w:tr>
      <w:tr w:rsidR="008F1E63" w:rsidRPr="00A3784E" w14:paraId="6499610E" w14:textId="77777777" w:rsidTr="003A65C9">
        <w:trPr>
          <w:trHeight w:val="144"/>
        </w:trPr>
        <w:tc>
          <w:tcPr>
            <w:tcW w:w="568" w:type="dxa"/>
            <w:tcMar>
              <w:top w:w="0" w:type="dxa"/>
              <w:left w:w="115" w:type="dxa"/>
              <w:bottom w:w="0" w:type="dxa"/>
              <w:right w:w="115" w:type="dxa"/>
            </w:tcMar>
            <w:vAlign w:val="center"/>
          </w:tcPr>
          <w:p w14:paraId="465BCF04" w14:textId="01957C99" w:rsidR="008F1E63" w:rsidRDefault="008F1E63" w:rsidP="005B649A">
            <w:pPr>
              <w:pStyle w:val="BodyText2"/>
              <w:spacing w:before="0" w:after="0"/>
              <w:jc w:val="center"/>
              <w:rPr>
                <w:rFonts w:asciiTheme="minorHAnsi" w:hAnsiTheme="minorHAnsi"/>
                <w:sz w:val="18"/>
                <w:szCs w:val="18"/>
              </w:rPr>
            </w:pPr>
            <w:r>
              <w:rPr>
                <w:rFonts w:asciiTheme="minorHAnsi" w:hAnsiTheme="minorHAnsi"/>
                <w:sz w:val="18"/>
                <w:szCs w:val="18"/>
              </w:rPr>
              <w:t>0</w:t>
            </w:r>
            <w:r w:rsidR="002A2DF1">
              <w:rPr>
                <w:rFonts w:asciiTheme="minorHAnsi" w:hAnsiTheme="minorHAnsi"/>
                <w:sz w:val="18"/>
                <w:szCs w:val="18"/>
              </w:rPr>
              <w:t>2</w:t>
            </w:r>
          </w:p>
        </w:tc>
        <w:tc>
          <w:tcPr>
            <w:tcW w:w="10222" w:type="dxa"/>
            <w:tcMar>
              <w:top w:w="0" w:type="dxa"/>
              <w:left w:w="115" w:type="dxa"/>
              <w:bottom w:w="0" w:type="dxa"/>
              <w:right w:w="115" w:type="dxa"/>
            </w:tcMar>
            <w:vAlign w:val="center"/>
          </w:tcPr>
          <w:p w14:paraId="4B21A3E5" w14:textId="5D7D3FD5" w:rsidR="008F1E63" w:rsidRPr="00A440A7" w:rsidRDefault="00974DA7" w:rsidP="005B649A">
            <w:pPr>
              <w:pStyle w:val="BodyText2"/>
              <w:spacing w:before="0" w:after="0"/>
              <w:rPr>
                <w:rFonts w:asciiTheme="minorHAnsi" w:hAnsiTheme="minorHAnsi" w:cstheme="minorHAnsi"/>
                <w:sz w:val="18"/>
                <w:szCs w:val="18"/>
              </w:rPr>
            </w:pPr>
            <w:r w:rsidRPr="00974DA7">
              <w:rPr>
                <w:rFonts w:asciiTheme="minorHAnsi" w:hAnsiTheme="minorHAnsi" w:cstheme="minorHAnsi"/>
                <w:sz w:val="20"/>
                <w:szCs w:val="20"/>
              </w:rPr>
              <w:t>Both ends of the conductors or raceway shall be labelled “Future 240V Use.”</w:t>
            </w:r>
          </w:p>
        </w:tc>
      </w:tr>
      <w:tr w:rsidR="008F1E63" w:rsidRPr="00A3784E" w14:paraId="237A531F" w14:textId="77777777" w:rsidTr="003A65C9">
        <w:trPr>
          <w:trHeight w:val="144"/>
        </w:trPr>
        <w:tc>
          <w:tcPr>
            <w:tcW w:w="568" w:type="dxa"/>
            <w:tcMar>
              <w:top w:w="0" w:type="dxa"/>
              <w:left w:w="115" w:type="dxa"/>
              <w:bottom w:w="0" w:type="dxa"/>
              <w:right w:w="115" w:type="dxa"/>
            </w:tcMar>
            <w:vAlign w:val="center"/>
          </w:tcPr>
          <w:p w14:paraId="6B2D4042" w14:textId="57A5598C" w:rsidR="008F1E63" w:rsidRDefault="008F1E63" w:rsidP="005B649A">
            <w:pPr>
              <w:pStyle w:val="BodyText2"/>
              <w:spacing w:before="0" w:after="0"/>
              <w:jc w:val="center"/>
              <w:rPr>
                <w:rFonts w:asciiTheme="minorHAnsi" w:hAnsiTheme="minorHAnsi"/>
                <w:sz w:val="18"/>
                <w:szCs w:val="18"/>
              </w:rPr>
            </w:pPr>
            <w:r>
              <w:rPr>
                <w:rFonts w:asciiTheme="minorHAnsi" w:hAnsiTheme="minorHAnsi"/>
                <w:sz w:val="18"/>
                <w:szCs w:val="18"/>
              </w:rPr>
              <w:t>0</w:t>
            </w:r>
            <w:r w:rsidR="002A2DF1">
              <w:rPr>
                <w:rFonts w:asciiTheme="minorHAnsi" w:hAnsiTheme="minorHAnsi"/>
                <w:sz w:val="18"/>
                <w:szCs w:val="18"/>
              </w:rPr>
              <w:t>3</w:t>
            </w:r>
          </w:p>
        </w:tc>
        <w:tc>
          <w:tcPr>
            <w:tcW w:w="10222" w:type="dxa"/>
            <w:tcMar>
              <w:top w:w="0" w:type="dxa"/>
              <w:left w:w="115" w:type="dxa"/>
              <w:bottom w:w="0" w:type="dxa"/>
              <w:right w:w="115" w:type="dxa"/>
            </w:tcMar>
            <w:vAlign w:val="center"/>
          </w:tcPr>
          <w:p w14:paraId="0E5FCBD7" w14:textId="1D1B3FEA" w:rsidR="00D63143" w:rsidRPr="00D63143" w:rsidRDefault="002A2DF1" w:rsidP="00D63143">
            <w:pPr>
              <w:pStyle w:val="BodyText2"/>
              <w:rPr>
                <w:rFonts w:asciiTheme="minorHAnsi" w:hAnsiTheme="minorHAnsi" w:cstheme="minorHAnsi"/>
                <w:sz w:val="20"/>
                <w:szCs w:val="20"/>
              </w:rPr>
            </w:pPr>
            <w:r w:rsidRPr="002A2DF1">
              <w:rPr>
                <w:rFonts w:asciiTheme="minorHAnsi" w:hAnsiTheme="minorHAnsi" w:cstheme="minorHAnsi"/>
                <w:sz w:val="20"/>
                <w:szCs w:val="20"/>
              </w:rPr>
              <w:t>The conductors or raceway and any intervening subpanels, panelboards, switchboards, and busbars shall be sized to meet the future electric power requirements, at the service voltage to the point at which the conductors serving the building connect to the utility distribution system</w:t>
            </w:r>
            <w:r w:rsidR="00E65609">
              <w:rPr>
                <w:rFonts w:asciiTheme="minorHAnsi" w:hAnsiTheme="minorHAnsi" w:cstheme="minorHAnsi"/>
                <w:sz w:val="20"/>
                <w:szCs w:val="20"/>
              </w:rPr>
              <w:t>.</w:t>
            </w:r>
            <w:r w:rsidR="00D63143">
              <w:t xml:space="preserve"> </w:t>
            </w:r>
            <w:r w:rsidR="00D63143" w:rsidRPr="00D63143">
              <w:rPr>
                <w:rFonts w:asciiTheme="minorHAnsi" w:hAnsiTheme="minorHAnsi" w:cstheme="minorHAnsi"/>
                <w:sz w:val="20"/>
                <w:szCs w:val="20"/>
              </w:rPr>
              <w:t>Capacity shall be one of the following:</w:t>
            </w:r>
          </w:p>
          <w:p w14:paraId="62B2D6F2" w14:textId="61C8BD82" w:rsidR="008F1E63" w:rsidRDefault="00D63143" w:rsidP="00A10DA2">
            <w:pPr>
              <w:pStyle w:val="BodyText2"/>
              <w:numPr>
                <w:ilvl w:val="0"/>
                <w:numId w:val="22"/>
              </w:numPr>
              <w:spacing w:before="0" w:after="0"/>
              <w:ind w:left="750" w:hanging="390"/>
              <w:rPr>
                <w:rFonts w:asciiTheme="minorHAnsi" w:hAnsiTheme="minorHAnsi" w:cstheme="minorHAnsi"/>
                <w:sz w:val="20"/>
                <w:szCs w:val="20"/>
              </w:rPr>
            </w:pPr>
            <w:r w:rsidRPr="00D63143">
              <w:rPr>
                <w:rFonts w:asciiTheme="minorHAnsi" w:hAnsiTheme="minorHAnsi" w:cstheme="minorHAnsi"/>
                <w:sz w:val="20"/>
                <w:szCs w:val="20"/>
              </w:rPr>
              <w:t xml:space="preserve">24 amps at 208/240 volts per clothes </w:t>
            </w:r>
            <w:proofErr w:type="gramStart"/>
            <w:r w:rsidRPr="00D63143">
              <w:rPr>
                <w:rFonts w:asciiTheme="minorHAnsi" w:hAnsiTheme="minorHAnsi" w:cstheme="minorHAnsi"/>
                <w:sz w:val="20"/>
                <w:szCs w:val="20"/>
              </w:rPr>
              <w:t>dryer;</w:t>
            </w:r>
            <w:proofErr w:type="gramEnd"/>
          </w:p>
          <w:p w14:paraId="1657B376" w14:textId="77777777" w:rsidR="00D63143" w:rsidRPr="0081445E" w:rsidRDefault="00A236D5" w:rsidP="00A10DA2">
            <w:pPr>
              <w:pStyle w:val="BodyText2"/>
              <w:numPr>
                <w:ilvl w:val="0"/>
                <w:numId w:val="22"/>
              </w:numPr>
              <w:spacing w:before="0" w:after="0"/>
              <w:ind w:left="750" w:hanging="390"/>
              <w:rPr>
                <w:rFonts w:asciiTheme="minorHAnsi" w:hAnsiTheme="minorHAnsi" w:cstheme="minorHAnsi"/>
                <w:sz w:val="20"/>
                <w:szCs w:val="20"/>
              </w:rPr>
            </w:pPr>
            <w:r w:rsidRPr="0081445E">
              <w:rPr>
                <w:rFonts w:asciiTheme="minorHAnsi" w:hAnsiTheme="minorHAnsi" w:cstheme="minorHAnsi"/>
                <w:sz w:val="20"/>
                <w:szCs w:val="20"/>
              </w:rPr>
              <w:t>6 kVA for each 10,000 Btu per hour of rated gas input or gas pipe capacity; or</w:t>
            </w:r>
          </w:p>
          <w:p w14:paraId="61987A51" w14:textId="77777777" w:rsidR="00A236D5" w:rsidRPr="0081445E" w:rsidRDefault="00A10DA2" w:rsidP="00A10DA2">
            <w:pPr>
              <w:pStyle w:val="BodyText2"/>
              <w:numPr>
                <w:ilvl w:val="0"/>
                <w:numId w:val="22"/>
              </w:numPr>
              <w:spacing w:before="0" w:after="0"/>
              <w:ind w:left="750" w:hanging="390"/>
              <w:rPr>
                <w:rFonts w:asciiTheme="minorHAnsi" w:hAnsiTheme="minorHAnsi" w:cstheme="minorHAnsi"/>
                <w:sz w:val="18"/>
                <w:szCs w:val="18"/>
              </w:rPr>
            </w:pPr>
            <w:r w:rsidRPr="0081445E">
              <w:rPr>
                <w:rFonts w:asciiTheme="minorHAnsi" w:hAnsiTheme="minorHAnsi" w:cstheme="minorHAnsi"/>
                <w:sz w:val="20"/>
                <w:szCs w:val="20"/>
              </w:rPr>
              <w:t>The electrical power required to provide equivalent functionality of the gas-powered equipment as calculated and documented by the responsible person associated with the project.</w:t>
            </w:r>
          </w:p>
          <w:p w14:paraId="42070C94" w14:textId="5CCDE35E" w:rsidR="0081445E" w:rsidRPr="00A440A7" w:rsidRDefault="0081445E" w:rsidP="0081445E">
            <w:pPr>
              <w:pStyle w:val="BodyText2"/>
              <w:spacing w:before="0" w:after="0"/>
              <w:ind w:left="750"/>
              <w:rPr>
                <w:rFonts w:asciiTheme="minorHAnsi" w:hAnsiTheme="minorHAnsi" w:cstheme="minorHAnsi"/>
                <w:sz w:val="18"/>
                <w:szCs w:val="18"/>
              </w:rPr>
            </w:pPr>
          </w:p>
        </w:tc>
      </w:tr>
      <w:tr w:rsidR="008F1E63" w:rsidRPr="00A3784E" w14:paraId="2C8E5905" w14:textId="77777777" w:rsidTr="003A65C9">
        <w:trPr>
          <w:trHeight w:val="144"/>
        </w:trPr>
        <w:tc>
          <w:tcPr>
            <w:tcW w:w="568" w:type="dxa"/>
            <w:tcMar>
              <w:top w:w="0" w:type="dxa"/>
              <w:left w:w="115" w:type="dxa"/>
              <w:bottom w:w="0" w:type="dxa"/>
              <w:right w:w="115" w:type="dxa"/>
            </w:tcMar>
            <w:vAlign w:val="center"/>
          </w:tcPr>
          <w:p w14:paraId="26D39F6F" w14:textId="76896806" w:rsidR="008F1E63" w:rsidRDefault="008F1E63" w:rsidP="005B649A">
            <w:pPr>
              <w:pStyle w:val="BodyText2"/>
              <w:spacing w:before="0" w:after="0"/>
              <w:jc w:val="center"/>
              <w:rPr>
                <w:rFonts w:asciiTheme="minorHAnsi" w:hAnsiTheme="minorHAnsi"/>
                <w:sz w:val="18"/>
                <w:szCs w:val="18"/>
              </w:rPr>
            </w:pPr>
            <w:r>
              <w:rPr>
                <w:rFonts w:asciiTheme="minorHAnsi" w:hAnsiTheme="minorHAnsi"/>
                <w:sz w:val="18"/>
                <w:szCs w:val="18"/>
              </w:rPr>
              <w:t>0</w:t>
            </w:r>
            <w:r w:rsidR="00E65609">
              <w:rPr>
                <w:rFonts w:asciiTheme="minorHAnsi" w:hAnsiTheme="minorHAnsi"/>
                <w:sz w:val="18"/>
                <w:szCs w:val="18"/>
              </w:rPr>
              <w:t>4</w:t>
            </w:r>
          </w:p>
        </w:tc>
        <w:tc>
          <w:tcPr>
            <w:tcW w:w="10222" w:type="dxa"/>
            <w:tcMar>
              <w:top w:w="0" w:type="dxa"/>
              <w:left w:w="115" w:type="dxa"/>
              <w:bottom w:w="0" w:type="dxa"/>
              <w:right w:w="115" w:type="dxa"/>
            </w:tcMar>
            <w:vAlign w:val="center"/>
          </w:tcPr>
          <w:p w14:paraId="1F9830A1" w14:textId="55D9821B" w:rsidR="008F1E63" w:rsidRPr="00A440A7" w:rsidRDefault="00E65609" w:rsidP="005B649A">
            <w:pPr>
              <w:pStyle w:val="BodyText2"/>
              <w:spacing w:before="0" w:after="0"/>
              <w:rPr>
                <w:rFonts w:asciiTheme="minorHAnsi" w:hAnsiTheme="minorHAnsi" w:cstheme="minorHAnsi"/>
                <w:sz w:val="18"/>
                <w:szCs w:val="18"/>
              </w:rPr>
            </w:pPr>
            <w:r w:rsidRPr="00E65609">
              <w:rPr>
                <w:rFonts w:asciiTheme="minorHAnsi" w:hAnsiTheme="minorHAnsi" w:cstheme="minorHAnsi"/>
                <w:sz w:val="20"/>
                <w:szCs w:val="20"/>
              </w:rPr>
              <w:t>The capacity requirements may be adjusted for demand factors in accordance with the California Electric Code. Gas flow rates shall be determined in accordance with the California Plumbing Code.</w:t>
            </w:r>
          </w:p>
        </w:tc>
      </w:tr>
      <w:tr w:rsidR="008F1E63" w:rsidRPr="00A3784E" w14:paraId="6D488015" w14:textId="77777777" w:rsidTr="003A65C9">
        <w:trPr>
          <w:trHeight w:val="144"/>
        </w:trPr>
        <w:tc>
          <w:tcPr>
            <w:tcW w:w="10790" w:type="dxa"/>
            <w:gridSpan w:val="2"/>
            <w:tcMar>
              <w:top w:w="0" w:type="dxa"/>
              <w:left w:w="115" w:type="dxa"/>
              <w:bottom w:w="0" w:type="dxa"/>
              <w:right w:w="115" w:type="dxa"/>
            </w:tcMar>
            <w:vAlign w:val="center"/>
          </w:tcPr>
          <w:p w14:paraId="6BF9E80F" w14:textId="77777777" w:rsidR="008F1E63" w:rsidRPr="00A3784E" w:rsidRDefault="008F1E63" w:rsidP="005B649A">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bookmarkEnd w:id="0"/>
    </w:tbl>
    <w:p w14:paraId="1C300237" w14:textId="77777777" w:rsidR="008F1E63" w:rsidRDefault="008F1E63"/>
    <w:p w14:paraId="4196EACB" w14:textId="77777777" w:rsidR="000A4E0F" w:rsidRPr="000F1AF1" w:rsidRDefault="000A4E0F" w:rsidP="000A4E0F">
      <w:pPr>
        <w:rPr>
          <w:rFonts w:asciiTheme="minorHAnsi" w:hAnsiTheme="minorHAnsi" w:cstheme="minorHAnsi"/>
          <w:caps/>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F60D3A" w:rsidRPr="004C5DBE" w14:paraId="7B7B9288" w14:textId="77777777">
        <w:trPr>
          <w:trHeight w:val="206"/>
        </w:trPr>
        <w:tc>
          <w:tcPr>
            <w:tcW w:w="10943" w:type="dxa"/>
            <w:gridSpan w:val="4"/>
            <w:vAlign w:val="center"/>
          </w:tcPr>
          <w:p w14:paraId="70B8C572" w14:textId="02045188" w:rsidR="00F60D3A" w:rsidRPr="00E235FA" w:rsidRDefault="00F60D3A" w:rsidP="005B649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1" w:name="_Hlk86243627"/>
            <w:r w:rsidRPr="00E235FA">
              <w:rPr>
                <w:rFonts w:asciiTheme="minorHAnsi" w:hAnsiTheme="minorHAnsi" w:cs="Arial"/>
                <w:b/>
                <w:caps/>
              </w:rPr>
              <w:t>Documentation Author's Declaration Statement</w:t>
            </w:r>
            <w:r w:rsidR="008E4325">
              <w:rPr>
                <w:rFonts w:asciiTheme="minorHAnsi" w:hAnsiTheme="minorHAnsi" w:cs="Arial"/>
                <w:b/>
                <w:caps/>
              </w:rPr>
              <w:t xml:space="preserve"> </w:t>
            </w:r>
          </w:p>
        </w:tc>
      </w:tr>
      <w:tr w:rsidR="00F60D3A" w:rsidRPr="004C5DBE" w14:paraId="081B0A2E" w14:textId="77777777">
        <w:trPr>
          <w:trHeight w:hRule="exact" w:val="262"/>
        </w:trPr>
        <w:tc>
          <w:tcPr>
            <w:tcW w:w="10943" w:type="dxa"/>
            <w:gridSpan w:val="4"/>
            <w:vAlign w:val="center"/>
          </w:tcPr>
          <w:p w14:paraId="4EB16FCE" w14:textId="77777777" w:rsidR="00F60D3A" w:rsidRPr="00E235FA" w:rsidRDefault="00F60D3A" w:rsidP="005B649A">
            <w:pPr>
              <w:keepNext/>
              <w:numPr>
                <w:ilvl w:val="0"/>
                <w:numId w:val="19"/>
              </w:numPr>
              <w:tabs>
                <w:tab w:val="left" w:pos="-2600"/>
              </w:tabs>
              <w:ind w:right="90"/>
              <w:outlineLvl w:val="2"/>
              <w:rPr>
                <w:rFonts w:asciiTheme="minorHAnsi" w:hAnsiTheme="minorHAnsi"/>
              </w:rPr>
            </w:pPr>
            <w:r w:rsidRPr="00E235FA">
              <w:rPr>
                <w:rFonts w:asciiTheme="minorHAnsi" w:hAnsiTheme="minorHAnsi"/>
              </w:rPr>
              <w:t>I certify that this Certificate of Installation documentation is accurate and complete.</w:t>
            </w:r>
          </w:p>
        </w:tc>
      </w:tr>
      <w:tr w:rsidR="00F60D3A" w:rsidRPr="004C5DBE" w14:paraId="197459ED" w14:textId="77777777">
        <w:trPr>
          <w:trHeight w:val="360"/>
        </w:trPr>
        <w:tc>
          <w:tcPr>
            <w:tcW w:w="5577" w:type="dxa"/>
            <w:gridSpan w:val="2"/>
          </w:tcPr>
          <w:p w14:paraId="1062401C" w14:textId="77777777" w:rsidR="00F60D3A" w:rsidRPr="00E235FA" w:rsidRDefault="00F60D3A" w:rsidP="005B649A">
            <w:pPr>
              <w:keepNext/>
              <w:rPr>
                <w:rFonts w:asciiTheme="minorHAnsi" w:hAnsiTheme="minorHAnsi"/>
              </w:rPr>
            </w:pPr>
            <w:r w:rsidRPr="00E235FA">
              <w:rPr>
                <w:rFonts w:asciiTheme="minorHAnsi" w:hAnsiTheme="minorHAnsi"/>
              </w:rPr>
              <w:t>Documentation Author Name:</w:t>
            </w:r>
          </w:p>
        </w:tc>
        <w:tc>
          <w:tcPr>
            <w:tcW w:w="5366" w:type="dxa"/>
            <w:gridSpan w:val="2"/>
          </w:tcPr>
          <w:p w14:paraId="24422AE5" w14:textId="77777777" w:rsidR="00F60D3A" w:rsidRPr="00E235FA" w:rsidRDefault="00F60D3A" w:rsidP="005B649A">
            <w:pPr>
              <w:keepNext/>
              <w:rPr>
                <w:rFonts w:asciiTheme="minorHAnsi" w:hAnsiTheme="minorHAnsi"/>
              </w:rPr>
            </w:pPr>
            <w:r w:rsidRPr="00E235FA">
              <w:rPr>
                <w:rFonts w:asciiTheme="minorHAnsi" w:hAnsiTheme="minorHAnsi"/>
              </w:rPr>
              <w:t>Documentation Author Signature:</w:t>
            </w:r>
          </w:p>
        </w:tc>
      </w:tr>
      <w:tr w:rsidR="00F60D3A" w:rsidRPr="004C5DBE" w14:paraId="3F35B90D" w14:textId="77777777">
        <w:trPr>
          <w:trHeight w:val="360"/>
        </w:trPr>
        <w:tc>
          <w:tcPr>
            <w:tcW w:w="5577" w:type="dxa"/>
            <w:gridSpan w:val="2"/>
          </w:tcPr>
          <w:p w14:paraId="1FAA9E8F" w14:textId="77777777" w:rsidR="00F60D3A" w:rsidRPr="00E235FA" w:rsidRDefault="00F60D3A" w:rsidP="005B649A">
            <w:pPr>
              <w:keepNext/>
              <w:rPr>
                <w:rFonts w:asciiTheme="minorHAnsi" w:hAnsiTheme="minorHAnsi"/>
              </w:rPr>
            </w:pPr>
            <w:r w:rsidRPr="00E235FA">
              <w:rPr>
                <w:rFonts w:asciiTheme="minorHAnsi" w:hAnsiTheme="minorHAnsi"/>
              </w:rPr>
              <w:t>Documentation Author Company Name:</w:t>
            </w:r>
          </w:p>
        </w:tc>
        <w:tc>
          <w:tcPr>
            <w:tcW w:w="5366" w:type="dxa"/>
            <w:gridSpan w:val="2"/>
          </w:tcPr>
          <w:p w14:paraId="6F919609" w14:textId="77777777" w:rsidR="00F60D3A" w:rsidRPr="00E235FA" w:rsidRDefault="00F60D3A" w:rsidP="005B649A">
            <w:pPr>
              <w:keepNext/>
              <w:rPr>
                <w:rFonts w:asciiTheme="minorHAnsi" w:hAnsiTheme="minorHAnsi"/>
              </w:rPr>
            </w:pPr>
            <w:r w:rsidRPr="00E235FA">
              <w:rPr>
                <w:rFonts w:asciiTheme="minorHAnsi" w:hAnsiTheme="minorHAnsi"/>
              </w:rPr>
              <w:t>Date Signed:</w:t>
            </w:r>
          </w:p>
        </w:tc>
      </w:tr>
      <w:tr w:rsidR="00F60D3A" w:rsidRPr="004C5DBE" w14:paraId="1A8B3089" w14:textId="77777777">
        <w:trPr>
          <w:trHeight w:val="360"/>
        </w:trPr>
        <w:tc>
          <w:tcPr>
            <w:tcW w:w="5577" w:type="dxa"/>
            <w:gridSpan w:val="2"/>
          </w:tcPr>
          <w:p w14:paraId="0B090337" w14:textId="77777777" w:rsidR="00F60D3A" w:rsidRPr="00E235FA" w:rsidRDefault="00F60D3A" w:rsidP="005B649A">
            <w:pPr>
              <w:keepNext/>
              <w:rPr>
                <w:rFonts w:asciiTheme="minorHAnsi" w:hAnsiTheme="minorHAnsi"/>
              </w:rPr>
            </w:pPr>
            <w:r w:rsidRPr="00E235FA">
              <w:rPr>
                <w:rFonts w:asciiTheme="minorHAnsi" w:hAnsiTheme="minorHAnsi"/>
              </w:rPr>
              <w:t>Address:</w:t>
            </w:r>
          </w:p>
        </w:tc>
        <w:tc>
          <w:tcPr>
            <w:tcW w:w="5366" w:type="dxa"/>
            <w:gridSpan w:val="2"/>
          </w:tcPr>
          <w:p w14:paraId="73CD0023" w14:textId="77777777" w:rsidR="00F60D3A" w:rsidRPr="00E235FA" w:rsidRDefault="00F60D3A" w:rsidP="005B649A">
            <w:pPr>
              <w:keepNext/>
              <w:rPr>
                <w:rFonts w:asciiTheme="minorHAnsi" w:hAnsiTheme="minorHAnsi"/>
              </w:rPr>
            </w:pPr>
            <w:r w:rsidRPr="00E235FA">
              <w:rPr>
                <w:rFonts w:asciiTheme="minorHAnsi" w:hAnsiTheme="minorHAnsi"/>
              </w:rPr>
              <w:t>CEA/HERS Certification Identification (If applicable):</w:t>
            </w:r>
          </w:p>
        </w:tc>
      </w:tr>
      <w:tr w:rsidR="00F60D3A" w:rsidRPr="004C5DBE" w14:paraId="78C85125" w14:textId="77777777">
        <w:trPr>
          <w:trHeight w:val="360"/>
        </w:trPr>
        <w:tc>
          <w:tcPr>
            <w:tcW w:w="5577" w:type="dxa"/>
            <w:gridSpan w:val="2"/>
          </w:tcPr>
          <w:p w14:paraId="68D1A7F2" w14:textId="77777777" w:rsidR="00F60D3A" w:rsidRPr="00E235FA" w:rsidRDefault="00F60D3A" w:rsidP="005B649A">
            <w:pPr>
              <w:keepNext/>
              <w:rPr>
                <w:rFonts w:asciiTheme="minorHAnsi" w:hAnsiTheme="minorHAnsi"/>
              </w:rPr>
            </w:pPr>
            <w:r w:rsidRPr="00E235FA">
              <w:rPr>
                <w:rFonts w:asciiTheme="minorHAnsi" w:hAnsiTheme="minorHAnsi"/>
              </w:rPr>
              <w:t>City/State/Zip:</w:t>
            </w:r>
          </w:p>
        </w:tc>
        <w:tc>
          <w:tcPr>
            <w:tcW w:w="5366" w:type="dxa"/>
            <w:gridSpan w:val="2"/>
          </w:tcPr>
          <w:p w14:paraId="4E24E740" w14:textId="77777777" w:rsidR="00F60D3A" w:rsidRPr="00E235FA" w:rsidRDefault="00F60D3A" w:rsidP="005B649A">
            <w:pPr>
              <w:keepNext/>
              <w:rPr>
                <w:rFonts w:asciiTheme="minorHAnsi" w:hAnsiTheme="minorHAnsi"/>
              </w:rPr>
            </w:pPr>
            <w:r w:rsidRPr="00E235FA">
              <w:rPr>
                <w:rFonts w:asciiTheme="minorHAnsi" w:hAnsiTheme="minorHAnsi"/>
              </w:rPr>
              <w:t>Phone:</w:t>
            </w:r>
          </w:p>
        </w:tc>
      </w:tr>
      <w:tr w:rsidR="00F60D3A" w:rsidRPr="004C5DBE" w14:paraId="5B2271E5" w14:textId="77777777">
        <w:tblPrEx>
          <w:tblCellMar>
            <w:left w:w="115" w:type="dxa"/>
            <w:right w:w="115" w:type="dxa"/>
          </w:tblCellMar>
        </w:tblPrEx>
        <w:trPr>
          <w:trHeight w:val="296"/>
        </w:trPr>
        <w:tc>
          <w:tcPr>
            <w:tcW w:w="10943" w:type="dxa"/>
            <w:gridSpan w:val="4"/>
            <w:vAlign w:val="center"/>
          </w:tcPr>
          <w:p w14:paraId="37DE02E9" w14:textId="77777777" w:rsidR="00F60D3A" w:rsidRPr="00E235FA" w:rsidRDefault="00F60D3A" w:rsidP="005B649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235FA">
              <w:rPr>
                <w:rFonts w:asciiTheme="minorHAnsi" w:hAnsiTheme="minorHAnsi" w:cs="Arial"/>
                <w:b/>
                <w:caps/>
              </w:rPr>
              <w:t>Responsible Person's Declaration statement</w:t>
            </w:r>
          </w:p>
        </w:tc>
      </w:tr>
      <w:tr w:rsidR="00F60D3A" w:rsidRPr="004C5DBE" w14:paraId="3EC9C064" w14:textId="77777777">
        <w:tblPrEx>
          <w:tblCellMar>
            <w:left w:w="115" w:type="dxa"/>
            <w:right w:w="115" w:type="dxa"/>
          </w:tblCellMar>
        </w:tblPrEx>
        <w:trPr>
          <w:trHeight w:val="504"/>
        </w:trPr>
        <w:tc>
          <w:tcPr>
            <w:tcW w:w="10943" w:type="dxa"/>
            <w:gridSpan w:val="4"/>
          </w:tcPr>
          <w:p w14:paraId="53784272" w14:textId="77777777" w:rsidR="00F60D3A" w:rsidRPr="00E235FA" w:rsidRDefault="00F60D3A" w:rsidP="005B649A">
            <w:pPr>
              <w:keepNext/>
              <w:numPr>
                <w:ilvl w:val="0"/>
                <w:numId w:val="19"/>
              </w:numPr>
              <w:tabs>
                <w:tab w:val="left" w:pos="-2600"/>
              </w:tabs>
              <w:ind w:right="90"/>
              <w:outlineLvl w:val="2"/>
              <w:rPr>
                <w:rFonts w:ascii="Calibri" w:hAnsi="Calibri"/>
              </w:rPr>
            </w:pPr>
            <w:r w:rsidRPr="00E235FA">
              <w:rPr>
                <w:rFonts w:ascii="Calibri" w:hAnsi="Calibri"/>
              </w:rPr>
              <w:t>I certify the following under penalty of perjury, under the laws of the State of California:</w:t>
            </w:r>
          </w:p>
          <w:p w14:paraId="4799EA9A" w14:textId="77777777" w:rsidR="00F60D3A" w:rsidRPr="00E235FA" w:rsidRDefault="00F60D3A" w:rsidP="005B649A">
            <w:pPr>
              <w:keepNext/>
              <w:numPr>
                <w:ilvl w:val="0"/>
                <w:numId w:val="20"/>
              </w:numPr>
              <w:tabs>
                <w:tab w:val="left" w:pos="-2600"/>
              </w:tabs>
              <w:ind w:left="1080" w:right="90" w:hanging="270"/>
              <w:outlineLvl w:val="2"/>
              <w:rPr>
                <w:rFonts w:asciiTheme="minorHAnsi" w:eastAsiaTheme="majorEastAsia" w:hAnsiTheme="minorHAnsi" w:cstheme="minorHAnsi"/>
              </w:rPr>
            </w:pPr>
            <w:r w:rsidRPr="00E235FA">
              <w:rPr>
                <w:rFonts w:asciiTheme="minorHAnsi" w:eastAsiaTheme="majorEastAsia" w:hAnsiTheme="minorHAnsi" w:cstheme="minorHAnsi"/>
              </w:rPr>
              <w:t xml:space="preserve">The information provided on this Certificate of Installation is true and correct. </w:t>
            </w:r>
          </w:p>
          <w:p w14:paraId="76C9F1F4" w14:textId="77777777" w:rsidR="00F60D3A" w:rsidRPr="00E235FA" w:rsidRDefault="00F60D3A" w:rsidP="005B649A">
            <w:pPr>
              <w:keepNext/>
              <w:widowControl w:val="0"/>
              <w:numPr>
                <w:ilvl w:val="0"/>
                <w:numId w:val="20"/>
              </w:numPr>
              <w:ind w:left="1080" w:right="90" w:hanging="270"/>
              <w:rPr>
                <w:rFonts w:asciiTheme="minorHAnsi" w:hAnsiTheme="minorHAnsi" w:cstheme="minorHAnsi"/>
              </w:rPr>
            </w:pPr>
            <w:r w:rsidRPr="00E235FA">
              <w:rPr>
                <w:rFonts w:asciiTheme="minorHAnsi" w:hAnsiTheme="minorHAnsi" w:cstheme="minorHAnsi"/>
                <w:snapToGrid w:val="0"/>
              </w:rPr>
              <w:t xml:space="preserve">I am either: a) a responsible person eligible under Division 3 of the Business and Professions Code </w:t>
            </w:r>
            <w:r w:rsidRPr="00E235FA">
              <w:rPr>
                <w:rFonts w:asciiTheme="minorHAnsi" w:hAnsiTheme="minorHAnsi" w:cstheme="minorHAnsi"/>
              </w:rPr>
              <w:t xml:space="preserve">in the applicable classification to accept responsibility for the system design, construction, or installation </w:t>
            </w:r>
            <w:r w:rsidRPr="00E235FA">
              <w:rPr>
                <w:rFonts w:asciiTheme="minorHAnsi" w:hAnsiTheme="minorHAnsi" w:cstheme="minorHAnsi"/>
                <w:snapToGrid w:val="0"/>
              </w:rPr>
              <w:t xml:space="preserve">of features, materials, components, or manufactured devices </w:t>
            </w:r>
            <w:r w:rsidRPr="00E235FA">
              <w:rPr>
                <w:rFonts w:asciiTheme="minorHAnsi" w:hAnsiTheme="minorHAnsi" w:cstheme="minorHAnsi"/>
              </w:rPr>
              <w:t xml:space="preserve">for the scope of work identified on this Certificate of Installation, </w:t>
            </w:r>
            <w:r w:rsidRPr="00E235FA">
              <w:rPr>
                <w:rFonts w:asciiTheme="minorHAnsi" w:hAnsiTheme="minorHAnsi" w:cstheme="minorHAnsi"/>
                <w:snapToGrid w:val="0"/>
              </w:rPr>
              <w:t>and attest to the declarations in this statement</w:t>
            </w:r>
            <w:r w:rsidRPr="00E235FA">
              <w:rPr>
                <w:rFonts w:asciiTheme="minorHAnsi" w:hAnsiTheme="minorHAnsi" w:cstheme="minorHAnsi"/>
              </w:rPr>
              <w:t>, or b) I am an authorized representative of the responsible person and attest to the declarations in this statement on the responsible person’s behalf.</w:t>
            </w:r>
          </w:p>
          <w:p w14:paraId="3C541FF1" w14:textId="77777777" w:rsidR="00F60D3A" w:rsidRPr="00E235FA" w:rsidRDefault="00F60D3A" w:rsidP="005B649A">
            <w:pPr>
              <w:keepNext/>
              <w:numPr>
                <w:ilvl w:val="0"/>
                <w:numId w:val="20"/>
              </w:numPr>
              <w:autoSpaceDE w:val="0"/>
              <w:autoSpaceDN w:val="0"/>
              <w:adjustRightInd w:val="0"/>
              <w:ind w:left="1080" w:right="90" w:hanging="270"/>
              <w:contextualSpacing/>
              <w:rPr>
                <w:rFonts w:asciiTheme="minorHAnsi" w:hAnsiTheme="minorHAnsi" w:cstheme="minorHAnsi"/>
              </w:rPr>
            </w:pPr>
            <w:r w:rsidRPr="00E235FA">
              <w:rPr>
                <w:rFonts w:asciiTheme="minorHAnsi" w:hAnsiTheme="minorHAnsi" w:cstheme="minorHAnsi"/>
              </w:rPr>
              <w:t xml:space="preserve">The constructed or installed features, materials, </w:t>
            </w:r>
            <w:proofErr w:type="gramStart"/>
            <w:r w:rsidRPr="00E235FA">
              <w:rPr>
                <w:rFonts w:asciiTheme="minorHAnsi" w:hAnsiTheme="minorHAnsi" w:cstheme="minorHAnsi"/>
              </w:rPr>
              <w:t>components</w:t>
            </w:r>
            <w:proofErr w:type="gramEnd"/>
            <w:r w:rsidRPr="00E235FA">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25A3599" w14:textId="77777777" w:rsidR="00F60D3A" w:rsidRPr="00E235FA" w:rsidRDefault="00F60D3A" w:rsidP="005B649A">
            <w:pPr>
              <w:keepNext/>
              <w:numPr>
                <w:ilvl w:val="0"/>
                <w:numId w:val="20"/>
              </w:numPr>
              <w:autoSpaceDE w:val="0"/>
              <w:autoSpaceDN w:val="0"/>
              <w:adjustRightInd w:val="0"/>
              <w:ind w:left="1080" w:right="90" w:hanging="270"/>
              <w:contextualSpacing/>
              <w:rPr>
                <w:rFonts w:asciiTheme="minorHAnsi" w:hAnsiTheme="minorHAnsi" w:cstheme="minorHAnsi"/>
              </w:rPr>
            </w:pPr>
            <w:r w:rsidRPr="00E235FA">
              <w:rPr>
                <w:rFonts w:asciiTheme="minorHAnsi" w:hAnsiTheme="minorHAnsi" w:cstheme="minorHAnsi"/>
              </w:rPr>
              <w:t xml:space="preserve">I understand that a registered copy of this Certificate of Installation shall be posted or made available with the building permit(s) issued for the </w:t>
            </w:r>
            <w:proofErr w:type="gramStart"/>
            <w:r w:rsidRPr="00E235FA">
              <w:rPr>
                <w:rFonts w:asciiTheme="minorHAnsi" w:hAnsiTheme="minorHAnsi" w:cstheme="minorHAnsi"/>
              </w:rPr>
              <w:t>building, and</w:t>
            </w:r>
            <w:proofErr w:type="gramEnd"/>
            <w:r w:rsidRPr="00E235FA">
              <w:rPr>
                <w:rFonts w:asciiTheme="minorHAnsi" w:hAnsiTheme="minorHAnsi" w:cstheme="minorHAnsi"/>
              </w:rPr>
              <w:t xml:space="preserve"> made available to the enforcement agency for all applicable inspections, and I will take the necessary steps to ensure this requirement is accomplished. </w:t>
            </w:r>
          </w:p>
          <w:p w14:paraId="59C6E847" w14:textId="77777777" w:rsidR="00F60D3A" w:rsidRPr="00E235FA" w:rsidRDefault="00F60D3A" w:rsidP="005B649A">
            <w:pPr>
              <w:keepNext/>
              <w:numPr>
                <w:ilvl w:val="0"/>
                <w:numId w:val="20"/>
              </w:numPr>
              <w:autoSpaceDE w:val="0"/>
              <w:autoSpaceDN w:val="0"/>
              <w:adjustRightInd w:val="0"/>
              <w:ind w:left="1080" w:right="90" w:hanging="270"/>
              <w:contextualSpacing/>
            </w:pPr>
            <w:r w:rsidRPr="00E235FA">
              <w:rPr>
                <w:rFonts w:asciiTheme="minorHAnsi"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F60D3A" w:rsidRPr="004C5DBE" w14:paraId="069DB602" w14:textId="77777777">
        <w:tblPrEx>
          <w:tblCellMar>
            <w:left w:w="108" w:type="dxa"/>
            <w:right w:w="108" w:type="dxa"/>
          </w:tblCellMar>
        </w:tblPrEx>
        <w:trPr>
          <w:trHeight w:val="360"/>
        </w:trPr>
        <w:tc>
          <w:tcPr>
            <w:tcW w:w="5307" w:type="dxa"/>
          </w:tcPr>
          <w:p w14:paraId="5CE68994" w14:textId="77777777" w:rsidR="00F60D3A" w:rsidRPr="00E235FA" w:rsidRDefault="00F60D3A" w:rsidP="005B64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Name:</w:t>
            </w:r>
          </w:p>
        </w:tc>
        <w:tc>
          <w:tcPr>
            <w:tcW w:w="5636" w:type="dxa"/>
            <w:gridSpan w:val="3"/>
          </w:tcPr>
          <w:p w14:paraId="1338D706" w14:textId="77777777" w:rsidR="00F60D3A" w:rsidRPr="00E235FA" w:rsidRDefault="00F60D3A" w:rsidP="005B64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Signature:</w:t>
            </w:r>
          </w:p>
        </w:tc>
      </w:tr>
      <w:tr w:rsidR="00F60D3A" w:rsidRPr="004C5DBE" w14:paraId="2E3AA69C" w14:textId="7777777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5C205F" w14:textId="77777777" w:rsidR="00F60D3A" w:rsidRPr="00E235FA" w:rsidRDefault="00F60D3A" w:rsidP="005B64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852DED0" w14:textId="77777777" w:rsidR="00F60D3A" w:rsidRPr="00E235FA" w:rsidRDefault="00F60D3A" w:rsidP="005B64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Position With Company (Title):</w:t>
            </w:r>
          </w:p>
        </w:tc>
      </w:tr>
      <w:tr w:rsidR="00F60D3A" w:rsidRPr="004C5DBE" w14:paraId="5A0BFFA2" w14:textId="7777777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B16685F" w14:textId="77777777" w:rsidR="00F60D3A" w:rsidRPr="00E235FA" w:rsidRDefault="00F60D3A" w:rsidP="005B64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5AEB2BE" w14:textId="77777777" w:rsidR="00F60D3A" w:rsidRPr="00E235FA" w:rsidRDefault="00F60D3A" w:rsidP="005B64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CSLB License:</w:t>
            </w:r>
          </w:p>
        </w:tc>
      </w:tr>
      <w:tr w:rsidR="00F60D3A" w:rsidRPr="004C5DBE" w14:paraId="2E39CAC7" w14:textId="7777777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5AD72D" w14:textId="77777777" w:rsidR="00F60D3A" w:rsidRPr="00E235FA" w:rsidRDefault="00F60D3A" w:rsidP="005B64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CFD8D59" w14:textId="77777777" w:rsidR="00F60D3A" w:rsidRPr="00E235FA" w:rsidRDefault="00F60D3A" w:rsidP="005B64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Phone:</w:t>
            </w:r>
          </w:p>
        </w:tc>
        <w:tc>
          <w:tcPr>
            <w:tcW w:w="2815" w:type="dxa"/>
            <w:tcBorders>
              <w:top w:val="single" w:sz="4" w:space="0" w:color="auto"/>
              <w:left w:val="single" w:sz="4" w:space="0" w:color="auto"/>
              <w:bottom w:val="single" w:sz="4" w:space="0" w:color="auto"/>
              <w:right w:val="single" w:sz="4" w:space="0" w:color="auto"/>
            </w:tcBorders>
          </w:tcPr>
          <w:p w14:paraId="36246B6B" w14:textId="77777777" w:rsidR="00F60D3A" w:rsidRPr="00E235FA" w:rsidRDefault="00F60D3A" w:rsidP="005B64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Date Signed:</w:t>
            </w:r>
          </w:p>
        </w:tc>
      </w:tr>
      <w:bookmarkEnd w:id="1"/>
    </w:tbl>
    <w:p w14:paraId="63CE2C3D" w14:textId="77777777" w:rsidR="00234A38" w:rsidRDefault="00234A38" w:rsidP="000A4E0F">
      <w:pPr>
        <w:rPr>
          <w:rFonts w:asciiTheme="minorHAnsi" w:hAnsiTheme="minorHAnsi" w:cstheme="minorHAnsi"/>
          <w:bCs/>
          <w:caps/>
        </w:rPr>
        <w:sectPr w:rsidR="00234A38" w:rsidSect="006F315F">
          <w:headerReference w:type="default" r:id="rId12"/>
          <w:footerReference w:type="default" r:id="rId13"/>
          <w:pgSz w:w="12240" w:h="15840" w:code="1"/>
          <w:pgMar w:top="720" w:right="720" w:bottom="720" w:left="720" w:header="180" w:footer="576" w:gutter="0"/>
          <w:pgNumType w:start="1"/>
          <w:cols w:space="720"/>
          <w:docGrid w:linePitch="272"/>
        </w:sectPr>
      </w:pPr>
    </w:p>
    <w:p w14:paraId="58F15EBA" w14:textId="77D39A21" w:rsidR="00234A38" w:rsidRDefault="001846BD" w:rsidP="00234A38">
      <w:pPr>
        <w:pStyle w:val="BodyText2"/>
        <w:jc w:val="center"/>
        <w:rPr>
          <w:rFonts w:asciiTheme="minorHAnsi" w:hAnsiTheme="minorHAnsi"/>
          <w:b/>
          <w:sz w:val="18"/>
          <w:szCs w:val="18"/>
        </w:rPr>
      </w:pPr>
      <w:r>
        <w:rPr>
          <w:rFonts w:asciiTheme="minorHAnsi" w:hAnsiTheme="minorHAnsi"/>
          <w:b/>
          <w:sz w:val="18"/>
          <w:szCs w:val="18"/>
        </w:rPr>
        <w:lastRenderedPageBreak/>
        <w:t>LMCI</w:t>
      </w:r>
      <w:r w:rsidR="00234A38">
        <w:rPr>
          <w:rFonts w:asciiTheme="minorHAnsi" w:hAnsiTheme="minorHAnsi"/>
          <w:b/>
          <w:sz w:val="18"/>
          <w:szCs w:val="18"/>
        </w:rPr>
        <w:t>-</w:t>
      </w:r>
      <w:r w:rsidR="005B2C88">
        <w:rPr>
          <w:rFonts w:asciiTheme="minorHAnsi" w:hAnsiTheme="minorHAnsi"/>
          <w:b/>
          <w:sz w:val="18"/>
          <w:szCs w:val="18"/>
        </w:rPr>
        <w:t>ELC</w:t>
      </w:r>
      <w:r w:rsidR="00234A38">
        <w:rPr>
          <w:rFonts w:asciiTheme="minorHAnsi" w:hAnsiTheme="minorHAnsi"/>
          <w:b/>
          <w:sz w:val="18"/>
          <w:szCs w:val="18"/>
        </w:rPr>
        <w:t>-01-E User Instructions</w:t>
      </w:r>
    </w:p>
    <w:p w14:paraId="3ECBDB4A" w14:textId="77777777" w:rsidR="00234A38" w:rsidRDefault="00234A38" w:rsidP="00234A38">
      <w:pPr>
        <w:pStyle w:val="BodyText2"/>
        <w:ind w:left="720"/>
        <w:rPr>
          <w:rFonts w:asciiTheme="minorHAnsi" w:hAnsiTheme="minorHAnsi"/>
          <w:b/>
          <w:sz w:val="18"/>
          <w:szCs w:val="18"/>
        </w:rPr>
      </w:pPr>
    </w:p>
    <w:p w14:paraId="2DA877EE" w14:textId="77777777" w:rsidR="00234A38" w:rsidRPr="008A116E" w:rsidRDefault="00234A38" w:rsidP="000A1C8C">
      <w:pPr>
        <w:pStyle w:val="BodyText2"/>
        <w:ind w:left="360"/>
        <w:rPr>
          <w:rFonts w:asciiTheme="minorHAnsi" w:hAnsiTheme="minorHAnsi"/>
          <w:b/>
          <w:sz w:val="18"/>
          <w:szCs w:val="18"/>
        </w:rPr>
      </w:pPr>
      <w:r>
        <w:rPr>
          <w:rFonts w:asciiTheme="minorHAnsi" w:hAnsiTheme="minorHAnsi"/>
          <w:b/>
          <w:sz w:val="18"/>
          <w:szCs w:val="18"/>
        </w:rPr>
        <w:t xml:space="preserve">A. </w:t>
      </w:r>
      <w:r w:rsidRPr="008A116E" w:rsidDel="008051A4">
        <w:rPr>
          <w:rFonts w:asciiTheme="minorHAnsi" w:hAnsiTheme="minorHAnsi"/>
          <w:b/>
          <w:sz w:val="18"/>
          <w:szCs w:val="18"/>
        </w:rPr>
        <w:t>General Information</w:t>
      </w:r>
    </w:p>
    <w:p w14:paraId="30D86580" w14:textId="1B8362FC" w:rsidR="00234A38" w:rsidRPr="00B70359" w:rsidRDefault="005B2C88" w:rsidP="000A1C8C">
      <w:pPr>
        <w:pStyle w:val="BodyText2"/>
        <w:numPr>
          <w:ilvl w:val="0"/>
          <w:numId w:val="13"/>
        </w:numPr>
        <w:ind w:left="810" w:hanging="360"/>
        <w:rPr>
          <w:rFonts w:asciiTheme="minorHAnsi" w:hAnsiTheme="minorHAnsi"/>
          <w:sz w:val="18"/>
          <w:szCs w:val="18"/>
        </w:rPr>
      </w:pPr>
      <w:r>
        <w:rPr>
          <w:rFonts w:asciiTheme="minorHAnsi" w:hAnsiTheme="minorHAnsi"/>
          <w:sz w:val="18"/>
          <w:szCs w:val="18"/>
        </w:rPr>
        <w:t xml:space="preserve">Project Scope: </w:t>
      </w:r>
      <w:r w:rsidR="00234A38" w:rsidRPr="00B70359">
        <w:rPr>
          <w:rFonts w:asciiTheme="minorHAnsi" w:hAnsiTheme="minorHAnsi"/>
          <w:sz w:val="18"/>
          <w:szCs w:val="18"/>
        </w:rPr>
        <w:t xml:space="preserve">User selects </w:t>
      </w:r>
      <w:r>
        <w:rPr>
          <w:rFonts w:asciiTheme="minorHAnsi" w:hAnsiTheme="minorHAnsi"/>
          <w:sz w:val="18"/>
          <w:szCs w:val="18"/>
        </w:rPr>
        <w:t>all that apply: Heat Pump Space Heater Ready, Electric Cooktop Ready, and Electric Clothes Dryer Ready</w:t>
      </w:r>
    </w:p>
    <w:p w14:paraId="4FBFA11E" w14:textId="77777777" w:rsidR="00234A38" w:rsidRPr="00B70359" w:rsidRDefault="00234A38" w:rsidP="000A1C8C">
      <w:pPr>
        <w:pStyle w:val="BodyText2"/>
        <w:ind w:left="360"/>
        <w:rPr>
          <w:rFonts w:asciiTheme="minorHAnsi" w:hAnsiTheme="minorHAnsi"/>
          <w:sz w:val="18"/>
          <w:szCs w:val="18"/>
        </w:rPr>
      </w:pPr>
    </w:p>
    <w:p w14:paraId="22C8F1FC" w14:textId="34042C28" w:rsidR="00234A38" w:rsidRPr="00B70359" w:rsidRDefault="00A333E3" w:rsidP="000A1C8C">
      <w:pPr>
        <w:pStyle w:val="BodyText2"/>
        <w:ind w:left="360"/>
        <w:rPr>
          <w:rFonts w:asciiTheme="minorHAnsi" w:hAnsiTheme="minorHAnsi"/>
          <w:sz w:val="18"/>
          <w:szCs w:val="18"/>
        </w:rPr>
      </w:pPr>
      <w:r>
        <w:rPr>
          <w:rFonts w:asciiTheme="minorHAnsi" w:hAnsiTheme="minorHAnsi"/>
          <w:b/>
          <w:sz w:val="18"/>
          <w:szCs w:val="18"/>
        </w:rPr>
        <w:t>B</w:t>
      </w:r>
      <w:r w:rsidR="00234A38">
        <w:rPr>
          <w:rFonts w:asciiTheme="minorHAnsi" w:hAnsiTheme="minorHAnsi"/>
          <w:b/>
          <w:sz w:val="18"/>
          <w:szCs w:val="18"/>
        </w:rPr>
        <w:t>.</w:t>
      </w:r>
      <w:r w:rsidR="005B2C88">
        <w:rPr>
          <w:rFonts w:asciiTheme="minorHAnsi" w:hAnsiTheme="minorHAnsi"/>
          <w:b/>
          <w:sz w:val="18"/>
          <w:szCs w:val="18"/>
        </w:rPr>
        <w:t xml:space="preserve"> Heat Pump Space Heater Ready</w:t>
      </w:r>
      <w:r w:rsidR="00234A38" w:rsidRPr="00B70359">
        <w:rPr>
          <w:rFonts w:asciiTheme="minorHAnsi" w:hAnsiTheme="minorHAnsi"/>
          <w:sz w:val="18"/>
          <w:szCs w:val="18"/>
        </w:rPr>
        <w:t xml:space="preserve">– Optional table based on user selection in cell </w:t>
      </w:r>
      <w:r w:rsidRPr="00B70359">
        <w:rPr>
          <w:rFonts w:asciiTheme="minorHAnsi" w:hAnsiTheme="minorHAnsi"/>
          <w:sz w:val="18"/>
          <w:szCs w:val="18"/>
        </w:rPr>
        <w:t>A0</w:t>
      </w:r>
      <w:r>
        <w:rPr>
          <w:rFonts w:asciiTheme="minorHAnsi" w:hAnsiTheme="minorHAnsi"/>
          <w:sz w:val="18"/>
          <w:szCs w:val="18"/>
        </w:rPr>
        <w:t>1</w:t>
      </w:r>
      <w:r w:rsidR="00234A38" w:rsidRPr="00B70359">
        <w:rPr>
          <w:rFonts w:asciiTheme="minorHAnsi" w:hAnsiTheme="minorHAnsi"/>
          <w:sz w:val="18"/>
          <w:szCs w:val="18"/>
        </w:rPr>
        <w:t>:</w:t>
      </w:r>
    </w:p>
    <w:p w14:paraId="0961EEC7" w14:textId="77777777" w:rsidR="00234A38" w:rsidRPr="00B70359" w:rsidRDefault="00234A38" w:rsidP="000A1C8C">
      <w:pPr>
        <w:pStyle w:val="BodyText2"/>
        <w:ind w:left="360"/>
        <w:rPr>
          <w:rFonts w:asciiTheme="minorHAnsi" w:hAnsiTheme="minorHAnsi"/>
          <w:sz w:val="18"/>
          <w:szCs w:val="18"/>
        </w:rPr>
      </w:pPr>
    </w:p>
    <w:p w14:paraId="0D11F567" w14:textId="7CB1F316" w:rsidR="00234A38" w:rsidRDefault="00A333E3" w:rsidP="000A1C8C">
      <w:pPr>
        <w:pStyle w:val="BodyText2"/>
        <w:ind w:left="360"/>
        <w:rPr>
          <w:rFonts w:asciiTheme="minorHAnsi" w:hAnsiTheme="minorHAnsi"/>
          <w:sz w:val="18"/>
          <w:szCs w:val="18"/>
        </w:rPr>
      </w:pPr>
      <w:r>
        <w:rPr>
          <w:rFonts w:asciiTheme="minorHAnsi" w:hAnsiTheme="minorHAnsi"/>
          <w:b/>
          <w:sz w:val="18"/>
          <w:szCs w:val="18"/>
        </w:rPr>
        <w:t>C</w:t>
      </w:r>
      <w:r w:rsidR="00234A38">
        <w:rPr>
          <w:rFonts w:asciiTheme="minorHAnsi" w:hAnsiTheme="minorHAnsi"/>
          <w:b/>
          <w:sz w:val="18"/>
          <w:szCs w:val="18"/>
        </w:rPr>
        <w:t>.</w:t>
      </w:r>
      <w:r w:rsidR="005B2C88">
        <w:rPr>
          <w:rFonts w:asciiTheme="minorHAnsi" w:hAnsiTheme="minorHAnsi"/>
          <w:b/>
          <w:sz w:val="18"/>
          <w:szCs w:val="18"/>
        </w:rPr>
        <w:t xml:space="preserve"> Electric Cooktop Ready</w:t>
      </w:r>
      <w:r w:rsidR="00234A38" w:rsidRPr="00B70359">
        <w:rPr>
          <w:rFonts w:asciiTheme="minorHAnsi" w:hAnsiTheme="minorHAnsi"/>
          <w:sz w:val="18"/>
          <w:szCs w:val="18"/>
        </w:rPr>
        <w:t xml:space="preserve">– Optional table based on user selection in cell </w:t>
      </w:r>
      <w:r w:rsidRPr="00B70359">
        <w:rPr>
          <w:rFonts w:asciiTheme="minorHAnsi" w:hAnsiTheme="minorHAnsi"/>
          <w:sz w:val="18"/>
          <w:szCs w:val="18"/>
        </w:rPr>
        <w:t>A0</w:t>
      </w:r>
      <w:r>
        <w:rPr>
          <w:rFonts w:asciiTheme="minorHAnsi" w:hAnsiTheme="minorHAnsi"/>
          <w:sz w:val="18"/>
          <w:szCs w:val="18"/>
        </w:rPr>
        <w:t>1</w:t>
      </w:r>
      <w:r w:rsidR="00234A38" w:rsidRPr="00B70359">
        <w:rPr>
          <w:rFonts w:asciiTheme="minorHAnsi" w:hAnsiTheme="minorHAnsi"/>
          <w:sz w:val="18"/>
          <w:szCs w:val="18"/>
        </w:rPr>
        <w:t>.</w:t>
      </w:r>
    </w:p>
    <w:p w14:paraId="736D82D7" w14:textId="202890E9" w:rsidR="00234A38" w:rsidRDefault="00234A38" w:rsidP="000A1C8C">
      <w:pPr>
        <w:pStyle w:val="BodyText2"/>
        <w:ind w:left="360"/>
        <w:rPr>
          <w:rFonts w:asciiTheme="minorHAnsi" w:hAnsiTheme="minorHAnsi"/>
          <w:sz w:val="18"/>
          <w:szCs w:val="18"/>
        </w:rPr>
      </w:pPr>
    </w:p>
    <w:p w14:paraId="22F78D77" w14:textId="6EE8682F" w:rsidR="00234A38" w:rsidRDefault="00A333E3" w:rsidP="000A1C8C">
      <w:pPr>
        <w:pStyle w:val="BodyText2"/>
        <w:ind w:left="360"/>
        <w:rPr>
          <w:rFonts w:asciiTheme="minorHAnsi" w:hAnsiTheme="minorHAnsi"/>
          <w:sz w:val="18"/>
          <w:szCs w:val="18"/>
        </w:rPr>
      </w:pPr>
      <w:r>
        <w:rPr>
          <w:rFonts w:asciiTheme="minorHAnsi" w:hAnsiTheme="minorHAnsi"/>
          <w:b/>
          <w:sz w:val="18"/>
          <w:szCs w:val="18"/>
        </w:rPr>
        <w:t>D</w:t>
      </w:r>
      <w:r w:rsidR="00234A38">
        <w:rPr>
          <w:rFonts w:asciiTheme="minorHAnsi" w:hAnsiTheme="minorHAnsi"/>
          <w:b/>
          <w:sz w:val="18"/>
          <w:szCs w:val="18"/>
        </w:rPr>
        <w:t>.</w:t>
      </w:r>
      <w:r w:rsidR="005B2C88">
        <w:rPr>
          <w:rFonts w:asciiTheme="minorHAnsi" w:hAnsiTheme="minorHAnsi"/>
          <w:b/>
          <w:sz w:val="18"/>
          <w:szCs w:val="18"/>
        </w:rPr>
        <w:t xml:space="preserve"> Electric Clothes Dryer Ready </w:t>
      </w:r>
      <w:r>
        <w:rPr>
          <w:rFonts w:asciiTheme="minorHAnsi" w:hAnsiTheme="minorHAnsi"/>
          <w:b/>
          <w:sz w:val="18"/>
          <w:szCs w:val="18"/>
        </w:rPr>
        <w:t>– Systems serving Individual Dwelling Units</w:t>
      </w:r>
      <w:r w:rsidR="00234A38" w:rsidRPr="00B70359">
        <w:rPr>
          <w:rFonts w:asciiTheme="minorHAnsi" w:hAnsiTheme="minorHAnsi"/>
          <w:sz w:val="18"/>
          <w:szCs w:val="18"/>
        </w:rPr>
        <w:t xml:space="preserve">– Optional table based on user selection in cell </w:t>
      </w:r>
      <w:r w:rsidRPr="00B70359">
        <w:rPr>
          <w:rFonts w:asciiTheme="minorHAnsi" w:hAnsiTheme="minorHAnsi"/>
          <w:sz w:val="18"/>
          <w:szCs w:val="18"/>
        </w:rPr>
        <w:t>A0</w:t>
      </w:r>
      <w:r>
        <w:rPr>
          <w:rFonts w:asciiTheme="minorHAnsi" w:hAnsiTheme="minorHAnsi"/>
          <w:sz w:val="18"/>
          <w:szCs w:val="18"/>
        </w:rPr>
        <w:t>1</w:t>
      </w:r>
      <w:r w:rsidR="00234A38" w:rsidRPr="00B70359">
        <w:rPr>
          <w:rFonts w:asciiTheme="minorHAnsi" w:hAnsiTheme="minorHAnsi"/>
          <w:sz w:val="18"/>
          <w:szCs w:val="18"/>
        </w:rPr>
        <w:t>.</w:t>
      </w:r>
    </w:p>
    <w:p w14:paraId="33E7F35E" w14:textId="77777777" w:rsidR="00A333E3" w:rsidRDefault="00A333E3" w:rsidP="000A1C8C">
      <w:pPr>
        <w:pStyle w:val="BodyText2"/>
        <w:ind w:left="360"/>
        <w:rPr>
          <w:rFonts w:asciiTheme="minorHAnsi" w:hAnsiTheme="minorHAnsi"/>
          <w:sz w:val="18"/>
          <w:szCs w:val="18"/>
        </w:rPr>
      </w:pPr>
    </w:p>
    <w:p w14:paraId="158BFBA8" w14:textId="374E96D5" w:rsidR="00A333E3" w:rsidRDefault="00A333E3" w:rsidP="000A1C8C">
      <w:pPr>
        <w:pStyle w:val="BodyText2"/>
        <w:ind w:left="360"/>
        <w:rPr>
          <w:rFonts w:asciiTheme="minorHAnsi" w:hAnsiTheme="minorHAnsi"/>
          <w:sz w:val="18"/>
          <w:szCs w:val="18"/>
        </w:rPr>
      </w:pPr>
      <w:r>
        <w:rPr>
          <w:rFonts w:asciiTheme="minorHAnsi" w:hAnsiTheme="minorHAnsi"/>
          <w:b/>
          <w:sz w:val="18"/>
          <w:szCs w:val="18"/>
        </w:rPr>
        <w:t xml:space="preserve">E. Electric Clothes Dryer Ready – Systems in Common Areas </w:t>
      </w:r>
      <w:r w:rsidRPr="00B70359">
        <w:rPr>
          <w:rFonts w:asciiTheme="minorHAnsi" w:hAnsiTheme="minorHAnsi"/>
          <w:sz w:val="18"/>
          <w:szCs w:val="18"/>
        </w:rPr>
        <w:t>– Optional table based on user selection in cell A0</w:t>
      </w:r>
      <w:r>
        <w:rPr>
          <w:rFonts w:asciiTheme="minorHAnsi" w:hAnsiTheme="minorHAnsi"/>
          <w:sz w:val="18"/>
          <w:szCs w:val="18"/>
        </w:rPr>
        <w:t>1</w:t>
      </w:r>
      <w:r w:rsidRPr="00B70359">
        <w:rPr>
          <w:rFonts w:asciiTheme="minorHAnsi" w:hAnsiTheme="minorHAnsi"/>
          <w:sz w:val="18"/>
          <w:szCs w:val="18"/>
        </w:rPr>
        <w:t>.</w:t>
      </w:r>
    </w:p>
    <w:p w14:paraId="7060DCE9" w14:textId="77777777" w:rsidR="00A333E3" w:rsidRDefault="00A333E3" w:rsidP="00234A38">
      <w:pPr>
        <w:pStyle w:val="BodyText2"/>
        <w:ind w:left="720"/>
        <w:rPr>
          <w:rFonts w:asciiTheme="minorHAnsi" w:hAnsiTheme="minorHAnsi"/>
          <w:sz w:val="18"/>
          <w:szCs w:val="18"/>
        </w:rPr>
      </w:pPr>
    </w:p>
    <w:p w14:paraId="4F4BF384" w14:textId="77777777" w:rsidR="00234A38" w:rsidRPr="00B70359" w:rsidRDefault="00234A38" w:rsidP="00234A38">
      <w:pPr>
        <w:pStyle w:val="BodyText2"/>
        <w:ind w:left="720"/>
        <w:rPr>
          <w:rFonts w:asciiTheme="minorHAnsi" w:hAnsiTheme="minorHAnsi"/>
          <w:sz w:val="18"/>
          <w:szCs w:val="18"/>
        </w:rPr>
      </w:pPr>
    </w:p>
    <w:p w14:paraId="1C2401F0" w14:textId="77777777" w:rsidR="00234A38" w:rsidRDefault="00234A38" w:rsidP="000A4E0F">
      <w:pPr>
        <w:rPr>
          <w:rFonts w:asciiTheme="minorHAnsi" w:hAnsiTheme="minorHAnsi" w:cstheme="minorHAnsi"/>
          <w:bCs/>
          <w:caps/>
        </w:rPr>
        <w:sectPr w:rsidR="00234A38" w:rsidSect="006F315F">
          <w:footerReference w:type="default" r:id="rId14"/>
          <w:pgSz w:w="12240" w:h="15840" w:code="1"/>
          <w:pgMar w:top="720" w:right="720" w:bottom="720" w:left="720" w:header="180" w:footer="576" w:gutter="0"/>
          <w:pgNumType w:start="1"/>
          <w:cols w:space="720"/>
          <w:docGrid w:linePitch="272"/>
        </w:sect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4378"/>
        <w:gridCol w:w="5844"/>
      </w:tblGrid>
      <w:tr w:rsidR="00012A93" w:rsidRPr="00FB0E1A" w14:paraId="4196EAED" w14:textId="77777777" w:rsidTr="00466EE2">
        <w:trPr>
          <w:trHeight w:val="144"/>
        </w:trPr>
        <w:tc>
          <w:tcPr>
            <w:tcW w:w="10790" w:type="dxa"/>
            <w:gridSpan w:val="3"/>
            <w:tcMar>
              <w:top w:w="0" w:type="dxa"/>
              <w:left w:w="115" w:type="dxa"/>
              <w:bottom w:w="0" w:type="dxa"/>
              <w:right w:w="115" w:type="dxa"/>
            </w:tcMar>
            <w:vAlign w:val="center"/>
          </w:tcPr>
          <w:p w14:paraId="4196EAEC" w14:textId="1FBE447D" w:rsidR="00012A93" w:rsidRPr="00A440A7" w:rsidRDefault="00012A93" w:rsidP="00A440A7">
            <w:pPr>
              <w:pStyle w:val="Heading2"/>
              <w:spacing w:before="0" w:after="0"/>
              <w:rPr>
                <w:rFonts w:asciiTheme="minorHAnsi" w:hAnsiTheme="minorHAnsi"/>
              </w:rPr>
            </w:pPr>
            <w:r>
              <w:rPr>
                <w:rFonts w:asciiTheme="minorHAnsi" w:hAnsiTheme="minorHAnsi"/>
              </w:rPr>
              <w:lastRenderedPageBreak/>
              <w:t xml:space="preserve">A. </w:t>
            </w:r>
            <w:r w:rsidRPr="00FB0E1A">
              <w:rPr>
                <w:rFonts w:asciiTheme="minorHAnsi" w:hAnsiTheme="minorHAnsi"/>
              </w:rPr>
              <w:t>General Information</w:t>
            </w:r>
          </w:p>
        </w:tc>
      </w:tr>
      <w:tr w:rsidR="00012A93" w:rsidRPr="00FB0E1A" w14:paraId="4196EB01" w14:textId="77777777" w:rsidTr="00A440A7">
        <w:trPr>
          <w:trHeight w:val="144"/>
        </w:trPr>
        <w:tc>
          <w:tcPr>
            <w:tcW w:w="568" w:type="dxa"/>
            <w:tcMar>
              <w:top w:w="0" w:type="dxa"/>
              <w:left w:w="115" w:type="dxa"/>
              <w:bottom w:w="0" w:type="dxa"/>
              <w:right w:w="115" w:type="dxa"/>
            </w:tcMar>
            <w:vAlign w:val="center"/>
          </w:tcPr>
          <w:p w14:paraId="4196EAF8" w14:textId="565018EA" w:rsidR="00012A93" w:rsidRPr="00A3784E" w:rsidRDefault="00012A93" w:rsidP="00F434FD">
            <w:pPr>
              <w:pStyle w:val="BodyText2"/>
              <w:spacing w:before="0" w:after="0"/>
              <w:jc w:val="center"/>
              <w:rPr>
                <w:rFonts w:asciiTheme="minorHAnsi" w:hAnsiTheme="minorHAnsi"/>
                <w:sz w:val="18"/>
                <w:szCs w:val="18"/>
              </w:rPr>
            </w:pPr>
            <w:r>
              <w:rPr>
                <w:rFonts w:asciiTheme="minorHAnsi" w:hAnsiTheme="minorHAnsi"/>
                <w:sz w:val="18"/>
                <w:szCs w:val="18"/>
              </w:rPr>
              <w:t>0</w:t>
            </w:r>
            <w:r w:rsidR="00021D36">
              <w:rPr>
                <w:rFonts w:asciiTheme="minorHAnsi" w:hAnsiTheme="minorHAnsi"/>
                <w:sz w:val="18"/>
                <w:szCs w:val="18"/>
              </w:rPr>
              <w:t>1</w:t>
            </w:r>
          </w:p>
        </w:tc>
        <w:tc>
          <w:tcPr>
            <w:tcW w:w="4378" w:type="dxa"/>
            <w:vAlign w:val="center"/>
          </w:tcPr>
          <w:p w14:paraId="4196EAF9" w14:textId="4F08E65C" w:rsidR="00012A93" w:rsidRPr="00A3784E" w:rsidRDefault="00A440A7" w:rsidP="00F434FD">
            <w:pPr>
              <w:pStyle w:val="BodyText2"/>
              <w:spacing w:before="0" w:after="0"/>
              <w:rPr>
                <w:rFonts w:asciiTheme="minorHAnsi" w:hAnsiTheme="minorHAnsi"/>
                <w:sz w:val="18"/>
                <w:szCs w:val="18"/>
              </w:rPr>
            </w:pPr>
            <w:r>
              <w:rPr>
                <w:rFonts w:asciiTheme="minorHAnsi" w:hAnsiTheme="minorHAnsi"/>
                <w:sz w:val="18"/>
                <w:szCs w:val="18"/>
              </w:rPr>
              <w:t>Project Scope</w:t>
            </w:r>
          </w:p>
        </w:tc>
        <w:tc>
          <w:tcPr>
            <w:tcW w:w="5844" w:type="dxa"/>
          </w:tcPr>
          <w:p w14:paraId="4196EAFA" w14:textId="68CEA1E1" w:rsidR="00012A93" w:rsidRPr="00E63378" w:rsidRDefault="00012A93" w:rsidP="00F434FD">
            <w:pPr>
              <w:pStyle w:val="BodyText2"/>
              <w:spacing w:before="0" w:after="0"/>
              <w:rPr>
                <w:rFonts w:asciiTheme="minorHAnsi" w:hAnsiTheme="minorHAnsi"/>
                <w:sz w:val="18"/>
                <w:szCs w:val="18"/>
              </w:rPr>
            </w:pPr>
            <w:r w:rsidRPr="00E63378">
              <w:rPr>
                <w:rFonts w:asciiTheme="minorHAnsi" w:hAnsiTheme="minorHAnsi"/>
                <w:sz w:val="18"/>
                <w:szCs w:val="18"/>
              </w:rPr>
              <w:t>&lt;&lt;</w:t>
            </w:r>
            <w:proofErr w:type="gramStart"/>
            <w:r w:rsidRPr="00E63378">
              <w:rPr>
                <w:rFonts w:asciiTheme="minorHAnsi" w:hAnsiTheme="minorHAnsi"/>
                <w:sz w:val="18"/>
                <w:szCs w:val="18"/>
              </w:rPr>
              <w:t>user</w:t>
            </w:r>
            <w:proofErr w:type="gramEnd"/>
            <w:r w:rsidRPr="00E63378">
              <w:rPr>
                <w:rFonts w:asciiTheme="minorHAnsi" w:hAnsiTheme="minorHAnsi"/>
                <w:sz w:val="18"/>
                <w:szCs w:val="18"/>
              </w:rPr>
              <w:t xml:space="preserve"> </w:t>
            </w:r>
            <w:r w:rsidR="00A440A7">
              <w:rPr>
                <w:rFonts w:asciiTheme="minorHAnsi" w:hAnsiTheme="minorHAnsi"/>
                <w:sz w:val="18"/>
                <w:szCs w:val="18"/>
              </w:rPr>
              <w:t>select all that apply:</w:t>
            </w:r>
          </w:p>
          <w:p w14:paraId="05AC5983" w14:textId="4665F4F3" w:rsidR="00012A93" w:rsidRDefault="00A440A7" w:rsidP="00A440A7">
            <w:pPr>
              <w:pStyle w:val="BodyText2"/>
              <w:numPr>
                <w:ilvl w:val="0"/>
                <w:numId w:val="9"/>
              </w:numPr>
              <w:spacing w:before="0" w:after="0"/>
              <w:ind w:left="335" w:hanging="335"/>
              <w:rPr>
                <w:rFonts w:asciiTheme="minorHAnsi" w:hAnsiTheme="minorHAnsi"/>
                <w:sz w:val="18"/>
                <w:szCs w:val="18"/>
              </w:rPr>
            </w:pPr>
            <w:r>
              <w:rPr>
                <w:rFonts w:asciiTheme="minorHAnsi" w:hAnsiTheme="minorHAnsi"/>
                <w:sz w:val="18"/>
                <w:szCs w:val="18"/>
              </w:rPr>
              <w:t>Heat Pump Space Heater Ready (For systems using gas or propane furnace)</w:t>
            </w:r>
          </w:p>
          <w:p w14:paraId="039EBF24" w14:textId="715389E5" w:rsidR="00A440A7" w:rsidRDefault="00A440A7" w:rsidP="00A440A7">
            <w:pPr>
              <w:pStyle w:val="BodyText2"/>
              <w:numPr>
                <w:ilvl w:val="0"/>
                <w:numId w:val="9"/>
              </w:numPr>
              <w:spacing w:before="0" w:after="0"/>
              <w:ind w:left="335" w:hanging="335"/>
              <w:rPr>
                <w:rFonts w:asciiTheme="minorHAnsi" w:hAnsiTheme="minorHAnsi"/>
                <w:sz w:val="18"/>
                <w:szCs w:val="18"/>
              </w:rPr>
            </w:pPr>
            <w:r>
              <w:rPr>
                <w:rFonts w:asciiTheme="minorHAnsi" w:hAnsiTheme="minorHAnsi"/>
                <w:sz w:val="18"/>
                <w:szCs w:val="18"/>
              </w:rPr>
              <w:t>Electric Cooktop Ready (For systems using gas or propane cooktop)</w:t>
            </w:r>
          </w:p>
          <w:p w14:paraId="6482FA03" w14:textId="77777777" w:rsidR="00A440A7" w:rsidRDefault="00A440A7" w:rsidP="00A440A7">
            <w:pPr>
              <w:pStyle w:val="BodyText2"/>
              <w:numPr>
                <w:ilvl w:val="0"/>
                <w:numId w:val="9"/>
              </w:numPr>
              <w:spacing w:before="0" w:after="0"/>
              <w:ind w:left="335" w:hanging="335"/>
              <w:rPr>
                <w:rFonts w:asciiTheme="minorHAnsi" w:hAnsiTheme="minorHAnsi"/>
                <w:sz w:val="18"/>
                <w:szCs w:val="18"/>
              </w:rPr>
            </w:pPr>
            <w:r>
              <w:rPr>
                <w:rFonts w:asciiTheme="minorHAnsi" w:hAnsiTheme="minorHAnsi"/>
                <w:sz w:val="18"/>
                <w:szCs w:val="18"/>
              </w:rPr>
              <w:t>Electric Clothes Dryer Ready</w:t>
            </w:r>
            <w:r w:rsidR="00197693">
              <w:rPr>
                <w:rFonts w:asciiTheme="minorHAnsi" w:hAnsiTheme="minorHAnsi"/>
                <w:sz w:val="18"/>
                <w:szCs w:val="18"/>
              </w:rPr>
              <w:t xml:space="preserve"> </w:t>
            </w:r>
            <w:r w:rsidR="00A333E3">
              <w:rPr>
                <w:rFonts w:asciiTheme="minorHAnsi" w:hAnsiTheme="minorHAnsi"/>
                <w:sz w:val="18"/>
                <w:szCs w:val="18"/>
              </w:rPr>
              <w:t>–</w:t>
            </w:r>
            <w:r w:rsidR="00197693">
              <w:rPr>
                <w:rFonts w:asciiTheme="minorHAnsi" w:hAnsiTheme="minorHAnsi"/>
                <w:sz w:val="18"/>
                <w:szCs w:val="18"/>
              </w:rPr>
              <w:t xml:space="preserve"> </w:t>
            </w:r>
            <w:r w:rsidR="00A333E3">
              <w:rPr>
                <w:rFonts w:asciiTheme="minorHAnsi" w:hAnsiTheme="minorHAnsi"/>
                <w:sz w:val="18"/>
                <w:szCs w:val="18"/>
              </w:rPr>
              <w:t>Systems Serving Individual Dwelling Units</w:t>
            </w:r>
            <w:r>
              <w:rPr>
                <w:rFonts w:asciiTheme="minorHAnsi" w:hAnsiTheme="minorHAnsi"/>
                <w:sz w:val="18"/>
                <w:szCs w:val="18"/>
              </w:rPr>
              <w:t xml:space="preserve"> (Clothes dryers with gas or propane plumbing) &gt;&gt;</w:t>
            </w:r>
          </w:p>
          <w:p w14:paraId="3532F5B4" w14:textId="77777777" w:rsidR="00A55F9E" w:rsidRDefault="00A333E3" w:rsidP="00A15EFD">
            <w:pPr>
              <w:pStyle w:val="BodyText2"/>
              <w:numPr>
                <w:ilvl w:val="0"/>
                <w:numId w:val="9"/>
              </w:numPr>
              <w:spacing w:before="0" w:after="0"/>
              <w:ind w:left="335" w:hanging="335"/>
              <w:rPr>
                <w:rFonts w:asciiTheme="minorHAnsi" w:hAnsiTheme="minorHAnsi"/>
                <w:sz w:val="18"/>
                <w:szCs w:val="18"/>
              </w:rPr>
            </w:pPr>
            <w:r>
              <w:rPr>
                <w:rFonts w:asciiTheme="minorHAnsi" w:hAnsiTheme="minorHAnsi"/>
                <w:sz w:val="18"/>
                <w:szCs w:val="18"/>
              </w:rPr>
              <w:t>E</w:t>
            </w:r>
            <w:r w:rsidRPr="00A333E3">
              <w:rPr>
                <w:rFonts w:asciiTheme="minorHAnsi" w:hAnsiTheme="minorHAnsi"/>
                <w:sz w:val="18"/>
                <w:szCs w:val="18"/>
              </w:rPr>
              <w:t xml:space="preserve">lectric Clothes Dryer Ready – Systems </w:t>
            </w:r>
            <w:r>
              <w:rPr>
                <w:rFonts w:asciiTheme="minorHAnsi" w:hAnsiTheme="minorHAnsi"/>
                <w:sz w:val="18"/>
                <w:szCs w:val="18"/>
              </w:rPr>
              <w:t>in Common Areas</w:t>
            </w:r>
            <w:r w:rsidRPr="00A333E3">
              <w:rPr>
                <w:rFonts w:asciiTheme="minorHAnsi" w:hAnsiTheme="minorHAnsi"/>
                <w:sz w:val="18"/>
                <w:szCs w:val="18"/>
              </w:rPr>
              <w:t xml:space="preserve"> (Clothes dryers with gas or propane plumbing)</w:t>
            </w:r>
          </w:p>
          <w:p w14:paraId="4196EB00" w14:textId="345BDDA5" w:rsidR="00A333E3" w:rsidRPr="00E63378" w:rsidRDefault="00B61733" w:rsidP="00A15EFD">
            <w:pPr>
              <w:pStyle w:val="BodyText2"/>
              <w:numPr>
                <w:ilvl w:val="0"/>
                <w:numId w:val="9"/>
              </w:numPr>
              <w:spacing w:before="0" w:after="0"/>
              <w:ind w:left="335" w:hanging="335"/>
              <w:rPr>
                <w:rFonts w:asciiTheme="minorHAnsi" w:hAnsiTheme="minorHAnsi"/>
                <w:sz w:val="18"/>
                <w:szCs w:val="18"/>
              </w:rPr>
            </w:pPr>
            <w:ins w:id="2" w:author="Alhabibi, Haider@Energy" w:date="2023-06-19T13:24:00Z">
              <w:r w:rsidRPr="00B61733">
                <w:rPr>
                  <w:rFonts w:asciiTheme="minorHAnsi" w:hAnsiTheme="minorHAnsi"/>
                  <w:sz w:val="18"/>
                  <w:szCs w:val="18"/>
                </w:rPr>
                <w:t>None of these</w:t>
              </w:r>
            </w:ins>
            <w:r w:rsidR="005B649A">
              <w:rPr>
                <w:rFonts w:asciiTheme="minorHAnsi" w:hAnsiTheme="minorHAnsi"/>
                <w:sz w:val="18"/>
                <w:szCs w:val="18"/>
              </w:rPr>
              <w:t xml:space="preserve"> </w:t>
            </w:r>
            <w:r w:rsidR="00A333E3" w:rsidRPr="00A333E3">
              <w:rPr>
                <w:rFonts w:asciiTheme="minorHAnsi" w:hAnsiTheme="minorHAnsi"/>
                <w:sz w:val="18"/>
                <w:szCs w:val="18"/>
              </w:rPr>
              <w:t>&gt;&gt;</w:t>
            </w:r>
          </w:p>
        </w:tc>
      </w:tr>
    </w:tbl>
    <w:p w14:paraId="4196EB02" w14:textId="77777777" w:rsidR="00012A93" w:rsidRPr="005049F2" w:rsidRDefault="00012A93" w:rsidP="00012A93">
      <w:pPr>
        <w:rPr>
          <w:rFonts w:asciiTheme="minorHAnsi" w:hAnsiTheme="minorHAnsi"/>
          <w:sz w:val="18"/>
          <w:szCs w:val="18"/>
        </w:rPr>
      </w:pPr>
    </w:p>
    <w:p w14:paraId="4196EB2B" w14:textId="589D0702" w:rsidR="00012A93" w:rsidRDefault="00012A93" w:rsidP="00012A93">
      <w:pPr>
        <w:rPr>
          <w:rFonts w:asciiTheme="minorHAnsi" w:hAnsiTheme="minorHAnsi"/>
          <w:sz w:val="18"/>
          <w:szCs w:val="18"/>
        </w:rPr>
      </w:pPr>
    </w:p>
    <w:p w14:paraId="4196EB34" w14:textId="77777777" w:rsidR="00012A93" w:rsidRPr="00AE54EA" w:rsidRDefault="00012A93" w:rsidP="00012A93">
      <w:pPr>
        <w:rPr>
          <w:rFonts w:asciiTheme="minorHAnsi" w:hAnsiTheme="minorHAnsi"/>
          <w:sz w:val="18"/>
          <w:szCs w:val="18"/>
        </w:rPr>
      </w:pPr>
    </w:p>
    <w:tbl>
      <w:tblPr>
        <w:tblW w:w="5003"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796"/>
      </w:tblGrid>
      <w:tr w:rsidR="00012A93" w:rsidRPr="00A3784E" w14:paraId="4196EB49" w14:textId="77777777" w:rsidTr="00A440A7">
        <w:trPr>
          <w:trHeight w:val="144"/>
        </w:trPr>
        <w:tc>
          <w:tcPr>
            <w:tcW w:w="10796" w:type="dxa"/>
            <w:tcMar>
              <w:top w:w="0" w:type="dxa"/>
              <w:left w:w="115" w:type="dxa"/>
              <w:bottom w:w="0" w:type="dxa"/>
              <w:right w:w="115" w:type="dxa"/>
            </w:tcMar>
          </w:tcPr>
          <w:p w14:paraId="4196EB47" w14:textId="14CF018C" w:rsidR="00F770BE" w:rsidRDefault="00197693" w:rsidP="00012A93">
            <w:pPr>
              <w:pStyle w:val="BodyText2"/>
              <w:spacing w:before="0" w:after="0"/>
              <w:rPr>
                <w:rFonts w:asciiTheme="minorHAnsi" w:hAnsiTheme="minorHAnsi"/>
                <w:sz w:val="18"/>
                <w:szCs w:val="18"/>
              </w:rPr>
            </w:pPr>
            <w:r>
              <w:rPr>
                <w:rFonts w:asciiTheme="minorHAnsi" w:hAnsiTheme="minorHAnsi"/>
                <w:b/>
                <w:sz w:val="20"/>
                <w:szCs w:val="20"/>
              </w:rPr>
              <w:t>B</w:t>
            </w:r>
            <w:r w:rsidR="00012A93" w:rsidRPr="00A3784E">
              <w:rPr>
                <w:rFonts w:asciiTheme="minorHAnsi" w:hAnsiTheme="minorHAnsi"/>
                <w:b/>
                <w:sz w:val="20"/>
                <w:szCs w:val="20"/>
              </w:rPr>
              <w:t xml:space="preserve">. </w:t>
            </w:r>
            <w:r w:rsidR="00A440A7">
              <w:rPr>
                <w:rFonts w:asciiTheme="minorHAnsi" w:hAnsiTheme="minorHAnsi"/>
                <w:b/>
                <w:sz w:val="20"/>
                <w:szCs w:val="20"/>
              </w:rPr>
              <w:t>Heat Pump Space Heater Ready</w:t>
            </w:r>
          </w:p>
          <w:p w14:paraId="7361974A" w14:textId="647B0710" w:rsidR="00012A93" w:rsidRDefault="00012A93" w:rsidP="00F71643">
            <w:pPr>
              <w:pStyle w:val="BodyText2"/>
              <w:spacing w:before="0" w:after="0"/>
              <w:rPr>
                <w:rFonts w:asciiTheme="minorHAnsi" w:hAnsiTheme="minorHAnsi"/>
                <w:sz w:val="18"/>
                <w:szCs w:val="18"/>
              </w:rPr>
            </w:pPr>
            <w:r w:rsidRPr="00A3784E">
              <w:rPr>
                <w:rFonts w:asciiTheme="minorHAnsi" w:hAnsiTheme="minorHAnsi"/>
                <w:sz w:val="18"/>
                <w:szCs w:val="18"/>
              </w:rPr>
              <w:t xml:space="preserve"> </w:t>
            </w:r>
            <w:r w:rsidR="00F770BE" w:rsidRPr="00A45176">
              <w:rPr>
                <w:rFonts w:asciiTheme="minorHAnsi" w:hAnsiTheme="minorHAnsi"/>
                <w:sz w:val="18"/>
                <w:szCs w:val="18"/>
              </w:rPr>
              <w:t xml:space="preserve">&lt;&lt; If </w:t>
            </w:r>
            <w:r w:rsidR="00A440A7">
              <w:rPr>
                <w:rFonts w:asciiTheme="minorHAnsi" w:hAnsiTheme="minorHAnsi"/>
                <w:sz w:val="18"/>
                <w:szCs w:val="18"/>
              </w:rPr>
              <w:t>A0</w:t>
            </w:r>
            <w:r w:rsidR="00A333E3">
              <w:rPr>
                <w:rFonts w:asciiTheme="minorHAnsi" w:hAnsiTheme="minorHAnsi"/>
                <w:sz w:val="18"/>
                <w:szCs w:val="18"/>
              </w:rPr>
              <w:t>1</w:t>
            </w:r>
            <w:r w:rsidR="00A440A7">
              <w:rPr>
                <w:rFonts w:asciiTheme="minorHAnsi" w:hAnsiTheme="minorHAnsi"/>
                <w:sz w:val="18"/>
                <w:szCs w:val="18"/>
              </w:rPr>
              <w:t xml:space="preserve"> = “Heat Pump Space Heater Ready, then display table, else display the section does apply message&gt;&gt;</w:t>
            </w:r>
          </w:p>
          <w:p w14:paraId="4196EB48" w14:textId="4311E5AA" w:rsidR="00E45537" w:rsidRPr="00A3784E" w:rsidRDefault="00E45537" w:rsidP="00F71643">
            <w:pPr>
              <w:pStyle w:val="BodyText2"/>
              <w:spacing w:before="0" w:after="0"/>
              <w:rPr>
                <w:rFonts w:asciiTheme="minorHAnsi" w:hAnsiTheme="minorHAnsi"/>
                <w:sz w:val="18"/>
                <w:szCs w:val="18"/>
              </w:rPr>
            </w:pPr>
            <w:r w:rsidRPr="00E45537">
              <w:rPr>
                <w:rFonts w:asciiTheme="minorHAnsi" w:hAnsiTheme="minorHAnsi"/>
                <w:sz w:val="18"/>
                <w:szCs w:val="18"/>
              </w:rPr>
              <w:t>&lt;&lt;Static Text - see the top&gt;&gt;</w:t>
            </w:r>
          </w:p>
        </w:tc>
      </w:tr>
      <w:tr w:rsidR="00E63378" w:rsidRPr="00A3784E" w14:paraId="4196EB5D" w14:textId="77777777" w:rsidTr="00A440A7">
        <w:trPr>
          <w:trHeight w:val="144"/>
        </w:trPr>
        <w:tc>
          <w:tcPr>
            <w:tcW w:w="10796" w:type="dxa"/>
            <w:tcMar>
              <w:top w:w="0" w:type="dxa"/>
              <w:left w:w="115" w:type="dxa"/>
              <w:bottom w:w="0" w:type="dxa"/>
              <w:right w:w="115" w:type="dxa"/>
            </w:tcMar>
            <w:vAlign w:val="center"/>
          </w:tcPr>
          <w:p w14:paraId="4196EB5C" w14:textId="77777777" w:rsidR="00E63378" w:rsidRPr="00A3784E" w:rsidRDefault="00E63378" w:rsidP="00012A93">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B5E" w14:textId="77777777" w:rsidR="00012A93" w:rsidRPr="00A3784E" w:rsidRDefault="00012A93" w:rsidP="00012A93"/>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790"/>
      </w:tblGrid>
      <w:tr w:rsidR="00012A93" w:rsidRPr="00A3784E" w14:paraId="4196EB61" w14:textId="77777777" w:rsidTr="00A440A7">
        <w:trPr>
          <w:trHeight w:val="144"/>
        </w:trPr>
        <w:tc>
          <w:tcPr>
            <w:tcW w:w="10790" w:type="dxa"/>
            <w:tcMar>
              <w:top w:w="0" w:type="dxa"/>
              <w:left w:w="115" w:type="dxa"/>
              <w:bottom w:w="0" w:type="dxa"/>
              <w:right w:w="115" w:type="dxa"/>
            </w:tcMar>
          </w:tcPr>
          <w:p w14:paraId="4196EB5F" w14:textId="215A6133" w:rsidR="00F770BE" w:rsidRDefault="00197693" w:rsidP="00012A93">
            <w:pPr>
              <w:pStyle w:val="BodyText2"/>
              <w:spacing w:before="0" w:after="0"/>
              <w:rPr>
                <w:rFonts w:asciiTheme="minorHAnsi" w:hAnsiTheme="minorHAnsi"/>
                <w:b/>
                <w:sz w:val="20"/>
                <w:szCs w:val="20"/>
              </w:rPr>
            </w:pPr>
            <w:r>
              <w:rPr>
                <w:rFonts w:asciiTheme="minorHAnsi" w:hAnsiTheme="minorHAnsi"/>
                <w:b/>
                <w:sz w:val="20"/>
                <w:szCs w:val="20"/>
              </w:rPr>
              <w:t>C</w:t>
            </w:r>
            <w:r w:rsidR="00012A93" w:rsidRPr="00A3784E">
              <w:rPr>
                <w:rFonts w:asciiTheme="minorHAnsi" w:hAnsiTheme="minorHAnsi"/>
                <w:b/>
                <w:sz w:val="20"/>
                <w:szCs w:val="20"/>
              </w:rPr>
              <w:t>.</w:t>
            </w:r>
            <w:r w:rsidR="00A440A7">
              <w:rPr>
                <w:rFonts w:asciiTheme="minorHAnsi" w:hAnsiTheme="minorHAnsi"/>
                <w:b/>
                <w:sz w:val="20"/>
                <w:szCs w:val="20"/>
              </w:rPr>
              <w:t xml:space="preserve"> Electric Cooktop Ready</w:t>
            </w:r>
          </w:p>
          <w:p w14:paraId="05601877" w14:textId="234F9D52" w:rsidR="00012A93" w:rsidRDefault="00F770BE" w:rsidP="006D38D9">
            <w:pPr>
              <w:pStyle w:val="BodyText2"/>
              <w:spacing w:before="0" w:after="0"/>
              <w:rPr>
                <w:rFonts w:asciiTheme="minorHAnsi" w:hAnsiTheme="minorHAnsi"/>
                <w:sz w:val="18"/>
                <w:szCs w:val="18"/>
              </w:rPr>
            </w:pPr>
            <w:r>
              <w:rPr>
                <w:rFonts w:asciiTheme="minorHAnsi" w:hAnsiTheme="minorHAnsi"/>
                <w:sz w:val="18"/>
                <w:szCs w:val="18"/>
              </w:rPr>
              <w:t>&lt;&lt;</w:t>
            </w:r>
            <w:r w:rsidRPr="00A45176">
              <w:rPr>
                <w:rFonts w:asciiTheme="minorHAnsi" w:hAnsiTheme="minorHAnsi"/>
                <w:sz w:val="18"/>
                <w:szCs w:val="18"/>
              </w:rPr>
              <w:t xml:space="preserve">If </w:t>
            </w:r>
            <w:r w:rsidR="00A440A7">
              <w:rPr>
                <w:rFonts w:asciiTheme="minorHAnsi" w:hAnsiTheme="minorHAnsi"/>
                <w:sz w:val="18"/>
                <w:szCs w:val="18"/>
              </w:rPr>
              <w:t>A0</w:t>
            </w:r>
            <w:r w:rsidR="00A333E3">
              <w:rPr>
                <w:rFonts w:asciiTheme="minorHAnsi" w:hAnsiTheme="minorHAnsi"/>
                <w:sz w:val="18"/>
                <w:szCs w:val="18"/>
              </w:rPr>
              <w:t>1</w:t>
            </w:r>
            <w:r w:rsidR="00A440A7">
              <w:rPr>
                <w:rFonts w:asciiTheme="minorHAnsi" w:hAnsiTheme="minorHAnsi"/>
                <w:sz w:val="18"/>
                <w:szCs w:val="18"/>
              </w:rPr>
              <w:t xml:space="preserve"> = “Electric Cooktop Ready”, then display the table, else display the section does not apply message&gt;&gt;</w:t>
            </w:r>
          </w:p>
          <w:p w14:paraId="4196EB60" w14:textId="7549EEEF" w:rsidR="00E45537" w:rsidRPr="00A3784E" w:rsidRDefault="00E45537" w:rsidP="006D38D9">
            <w:pPr>
              <w:pStyle w:val="BodyText2"/>
              <w:spacing w:before="0" w:after="0"/>
              <w:rPr>
                <w:rFonts w:asciiTheme="minorHAnsi" w:hAnsiTheme="minorHAnsi"/>
                <w:sz w:val="18"/>
                <w:szCs w:val="18"/>
              </w:rPr>
            </w:pPr>
            <w:r w:rsidRPr="00E45537">
              <w:rPr>
                <w:rFonts w:asciiTheme="minorHAnsi" w:hAnsiTheme="minorHAnsi"/>
                <w:sz w:val="18"/>
                <w:szCs w:val="18"/>
              </w:rPr>
              <w:t>&lt;&lt;Static Text - see the top&gt;&gt;</w:t>
            </w:r>
          </w:p>
        </w:tc>
      </w:tr>
      <w:tr w:rsidR="00012A93" w:rsidRPr="00A3784E" w14:paraId="4196EB6F" w14:textId="77777777" w:rsidTr="00A440A7">
        <w:trPr>
          <w:trHeight w:val="144"/>
        </w:trPr>
        <w:tc>
          <w:tcPr>
            <w:tcW w:w="10790" w:type="dxa"/>
            <w:tcMar>
              <w:top w:w="0" w:type="dxa"/>
              <w:left w:w="115" w:type="dxa"/>
              <w:bottom w:w="0" w:type="dxa"/>
              <w:right w:w="115" w:type="dxa"/>
            </w:tcMar>
            <w:vAlign w:val="center"/>
          </w:tcPr>
          <w:p w14:paraId="4196EB6E" w14:textId="77777777" w:rsidR="00012A93" w:rsidRPr="00A3784E" w:rsidRDefault="00012A93" w:rsidP="00012A93">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B70" w14:textId="73CD8FF3" w:rsidR="00012A93" w:rsidRDefault="00012A93"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790"/>
      </w:tblGrid>
      <w:tr w:rsidR="001B5E8A" w:rsidRPr="00A3784E" w14:paraId="0B9908DE" w14:textId="77777777" w:rsidTr="00A440A7">
        <w:trPr>
          <w:trHeight w:val="144"/>
        </w:trPr>
        <w:tc>
          <w:tcPr>
            <w:tcW w:w="10790" w:type="dxa"/>
            <w:tcMar>
              <w:top w:w="0" w:type="dxa"/>
              <w:left w:w="115" w:type="dxa"/>
              <w:bottom w:w="0" w:type="dxa"/>
              <w:right w:w="115" w:type="dxa"/>
            </w:tcMar>
          </w:tcPr>
          <w:p w14:paraId="0E95B0C6" w14:textId="5AA3CDC3" w:rsidR="001B5E8A" w:rsidRDefault="00197693" w:rsidP="00D622DB">
            <w:pPr>
              <w:pStyle w:val="BodyText2"/>
              <w:spacing w:before="0" w:after="0"/>
              <w:rPr>
                <w:rFonts w:asciiTheme="minorHAnsi" w:hAnsiTheme="minorHAnsi"/>
                <w:b/>
                <w:sz w:val="20"/>
                <w:szCs w:val="20"/>
              </w:rPr>
            </w:pPr>
            <w:r>
              <w:rPr>
                <w:rFonts w:asciiTheme="minorHAnsi" w:hAnsiTheme="minorHAnsi"/>
                <w:b/>
                <w:sz w:val="20"/>
                <w:szCs w:val="20"/>
              </w:rPr>
              <w:t>D</w:t>
            </w:r>
            <w:r w:rsidR="001B5E8A" w:rsidRPr="007E5A6A">
              <w:rPr>
                <w:rFonts w:asciiTheme="minorHAnsi" w:hAnsiTheme="minorHAnsi"/>
                <w:b/>
                <w:sz w:val="20"/>
                <w:szCs w:val="20"/>
              </w:rPr>
              <w:t xml:space="preserve">. </w:t>
            </w:r>
            <w:r w:rsidR="00A440A7">
              <w:rPr>
                <w:rFonts w:asciiTheme="minorHAnsi" w:hAnsiTheme="minorHAnsi"/>
                <w:b/>
                <w:sz w:val="20"/>
                <w:szCs w:val="20"/>
              </w:rPr>
              <w:t>Electric Clothes Dryer Ready</w:t>
            </w:r>
            <w:r>
              <w:rPr>
                <w:rFonts w:asciiTheme="minorHAnsi" w:hAnsiTheme="minorHAnsi"/>
                <w:b/>
                <w:sz w:val="20"/>
                <w:szCs w:val="20"/>
              </w:rPr>
              <w:t xml:space="preserve"> – Systems Serving Individual Dwelling Units</w:t>
            </w:r>
          </w:p>
          <w:p w14:paraId="72822EE6" w14:textId="5919A29B" w:rsidR="001B5E8A" w:rsidRDefault="001B5E8A" w:rsidP="001B5E8A">
            <w:pPr>
              <w:pStyle w:val="BodyText2"/>
              <w:spacing w:before="0" w:after="0"/>
              <w:rPr>
                <w:rFonts w:asciiTheme="minorHAnsi" w:hAnsiTheme="minorHAnsi"/>
                <w:sz w:val="18"/>
                <w:szCs w:val="18"/>
              </w:rPr>
            </w:pPr>
            <w:r>
              <w:rPr>
                <w:rFonts w:asciiTheme="minorHAnsi" w:hAnsiTheme="minorHAnsi"/>
                <w:sz w:val="18"/>
                <w:szCs w:val="18"/>
              </w:rPr>
              <w:t>&lt;&lt;</w:t>
            </w:r>
            <w:r>
              <w:t xml:space="preserve"> </w:t>
            </w:r>
            <w:r w:rsidRPr="001B5E8A">
              <w:rPr>
                <w:rFonts w:asciiTheme="minorHAnsi" w:hAnsiTheme="minorHAnsi"/>
                <w:sz w:val="18"/>
                <w:szCs w:val="18"/>
              </w:rPr>
              <w:t xml:space="preserve">If </w:t>
            </w:r>
            <w:r w:rsidR="00A440A7">
              <w:rPr>
                <w:rFonts w:asciiTheme="minorHAnsi" w:hAnsiTheme="minorHAnsi"/>
                <w:sz w:val="18"/>
                <w:szCs w:val="18"/>
              </w:rPr>
              <w:t>A0</w:t>
            </w:r>
            <w:r w:rsidR="00A333E3">
              <w:rPr>
                <w:rFonts w:asciiTheme="minorHAnsi" w:hAnsiTheme="minorHAnsi"/>
                <w:sz w:val="18"/>
                <w:szCs w:val="18"/>
              </w:rPr>
              <w:t>1</w:t>
            </w:r>
            <w:r w:rsidR="00A440A7">
              <w:rPr>
                <w:rFonts w:asciiTheme="minorHAnsi" w:hAnsiTheme="minorHAnsi"/>
                <w:sz w:val="18"/>
                <w:szCs w:val="18"/>
              </w:rPr>
              <w:t xml:space="preserve"> = “Electric Clothes Dryer Ready</w:t>
            </w:r>
            <w:r w:rsidR="00A333E3">
              <w:rPr>
                <w:rFonts w:asciiTheme="minorHAnsi" w:hAnsiTheme="minorHAnsi"/>
                <w:sz w:val="18"/>
                <w:szCs w:val="18"/>
              </w:rPr>
              <w:t xml:space="preserve"> </w:t>
            </w:r>
            <w:r w:rsidR="00A333E3" w:rsidRPr="00BC6675">
              <w:rPr>
                <w:rFonts w:asciiTheme="minorHAnsi" w:hAnsiTheme="minorHAnsi"/>
                <w:sz w:val="18"/>
                <w:szCs w:val="18"/>
              </w:rPr>
              <w:t>– Systems Serving Individual Dwelling Units</w:t>
            </w:r>
            <w:r w:rsidR="00A440A7">
              <w:rPr>
                <w:rFonts w:asciiTheme="minorHAnsi" w:hAnsiTheme="minorHAnsi"/>
                <w:sz w:val="18"/>
                <w:szCs w:val="18"/>
              </w:rPr>
              <w:t>”, then display the table, else display the section does not apply message.&gt;&gt;</w:t>
            </w:r>
          </w:p>
          <w:p w14:paraId="1FAB5999" w14:textId="58DF0E30" w:rsidR="00E45537" w:rsidRPr="00A3784E" w:rsidRDefault="00E45537" w:rsidP="001B5E8A">
            <w:pPr>
              <w:pStyle w:val="BodyText2"/>
              <w:spacing w:before="0" w:after="0"/>
              <w:rPr>
                <w:rFonts w:asciiTheme="minorHAnsi" w:hAnsiTheme="minorHAnsi"/>
                <w:sz w:val="18"/>
                <w:szCs w:val="18"/>
              </w:rPr>
            </w:pPr>
            <w:r w:rsidRPr="00E45537">
              <w:rPr>
                <w:rFonts w:asciiTheme="minorHAnsi" w:hAnsiTheme="minorHAnsi"/>
                <w:sz w:val="18"/>
                <w:szCs w:val="18"/>
              </w:rPr>
              <w:t>&lt;&lt;Static Text - see the top&gt;&gt;</w:t>
            </w:r>
          </w:p>
        </w:tc>
      </w:tr>
      <w:tr w:rsidR="001B5E8A" w:rsidRPr="00A3784E" w14:paraId="22A98026" w14:textId="77777777" w:rsidTr="00A440A7">
        <w:trPr>
          <w:trHeight w:val="144"/>
        </w:trPr>
        <w:tc>
          <w:tcPr>
            <w:tcW w:w="10790" w:type="dxa"/>
            <w:tcMar>
              <w:top w:w="0" w:type="dxa"/>
              <w:left w:w="115" w:type="dxa"/>
              <w:bottom w:w="0" w:type="dxa"/>
              <w:right w:w="115" w:type="dxa"/>
            </w:tcMar>
            <w:vAlign w:val="center"/>
          </w:tcPr>
          <w:p w14:paraId="22CCB787" w14:textId="77777777" w:rsidR="001B5E8A" w:rsidRPr="00A3784E" w:rsidRDefault="001B5E8A" w:rsidP="00D622DB">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647E222A" w14:textId="77777777" w:rsidR="001B5E8A" w:rsidRPr="00C005DB" w:rsidRDefault="001B5E8A"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790"/>
      </w:tblGrid>
      <w:tr w:rsidR="00A333E3" w:rsidRPr="00A3784E" w14:paraId="1F26DFE6" w14:textId="77777777">
        <w:trPr>
          <w:trHeight w:val="144"/>
        </w:trPr>
        <w:tc>
          <w:tcPr>
            <w:tcW w:w="10790" w:type="dxa"/>
            <w:tcMar>
              <w:top w:w="0" w:type="dxa"/>
              <w:left w:w="115" w:type="dxa"/>
              <w:bottom w:w="0" w:type="dxa"/>
              <w:right w:w="115" w:type="dxa"/>
            </w:tcMar>
          </w:tcPr>
          <w:p w14:paraId="51D9FE97" w14:textId="77777777" w:rsidR="00A333E3" w:rsidRDefault="00A333E3" w:rsidP="005B649A">
            <w:pPr>
              <w:pStyle w:val="BodyText2"/>
              <w:spacing w:before="0" w:after="0"/>
              <w:rPr>
                <w:rFonts w:asciiTheme="minorHAnsi" w:hAnsiTheme="minorHAnsi"/>
                <w:b/>
                <w:sz w:val="20"/>
                <w:szCs w:val="20"/>
              </w:rPr>
            </w:pPr>
            <w:r>
              <w:rPr>
                <w:rFonts w:asciiTheme="minorHAnsi" w:hAnsiTheme="minorHAnsi"/>
                <w:b/>
                <w:sz w:val="20"/>
                <w:szCs w:val="20"/>
              </w:rPr>
              <w:t>E</w:t>
            </w:r>
            <w:r w:rsidRPr="007E5A6A">
              <w:rPr>
                <w:rFonts w:asciiTheme="minorHAnsi" w:hAnsiTheme="minorHAnsi"/>
                <w:b/>
                <w:sz w:val="20"/>
                <w:szCs w:val="20"/>
              </w:rPr>
              <w:t xml:space="preserve">. </w:t>
            </w:r>
            <w:r>
              <w:rPr>
                <w:rFonts w:asciiTheme="minorHAnsi" w:hAnsiTheme="minorHAnsi"/>
                <w:b/>
                <w:sz w:val="20"/>
                <w:szCs w:val="20"/>
              </w:rPr>
              <w:t>Electric Clothes Dryer Ready – Systems in Common Areas</w:t>
            </w:r>
          </w:p>
          <w:p w14:paraId="57AB5168" w14:textId="77777777" w:rsidR="00A333E3" w:rsidRDefault="00A333E3" w:rsidP="005B649A">
            <w:pPr>
              <w:pStyle w:val="BodyText2"/>
              <w:spacing w:before="0" w:after="0"/>
              <w:rPr>
                <w:rFonts w:asciiTheme="minorHAnsi" w:hAnsiTheme="minorHAnsi"/>
                <w:sz w:val="18"/>
                <w:szCs w:val="18"/>
              </w:rPr>
            </w:pPr>
            <w:r>
              <w:rPr>
                <w:rFonts w:asciiTheme="minorHAnsi" w:hAnsiTheme="minorHAnsi"/>
                <w:sz w:val="18"/>
                <w:szCs w:val="18"/>
              </w:rPr>
              <w:t>&lt;&lt;</w:t>
            </w:r>
            <w:r>
              <w:t xml:space="preserve"> </w:t>
            </w:r>
            <w:r w:rsidRPr="001B5E8A">
              <w:rPr>
                <w:rFonts w:asciiTheme="minorHAnsi" w:hAnsiTheme="minorHAnsi"/>
                <w:sz w:val="18"/>
                <w:szCs w:val="18"/>
              </w:rPr>
              <w:t xml:space="preserve">If </w:t>
            </w:r>
            <w:r>
              <w:rPr>
                <w:rFonts w:asciiTheme="minorHAnsi" w:hAnsiTheme="minorHAnsi"/>
                <w:sz w:val="18"/>
                <w:szCs w:val="18"/>
              </w:rPr>
              <w:t>A01 = “Electric Clothes Dryer Ready – Systems in Common Areas”, then display the table, else display the section does not apply message.&gt;&gt;</w:t>
            </w:r>
          </w:p>
          <w:p w14:paraId="691D2BD1" w14:textId="188FAA90" w:rsidR="00E45537" w:rsidRPr="00A440A7" w:rsidRDefault="00E45537" w:rsidP="005B649A">
            <w:pPr>
              <w:pStyle w:val="BodyText2"/>
              <w:spacing w:before="0" w:after="0"/>
              <w:rPr>
                <w:rFonts w:asciiTheme="minorHAnsi" w:hAnsiTheme="minorHAnsi"/>
                <w:b/>
                <w:sz w:val="20"/>
                <w:szCs w:val="20"/>
              </w:rPr>
            </w:pPr>
            <w:r w:rsidRPr="00BC6675">
              <w:rPr>
                <w:rFonts w:asciiTheme="minorHAnsi" w:hAnsiTheme="minorHAnsi"/>
                <w:sz w:val="18"/>
                <w:szCs w:val="18"/>
              </w:rPr>
              <w:t>&lt;&lt;Static Text - see the top&gt;&gt;</w:t>
            </w:r>
          </w:p>
        </w:tc>
      </w:tr>
      <w:tr w:rsidR="00A333E3" w:rsidRPr="00A3784E" w14:paraId="1D84217E" w14:textId="77777777">
        <w:trPr>
          <w:trHeight w:val="144"/>
        </w:trPr>
        <w:tc>
          <w:tcPr>
            <w:tcW w:w="10790" w:type="dxa"/>
            <w:tcMar>
              <w:top w:w="0" w:type="dxa"/>
              <w:left w:w="115" w:type="dxa"/>
              <w:bottom w:w="0" w:type="dxa"/>
              <w:right w:w="115" w:type="dxa"/>
            </w:tcMar>
            <w:vAlign w:val="center"/>
          </w:tcPr>
          <w:p w14:paraId="3212FD17" w14:textId="77777777" w:rsidR="00A333E3" w:rsidRPr="00A3784E" w:rsidRDefault="00A333E3" w:rsidP="005B649A">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B7D" w14:textId="77777777" w:rsidR="00012A93" w:rsidRPr="00C005DB" w:rsidRDefault="00012A93" w:rsidP="00012A93">
      <w:pPr>
        <w:rPr>
          <w:rFonts w:asciiTheme="minorHAnsi" w:hAnsiTheme="minorHAnsi"/>
          <w:sz w:val="18"/>
          <w:szCs w:val="18"/>
        </w:rPr>
      </w:pPr>
    </w:p>
    <w:p w14:paraId="46B55BEC" w14:textId="1F57BF55" w:rsidR="000A4E0F" w:rsidRPr="00A3784E" w:rsidRDefault="000A4E0F" w:rsidP="000A4E0F"/>
    <w:sectPr w:rsidR="000A4E0F" w:rsidRPr="00A3784E" w:rsidSect="006F315F">
      <w:headerReference w:type="default" r:id="rId15"/>
      <w:pgSz w:w="12240" w:h="15840" w:code="1"/>
      <w:pgMar w:top="720" w:right="720" w:bottom="720" w:left="720" w:header="18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14350" w14:textId="77777777" w:rsidR="00D75038" w:rsidRDefault="00D75038">
      <w:r>
        <w:separator/>
      </w:r>
    </w:p>
  </w:endnote>
  <w:endnote w:type="continuationSeparator" w:id="0">
    <w:p w14:paraId="0DC06826" w14:textId="77777777" w:rsidR="00D75038" w:rsidRDefault="00D75038">
      <w:r>
        <w:continuationSeparator/>
      </w:r>
    </w:p>
  </w:endnote>
  <w:endnote w:type="continuationNotice" w:id="1">
    <w:p w14:paraId="1DC327A4" w14:textId="77777777" w:rsidR="00D75038" w:rsidRDefault="00D750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BAED9" w14:textId="587B1B25" w:rsidR="0008786E" w:rsidRPr="0071311B" w:rsidRDefault="0008786E" w:rsidP="00BE7FD2">
    <w:pPr>
      <w:pBdr>
        <w:top w:val="single" w:sz="4" w:space="1" w:color="auto"/>
      </w:pBdr>
      <w:tabs>
        <w:tab w:val="center" w:pos="5130"/>
        <w:tab w:val="left" w:pos="8460"/>
      </w:tabs>
      <w:ind w:left="-90"/>
      <w:rPr>
        <w:rFonts w:ascii="Calibri" w:hAnsi="Calibri"/>
        <w:sz w:val="18"/>
        <w:szCs w:val="18"/>
      </w:rPr>
    </w:pPr>
    <w:r w:rsidRPr="0071311B">
      <w:rPr>
        <w:rFonts w:ascii="Calibri" w:hAnsi="Calibri"/>
        <w:sz w:val="18"/>
        <w:szCs w:val="18"/>
      </w:rPr>
      <w:t xml:space="preserve">Registration Number:   </w:t>
    </w:r>
    <w:r w:rsidRPr="0071311B">
      <w:rPr>
        <w:rFonts w:ascii="Calibri" w:hAnsi="Calibri"/>
        <w:sz w:val="18"/>
        <w:szCs w:val="18"/>
      </w:rPr>
      <w:tab/>
      <w:t xml:space="preserve">Registration Date/Time:  </w:t>
    </w:r>
    <w:r w:rsidR="00375D63" w:rsidRPr="0071311B">
      <w:rPr>
        <w:rFonts w:ascii="Calibri" w:hAnsi="Calibri"/>
        <w:sz w:val="18"/>
        <w:szCs w:val="18"/>
      </w:rPr>
      <w:tab/>
      <w:t xml:space="preserve"> HERS</w:t>
    </w:r>
    <w:r w:rsidRPr="0071311B">
      <w:rPr>
        <w:rFonts w:ascii="Calibri" w:hAnsi="Calibri"/>
        <w:sz w:val="18"/>
        <w:szCs w:val="18"/>
      </w:rPr>
      <w:t xml:space="preserve"> Provider:                       </w:t>
    </w:r>
  </w:p>
  <w:p w14:paraId="70A2A351" w14:textId="23D01A6E" w:rsidR="0008786E" w:rsidRPr="00BE7FD2" w:rsidRDefault="0008786E" w:rsidP="00BE7FD2">
    <w:pPr>
      <w:tabs>
        <w:tab w:val="center" w:pos="5760"/>
        <w:tab w:val="right" w:pos="10800"/>
        <w:tab w:val="right" w:pos="14400"/>
      </w:tabs>
      <w:ind w:left="-90"/>
    </w:pPr>
    <w:r w:rsidRPr="0071311B">
      <w:rPr>
        <w:rFonts w:ascii="Calibri" w:hAnsi="Calibri"/>
        <w:sz w:val="18"/>
        <w:szCs w:val="18"/>
      </w:rPr>
      <w:t>CA Building Energy Efficiency Standards - 20</w:t>
    </w:r>
    <w:r w:rsidR="00987E46">
      <w:rPr>
        <w:rFonts w:ascii="Calibri" w:hAnsi="Calibri"/>
        <w:sz w:val="18"/>
        <w:szCs w:val="18"/>
      </w:rPr>
      <w:t>22</w:t>
    </w:r>
    <w:r w:rsidRPr="0071311B">
      <w:rPr>
        <w:rFonts w:ascii="Calibri" w:hAnsi="Calibri"/>
        <w:sz w:val="18"/>
        <w:szCs w:val="18"/>
      </w:rPr>
      <w:t xml:space="preserve"> </w:t>
    </w:r>
    <w:r w:rsidR="000F1ACB" w:rsidRPr="000F1ACB">
      <w:rPr>
        <w:rFonts w:ascii="Calibri" w:hAnsi="Calibri"/>
        <w:sz w:val="18"/>
        <w:szCs w:val="18"/>
      </w:rPr>
      <w:t>Low-</w:t>
    </w:r>
    <w:r w:rsidR="004B2A67">
      <w:rPr>
        <w:rFonts w:ascii="Calibri" w:hAnsi="Calibri"/>
        <w:sz w:val="18"/>
        <w:szCs w:val="18"/>
      </w:rPr>
      <w:t>R</w:t>
    </w:r>
    <w:r w:rsidR="000F1ACB" w:rsidRPr="000F1ACB">
      <w:rPr>
        <w:rFonts w:ascii="Calibri" w:hAnsi="Calibri"/>
        <w:sz w:val="18"/>
        <w:szCs w:val="18"/>
      </w:rPr>
      <w:t>ise Multifamily</w:t>
    </w:r>
    <w:r w:rsidRPr="0071311B">
      <w:rPr>
        <w:rFonts w:ascii="Calibri" w:hAnsi="Calibri"/>
        <w:sz w:val="18"/>
        <w:szCs w:val="18"/>
      </w:rPr>
      <w:t xml:space="preserve"> Compliance</w:t>
    </w:r>
    <w:r w:rsidRPr="0071311B">
      <w:rPr>
        <w:rFonts w:ascii="Calibri" w:hAnsi="Calibri"/>
        <w:sz w:val="18"/>
        <w:szCs w:val="18"/>
      </w:rPr>
      <w:tab/>
    </w:r>
    <w:r>
      <w:rPr>
        <w:rFonts w:ascii="Calibri" w:hAnsi="Calibri"/>
        <w:sz w:val="18"/>
        <w:szCs w:val="18"/>
      </w:rPr>
      <w:t xml:space="preserve">January </w:t>
    </w:r>
    <w:r w:rsidR="006C3E79">
      <w:rPr>
        <w:rFonts w:ascii="Calibri" w:hAnsi="Calibri"/>
        <w:sz w:val="18"/>
        <w:szCs w:val="18"/>
      </w:rPr>
      <w:t>20</w:t>
    </w:r>
    <w:r w:rsidR="00987E46">
      <w:rPr>
        <w:rFonts w:ascii="Calibri" w:hAnsi="Calibri"/>
        <w:sz w:val="18"/>
        <w:szCs w:val="18"/>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48E8A" w14:textId="2AC8B588" w:rsidR="00894F5C" w:rsidRPr="00BE7FD2" w:rsidRDefault="00894F5C" w:rsidP="00894F5C">
    <w:pPr>
      <w:pBdr>
        <w:top w:val="single" w:sz="4" w:space="1" w:color="auto"/>
      </w:pBdr>
      <w:tabs>
        <w:tab w:val="center" w:pos="5760"/>
        <w:tab w:val="right" w:pos="10800"/>
        <w:tab w:val="right" w:pos="14400"/>
      </w:tabs>
      <w:ind w:left="-90"/>
    </w:pPr>
    <w:r w:rsidRPr="0071311B">
      <w:rPr>
        <w:rFonts w:ascii="Calibri" w:hAnsi="Calibri"/>
        <w:sz w:val="18"/>
        <w:szCs w:val="18"/>
      </w:rPr>
      <w:t>CA Building Energy Efficiency Standards - 20</w:t>
    </w:r>
    <w:r>
      <w:rPr>
        <w:rFonts w:ascii="Calibri" w:hAnsi="Calibri"/>
        <w:sz w:val="18"/>
        <w:szCs w:val="18"/>
      </w:rPr>
      <w:t>22</w:t>
    </w:r>
    <w:r w:rsidRPr="0071311B">
      <w:rPr>
        <w:rFonts w:ascii="Calibri" w:hAnsi="Calibri"/>
        <w:sz w:val="18"/>
        <w:szCs w:val="18"/>
      </w:rPr>
      <w:t xml:space="preserve"> </w:t>
    </w:r>
    <w:r w:rsidRPr="000F1ACB">
      <w:rPr>
        <w:rFonts w:ascii="Calibri" w:hAnsi="Calibri"/>
        <w:sz w:val="18"/>
        <w:szCs w:val="18"/>
      </w:rPr>
      <w:t>Low-</w:t>
    </w:r>
    <w:r w:rsidR="004B2A67">
      <w:rPr>
        <w:rFonts w:ascii="Calibri" w:hAnsi="Calibri"/>
        <w:sz w:val="18"/>
        <w:szCs w:val="18"/>
      </w:rPr>
      <w:t>R</w:t>
    </w:r>
    <w:r w:rsidRPr="000F1ACB">
      <w:rPr>
        <w:rFonts w:ascii="Calibri" w:hAnsi="Calibri"/>
        <w:sz w:val="18"/>
        <w:szCs w:val="18"/>
      </w:rPr>
      <w:t>ise Multifamily</w:t>
    </w:r>
    <w:r w:rsidRPr="0071311B">
      <w:rPr>
        <w:rFonts w:ascii="Calibri" w:hAnsi="Calibri"/>
        <w:sz w:val="18"/>
        <w:szCs w:val="18"/>
      </w:rPr>
      <w:t xml:space="preserve"> Compliance</w:t>
    </w:r>
    <w:r w:rsidRPr="0071311B">
      <w:rPr>
        <w:rFonts w:ascii="Calibri" w:hAnsi="Calibri"/>
        <w:sz w:val="18"/>
        <w:szCs w:val="18"/>
      </w:rPr>
      <w:tab/>
    </w:r>
    <w:r>
      <w:rPr>
        <w:rFonts w:ascii="Calibri" w:hAnsi="Calibri"/>
        <w:sz w:val="18"/>
        <w:szCs w:val="18"/>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CC6B5" w14:textId="77777777" w:rsidR="00D75038" w:rsidRDefault="00D75038">
      <w:r>
        <w:separator/>
      </w:r>
    </w:p>
  </w:footnote>
  <w:footnote w:type="continuationSeparator" w:id="0">
    <w:p w14:paraId="55E60FBB" w14:textId="77777777" w:rsidR="00D75038" w:rsidRDefault="00D75038">
      <w:r>
        <w:continuationSeparator/>
      </w:r>
    </w:p>
  </w:footnote>
  <w:footnote w:type="continuationNotice" w:id="1">
    <w:p w14:paraId="08254CD6" w14:textId="77777777" w:rsidR="00D75038" w:rsidRDefault="00D750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5331A" w14:textId="77777777" w:rsidR="009843EF" w:rsidRPr="001A0779" w:rsidRDefault="009843EF" w:rsidP="009843EF">
    <w:pPr>
      <w:tabs>
        <w:tab w:val="center" w:pos="4320"/>
        <w:tab w:val="right" w:pos="8640"/>
      </w:tabs>
      <w:ind w:left="360"/>
      <w:jc w:val="center"/>
      <w:rPr>
        <w:rFonts w:ascii="Arial" w:hAnsi="Arial" w:cs="Arial"/>
        <w:sz w:val="24"/>
        <w:szCs w:val="24"/>
      </w:rPr>
    </w:pPr>
    <w:r w:rsidRPr="001A0779">
      <w:rPr>
        <w:rFonts w:ascii="Calibri" w:hAnsi="Calibri" w:cs="Calibri"/>
        <w:noProof/>
        <w:sz w:val="28"/>
        <w:szCs w:val="28"/>
      </w:rPr>
      <w:drawing>
        <wp:anchor distT="0" distB="0" distL="114300" distR="114300" simplePos="0" relativeHeight="251658242" behindDoc="0" locked="0" layoutInCell="1" allowOverlap="1" wp14:anchorId="55E61DC2" wp14:editId="781081C0">
          <wp:simplePos x="0" y="0"/>
          <wp:positionH relativeFrom="column">
            <wp:posOffset>0</wp:posOffset>
          </wp:positionH>
          <wp:positionV relativeFrom="paragraph">
            <wp:posOffset>47625</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ELECTRIC READY REQUIREMENTS</w:t>
    </w:r>
  </w:p>
  <w:p w14:paraId="33A63414" w14:textId="77777777" w:rsidR="009843EF" w:rsidRPr="001A0779" w:rsidRDefault="009843EF" w:rsidP="009843EF">
    <w:pPr>
      <w:tabs>
        <w:tab w:val="center" w:pos="4320"/>
        <w:tab w:val="right" w:pos="8640"/>
      </w:tabs>
      <w:ind w:left="360"/>
      <w:rPr>
        <w:rFonts w:ascii="Arial" w:hAnsi="Arial" w:cs="Arial"/>
        <w:sz w:val="24"/>
        <w:szCs w:val="24"/>
      </w:rPr>
    </w:pPr>
    <w:r w:rsidRPr="001A0779">
      <w:rPr>
        <w:rFonts w:ascii="Arial" w:hAnsi="Arial" w:cs="Arial"/>
        <w:sz w:val="24"/>
        <w:szCs w:val="24"/>
      </w:rPr>
      <w:ptab w:relativeTo="margin" w:alignment="center" w:leader="none"/>
    </w:r>
    <w:r w:rsidRPr="001A0779">
      <w:rPr>
        <w:rFonts w:ascii="Arial" w:hAnsi="Arial" w:cs="Arial"/>
        <w:sz w:val="24"/>
        <w:szCs w:val="24"/>
      </w:rPr>
      <w:ptab w:relativeTo="margin" w:alignment="right" w:leader="none"/>
    </w:r>
    <w:r w:rsidRPr="001A0779">
      <w:rPr>
        <w:rFonts w:ascii="Calibri" w:hAnsi="Calibri" w:cs="Calibri"/>
        <w:sz w:val="28"/>
        <w:szCs w:val="28"/>
      </w:rPr>
      <w:t>CEC-</w:t>
    </w:r>
    <w:r>
      <w:rPr>
        <w:rFonts w:ascii="Calibri" w:hAnsi="Calibri" w:cs="Calibri"/>
        <w:sz w:val="28"/>
        <w:szCs w:val="28"/>
      </w:rPr>
      <w:t>LMCI</w:t>
    </w:r>
    <w:r w:rsidRPr="001A0779">
      <w:rPr>
        <w:rFonts w:ascii="Calibri" w:hAnsi="Calibri" w:cs="Calibri"/>
        <w:sz w:val="28"/>
        <w:szCs w:val="28"/>
      </w:rPr>
      <w:t>-</w:t>
    </w:r>
    <w:r>
      <w:rPr>
        <w:rFonts w:ascii="Calibri" w:hAnsi="Calibri" w:cs="Calibri"/>
        <w:sz w:val="28"/>
        <w:szCs w:val="28"/>
      </w:rPr>
      <w:t>ELC</w:t>
    </w:r>
    <w:r w:rsidRPr="001A0779">
      <w:rPr>
        <w:rFonts w:ascii="Calibri" w:hAnsi="Calibri" w:cs="Calibri"/>
        <w:sz w:val="28"/>
        <w:szCs w:val="28"/>
      </w:rPr>
      <w:t>-</w:t>
    </w:r>
    <w:r>
      <w:rPr>
        <w:rFonts w:ascii="Calibri" w:hAnsi="Calibri" w:cs="Calibri"/>
        <w:sz w:val="28"/>
        <w:szCs w:val="28"/>
      </w:rPr>
      <w:t>01</w:t>
    </w:r>
    <w:r w:rsidRPr="001A0779">
      <w:rPr>
        <w:rFonts w:ascii="Calibri" w:hAnsi="Calibri" w:cs="Calibri"/>
        <w:sz w:val="28"/>
        <w:szCs w:val="28"/>
      </w:rPr>
      <w:t>-</w:t>
    </w:r>
    <w:r>
      <w:rPr>
        <w:rFonts w:ascii="Calibri" w:hAnsi="Calibri" w:cs="Calibri"/>
        <w:sz w:val="28"/>
        <w:szCs w:val="28"/>
      </w:rPr>
      <w:t>E</w:t>
    </w:r>
  </w:p>
  <w:p w14:paraId="0A28AF9F" w14:textId="77777777" w:rsidR="009843EF" w:rsidRPr="00DF2679" w:rsidRDefault="009843EF" w:rsidP="009843EF">
    <w:pPr>
      <w:spacing w:after="160" w:line="259" w:lineRule="auto"/>
      <w:ind w:left="360"/>
      <w:rPr>
        <w:rFonts w:ascii="Calibri" w:eastAsia="Calibri" w:hAnsi="Calibri" w:cs="Calibri"/>
        <w:b/>
        <w:bCs/>
        <w:i/>
        <w:iCs/>
        <w:sz w:val="28"/>
        <w:szCs w:val="28"/>
      </w:rPr>
    </w:pPr>
    <w:r w:rsidRPr="001A0779">
      <w:rPr>
        <w:rFonts w:ascii="Arial" w:eastAsia="Calibri" w:hAnsi="Arial" w:cs="Arial"/>
        <w:sz w:val="24"/>
        <w:szCs w:val="22"/>
      </w:rPr>
      <w:ptab w:relativeTo="margin" w:alignment="center" w:leader="none"/>
    </w:r>
    <w:r w:rsidRPr="001A0779">
      <w:rPr>
        <w:rFonts w:ascii="Calibri" w:eastAsia="Calibri" w:hAnsi="Calibri" w:cs="Calibri"/>
        <w:b/>
        <w:bCs/>
        <w:i/>
        <w:iCs/>
        <w:sz w:val="28"/>
        <w:szCs w:val="28"/>
      </w:rPr>
      <w:t>SAMPLE FORM – NOT VALID FOR SUBMISSION TO BUILDING DEPARTMENTS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F7185" w14:textId="18D4C3F8" w:rsidR="0008786E" w:rsidRDefault="0008786E"/>
  <w:p w14:paraId="2021A8FF" w14:textId="13BC5D7D" w:rsidR="0008786E" w:rsidRPr="007770C5" w:rsidRDefault="0008786E" w:rsidP="008F28D3">
    <w:pPr>
      <w:suppressAutoHyphens/>
      <w:ind w:left="-90"/>
      <w:rPr>
        <w:rFonts w:ascii="Arial" w:hAnsi="Arial" w:cs="Arial"/>
        <w:sz w:val="14"/>
        <w:szCs w:val="14"/>
      </w:rPr>
    </w:pPr>
    <w:r>
      <w:rPr>
        <w:rFonts w:ascii="Arial" w:hAnsi="Arial" w:cs="Arial"/>
        <w:noProof/>
        <w:color w:val="2B579A"/>
        <w:sz w:val="14"/>
        <w:szCs w:val="14"/>
        <w:shd w:val="clear" w:color="auto" w:fill="E6E6E6"/>
      </w:rPr>
      <w:drawing>
        <wp:anchor distT="0" distB="0" distL="114300" distR="114300" simplePos="0" relativeHeight="251658241" behindDoc="1" locked="0" layoutInCell="0" allowOverlap="1" wp14:anchorId="1564E966" wp14:editId="13002232">
          <wp:simplePos x="0" y="0"/>
          <wp:positionH relativeFrom="margin">
            <wp:align>center</wp:align>
          </wp:positionH>
          <wp:positionV relativeFrom="margin">
            <wp:align>center</wp:align>
          </wp:positionV>
          <wp:extent cx="9144000" cy="6858000"/>
          <wp:effectExtent l="0" t="0" r="0" b="0"/>
          <wp:wrapNone/>
          <wp:docPr id="2" name="Picture 2"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7770C5">
      <w:rPr>
        <w:rFonts w:ascii="Arial" w:hAnsi="Arial" w:cs="Arial"/>
        <w:sz w:val="14"/>
        <w:szCs w:val="14"/>
      </w:rPr>
      <w:t>STATE OF CALIFORNIA</w:t>
    </w:r>
  </w:p>
  <w:p w14:paraId="465CF5B5" w14:textId="11C04FCD" w:rsidR="0008786E" w:rsidRPr="007770C5" w:rsidRDefault="0008786E" w:rsidP="008F28D3">
    <w:pPr>
      <w:suppressAutoHyphens/>
      <w:ind w:left="-90"/>
      <w:rPr>
        <w:rFonts w:ascii="Arial" w:hAnsi="Arial" w:cs="Arial"/>
        <w:b/>
        <w:sz w:val="24"/>
        <w:szCs w:val="24"/>
      </w:rPr>
    </w:pPr>
    <w:r>
      <w:rPr>
        <w:rFonts w:ascii="Arial" w:hAnsi="Arial" w:cs="Arial"/>
        <w:noProof/>
        <w:color w:val="2B579A"/>
        <w:sz w:val="14"/>
        <w:szCs w:val="14"/>
        <w:shd w:val="clear" w:color="auto" w:fill="E6E6E6"/>
      </w:rPr>
      <w:drawing>
        <wp:anchor distT="0" distB="0" distL="114300" distR="114300" simplePos="0" relativeHeight="251658240" behindDoc="0" locked="0" layoutInCell="1" allowOverlap="1" wp14:anchorId="3FEAE4F5" wp14:editId="6A4EF362">
          <wp:simplePos x="0" y="0"/>
          <wp:positionH relativeFrom="margin">
            <wp:posOffset>6481445</wp:posOffset>
          </wp:positionH>
          <wp:positionV relativeFrom="margin">
            <wp:posOffset>-786130</wp:posOffset>
          </wp:positionV>
          <wp:extent cx="290830" cy="25527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290830" cy="255270"/>
                  </a:xfrm>
                  <a:prstGeom prst="rect">
                    <a:avLst/>
                  </a:prstGeom>
                  <a:noFill/>
                </pic:spPr>
              </pic:pic>
            </a:graphicData>
          </a:graphic>
          <wp14:sizeRelH relativeFrom="margin">
            <wp14:pctWidth>0</wp14:pctWidth>
          </wp14:sizeRelH>
          <wp14:sizeRelV relativeFrom="margin">
            <wp14:pctHeight>0</wp14:pctHeight>
          </wp14:sizeRelV>
        </wp:anchor>
      </w:drawing>
    </w:r>
    <w:r w:rsidR="005B2C88">
      <w:rPr>
        <w:rFonts w:ascii="Arial" w:hAnsi="Arial" w:cs="Arial"/>
        <w:b/>
        <w:sz w:val="24"/>
        <w:szCs w:val="24"/>
      </w:rPr>
      <w:t>ELECTRIC READY REQUIREMENTS</w:t>
    </w:r>
  </w:p>
  <w:p w14:paraId="774B0DFF" w14:textId="14A19293" w:rsidR="0008786E" w:rsidRPr="007770C5" w:rsidRDefault="0008786E" w:rsidP="008F28D3">
    <w:pPr>
      <w:suppressAutoHyphens/>
      <w:ind w:left="-90"/>
      <w:rPr>
        <w:rFonts w:ascii="Arial" w:hAnsi="Arial" w:cs="Arial"/>
        <w:sz w:val="14"/>
        <w:szCs w:val="14"/>
      </w:rPr>
    </w:pPr>
    <w:r>
      <w:rPr>
        <w:rFonts w:ascii="Arial" w:hAnsi="Arial" w:cs="Arial"/>
        <w:sz w:val="14"/>
        <w:szCs w:val="14"/>
      </w:rPr>
      <w:t>CEC-</w:t>
    </w:r>
    <w:r w:rsidR="00A333E3">
      <w:rPr>
        <w:rFonts w:ascii="Arial" w:hAnsi="Arial" w:cs="Arial"/>
        <w:sz w:val="14"/>
        <w:szCs w:val="14"/>
      </w:rPr>
      <w:t>LMCI</w:t>
    </w:r>
    <w:r>
      <w:rPr>
        <w:rFonts w:ascii="Arial" w:hAnsi="Arial" w:cs="Arial"/>
        <w:sz w:val="14"/>
        <w:szCs w:val="14"/>
      </w:rPr>
      <w:t>-</w:t>
    </w:r>
    <w:r w:rsidR="005B2C88">
      <w:rPr>
        <w:rFonts w:ascii="Arial" w:hAnsi="Arial" w:cs="Arial"/>
        <w:sz w:val="14"/>
        <w:szCs w:val="14"/>
      </w:rPr>
      <w:t>ELC</w:t>
    </w:r>
    <w:r>
      <w:rPr>
        <w:rFonts w:ascii="Arial" w:hAnsi="Arial" w:cs="Arial"/>
        <w:sz w:val="14"/>
        <w:szCs w:val="14"/>
      </w:rPr>
      <w:t>-01-E</w:t>
    </w:r>
    <w:r w:rsidRPr="007770C5">
      <w:rPr>
        <w:rFonts w:ascii="Arial" w:hAnsi="Arial" w:cs="Arial"/>
        <w:sz w:val="14"/>
        <w:szCs w:val="14"/>
      </w:rPr>
      <w:t xml:space="preserve"> (Revised</w:t>
    </w:r>
    <w:r>
      <w:rPr>
        <w:rFonts w:ascii="Arial" w:hAnsi="Arial" w:cs="Arial"/>
        <w:sz w:val="14"/>
        <w:szCs w:val="14"/>
      </w:rPr>
      <w:t xml:space="preserve"> 01/20</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179"/>
      <w:gridCol w:w="3587"/>
    </w:tblGrid>
    <w:tr w:rsidR="0008786E" w14:paraId="74E11A1B" w14:textId="77777777" w:rsidTr="002D151D">
      <w:trPr>
        <w:cantSplit/>
        <w:trHeight w:val="288"/>
      </w:trPr>
      <w:tc>
        <w:tcPr>
          <w:tcW w:w="3334" w:type="pct"/>
          <w:tcBorders>
            <w:top w:val="single" w:sz="4" w:space="0" w:color="auto"/>
            <w:left w:val="single" w:sz="4" w:space="0" w:color="auto"/>
            <w:bottom w:val="single" w:sz="4" w:space="0" w:color="auto"/>
            <w:right w:val="nil"/>
          </w:tcBorders>
          <w:vAlign w:val="center"/>
          <w:hideMark/>
        </w:tcPr>
        <w:p w14:paraId="610EEDCB" w14:textId="7101D352" w:rsidR="0008786E" w:rsidRPr="004C7665" w:rsidRDefault="0008786E" w:rsidP="00EE7B3B">
          <w:pPr>
            <w:pStyle w:val="Style77"/>
          </w:pPr>
          <w:r>
            <w:t>CERTIFICATE OF INSTALLATION – DATA FIELD DEFINITIONS AND CALCULATIONS</w:t>
          </w:r>
        </w:p>
      </w:tc>
      <w:tc>
        <w:tcPr>
          <w:tcW w:w="1666" w:type="pct"/>
          <w:tcBorders>
            <w:top w:val="single" w:sz="4" w:space="0" w:color="auto"/>
            <w:left w:val="nil"/>
            <w:bottom w:val="single" w:sz="4" w:space="0" w:color="auto"/>
            <w:right w:val="single" w:sz="4" w:space="0" w:color="auto"/>
          </w:tcBorders>
          <w:vAlign w:val="center"/>
          <w:hideMark/>
        </w:tcPr>
        <w:p w14:paraId="14C56C86" w14:textId="1580DCDC" w:rsidR="0008786E" w:rsidRPr="004C7665" w:rsidRDefault="00A333E3" w:rsidP="00EE7B3B">
          <w:pPr>
            <w:pStyle w:val="Style78"/>
          </w:pPr>
          <w:r>
            <w:t>LMCI</w:t>
          </w:r>
          <w:r w:rsidR="0008786E">
            <w:t>-</w:t>
          </w:r>
          <w:r w:rsidR="005B2C88">
            <w:t>ELC</w:t>
          </w:r>
          <w:r w:rsidR="0008786E">
            <w:t>-01-E</w:t>
          </w:r>
        </w:p>
      </w:tc>
    </w:tr>
    <w:tr w:rsidR="0008786E" w14:paraId="7D243BBC" w14:textId="77777777" w:rsidTr="002D151D">
      <w:trPr>
        <w:cantSplit/>
        <w:trHeight w:val="288"/>
      </w:trPr>
      <w:tc>
        <w:tcPr>
          <w:tcW w:w="3334" w:type="pct"/>
          <w:tcBorders>
            <w:top w:val="single" w:sz="4" w:space="0" w:color="auto"/>
            <w:left w:val="single" w:sz="4" w:space="0" w:color="auto"/>
            <w:bottom w:val="single" w:sz="4" w:space="0" w:color="auto"/>
            <w:right w:val="nil"/>
          </w:tcBorders>
          <w:vAlign w:val="center"/>
          <w:hideMark/>
        </w:tcPr>
        <w:p w14:paraId="7AB37E4F" w14:textId="0C53610B" w:rsidR="0008786E" w:rsidRDefault="005B2C88" w:rsidP="009C1EA6">
          <w:pPr>
            <w:pStyle w:val="Style77"/>
          </w:pPr>
          <w:r>
            <w:t>Electric Ready Requirements</w:t>
          </w:r>
        </w:p>
      </w:tc>
      <w:tc>
        <w:tcPr>
          <w:tcW w:w="1666" w:type="pct"/>
          <w:tcBorders>
            <w:top w:val="single" w:sz="4" w:space="0" w:color="auto"/>
            <w:left w:val="nil"/>
            <w:bottom w:val="single" w:sz="4" w:space="0" w:color="auto"/>
            <w:right w:val="single" w:sz="4" w:space="0" w:color="auto"/>
          </w:tcBorders>
          <w:vAlign w:val="center"/>
          <w:hideMark/>
        </w:tcPr>
        <w:p w14:paraId="53018A52" w14:textId="65647D37" w:rsidR="0008786E" w:rsidRDefault="0008786E" w:rsidP="007F0719">
          <w:pPr>
            <w:pStyle w:val="Style78"/>
          </w:pPr>
          <w:r>
            <w:tab/>
            <w:t xml:space="preserve">(Page </w:t>
          </w:r>
          <w:r w:rsidRPr="00E137D3">
            <w:fldChar w:fldCharType="begin"/>
          </w:r>
          <w:r>
            <w:instrText xml:space="preserve"> PAGE   \* MERGEFORMAT </w:instrText>
          </w:r>
          <w:r w:rsidRPr="00E137D3">
            <w:fldChar w:fldCharType="separate"/>
          </w:r>
          <w:r w:rsidR="00362C1D">
            <w:t>3</w:t>
          </w:r>
          <w:r w:rsidRPr="00E137D3">
            <w:fldChar w:fldCharType="end"/>
          </w:r>
          <w:r>
            <w:t xml:space="preserve"> of </w:t>
          </w:r>
          <w:r w:rsidRPr="00E137D3">
            <w:fldChar w:fldCharType="begin"/>
          </w:r>
          <w:r>
            <w:instrText xml:space="preserve"> SECTIONPAGES   \* MERGEFORMAT </w:instrText>
          </w:r>
          <w:r w:rsidRPr="00E137D3">
            <w:fldChar w:fldCharType="separate"/>
          </w:r>
          <w:r w:rsidR="002C3A11">
            <w:rPr>
              <w:noProof/>
            </w:rPr>
            <w:t>1</w:t>
          </w:r>
          <w:r w:rsidRPr="00E137D3">
            <w:fldChar w:fldCharType="end"/>
          </w:r>
          <w:r>
            <w:t>)</w:t>
          </w:r>
        </w:p>
      </w:tc>
    </w:tr>
  </w:tbl>
  <w:p w14:paraId="4196EBCE" w14:textId="77777777" w:rsidR="0008786E" w:rsidRDefault="0008786E" w:rsidP="003E41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EA21E6"/>
    <w:multiLevelType w:val="hybridMultilevel"/>
    <w:tmpl w:val="4692BB1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BC25650"/>
    <w:multiLevelType w:val="hybridMultilevel"/>
    <w:tmpl w:val="E6C2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B11A63"/>
    <w:multiLevelType w:val="hybridMultilevel"/>
    <w:tmpl w:val="19D098D4"/>
    <w:lvl w:ilvl="0" w:tplc="87B8332A">
      <w:start w:val="2"/>
      <w:numFmt w:val="decimalZero"/>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F934BA"/>
    <w:multiLevelType w:val="hybridMultilevel"/>
    <w:tmpl w:val="1A28D5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76570B"/>
    <w:multiLevelType w:val="hybridMultilevel"/>
    <w:tmpl w:val="25708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AD4FAA"/>
    <w:multiLevelType w:val="hybridMultilevel"/>
    <w:tmpl w:val="32CC3CD0"/>
    <w:lvl w:ilvl="0" w:tplc="7FC2B746">
      <w:start w:val="1"/>
      <w:numFmt w:val="decimal"/>
      <w:lvlText w:val="%1."/>
      <w:lvlJc w:val="left"/>
      <w:pPr>
        <w:ind w:left="360" w:hanging="360"/>
      </w:pPr>
      <w:rPr>
        <w:rFonts w:asciiTheme="minorHAnsi" w:hAnsiTheme="minorHAnsi"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BF46B38"/>
    <w:multiLevelType w:val="hybridMultilevel"/>
    <w:tmpl w:val="AD80777C"/>
    <w:lvl w:ilvl="0" w:tplc="66346956">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58F7D5E"/>
    <w:multiLevelType w:val="hybridMultilevel"/>
    <w:tmpl w:val="C9E87DC6"/>
    <w:lvl w:ilvl="0" w:tplc="4498094A">
      <w:start w:val="1"/>
      <w:numFmt w:val="decimalZero"/>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B6C5707"/>
    <w:multiLevelType w:val="hybridMultilevel"/>
    <w:tmpl w:val="35A8F91E"/>
    <w:lvl w:ilvl="0" w:tplc="0409000F">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08E0CA5"/>
    <w:multiLevelType w:val="hybridMultilevel"/>
    <w:tmpl w:val="CDE2CC1A"/>
    <w:lvl w:ilvl="0" w:tplc="AD5AF350">
      <w:start w:val="1"/>
      <w:numFmt w:val="bullet"/>
      <w:pStyle w:val="List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163C01"/>
    <w:multiLevelType w:val="hybridMultilevel"/>
    <w:tmpl w:val="2268436C"/>
    <w:lvl w:ilvl="0" w:tplc="27EE502C">
      <w:start w:val="1"/>
      <w:numFmt w:val="decimalZero"/>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81863D0"/>
    <w:multiLevelType w:val="hybridMultilevel"/>
    <w:tmpl w:val="19D098D4"/>
    <w:lvl w:ilvl="0" w:tplc="87B8332A">
      <w:start w:val="2"/>
      <w:numFmt w:val="decimalZero"/>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DF2E20"/>
    <w:multiLevelType w:val="hybridMultilevel"/>
    <w:tmpl w:val="5FD0167E"/>
    <w:lvl w:ilvl="0" w:tplc="AA2E4462">
      <w:start w:val="2"/>
      <w:numFmt w:val="decimalZero"/>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start w:val="1"/>
      <w:numFmt w:val="bullet"/>
      <w:lvlText w:val="o"/>
      <w:lvlJc w:val="left"/>
      <w:pPr>
        <w:tabs>
          <w:tab w:val="num" w:pos="1440"/>
        </w:tabs>
        <w:ind w:left="1440" w:hanging="360"/>
      </w:pPr>
      <w:rPr>
        <w:rFonts w:ascii="Courier New" w:hAnsi="Courier New" w:cs="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D1A44D5"/>
    <w:multiLevelType w:val="hybridMultilevel"/>
    <w:tmpl w:val="A0B85E56"/>
    <w:lvl w:ilvl="0" w:tplc="0A4EB2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047DDE"/>
    <w:multiLevelType w:val="hybridMultilevel"/>
    <w:tmpl w:val="A0B85E56"/>
    <w:lvl w:ilvl="0" w:tplc="0A4EB2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B357EC"/>
    <w:multiLevelType w:val="hybridMultilevel"/>
    <w:tmpl w:val="794A986E"/>
    <w:lvl w:ilvl="0" w:tplc="46964A7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72923">
    <w:abstractNumId w:val="4"/>
  </w:num>
  <w:num w:numId="2" w16cid:durableId="545147351">
    <w:abstractNumId w:val="14"/>
  </w:num>
  <w:num w:numId="3" w16cid:durableId="1828668219">
    <w:abstractNumId w:val="1"/>
  </w:num>
  <w:num w:numId="4" w16cid:durableId="718289162">
    <w:abstractNumId w:val="0"/>
  </w:num>
  <w:num w:numId="5" w16cid:durableId="560023688">
    <w:abstractNumId w:val="19"/>
  </w:num>
  <w:num w:numId="6" w16cid:durableId="798911951">
    <w:abstractNumId w:val="15"/>
  </w:num>
  <w:num w:numId="7" w16cid:durableId="12460111">
    <w:abstractNumId w:val="2"/>
  </w:num>
  <w:num w:numId="8" w16cid:durableId="1255287441">
    <w:abstractNumId w:val="13"/>
  </w:num>
  <w:num w:numId="9" w16cid:durableId="1334645739">
    <w:abstractNumId w:val="7"/>
  </w:num>
  <w:num w:numId="10" w16cid:durableId="815923516">
    <w:abstractNumId w:val="5"/>
  </w:num>
  <w:num w:numId="11" w16cid:durableId="582298573">
    <w:abstractNumId w:val="8"/>
  </w:num>
  <w:num w:numId="12" w16cid:durableId="398481134">
    <w:abstractNumId w:val="22"/>
  </w:num>
  <w:num w:numId="13" w16cid:durableId="1637177895">
    <w:abstractNumId w:val="12"/>
  </w:num>
  <w:num w:numId="14" w16cid:durableId="467358558">
    <w:abstractNumId w:val="11"/>
  </w:num>
  <w:num w:numId="15" w16cid:durableId="1110784712">
    <w:abstractNumId w:val="16"/>
  </w:num>
  <w:num w:numId="16" w16cid:durableId="1848321802">
    <w:abstractNumId w:val="6"/>
  </w:num>
  <w:num w:numId="17" w16cid:durableId="1907521886">
    <w:abstractNumId w:val="18"/>
  </w:num>
  <w:num w:numId="18" w16cid:durableId="2068795307">
    <w:abstractNumId w:val="17"/>
  </w:num>
  <w:num w:numId="19" w16cid:durableId="1500585921">
    <w:abstractNumId w:val="10"/>
  </w:num>
  <w:num w:numId="20" w16cid:durableId="1646160166">
    <w:abstractNumId w:val="9"/>
  </w:num>
  <w:num w:numId="21" w16cid:durableId="26491012">
    <w:abstractNumId w:val="3"/>
  </w:num>
  <w:num w:numId="22" w16cid:durableId="1604220886">
    <w:abstractNumId w:val="20"/>
  </w:num>
  <w:num w:numId="23" w16cid:durableId="748355608">
    <w:abstractNumId w:val="21"/>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DateAndTime/>
  <w:proofState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ADD"/>
    <w:rsid w:val="0000541A"/>
    <w:rsid w:val="0001208A"/>
    <w:rsid w:val="00012A93"/>
    <w:rsid w:val="00013858"/>
    <w:rsid w:val="00014B07"/>
    <w:rsid w:val="00021D36"/>
    <w:rsid w:val="000232B2"/>
    <w:rsid w:val="00023ECE"/>
    <w:rsid w:val="000247AF"/>
    <w:rsid w:val="000311A4"/>
    <w:rsid w:val="00034997"/>
    <w:rsid w:val="00037776"/>
    <w:rsid w:val="00051042"/>
    <w:rsid w:val="000569D4"/>
    <w:rsid w:val="00056B9D"/>
    <w:rsid w:val="000609D8"/>
    <w:rsid w:val="00062523"/>
    <w:rsid w:val="00071D49"/>
    <w:rsid w:val="0007327E"/>
    <w:rsid w:val="00080162"/>
    <w:rsid w:val="00080688"/>
    <w:rsid w:val="00080E2C"/>
    <w:rsid w:val="00081774"/>
    <w:rsid w:val="000827E0"/>
    <w:rsid w:val="00085389"/>
    <w:rsid w:val="0008786E"/>
    <w:rsid w:val="000927FE"/>
    <w:rsid w:val="000A1742"/>
    <w:rsid w:val="000A1C8C"/>
    <w:rsid w:val="000A2B54"/>
    <w:rsid w:val="000A4E0F"/>
    <w:rsid w:val="000A503C"/>
    <w:rsid w:val="000A6396"/>
    <w:rsid w:val="000B33B6"/>
    <w:rsid w:val="000C5AC9"/>
    <w:rsid w:val="000C62F7"/>
    <w:rsid w:val="000C7B05"/>
    <w:rsid w:val="000D0962"/>
    <w:rsid w:val="000E084F"/>
    <w:rsid w:val="000E7638"/>
    <w:rsid w:val="000E7AA5"/>
    <w:rsid w:val="000F1ACB"/>
    <w:rsid w:val="000F1AF1"/>
    <w:rsid w:val="000F3C9E"/>
    <w:rsid w:val="000F7142"/>
    <w:rsid w:val="00107CC3"/>
    <w:rsid w:val="00111CCD"/>
    <w:rsid w:val="00122E96"/>
    <w:rsid w:val="001314EC"/>
    <w:rsid w:val="00134076"/>
    <w:rsid w:val="00157308"/>
    <w:rsid w:val="00164977"/>
    <w:rsid w:val="00167D97"/>
    <w:rsid w:val="00170A61"/>
    <w:rsid w:val="00171BD5"/>
    <w:rsid w:val="00172A1A"/>
    <w:rsid w:val="001733D2"/>
    <w:rsid w:val="00174D74"/>
    <w:rsid w:val="00177D82"/>
    <w:rsid w:val="00177DC3"/>
    <w:rsid w:val="00180112"/>
    <w:rsid w:val="001846BD"/>
    <w:rsid w:val="00185ECF"/>
    <w:rsid w:val="00186A83"/>
    <w:rsid w:val="00192B3E"/>
    <w:rsid w:val="00197241"/>
    <w:rsid w:val="00197693"/>
    <w:rsid w:val="001A557C"/>
    <w:rsid w:val="001A58B7"/>
    <w:rsid w:val="001A5F67"/>
    <w:rsid w:val="001A794A"/>
    <w:rsid w:val="001A7EE7"/>
    <w:rsid w:val="001B0B2D"/>
    <w:rsid w:val="001B39D0"/>
    <w:rsid w:val="001B5E8A"/>
    <w:rsid w:val="001B7004"/>
    <w:rsid w:val="001B7920"/>
    <w:rsid w:val="001C4084"/>
    <w:rsid w:val="001C6A87"/>
    <w:rsid w:val="001D4C56"/>
    <w:rsid w:val="001D635D"/>
    <w:rsid w:val="001E7D67"/>
    <w:rsid w:val="001F2821"/>
    <w:rsid w:val="00200CEB"/>
    <w:rsid w:val="00202B8D"/>
    <w:rsid w:val="00207D23"/>
    <w:rsid w:val="00231102"/>
    <w:rsid w:val="002313FC"/>
    <w:rsid w:val="002315EE"/>
    <w:rsid w:val="0023183D"/>
    <w:rsid w:val="00231BE4"/>
    <w:rsid w:val="00234A38"/>
    <w:rsid w:val="00243799"/>
    <w:rsid w:val="002478EC"/>
    <w:rsid w:val="002537CC"/>
    <w:rsid w:val="00253F28"/>
    <w:rsid w:val="00262D27"/>
    <w:rsid w:val="0027204B"/>
    <w:rsid w:val="00282153"/>
    <w:rsid w:val="00282299"/>
    <w:rsid w:val="00286064"/>
    <w:rsid w:val="002873AE"/>
    <w:rsid w:val="002916D3"/>
    <w:rsid w:val="002A2217"/>
    <w:rsid w:val="002A2DF1"/>
    <w:rsid w:val="002A570E"/>
    <w:rsid w:val="002B143E"/>
    <w:rsid w:val="002B2286"/>
    <w:rsid w:val="002B261F"/>
    <w:rsid w:val="002B7822"/>
    <w:rsid w:val="002C16A2"/>
    <w:rsid w:val="002C3A11"/>
    <w:rsid w:val="002C4939"/>
    <w:rsid w:val="002C504D"/>
    <w:rsid w:val="002D0939"/>
    <w:rsid w:val="002D151D"/>
    <w:rsid w:val="002D459A"/>
    <w:rsid w:val="002E25ED"/>
    <w:rsid w:val="002E299F"/>
    <w:rsid w:val="002E582C"/>
    <w:rsid w:val="002F5FC1"/>
    <w:rsid w:val="00306751"/>
    <w:rsid w:val="00310A3E"/>
    <w:rsid w:val="003166AF"/>
    <w:rsid w:val="00324FEA"/>
    <w:rsid w:val="003364BD"/>
    <w:rsid w:val="00342808"/>
    <w:rsid w:val="0035296B"/>
    <w:rsid w:val="00355B60"/>
    <w:rsid w:val="00362C1D"/>
    <w:rsid w:val="00363BD6"/>
    <w:rsid w:val="00363D6F"/>
    <w:rsid w:val="00364A2D"/>
    <w:rsid w:val="003705F9"/>
    <w:rsid w:val="0037148B"/>
    <w:rsid w:val="00375D63"/>
    <w:rsid w:val="00380D8D"/>
    <w:rsid w:val="00381466"/>
    <w:rsid w:val="00382CD6"/>
    <w:rsid w:val="00390943"/>
    <w:rsid w:val="003959C1"/>
    <w:rsid w:val="003A409B"/>
    <w:rsid w:val="003A65C9"/>
    <w:rsid w:val="003B04C2"/>
    <w:rsid w:val="003C5860"/>
    <w:rsid w:val="003C59D8"/>
    <w:rsid w:val="003D131B"/>
    <w:rsid w:val="003D2E65"/>
    <w:rsid w:val="003D619C"/>
    <w:rsid w:val="003E419E"/>
    <w:rsid w:val="003E6D68"/>
    <w:rsid w:val="003E71E0"/>
    <w:rsid w:val="003F2CE3"/>
    <w:rsid w:val="003F55E9"/>
    <w:rsid w:val="00407FE9"/>
    <w:rsid w:val="00411D83"/>
    <w:rsid w:val="00414AFB"/>
    <w:rsid w:val="00415251"/>
    <w:rsid w:val="00415E25"/>
    <w:rsid w:val="0041739F"/>
    <w:rsid w:val="004200D9"/>
    <w:rsid w:val="00421E7D"/>
    <w:rsid w:val="0042272B"/>
    <w:rsid w:val="00423A3E"/>
    <w:rsid w:val="00427DFA"/>
    <w:rsid w:val="0044245F"/>
    <w:rsid w:val="00447F28"/>
    <w:rsid w:val="004524CE"/>
    <w:rsid w:val="004544DB"/>
    <w:rsid w:val="00455AC6"/>
    <w:rsid w:val="004566BD"/>
    <w:rsid w:val="00466EE2"/>
    <w:rsid w:val="00472C9D"/>
    <w:rsid w:val="00474721"/>
    <w:rsid w:val="00474BFC"/>
    <w:rsid w:val="00485E1A"/>
    <w:rsid w:val="00491A08"/>
    <w:rsid w:val="00491F93"/>
    <w:rsid w:val="00497DDD"/>
    <w:rsid w:val="004A4590"/>
    <w:rsid w:val="004B2A67"/>
    <w:rsid w:val="004B3735"/>
    <w:rsid w:val="004B5AAD"/>
    <w:rsid w:val="004B644C"/>
    <w:rsid w:val="004B79AB"/>
    <w:rsid w:val="004C14BB"/>
    <w:rsid w:val="004C7665"/>
    <w:rsid w:val="004D2E05"/>
    <w:rsid w:val="004D3E06"/>
    <w:rsid w:val="004D582D"/>
    <w:rsid w:val="004E4261"/>
    <w:rsid w:val="004E7075"/>
    <w:rsid w:val="004E785B"/>
    <w:rsid w:val="004F1FF7"/>
    <w:rsid w:val="004F51A3"/>
    <w:rsid w:val="004F593C"/>
    <w:rsid w:val="00503342"/>
    <w:rsid w:val="005049F2"/>
    <w:rsid w:val="00506E7F"/>
    <w:rsid w:val="0051413A"/>
    <w:rsid w:val="005144EC"/>
    <w:rsid w:val="00517F63"/>
    <w:rsid w:val="0052113E"/>
    <w:rsid w:val="005227DA"/>
    <w:rsid w:val="00524693"/>
    <w:rsid w:val="00525E85"/>
    <w:rsid w:val="00530A73"/>
    <w:rsid w:val="0053362D"/>
    <w:rsid w:val="00534237"/>
    <w:rsid w:val="00536440"/>
    <w:rsid w:val="00540543"/>
    <w:rsid w:val="0054722E"/>
    <w:rsid w:val="00553651"/>
    <w:rsid w:val="00561BC6"/>
    <w:rsid w:val="005774A9"/>
    <w:rsid w:val="00582B60"/>
    <w:rsid w:val="00585B39"/>
    <w:rsid w:val="005867F5"/>
    <w:rsid w:val="005946DD"/>
    <w:rsid w:val="00595EC9"/>
    <w:rsid w:val="005A4658"/>
    <w:rsid w:val="005A47E9"/>
    <w:rsid w:val="005B2A38"/>
    <w:rsid w:val="005B2C88"/>
    <w:rsid w:val="005B48AA"/>
    <w:rsid w:val="005B4DC9"/>
    <w:rsid w:val="005B4F4A"/>
    <w:rsid w:val="005B649A"/>
    <w:rsid w:val="005D314D"/>
    <w:rsid w:val="005D5A10"/>
    <w:rsid w:val="005E19CD"/>
    <w:rsid w:val="005E7F3A"/>
    <w:rsid w:val="005F011E"/>
    <w:rsid w:val="005F1465"/>
    <w:rsid w:val="005F37CB"/>
    <w:rsid w:val="005F3958"/>
    <w:rsid w:val="0060257E"/>
    <w:rsid w:val="00602FED"/>
    <w:rsid w:val="006045D5"/>
    <w:rsid w:val="006067C9"/>
    <w:rsid w:val="0061072F"/>
    <w:rsid w:val="00610AEE"/>
    <w:rsid w:val="0061154D"/>
    <w:rsid w:val="0061354B"/>
    <w:rsid w:val="00636F05"/>
    <w:rsid w:val="00642147"/>
    <w:rsid w:val="006446E3"/>
    <w:rsid w:val="00647ACA"/>
    <w:rsid w:val="00653364"/>
    <w:rsid w:val="006562BE"/>
    <w:rsid w:val="006614CE"/>
    <w:rsid w:val="00663743"/>
    <w:rsid w:val="00664BCE"/>
    <w:rsid w:val="006713E4"/>
    <w:rsid w:val="00681DC7"/>
    <w:rsid w:val="006834A8"/>
    <w:rsid w:val="00685389"/>
    <w:rsid w:val="0068552E"/>
    <w:rsid w:val="00692FB4"/>
    <w:rsid w:val="00693A9A"/>
    <w:rsid w:val="006950F5"/>
    <w:rsid w:val="0069517C"/>
    <w:rsid w:val="00696FD7"/>
    <w:rsid w:val="006A545B"/>
    <w:rsid w:val="006A792B"/>
    <w:rsid w:val="006B0EBD"/>
    <w:rsid w:val="006B301C"/>
    <w:rsid w:val="006B46A6"/>
    <w:rsid w:val="006B5538"/>
    <w:rsid w:val="006B5B12"/>
    <w:rsid w:val="006B7BA0"/>
    <w:rsid w:val="006B7E71"/>
    <w:rsid w:val="006C094E"/>
    <w:rsid w:val="006C3E79"/>
    <w:rsid w:val="006C5B53"/>
    <w:rsid w:val="006C67FA"/>
    <w:rsid w:val="006C6C90"/>
    <w:rsid w:val="006D1864"/>
    <w:rsid w:val="006D38D9"/>
    <w:rsid w:val="006E33B8"/>
    <w:rsid w:val="006F14FE"/>
    <w:rsid w:val="006F299A"/>
    <w:rsid w:val="006F315F"/>
    <w:rsid w:val="00715475"/>
    <w:rsid w:val="0072231F"/>
    <w:rsid w:val="00727423"/>
    <w:rsid w:val="00731B56"/>
    <w:rsid w:val="00732EC2"/>
    <w:rsid w:val="00735772"/>
    <w:rsid w:val="00740D52"/>
    <w:rsid w:val="00743BDE"/>
    <w:rsid w:val="0074769A"/>
    <w:rsid w:val="00750C86"/>
    <w:rsid w:val="0075203B"/>
    <w:rsid w:val="00752FFD"/>
    <w:rsid w:val="00761709"/>
    <w:rsid w:val="0076210E"/>
    <w:rsid w:val="00767C38"/>
    <w:rsid w:val="00773243"/>
    <w:rsid w:val="00776CB9"/>
    <w:rsid w:val="00777B2F"/>
    <w:rsid w:val="007865D9"/>
    <w:rsid w:val="007872CC"/>
    <w:rsid w:val="007901B2"/>
    <w:rsid w:val="00791123"/>
    <w:rsid w:val="007934FD"/>
    <w:rsid w:val="00796556"/>
    <w:rsid w:val="007A4268"/>
    <w:rsid w:val="007A7DC6"/>
    <w:rsid w:val="007B767D"/>
    <w:rsid w:val="007B77D7"/>
    <w:rsid w:val="007B7F8F"/>
    <w:rsid w:val="007E1CA9"/>
    <w:rsid w:val="007E5A6A"/>
    <w:rsid w:val="007E730B"/>
    <w:rsid w:val="007F0719"/>
    <w:rsid w:val="007F1A27"/>
    <w:rsid w:val="007F4A52"/>
    <w:rsid w:val="007F583F"/>
    <w:rsid w:val="0080000B"/>
    <w:rsid w:val="00804169"/>
    <w:rsid w:val="008051A4"/>
    <w:rsid w:val="00806A6C"/>
    <w:rsid w:val="0081445E"/>
    <w:rsid w:val="008258F0"/>
    <w:rsid w:val="0083098F"/>
    <w:rsid w:val="008315AD"/>
    <w:rsid w:val="00831CC2"/>
    <w:rsid w:val="008358D2"/>
    <w:rsid w:val="008374FF"/>
    <w:rsid w:val="00840F2A"/>
    <w:rsid w:val="008433C6"/>
    <w:rsid w:val="008470F7"/>
    <w:rsid w:val="00850A0C"/>
    <w:rsid w:val="0085324B"/>
    <w:rsid w:val="00856CF2"/>
    <w:rsid w:val="00861FE1"/>
    <w:rsid w:val="00862E35"/>
    <w:rsid w:val="00865A28"/>
    <w:rsid w:val="00867FF0"/>
    <w:rsid w:val="00870909"/>
    <w:rsid w:val="00871549"/>
    <w:rsid w:val="00871886"/>
    <w:rsid w:val="00871BD4"/>
    <w:rsid w:val="008739DD"/>
    <w:rsid w:val="00875873"/>
    <w:rsid w:val="00877F19"/>
    <w:rsid w:val="00885AC8"/>
    <w:rsid w:val="00886F2C"/>
    <w:rsid w:val="00887F27"/>
    <w:rsid w:val="008921A8"/>
    <w:rsid w:val="00894F5C"/>
    <w:rsid w:val="008A116E"/>
    <w:rsid w:val="008A32E2"/>
    <w:rsid w:val="008C070F"/>
    <w:rsid w:val="008C3C12"/>
    <w:rsid w:val="008C551F"/>
    <w:rsid w:val="008C71D9"/>
    <w:rsid w:val="008D6686"/>
    <w:rsid w:val="008D7360"/>
    <w:rsid w:val="008D754F"/>
    <w:rsid w:val="008E4325"/>
    <w:rsid w:val="008F1E63"/>
    <w:rsid w:val="008F28D3"/>
    <w:rsid w:val="008F7868"/>
    <w:rsid w:val="00900AFB"/>
    <w:rsid w:val="00904FC6"/>
    <w:rsid w:val="009055E0"/>
    <w:rsid w:val="0092223B"/>
    <w:rsid w:val="00923900"/>
    <w:rsid w:val="0092568A"/>
    <w:rsid w:val="009365CE"/>
    <w:rsid w:val="009433E3"/>
    <w:rsid w:val="0096204A"/>
    <w:rsid w:val="00964AE2"/>
    <w:rsid w:val="00974CDA"/>
    <w:rsid w:val="00974DA7"/>
    <w:rsid w:val="00974FE2"/>
    <w:rsid w:val="00975A34"/>
    <w:rsid w:val="00976030"/>
    <w:rsid w:val="009843EF"/>
    <w:rsid w:val="00985E04"/>
    <w:rsid w:val="00987E46"/>
    <w:rsid w:val="009924DA"/>
    <w:rsid w:val="00997DF2"/>
    <w:rsid w:val="009A08B0"/>
    <w:rsid w:val="009A0C6C"/>
    <w:rsid w:val="009A3188"/>
    <w:rsid w:val="009A350D"/>
    <w:rsid w:val="009A477D"/>
    <w:rsid w:val="009B3A99"/>
    <w:rsid w:val="009B4227"/>
    <w:rsid w:val="009C0C99"/>
    <w:rsid w:val="009C1EA6"/>
    <w:rsid w:val="009C33C1"/>
    <w:rsid w:val="009E535A"/>
    <w:rsid w:val="009F325A"/>
    <w:rsid w:val="009F4793"/>
    <w:rsid w:val="00A063BD"/>
    <w:rsid w:val="00A066EB"/>
    <w:rsid w:val="00A06911"/>
    <w:rsid w:val="00A07333"/>
    <w:rsid w:val="00A10DA2"/>
    <w:rsid w:val="00A12F52"/>
    <w:rsid w:val="00A137FF"/>
    <w:rsid w:val="00A1463C"/>
    <w:rsid w:val="00A15EFD"/>
    <w:rsid w:val="00A20953"/>
    <w:rsid w:val="00A21EB9"/>
    <w:rsid w:val="00A236D5"/>
    <w:rsid w:val="00A248E2"/>
    <w:rsid w:val="00A25341"/>
    <w:rsid w:val="00A333E3"/>
    <w:rsid w:val="00A339B7"/>
    <w:rsid w:val="00A36284"/>
    <w:rsid w:val="00A3784E"/>
    <w:rsid w:val="00A440A7"/>
    <w:rsid w:val="00A45176"/>
    <w:rsid w:val="00A45E54"/>
    <w:rsid w:val="00A47AE5"/>
    <w:rsid w:val="00A47E8B"/>
    <w:rsid w:val="00A51AA2"/>
    <w:rsid w:val="00A5398B"/>
    <w:rsid w:val="00A5580E"/>
    <w:rsid w:val="00A55F9E"/>
    <w:rsid w:val="00A647D0"/>
    <w:rsid w:val="00A77F65"/>
    <w:rsid w:val="00AA07E6"/>
    <w:rsid w:val="00AA62D8"/>
    <w:rsid w:val="00AA7AC7"/>
    <w:rsid w:val="00AB1401"/>
    <w:rsid w:val="00AC27AF"/>
    <w:rsid w:val="00AC58F2"/>
    <w:rsid w:val="00AD1DE5"/>
    <w:rsid w:val="00AD4A10"/>
    <w:rsid w:val="00AD6825"/>
    <w:rsid w:val="00AD76AE"/>
    <w:rsid w:val="00AE055E"/>
    <w:rsid w:val="00AE54EA"/>
    <w:rsid w:val="00AF4A87"/>
    <w:rsid w:val="00AF5F69"/>
    <w:rsid w:val="00AF6AAA"/>
    <w:rsid w:val="00B03DFE"/>
    <w:rsid w:val="00B078D3"/>
    <w:rsid w:val="00B11528"/>
    <w:rsid w:val="00B12D14"/>
    <w:rsid w:val="00B13D93"/>
    <w:rsid w:val="00B2207A"/>
    <w:rsid w:val="00B25F9A"/>
    <w:rsid w:val="00B30248"/>
    <w:rsid w:val="00B31075"/>
    <w:rsid w:val="00B32B4D"/>
    <w:rsid w:val="00B33262"/>
    <w:rsid w:val="00B33C24"/>
    <w:rsid w:val="00B437E4"/>
    <w:rsid w:val="00B4458C"/>
    <w:rsid w:val="00B44C59"/>
    <w:rsid w:val="00B467DA"/>
    <w:rsid w:val="00B564F3"/>
    <w:rsid w:val="00B61733"/>
    <w:rsid w:val="00B62A8D"/>
    <w:rsid w:val="00B63AC2"/>
    <w:rsid w:val="00B70359"/>
    <w:rsid w:val="00B72AE2"/>
    <w:rsid w:val="00B73E6D"/>
    <w:rsid w:val="00B74086"/>
    <w:rsid w:val="00B85DA4"/>
    <w:rsid w:val="00B91C9C"/>
    <w:rsid w:val="00B94879"/>
    <w:rsid w:val="00BA133B"/>
    <w:rsid w:val="00BA4974"/>
    <w:rsid w:val="00BA5F9A"/>
    <w:rsid w:val="00BB3F78"/>
    <w:rsid w:val="00BB73AE"/>
    <w:rsid w:val="00BC0866"/>
    <w:rsid w:val="00BC3C59"/>
    <w:rsid w:val="00BC6675"/>
    <w:rsid w:val="00BC6D23"/>
    <w:rsid w:val="00BD05B2"/>
    <w:rsid w:val="00BD16EE"/>
    <w:rsid w:val="00BD7FC3"/>
    <w:rsid w:val="00BE101B"/>
    <w:rsid w:val="00BE2A52"/>
    <w:rsid w:val="00BE4F93"/>
    <w:rsid w:val="00BE705B"/>
    <w:rsid w:val="00BE7FD2"/>
    <w:rsid w:val="00BF2620"/>
    <w:rsid w:val="00C0035D"/>
    <w:rsid w:val="00C005DB"/>
    <w:rsid w:val="00C0080E"/>
    <w:rsid w:val="00C01B78"/>
    <w:rsid w:val="00C0534F"/>
    <w:rsid w:val="00C05BD7"/>
    <w:rsid w:val="00C12E91"/>
    <w:rsid w:val="00C1747A"/>
    <w:rsid w:val="00C21229"/>
    <w:rsid w:val="00C231A5"/>
    <w:rsid w:val="00C26C77"/>
    <w:rsid w:val="00C42309"/>
    <w:rsid w:val="00C44F0B"/>
    <w:rsid w:val="00C479CD"/>
    <w:rsid w:val="00C50E68"/>
    <w:rsid w:val="00C511E6"/>
    <w:rsid w:val="00C51722"/>
    <w:rsid w:val="00C57BA6"/>
    <w:rsid w:val="00C63DC8"/>
    <w:rsid w:val="00C67C48"/>
    <w:rsid w:val="00C7597C"/>
    <w:rsid w:val="00C766DA"/>
    <w:rsid w:val="00C80F5D"/>
    <w:rsid w:val="00C82B7C"/>
    <w:rsid w:val="00C83E2B"/>
    <w:rsid w:val="00C83F70"/>
    <w:rsid w:val="00C930CD"/>
    <w:rsid w:val="00C93908"/>
    <w:rsid w:val="00C97917"/>
    <w:rsid w:val="00CA2650"/>
    <w:rsid w:val="00CB305B"/>
    <w:rsid w:val="00CB4F4A"/>
    <w:rsid w:val="00CB7D40"/>
    <w:rsid w:val="00CB7E06"/>
    <w:rsid w:val="00CC4C99"/>
    <w:rsid w:val="00CC5F86"/>
    <w:rsid w:val="00CD004F"/>
    <w:rsid w:val="00CD0564"/>
    <w:rsid w:val="00CD2C49"/>
    <w:rsid w:val="00CD5655"/>
    <w:rsid w:val="00CE09B7"/>
    <w:rsid w:val="00CE0B30"/>
    <w:rsid w:val="00CE1A30"/>
    <w:rsid w:val="00CE1DDE"/>
    <w:rsid w:val="00CE4A78"/>
    <w:rsid w:val="00CE6D56"/>
    <w:rsid w:val="00CF0BA1"/>
    <w:rsid w:val="00CF2621"/>
    <w:rsid w:val="00CF45D8"/>
    <w:rsid w:val="00CF67B3"/>
    <w:rsid w:val="00D00794"/>
    <w:rsid w:val="00D00CE3"/>
    <w:rsid w:val="00D030B5"/>
    <w:rsid w:val="00D26C82"/>
    <w:rsid w:val="00D27464"/>
    <w:rsid w:val="00D31B64"/>
    <w:rsid w:val="00D35621"/>
    <w:rsid w:val="00D4352D"/>
    <w:rsid w:val="00D43810"/>
    <w:rsid w:val="00D520A0"/>
    <w:rsid w:val="00D622DB"/>
    <w:rsid w:val="00D6275A"/>
    <w:rsid w:val="00D63000"/>
    <w:rsid w:val="00D63143"/>
    <w:rsid w:val="00D65099"/>
    <w:rsid w:val="00D674A5"/>
    <w:rsid w:val="00D73443"/>
    <w:rsid w:val="00D74324"/>
    <w:rsid w:val="00D75038"/>
    <w:rsid w:val="00D77F0F"/>
    <w:rsid w:val="00D80E98"/>
    <w:rsid w:val="00D82C1F"/>
    <w:rsid w:val="00D86638"/>
    <w:rsid w:val="00D93C33"/>
    <w:rsid w:val="00D96417"/>
    <w:rsid w:val="00D96C06"/>
    <w:rsid w:val="00D974B6"/>
    <w:rsid w:val="00DA0B98"/>
    <w:rsid w:val="00DA287A"/>
    <w:rsid w:val="00DA72FE"/>
    <w:rsid w:val="00DB09AF"/>
    <w:rsid w:val="00DB24C7"/>
    <w:rsid w:val="00DB2AC3"/>
    <w:rsid w:val="00DC1BCB"/>
    <w:rsid w:val="00DC5E92"/>
    <w:rsid w:val="00DD2C34"/>
    <w:rsid w:val="00DD4F70"/>
    <w:rsid w:val="00DD6CE2"/>
    <w:rsid w:val="00DE4EF5"/>
    <w:rsid w:val="00DF2782"/>
    <w:rsid w:val="00DF6164"/>
    <w:rsid w:val="00DF66E1"/>
    <w:rsid w:val="00E05B0A"/>
    <w:rsid w:val="00E1013E"/>
    <w:rsid w:val="00E137D3"/>
    <w:rsid w:val="00E16B75"/>
    <w:rsid w:val="00E2270F"/>
    <w:rsid w:val="00E27D50"/>
    <w:rsid w:val="00E30CD7"/>
    <w:rsid w:val="00E32179"/>
    <w:rsid w:val="00E351DB"/>
    <w:rsid w:val="00E364D3"/>
    <w:rsid w:val="00E369CC"/>
    <w:rsid w:val="00E45537"/>
    <w:rsid w:val="00E47227"/>
    <w:rsid w:val="00E5223F"/>
    <w:rsid w:val="00E61634"/>
    <w:rsid w:val="00E63378"/>
    <w:rsid w:val="00E65609"/>
    <w:rsid w:val="00E70572"/>
    <w:rsid w:val="00E82473"/>
    <w:rsid w:val="00E84C06"/>
    <w:rsid w:val="00E938AC"/>
    <w:rsid w:val="00E944AC"/>
    <w:rsid w:val="00EA0AD1"/>
    <w:rsid w:val="00EA5E99"/>
    <w:rsid w:val="00EA7549"/>
    <w:rsid w:val="00EB1921"/>
    <w:rsid w:val="00EB3DD3"/>
    <w:rsid w:val="00EB7663"/>
    <w:rsid w:val="00EC2C94"/>
    <w:rsid w:val="00EC3359"/>
    <w:rsid w:val="00EC7325"/>
    <w:rsid w:val="00ED63BB"/>
    <w:rsid w:val="00ED77E8"/>
    <w:rsid w:val="00EE0196"/>
    <w:rsid w:val="00EE4C7E"/>
    <w:rsid w:val="00EE7B3B"/>
    <w:rsid w:val="00EF0AEF"/>
    <w:rsid w:val="00EF4A81"/>
    <w:rsid w:val="00EF5BE6"/>
    <w:rsid w:val="00EF6C23"/>
    <w:rsid w:val="00F009AF"/>
    <w:rsid w:val="00F0330E"/>
    <w:rsid w:val="00F06509"/>
    <w:rsid w:val="00F108EE"/>
    <w:rsid w:val="00F12D07"/>
    <w:rsid w:val="00F16C95"/>
    <w:rsid w:val="00F20642"/>
    <w:rsid w:val="00F22EB6"/>
    <w:rsid w:val="00F31E4E"/>
    <w:rsid w:val="00F35C04"/>
    <w:rsid w:val="00F40715"/>
    <w:rsid w:val="00F434FD"/>
    <w:rsid w:val="00F441AD"/>
    <w:rsid w:val="00F46D91"/>
    <w:rsid w:val="00F51D5F"/>
    <w:rsid w:val="00F525D7"/>
    <w:rsid w:val="00F54964"/>
    <w:rsid w:val="00F56A03"/>
    <w:rsid w:val="00F57E9B"/>
    <w:rsid w:val="00F60D3A"/>
    <w:rsid w:val="00F63DE2"/>
    <w:rsid w:val="00F7152A"/>
    <w:rsid w:val="00F7154F"/>
    <w:rsid w:val="00F71643"/>
    <w:rsid w:val="00F74210"/>
    <w:rsid w:val="00F770BE"/>
    <w:rsid w:val="00F848BE"/>
    <w:rsid w:val="00F9036A"/>
    <w:rsid w:val="00F914E9"/>
    <w:rsid w:val="00FA2849"/>
    <w:rsid w:val="00FA5B5F"/>
    <w:rsid w:val="00FB0E1A"/>
    <w:rsid w:val="00FB2EAD"/>
    <w:rsid w:val="00FB3B23"/>
    <w:rsid w:val="00FB5664"/>
    <w:rsid w:val="00FC1332"/>
    <w:rsid w:val="00FC1AF7"/>
    <w:rsid w:val="00FC2E80"/>
    <w:rsid w:val="00FC4B01"/>
    <w:rsid w:val="00FD05D0"/>
    <w:rsid w:val="00FD6110"/>
    <w:rsid w:val="00FE0BBB"/>
    <w:rsid w:val="00FE36E7"/>
    <w:rsid w:val="00FE5B32"/>
    <w:rsid w:val="00FF221B"/>
    <w:rsid w:val="00FF7BEC"/>
    <w:rsid w:val="52BF6F9C"/>
    <w:rsid w:val="75F3DF64"/>
    <w:rsid w:val="7F33A40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96E9F9"/>
  <w15:docId w15:val="{84F7DAD5-37AE-468B-81F8-6FBC2F7DD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72FE"/>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link w:val="Heading2Char"/>
    <w:qFormat/>
    <w:rsid w:val="000E7638"/>
    <w:pPr>
      <w:keepNext/>
      <w:suppressAutoHyphens/>
      <w:spacing w:before="60" w:after="60"/>
      <w:outlineLvl w:val="1"/>
    </w:pPr>
    <w:rPr>
      <w:b/>
    </w:rPr>
  </w:style>
  <w:style w:type="paragraph" w:styleId="Heading3">
    <w:name w:val="heading 3"/>
    <w:aliases w:val="h3,h31,h32"/>
    <w:basedOn w:val="Normal"/>
    <w:next w:val="Normal"/>
    <w:link w:val="Heading3Char"/>
    <w:uiPriority w:val="9"/>
    <w:qFormat/>
    <w:rsid w:val="00CA2650"/>
    <w:pPr>
      <w:keepNext/>
      <w:numPr>
        <w:ilvl w:val="2"/>
        <w:numId w:val="1"/>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2"/>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C7665"/>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3"/>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4"/>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4C7665"/>
    <w:rPr>
      <w:rFonts w:asciiTheme="minorHAnsi" w:hAnsiTheme="minorHAns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5"/>
      </w:numPr>
      <w:spacing w:before="120"/>
    </w:pPr>
    <w:rPr>
      <w:rFonts w:ascii="Arial" w:hAnsi="Arial"/>
    </w:rPr>
  </w:style>
  <w:style w:type="paragraph" w:customStyle="1" w:styleId="ColorfulShading-Accent11">
    <w:name w:val="Colorful Shading - Accent 11"/>
    <w:hidden/>
    <w:rsid w:val="002D375C"/>
  </w:style>
  <w:style w:type="paragraph" w:styleId="Revision">
    <w:name w:val="Revision"/>
    <w:hidden/>
    <w:rsid w:val="00685389"/>
  </w:style>
  <w:style w:type="paragraph" w:styleId="ListParagraph">
    <w:name w:val="List Paragraph"/>
    <w:basedOn w:val="Normal"/>
    <w:uiPriority w:val="34"/>
    <w:qFormat/>
    <w:rsid w:val="00BE705B"/>
    <w:pPr>
      <w:ind w:left="720"/>
      <w:contextualSpacing/>
    </w:pPr>
  </w:style>
  <w:style w:type="paragraph" w:styleId="ListBullet">
    <w:name w:val="List Bullet"/>
    <w:basedOn w:val="ListParagraph"/>
    <w:rsid w:val="000E7638"/>
    <w:pPr>
      <w:numPr>
        <w:numId w:val="6"/>
      </w:numPr>
      <w:spacing w:before="60" w:after="60"/>
      <w:ind w:left="432" w:hanging="274"/>
      <w:contextualSpacing w:val="0"/>
    </w:pPr>
  </w:style>
  <w:style w:type="paragraph" w:styleId="BodyText2">
    <w:name w:val="Body Text 2"/>
    <w:basedOn w:val="Normal"/>
    <w:link w:val="BodyText2Char"/>
    <w:rsid w:val="00BA133B"/>
    <w:pPr>
      <w:keepNext/>
      <w:spacing w:before="40" w:after="40"/>
    </w:pPr>
    <w:rPr>
      <w:sz w:val="16"/>
      <w:szCs w:val="14"/>
    </w:rPr>
  </w:style>
  <w:style w:type="character" w:customStyle="1" w:styleId="BodyText2Char">
    <w:name w:val="Body Text 2 Char"/>
    <w:basedOn w:val="DefaultParagraphFont"/>
    <w:link w:val="BodyText2"/>
    <w:rsid w:val="00BA133B"/>
    <w:rPr>
      <w:sz w:val="16"/>
      <w:szCs w:val="14"/>
    </w:rPr>
  </w:style>
  <w:style w:type="paragraph" w:styleId="BodyText3">
    <w:name w:val="Body Text 3"/>
    <w:basedOn w:val="Normal"/>
    <w:link w:val="BodyText3Char"/>
    <w:rsid w:val="00BA133B"/>
    <w:pPr>
      <w:spacing w:after="120"/>
    </w:pPr>
    <w:rPr>
      <w:sz w:val="16"/>
      <w:szCs w:val="16"/>
    </w:rPr>
  </w:style>
  <w:style w:type="character" w:customStyle="1" w:styleId="BodyText3Char">
    <w:name w:val="Body Text 3 Char"/>
    <w:basedOn w:val="DefaultParagraphFont"/>
    <w:link w:val="BodyText3"/>
    <w:rsid w:val="00BA133B"/>
    <w:rPr>
      <w:sz w:val="16"/>
      <w:szCs w:val="16"/>
    </w:rPr>
  </w:style>
  <w:style w:type="paragraph" w:styleId="BodyText">
    <w:name w:val="Body Text"/>
    <w:basedOn w:val="Normal"/>
    <w:link w:val="BodyTextChar"/>
    <w:rsid w:val="005B4F4A"/>
    <w:pPr>
      <w:spacing w:after="120"/>
    </w:pPr>
  </w:style>
  <w:style w:type="character" w:customStyle="1" w:styleId="BodyTextChar">
    <w:name w:val="Body Text Char"/>
    <w:basedOn w:val="DefaultParagraphFont"/>
    <w:link w:val="BodyText"/>
    <w:rsid w:val="005B4F4A"/>
  </w:style>
  <w:style w:type="paragraph" w:customStyle="1" w:styleId="Style20">
    <w:name w:val="Style20"/>
    <w:basedOn w:val="Normal"/>
    <w:link w:val="Style20Char"/>
    <w:qFormat/>
    <w:rsid w:val="009055E0"/>
    <w:rPr>
      <w:rFonts w:ascii="Calibri" w:hAnsi="Calibri"/>
      <w:sz w:val="12"/>
      <w:szCs w:val="12"/>
    </w:rPr>
  </w:style>
  <w:style w:type="character" w:customStyle="1" w:styleId="Style20Char">
    <w:name w:val="Style20 Char"/>
    <w:basedOn w:val="DefaultParagraphFont"/>
    <w:link w:val="Style20"/>
    <w:locked/>
    <w:rsid w:val="009055E0"/>
    <w:rPr>
      <w:rFonts w:ascii="Calibri" w:hAnsi="Calibri"/>
      <w:sz w:val="12"/>
      <w:szCs w:val="12"/>
    </w:rPr>
  </w:style>
  <w:style w:type="paragraph" w:customStyle="1" w:styleId="Style77">
    <w:name w:val="Style77"/>
    <w:basedOn w:val="Normal"/>
    <w:link w:val="Style77Char"/>
    <w:qFormat/>
    <w:rsid w:val="009055E0"/>
    <w:pPr>
      <w:keepNext/>
      <w:outlineLvl w:val="0"/>
    </w:pPr>
    <w:rPr>
      <w:rFonts w:ascii="Calibri" w:hAnsi="Calibri"/>
      <w:bCs/>
    </w:rPr>
  </w:style>
  <w:style w:type="paragraph" w:customStyle="1" w:styleId="Style78">
    <w:name w:val="Style78"/>
    <w:basedOn w:val="Normal"/>
    <w:link w:val="Style78Char"/>
    <w:qFormat/>
    <w:rsid w:val="009055E0"/>
    <w:pPr>
      <w:keepNext/>
      <w:jc w:val="right"/>
      <w:outlineLvl w:val="0"/>
    </w:pPr>
    <w:rPr>
      <w:rFonts w:ascii="Calibri" w:hAnsi="Calibri"/>
      <w:bCs/>
    </w:rPr>
  </w:style>
  <w:style w:type="character" w:customStyle="1" w:styleId="Style77Char">
    <w:name w:val="Style77 Char"/>
    <w:basedOn w:val="DefaultParagraphFont"/>
    <w:link w:val="Style77"/>
    <w:locked/>
    <w:rsid w:val="009055E0"/>
    <w:rPr>
      <w:rFonts w:ascii="Calibri" w:hAnsi="Calibri"/>
      <w:bCs/>
    </w:rPr>
  </w:style>
  <w:style w:type="character" w:customStyle="1" w:styleId="Style78Char">
    <w:name w:val="Style78 Char"/>
    <w:basedOn w:val="DefaultParagraphFont"/>
    <w:link w:val="Style78"/>
    <w:locked/>
    <w:rsid w:val="009055E0"/>
    <w:rPr>
      <w:rFonts w:ascii="Calibri" w:hAnsi="Calibri"/>
      <w:bCs/>
    </w:rPr>
  </w:style>
  <w:style w:type="character" w:customStyle="1" w:styleId="Heading2Char">
    <w:name w:val="Heading 2 Char"/>
    <w:aliases w:val="h2 Char,h21 Char,h22 Char"/>
    <w:basedOn w:val="DefaultParagraphFont"/>
    <w:link w:val="Heading2"/>
    <w:rsid w:val="00C80F5D"/>
    <w:rPr>
      <w:b/>
    </w:rPr>
  </w:style>
  <w:style w:type="paragraph" w:customStyle="1" w:styleId="BulletEaRoman">
    <w:name w:val="Bullet E (a. Roman)"/>
    <w:basedOn w:val="Normal"/>
    <w:rsid w:val="009B3A99"/>
    <w:pPr>
      <w:suppressAutoHyphens/>
      <w:spacing w:before="120"/>
      <w:ind w:left="1800" w:hanging="360"/>
    </w:pPr>
  </w:style>
  <w:style w:type="paragraph" w:customStyle="1" w:styleId="Default">
    <w:name w:val="Default"/>
    <w:rsid w:val="00A440A7"/>
    <w:pPr>
      <w:autoSpaceDE w:val="0"/>
      <w:autoSpaceDN w:val="0"/>
      <w:adjustRightInd w:val="0"/>
    </w:pPr>
    <w:rPr>
      <w:rFonts w:ascii="Calibri" w:hAnsi="Calibri" w:cs="Calibri"/>
      <w:color w:val="000000"/>
      <w:sz w:val="24"/>
      <w:szCs w:val="24"/>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4190">
      <w:bodyDiv w:val="1"/>
      <w:marLeft w:val="0"/>
      <w:marRight w:val="0"/>
      <w:marTop w:val="0"/>
      <w:marBottom w:val="0"/>
      <w:divBdr>
        <w:top w:val="none" w:sz="0" w:space="0" w:color="auto"/>
        <w:left w:val="none" w:sz="0" w:space="0" w:color="auto"/>
        <w:bottom w:val="none" w:sz="0" w:space="0" w:color="auto"/>
        <w:right w:val="none" w:sz="0" w:space="0" w:color="auto"/>
      </w:divBdr>
    </w:div>
    <w:div w:id="982857321">
      <w:bodyDiv w:val="1"/>
      <w:marLeft w:val="0"/>
      <w:marRight w:val="0"/>
      <w:marTop w:val="0"/>
      <w:marBottom w:val="0"/>
      <w:divBdr>
        <w:top w:val="none" w:sz="0" w:space="0" w:color="auto"/>
        <w:left w:val="none" w:sz="0" w:space="0" w:color="auto"/>
        <w:bottom w:val="none" w:sz="0" w:space="0" w:color="auto"/>
        <w:right w:val="none" w:sz="0" w:space="0" w:color="auto"/>
      </w:divBdr>
    </w:div>
    <w:div w:id="1331911260">
      <w:bodyDiv w:val="1"/>
      <w:marLeft w:val="0"/>
      <w:marRight w:val="0"/>
      <w:marTop w:val="0"/>
      <w:marBottom w:val="0"/>
      <w:divBdr>
        <w:top w:val="none" w:sz="0" w:space="0" w:color="auto"/>
        <w:left w:val="none" w:sz="0" w:space="0" w:color="auto"/>
        <w:bottom w:val="none" w:sz="0" w:space="0" w:color="auto"/>
        <w:right w:val="none" w:sz="0" w:space="0" w:color="auto"/>
      </w:divBdr>
    </w:div>
    <w:div w:id="1339649135">
      <w:bodyDiv w:val="1"/>
      <w:marLeft w:val="0"/>
      <w:marRight w:val="0"/>
      <w:marTop w:val="0"/>
      <w:marBottom w:val="0"/>
      <w:divBdr>
        <w:top w:val="none" w:sz="0" w:space="0" w:color="auto"/>
        <w:left w:val="none" w:sz="0" w:space="0" w:color="auto"/>
        <w:bottom w:val="none" w:sz="0" w:space="0" w:color="auto"/>
        <w:right w:val="none" w:sz="0" w:space="0" w:color="auto"/>
      </w:divBdr>
      <w:divsChild>
        <w:div w:id="744885918">
          <w:marLeft w:val="0"/>
          <w:marRight w:val="0"/>
          <w:marTop w:val="0"/>
          <w:marBottom w:val="0"/>
          <w:divBdr>
            <w:top w:val="none" w:sz="0" w:space="0" w:color="auto"/>
            <w:left w:val="none" w:sz="0" w:space="0" w:color="auto"/>
            <w:bottom w:val="none" w:sz="0" w:space="0" w:color="auto"/>
            <w:right w:val="none" w:sz="0" w:space="0" w:color="auto"/>
          </w:divBdr>
        </w:div>
        <w:div w:id="1432551626">
          <w:marLeft w:val="0"/>
          <w:marRight w:val="0"/>
          <w:marTop w:val="0"/>
          <w:marBottom w:val="0"/>
          <w:divBdr>
            <w:top w:val="none" w:sz="0" w:space="0" w:color="auto"/>
            <w:left w:val="none" w:sz="0" w:space="0" w:color="auto"/>
            <w:bottom w:val="none" w:sz="0" w:space="0" w:color="auto"/>
            <w:right w:val="none" w:sz="0" w:space="0" w:color="auto"/>
          </w:divBdr>
        </w:div>
      </w:divsChild>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Tam, Danny@Energy</DisplayName>
        <AccountId>63</AccountId>
        <AccountType/>
      </UserInfo>
      <UserInfo>
        <DisplayName>Saeed, Muhammad@Energy</DisplayName>
        <AccountId>494</AccountId>
        <AccountType/>
      </UserInfo>
      <UserInfo>
        <DisplayName>Geiser, Che@Energy</DisplayName>
        <AccountId>225</AccountId>
        <AccountType/>
      </UserInfo>
      <UserInfo>
        <DisplayName>Alhabibi, Haider@Energy</DisplayName>
        <AccountId>224</AccountId>
        <AccountType/>
      </UserInfo>
      <UserInfo>
        <DisplayName>Shewmaker, Michael@Energy</DisplayName>
        <AccountId>13</AccountId>
        <AccountType/>
      </UserInfo>
      <UserInfo>
        <DisplayName>Tsan, Bach@Energy</DisplayName>
        <AccountId>362</AccountId>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C8AC3D-0A67-49FB-A59E-21873CAE85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72BA53-05C9-4401-B159-19B0DB22D2D7}">
  <ds:schemaRefs>
    <ds:schemaRef ds:uri="http://schemas.openxmlformats.org/officeDocument/2006/bibliography"/>
  </ds:schemaRefs>
</ds:datastoreItem>
</file>

<file path=customXml/itemProps3.xml><?xml version="1.0" encoding="utf-8"?>
<ds:datastoreItem xmlns:ds="http://schemas.openxmlformats.org/officeDocument/2006/customXml" ds:itemID="{34DC218D-E50E-4CF5-85DB-9A8C0CFB31BC}">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4.xml><?xml version="1.0" encoding="utf-8"?>
<ds:datastoreItem xmlns:ds="http://schemas.openxmlformats.org/officeDocument/2006/customXml" ds:itemID="{418CDAB6-76AB-4F64-B9A0-674F69A10CD9}">
  <ds:schemaRefs>
    <ds:schemaRef ds:uri="http://schemas.microsoft.com/sharepoint/v3/contenttype/forms"/>
  </ds:schemaRefs>
</ds:datastoreItem>
</file>

<file path=customXml/itemProps5.xml><?xml version="1.0" encoding="utf-8"?>
<ds:datastoreItem xmlns:ds="http://schemas.openxmlformats.org/officeDocument/2006/customXml" ds:itemID="{E51A32CD-F127-4FDB-8522-9CEA42007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4</Pages>
  <Words>1306</Words>
  <Characters>7449</Characters>
  <Application>Microsoft Office Word</Application>
  <DocSecurity>0</DocSecurity>
  <Lines>62</Lines>
  <Paragraphs>17</Paragraphs>
  <ScaleCrop>false</ScaleCrop>
  <Company>Heschong Mahone Group</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subject/>
  <dc:creator>Heidi Hauenstein</dc:creator>
  <cp:keywords/>
  <cp:lastModifiedBy>Alhabibi, Haider@Energy</cp:lastModifiedBy>
  <cp:revision>75</cp:revision>
  <cp:lastPrinted>2018-09-17T19:54:00Z</cp:lastPrinted>
  <dcterms:created xsi:type="dcterms:W3CDTF">2021-10-27T23:22:00Z</dcterms:created>
  <dcterms:modified xsi:type="dcterms:W3CDTF">2023-09-27T14:20:00Z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