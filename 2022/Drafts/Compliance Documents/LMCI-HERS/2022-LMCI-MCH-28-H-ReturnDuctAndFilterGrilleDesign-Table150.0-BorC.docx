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4"/>
        <w:gridCol w:w="5631"/>
      </w:tblGrid>
      <w:tr w:rsidR="00804636" w:rsidRPr="00F13E77" w14:paraId="126515B9" w14:textId="77777777" w:rsidTr="00225CB8">
        <w:trPr>
          <w:cantSplit/>
          <w:trHeight w:val="144"/>
        </w:trPr>
        <w:tc>
          <w:tcPr>
            <w:tcW w:w="11030" w:type="dxa"/>
            <w:gridSpan w:val="3"/>
            <w:tcBorders>
              <w:top w:val="single" w:sz="4" w:space="0" w:color="auto"/>
            </w:tcBorders>
            <w:vAlign w:val="center"/>
          </w:tcPr>
          <w:p w14:paraId="126515B8" w14:textId="77777777" w:rsidR="00804636" w:rsidRPr="00F13E77" w:rsidRDefault="00804636" w:rsidP="00CC3CF3">
            <w:pPr>
              <w:keepNext/>
              <w:rPr>
                <w:rFonts w:asciiTheme="minorHAnsi" w:hAnsiTheme="minorHAnsi"/>
                <w:b/>
                <w:sz w:val="18"/>
                <w:szCs w:val="18"/>
              </w:rPr>
            </w:pPr>
            <w:r w:rsidRPr="00225CB8">
              <w:rPr>
                <w:rFonts w:asciiTheme="minorHAnsi" w:hAnsiTheme="minorHAnsi"/>
                <w:b/>
                <w:sz w:val="18"/>
                <w:szCs w:val="18"/>
              </w:rPr>
              <w:t>A. System Information</w:t>
            </w:r>
          </w:p>
        </w:tc>
      </w:tr>
      <w:tr w:rsidR="00804636" w:rsidRPr="00F13E77" w14:paraId="126515BD" w14:textId="77777777" w:rsidTr="00225CB8">
        <w:trPr>
          <w:cantSplit/>
          <w:trHeight w:val="144"/>
        </w:trPr>
        <w:tc>
          <w:tcPr>
            <w:tcW w:w="565" w:type="dxa"/>
            <w:tcBorders>
              <w:top w:val="single" w:sz="4" w:space="0" w:color="auto"/>
            </w:tcBorders>
            <w:vAlign w:val="center"/>
          </w:tcPr>
          <w:p w14:paraId="126515BA" w14:textId="77777777" w:rsidR="00804636" w:rsidRPr="00F13E77" w:rsidRDefault="00804636" w:rsidP="00CC3CF3">
            <w:pPr>
              <w:jc w:val="center"/>
              <w:rPr>
                <w:rFonts w:asciiTheme="minorHAnsi" w:hAnsiTheme="minorHAnsi"/>
                <w:sz w:val="18"/>
                <w:szCs w:val="18"/>
              </w:rPr>
            </w:pPr>
            <w:r>
              <w:rPr>
                <w:rFonts w:asciiTheme="minorHAnsi" w:hAnsiTheme="minorHAnsi"/>
                <w:sz w:val="18"/>
                <w:szCs w:val="18"/>
              </w:rPr>
              <w:t>01</w:t>
            </w:r>
          </w:p>
        </w:tc>
        <w:tc>
          <w:tcPr>
            <w:tcW w:w="4834" w:type="dxa"/>
            <w:tcBorders>
              <w:top w:val="single" w:sz="4" w:space="0" w:color="auto"/>
            </w:tcBorders>
            <w:vAlign w:val="center"/>
          </w:tcPr>
          <w:p w14:paraId="126515BB" w14:textId="47959136" w:rsidR="00804636" w:rsidRPr="00F13E77" w:rsidRDefault="00804636" w:rsidP="00CC3CF3">
            <w:pPr>
              <w:rPr>
                <w:rFonts w:asciiTheme="minorHAnsi" w:hAnsiTheme="minorHAnsi"/>
                <w:color w:val="000000"/>
                <w:sz w:val="18"/>
                <w:szCs w:val="18"/>
                <w:highlight w:val="yellow"/>
              </w:rPr>
            </w:pPr>
            <w:r w:rsidRPr="00F13E77">
              <w:rPr>
                <w:rFonts w:asciiTheme="minorHAnsi" w:hAnsiTheme="minorHAnsi"/>
                <w:sz w:val="18"/>
                <w:szCs w:val="18"/>
              </w:rPr>
              <w:t>System Identification or Name</w:t>
            </w:r>
          </w:p>
        </w:tc>
        <w:tc>
          <w:tcPr>
            <w:tcW w:w="5631" w:type="dxa"/>
            <w:tcBorders>
              <w:top w:val="single" w:sz="4" w:space="0" w:color="auto"/>
            </w:tcBorders>
            <w:vAlign w:val="center"/>
          </w:tcPr>
          <w:p w14:paraId="126515BC" w14:textId="77777777" w:rsidR="00804636" w:rsidRPr="00F13E77" w:rsidRDefault="00804636" w:rsidP="00CC3CF3">
            <w:pPr>
              <w:rPr>
                <w:rFonts w:asciiTheme="minorHAnsi" w:hAnsiTheme="minorHAnsi"/>
                <w:color w:val="000000"/>
                <w:sz w:val="18"/>
                <w:szCs w:val="18"/>
                <w:highlight w:val="yellow"/>
              </w:rPr>
            </w:pPr>
          </w:p>
        </w:tc>
      </w:tr>
      <w:tr w:rsidR="00804636" w:rsidRPr="00F13E77" w14:paraId="126515C1" w14:textId="77777777" w:rsidTr="00225CB8">
        <w:trPr>
          <w:cantSplit/>
          <w:trHeight w:val="144"/>
        </w:trPr>
        <w:tc>
          <w:tcPr>
            <w:tcW w:w="565" w:type="dxa"/>
            <w:vAlign w:val="center"/>
          </w:tcPr>
          <w:p w14:paraId="126515BE" w14:textId="77777777" w:rsidR="00804636" w:rsidRPr="00F13E77" w:rsidRDefault="00804636" w:rsidP="00CC3CF3">
            <w:pPr>
              <w:jc w:val="center"/>
              <w:rPr>
                <w:rFonts w:asciiTheme="minorHAnsi" w:hAnsiTheme="minorHAnsi"/>
                <w:sz w:val="18"/>
                <w:szCs w:val="18"/>
              </w:rPr>
            </w:pPr>
            <w:r>
              <w:rPr>
                <w:rFonts w:asciiTheme="minorHAnsi" w:hAnsiTheme="minorHAnsi"/>
                <w:sz w:val="18"/>
                <w:szCs w:val="18"/>
              </w:rPr>
              <w:t>02</w:t>
            </w:r>
          </w:p>
        </w:tc>
        <w:tc>
          <w:tcPr>
            <w:tcW w:w="4834" w:type="dxa"/>
            <w:vAlign w:val="center"/>
          </w:tcPr>
          <w:p w14:paraId="126515BF" w14:textId="0E064AE5" w:rsidR="00804636" w:rsidRPr="00F13E77" w:rsidRDefault="00804636" w:rsidP="00CC3CF3">
            <w:pPr>
              <w:rPr>
                <w:rFonts w:asciiTheme="minorHAnsi" w:hAnsiTheme="minorHAnsi"/>
                <w:sz w:val="18"/>
                <w:szCs w:val="18"/>
              </w:rPr>
            </w:pPr>
            <w:r w:rsidRPr="00F13E77">
              <w:rPr>
                <w:rFonts w:asciiTheme="minorHAnsi" w:hAnsiTheme="minorHAnsi"/>
                <w:sz w:val="18"/>
                <w:szCs w:val="18"/>
              </w:rPr>
              <w:t>System Location or Area Served</w:t>
            </w:r>
          </w:p>
        </w:tc>
        <w:tc>
          <w:tcPr>
            <w:tcW w:w="5631" w:type="dxa"/>
            <w:vAlign w:val="center"/>
          </w:tcPr>
          <w:p w14:paraId="126515C0" w14:textId="77777777" w:rsidR="00804636" w:rsidRPr="00F13E77" w:rsidRDefault="00804636" w:rsidP="00CC3CF3">
            <w:pPr>
              <w:rPr>
                <w:rFonts w:asciiTheme="minorHAnsi" w:hAnsiTheme="minorHAnsi"/>
                <w:sz w:val="18"/>
                <w:szCs w:val="18"/>
              </w:rPr>
            </w:pPr>
          </w:p>
        </w:tc>
      </w:tr>
      <w:tr w:rsidR="001943A6" w:rsidRPr="00F13E77" w14:paraId="378B2ABA" w14:textId="77777777" w:rsidTr="00225CB8">
        <w:trPr>
          <w:cantSplit/>
          <w:trHeight w:val="144"/>
        </w:trPr>
        <w:tc>
          <w:tcPr>
            <w:tcW w:w="565" w:type="dxa"/>
            <w:vAlign w:val="center"/>
          </w:tcPr>
          <w:p w14:paraId="3A2121B2" w14:textId="7950D62F" w:rsidR="001943A6" w:rsidRDefault="001943A6" w:rsidP="00CC3CF3">
            <w:pPr>
              <w:jc w:val="center"/>
              <w:rPr>
                <w:rFonts w:asciiTheme="minorHAnsi" w:hAnsiTheme="minorHAnsi"/>
                <w:sz w:val="18"/>
                <w:szCs w:val="18"/>
              </w:rPr>
            </w:pPr>
            <w:r>
              <w:rPr>
                <w:rFonts w:asciiTheme="minorHAnsi" w:hAnsiTheme="minorHAnsi"/>
                <w:sz w:val="18"/>
                <w:szCs w:val="18"/>
              </w:rPr>
              <w:t>03</w:t>
            </w:r>
          </w:p>
        </w:tc>
        <w:tc>
          <w:tcPr>
            <w:tcW w:w="4834" w:type="dxa"/>
            <w:vAlign w:val="center"/>
          </w:tcPr>
          <w:p w14:paraId="2416889A" w14:textId="6B578D05" w:rsidR="001943A6" w:rsidRPr="00F13E77" w:rsidRDefault="001943A6" w:rsidP="00CC3CF3">
            <w:pPr>
              <w:rPr>
                <w:rFonts w:asciiTheme="minorHAnsi" w:hAnsiTheme="minorHAnsi"/>
                <w:sz w:val="18"/>
                <w:szCs w:val="18"/>
              </w:rPr>
            </w:pPr>
            <w:r>
              <w:rPr>
                <w:rFonts w:asciiTheme="minorHAnsi" w:hAnsiTheme="minorHAnsi"/>
                <w:sz w:val="18"/>
                <w:szCs w:val="18"/>
              </w:rPr>
              <w:t>Indoor Unit Name</w:t>
            </w:r>
            <w:r w:rsidR="00100A43">
              <w:rPr>
                <w:rFonts w:asciiTheme="minorHAnsi" w:hAnsiTheme="minorHAnsi"/>
                <w:sz w:val="18"/>
                <w:szCs w:val="18"/>
              </w:rPr>
              <w:t xml:space="preserve"> </w:t>
            </w:r>
            <w:r w:rsidR="00100A43" w:rsidRPr="00AA1C65">
              <w:rPr>
                <w:rFonts w:asciiTheme="minorHAnsi" w:hAnsiTheme="minorHAnsi"/>
                <w:sz w:val="18"/>
                <w:szCs w:val="18"/>
              </w:rPr>
              <w:t>or Description of Area Served</w:t>
            </w:r>
          </w:p>
        </w:tc>
        <w:tc>
          <w:tcPr>
            <w:tcW w:w="5631" w:type="dxa"/>
            <w:vAlign w:val="center"/>
          </w:tcPr>
          <w:p w14:paraId="0F8334BF" w14:textId="77777777" w:rsidR="001943A6" w:rsidRPr="00F13E77" w:rsidRDefault="001943A6" w:rsidP="00CC3CF3">
            <w:pPr>
              <w:rPr>
                <w:rFonts w:asciiTheme="minorHAnsi" w:hAnsiTheme="minorHAnsi"/>
                <w:sz w:val="18"/>
                <w:szCs w:val="18"/>
              </w:rPr>
            </w:pPr>
          </w:p>
        </w:tc>
      </w:tr>
      <w:tr w:rsidR="00804636" w:rsidRPr="00F13E77" w14:paraId="126515C5" w14:textId="77777777" w:rsidTr="00225CB8">
        <w:trPr>
          <w:cantSplit/>
          <w:trHeight w:val="144"/>
        </w:trPr>
        <w:tc>
          <w:tcPr>
            <w:tcW w:w="565" w:type="dxa"/>
            <w:vAlign w:val="center"/>
          </w:tcPr>
          <w:p w14:paraId="126515C2" w14:textId="6697DD7C" w:rsidR="00804636" w:rsidRPr="00F13E77" w:rsidRDefault="00804636" w:rsidP="00CC3CF3">
            <w:pPr>
              <w:jc w:val="center"/>
              <w:rPr>
                <w:rFonts w:asciiTheme="minorHAnsi" w:hAnsiTheme="minorHAnsi"/>
                <w:sz w:val="18"/>
                <w:szCs w:val="18"/>
              </w:rPr>
            </w:pPr>
            <w:r w:rsidRPr="00F13E77">
              <w:rPr>
                <w:rFonts w:asciiTheme="minorHAnsi" w:hAnsiTheme="minorHAnsi"/>
                <w:sz w:val="18"/>
                <w:szCs w:val="18"/>
              </w:rPr>
              <w:t>0</w:t>
            </w:r>
            <w:r w:rsidR="001943A6">
              <w:rPr>
                <w:rFonts w:asciiTheme="minorHAnsi" w:hAnsiTheme="minorHAnsi"/>
                <w:sz w:val="18"/>
                <w:szCs w:val="18"/>
              </w:rPr>
              <w:t>4</w:t>
            </w:r>
          </w:p>
        </w:tc>
        <w:tc>
          <w:tcPr>
            <w:tcW w:w="4834" w:type="dxa"/>
            <w:vAlign w:val="center"/>
          </w:tcPr>
          <w:p w14:paraId="126515C3" w14:textId="5DCD96BC" w:rsidR="00804636" w:rsidRPr="00F13E77" w:rsidRDefault="00804636" w:rsidP="00CC3CF3">
            <w:pPr>
              <w:rPr>
                <w:rFonts w:asciiTheme="minorHAnsi" w:hAnsiTheme="minorHAnsi"/>
                <w:sz w:val="18"/>
                <w:szCs w:val="18"/>
              </w:rPr>
            </w:pPr>
            <w:r w:rsidRPr="00F13E77">
              <w:rPr>
                <w:rFonts w:asciiTheme="minorHAnsi" w:hAnsiTheme="minorHAnsi"/>
                <w:sz w:val="18"/>
                <w:szCs w:val="18"/>
              </w:rPr>
              <w:t>Nominal Cooling Capacity (tons) of Condenser</w:t>
            </w:r>
          </w:p>
        </w:tc>
        <w:tc>
          <w:tcPr>
            <w:tcW w:w="5631" w:type="dxa"/>
            <w:vAlign w:val="center"/>
          </w:tcPr>
          <w:p w14:paraId="126515C4" w14:textId="77777777" w:rsidR="00804636" w:rsidRPr="00F13E77" w:rsidRDefault="00804636" w:rsidP="00CC3CF3">
            <w:pPr>
              <w:rPr>
                <w:rFonts w:asciiTheme="minorHAnsi" w:hAnsiTheme="minorHAnsi"/>
                <w:sz w:val="18"/>
                <w:szCs w:val="18"/>
              </w:rPr>
            </w:pPr>
          </w:p>
        </w:tc>
      </w:tr>
      <w:tr w:rsidR="00804636" w:rsidRPr="00F13E77" w14:paraId="126515C9" w14:textId="77777777" w:rsidTr="00225CB8">
        <w:trPr>
          <w:cantSplit/>
          <w:trHeight w:val="144"/>
        </w:trPr>
        <w:tc>
          <w:tcPr>
            <w:tcW w:w="565" w:type="dxa"/>
            <w:vAlign w:val="center"/>
          </w:tcPr>
          <w:p w14:paraId="126515C6" w14:textId="6B18C4D9" w:rsidR="00804636" w:rsidRPr="00F13E77" w:rsidRDefault="00804636" w:rsidP="00CC3CF3">
            <w:pPr>
              <w:jc w:val="center"/>
              <w:rPr>
                <w:rFonts w:asciiTheme="minorHAnsi" w:hAnsiTheme="minorHAnsi"/>
                <w:sz w:val="18"/>
                <w:szCs w:val="18"/>
              </w:rPr>
            </w:pPr>
            <w:r w:rsidRPr="00F13E77">
              <w:rPr>
                <w:rFonts w:asciiTheme="minorHAnsi" w:hAnsiTheme="minorHAnsi"/>
                <w:sz w:val="18"/>
                <w:szCs w:val="18"/>
              </w:rPr>
              <w:t>0</w:t>
            </w:r>
            <w:r w:rsidR="001943A6">
              <w:rPr>
                <w:rFonts w:asciiTheme="minorHAnsi" w:hAnsiTheme="minorHAnsi"/>
                <w:sz w:val="18"/>
                <w:szCs w:val="18"/>
              </w:rPr>
              <w:t>5</w:t>
            </w:r>
          </w:p>
        </w:tc>
        <w:tc>
          <w:tcPr>
            <w:tcW w:w="4834" w:type="dxa"/>
            <w:vAlign w:val="center"/>
          </w:tcPr>
          <w:p w14:paraId="126515C7" w14:textId="0B085D36" w:rsidR="00804636" w:rsidRPr="00F13E77" w:rsidRDefault="00804636" w:rsidP="00CC3CF3">
            <w:pPr>
              <w:keepNext/>
              <w:rPr>
                <w:rFonts w:asciiTheme="minorHAnsi" w:hAnsiTheme="minorHAnsi"/>
                <w:sz w:val="18"/>
                <w:szCs w:val="18"/>
              </w:rPr>
            </w:pPr>
            <w:r w:rsidRPr="00F13E77">
              <w:rPr>
                <w:rFonts w:asciiTheme="minorHAnsi" w:hAnsiTheme="minorHAnsi"/>
                <w:sz w:val="18"/>
                <w:szCs w:val="18"/>
              </w:rPr>
              <w:t>Number of Return Ducts</w:t>
            </w:r>
            <w:r w:rsidR="003E3D78">
              <w:rPr>
                <w:rFonts w:asciiTheme="minorHAnsi" w:hAnsiTheme="minorHAnsi"/>
                <w:sz w:val="18"/>
                <w:szCs w:val="18"/>
              </w:rPr>
              <w:t xml:space="preserve"> Used for Compliance</w:t>
            </w:r>
          </w:p>
        </w:tc>
        <w:tc>
          <w:tcPr>
            <w:tcW w:w="5631" w:type="dxa"/>
            <w:vAlign w:val="center"/>
          </w:tcPr>
          <w:p w14:paraId="126515C8" w14:textId="77777777" w:rsidR="00804636" w:rsidRPr="00F13E77" w:rsidRDefault="00804636" w:rsidP="00CC3CF3">
            <w:pPr>
              <w:keepNext/>
              <w:rPr>
                <w:rFonts w:asciiTheme="minorHAnsi" w:hAnsiTheme="minorHAnsi"/>
                <w:sz w:val="18"/>
                <w:szCs w:val="18"/>
              </w:rPr>
            </w:pPr>
          </w:p>
        </w:tc>
      </w:tr>
      <w:tr w:rsidR="003E3D78" w:rsidRPr="00F13E77" w14:paraId="42E81F56" w14:textId="77777777" w:rsidTr="00225CB8">
        <w:trPr>
          <w:cantSplit/>
          <w:trHeight w:val="144"/>
        </w:trPr>
        <w:tc>
          <w:tcPr>
            <w:tcW w:w="565" w:type="dxa"/>
            <w:vAlign w:val="center"/>
          </w:tcPr>
          <w:p w14:paraId="5B794B0E" w14:textId="30449AC4" w:rsidR="003E3D78" w:rsidRPr="00F13E77" w:rsidRDefault="003E3D78" w:rsidP="00CC3CF3">
            <w:pPr>
              <w:jc w:val="center"/>
              <w:rPr>
                <w:rFonts w:asciiTheme="minorHAnsi" w:hAnsiTheme="minorHAnsi"/>
                <w:sz w:val="18"/>
                <w:szCs w:val="18"/>
              </w:rPr>
            </w:pPr>
            <w:r>
              <w:rPr>
                <w:rFonts w:asciiTheme="minorHAnsi" w:hAnsiTheme="minorHAnsi"/>
                <w:sz w:val="18"/>
                <w:szCs w:val="18"/>
              </w:rPr>
              <w:t>0</w:t>
            </w:r>
            <w:r w:rsidR="001943A6">
              <w:rPr>
                <w:rFonts w:asciiTheme="minorHAnsi" w:hAnsiTheme="minorHAnsi"/>
                <w:sz w:val="18"/>
                <w:szCs w:val="18"/>
              </w:rPr>
              <w:t>6</w:t>
            </w:r>
          </w:p>
        </w:tc>
        <w:tc>
          <w:tcPr>
            <w:tcW w:w="4834" w:type="dxa"/>
            <w:vAlign w:val="center"/>
          </w:tcPr>
          <w:p w14:paraId="57413884" w14:textId="4850D62F" w:rsidR="003E3D78" w:rsidRPr="00F13E77" w:rsidRDefault="003E3D78" w:rsidP="00CC3CF3">
            <w:pPr>
              <w:keepNext/>
              <w:rPr>
                <w:rFonts w:asciiTheme="minorHAnsi" w:hAnsiTheme="minorHAnsi"/>
                <w:sz w:val="18"/>
                <w:szCs w:val="18"/>
              </w:rPr>
            </w:pPr>
            <w:r>
              <w:rPr>
                <w:rFonts w:asciiTheme="minorHAnsi" w:hAnsiTheme="minorHAnsi"/>
                <w:sz w:val="18"/>
                <w:szCs w:val="18"/>
              </w:rPr>
              <w:t>Number of Additional Return Ducts (Not Used for Compliance)</w:t>
            </w:r>
          </w:p>
        </w:tc>
        <w:tc>
          <w:tcPr>
            <w:tcW w:w="5631" w:type="dxa"/>
            <w:vAlign w:val="center"/>
          </w:tcPr>
          <w:p w14:paraId="7C221763" w14:textId="77777777" w:rsidR="003E3D78" w:rsidRPr="00F13E77" w:rsidRDefault="003E3D78" w:rsidP="00CC3CF3">
            <w:pPr>
              <w:keepNext/>
              <w:rPr>
                <w:rFonts w:asciiTheme="minorHAnsi" w:hAnsiTheme="minorHAnsi"/>
                <w:sz w:val="18"/>
                <w:szCs w:val="18"/>
              </w:rPr>
            </w:pPr>
          </w:p>
        </w:tc>
      </w:tr>
    </w:tbl>
    <w:p w14:paraId="126515CA" w14:textId="577E5AC9" w:rsidR="00804636" w:rsidRDefault="00804636" w:rsidP="00804636">
      <w:pPr>
        <w:rPr>
          <w:rFonts w:asciiTheme="minorHAnsi" w:hAnsiTheme="minorHAnsi"/>
          <w:sz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4A71EA" w:rsidRPr="00F13E77" w14:paraId="56179BE0" w14:textId="77777777" w:rsidTr="00C50C0F">
        <w:trPr>
          <w:cantSplit/>
          <w:trHeight w:val="144"/>
        </w:trPr>
        <w:tc>
          <w:tcPr>
            <w:tcW w:w="11030" w:type="dxa"/>
            <w:gridSpan w:val="3"/>
            <w:vAlign w:val="center"/>
          </w:tcPr>
          <w:p w14:paraId="046948B9" w14:textId="6F9B490C" w:rsidR="004A71EA" w:rsidRPr="005B7081" w:rsidRDefault="004A71EA" w:rsidP="004A71EA">
            <w:pPr>
              <w:rPr>
                <w:rFonts w:asciiTheme="minorHAnsi" w:hAnsiTheme="minorHAnsi"/>
                <w:sz w:val="18"/>
                <w:szCs w:val="18"/>
              </w:rPr>
            </w:pPr>
            <w:r w:rsidRPr="00F13E77">
              <w:rPr>
                <w:rFonts w:asciiTheme="minorHAnsi" w:hAnsiTheme="minorHAnsi"/>
                <w:b/>
                <w:sz w:val="18"/>
                <w:szCs w:val="18"/>
              </w:rPr>
              <w:t>B. One Return Duct</w:t>
            </w:r>
          </w:p>
        </w:tc>
      </w:tr>
      <w:tr w:rsidR="004A71EA" w:rsidRPr="00F13E77" w14:paraId="3817DDFE" w14:textId="77777777" w:rsidTr="00C50C0F">
        <w:trPr>
          <w:cantSplit/>
          <w:trHeight w:val="144"/>
        </w:trPr>
        <w:tc>
          <w:tcPr>
            <w:tcW w:w="565" w:type="dxa"/>
            <w:vAlign w:val="center"/>
          </w:tcPr>
          <w:p w14:paraId="62C3C2D4"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0B1632C9"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Return Duct </w:t>
            </w:r>
            <w:r>
              <w:rPr>
                <w:rFonts w:asciiTheme="minorHAnsi" w:hAnsiTheme="minorHAnsi"/>
                <w:sz w:val="18"/>
                <w:szCs w:val="18"/>
              </w:rPr>
              <w:t xml:space="preserve">Minimum Nominal </w:t>
            </w:r>
            <w:r w:rsidRPr="00F13E77">
              <w:rPr>
                <w:rFonts w:asciiTheme="minorHAnsi" w:hAnsiTheme="minorHAnsi"/>
                <w:sz w:val="18"/>
                <w:szCs w:val="18"/>
              </w:rPr>
              <w:t>Diameter (inches)</w:t>
            </w:r>
          </w:p>
        </w:tc>
        <w:tc>
          <w:tcPr>
            <w:tcW w:w="5635" w:type="dxa"/>
            <w:vAlign w:val="center"/>
          </w:tcPr>
          <w:p w14:paraId="6DA6EE7B" w14:textId="60A09995" w:rsidR="004A71EA" w:rsidRPr="00F13E77" w:rsidRDefault="004A71EA" w:rsidP="00C50C0F">
            <w:pPr>
              <w:keepNext/>
              <w:rPr>
                <w:rFonts w:asciiTheme="minorHAnsi" w:hAnsiTheme="minorHAnsi"/>
                <w:sz w:val="18"/>
                <w:szCs w:val="18"/>
              </w:rPr>
            </w:pPr>
          </w:p>
        </w:tc>
      </w:tr>
      <w:tr w:rsidR="004A71EA" w:rsidRPr="00F13E77" w14:paraId="004C6B48" w14:textId="77777777" w:rsidTr="00C50C0F">
        <w:trPr>
          <w:cantSplit/>
          <w:trHeight w:val="144"/>
        </w:trPr>
        <w:tc>
          <w:tcPr>
            <w:tcW w:w="565" w:type="dxa"/>
            <w:vAlign w:val="center"/>
          </w:tcPr>
          <w:p w14:paraId="06AC361D"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17A4AC09"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Installed Return Duct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2368A346" w14:textId="3EB249D9" w:rsidR="004A71EA" w:rsidRPr="00F13E77" w:rsidRDefault="004A71EA" w:rsidP="00C50C0F">
            <w:pPr>
              <w:keepNext/>
              <w:rPr>
                <w:rFonts w:asciiTheme="minorHAnsi" w:hAnsiTheme="minorHAnsi"/>
                <w:sz w:val="18"/>
                <w:szCs w:val="18"/>
              </w:rPr>
            </w:pPr>
          </w:p>
        </w:tc>
      </w:tr>
      <w:tr w:rsidR="004A71EA" w:rsidRPr="00F13E77" w14:paraId="79F085ED" w14:textId="77777777" w:rsidTr="00C50C0F">
        <w:trPr>
          <w:cantSplit/>
          <w:trHeight w:val="144"/>
        </w:trPr>
        <w:tc>
          <w:tcPr>
            <w:tcW w:w="565" w:type="dxa"/>
            <w:vAlign w:val="center"/>
          </w:tcPr>
          <w:p w14:paraId="0EBC5B23"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6B01071C" w14:textId="77777777" w:rsidR="004A71EA" w:rsidRPr="00F13E77" w:rsidRDefault="004A71EA" w:rsidP="00C50C0F">
            <w:pPr>
              <w:keepNext/>
              <w:rPr>
                <w:rFonts w:asciiTheme="minorHAnsi" w:hAnsiTheme="minorHAnsi"/>
                <w:sz w:val="18"/>
                <w:szCs w:val="18"/>
                <w:vertAlign w:val="superscript"/>
              </w:rPr>
            </w:pPr>
            <w:r w:rsidRPr="00F13E77">
              <w:rPr>
                <w:rFonts w:asciiTheme="minorHAnsi" w:hAnsiTheme="minorHAnsi"/>
                <w:sz w:val="18"/>
                <w:szCs w:val="18"/>
              </w:rPr>
              <w:t xml:space="preserve">Minimum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418AD">
              <w:rPr>
                <w:rFonts w:asciiTheme="minorHAnsi" w:hAnsiTheme="minorHAnsi"/>
                <w:sz w:val="18"/>
                <w:szCs w:val="18"/>
              </w:rPr>
              <w:t>)</w:t>
            </w:r>
          </w:p>
        </w:tc>
        <w:tc>
          <w:tcPr>
            <w:tcW w:w="5635" w:type="dxa"/>
            <w:vAlign w:val="center"/>
          </w:tcPr>
          <w:p w14:paraId="217AAAA0" w14:textId="2BC43721" w:rsidR="004A71EA" w:rsidRPr="00F13E77" w:rsidRDefault="004A71EA" w:rsidP="00C50C0F">
            <w:pPr>
              <w:keepNext/>
              <w:rPr>
                <w:rFonts w:asciiTheme="minorHAnsi" w:hAnsiTheme="minorHAnsi"/>
                <w:sz w:val="18"/>
                <w:szCs w:val="18"/>
              </w:rPr>
            </w:pPr>
          </w:p>
        </w:tc>
      </w:tr>
      <w:tr w:rsidR="004A71EA" w:rsidRPr="00F13E77" w14:paraId="52011562" w14:textId="77777777" w:rsidTr="00C50C0F">
        <w:trPr>
          <w:cantSplit/>
          <w:trHeight w:val="144"/>
        </w:trPr>
        <w:tc>
          <w:tcPr>
            <w:tcW w:w="565" w:type="dxa"/>
            <w:vAlign w:val="center"/>
          </w:tcPr>
          <w:p w14:paraId="1B4ED215"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39DE2235"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9D31609" w14:textId="41AFE548" w:rsidR="004A71EA" w:rsidRPr="00F13E77" w:rsidRDefault="004A71EA" w:rsidP="00C50C0F">
            <w:pPr>
              <w:keepNext/>
              <w:rPr>
                <w:rFonts w:asciiTheme="minorHAnsi" w:hAnsiTheme="minorHAnsi"/>
                <w:sz w:val="18"/>
                <w:szCs w:val="18"/>
              </w:rPr>
            </w:pPr>
          </w:p>
        </w:tc>
      </w:tr>
      <w:tr w:rsidR="004A71EA" w:rsidRPr="00F13E77" w14:paraId="6459261F" w14:textId="77777777" w:rsidTr="00C50C0F">
        <w:trPr>
          <w:cantSplit/>
          <w:trHeight w:val="144"/>
        </w:trPr>
        <w:tc>
          <w:tcPr>
            <w:tcW w:w="565" w:type="dxa"/>
            <w:vAlign w:val="center"/>
          </w:tcPr>
          <w:p w14:paraId="0E9E40B3"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05</w:t>
            </w:r>
          </w:p>
        </w:tc>
        <w:tc>
          <w:tcPr>
            <w:tcW w:w="10465" w:type="dxa"/>
            <w:gridSpan w:val="2"/>
            <w:vAlign w:val="center"/>
          </w:tcPr>
          <w:p w14:paraId="6824BC50" w14:textId="13024192" w:rsidR="004A71EA" w:rsidRPr="00F13E77" w:rsidRDefault="004A71EA" w:rsidP="004A71EA">
            <w:pPr>
              <w:keepNext/>
              <w:rPr>
                <w:rFonts w:asciiTheme="minorHAnsi" w:hAnsiTheme="minorHAnsi"/>
                <w:sz w:val="18"/>
                <w:szCs w:val="18"/>
              </w:rPr>
            </w:pPr>
            <w:r>
              <w:rPr>
                <w:rFonts w:asciiTheme="minorHAnsi" w:hAnsiTheme="minorHAnsi"/>
                <w:sz w:val="18"/>
                <w:szCs w:val="18"/>
              </w:rPr>
              <w:t>Compliance Statement:</w:t>
            </w:r>
          </w:p>
        </w:tc>
      </w:tr>
    </w:tbl>
    <w:p w14:paraId="126515E0" w14:textId="218C33EB" w:rsidR="00804636" w:rsidRDefault="00804636" w:rsidP="0080463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4A71EA" w:rsidRPr="00F13E77" w14:paraId="1ACA6D91" w14:textId="77777777" w:rsidTr="00C50C0F">
        <w:trPr>
          <w:cantSplit/>
          <w:trHeight w:val="144"/>
        </w:trPr>
        <w:tc>
          <w:tcPr>
            <w:tcW w:w="11030" w:type="dxa"/>
            <w:gridSpan w:val="3"/>
            <w:vAlign w:val="center"/>
          </w:tcPr>
          <w:p w14:paraId="0B175FFF" w14:textId="24403D67" w:rsidR="004A71EA" w:rsidRPr="005B7081" w:rsidRDefault="004A71EA" w:rsidP="004A71EA">
            <w:pPr>
              <w:rPr>
                <w:rFonts w:asciiTheme="minorHAnsi" w:hAnsiTheme="minorHAnsi"/>
                <w:sz w:val="18"/>
                <w:szCs w:val="18"/>
              </w:rPr>
            </w:pPr>
            <w:r w:rsidRPr="00F13E77">
              <w:rPr>
                <w:rFonts w:asciiTheme="minorHAnsi" w:hAnsiTheme="minorHAnsi"/>
                <w:b/>
                <w:sz w:val="18"/>
                <w:szCs w:val="18"/>
              </w:rPr>
              <w:t>C. Two Return Ducts</w:t>
            </w:r>
          </w:p>
        </w:tc>
      </w:tr>
      <w:tr w:rsidR="004A71EA" w:rsidRPr="00F13E77" w14:paraId="03631A97" w14:textId="77777777" w:rsidTr="00C50C0F">
        <w:trPr>
          <w:cantSplit/>
          <w:trHeight w:val="144"/>
        </w:trPr>
        <w:tc>
          <w:tcPr>
            <w:tcW w:w="565" w:type="dxa"/>
            <w:vAlign w:val="center"/>
          </w:tcPr>
          <w:p w14:paraId="62DA026E"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609C1CFC"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Minimum Return Duct1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6010E662" w14:textId="2E5ABD9A" w:rsidR="004A71EA" w:rsidRPr="00F13E77" w:rsidRDefault="004A71EA" w:rsidP="00C50C0F">
            <w:pPr>
              <w:keepNext/>
              <w:rPr>
                <w:rFonts w:asciiTheme="minorHAnsi" w:hAnsiTheme="minorHAnsi"/>
                <w:sz w:val="18"/>
                <w:szCs w:val="18"/>
              </w:rPr>
            </w:pPr>
          </w:p>
        </w:tc>
      </w:tr>
      <w:tr w:rsidR="004A71EA" w:rsidRPr="00F13E77" w14:paraId="17AC3E9A" w14:textId="77777777" w:rsidTr="00C50C0F">
        <w:trPr>
          <w:cantSplit/>
          <w:trHeight w:val="144"/>
        </w:trPr>
        <w:tc>
          <w:tcPr>
            <w:tcW w:w="565" w:type="dxa"/>
            <w:vAlign w:val="center"/>
          </w:tcPr>
          <w:p w14:paraId="0BFFD64B"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70CCC100"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Installed Return Duct1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7A152152" w14:textId="6A288FD0" w:rsidR="004A71EA" w:rsidRPr="00F13E77" w:rsidRDefault="004A71EA" w:rsidP="00C50C0F">
            <w:pPr>
              <w:keepNext/>
              <w:rPr>
                <w:rFonts w:asciiTheme="minorHAnsi" w:hAnsiTheme="minorHAnsi"/>
                <w:sz w:val="18"/>
                <w:szCs w:val="18"/>
              </w:rPr>
            </w:pPr>
          </w:p>
        </w:tc>
      </w:tr>
      <w:tr w:rsidR="004A71EA" w:rsidRPr="00F13E77" w14:paraId="10388CF2" w14:textId="77777777" w:rsidTr="00C50C0F">
        <w:trPr>
          <w:cantSplit/>
          <w:trHeight w:val="144"/>
        </w:trPr>
        <w:tc>
          <w:tcPr>
            <w:tcW w:w="565" w:type="dxa"/>
            <w:vAlign w:val="center"/>
          </w:tcPr>
          <w:p w14:paraId="45EA5E81"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4B385C6B"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Minimum Return Duct2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4C3E61BE" w14:textId="2F97D9C9" w:rsidR="004A71EA" w:rsidRPr="00F13E77" w:rsidRDefault="004A71EA" w:rsidP="00C50C0F">
            <w:pPr>
              <w:keepNext/>
              <w:rPr>
                <w:rFonts w:asciiTheme="minorHAnsi" w:hAnsiTheme="minorHAnsi"/>
                <w:sz w:val="18"/>
                <w:szCs w:val="18"/>
              </w:rPr>
            </w:pPr>
          </w:p>
        </w:tc>
      </w:tr>
      <w:tr w:rsidR="004A71EA" w:rsidRPr="00F13E77" w14:paraId="4002DDBC" w14:textId="77777777" w:rsidTr="00C50C0F">
        <w:trPr>
          <w:cantSplit/>
          <w:trHeight w:val="144"/>
        </w:trPr>
        <w:tc>
          <w:tcPr>
            <w:tcW w:w="565" w:type="dxa"/>
            <w:vAlign w:val="center"/>
          </w:tcPr>
          <w:p w14:paraId="6483C800"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2E9C88A9"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Installed Return Duct2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46337B02" w14:textId="6F8ABBE0" w:rsidR="004A71EA" w:rsidRPr="00F13E77" w:rsidRDefault="004A71EA" w:rsidP="00C50C0F">
            <w:pPr>
              <w:keepNext/>
              <w:rPr>
                <w:rFonts w:asciiTheme="minorHAnsi" w:hAnsiTheme="minorHAnsi"/>
                <w:sz w:val="18"/>
                <w:szCs w:val="18"/>
              </w:rPr>
            </w:pPr>
          </w:p>
        </w:tc>
      </w:tr>
      <w:tr w:rsidR="004A71EA" w:rsidRPr="00F13E77" w14:paraId="6BADB44B" w14:textId="77777777" w:rsidTr="00C50C0F">
        <w:trPr>
          <w:cantSplit/>
          <w:trHeight w:val="144"/>
        </w:trPr>
        <w:tc>
          <w:tcPr>
            <w:tcW w:w="565" w:type="dxa"/>
            <w:vAlign w:val="center"/>
          </w:tcPr>
          <w:p w14:paraId="49013F40"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05</w:t>
            </w:r>
          </w:p>
        </w:tc>
        <w:tc>
          <w:tcPr>
            <w:tcW w:w="4830" w:type="dxa"/>
            <w:vAlign w:val="center"/>
          </w:tcPr>
          <w:p w14:paraId="4FE45ECE" w14:textId="2C5E2CED" w:rsidR="004A71EA" w:rsidRPr="00F13E77" w:rsidRDefault="004A71EA" w:rsidP="004A71EA">
            <w:pPr>
              <w:keepNext/>
              <w:rPr>
                <w:rFonts w:asciiTheme="minorHAnsi" w:hAnsiTheme="minorHAnsi"/>
                <w:sz w:val="18"/>
                <w:szCs w:val="18"/>
              </w:rPr>
            </w:pPr>
            <w:r w:rsidRPr="00F13E77">
              <w:rPr>
                <w:rFonts w:asciiTheme="minorHAnsi" w:hAnsiTheme="minorHAnsi"/>
                <w:sz w:val="18"/>
                <w:szCs w:val="18"/>
              </w:rPr>
              <w:t xml:space="preserve">Minimum Total Return Filter Grille </w:t>
            </w:r>
            <w:r>
              <w:rPr>
                <w:rFonts w:asciiTheme="minorHAnsi" w:hAnsiTheme="minorHAnsi"/>
                <w:sz w:val="18"/>
                <w:szCs w:val="18"/>
              </w:rPr>
              <w:t>Nominal</w:t>
            </w:r>
            <w:r w:rsidRPr="00F13E77">
              <w:rPr>
                <w:rFonts w:asciiTheme="minorHAnsi" w:hAnsiTheme="minorHAnsi"/>
                <w:sz w:val="18"/>
                <w:szCs w:val="18"/>
              </w:rPr>
              <w:t xml:space="preserve">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0715D58A" w14:textId="0C8C39F0" w:rsidR="004A71EA" w:rsidRPr="00F13E77" w:rsidRDefault="004A71EA" w:rsidP="00C50C0F">
            <w:pPr>
              <w:keepNext/>
              <w:rPr>
                <w:rFonts w:asciiTheme="minorHAnsi" w:hAnsiTheme="minorHAnsi"/>
                <w:sz w:val="18"/>
                <w:szCs w:val="18"/>
              </w:rPr>
            </w:pPr>
          </w:p>
        </w:tc>
      </w:tr>
      <w:tr w:rsidR="004A71EA" w:rsidRPr="00F13E77" w14:paraId="3042C579" w14:textId="77777777" w:rsidTr="00C50C0F">
        <w:trPr>
          <w:cantSplit/>
          <w:trHeight w:val="144"/>
        </w:trPr>
        <w:tc>
          <w:tcPr>
            <w:tcW w:w="565" w:type="dxa"/>
            <w:vAlign w:val="center"/>
          </w:tcPr>
          <w:p w14:paraId="01EAA50D"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06</w:t>
            </w:r>
          </w:p>
        </w:tc>
        <w:tc>
          <w:tcPr>
            <w:tcW w:w="4830" w:type="dxa"/>
            <w:vAlign w:val="center"/>
          </w:tcPr>
          <w:p w14:paraId="21CA8452"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7142F1CA" w14:textId="7FEB7544" w:rsidR="004A71EA" w:rsidRPr="00F13E77" w:rsidRDefault="004A71EA" w:rsidP="00C50C0F">
            <w:pPr>
              <w:keepNext/>
              <w:rPr>
                <w:rFonts w:asciiTheme="minorHAnsi" w:hAnsiTheme="minorHAnsi"/>
                <w:sz w:val="18"/>
                <w:szCs w:val="18"/>
              </w:rPr>
            </w:pPr>
          </w:p>
        </w:tc>
      </w:tr>
      <w:tr w:rsidR="004A71EA" w:rsidRPr="00F13E77" w14:paraId="5477B50B" w14:textId="77777777" w:rsidTr="00C50C0F">
        <w:trPr>
          <w:cantSplit/>
          <w:trHeight w:val="144"/>
        </w:trPr>
        <w:tc>
          <w:tcPr>
            <w:tcW w:w="565" w:type="dxa"/>
            <w:vAlign w:val="center"/>
          </w:tcPr>
          <w:p w14:paraId="0C9E8CCD"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07</w:t>
            </w:r>
          </w:p>
        </w:tc>
        <w:tc>
          <w:tcPr>
            <w:tcW w:w="10465" w:type="dxa"/>
            <w:gridSpan w:val="2"/>
            <w:vAlign w:val="center"/>
          </w:tcPr>
          <w:p w14:paraId="398C3FC8" w14:textId="206AA6FF" w:rsidR="004A71EA" w:rsidRPr="00F13E77" w:rsidRDefault="004A71EA" w:rsidP="004A71EA">
            <w:pPr>
              <w:keepNext/>
              <w:rPr>
                <w:rFonts w:asciiTheme="minorHAnsi" w:hAnsiTheme="minorHAnsi"/>
                <w:sz w:val="18"/>
                <w:szCs w:val="18"/>
              </w:rPr>
            </w:pPr>
            <w:r>
              <w:rPr>
                <w:rFonts w:asciiTheme="minorHAnsi" w:hAnsiTheme="minorHAnsi"/>
                <w:sz w:val="18"/>
                <w:szCs w:val="18"/>
              </w:rPr>
              <w:t>Compliance Statement:</w:t>
            </w:r>
          </w:p>
        </w:tc>
      </w:tr>
    </w:tbl>
    <w:p w14:paraId="1AB0743F" w14:textId="3545FC64" w:rsidR="004A71EA" w:rsidRDefault="004A71EA" w:rsidP="0080463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10465"/>
      </w:tblGrid>
      <w:tr w:rsidR="004A71EA" w:rsidRPr="00F13E77" w14:paraId="6133E4C8" w14:textId="77777777" w:rsidTr="6FBB71CF">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7F39A31F" w14:textId="77777777" w:rsidR="004A71EA" w:rsidRPr="00E11A14" w:rsidRDefault="004A71EA" w:rsidP="004A71EA">
            <w:pPr>
              <w:rPr>
                <w:rFonts w:asciiTheme="minorHAnsi" w:hAnsiTheme="minorHAnsi"/>
                <w:b/>
                <w:sz w:val="18"/>
                <w:szCs w:val="18"/>
              </w:rPr>
            </w:pPr>
            <w:r>
              <w:rPr>
                <w:rFonts w:asciiTheme="minorHAnsi" w:hAnsiTheme="minorHAnsi"/>
                <w:b/>
                <w:sz w:val="18"/>
                <w:szCs w:val="18"/>
              </w:rPr>
              <w:t xml:space="preserve">D </w:t>
            </w:r>
            <w:r w:rsidRPr="00E11A14">
              <w:rPr>
                <w:rFonts w:asciiTheme="minorHAnsi" w:hAnsiTheme="minorHAnsi"/>
                <w:b/>
                <w:sz w:val="18"/>
                <w:szCs w:val="18"/>
              </w:rPr>
              <w:t xml:space="preserve">Additional Requirements </w:t>
            </w:r>
            <w:r>
              <w:rPr>
                <w:rFonts w:asciiTheme="minorHAnsi" w:hAnsiTheme="minorHAnsi"/>
                <w:b/>
                <w:sz w:val="18"/>
                <w:szCs w:val="18"/>
              </w:rPr>
              <w:t>f</w:t>
            </w:r>
            <w:r w:rsidRPr="00E11A14">
              <w:rPr>
                <w:rFonts w:asciiTheme="minorHAnsi" w:hAnsiTheme="minorHAnsi"/>
                <w:b/>
                <w:sz w:val="18"/>
                <w:szCs w:val="18"/>
              </w:rPr>
              <w:t>or Compliance</w:t>
            </w:r>
          </w:p>
        </w:tc>
      </w:tr>
      <w:tr w:rsidR="004A71EA" w:rsidRPr="00F13E77" w14:paraId="55261C36" w14:textId="77777777" w:rsidTr="6FBB71C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EDCA4B3"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01</w:t>
            </w:r>
          </w:p>
        </w:tc>
        <w:tc>
          <w:tcPr>
            <w:tcW w:w="10465" w:type="dxa"/>
            <w:tcBorders>
              <w:top w:val="single" w:sz="4" w:space="0" w:color="auto"/>
              <w:left w:val="single" w:sz="4" w:space="0" w:color="auto"/>
              <w:bottom w:val="single" w:sz="4" w:space="0" w:color="auto"/>
              <w:right w:val="single" w:sz="4" w:space="0" w:color="auto"/>
            </w:tcBorders>
            <w:vAlign w:val="center"/>
          </w:tcPr>
          <w:p w14:paraId="11A72AEA" w14:textId="3238F767" w:rsidR="004A71EA" w:rsidRPr="00F13E77" w:rsidRDefault="004A71EA" w:rsidP="6FBB71CF">
            <w:pPr>
              <w:keepNext/>
              <w:rPr>
                <w:rFonts w:asciiTheme="minorHAnsi" w:hAnsiTheme="minorHAnsi"/>
                <w:sz w:val="18"/>
                <w:szCs w:val="18"/>
              </w:rPr>
            </w:pPr>
            <w:r w:rsidRPr="6FBB71CF">
              <w:rPr>
                <w:rFonts w:asciiTheme="minorHAnsi" w:hAnsiTheme="minorHAnsi"/>
                <w:sz w:val="18"/>
                <w:szCs w:val="18"/>
              </w:rPr>
              <w:t xml:space="preserve">Qualification for the Alternative to Section </w:t>
            </w:r>
            <w:del w:id="0" w:author="Alhabibi, Haider@Energy" w:date="2022-03-14T22:14:00Z">
              <w:r w:rsidRPr="6FBB71CF" w:rsidDel="004A71EA">
                <w:rPr>
                  <w:rFonts w:asciiTheme="minorHAnsi" w:hAnsiTheme="minorHAnsi"/>
                  <w:sz w:val="18"/>
                  <w:szCs w:val="18"/>
                </w:rPr>
                <w:delText>150.0(m)13B</w:delText>
              </w:r>
            </w:del>
            <w:ins w:id="1" w:author="Alhabibi, Haider@Energy" w:date="2022-03-14T22:14:00Z">
              <w:r w:rsidR="00D11454" w:rsidRPr="6FBB71CF">
                <w:rPr>
                  <w:rFonts w:asciiTheme="minorHAnsi" w:hAnsiTheme="minorHAnsi"/>
                  <w:sz w:val="18"/>
                  <w:szCs w:val="18"/>
                </w:rPr>
                <w:t>160</w:t>
              </w:r>
              <w:r w:rsidR="00A17423" w:rsidRPr="6FBB71CF">
                <w:rPr>
                  <w:rFonts w:asciiTheme="minorHAnsi" w:hAnsiTheme="minorHAnsi"/>
                  <w:sz w:val="18"/>
                  <w:szCs w:val="18"/>
                </w:rPr>
                <w:t>.3(b)5Lii</w:t>
              </w:r>
            </w:ins>
            <w:r w:rsidRPr="6FBB71CF">
              <w:rPr>
                <w:rFonts w:asciiTheme="minorHAnsi" w:hAnsiTheme="minorHAnsi"/>
                <w:sz w:val="18"/>
                <w:szCs w:val="18"/>
              </w:rPr>
              <w:t xml:space="preserve"> and </w:t>
            </w:r>
            <w:del w:id="2" w:author="Alhabibi, Haider@Energy" w:date="2022-03-14T22:14:00Z">
              <w:r w:rsidRPr="6FBB71CF" w:rsidDel="004A71EA">
                <w:rPr>
                  <w:rFonts w:asciiTheme="minorHAnsi" w:hAnsiTheme="minorHAnsi"/>
                  <w:sz w:val="18"/>
                  <w:szCs w:val="18"/>
                </w:rPr>
                <w:delText>D</w:delText>
              </w:r>
            </w:del>
            <w:ins w:id="3" w:author="Alhabibi, Haider@Energy" w:date="2022-03-14T22:15:00Z">
              <w:r w:rsidR="003B11CF" w:rsidRPr="6FBB71CF">
                <w:rPr>
                  <w:rFonts w:asciiTheme="minorHAnsi" w:hAnsiTheme="minorHAnsi"/>
                  <w:sz w:val="18"/>
                  <w:szCs w:val="18"/>
                </w:rPr>
                <w:t>iv</w:t>
              </w:r>
            </w:ins>
            <w:r w:rsidRPr="6FBB71CF">
              <w:rPr>
                <w:rFonts w:asciiTheme="minorHAnsi" w:hAnsiTheme="minorHAnsi"/>
                <w:sz w:val="18"/>
                <w:szCs w:val="18"/>
              </w:rPr>
              <w:t xml:space="preserve"> requires that the ducted space conditioning system shall not use zoning dampers.  Systems that use zoning dampers shall comply with the requirements of Section </w:t>
            </w:r>
            <w:del w:id="4" w:author="Alhabibi, Haider@Energy" w:date="2022-03-14T22:15:00Z">
              <w:r w:rsidRPr="6FBB71CF" w:rsidDel="004A71EA">
                <w:rPr>
                  <w:rFonts w:asciiTheme="minorHAnsi" w:hAnsiTheme="minorHAnsi"/>
                  <w:sz w:val="18"/>
                  <w:szCs w:val="18"/>
                </w:rPr>
                <w:delText>150.0(m)13</w:delText>
              </w:r>
            </w:del>
            <w:ins w:id="5" w:author="Alhabibi, Haider@Energy" w:date="2022-03-14T22:15:00Z">
              <w:r w:rsidR="00A9165D" w:rsidRPr="6FBB71CF">
                <w:rPr>
                  <w:rFonts w:asciiTheme="minorHAnsi" w:hAnsiTheme="minorHAnsi"/>
                  <w:sz w:val="18"/>
                  <w:szCs w:val="18"/>
                </w:rPr>
                <w:t>160.3(b)5L</w:t>
              </w:r>
            </w:ins>
            <w:ins w:id="6" w:author="Moua, Cheng@Energy" w:date="2022-03-24T17:49:00Z">
              <w:r w:rsidR="00A9165D" w:rsidRPr="6FBB71CF">
                <w:rPr>
                  <w:rFonts w:asciiTheme="minorHAnsi" w:hAnsiTheme="minorHAnsi"/>
                  <w:sz w:val="18"/>
                  <w:szCs w:val="18"/>
                </w:rPr>
                <w:t>iii</w:t>
              </w:r>
            </w:ins>
            <w:r w:rsidRPr="6FBB71CF">
              <w:rPr>
                <w:rFonts w:asciiTheme="minorHAnsi" w:hAnsiTheme="minorHAnsi"/>
                <w:sz w:val="18"/>
                <w:szCs w:val="18"/>
              </w:rPr>
              <w:t>.</w:t>
            </w:r>
          </w:p>
        </w:tc>
      </w:tr>
      <w:tr w:rsidR="004A71EA" w:rsidRPr="00F13E77" w14:paraId="19A316D4" w14:textId="77777777" w:rsidTr="6FBB71C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32152F37"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02</w:t>
            </w:r>
          </w:p>
        </w:tc>
        <w:tc>
          <w:tcPr>
            <w:tcW w:w="10465" w:type="dxa"/>
            <w:tcBorders>
              <w:top w:val="single" w:sz="4" w:space="0" w:color="auto"/>
              <w:left w:val="single" w:sz="4" w:space="0" w:color="auto"/>
              <w:bottom w:val="single" w:sz="4" w:space="0" w:color="auto"/>
              <w:right w:val="single" w:sz="4" w:space="0" w:color="auto"/>
            </w:tcBorders>
            <w:vAlign w:val="center"/>
          </w:tcPr>
          <w:p w14:paraId="71C12486"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The return duct length for each return air filter grille </w:t>
            </w:r>
            <w:r>
              <w:rPr>
                <w:rFonts w:asciiTheme="minorHAnsi" w:hAnsiTheme="minorHAnsi"/>
                <w:sz w:val="18"/>
                <w:szCs w:val="18"/>
              </w:rPr>
              <w:t>shall</w:t>
            </w:r>
            <w:r w:rsidRPr="00F13E77">
              <w:rPr>
                <w:rFonts w:asciiTheme="minorHAnsi" w:hAnsiTheme="minorHAnsi"/>
                <w:sz w:val="18"/>
                <w:szCs w:val="18"/>
              </w:rPr>
              <w:t xml:space="preserve"> not exceed 30 linear feet.</w:t>
            </w:r>
          </w:p>
        </w:tc>
      </w:tr>
      <w:tr w:rsidR="004A71EA" w:rsidRPr="00F13E77" w14:paraId="5A48EAED" w14:textId="77777777" w:rsidTr="6FBB71C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20AF7718"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03</w:t>
            </w:r>
          </w:p>
        </w:tc>
        <w:tc>
          <w:tcPr>
            <w:tcW w:w="10465" w:type="dxa"/>
            <w:tcBorders>
              <w:top w:val="single" w:sz="4" w:space="0" w:color="auto"/>
              <w:left w:val="single" w:sz="4" w:space="0" w:color="auto"/>
              <w:bottom w:val="single" w:sz="4" w:space="0" w:color="auto"/>
              <w:right w:val="single" w:sz="4" w:space="0" w:color="auto"/>
            </w:tcBorders>
            <w:vAlign w:val="center"/>
          </w:tcPr>
          <w:p w14:paraId="0678906A"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The return duct</w:t>
            </w:r>
            <w:r>
              <w:rPr>
                <w:rFonts w:asciiTheme="minorHAnsi" w:hAnsiTheme="minorHAnsi"/>
                <w:sz w:val="18"/>
                <w:szCs w:val="18"/>
              </w:rPr>
              <w:t>(s)</w:t>
            </w:r>
            <w:r w:rsidRPr="00F13E77">
              <w:rPr>
                <w:rFonts w:asciiTheme="minorHAnsi" w:hAnsiTheme="minorHAnsi"/>
                <w:sz w:val="18"/>
                <w:szCs w:val="18"/>
              </w:rPr>
              <w:t xml:space="preserve"> </w:t>
            </w:r>
            <w:r>
              <w:rPr>
                <w:rFonts w:asciiTheme="minorHAnsi" w:hAnsiTheme="minorHAnsi"/>
                <w:sz w:val="18"/>
                <w:szCs w:val="18"/>
              </w:rPr>
              <w:t>shall</w:t>
            </w:r>
            <w:r w:rsidRPr="00F13E77">
              <w:rPr>
                <w:rFonts w:asciiTheme="minorHAnsi" w:hAnsiTheme="minorHAnsi"/>
                <w:sz w:val="18"/>
                <w:szCs w:val="18"/>
              </w:rPr>
              <w:t xml:space="preserve"> not contain more than</w:t>
            </w:r>
            <w:r>
              <w:rPr>
                <w:rFonts w:asciiTheme="minorHAnsi" w:hAnsiTheme="minorHAnsi"/>
                <w:sz w:val="18"/>
                <w:szCs w:val="18"/>
              </w:rPr>
              <w:t xml:space="preserve"> a total of 180° of bend</w:t>
            </w:r>
            <w:r w:rsidRPr="00F13E77">
              <w:rPr>
                <w:rFonts w:asciiTheme="minorHAnsi" w:hAnsiTheme="minorHAnsi"/>
                <w:sz w:val="18"/>
                <w:szCs w:val="18"/>
              </w:rPr>
              <w:t>.</w:t>
            </w:r>
          </w:p>
        </w:tc>
      </w:tr>
      <w:tr w:rsidR="004A71EA" w:rsidRPr="00F13E77" w14:paraId="45A746E8" w14:textId="77777777" w:rsidTr="6FBB71C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3A697DAF"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04</w:t>
            </w:r>
          </w:p>
        </w:tc>
        <w:tc>
          <w:tcPr>
            <w:tcW w:w="10465" w:type="dxa"/>
            <w:tcBorders>
              <w:top w:val="single" w:sz="4" w:space="0" w:color="auto"/>
              <w:left w:val="single" w:sz="4" w:space="0" w:color="auto"/>
              <w:bottom w:val="single" w:sz="4" w:space="0" w:color="auto"/>
              <w:right w:val="single" w:sz="4" w:space="0" w:color="auto"/>
            </w:tcBorders>
            <w:vAlign w:val="center"/>
          </w:tcPr>
          <w:p w14:paraId="7C077883"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If the return duct contains more than 90</w:t>
            </w:r>
            <w:r>
              <w:rPr>
                <w:rFonts w:asciiTheme="minorHAnsi" w:hAnsiTheme="minorHAnsi"/>
                <w:sz w:val="18"/>
                <w:szCs w:val="18"/>
              </w:rPr>
              <w:t>°</w:t>
            </w:r>
            <w:r w:rsidRPr="00F13E77">
              <w:rPr>
                <w:rFonts w:asciiTheme="minorHAnsi" w:hAnsiTheme="minorHAnsi"/>
                <w:sz w:val="18"/>
                <w:szCs w:val="18"/>
              </w:rPr>
              <w:t xml:space="preserve"> of bend, one of the bends </w:t>
            </w:r>
            <w:r>
              <w:rPr>
                <w:rFonts w:asciiTheme="minorHAnsi" w:hAnsiTheme="minorHAnsi"/>
                <w:sz w:val="18"/>
                <w:szCs w:val="18"/>
              </w:rPr>
              <w:t>shall</w:t>
            </w:r>
            <w:r w:rsidRPr="00F13E77">
              <w:rPr>
                <w:rFonts w:asciiTheme="minorHAnsi" w:hAnsiTheme="minorHAnsi"/>
                <w:sz w:val="18"/>
                <w:szCs w:val="18"/>
              </w:rPr>
              <w:t xml:space="preserve"> be a metal elbow.</w:t>
            </w:r>
          </w:p>
        </w:tc>
      </w:tr>
      <w:tr w:rsidR="004A71EA" w:rsidRPr="00F13E77" w14:paraId="1BA09BD5" w14:textId="77777777" w:rsidTr="6FBB71C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3D57FBF0"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05</w:t>
            </w:r>
          </w:p>
        </w:tc>
        <w:tc>
          <w:tcPr>
            <w:tcW w:w="10465" w:type="dxa"/>
            <w:tcBorders>
              <w:top w:val="single" w:sz="4" w:space="0" w:color="auto"/>
              <w:left w:val="single" w:sz="4" w:space="0" w:color="auto"/>
              <w:bottom w:val="single" w:sz="4" w:space="0" w:color="auto"/>
              <w:right w:val="single" w:sz="4" w:space="0" w:color="auto"/>
            </w:tcBorders>
            <w:vAlign w:val="center"/>
          </w:tcPr>
          <w:p w14:paraId="7368EEDD" w14:textId="4CCA7B3C" w:rsidR="004A71EA" w:rsidRPr="00F13E77" w:rsidRDefault="004A71EA" w:rsidP="00C50C0F">
            <w:pPr>
              <w:keepNext/>
              <w:rPr>
                <w:rFonts w:asciiTheme="minorHAnsi" w:hAnsiTheme="minorHAnsi"/>
                <w:sz w:val="18"/>
                <w:szCs w:val="18"/>
              </w:rPr>
            </w:pPr>
            <w:r w:rsidRPr="005B7081">
              <w:rPr>
                <w:rFonts w:asciiTheme="minorHAnsi" w:hAnsiTheme="minorHAnsi"/>
                <w:sz w:val="18"/>
                <w:szCs w:val="18"/>
              </w:rPr>
              <w:t xml:space="preserve">Return grille devices shall be labeled in accordance with the requirements in section </w:t>
            </w:r>
            <w:del w:id="7" w:author="Alhabibi, Haider@Energy" w:date="2022-03-14T22:26:00Z">
              <w:r w:rsidRPr="005B7081" w:rsidDel="00C7561A">
                <w:rPr>
                  <w:rFonts w:asciiTheme="minorHAnsi" w:hAnsiTheme="minorHAnsi"/>
                  <w:sz w:val="18"/>
                  <w:szCs w:val="18"/>
                </w:rPr>
                <w:delText>150.0(m)12</w:delText>
              </w:r>
            </w:del>
            <w:ins w:id="8" w:author="Alhabibi, Haider@Energy" w:date="2022-03-14T22:26:00Z">
              <w:r w:rsidR="00C7561A">
                <w:rPr>
                  <w:rFonts w:asciiTheme="minorHAnsi" w:hAnsiTheme="minorHAnsi"/>
                  <w:sz w:val="18"/>
                  <w:szCs w:val="18"/>
                </w:rPr>
                <w:t>160.2</w:t>
              </w:r>
              <w:r w:rsidR="00A14D3D">
                <w:rPr>
                  <w:rFonts w:asciiTheme="minorHAnsi" w:hAnsiTheme="minorHAnsi"/>
                  <w:sz w:val="18"/>
                  <w:szCs w:val="18"/>
                </w:rPr>
                <w:t>(b)1</w:t>
              </w:r>
            </w:ins>
            <w:r>
              <w:rPr>
                <w:rFonts w:asciiTheme="minorHAnsi" w:hAnsiTheme="minorHAnsi"/>
                <w:sz w:val="18"/>
                <w:szCs w:val="18"/>
              </w:rPr>
              <w:t>Biv</w:t>
            </w:r>
            <w:r w:rsidRPr="005B7081">
              <w:rPr>
                <w:rFonts w:asciiTheme="minorHAnsi" w:hAnsiTheme="minorHAnsi"/>
                <w:sz w:val="18"/>
                <w:szCs w:val="18"/>
              </w:rPr>
              <w:t xml:space="preserve"> to disclose the gri</w:t>
            </w:r>
            <w:r>
              <w:rPr>
                <w:rFonts w:asciiTheme="minorHAnsi" w:hAnsiTheme="minorHAnsi"/>
                <w:sz w:val="18"/>
                <w:szCs w:val="18"/>
              </w:rPr>
              <w:t xml:space="preserve">lle's design airflow rate and a </w:t>
            </w:r>
            <w:r w:rsidRPr="005B7081">
              <w:rPr>
                <w:rFonts w:asciiTheme="minorHAnsi" w:hAnsiTheme="minorHAnsi"/>
                <w:sz w:val="18"/>
                <w:szCs w:val="18"/>
              </w:rPr>
              <w:t xml:space="preserve">maximum allowable clean-filter pressure drop of </w:t>
            </w:r>
            <w:r w:rsidRPr="004A71EA">
              <w:rPr>
                <w:rFonts w:asciiTheme="minorHAnsi" w:hAnsiTheme="minorHAnsi"/>
                <w:sz w:val="18"/>
                <w:szCs w:val="18"/>
              </w:rPr>
              <w:t>25 Pa (</w:t>
            </w:r>
            <w:r>
              <w:rPr>
                <w:rFonts w:asciiTheme="minorHAnsi" w:hAnsiTheme="minorHAnsi"/>
                <w:sz w:val="18"/>
                <w:szCs w:val="18"/>
              </w:rPr>
              <w:t>0.1</w:t>
            </w:r>
            <w:r w:rsidRPr="004A71EA">
              <w:rPr>
                <w:rFonts w:asciiTheme="minorHAnsi" w:hAnsiTheme="minorHAnsi"/>
                <w:sz w:val="18"/>
                <w:szCs w:val="18"/>
              </w:rPr>
              <w:t xml:space="preserve"> inches water) for</w:t>
            </w:r>
            <w:r w:rsidRPr="005B7081">
              <w:rPr>
                <w:rFonts w:asciiTheme="minorHAnsi" w:hAnsiTheme="minorHAnsi"/>
                <w:sz w:val="18"/>
                <w:szCs w:val="18"/>
              </w:rPr>
              <w:t xml:space="preserve"> the air filter</w:t>
            </w:r>
            <w:r>
              <w:rPr>
                <w:rFonts w:asciiTheme="minorHAnsi" w:hAnsiTheme="minorHAnsi"/>
                <w:sz w:val="18"/>
                <w:szCs w:val="18"/>
              </w:rPr>
              <w:t xml:space="preserve"> when tested using ASHRAE Standard 52.2, or</w:t>
            </w:r>
            <w:r w:rsidRPr="005B7081">
              <w:rPr>
                <w:rFonts w:asciiTheme="minorHAnsi" w:hAnsiTheme="minorHAnsi"/>
                <w:sz w:val="18"/>
                <w:szCs w:val="18"/>
              </w:rPr>
              <w:t xml:space="preserve"> </w:t>
            </w:r>
            <w:r>
              <w:rPr>
                <w:rFonts w:asciiTheme="minorHAnsi" w:hAnsiTheme="minorHAnsi"/>
                <w:sz w:val="18"/>
                <w:szCs w:val="18"/>
              </w:rPr>
              <w:t xml:space="preserve">as rated in accordance with </w:t>
            </w:r>
            <w:r w:rsidRPr="005B7081">
              <w:rPr>
                <w:rFonts w:asciiTheme="minorHAnsi" w:hAnsiTheme="minorHAnsi"/>
                <w:sz w:val="18"/>
                <w:szCs w:val="18"/>
              </w:rPr>
              <w:t>AHRI Standard 680 for the</w:t>
            </w:r>
            <w:r>
              <w:rPr>
                <w:rFonts w:asciiTheme="minorHAnsi" w:hAnsiTheme="minorHAnsi"/>
                <w:sz w:val="18"/>
                <w:szCs w:val="18"/>
              </w:rPr>
              <w:t xml:space="preserve"> </w:t>
            </w:r>
            <w:r w:rsidRPr="005B7081">
              <w:rPr>
                <w:rFonts w:asciiTheme="minorHAnsi" w:hAnsiTheme="minorHAnsi"/>
                <w:sz w:val="18"/>
                <w:szCs w:val="18"/>
              </w:rPr>
              <w:t>design airflow rate for the return grille.</w:t>
            </w:r>
          </w:p>
        </w:tc>
      </w:tr>
      <w:tr w:rsidR="004A71EA" w:rsidRPr="00F13E77" w14:paraId="05C3D52E" w14:textId="77777777" w:rsidTr="6FBB71CF">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7B87047B" w14:textId="77777777" w:rsidR="004A71EA" w:rsidRPr="00C60F94" w:rsidRDefault="004A71EA" w:rsidP="00C50C0F">
            <w:pPr>
              <w:keepNext/>
              <w:rPr>
                <w:rFonts w:asciiTheme="minorHAnsi" w:hAnsiTheme="minorHAnsi"/>
                <w:b/>
                <w:sz w:val="18"/>
                <w:szCs w:val="18"/>
              </w:rPr>
            </w:pPr>
            <w:r w:rsidRPr="002B65B8">
              <w:rPr>
                <w:rFonts w:asciiTheme="minorHAnsi" w:hAnsiTheme="minorHAnsi"/>
                <w:b/>
                <w:sz w:val="18"/>
                <w:szCs w:val="18"/>
              </w:rPr>
              <w:t xml:space="preserve">The responsible person’s signature on this compliance document affirms that all applicable requirements in this table have been met.  </w:t>
            </w:r>
          </w:p>
        </w:tc>
      </w:tr>
    </w:tbl>
    <w:p w14:paraId="12651612" w14:textId="77777777" w:rsidR="000D2D90" w:rsidRDefault="000D2D90" w:rsidP="00804636">
      <w:pPr>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7"/>
        <w:gridCol w:w="4864"/>
        <w:gridCol w:w="5571"/>
      </w:tblGrid>
      <w:tr w:rsidR="00BA6971" w:rsidRPr="00966F61" w:rsidDel="001739A4" w14:paraId="12651615" w14:textId="77777777" w:rsidTr="004B34D3">
        <w:trPr>
          <w:trHeight w:val="206"/>
        </w:trPr>
        <w:tc>
          <w:tcPr>
            <w:tcW w:w="10972" w:type="dxa"/>
            <w:gridSpan w:val="3"/>
            <w:tcBorders>
              <w:top w:val="single" w:sz="4" w:space="0" w:color="auto"/>
              <w:left w:val="single" w:sz="4" w:space="0" w:color="auto"/>
              <w:bottom w:val="single" w:sz="4" w:space="0" w:color="auto"/>
              <w:right w:val="single" w:sz="4" w:space="0" w:color="auto"/>
            </w:tcBorders>
            <w:vAlign w:val="center"/>
          </w:tcPr>
          <w:p w14:paraId="12651613" w14:textId="77777777" w:rsidR="00BA6971" w:rsidRPr="00541D86" w:rsidRDefault="00BA6971" w:rsidP="00BA697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41D86">
              <w:rPr>
                <w:rFonts w:asciiTheme="minorHAnsi" w:hAnsiTheme="minorHAnsi"/>
                <w:b/>
                <w:sz w:val="18"/>
                <w:szCs w:val="18"/>
              </w:rPr>
              <w:t xml:space="preserve">E. Hole for the </w:t>
            </w:r>
            <w:r w:rsidR="00541D86">
              <w:rPr>
                <w:rFonts w:asciiTheme="minorHAnsi" w:hAnsiTheme="minorHAnsi"/>
                <w:b/>
                <w:sz w:val="18"/>
                <w:szCs w:val="18"/>
              </w:rPr>
              <w:t>P</w:t>
            </w:r>
            <w:r w:rsidRPr="00541D86">
              <w:rPr>
                <w:rFonts w:asciiTheme="minorHAnsi" w:hAnsiTheme="minorHAnsi"/>
                <w:b/>
                <w:sz w:val="18"/>
                <w:szCs w:val="18"/>
              </w:rPr>
              <w:t xml:space="preserve">lacement of a Static Pressure Probe (HSPP), and Permanently </w:t>
            </w:r>
            <w:r w:rsidR="00541D86">
              <w:rPr>
                <w:rFonts w:asciiTheme="minorHAnsi" w:hAnsiTheme="minorHAnsi"/>
                <w:b/>
                <w:sz w:val="18"/>
                <w:szCs w:val="18"/>
              </w:rPr>
              <w:t>I</w:t>
            </w:r>
            <w:r w:rsidRPr="00541D86">
              <w:rPr>
                <w:rFonts w:asciiTheme="minorHAnsi" w:hAnsiTheme="minorHAnsi"/>
                <w:b/>
                <w:sz w:val="18"/>
                <w:szCs w:val="18"/>
              </w:rPr>
              <w:t xml:space="preserve">nstalled Static Pressure Probe (PSPP) in the </w:t>
            </w:r>
            <w:r w:rsidR="00541D86">
              <w:rPr>
                <w:rFonts w:asciiTheme="minorHAnsi" w:hAnsiTheme="minorHAnsi"/>
                <w:b/>
                <w:sz w:val="18"/>
                <w:szCs w:val="18"/>
              </w:rPr>
              <w:t>S</w:t>
            </w:r>
            <w:r w:rsidRPr="00541D86">
              <w:rPr>
                <w:rFonts w:asciiTheme="minorHAnsi" w:hAnsiTheme="minorHAnsi"/>
                <w:b/>
                <w:sz w:val="18"/>
                <w:szCs w:val="18"/>
              </w:rPr>
              <w:t xml:space="preserve">upply </w:t>
            </w:r>
            <w:r w:rsidR="00541D86">
              <w:rPr>
                <w:rFonts w:asciiTheme="minorHAnsi" w:hAnsiTheme="minorHAnsi"/>
                <w:b/>
                <w:sz w:val="18"/>
                <w:szCs w:val="18"/>
              </w:rPr>
              <w:t>P</w:t>
            </w:r>
            <w:r w:rsidRPr="00541D86">
              <w:rPr>
                <w:rFonts w:asciiTheme="minorHAnsi" w:hAnsiTheme="minorHAnsi"/>
                <w:b/>
                <w:sz w:val="18"/>
                <w:szCs w:val="18"/>
              </w:rPr>
              <w:t>lenum</w:t>
            </w:r>
          </w:p>
          <w:p w14:paraId="12651614" w14:textId="77777777" w:rsidR="00BA6971" w:rsidRPr="00966F61" w:rsidRDefault="00BA6971" w:rsidP="00BA697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r w:rsidRPr="00BA6971">
              <w:rPr>
                <w:rFonts w:asciiTheme="minorHAnsi" w:hAnsiTheme="minorHAnsi"/>
                <w:sz w:val="18"/>
                <w:szCs w:val="18"/>
              </w:rPr>
              <w:t xml:space="preserve">Procedures for installing HSPP or PSPP are specified in RA3.3.1.1.  </w:t>
            </w:r>
          </w:p>
        </w:tc>
      </w:tr>
      <w:tr w:rsidR="00BA6971" w:rsidRPr="00966F61" w:rsidDel="001739A4" w14:paraId="12651619" w14:textId="77777777" w:rsidTr="004B34D3">
        <w:tblPrEx>
          <w:tblCellMar>
            <w:left w:w="115" w:type="dxa"/>
            <w:right w:w="115" w:type="dxa"/>
          </w:tblCellMar>
        </w:tblPrEx>
        <w:trPr>
          <w:trHeight w:val="432"/>
        </w:trPr>
        <w:tc>
          <w:tcPr>
            <w:tcW w:w="537" w:type="dxa"/>
            <w:vAlign w:val="center"/>
          </w:tcPr>
          <w:p w14:paraId="12651616" w14:textId="77777777" w:rsidR="00BA6971" w:rsidRPr="00966F61" w:rsidRDefault="00BA6971" w:rsidP="00BA6971">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864" w:type="dxa"/>
            <w:vAlign w:val="center"/>
          </w:tcPr>
          <w:p w14:paraId="12651617" w14:textId="4621D0D5" w:rsidR="00BA6971" w:rsidRPr="00966F61" w:rsidRDefault="00BA6971" w:rsidP="00225CB8">
            <w:pPr>
              <w:rPr>
                <w:rFonts w:asciiTheme="minorHAnsi" w:hAnsiTheme="minorHAnsi"/>
                <w:sz w:val="18"/>
                <w:szCs w:val="18"/>
              </w:rPr>
            </w:pPr>
            <w:r w:rsidRPr="003F7313">
              <w:rPr>
                <w:rFonts w:asciiTheme="minorHAnsi" w:hAnsiTheme="minorHAnsi"/>
                <w:sz w:val="18"/>
                <w:szCs w:val="18"/>
              </w:rPr>
              <w:t xml:space="preserve">Method </w:t>
            </w:r>
            <w:r w:rsidR="00225CB8">
              <w:rPr>
                <w:rFonts w:asciiTheme="minorHAnsi" w:hAnsiTheme="minorHAnsi"/>
                <w:sz w:val="18"/>
                <w:szCs w:val="18"/>
              </w:rPr>
              <w:t>U</w:t>
            </w:r>
            <w:r w:rsidRPr="003F7313">
              <w:rPr>
                <w:rFonts w:asciiTheme="minorHAnsi" w:hAnsiTheme="minorHAnsi"/>
                <w:sz w:val="18"/>
                <w:szCs w:val="18"/>
              </w:rPr>
              <w:t xml:space="preserve">sed to </w:t>
            </w:r>
            <w:r w:rsidR="006B1266">
              <w:rPr>
                <w:rFonts w:asciiTheme="minorHAnsi" w:hAnsiTheme="minorHAnsi"/>
                <w:sz w:val="18"/>
                <w:szCs w:val="18"/>
              </w:rPr>
              <w:t>D</w:t>
            </w:r>
            <w:r w:rsidRPr="003F7313">
              <w:rPr>
                <w:rFonts w:asciiTheme="minorHAnsi" w:hAnsiTheme="minorHAnsi"/>
                <w:sz w:val="18"/>
                <w:szCs w:val="18"/>
              </w:rPr>
              <w:t xml:space="preserve">emonstrate </w:t>
            </w:r>
            <w:r w:rsidR="006B1266">
              <w:rPr>
                <w:rFonts w:asciiTheme="minorHAnsi" w:hAnsiTheme="minorHAnsi"/>
                <w:sz w:val="18"/>
                <w:szCs w:val="18"/>
              </w:rPr>
              <w:t>C</w:t>
            </w:r>
            <w:r w:rsidRPr="003F7313">
              <w:rPr>
                <w:rFonts w:asciiTheme="minorHAnsi" w:hAnsiTheme="minorHAnsi"/>
                <w:sz w:val="18"/>
                <w:szCs w:val="18"/>
              </w:rPr>
              <w:t xml:space="preserve">ompliance with the HSPP/PSPP </w:t>
            </w:r>
            <w:r w:rsidR="006B1266">
              <w:rPr>
                <w:rFonts w:asciiTheme="minorHAnsi" w:hAnsiTheme="minorHAnsi"/>
                <w:sz w:val="18"/>
                <w:szCs w:val="18"/>
              </w:rPr>
              <w:t>R</w:t>
            </w:r>
            <w:r w:rsidRPr="003F7313">
              <w:rPr>
                <w:rFonts w:asciiTheme="minorHAnsi" w:hAnsiTheme="minorHAnsi"/>
                <w:sz w:val="18"/>
                <w:szCs w:val="18"/>
              </w:rPr>
              <w:t>equirement</w:t>
            </w:r>
          </w:p>
        </w:tc>
        <w:tc>
          <w:tcPr>
            <w:tcW w:w="5571" w:type="dxa"/>
            <w:vAlign w:val="center"/>
          </w:tcPr>
          <w:p w14:paraId="12651618" w14:textId="77777777" w:rsidR="00BA6971" w:rsidRPr="00966F61" w:rsidRDefault="00BA6971" w:rsidP="00BA6971">
            <w:pPr>
              <w:pStyle w:val="ListParagraph"/>
              <w:keepNext/>
              <w:ind w:left="0"/>
              <w:rPr>
                <w:rFonts w:asciiTheme="minorHAnsi" w:hAnsiTheme="minorHAnsi"/>
                <w:sz w:val="18"/>
                <w:szCs w:val="18"/>
              </w:rPr>
            </w:pPr>
          </w:p>
        </w:tc>
      </w:tr>
    </w:tbl>
    <w:p w14:paraId="77C2C684" w14:textId="77777777" w:rsidR="0065392E" w:rsidRPr="004B34D3" w:rsidRDefault="0065392E">
      <w:pPr>
        <w:rPr>
          <w:sz w:val="18"/>
        </w:rPr>
      </w:pPr>
    </w:p>
    <w:tbl>
      <w:tblPr>
        <w:tblW w:w="4974"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86"/>
        <w:gridCol w:w="5487"/>
      </w:tblGrid>
      <w:tr w:rsidR="0065392E" w:rsidRPr="003F7313" w14:paraId="3204A309" w14:textId="77777777" w:rsidTr="004B34D3">
        <w:trPr>
          <w:trHeight w:val="242"/>
        </w:trPr>
        <w:tc>
          <w:tcPr>
            <w:tcW w:w="10972" w:type="dxa"/>
            <w:gridSpan w:val="2"/>
            <w:vAlign w:val="center"/>
          </w:tcPr>
          <w:p w14:paraId="7FC48A90" w14:textId="5A5ABA12" w:rsidR="0065392E" w:rsidRPr="004B34D3" w:rsidRDefault="0065392E" w:rsidP="00173F12">
            <w:pPr>
              <w:pStyle w:val="Header"/>
              <w:keepNext/>
              <w:tabs>
                <w:tab w:val="clear" w:pos="4320"/>
                <w:tab w:val="clear" w:pos="8640"/>
              </w:tabs>
              <w:rPr>
                <w:rFonts w:asciiTheme="minorHAnsi" w:hAnsiTheme="minorHAnsi"/>
                <w:b/>
                <w:sz w:val="18"/>
                <w:szCs w:val="18"/>
              </w:rPr>
            </w:pPr>
            <w:r w:rsidRPr="00943D72">
              <w:rPr>
                <w:rFonts w:asciiTheme="minorHAnsi" w:hAnsiTheme="minorHAnsi"/>
                <w:b/>
                <w:sz w:val="18"/>
                <w:szCs w:val="18"/>
              </w:rPr>
              <w:t xml:space="preserve">F. Additional Return </w:t>
            </w:r>
            <w:r>
              <w:rPr>
                <w:rFonts w:asciiTheme="minorHAnsi" w:hAnsiTheme="minorHAnsi"/>
                <w:b/>
                <w:sz w:val="18"/>
                <w:szCs w:val="18"/>
              </w:rPr>
              <w:t>Ducts (Not Used for Compliance)</w:t>
            </w:r>
          </w:p>
        </w:tc>
      </w:tr>
      <w:tr w:rsidR="0065392E" w:rsidRPr="00943D72" w14:paraId="326CE15A" w14:textId="77777777" w:rsidTr="004B34D3">
        <w:trPr>
          <w:trHeight w:val="224"/>
        </w:trPr>
        <w:tc>
          <w:tcPr>
            <w:tcW w:w="5486" w:type="dxa"/>
            <w:vAlign w:val="center"/>
          </w:tcPr>
          <w:p w14:paraId="76EF5952" w14:textId="77777777" w:rsidR="0065392E" w:rsidRPr="00943D72" w:rsidRDefault="0065392E" w:rsidP="00173F12">
            <w:pPr>
              <w:pStyle w:val="Header"/>
              <w:keepNext/>
              <w:tabs>
                <w:tab w:val="clear" w:pos="4320"/>
                <w:tab w:val="clear" w:pos="8640"/>
              </w:tabs>
              <w:jc w:val="center"/>
              <w:rPr>
                <w:rFonts w:asciiTheme="minorHAnsi" w:hAnsiTheme="minorHAnsi"/>
                <w:sz w:val="18"/>
                <w:szCs w:val="18"/>
              </w:rPr>
            </w:pPr>
            <w:r w:rsidRPr="00943D72">
              <w:rPr>
                <w:rFonts w:asciiTheme="minorHAnsi" w:hAnsiTheme="minorHAnsi"/>
                <w:sz w:val="18"/>
                <w:szCs w:val="18"/>
              </w:rPr>
              <w:t>01</w:t>
            </w:r>
          </w:p>
        </w:tc>
        <w:tc>
          <w:tcPr>
            <w:tcW w:w="5486" w:type="dxa"/>
            <w:vAlign w:val="center"/>
          </w:tcPr>
          <w:p w14:paraId="5742A2D0" w14:textId="77777777" w:rsidR="0065392E" w:rsidRPr="00943D72" w:rsidRDefault="0065392E" w:rsidP="00173F12">
            <w:pPr>
              <w:pStyle w:val="Header"/>
              <w:keepNext/>
              <w:tabs>
                <w:tab w:val="clear" w:pos="4320"/>
                <w:tab w:val="clear" w:pos="8640"/>
              </w:tabs>
              <w:jc w:val="center"/>
              <w:rPr>
                <w:rFonts w:asciiTheme="minorHAnsi" w:hAnsiTheme="minorHAnsi"/>
                <w:sz w:val="18"/>
                <w:szCs w:val="18"/>
              </w:rPr>
            </w:pPr>
            <w:r w:rsidRPr="00943D72">
              <w:rPr>
                <w:rFonts w:asciiTheme="minorHAnsi" w:hAnsiTheme="minorHAnsi"/>
                <w:sz w:val="18"/>
                <w:szCs w:val="18"/>
              </w:rPr>
              <w:t>02</w:t>
            </w:r>
          </w:p>
        </w:tc>
      </w:tr>
      <w:tr w:rsidR="0065392E" w:rsidRPr="00943D72" w14:paraId="599B36ED" w14:textId="77777777" w:rsidTr="004B34D3">
        <w:trPr>
          <w:trHeight w:val="432"/>
        </w:trPr>
        <w:tc>
          <w:tcPr>
            <w:tcW w:w="5486" w:type="dxa"/>
            <w:vAlign w:val="center"/>
          </w:tcPr>
          <w:p w14:paraId="160E00BB" w14:textId="6C981DCB" w:rsidR="0065392E" w:rsidRDefault="0065392E" w:rsidP="00173F12">
            <w:pPr>
              <w:pStyle w:val="Header"/>
              <w:keepNext/>
              <w:tabs>
                <w:tab w:val="clear" w:pos="4320"/>
                <w:tab w:val="clear" w:pos="8640"/>
              </w:tabs>
              <w:jc w:val="center"/>
              <w:rPr>
                <w:rFonts w:asciiTheme="minorHAnsi" w:hAnsiTheme="minorHAnsi"/>
                <w:sz w:val="18"/>
                <w:szCs w:val="18"/>
              </w:rPr>
            </w:pPr>
            <w:r>
              <w:rPr>
                <w:rFonts w:asciiTheme="minorHAnsi" w:hAnsiTheme="minorHAnsi"/>
                <w:sz w:val="18"/>
                <w:szCs w:val="18"/>
              </w:rPr>
              <w:t xml:space="preserve">Installed Return Duct </w:t>
            </w:r>
            <w:r w:rsidR="00023544">
              <w:rPr>
                <w:rFonts w:asciiTheme="minorHAnsi" w:hAnsiTheme="minorHAnsi"/>
                <w:sz w:val="18"/>
                <w:szCs w:val="18"/>
              </w:rPr>
              <w:t xml:space="preserve">Nominal </w:t>
            </w:r>
            <w:r>
              <w:rPr>
                <w:rFonts w:asciiTheme="minorHAnsi" w:hAnsiTheme="minorHAnsi"/>
                <w:sz w:val="18"/>
                <w:szCs w:val="18"/>
              </w:rPr>
              <w:t xml:space="preserve">Diameter </w:t>
            </w:r>
          </w:p>
          <w:p w14:paraId="323EC0E7" w14:textId="77777777" w:rsidR="0065392E" w:rsidRPr="00943D72" w:rsidRDefault="0065392E" w:rsidP="00173F12">
            <w:pPr>
              <w:pStyle w:val="Header"/>
              <w:keepNext/>
              <w:tabs>
                <w:tab w:val="clear" w:pos="4320"/>
                <w:tab w:val="clear" w:pos="8640"/>
              </w:tabs>
              <w:jc w:val="center"/>
              <w:rPr>
                <w:rFonts w:asciiTheme="minorHAnsi" w:hAnsiTheme="minorHAnsi"/>
                <w:sz w:val="18"/>
                <w:szCs w:val="18"/>
              </w:rPr>
            </w:pPr>
            <w:r>
              <w:rPr>
                <w:rFonts w:asciiTheme="minorHAnsi" w:hAnsiTheme="minorHAnsi"/>
                <w:sz w:val="18"/>
                <w:szCs w:val="18"/>
              </w:rPr>
              <w:t>(inches)</w:t>
            </w:r>
          </w:p>
        </w:tc>
        <w:tc>
          <w:tcPr>
            <w:tcW w:w="5486" w:type="dxa"/>
            <w:vAlign w:val="center"/>
          </w:tcPr>
          <w:p w14:paraId="2C7B35E3" w14:textId="76BA7B1D" w:rsidR="0065392E" w:rsidRDefault="0065392E" w:rsidP="00173F12">
            <w:pPr>
              <w:pStyle w:val="Header"/>
              <w:keepNext/>
              <w:tabs>
                <w:tab w:val="clear" w:pos="4320"/>
                <w:tab w:val="clear" w:pos="8640"/>
              </w:tabs>
              <w:jc w:val="center"/>
              <w:rPr>
                <w:rFonts w:asciiTheme="minorHAnsi" w:hAnsiTheme="minorHAnsi"/>
                <w:sz w:val="18"/>
                <w:szCs w:val="18"/>
              </w:rPr>
            </w:pPr>
            <w:r>
              <w:rPr>
                <w:rFonts w:asciiTheme="minorHAnsi" w:hAnsiTheme="minorHAnsi"/>
                <w:sz w:val="18"/>
                <w:szCs w:val="18"/>
              </w:rPr>
              <w:t xml:space="preserve">Installed Total Return Filter Grille </w:t>
            </w:r>
            <w:r w:rsidR="00023544">
              <w:rPr>
                <w:rFonts w:asciiTheme="minorHAnsi" w:hAnsiTheme="minorHAnsi"/>
                <w:sz w:val="18"/>
                <w:szCs w:val="18"/>
              </w:rPr>
              <w:t>Nominal</w:t>
            </w:r>
            <w:r>
              <w:rPr>
                <w:rFonts w:asciiTheme="minorHAnsi" w:hAnsiTheme="minorHAnsi"/>
                <w:sz w:val="18"/>
                <w:szCs w:val="18"/>
              </w:rPr>
              <w:t xml:space="preserve"> Area</w:t>
            </w:r>
          </w:p>
          <w:p w14:paraId="0DCF0263" w14:textId="77777777" w:rsidR="0065392E" w:rsidRPr="00943D72" w:rsidRDefault="0065392E" w:rsidP="00173F12">
            <w:pPr>
              <w:pStyle w:val="Header"/>
              <w:keepNext/>
              <w:tabs>
                <w:tab w:val="clear" w:pos="4320"/>
                <w:tab w:val="clear" w:pos="8640"/>
              </w:tabs>
              <w:jc w:val="center"/>
              <w:rPr>
                <w:sz w:val="18"/>
                <w:szCs w:val="18"/>
              </w:rPr>
            </w:pPr>
            <w:r>
              <w:rPr>
                <w:rFonts w:asciiTheme="minorHAnsi" w:hAnsiTheme="minorHAnsi"/>
                <w:sz w:val="18"/>
                <w:szCs w:val="18"/>
              </w:rPr>
              <w:t>(inch</w:t>
            </w:r>
            <w:r>
              <w:rPr>
                <w:sz w:val="18"/>
                <w:szCs w:val="18"/>
                <w:vertAlign w:val="superscript"/>
              </w:rPr>
              <w:t>2</w:t>
            </w:r>
            <w:r>
              <w:rPr>
                <w:sz w:val="18"/>
                <w:szCs w:val="18"/>
              </w:rPr>
              <w:t>)</w:t>
            </w:r>
          </w:p>
        </w:tc>
      </w:tr>
      <w:tr w:rsidR="0065392E" w14:paraId="1E4082F3" w14:textId="77777777" w:rsidTr="004B34D3">
        <w:trPr>
          <w:trHeight w:val="260"/>
        </w:trPr>
        <w:tc>
          <w:tcPr>
            <w:tcW w:w="5486" w:type="dxa"/>
            <w:vAlign w:val="center"/>
          </w:tcPr>
          <w:p w14:paraId="32970D52" w14:textId="18EEAF5C" w:rsidR="0065392E" w:rsidRDefault="0065392E" w:rsidP="00173F12">
            <w:pPr>
              <w:pStyle w:val="Header"/>
              <w:keepNext/>
              <w:tabs>
                <w:tab w:val="clear" w:pos="4320"/>
                <w:tab w:val="clear" w:pos="8640"/>
              </w:tabs>
              <w:jc w:val="center"/>
              <w:rPr>
                <w:rFonts w:asciiTheme="minorHAnsi" w:hAnsiTheme="minorHAnsi"/>
                <w:sz w:val="18"/>
                <w:szCs w:val="18"/>
              </w:rPr>
            </w:pPr>
          </w:p>
        </w:tc>
        <w:tc>
          <w:tcPr>
            <w:tcW w:w="5486" w:type="dxa"/>
            <w:vAlign w:val="center"/>
          </w:tcPr>
          <w:p w14:paraId="67E6D9DB" w14:textId="41433486" w:rsidR="0065392E" w:rsidRDefault="0065392E" w:rsidP="00173F12">
            <w:pPr>
              <w:pStyle w:val="Header"/>
              <w:keepNext/>
              <w:tabs>
                <w:tab w:val="clear" w:pos="4320"/>
                <w:tab w:val="clear" w:pos="8640"/>
              </w:tabs>
              <w:jc w:val="center"/>
              <w:rPr>
                <w:rFonts w:asciiTheme="minorHAnsi" w:hAnsiTheme="minorHAnsi"/>
                <w:sz w:val="18"/>
                <w:szCs w:val="18"/>
              </w:rPr>
            </w:pPr>
          </w:p>
        </w:tc>
      </w:tr>
      <w:tr w:rsidR="0065392E" w14:paraId="5DF4147C" w14:textId="77777777" w:rsidTr="004B34D3">
        <w:trPr>
          <w:trHeight w:val="260"/>
        </w:trPr>
        <w:tc>
          <w:tcPr>
            <w:tcW w:w="5486" w:type="dxa"/>
            <w:vAlign w:val="center"/>
          </w:tcPr>
          <w:p w14:paraId="2BEC5655" w14:textId="77777777" w:rsidR="0065392E" w:rsidRDefault="0065392E" w:rsidP="00173F12">
            <w:pPr>
              <w:pStyle w:val="Header"/>
              <w:keepNext/>
              <w:tabs>
                <w:tab w:val="clear" w:pos="4320"/>
                <w:tab w:val="clear" w:pos="8640"/>
              </w:tabs>
              <w:jc w:val="center"/>
              <w:rPr>
                <w:rFonts w:asciiTheme="minorHAnsi" w:hAnsiTheme="minorHAnsi"/>
                <w:sz w:val="18"/>
                <w:szCs w:val="18"/>
              </w:rPr>
            </w:pPr>
          </w:p>
        </w:tc>
        <w:tc>
          <w:tcPr>
            <w:tcW w:w="5486" w:type="dxa"/>
            <w:vAlign w:val="center"/>
          </w:tcPr>
          <w:p w14:paraId="24B8BB3F" w14:textId="77777777" w:rsidR="0065392E" w:rsidRDefault="0065392E" w:rsidP="00173F12">
            <w:pPr>
              <w:pStyle w:val="Header"/>
              <w:keepNext/>
              <w:tabs>
                <w:tab w:val="clear" w:pos="4320"/>
                <w:tab w:val="clear" w:pos="8640"/>
              </w:tabs>
              <w:jc w:val="center"/>
              <w:rPr>
                <w:rFonts w:asciiTheme="minorHAnsi" w:hAnsiTheme="minorHAnsi"/>
                <w:sz w:val="18"/>
                <w:szCs w:val="18"/>
              </w:rPr>
            </w:pPr>
          </w:p>
        </w:tc>
      </w:tr>
    </w:tbl>
    <w:p w14:paraId="6A730F29" w14:textId="77777777" w:rsidR="0065392E" w:rsidRDefault="0065392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0"/>
        <w:gridCol w:w="268"/>
        <w:gridCol w:w="2520"/>
        <w:gridCol w:w="2844"/>
      </w:tblGrid>
      <w:tr w:rsidR="00670C46" w:rsidRPr="00670C46" w14:paraId="1265161B" w14:textId="77777777" w:rsidTr="004B34D3">
        <w:trPr>
          <w:trHeight w:val="206"/>
        </w:trPr>
        <w:tc>
          <w:tcPr>
            <w:tcW w:w="10973" w:type="dxa"/>
            <w:gridSpan w:val="4"/>
            <w:vAlign w:val="center"/>
          </w:tcPr>
          <w:p w14:paraId="1265161A" w14:textId="77777777" w:rsidR="00670C46" w:rsidRPr="00670C46" w:rsidRDefault="00804636" w:rsidP="00670C4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Theme="minorHAnsi" w:hAnsiTheme="minorHAnsi"/>
                <w:sz w:val="18"/>
                <w:szCs w:val="18"/>
              </w:rPr>
              <w:lastRenderedPageBreak/>
              <w:br w:type="page"/>
            </w:r>
            <w:r w:rsidR="00670C46" w:rsidRPr="00670C46">
              <w:rPr>
                <w:rFonts w:asciiTheme="minorHAnsi" w:hAnsiTheme="minorHAnsi" w:cs="Arial"/>
                <w:b/>
                <w:caps/>
                <w:sz w:val="18"/>
                <w:szCs w:val="18"/>
              </w:rPr>
              <w:t>Documentation Author's Declaration Statement</w:t>
            </w:r>
          </w:p>
        </w:tc>
      </w:tr>
      <w:tr w:rsidR="00670C46" w:rsidRPr="00670C46" w14:paraId="1265161D" w14:textId="77777777" w:rsidTr="004B34D3">
        <w:trPr>
          <w:trHeight w:val="206"/>
        </w:trPr>
        <w:tc>
          <w:tcPr>
            <w:tcW w:w="10973" w:type="dxa"/>
            <w:gridSpan w:val="4"/>
            <w:vAlign w:val="center"/>
          </w:tcPr>
          <w:p w14:paraId="1265161C" w14:textId="77777777" w:rsidR="00670C46" w:rsidRPr="00670C46" w:rsidRDefault="00670C46" w:rsidP="00225CB8">
            <w:pPr>
              <w:keepNext/>
              <w:numPr>
                <w:ilvl w:val="0"/>
                <w:numId w:val="6"/>
              </w:numPr>
              <w:ind w:left="270" w:hanging="270"/>
              <w:rPr>
                <w:rFonts w:asciiTheme="minorHAnsi" w:hAnsiTheme="minorHAnsi"/>
                <w:sz w:val="18"/>
                <w:szCs w:val="18"/>
              </w:rPr>
            </w:pPr>
            <w:r w:rsidRPr="00670C46">
              <w:rPr>
                <w:rFonts w:asciiTheme="minorHAnsi" w:hAnsiTheme="minorHAnsi"/>
                <w:sz w:val="18"/>
                <w:szCs w:val="18"/>
              </w:rPr>
              <w:t>I certify that this Certificate of Installation documentation is accurate and complete.</w:t>
            </w:r>
          </w:p>
        </w:tc>
      </w:tr>
      <w:tr w:rsidR="00670C46" w:rsidRPr="00670C46" w14:paraId="12651620" w14:textId="77777777" w:rsidTr="004B34D3">
        <w:trPr>
          <w:trHeight w:val="360"/>
        </w:trPr>
        <w:tc>
          <w:tcPr>
            <w:tcW w:w="5609" w:type="dxa"/>
            <w:gridSpan w:val="2"/>
          </w:tcPr>
          <w:p w14:paraId="1265161E"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Documentation Author Name:</w:t>
            </w:r>
          </w:p>
        </w:tc>
        <w:tc>
          <w:tcPr>
            <w:tcW w:w="5364" w:type="dxa"/>
            <w:gridSpan w:val="2"/>
          </w:tcPr>
          <w:p w14:paraId="1265161F"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Documentation Author Signature:</w:t>
            </w:r>
          </w:p>
        </w:tc>
      </w:tr>
      <w:tr w:rsidR="00670C46" w:rsidRPr="00670C46" w14:paraId="12651623" w14:textId="77777777" w:rsidTr="004B34D3">
        <w:trPr>
          <w:trHeight w:val="360"/>
        </w:trPr>
        <w:tc>
          <w:tcPr>
            <w:tcW w:w="5609" w:type="dxa"/>
            <w:gridSpan w:val="2"/>
          </w:tcPr>
          <w:p w14:paraId="12651621"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Documentation Author Company Name:</w:t>
            </w:r>
          </w:p>
        </w:tc>
        <w:tc>
          <w:tcPr>
            <w:tcW w:w="5364" w:type="dxa"/>
            <w:gridSpan w:val="2"/>
          </w:tcPr>
          <w:p w14:paraId="12651622"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Date Signed:</w:t>
            </w:r>
          </w:p>
        </w:tc>
      </w:tr>
      <w:tr w:rsidR="00670C46" w:rsidRPr="00670C46" w14:paraId="12651626" w14:textId="77777777" w:rsidTr="004B34D3">
        <w:trPr>
          <w:trHeight w:val="360"/>
        </w:trPr>
        <w:tc>
          <w:tcPr>
            <w:tcW w:w="5609" w:type="dxa"/>
            <w:gridSpan w:val="2"/>
          </w:tcPr>
          <w:p w14:paraId="12651624"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Address:</w:t>
            </w:r>
          </w:p>
        </w:tc>
        <w:tc>
          <w:tcPr>
            <w:tcW w:w="5364" w:type="dxa"/>
            <w:gridSpan w:val="2"/>
          </w:tcPr>
          <w:p w14:paraId="12651625" w14:textId="46FA6CA2"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CEA/HERS Certification Identification (</w:t>
            </w:r>
            <w:r w:rsidR="00225CB8">
              <w:rPr>
                <w:rFonts w:asciiTheme="minorHAnsi" w:hAnsiTheme="minorHAnsi"/>
                <w:sz w:val="14"/>
                <w:szCs w:val="14"/>
              </w:rPr>
              <w:t>i</w:t>
            </w:r>
            <w:r w:rsidRPr="00670C46">
              <w:rPr>
                <w:rFonts w:asciiTheme="minorHAnsi" w:hAnsiTheme="minorHAnsi"/>
                <w:sz w:val="14"/>
                <w:szCs w:val="14"/>
              </w:rPr>
              <w:t>f applicable):</w:t>
            </w:r>
          </w:p>
        </w:tc>
      </w:tr>
      <w:tr w:rsidR="00670C46" w:rsidRPr="00670C46" w14:paraId="12651629" w14:textId="77777777" w:rsidTr="004B34D3">
        <w:trPr>
          <w:trHeight w:val="360"/>
        </w:trPr>
        <w:tc>
          <w:tcPr>
            <w:tcW w:w="5609" w:type="dxa"/>
            <w:gridSpan w:val="2"/>
          </w:tcPr>
          <w:p w14:paraId="12651627"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City/State/Zip:</w:t>
            </w:r>
          </w:p>
        </w:tc>
        <w:tc>
          <w:tcPr>
            <w:tcW w:w="5364" w:type="dxa"/>
            <w:gridSpan w:val="2"/>
          </w:tcPr>
          <w:p w14:paraId="12651628"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Phone:</w:t>
            </w:r>
          </w:p>
        </w:tc>
      </w:tr>
      <w:tr w:rsidR="00670C46" w:rsidRPr="00670C46" w14:paraId="1265162B" w14:textId="77777777" w:rsidTr="004B34D3">
        <w:tblPrEx>
          <w:tblCellMar>
            <w:left w:w="115" w:type="dxa"/>
            <w:right w:w="115" w:type="dxa"/>
          </w:tblCellMar>
        </w:tblPrEx>
        <w:trPr>
          <w:trHeight w:val="296"/>
        </w:trPr>
        <w:tc>
          <w:tcPr>
            <w:tcW w:w="10973" w:type="dxa"/>
            <w:gridSpan w:val="4"/>
            <w:vAlign w:val="center"/>
          </w:tcPr>
          <w:p w14:paraId="1265162A" w14:textId="77777777" w:rsidR="00670C46" w:rsidRPr="00670C46" w:rsidRDefault="00670C46" w:rsidP="00670C4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670C46">
              <w:rPr>
                <w:rFonts w:asciiTheme="minorHAnsi" w:hAnsiTheme="minorHAnsi" w:cs="Arial"/>
                <w:b/>
                <w:caps/>
                <w:sz w:val="18"/>
                <w:szCs w:val="18"/>
              </w:rPr>
              <w:t xml:space="preserve">Responsible Person's Declaration statement  </w:t>
            </w:r>
          </w:p>
        </w:tc>
      </w:tr>
      <w:tr w:rsidR="00670C46" w:rsidRPr="00670C46" w14:paraId="12651633" w14:textId="77777777" w:rsidTr="004B34D3">
        <w:tblPrEx>
          <w:tblCellMar>
            <w:left w:w="115" w:type="dxa"/>
            <w:right w:w="115" w:type="dxa"/>
          </w:tblCellMar>
        </w:tblPrEx>
        <w:trPr>
          <w:trHeight w:val="504"/>
        </w:trPr>
        <w:tc>
          <w:tcPr>
            <w:tcW w:w="10973" w:type="dxa"/>
            <w:gridSpan w:val="4"/>
          </w:tcPr>
          <w:p w14:paraId="1EF90D52" w14:textId="77777777" w:rsidR="00887569" w:rsidRPr="00887569" w:rsidRDefault="00887569" w:rsidP="00887569">
            <w:pPr>
              <w:pStyle w:val="Heading3"/>
              <w:spacing w:before="60"/>
              <w:ind w:right="86"/>
              <w:rPr>
                <w:rFonts w:asciiTheme="minorHAnsi" w:hAnsiTheme="minorHAnsi"/>
                <w:b w:val="0"/>
                <w:caps/>
                <w:color w:val="auto"/>
                <w:sz w:val="18"/>
                <w:szCs w:val="18"/>
              </w:rPr>
            </w:pPr>
            <w:r w:rsidRPr="00887569">
              <w:rPr>
                <w:rFonts w:asciiTheme="minorHAnsi" w:hAnsiTheme="minorHAnsi"/>
                <w:b w:val="0"/>
                <w:color w:val="auto"/>
                <w:sz w:val="18"/>
                <w:szCs w:val="18"/>
              </w:rPr>
              <w:t xml:space="preserve">I certify the following under penalty of perjury, under the laws of the State of California: </w:t>
            </w:r>
          </w:p>
          <w:p w14:paraId="5380B42A" w14:textId="77777777" w:rsidR="00887569" w:rsidRPr="00887569" w:rsidRDefault="00887569" w:rsidP="00887569">
            <w:pPr>
              <w:pStyle w:val="Heading3"/>
              <w:keepLines w:val="0"/>
              <w:numPr>
                <w:ilvl w:val="0"/>
                <w:numId w:val="19"/>
              </w:numPr>
              <w:tabs>
                <w:tab w:val="left" w:pos="-2600"/>
              </w:tabs>
              <w:spacing w:before="0"/>
              <w:ind w:right="90"/>
              <w:rPr>
                <w:rFonts w:asciiTheme="minorHAnsi" w:hAnsiTheme="minorHAnsi"/>
                <w:b w:val="0"/>
                <w:caps/>
                <w:color w:val="auto"/>
                <w:sz w:val="18"/>
                <w:szCs w:val="18"/>
              </w:rPr>
            </w:pPr>
            <w:r w:rsidRPr="00887569">
              <w:rPr>
                <w:rFonts w:asciiTheme="minorHAnsi" w:hAnsiTheme="minorHAnsi"/>
                <w:b w:val="0"/>
                <w:color w:val="auto"/>
                <w:sz w:val="18"/>
                <w:szCs w:val="18"/>
              </w:rPr>
              <w:t xml:space="preserve">The information provided on this Certificate of Installation is true and correct. </w:t>
            </w:r>
          </w:p>
          <w:p w14:paraId="0B8CA400" w14:textId="77777777" w:rsidR="00887569" w:rsidRPr="00887569" w:rsidRDefault="00887569" w:rsidP="00887569">
            <w:pPr>
              <w:pStyle w:val="Heading3"/>
              <w:keepLines w:val="0"/>
              <w:numPr>
                <w:ilvl w:val="0"/>
                <w:numId w:val="19"/>
              </w:numPr>
              <w:tabs>
                <w:tab w:val="left" w:pos="-2600"/>
              </w:tabs>
              <w:spacing w:before="0"/>
              <w:ind w:right="90"/>
              <w:rPr>
                <w:rFonts w:asciiTheme="minorHAnsi" w:hAnsiTheme="minorHAnsi"/>
                <w:b w:val="0"/>
                <w:caps/>
                <w:color w:val="auto"/>
                <w:sz w:val="18"/>
                <w:szCs w:val="22"/>
              </w:rPr>
            </w:pPr>
            <w:r w:rsidRPr="00887569">
              <w:rPr>
                <w:rFonts w:asciiTheme="minorHAnsi" w:hAnsiTheme="minorHAnsi"/>
                <w:b w:val="0"/>
                <w:snapToGrid w:val="0"/>
                <w:color w:val="auto"/>
                <w:sz w:val="18"/>
                <w:szCs w:val="18"/>
              </w:rPr>
              <w:t xml:space="preserve">I am either: a) a responsible person eligible under Division 3 of the Business and Professions Code </w:t>
            </w:r>
            <w:r w:rsidRPr="00887569">
              <w:rPr>
                <w:rFonts w:asciiTheme="minorHAnsi" w:hAnsiTheme="minorHAnsi"/>
                <w:b w:val="0"/>
                <w:color w:val="auto"/>
                <w:sz w:val="18"/>
                <w:szCs w:val="18"/>
              </w:rPr>
              <w:t xml:space="preserve">in the applicable classification to accept responsibility for the system design, construction, or installation </w:t>
            </w:r>
            <w:r w:rsidRPr="00887569">
              <w:rPr>
                <w:rFonts w:asciiTheme="minorHAnsi" w:hAnsiTheme="minorHAnsi"/>
                <w:b w:val="0"/>
                <w:snapToGrid w:val="0"/>
                <w:color w:val="auto"/>
                <w:sz w:val="18"/>
                <w:szCs w:val="18"/>
              </w:rPr>
              <w:t xml:space="preserve">of features, materials, components, or manufactured devices </w:t>
            </w:r>
            <w:r w:rsidRPr="00887569">
              <w:rPr>
                <w:rFonts w:asciiTheme="minorHAnsi" w:hAnsiTheme="minorHAnsi"/>
                <w:b w:val="0"/>
                <w:color w:val="auto"/>
                <w:sz w:val="18"/>
                <w:szCs w:val="18"/>
              </w:rPr>
              <w:t xml:space="preserve">for the scope of work identified on this Certificate of Installation </w:t>
            </w:r>
            <w:r w:rsidRPr="00887569">
              <w:rPr>
                <w:rFonts w:asciiTheme="minorHAnsi" w:hAnsiTheme="minorHAnsi"/>
                <w:b w:val="0"/>
                <w:snapToGrid w:val="0"/>
                <w:color w:val="auto"/>
                <w:sz w:val="18"/>
                <w:szCs w:val="18"/>
              </w:rPr>
              <w:t>and attest to the declarations in this statement</w:t>
            </w:r>
            <w:r w:rsidRPr="00887569">
              <w:rPr>
                <w:rFonts w:asciiTheme="minorHAnsi" w:hAnsiTheme="minorHAnsi"/>
                <w:b w:val="0"/>
                <w:color w:val="auto"/>
                <w:sz w:val="18"/>
                <w:szCs w:val="18"/>
              </w:rPr>
              <w:t>, or b) I am an authorized representative of the responsible person and attest to the declarations in this statement on the responsible person’s behalf</w:t>
            </w:r>
            <w:r w:rsidRPr="00887569">
              <w:rPr>
                <w:rFonts w:asciiTheme="minorHAnsi" w:eastAsia="Calibri" w:hAnsiTheme="minorHAnsi"/>
                <w:b w:val="0"/>
                <w:color w:val="auto"/>
                <w:sz w:val="18"/>
                <w:szCs w:val="18"/>
              </w:rPr>
              <w:t>.</w:t>
            </w:r>
          </w:p>
          <w:p w14:paraId="2D7C4754" w14:textId="77777777" w:rsidR="00887569" w:rsidRPr="00887569" w:rsidRDefault="00887569" w:rsidP="00887569">
            <w:pPr>
              <w:keepNext/>
              <w:numPr>
                <w:ilvl w:val="0"/>
                <w:numId w:val="19"/>
              </w:numPr>
              <w:autoSpaceDE w:val="0"/>
              <w:autoSpaceDN w:val="0"/>
              <w:adjustRightInd w:val="0"/>
              <w:ind w:right="90"/>
              <w:rPr>
                <w:rFonts w:asciiTheme="minorHAnsi" w:hAnsiTheme="minorHAnsi"/>
                <w:sz w:val="18"/>
                <w:szCs w:val="18"/>
              </w:rPr>
            </w:pPr>
            <w:r w:rsidRPr="00887569">
              <w:rPr>
                <w:rFonts w:asciiTheme="minorHAnsi" w:hAnsiTheme="minorHAnsi"/>
                <w:sz w:val="18"/>
                <w:szCs w:val="18"/>
              </w:rPr>
              <w:t xml:space="preserve">The constructed or installed features, materials, </w:t>
            </w:r>
            <w:proofErr w:type="gramStart"/>
            <w:r w:rsidRPr="00887569">
              <w:rPr>
                <w:rFonts w:asciiTheme="minorHAnsi" w:hAnsiTheme="minorHAnsi"/>
                <w:sz w:val="18"/>
                <w:szCs w:val="18"/>
              </w:rPr>
              <w:t>components</w:t>
            </w:r>
            <w:proofErr w:type="gramEnd"/>
            <w:r w:rsidRPr="00887569">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887569">
              <w:rPr>
                <w:rFonts w:asciiTheme="minorHAnsi" w:eastAsia="Calibri" w:hAnsiTheme="minorHAnsi" w:cs="TimesNewRomanPSMT"/>
                <w:sz w:val="18"/>
                <w:szCs w:val="18"/>
              </w:rPr>
              <w:t>.</w:t>
            </w:r>
          </w:p>
          <w:p w14:paraId="13C92541" w14:textId="77777777" w:rsidR="00887569" w:rsidRPr="00887569" w:rsidRDefault="00887569" w:rsidP="00887569">
            <w:pPr>
              <w:pStyle w:val="ListParagraph"/>
              <w:keepNext/>
              <w:numPr>
                <w:ilvl w:val="0"/>
                <w:numId w:val="19"/>
              </w:numPr>
              <w:autoSpaceDE w:val="0"/>
              <w:autoSpaceDN w:val="0"/>
              <w:adjustRightInd w:val="0"/>
              <w:rPr>
                <w:rFonts w:asciiTheme="minorHAnsi" w:hAnsiTheme="minorHAnsi"/>
                <w:sz w:val="18"/>
              </w:rPr>
            </w:pPr>
            <w:r w:rsidRPr="00887569">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2651632" w14:textId="13BD7064" w:rsidR="00670C46" w:rsidRPr="00670C46" w:rsidRDefault="00887569" w:rsidP="00225CB8">
            <w:pPr>
              <w:keepNext/>
              <w:numPr>
                <w:ilvl w:val="0"/>
                <w:numId w:val="5"/>
              </w:numPr>
              <w:autoSpaceDE w:val="0"/>
              <w:autoSpaceDN w:val="0"/>
              <w:adjustRightInd w:val="0"/>
              <w:contextualSpacing/>
              <w:rPr>
                <w:rFonts w:asciiTheme="minorHAnsi" w:hAnsiTheme="minorHAnsi"/>
                <w:b/>
              </w:rPr>
            </w:pPr>
            <w:r w:rsidRPr="00887569">
              <w:rPr>
                <w:rFonts w:asciiTheme="minorHAnsi" w:hAnsiTheme="minorHAnsi"/>
                <w:sz w:val="18"/>
                <w:szCs w:val="18"/>
              </w:rPr>
              <w:t xml:space="preserve">I will ensure that a registered copy of this Certificate of Installation shall be </w:t>
            </w:r>
            <w:proofErr w:type="gramStart"/>
            <w:r w:rsidRPr="00887569">
              <w:rPr>
                <w:rFonts w:asciiTheme="minorHAnsi" w:hAnsiTheme="minorHAnsi"/>
                <w:sz w:val="18"/>
                <w:szCs w:val="18"/>
              </w:rPr>
              <w:t>posted, or</w:t>
            </w:r>
            <w:proofErr w:type="gramEnd"/>
            <w:r w:rsidRPr="00887569">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670C46" w:rsidRPr="00670C46" w14:paraId="12651636" w14:textId="77777777" w:rsidTr="004B34D3">
        <w:tblPrEx>
          <w:tblCellMar>
            <w:left w:w="108" w:type="dxa"/>
            <w:right w:w="108" w:type="dxa"/>
          </w:tblCellMar>
        </w:tblPrEx>
        <w:trPr>
          <w:trHeight w:val="360"/>
        </w:trPr>
        <w:tc>
          <w:tcPr>
            <w:tcW w:w="5341" w:type="dxa"/>
          </w:tcPr>
          <w:p w14:paraId="12651634" w14:textId="77777777" w:rsidR="00670C46" w:rsidRPr="00670C46" w:rsidRDefault="00670C46" w:rsidP="00670C4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Responsible Builder/Installer Name:</w:t>
            </w:r>
          </w:p>
        </w:tc>
        <w:tc>
          <w:tcPr>
            <w:tcW w:w="5632" w:type="dxa"/>
            <w:gridSpan w:val="3"/>
          </w:tcPr>
          <w:p w14:paraId="12651635" w14:textId="77777777" w:rsidR="00670C46" w:rsidRPr="00670C46" w:rsidRDefault="00670C46" w:rsidP="00670C4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Responsible Builder/Installer Signature:</w:t>
            </w:r>
          </w:p>
        </w:tc>
      </w:tr>
      <w:tr w:rsidR="00670C46" w:rsidRPr="00670C46" w14:paraId="12651639" w14:textId="77777777" w:rsidTr="004B34D3">
        <w:tblPrEx>
          <w:tblCellMar>
            <w:left w:w="108" w:type="dxa"/>
            <w:right w:w="108" w:type="dxa"/>
          </w:tblCellMar>
        </w:tblPrEx>
        <w:trPr>
          <w:trHeight w:val="360"/>
        </w:trPr>
        <w:tc>
          <w:tcPr>
            <w:tcW w:w="5341" w:type="dxa"/>
            <w:tcBorders>
              <w:top w:val="single" w:sz="4" w:space="0" w:color="auto"/>
              <w:left w:val="single" w:sz="4" w:space="0" w:color="auto"/>
              <w:bottom w:val="single" w:sz="4" w:space="0" w:color="auto"/>
              <w:right w:val="single" w:sz="4" w:space="0" w:color="auto"/>
            </w:tcBorders>
          </w:tcPr>
          <w:p w14:paraId="12651637" w14:textId="10267053"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Company Name: (Installing Subcontractor or General Contractor or Builder/Owner)</w:t>
            </w:r>
          </w:p>
        </w:tc>
        <w:tc>
          <w:tcPr>
            <w:tcW w:w="5632" w:type="dxa"/>
            <w:gridSpan w:val="3"/>
            <w:tcBorders>
              <w:top w:val="single" w:sz="4" w:space="0" w:color="auto"/>
              <w:left w:val="single" w:sz="4" w:space="0" w:color="auto"/>
              <w:bottom w:val="single" w:sz="4" w:space="0" w:color="auto"/>
              <w:right w:val="single" w:sz="4" w:space="0" w:color="auto"/>
            </w:tcBorders>
          </w:tcPr>
          <w:p w14:paraId="12651638"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Position With Company (Title):</w:t>
            </w:r>
          </w:p>
        </w:tc>
      </w:tr>
      <w:tr w:rsidR="00670C46" w:rsidRPr="00670C46" w14:paraId="1265163C" w14:textId="77777777" w:rsidTr="004B34D3">
        <w:tblPrEx>
          <w:tblCellMar>
            <w:left w:w="108" w:type="dxa"/>
            <w:right w:w="108" w:type="dxa"/>
          </w:tblCellMar>
        </w:tblPrEx>
        <w:trPr>
          <w:trHeight w:val="360"/>
        </w:trPr>
        <w:tc>
          <w:tcPr>
            <w:tcW w:w="5341" w:type="dxa"/>
            <w:tcBorders>
              <w:top w:val="single" w:sz="4" w:space="0" w:color="auto"/>
              <w:left w:val="single" w:sz="4" w:space="0" w:color="auto"/>
              <w:bottom w:val="single" w:sz="4" w:space="0" w:color="auto"/>
              <w:right w:val="single" w:sz="4" w:space="0" w:color="auto"/>
            </w:tcBorders>
          </w:tcPr>
          <w:p w14:paraId="1265163A"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Address:</w:t>
            </w:r>
          </w:p>
        </w:tc>
        <w:tc>
          <w:tcPr>
            <w:tcW w:w="5632" w:type="dxa"/>
            <w:gridSpan w:val="3"/>
            <w:tcBorders>
              <w:top w:val="single" w:sz="4" w:space="0" w:color="auto"/>
              <w:left w:val="single" w:sz="4" w:space="0" w:color="auto"/>
              <w:bottom w:val="single" w:sz="4" w:space="0" w:color="auto"/>
              <w:right w:val="single" w:sz="4" w:space="0" w:color="auto"/>
            </w:tcBorders>
          </w:tcPr>
          <w:p w14:paraId="1265163B"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CSLB License:</w:t>
            </w:r>
          </w:p>
        </w:tc>
      </w:tr>
      <w:tr w:rsidR="00670C46" w:rsidRPr="00670C46" w14:paraId="12651640" w14:textId="77777777" w:rsidTr="004B34D3">
        <w:tblPrEx>
          <w:tblCellMar>
            <w:left w:w="108" w:type="dxa"/>
            <w:right w:w="108" w:type="dxa"/>
          </w:tblCellMar>
        </w:tblPrEx>
        <w:trPr>
          <w:trHeight w:val="360"/>
        </w:trPr>
        <w:tc>
          <w:tcPr>
            <w:tcW w:w="5341" w:type="dxa"/>
            <w:tcBorders>
              <w:top w:val="single" w:sz="4" w:space="0" w:color="auto"/>
              <w:left w:val="single" w:sz="4" w:space="0" w:color="auto"/>
              <w:bottom w:val="single" w:sz="4" w:space="0" w:color="auto"/>
              <w:right w:val="single" w:sz="4" w:space="0" w:color="auto"/>
            </w:tcBorders>
          </w:tcPr>
          <w:p w14:paraId="1265163D"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City/State/Zip:</w:t>
            </w:r>
          </w:p>
        </w:tc>
        <w:tc>
          <w:tcPr>
            <w:tcW w:w="2788" w:type="dxa"/>
            <w:gridSpan w:val="2"/>
            <w:tcBorders>
              <w:top w:val="single" w:sz="4" w:space="0" w:color="auto"/>
              <w:left w:val="single" w:sz="4" w:space="0" w:color="auto"/>
              <w:bottom w:val="single" w:sz="4" w:space="0" w:color="auto"/>
              <w:right w:val="single" w:sz="4" w:space="0" w:color="auto"/>
            </w:tcBorders>
          </w:tcPr>
          <w:p w14:paraId="1265163E" w14:textId="11E1CDCD"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Phone</w:t>
            </w:r>
            <w:r w:rsidR="00225CB8">
              <w:rPr>
                <w:rFonts w:asciiTheme="minorHAnsi" w:hAnsiTheme="minorHAnsi"/>
                <w:sz w:val="14"/>
                <w:szCs w:val="14"/>
              </w:rPr>
              <w:t>:</w:t>
            </w:r>
          </w:p>
        </w:tc>
        <w:tc>
          <w:tcPr>
            <w:tcW w:w="2844" w:type="dxa"/>
            <w:tcBorders>
              <w:top w:val="single" w:sz="4" w:space="0" w:color="auto"/>
              <w:left w:val="single" w:sz="4" w:space="0" w:color="auto"/>
              <w:bottom w:val="single" w:sz="4" w:space="0" w:color="auto"/>
              <w:right w:val="single" w:sz="4" w:space="0" w:color="auto"/>
            </w:tcBorders>
          </w:tcPr>
          <w:p w14:paraId="1265163F"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Date Signed:</w:t>
            </w:r>
          </w:p>
        </w:tc>
      </w:tr>
      <w:tr w:rsidR="00670C46" w:rsidRPr="00670C46" w14:paraId="12651643" w14:textId="77777777" w:rsidTr="004B34D3">
        <w:tblPrEx>
          <w:tblCellMar>
            <w:left w:w="108" w:type="dxa"/>
            <w:right w:w="108" w:type="dxa"/>
          </w:tblCellMar>
        </w:tblPrEx>
        <w:trPr>
          <w:trHeight w:val="360"/>
        </w:trPr>
        <w:tc>
          <w:tcPr>
            <w:tcW w:w="5341" w:type="dxa"/>
            <w:tcBorders>
              <w:top w:val="single" w:sz="4" w:space="0" w:color="auto"/>
              <w:left w:val="single" w:sz="4" w:space="0" w:color="auto"/>
              <w:bottom w:val="single" w:sz="4" w:space="0" w:color="auto"/>
              <w:right w:val="single" w:sz="4" w:space="0" w:color="auto"/>
            </w:tcBorders>
          </w:tcPr>
          <w:p w14:paraId="12651641"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Third Party Quality Control Program (TPQCP) Status:</w:t>
            </w:r>
          </w:p>
        </w:tc>
        <w:tc>
          <w:tcPr>
            <w:tcW w:w="5632" w:type="dxa"/>
            <w:gridSpan w:val="3"/>
            <w:tcBorders>
              <w:top w:val="single" w:sz="4" w:space="0" w:color="auto"/>
              <w:left w:val="single" w:sz="4" w:space="0" w:color="auto"/>
              <w:bottom w:val="single" w:sz="4" w:space="0" w:color="auto"/>
              <w:right w:val="single" w:sz="4" w:space="0" w:color="auto"/>
            </w:tcBorders>
          </w:tcPr>
          <w:p w14:paraId="12651642"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 xml:space="preserve">Name of TPQCP (if applicable): </w:t>
            </w:r>
          </w:p>
        </w:tc>
      </w:tr>
    </w:tbl>
    <w:p w14:paraId="12651644" w14:textId="77777777" w:rsidR="00D85D5B" w:rsidRPr="006A17E5" w:rsidRDefault="00D85D5B" w:rsidP="00D85D5B">
      <w:pPr>
        <w:rPr>
          <w:rFonts w:asciiTheme="minorHAnsi" w:hAnsiTheme="minorHAnsi"/>
          <w:sz w:val="18"/>
          <w:szCs w:val="18"/>
        </w:rPr>
      </w:pPr>
    </w:p>
    <w:p w14:paraId="12651645" w14:textId="77777777" w:rsidR="00977AE0" w:rsidRPr="006A17E5" w:rsidRDefault="00977AE0" w:rsidP="00D85D5B">
      <w:pPr>
        <w:rPr>
          <w:rFonts w:asciiTheme="minorHAnsi" w:hAnsiTheme="minorHAnsi"/>
          <w:sz w:val="18"/>
          <w:szCs w:val="18"/>
        </w:rPr>
      </w:pPr>
    </w:p>
    <w:p w14:paraId="12651646" w14:textId="77777777" w:rsidR="00D85D5B" w:rsidRPr="006A17E5" w:rsidRDefault="00D85D5B" w:rsidP="00977AE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bCs/>
          <w:i/>
          <w:caps/>
          <w:sz w:val="18"/>
          <w:szCs w:val="18"/>
          <w:u w:val="single"/>
        </w:rPr>
      </w:pPr>
    </w:p>
    <w:p w14:paraId="12651647" w14:textId="77777777" w:rsidR="00D85D5B" w:rsidRPr="006A17E5" w:rsidRDefault="00D85D5B" w:rsidP="00B65E2F">
      <w:pPr>
        <w:rPr>
          <w:rFonts w:asciiTheme="minorHAnsi" w:hAnsiTheme="minorHAnsi"/>
          <w:sz w:val="18"/>
          <w:szCs w:val="18"/>
        </w:rPr>
        <w:sectPr w:rsidR="00D85D5B" w:rsidRPr="006A17E5" w:rsidSect="00C44F0C">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12651648" w14:textId="7202FD88" w:rsidR="003536D2" w:rsidRPr="00225CB8" w:rsidRDefault="00541D86" w:rsidP="00541D86">
      <w:pPr>
        <w:pStyle w:val="BulletB1Number"/>
        <w:spacing w:before="0"/>
        <w:jc w:val="center"/>
        <w:rPr>
          <w:rFonts w:asciiTheme="minorHAnsi" w:hAnsiTheme="minorHAnsi"/>
          <w:szCs w:val="18"/>
        </w:rPr>
      </w:pPr>
      <w:del w:id="33" w:author="Alhabibi, Haider@Energy" w:date="2022-03-14T23:02:00Z">
        <w:r w:rsidRPr="00225CB8" w:rsidDel="00E329A1">
          <w:rPr>
            <w:rFonts w:asciiTheme="minorHAnsi" w:hAnsiTheme="minorHAnsi"/>
            <w:b/>
            <w:szCs w:val="18"/>
          </w:rPr>
          <w:lastRenderedPageBreak/>
          <w:delText>CF2R</w:delText>
        </w:r>
      </w:del>
      <w:ins w:id="34" w:author="Alhabibi, Haider@Energy" w:date="2022-03-14T23:02:00Z">
        <w:r w:rsidR="00E329A1">
          <w:rPr>
            <w:rFonts w:asciiTheme="minorHAnsi" w:hAnsiTheme="minorHAnsi"/>
            <w:b/>
            <w:szCs w:val="18"/>
          </w:rPr>
          <w:t>LMCI</w:t>
        </w:r>
      </w:ins>
      <w:r w:rsidRPr="00225CB8">
        <w:rPr>
          <w:rFonts w:asciiTheme="minorHAnsi" w:hAnsiTheme="minorHAnsi"/>
          <w:b/>
          <w:szCs w:val="18"/>
        </w:rPr>
        <w:t>-MCH-28-H User Instructions</w:t>
      </w:r>
    </w:p>
    <w:p w14:paraId="12651649" w14:textId="77777777" w:rsidR="00C20A2D" w:rsidRPr="00541D86" w:rsidRDefault="00C20A2D" w:rsidP="00C20A2D">
      <w:pPr>
        <w:pStyle w:val="BulletB1Number"/>
        <w:ind w:left="0" w:firstLine="0"/>
        <w:rPr>
          <w:rFonts w:asciiTheme="minorHAnsi" w:hAnsiTheme="minorHAnsi"/>
          <w:b/>
          <w:szCs w:val="18"/>
        </w:rPr>
      </w:pPr>
      <w:r w:rsidRPr="00541D86">
        <w:rPr>
          <w:rFonts w:asciiTheme="minorHAnsi" w:hAnsiTheme="minorHAnsi"/>
          <w:b/>
          <w:szCs w:val="18"/>
        </w:rPr>
        <w:t>Section A. System Information</w:t>
      </w:r>
    </w:p>
    <w:p w14:paraId="1265164A" w14:textId="654416F8" w:rsidR="00C20A2D" w:rsidRPr="00541D86" w:rsidRDefault="00C20A2D" w:rsidP="00C20A2D">
      <w:pPr>
        <w:pStyle w:val="ListParagraph"/>
        <w:numPr>
          <w:ilvl w:val="0"/>
          <w:numId w:val="13"/>
        </w:numPr>
        <w:rPr>
          <w:rFonts w:ascii="Calibri" w:hAnsi="Calibri"/>
        </w:rPr>
      </w:pPr>
      <w:r w:rsidRPr="00541D86">
        <w:rPr>
          <w:rFonts w:ascii="Calibri" w:hAnsi="Calibri"/>
        </w:rPr>
        <w:t xml:space="preserve">System Identification or Name: This field is filled out automatically. It is referenced from the </w:t>
      </w:r>
      <w:del w:id="35" w:author="Alhabibi, Haider@Energy" w:date="2022-03-14T23:02:00Z">
        <w:r w:rsidRPr="00541D86" w:rsidDel="00E329A1">
          <w:rPr>
            <w:rFonts w:ascii="Calibri" w:hAnsi="Calibri"/>
          </w:rPr>
          <w:delText>CF2R</w:delText>
        </w:r>
      </w:del>
      <w:ins w:id="36" w:author="Alhabibi, Haider@Energy" w:date="2022-03-14T23:02:00Z">
        <w:r w:rsidR="00E329A1">
          <w:rPr>
            <w:rFonts w:ascii="Calibri" w:hAnsi="Calibri"/>
          </w:rPr>
          <w:t>LMCI</w:t>
        </w:r>
      </w:ins>
      <w:r w:rsidRPr="00541D86">
        <w:rPr>
          <w:rFonts w:ascii="Calibri" w:hAnsi="Calibri"/>
        </w:rPr>
        <w:t>-MCH-01, which must be completed prior to this document.</w:t>
      </w:r>
    </w:p>
    <w:p w14:paraId="1265164B" w14:textId="07DE6038" w:rsidR="00C20A2D" w:rsidRDefault="00C20A2D" w:rsidP="00C20A2D">
      <w:pPr>
        <w:pStyle w:val="ListParagraph"/>
        <w:numPr>
          <w:ilvl w:val="0"/>
          <w:numId w:val="13"/>
        </w:numPr>
        <w:rPr>
          <w:rFonts w:ascii="Calibri" w:hAnsi="Calibri"/>
        </w:rPr>
      </w:pPr>
      <w:r w:rsidRPr="00541D86">
        <w:rPr>
          <w:rFonts w:asciiTheme="minorHAnsi" w:hAnsiTheme="minorHAnsi"/>
          <w:szCs w:val="18"/>
        </w:rPr>
        <w:t>System Location or Area Served:</w:t>
      </w:r>
      <w:r w:rsidRPr="00541D86">
        <w:rPr>
          <w:rFonts w:ascii="Calibri" w:hAnsi="Calibri"/>
        </w:rPr>
        <w:t xml:space="preserve"> This field is filled out automatically. It is referenced from the </w:t>
      </w:r>
      <w:del w:id="37" w:author="Alhabibi, Haider@Energy" w:date="2022-03-14T23:02:00Z">
        <w:r w:rsidRPr="00541D86" w:rsidDel="00E329A1">
          <w:rPr>
            <w:rFonts w:ascii="Calibri" w:hAnsi="Calibri"/>
          </w:rPr>
          <w:delText>CF2R</w:delText>
        </w:r>
      </w:del>
      <w:ins w:id="38" w:author="Alhabibi, Haider@Energy" w:date="2022-03-14T23:02:00Z">
        <w:r w:rsidR="00E329A1">
          <w:rPr>
            <w:rFonts w:ascii="Calibri" w:hAnsi="Calibri"/>
          </w:rPr>
          <w:t>LMCI</w:t>
        </w:r>
      </w:ins>
      <w:r w:rsidRPr="00541D86">
        <w:rPr>
          <w:rFonts w:ascii="Calibri" w:hAnsi="Calibri"/>
        </w:rPr>
        <w:t>-MCH-01, which must be completed prior to this document.</w:t>
      </w:r>
    </w:p>
    <w:p w14:paraId="07D52A56" w14:textId="3BA02525" w:rsidR="001943A6" w:rsidRPr="001943A6" w:rsidRDefault="001943A6" w:rsidP="001943A6">
      <w:pPr>
        <w:numPr>
          <w:ilvl w:val="0"/>
          <w:numId w:val="13"/>
        </w:numPr>
        <w:spacing w:line="276" w:lineRule="auto"/>
        <w:rPr>
          <w:rFonts w:ascii="Calibri" w:hAnsi="Calibri"/>
        </w:rPr>
      </w:pPr>
      <w:r w:rsidRPr="001943A6">
        <w:rPr>
          <w:rFonts w:asciiTheme="minorHAnsi" w:hAnsiTheme="minorHAnsi"/>
        </w:rPr>
        <w:t>Indoor Unit Name:</w:t>
      </w:r>
      <w:r w:rsidRPr="001943A6">
        <w:rPr>
          <w:rFonts w:asciiTheme="minorHAnsi" w:hAnsiTheme="minorHAnsi"/>
          <w:i/>
        </w:rPr>
        <w:t xml:space="preserve"> </w:t>
      </w:r>
      <w:r w:rsidRPr="001943A6">
        <w:rPr>
          <w:rFonts w:ascii="Calibri" w:hAnsi="Calibri"/>
        </w:rPr>
        <w:t xml:space="preserve">This field is filled out automatically. It is referenced from the </w:t>
      </w:r>
      <w:del w:id="39" w:author="Alhabibi, Haider@Energy" w:date="2022-03-14T23:02:00Z">
        <w:r w:rsidRPr="001943A6" w:rsidDel="00E329A1">
          <w:rPr>
            <w:rFonts w:ascii="Calibri" w:hAnsi="Calibri"/>
          </w:rPr>
          <w:delText>CF2R</w:delText>
        </w:r>
      </w:del>
      <w:ins w:id="40" w:author="Alhabibi, Haider@Energy" w:date="2022-03-14T23:02:00Z">
        <w:r w:rsidR="00E329A1">
          <w:rPr>
            <w:rFonts w:ascii="Calibri" w:hAnsi="Calibri"/>
          </w:rPr>
          <w:t>LMCI</w:t>
        </w:r>
      </w:ins>
      <w:r w:rsidRPr="001943A6">
        <w:rPr>
          <w:rFonts w:ascii="Calibri" w:hAnsi="Calibri"/>
        </w:rPr>
        <w:t>-MCH-01, which must be completed prior to this document.</w:t>
      </w:r>
    </w:p>
    <w:p w14:paraId="1265164C" w14:textId="5FB973EC" w:rsidR="00C20A2D" w:rsidRPr="00541D86" w:rsidRDefault="00C20A2D" w:rsidP="00C20A2D">
      <w:pPr>
        <w:pStyle w:val="BulletB1Number"/>
        <w:numPr>
          <w:ilvl w:val="0"/>
          <w:numId w:val="13"/>
        </w:numPr>
        <w:spacing w:before="0"/>
        <w:rPr>
          <w:rFonts w:asciiTheme="minorHAnsi" w:hAnsiTheme="minorHAnsi"/>
          <w:szCs w:val="18"/>
        </w:rPr>
      </w:pPr>
      <w:r w:rsidRPr="00541D86">
        <w:rPr>
          <w:rFonts w:asciiTheme="minorHAnsi" w:hAnsiTheme="minorHAnsi"/>
          <w:szCs w:val="18"/>
        </w:rPr>
        <w:t xml:space="preserve">Nominal Cooling Capacity (tons) of Condenser: </w:t>
      </w:r>
      <w:r w:rsidRPr="00541D86">
        <w:rPr>
          <w:rFonts w:ascii="Calibri" w:hAnsi="Calibri"/>
        </w:rPr>
        <w:t xml:space="preserve">This field is filled out automatically. It is referenced from the </w:t>
      </w:r>
      <w:del w:id="41" w:author="Alhabibi, Haider@Energy" w:date="2022-03-14T23:02:00Z">
        <w:r w:rsidRPr="00541D86" w:rsidDel="00E329A1">
          <w:rPr>
            <w:rFonts w:ascii="Calibri" w:hAnsi="Calibri"/>
          </w:rPr>
          <w:delText>CF2R</w:delText>
        </w:r>
      </w:del>
      <w:ins w:id="42" w:author="Alhabibi, Haider@Energy" w:date="2022-03-14T23:02:00Z">
        <w:r w:rsidR="00E329A1">
          <w:rPr>
            <w:rFonts w:ascii="Calibri" w:hAnsi="Calibri"/>
          </w:rPr>
          <w:t>LMCI</w:t>
        </w:r>
      </w:ins>
      <w:r w:rsidRPr="00541D86">
        <w:rPr>
          <w:rFonts w:ascii="Calibri" w:hAnsi="Calibri"/>
        </w:rPr>
        <w:t>-MCH-01, which must be completed prior to this document.</w:t>
      </w:r>
    </w:p>
    <w:p w14:paraId="1265164D" w14:textId="77777777" w:rsidR="00C20A2D" w:rsidRPr="00541D86" w:rsidRDefault="00C20A2D" w:rsidP="00C20A2D">
      <w:pPr>
        <w:pStyle w:val="BulletB1Number"/>
        <w:numPr>
          <w:ilvl w:val="0"/>
          <w:numId w:val="13"/>
        </w:numPr>
        <w:spacing w:before="0"/>
        <w:rPr>
          <w:rFonts w:asciiTheme="minorHAnsi" w:hAnsiTheme="minorHAnsi"/>
          <w:szCs w:val="18"/>
        </w:rPr>
      </w:pPr>
      <w:r w:rsidRPr="00541D86">
        <w:rPr>
          <w:rFonts w:asciiTheme="minorHAnsi" w:hAnsiTheme="minorHAnsi"/>
          <w:szCs w:val="18"/>
        </w:rPr>
        <w:t xml:space="preserve">Number of Return Ducts: Select the number of return ducts from the options given in the </w:t>
      </w:r>
      <w:proofErr w:type="gramStart"/>
      <w:r w:rsidRPr="00541D86">
        <w:rPr>
          <w:rFonts w:asciiTheme="minorHAnsi" w:hAnsiTheme="minorHAnsi"/>
          <w:szCs w:val="18"/>
        </w:rPr>
        <w:t>pull down</w:t>
      </w:r>
      <w:proofErr w:type="gramEnd"/>
      <w:r w:rsidRPr="00541D86">
        <w:rPr>
          <w:rFonts w:asciiTheme="minorHAnsi" w:hAnsiTheme="minorHAnsi"/>
          <w:szCs w:val="18"/>
        </w:rPr>
        <w:t xml:space="preserve"> list, either one or two return ducts. Those are the only options for this compliance approach. Other configurations will require that airflow and fan watt draw be verified by diagnostic testing.</w:t>
      </w:r>
    </w:p>
    <w:p w14:paraId="1265164E" w14:textId="77777777" w:rsidR="00C20A2D" w:rsidRPr="00541D86" w:rsidRDefault="00C20A2D" w:rsidP="00C20A2D">
      <w:pPr>
        <w:pStyle w:val="BulletB1Number"/>
        <w:spacing w:before="0"/>
        <w:rPr>
          <w:rFonts w:asciiTheme="minorHAnsi" w:hAnsiTheme="minorHAnsi"/>
          <w:szCs w:val="18"/>
        </w:rPr>
      </w:pPr>
    </w:p>
    <w:p w14:paraId="1265164F" w14:textId="77777777" w:rsidR="00C20A2D" w:rsidRPr="00541D86" w:rsidRDefault="00C20A2D" w:rsidP="00C20A2D">
      <w:pPr>
        <w:pStyle w:val="BulletB1Number"/>
        <w:spacing w:before="0"/>
        <w:ind w:left="0" w:firstLine="0"/>
        <w:rPr>
          <w:rFonts w:asciiTheme="minorHAnsi" w:hAnsiTheme="minorHAnsi"/>
          <w:b/>
          <w:szCs w:val="18"/>
        </w:rPr>
      </w:pPr>
      <w:r w:rsidRPr="00541D86">
        <w:rPr>
          <w:rFonts w:asciiTheme="minorHAnsi" w:hAnsiTheme="minorHAnsi"/>
          <w:b/>
          <w:szCs w:val="18"/>
        </w:rPr>
        <w:t>Section B. One Return Duct</w:t>
      </w:r>
    </w:p>
    <w:p w14:paraId="12651650" w14:textId="5CDACD72"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Minimum Return Duct</w:t>
      </w:r>
      <w:r w:rsidR="009A04AE">
        <w:rPr>
          <w:rFonts w:asciiTheme="minorHAnsi" w:hAnsiTheme="minorHAnsi"/>
          <w:szCs w:val="18"/>
        </w:rPr>
        <w:t xml:space="preserve"> Nominal</w:t>
      </w:r>
      <w:r w:rsidRPr="00541D86">
        <w:rPr>
          <w:rFonts w:asciiTheme="minorHAnsi" w:hAnsiTheme="minorHAnsi"/>
          <w:szCs w:val="18"/>
        </w:rPr>
        <w:t xml:space="preserve"> Diameter: This field is automatically calculated based on A03. Refer to Table </w:t>
      </w:r>
      <w:del w:id="43" w:author="Alhabibi, Haider@Energy" w:date="2022-03-14T22:30:00Z">
        <w:r w:rsidRPr="00541D86" w:rsidDel="009A295D">
          <w:rPr>
            <w:rFonts w:asciiTheme="minorHAnsi" w:hAnsiTheme="minorHAnsi"/>
            <w:szCs w:val="18"/>
          </w:rPr>
          <w:delText>150.0</w:delText>
        </w:r>
      </w:del>
      <w:ins w:id="44" w:author="Alhabibi, Haider@Energy" w:date="2022-03-14T22:30:00Z">
        <w:r w:rsidR="009A295D">
          <w:rPr>
            <w:rFonts w:asciiTheme="minorHAnsi" w:hAnsiTheme="minorHAnsi"/>
            <w:szCs w:val="18"/>
          </w:rPr>
          <w:t>160.3</w:t>
        </w:r>
      </w:ins>
      <w:r w:rsidRPr="00541D86">
        <w:rPr>
          <w:rFonts w:asciiTheme="minorHAnsi" w:hAnsiTheme="minorHAnsi"/>
          <w:szCs w:val="18"/>
        </w:rPr>
        <w:t>-</w:t>
      </w:r>
      <w:del w:id="45" w:author="Alhabibi, Haider@Energy" w:date="2022-03-14T22:30:00Z">
        <w:r w:rsidR="00704CA4" w:rsidDel="009A295D">
          <w:rPr>
            <w:rFonts w:asciiTheme="minorHAnsi" w:hAnsiTheme="minorHAnsi"/>
            <w:szCs w:val="18"/>
          </w:rPr>
          <w:delText>B</w:delText>
        </w:r>
      </w:del>
      <w:ins w:id="46" w:author="Alhabibi, Haider@Energy" w:date="2022-03-14T22:30:00Z">
        <w:r w:rsidR="009A295D">
          <w:rPr>
            <w:rFonts w:asciiTheme="minorHAnsi" w:hAnsiTheme="minorHAnsi"/>
            <w:szCs w:val="18"/>
          </w:rPr>
          <w:t>A</w:t>
        </w:r>
      </w:ins>
      <w:r w:rsidRPr="00541D86">
        <w:rPr>
          <w:rFonts w:asciiTheme="minorHAnsi" w:hAnsiTheme="minorHAnsi"/>
          <w:szCs w:val="18"/>
        </w:rPr>
        <w:t>.</w:t>
      </w:r>
    </w:p>
    <w:p w14:paraId="12651651" w14:textId="3B502F0F"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 xml:space="preserve">Installed Return Duct </w:t>
      </w:r>
      <w:r w:rsidR="009A04AE">
        <w:rPr>
          <w:rFonts w:asciiTheme="minorHAnsi" w:hAnsiTheme="minorHAnsi"/>
          <w:szCs w:val="18"/>
        </w:rPr>
        <w:t xml:space="preserve">Nominal </w:t>
      </w:r>
      <w:r w:rsidRPr="00541D86">
        <w:rPr>
          <w:rFonts w:asciiTheme="minorHAnsi" w:hAnsiTheme="minorHAnsi"/>
          <w:szCs w:val="18"/>
        </w:rPr>
        <w:t xml:space="preserve">Diameter: Enter the installed return duct </w:t>
      </w:r>
      <w:r w:rsidR="009A04AE">
        <w:rPr>
          <w:rFonts w:asciiTheme="minorHAnsi" w:hAnsiTheme="minorHAnsi"/>
          <w:szCs w:val="18"/>
        </w:rPr>
        <w:t xml:space="preserve">nominal </w:t>
      </w:r>
      <w:r w:rsidRPr="00541D86">
        <w:rPr>
          <w:rFonts w:asciiTheme="minorHAnsi" w:hAnsiTheme="minorHAnsi"/>
          <w:szCs w:val="18"/>
        </w:rPr>
        <w:t>diameter (inches).</w:t>
      </w:r>
    </w:p>
    <w:p w14:paraId="12651652" w14:textId="76033478"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 xml:space="preserve">Minimum Total Return Filter Grille </w:t>
      </w:r>
      <w:r w:rsidR="009A04AE">
        <w:rPr>
          <w:rFonts w:asciiTheme="minorHAnsi" w:hAnsiTheme="minorHAnsi"/>
          <w:szCs w:val="18"/>
        </w:rPr>
        <w:t>Nominal</w:t>
      </w:r>
      <w:r w:rsidRPr="00541D86">
        <w:rPr>
          <w:rFonts w:asciiTheme="minorHAnsi" w:hAnsiTheme="minorHAnsi"/>
          <w:szCs w:val="18"/>
        </w:rPr>
        <w:t xml:space="preserve"> Area: This field is automatically calculated based on A03. Refer to Table </w:t>
      </w:r>
      <w:del w:id="47" w:author="Alhabibi, Haider@Energy" w:date="2022-03-14T22:30:00Z">
        <w:r w:rsidRPr="00541D86" w:rsidDel="007F717C">
          <w:rPr>
            <w:rFonts w:asciiTheme="minorHAnsi" w:hAnsiTheme="minorHAnsi"/>
            <w:szCs w:val="18"/>
          </w:rPr>
          <w:delText>150.0</w:delText>
        </w:r>
      </w:del>
      <w:ins w:id="48" w:author="Alhabibi, Haider@Energy" w:date="2022-03-14T22:30:00Z">
        <w:r w:rsidR="007F717C">
          <w:rPr>
            <w:rFonts w:asciiTheme="minorHAnsi" w:hAnsiTheme="minorHAnsi"/>
            <w:szCs w:val="18"/>
          </w:rPr>
          <w:t>160.3</w:t>
        </w:r>
      </w:ins>
      <w:r w:rsidRPr="00541D86">
        <w:rPr>
          <w:rFonts w:asciiTheme="minorHAnsi" w:hAnsiTheme="minorHAnsi"/>
          <w:szCs w:val="18"/>
        </w:rPr>
        <w:t>-</w:t>
      </w:r>
      <w:del w:id="49" w:author="Alhabibi, Haider@Energy" w:date="2022-03-14T22:31:00Z">
        <w:r w:rsidR="00704CA4" w:rsidDel="007F717C">
          <w:rPr>
            <w:rFonts w:asciiTheme="minorHAnsi" w:hAnsiTheme="minorHAnsi"/>
            <w:szCs w:val="18"/>
          </w:rPr>
          <w:delText>B</w:delText>
        </w:r>
      </w:del>
      <w:ins w:id="50" w:author="Alhabibi, Haider@Energy" w:date="2022-03-14T22:31:00Z">
        <w:r w:rsidR="007F717C">
          <w:rPr>
            <w:rFonts w:asciiTheme="minorHAnsi" w:hAnsiTheme="minorHAnsi"/>
            <w:szCs w:val="18"/>
          </w:rPr>
          <w:t>A</w:t>
        </w:r>
      </w:ins>
      <w:r w:rsidRPr="00541D86">
        <w:rPr>
          <w:rFonts w:asciiTheme="minorHAnsi" w:hAnsiTheme="minorHAnsi"/>
          <w:szCs w:val="18"/>
        </w:rPr>
        <w:t>.</w:t>
      </w:r>
    </w:p>
    <w:p w14:paraId="12651653" w14:textId="394E3EC3"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 xml:space="preserve">Installed Total Return Filter Grille </w:t>
      </w:r>
      <w:r w:rsidR="009A04AE">
        <w:rPr>
          <w:rFonts w:asciiTheme="minorHAnsi" w:hAnsiTheme="minorHAnsi"/>
          <w:szCs w:val="18"/>
        </w:rPr>
        <w:t>Nominal</w:t>
      </w:r>
      <w:r w:rsidRPr="00541D86">
        <w:rPr>
          <w:rFonts w:asciiTheme="minorHAnsi" w:hAnsiTheme="minorHAnsi"/>
          <w:szCs w:val="18"/>
        </w:rPr>
        <w:t xml:space="preserve"> Area: Enter the installed return filter grille </w:t>
      </w:r>
      <w:r w:rsidR="009A04AE">
        <w:rPr>
          <w:rFonts w:asciiTheme="minorHAnsi" w:hAnsiTheme="minorHAnsi"/>
          <w:szCs w:val="18"/>
        </w:rPr>
        <w:t>nominal</w:t>
      </w:r>
      <w:r w:rsidRPr="00541D86">
        <w:rPr>
          <w:rFonts w:asciiTheme="minorHAnsi" w:hAnsiTheme="minorHAnsi"/>
          <w:szCs w:val="18"/>
        </w:rPr>
        <w:t xml:space="preserve"> area (inch</w:t>
      </w:r>
      <w:r w:rsidRPr="00541D86">
        <w:rPr>
          <w:rFonts w:asciiTheme="minorHAnsi" w:hAnsiTheme="minorHAnsi"/>
          <w:szCs w:val="18"/>
          <w:vertAlign w:val="superscript"/>
        </w:rPr>
        <w:t>2</w:t>
      </w:r>
      <w:r w:rsidRPr="00541D86">
        <w:rPr>
          <w:rFonts w:asciiTheme="minorHAnsi" w:hAnsiTheme="minorHAnsi"/>
          <w:szCs w:val="18"/>
        </w:rPr>
        <w:t xml:space="preserve">). The </w:t>
      </w:r>
      <w:r w:rsidR="009A04AE">
        <w:rPr>
          <w:rFonts w:asciiTheme="minorHAnsi" w:hAnsiTheme="minorHAnsi"/>
          <w:szCs w:val="18"/>
        </w:rPr>
        <w:t xml:space="preserve">nominal grille </w:t>
      </w:r>
      <w:r w:rsidRPr="00541D86">
        <w:rPr>
          <w:rFonts w:asciiTheme="minorHAnsi" w:hAnsiTheme="minorHAnsi"/>
          <w:szCs w:val="18"/>
        </w:rPr>
        <w:t>area is equal to the length (inches) multiplied by the width (inches)</w:t>
      </w:r>
      <w:r w:rsidR="009A04AE">
        <w:rPr>
          <w:rFonts w:asciiTheme="minorHAnsi" w:hAnsiTheme="minorHAnsi"/>
          <w:szCs w:val="18"/>
        </w:rPr>
        <w:t xml:space="preserve"> of the return grille</w:t>
      </w:r>
      <w:r w:rsidRPr="00541D86">
        <w:rPr>
          <w:rFonts w:asciiTheme="minorHAnsi" w:hAnsiTheme="minorHAnsi"/>
          <w:szCs w:val="18"/>
        </w:rPr>
        <w:t>.</w:t>
      </w:r>
    </w:p>
    <w:p w14:paraId="12651654" w14:textId="6F8DCD2F"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 xml:space="preserve">Compliance Statement: This field is automatically populated based on the inputs to rows B02 and B04. Compliance requires that the installed duct </w:t>
      </w:r>
      <w:r w:rsidR="009A04AE">
        <w:rPr>
          <w:rFonts w:asciiTheme="minorHAnsi" w:hAnsiTheme="minorHAnsi"/>
          <w:szCs w:val="18"/>
        </w:rPr>
        <w:t xml:space="preserve">nominal </w:t>
      </w:r>
      <w:r w:rsidRPr="00541D86">
        <w:rPr>
          <w:rFonts w:asciiTheme="minorHAnsi" w:hAnsiTheme="minorHAnsi"/>
          <w:szCs w:val="18"/>
        </w:rPr>
        <w:t xml:space="preserve">diameter meet </w:t>
      </w:r>
      <w:r w:rsidR="009A04AE">
        <w:rPr>
          <w:rFonts w:asciiTheme="minorHAnsi" w:hAnsiTheme="minorHAnsi"/>
          <w:szCs w:val="18"/>
        </w:rPr>
        <w:t xml:space="preserve">or exceed </w:t>
      </w:r>
      <w:r w:rsidRPr="00541D86">
        <w:rPr>
          <w:rFonts w:asciiTheme="minorHAnsi" w:hAnsiTheme="minorHAnsi"/>
          <w:szCs w:val="18"/>
        </w:rPr>
        <w:t>the required duct</w:t>
      </w:r>
      <w:r w:rsidR="009A04AE">
        <w:rPr>
          <w:rFonts w:asciiTheme="minorHAnsi" w:hAnsiTheme="minorHAnsi"/>
          <w:szCs w:val="18"/>
        </w:rPr>
        <w:t xml:space="preserve"> nominal</w:t>
      </w:r>
      <w:r w:rsidRPr="00541D86">
        <w:rPr>
          <w:rFonts w:asciiTheme="minorHAnsi" w:hAnsiTheme="minorHAnsi"/>
          <w:szCs w:val="18"/>
        </w:rPr>
        <w:t xml:space="preserve"> diameter AND the installed filter grille </w:t>
      </w:r>
      <w:r w:rsidR="009A04AE">
        <w:rPr>
          <w:rFonts w:asciiTheme="minorHAnsi" w:hAnsiTheme="minorHAnsi"/>
          <w:szCs w:val="18"/>
        </w:rPr>
        <w:t xml:space="preserve">nominal </w:t>
      </w:r>
      <w:r w:rsidRPr="00541D86">
        <w:rPr>
          <w:rFonts w:asciiTheme="minorHAnsi" w:hAnsiTheme="minorHAnsi"/>
          <w:szCs w:val="18"/>
        </w:rPr>
        <w:t xml:space="preserve">area meet </w:t>
      </w:r>
      <w:r w:rsidR="009A04AE">
        <w:rPr>
          <w:rFonts w:asciiTheme="minorHAnsi" w:hAnsiTheme="minorHAnsi"/>
          <w:szCs w:val="18"/>
        </w:rPr>
        <w:t xml:space="preserve">or exceed </w:t>
      </w:r>
      <w:r w:rsidRPr="00541D86">
        <w:rPr>
          <w:rFonts w:asciiTheme="minorHAnsi" w:hAnsiTheme="minorHAnsi"/>
          <w:szCs w:val="18"/>
        </w:rPr>
        <w:t>the required filter grille</w:t>
      </w:r>
      <w:r w:rsidR="009A04AE">
        <w:rPr>
          <w:rFonts w:asciiTheme="minorHAnsi" w:hAnsiTheme="minorHAnsi"/>
          <w:szCs w:val="18"/>
        </w:rPr>
        <w:t xml:space="preserve"> nominal</w:t>
      </w:r>
      <w:r w:rsidRPr="00541D86">
        <w:rPr>
          <w:rFonts w:asciiTheme="minorHAnsi" w:hAnsiTheme="minorHAnsi"/>
          <w:szCs w:val="18"/>
        </w:rPr>
        <w:t xml:space="preserve"> area.</w:t>
      </w:r>
    </w:p>
    <w:p w14:paraId="12651655" w14:textId="77777777" w:rsidR="00C20A2D" w:rsidRPr="00541D86" w:rsidRDefault="00C20A2D" w:rsidP="00C20A2D">
      <w:pPr>
        <w:pStyle w:val="BulletB1Number"/>
        <w:spacing w:before="0"/>
        <w:rPr>
          <w:rFonts w:asciiTheme="minorHAnsi" w:hAnsiTheme="minorHAnsi"/>
          <w:szCs w:val="18"/>
        </w:rPr>
      </w:pPr>
    </w:p>
    <w:p w14:paraId="12651656" w14:textId="77777777" w:rsidR="00C20A2D" w:rsidRPr="00541D86" w:rsidRDefault="00C20A2D" w:rsidP="00C20A2D">
      <w:pPr>
        <w:pStyle w:val="BulletB1Number"/>
        <w:spacing w:before="0"/>
        <w:ind w:left="0" w:firstLine="0"/>
        <w:rPr>
          <w:rFonts w:asciiTheme="minorHAnsi" w:hAnsiTheme="minorHAnsi"/>
          <w:b/>
          <w:szCs w:val="18"/>
        </w:rPr>
      </w:pPr>
      <w:r w:rsidRPr="00541D86">
        <w:rPr>
          <w:rFonts w:asciiTheme="minorHAnsi" w:hAnsiTheme="minorHAnsi"/>
          <w:b/>
          <w:szCs w:val="18"/>
        </w:rPr>
        <w:t>Section C. Two Return Ducts</w:t>
      </w:r>
    </w:p>
    <w:p w14:paraId="12651657" w14:textId="42AB0D8F"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Minimum Return Duct1 </w:t>
      </w:r>
      <w:r w:rsidR="009A04AE">
        <w:rPr>
          <w:rFonts w:asciiTheme="minorHAnsi" w:hAnsiTheme="minorHAnsi"/>
          <w:szCs w:val="18"/>
        </w:rPr>
        <w:t xml:space="preserve">Nominal </w:t>
      </w:r>
      <w:r w:rsidRPr="00541D86">
        <w:rPr>
          <w:rFonts w:asciiTheme="minorHAnsi" w:hAnsiTheme="minorHAnsi"/>
          <w:szCs w:val="18"/>
        </w:rPr>
        <w:t xml:space="preserve">Diameter: This field is automatically calculated based on A03. Refer to Table </w:t>
      </w:r>
      <w:del w:id="51" w:author="Alhabibi, Haider@Energy" w:date="2022-03-14T22:31:00Z">
        <w:r w:rsidRPr="00541D86" w:rsidDel="00D37FAE">
          <w:rPr>
            <w:rFonts w:asciiTheme="minorHAnsi" w:hAnsiTheme="minorHAnsi"/>
            <w:szCs w:val="18"/>
          </w:rPr>
          <w:delText>150.0</w:delText>
        </w:r>
      </w:del>
      <w:ins w:id="52" w:author="Alhabibi, Haider@Energy" w:date="2022-03-14T22:31:00Z">
        <w:r w:rsidR="00D37FAE">
          <w:rPr>
            <w:rFonts w:asciiTheme="minorHAnsi" w:hAnsiTheme="minorHAnsi"/>
            <w:szCs w:val="18"/>
          </w:rPr>
          <w:t>16</w:t>
        </w:r>
      </w:ins>
      <w:ins w:id="53" w:author="Alhabibi, Haider@Energy" w:date="2022-03-14T22:32:00Z">
        <w:r w:rsidR="00D37FAE">
          <w:rPr>
            <w:rFonts w:asciiTheme="minorHAnsi" w:hAnsiTheme="minorHAnsi"/>
            <w:szCs w:val="18"/>
          </w:rPr>
          <w:t>0.3</w:t>
        </w:r>
      </w:ins>
      <w:r w:rsidRPr="00541D86">
        <w:rPr>
          <w:rFonts w:asciiTheme="minorHAnsi" w:hAnsiTheme="minorHAnsi"/>
          <w:szCs w:val="18"/>
        </w:rPr>
        <w:t>-</w:t>
      </w:r>
      <w:del w:id="54" w:author="Alhabibi, Haider@Energy" w:date="2022-03-14T22:32:00Z">
        <w:r w:rsidR="00704CA4" w:rsidDel="00D37FAE">
          <w:rPr>
            <w:rFonts w:asciiTheme="minorHAnsi" w:hAnsiTheme="minorHAnsi"/>
            <w:szCs w:val="18"/>
          </w:rPr>
          <w:delText>C</w:delText>
        </w:r>
      </w:del>
      <w:ins w:id="55" w:author="Alhabibi, Haider@Energy" w:date="2022-03-14T22:32:00Z">
        <w:r w:rsidR="00D37FAE">
          <w:rPr>
            <w:rFonts w:asciiTheme="minorHAnsi" w:hAnsiTheme="minorHAnsi"/>
            <w:szCs w:val="18"/>
          </w:rPr>
          <w:t>B</w:t>
        </w:r>
      </w:ins>
      <w:r w:rsidRPr="00541D86">
        <w:rPr>
          <w:rFonts w:asciiTheme="minorHAnsi" w:hAnsiTheme="minorHAnsi"/>
          <w:szCs w:val="18"/>
        </w:rPr>
        <w:t>.</w:t>
      </w:r>
    </w:p>
    <w:p w14:paraId="12651658" w14:textId="25D40778"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Installed Return Duct1 </w:t>
      </w:r>
      <w:r w:rsidR="009A04AE">
        <w:rPr>
          <w:rFonts w:asciiTheme="minorHAnsi" w:hAnsiTheme="minorHAnsi"/>
          <w:szCs w:val="18"/>
        </w:rPr>
        <w:t xml:space="preserve">Nominal </w:t>
      </w:r>
      <w:r w:rsidRPr="00541D86">
        <w:rPr>
          <w:rFonts w:asciiTheme="minorHAnsi" w:hAnsiTheme="minorHAnsi"/>
          <w:szCs w:val="18"/>
        </w:rPr>
        <w:t xml:space="preserve">Diameter: Enter the </w:t>
      </w:r>
      <w:r w:rsidR="009A04AE">
        <w:rPr>
          <w:rFonts w:asciiTheme="minorHAnsi" w:hAnsiTheme="minorHAnsi"/>
          <w:szCs w:val="18"/>
        </w:rPr>
        <w:t xml:space="preserve">nominal </w:t>
      </w:r>
      <w:r w:rsidRPr="00541D86">
        <w:rPr>
          <w:rFonts w:asciiTheme="minorHAnsi" w:hAnsiTheme="minorHAnsi"/>
          <w:szCs w:val="18"/>
        </w:rPr>
        <w:t>diameter (inches) for the first return duct run.</w:t>
      </w:r>
    </w:p>
    <w:p w14:paraId="12651659" w14:textId="17F7A2F8"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Minimum Return Duct2 </w:t>
      </w:r>
      <w:r w:rsidR="009A04AE">
        <w:rPr>
          <w:rFonts w:asciiTheme="minorHAnsi" w:hAnsiTheme="minorHAnsi"/>
          <w:szCs w:val="18"/>
        </w:rPr>
        <w:t xml:space="preserve">Nominal </w:t>
      </w:r>
      <w:r w:rsidRPr="00541D86">
        <w:rPr>
          <w:rFonts w:asciiTheme="minorHAnsi" w:hAnsiTheme="minorHAnsi"/>
          <w:szCs w:val="18"/>
        </w:rPr>
        <w:t xml:space="preserve">Diameter: This field is automatically calculated based on A03. Refer to Table </w:t>
      </w:r>
      <w:del w:id="56" w:author="Alhabibi, Haider@Energy" w:date="2022-03-14T22:32:00Z">
        <w:r w:rsidRPr="00541D86" w:rsidDel="00D37FAE">
          <w:rPr>
            <w:rFonts w:asciiTheme="minorHAnsi" w:hAnsiTheme="minorHAnsi"/>
            <w:szCs w:val="18"/>
          </w:rPr>
          <w:delText>150.0</w:delText>
        </w:r>
      </w:del>
      <w:ins w:id="57" w:author="Alhabibi, Haider@Energy" w:date="2022-03-14T22:32:00Z">
        <w:r w:rsidR="00D37FAE">
          <w:rPr>
            <w:rFonts w:asciiTheme="minorHAnsi" w:hAnsiTheme="minorHAnsi"/>
            <w:szCs w:val="18"/>
          </w:rPr>
          <w:t>160.3</w:t>
        </w:r>
      </w:ins>
      <w:r w:rsidRPr="00541D86">
        <w:rPr>
          <w:rFonts w:asciiTheme="minorHAnsi" w:hAnsiTheme="minorHAnsi"/>
          <w:szCs w:val="18"/>
        </w:rPr>
        <w:t>-</w:t>
      </w:r>
      <w:del w:id="58" w:author="Alhabibi, Haider@Energy" w:date="2022-03-14T22:32:00Z">
        <w:r w:rsidR="00704CA4" w:rsidDel="00CD38BA">
          <w:rPr>
            <w:rFonts w:asciiTheme="minorHAnsi" w:hAnsiTheme="minorHAnsi"/>
            <w:szCs w:val="18"/>
          </w:rPr>
          <w:delText>C</w:delText>
        </w:r>
      </w:del>
      <w:ins w:id="59" w:author="Alhabibi, Haider@Energy" w:date="2022-03-14T22:32:00Z">
        <w:r w:rsidR="00CD38BA">
          <w:rPr>
            <w:rFonts w:asciiTheme="minorHAnsi" w:hAnsiTheme="minorHAnsi"/>
            <w:szCs w:val="18"/>
          </w:rPr>
          <w:t>B</w:t>
        </w:r>
      </w:ins>
      <w:r w:rsidRPr="00541D86">
        <w:rPr>
          <w:rFonts w:asciiTheme="minorHAnsi" w:hAnsiTheme="minorHAnsi"/>
          <w:szCs w:val="18"/>
        </w:rPr>
        <w:t>.</w:t>
      </w:r>
    </w:p>
    <w:p w14:paraId="1265165A" w14:textId="5E8D0809"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Installed Return Duct2 </w:t>
      </w:r>
      <w:r w:rsidR="009A04AE">
        <w:rPr>
          <w:rFonts w:asciiTheme="minorHAnsi" w:hAnsiTheme="minorHAnsi"/>
          <w:szCs w:val="18"/>
        </w:rPr>
        <w:t xml:space="preserve">Nominal </w:t>
      </w:r>
      <w:r w:rsidRPr="00541D86">
        <w:rPr>
          <w:rFonts w:asciiTheme="minorHAnsi" w:hAnsiTheme="minorHAnsi"/>
          <w:szCs w:val="18"/>
        </w:rPr>
        <w:t>Diameter: Enter the</w:t>
      </w:r>
      <w:r w:rsidR="009A04AE">
        <w:rPr>
          <w:rFonts w:asciiTheme="minorHAnsi" w:hAnsiTheme="minorHAnsi"/>
          <w:szCs w:val="18"/>
        </w:rPr>
        <w:t xml:space="preserve"> nominal</w:t>
      </w:r>
      <w:r w:rsidRPr="00541D86">
        <w:rPr>
          <w:rFonts w:asciiTheme="minorHAnsi" w:hAnsiTheme="minorHAnsi"/>
          <w:szCs w:val="18"/>
        </w:rPr>
        <w:t xml:space="preserve"> diameter (inches) for the second return duct run.</w:t>
      </w:r>
    </w:p>
    <w:p w14:paraId="1265165B" w14:textId="6A7C18CA"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Minimum Total Return Filter Grille </w:t>
      </w:r>
      <w:r w:rsidR="009A04AE">
        <w:rPr>
          <w:rFonts w:asciiTheme="minorHAnsi" w:hAnsiTheme="minorHAnsi"/>
          <w:szCs w:val="18"/>
        </w:rPr>
        <w:t>Nominal</w:t>
      </w:r>
      <w:r w:rsidRPr="00541D86">
        <w:rPr>
          <w:rFonts w:asciiTheme="minorHAnsi" w:hAnsiTheme="minorHAnsi"/>
          <w:szCs w:val="18"/>
        </w:rPr>
        <w:t xml:space="preserve"> Area: This field is automatically calculated based on A03. Refer to Table </w:t>
      </w:r>
      <w:del w:id="60" w:author="Alhabibi, Haider@Energy" w:date="2022-03-14T22:32:00Z">
        <w:r w:rsidRPr="00541D86" w:rsidDel="00CD38BA">
          <w:rPr>
            <w:rFonts w:asciiTheme="minorHAnsi" w:hAnsiTheme="minorHAnsi"/>
            <w:szCs w:val="18"/>
          </w:rPr>
          <w:delText>150.0</w:delText>
        </w:r>
      </w:del>
      <w:ins w:id="61" w:author="Alhabibi, Haider@Energy" w:date="2022-03-14T22:32:00Z">
        <w:r w:rsidR="00CD38BA">
          <w:rPr>
            <w:rFonts w:asciiTheme="minorHAnsi" w:hAnsiTheme="minorHAnsi"/>
            <w:szCs w:val="18"/>
          </w:rPr>
          <w:t>160.3</w:t>
        </w:r>
      </w:ins>
      <w:r w:rsidRPr="00541D86">
        <w:rPr>
          <w:rFonts w:asciiTheme="minorHAnsi" w:hAnsiTheme="minorHAnsi"/>
          <w:szCs w:val="18"/>
        </w:rPr>
        <w:t>-</w:t>
      </w:r>
      <w:del w:id="62" w:author="Alhabibi, Haider@Energy" w:date="2022-03-14T22:32:00Z">
        <w:r w:rsidR="00704CA4" w:rsidDel="00CD38BA">
          <w:rPr>
            <w:rFonts w:asciiTheme="minorHAnsi" w:hAnsiTheme="minorHAnsi"/>
            <w:szCs w:val="18"/>
          </w:rPr>
          <w:delText>C</w:delText>
        </w:r>
      </w:del>
      <w:ins w:id="63" w:author="Alhabibi, Haider@Energy" w:date="2022-03-14T22:32:00Z">
        <w:r w:rsidR="00CD38BA">
          <w:rPr>
            <w:rFonts w:asciiTheme="minorHAnsi" w:hAnsiTheme="minorHAnsi"/>
            <w:szCs w:val="18"/>
          </w:rPr>
          <w:t>B</w:t>
        </w:r>
      </w:ins>
      <w:r w:rsidRPr="00541D86">
        <w:rPr>
          <w:rFonts w:asciiTheme="minorHAnsi" w:hAnsiTheme="minorHAnsi"/>
          <w:szCs w:val="18"/>
        </w:rPr>
        <w:t>.</w:t>
      </w:r>
    </w:p>
    <w:p w14:paraId="1265165C" w14:textId="34187D62"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Installed Total Return Filter Grille </w:t>
      </w:r>
      <w:r w:rsidR="009A04AE">
        <w:rPr>
          <w:rFonts w:asciiTheme="minorHAnsi" w:hAnsiTheme="minorHAnsi"/>
          <w:szCs w:val="18"/>
        </w:rPr>
        <w:t>Nominal</w:t>
      </w:r>
      <w:r w:rsidRPr="00541D86">
        <w:rPr>
          <w:rFonts w:asciiTheme="minorHAnsi" w:hAnsiTheme="minorHAnsi"/>
          <w:szCs w:val="18"/>
        </w:rPr>
        <w:t xml:space="preserve"> Area: Enter the total return filter grille </w:t>
      </w:r>
      <w:r w:rsidR="009A04AE">
        <w:rPr>
          <w:rFonts w:asciiTheme="minorHAnsi" w:hAnsiTheme="minorHAnsi"/>
          <w:szCs w:val="18"/>
        </w:rPr>
        <w:t>nominal</w:t>
      </w:r>
      <w:r w:rsidRPr="00541D86">
        <w:rPr>
          <w:rFonts w:asciiTheme="minorHAnsi" w:hAnsiTheme="minorHAnsi"/>
          <w:szCs w:val="18"/>
        </w:rPr>
        <w:t xml:space="preserve"> area by summing up the two grille areas. The </w:t>
      </w:r>
      <w:r w:rsidR="009A04AE">
        <w:rPr>
          <w:rFonts w:asciiTheme="minorHAnsi" w:hAnsiTheme="minorHAnsi"/>
          <w:szCs w:val="18"/>
        </w:rPr>
        <w:t xml:space="preserve">nominal </w:t>
      </w:r>
      <w:r w:rsidRPr="00541D86">
        <w:rPr>
          <w:rFonts w:asciiTheme="minorHAnsi" w:hAnsiTheme="minorHAnsi"/>
          <w:szCs w:val="18"/>
        </w:rPr>
        <w:t>area of each grill</w:t>
      </w:r>
      <w:r w:rsidR="009A04AE">
        <w:rPr>
          <w:rFonts w:asciiTheme="minorHAnsi" w:hAnsiTheme="minorHAnsi"/>
          <w:szCs w:val="18"/>
        </w:rPr>
        <w:t>e</w:t>
      </w:r>
      <w:r w:rsidRPr="00541D86">
        <w:rPr>
          <w:rFonts w:asciiTheme="minorHAnsi" w:hAnsiTheme="minorHAnsi"/>
          <w:szCs w:val="18"/>
        </w:rPr>
        <w:t xml:space="preserve"> is equal to the length (inches) multiplied by the width (inches)</w:t>
      </w:r>
      <w:r w:rsidR="009A04AE">
        <w:rPr>
          <w:rFonts w:asciiTheme="minorHAnsi" w:hAnsiTheme="minorHAnsi"/>
          <w:szCs w:val="18"/>
        </w:rPr>
        <w:t xml:space="preserve"> of the return grille</w:t>
      </w:r>
      <w:r w:rsidRPr="00541D86">
        <w:rPr>
          <w:rFonts w:asciiTheme="minorHAnsi" w:hAnsiTheme="minorHAnsi"/>
          <w:szCs w:val="18"/>
        </w:rPr>
        <w:t>.</w:t>
      </w:r>
    </w:p>
    <w:p w14:paraId="1265165D" w14:textId="4EA72A1B"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Compliance Statement: This field is automatically populated based on the inputs to C02, C04 and C06. Compliance requires that the installed duct </w:t>
      </w:r>
      <w:r w:rsidR="00EB151A">
        <w:rPr>
          <w:rFonts w:asciiTheme="minorHAnsi" w:hAnsiTheme="minorHAnsi"/>
          <w:szCs w:val="18"/>
        </w:rPr>
        <w:t xml:space="preserve">nominal </w:t>
      </w:r>
      <w:r w:rsidRPr="00541D86">
        <w:rPr>
          <w:rFonts w:asciiTheme="minorHAnsi" w:hAnsiTheme="minorHAnsi"/>
          <w:szCs w:val="18"/>
        </w:rPr>
        <w:t xml:space="preserve">diameters meet </w:t>
      </w:r>
      <w:r w:rsidR="00EB151A">
        <w:rPr>
          <w:rFonts w:asciiTheme="minorHAnsi" w:hAnsiTheme="minorHAnsi"/>
          <w:szCs w:val="18"/>
        </w:rPr>
        <w:t xml:space="preserve">or exceed </w:t>
      </w:r>
      <w:r w:rsidRPr="00541D86">
        <w:rPr>
          <w:rFonts w:asciiTheme="minorHAnsi" w:hAnsiTheme="minorHAnsi"/>
          <w:szCs w:val="18"/>
        </w:rPr>
        <w:t xml:space="preserve">the required duct </w:t>
      </w:r>
      <w:r w:rsidR="00EB151A">
        <w:rPr>
          <w:rFonts w:asciiTheme="minorHAnsi" w:hAnsiTheme="minorHAnsi"/>
          <w:szCs w:val="18"/>
        </w:rPr>
        <w:t xml:space="preserve">nominal </w:t>
      </w:r>
      <w:r w:rsidRPr="00541D86">
        <w:rPr>
          <w:rFonts w:asciiTheme="minorHAnsi" w:hAnsiTheme="minorHAnsi"/>
          <w:szCs w:val="18"/>
        </w:rPr>
        <w:t xml:space="preserve">diameters AND the total installed filter grille </w:t>
      </w:r>
      <w:r w:rsidR="00EB151A">
        <w:rPr>
          <w:rFonts w:asciiTheme="minorHAnsi" w:hAnsiTheme="minorHAnsi"/>
          <w:szCs w:val="18"/>
        </w:rPr>
        <w:t xml:space="preserve">nominal </w:t>
      </w:r>
      <w:r w:rsidRPr="00541D86">
        <w:rPr>
          <w:rFonts w:asciiTheme="minorHAnsi" w:hAnsiTheme="minorHAnsi"/>
          <w:szCs w:val="18"/>
        </w:rPr>
        <w:t xml:space="preserve">area meet </w:t>
      </w:r>
      <w:r w:rsidR="00EB151A">
        <w:rPr>
          <w:rFonts w:asciiTheme="minorHAnsi" w:hAnsiTheme="minorHAnsi"/>
          <w:szCs w:val="18"/>
        </w:rPr>
        <w:t xml:space="preserve">or exceed </w:t>
      </w:r>
      <w:r w:rsidRPr="00541D86">
        <w:rPr>
          <w:rFonts w:asciiTheme="minorHAnsi" w:hAnsiTheme="minorHAnsi"/>
          <w:szCs w:val="18"/>
        </w:rPr>
        <w:t>the total required filter grille</w:t>
      </w:r>
      <w:r w:rsidR="00EB151A">
        <w:rPr>
          <w:rFonts w:asciiTheme="minorHAnsi" w:hAnsiTheme="minorHAnsi"/>
          <w:szCs w:val="18"/>
        </w:rPr>
        <w:t xml:space="preserve"> nominal</w:t>
      </w:r>
      <w:r w:rsidRPr="00541D86">
        <w:rPr>
          <w:rFonts w:asciiTheme="minorHAnsi" w:hAnsiTheme="minorHAnsi"/>
          <w:szCs w:val="18"/>
        </w:rPr>
        <w:t xml:space="preserve"> area.</w:t>
      </w:r>
    </w:p>
    <w:p w14:paraId="1265165E" w14:textId="77777777" w:rsidR="00C20A2D" w:rsidRPr="00541D86" w:rsidRDefault="00C20A2D" w:rsidP="00C20A2D">
      <w:pPr>
        <w:pStyle w:val="BulletB1Number"/>
        <w:spacing w:before="0"/>
        <w:ind w:left="0" w:firstLine="0"/>
        <w:rPr>
          <w:rFonts w:asciiTheme="minorHAnsi" w:hAnsiTheme="minorHAnsi"/>
          <w:szCs w:val="18"/>
        </w:rPr>
      </w:pPr>
    </w:p>
    <w:p w14:paraId="1265165F" w14:textId="77777777" w:rsidR="00C20A2D" w:rsidRPr="00541D86" w:rsidRDefault="00C20A2D" w:rsidP="00C20A2D">
      <w:pPr>
        <w:pStyle w:val="BulletB1Number"/>
        <w:spacing w:before="0"/>
        <w:ind w:left="0" w:firstLine="0"/>
        <w:rPr>
          <w:rFonts w:asciiTheme="minorHAnsi" w:hAnsiTheme="minorHAnsi"/>
          <w:szCs w:val="18"/>
        </w:rPr>
      </w:pPr>
      <w:r w:rsidRPr="00541D86">
        <w:rPr>
          <w:rFonts w:asciiTheme="minorHAnsi" w:hAnsiTheme="minorHAnsi"/>
          <w:b/>
          <w:szCs w:val="18"/>
        </w:rPr>
        <w:t xml:space="preserve">Section D Additional Requirements </w:t>
      </w:r>
      <w:r w:rsidR="00541D86" w:rsidRPr="00541D86">
        <w:rPr>
          <w:rFonts w:asciiTheme="minorHAnsi" w:hAnsiTheme="minorHAnsi"/>
          <w:b/>
          <w:szCs w:val="18"/>
        </w:rPr>
        <w:t>f</w:t>
      </w:r>
      <w:r w:rsidRPr="00541D86">
        <w:rPr>
          <w:rFonts w:asciiTheme="minorHAnsi" w:hAnsiTheme="minorHAnsi"/>
          <w:b/>
          <w:szCs w:val="18"/>
        </w:rPr>
        <w:t>or Compliance</w:t>
      </w:r>
    </w:p>
    <w:p w14:paraId="12651660"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1"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2"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3"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4"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5" w14:textId="77777777" w:rsidR="00C20A2D" w:rsidRPr="00541D86" w:rsidRDefault="00C20A2D" w:rsidP="00C20A2D">
      <w:pPr>
        <w:rPr>
          <w:rFonts w:asciiTheme="minorHAnsi" w:hAnsiTheme="minorHAnsi"/>
        </w:rPr>
      </w:pPr>
    </w:p>
    <w:p w14:paraId="12651666" w14:textId="77777777" w:rsidR="00C20A2D" w:rsidRPr="00541D86" w:rsidRDefault="00C20A2D" w:rsidP="00C20A2D">
      <w:pPr>
        <w:rPr>
          <w:rFonts w:asciiTheme="minorHAnsi" w:hAnsiTheme="minorHAnsi"/>
          <w:b/>
          <w:szCs w:val="18"/>
        </w:rPr>
      </w:pPr>
      <w:r w:rsidRPr="00541D86">
        <w:rPr>
          <w:rFonts w:asciiTheme="minorHAnsi" w:hAnsiTheme="minorHAnsi"/>
          <w:b/>
        </w:rPr>
        <w:t xml:space="preserve">Section </w:t>
      </w:r>
      <w:r w:rsidRPr="00541D86">
        <w:rPr>
          <w:rFonts w:asciiTheme="minorHAnsi" w:hAnsiTheme="minorHAnsi"/>
          <w:b/>
          <w:szCs w:val="18"/>
        </w:rPr>
        <w:t xml:space="preserve">E. Hole for the </w:t>
      </w:r>
      <w:r w:rsidR="00541D86" w:rsidRPr="00541D86">
        <w:rPr>
          <w:rFonts w:asciiTheme="minorHAnsi" w:hAnsiTheme="minorHAnsi"/>
          <w:b/>
          <w:szCs w:val="18"/>
        </w:rPr>
        <w:t>P</w:t>
      </w:r>
      <w:r w:rsidRPr="00541D86">
        <w:rPr>
          <w:rFonts w:asciiTheme="minorHAnsi" w:hAnsiTheme="minorHAnsi"/>
          <w:b/>
          <w:szCs w:val="18"/>
        </w:rPr>
        <w:t xml:space="preserve">lacement of a Static Pressure Probe (HSPP), and Permanently </w:t>
      </w:r>
      <w:r w:rsidR="00541D86" w:rsidRPr="00541D86">
        <w:rPr>
          <w:rFonts w:asciiTheme="minorHAnsi" w:hAnsiTheme="minorHAnsi"/>
          <w:b/>
          <w:szCs w:val="18"/>
        </w:rPr>
        <w:t>I</w:t>
      </w:r>
      <w:r w:rsidRPr="00541D86">
        <w:rPr>
          <w:rFonts w:asciiTheme="minorHAnsi" w:hAnsiTheme="minorHAnsi"/>
          <w:b/>
          <w:szCs w:val="18"/>
        </w:rPr>
        <w:t xml:space="preserve">nstalled Static Pressure Probe (PSPP) in the </w:t>
      </w:r>
      <w:r w:rsidR="00541D86" w:rsidRPr="00541D86">
        <w:rPr>
          <w:rFonts w:asciiTheme="minorHAnsi" w:hAnsiTheme="minorHAnsi"/>
          <w:b/>
          <w:szCs w:val="18"/>
        </w:rPr>
        <w:t>S</w:t>
      </w:r>
      <w:r w:rsidRPr="00541D86">
        <w:rPr>
          <w:rFonts w:asciiTheme="minorHAnsi" w:hAnsiTheme="minorHAnsi"/>
          <w:b/>
          <w:szCs w:val="18"/>
        </w:rPr>
        <w:t xml:space="preserve">upply </w:t>
      </w:r>
      <w:r w:rsidR="00541D86" w:rsidRPr="00541D86">
        <w:rPr>
          <w:rFonts w:asciiTheme="minorHAnsi" w:hAnsiTheme="minorHAnsi"/>
          <w:b/>
          <w:szCs w:val="18"/>
        </w:rPr>
        <w:t>P</w:t>
      </w:r>
      <w:r w:rsidRPr="00541D86">
        <w:rPr>
          <w:rFonts w:asciiTheme="minorHAnsi" w:hAnsiTheme="minorHAnsi"/>
          <w:b/>
          <w:szCs w:val="18"/>
        </w:rPr>
        <w:t>lenum</w:t>
      </w:r>
    </w:p>
    <w:p w14:paraId="12651667" w14:textId="77777777" w:rsidR="00C20A2D" w:rsidRPr="00541D86" w:rsidRDefault="00C20A2D" w:rsidP="00C20A2D">
      <w:pPr>
        <w:pStyle w:val="ListParagraph"/>
        <w:numPr>
          <w:ilvl w:val="0"/>
          <w:numId w:val="18"/>
        </w:numPr>
        <w:ind w:left="360"/>
        <w:rPr>
          <w:rFonts w:asciiTheme="minorHAnsi" w:hAnsiTheme="minorHAnsi"/>
          <w:szCs w:val="18"/>
        </w:rPr>
      </w:pPr>
      <w:r w:rsidRPr="00541D86">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2651668" w14:textId="77777777" w:rsidR="00C20A2D" w:rsidRPr="00541D86" w:rsidRDefault="00C20A2D" w:rsidP="00541D86">
      <w:pPr>
        <w:numPr>
          <w:ilvl w:val="0"/>
          <w:numId w:val="17"/>
        </w:numPr>
        <w:ind w:left="1080"/>
        <w:rPr>
          <w:rFonts w:ascii="Calibri" w:hAnsi="Calibri"/>
        </w:rPr>
      </w:pPr>
      <w:r w:rsidRPr="00541D86">
        <w:rPr>
          <w:rFonts w:ascii="Calibri" w:hAnsi="Calibri"/>
          <w:bCs/>
        </w:rPr>
        <w:t xml:space="preserve">If </w:t>
      </w:r>
      <w:proofErr w:type="gramStart"/>
      <w:r w:rsidRPr="00541D86">
        <w:rPr>
          <w:rFonts w:ascii="Calibri" w:hAnsi="Calibri"/>
          <w:bCs/>
        </w:rPr>
        <w:t>an</w:t>
      </w:r>
      <w:proofErr w:type="gramEnd"/>
      <w:r w:rsidRPr="00541D86">
        <w:rPr>
          <w:rFonts w:ascii="Calibri" w:hAnsi="Calibri"/>
          <w:bCs/>
        </w:rPr>
        <w:t xml:space="preserve"> Hole Static Pressure Probe is installed then select “HSPP Installed”</w:t>
      </w:r>
    </w:p>
    <w:p w14:paraId="12651669" w14:textId="77777777" w:rsidR="00C20A2D" w:rsidRPr="00541D86" w:rsidRDefault="00C20A2D" w:rsidP="00541D86">
      <w:pPr>
        <w:numPr>
          <w:ilvl w:val="0"/>
          <w:numId w:val="17"/>
        </w:numPr>
        <w:ind w:left="1080"/>
        <w:rPr>
          <w:rFonts w:ascii="Calibri" w:hAnsi="Calibri"/>
        </w:rPr>
      </w:pPr>
      <w:r w:rsidRPr="00541D86">
        <w:rPr>
          <w:rFonts w:ascii="Calibri" w:hAnsi="Calibri"/>
          <w:bCs/>
        </w:rPr>
        <w:t xml:space="preserve">If a Permanent Static Pressure Probe is </w:t>
      </w:r>
      <w:proofErr w:type="gramStart"/>
      <w:r w:rsidRPr="00541D86">
        <w:rPr>
          <w:rFonts w:ascii="Calibri" w:hAnsi="Calibri"/>
          <w:bCs/>
        </w:rPr>
        <w:t>installed</w:t>
      </w:r>
      <w:proofErr w:type="gramEnd"/>
      <w:r w:rsidRPr="00541D86">
        <w:rPr>
          <w:rFonts w:ascii="Calibri" w:hAnsi="Calibri"/>
          <w:bCs/>
        </w:rPr>
        <w:t xml:space="preserve"> then select “PSPP Installed”</w:t>
      </w:r>
    </w:p>
    <w:p w14:paraId="1265166A" w14:textId="77777777" w:rsidR="00C20A2D" w:rsidRPr="00541D86" w:rsidRDefault="00C20A2D" w:rsidP="00541D86">
      <w:pPr>
        <w:numPr>
          <w:ilvl w:val="0"/>
          <w:numId w:val="17"/>
        </w:numPr>
        <w:ind w:left="1080"/>
        <w:rPr>
          <w:rFonts w:ascii="Calibri" w:hAnsi="Calibri"/>
        </w:rPr>
      </w:pPr>
      <w:r w:rsidRPr="00541D86">
        <w:rPr>
          <w:rFonts w:ascii="Calibri" w:hAnsi="Calibri"/>
        </w:rPr>
        <w:lastRenderedPageBreak/>
        <w:t>If the system is configured such that an HSPP nor PSPP can be installed, an alternate location that provides access for making supply plenum pressure measurement may be used. Select “An alternative location has been provided and clearly labeled.”</w:t>
      </w:r>
    </w:p>
    <w:p w14:paraId="1265166C" w14:textId="648C7DF9" w:rsidR="005C007B" w:rsidRPr="00C44F0C" w:rsidRDefault="00C20A2D" w:rsidP="00C44F0C">
      <w:pPr>
        <w:numPr>
          <w:ilvl w:val="0"/>
          <w:numId w:val="17"/>
        </w:numPr>
        <w:ind w:left="1080"/>
        <w:rPr>
          <w:rFonts w:asciiTheme="minorHAnsi" w:hAnsiTheme="minorHAnsi"/>
          <w:sz w:val="18"/>
          <w:szCs w:val="18"/>
        </w:rPr>
      </w:pPr>
      <w:r w:rsidRPr="00541D86">
        <w:rPr>
          <w:rFonts w:ascii="Calibri" w:hAnsi="Calibri"/>
        </w:rPr>
        <w:t>If the system is such that an HSPP or PSPP is not applicable, select “HSPP/PSPP are not applicable to this system”.</w:t>
      </w:r>
    </w:p>
    <w:p w14:paraId="1265166D" w14:textId="77777777" w:rsidR="00977AE0" w:rsidRPr="006A17E5" w:rsidRDefault="00977AE0" w:rsidP="00977AE0">
      <w:pPr>
        <w:pStyle w:val="BulletB1Number"/>
        <w:ind w:left="1080" w:firstLine="0"/>
        <w:rPr>
          <w:rFonts w:asciiTheme="minorHAnsi" w:hAnsiTheme="minorHAnsi"/>
          <w:sz w:val="18"/>
          <w:szCs w:val="18"/>
        </w:rPr>
        <w:sectPr w:rsidR="00977AE0" w:rsidRPr="006A17E5" w:rsidSect="00C44F0C">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1"/>
        <w:gridCol w:w="5634"/>
      </w:tblGrid>
      <w:tr w:rsidR="00A66AF2" w:rsidRPr="00F13E77" w14:paraId="1265166F" w14:textId="77777777" w:rsidTr="00225CB8">
        <w:trPr>
          <w:cantSplit/>
          <w:trHeight w:val="144"/>
        </w:trPr>
        <w:tc>
          <w:tcPr>
            <w:tcW w:w="11030" w:type="dxa"/>
            <w:gridSpan w:val="3"/>
            <w:tcBorders>
              <w:top w:val="single" w:sz="4" w:space="0" w:color="auto"/>
            </w:tcBorders>
            <w:vAlign w:val="center"/>
          </w:tcPr>
          <w:p w14:paraId="1265166E" w14:textId="77777777" w:rsidR="00A66AF2" w:rsidRPr="00F13E77" w:rsidRDefault="00A66AF2" w:rsidP="00A66AF2">
            <w:pPr>
              <w:keepNext/>
              <w:rPr>
                <w:rFonts w:asciiTheme="minorHAnsi" w:hAnsiTheme="minorHAnsi"/>
                <w:b/>
                <w:sz w:val="18"/>
                <w:szCs w:val="18"/>
              </w:rPr>
            </w:pPr>
            <w:r w:rsidRPr="00F13E77">
              <w:rPr>
                <w:rFonts w:asciiTheme="minorHAnsi" w:hAnsiTheme="minorHAnsi"/>
                <w:b/>
                <w:sz w:val="18"/>
                <w:szCs w:val="18"/>
              </w:rPr>
              <w:lastRenderedPageBreak/>
              <w:t>A. System Information</w:t>
            </w:r>
          </w:p>
        </w:tc>
      </w:tr>
      <w:tr w:rsidR="00A66AF2" w:rsidRPr="00F13E77" w14:paraId="12651673" w14:textId="77777777" w:rsidTr="00225CB8">
        <w:trPr>
          <w:cantSplit/>
          <w:trHeight w:val="144"/>
        </w:trPr>
        <w:tc>
          <w:tcPr>
            <w:tcW w:w="565" w:type="dxa"/>
            <w:tcBorders>
              <w:top w:val="single" w:sz="4" w:space="0" w:color="auto"/>
            </w:tcBorders>
            <w:vAlign w:val="center"/>
          </w:tcPr>
          <w:p w14:paraId="12651670" w14:textId="77777777" w:rsidR="00A66AF2" w:rsidRPr="00F13E77" w:rsidRDefault="00E11A14" w:rsidP="00A66AF2">
            <w:pPr>
              <w:jc w:val="center"/>
              <w:rPr>
                <w:rFonts w:asciiTheme="minorHAnsi" w:hAnsiTheme="minorHAnsi"/>
                <w:sz w:val="18"/>
                <w:szCs w:val="18"/>
              </w:rPr>
            </w:pPr>
            <w:r>
              <w:rPr>
                <w:rFonts w:asciiTheme="minorHAnsi" w:hAnsiTheme="minorHAnsi"/>
                <w:sz w:val="18"/>
                <w:szCs w:val="18"/>
              </w:rPr>
              <w:t>01</w:t>
            </w:r>
          </w:p>
        </w:tc>
        <w:tc>
          <w:tcPr>
            <w:tcW w:w="4831" w:type="dxa"/>
            <w:tcBorders>
              <w:top w:val="single" w:sz="4" w:space="0" w:color="auto"/>
            </w:tcBorders>
            <w:vAlign w:val="center"/>
          </w:tcPr>
          <w:p w14:paraId="12651671" w14:textId="1A556328" w:rsidR="00A66AF2" w:rsidRPr="00F13E77" w:rsidRDefault="00A66AF2" w:rsidP="00F418AD">
            <w:pPr>
              <w:rPr>
                <w:rFonts w:asciiTheme="minorHAnsi" w:hAnsiTheme="minorHAnsi"/>
                <w:color w:val="000000"/>
                <w:sz w:val="18"/>
                <w:szCs w:val="18"/>
                <w:highlight w:val="yellow"/>
              </w:rPr>
            </w:pPr>
            <w:r w:rsidRPr="00F13E77">
              <w:rPr>
                <w:rFonts w:asciiTheme="minorHAnsi" w:hAnsiTheme="minorHAnsi"/>
                <w:sz w:val="18"/>
                <w:szCs w:val="18"/>
              </w:rPr>
              <w:t xml:space="preserve">System Identification or Name </w:t>
            </w:r>
          </w:p>
        </w:tc>
        <w:tc>
          <w:tcPr>
            <w:tcW w:w="5634" w:type="dxa"/>
            <w:tcBorders>
              <w:top w:val="single" w:sz="4" w:space="0" w:color="auto"/>
            </w:tcBorders>
            <w:vAlign w:val="center"/>
          </w:tcPr>
          <w:p w14:paraId="12651672" w14:textId="77777777" w:rsidR="00A66AF2" w:rsidRPr="00F13E77" w:rsidRDefault="00A66AF2" w:rsidP="00F418AD">
            <w:pPr>
              <w:rPr>
                <w:rFonts w:asciiTheme="minorHAnsi" w:hAnsiTheme="minorHAnsi"/>
                <w:color w:val="000000"/>
                <w:sz w:val="18"/>
                <w:szCs w:val="18"/>
                <w:highlight w:val="yellow"/>
              </w:rPr>
            </w:pPr>
            <w:r w:rsidRPr="00F13E77">
              <w:rPr>
                <w:rFonts w:asciiTheme="minorHAnsi" w:hAnsiTheme="minorHAnsi"/>
                <w:sz w:val="18"/>
                <w:szCs w:val="18"/>
              </w:rPr>
              <w:t>&lt;&lt;auto filled text: referenced from MCH01&gt;&gt;</w:t>
            </w:r>
          </w:p>
        </w:tc>
      </w:tr>
      <w:tr w:rsidR="00A66AF2" w:rsidRPr="00F13E77" w14:paraId="12651677" w14:textId="77777777" w:rsidTr="00225CB8">
        <w:trPr>
          <w:cantSplit/>
          <w:trHeight w:val="144"/>
        </w:trPr>
        <w:tc>
          <w:tcPr>
            <w:tcW w:w="565" w:type="dxa"/>
            <w:vAlign w:val="center"/>
          </w:tcPr>
          <w:p w14:paraId="12651674" w14:textId="77777777" w:rsidR="00A66AF2" w:rsidRPr="00F13E77" w:rsidRDefault="00E11A14" w:rsidP="00A66AF2">
            <w:pPr>
              <w:jc w:val="center"/>
              <w:rPr>
                <w:rFonts w:asciiTheme="minorHAnsi" w:hAnsiTheme="minorHAnsi"/>
                <w:sz w:val="18"/>
                <w:szCs w:val="18"/>
              </w:rPr>
            </w:pPr>
            <w:r>
              <w:rPr>
                <w:rFonts w:asciiTheme="minorHAnsi" w:hAnsiTheme="minorHAnsi"/>
                <w:sz w:val="18"/>
                <w:szCs w:val="18"/>
              </w:rPr>
              <w:t>02</w:t>
            </w:r>
          </w:p>
        </w:tc>
        <w:tc>
          <w:tcPr>
            <w:tcW w:w="4831" w:type="dxa"/>
            <w:vAlign w:val="center"/>
          </w:tcPr>
          <w:p w14:paraId="12651675" w14:textId="58C9BEF6" w:rsidR="00A66AF2" w:rsidRPr="00F13E77" w:rsidRDefault="00A66AF2" w:rsidP="00F418AD">
            <w:pPr>
              <w:rPr>
                <w:rFonts w:asciiTheme="minorHAnsi" w:hAnsiTheme="minorHAnsi"/>
                <w:sz w:val="18"/>
                <w:szCs w:val="18"/>
              </w:rPr>
            </w:pPr>
            <w:r w:rsidRPr="00F13E77">
              <w:rPr>
                <w:rFonts w:asciiTheme="minorHAnsi" w:hAnsiTheme="minorHAnsi"/>
                <w:sz w:val="18"/>
                <w:szCs w:val="18"/>
              </w:rPr>
              <w:t>System Location or Area Served</w:t>
            </w:r>
            <w:r w:rsidRPr="00F13E77" w:rsidDel="00EB4D48">
              <w:rPr>
                <w:rFonts w:asciiTheme="minorHAnsi" w:hAnsiTheme="minorHAnsi"/>
                <w:sz w:val="18"/>
                <w:szCs w:val="18"/>
              </w:rPr>
              <w:t xml:space="preserve"> </w:t>
            </w:r>
          </w:p>
        </w:tc>
        <w:tc>
          <w:tcPr>
            <w:tcW w:w="5634" w:type="dxa"/>
            <w:vAlign w:val="center"/>
          </w:tcPr>
          <w:p w14:paraId="12651676" w14:textId="77777777" w:rsidR="00A66AF2" w:rsidRPr="00F13E77" w:rsidRDefault="00A66AF2" w:rsidP="00F418AD">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1943A6" w:rsidRPr="00F13E77" w14:paraId="21A8DE7D" w14:textId="77777777" w:rsidTr="00225CB8">
        <w:trPr>
          <w:cantSplit/>
          <w:trHeight w:val="144"/>
        </w:trPr>
        <w:tc>
          <w:tcPr>
            <w:tcW w:w="565" w:type="dxa"/>
            <w:vAlign w:val="center"/>
          </w:tcPr>
          <w:p w14:paraId="4F6EEFB0" w14:textId="0DCB2710" w:rsidR="001943A6" w:rsidRDefault="001943A6" w:rsidP="001943A6">
            <w:pPr>
              <w:jc w:val="center"/>
              <w:rPr>
                <w:rFonts w:asciiTheme="minorHAnsi" w:hAnsiTheme="minorHAnsi"/>
                <w:sz w:val="18"/>
                <w:szCs w:val="18"/>
              </w:rPr>
            </w:pPr>
            <w:r>
              <w:rPr>
                <w:rFonts w:asciiTheme="minorHAnsi" w:hAnsiTheme="minorHAnsi"/>
                <w:sz w:val="18"/>
                <w:szCs w:val="18"/>
              </w:rPr>
              <w:t>03</w:t>
            </w:r>
          </w:p>
        </w:tc>
        <w:tc>
          <w:tcPr>
            <w:tcW w:w="4831" w:type="dxa"/>
            <w:vAlign w:val="center"/>
          </w:tcPr>
          <w:p w14:paraId="6DEE019C" w14:textId="67EBABA8" w:rsidR="001943A6" w:rsidRPr="00F13E77" w:rsidRDefault="001943A6" w:rsidP="001943A6">
            <w:pPr>
              <w:rPr>
                <w:rFonts w:asciiTheme="minorHAnsi" w:hAnsiTheme="minorHAnsi"/>
                <w:sz w:val="18"/>
                <w:szCs w:val="18"/>
              </w:rPr>
            </w:pPr>
            <w:r>
              <w:rPr>
                <w:rFonts w:asciiTheme="minorHAnsi" w:hAnsiTheme="minorHAnsi"/>
                <w:sz w:val="18"/>
                <w:szCs w:val="18"/>
              </w:rPr>
              <w:t>Indoor Unit Name</w:t>
            </w:r>
            <w:r w:rsidR="00100A43">
              <w:rPr>
                <w:rFonts w:asciiTheme="minorHAnsi" w:hAnsiTheme="minorHAnsi"/>
                <w:sz w:val="18"/>
                <w:szCs w:val="18"/>
              </w:rPr>
              <w:t xml:space="preserve"> </w:t>
            </w:r>
            <w:r w:rsidR="00100A43" w:rsidRPr="00AA1C65">
              <w:rPr>
                <w:rFonts w:asciiTheme="minorHAnsi" w:hAnsiTheme="minorHAnsi"/>
                <w:sz w:val="18"/>
                <w:szCs w:val="18"/>
              </w:rPr>
              <w:t>or Description of Area Served</w:t>
            </w:r>
          </w:p>
        </w:tc>
        <w:tc>
          <w:tcPr>
            <w:tcW w:w="5634" w:type="dxa"/>
            <w:vAlign w:val="center"/>
          </w:tcPr>
          <w:p w14:paraId="5EC0B33C" w14:textId="53876BCD" w:rsidR="001943A6" w:rsidRPr="00F13E77" w:rsidRDefault="001943A6" w:rsidP="001943A6">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1943A6" w:rsidRPr="00F13E77" w14:paraId="1265167B" w14:textId="77777777" w:rsidTr="00225CB8">
        <w:trPr>
          <w:cantSplit/>
          <w:trHeight w:val="144"/>
        </w:trPr>
        <w:tc>
          <w:tcPr>
            <w:tcW w:w="565" w:type="dxa"/>
            <w:vAlign w:val="center"/>
          </w:tcPr>
          <w:p w14:paraId="12651678" w14:textId="2C003DFC" w:rsidR="001943A6" w:rsidRPr="00F13E77" w:rsidRDefault="001943A6" w:rsidP="001943A6">
            <w:pPr>
              <w:jc w:val="center"/>
              <w:rPr>
                <w:rFonts w:asciiTheme="minorHAnsi" w:hAnsiTheme="minorHAnsi"/>
                <w:sz w:val="18"/>
                <w:szCs w:val="18"/>
              </w:rPr>
            </w:pPr>
            <w:r w:rsidRPr="00F13E77">
              <w:rPr>
                <w:rFonts w:asciiTheme="minorHAnsi" w:hAnsiTheme="minorHAnsi"/>
                <w:sz w:val="18"/>
                <w:szCs w:val="18"/>
              </w:rPr>
              <w:t>0</w:t>
            </w:r>
            <w:r>
              <w:rPr>
                <w:rFonts w:asciiTheme="minorHAnsi" w:hAnsiTheme="minorHAnsi"/>
                <w:sz w:val="18"/>
                <w:szCs w:val="18"/>
              </w:rPr>
              <w:t>4</w:t>
            </w:r>
          </w:p>
        </w:tc>
        <w:tc>
          <w:tcPr>
            <w:tcW w:w="4831" w:type="dxa"/>
            <w:vAlign w:val="center"/>
          </w:tcPr>
          <w:p w14:paraId="12651679" w14:textId="4EAFBD81" w:rsidR="001943A6" w:rsidRPr="00F13E77" w:rsidRDefault="001943A6" w:rsidP="001943A6">
            <w:pPr>
              <w:rPr>
                <w:rFonts w:asciiTheme="minorHAnsi" w:hAnsiTheme="minorHAnsi"/>
                <w:sz w:val="18"/>
                <w:szCs w:val="18"/>
              </w:rPr>
            </w:pPr>
            <w:r w:rsidRPr="00F13E77">
              <w:rPr>
                <w:rFonts w:asciiTheme="minorHAnsi" w:hAnsiTheme="minorHAnsi"/>
                <w:sz w:val="18"/>
                <w:szCs w:val="18"/>
              </w:rPr>
              <w:t>Nominal Cooling Capacity (tons) of Condenser</w:t>
            </w:r>
          </w:p>
        </w:tc>
        <w:tc>
          <w:tcPr>
            <w:tcW w:w="5634" w:type="dxa"/>
            <w:vAlign w:val="center"/>
          </w:tcPr>
          <w:p w14:paraId="1265167A" w14:textId="77777777" w:rsidR="001943A6" w:rsidRPr="00F13E77" w:rsidRDefault="001943A6" w:rsidP="001943A6">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1943A6" w:rsidRPr="00F13E77" w14:paraId="1265167F" w14:textId="77777777" w:rsidTr="00225CB8">
        <w:trPr>
          <w:cantSplit/>
          <w:trHeight w:val="144"/>
        </w:trPr>
        <w:tc>
          <w:tcPr>
            <w:tcW w:w="565" w:type="dxa"/>
            <w:vAlign w:val="center"/>
          </w:tcPr>
          <w:p w14:paraId="1265167C" w14:textId="2056B8C0" w:rsidR="001943A6" w:rsidRPr="00F13E77" w:rsidRDefault="001943A6" w:rsidP="001943A6">
            <w:pPr>
              <w:jc w:val="center"/>
              <w:rPr>
                <w:rFonts w:asciiTheme="minorHAnsi" w:hAnsiTheme="minorHAnsi"/>
                <w:sz w:val="18"/>
                <w:szCs w:val="18"/>
              </w:rPr>
            </w:pPr>
            <w:r w:rsidRPr="00F13E77">
              <w:rPr>
                <w:rFonts w:asciiTheme="minorHAnsi" w:hAnsiTheme="minorHAnsi"/>
                <w:sz w:val="18"/>
                <w:szCs w:val="18"/>
              </w:rPr>
              <w:t>0</w:t>
            </w:r>
            <w:r>
              <w:rPr>
                <w:rFonts w:asciiTheme="minorHAnsi" w:hAnsiTheme="minorHAnsi"/>
                <w:sz w:val="18"/>
                <w:szCs w:val="18"/>
              </w:rPr>
              <w:t>5</w:t>
            </w:r>
          </w:p>
        </w:tc>
        <w:tc>
          <w:tcPr>
            <w:tcW w:w="4831" w:type="dxa"/>
            <w:vAlign w:val="center"/>
          </w:tcPr>
          <w:p w14:paraId="1265167D" w14:textId="4705EB69" w:rsidR="001943A6" w:rsidRPr="00F13E77" w:rsidRDefault="001943A6" w:rsidP="001943A6">
            <w:pPr>
              <w:keepNext/>
              <w:rPr>
                <w:rFonts w:asciiTheme="minorHAnsi" w:hAnsiTheme="minorHAnsi"/>
                <w:sz w:val="18"/>
                <w:szCs w:val="18"/>
              </w:rPr>
            </w:pPr>
            <w:r w:rsidRPr="00F13E77">
              <w:rPr>
                <w:rFonts w:asciiTheme="minorHAnsi" w:hAnsiTheme="minorHAnsi"/>
                <w:sz w:val="18"/>
                <w:szCs w:val="18"/>
              </w:rPr>
              <w:t>Number of Return Ducts</w:t>
            </w:r>
          </w:p>
        </w:tc>
        <w:tc>
          <w:tcPr>
            <w:tcW w:w="5634" w:type="dxa"/>
            <w:vAlign w:val="center"/>
          </w:tcPr>
          <w:p w14:paraId="1265167E" w14:textId="77777777" w:rsidR="001943A6" w:rsidRPr="00F13E77" w:rsidRDefault="001943A6" w:rsidP="001943A6">
            <w:pPr>
              <w:keepNext/>
              <w:rPr>
                <w:rFonts w:asciiTheme="minorHAnsi" w:hAnsiTheme="minorHAnsi"/>
                <w:sz w:val="18"/>
                <w:szCs w:val="18"/>
              </w:rPr>
            </w:pPr>
            <w:r w:rsidRPr="00F13E77">
              <w:rPr>
                <w:rFonts w:asciiTheme="minorHAnsi" w:hAnsiTheme="minorHAnsi"/>
                <w:sz w:val="18"/>
                <w:szCs w:val="18"/>
              </w:rPr>
              <w:t>&lt;&lt;user input, pull down list: “One Return Duct”; “Two Return Ducts”&gt;&gt;</w:t>
            </w:r>
          </w:p>
        </w:tc>
      </w:tr>
      <w:tr w:rsidR="001943A6" w:rsidRPr="00F13E77" w14:paraId="06B9AF11" w14:textId="77777777" w:rsidTr="00225CB8">
        <w:trPr>
          <w:cantSplit/>
          <w:trHeight w:val="144"/>
        </w:trPr>
        <w:tc>
          <w:tcPr>
            <w:tcW w:w="565" w:type="dxa"/>
            <w:vAlign w:val="center"/>
          </w:tcPr>
          <w:p w14:paraId="5D330181" w14:textId="39FA6D2D" w:rsidR="001943A6" w:rsidRPr="00F13E77" w:rsidRDefault="001943A6" w:rsidP="001943A6">
            <w:pPr>
              <w:jc w:val="center"/>
              <w:rPr>
                <w:rFonts w:asciiTheme="minorHAnsi" w:hAnsiTheme="minorHAnsi"/>
                <w:sz w:val="18"/>
                <w:szCs w:val="18"/>
              </w:rPr>
            </w:pPr>
            <w:r>
              <w:rPr>
                <w:rFonts w:asciiTheme="minorHAnsi" w:hAnsiTheme="minorHAnsi"/>
                <w:sz w:val="18"/>
                <w:szCs w:val="18"/>
              </w:rPr>
              <w:t>06</w:t>
            </w:r>
          </w:p>
        </w:tc>
        <w:tc>
          <w:tcPr>
            <w:tcW w:w="4831" w:type="dxa"/>
            <w:vAlign w:val="center"/>
          </w:tcPr>
          <w:p w14:paraId="08CDAB53" w14:textId="20FBCE5F" w:rsidR="001943A6" w:rsidRPr="00F13E77" w:rsidRDefault="001943A6" w:rsidP="001943A6">
            <w:pPr>
              <w:keepNext/>
              <w:rPr>
                <w:rFonts w:asciiTheme="minorHAnsi" w:hAnsiTheme="minorHAnsi"/>
                <w:sz w:val="18"/>
                <w:szCs w:val="18"/>
              </w:rPr>
            </w:pPr>
            <w:r>
              <w:rPr>
                <w:rFonts w:asciiTheme="minorHAnsi" w:hAnsiTheme="minorHAnsi"/>
                <w:sz w:val="18"/>
                <w:szCs w:val="18"/>
              </w:rPr>
              <w:t>Number of Additional Return Ducts (Not Used for Compliance)</w:t>
            </w:r>
          </w:p>
        </w:tc>
        <w:tc>
          <w:tcPr>
            <w:tcW w:w="5634" w:type="dxa"/>
            <w:vAlign w:val="center"/>
          </w:tcPr>
          <w:p w14:paraId="5532537C" w14:textId="7728C529" w:rsidR="001943A6" w:rsidRPr="00F13E77" w:rsidRDefault="001943A6" w:rsidP="001943A6">
            <w:pPr>
              <w:keepNext/>
              <w:rPr>
                <w:rFonts w:asciiTheme="minorHAnsi" w:hAnsiTheme="minorHAnsi"/>
                <w:sz w:val="18"/>
                <w:szCs w:val="18"/>
              </w:rPr>
            </w:pPr>
            <w:r>
              <w:rPr>
                <w:rFonts w:asciiTheme="minorHAnsi" w:hAnsiTheme="minorHAnsi"/>
                <w:sz w:val="18"/>
                <w:szCs w:val="18"/>
              </w:rPr>
              <w:t>&lt;&lt;user input: number&gt;&gt;</w:t>
            </w:r>
          </w:p>
        </w:tc>
      </w:tr>
    </w:tbl>
    <w:p w14:paraId="12651680" w14:textId="77777777" w:rsidR="0020623D" w:rsidRPr="006A17E5" w:rsidRDefault="0020623D">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282CAD" w:rsidRPr="00F13E77" w14:paraId="12651684" w14:textId="77777777" w:rsidTr="00225CB8">
        <w:trPr>
          <w:cantSplit/>
          <w:trHeight w:val="144"/>
        </w:trPr>
        <w:tc>
          <w:tcPr>
            <w:tcW w:w="11030" w:type="dxa"/>
            <w:gridSpan w:val="3"/>
            <w:vAlign w:val="center"/>
          </w:tcPr>
          <w:p w14:paraId="6A66FC58" w14:textId="77777777" w:rsidR="00225CB8" w:rsidRDefault="003B0366" w:rsidP="00B81906">
            <w:pPr>
              <w:rPr>
                <w:rFonts w:asciiTheme="minorHAnsi" w:hAnsiTheme="minorHAnsi"/>
                <w:b/>
                <w:sz w:val="18"/>
                <w:szCs w:val="18"/>
              </w:rPr>
            </w:pPr>
            <w:r w:rsidRPr="00F13E77">
              <w:rPr>
                <w:rFonts w:asciiTheme="minorHAnsi" w:hAnsiTheme="minorHAnsi"/>
                <w:b/>
                <w:sz w:val="18"/>
                <w:szCs w:val="18"/>
              </w:rPr>
              <w:t>B. One</w:t>
            </w:r>
            <w:r w:rsidR="00282CAD" w:rsidRPr="00F13E77">
              <w:rPr>
                <w:rFonts w:asciiTheme="minorHAnsi" w:hAnsiTheme="minorHAnsi"/>
                <w:b/>
                <w:sz w:val="18"/>
                <w:szCs w:val="18"/>
              </w:rPr>
              <w:t xml:space="preserve"> Return</w:t>
            </w:r>
            <w:r w:rsidRPr="00F13E77">
              <w:rPr>
                <w:rFonts w:asciiTheme="minorHAnsi" w:hAnsiTheme="minorHAnsi"/>
                <w:b/>
                <w:sz w:val="18"/>
                <w:szCs w:val="18"/>
              </w:rPr>
              <w:t xml:space="preserve"> Duct</w:t>
            </w:r>
          </w:p>
          <w:p w14:paraId="12651683" w14:textId="573B1F81" w:rsidR="00282CAD" w:rsidRPr="005B7081" w:rsidRDefault="00225CB8" w:rsidP="00B81906">
            <w:pPr>
              <w:rPr>
                <w:rFonts w:asciiTheme="minorHAnsi" w:hAnsiTheme="minorHAnsi"/>
                <w:sz w:val="18"/>
                <w:szCs w:val="18"/>
              </w:rPr>
            </w:pPr>
            <w:r w:rsidRPr="00F13E77">
              <w:rPr>
                <w:rFonts w:asciiTheme="minorHAnsi" w:hAnsiTheme="minorHAnsi"/>
                <w:sz w:val="18"/>
                <w:szCs w:val="18"/>
              </w:rPr>
              <w:t>&lt;&lt;Only shown if the input to RowA0</w:t>
            </w:r>
            <w:r w:rsidR="00D67A21">
              <w:rPr>
                <w:rFonts w:asciiTheme="minorHAnsi" w:hAnsiTheme="minorHAnsi"/>
                <w:sz w:val="18"/>
                <w:szCs w:val="18"/>
              </w:rPr>
              <w:t>5</w:t>
            </w:r>
            <w:r w:rsidRPr="00F13E77">
              <w:rPr>
                <w:rFonts w:asciiTheme="minorHAnsi" w:hAnsiTheme="minorHAnsi"/>
                <w:sz w:val="18"/>
                <w:szCs w:val="18"/>
              </w:rPr>
              <w:t xml:space="preserve"> is “One Return Duct”&gt;&gt;</w:t>
            </w:r>
          </w:p>
        </w:tc>
      </w:tr>
      <w:tr w:rsidR="00D52C7D" w:rsidRPr="00F13E77" w14:paraId="12651688" w14:textId="77777777" w:rsidTr="00225CB8">
        <w:trPr>
          <w:cantSplit/>
          <w:trHeight w:val="144"/>
        </w:trPr>
        <w:tc>
          <w:tcPr>
            <w:tcW w:w="565" w:type="dxa"/>
            <w:vAlign w:val="center"/>
          </w:tcPr>
          <w:p w14:paraId="12651685" w14:textId="77777777" w:rsidR="00D52C7D" w:rsidRPr="00F13E77" w:rsidRDefault="00D52C7D" w:rsidP="00A66AF2">
            <w:pPr>
              <w:jc w:val="center"/>
              <w:rPr>
                <w:rFonts w:asciiTheme="minorHAnsi" w:hAnsiTheme="minorHAnsi"/>
                <w:sz w:val="18"/>
                <w:szCs w:val="18"/>
              </w:rPr>
            </w:pPr>
            <w:r w:rsidRPr="00F13E77">
              <w:rPr>
                <w:rFonts w:asciiTheme="minorHAnsi" w:hAnsiTheme="minorHAnsi"/>
                <w:sz w:val="18"/>
                <w:szCs w:val="18"/>
              </w:rPr>
              <w:t>0</w:t>
            </w:r>
            <w:r w:rsidR="001C2BA3" w:rsidRPr="00F13E77">
              <w:rPr>
                <w:rFonts w:asciiTheme="minorHAnsi" w:hAnsiTheme="minorHAnsi"/>
                <w:sz w:val="18"/>
                <w:szCs w:val="18"/>
              </w:rPr>
              <w:t>1</w:t>
            </w:r>
          </w:p>
        </w:tc>
        <w:tc>
          <w:tcPr>
            <w:tcW w:w="4830" w:type="dxa"/>
            <w:vAlign w:val="center"/>
          </w:tcPr>
          <w:p w14:paraId="12651686" w14:textId="45E6EE07" w:rsidR="00D52C7D" w:rsidRPr="00F13E77" w:rsidRDefault="001C2BA3" w:rsidP="001C2BA3">
            <w:pPr>
              <w:keepNext/>
              <w:rPr>
                <w:rFonts w:asciiTheme="minorHAnsi" w:hAnsiTheme="minorHAnsi"/>
                <w:sz w:val="18"/>
                <w:szCs w:val="18"/>
              </w:rPr>
            </w:pPr>
            <w:r w:rsidRPr="00F13E77">
              <w:rPr>
                <w:rFonts w:asciiTheme="minorHAnsi" w:hAnsiTheme="minorHAnsi"/>
                <w:sz w:val="18"/>
                <w:szCs w:val="18"/>
              </w:rPr>
              <w:t>R</w:t>
            </w:r>
            <w:r w:rsidR="00D52C7D" w:rsidRPr="00F13E77">
              <w:rPr>
                <w:rFonts w:asciiTheme="minorHAnsi" w:hAnsiTheme="minorHAnsi"/>
                <w:sz w:val="18"/>
                <w:szCs w:val="18"/>
              </w:rPr>
              <w:t xml:space="preserve">eturn </w:t>
            </w:r>
            <w:r w:rsidRPr="00F13E77">
              <w:rPr>
                <w:rFonts w:asciiTheme="minorHAnsi" w:hAnsiTheme="minorHAnsi"/>
                <w:sz w:val="18"/>
                <w:szCs w:val="18"/>
              </w:rPr>
              <w:t>D</w:t>
            </w:r>
            <w:r w:rsidR="00D52C7D" w:rsidRPr="00F13E77">
              <w:rPr>
                <w:rFonts w:asciiTheme="minorHAnsi" w:hAnsiTheme="minorHAnsi"/>
                <w:sz w:val="18"/>
                <w:szCs w:val="18"/>
              </w:rPr>
              <w:t xml:space="preserve">uct </w:t>
            </w:r>
            <w:r w:rsidR="009D030F">
              <w:rPr>
                <w:rFonts w:asciiTheme="minorHAnsi" w:hAnsiTheme="minorHAnsi"/>
                <w:sz w:val="18"/>
                <w:szCs w:val="18"/>
              </w:rPr>
              <w:t xml:space="preserve">Minimum Nominal </w:t>
            </w:r>
            <w:r w:rsidRPr="00F13E77">
              <w:rPr>
                <w:rFonts w:asciiTheme="minorHAnsi" w:hAnsiTheme="minorHAnsi"/>
                <w:sz w:val="18"/>
                <w:szCs w:val="18"/>
              </w:rPr>
              <w:t>D</w:t>
            </w:r>
            <w:r w:rsidR="00D52C7D" w:rsidRPr="00F13E77">
              <w:rPr>
                <w:rFonts w:asciiTheme="minorHAnsi" w:hAnsiTheme="minorHAnsi"/>
                <w:sz w:val="18"/>
                <w:szCs w:val="18"/>
              </w:rPr>
              <w:t>iameter</w:t>
            </w:r>
            <w:r w:rsidRPr="00F13E77">
              <w:rPr>
                <w:rFonts w:asciiTheme="minorHAnsi" w:hAnsiTheme="minorHAnsi"/>
                <w:sz w:val="18"/>
                <w:szCs w:val="18"/>
              </w:rPr>
              <w:t xml:space="preserve"> (inches)</w:t>
            </w:r>
          </w:p>
        </w:tc>
        <w:tc>
          <w:tcPr>
            <w:tcW w:w="5635" w:type="dxa"/>
            <w:vAlign w:val="center"/>
          </w:tcPr>
          <w:p w14:paraId="12651687" w14:textId="4A2B3BCE" w:rsidR="00D52C7D" w:rsidRPr="00F13E77" w:rsidRDefault="00282CAD" w:rsidP="00B931FE">
            <w:pPr>
              <w:keepNext/>
              <w:rPr>
                <w:rFonts w:asciiTheme="minorHAnsi" w:hAnsiTheme="minorHAnsi"/>
                <w:sz w:val="18"/>
                <w:szCs w:val="18"/>
              </w:rPr>
            </w:pPr>
            <w:r w:rsidRPr="00F13E77">
              <w:rPr>
                <w:rFonts w:asciiTheme="minorHAnsi" w:hAnsiTheme="minorHAnsi"/>
                <w:sz w:val="18"/>
                <w:szCs w:val="18"/>
              </w:rPr>
              <w:t>&lt;&lt;</w:t>
            </w:r>
            <w:r w:rsidR="001C2BA3" w:rsidRPr="00F13E77">
              <w:rPr>
                <w:rFonts w:asciiTheme="minorHAnsi" w:hAnsiTheme="minorHAnsi"/>
                <w:sz w:val="18"/>
                <w:szCs w:val="18"/>
              </w:rPr>
              <w:t xml:space="preserve">auto filled, </w:t>
            </w:r>
            <w:r w:rsidR="006704D6" w:rsidRPr="00F13E77">
              <w:rPr>
                <w:rFonts w:asciiTheme="minorHAnsi" w:hAnsiTheme="minorHAnsi"/>
                <w:sz w:val="18"/>
                <w:szCs w:val="18"/>
              </w:rPr>
              <w:t>integer</w:t>
            </w:r>
            <w:r w:rsidR="001C2BA3" w:rsidRPr="00F13E77">
              <w:rPr>
                <w:rFonts w:asciiTheme="minorHAnsi" w:hAnsiTheme="minorHAnsi"/>
                <w:sz w:val="18"/>
                <w:szCs w:val="18"/>
              </w:rPr>
              <w:t>: if A0</w:t>
            </w:r>
            <w:r w:rsidR="003A0207">
              <w:rPr>
                <w:rFonts w:asciiTheme="minorHAnsi" w:hAnsiTheme="minorHAnsi"/>
                <w:sz w:val="18"/>
                <w:szCs w:val="18"/>
              </w:rPr>
              <w:t>4</w:t>
            </w:r>
            <w:r w:rsidR="001C2BA3" w:rsidRPr="00F13E77">
              <w:rPr>
                <w:rFonts w:asciiTheme="minorHAnsi" w:hAnsiTheme="minorHAnsi"/>
                <w:sz w:val="18"/>
                <w:szCs w:val="18"/>
              </w:rPr>
              <w:t>=1.5, then “16”; elseif A0</w:t>
            </w:r>
            <w:r w:rsidR="003A0207">
              <w:rPr>
                <w:rFonts w:asciiTheme="minorHAnsi" w:hAnsiTheme="minorHAnsi"/>
                <w:sz w:val="18"/>
                <w:szCs w:val="18"/>
              </w:rPr>
              <w:t>4</w:t>
            </w:r>
            <w:r w:rsidR="001C2BA3" w:rsidRPr="00F13E77">
              <w:rPr>
                <w:rFonts w:asciiTheme="minorHAnsi" w:hAnsiTheme="minorHAnsi"/>
                <w:sz w:val="18"/>
                <w:szCs w:val="18"/>
              </w:rPr>
              <w:t xml:space="preserve">=2.0, then </w:t>
            </w:r>
            <w:r w:rsidR="00F418AD">
              <w:rPr>
                <w:rFonts w:asciiTheme="minorHAnsi" w:hAnsiTheme="minorHAnsi"/>
                <w:sz w:val="18"/>
                <w:szCs w:val="18"/>
              </w:rPr>
              <w:t>“</w:t>
            </w:r>
            <w:r w:rsidR="001C2BA3" w:rsidRPr="00F13E77">
              <w:rPr>
                <w:rFonts w:asciiTheme="minorHAnsi" w:hAnsiTheme="minorHAnsi"/>
                <w:sz w:val="18"/>
                <w:szCs w:val="18"/>
              </w:rPr>
              <w:t>18</w:t>
            </w:r>
            <w:r w:rsidR="00F418AD">
              <w:rPr>
                <w:rFonts w:asciiTheme="minorHAnsi" w:hAnsiTheme="minorHAnsi"/>
                <w:sz w:val="18"/>
                <w:szCs w:val="18"/>
              </w:rPr>
              <w:t>”</w:t>
            </w:r>
            <w:r w:rsidR="001C2BA3" w:rsidRPr="00F13E77">
              <w:rPr>
                <w:rFonts w:asciiTheme="minorHAnsi" w:hAnsiTheme="minorHAnsi"/>
                <w:sz w:val="18"/>
                <w:szCs w:val="18"/>
              </w:rPr>
              <w:t>; elseif A0</w:t>
            </w:r>
            <w:r w:rsidR="003A0207">
              <w:rPr>
                <w:rFonts w:asciiTheme="minorHAnsi" w:hAnsiTheme="minorHAnsi"/>
                <w:sz w:val="18"/>
                <w:szCs w:val="18"/>
              </w:rPr>
              <w:t>4</w:t>
            </w:r>
            <w:r w:rsidR="001C2BA3" w:rsidRPr="00F13E77">
              <w:rPr>
                <w:rFonts w:asciiTheme="minorHAnsi" w:hAnsiTheme="minorHAnsi"/>
                <w:sz w:val="18"/>
                <w:szCs w:val="18"/>
              </w:rPr>
              <w:t xml:space="preserve">=2.5, </w:t>
            </w:r>
            <w:r w:rsidR="00F418AD">
              <w:rPr>
                <w:rFonts w:asciiTheme="minorHAnsi" w:hAnsiTheme="minorHAnsi"/>
                <w:sz w:val="18"/>
                <w:szCs w:val="18"/>
              </w:rPr>
              <w:t>then “</w:t>
            </w:r>
            <w:r w:rsidR="001C2BA3" w:rsidRPr="00F13E77">
              <w:rPr>
                <w:rFonts w:asciiTheme="minorHAnsi" w:hAnsiTheme="minorHAnsi"/>
                <w:sz w:val="18"/>
                <w:szCs w:val="18"/>
              </w:rPr>
              <w:t>20</w:t>
            </w:r>
            <w:r w:rsidR="00F418AD">
              <w:rPr>
                <w:rFonts w:asciiTheme="minorHAnsi" w:hAnsiTheme="minorHAnsi"/>
                <w:sz w:val="18"/>
                <w:szCs w:val="18"/>
              </w:rPr>
              <w:t>”; elseif A0</w:t>
            </w:r>
            <w:r w:rsidR="003A0207">
              <w:rPr>
                <w:rFonts w:asciiTheme="minorHAnsi" w:hAnsiTheme="minorHAnsi"/>
                <w:sz w:val="18"/>
                <w:szCs w:val="18"/>
              </w:rPr>
              <w:t>4</w:t>
            </w:r>
            <w:r w:rsidR="00F418AD">
              <w:rPr>
                <w:rFonts w:asciiTheme="minorHAnsi" w:hAnsiTheme="minorHAnsi"/>
                <w:sz w:val="18"/>
                <w:szCs w:val="18"/>
              </w:rPr>
              <w:t>&gt;2.5, then report “</w:t>
            </w:r>
            <w:r w:rsidR="00B931FE">
              <w:rPr>
                <w:rFonts w:asciiTheme="minorHAnsi" w:hAnsiTheme="minorHAnsi"/>
                <w:sz w:val="18"/>
                <w:szCs w:val="18"/>
              </w:rPr>
              <w:t>Cooling Capacity above 2.5 tons require</w:t>
            </w:r>
            <w:r w:rsidR="00CC3CF3">
              <w:rPr>
                <w:rFonts w:asciiTheme="minorHAnsi" w:hAnsiTheme="minorHAnsi"/>
                <w:sz w:val="18"/>
                <w:szCs w:val="18"/>
              </w:rPr>
              <w:t>s</w:t>
            </w:r>
            <w:r w:rsidR="00B931FE">
              <w:rPr>
                <w:rFonts w:asciiTheme="minorHAnsi" w:hAnsiTheme="minorHAnsi"/>
                <w:sz w:val="18"/>
                <w:szCs w:val="18"/>
              </w:rPr>
              <w:t xml:space="preserve"> two return air ducts – </w:t>
            </w:r>
            <w:r w:rsidR="00B931FE" w:rsidRPr="00B931FE">
              <w:rPr>
                <w:rFonts w:asciiTheme="minorHAnsi" w:hAnsiTheme="minorHAnsi"/>
                <w:b/>
                <w:sz w:val="18"/>
                <w:szCs w:val="18"/>
              </w:rPr>
              <w:t>Do Not Proceed</w:t>
            </w:r>
            <w:r w:rsidR="00B931FE">
              <w:rPr>
                <w:rFonts w:asciiTheme="minorHAnsi" w:hAnsiTheme="minorHAnsi"/>
                <w:b/>
                <w:sz w:val="18"/>
                <w:szCs w:val="18"/>
              </w:rPr>
              <w:t>”</w:t>
            </w:r>
            <w:r w:rsidRPr="00F13E77">
              <w:rPr>
                <w:rFonts w:asciiTheme="minorHAnsi" w:hAnsiTheme="minorHAnsi"/>
                <w:sz w:val="18"/>
                <w:szCs w:val="18"/>
              </w:rPr>
              <w:t>&gt;&gt;</w:t>
            </w:r>
          </w:p>
        </w:tc>
      </w:tr>
      <w:tr w:rsidR="006A17E5" w:rsidRPr="00F13E77" w14:paraId="1265168C" w14:textId="77777777" w:rsidTr="00225CB8">
        <w:trPr>
          <w:cantSplit/>
          <w:trHeight w:val="144"/>
        </w:trPr>
        <w:tc>
          <w:tcPr>
            <w:tcW w:w="565" w:type="dxa"/>
            <w:vAlign w:val="center"/>
          </w:tcPr>
          <w:p w14:paraId="12651689" w14:textId="77777777" w:rsidR="006A17E5" w:rsidRPr="00F13E77" w:rsidRDefault="00E04B4E" w:rsidP="00A66AF2">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1265168A" w14:textId="70864EA0" w:rsidR="006A17E5" w:rsidRPr="00F13E77" w:rsidRDefault="006A17E5" w:rsidP="00A66AF2">
            <w:pPr>
              <w:keepNext/>
              <w:rPr>
                <w:rFonts w:asciiTheme="minorHAnsi" w:hAnsiTheme="minorHAnsi"/>
                <w:sz w:val="18"/>
                <w:szCs w:val="18"/>
              </w:rPr>
            </w:pPr>
            <w:r w:rsidRPr="00F13E77">
              <w:rPr>
                <w:rFonts w:asciiTheme="minorHAnsi" w:hAnsiTheme="minorHAnsi"/>
                <w:sz w:val="18"/>
                <w:szCs w:val="18"/>
              </w:rPr>
              <w:t xml:space="preserve">Installed Return Duct </w:t>
            </w:r>
            <w:r w:rsidR="009D030F">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1265168B" w14:textId="77777777" w:rsidR="006A17E5" w:rsidRPr="00F13E77" w:rsidRDefault="006A17E5" w:rsidP="00E04B4E">
            <w:pPr>
              <w:keepNext/>
              <w:rPr>
                <w:rFonts w:asciiTheme="minorHAnsi" w:hAnsiTheme="minorHAnsi"/>
                <w:sz w:val="18"/>
                <w:szCs w:val="18"/>
              </w:rPr>
            </w:pPr>
            <w:r w:rsidRPr="00F13E77">
              <w:rPr>
                <w:rFonts w:asciiTheme="minorHAnsi" w:hAnsiTheme="minorHAnsi"/>
                <w:sz w:val="18"/>
                <w:szCs w:val="18"/>
              </w:rPr>
              <w:t xml:space="preserve">&lt;&lt;user input, </w:t>
            </w:r>
            <w:r w:rsidR="00E04B4E" w:rsidRPr="00F13E77">
              <w:rPr>
                <w:rFonts w:asciiTheme="minorHAnsi" w:hAnsiTheme="minorHAnsi"/>
                <w:sz w:val="18"/>
                <w:szCs w:val="18"/>
              </w:rPr>
              <w:t>integer</w:t>
            </w:r>
            <w:r w:rsidRPr="00F13E77">
              <w:rPr>
                <w:rFonts w:asciiTheme="minorHAnsi" w:hAnsiTheme="minorHAnsi"/>
                <w:sz w:val="18"/>
                <w:szCs w:val="18"/>
              </w:rPr>
              <w:t>, maximum 50 characters&gt;&gt;</w:t>
            </w:r>
          </w:p>
        </w:tc>
      </w:tr>
      <w:tr w:rsidR="00D52C7D" w:rsidRPr="00F13E77" w14:paraId="12651690" w14:textId="77777777" w:rsidTr="00225CB8">
        <w:trPr>
          <w:cantSplit/>
          <w:trHeight w:val="144"/>
        </w:trPr>
        <w:tc>
          <w:tcPr>
            <w:tcW w:w="565" w:type="dxa"/>
            <w:vAlign w:val="center"/>
          </w:tcPr>
          <w:p w14:paraId="1265168D" w14:textId="77777777" w:rsidR="00D52C7D" w:rsidRPr="00F13E77" w:rsidRDefault="00D52C7D" w:rsidP="00A66AF2">
            <w:pPr>
              <w:jc w:val="center"/>
              <w:rPr>
                <w:rFonts w:asciiTheme="minorHAnsi" w:hAnsiTheme="minorHAnsi"/>
                <w:sz w:val="18"/>
                <w:szCs w:val="18"/>
              </w:rPr>
            </w:pPr>
            <w:r w:rsidRPr="00F13E77">
              <w:rPr>
                <w:rFonts w:asciiTheme="minorHAnsi" w:hAnsiTheme="minorHAnsi"/>
                <w:sz w:val="18"/>
                <w:szCs w:val="18"/>
              </w:rPr>
              <w:t>0</w:t>
            </w:r>
            <w:r w:rsidR="00E04B4E" w:rsidRPr="00F13E77">
              <w:rPr>
                <w:rFonts w:asciiTheme="minorHAnsi" w:hAnsiTheme="minorHAnsi"/>
                <w:sz w:val="18"/>
                <w:szCs w:val="18"/>
              </w:rPr>
              <w:t>3</w:t>
            </w:r>
          </w:p>
        </w:tc>
        <w:tc>
          <w:tcPr>
            <w:tcW w:w="4830" w:type="dxa"/>
            <w:vAlign w:val="center"/>
          </w:tcPr>
          <w:p w14:paraId="1265168E" w14:textId="47466872" w:rsidR="00D52C7D" w:rsidRPr="00F13E77" w:rsidRDefault="00D52C7D" w:rsidP="004A71EA">
            <w:pPr>
              <w:keepNext/>
              <w:rPr>
                <w:rFonts w:asciiTheme="minorHAnsi" w:hAnsiTheme="minorHAnsi"/>
                <w:sz w:val="18"/>
                <w:szCs w:val="18"/>
                <w:vertAlign w:val="superscript"/>
              </w:rPr>
            </w:pPr>
            <w:r w:rsidRPr="00F13E77">
              <w:rPr>
                <w:rFonts w:asciiTheme="minorHAnsi" w:hAnsiTheme="minorHAnsi"/>
                <w:sz w:val="18"/>
                <w:szCs w:val="18"/>
              </w:rPr>
              <w:t xml:space="preserve">Minimum Total Return Filter Grille </w:t>
            </w:r>
            <w:r w:rsidR="009D030F">
              <w:rPr>
                <w:rFonts w:asciiTheme="minorHAnsi" w:hAnsiTheme="minorHAnsi"/>
                <w:sz w:val="18"/>
                <w:szCs w:val="18"/>
              </w:rPr>
              <w:t xml:space="preserve">Nominal </w:t>
            </w:r>
            <w:r w:rsidRPr="00F13E77">
              <w:rPr>
                <w:rFonts w:asciiTheme="minorHAnsi" w:hAnsiTheme="minorHAnsi"/>
                <w:sz w:val="18"/>
                <w:szCs w:val="18"/>
              </w:rPr>
              <w:t>Area</w:t>
            </w:r>
            <w:r w:rsidR="001C2BA3" w:rsidRPr="00F13E77">
              <w:rPr>
                <w:rFonts w:asciiTheme="minorHAnsi" w:hAnsiTheme="minorHAnsi"/>
                <w:sz w:val="18"/>
                <w:szCs w:val="18"/>
              </w:rPr>
              <w:t xml:space="preserve"> (inch</w:t>
            </w:r>
            <w:r w:rsidR="001C2BA3" w:rsidRPr="00F13E77">
              <w:rPr>
                <w:rFonts w:asciiTheme="minorHAnsi" w:hAnsiTheme="minorHAnsi"/>
                <w:sz w:val="18"/>
                <w:szCs w:val="18"/>
                <w:vertAlign w:val="superscript"/>
              </w:rPr>
              <w:t>2</w:t>
            </w:r>
            <w:r w:rsidR="001C2BA3" w:rsidRPr="00F418AD">
              <w:rPr>
                <w:rFonts w:asciiTheme="minorHAnsi" w:hAnsiTheme="minorHAnsi"/>
                <w:sz w:val="18"/>
                <w:szCs w:val="18"/>
              </w:rPr>
              <w:t>)</w:t>
            </w:r>
          </w:p>
        </w:tc>
        <w:tc>
          <w:tcPr>
            <w:tcW w:w="5635" w:type="dxa"/>
            <w:vAlign w:val="center"/>
          </w:tcPr>
          <w:p w14:paraId="1265168F" w14:textId="7ABCAAC5" w:rsidR="00D52C7D" w:rsidRPr="00F13E77" w:rsidRDefault="006704D6" w:rsidP="001C2BA3">
            <w:pPr>
              <w:keepNext/>
              <w:rPr>
                <w:rFonts w:asciiTheme="minorHAnsi" w:hAnsiTheme="minorHAnsi"/>
                <w:sz w:val="18"/>
                <w:szCs w:val="18"/>
              </w:rPr>
            </w:pPr>
            <w:r w:rsidRPr="00F13E77">
              <w:rPr>
                <w:rFonts w:asciiTheme="minorHAnsi" w:hAnsiTheme="minorHAnsi"/>
                <w:sz w:val="18"/>
                <w:szCs w:val="18"/>
              </w:rPr>
              <w:t>&lt;&lt;auto filled, integer</w:t>
            </w:r>
            <w:r w:rsidR="001C2BA3" w:rsidRPr="00F13E77">
              <w:rPr>
                <w:rFonts w:asciiTheme="minorHAnsi" w:hAnsiTheme="minorHAnsi"/>
                <w:sz w:val="18"/>
                <w:szCs w:val="18"/>
              </w:rPr>
              <w:t>: if A0</w:t>
            </w:r>
            <w:r w:rsidR="003A0207">
              <w:rPr>
                <w:rFonts w:asciiTheme="minorHAnsi" w:hAnsiTheme="minorHAnsi"/>
                <w:sz w:val="18"/>
                <w:szCs w:val="18"/>
              </w:rPr>
              <w:t>4</w:t>
            </w:r>
            <w:r w:rsidR="001C2BA3" w:rsidRPr="00F13E77">
              <w:rPr>
                <w:rFonts w:asciiTheme="minorHAnsi" w:hAnsiTheme="minorHAnsi"/>
                <w:sz w:val="18"/>
                <w:szCs w:val="18"/>
              </w:rPr>
              <w:t>=1.5, then “500”; elseif A0</w:t>
            </w:r>
            <w:r w:rsidR="003A0207">
              <w:rPr>
                <w:rFonts w:asciiTheme="minorHAnsi" w:hAnsiTheme="minorHAnsi"/>
                <w:sz w:val="18"/>
                <w:szCs w:val="18"/>
              </w:rPr>
              <w:t>4</w:t>
            </w:r>
            <w:r w:rsidR="001C2BA3" w:rsidRPr="00F13E77">
              <w:rPr>
                <w:rFonts w:asciiTheme="minorHAnsi" w:hAnsiTheme="minorHAnsi"/>
                <w:sz w:val="18"/>
                <w:szCs w:val="18"/>
              </w:rPr>
              <w:t>=2.0, then 600; elseif A0</w:t>
            </w:r>
            <w:r w:rsidR="003A0207">
              <w:rPr>
                <w:rFonts w:asciiTheme="minorHAnsi" w:hAnsiTheme="minorHAnsi"/>
                <w:sz w:val="18"/>
                <w:szCs w:val="18"/>
              </w:rPr>
              <w:t>4</w:t>
            </w:r>
            <w:r w:rsidR="001C2BA3" w:rsidRPr="00F13E77">
              <w:rPr>
                <w:rFonts w:asciiTheme="minorHAnsi" w:hAnsiTheme="minorHAnsi"/>
                <w:sz w:val="18"/>
                <w:szCs w:val="18"/>
              </w:rPr>
              <w:t>=2.5, 800&gt;&gt;</w:t>
            </w:r>
          </w:p>
        </w:tc>
      </w:tr>
      <w:tr w:rsidR="006A17E5" w:rsidRPr="00F13E77" w14:paraId="12651694" w14:textId="77777777" w:rsidTr="00225CB8">
        <w:trPr>
          <w:cantSplit/>
          <w:trHeight w:val="144"/>
        </w:trPr>
        <w:tc>
          <w:tcPr>
            <w:tcW w:w="565" w:type="dxa"/>
            <w:vAlign w:val="center"/>
          </w:tcPr>
          <w:p w14:paraId="12651691" w14:textId="77777777" w:rsidR="006A17E5" w:rsidRPr="00F13E77" w:rsidRDefault="006A17E5" w:rsidP="00A66AF2">
            <w:pPr>
              <w:jc w:val="center"/>
              <w:rPr>
                <w:rFonts w:asciiTheme="minorHAnsi" w:hAnsiTheme="minorHAnsi"/>
                <w:sz w:val="18"/>
                <w:szCs w:val="18"/>
              </w:rPr>
            </w:pPr>
            <w:r w:rsidRPr="00F13E77">
              <w:rPr>
                <w:rFonts w:asciiTheme="minorHAnsi" w:hAnsiTheme="minorHAnsi"/>
                <w:sz w:val="18"/>
                <w:szCs w:val="18"/>
              </w:rPr>
              <w:t>0</w:t>
            </w:r>
            <w:r w:rsidR="00E04B4E" w:rsidRPr="00F13E77">
              <w:rPr>
                <w:rFonts w:asciiTheme="minorHAnsi" w:hAnsiTheme="minorHAnsi"/>
                <w:sz w:val="18"/>
                <w:szCs w:val="18"/>
              </w:rPr>
              <w:t>4</w:t>
            </w:r>
          </w:p>
        </w:tc>
        <w:tc>
          <w:tcPr>
            <w:tcW w:w="4830" w:type="dxa"/>
            <w:vAlign w:val="center"/>
          </w:tcPr>
          <w:p w14:paraId="12651692" w14:textId="7321B873" w:rsidR="006A17E5" w:rsidRPr="00F13E77" w:rsidRDefault="006A17E5" w:rsidP="004A71EA">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sidR="009D030F">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2651693" w14:textId="77777777" w:rsidR="006A17E5" w:rsidRPr="00F13E77" w:rsidRDefault="00E04B4E" w:rsidP="001C2BA3">
            <w:pPr>
              <w:keepNext/>
              <w:rPr>
                <w:rFonts w:asciiTheme="minorHAnsi" w:hAnsiTheme="minorHAnsi"/>
                <w:sz w:val="18"/>
                <w:szCs w:val="18"/>
              </w:rPr>
            </w:pPr>
            <w:r w:rsidRPr="00F13E77">
              <w:rPr>
                <w:rFonts w:asciiTheme="minorHAnsi" w:hAnsiTheme="minorHAnsi"/>
                <w:sz w:val="18"/>
                <w:szCs w:val="18"/>
              </w:rPr>
              <w:t>&lt;&lt;user input, integer</w:t>
            </w:r>
            <w:r w:rsidR="006A17E5" w:rsidRPr="00F13E77">
              <w:rPr>
                <w:rFonts w:asciiTheme="minorHAnsi" w:hAnsiTheme="minorHAnsi"/>
                <w:sz w:val="18"/>
                <w:szCs w:val="18"/>
              </w:rPr>
              <w:t>, maximum 50 characters&gt;&gt;</w:t>
            </w:r>
          </w:p>
        </w:tc>
      </w:tr>
      <w:tr w:rsidR="006A17E5" w:rsidRPr="00F13E77" w14:paraId="12651697" w14:textId="77777777" w:rsidTr="00225CB8">
        <w:trPr>
          <w:cantSplit/>
          <w:trHeight w:val="144"/>
        </w:trPr>
        <w:tc>
          <w:tcPr>
            <w:tcW w:w="565" w:type="dxa"/>
            <w:vAlign w:val="center"/>
          </w:tcPr>
          <w:p w14:paraId="12651695" w14:textId="77777777" w:rsidR="006A17E5" w:rsidRPr="00F13E77" w:rsidRDefault="00E11A14" w:rsidP="005478DA">
            <w:pPr>
              <w:jc w:val="center"/>
              <w:rPr>
                <w:rFonts w:asciiTheme="minorHAnsi" w:hAnsiTheme="minorHAnsi"/>
                <w:sz w:val="18"/>
                <w:szCs w:val="18"/>
              </w:rPr>
            </w:pPr>
            <w:r>
              <w:rPr>
                <w:rFonts w:asciiTheme="minorHAnsi" w:hAnsiTheme="minorHAnsi"/>
                <w:sz w:val="18"/>
                <w:szCs w:val="18"/>
              </w:rPr>
              <w:t>05</w:t>
            </w:r>
          </w:p>
        </w:tc>
        <w:tc>
          <w:tcPr>
            <w:tcW w:w="10465" w:type="dxa"/>
            <w:gridSpan w:val="2"/>
            <w:vAlign w:val="center"/>
          </w:tcPr>
          <w:p w14:paraId="12651696" w14:textId="02084D06" w:rsidR="006A17E5" w:rsidRPr="00F13E77" w:rsidRDefault="009E6E03" w:rsidP="008C24AF">
            <w:pPr>
              <w:keepNext/>
              <w:rPr>
                <w:rFonts w:asciiTheme="minorHAnsi" w:hAnsiTheme="minorHAnsi"/>
                <w:sz w:val="18"/>
                <w:szCs w:val="18"/>
              </w:rPr>
            </w:pPr>
            <w:r w:rsidRPr="00F13E77">
              <w:rPr>
                <w:rFonts w:asciiTheme="minorHAnsi" w:hAnsiTheme="minorHAnsi"/>
                <w:sz w:val="18"/>
                <w:szCs w:val="18"/>
              </w:rPr>
              <w:t xml:space="preserve">Compliance Statement: &lt;&lt;if B02 </w:t>
            </w:r>
            <w:r>
              <w:rPr>
                <w:rFonts w:asciiTheme="minorHAnsi" w:hAnsiTheme="minorHAnsi"/>
                <w:sz w:val="18"/>
                <w:szCs w:val="18"/>
              </w:rPr>
              <w:t>≥</w:t>
            </w:r>
            <w:r w:rsidRPr="00F13E77">
              <w:rPr>
                <w:rFonts w:asciiTheme="minorHAnsi" w:hAnsiTheme="minorHAnsi"/>
                <w:sz w:val="18"/>
                <w:szCs w:val="18"/>
              </w:rPr>
              <w:t xml:space="preserve"> B01 </w:t>
            </w:r>
            <w:r w:rsidRPr="00F13E77">
              <w:rPr>
                <w:rFonts w:asciiTheme="minorHAnsi" w:hAnsiTheme="minorHAnsi"/>
                <w:b/>
                <w:i/>
                <w:sz w:val="18"/>
                <w:szCs w:val="18"/>
              </w:rPr>
              <w:t>and</w:t>
            </w:r>
            <w:r w:rsidRPr="00F13E77">
              <w:rPr>
                <w:rFonts w:asciiTheme="minorHAnsi" w:hAnsiTheme="minorHAnsi"/>
                <w:sz w:val="18"/>
                <w:szCs w:val="18"/>
              </w:rPr>
              <w:t xml:space="preserve"> B04 </w:t>
            </w:r>
            <w:r>
              <w:rPr>
                <w:rFonts w:asciiTheme="minorHAnsi" w:hAnsiTheme="minorHAnsi"/>
                <w:sz w:val="18"/>
                <w:szCs w:val="18"/>
              </w:rPr>
              <w:t>≥</w:t>
            </w:r>
            <w:r w:rsidRPr="00F13E77">
              <w:rPr>
                <w:rFonts w:asciiTheme="minorHAnsi" w:hAnsiTheme="minorHAnsi"/>
                <w:sz w:val="18"/>
                <w:szCs w:val="18"/>
              </w:rPr>
              <w:t xml:space="preserve"> B</w:t>
            </w:r>
            <w:proofErr w:type="gramStart"/>
            <w:r w:rsidRPr="00F13E77">
              <w:rPr>
                <w:rFonts w:asciiTheme="minorHAnsi" w:hAnsiTheme="minorHAnsi"/>
                <w:sz w:val="18"/>
                <w:szCs w:val="18"/>
              </w:rPr>
              <w:t>03,</w:t>
            </w:r>
            <w:r>
              <w:rPr>
                <w:rFonts w:asciiTheme="minorHAnsi" w:hAnsiTheme="minorHAnsi"/>
                <w:sz w:val="18"/>
                <w:szCs w:val="18"/>
              </w:rPr>
              <w:t>Then</w:t>
            </w:r>
            <w:proofErr w:type="gramEnd"/>
            <w:r>
              <w:rPr>
                <w:rFonts w:asciiTheme="minorHAnsi" w:hAnsiTheme="minorHAnsi"/>
                <w:sz w:val="18"/>
                <w:szCs w:val="18"/>
              </w:rPr>
              <w:t xml:space="preserve"> report: </w:t>
            </w:r>
            <w:r w:rsidRPr="00F13E77">
              <w:rPr>
                <w:rFonts w:asciiTheme="minorHAnsi" w:hAnsiTheme="minorHAnsi"/>
                <w:sz w:val="18"/>
                <w:szCs w:val="18"/>
              </w:rPr>
              <w:t xml:space="preserve">“System Passes”; else </w:t>
            </w:r>
            <w:r>
              <w:rPr>
                <w:rFonts w:asciiTheme="minorHAnsi" w:hAnsiTheme="minorHAnsi"/>
                <w:sz w:val="18"/>
                <w:szCs w:val="18"/>
              </w:rPr>
              <w:t>report:</w:t>
            </w:r>
            <w:r w:rsidRPr="00F13E77">
              <w:rPr>
                <w:rFonts w:asciiTheme="minorHAnsi" w:hAnsiTheme="minorHAnsi"/>
                <w:sz w:val="18"/>
                <w:szCs w:val="18"/>
              </w:rPr>
              <w:t xml:space="preserve"> “System Fails”</w:t>
            </w:r>
          </w:p>
        </w:tc>
      </w:tr>
    </w:tbl>
    <w:p w14:paraId="12651698" w14:textId="77777777" w:rsidR="00A66AF2" w:rsidRPr="006A17E5" w:rsidRDefault="00A66AF2" w:rsidP="00A66AF2">
      <w:pPr>
        <w:pStyle w:val="ListParagraph"/>
        <w:ind w:left="360"/>
        <w:rPr>
          <w:rFonts w:asciiTheme="minorHAnsi" w:hAnsi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282CAD" w:rsidRPr="00F13E77" w14:paraId="1265169C" w14:textId="77777777" w:rsidTr="00225CB8">
        <w:trPr>
          <w:cantSplit/>
          <w:trHeight w:val="144"/>
        </w:trPr>
        <w:tc>
          <w:tcPr>
            <w:tcW w:w="11030" w:type="dxa"/>
            <w:gridSpan w:val="3"/>
            <w:vAlign w:val="center"/>
          </w:tcPr>
          <w:p w14:paraId="03924B20" w14:textId="77777777" w:rsidR="00225CB8" w:rsidRDefault="003B0366" w:rsidP="00B81906">
            <w:pPr>
              <w:rPr>
                <w:rFonts w:asciiTheme="minorHAnsi" w:hAnsiTheme="minorHAnsi"/>
                <w:b/>
                <w:sz w:val="18"/>
                <w:szCs w:val="18"/>
              </w:rPr>
            </w:pPr>
            <w:r w:rsidRPr="00F13E77">
              <w:rPr>
                <w:rFonts w:asciiTheme="minorHAnsi" w:hAnsiTheme="minorHAnsi"/>
                <w:b/>
                <w:sz w:val="18"/>
                <w:szCs w:val="18"/>
              </w:rPr>
              <w:t>C. Two</w:t>
            </w:r>
            <w:r w:rsidR="00282CAD" w:rsidRPr="00F13E77">
              <w:rPr>
                <w:rFonts w:asciiTheme="minorHAnsi" w:hAnsiTheme="minorHAnsi"/>
                <w:b/>
                <w:sz w:val="18"/>
                <w:szCs w:val="18"/>
              </w:rPr>
              <w:t xml:space="preserve"> Return</w:t>
            </w:r>
            <w:r w:rsidRPr="00F13E77">
              <w:rPr>
                <w:rFonts w:asciiTheme="minorHAnsi" w:hAnsiTheme="minorHAnsi"/>
                <w:b/>
                <w:sz w:val="18"/>
                <w:szCs w:val="18"/>
              </w:rPr>
              <w:t xml:space="preserve"> Ducts</w:t>
            </w:r>
          </w:p>
          <w:p w14:paraId="1265169B" w14:textId="32F03D81" w:rsidR="00282CAD" w:rsidRPr="005B7081" w:rsidRDefault="00225CB8" w:rsidP="00B81906">
            <w:pPr>
              <w:rPr>
                <w:rFonts w:asciiTheme="minorHAnsi" w:hAnsiTheme="minorHAnsi"/>
                <w:sz w:val="18"/>
                <w:szCs w:val="18"/>
              </w:rPr>
            </w:pPr>
            <w:r w:rsidRPr="00F13E77">
              <w:rPr>
                <w:rFonts w:asciiTheme="minorHAnsi" w:hAnsiTheme="minorHAnsi"/>
                <w:sz w:val="18"/>
                <w:szCs w:val="18"/>
              </w:rPr>
              <w:t>&lt;&lt;Only shown if the input to RowA0</w:t>
            </w:r>
            <w:r w:rsidR="00D67A21">
              <w:rPr>
                <w:rFonts w:asciiTheme="minorHAnsi" w:hAnsiTheme="minorHAnsi"/>
                <w:sz w:val="18"/>
                <w:szCs w:val="18"/>
              </w:rPr>
              <w:t>5</w:t>
            </w:r>
            <w:r w:rsidRPr="00F13E77">
              <w:rPr>
                <w:rFonts w:asciiTheme="minorHAnsi" w:hAnsiTheme="minorHAnsi"/>
                <w:sz w:val="18"/>
                <w:szCs w:val="18"/>
              </w:rPr>
              <w:t xml:space="preserve"> is “Two Return Ducts”</w:t>
            </w:r>
            <w:r>
              <w:rPr>
                <w:rFonts w:asciiTheme="minorHAnsi" w:hAnsiTheme="minorHAnsi"/>
                <w:sz w:val="18"/>
                <w:szCs w:val="18"/>
              </w:rPr>
              <w:t>&gt;&gt;</w:t>
            </w:r>
          </w:p>
        </w:tc>
      </w:tr>
      <w:tr w:rsidR="00282CAD" w:rsidRPr="00F13E77" w14:paraId="126516A0" w14:textId="77777777" w:rsidTr="00225CB8">
        <w:trPr>
          <w:cantSplit/>
          <w:trHeight w:val="144"/>
        </w:trPr>
        <w:tc>
          <w:tcPr>
            <w:tcW w:w="565" w:type="dxa"/>
            <w:vAlign w:val="center"/>
          </w:tcPr>
          <w:p w14:paraId="1265169D" w14:textId="77777777" w:rsidR="00282CAD" w:rsidRPr="00F13E77" w:rsidRDefault="001C2BA3" w:rsidP="00282CAD">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1265169E" w14:textId="4B3B4A7B" w:rsidR="00282CAD" w:rsidRPr="00F13E77" w:rsidRDefault="001C2BA3" w:rsidP="001C2BA3">
            <w:pPr>
              <w:keepNext/>
              <w:rPr>
                <w:rFonts w:asciiTheme="minorHAnsi" w:hAnsiTheme="minorHAnsi"/>
                <w:sz w:val="18"/>
                <w:szCs w:val="18"/>
              </w:rPr>
            </w:pPr>
            <w:r w:rsidRPr="00F13E77">
              <w:rPr>
                <w:rFonts w:asciiTheme="minorHAnsi" w:hAnsiTheme="minorHAnsi"/>
                <w:sz w:val="18"/>
                <w:szCs w:val="18"/>
              </w:rPr>
              <w:t>M</w:t>
            </w:r>
            <w:r w:rsidR="00282CAD" w:rsidRPr="00F13E77">
              <w:rPr>
                <w:rFonts w:asciiTheme="minorHAnsi" w:hAnsiTheme="minorHAnsi"/>
                <w:sz w:val="18"/>
                <w:szCs w:val="18"/>
              </w:rPr>
              <w:t xml:space="preserve">inimum </w:t>
            </w:r>
            <w:r w:rsidRPr="00F13E77">
              <w:rPr>
                <w:rFonts w:asciiTheme="minorHAnsi" w:hAnsiTheme="minorHAnsi"/>
                <w:sz w:val="18"/>
                <w:szCs w:val="18"/>
              </w:rPr>
              <w:t>R</w:t>
            </w:r>
            <w:r w:rsidR="00282CAD" w:rsidRPr="00F13E77">
              <w:rPr>
                <w:rFonts w:asciiTheme="minorHAnsi" w:hAnsiTheme="minorHAnsi"/>
                <w:sz w:val="18"/>
                <w:szCs w:val="18"/>
              </w:rPr>
              <w:t xml:space="preserve">eturn </w:t>
            </w:r>
            <w:r w:rsidRPr="00F13E77">
              <w:rPr>
                <w:rFonts w:asciiTheme="minorHAnsi" w:hAnsiTheme="minorHAnsi"/>
                <w:sz w:val="18"/>
                <w:szCs w:val="18"/>
              </w:rPr>
              <w:t>D</w:t>
            </w:r>
            <w:r w:rsidR="00282CAD" w:rsidRPr="00F13E77">
              <w:rPr>
                <w:rFonts w:asciiTheme="minorHAnsi" w:hAnsiTheme="minorHAnsi"/>
                <w:sz w:val="18"/>
                <w:szCs w:val="18"/>
              </w:rPr>
              <w:t>uct</w:t>
            </w:r>
            <w:r w:rsidR="006704D6" w:rsidRPr="00F13E77">
              <w:rPr>
                <w:rFonts w:asciiTheme="minorHAnsi" w:hAnsiTheme="minorHAnsi"/>
                <w:sz w:val="18"/>
                <w:szCs w:val="18"/>
              </w:rPr>
              <w:t>1</w:t>
            </w:r>
            <w:r w:rsidR="00282CAD" w:rsidRPr="00F13E77">
              <w:rPr>
                <w:rFonts w:asciiTheme="minorHAnsi" w:hAnsiTheme="minorHAnsi"/>
                <w:sz w:val="18"/>
                <w:szCs w:val="18"/>
              </w:rPr>
              <w:t xml:space="preserve"> </w:t>
            </w:r>
            <w:r w:rsidR="008C729D">
              <w:rPr>
                <w:rFonts w:asciiTheme="minorHAnsi" w:hAnsiTheme="minorHAnsi"/>
                <w:sz w:val="18"/>
                <w:szCs w:val="18"/>
              </w:rPr>
              <w:t xml:space="preserve">Nominal </w:t>
            </w:r>
            <w:r w:rsidRPr="00F13E77">
              <w:rPr>
                <w:rFonts w:asciiTheme="minorHAnsi" w:hAnsiTheme="minorHAnsi"/>
                <w:sz w:val="18"/>
                <w:szCs w:val="18"/>
              </w:rPr>
              <w:t>D</w:t>
            </w:r>
            <w:r w:rsidR="00282CAD" w:rsidRPr="00F13E77">
              <w:rPr>
                <w:rFonts w:asciiTheme="minorHAnsi" w:hAnsiTheme="minorHAnsi"/>
                <w:sz w:val="18"/>
                <w:szCs w:val="18"/>
              </w:rPr>
              <w:t>iameter</w:t>
            </w:r>
            <w:r w:rsidR="004D4054" w:rsidRPr="00F13E77">
              <w:rPr>
                <w:rFonts w:asciiTheme="minorHAnsi" w:hAnsiTheme="minorHAnsi"/>
                <w:sz w:val="18"/>
                <w:szCs w:val="18"/>
              </w:rPr>
              <w:t xml:space="preserve"> (inches)</w:t>
            </w:r>
          </w:p>
        </w:tc>
        <w:tc>
          <w:tcPr>
            <w:tcW w:w="5635" w:type="dxa"/>
            <w:vAlign w:val="center"/>
          </w:tcPr>
          <w:p w14:paraId="1265169F" w14:textId="6811D168" w:rsidR="00282CAD" w:rsidRPr="00F13E77" w:rsidRDefault="008C729D" w:rsidP="004A71EA">
            <w:pPr>
              <w:keepNext/>
              <w:rPr>
                <w:rFonts w:asciiTheme="minorHAnsi" w:hAnsiTheme="minorHAnsi"/>
                <w:sz w:val="18"/>
                <w:szCs w:val="18"/>
              </w:rPr>
            </w:pPr>
            <w:r w:rsidRPr="00F13E77">
              <w:rPr>
                <w:rFonts w:asciiTheme="minorHAnsi" w:hAnsiTheme="minorHAnsi"/>
                <w:sz w:val="18"/>
                <w:szCs w:val="18"/>
              </w:rPr>
              <w:t>&lt;&lt;auto filled, integer: if A0</w:t>
            </w:r>
            <w:r w:rsidR="003A0207">
              <w:rPr>
                <w:rFonts w:asciiTheme="minorHAnsi" w:hAnsiTheme="minorHAnsi"/>
                <w:sz w:val="18"/>
                <w:szCs w:val="18"/>
              </w:rPr>
              <w:t>4</w:t>
            </w:r>
            <w:r w:rsidRPr="00F13E77">
              <w:rPr>
                <w:rFonts w:asciiTheme="minorHAnsi" w:hAnsiTheme="minorHAnsi"/>
                <w:sz w:val="18"/>
                <w:szCs w:val="18"/>
              </w:rPr>
              <w:t>=1.5, then “12”; elseif A0</w:t>
            </w:r>
            <w:r w:rsidR="003A0207">
              <w:rPr>
                <w:rFonts w:asciiTheme="minorHAnsi" w:hAnsiTheme="minorHAnsi"/>
                <w:sz w:val="18"/>
                <w:szCs w:val="18"/>
              </w:rPr>
              <w:t>4</w:t>
            </w:r>
            <w:r w:rsidRPr="00F13E77">
              <w:rPr>
                <w:rFonts w:asciiTheme="minorHAnsi" w:hAnsiTheme="minorHAnsi"/>
                <w:sz w:val="18"/>
                <w:szCs w:val="18"/>
              </w:rPr>
              <w:t xml:space="preserve">=2.0, then </w:t>
            </w:r>
            <w:r>
              <w:rPr>
                <w:rFonts w:asciiTheme="minorHAnsi" w:hAnsiTheme="minorHAnsi"/>
                <w:sz w:val="18"/>
                <w:szCs w:val="18"/>
              </w:rPr>
              <w:t>“</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=2.5, </w:t>
            </w:r>
            <w:r>
              <w:rPr>
                <w:rFonts w:asciiTheme="minorHAnsi" w:hAnsiTheme="minorHAnsi"/>
                <w:sz w:val="18"/>
                <w:szCs w:val="18"/>
              </w:rPr>
              <w:t>then “</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=3.0, </w:t>
            </w:r>
            <w:r>
              <w:rPr>
                <w:rFonts w:asciiTheme="minorHAnsi" w:hAnsiTheme="minorHAnsi"/>
                <w:sz w:val="18"/>
                <w:szCs w:val="18"/>
              </w:rPr>
              <w:t>then “</w:t>
            </w:r>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=3.5, </w:t>
            </w:r>
            <w:r>
              <w:rPr>
                <w:rFonts w:asciiTheme="minorHAnsi" w:hAnsiTheme="minorHAnsi"/>
                <w:sz w:val="18"/>
                <w:szCs w:val="18"/>
              </w:rPr>
              <w:t>then “</w:t>
            </w:r>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=4.0, </w:t>
            </w:r>
            <w:r>
              <w:rPr>
                <w:rFonts w:asciiTheme="minorHAnsi" w:hAnsiTheme="minorHAnsi"/>
                <w:sz w:val="18"/>
                <w:szCs w:val="18"/>
              </w:rPr>
              <w:t>then “</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=5.0, </w:t>
            </w:r>
            <w:r>
              <w:rPr>
                <w:rFonts w:asciiTheme="minorHAnsi" w:hAnsiTheme="minorHAnsi"/>
                <w:sz w:val="18"/>
                <w:szCs w:val="18"/>
              </w:rPr>
              <w:t>then “</w:t>
            </w:r>
            <w:r w:rsidRPr="00F13E77">
              <w:rPr>
                <w:rFonts w:asciiTheme="minorHAnsi" w:hAnsiTheme="minorHAnsi"/>
                <w:sz w:val="18"/>
                <w:szCs w:val="18"/>
              </w:rPr>
              <w:t>20</w:t>
            </w:r>
            <w:r>
              <w:rPr>
                <w:rFonts w:asciiTheme="minorHAnsi" w:hAnsiTheme="minorHAnsi"/>
                <w:sz w:val="18"/>
                <w:szCs w:val="18"/>
              </w:rPr>
              <w:t>”</w:t>
            </w:r>
            <w:r w:rsidRPr="00F13E77">
              <w:rPr>
                <w:rFonts w:asciiTheme="minorHAnsi" w:hAnsiTheme="minorHAnsi"/>
                <w:sz w:val="18"/>
                <w:szCs w:val="18"/>
              </w:rPr>
              <w:t>&gt;&gt;</w:t>
            </w:r>
          </w:p>
        </w:tc>
      </w:tr>
      <w:tr w:rsidR="00F13E77" w:rsidRPr="00F13E77" w14:paraId="126516A4" w14:textId="77777777" w:rsidTr="00225CB8">
        <w:trPr>
          <w:cantSplit/>
          <w:trHeight w:val="144"/>
        </w:trPr>
        <w:tc>
          <w:tcPr>
            <w:tcW w:w="565" w:type="dxa"/>
            <w:vAlign w:val="center"/>
          </w:tcPr>
          <w:p w14:paraId="126516A1" w14:textId="77777777" w:rsidR="00F13E77" w:rsidRPr="00F13E77" w:rsidRDefault="00F13E77" w:rsidP="00282CAD">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126516A2" w14:textId="7DDAD1E5" w:rsidR="00F13E77" w:rsidRPr="00F13E77" w:rsidRDefault="00F13E77" w:rsidP="004D4054">
            <w:pPr>
              <w:keepNext/>
              <w:rPr>
                <w:rFonts w:asciiTheme="minorHAnsi" w:hAnsiTheme="minorHAnsi"/>
                <w:sz w:val="18"/>
                <w:szCs w:val="18"/>
              </w:rPr>
            </w:pPr>
            <w:r w:rsidRPr="00F13E77">
              <w:rPr>
                <w:rFonts w:asciiTheme="minorHAnsi" w:hAnsiTheme="minorHAnsi"/>
                <w:sz w:val="18"/>
                <w:szCs w:val="18"/>
              </w:rPr>
              <w:t xml:space="preserve">Installed Return Duct1 </w:t>
            </w:r>
            <w:r w:rsidR="008C729D">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126516A3" w14:textId="77777777" w:rsidR="00F13E77" w:rsidRPr="00F13E77" w:rsidRDefault="00F13E77" w:rsidP="004D4054">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282CAD" w:rsidRPr="00F13E77" w14:paraId="126516A8" w14:textId="77777777" w:rsidTr="00225CB8">
        <w:trPr>
          <w:cantSplit/>
          <w:trHeight w:val="144"/>
        </w:trPr>
        <w:tc>
          <w:tcPr>
            <w:tcW w:w="565" w:type="dxa"/>
            <w:vAlign w:val="center"/>
          </w:tcPr>
          <w:p w14:paraId="126516A5" w14:textId="77777777" w:rsidR="00282CAD" w:rsidRPr="00F13E77" w:rsidRDefault="00F13E77" w:rsidP="00282CAD">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126516A6" w14:textId="22E42033" w:rsidR="00282CAD" w:rsidRPr="00F13E77" w:rsidRDefault="001C2BA3" w:rsidP="004D4054">
            <w:pPr>
              <w:keepNext/>
              <w:rPr>
                <w:rFonts w:asciiTheme="minorHAnsi" w:hAnsiTheme="minorHAnsi"/>
                <w:sz w:val="18"/>
                <w:szCs w:val="18"/>
              </w:rPr>
            </w:pPr>
            <w:r w:rsidRPr="00F13E77">
              <w:rPr>
                <w:rFonts w:asciiTheme="minorHAnsi" w:hAnsiTheme="minorHAnsi"/>
                <w:sz w:val="18"/>
                <w:szCs w:val="18"/>
              </w:rPr>
              <w:t>M</w:t>
            </w:r>
            <w:r w:rsidR="00282CAD" w:rsidRPr="00F13E77">
              <w:rPr>
                <w:rFonts w:asciiTheme="minorHAnsi" w:hAnsiTheme="minorHAnsi"/>
                <w:sz w:val="18"/>
                <w:szCs w:val="18"/>
              </w:rPr>
              <w:t xml:space="preserve">inimum </w:t>
            </w:r>
            <w:r w:rsidRPr="00F13E77">
              <w:rPr>
                <w:rFonts w:asciiTheme="minorHAnsi" w:hAnsiTheme="minorHAnsi"/>
                <w:sz w:val="18"/>
                <w:szCs w:val="18"/>
              </w:rPr>
              <w:t>R</w:t>
            </w:r>
            <w:r w:rsidR="00282CAD" w:rsidRPr="00F13E77">
              <w:rPr>
                <w:rFonts w:asciiTheme="minorHAnsi" w:hAnsiTheme="minorHAnsi"/>
                <w:sz w:val="18"/>
                <w:szCs w:val="18"/>
              </w:rPr>
              <w:t xml:space="preserve">eturn </w:t>
            </w:r>
            <w:r w:rsidRPr="00F13E77">
              <w:rPr>
                <w:rFonts w:asciiTheme="minorHAnsi" w:hAnsiTheme="minorHAnsi"/>
                <w:sz w:val="18"/>
                <w:szCs w:val="18"/>
              </w:rPr>
              <w:t>D</w:t>
            </w:r>
            <w:r w:rsidR="00282CAD" w:rsidRPr="00F13E77">
              <w:rPr>
                <w:rFonts w:asciiTheme="minorHAnsi" w:hAnsiTheme="minorHAnsi"/>
                <w:sz w:val="18"/>
                <w:szCs w:val="18"/>
              </w:rPr>
              <w:t>uct</w:t>
            </w:r>
            <w:r w:rsidR="006704D6" w:rsidRPr="00F13E77">
              <w:rPr>
                <w:rFonts w:asciiTheme="minorHAnsi" w:hAnsiTheme="minorHAnsi"/>
                <w:sz w:val="18"/>
                <w:szCs w:val="18"/>
              </w:rPr>
              <w:t>2</w:t>
            </w:r>
            <w:r w:rsidR="00282CAD" w:rsidRPr="00F13E77">
              <w:rPr>
                <w:rFonts w:asciiTheme="minorHAnsi" w:hAnsiTheme="minorHAnsi"/>
                <w:sz w:val="18"/>
                <w:szCs w:val="18"/>
              </w:rPr>
              <w:t xml:space="preserve"> </w:t>
            </w:r>
            <w:r w:rsidR="008C729D">
              <w:rPr>
                <w:rFonts w:asciiTheme="minorHAnsi" w:hAnsiTheme="minorHAnsi"/>
                <w:sz w:val="18"/>
                <w:szCs w:val="18"/>
              </w:rPr>
              <w:t xml:space="preserve">Nominal </w:t>
            </w:r>
            <w:r w:rsidRPr="00F13E77">
              <w:rPr>
                <w:rFonts w:asciiTheme="minorHAnsi" w:hAnsiTheme="minorHAnsi"/>
                <w:sz w:val="18"/>
                <w:szCs w:val="18"/>
              </w:rPr>
              <w:t>D</w:t>
            </w:r>
            <w:r w:rsidR="00282CAD" w:rsidRPr="00F13E77">
              <w:rPr>
                <w:rFonts w:asciiTheme="minorHAnsi" w:hAnsiTheme="minorHAnsi"/>
                <w:sz w:val="18"/>
                <w:szCs w:val="18"/>
              </w:rPr>
              <w:t>iameter</w:t>
            </w:r>
            <w:r w:rsidR="004D4054" w:rsidRPr="00F13E77">
              <w:rPr>
                <w:rFonts w:asciiTheme="minorHAnsi" w:hAnsiTheme="minorHAnsi"/>
                <w:sz w:val="18"/>
                <w:szCs w:val="18"/>
              </w:rPr>
              <w:t xml:space="preserve"> (inches)</w:t>
            </w:r>
          </w:p>
        </w:tc>
        <w:tc>
          <w:tcPr>
            <w:tcW w:w="5635" w:type="dxa"/>
            <w:vAlign w:val="center"/>
          </w:tcPr>
          <w:p w14:paraId="126516A7" w14:textId="657EEAC3" w:rsidR="00282CAD" w:rsidRPr="00F13E77" w:rsidRDefault="008C729D" w:rsidP="00F75582">
            <w:pPr>
              <w:keepNext/>
              <w:rPr>
                <w:rFonts w:asciiTheme="minorHAnsi" w:hAnsiTheme="minorHAnsi"/>
                <w:sz w:val="18"/>
                <w:szCs w:val="18"/>
              </w:rPr>
            </w:pPr>
            <w:r w:rsidRPr="00F13E77">
              <w:rPr>
                <w:rFonts w:asciiTheme="minorHAnsi" w:hAnsiTheme="minorHAnsi"/>
                <w:sz w:val="18"/>
                <w:szCs w:val="18"/>
              </w:rPr>
              <w:t>&lt;&lt;auto filled, integer: if A0</w:t>
            </w:r>
            <w:r w:rsidR="003A0207">
              <w:rPr>
                <w:rFonts w:asciiTheme="minorHAnsi" w:hAnsiTheme="minorHAnsi"/>
                <w:sz w:val="18"/>
                <w:szCs w:val="18"/>
              </w:rPr>
              <w:t>4</w:t>
            </w:r>
            <w:r w:rsidRPr="00F13E77">
              <w:rPr>
                <w:rFonts w:asciiTheme="minorHAnsi" w:hAnsiTheme="minorHAnsi"/>
                <w:sz w:val="18"/>
                <w:szCs w:val="18"/>
              </w:rPr>
              <w:t>=1.5, then “10”; elseif A0</w:t>
            </w:r>
            <w:r w:rsidR="003A0207">
              <w:rPr>
                <w:rFonts w:asciiTheme="minorHAnsi" w:hAnsiTheme="minorHAnsi"/>
                <w:sz w:val="18"/>
                <w:szCs w:val="18"/>
              </w:rPr>
              <w:t>4</w:t>
            </w:r>
            <w:r w:rsidRPr="00F13E77">
              <w:rPr>
                <w:rFonts w:asciiTheme="minorHAnsi" w:hAnsiTheme="minorHAnsi"/>
                <w:sz w:val="18"/>
                <w:szCs w:val="18"/>
              </w:rPr>
              <w:t xml:space="preserve">=2.0, then </w:t>
            </w:r>
            <w:r>
              <w:rPr>
                <w:rFonts w:asciiTheme="minorHAnsi" w:hAnsiTheme="minorHAnsi"/>
                <w:sz w:val="18"/>
                <w:szCs w:val="18"/>
              </w:rPr>
              <w:t>“</w:t>
            </w:r>
            <w:r w:rsidRPr="00F13E77">
              <w:rPr>
                <w:rFonts w:asciiTheme="minorHAnsi" w:hAnsiTheme="minorHAnsi"/>
                <w:sz w:val="18"/>
                <w:szCs w:val="18"/>
              </w:rPr>
              <w:t>12</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=2.5,</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=3.0, </w:t>
            </w:r>
            <w:r>
              <w:rPr>
                <w:rFonts w:asciiTheme="minorHAnsi" w:hAnsiTheme="minorHAnsi"/>
                <w:sz w:val="18"/>
                <w:szCs w:val="18"/>
              </w:rPr>
              <w:t>then “</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=3.5,</w:t>
            </w:r>
            <w:r>
              <w:rPr>
                <w:rFonts w:asciiTheme="minorHAnsi" w:hAnsiTheme="minorHAnsi"/>
                <w:sz w:val="18"/>
                <w:szCs w:val="18"/>
              </w:rPr>
              <w:t xml:space="preserve"> </w:t>
            </w:r>
            <w:proofErr w:type="gramStart"/>
            <w:r>
              <w:rPr>
                <w:rFonts w:asciiTheme="minorHAnsi" w:hAnsiTheme="minorHAnsi"/>
                <w:sz w:val="18"/>
                <w:szCs w:val="18"/>
              </w:rPr>
              <w:t xml:space="preserve">then </w:t>
            </w:r>
            <w:r w:rsidRPr="00F13E77">
              <w:rPr>
                <w:rFonts w:asciiTheme="minorHAnsi" w:hAnsiTheme="minorHAnsi"/>
                <w:sz w:val="18"/>
                <w:szCs w:val="18"/>
              </w:rPr>
              <w:t xml:space="preserve"> </w:t>
            </w:r>
            <w:r>
              <w:rPr>
                <w:rFonts w:asciiTheme="minorHAnsi" w:hAnsiTheme="minorHAnsi"/>
                <w:sz w:val="18"/>
                <w:szCs w:val="18"/>
              </w:rPr>
              <w:t>“</w:t>
            </w:r>
            <w:proofErr w:type="gramEnd"/>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=4.0,</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=5.0,</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20</w:t>
            </w:r>
            <w:r>
              <w:rPr>
                <w:rFonts w:asciiTheme="minorHAnsi" w:hAnsiTheme="minorHAnsi"/>
                <w:sz w:val="18"/>
                <w:szCs w:val="18"/>
              </w:rPr>
              <w:t>”</w:t>
            </w:r>
            <w:r w:rsidRPr="00F13E77">
              <w:rPr>
                <w:rFonts w:asciiTheme="minorHAnsi" w:hAnsiTheme="minorHAnsi"/>
                <w:sz w:val="18"/>
                <w:szCs w:val="18"/>
              </w:rPr>
              <w:t>&gt;&gt;</w:t>
            </w:r>
          </w:p>
        </w:tc>
      </w:tr>
      <w:tr w:rsidR="00F13E77" w:rsidRPr="00F13E77" w14:paraId="126516AC" w14:textId="77777777" w:rsidTr="00225CB8">
        <w:trPr>
          <w:cantSplit/>
          <w:trHeight w:val="144"/>
        </w:trPr>
        <w:tc>
          <w:tcPr>
            <w:tcW w:w="565" w:type="dxa"/>
            <w:vAlign w:val="center"/>
          </w:tcPr>
          <w:p w14:paraId="126516A9" w14:textId="77777777" w:rsidR="00F13E77" w:rsidRPr="00F13E77" w:rsidRDefault="00F13E77" w:rsidP="00282CAD">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126516AA" w14:textId="51B9F36D" w:rsidR="00F13E77" w:rsidRPr="00F13E77" w:rsidRDefault="00F13E77" w:rsidP="004D4054">
            <w:pPr>
              <w:keepNext/>
              <w:rPr>
                <w:rFonts w:asciiTheme="minorHAnsi" w:hAnsiTheme="minorHAnsi"/>
                <w:sz w:val="18"/>
                <w:szCs w:val="18"/>
              </w:rPr>
            </w:pPr>
            <w:r w:rsidRPr="00F13E77">
              <w:rPr>
                <w:rFonts w:asciiTheme="minorHAnsi" w:hAnsiTheme="minorHAnsi"/>
                <w:sz w:val="18"/>
                <w:szCs w:val="18"/>
              </w:rPr>
              <w:t xml:space="preserve">Installed Return Duct2 </w:t>
            </w:r>
            <w:r w:rsidR="008C729D">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126516AB" w14:textId="77777777" w:rsidR="00F13E77" w:rsidRPr="00F13E77" w:rsidRDefault="00F13E77" w:rsidP="004D4054">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295549" w:rsidRPr="00F13E77" w14:paraId="126516B0" w14:textId="77777777" w:rsidTr="00225CB8">
        <w:trPr>
          <w:cantSplit/>
          <w:trHeight w:val="144"/>
        </w:trPr>
        <w:tc>
          <w:tcPr>
            <w:tcW w:w="565" w:type="dxa"/>
            <w:vAlign w:val="center"/>
          </w:tcPr>
          <w:p w14:paraId="126516AD" w14:textId="77777777" w:rsidR="00295549" w:rsidRPr="00F13E77" w:rsidRDefault="00F13E77" w:rsidP="00282CAD">
            <w:pPr>
              <w:jc w:val="center"/>
              <w:rPr>
                <w:rFonts w:asciiTheme="minorHAnsi" w:hAnsiTheme="minorHAnsi"/>
                <w:sz w:val="18"/>
                <w:szCs w:val="18"/>
              </w:rPr>
            </w:pPr>
            <w:r w:rsidRPr="00F13E77">
              <w:rPr>
                <w:rFonts w:asciiTheme="minorHAnsi" w:hAnsiTheme="minorHAnsi"/>
                <w:sz w:val="18"/>
                <w:szCs w:val="18"/>
              </w:rPr>
              <w:t>05</w:t>
            </w:r>
          </w:p>
        </w:tc>
        <w:tc>
          <w:tcPr>
            <w:tcW w:w="4830" w:type="dxa"/>
            <w:vAlign w:val="center"/>
          </w:tcPr>
          <w:p w14:paraId="126516AE" w14:textId="4DE2E8CD" w:rsidR="00295549" w:rsidRPr="00F13E77" w:rsidRDefault="00295549" w:rsidP="00282CAD">
            <w:pPr>
              <w:keepNext/>
              <w:rPr>
                <w:rFonts w:asciiTheme="minorHAnsi" w:hAnsiTheme="minorHAnsi"/>
                <w:sz w:val="18"/>
                <w:szCs w:val="18"/>
              </w:rPr>
            </w:pPr>
            <w:r w:rsidRPr="00F13E77">
              <w:rPr>
                <w:rFonts w:asciiTheme="minorHAnsi" w:hAnsiTheme="minorHAnsi"/>
                <w:sz w:val="18"/>
                <w:szCs w:val="18"/>
              </w:rPr>
              <w:t>Minimum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26516AF" w14:textId="4A63B624" w:rsidR="00295549" w:rsidRPr="00F13E77" w:rsidRDefault="00295549" w:rsidP="00295549">
            <w:pPr>
              <w:keepNext/>
              <w:rPr>
                <w:rFonts w:asciiTheme="minorHAnsi" w:hAnsiTheme="minorHAnsi"/>
                <w:sz w:val="18"/>
                <w:szCs w:val="18"/>
              </w:rPr>
            </w:pPr>
            <w:r w:rsidRPr="00F13E77">
              <w:rPr>
                <w:rFonts w:asciiTheme="minorHAnsi" w:hAnsiTheme="minorHAnsi"/>
                <w:sz w:val="18"/>
                <w:szCs w:val="18"/>
              </w:rPr>
              <w:t>&lt;&lt;auto filled, text: if A0</w:t>
            </w:r>
            <w:r w:rsidR="003A0207">
              <w:rPr>
                <w:rFonts w:asciiTheme="minorHAnsi" w:hAnsiTheme="minorHAnsi"/>
                <w:sz w:val="18"/>
                <w:szCs w:val="18"/>
              </w:rPr>
              <w:t>4</w:t>
            </w:r>
            <w:r w:rsidRPr="00F13E77">
              <w:rPr>
                <w:rFonts w:asciiTheme="minorHAnsi" w:hAnsiTheme="minorHAnsi"/>
                <w:sz w:val="18"/>
                <w:szCs w:val="18"/>
              </w:rPr>
              <w:t>=1.5, then “500”; elseif A0</w:t>
            </w:r>
            <w:r w:rsidR="003A0207">
              <w:rPr>
                <w:rFonts w:asciiTheme="minorHAnsi" w:hAnsiTheme="minorHAnsi"/>
                <w:sz w:val="18"/>
                <w:szCs w:val="18"/>
              </w:rPr>
              <w:t>4</w:t>
            </w:r>
            <w:r w:rsidRPr="00F13E77">
              <w:rPr>
                <w:rFonts w:asciiTheme="minorHAnsi" w:hAnsiTheme="minorHAnsi"/>
                <w:sz w:val="18"/>
                <w:szCs w:val="18"/>
              </w:rPr>
              <w:t xml:space="preserve">=2.0, then </w:t>
            </w:r>
            <w:r w:rsidR="00F75582">
              <w:rPr>
                <w:rFonts w:asciiTheme="minorHAnsi" w:hAnsiTheme="minorHAnsi"/>
                <w:sz w:val="18"/>
                <w:szCs w:val="18"/>
              </w:rPr>
              <w:t>“</w:t>
            </w:r>
            <w:r w:rsidRPr="00F13E77">
              <w:rPr>
                <w:rFonts w:asciiTheme="minorHAnsi" w:hAnsiTheme="minorHAnsi"/>
                <w:sz w:val="18"/>
                <w:szCs w:val="18"/>
              </w:rPr>
              <w:t>600</w:t>
            </w:r>
            <w:r w:rsidR="00F75582">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=2.5, </w:t>
            </w:r>
            <w:r w:rsidR="00F75582">
              <w:rPr>
                <w:rFonts w:asciiTheme="minorHAnsi" w:hAnsiTheme="minorHAnsi"/>
                <w:sz w:val="18"/>
                <w:szCs w:val="18"/>
              </w:rPr>
              <w:t>then “</w:t>
            </w:r>
            <w:r w:rsidRPr="00F13E77">
              <w:rPr>
                <w:rFonts w:asciiTheme="minorHAnsi" w:hAnsiTheme="minorHAnsi"/>
                <w:sz w:val="18"/>
                <w:szCs w:val="18"/>
              </w:rPr>
              <w:t>800</w:t>
            </w:r>
            <w:r w:rsidR="00F75582">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=3.0, </w:t>
            </w:r>
            <w:r w:rsidR="00F75582">
              <w:rPr>
                <w:rFonts w:asciiTheme="minorHAnsi" w:hAnsiTheme="minorHAnsi"/>
                <w:sz w:val="18"/>
                <w:szCs w:val="18"/>
              </w:rPr>
              <w:t>then “</w:t>
            </w:r>
            <w:r w:rsidRPr="00F13E77">
              <w:rPr>
                <w:rFonts w:asciiTheme="minorHAnsi" w:hAnsiTheme="minorHAnsi"/>
                <w:sz w:val="18"/>
                <w:szCs w:val="18"/>
              </w:rPr>
              <w:t>900</w:t>
            </w:r>
            <w:r w:rsidR="00F75582">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=3.5, </w:t>
            </w:r>
            <w:r w:rsidR="00F75582">
              <w:rPr>
                <w:rFonts w:asciiTheme="minorHAnsi" w:hAnsiTheme="minorHAnsi"/>
                <w:sz w:val="18"/>
                <w:szCs w:val="18"/>
              </w:rPr>
              <w:t>then “</w:t>
            </w:r>
            <w:r w:rsidRPr="00F13E77">
              <w:rPr>
                <w:rFonts w:asciiTheme="minorHAnsi" w:hAnsiTheme="minorHAnsi"/>
                <w:sz w:val="18"/>
                <w:szCs w:val="18"/>
              </w:rPr>
              <w:t>1000</w:t>
            </w:r>
            <w:r w:rsidR="00F75582">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=4.0,</w:t>
            </w:r>
            <w:r w:rsidR="00F75582">
              <w:rPr>
                <w:rFonts w:asciiTheme="minorHAnsi" w:hAnsiTheme="minorHAnsi"/>
                <w:sz w:val="18"/>
                <w:szCs w:val="18"/>
              </w:rPr>
              <w:t xml:space="preserve"> then “</w:t>
            </w:r>
            <w:r w:rsidRPr="00F13E77">
              <w:rPr>
                <w:rFonts w:asciiTheme="minorHAnsi" w:hAnsiTheme="minorHAnsi"/>
                <w:sz w:val="18"/>
                <w:szCs w:val="18"/>
              </w:rPr>
              <w:t>1200</w:t>
            </w:r>
            <w:r w:rsidR="00F75582">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=5.0, </w:t>
            </w:r>
            <w:r w:rsidR="00F75582">
              <w:rPr>
                <w:rFonts w:asciiTheme="minorHAnsi" w:hAnsiTheme="minorHAnsi"/>
                <w:sz w:val="18"/>
                <w:szCs w:val="18"/>
              </w:rPr>
              <w:t>then “</w:t>
            </w:r>
            <w:r w:rsidRPr="00F13E77">
              <w:rPr>
                <w:rFonts w:asciiTheme="minorHAnsi" w:hAnsiTheme="minorHAnsi"/>
                <w:sz w:val="18"/>
                <w:szCs w:val="18"/>
              </w:rPr>
              <w:t>1500</w:t>
            </w:r>
            <w:r w:rsidR="00F75582">
              <w:rPr>
                <w:rFonts w:asciiTheme="minorHAnsi" w:hAnsiTheme="minorHAnsi"/>
                <w:sz w:val="18"/>
                <w:szCs w:val="18"/>
              </w:rPr>
              <w:t>”</w:t>
            </w:r>
            <w:r w:rsidRPr="00F13E77">
              <w:rPr>
                <w:rFonts w:asciiTheme="minorHAnsi" w:hAnsiTheme="minorHAnsi"/>
                <w:sz w:val="18"/>
                <w:szCs w:val="18"/>
              </w:rPr>
              <w:t>&gt;&gt;</w:t>
            </w:r>
          </w:p>
        </w:tc>
      </w:tr>
      <w:tr w:rsidR="00F13E77" w:rsidRPr="00F13E77" w14:paraId="126516B4" w14:textId="77777777" w:rsidTr="00225CB8">
        <w:trPr>
          <w:cantSplit/>
          <w:trHeight w:val="144"/>
        </w:trPr>
        <w:tc>
          <w:tcPr>
            <w:tcW w:w="565" w:type="dxa"/>
            <w:vAlign w:val="center"/>
          </w:tcPr>
          <w:p w14:paraId="126516B1" w14:textId="77777777" w:rsidR="00F13E77" w:rsidRPr="00F13E77" w:rsidRDefault="00F13E77" w:rsidP="00282CAD">
            <w:pPr>
              <w:jc w:val="center"/>
              <w:rPr>
                <w:rFonts w:asciiTheme="minorHAnsi" w:hAnsiTheme="minorHAnsi"/>
                <w:sz w:val="18"/>
                <w:szCs w:val="18"/>
              </w:rPr>
            </w:pPr>
            <w:r w:rsidRPr="00F13E77">
              <w:rPr>
                <w:rFonts w:asciiTheme="minorHAnsi" w:hAnsiTheme="minorHAnsi"/>
                <w:sz w:val="18"/>
                <w:szCs w:val="18"/>
              </w:rPr>
              <w:t>06</w:t>
            </w:r>
          </w:p>
        </w:tc>
        <w:tc>
          <w:tcPr>
            <w:tcW w:w="4830" w:type="dxa"/>
            <w:vAlign w:val="center"/>
          </w:tcPr>
          <w:p w14:paraId="126516B2" w14:textId="407456A5" w:rsidR="00F13E77" w:rsidRPr="00F13E77" w:rsidRDefault="00F13E77" w:rsidP="004A71EA">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sidR="008C729D">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26516B3" w14:textId="77777777" w:rsidR="00F13E77" w:rsidRPr="00F13E77" w:rsidRDefault="00F13E77" w:rsidP="00295549">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F13E77" w:rsidRPr="00F13E77" w14:paraId="126516B7" w14:textId="77777777" w:rsidTr="00225CB8">
        <w:trPr>
          <w:cantSplit/>
          <w:trHeight w:val="144"/>
        </w:trPr>
        <w:tc>
          <w:tcPr>
            <w:tcW w:w="565" w:type="dxa"/>
            <w:vAlign w:val="center"/>
          </w:tcPr>
          <w:p w14:paraId="126516B5" w14:textId="77777777" w:rsidR="00F13E77" w:rsidRPr="00F13E77" w:rsidRDefault="00E11A14" w:rsidP="00F13E77">
            <w:pPr>
              <w:jc w:val="center"/>
              <w:rPr>
                <w:rFonts w:asciiTheme="minorHAnsi" w:hAnsiTheme="minorHAnsi"/>
                <w:sz w:val="18"/>
                <w:szCs w:val="18"/>
              </w:rPr>
            </w:pPr>
            <w:r>
              <w:rPr>
                <w:rFonts w:asciiTheme="minorHAnsi" w:hAnsiTheme="minorHAnsi"/>
                <w:sz w:val="18"/>
                <w:szCs w:val="18"/>
              </w:rPr>
              <w:t>07</w:t>
            </w:r>
          </w:p>
        </w:tc>
        <w:tc>
          <w:tcPr>
            <w:tcW w:w="10465" w:type="dxa"/>
            <w:gridSpan w:val="2"/>
            <w:vAlign w:val="center"/>
          </w:tcPr>
          <w:p w14:paraId="126516B6" w14:textId="0E1C62F4" w:rsidR="00F13E77" w:rsidRPr="00F13E77" w:rsidRDefault="009E6E03" w:rsidP="008C24AF">
            <w:pPr>
              <w:keepNext/>
              <w:rPr>
                <w:rFonts w:asciiTheme="minorHAnsi" w:hAnsiTheme="minorHAnsi"/>
                <w:sz w:val="18"/>
                <w:szCs w:val="18"/>
              </w:rPr>
            </w:pPr>
            <w:r w:rsidRPr="00F13E77">
              <w:rPr>
                <w:rFonts w:asciiTheme="minorHAnsi" w:hAnsiTheme="minorHAnsi"/>
                <w:sz w:val="18"/>
                <w:szCs w:val="18"/>
              </w:rPr>
              <w:t xml:space="preserve">Compliance Statement: &lt;&lt;if </w:t>
            </w:r>
            <w:r>
              <w:rPr>
                <w:rFonts w:asciiTheme="minorHAnsi" w:hAnsiTheme="minorHAnsi"/>
                <w:sz w:val="18"/>
                <w:szCs w:val="18"/>
              </w:rPr>
              <w:t>C</w:t>
            </w:r>
            <w:r w:rsidRPr="00F13E77">
              <w:rPr>
                <w:rFonts w:asciiTheme="minorHAnsi" w:hAnsiTheme="minorHAnsi"/>
                <w:sz w:val="18"/>
                <w:szCs w:val="18"/>
              </w:rPr>
              <w:t xml:space="preserve">02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01 </w:t>
            </w:r>
            <w:r w:rsidRPr="00F13E77">
              <w:rPr>
                <w:rFonts w:asciiTheme="minorHAnsi" w:hAnsiTheme="minorHAnsi"/>
                <w:b/>
                <w:i/>
                <w:sz w:val="18"/>
                <w:szCs w:val="18"/>
              </w:rPr>
              <w:t>and</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04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03 </w:t>
            </w:r>
            <w:r w:rsidRPr="00F13E77">
              <w:rPr>
                <w:rFonts w:asciiTheme="minorHAnsi" w:hAnsiTheme="minorHAnsi"/>
                <w:b/>
                <w:i/>
                <w:sz w:val="18"/>
                <w:szCs w:val="18"/>
              </w:rPr>
              <w:t>and</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06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05,</w:t>
            </w:r>
            <w:r>
              <w:rPr>
                <w:rFonts w:asciiTheme="minorHAnsi" w:hAnsiTheme="minorHAnsi"/>
                <w:sz w:val="18"/>
                <w:szCs w:val="18"/>
              </w:rPr>
              <w:t xml:space="preserve"> then report: </w:t>
            </w:r>
            <w:r w:rsidRPr="00F13E77">
              <w:rPr>
                <w:rFonts w:asciiTheme="minorHAnsi" w:hAnsiTheme="minorHAnsi"/>
                <w:sz w:val="18"/>
                <w:szCs w:val="18"/>
              </w:rPr>
              <w:t xml:space="preserve">“System Passes”; else </w:t>
            </w:r>
            <w:r>
              <w:rPr>
                <w:rFonts w:asciiTheme="minorHAnsi" w:hAnsiTheme="minorHAnsi"/>
                <w:sz w:val="18"/>
                <w:szCs w:val="18"/>
              </w:rPr>
              <w:t>report:</w:t>
            </w:r>
            <w:r w:rsidRPr="00F13E77">
              <w:rPr>
                <w:rFonts w:asciiTheme="minorHAnsi" w:hAnsiTheme="minorHAnsi"/>
                <w:sz w:val="18"/>
                <w:szCs w:val="18"/>
              </w:rPr>
              <w:t xml:space="preserve"> “System Fails”</w:t>
            </w:r>
          </w:p>
        </w:tc>
      </w:tr>
    </w:tbl>
    <w:p w14:paraId="126516B8" w14:textId="77777777" w:rsidR="009E6E03" w:rsidRDefault="009E6E03">
      <w:pPr>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10465"/>
      </w:tblGrid>
      <w:tr w:rsidR="00F13E77" w:rsidRPr="00F13E77" w14:paraId="126516BA" w14:textId="77777777" w:rsidTr="6FBB71CF">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5AACA8EB" w14:textId="77777777" w:rsidR="00F13E77" w:rsidRDefault="000D2D90" w:rsidP="00F13E77">
            <w:pPr>
              <w:keepNext/>
              <w:rPr>
                <w:ins w:id="78" w:author="Alhabibi, Haider@Energy" w:date="2022-03-24T18:08:00Z"/>
                <w:rFonts w:asciiTheme="minorHAnsi" w:hAnsiTheme="minorHAnsi"/>
                <w:b/>
                <w:sz w:val="18"/>
                <w:szCs w:val="18"/>
              </w:rPr>
            </w:pPr>
            <w:r>
              <w:rPr>
                <w:rFonts w:asciiTheme="minorHAnsi" w:hAnsiTheme="minorHAnsi"/>
                <w:b/>
                <w:sz w:val="18"/>
                <w:szCs w:val="18"/>
              </w:rPr>
              <w:t>D</w:t>
            </w:r>
            <w:r w:rsidR="00215DA5">
              <w:rPr>
                <w:rFonts w:asciiTheme="minorHAnsi" w:hAnsiTheme="minorHAnsi"/>
                <w:b/>
                <w:sz w:val="18"/>
                <w:szCs w:val="18"/>
              </w:rPr>
              <w:t>.</w:t>
            </w:r>
            <w:r>
              <w:rPr>
                <w:rFonts w:asciiTheme="minorHAnsi" w:hAnsiTheme="minorHAnsi"/>
                <w:b/>
                <w:sz w:val="18"/>
                <w:szCs w:val="18"/>
              </w:rPr>
              <w:t xml:space="preserve"> </w:t>
            </w:r>
            <w:r w:rsidR="00F13E77" w:rsidRPr="00E11A14">
              <w:rPr>
                <w:rFonts w:asciiTheme="minorHAnsi" w:hAnsiTheme="minorHAnsi"/>
                <w:b/>
                <w:sz w:val="18"/>
                <w:szCs w:val="18"/>
              </w:rPr>
              <w:t>Additional Requirements</w:t>
            </w:r>
            <w:r w:rsidR="00E11A14" w:rsidRPr="00E11A14">
              <w:rPr>
                <w:rFonts w:asciiTheme="minorHAnsi" w:hAnsiTheme="minorHAnsi"/>
                <w:b/>
                <w:sz w:val="18"/>
                <w:szCs w:val="18"/>
              </w:rPr>
              <w:t xml:space="preserve"> </w:t>
            </w:r>
            <w:r w:rsidR="00225CB8">
              <w:rPr>
                <w:rFonts w:asciiTheme="minorHAnsi" w:hAnsiTheme="minorHAnsi"/>
                <w:b/>
                <w:sz w:val="18"/>
                <w:szCs w:val="18"/>
              </w:rPr>
              <w:t>f</w:t>
            </w:r>
            <w:r w:rsidR="00E11A14" w:rsidRPr="00E11A14">
              <w:rPr>
                <w:rFonts w:asciiTheme="minorHAnsi" w:hAnsiTheme="minorHAnsi"/>
                <w:b/>
                <w:sz w:val="18"/>
                <w:szCs w:val="18"/>
              </w:rPr>
              <w:t>or Compliance</w:t>
            </w:r>
          </w:p>
          <w:p w14:paraId="126516B9" w14:textId="50916A75" w:rsidR="00856418" w:rsidRPr="00856418" w:rsidRDefault="00856418" w:rsidP="00F13E77">
            <w:pPr>
              <w:keepNext/>
              <w:rPr>
                <w:rFonts w:asciiTheme="minorHAnsi" w:hAnsiTheme="minorHAnsi"/>
                <w:bCs/>
                <w:sz w:val="18"/>
                <w:szCs w:val="18"/>
              </w:rPr>
            </w:pPr>
            <w:ins w:id="79" w:author="Alhabibi, Haider@Energy" w:date="2022-03-24T18:09:00Z">
              <w:r w:rsidRPr="00856418">
                <w:rPr>
                  <w:rFonts w:asciiTheme="minorHAnsi" w:hAnsiTheme="minorHAnsi"/>
                  <w:bCs/>
                  <w:sz w:val="18"/>
                  <w:szCs w:val="18"/>
                </w:rPr>
                <w:t>&lt;&lt;Static Text - see the top&gt;&gt;</w:t>
              </w:r>
            </w:ins>
          </w:p>
        </w:tc>
      </w:tr>
      <w:tr w:rsidR="00F13E77" w:rsidRPr="00F13E77" w:rsidDel="00856418" w14:paraId="126516BD" w14:textId="0574681A" w:rsidTr="6FBB71CF">
        <w:trPr>
          <w:cantSplit/>
          <w:trHeight w:val="144"/>
          <w:del w:id="80" w:author="Alhabibi, Haider@Energy" w:date="2022-03-24T18:09:00Z"/>
        </w:trPr>
        <w:tc>
          <w:tcPr>
            <w:tcW w:w="565" w:type="dxa"/>
            <w:tcBorders>
              <w:top w:val="single" w:sz="4" w:space="0" w:color="auto"/>
              <w:left w:val="single" w:sz="4" w:space="0" w:color="auto"/>
              <w:bottom w:val="single" w:sz="4" w:space="0" w:color="auto"/>
              <w:right w:val="single" w:sz="4" w:space="0" w:color="auto"/>
            </w:tcBorders>
            <w:vAlign w:val="center"/>
          </w:tcPr>
          <w:p w14:paraId="126516BB" w14:textId="1EBA5CFE" w:rsidR="00F13E77" w:rsidRPr="00F13E77" w:rsidDel="00856418" w:rsidRDefault="00E11A14" w:rsidP="00F13E77">
            <w:pPr>
              <w:jc w:val="center"/>
              <w:rPr>
                <w:del w:id="81" w:author="Alhabibi, Haider@Energy" w:date="2022-03-24T18:09:00Z"/>
                <w:rFonts w:asciiTheme="minorHAnsi" w:hAnsiTheme="minorHAnsi"/>
                <w:sz w:val="18"/>
                <w:szCs w:val="18"/>
              </w:rPr>
            </w:pPr>
            <w:del w:id="82" w:author="Alhabibi, Haider@Energy" w:date="2022-03-24T18:09:00Z">
              <w:r w:rsidDel="00856418">
                <w:rPr>
                  <w:rFonts w:asciiTheme="minorHAnsi" w:hAnsiTheme="minorHAnsi"/>
                  <w:sz w:val="18"/>
                  <w:szCs w:val="18"/>
                </w:rPr>
                <w:delText>01</w:delText>
              </w:r>
            </w:del>
          </w:p>
        </w:tc>
        <w:tc>
          <w:tcPr>
            <w:tcW w:w="10465" w:type="dxa"/>
            <w:tcBorders>
              <w:top w:val="single" w:sz="4" w:space="0" w:color="auto"/>
              <w:left w:val="single" w:sz="4" w:space="0" w:color="auto"/>
              <w:bottom w:val="single" w:sz="4" w:space="0" w:color="auto"/>
              <w:right w:val="single" w:sz="4" w:space="0" w:color="auto"/>
            </w:tcBorders>
            <w:vAlign w:val="center"/>
          </w:tcPr>
          <w:p w14:paraId="126516BC" w14:textId="547E1EE7" w:rsidR="00F13E77" w:rsidRPr="00F13E77" w:rsidDel="00856418" w:rsidRDefault="36A92AEC" w:rsidP="6FBB71CF">
            <w:pPr>
              <w:keepNext/>
              <w:rPr>
                <w:del w:id="83" w:author="Alhabibi, Haider@Energy" w:date="2022-03-24T18:09:00Z"/>
                <w:rFonts w:asciiTheme="minorHAnsi" w:hAnsiTheme="minorHAnsi"/>
                <w:sz w:val="18"/>
                <w:szCs w:val="18"/>
              </w:rPr>
            </w:pPr>
            <w:del w:id="84" w:author="Alhabibi, Haider@Energy" w:date="2022-03-24T18:09:00Z">
              <w:r w:rsidRPr="6FBB71CF" w:rsidDel="00856418">
                <w:rPr>
                  <w:rFonts w:asciiTheme="minorHAnsi" w:hAnsiTheme="minorHAnsi"/>
                  <w:sz w:val="18"/>
                  <w:szCs w:val="18"/>
                </w:rPr>
                <w:delText xml:space="preserve">Qualification for the Alternative to Section </w:delText>
              </w:r>
            </w:del>
            <w:del w:id="85" w:author="Alhabibi, Haider@Energy" w:date="2022-03-14T22:58:00Z">
              <w:r w:rsidR="005B7081" w:rsidRPr="6FBB71CF" w:rsidDel="36A92AEC">
                <w:rPr>
                  <w:rFonts w:asciiTheme="minorHAnsi" w:hAnsiTheme="minorHAnsi"/>
                  <w:sz w:val="18"/>
                  <w:szCs w:val="18"/>
                </w:rPr>
                <w:delText xml:space="preserve">150.0(m)13B </w:delText>
              </w:r>
            </w:del>
            <w:del w:id="86" w:author="Alhabibi, Haider@Energy" w:date="2022-03-24T18:09:00Z">
              <w:r w:rsidR="64128C2E" w:rsidRPr="6FBB71CF" w:rsidDel="00856418">
                <w:rPr>
                  <w:rFonts w:asciiTheme="minorHAnsi" w:hAnsiTheme="minorHAnsi"/>
                  <w:sz w:val="18"/>
                  <w:szCs w:val="18"/>
                </w:rPr>
                <w:delText xml:space="preserve">and </w:delText>
              </w:r>
            </w:del>
            <w:del w:id="87" w:author="Alhabibi, Haider@Energy" w:date="2022-03-14T22:58:00Z">
              <w:r w:rsidR="005B7081" w:rsidRPr="6FBB71CF" w:rsidDel="64128C2E">
                <w:rPr>
                  <w:rFonts w:asciiTheme="minorHAnsi" w:hAnsiTheme="minorHAnsi"/>
                  <w:sz w:val="18"/>
                  <w:szCs w:val="18"/>
                </w:rPr>
                <w:delText xml:space="preserve">D </w:delText>
              </w:r>
            </w:del>
            <w:del w:id="88" w:author="Alhabibi, Haider@Energy" w:date="2022-03-24T18:09:00Z">
              <w:r w:rsidRPr="6FBB71CF" w:rsidDel="00856418">
                <w:rPr>
                  <w:rFonts w:asciiTheme="minorHAnsi" w:hAnsiTheme="minorHAnsi"/>
                  <w:sz w:val="18"/>
                  <w:szCs w:val="18"/>
                </w:rPr>
                <w:delText xml:space="preserve">requires that the ducted </w:delText>
              </w:r>
              <w:r w:rsidR="50B447CC" w:rsidRPr="6FBB71CF" w:rsidDel="00856418">
                <w:rPr>
                  <w:rFonts w:asciiTheme="minorHAnsi" w:hAnsiTheme="minorHAnsi"/>
                  <w:sz w:val="18"/>
                  <w:szCs w:val="18"/>
                </w:rPr>
                <w:delText xml:space="preserve">space conditioning system </w:delText>
              </w:r>
              <w:r w:rsidRPr="6FBB71CF" w:rsidDel="00856418">
                <w:rPr>
                  <w:rFonts w:asciiTheme="minorHAnsi" w:hAnsiTheme="minorHAnsi"/>
                  <w:sz w:val="18"/>
                  <w:szCs w:val="18"/>
                </w:rPr>
                <w:delText>shall</w:delText>
              </w:r>
              <w:r w:rsidR="50B447CC" w:rsidRPr="6FBB71CF" w:rsidDel="00856418">
                <w:rPr>
                  <w:rFonts w:asciiTheme="minorHAnsi" w:hAnsiTheme="minorHAnsi"/>
                  <w:sz w:val="18"/>
                  <w:szCs w:val="18"/>
                </w:rPr>
                <w:delText xml:space="preserve"> not use zoning dampers</w:delText>
              </w:r>
              <w:r w:rsidRPr="6FBB71CF" w:rsidDel="00856418">
                <w:rPr>
                  <w:rFonts w:asciiTheme="minorHAnsi" w:hAnsiTheme="minorHAnsi"/>
                  <w:sz w:val="18"/>
                  <w:szCs w:val="18"/>
                </w:rPr>
                <w:delText xml:space="preserve">.  Systems that use zoning dampers shall comply with the requirements of Section </w:delText>
              </w:r>
            </w:del>
            <w:ins w:id="89" w:author="Moua, Cheng@Energy" w:date="2022-03-24T17:52:00Z">
              <w:del w:id="90" w:author="Alhabibi, Haider@Energy" w:date="2022-03-24T18:09:00Z">
                <w:r w:rsidR="1C6C2F70" w:rsidRPr="6FBB71CF" w:rsidDel="00856418">
                  <w:rPr>
                    <w:rFonts w:asciiTheme="minorHAnsi" w:hAnsiTheme="minorHAnsi"/>
                    <w:sz w:val="18"/>
                    <w:szCs w:val="18"/>
                  </w:rPr>
                  <w:delText>iii</w:delText>
                </w:r>
              </w:del>
            </w:ins>
            <w:del w:id="91" w:author="Alhabibi, Haider@Energy" w:date="2022-03-14T23:01:00Z">
              <w:r w:rsidR="005B7081" w:rsidRPr="6FBB71CF" w:rsidDel="36A92AEC">
                <w:rPr>
                  <w:rFonts w:asciiTheme="minorHAnsi" w:hAnsiTheme="minorHAnsi"/>
                  <w:sz w:val="18"/>
                  <w:szCs w:val="18"/>
                </w:rPr>
                <w:delText>150.0(m)1</w:delText>
              </w:r>
              <w:r w:rsidR="005B7081" w:rsidRPr="6FBB71CF" w:rsidDel="2D893DD3">
                <w:rPr>
                  <w:rFonts w:asciiTheme="minorHAnsi" w:hAnsiTheme="minorHAnsi"/>
                  <w:sz w:val="18"/>
                  <w:szCs w:val="18"/>
                </w:rPr>
                <w:delText>3</w:delText>
              </w:r>
            </w:del>
            <w:del w:id="92" w:author="Alhabibi, Haider@Energy" w:date="2022-03-24T18:09:00Z">
              <w:r w:rsidRPr="6FBB71CF" w:rsidDel="00856418">
                <w:rPr>
                  <w:rFonts w:asciiTheme="minorHAnsi" w:hAnsiTheme="minorHAnsi"/>
                  <w:sz w:val="18"/>
                  <w:szCs w:val="18"/>
                </w:rPr>
                <w:delText>.</w:delText>
              </w:r>
            </w:del>
          </w:p>
        </w:tc>
      </w:tr>
      <w:tr w:rsidR="00F13E77" w:rsidRPr="00F13E77" w:rsidDel="00856418" w14:paraId="126516C0" w14:textId="2095BFEC" w:rsidTr="6FBB71CF">
        <w:trPr>
          <w:cantSplit/>
          <w:trHeight w:val="144"/>
          <w:del w:id="93" w:author="Alhabibi, Haider@Energy" w:date="2022-03-24T18:09:00Z"/>
        </w:trPr>
        <w:tc>
          <w:tcPr>
            <w:tcW w:w="565" w:type="dxa"/>
            <w:tcBorders>
              <w:top w:val="single" w:sz="4" w:space="0" w:color="auto"/>
              <w:left w:val="single" w:sz="4" w:space="0" w:color="auto"/>
              <w:bottom w:val="single" w:sz="4" w:space="0" w:color="auto"/>
              <w:right w:val="single" w:sz="4" w:space="0" w:color="auto"/>
            </w:tcBorders>
            <w:vAlign w:val="center"/>
          </w:tcPr>
          <w:p w14:paraId="126516BE" w14:textId="371D791B" w:rsidR="00F13E77" w:rsidRPr="00F13E77" w:rsidDel="00856418" w:rsidRDefault="00E11A14" w:rsidP="00E11A14">
            <w:pPr>
              <w:jc w:val="center"/>
              <w:rPr>
                <w:del w:id="94" w:author="Alhabibi, Haider@Energy" w:date="2022-03-24T18:09:00Z"/>
                <w:rFonts w:asciiTheme="minorHAnsi" w:hAnsiTheme="minorHAnsi"/>
                <w:sz w:val="18"/>
                <w:szCs w:val="18"/>
              </w:rPr>
            </w:pPr>
            <w:del w:id="95" w:author="Alhabibi, Haider@Energy" w:date="2022-03-24T18:09:00Z">
              <w:r w:rsidDel="00856418">
                <w:rPr>
                  <w:rFonts w:asciiTheme="minorHAnsi" w:hAnsiTheme="minorHAnsi"/>
                  <w:sz w:val="18"/>
                  <w:szCs w:val="18"/>
                </w:rPr>
                <w:delText>02</w:delText>
              </w:r>
            </w:del>
          </w:p>
        </w:tc>
        <w:tc>
          <w:tcPr>
            <w:tcW w:w="10465" w:type="dxa"/>
            <w:tcBorders>
              <w:top w:val="single" w:sz="4" w:space="0" w:color="auto"/>
              <w:left w:val="single" w:sz="4" w:space="0" w:color="auto"/>
              <w:bottom w:val="single" w:sz="4" w:space="0" w:color="auto"/>
              <w:right w:val="single" w:sz="4" w:space="0" w:color="auto"/>
            </w:tcBorders>
            <w:vAlign w:val="center"/>
          </w:tcPr>
          <w:p w14:paraId="126516BF" w14:textId="675770F8" w:rsidR="00F13E77" w:rsidRPr="00F13E77" w:rsidDel="00856418" w:rsidRDefault="00F13E77" w:rsidP="005B7081">
            <w:pPr>
              <w:keepNext/>
              <w:rPr>
                <w:del w:id="96" w:author="Alhabibi, Haider@Energy" w:date="2022-03-24T18:09:00Z"/>
                <w:rFonts w:asciiTheme="minorHAnsi" w:hAnsiTheme="minorHAnsi"/>
                <w:sz w:val="18"/>
                <w:szCs w:val="18"/>
              </w:rPr>
            </w:pPr>
            <w:del w:id="97" w:author="Alhabibi, Haider@Energy" w:date="2022-03-24T18:09:00Z">
              <w:r w:rsidRPr="00F13E77" w:rsidDel="00856418">
                <w:rPr>
                  <w:rFonts w:asciiTheme="minorHAnsi" w:hAnsiTheme="minorHAnsi"/>
                  <w:sz w:val="18"/>
                  <w:szCs w:val="18"/>
                </w:rPr>
                <w:delText xml:space="preserve">The return duct length for each return air filter grille </w:delText>
              </w:r>
              <w:r w:rsidR="005B7081" w:rsidDel="00856418">
                <w:rPr>
                  <w:rFonts w:asciiTheme="minorHAnsi" w:hAnsiTheme="minorHAnsi"/>
                  <w:sz w:val="18"/>
                  <w:szCs w:val="18"/>
                </w:rPr>
                <w:delText>shall</w:delText>
              </w:r>
              <w:r w:rsidRPr="00F13E77" w:rsidDel="00856418">
                <w:rPr>
                  <w:rFonts w:asciiTheme="minorHAnsi" w:hAnsiTheme="minorHAnsi"/>
                  <w:sz w:val="18"/>
                  <w:szCs w:val="18"/>
                </w:rPr>
                <w:delText xml:space="preserve"> not exceed 30 linear feet.</w:delText>
              </w:r>
            </w:del>
          </w:p>
        </w:tc>
      </w:tr>
      <w:tr w:rsidR="00F13E77" w:rsidRPr="00F13E77" w:rsidDel="00856418" w14:paraId="126516C3" w14:textId="743E8BB6" w:rsidTr="6FBB71CF">
        <w:trPr>
          <w:cantSplit/>
          <w:trHeight w:val="144"/>
          <w:del w:id="98" w:author="Alhabibi, Haider@Energy" w:date="2022-03-24T18:09:00Z"/>
        </w:trPr>
        <w:tc>
          <w:tcPr>
            <w:tcW w:w="565" w:type="dxa"/>
            <w:tcBorders>
              <w:top w:val="single" w:sz="4" w:space="0" w:color="auto"/>
              <w:left w:val="single" w:sz="4" w:space="0" w:color="auto"/>
              <w:bottom w:val="single" w:sz="4" w:space="0" w:color="auto"/>
              <w:right w:val="single" w:sz="4" w:space="0" w:color="auto"/>
            </w:tcBorders>
            <w:vAlign w:val="center"/>
          </w:tcPr>
          <w:p w14:paraId="126516C1" w14:textId="47897508" w:rsidR="00F13E77" w:rsidRPr="00F13E77" w:rsidDel="00856418" w:rsidRDefault="00E11A14" w:rsidP="00F13E77">
            <w:pPr>
              <w:jc w:val="center"/>
              <w:rPr>
                <w:del w:id="99" w:author="Alhabibi, Haider@Energy" w:date="2022-03-24T18:09:00Z"/>
                <w:rFonts w:asciiTheme="minorHAnsi" w:hAnsiTheme="minorHAnsi"/>
                <w:sz w:val="18"/>
                <w:szCs w:val="18"/>
              </w:rPr>
            </w:pPr>
            <w:del w:id="100" w:author="Alhabibi, Haider@Energy" w:date="2022-03-24T18:09:00Z">
              <w:r w:rsidDel="00856418">
                <w:rPr>
                  <w:rFonts w:asciiTheme="minorHAnsi" w:hAnsiTheme="minorHAnsi"/>
                  <w:sz w:val="18"/>
                  <w:szCs w:val="18"/>
                </w:rPr>
                <w:delText>03</w:delText>
              </w:r>
            </w:del>
          </w:p>
        </w:tc>
        <w:tc>
          <w:tcPr>
            <w:tcW w:w="10465" w:type="dxa"/>
            <w:tcBorders>
              <w:top w:val="single" w:sz="4" w:space="0" w:color="auto"/>
              <w:left w:val="single" w:sz="4" w:space="0" w:color="auto"/>
              <w:bottom w:val="single" w:sz="4" w:space="0" w:color="auto"/>
              <w:right w:val="single" w:sz="4" w:space="0" w:color="auto"/>
            </w:tcBorders>
            <w:vAlign w:val="center"/>
          </w:tcPr>
          <w:p w14:paraId="126516C2" w14:textId="0EC69B3F" w:rsidR="00F13E77" w:rsidRPr="00F13E77" w:rsidDel="00856418" w:rsidRDefault="00F13E77" w:rsidP="005B7081">
            <w:pPr>
              <w:keepNext/>
              <w:rPr>
                <w:del w:id="101" w:author="Alhabibi, Haider@Energy" w:date="2022-03-24T18:09:00Z"/>
                <w:rFonts w:asciiTheme="minorHAnsi" w:hAnsiTheme="minorHAnsi"/>
                <w:sz w:val="18"/>
                <w:szCs w:val="18"/>
              </w:rPr>
            </w:pPr>
            <w:del w:id="102" w:author="Alhabibi, Haider@Energy" w:date="2022-03-24T18:09:00Z">
              <w:r w:rsidRPr="00F13E77" w:rsidDel="00856418">
                <w:rPr>
                  <w:rFonts w:asciiTheme="minorHAnsi" w:hAnsiTheme="minorHAnsi"/>
                  <w:sz w:val="18"/>
                  <w:szCs w:val="18"/>
                </w:rPr>
                <w:delText>The return duct</w:delText>
              </w:r>
              <w:r w:rsidR="005B7081" w:rsidDel="00856418">
                <w:rPr>
                  <w:rFonts w:asciiTheme="minorHAnsi" w:hAnsiTheme="minorHAnsi"/>
                  <w:sz w:val="18"/>
                  <w:szCs w:val="18"/>
                </w:rPr>
                <w:delText>(s)</w:delText>
              </w:r>
              <w:r w:rsidRPr="00F13E77" w:rsidDel="00856418">
                <w:rPr>
                  <w:rFonts w:asciiTheme="minorHAnsi" w:hAnsiTheme="minorHAnsi"/>
                  <w:sz w:val="18"/>
                  <w:szCs w:val="18"/>
                </w:rPr>
                <w:delText xml:space="preserve"> </w:delText>
              </w:r>
              <w:r w:rsidR="005B7081" w:rsidDel="00856418">
                <w:rPr>
                  <w:rFonts w:asciiTheme="minorHAnsi" w:hAnsiTheme="minorHAnsi"/>
                  <w:sz w:val="18"/>
                  <w:szCs w:val="18"/>
                </w:rPr>
                <w:delText>shall</w:delText>
              </w:r>
              <w:r w:rsidRPr="00F13E77" w:rsidDel="00856418">
                <w:rPr>
                  <w:rFonts w:asciiTheme="minorHAnsi" w:hAnsiTheme="minorHAnsi"/>
                  <w:sz w:val="18"/>
                  <w:szCs w:val="18"/>
                </w:rPr>
                <w:delText xml:space="preserve"> not contain more than</w:delText>
              </w:r>
              <w:r w:rsidR="005B7081" w:rsidDel="00856418">
                <w:rPr>
                  <w:rFonts w:asciiTheme="minorHAnsi" w:hAnsiTheme="minorHAnsi"/>
                  <w:sz w:val="18"/>
                  <w:szCs w:val="18"/>
                </w:rPr>
                <w:delText xml:space="preserve"> a total of 180</w:delText>
              </w:r>
              <w:r w:rsidR="00A3339B" w:rsidDel="00856418">
                <w:rPr>
                  <w:rFonts w:asciiTheme="minorHAnsi" w:hAnsiTheme="minorHAnsi"/>
                  <w:sz w:val="18"/>
                  <w:szCs w:val="18"/>
                </w:rPr>
                <w:delText>°</w:delText>
              </w:r>
              <w:r w:rsidR="005B7081" w:rsidDel="00856418">
                <w:rPr>
                  <w:rFonts w:asciiTheme="minorHAnsi" w:hAnsiTheme="minorHAnsi"/>
                  <w:sz w:val="18"/>
                  <w:szCs w:val="18"/>
                </w:rPr>
                <w:delText xml:space="preserve"> of bend</w:delText>
              </w:r>
              <w:r w:rsidRPr="00F13E77" w:rsidDel="00856418">
                <w:rPr>
                  <w:rFonts w:asciiTheme="minorHAnsi" w:hAnsiTheme="minorHAnsi"/>
                  <w:sz w:val="18"/>
                  <w:szCs w:val="18"/>
                </w:rPr>
                <w:delText>.</w:delText>
              </w:r>
            </w:del>
          </w:p>
        </w:tc>
      </w:tr>
      <w:tr w:rsidR="00F13E77" w:rsidRPr="00F13E77" w:rsidDel="00856418" w14:paraId="126516C6" w14:textId="05F52485" w:rsidTr="6FBB71CF">
        <w:trPr>
          <w:cantSplit/>
          <w:trHeight w:val="144"/>
          <w:del w:id="103" w:author="Alhabibi, Haider@Energy" w:date="2022-03-24T18:09:00Z"/>
        </w:trPr>
        <w:tc>
          <w:tcPr>
            <w:tcW w:w="565" w:type="dxa"/>
            <w:tcBorders>
              <w:top w:val="single" w:sz="4" w:space="0" w:color="auto"/>
              <w:left w:val="single" w:sz="4" w:space="0" w:color="auto"/>
              <w:bottom w:val="single" w:sz="4" w:space="0" w:color="auto"/>
              <w:right w:val="single" w:sz="4" w:space="0" w:color="auto"/>
            </w:tcBorders>
            <w:vAlign w:val="center"/>
          </w:tcPr>
          <w:p w14:paraId="126516C4" w14:textId="18D03870" w:rsidR="00F13E77" w:rsidRPr="00F13E77" w:rsidDel="00856418" w:rsidRDefault="00E11A14" w:rsidP="00F13E77">
            <w:pPr>
              <w:jc w:val="center"/>
              <w:rPr>
                <w:del w:id="104" w:author="Alhabibi, Haider@Energy" w:date="2022-03-24T18:09:00Z"/>
                <w:rFonts w:asciiTheme="minorHAnsi" w:hAnsiTheme="minorHAnsi"/>
                <w:sz w:val="18"/>
                <w:szCs w:val="18"/>
              </w:rPr>
            </w:pPr>
            <w:del w:id="105" w:author="Alhabibi, Haider@Energy" w:date="2022-03-24T18:09:00Z">
              <w:r w:rsidDel="00856418">
                <w:rPr>
                  <w:rFonts w:asciiTheme="minorHAnsi" w:hAnsiTheme="minorHAnsi"/>
                  <w:sz w:val="18"/>
                  <w:szCs w:val="18"/>
                </w:rPr>
                <w:delText>04</w:delText>
              </w:r>
            </w:del>
          </w:p>
        </w:tc>
        <w:tc>
          <w:tcPr>
            <w:tcW w:w="10465" w:type="dxa"/>
            <w:tcBorders>
              <w:top w:val="single" w:sz="4" w:space="0" w:color="auto"/>
              <w:left w:val="single" w:sz="4" w:space="0" w:color="auto"/>
              <w:bottom w:val="single" w:sz="4" w:space="0" w:color="auto"/>
              <w:right w:val="single" w:sz="4" w:space="0" w:color="auto"/>
            </w:tcBorders>
            <w:vAlign w:val="center"/>
          </w:tcPr>
          <w:p w14:paraId="126516C5" w14:textId="0201465E" w:rsidR="00F13E77" w:rsidRPr="00F13E77" w:rsidDel="00856418" w:rsidRDefault="00F13E77" w:rsidP="005B7081">
            <w:pPr>
              <w:keepNext/>
              <w:rPr>
                <w:del w:id="106" w:author="Alhabibi, Haider@Energy" w:date="2022-03-24T18:09:00Z"/>
                <w:rFonts w:asciiTheme="minorHAnsi" w:hAnsiTheme="minorHAnsi"/>
                <w:sz w:val="18"/>
                <w:szCs w:val="18"/>
              </w:rPr>
            </w:pPr>
            <w:del w:id="107" w:author="Alhabibi, Haider@Energy" w:date="2022-03-24T18:09:00Z">
              <w:r w:rsidRPr="00F13E77" w:rsidDel="00856418">
                <w:rPr>
                  <w:rFonts w:asciiTheme="minorHAnsi" w:hAnsiTheme="minorHAnsi"/>
                  <w:sz w:val="18"/>
                  <w:szCs w:val="18"/>
                </w:rPr>
                <w:delText>If the return duct contains more than 90</w:delText>
              </w:r>
              <w:r w:rsidR="00A3339B" w:rsidDel="00856418">
                <w:rPr>
                  <w:rFonts w:asciiTheme="minorHAnsi" w:hAnsiTheme="minorHAnsi"/>
                  <w:sz w:val="18"/>
                  <w:szCs w:val="18"/>
                </w:rPr>
                <w:delText>°</w:delText>
              </w:r>
              <w:r w:rsidRPr="00F13E77" w:rsidDel="00856418">
                <w:rPr>
                  <w:rFonts w:asciiTheme="minorHAnsi" w:hAnsiTheme="minorHAnsi"/>
                  <w:sz w:val="18"/>
                  <w:szCs w:val="18"/>
                </w:rPr>
                <w:delText xml:space="preserve"> of bend, one of the bends </w:delText>
              </w:r>
              <w:r w:rsidR="005B7081" w:rsidDel="00856418">
                <w:rPr>
                  <w:rFonts w:asciiTheme="minorHAnsi" w:hAnsiTheme="minorHAnsi"/>
                  <w:sz w:val="18"/>
                  <w:szCs w:val="18"/>
                </w:rPr>
                <w:delText>shall</w:delText>
              </w:r>
              <w:r w:rsidRPr="00F13E77" w:rsidDel="00856418">
                <w:rPr>
                  <w:rFonts w:asciiTheme="minorHAnsi" w:hAnsiTheme="minorHAnsi"/>
                  <w:sz w:val="18"/>
                  <w:szCs w:val="18"/>
                </w:rPr>
                <w:delText xml:space="preserve"> be a metal elbow.</w:delText>
              </w:r>
            </w:del>
          </w:p>
        </w:tc>
      </w:tr>
      <w:tr w:rsidR="00F13E77" w:rsidRPr="00F13E77" w:rsidDel="00856418" w14:paraId="126516C9" w14:textId="782162EC" w:rsidTr="6FBB71CF">
        <w:trPr>
          <w:cantSplit/>
          <w:trHeight w:val="144"/>
          <w:del w:id="108" w:author="Alhabibi, Haider@Energy" w:date="2022-03-24T18:09:00Z"/>
        </w:trPr>
        <w:tc>
          <w:tcPr>
            <w:tcW w:w="565" w:type="dxa"/>
            <w:tcBorders>
              <w:top w:val="single" w:sz="4" w:space="0" w:color="auto"/>
              <w:left w:val="single" w:sz="4" w:space="0" w:color="auto"/>
              <w:bottom w:val="single" w:sz="4" w:space="0" w:color="auto"/>
              <w:right w:val="single" w:sz="4" w:space="0" w:color="auto"/>
            </w:tcBorders>
            <w:vAlign w:val="center"/>
          </w:tcPr>
          <w:p w14:paraId="126516C7" w14:textId="55AAF65F" w:rsidR="00F13E77" w:rsidRPr="00F13E77" w:rsidDel="00856418" w:rsidRDefault="00E11A14" w:rsidP="00F13E77">
            <w:pPr>
              <w:jc w:val="center"/>
              <w:rPr>
                <w:del w:id="109" w:author="Alhabibi, Haider@Energy" w:date="2022-03-24T18:09:00Z"/>
                <w:rFonts w:asciiTheme="minorHAnsi" w:hAnsiTheme="minorHAnsi"/>
                <w:sz w:val="18"/>
                <w:szCs w:val="18"/>
              </w:rPr>
            </w:pPr>
            <w:del w:id="110" w:author="Alhabibi, Haider@Energy" w:date="2022-03-24T18:09:00Z">
              <w:r w:rsidDel="00856418">
                <w:rPr>
                  <w:rFonts w:asciiTheme="minorHAnsi" w:hAnsiTheme="minorHAnsi"/>
                  <w:sz w:val="18"/>
                  <w:szCs w:val="18"/>
                </w:rPr>
                <w:delText>05</w:delText>
              </w:r>
            </w:del>
          </w:p>
        </w:tc>
        <w:tc>
          <w:tcPr>
            <w:tcW w:w="10465" w:type="dxa"/>
            <w:tcBorders>
              <w:top w:val="single" w:sz="4" w:space="0" w:color="auto"/>
              <w:left w:val="single" w:sz="4" w:space="0" w:color="auto"/>
              <w:bottom w:val="single" w:sz="4" w:space="0" w:color="auto"/>
              <w:right w:val="single" w:sz="4" w:space="0" w:color="auto"/>
            </w:tcBorders>
            <w:vAlign w:val="center"/>
          </w:tcPr>
          <w:p w14:paraId="126516C8" w14:textId="514FA95E" w:rsidR="00F13E77" w:rsidRPr="00F13E77" w:rsidDel="00856418" w:rsidRDefault="005B7081" w:rsidP="004A71EA">
            <w:pPr>
              <w:keepNext/>
              <w:rPr>
                <w:del w:id="111" w:author="Alhabibi, Haider@Energy" w:date="2022-03-24T18:09:00Z"/>
                <w:rFonts w:asciiTheme="minorHAnsi" w:hAnsiTheme="minorHAnsi"/>
                <w:sz w:val="18"/>
                <w:szCs w:val="18"/>
              </w:rPr>
            </w:pPr>
            <w:del w:id="112" w:author="Alhabibi, Haider@Energy" w:date="2022-03-24T18:09:00Z">
              <w:r w:rsidRPr="005B7081" w:rsidDel="00856418">
                <w:rPr>
                  <w:rFonts w:asciiTheme="minorHAnsi" w:hAnsiTheme="minorHAnsi"/>
                  <w:sz w:val="18"/>
                  <w:szCs w:val="18"/>
                </w:rPr>
                <w:delText xml:space="preserve">Return grille devices shall be labeled in accordance with the requirements in section </w:delText>
              </w:r>
            </w:del>
            <w:del w:id="113" w:author="Alhabibi, Haider@Energy" w:date="2022-03-14T23:02:00Z">
              <w:r w:rsidRPr="005B7081" w:rsidDel="00516934">
                <w:rPr>
                  <w:rFonts w:asciiTheme="minorHAnsi" w:hAnsiTheme="minorHAnsi"/>
                  <w:sz w:val="18"/>
                  <w:szCs w:val="18"/>
                </w:rPr>
                <w:delText>150.0(m)12</w:delText>
              </w:r>
            </w:del>
            <w:del w:id="114" w:author="Alhabibi, Haider@Energy" w:date="2022-03-24T18:09:00Z">
              <w:r w:rsidR="00216D6E" w:rsidDel="00856418">
                <w:rPr>
                  <w:rFonts w:asciiTheme="minorHAnsi" w:hAnsiTheme="minorHAnsi"/>
                  <w:sz w:val="18"/>
                  <w:szCs w:val="18"/>
                </w:rPr>
                <w:delText>Biv</w:delText>
              </w:r>
              <w:r w:rsidRPr="005B7081" w:rsidDel="00856418">
                <w:rPr>
                  <w:rFonts w:asciiTheme="minorHAnsi" w:hAnsiTheme="minorHAnsi"/>
                  <w:sz w:val="18"/>
                  <w:szCs w:val="18"/>
                </w:rPr>
                <w:delText xml:space="preserve"> to disclose the gri</w:delText>
              </w:r>
              <w:r w:rsidDel="00856418">
                <w:rPr>
                  <w:rFonts w:asciiTheme="minorHAnsi" w:hAnsiTheme="minorHAnsi"/>
                  <w:sz w:val="18"/>
                  <w:szCs w:val="18"/>
                </w:rPr>
                <w:delText xml:space="preserve">lle's design airflow rate and a </w:delText>
              </w:r>
              <w:r w:rsidRPr="005B7081" w:rsidDel="00856418">
                <w:rPr>
                  <w:rFonts w:asciiTheme="minorHAnsi" w:hAnsiTheme="minorHAnsi"/>
                  <w:sz w:val="18"/>
                  <w:szCs w:val="18"/>
                </w:rPr>
                <w:delText xml:space="preserve">maximum allowable clean-filter pressure drop of </w:delText>
              </w:r>
              <w:r w:rsidR="00216D6E" w:rsidRPr="004A71EA" w:rsidDel="00856418">
                <w:rPr>
                  <w:rFonts w:asciiTheme="minorHAnsi" w:hAnsiTheme="minorHAnsi"/>
                  <w:sz w:val="18"/>
                  <w:szCs w:val="18"/>
                </w:rPr>
                <w:delText>25</w:delText>
              </w:r>
              <w:r w:rsidRPr="004A71EA" w:rsidDel="00856418">
                <w:rPr>
                  <w:rFonts w:asciiTheme="minorHAnsi" w:hAnsiTheme="minorHAnsi"/>
                  <w:sz w:val="18"/>
                  <w:szCs w:val="18"/>
                </w:rPr>
                <w:delText xml:space="preserve"> Pa (</w:delText>
              </w:r>
              <w:r w:rsidR="00216D6E" w:rsidDel="00856418">
                <w:rPr>
                  <w:rFonts w:asciiTheme="minorHAnsi" w:hAnsiTheme="minorHAnsi"/>
                  <w:sz w:val="18"/>
                  <w:szCs w:val="18"/>
                </w:rPr>
                <w:delText>0.1</w:delText>
              </w:r>
              <w:r w:rsidRPr="004A71EA" w:rsidDel="00856418">
                <w:rPr>
                  <w:rFonts w:asciiTheme="minorHAnsi" w:hAnsiTheme="minorHAnsi"/>
                  <w:sz w:val="18"/>
                  <w:szCs w:val="18"/>
                </w:rPr>
                <w:delText xml:space="preserve"> inches water) for</w:delText>
              </w:r>
              <w:r w:rsidRPr="005B7081" w:rsidDel="00856418">
                <w:rPr>
                  <w:rFonts w:asciiTheme="minorHAnsi" w:hAnsiTheme="minorHAnsi"/>
                  <w:sz w:val="18"/>
                  <w:szCs w:val="18"/>
                </w:rPr>
                <w:delText xml:space="preserve"> the air filter</w:delText>
              </w:r>
              <w:r w:rsidR="00216D6E" w:rsidDel="00856418">
                <w:rPr>
                  <w:rFonts w:asciiTheme="minorHAnsi" w:hAnsiTheme="minorHAnsi"/>
                  <w:sz w:val="18"/>
                  <w:szCs w:val="18"/>
                </w:rPr>
                <w:delText xml:space="preserve"> when tested using ASHRAE Standard 52.2, or</w:delText>
              </w:r>
              <w:r w:rsidRPr="005B7081" w:rsidDel="00856418">
                <w:rPr>
                  <w:rFonts w:asciiTheme="minorHAnsi" w:hAnsiTheme="minorHAnsi"/>
                  <w:sz w:val="18"/>
                  <w:szCs w:val="18"/>
                </w:rPr>
                <w:delText xml:space="preserve"> </w:delText>
              </w:r>
              <w:r w:rsidDel="00856418">
                <w:rPr>
                  <w:rFonts w:asciiTheme="minorHAnsi" w:hAnsiTheme="minorHAnsi"/>
                  <w:sz w:val="18"/>
                  <w:szCs w:val="18"/>
                </w:rPr>
                <w:delText xml:space="preserve">as rated in accordance with </w:delText>
              </w:r>
              <w:r w:rsidRPr="005B7081" w:rsidDel="00856418">
                <w:rPr>
                  <w:rFonts w:asciiTheme="minorHAnsi" w:hAnsiTheme="minorHAnsi"/>
                  <w:sz w:val="18"/>
                  <w:szCs w:val="18"/>
                </w:rPr>
                <w:delText>AHRI Standard 680 for the</w:delText>
              </w:r>
              <w:r w:rsidDel="00856418">
                <w:rPr>
                  <w:rFonts w:asciiTheme="minorHAnsi" w:hAnsiTheme="minorHAnsi"/>
                  <w:sz w:val="18"/>
                  <w:szCs w:val="18"/>
                </w:rPr>
                <w:delText xml:space="preserve"> </w:delText>
              </w:r>
              <w:r w:rsidRPr="005B7081" w:rsidDel="00856418">
                <w:rPr>
                  <w:rFonts w:asciiTheme="minorHAnsi" w:hAnsiTheme="minorHAnsi"/>
                  <w:sz w:val="18"/>
                  <w:szCs w:val="18"/>
                </w:rPr>
                <w:delText>design airflow rate for the return grille.</w:delText>
              </w:r>
            </w:del>
          </w:p>
        </w:tc>
      </w:tr>
      <w:tr w:rsidR="00C60F94" w:rsidRPr="00F13E77" w14:paraId="126516CB" w14:textId="77777777" w:rsidTr="6FBB71CF">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126516CA" w14:textId="77777777" w:rsidR="00C60F94" w:rsidRPr="00C60F94" w:rsidRDefault="002B65B8" w:rsidP="005B7081">
            <w:pPr>
              <w:keepNext/>
              <w:rPr>
                <w:rFonts w:asciiTheme="minorHAnsi" w:hAnsiTheme="minorHAnsi"/>
                <w:b/>
                <w:sz w:val="18"/>
                <w:szCs w:val="18"/>
              </w:rPr>
            </w:pPr>
            <w:r w:rsidRPr="002B65B8">
              <w:rPr>
                <w:rFonts w:asciiTheme="minorHAnsi" w:hAnsiTheme="minorHAnsi"/>
                <w:b/>
                <w:sz w:val="18"/>
                <w:szCs w:val="18"/>
              </w:rPr>
              <w:t xml:space="preserve">The responsible person’s signature on this compliance document affirms that all applicable requirements in this table have been met.  </w:t>
            </w:r>
          </w:p>
        </w:tc>
      </w:tr>
    </w:tbl>
    <w:p w14:paraId="126516CC" w14:textId="77777777" w:rsidR="00A66AF2" w:rsidRDefault="00A66AF2" w:rsidP="00225CB8">
      <w:pPr>
        <w:pStyle w:val="BulletB1Number"/>
        <w:spacing w:before="0"/>
        <w:ind w:left="0" w:firstLine="0"/>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6"/>
        <w:gridCol w:w="4832"/>
        <w:gridCol w:w="5604"/>
      </w:tblGrid>
      <w:tr w:rsidR="0020623D" w:rsidRPr="00966F61" w:rsidDel="001739A4" w14:paraId="126516CF" w14:textId="77777777" w:rsidTr="0037193C">
        <w:trPr>
          <w:trHeight w:val="206"/>
        </w:trPr>
        <w:tc>
          <w:tcPr>
            <w:tcW w:w="10972" w:type="dxa"/>
            <w:gridSpan w:val="3"/>
            <w:tcBorders>
              <w:top w:val="single" w:sz="4" w:space="0" w:color="auto"/>
              <w:left w:val="single" w:sz="4" w:space="0" w:color="auto"/>
              <w:bottom w:val="single" w:sz="4" w:space="0" w:color="auto"/>
              <w:right w:val="single" w:sz="4" w:space="0" w:color="auto"/>
            </w:tcBorders>
            <w:vAlign w:val="center"/>
          </w:tcPr>
          <w:p w14:paraId="126516CD" w14:textId="77777777" w:rsidR="0020623D" w:rsidRPr="000628C5" w:rsidRDefault="0020623D" w:rsidP="0020623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0628C5">
              <w:rPr>
                <w:rFonts w:asciiTheme="minorHAnsi" w:hAnsiTheme="minorHAnsi"/>
                <w:b/>
                <w:sz w:val="18"/>
                <w:szCs w:val="18"/>
              </w:rPr>
              <w:t>E. Hole for the placement of a Static Pressure Probe (HSPP), and Permanently installed Static Pressure Probe (PSPP) in the supply plenum</w:t>
            </w:r>
          </w:p>
          <w:p w14:paraId="126516CE" w14:textId="65CF5E56" w:rsidR="0020623D" w:rsidRPr="00966F61" w:rsidRDefault="00FD5ADC" w:rsidP="0020623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ins w:id="115" w:author="Alhabibi, Haider@Energy" w:date="2022-03-25T12:04:00Z">
              <w:r>
                <w:rPr>
                  <w:sz w:val="18"/>
                  <w:szCs w:val="18"/>
                </w:rPr>
                <w:t>&lt;&lt;Static Text - see the top&gt;&gt;</w:t>
              </w:r>
            </w:ins>
            <w:del w:id="116" w:author="Alhabibi, Haider@Energy" w:date="2022-03-25T12:04:00Z">
              <w:r w:rsidR="0020623D" w:rsidRPr="0020623D" w:rsidDel="00FD5ADC">
                <w:rPr>
                  <w:rFonts w:asciiTheme="minorHAnsi" w:hAnsiTheme="minorHAnsi"/>
                  <w:sz w:val="18"/>
                  <w:szCs w:val="18"/>
                </w:rPr>
                <w:delText xml:space="preserve">Procedures for installing HSPP or PSPP are specified in RA3.3.1.1.  </w:delText>
              </w:r>
            </w:del>
          </w:p>
        </w:tc>
      </w:tr>
      <w:tr w:rsidR="0020623D" w:rsidRPr="00966F61" w:rsidDel="001739A4" w14:paraId="126516DA" w14:textId="77777777" w:rsidTr="00225CB8">
        <w:tblPrEx>
          <w:tblCellMar>
            <w:left w:w="115" w:type="dxa"/>
            <w:right w:w="115" w:type="dxa"/>
          </w:tblCellMar>
        </w:tblPrEx>
        <w:trPr>
          <w:trHeight w:val="432"/>
        </w:trPr>
        <w:tc>
          <w:tcPr>
            <w:tcW w:w="536" w:type="dxa"/>
            <w:vAlign w:val="center"/>
          </w:tcPr>
          <w:p w14:paraId="126516D0" w14:textId="77777777" w:rsidR="0020623D" w:rsidRPr="00966F61" w:rsidRDefault="0020623D" w:rsidP="00BA6971">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832" w:type="dxa"/>
            <w:vAlign w:val="center"/>
          </w:tcPr>
          <w:p w14:paraId="126516D1" w14:textId="3808A9B7" w:rsidR="0020623D" w:rsidRPr="00966F61" w:rsidRDefault="0020623D" w:rsidP="00225CB8">
            <w:pPr>
              <w:rPr>
                <w:rFonts w:asciiTheme="minorHAnsi" w:hAnsiTheme="minorHAnsi"/>
                <w:sz w:val="18"/>
                <w:szCs w:val="18"/>
              </w:rPr>
            </w:pPr>
            <w:r w:rsidRPr="003F7313">
              <w:rPr>
                <w:rFonts w:asciiTheme="minorHAnsi" w:hAnsiTheme="minorHAnsi"/>
                <w:sz w:val="18"/>
                <w:szCs w:val="18"/>
              </w:rPr>
              <w:t xml:space="preserve">Method </w:t>
            </w:r>
            <w:r w:rsidR="00225CB8">
              <w:rPr>
                <w:rFonts w:asciiTheme="minorHAnsi" w:hAnsiTheme="minorHAnsi"/>
                <w:sz w:val="18"/>
                <w:szCs w:val="18"/>
              </w:rPr>
              <w:t>U</w:t>
            </w:r>
            <w:r w:rsidRPr="003F7313">
              <w:rPr>
                <w:rFonts w:asciiTheme="minorHAnsi" w:hAnsiTheme="minorHAnsi"/>
                <w:sz w:val="18"/>
                <w:szCs w:val="18"/>
              </w:rPr>
              <w:t xml:space="preserve">sed to </w:t>
            </w:r>
            <w:r w:rsidR="00225CB8">
              <w:rPr>
                <w:rFonts w:asciiTheme="minorHAnsi" w:hAnsiTheme="minorHAnsi"/>
                <w:sz w:val="18"/>
                <w:szCs w:val="18"/>
              </w:rPr>
              <w:t>D</w:t>
            </w:r>
            <w:r w:rsidRPr="003F7313">
              <w:rPr>
                <w:rFonts w:asciiTheme="minorHAnsi" w:hAnsiTheme="minorHAnsi"/>
                <w:sz w:val="18"/>
                <w:szCs w:val="18"/>
              </w:rPr>
              <w:t xml:space="preserve">emonstrate </w:t>
            </w:r>
            <w:r w:rsidR="00225CB8">
              <w:rPr>
                <w:rFonts w:asciiTheme="minorHAnsi" w:hAnsiTheme="minorHAnsi"/>
                <w:sz w:val="18"/>
                <w:szCs w:val="18"/>
              </w:rPr>
              <w:t>C</w:t>
            </w:r>
            <w:r w:rsidRPr="003F7313">
              <w:rPr>
                <w:rFonts w:asciiTheme="minorHAnsi" w:hAnsiTheme="minorHAnsi"/>
                <w:sz w:val="18"/>
                <w:szCs w:val="18"/>
              </w:rPr>
              <w:t xml:space="preserve">ompliance with the HSPP/PSPP </w:t>
            </w:r>
            <w:r w:rsidR="00225CB8">
              <w:rPr>
                <w:rFonts w:asciiTheme="minorHAnsi" w:hAnsiTheme="minorHAnsi"/>
                <w:sz w:val="18"/>
                <w:szCs w:val="18"/>
              </w:rPr>
              <w:t>R</w:t>
            </w:r>
            <w:r w:rsidRPr="003F7313">
              <w:rPr>
                <w:rFonts w:asciiTheme="minorHAnsi" w:hAnsiTheme="minorHAnsi"/>
                <w:sz w:val="18"/>
                <w:szCs w:val="18"/>
              </w:rPr>
              <w:t>equirement</w:t>
            </w:r>
          </w:p>
        </w:tc>
        <w:tc>
          <w:tcPr>
            <w:tcW w:w="5604" w:type="dxa"/>
            <w:vAlign w:val="center"/>
          </w:tcPr>
          <w:p w14:paraId="126516D2"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&lt;&lt;</w:t>
            </w:r>
            <w:proofErr w:type="gramStart"/>
            <w:r w:rsidRPr="003F7313">
              <w:rPr>
                <w:rFonts w:asciiTheme="minorHAnsi" w:hAnsiTheme="minorHAnsi"/>
                <w:sz w:val="18"/>
                <w:szCs w:val="18"/>
              </w:rPr>
              <w:t>user</w:t>
            </w:r>
            <w:proofErr w:type="gramEnd"/>
            <w:r w:rsidRPr="003F7313">
              <w:rPr>
                <w:rFonts w:asciiTheme="minorHAnsi" w:hAnsiTheme="minorHAnsi"/>
                <w:sz w:val="18"/>
                <w:szCs w:val="18"/>
              </w:rPr>
              <w:t xml:space="preserve"> select one of the options from list: </w:t>
            </w:r>
          </w:p>
          <w:p w14:paraId="126516D3"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HSPP installed</w:t>
            </w:r>
            <w:r w:rsidRPr="003F7313">
              <w:rPr>
                <w:rFonts w:asciiTheme="minorHAnsi" w:hAnsiTheme="minorHAnsi"/>
                <w:sz w:val="18"/>
                <w:szCs w:val="18"/>
              </w:rPr>
              <w:t xml:space="preserve"> and labeled consistent with Figure RA3.3-</w:t>
            </w:r>
            <w:proofErr w:type="gramStart"/>
            <w:r w:rsidRPr="003F7313">
              <w:rPr>
                <w:rFonts w:asciiTheme="minorHAnsi" w:hAnsiTheme="minorHAnsi"/>
                <w:sz w:val="18"/>
                <w:szCs w:val="18"/>
              </w:rPr>
              <w:t>1;</w:t>
            </w:r>
            <w:proofErr w:type="gramEnd"/>
            <w:r w:rsidRPr="003F7313">
              <w:rPr>
                <w:rFonts w:asciiTheme="minorHAnsi" w:hAnsiTheme="minorHAnsi"/>
                <w:sz w:val="18"/>
                <w:szCs w:val="18"/>
              </w:rPr>
              <w:t xml:space="preserve"> </w:t>
            </w:r>
          </w:p>
          <w:p w14:paraId="126516D4"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or </w:t>
            </w:r>
          </w:p>
          <w:p w14:paraId="126516D5"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PSPP installed</w:t>
            </w:r>
            <w:r w:rsidRPr="003F7313">
              <w:rPr>
                <w:rFonts w:asciiTheme="minorHAnsi" w:hAnsiTheme="minorHAnsi"/>
                <w:sz w:val="18"/>
                <w:szCs w:val="18"/>
              </w:rPr>
              <w:t xml:space="preserve"> and labeled consistent with Figure RA3.3-1, </w:t>
            </w:r>
          </w:p>
          <w:p w14:paraId="126516D6"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or</w:t>
            </w:r>
          </w:p>
          <w:p w14:paraId="126516D7" w14:textId="77777777" w:rsidR="0020623D" w:rsidRPr="00966F61" w:rsidRDefault="0020623D" w:rsidP="00BA6971">
            <w:pPr>
              <w:keepNext/>
              <w:rPr>
                <w:rFonts w:asciiTheme="minorHAnsi" w:hAnsiTheme="minorHAnsi"/>
                <w:sz w:val="18"/>
                <w:szCs w:val="18"/>
              </w:rPr>
            </w:pPr>
            <w:r w:rsidRPr="003F7313">
              <w:rPr>
                <w:rFonts w:asciiTheme="minorHAnsi" w:hAnsiTheme="minorHAnsi"/>
                <w:sz w:val="18"/>
                <w:szCs w:val="18"/>
              </w:rPr>
              <w:t xml:space="preserve">**HSPP/PSPP cannot be installed consistent with Figure RA3.3-1.  An </w:t>
            </w:r>
            <w:r w:rsidRPr="003F7313">
              <w:rPr>
                <w:rFonts w:asciiTheme="minorHAnsi" w:hAnsiTheme="minorHAnsi"/>
                <w:sz w:val="18"/>
                <w:szCs w:val="18"/>
                <w:u w:val="single"/>
              </w:rPr>
              <w:t>alternative location</w:t>
            </w:r>
            <w:r w:rsidRPr="003F7313">
              <w:rPr>
                <w:rFonts w:asciiTheme="minorHAnsi" w:hAnsiTheme="minorHAnsi"/>
                <w:sz w:val="18"/>
                <w:szCs w:val="18"/>
              </w:rPr>
              <w:t xml:space="preserve"> has been provided and clearly labeled, </w:t>
            </w:r>
          </w:p>
          <w:p w14:paraId="126516D8" w14:textId="77777777" w:rsidR="0020623D" w:rsidRPr="00966F61" w:rsidRDefault="0020623D" w:rsidP="00BA6971">
            <w:pPr>
              <w:keepNext/>
              <w:rPr>
                <w:rFonts w:asciiTheme="minorHAnsi" w:hAnsiTheme="minorHAnsi"/>
                <w:sz w:val="18"/>
                <w:szCs w:val="18"/>
              </w:rPr>
            </w:pPr>
            <w:r w:rsidRPr="003F7313">
              <w:rPr>
                <w:rFonts w:asciiTheme="minorHAnsi" w:hAnsiTheme="minorHAnsi"/>
                <w:sz w:val="18"/>
                <w:szCs w:val="18"/>
              </w:rPr>
              <w:t xml:space="preserve">or </w:t>
            </w:r>
          </w:p>
          <w:p w14:paraId="126516D9" w14:textId="77777777" w:rsidR="0020623D" w:rsidRPr="00966F61" w:rsidRDefault="0020623D" w:rsidP="00BA6971">
            <w:pPr>
              <w:pStyle w:val="ListParagraph"/>
              <w:keepNext/>
              <w:ind w:left="0"/>
              <w:rPr>
                <w:rFonts w:asciiTheme="minorHAnsi" w:hAnsiTheme="minorHAnsi"/>
                <w:sz w:val="18"/>
                <w:szCs w:val="18"/>
              </w:rPr>
            </w:pPr>
            <w:r w:rsidRPr="003F7313">
              <w:rPr>
                <w:rFonts w:asciiTheme="minorHAnsi" w:hAnsiTheme="minorHAnsi"/>
                <w:sz w:val="18"/>
                <w:szCs w:val="18"/>
              </w:rPr>
              <w:t>** HSPP/</w:t>
            </w:r>
            <w:proofErr w:type="gramStart"/>
            <w:r w:rsidRPr="003F7313">
              <w:rPr>
                <w:rFonts w:asciiTheme="minorHAnsi" w:hAnsiTheme="minorHAnsi"/>
                <w:sz w:val="18"/>
                <w:szCs w:val="18"/>
              </w:rPr>
              <w:t>PSPP  are</w:t>
            </w:r>
            <w:proofErr w:type="gramEnd"/>
            <w:r w:rsidRPr="003F7313">
              <w:rPr>
                <w:rFonts w:asciiTheme="minorHAnsi" w:hAnsiTheme="minorHAnsi"/>
                <w:sz w:val="18"/>
                <w:szCs w:val="18"/>
              </w:rPr>
              <w:t xml:space="preserve"> </w:t>
            </w:r>
            <w:r w:rsidRPr="003F7313">
              <w:rPr>
                <w:rFonts w:asciiTheme="minorHAnsi" w:hAnsiTheme="minorHAnsi"/>
                <w:sz w:val="18"/>
                <w:szCs w:val="18"/>
                <w:u w:val="single"/>
              </w:rPr>
              <w:t>not applicable</w:t>
            </w:r>
            <w:r w:rsidRPr="003F7313">
              <w:rPr>
                <w:rFonts w:asciiTheme="minorHAnsi" w:hAnsiTheme="minorHAnsi"/>
                <w:sz w:val="18"/>
                <w:szCs w:val="18"/>
              </w:rPr>
              <w:t xml:space="preserve"> to this system &gt;&gt;</w:t>
            </w:r>
          </w:p>
        </w:tc>
      </w:tr>
    </w:tbl>
    <w:p w14:paraId="63754DB6" w14:textId="77777777" w:rsidR="003E3D78" w:rsidRDefault="003E3D78"/>
    <w:tbl>
      <w:tblPr>
        <w:tblW w:w="4974"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86"/>
        <w:gridCol w:w="5487"/>
      </w:tblGrid>
      <w:tr w:rsidR="003E3D78" w:rsidRPr="00966F61" w:rsidDel="001739A4" w14:paraId="4E3F0A27" w14:textId="77777777" w:rsidTr="00173F12">
        <w:trPr>
          <w:trHeight w:val="432"/>
        </w:trPr>
        <w:tc>
          <w:tcPr>
            <w:tcW w:w="10973" w:type="dxa"/>
            <w:gridSpan w:val="2"/>
            <w:vAlign w:val="center"/>
          </w:tcPr>
          <w:p w14:paraId="18F537C2" w14:textId="1268D69C" w:rsidR="003E3D78" w:rsidRPr="004B34D3" w:rsidRDefault="003E3D78">
            <w:pPr>
              <w:pStyle w:val="Header"/>
              <w:keepNext/>
              <w:tabs>
                <w:tab w:val="clear" w:pos="4320"/>
                <w:tab w:val="clear" w:pos="8640"/>
              </w:tabs>
              <w:rPr>
                <w:rFonts w:asciiTheme="minorHAnsi" w:hAnsiTheme="minorHAnsi"/>
                <w:b/>
                <w:sz w:val="18"/>
                <w:szCs w:val="18"/>
              </w:rPr>
            </w:pPr>
            <w:r w:rsidRPr="004B34D3">
              <w:rPr>
                <w:rFonts w:asciiTheme="minorHAnsi" w:hAnsiTheme="minorHAnsi"/>
                <w:b/>
                <w:sz w:val="18"/>
                <w:szCs w:val="18"/>
              </w:rPr>
              <w:lastRenderedPageBreak/>
              <w:t>F. Additional Return Ducts (Not Used for Compliance)</w:t>
            </w:r>
          </w:p>
          <w:p w14:paraId="2825D3E7" w14:textId="76F1466D" w:rsidR="003E3D78" w:rsidRPr="003F7313" w:rsidRDefault="003E3D78">
            <w:pPr>
              <w:pStyle w:val="Header"/>
              <w:keepNext/>
              <w:tabs>
                <w:tab w:val="clear" w:pos="4320"/>
                <w:tab w:val="clear" w:pos="8640"/>
              </w:tabs>
              <w:rPr>
                <w:rFonts w:asciiTheme="minorHAnsi" w:hAnsiTheme="minorHAnsi"/>
                <w:sz w:val="18"/>
                <w:szCs w:val="18"/>
              </w:rPr>
            </w:pPr>
            <w:r>
              <w:rPr>
                <w:rFonts w:asciiTheme="minorHAnsi" w:hAnsiTheme="minorHAnsi"/>
                <w:sz w:val="18"/>
                <w:szCs w:val="18"/>
              </w:rPr>
              <w:t>&lt;&lt;Only shown if the input to A0</w:t>
            </w:r>
            <w:r w:rsidR="00F27F70">
              <w:rPr>
                <w:rFonts w:asciiTheme="minorHAnsi" w:hAnsiTheme="minorHAnsi"/>
                <w:sz w:val="18"/>
                <w:szCs w:val="18"/>
              </w:rPr>
              <w:t>6</w:t>
            </w:r>
            <w:r>
              <w:rPr>
                <w:rFonts w:asciiTheme="minorHAnsi" w:hAnsiTheme="minorHAnsi"/>
                <w:sz w:val="18"/>
                <w:szCs w:val="18"/>
              </w:rPr>
              <w:t xml:space="preserve"> </w:t>
            </w:r>
            <w:r>
              <w:rPr>
                <w:rFonts w:ascii="Calibri" w:hAnsi="Calibri" w:cs="Calibri"/>
                <w:sz w:val="18"/>
                <w:szCs w:val="18"/>
              </w:rPr>
              <w:t>≠</w:t>
            </w:r>
            <w:r>
              <w:rPr>
                <w:rFonts w:asciiTheme="minorHAnsi" w:hAnsiTheme="minorHAnsi"/>
                <w:sz w:val="18"/>
                <w:szCs w:val="18"/>
              </w:rPr>
              <w:t xml:space="preserve"> 0</w:t>
            </w:r>
            <w:r w:rsidR="0065392E">
              <w:rPr>
                <w:rFonts w:asciiTheme="minorHAnsi" w:hAnsiTheme="minorHAnsi"/>
                <w:sz w:val="18"/>
                <w:szCs w:val="18"/>
              </w:rPr>
              <w:t>, and require the same number of rows as what was entered in A0</w:t>
            </w:r>
            <w:r w:rsidR="00F27F70">
              <w:rPr>
                <w:rFonts w:asciiTheme="minorHAnsi" w:hAnsiTheme="minorHAnsi"/>
                <w:sz w:val="18"/>
                <w:szCs w:val="18"/>
              </w:rPr>
              <w:t>6</w:t>
            </w:r>
            <w:r>
              <w:rPr>
                <w:rFonts w:asciiTheme="minorHAnsi" w:hAnsiTheme="minorHAnsi"/>
                <w:sz w:val="18"/>
                <w:szCs w:val="18"/>
              </w:rPr>
              <w:t>&gt;&gt;</w:t>
            </w:r>
          </w:p>
        </w:tc>
      </w:tr>
      <w:tr w:rsidR="00414EA6" w:rsidRPr="00966F61" w:rsidDel="001739A4" w14:paraId="40738163" w14:textId="77777777" w:rsidTr="004B34D3">
        <w:trPr>
          <w:trHeight w:val="224"/>
        </w:trPr>
        <w:tc>
          <w:tcPr>
            <w:tcW w:w="5486" w:type="dxa"/>
            <w:vAlign w:val="center"/>
          </w:tcPr>
          <w:p w14:paraId="4BD5A8D1" w14:textId="46E02CB0" w:rsidR="00414EA6" w:rsidRPr="004B34D3" w:rsidRDefault="00414EA6" w:rsidP="004B34D3">
            <w:pPr>
              <w:pStyle w:val="Header"/>
              <w:keepNext/>
              <w:tabs>
                <w:tab w:val="clear" w:pos="4320"/>
                <w:tab w:val="clear" w:pos="8640"/>
              </w:tabs>
              <w:jc w:val="center"/>
              <w:rPr>
                <w:rFonts w:asciiTheme="minorHAnsi" w:hAnsiTheme="minorHAnsi"/>
                <w:sz w:val="18"/>
                <w:szCs w:val="18"/>
              </w:rPr>
            </w:pPr>
            <w:r w:rsidRPr="004B34D3">
              <w:rPr>
                <w:rFonts w:asciiTheme="minorHAnsi" w:hAnsiTheme="minorHAnsi"/>
                <w:sz w:val="18"/>
                <w:szCs w:val="18"/>
              </w:rPr>
              <w:t>01</w:t>
            </w:r>
          </w:p>
        </w:tc>
        <w:tc>
          <w:tcPr>
            <w:tcW w:w="5487" w:type="dxa"/>
            <w:vAlign w:val="center"/>
          </w:tcPr>
          <w:p w14:paraId="686D3412" w14:textId="211F2CF0" w:rsidR="00414EA6" w:rsidRPr="004B34D3" w:rsidRDefault="00414EA6" w:rsidP="004B34D3">
            <w:pPr>
              <w:pStyle w:val="Header"/>
              <w:keepNext/>
              <w:tabs>
                <w:tab w:val="clear" w:pos="4320"/>
                <w:tab w:val="clear" w:pos="8640"/>
              </w:tabs>
              <w:jc w:val="center"/>
              <w:rPr>
                <w:rFonts w:asciiTheme="minorHAnsi" w:hAnsiTheme="minorHAnsi"/>
                <w:sz w:val="18"/>
                <w:szCs w:val="18"/>
              </w:rPr>
            </w:pPr>
            <w:r w:rsidRPr="004B34D3">
              <w:rPr>
                <w:rFonts w:asciiTheme="minorHAnsi" w:hAnsiTheme="minorHAnsi"/>
                <w:sz w:val="18"/>
                <w:szCs w:val="18"/>
              </w:rPr>
              <w:t>02</w:t>
            </w:r>
          </w:p>
        </w:tc>
      </w:tr>
      <w:tr w:rsidR="00414EA6" w:rsidRPr="00966F61" w:rsidDel="001739A4" w14:paraId="4F032646" w14:textId="77777777" w:rsidTr="00173F12">
        <w:trPr>
          <w:trHeight w:val="432"/>
        </w:trPr>
        <w:tc>
          <w:tcPr>
            <w:tcW w:w="5486" w:type="dxa"/>
            <w:vAlign w:val="center"/>
          </w:tcPr>
          <w:p w14:paraId="1A79002B" w14:textId="39EEEF1A" w:rsidR="00C51807" w:rsidRDefault="00414EA6" w:rsidP="004B34D3">
            <w:pPr>
              <w:pStyle w:val="Header"/>
              <w:keepNext/>
              <w:tabs>
                <w:tab w:val="clear" w:pos="4320"/>
                <w:tab w:val="clear" w:pos="8640"/>
              </w:tabs>
              <w:jc w:val="center"/>
              <w:rPr>
                <w:rFonts w:asciiTheme="minorHAnsi" w:hAnsiTheme="minorHAnsi"/>
                <w:sz w:val="18"/>
                <w:szCs w:val="18"/>
              </w:rPr>
            </w:pPr>
            <w:r>
              <w:rPr>
                <w:rFonts w:asciiTheme="minorHAnsi" w:hAnsiTheme="minorHAnsi"/>
                <w:sz w:val="18"/>
                <w:szCs w:val="18"/>
              </w:rPr>
              <w:t xml:space="preserve">Installed Return Duct </w:t>
            </w:r>
            <w:r w:rsidR="00023544">
              <w:rPr>
                <w:rFonts w:asciiTheme="minorHAnsi" w:hAnsiTheme="minorHAnsi"/>
                <w:sz w:val="18"/>
                <w:szCs w:val="18"/>
              </w:rPr>
              <w:t xml:space="preserve">Nominal </w:t>
            </w:r>
            <w:r>
              <w:rPr>
                <w:rFonts w:asciiTheme="minorHAnsi" w:hAnsiTheme="minorHAnsi"/>
                <w:sz w:val="18"/>
                <w:szCs w:val="18"/>
              </w:rPr>
              <w:t xml:space="preserve">Diameter </w:t>
            </w:r>
          </w:p>
          <w:p w14:paraId="4D92E486" w14:textId="2F083B94" w:rsidR="00414EA6" w:rsidRPr="004B34D3" w:rsidRDefault="00414EA6" w:rsidP="004B34D3">
            <w:pPr>
              <w:pStyle w:val="Header"/>
              <w:keepNext/>
              <w:tabs>
                <w:tab w:val="clear" w:pos="4320"/>
                <w:tab w:val="clear" w:pos="8640"/>
              </w:tabs>
              <w:jc w:val="center"/>
              <w:rPr>
                <w:rFonts w:asciiTheme="minorHAnsi" w:hAnsiTheme="minorHAnsi"/>
                <w:sz w:val="18"/>
                <w:szCs w:val="18"/>
              </w:rPr>
            </w:pPr>
            <w:r>
              <w:rPr>
                <w:rFonts w:asciiTheme="minorHAnsi" w:hAnsiTheme="minorHAnsi"/>
                <w:sz w:val="18"/>
                <w:szCs w:val="18"/>
              </w:rPr>
              <w:t>(inches)</w:t>
            </w:r>
          </w:p>
        </w:tc>
        <w:tc>
          <w:tcPr>
            <w:tcW w:w="5487" w:type="dxa"/>
            <w:vAlign w:val="center"/>
          </w:tcPr>
          <w:p w14:paraId="69E25AF4" w14:textId="5BE02444" w:rsidR="00414EA6" w:rsidRDefault="00C51807" w:rsidP="004B34D3">
            <w:pPr>
              <w:pStyle w:val="Header"/>
              <w:keepNext/>
              <w:tabs>
                <w:tab w:val="clear" w:pos="4320"/>
                <w:tab w:val="clear" w:pos="8640"/>
              </w:tabs>
              <w:jc w:val="center"/>
              <w:rPr>
                <w:rFonts w:asciiTheme="minorHAnsi" w:hAnsiTheme="minorHAnsi"/>
                <w:sz w:val="18"/>
                <w:szCs w:val="18"/>
              </w:rPr>
            </w:pPr>
            <w:r>
              <w:rPr>
                <w:rFonts w:asciiTheme="minorHAnsi" w:hAnsiTheme="minorHAnsi"/>
                <w:sz w:val="18"/>
                <w:szCs w:val="18"/>
              </w:rPr>
              <w:t xml:space="preserve">Installed Total Return Filter Grille </w:t>
            </w:r>
            <w:r w:rsidR="00023544">
              <w:rPr>
                <w:rFonts w:asciiTheme="minorHAnsi" w:hAnsiTheme="minorHAnsi"/>
                <w:sz w:val="18"/>
                <w:szCs w:val="18"/>
              </w:rPr>
              <w:t>Nominal</w:t>
            </w:r>
            <w:r>
              <w:rPr>
                <w:rFonts w:asciiTheme="minorHAnsi" w:hAnsiTheme="minorHAnsi"/>
                <w:sz w:val="18"/>
                <w:szCs w:val="18"/>
              </w:rPr>
              <w:t xml:space="preserve"> Area</w:t>
            </w:r>
          </w:p>
          <w:p w14:paraId="1755BB67" w14:textId="190409CF" w:rsidR="00C51807" w:rsidRPr="004B34D3" w:rsidRDefault="00C51807" w:rsidP="004B34D3">
            <w:pPr>
              <w:pStyle w:val="Header"/>
              <w:keepNext/>
              <w:tabs>
                <w:tab w:val="clear" w:pos="4320"/>
                <w:tab w:val="clear" w:pos="8640"/>
              </w:tabs>
              <w:jc w:val="center"/>
              <w:rPr>
                <w:sz w:val="18"/>
                <w:szCs w:val="18"/>
              </w:rPr>
            </w:pPr>
            <w:r>
              <w:rPr>
                <w:rFonts w:asciiTheme="minorHAnsi" w:hAnsiTheme="minorHAnsi"/>
                <w:sz w:val="18"/>
                <w:szCs w:val="18"/>
              </w:rPr>
              <w:t>(inch</w:t>
            </w:r>
            <w:r>
              <w:rPr>
                <w:sz w:val="18"/>
                <w:szCs w:val="18"/>
                <w:vertAlign w:val="superscript"/>
              </w:rPr>
              <w:t>2</w:t>
            </w:r>
            <w:r>
              <w:rPr>
                <w:sz w:val="18"/>
                <w:szCs w:val="18"/>
              </w:rPr>
              <w:t>)</w:t>
            </w:r>
          </w:p>
        </w:tc>
      </w:tr>
      <w:tr w:rsidR="00C51807" w:rsidRPr="00966F61" w:rsidDel="001739A4" w14:paraId="7C85E881" w14:textId="77777777" w:rsidTr="004B34D3">
        <w:trPr>
          <w:trHeight w:val="260"/>
        </w:trPr>
        <w:tc>
          <w:tcPr>
            <w:tcW w:w="5486" w:type="dxa"/>
            <w:vAlign w:val="center"/>
          </w:tcPr>
          <w:p w14:paraId="3CEC9463" w14:textId="4B453054" w:rsidR="00C51807" w:rsidRDefault="0065392E" w:rsidP="00414EA6">
            <w:pPr>
              <w:pStyle w:val="Header"/>
              <w:keepNext/>
              <w:tabs>
                <w:tab w:val="clear" w:pos="4320"/>
                <w:tab w:val="clear" w:pos="8640"/>
              </w:tabs>
              <w:jc w:val="center"/>
              <w:rPr>
                <w:rFonts w:asciiTheme="minorHAnsi" w:hAnsiTheme="minorHAnsi"/>
                <w:sz w:val="18"/>
                <w:szCs w:val="18"/>
              </w:rPr>
            </w:pPr>
            <w:r w:rsidRPr="00F13E77">
              <w:rPr>
                <w:rFonts w:asciiTheme="minorHAnsi" w:hAnsiTheme="minorHAnsi"/>
                <w:sz w:val="18"/>
                <w:szCs w:val="18"/>
              </w:rPr>
              <w:t>&lt;&lt;user input, integer, maximum 50 characters&gt;&gt;</w:t>
            </w:r>
          </w:p>
        </w:tc>
        <w:tc>
          <w:tcPr>
            <w:tcW w:w="5487" w:type="dxa"/>
            <w:vAlign w:val="center"/>
          </w:tcPr>
          <w:p w14:paraId="5B057C7F" w14:textId="54AB8E66" w:rsidR="00C51807" w:rsidRDefault="0065392E" w:rsidP="00414EA6">
            <w:pPr>
              <w:pStyle w:val="Header"/>
              <w:keepNext/>
              <w:tabs>
                <w:tab w:val="clear" w:pos="4320"/>
                <w:tab w:val="clear" w:pos="8640"/>
              </w:tabs>
              <w:jc w:val="center"/>
              <w:rPr>
                <w:rFonts w:asciiTheme="minorHAnsi" w:hAnsiTheme="minorHAnsi"/>
                <w:sz w:val="18"/>
                <w:szCs w:val="18"/>
              </w:rPr>
            </w:pPr>
            <w:r w:rsidRPr="00F13E77">
              <w:rPr>
                <w:rFonts w:asciiTheme="minorHAnsi" w:hAnsiTheme="minorHAnsi"/>
                <w:sz w:val="18"/>
                <w:szCs w:val="18"/>
              </w:rPr>
              <w:t>&lt;&lt;user input, integer, maximum 50 characters&gt;&gt;</w:t>
            </w:r>
          </w:p>
        </w:tc>
      </w:tr>
      <w:tr w:rsidR="00C51807" w:rsidRPr="00966F61" w:rsidDel="001739A4" w14:paraId="182C197C" w14:textId="77777777" w:rsidTr="004B34D3">
        <w:trPr>
          <w:trHeight w:val="260"/>
        </w:trPr>
        <w:tc>
          <w:tcPr>
            <w:tcW w:w="5486" w:type="dxa"/>
            <w:vAlign w:val="center"/>
          </w:tcPr>
          <w:p w14:paraId="5304328D" w14:textId="77777777" w:rsidR="00C51807" w:rsidRDefault="00C51807" w:rsidP="00414EA6">
            <w:pPr>
              <w:pStyle w:val="Header"/>
              <w:keepNext/>
              <w:tabs>
                <w:tab w:val="clear" w:pos="4320"/>
                <w:tab w:val="clear" w:pos="8640"/>
              </w:tabs>
              <w:jc w:val="center"/>
              <w:rPr>
                <w:rFonts w:asciiTheme="minorHAnsi" w:hAnsiTheme="minorHAnsi"/>
                <w:sz w:val="18"/>
                <w:szCs w:val="18"/>
              </w:rPr>
            </w:pPr>
          </w:p>
        </w:tc>
        <w:tc>
          <w:tcPr>
            <w:tcW w:w="5487" w:type="dxa"/>
            <w:vAlign w:val="center"/>
          </w:tcPr>
          <w:p w14:paraId="63142DC0" w14:textId="77777777" w:rsidR="00C51807" w:rsidRDefault="00C51807" w:rsidP="00414EA6">
            <w:pPr>
              <w:pStyle w:val="Header"/>
              <w:keepNext/>
              <w:tabs>
                <w:tab w:val="clear" w:pos="4320"/>
                <w:tab w:val="clear" w:pos="8640"/>
              </w:tabs>
              <w:jc w:val="center"/>
              <w:rPr>
                <w:rFonts w:asciiTheme="minorHAnsi" w:hAnsiTheme="minorHAnsi"/>
                <w:sz w:val="18"/>
                <w:szCs w:val="18"/>
              </w:rPr>
            </w:pPr>
          </w:p>
        </w:tc>
      </w:tr>
    </w:tbl>
    <w:p w14:paraId="3C79E131" w14:textId="77777777" w:rsidR="003E3D78" w:rsidRDefault="003E3D78"/>
    <w:p w14:paraId="4D4ACC6F" w14:textId="77777777" w:rsidR="00C51807" w:rsidRDefault="00C51807">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69"/>
        <w:gridCol w:w="2536"/>
        <w:gridCol w:w="2860"/>
      </w:tblGrid>
      <w:tr w:rsidR="000D2D90" w:rsidRPr="00670C46" w14:paraId="126516DC" w14:textId="77777777" w:rsidTr="004B34D3">
        <w:trPr>
          <w:trHeight w:val="260"/>
        </w:trPr>
        <w:tc>
          <w:tcPr>
            <w:tcW w:w="10972" w:type="dxa"/>
            <w:gridSpan w:val="4"/>
            <w:vAlign w:val="center"/>
          </w:tcPr>
          <w:p w14:paraId="126516DB" w14:textId="6EDA71C0" w:rsidR="000D2D90" w:rsidRPr="00670C46" w:rsidRDefault="000D2D90" w:rsidP="00F418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Theme="minorHAnsi" w:hAnsiTheme="minorHAnsi"/>
                <w:sz w:val="18"/>
                <w:szCs w:val="18"/>
              </w:rPr>
              <w:lastRenderedPageBreak/>
              <w:br w:type="page"/>
            </w:r>
            <w:r w:rsidRPr="00670C46">
              <w:rPr>
                <w:rFonts w:asciiTheme="minorHAnsi" w:hAnsiTheme="minorHAnsi" w:cs="Arial"/>
                <w:b/>
                <w:caps/>
                <w:sz w:val="18"/>
                <w:szCs w:val="18"/>
              </w:rPr>
              <w:t>Documentation Author's Declaration Statement</w:t>
            </w:r>
          </w:p>
        </w:tc>
      </w:tr>
      <w:tr w:rsidR="000D2D90" w:rsidRPr="00670C46" w14:paraId="126516DE" w14:textId="77777777" w:rsidTr="004B34D3">
        <w:trPr>
          <w:trHeight w:val="206"/>
        </w:trPr>
        <w:tc>
          <w:tcPr>
            <w:tcW w:w="10972" w:type="dxa"/>
            <w:gridSpan w:val="4"/>
            <w:vAlign w:val="center"/>
          </w:tcPr>
          <w:p w14:paraId="126516DD" w14:textId="77777777" w:rsidR="000D2D90" w:rsidRPr="00670C46" w:rsidRDefault="000D2D90" w:rsidP="00225CB8">
            <w:pPr>
              <w:keepNext/>
              <w:numPr>
                <w:ilvl w:val="0"/>
                <w:numId w:val="11"/>
              </w:numPr>
              <w:ind w:left="360"/>
              <w:rPr>
                <w:rFonts w:asciiTheme="minorHAnsi" w:hAnsiTheme="minorHAnsi"/>
                <w:sz w:val="18"/>
                <w:szCs w:val="18"/>
              </w:rPr>
            </w:pPr>
            <w:r w:rsidRPr="00670C46">
              <w:rPr>
                <w:rFonts w:asciiTheme="minorHAnsi" w:hAnsiTheme="minorHAnsi"/>
                <w:sz w:val="18"/>
                <w:szCs w:val="18"/>
              </w:rPr>
              <w:t>I certify that this Certificate of Installation documentation is accurate and complete.</w:t>
            </w:r>
          </w:p>
        </w:tc>
      </w:tr>
      <w:tr w:rsidR="000D2D90" w:rsidRPr="00670C46" w14:paraId="126516E1" w14:textId="77777777" w:rsidTr="004B34D3">
        <w:trPr>
          <w:trHeight w:val="360"/>
        </w:trPr>
        <w:tc>
          <w:tcPr>
            <w:tcW w:w="5576" w:type="dxa"/>
            <w:gridSpan w:val="2"/>
          </w:tcPr>
          <w:p w14:paraId="126516DF"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Documentation Author Name:</w:t>
            </w:r>
          </w:p>
        </w:tc>
        <w:tc>
          <w:tcPr>
            <w:tcW w:w="5396" w:type="dxa"/>
            <w:gridSpan w:val="2"/>
          </w:tcPr>
          <w:p w14:paraId="126516E0"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Documentation Author Signature:</w:t>
            </w:r>
          </w:p>
        </w:tc>
      </w:tr>
      <w:tr w:rsidR="000D2D90" w:rsidRPr="00670C46" w14:paraId="126516E4" w14:textId="77777777" w:rsidTr="004B34D3">
        <w:trPr>
          <w:trHeight w:val="360"/>
        </w:trPr>
        <w:tc>
          <w:tcPr>
            <w:tcW w:w="5576" w:type="dxa"/>
            <w:gridSpan w:val="2"/>
          </w:tcPr>
          <w:p w14:paraId="126516E2"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Documentation Author Company Name:</w:t>
            </w:r>
          </w:p>
        </w:tc>
        <w:tc>
          <w:tcPr>
            <w:tcW w:w="5396" w:type="dxa"/>
            <w:gridSpan w:val="2"/>
          </w:tcPr>
          <w:p w14:paraId="126516E3"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Date Signed:</w:t>
            </w:r>
          </w:p>
        </w:tc>
      </w:tr>
      <w:tr w:rsidR="000D2D90" w:rsidRPr="00670C46" w14:paraId="126516E7" w14:textId="77777777" w:rsidTr="004B34D3">
        <w:trPr>
          <w:trHeight w:val="360"/>
        </w:trPr>
        <w:tc>
          <w:tcPr>
            <w:tcW w:w="5576" w:type="dxa"/>
            <w:gridSpan w:val="2"/>
          </w:tcPr>
          <w:p w14:paraId="126516E5"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Address:</w:t>
            </w:r>
          </w:p>
        </w:tc>
        <w:tc>
          <w:tcPr>
            <w:tcW w:w="5396" w:type="dxa"/>
            <w:gridSpan w:val="2"/>
          </w:tcPr>
          <w:p w14:paraId="126516E6"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CEA/HERS Certification Identification (If applicable):</w:t>
            </w:r>
          </w:p>
        </w:tc>
      </w:tr>
      <w:tr w:rsidR="000D2D90" w:rsidRPr="00670C46" w14:paraId="126516EA" w14:textId="77777777" w:rsidTr="004B34D3">
        <w:trPr>
          <w:trHeight w:val="360"/>
        </w:trPr>
        <w:tc>
          <w:tcPr>
            <w:tcW w:w="5576" w:type="dxa"/>
            <w:gridSpan w:val="2"/>
          </w:tcPr>
          <w:p w14:paraId="126516E8"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City/State/Zip:</w:t>
            </w:r>
          </w:p>
        </w:tc>
        <w:tc>
          <w:tcPr>
            <w:tcW w:w="5396" w:type="dxa"/>
            <w:gridSpan w:val="2"/>
          </w:tcPr>
          <w:p w14:paraId="126516E9"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Phone:</w:t>
            </w:r>
          </w:p>
        </w:tc>
      </w:tr>
      <w:tr w:rsidR="000D2D90" w:rsidRPr="00670C46" w14:paraId="126516EC" w14:textId="77777777" w:rsidTr="004B34D3">
        <w:tblPrEx>
          <w:tblCellMar>
            <w:left w:w="115" w:type="dxa"/>
            <w:right w:w="115" w:type="dxa"/>
          </w:tblCellMar>
        </w:tblPrEx>
        <w:trPr>
          <w:trHeight w:val="296"/>
        </w:trPr>
        <w:tc>
          <w:tcPr>
            <w:tcW w:w="10972" w:type="dxa"/>
            <w:gridSpan w:val="4"/>
            <w:vAlign w:val="center"/>
          </w:tcPr>
          <w:p w14:paraId="126516EB" w14:textId="77777777" w:rsidR="000D2D90" w:rsidRPr="00670C46" w:rsidRDefault="000D2D90" w:rsidP="00F418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670C46">
              <w:rPr>
                <w:rFonts w:asciiTheme="minorHAnsi" w:hAnsiTheme="minorHAnsi" w:cs="Arial"/>
                <w:b/>
                <w:caps/>
                <w:sz w:val="18"/>
                <w:szCs w:val="18"/>
              </w:rPr>
              <w:t xml:space="preserve">Responsible Person's Declaration statement  </w:t>
            </w:r>
          </w:p>
        </w:tc>
      </w:tr>
      <w:tr w:rsidR="000D2D90" w:rsidRPr="00670C46" w14:paraId="126516F4" w14:textId="77777777" w:rsidTr="004B34D3">
        <w:tblPrEx>
          <w:tblCellMar>
            <w:left w:w="115" w:type="dxa"/>
            <w:right w:w="115" w:type="dxa"/>
          </w:tblCellMar>
        </w:tblPrEx>
        <w:trPr>
          <w:trHeight w:val="504"/>
        </w:trPr>
        <w:tc>
          <w:tcPr>
            <w:tcW w:w="10972" w:type="dxa"/>
            <w:gridSpan w:val="4"/>
          </w:tcPr>
          <w:p w14:paraId="688691EC" w14:textId="77777777" w:rsidR="00887569" w:rsidRPr="00887569" w:rsidRDefault="00887569" w:rsidP="00887569">
            <w:pPr>
              <w:pStyle w:val="Heading3"/>
              <w:spacing w:before="60"/>
              <w:ind w:right="86"/>
              <w:rPr>
                <w:rFonts w:asciiTheme="minorHAnsi" w:hAnsiTheme="minorHAnsi"/>
                <w:b w:val="0"/>
                <w:caps/>
                <w:color w:val="auto"/>
                <w:sz w:val="18"/>
                <w:szCs w:val="18"/>
              </w:rPr>
            </w:pPr>
            <w:r w:rsidRPr="00887569">
              <w:rPr>
                <w:rFonts w:asciiTheme="minorHAnsi" w:hAnsiTheme="minorHAnsi"/>
                <w:b w:val="0"/>
                <w:color w:val="auto"/>
                <w:sz w:val="18"/>
                <w:szCs w:val="18"/>
              </w:rPr>
              <w:t xml:space="preserve">I certify the following under penalty of perjury, under the laws of the State of California: </w:t>
            </w:r>
          </w:p>
          <w:p w14:paraId="0D98F7D5" w14:textId="77777777" w:rsidR="00887569" w:rsidRPr="00887569" w:rsidRDefault="00887569" w:rsidP="00887569">
            <w:pPr>
              <w:pStyle w:val="Heading3"/>
              <w:keepLines w:val="0"/>
              <w:numPr>
                <w:ilvl w:val="0"/>
                <w:numId w:val="20"/>
              </w:numPr>
              <w:tabs>
                <w:tab w:val="left" w:pos="-2600"/>
              </w:tabs>
              <w:spacing w:before="0"/>
              <w:ind w:right="90"/>
              <w:rPr>
                <w:rFonts w:asciiTheme="minorHAnsi" w:hAnsiTheme="minorHAnsi"/>
                <w:b w:val="0"/>
                <w:caps/>
                <w:color w:val="auto"/>
                <w:sz w:val="18"/>
                <w:szCs w:val="18"/>
              </w:rPr>
            </w:pPr>
            <w:r w:rsidRPr="00887569">
              <w:rPr>
                <w:rFonts w:asciiTheme="minorHAnsi" w:hAnsiTheme="minorHAnsi"/>
                <w:b w:val="0"/>
                <w:color w:val="auto"/>
                <w:sz w:val="18"/>
                <w:szCs w:val="18"/>
              </w:rPr>
              <w:t xml:space="preserve">The information provided on this Certificate of Installation is true and correct. </w:t>
            </w:r>
          </w:p>
          <w:p w14:paraId="40686BD6" w14:textId="77777777" w:rsidR="00887569" w:rsidRPr="00887569" w:rsidRDefault="00887569" w:rsidP="00887569">
            <w:pPr>
              <w:pStyle w:val="Heading3"/>
              <w:keepLines w:val="0"/>
              <w:numPr>
                <w:ilvl w:val="0"/>
                <w:numId w:val="20"/>
              </w:numPr>
              <w:tabs>
                <w:tab w:val="left" w:pos="-2600"/>
              </w:tabs>
              <w:spacing w:before="0"/>
              <w:ind w:right="90"/>
              <w:rPr>
                <w:rFonts w:asciiTheme="minorHAnsi" w:hAnsiTheme="minorHAnsi"/>
                <w:b w:val="0"/>
                <w:caps/>
                <w:color w:val="auto"/>
                <w:sz w:val="18"/>
                <w:szCs w:val="22"/>
              </w:rPr>
            </w:pPr>
            <w:r w:rsidRPr="00887569">
              <w:rPr>
                <w:rFonts w:asciiTheme="minorHAnsi" w:hAnsiTheme="minorHAnsi"/>
                <w:b w:val="0"/>
                <w:snapToGrid w:val="0"/>
                <w:color w:val="auto"/>
                <w:sz w:val="18"/>
                <w:szCs w:val="18"/>
              </w:rPr>
              <w:t xml:space="preserve">I am either: a) a responsible person eligible under Division 3 of the Business and Professions Code </w:t>
            </w:r>
            <w:r w:rsidRPr="00887569">
              <w:rPr>
                <w:rFonts w:asciiTheme="minorHAnsi" w:hAnsiTheme="minorHAnsi"/>
                <w:b w:val="0"/>
                <w:color w:val="auto"/>
                <w:sz w:val="18"/>
                <w:szCs w:val="18"/>
              </w:rPr>
              <w:t xml:space="preserve">in the applicable classification to accept responsibility for the system design, construction, or installation </w:t>
            </w:r>
            <w:r w:rsidRPr="00887569">
              <w:rPr>
                <w:rFonts w:asciiTheme="minorHAnsi" w:hAnsiTheme="minorHAnsi"/>
                <w:b w:val="0"/>
                <w:snapToGrid w:val="0"/>
                <w:color w:val="auto"/>
                <w:sz w:val="18"/>
                <w:szCs w:val="18"/>
              </w:rPr>
              <w:t xml:space="preserve">of features, materials, components, or manufactured devices </w:t>
            </w:r>
            <w:r w:rsidRPr="00887569">
              <w:rPr>
                <w:rFonts w:asciiTheme="minorHAnsi" w:hAnsiTheme="minorHAnsi"/>
                <w:b w:val="0"/>
                <w:color w:val="auto"/>
                <w:sz w:val="18"/>
                <w:szCs w:val="18"/>
              </w:rPr>
              <w:t xml:space="preserve">for the scope of work identified on this Certificate of Installation </w:t>
            </w:r>
            <w:r w:rsidRPr="00887569">
              <w:rPr>
                <w:rFonts w:asciiTheme="minorHAnsi" w:hAnsiTheme="minorHAnsi"/>
                <w:b w:val="0"/>
                <w:snapToGrid w:val="0"/>
                <w:color w:val="auto"/>
                <w:sz w:val="18"/>
                <w:szCs w:val="18"/>
              </w:rPr>
              <w:t>and attest to the declarations in this statement</w:t>
            </w:r>
            <w:r w:rsidRPr="00887569">
              <w:rPr>
                <w:rFonts w:asciiTheme="minorHAnsi" w:hAnsiTheme="minorHAnsi"/>
                <w:b w:val="0"/>
                <w:color w:val="auto"/>
                <w:sz w:val="18"/>
                <w:szCs w:val="18"/>
              </w:rPr>
              <w:t>, or b) I am an authorized representative of the responsible person and attest to the declarations in this statement on the responsible person’s behalf</w:t>
            </w:r>
            <w:r w:rsidRPr="00887569">
              <w:rPr>
                <w:rFonts w:asciiTheme="minorHAnsi" w:eastAsia="Calibri" w:hAnsiTheme="minorHAnsi"/>
                <w:b w:val="0"/>
                <w:color w:val="auto"/>
                <w:sz w:val="18"/>
                <w:szCs w:val="18"/>
              </w:rPr>
              <w:t>.</w:t>
            </w:r>
          </w:p>
          <w:p w14:paraId="00FDD932" w14:textId="77777777" w:rsidR="00887569" w:rsidRPr="00887569" w:rsidRDefault="00887569" w:rsidP="00887569">
            <w:pPr>
              <w:keepNext/>
              <w:numPr>
                <w:ilvl w:val="0"/>
                <w:numId w:val="20"/>
              </w:numPr>
              <w:autoSpaceDE w:val="0"/>
              <w:autoSpaceDN w:val="0"/>
              <w:adjustRightInd w:val="0"/>
              <w:ind w:right="90"/>
              <w:rPr>
                <w:rFonts w:asciiTheme="minorHAnsi" w:hAnsiTheme="minorHAnsi"/>
                <w:sz w:val="18"/>
                <w:szCs w:val="18"/>
              </w:rPr>
            </w:pPr>
            <w:r w:rsidRPr="00887569">
              <w:rPr>
                <w:rFonts w:asciiTheme="minorHAnsi" w:hAnsiTheme="minorHAnsi"/>
                <w:sz w:val="18"/>
                <w:szCs w:val="18"/>
              </w:rPr>
              <w:t xml:space="preserve">The constructed or installed features, materials, </w:t>
            </w:r>
            <w:proofErr w:type="gramStart"/>
            <w:r w:rsidRPr="00887569">
              <w:rPr>
                <w:rFonts w:asciiTheme="minorHAnsi" w:hAnsiTheme="minorHAnsi"/>
                <w:sz w:val="18"/>
                <w:szCs w:val="18"/>
              </w:rPr>
              <w:t>components</w:t>
            </w:r>
            <w:proofErr w:type="gramEnd"/>
            <w:r w:rsidRPr="00887569">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887569">
              <w:rPr>
                <w:rFonts w:asciiTheme="minorHAnsi" w:eastAsia="Calibri" w:hAnsiTheme="minorHAnsi" w:cs="TimesNewRomanPSMT"/>
                <w:sz w:val="18"/>
                <w:szCs w:val="18"/>
              </w:rPr>
              <w:t>.</w:t>
            </w:r>
          </w:p>
          <w:p w14:paraId="25820E96" w14:textId="77777777" w:rsidR="00887569" w:rsidRPr="00887569" w:rsidRDefault="00887569" w:rsidP="00887569">
            <w:pPr>
              <w:pStyle w:val="ListParagraph"/>
              <w:keepNext/>
              <w:numPr>
                <w:ilvl w:val="0"/>
                <w:numId w:val="20"/>
              </w:numPr>
              <w:autoSpaceDE w:val="0"/>
              <w:autoSpaceDN w:val="0"/>
              <w:adjustRightInd w:val="0"/>
              <w:rPr>
                <w:rFonts w:asciiTheme="minorHAnsi" w:hAnsiTheme="minorHAnsi"/>
                <w:sz w:val="18"/>
              </w:rPr>
            </w:pPr>
            <w:r w:rsidRPr="00887569">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26516F3" w14:textId="68A92419" w:rsidR="000D2D90" w:rsidRPr="00670C46" w:rsidRDefault="00887569" w:rsidP="00887569">
            <w:pPr>
              <w:keepNext/>
              <w:numPr>
                <w:ilvl w:val="0"/>
                <w:numId w:val="20"/>
              </w:numPr>
              <w:autoSpaceDE w:val="0"/>
              <w:autoSpaceDN w:val="0"/>
              <w:adjustRightInd w:val="0"/>
              <w:contextualSpacing/>
              <w:rPr>
                <w:rFonts w:asciiTheme="minorHAnsi" w:hAnsiTheme="minorHAnsi"/>
                <w:b/>
              </w:rPr>
            </w:pPr>
            <w:r w:rsidRPr="00887569">
              <w:rPr>
                <w:rFonts w:asciiTheme="minorHAnsi" w:hAnsiTheme="minorHAnsi"/>
                <w:sz w:val="18"/>
                <w:szCs w:val="18"/>
              </w:rPr>
              <w:t xml:space="preserve">I will ensure that a registered copy of this Certificate of Installation shall be </w:t>
            </w:r>
            <w:proofErr w:type="gramStart"/>
            <w:r w:rsidRPr="00887569">
              <w:rPr>
                <w:rFonts w:asciiTheme="minorHAnsi" w:hAnsiTheme="minorHAnsi"/>
                <w:sz w:val="18"/>
                <w:szCs w:val="18"/>
              </w:rPr>
              <w:t>posted, or</w:t>
            </w:r>
            <w:proofErr w:type="gramEnd"/>
            <w:r w:rsidRPr="00887569">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0D2D90" w:rsidRPr="00670C46" w14:paraId="126516F7" w14:textId="77777777" w:rsidTr="004B34D3">
        <w:tblPrEx>
          <w:tblCellMar>
            <w:left w:w="108" w:type="dxa"/>
            <w:right w:w="108" w:type="dxa"/>
          </w:tblCellMar>
        </w:tblPrEx>
        <w:trPr>
          <w:trHeight w:val="360"/>
        </w:trPr>
        <w:tc>
          <w:tcPr>
            <w:tcW w:w="5307" w:type="dxa"/>
          </w:tcPr>
          <w:p w14:paraId="126516F5" w14:textId="77777777" w:rsidR="000D2D90" w:rsidRPr="00670C46" w:rsidRDefault="000D2D90" w:rsidP="00F418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Responsible Builder/Installer Name:</w:t>
            </w:r>
          </w:p>
        </w:tc>
        <w:tc>
          <w:tcPr>
            <w:tcW w:w="5665" w:type="dxa"/>
            <w:gridSpan w:val="3"/>
          </w:tcPr>
          <w:p w14:paraId="126516F6" w14:textId="77777777" w:rsidR="000D2D90" w:rsidRPr="00670C46" w:rsidRDefault="000D2D90" w:rsidP="00F418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Responsible Builder/Installer Signature:</w:t>
            </w:r>
          </w:p>
        </w:tc>
      </w:tr>
      <w:tr w:rsidR="000D2D90" w:rsidRPr="00670C46" w14:paraId="126516FA" w14:textId="77777777" w:rsidTr="004B34D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26516F8" w14:textId="785EBAB8"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Company Name: (Installing Subcontractor or General Contractor or Builder/Owner)</w:t>
            </w:r>
          </w:p>
        </w:tc>
        <w:tc>
          <w:tcPr>
            <w:tcW w:w="5665" w:type="dxa"/>
            <w:gridSpan w:val="3"/>
            <w:tcBorders>
              <w:top w:val="single" w:sz="4" w:space="0" w:color="auto"/>
              <w:left w:val="single" w:sz="4" w:space="0" w:color="auto"/>
              <w:bottom w:val="single" w:sz="4" w:space="0" w:color="auto"/>
              <w:right w:val="single" w:sz="4" w:space="0" w:color="auto"/>
            </w:tcBorders>
          </w:tcPr>
          <w:p w14:paraId="126516F9"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Position With Company (Title):</w:t>
            </w:r>
          </w:p>
        </w:tc>
      </w:tr>
      <w:tr w:rsidR="000D2D90" w:rsidRPr="00670C46" w14:paraId="126516FD" w14:textId="77777777" w:rsidTr="004B34D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26516FB"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Address:</w:t>
            </w:r>
          </w:p>
        </w:tc>
        <w:tc>
          <w:tcPr>
            <w:tcW w:w="5665" w:type="dxa"/>
            <w:gridSpan w:val="3"/>
            <w:tcBorders>
              <w:top w:val="single" w:sz="4" w:space="0" w:color="auto"/>
              <w:left w:val="single" w:sz="4" w:space="0" w:color="auto"/>
              <w:bottom w:val="single" w:sz="4" w:space="0" w:color="auto"/>
              <w:right w:val="single" w:sz="4" w:space="0" w:color="auto"/>
            </w:tcBorders>
          </w:tcPr>
          <w:p w14:paraId="126516FC"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CSLB License:</w:t>
            </w:r>
          </w:p>
        </w:tc>
      </w:tr>
      <w:tr w:rsidR="000D2D90" w:rsidRPr="00670C46" w14:paraId="12651701" w14:textId="77777777" w:rsidTr="004B34D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26516FE"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City/State/Zip:</w:t>
            </w:r>
          </w:p>
        </w:tc>
        <w:tc>
          <w:tcPr>
            <w:tcW w:w="2805" w:type="dxa"/>
            <w:gridSpan w:val="2"/>
            <w:tcBorders>
              <w:top w:val="single" w:sz="4" w:space="0" w:color="auto"/>
              <w:left w:val="single" w:sz="4" w:space="0" w:color="auto"/>
              <w:bottom w:val="single" w:sz="4" w:space="0" w:color="auto"/>
              <w:right w:val="single" w:sz="4" w:space="0" w:color="auto"/>
            </w:tcBorders>
          </w:tcPr>
          <w:p w14:paraId="126516FF" w14:textId="4F80A2A8"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Phone</w:t>
            </w:r>
            <w:r w:rsidR="00225CB8">
              <w:rPr>
                <w:rFonts w:asciiTheme="minorHAnsi" w:hAnsiTheme="minorHAnsi"/>
                <w:sz w:val="14"/>
                <w:szCs w:val="14"/>
              </w:rPr>
              <w:t>:</w:t>
            </w:r>
          </w:p>
        </w:tc>
        <w:tc>
          <w:tcPr>
            <w:tcW w:w="2860" w:type="dxa"/>
            <w:tcBorders>
              <w:top w:val="single" w:sz="4" w:space="0" w:color="auto"/>
              <w:left w:val="single" w:sz="4" w:space="0" w:color="auto"/>
              <w:bottom w:val="single" w:sz="4" w:space="0" w:color="auto"/>
              <w:right w:val="single" w:sz="4" w:space="0" w:color="auto"/>
            </w:tcBorders>
          </w:tcPr>
          <w:p w14:paraId="12651700"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Date Signed:</w:t>
            </w:r>
          </w:p>
        </w:tc>
      </w:tr>
      <w:tr w:rsidR="000D2D90" w:rsidRPr="00670C46" w14:paraId="12651704" w14:textId="77777777" w:rsidTr="004B34D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2651702"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Third Party Quality Control Program (TPQCP) Status:</w:t>
            </w:r>
          </w:p>
        </w:tc>
        <w:tc>
          <w:tcPr>
            <w:tcW w:w="5665" w:type="dxa"/>
            <w:gridSpan w:val="3"/>
            <w:tcBorders>
              <w:top w:val="single" w:sz="4" w:space="0" w:color="auto"/>
              <w:left w:val="single" w:sz="4" w:space="0" w:color="auto"/>
              <w:bottom w:val="single" w:sz="4" w:space="0" w:color="auto"/>
              <w:right w:val="single" w:sz="4" w:space="0" w:color="auto"/>
            </w:tcBorders>
          </w:tcPr>
          <w:p w14:paraId="12651703"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 xml:space="preserve">Name of TPQCP (if applicable): </w:t>
            </w:r>
          </w:p>
        </w:tc>
      </w:tr>
    </w:tbl>
    <w:p w14:paraId="12651705" w14:textId="77777777" w:rsidR="005B7081" w:rsidRDefault="005B7081" w:rsidP="00E1357E">
      <w:pPr>
        <w:pStyle w:val="BulletB1Number"/>
        <w:ind w:left="0" w:firstLine="0"/>
        <w:rPr>
          <w:rFonts w:asciiTheme="minorHAnsi" w:hAnsiTheme="minorHAnsi"/>
          <w:sz w:val="18"/>
          <w:szCs w:val="18"/>
        </w:rPr>
      </w:pPr>
    </w:p>
    <w:p w14:paraId="12651706" w14:textId="77777777" w:rsidR="005B7081" w:rsidRPr="006A17E5" w:rsidRDefault="005B7081" w:rsidP="00E1357E">
      <w:pPr>
        <w:pStyle w:val="BulletB1Number"/>
        <w:ind w:left="0" w:firstLine="0"/>
        <w:rPr>
          <w:rFonts w:asciiTheme="minorHAnsi" w:hAnsiTheme="minorHAnsi"/>
          <w:sz w:val="18"/>
          <w:szCs w:val="18"/>
        </w:rPr>
      </w:pPr>
    </w:p>
    <w:sectPr w:rsidR="005B7081" w:rsidRPr="006A17E5" w:rsidSect="00C44F0C">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64E59" w14:textId="77777777" w:rsidR="00AE640E" w:rsidRDefault="00AE640E" w:rsidP="00B65E2F">
      <w:r>
        <w:separator/>
      </w:r>
    </w:p>
  </w:endnote>
  <w:endnote w:type="continuationSeparator" w:id="0">
    <w:p w14:paraId="33C30815" w14:textId="77777777" w:rsidR="00AE640E" w:rsidRDefault="00AE640E" w:rsidP="00B65E2F">
      <w:r>
        <w:continuationSeparator/>
      </w:r>
    </w:p>
  </w:endnote>
  <w:endnote w:type="continuationNotice" w:id="1">
    <w:p w14:paraId="66B270B5" w14:textId="77777777" w:rsidR="00AE640E" w:rsidRDefault="00AE64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1E" w14:textId="77777777" w:rsidR="00C50C0F" w:rsidRPr="00977AE0" w:rsidRDefault="00C50C0F" w:rsidP="00225CB8">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 xml:space="preserve">Registration Number:                                                      Registration Date/Time:                                        HERS Provider:                       </w:t>
    </w:r>
  </w:p>
  <w:p w14:paraId="1265171F" w14:textId="3A5591CF" w:rsidR="00C50C0F" w:rsidRPr="00977AE0" w:rsidRDefault="00C50C0F" w:rsidP="00225CB8">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w:t>
    </w:r>
    <w:ins w:id="27" w:author="Alhabibi, Haider@Energy" w:date="2021-08-24T16:01:00Z">
      <w:r w:rsidR="002B15FB">
        <w:rPr>
          <w:rFonts w:asciiTheme="minorHAnsi" w:hAnsiTheme="minorHAnsi"/>
        </w:rPr>
        <w:t>22</w:t>
      </w:r>
    </w:ins>
    <w:del w:id="28" w:author="Alhabibi, Haider@Energy" w:date="2021-08-24T16:01:00Z">
      <w:r w:rsidRPr="00977AE0" w:rsidDel="002B15FB">
        <w:rPr>
          <w:rFonts w:asciiTheme="minorHAnsi" w:hAnsiTheme="minorHAnsi"/>
        </w:rPr>
        <w:delText>1</w:delText>
      </w:r>
      <w:r w:rsidDel="002B15FB">
        <w:rPr>
          <w:rFonts w:asciiTheme="minorHAnsi" w:hAnsiTheme="minorHAnsi"/>
        </w:rPr>
        <w:delText>9</w:delText>
      </w:r>
    </w:del>
    <w:r w:rsidRPr="00977AE0">
      <w:rPr>
        <w:rFonts w:asciiTheme="minorHAnsi" w:hAnsiTheme="minorHAnsi"/>
      </w:rPr>
      <w:t xml:space="preserve"> </w:t>
    </w:r>
    <w:del w:id="29" w:author="Alhabibi, Haider@Energy" w:date="2022-03-14T22:35:00Z">
      <w:r w:rsidRPr="00977AE0" w:rsidDel="00F1119D">
        <w:rPr>
          <w:rFonts w:asciiTheme="minorHAnsi" w:hAnsiTheme="minorHAnsi"/>
        </w:rPr>
        <w:delText xml:space="preserve">Residential </w:delText>
      </w:r>
    </w:del>
    <w:ins w:id="30" w:author="Alhabibi, Haider@Energy" w:date="2022-03-14T22:35:00Z">
      <w:r w:rsidR="00F1119D">
        <w:rPr>
          <w:rFonts w:asciiTheme="minorHAnsi" w:hAnsiTheme="minorHAnsi"/>
        </w:rPr>
        <w:t>Low-rise Multifamily</w:t>
      </w:r>
      <w:r w:rsidR="00F1119D" w:rsidRPr="00977AE0">
        <w:rPr>
          <w:rFonts w:asciiTheme="minorHAnsi" w:hAnsiTheme="minorHAnsi"/>
        </w:rPr>
        <w:t xml:space="preserve"> </w:t>
      </w:r>
    </w:ins>
    <w:r w:rsidRPr="00977AE0">
      <w:rPr>
        <w:rFonts w:asciiTheme="minorHAnsi" w:hAnsiTheme="minorHAnsi"/>
      </w:rPr>
      <w:t>Compliance</w:t>
    </w:r>
    <w:r w:rsidRPr="00977AE0">
      <w:rPr>
        <w:rFonts w:asciiTheme="minorHAnsi" w:hAnsiTheme="minorHAnsi"/>
      </w:rPr>
      <w:tab/>
    </w:r>
    <w:r w:rsidRPr="00B83191">
      <w:rPr>
        <w:rFonts w:asciiTheme="minorHAnsi" w:hAnsiTheme="minorHAnsi"/>
      </w:rPr>
      <w:t>January 20</w:t>
    </w:r>
    <w:ins w:id="31" w:author="Alhabibi, Haider@Energy" w:date="2021-08-24T16:01:00Z">
      <w:r w:rsidR="002B15FB">
        <w:rPr>
          <w:rFonts w:asciiTheme="minorHAnsi" w:hAnsiTheme="minorHAnsi"/>
        </w:rPr>
        <w:t>22</w:t>
      </w:r>
    </w:ins>
    <w:del w:id="32" w:author="Alhabibi, Haider@Energy" w:date="2021-08-24T16:01:00Z">
      <w:r w:rsidDel="002B15FB">
        <w:rPr>
          <w:rFonts w:asciiTheme="minorHAnsi" w:hAnsiTheme="minorHAnsi"/>
        </w:rPr>
        <w:delText>19</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9" w14:textId="023EEEC5" w:rsidR="00C50C0F" w:rsidRPr="00977AE0" w:rsidRDefault="00C50C0F" w:rsidP="00225CB8">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w:t>
    </w:r>
    <w:ins w:id="72" w:author="Alhabibi, Haider@Energy" w:date="2021-08-24T16:01:00Z">
      <w:r w:rsidR="002B15FB">
        <w:rPr>
          <w:rFonts w:asciiTheme="minorHAnsi" w:hAnsiTheme="minorHAnsi"/>
        </w:rPr>
        <w:t>22</w:t>
      </w:r>
    </w:ins>
    <w:del w:id="73" w:author="Alhabibi, Haider@Energy" w:date="2021-08-24T16:01:00Z">
      <w:r w:rsidRPr="00977AE0" w:rsidDel="002B15FB">
        <w:rPr>
          <w:rFonts w:asciiTheme="minorHAnsi" w:hAnsiTheme="minorHAnsi"/>
        </w:rPr>
        <w:delText>1</w:delText>
      </w:r>
      <w:r w:rsidDel="002B15FB">
        <w:rPr>
          <w:rFonts w:asciiTheme="minorHAnsi" w:hAnsiTheme="minorHAnsi"/>
        </w:rPr>
        <w:delText>9</w:delText>
      </w:r>
    </w:del>
    <w:r w:rsidRPr="00977AE0">
      <w:rPr>
        <w:rFonts w:asciiTheme="minorHAnsi" w:hAnsiTheme="minorHAnsi"/>
      </w:rPr>
      <w:t xml:space="preserve"> </w:t>
    </w:r>
    <w:del w:id="74" w:author="Alhabibi, Haider@Energy" w:date="2022-03-14T22:34:00Z">
      <w:r w:rsidRPr="00977AE0" w:rsidDel="00F1119D">
        <w:rPr>
          <w:rFonts w:asciiTheme="minorHAnsi" w:hAnsiTheme="minorHAnsi"/>
        </w:rPr>
        <w:delText xml:space="preserve">Residential </w:delText>
      </w:r>
    </w:del>
    <w:ins w:id="75" w:author="Alhabibi, Haider@Energy" w:date="2022-03-14T22:34:00Z">
      <w:r w:rsidR="00F1119D">
        <w:rPr>
          <w:rFonts w:asciiTheme="minorHAnsi" w:hAnsiTheme="minorHAnsi"/>
        </w:rPr>
        <w:t>Low-rise Multifamily</w:t>
      </w:r>
      <w:r w:rsidR="00F1119D" w:rsidRPr="00977AE0">
        <w:rPr>
          <w:rFonts w:asciiTheme="minorHAnsi" w:hAnsiTheme="minorHAnsi"/>
        </w:rPr>
        <w:t xml:space="preserve"> </w:t>
      </w:r>
    </w:ins>
    <w:r w:rsidRPr="00977AE0">
      <w:rPr>
        <w:rFonts w:asciiTheme="minorHAnsi" w:hAnsiTheme="minorHAnsi"/>
      </w:rPr>
      <w:t>Compliance</w:t>
    </w:r>
    <w:r w:rsidRPr="00977AE0">
      <w:rPr>
        <w:rFonts w:asciiTheme="minorHAnsi" w:hAnsiTheme="minorHAnsi"/>
      </w:rPr>
      <w:tab/>
    </w:r>
    <w:r w:rsidRPr="00B83191">
      <w:rPr>
        <w:rFonts w:asciiTheme="minorHAnsi" w:hAnsiTheme="minorHAnsi"/>
      </w:rPr>
      <w:t>January 20</w:t>
    </w:r>
    <w:ins w:id="76" w:author="Alhabibi, Haider@Energy" w:date="2021-08-24T16:01:00Z">
      <w:r w:rsidR="002B15FB">
        <w:rPr>
          <w:rFonts w:asciiTheme="minorHAnsi" w:hAnsiTheme="minorHAnsi"/>
        </w:rPr>
        <w:t>22</w:t>
      </w:r>
    </w:ins>
    <w:del w:id="77" w:author="Alhabibi, Haider@Energy" w:date="2021-08-24T16:01:00Z">
      <w:r w:rsidDel="002B15FB">
        <w:rPr>
          <w:rFonts w:asciiTheme="minorHAnsi" w:hAnsiTheme="minorHAnsi"/>
        </w:rPr>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03707" w14:textId="77777777" w:rsidR="00AE640E" w:rsidRDefault="00AE640E" w:rsidP="00B65E2F">
      <w:r>
        <w:separator/>
      </w:r>
    </w:p>
  </w:footnote>
  <w:footnote w:type="continuationSeparator" w:id="0">
    <w:p w14:paraId="774AE409" w14:textId="77777777" w:rsidR="00AE640E" w:rsidRDefault="00AE640E" w:rsidP="00B65E2F">
      <w:r>
        <w:continuationSeparator/>
      </w:r>
    </w:p>
  </w:footnote>
  <w:footnote w:type="continuationNotice" w:id="1">
    <w:p w14:paraId="1CFD7720" w14:textId="77777777" w:rsidR="00AE640E" w:rsidRDefault="00AE64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0B" w14:textId="77777777" w:rsidR="00C50C0F" w:rsidRDefault="00FD5ADC">
    <w:pPr>
      <w:pStyle w:val="Header"/>
    </w:pPr>
    <w:r>
      <w:rPr>
        <w:noProof/>
      </w:rPr>
      <w:pict w14:anchorId="126517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7" o:spid="_x0000_s2050" type="#_x0000_t75" style="position:absolute;margin-left:0;margin-top:0;width:10in;height:540pt;z-index:-25166131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0C" w14:textId="730DF26E" w:rsidR="00C50C0F" w:rsidRPr="007770C5" w:rsidRDefault="00FD5ADC" w:rsidP="00670C46">
    <w:pPr>
      <w:suppressAutoHyphens/>
      <w:ind w:left="-90"/>
      <w:rPr>
        <w:rFonts w:ascii="Arial" w:hAnsi="Arial" w:cs="Arial"/>
        <w:sz w:val="14"/>
        <w:szCs w:val="14"/>
      </w:rPr>
    </w:pPr>
    <w:r>
      <w:rPr>
        <w:rFonts w:ascii="Arial" w:hAnsi="Arial" w:cs="Arial"/>
        <w:noProof/>
        <w:sz w:val="14"/>
        <w:szCs w:val="14"/>
      </w:rPr>
      <w:pict w14:anchorId="126517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8" o:spid="_x0000_s2051" type="#_x0000_t75" style="position:absolute;left:0;text-align:left;margin-left:0;margin-top:0;width:10in;height:540pt;z-index:-25166028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C50C0F" w:rsidRPr="007770C5">
      <w:rPr>
        <w:rFonts w:ascii="Arial" w:hAnsi="Arial" w:cs="Arial"/>
        <w:sz w:val="14"/>
        <w:szCs w:val="14"/>
      </w:rPr>
      <w:t>STATE OF CALIFORNIA</w:t>
    </w:r>
  </w:p>
  <w:p w14:paraId="1265170D" w14:textId="6B61F5A8" w:rsidR="00C50C0F" w:rsidRDefault="00C50C0F" w:rsidP="00670C46">
    <w:pPr>
      <w:suppressAutoHyphens/>
      <w:ind w:left="-90"/>
      <w:rPr>
        <w:rFonts w:ascii="Arial" w:hAnsi="Arial" w:cs="Arial"/>
        <w:b/>
        <w:sz w:val="24"/>
        <w:szCs w:val="24"/>
      </w:rPr>
    </w:pPr>
    <w:r>
      <w:rPr>
        <w:rFonts w:ascii="Arial" w:hAnsi="Arial" w:cs="Arial"/>
        <w:noProof/>
        <w:sz w:val="14"/>
        <w:szCs w:val="14"/>
      </w:rPr>
      <w:drawing>
        <wp:anchor distT="0" distB="0" distL="114300" distR="114300" simplePos="0" relativeHeight="251653120" behindDoc="0" locked="0" layoutInCell="1" allowOverlap="1" wp14:anchorId="12651736" wp14:editId="396EA517">
          <wp:simplePos x="0" y="0"/>
          <wp:positionH relativeFrom="margin">
            <wp:posOffset>6625590</wp:posOffset>
          </wp:positionH>
          <wp:positionV relativeFrom="margin">
            <wp:posOffset>-1249045</wp:posOffset>
          </wp:positionV>
          <wp:extent cx="309880" cy="271780"/>
          <wp:effectExtent l="0" t="0" r="0" b="0"/>
          <wp:wrapSquare wrapText="bothSides"/>
          <wp:docPr id="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09880" cy="271780"/>
                  </a:xfrm>
                  <a:prstGeom prst="rect">
                    <a:avLst/>
                  </a:prstGeom>
                  <a:noFill/>
                  <a:ln w="9525">
                    <a:noFill/>
                    <a:miter lim="800000"/>
                    <a:headEnd/>
                    <a:tailEnd/>
                  </a:ln>
                </pic:spPr>
              </pic:pic>
            </a:graphicData>
          </a:graphic>
          <wp14:sizeRelV relativeFrom="margin">
            <wp14:pctHeight>0</wp14:pctHeight>
          </wp14:sizeRelV>
        </wp:anchor>
      </w:drawing>
    </w:r>
    <w:r>
      <w:rPr>
        <w:rFonts w:ascii="Arial" w:hAnsi="Arial" w:cs="Arial"/>
        <w:b/>
        <w:sz w:val="24"/>
        <w:szCs w:val="24"/>
      </w:rPr>
      <w:t xml:space="preserve">RETURN DUCT DESIGN AND AIR FILTER DEVICE SIZING </w:t>
    </w:r>
  </w:p>
  <w:p w14:paraId="1265170E" w14:textId="5A5AC3B7" w:rsidR="00C50C0F" w:rsidRPr="007770C5" w:rsidRDefault="00C50C0F" w:rsidP="00670C46">
    <w:pPr>
      <w:suppressAutoHyphens/>
      <w:ind w:left="-90"/>
      <w:rPr>
        <w:rFonts w:ascii="Arial" w:hAnsi="Arial" w:cs="Arial"/>
        <w:b/>
        <w:sz w:val="24"/>
        <w:szCs w:val="24"/>
      </w:rPr>
    </w:pPr>
    <w:r>
      <w:rPr>
        <w:rFonts w:ascii="Arial" w:hAnsi="Arial" w:cs="Arial"/>
        <w:b/>
        <w:sz w:val="24"/>
        <w:szCs w:val="24"/>
      </w:rPr>
      <w:t xml:space="preserve">ACCORDING TO TABLES </w:t>
    </w:r>
    <w:del w:id="9" w:author="Alhabibi, Haider@Energy" w:date="2022-03-14T20:57:00Z">
      <w:r w:rsidDel="00D1305C">
        <w:rPr>
          <w:rFonts w:ascii="Arial" w:hAnsi="Arial" w:cs="Arial"/>
          <w:b/>
          <w:sz w:val="24"/>
          <w:szCs w:val="24"/>
        </w:rPr>
        <w:delText>150.0</w:delText>
      </w:r>
    </w:del>
    <w:ins w:id="10" w:author="Alhabibi, Haider@Energy" w:date="2022-03-14T20:57:00Z">
      <w:r w:rsidR="00D1305C">
        <w:rPr>
          <w:rFonts w:ascii="Arial" w:hAnsi="Arial" w:cs="Arial"/>
          <w:b/>
          <w:sz w:val="24"/>
          <w:szCs w:val="24"/>
        </w:rPr>
        <w:t>160</w:t>
      </w:r>
      <w:r w:rsidR="001626FD">
        <w:rPr>
          <w:rFonts w:ascii="Arial" w:hAnsi="Arial" w:cs="Arial"/>
          <w:b/>
          <w:sz w:val="24"/>
          <w:szCs w:val="24"/>
        </w:rPr>
        <w:t>.3</w:t>
      </w:r>
    </w:ins>
    <w:r>
      <w:rPr>
        <w:rFonts w:ascii="Arial" w:hAnsi="Arial" w:cs="Arial"/>
        <w:b/>
        <w:sz w:val="24"/>
        <w:szCs w:val="24"/>
      </w:rPr>
      <w:t>-</w:t>
    </w:r>
    <w:del w:id="11" w:author="Alhabibi, Haider@Energy" w:date="2022-03-14T20:57:00Z">
      <w:r w:rsidDel="001626FD">
        <w:rPr>
          <w:rFonts w:ascii="Arial" w:hAnsi="Arial" w:cs="Arial"/>
          <w:b/>
          <w:sz w:val="24"/>
          <w:szCs w:val="24"/>
        </w:rPr>
        <w:delText>B</w:delText>
      </w:r>
    </w:del>
    <w:ins w:id="12" w:author="Alhabibi, Haider@Energy" w:date="2022-03-14T20:57:00Z">
      <w:r w:rsidR="001626FD">
        <w:rPr>
          <w:rFonts w:ascii="Arial" w:hAnsi="Arial" w:cs="Arial"/>
          <w:b/>
          <w:sz w:val="24"/>
          <w:szCs w:val="24"/>
        </w:rPr>
        <w:t>A</w:t>
      </w:r>
    </w:ins>
    <w:r>
      <w:rPr>
        <w:rFonts w:ascii="Arial" w:hAnsi="Arial" w:cs="Arial"/>
        <w:b/>
        <w:sz w:val="24"/>
        <w:szCs w:val="24"/>
      </w:rPr>
      <w:t xml:space="preserve"> OR </w:t>
    </w:r>
    <w:del w:id="13" w:author="Alhabibi, Haider@Energy" w:date="2022-03-14T20:57:00Z">
      <w:r w:rsidDel="001626FD">
        <w:rPr>
          <w:rFonts w:ascii="Arial" w:hAnsi="Arial" w:cs="Arial"/>
          <w:b/>
          <w:sz w:val="24"/>
          <w:szCs w:val="24"/>
        </w:rPr>
        <w:delText>C</w:delText>
      </w:r>
    </w:del>
    <w:ins w:id="14" w:author="Alhabibi, Haider@Energy" w:date="2022-03-14T20:57:00Z">
      <w:r w:rsidR="001626FD">
        <w:rPr>
          <w:rFonts w:ascii="Arial" w:hAnsi="Arial" w:cs="Arial"/>
          <w:b/>
          <w:sz w:val="24"/>
          <w:szCs w:val="24"/>
        </w:rPr>
        <w:t>B</w:t>
      </w:r>
    </w:ins>
  </w:p>
  <w:p w14:paraId="1265170F" w14:textId="736E2288" w:rsidR="00C50C0F" w:rsidRPr="007770C5" w:rsidRDefault="00C50C0F" w:rsidP="00670C46">
    <w:pPr>
      <w:suppressAutoHyphens/>
      <w:ind w:left="-90"/>
      <w:rPr>
        <w:rFonts w:ascii="Arial" w:hAnsi="Arial" w:cs="Arial"/>
        <w:sz w:val="14"/>
        <w:szCs w:val="14"/>
      </w:rPr>
    </w:pPr>
    <w:r>
      <w:rPr>
        <w:rFonts w:ascii="Arial" w:hAnsi="Arial" w:cs="Arial"/>
        <w:sz w:val="14"/>
        <w:szCs w:val="14"/>
      </w:rPr>
      <w:t>CEC-</w:t>
    </w:r>
    <w:del w:id="15" w:author="Alhabibi, Haider@Energy" w:date="2022-03-14T23:02:00Z">
      <w:r w:rsidDel="00E329A1">
        <w:rPr>
          <w:rFonts w:ascii="Arial" w:hAnsi="Arial" w:cs="Arial"/>
          <w:sz w:val="14"/>
          <w:szCs w:val="14"/>
        </w:rPr>
        <w:delText>CF2R</w:delText>
      </w:r>
    </w:del>
    <w:ins w:id="16" w:author="Alhabibi, Haider@Energy" w:date="2022-03-14T23:02:00Z">
      <w:r w:rsidR="00E329A1">
        <w:rPr>
          <w:rFonts w:ascii="Arial" w:hAnsi="Arial" w:cs="Arial"/>
          <w:sz w:val="14"/>
          <w:szCs w:val="14"/>
        </w:rPr>
        <w:t>LMCI</w:t>
      </w:r>
    </w:ins>
    <w:r>
      <w:rPr>
        <w:rFonts w:ascii="Arial" w:hAnsi="Arial" w:cs="Arial"/>
        <w:sz w:val="14"/>
        <w:szCs w:val="14"/>
      </w:rPr>
      <w:t>-MCH-28-H</w:t>
    </w:r>
    <w:r w:rsidRPr="007770C5">
      <w:rPr>
        <w:rFonts w:ascii="Arial" w:hAnsi="Arial" w:cs="Arial"/>
        <w:sz w:val="14"/>
        <w:szCs w:val="14"/>
      </w:rPr>
      <w:t xml:space="preserve"> (Revised </w:t>
    </w:r>
    <w:r>
      <w:rPr>
        <w:rFonts w:ascii="Arial" w:hAnsi="Arial" w:cs="Arial"/>
        <w:sz w:val="14"/>
        <w:szCs w:val="14"/>
      </w:rPr>
      <w:t>01/</w:t>
    </w:r>
    <w:ins w:id="17" w:author="Alhabibi, Haider@Energy" w:date="2021-08-24T16:00:00Z">
      <w:r w:rsidR="002B15FB">
        <w:rPr>
          <w:rFonts w:ascii="Arial" w:hAnsi="Arial" w:cs="Arial"/>
          <w:sz w:val="14"/>
          <w:szCs w:val="14"/>
        </w:rPr>
        <w:t>22</w:t>
      </w:r>
    </w:ins>
    <w:del w:id="18" w:author="Alhabibi, Haider@Energy" w:date="2021-08-24T16:00:00Z">
      <w:r w:rsidDel="002B15FB">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347"/>
      <w:gridCol w:w="2479"/>
    </w:tblGrid>
    <w:tr w:rsidR="00C50C0F" w:rsidRPr="00F85124" w14:paraId="12651712" w14:textId="77777777" w:rsidTr="00AB76BA">
      <w:trPr>
        <w:cantSplit/>
        <w:trHeight w:val="288"/>
      </w:trPr>
      <w:tc>
        <w:tcPr>
          <w:tcW w:w="3877" w:type="pct"/>
          <w:gridSpan w:val="2"/>
          <w:tcBorders>
            <w:bottom w:val="single" w:sz="4" w:space="0" w:color="auto"/>
            <w:right w:val="nil"/>
          </w:tcBorders>
          <w:vAlign w:val="center"/>
        </w:tcPr>
        <w:p w14:paraId="12651710" w14:textId="77777777" w:rsidR="00C50C0F" w:rsidRPr="00671E47" w:rsidRDefault="00C50C0F" w:rsidP="00B04C6F">
          <w:pPr>
            <w:pStyle w:val="Style17"/>
            <w:rPr>
              <w:b/>
              <w:color w:val="auto"/>
              <w:sz w:val="20"/>
              <w:szCs w:val="20"/>
            </w:rPr>
          </w:pPr>
          <w:r w:rsidRPr="00671E47">
            <w:rPr>
              <w:color w:val="auto"/>
              <w:sz w:val="20"/>
              <w:szCs w:val="20"/>
            </w:rPr>
            <w:t>CERTIFICATE OF INSTALLATION</w:t>
          </w:r>
        </w:p>
      </w:tc>
      <w:tc>
        <w:tcPr>
          <w:tcW w:w="1123" w:type="pct"/>
          <w:tcBorders>
            <w:left w:val="nil"/>
            <w:bottom w:val="single" w:sz="4" w:space="0" w:color="auto"/>
          </w:tcBorders>
          <w:tcMar>
            <w:left w:w="115" w:type="dxa"/>
            <w:right w:w="115" w:type="dxa"/>
          </w:tcMar>
          <w:vAlign w:val="center"/>
        </w:tcPr>
        <w:p w14:paraId="12651711" w14:textId="710B151A" w:rsidR="00C50C0F" w:rsidRPr="00671E47" w:rsidRDefault="00C50C0F" w:rsidP="00CE0E4C">
          <w:pPr>
            <w:pStyle w:val="Style18"/>
            <w:rPr>
              <w:b/>
              <w:color w:val="auto"/>
              <w:sz w:val="20"/>
              <w:szCs w:val="20"/>
            </w:rPr>
          </w:pPr>
          <w:del w:id="19" w:author="Alhabibi, Haider@Energy" w:date="2022-03-14T23:02:00Z">
            <w:r w:rsidRPr="00671E47" w:rsidDel="00E329A1">
              <w:rPr>
                <w:color w:val="auto"/>
                <w:sz w:val="20"/>
                <w:szCs w:val="20"/>
              </w:rPr>
              <w:delText>CF2R</w:delText>
            </w:r>
          </w:del>
          <w:ins w:id="20" w:author="Alhabibi, Haider@Energy" w:date="2022-03-14T23:02:00Z">
            <w:r w:rsidR="00E329A1">
              <w:rPr>
                <w:color w:val="auto"/>
                <w:sz w:val="20"/>
                <w:szCs w:val="20"/>
              </w:rPr>
              <w:t>LMCI</w:t>
            </w:r>
          </w:ins>
          <w:r w:rsidRPr="00671E47">
            <w:rPr>
              <w:color w:val="auto"/>
              <w:sz w:val="20"/>
              <w:szCs w:val="20"/>
            </w:rPr>
            <w:t>-MCH-28-H</w:t>
          </w:r>
        </w:p>
      </w:tc>
    </w:tr>
    <w:tr w:rsidR="00C50C0F" w:rsidRPr="00F85124" w14:paraId="12651714" w14:textId="77777777" w:rsidTr="00AB76BA">
      <w:trPr>
        <w:cantSplit/>
        <w:trHeight w:val="288"/>
      </w:trPr>
      <w:tc>
        <w:tcPr>
          <w:tcW w:w="5000" w:type="pct"/>
          <w:gridSpan w:val="3"/>
        </w:tcPr>
        <w:p w14:paraId="12651713" w14:textId="4DBDED2C" w:rsidR="00C50C0F" w:rsidRPr="00AB76BA" w:rsidRDefault="00C50C0F" w:rsidP="00704CA4">
          <w:pPr>
            <w:tabs>
              <w:tab w:val="right" w:pos="10800"/>
            </w:tabs>
            <w:rPr>
              <w:rFonts w:asciiTheme="minorHAnsi" w:hAnsiTheme="minorHAnsi"/>
              <w:sz w:val="12"/>
              <w:szCs w:val="12"/>
            </w:rPr>
          </w:pPr>
          <w:r w:rsidRPr="00AB76BA">
            <w:rPr>
              <w:rFonts w:asciiTheme="minorHAnsi" w:hAnsiTheme="minorHAnsi"/>
            </w:rPr>
            <w:t xml:space="preserve">Return Duct Design and Air Filter Device Sizing According to Tables </w:t>
          </w:r>
          <w:del w:id="21" w:author="Alhabibi, Haider@Energy" w:date="2022-03-14T20:58:00Z">
            <w:r w:rsidRPr="00AB76BA" w:rsidDel="001F5EF6">
              <w:rPr>
                <w:rFonts w:asciiTheme="minorHAnsi" w:hAnsiTheme="minorHAnsi"/>
              </w:rPr>
              <w:delText>150.0</w:delText>
            </w:r>
          </w:del>
          <w:ins w:id="22" w:author="Alhabibi, Haider@Energy" w:date="2022-03-14T20:58:00Z">
            <w:r w:rsidR="001F5EF6">
              <w:rPr>
                <w:rFonts w:asciiTheme="minorHAnsi" w:hAnsiTheme="minorHAnsi"/>
              </w:rPr>
              <w:t>160.3</w:t>
            </w:r>
          </w:ins>
          <w:r w:rsidRPr="00AB76BA">
            <w:rPr>
              <w:rFonts w:asciiTheme="minorHAnsi" w:hAnsiTheme="minorHAnsi"/>
            </w:rPr>
            <w:t>-</w:t>
          </w:r>
          <w:del w:id="23" w:author="Alhabibi, Haider@Energy" w:date="2022-03-14T20:58:00Z">
            <w:r w:rsidDel="001F5EF6">
              <w:rPr>
                <w:rFonts w:asciiTheme="minorHAnsi" w:hAnsiTheme="minorHAnsi"/>
              </w:rPr>
              <w:delText>B</w:delText>
            </w:r>
          </w:del>
          <w:ins w:id="24" w:author="Alhabibi, Haider@Energy" w:date="2022-03-14T20:58:00Z">
            <w:r w:rsidR="001F5EF6">
              <w:rPr>
                <w:rFonts w:asciiTheme="minorHAnsi" w:hAnsiTheme="minorHAnsi"/>
              </w:rPr>
              <w:t>A</w:t>
            </w:r>
          </w:ins>
          <w:r w:rsidRPr="00AB76BA">
            <w:rPr>
              <w:rFonts w:asciiTheme="minorHAnsi" w:hAnsiTheme="minorHAnsi"/>
            </w:rPr>
            <w:t xml:space="preserve"> or </w:t>
          </w:r>
          <w:del w:id="25" w:author="Alhabibi, Haider@Energy" w:date="2022-03-14T20:58:00Z">
            <w:r w:rsidDel="001F5EF6">
              <w:rPr>
                <w:rFonts w:asciiTheme="minorHAnsi" w:hAnsiTheme="minorHAnsi"/>
              </w:rPr>
              <w:delText>C</w:delText>
            </w:r>
          </w:del>
          <w:ins w:id="26" w:author="Alhabibi, Haider@Energy" w:date="2022-03-14T20:58:00Z">
            <w:r w:rsidR="001F5EF6">
              <w:rPr>
                <w:rFonts w:asciiTheme="minorHAnsi" w:hAnsiTheme="minorHAnsi"/>
              </w:rPr>
              <w:t>B</w:t>
            </w:r>
          </w:ins>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00A436F2" w:rsidRPr="00A436F2">
            <w:rPr>
              <w:rFonts w:asciiTheme="minorHAnsi" w:hAnsiTheme="minorHAnsi"/>
              <w:noProof/>
            </w:rPr>
            <w:t>1</w:t>
          </w:r>
          <w:r w:rsidRPr="00AB76BA">
            <w:rPr>
              <w:rFonts w:asciiTheme="minorHAnsi" w:hAnsiTheme="minorHAnsi"/>
              <w:bCs/>
            </w:rPr>
            <w:fldChar w:fldCharType="end"/>
          </w:r>
          <w:r w:rsidRPr="00AB76BA">
            <w:rPr>
              <w:rFonts w:asciiTheme="minorHAnsi" w:hAnsiTheme="minorHAnsi"/>
              <w:bCs/>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FD5ADC">
            <w:rPr>
              <w:rFonts w:asciiTheme="minorHAnsi" w:hAnsiTheme="minorHAnsi"/>
              <w:noProof/>
            </w:rPr>
            <w:t>2</w:t>
          </w:r>
          <w:r>
            <w:rPr>
              <w:rFonts w:asciiTheme="minorHAnsi" w:hAnsiTheme="minorHAnsi"/>
              <w:noProof/>
            </w:rPr>
            <w:fldChar w:fldCharType="end"/>
          </w:r>
          <w:r w:rsidRPr="00AB76BA">
            <w:rPr>
              <w:rFonts w:asciiTheme="minorHAnsi" w:hAnsiTheme="minorHAnsi"/>
              <w:bCs/>
            </w:rPr>
            <w:t>)</w:t>
          </w:r>
        </w:p>
      </w:tc>
    </w:tr>
    <w:tr w:rsidR="00C50C0F" w:rsidRPr="00F85124" w14:paraId="12651718" w14:textId="77777777" w:rsidTr="00AB76BA">
      <w:trPr>
        <w:cantSplit/>
        <w:trHeight w:val="288"/>
      </w:trPr>
      <w:tc>
        <w:tcPr>
          <w:tcW w:w="0" w:type="auto"/>
        </w:tcPr>
        <w:p w14:paraId="12651715" w14:textId="77777777" w:rsidR="00C50C0F" w:rsidRPr="00F85124" w:rsidRDefault="00C50C0F" w:rsidP="00B04C6F">
          <w:pPr>
            <w:pStyle w:val="Style20"/>
          </w:pPr>
          <w:r w:rsidRPr="00F85124">
            <w:t>Project Name:</w:t>
          </w:r>
        </w:p>
      </w:tc>
      <w:tc>
        <w:tcPr>
          <w:tcW w:w="1516" w:type="pct"/>
        </w:tcPr>
        <w:p w14:paraId="12651716" w14:textId="77777777" w:rsidR="00C50C0F" w:rsidRPr="00F85124" w:rsidRDefault="00C50C0F" w:rsidP="00B04C6F">
          <w:pPr>
            <w:pStyle w:val="Style20"/>
          </w:pPr>
          <w:r w:rsidRPr="00F85124">
            <w:t>Enforcement Agency:</w:t>
          </w:r>
        </w:p>
      </w:tc>
      <w:tc>
        <w:tcPr>
          <w:tcW w:w="1123" w:type="pct"/>
        </w:tcPr>
        <w:p w14:paraId="12651717" w14:textId="77777777" w:rsidR="00C50C0F" w:rsidRPr="00F85124" w:rsidRDefault="00C50C0F" w:rsidP="00B04C6F">
          <w:pPr>
            <w:pStyle w:val="Style20"/>
          </w:pPr>
          <w:r w:rsidRPr="00F85124">
            <w:t>Permit Number:</w:t>
          </w:r>
        </w:p>
      </w:tc>
    </w:tr>
    <w:tr w:rsidR="00C50C0F" w:rsidRPr="00F85124" w14:paraId="1265171C" w14:textId="77777777" w:rsidTr="00AB76BA">
      <w:trPr>
        <w:cantSplit/>
        <w:trHeight w:val="288"/>
      </w:trPr>
      <w:tc>
        <w:tcPr>
          <w:tcW w:w="0" w:type="auto"/>
        </w:tcPr>
        <w:p w14:paraId="12651719" w14:textId="77777777" w:rsidR="00C50C0F" w:rsidRPr="00F85124" w:rsidRDefault="00C50C0F" w:rsidP="00B04C6F">
          <w:pPr>
            <w:pStyle w:val="Style20"/>
            <w:rPr>
              <w:vertAlign w:val="superscript"/>
            </w:rPr>
          </w:pPr>
          <w:r w:rsidRPr="00F85124">
            <w:t>Dwelling Address:</w:t>
          </w:r>
        </w:p>
      </w:tc>
      <w:tc>
        <w:tcPr>
          <w:tcW w:w="1516" w:type="pct"/>
        </w:tcPr>
        <w:p w14:paraId="1265171A" w14:textId="5C5BFF5F" w:rsidR="00C50C0F" w:rsidRPr="00F85124" w:rsidRDefault="00C50C0F" w:rsidP="00B04C6F">
          <w:pPr>
            <w:pStyle w:val="Style20"/>
            <w:rPr>
              <w:vertAlign w:val="superscript"/>
            </w:rPr>
          </w:pPr>
          <w:r w:rsidRPr="00F85124">
            <w:t>City</w:t>
          </w:r>
          <w:r>
            <w:t>:</w:t>
          </w:r>
        </w:p>
      </w:tc>
      <w:tc>
        <w:tcPr>
          <w:tcW w:w="1123" w:type="pct"/>
        </w:tcPr>
        <w:p w14:paraId="1265171B" w14:textId="5060CB8F" w:rsidR="00C50C0F" w:rsidRPr="00F85124" w:rsidRDefault="00C50C0F" w:rsidP="00B04C6F">
          <w:pPr>
            <w:pStyle w:val="Style20"/>
            <w:rPr>
              <w:vertAlign w:val="superscript"/>
            </w:rPr>
          </w:pPr>
          <w:r w:rsidRPr="00F85124">
            <w:t>Zip Code</w:t>
          </w:r>
          <w:r>
            <w:t>:</w:t>
          </w:r>
        </w:p>
      </w:tc>
    </w:tr>
  </w:tbl>
  <w:p w14:paraId="1265171D" w14:textId="77777777" w:rsidR="00C50C0F" w:rsidRPr="0052278E" w:rsidRDefault="00C50C0F" w:rsidP="00AB76BA">
    <w:pPr>
      <w:pStyle w:val="Header"/>
      <w:rPr>
        <w:rFonts w:asciiTheme="minorHAnsi" w:hAnsi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0" w14:textId="77777777" w:rsidR="00C50C0F" w:rsidRDefault="00FD5ADC">
    <w:pPr>
      <w:pStyle w:val="Header"/>
    </w:pPr>
    <w:r>
      <w:rPr>
        <w:noProof/>
      </w:rPr>
      <w:pict w14:anchorId="126517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6" o:spid="_x0000_s2049" type="#_x0000_t75" style="position:absolute;margin-left:0;margin-top:0;width:10in;height:540pt;z-index:-2516623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1" w14:textId="77777777" w:rsidR="00C50C0F" w:rsidRDefault="00FD5ADC">
    <w:pPr>
      <w:pStyle w:val="Header"/>
    </w:pPr>
    <w:r>
      <w:rPr>
        <w:noProof/>
      </w:rPr>
      <w:pict w14:anchorId="126517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0" o:spid="_x0000_s2053"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2" w14:textId="77777777" w:rsidR="00C50C0F" w:rsidRDefault="00FD5ADC">
    <w:pPr>
      <w:pStyle w:val="Header"/>
      <w:rPr>
        <w:sz w:val="4"/>
      </w:rPr>
    </w:pPr>
    <w:r>
      <w:rPr>
        <w:noProof/>
        <w:sz w:val="4"/>
      </w:rPr>
      <w:pict w14:anchorId="126517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1" o:spid="_x0000_s2054" type="#_x0000_t75" style="position:absolute;margin-left:0;margin-top:0;width:10in;height:540pt;z-index:-25165721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C50C0F" w:rsidRPr="00F85124" w14:paraId="12651725" w14:textId="77777777" w:rsidTr="00AB76BA">
      <w:trPr>
        <w:cantSplit/>
        <w:trHeight w:val="288"/>
      </w:trPr>
      <w:tc>
        <w:tcPr>
          <w:tcW w:w="3877" w:type="pct"/>
          <w:tcBorders>
            <w:bottom w:val="single" w:sz="4" w:space="0" w:color="auto"/>
            <w:right w:val="nil"/>
          </w:tcBorders>
          <w:vAlign w:val="center"/>
        </w:tcPr>
        <w:p w14:paraId="12651723" w14:textId="77777777" w:rsidR="00C50C0F" w:rsidRPr="00671E47" w:rsidRDefault="00C50C0F" w:rsidP="00B04C6F">
          <w:pPr>
            <w:pStyle w:val="Style17"/>
            <w:rPr>
              <w:b/>
              <w:color w:val="auto"/>
              <w:sz w:val="20"/>
              <w:szCs w:val="20"/>
            </w:rPr>
          </w:pPr>
          <w:r w:rsidRPr="00671E47">
            <w:rPr>
              <w:color w:val="auto"/>
              <w:sz w:val="20"/>
              <w:szCs w:val="20"/>
            </w:rPr>
            <w:t>CERTIFICATE OF INSTALLATION</w:t>
          </w:r>
          <w:r>
            <w:rPr>
              <w:color w:val="auto"/>
              <w:sz w:val="20"/>
              <w:szCs w:val="20"/>
            </w:rPr>
            <w:t xml:space="preserve"> – USER INSTRUCTIONS</w:t>
          </w:r>
        </w:p>
      </w:tc>
      <w:tc>
        <w:tcPr>
          <w:tcW w:w="1123" w:type="pct"/>
          <w:tcBorders>
            <w:left w:val="nil"/>
            <w:bottom w:val="single" w:sz="4" w:space="0" w:color="auto"/>
          </w:tcBorders>
          <w:tcMar>
            <w:left w:w="115" w:type="dxa"/>
            <w:right w:w="115" w:type="dxa"/>
          </w:tcMar>
          <w:vAlign w:val="center"/>
        </w:tcPr>
        <w:p w14:paraId="12651724" w14:textId="53053A01" w:rsidR="00C50C0F" w:rsidRPr="00671E47" w:rsidRDefault="00C50C0F" w:rsidP="00CE0E4C">
          <w:pPr>
            <w:pStyle w:val="Style18"/>
            <w:rPr>
              <w:b/>
              <w:color w:val="auto"/>
              <w:sz w:val="20"/>
              <w:szCs w:val="20"/>
            </w:rPr>
          </w:pPr>
          <w:del w:id="64" w:author="Alhabibi, Haider@Energy" w:date="2022-03-14T23:02:00Z">
            <w:r w:rsidRPr="00671E47" w:rsidDel="00E329A1">
              <w:rPr>
                <w:color w:val="auto"/>
                <w:sz w:val="20"/>
                <w:szCs w:val="20"/>
              </w:rPr>
              <w:delText>CF2R</w:delText>
            </w:r>
          </w:del>
          <w:ins w:id="65" w:author="Alhabibi, Haider@Energy" w:date="2022-03-14T23:02:00Z">
            <w:r w:rsidR="00E329A1">
              <w:rPr>
                <w:color w:val="auto"/>
                <w:sz w:val="20"/>
                <w:szCs w:val="20"/>
              </w:rPr>
              <w:t>LMCI</w:t>
            </w:r>
          </w:ins>
          <w:r w:rsidRPr="00671E47">
            <w:rPr>
              <w:color w:val="auto"/>
              <w:sz w:val="20"/>
              <w:szCs w:val="20"/>
            </w:rPr>
            <w:t>-MCH-28-H</w:t>
          </w:r>
        </w:p>
      </w:tc>
    </w:tr>
    <w:tr w:rsidR="00C50C0F" w:rsidRPr="00F85124" w14:paraId="12651727" w14:textId="77777777" w:rsidTr="00AB76BA">
      <w:trPr>
        <w:cantSplit/>
        <w:trHeight w:val="288"/>
      </w:trPr>
      <w:tc>
        <w:tcPr>
          <w:tcW w:w="5000" w:type="pct"/>
          <w:gridSpan w:val="2"/>
        </w:tcPr>
        <w:p w14:paraId="12651726" w14:textId="60D08340" w:rsidR="00C50C0F" w:rsidRPr="00AB76BA" w:rsidRDefault="00C50C0F" w:rsidP="00704CA4">
          <w:pPr>
            <w:tabs>
              <w:tab w:val="right" w:pos="10800"/>
            </w:tabs>
            <w:rPr>
              <w:rFonts w:asciiTheme="minorHAnsi" w:hAnsiTheme="minorHAnsi"/>
              <w:sz w:val="12"/>
              <w:szCs w:val="12"/>
            </w:rPr>
          </w:pPr>
          <w:r w:rsidRPr="00AB76BA">
            <w:rPr>
              <w:rFonts w:asciiTheme="minorHAnsi" w:hAnsiTheme="minorHAnsi"/>
            </w:rPr>
            <w:t xml:space="preserve">Return Duct Design and Air Filter Device Sizing According to Tables </w:t>
          </w:r>
          <w:del w:id="66" w:author="Alhabibi, Haider@Energy" w:date="2022-03-14T22:29:00Z">
            <w:r w:rsidRPr="00AB76BA" w:rsidDel="00EC43A5">
              <w:rPr>
                <w:rFonts w:asciiTheme="minorHAnsi" w:hAnsiTheme="minorHAnsi"/>
              </w:rPr>
              <w:delText>150.0</w:delText>
            </w:r>
          </w:del>
          <w:ins w:id="67" w:author="Alhabibi, Haider@Energy" w:date="2022-03-14T22:29:00Z">
            <w:r w:rsidR="00EC43A5">
              <w:rPr>
                <w:rFonts w:asciiTheme="minorHAnsi" w:hAnsiTheme="minorHAnsi"/>
              </w:rPr>
              <w:t>160.3</w:t>
            </w:r>
          </w:ins>
          <w:r w:rsidRPr="00AB76BA">
            <w:rPr>
              <w:rFonts w:asciiTheme="minorHAnsi" w:hAnsiTheme="minorHAnsi"/>
            </w:rPr>
            <w:t>-</w:t>
          </w:r>
          <w:del w:id="68" w:author="Alhabibi, Haider@Energy" w:date="2022-03-14T22:29:00Z">
            <w:r w:rsidDel="00EC43A5">
              <w:rPr>
                <w:rFonts w:asciiTheme="minorHAnsi" w:hAnsiTheme="minorHAnsi"/>
              </w:rPr>
              <w:delText>B</w:delText>
            </w:r>
          </w:del>
          <w:ins w:id="69" w:author="Alhabibi, Haider@Energy" w:date="2022-03-14T22:29:00Z">
            <w:r w:rsidR="00336FA9">
              <w:rPr>
                <w:rFonts w:asciiTheme="minorHAnsi" w:hAnsiTheme="minorHAnsi"/>
              </w:rPr>
              <w:t>A</w:t>
            </w:r>
          </w:ins>
          <w:r w:rsidRPr="00AB76BA">
            <w:rPr>
              <w:rFonts w:asciiTheme="minorHAnsi" w:hAnsiTheme="minorHAnsi"/>
            </w:rPr>
            <w:t xml:space="preserve"> or </w:t>
          </w:r>
          <w:del w:id="70" w:author="Alhabibi, Haider@Energy" w:date="2022-03-14T22:29:00Z">
            <w:r w:rsidDel="00336FA9">
              <w:rPr>
                <w:rFonts w:asciiTheme="minorHAnsi" w:hAnsiTheme="minorHAnsi"/>
              </w:rPr>
              <w:delText>C</w:delText>
            </w:r>
          </w:del>
          <w:ins w:id="71" w:author="Alhabibi, Haider@Energy" w:date="2022-03-14T22:29:00Z">
            <w:r w:rsidR="00336FA9">
              <w:rPr>
                <w:rFonts w:asciiTheme="minorHAnsi" w:hAnsiTheme="minorHAnsi"/>
              </w:rPr>
              <w:t>B</w:t>
            </w:r>
          </w:ins>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Pr="00C50C0F">
            <w:rPr>
              <w:rFonts w:asciiTheme="minorHAnsi" w:hAnsiTheme="minorHAnsi"/>
              <w:noProof/>
            </w:rPr>
            <w:t>1</w:t>
          </w:r>
          <w:r w:rsidRPr="00AB76BA">
            <w:rPr>
              <w:rFonts w:asciiTheme="minorHAnsi" w:hAnsiTheme="minorHAnsi"/>
              <w:bCs/>
            </w:rPr>
            <w:fldChar w:fldCharType="end"/>
          </w:r>
          <w:r w:rsidRPr="00AB76BA">
            <w:rPr>
              <w:rFonts w:asciiTheme="minorHAnsi" w:hAnsiTheme="minorHAnsi"/>
              <w:bCs/>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FD5ADC">
            <w:rPr>
              <w:rFonts w:asciiTheme="minorHAnsi" w:hAnsiTheme="minorHAnsi"/>
              <w:noProof/>
            </w:rPr>
            <w:t>2</w:t>
          </w:r>
          <w:r>
            <w:rPr>
              <w:rFonts w:asciiTheme="minorHAnsi" w:hAnsiTheme="minorHAnsi"/>
              <w:noProof/>
            </w:rPr>
            <w:fldChar w:fldCharType="end"/>
          </w:r>
          <w:r w:rsidRPr="00AB76BA">
            <w:rPr>
              <w:rFonts w:asciiTheme="minorHAnsi" w:hAnsiTheme="minorHAnsi"/>
              <w:bCs/>
            </w:rPr>
            <w:t>)</w:t>
          </w:r>
        </w:p>
      </w:tc>
    </w:tr>
  </w:tbl>
  <w:p w14:paraId="12651728" w14:textId="77777777" w:rsidR="00C50C0F" w:rsidRPr="0052278E" w:rsidRDefault="00C50C0F" w:rsidP="00AB76BA">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A" w14:textId="77777777" w:rsidR="00C50C0F" w:rsidRDefault="00FD5ADC">
    <w:pPr>
      <w:pStyle w:val="Header"/>
    </w:pPr>
    <w:r>
      <w:rPr>
        <w:noProof/>
      </w:rPr>
      <w:pict w14:anchorId="126517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9" o:spid="_x0000_s2052" type="#_x0000_t75" style="position:absolute;margin-left:0;margin-top:0;width:10in;height:540pt;z-index:-25165926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B" w14:textId="77777777" w:rsidR="00C50C0F" w:rsidRDefault="00FD5ADC">
    <w:pPr>
      <w:pStyle w:val="Header"/>
    </w:pPr>
    <w:r>
      <w:rPr>
        <w:noProof/>
      </w:rPr>
      <w:pict w14:anchorId="126517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3" o:spid="_x0000_s2056" type="#_x0000_t75" style="position:absolute;margin-left:0;margin-top:0;width:10in;height:540pt;z-index:-25165516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C" w14:textId="77777777" w:rsidR="00C50C0F" w:rsidRDefault="00FD5ADC">
    <w:pPr>
      <w:pStyle w:val="Header"/>
      <w:rPr>
        <w:sz w:val="4"/>
      </w:rPr>
    </w:pPr>
    <w:r>
      <w:rPr>
        <w:noProof/>
        <w:sz w:val="4"/>
      </w:rPr>
      <w:pict w14:anchorId="126517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4" o:spid="_x0000_s2057" type="#_x0000_t75" style="position:absolute;margin-left:0;margin-top:0;width:10in;height:540pt;z-index:-25165414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C50C0F" w:rsidRPr="00F85124" w14:paraId="1265172F" w14:textId="77777777" w:rsidTr="00AB76BA">
      <w:trPr>
        <w:cantSplit/>
        <w:trHeight w:val="288"/>
      </w:trPr>
      <w:tc>
        <w:tcPr>
          <w:tcW w:w="3877" w:type="pct"/>
          <w:tcBorders>
            <w:bottom w:val="single" w:sz="4" w:space="0" w:color="auto"/>
            <w:right w:val="nil"/>
          </w:tcBorders>
          <w:vAlign w:val="center"/>
        </w:tcPr>
        <w:p w14:paraId="1265172D" w14:textId="77777777" w:rsidR="00C50C0F" w:rsidRPr="00671E47" w:rsidRDefault="00C50C0F" w:rsidP="00B04C6F">
          <w:pPr>
            <w:pStyle w:val="Style17"/>
            <w:rPr>
              <w:b/>
              <w:color w:val="auto"/>
              <w:sz w:val="20"/>
              <w:szCs w:val="20"/>
            </w:rPr>
          </w:pPr>
          <w:r w:rsidRPr="00671E47">
            <w:rPr>
              <w:color w:val="auto"/>
              <w:sz w:val="20"/>
              <w:szCs w:val="20"/>
            </w:rPr>
            <w:t>CERTIFICATE OF INSTALLATION</w:t>
          </w:r>
          <w:r>
            <w:rPr>
              <w:color w:val="auto"/>
              <w:sz w:val="20"/>
              <w:szCs w:val="20"/>
            </w:rPr>
            <w:t xml:space="preserve"> - </w:t>
          </w:r>
          <w:r w:rsidRPr="00977AE0">
            <w:rPr>
              <w:color w:val="auto"/>
              <w:sz w:val="20"/>
            </w:rPr>
            <w:t>DATA FIELD DEFINITIONS AND CALCULATIONS</w:t>
          </w:r>
        </w:p>
      </w:tc>
      <w:tc>
        <w:tcPr>
          <w:tcW w:w="1123" w:type="pct"/>
          <w:tcBorders>
            <w:left w:val="nil"/>
            <w:bottom w:val="single" w:sz="4" w:space="0" w:color="auto"/>
          </w:tcBorders>
          <w:tcMar>
            <w:left w:w="115" w:type="dxa"/>
            <w:right w:w="115" w:type="dxa"/>
          </w:tcMar>
          <w:vAlign w:val="center"/>
        </w:tcPr>
        <w:p w14:paraId="1265172E" w14:textId="35DDA74B" w:rsidR="00C50C0F" w:rsidRPr="00671E47" w:rsidRDefault="00C50C0F" w:rsidP="00CE0E4C">
          <w:pPr>
            <w:pStyle w:val="Style18"/>
            <w:rPr>
              <w:b/>
              <w:color w:val="auto"/>
              <w:sz w:val="20"/>
              <w:szCs w:val="20"/>
            </w:rPr>
          </w:pPr>
          <w:del w:id="117" w:author="Alhabibi, Haider@Energy" w:date="2022-03-14T23:02:00Z">
            <w:r w:rsidRPr="00671E47" w:rsidDel="00E329A1">
              <w:rPr>
                <w:color w:val="auto"/>
                <w:sz w:val="20"/>
                <w:szCs w:val="20"/>
              </w:rPr>
              <w:delText>CF2R</w:delText>
            </w:r>
          </w:del>
          <w:ins w:id="118" w:author="Alhabibi, Haider@Energy" w:date="2022-03-14T23:02:00Z">
            <w:r w:rsidR="00E329A1">
              <w:rPr>
                <w:color w:val="auto"/>
                <w:sz w:val="20"/>
                <w:szCs w:val="20"/>
              </w:rPr>
              <w:t>LMCI</w:t>
            </w:r>
          </w:ins>
          <w:r w:rsidRPr="00671E47">
            <w:rPr>
              <w:color w:val="auto"/>
              <w:sz w:val="20"/>
              <w:szCs w:val="20"/>
            </w:rPr>
            <w:t>-MCH-28-H</w:t>
          </w:r>
        </w:p>
      </w:tc>
    </w:tr>
    <w:tr w:rsidR="00C50C0F" w:rsidRPr="00F85124" w14:paraId="12651731" w14:textId="77777777" w:rsidTr="00AB76BA">
      <w:trPr>
        <w:cantSplit/>
        <w:trHeight w:val="288"/>
      </w:trPr>
      <w:tc>
        <w:tcPr>
          <w:tcW w:w="5000" w:type="pct"/>
          <w:gridSpan w:val="2"/>
        </w:tcPr>
        <w:p w14:paraId="12651730" w14:textId="33838F0D" w:rsidR="00C50C0F" w:rsidRPr="00AB76BA" w:rsidRDefault="00C50C0F" w:rsidP="00704CA4">
          <w:pPr>
            <w:tabs>
              <w:tab w:val="right" w:pos="10800"/>
            </w:tabs>
            <w:rPr>
              <w:rFonts w:asciiTheme="minorHAnsi" w:hAnsiTheme="minorHAnsi"/>
              <w:sz w:val="12"/>
              <w:szCs w:val="12"/>
            </w:rPr>
          </w:pPr>
          <w:r w:rsidRPr="00AB76BA">
            <w:rPr>
              <w:rFonts w:asciiTheme="minorHAnsi" w:hAnsiTheme="minorHAnsi"/>
            </w:rPr>
            <w:t xml:space="preserve">Return Duct Design and Air Filter Device Sizing According to Tables </w:t>
          </w:r>
          <w:del w:id="119" w:author="Alhabibi, Haider@Energy" w:date="2022-03-14T22:32:00Z">
            <w:r w:rsidRPr="00AB76BA" w:rsidDel="00CD38BA">
              <w:rPr>
                <w:rFonts w:asciiTheme="minorHAnsi" w:hAnsiTheme="minorHAnsi"/>
              </w:rPr>
              <w:delText>150.0</w:delText>
            </w:r>
          </w:del>
          <w:ins w:id="120" w:author="Alhabibi, Haider@Energy" w:date="2022-03-14T22:32:00Z">
            <w:r w:rsidR="00CD38BA">
              <w:rPr>
                <w:rFonts w:asciiTheme="minorHAnsi" w:hAnsiTheme="minorHAnsi"/>
              </w:rPr>
              <w:t>16</w:t>
            </w:r>
          </w:ins>
          <w:ins w:id="121" w:author="Alhabibi, Haider@Energy" w:date="2022-03-14T22:33:00Z">
            <w:r w:rsidR="003036D7">
              <w:rPr>
                <w:rFonts w:asciiTheme="minorHAnsi" w:hAnsiTheme="minorHAnsi"/>
              </w:rPr>
              <w:t>0.3</w:t>
            </w:r>
          </w:ins>
          <w:r w:rsidRPr="00AB76BA">
            <w:rPr>
              <w:rFonts w:asciiTheme="minorHAnsi" w:hAnsiTheme="minorHAnsi"/>
            </w:rPr>
            <w:t>-</w:t>
          </w:r>
          <w:del w:id="122" w:author="Alhabibi, Haider@Energy" w:date="2022-03-14T22:33:00Z">
            <w:r w:rsidDel="003036D7">
              <w:rPr>
                <w:rFonts w:asciiTheme="minorHAnsi" w:hAnsiTheme="minorHAnsi"/>
              </w:rPr>
              <w:delText>B</w:delText>
            </w:r>
          </w:del>
          <w:ins w:id="123" w:author="Alhabibi, Haider@Energy" w:date="2022-03-14T22:33:00Z">
            <w:r w:rsidR="003036D7">
              <w:rPr>
                <w:rFonts w:asciiTheme="minorHAnsi" w:hAnsiTheme="minorHAnsi"/>
              </w:rPr>
              <w:t>A</w:t>
            </w:r>
          </w:ins>
          <w:r w:rsidRPr="00AB76BA">
            <w:rPr>
              <w:rFonts w:asciiTheme="minorHAnsi" w:hAnsiTheme="minorHAnsi"/>
            </w:rPr>
            <w:t xml:space="preserve"> or </w:t>
          </w:r>
          <w:del w:id="124" w:author="Alhabibi, Haider@Energy" w:date="2022-03-14T22:33:00Z">
            <w:r w:rsidDel="003036D7">
              <w:rPr>
                <w:rFonts w:asciiTheme="minorHAnsi" w:hAnsiTheme="minorHAnsi"/>
              </w:rPr>
              <w:delText>C</w:delText>
            </w:r>
          </w:del>
          <w:ins w:id="125" w:author="Alhabibi, Haider@Energy" w:date="2022-03-14T22:33:00Z">
            <w:r w:rsidR="003036D7">
              <w:rPr>
                <w:rFonts w:asciiTheme="minorHAnsi" w:hAnsiTheme="minorHAnsi"/>
              </w:rPr>
              <w:t>B</w:t>
            </w:r>
          </w:ins>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00A436F2" w:rsidRPr="00A436F2">
            <w:rPr>
              <w:rFonts w:asciiTheme="minorHAnsi" w:hAnsiTheme="minorHAnsi"/>
              <w:noProof/>
            </w:rPr>
            <w:t>1</w:t>
          </w:r>
          <w:r w:rsidRPr="00AB76BA">
            <w:rPr>
              <w:rFonts w:asciiTheme="minorHAnsi" w:hAnsiTheme="minorHAnsi"/>
              <w:bCs/>
            </w:rPr>
            <w:fldChar w:fldCharType="end"/>
          </w:r>
          <w:r w:rsidRPr="00AB76BA">
            <w:rPr>
              <w:rFonts w:asciiTheme="minorHAnsi" w:hAnsiTheme="minorHAnsi"/>
              <w:bCs/>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FD5ADC">
            <w:rPr>
              <w:rFonts w:asciiTheme="minorHAnsi" w:hAnsiTheme="minorHAnsi"/>
              <w:noProof/>
            </w:rPr>
            <w:t>3</w:t>
          </w:r>
          <w:r>
            <w:rPr>
              <w:rFonts w:asciiTheme="minorHAnsi" w:hAnsiTheme="minorHAnsi"/>
              <w:noProof/>
            </w:rPr>
            <w:fldChar w:fldCharType="end"/>
          </w:r>
          <w:r w:rsidRPr="00AB76BA">
            <w:rPr>
              <w:rFonts w:asciiTheme="minorHAnsi" w:hAnsiTheme="minorHAnsi"/>
              <w:bCs/>
            </w:rPr>
            <w:t>)</w:t>
          </w:r>
        </w:p>
      </w:tc>
    </w:tr>
  </w:tbl>
  <w:p w14:paraId="12651732" w14:textId="77777777" w:rsidR="00C50C0F" w:rsidRPr="0052278E" w:rsidRDefault="00C50C0F" w:rsidP="00AB76BA">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33" w14:textId="77777777" w:rsidR="00C50C0F" w:rsidRDefault="00FD5ADC">
    <w:pPr>
      <w:pStyle w:val="Header"/>
    </w:pPr>
    <w:r>
      <w:rPr>
        <w:noProof/>
      </w:rPr>
      <w:pict w14:anchorId="126517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2" o:spid="_x0000_s2055" type="#_x0000_t75" style="position:absolute;margin-left:0;margin-top:0;width:10in;height:540pt;z-index:-25165619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B1AA2"/>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182E5CD9"/>
    <w:multiLevelType w:val="hybridMultilevel"/>
    <w:tmpl w:val="76EE0B16"/>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187B6687"/>
    <w:multiLevelType w:val="hybridMultilevel"/>
    <w:tmpl w:val="24B48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20CB3782"/>
    <w:multiLevelType w:val="hybridMultilevel"/>
    <w:tmpl w:val="738EACD6"/>
    <w:lvl w:ilvl="0" w:tplc="11A06F88">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3D72DE3"/>
    <w:multiLevelType w:val="hybridMultilevel"/>
    <w:tmpl w:val="C46E5CB0"/>
    <w:lvl w:ilvl="0" w:tplc="BB8EADB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A23BBC"/>
    <w:multiLevelType w:val="hybridMultilevel"/>
    <w:tmpl w:val="97FE4F54"/>
    <w:lvl w:ilvl="0" w:tplc="11A06F88">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5E395E"/>
    <w:multiLevelType w:val="hybridMultilevel"/>
    <w:tmpl w:val="C46E5CB0"/>
    <w:lvl w:ilvl="0" w:tplc="BB8EADB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6396FFC"/>
    <w:multiLevelType w:val="hybridMultilevel"/>
    <w:tmpl w:val="8444B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353E25"/>
    <w:multiLevelType w:val="hybridMultilevel"/>
    <w:tmpl w:val="B7FA86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506C0DE4"/>
    <w:multiLevelType w:val="hybridMultilevel"/>
    <w:tmpl w:val="2236C19C"/>
    <w:lvl w:ilvl="0" w:tplc="10004684">
      <w:start w:val="1"/>
      <w:numFmt w:val="decimal"/>
      <w:lvlText w:val="%1."/>
      <w:lvlJc w:val="left"/>
      <w:pPr>
        <w:ind w:left="54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51B3090A"/>
    <w:multiLevelType w:val="hybridMultilevel"/>
    <w:tmpl w:val="43E61B76"/>
    <w:lvl w:ilvl="0" w:tplc="D2D25766">
      <w:start w:val="1"/>
      <w:numFmt w:val="decimal"/>
      <w:lvlText w:val="%1."/>
      <w:lvlJc w:val="left"/>
      <w:pPr>
        <w:ind w:left="54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1F55BD1"/>
    <w:multiLevelType w:val="hybridMultilevel"/>
    <w:tmpl w:val="719AA3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4" w15:restartNumberingAfterBreak="0">
    <w:nsid w:val="65DA19D4"/>
    <w:multiLevelType w:val="hybridMultilevel"/>
    <w:tmpl w:val="35AA4B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5"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6" w15:restartNumberingAfterBreak="0">
    <w:nsid w:val="6F056165"/>
    <w:multiLevelType w:val="hybridMultilevel"/>
    <w:tmpl w:val="0E9A7C90"/>
    <w:lvl w:ilvl="0" w:tplc="2098C85E">
      <w:start w:val="1"/>
      <w:numFmt w:val="decimal"/>
      <w:lvlText w:val="%1."/>
      <w:lvlJc w:val="left"/>
      <w:pPr>
        <w:ind w:left="1350" w:hanging="360"/>
      </w:pPr>
      <w:rPr>
        <w:b w:val="0"/>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7" w15:restartNumberingAfterBreak="0">
    <w:nsid w:val="738741C5"/>
    <w:multiLevelType w:val="hybridMultilevel"/>
    <w:tmpl w:val="B768C4A6"/>
    <w:lvl w:ilvl="0" w:tplc="11A06F88">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B3E440F"/>
    <w:multiLevelType w:val="hybridMultilevel"/>
    <w:tmpl w:val="EE1417BC"/>
    <w:lvl w:ilvl="0" w:tplc="B91AD3CC">
      <w:start w:val="1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91218A"/>
    <w:multiLevelType w:val="hybridMultilevel"/>
    <w:tmpl w:val="61BE163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18"/>
  </w:num>
  <w:num w:numId="3">
    <w:abstractNumId w:val="9"/>
  </w:num>
  <w:num w:numId="4">
    <w:abstractNumId w:val="16"/>
  </w:num>
  <w:num w:numId="5">
    <w:abstractNumId w:val="5"/>
  </w:num>
  <w:num w:numId="6">
    <w:abstractNumId w:val="12"/>
  </w:num>
  <w:num w:numId="7">
    <w:abstractNumId w:val="19"/>
  </w:num>
  <w:num w:numId="8">
    <w:abstractNumId w:val="4"/>
  </w:num>
  <w:num w:numId="9">
    <w:abstractNumId w:val="17"/>
  </w:num>
  <w:num w:numId="10">
    <w:abstractNumId w:val="6"/>
  </w:num>
  <w:num w:numId="11">
    <w:abstractNumId w:val="11"/>
  </w:num>
  <w:num w:numId="12">
    <w:abstractNumId w:val="0"/>
  </w:num>
  <w:num w:numId="13">
    <w:abstractNumId w:val="3"/>
  </w:num>
  <w:num w:numId="14">
    <w:abstractNumId w:val="13"/>
  </w:num>
  <w:num w:numId="15">
    <w:abstractNumId w:val="14"/>
  </w:num>
  <w:num w:numId="16">
    <w:abstractNumId w:val="15"/>
  </w:num>
  <w:num w:numId="17">
    <w:abstractNumId w:val="10"/>
  </w:num>
  <w:num w:numId="18">
    <w:abstractNumId w:val="2"/>
  </w:num>
  <w:num w:numId="19">
    <w:abstractNumId w:val="5"/>
  </w:num>
  <w:num w:numId="20">
    <w:abstractNumId w:val="7"/>
  </w:num>
  <w:num w:numId="2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trackRevisions/>
  <w:defaultTabStop w:val="720"/>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7E4F"/>
    <w:rsid w:val="00016C86"/>
    <w:rsid w:val="00023544"/>
    <w:rsid w:val="00041B8D"/>
    <w:rsid w:val="000628C5"/>
    <w:rsid w:val="000A52E7"/>
    <w:rsid w:val="000D2D90"/>
    <w:rsid w:val="000D4D6A"/>
    <w:rsid w:val="000D63AA"/>
    <w:rsid w:val="000E4FF3"/>
    <w:rsid w:val="000F0AC1"/>
    <w:rsid w:val="00100A43"/>
    <w:rsid w:val="0014476C"/>
    <w:rsid w:val="00150B30"/>
    <w:rsid w:val="00155780"/>
    <w:rsid w:val="001626FD"/>
    <w:rsid w:val="00164325"/>
    <w:rsid w:val="001667CD"/>
    <w:rsid w:val="00173F12"/>
    <w:rsid w:val="00187E4F"/>
    <w:rsid w:val="001943A6"/>
    <w:rsid w:val="001C2BA3"/>
    <w:rsid w:val="001D49F8"/>
    <w:rsid w:val="001D6EF8"/>
    <w:rsid w:val="001F5EF6"/>
    <w:rsid w:val="0020623D"/>
    <w:rsid w:val="002121FC"/>
    <w:rsid w:val="00215DA5"/>
    <w:rsid w:val="00216D6E"/>
    <w:rsid w:val="00225A07"/>
    <w:rsid w:val="00225CB8"/>
    <w:rsid w:val="00227D73"/>
    <w:rsid w:val="002767A0"/>
    <w:rsid w:val="00276ED7"/>
    <w:rsid w:val="00282CAD"/>
    <w:rsid w:val="00295549"/>
    <w:rsid w:val="002A2D8C"/>
    <w:rsid w:val="002B15FB"/>
    <w:rsid w:val="002B65B8"/>
    <w:rsid w:val="002D56FC"/>
    <w:rsid w:val="002E0F88"/>
    <w:rsid w:val="003036D7"/>
    <w:rsid w:val="00336FA9"/>
    <w:rsid w:val="00341A77"/>
    <w:rsid w:val="003536D2"/>
    <w:rsid w:val="00353796"/>
    <w:rsid w:val="00355EF7"/>
    <w:rsid w:val="00360188"/>
    <w:rsid w:val="0037193C"/>
    <w:rsid w:val="003801F0"/>
    <w:rsid w:val="00382CAC"/>
    <w:rsid w:val="00392544"/>
    <w:rsid w:val="003A0207"/>
    <w:rsid w:val="003B0366"/>
    <w:rsid w:val="003B0843"/>
    <w:rsid w:val="003B11CF"/>
    <w:rsid w:val="003C0E87"/>
    <w:rsid w:val="003E3D78"/>
    <w:rsid w:val="003F2A7C"/>
    <w:rsid w:val="00414EA6"/>
    <w:rsid w:val="00416B5A"/>
    <w:rsid w:val="00421F16"/>
    <w:rsid w:val="0042628D"/>
    <w:rsid w:val="0043697D"/>
    <w:rsid w:val="004576AF"/>
    <w:rsid w:val="004627ED"/>
    <w:rsid w:val="004A42B1"/>
    <w:rsid w:val="004A71EA"/>
    <w:rsid w:val="004A7F6B"/>
    <w:rsid w:val="004B34D3"/>
    <w:rsid w:val="004C3219"/>
    <w:rsid w:val="004D3276"/>
    <w:rsid w:val="004D4054"/>
    <w:rsid w:val="004F74DC"/>
    <w:rsid w:val="00516934"/>
    <w:rsid w:val="00541D86"/>
    <w:rsid w:val="005478DA"/>
    <w:rsid w:val="00553A52"/>
    <w:rsid w:val="0055558D"/>
    <w:rsid w:val="00557DAB"/>
    <w:rsid w:val="005A47BD"/>
    <w:rsid w:val="005A6219"/>
    <w:rsid w:val="005B7081"/>
    <w:rsid w:val="005C007B"/>
    <w:rsid w:val="005D3745"/>
    <w:rsid w:val="005F14CE"/>
    <w:rsid w:val="0062080B"/>
    <w:rsid w:val="0062665F"/>
    <w:rsid w:val="006529CD"/>
    <w:rsid w:val="0065392E"/>
    <w:rsid w:val="00670217"/>
    <w:rsid w:val="006704D6"/>
    <w:rsid w:val="00670C46"/>
    <w:rsid w:val="00671E47"/>
    <w:rsid w:val="0069199E"/>
    <w:rsid w:val="006A17E5"/>
    <w:rsid w:val="006B1266"/>
    <w:rsid w:val="006D04E4"/>
    <w:rsid w:val="006F5151"/>
    <w:rsid w:val="00704CA4"/>
    <w:rsid w:val="007076AC"/>
    <w:rsid w:val="0074027E"/>
    <w:rsid w:val="007A33FD"/>
    <w:rsid w:val="007A6192"/>
    <w:rsid w:val="007C6E2B"/>
    <w:rsid w:val="007D60AD"/>
    <w:rsid w:val="007E5DFE"/>
    <w:rsid w:val="007E7F96"/>
    <w:rsid w:val="007F717C"/>
    <w:rsid w:val="00804636"/>
    <w:rsid w:val="00810A49"/>
    <w:rsid w:val="00856418"/>
    <w:rsid w:val="00887569"/>
    <w:rsid w:val="008B7C86"/>
    <w:rsid w:val="008C24AF"/>
    <w:rsid w:val="008C3C19"/>
    <w:rsid w:val="008C729D"/>
    <w:rsid w:val="008E296A"/>
    <w:rsid w:val="008E7E8F"/>
    <w:rsid w:val="00914896"/>
    <w:rsid w:val="00916B5F"/>
    <w:rsid w:val="00923391"/>
    <w:rsid w:val="0094627A"/>
    <w:rsid w:val="00952356"/>
    <w:rsid w:val="00966A5B"/>
    <w:rsid w:val="00977AE0"/>
    <w:rsid w:val="009919A3"/>
    <w:rsid w:val="009A04AE"/>
    <w:rsid w:val="009A295D"/>
    <w:rsid w:val="009B304F"/>
    <w:rsid w:val="009B5180"/>
    <w:rsid w:val="009D030F"/>
    <w:rsid w:val="009D05D2"/>
    <w:rsid w:val="009D5340"/>
    <w:rsid w:val="009D69DF"/>
    <w:rsid w:val="009E6E03"/>
    <w:rsid w:val="009F6F8A"/>
    <w:rsid w:val="00A14D3D"/>
    <w:rsid w:val="00A16FB7"/>
    <w:rsid w:val="00A17423"/>
    <w:rsid w:val="00A3339B"/>
    <w:rsid w:val="00A436F2"/>
    <w:rsid w:val="00A532B6"/>
    <w:rsid w:val="00A561FE"/>
    <w:rsid w:val="00A609FB"/>
    <w:rsid w:val="00A66AF2"/>
    <w:rsid w:val="00A7576C"/>
    <w:rsid w:val="00A9165D"/>
    <w:rsid w:val="00AB76BA"/>
    <w:rsid w:val="00AE3D6A"/>
    <w:rsid w:val="00AE640E"/>
    <w:rsid w:val="00AF3556"/>
    <w:rsid w:val="00AF5DA3"/>
    <w:rsid w:val="00B01E18"/>
    <w:rsid w:val="00B04C6F"/>
    <w:rsid w:val="00B07094"/>
    <w:rsid w:val="00B07C92"/>
    <w:rsid w:val="00B3715D"/>
    <w:rsid w:val="00B41818"/>
    <w:rsid w:val="00B61ACD"/>
    <w:rsid w:val="00B64C90"/>
    <w:rsid w:val="00B65E2F"/>
    <w:rsid w:val="00B81906"/>
    <w:rsid w:val="00B83191"/>
    <w:rsid w:val="00B871B8"/>
    <w:rsid w:val="00B931FE"/>
    <w:rsid w:val="00BA6971"/>
    <w:rsid w:val="00BE75C8"/>
    <w:rsid w:val="00BF554C"/>
    <w:rsid w:val="00C20A2D"/>
    <w:rsid w:val="00C21306"/>
    <w:rsid w:val="00C2524A"/>
    <w:rsid w:val="00C373B7"/>
    <w:rsid w:val="00C44F0C"/>
    <w:rsid w:val="00C50C0F"/>
    <w:rsid w:val="00C51807"/>
    <w:rsid w:val="00C60F94"/>
    <w:rsid w:val="00C7561A"/>
    <w:rsid w:val="00C903AC"/>
    <w:rsid w:val="00CC3CF3"/>
    <w:rsid w:val="00CD38BA"/>
    <w:rsid w:val="00CE0E4C"/>
    <w:rsid w:val="00CF1A52"/>
    <w:rsid w:val="00CF7713"/>
    <w:rsid w:val="00D11454"/>
    <w:rsid w:val="00D1305C"/>
    <w:rsid w:val="00D15AE2"/>
    <w:rsid w:val="00D316A9"/>
    <w:rsid w:val="00D338EC"/>
    <w:rsid w:val="00D37FAE"/>
    <w:rsid w:val="00D41A78"/>
    <w:rsid w:val="00D44634"/>
    <w:rsid w:val="00D52C7D"/>
    <w:rsid w:val="00D654B2"/>
    <w:rsid w:val="00D67A21"/>
    <w:rsid w:val="00D85D5B"/>
    <w:rsid w:val="00DD23B2"/>
    <w:rsid w:val="00DD6900"/>
    <w:rsid w:val="00DF3942"/>
    <w:rsid w:val="00E04B4E"/>
    <w:rsid w:val="00E11A14"/>
    <w:rsid w:val="00E1357E"/>
    <w:rsid w:val="00E269DF"/>
    <w:rsid w:val="00E329A1"/>
    <w:rsid w:val="00E33F7C"/>
    <w:rsid w:val="00E43ABC"/>
    <w:rsid w:val="00E61CEE"/>
    <w:rsid w:val="00E8129D"/>
    <w:rsid w:val="00E82B6B"/>
    <w:rsid w:val="00EB151A"/>
    <w:rsid w:val="00EC4298"/>
    <w:rsid w:val="00EC43A5"/>
    <w:rsid w:val="00ED7D68"/>
    <w:rsid w:val="00F06651"/>
    <w:rsid w:val="00F1119D"/>
    <w:rsid w:val="00F13E77"/>
    <w:rsid w:val="00F27F70"/>
    <w:rsid w:val="00F418AD"/>
    <w:rsid w:val="00F5513A"/>
    <w:rsid w:val="00F75582"/>
    <w:rsid w:val="00F7603A"/>
    <w:rsid w:val="00F7764F"/>
    <w:rsid w:val="00F90C52"/>
    <w:rsid w:val="00FC185D"/>
    <w:rsid w:val="00FD02F9"/>
    <w:rsid w:val="00FD408A"/>
    <w:rsid w:val="00FD5ADC"/>
    <w:rsid w:val="00FF7E8A"/>
    <w:rsid w:val="1C6C2F70"/>
    <w:rsid w:val="2D893DD3"/>
    <w:rsid w:val="36A92AEC"/>
    <w:rsid w:val="4A945B0B"/>
    <w:rsid w:val="50B447CC"/>
    <w:rsid w:val="64128C2E"/>
    <w:rsid w:val="6FBB71CF"/>
    <w:rsid w:val="77988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126515B8"/>
  <w15:docId w15:val="{2191D92A-E85E-4804-A1E8-B348C53C2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E4F"/>
    <w:rPr>
      <w:rFonts w:ascii="Times New Roman" w:eastAsia="Times New Roman" w:hAnsi="Times New Roman"/>
    </w:rPr>
  </w:style>
  <w:style w:type="paragraph" w:styleId="Heading1">
    <w:name w:val="heading 1"/>
    <w:basedOn w:val="Normal"/>
    <w:next w:val="Normal"/>
    <w:link w:val="Heading1Char"/>
    <w:qFormat/>
    <w:rsid w:val="00187E4F"/>
    <w:pPr>
      <w:keepNext/>
      <w:outlineLvl w:val="0"/>
    </w:pPr>
    <w:rPr>
      <w:b/>
      <w:sz w:val="30"/>
    </w:rPr>
  </w:style>
  <w:style w:type="paragraph" w:styleId="Heading3">
    <w:name w:val="heading 3"/>
    <w:basedOn w:val="Normal"/>
    <w:next w:val="Normal"/>
    <w:link w:val="Heading3Char"/>
    <w:uiPriority w:val="9"/>
    <w:semiHidden/>
    <w:unhideWhenUsed/>
    <w:qFormat/>
    <w:rsid w:val="00D85D5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7E4F"/>
    <w:rPr>
      <w:rFonts w:ascii="Times New Roman" w:eastAsia="Times New Roman" w:hAnsi="Times New Roman" w:cs="Times New Roman"/>
      <w:b/>
      <w:sz w:val="30"/>
      <w:szCs w:val="20"/>
    </w:rPr>
  </w:style>
  <w:style w:type="paragraph" w:styleId="Header">
    <w:name w:val="header"/>
    <w:basedOn w:val="Normal"/>
    <w:link w:val="HeaderChar"/>
    <w:uiPriority w:val="99"/>
    <w:rsid w:val="00187E4F"/>
    <w:pPr>
      <w:tabs>
        <w:tab w:val="center" w:pos="4320"/>
        <w:tab w:val="right" w:pos="8640"/>
      </w:tabs>
    </w:pPr>
  </w:style>
  <w:style w:type="character" w:customStyle="1" w:styleId="HeaderChar">
    <w:name w:val="Header Char"/>
    <w:basedOn w:val="DefaultParagraphFont"/>
    <w:link w:val="Header"/>
    <w:uiPriority w:val="99"/>
    <w:rsid w:val="00187E4F"/>
    <w:rPr>
      <w:rFonts w:ascii="Times New Roman" w:eastAsia="Times New Roman" w:hAnsi="Times New Roman" w:cs="Times New Roman"/>
      <w:sz w:val="20"/>
      <w:szCs w:val="20"/>
    </w:rPr>
  </w:style>
  <w:style w:type="paragraph" w:customStyle="1" w:styleId="cf6rfooter20081113">
    <w:name w:val="cf6rfooter20081113"/>
    <w:basedOn w:val="BulletB1Number"/>
    <w:link w:val="cf6rfooter20081113Char"/>
    <w:qFormat/>
    <w:rsid w:val="00187E4F"/>
    <w:pPr>
      <w:pBdr>
        <w:top w:val="single" w:sz="4" w:space="1" w:color="auto"/>
      </w:pBdr>
      <w:tabs>
        <w:tab w:val="center" w:pos="4320"/>
        <w:tab w:val="right" w:pos="9900"/>
      </w:tabs>
      <w:suppressAutoHyphens w:val="0"/>
      <w:spacing w:before="0"/>
      <w:ind w:left="0" w:firstLine="0"/>
    </w:pPr>
    <w:rPr>
      <w:i/>
    </w:rPr>
  </w:style>
  <w:style w:type="character" w:customStyle="1" w:styleId="cf6rfooter20081113Char">
    <w:name w:val="cf6rfooter20081113 Char"/>
    <w:basedOn w:val="FooterChar"/>
    <w:link w:val="cf6rfooter20081113"/>
    <w:rsid w:val="00187E4F"/>
    <w:rPr>
      <w:rFonts w:ascii="Times New Roman" w:eastAsia="Times New Roman" w:hAnsi="Times New Roman" w:cs="Times New Roman"/>
      <w:i/>
      <w:sz w:val="20"/>
      <w:szCs w:val="20"/>
    </w:rPr>
  </w:style>
  <w:style w:type="character" w:customStyle="1" w:styleId="Char-Bold">
    <w:name w:val="Char - Bold"/>
    <w:rsid w:val="00187E4F"/>
    <w:rPr>
      <w:b/>
    </w:rPr>
  </w:style>
  <w:style w:type="paragraph" w:customStyle="1" w:styleId="BulletB1Number">
    <w:name w:val="Bullet B (1. Number)"/>
    <w:basedOn w:val="Normal"/>
    <w:rsid w:val="00187E4F"/>
    <w:pPr>
      <w:suppressAutoHyphens/>
      <w:spacing w:before="120"/>
      <w:ind w:left="720" w:hanging="360"/>
    </w:pPr>
  </w:style>
  <w:style w:type="paragraph" w:customStyle="1" w:styleId="BulletCALetter">
    <w:name w:val="Bullet C (A. Letter)"/>
    <w:basedOn w:val="Normal"/>
    <w:uiPriority w:val="99"/>
    <w:rsid w:val="00187E4F"/>
    <w:pPr>
      <w:suppressAutoHyphens/>
      <w:spacing w:before="120"/>
      <w:ind w:left="1080" w:hanging="360"/>
    </w:pPr>
  </w:style>
  <w:style w:type="paragraph" w:styleId="Footer">
    <w:name w:val="footer"/>
    <w:basedOn w:val="Normal"/>
    <w:link w:val="FooterChar"/>
    <w:uiPriority w:val="99"/>
    <w:unhideWhenUsed/>
    <w:rsid w:val="00187E4F"/>
    <w:pPr>
      <w:tabs>
        <w:tab w:val="center" w:pos="4680"/>
        <w:tab w:val="right" w:pos="9360"/>
      </w:tabs>
    </w:pPr>
  </w:style>
  <w:style w:type="character" w:customStyle="1" w:styleId="FooterChar">
    <w:name w:val="Footer Char"/>
    <w:basedOn w:val="DefaultParagraphFont"/>
    <w:link w:val="Footer"/>
    <w:uiPriority w:val="99"/>
    <w:rsid w:val="00187E4F"/>
    <w:rPr>
      <w:rFonts w:ascii="Times New Roman" w:eastAsia="Times New Roman" w:hAnsi="Times New Roman" w:cs="Times New Roman"/>
      <w:sz w:val="20"/>
      <w:szCs w:val="20"/>
    </w:rPr>
  </w:style>
  <w:style w:type="paragraph" w:customStyle="1" w:styleId="TableCell">
    <w:name w:val="Table Cell"/>
    <w:basedOn w:val="Normal"/>
    <w:link w:val="TableCellChar"/>
    <w:rsid w:val="007A33FD"/>
    <w:pPr>
      <w:keepNext/>
      <w:keepLines/>
      <w:suppressAutoHyphens/>
      <w:spacing w:before="40" w:after="40"/>
    </w:pPr>
    <w:rPr>
      <w:sz w:val="16"/>
    </w:rPr>
  </w:style>
  <w:style w:type="paragraph" w:customStyle="1" w:styleId="TableTitle">
    <w:name w:val="Table Title"/>
    <w:basedOn w:val="Normal"/>
    <w:rsid w:val="007A33FD"/>
    <w:pPr>
      <w:keepNext/>
      <w:keepLines/>
      <w:suppressAutoHyphens/>
      <w:spacing w:before="240"/>
    </w:pPr>
    <w:rPr>
      <w:i/>
    </w:rPr>
  </w:style>
  <w:style w:type="character" w:customStyle="1" w:styleId="TableCellChar">
    <w:name w:val="Table Cell Char"/>
    <w:link w:val="TableCell"/>
    <w:rsid w:val="007A33FD"/>
    <w:rPr>
      <w:rFonts w:ascii="Times New Roman" w:eastAsia="Times New Roman" w:hAnsi="Times New Roman" w:cs="Times New Roman"/>
      <w:sz w:val="16"/>
      <w:szCs w:val="20"/>
    </w:rPr>
  </w:style>
  <w:style w:type="paragraph" w:customStyle="1" w:styleId="TableCellCenteredHoriz">
    <w:name w:val="Table Cell Centered (Horiz)"/>
    <w:basedOn w:val="TableCell"/>
    <w:rsid w:val="007A33FD"/>
    <w:pPr>
      <w:jc w:val="center"/>
    </w:pPr>
  </w:style>
  <w:style w:type="character" w:customStyle="1" w:styleId="Char-Superscript">
    <w:name w:val="Char - Superscript"/>
    <w:rsid w:val="007A33FD"/>
    <w:rPr>
      <w:vertAlign w:val="superscript"/>
    </w:rPr>
  </w:style>
  <w:style w:type="paragraph" w:styleId="FootnoteText">
    <w:name w:val="footnote text"/>
    <w:basedOn w:val="Normal"/>
    <w:link w:val="FootnoteTextChar"/>
    <w:semiHidden/>
    <w:rsid w:val="00B3715D"/>
  </w:style>
  <w:style w:type="character" w:customStyle="1" w:styleId="FootnoteTextChar">
    <w:name w:val="Footnote Text Char"/>
    <w:basedOn w:val="DefaultParagraphFont"/>
    <w:link w:val="FootnoteText"/>
    <w:semiHidden/>
    <w:rsid w:val="00B3715D"/>
    <w:rPr>
      <w:rFonts w:ascii="Times New Roman" w:eastAsia="Times New Roman" w:hAnsi="Times New Roman"/>
    </w:rPr>
  </w:style>
  <w:style w:type="paragraph" w:styleId="BalloonText">
    <w:name w:val="Balloon Text"/>
    <w:basedOn w:val="Normal"/>
    <w:link w:val="BalloonTextChar"/>
    <w:uiPriority w:val="99"/>
    <w:semiHidden/>
    <w:unhideWhenUsed/>
    <w:rsid w:val="000A52E7"/>
    <w:rPr>
      <w:rFonts w:ascii="Tahoma" w:hAnsi="Tahoma" w:cs="Tahoma"/>
      <w:sz w:val="16"/>
      <w:szCs w:val="16"/>
    </w:rPr>
  </w:style>
  <w:style w:type="character" w:customStyle="1" w:styleId="BalloonTextChar">
    <w:name w:val="Balloon Text Char"/>
    <w:basedOn w:val="DefaultParagraphFont"/>
    <w:link w:val="BalloonText"/>
    <w:uiPriority w:val="99"/>
    <w:semiHidden/>
    <w:rsid w:val="000A52E7"/>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D85D5B"/>
    <w:rPr>
      <w:rFonts w:asciiTheme="majorHAnsi" w:eastAsiaTheme="majorEastAsia" w:hAnsiTheme="majorHAnsi" w:cstheme="majorBidi"/>
      <w:b/>
      <w:bCs/>
      <w:color w:val="4F81BD" w:themeColor="accent1"/>
    </w:rPr>
  </w:style>
  <w:style w:type="paragraph" w:customStyle="1" w:styleId="p2">
    <w:name w:val="p2"/>
    <w:basedOn w:val="Normal"/>
    <w:rsid w:val="00D85D5B"/>
    <w:pPr>
      <w:widowControl w:val="0"/>
      <w:tabs>
        <w:tab w:val="left" w:pos="357"/>
      </w:tabs>
      <w:spacing w:line="255" w:lineRule="atLeast"/>
      <w:ind w:left="1083" w:hanging="357"/>
    </w:pPr>
    <w:rPr>
      <w:snapToGrid w:val="0"/>
      <w:sz w:val="24"/>
    </w:rPr>
  </w:style>
  <w:style w:type="paragraph" w:styleId="ListParagraph">
    <w:name w:val="List Paragraph"/>
    <w:basedOn w:val="Normal"/>
    <w:uiPriority w:val="34"/>
    <w:qFormat/>
    <w:rsid w:val="00D85D5B"/>
    <w:pPr>
      <w:ind w:left="720"/>
      <w:contextualSpacing/>
    </w:pPr>
  </w:style>
  <w:style w:type="paragraph" w:customStyle="1" w:styleId="Style17">
    <w:name w:val="Style17"/>
    <w:basedOn w:val="Heading1"/>
    <w:link w:val="Style17Char"/>
    <w:qFormat/>
    <w:rsid w:val="00AB76BA"/>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AB76BA"/>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AB76BA"/>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AB76BA"/>
    <w:pPr>
      <w:tabs>
        <w:tab w:val="right" w:pos="10543"/>
      </w:tabs>
    </w:pPr>
    <w:rPr>
      <w:rFonts w:asciiTheme="minorHAnsi" w:hAnsiTheme="minorHAnsi"/>
      <w:bCs/>
    </w:rPr>
  </w:style>
  <w:style w:type="character" w:customStyle="1" w:styleId="Style18Char">
    <w:name w:val="Style18 Char"/>
    <w:basedOn w:val="Heading1Char"/>
    <w:link w:val="Style18"/>
    <w:rsid w:val="00AB76BA"/>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AB76BA"/>
    <w:rPr>
      <w:rFonts w:asciiTheme="minorHAnsi" w:hAnsiTheme="minorHAnsi"/>
      <w:sz w:val="12"/>
      <w:szCs w:val="12"/>
    </w:rPr>
  </w:style>
  <w:style w:type="character" w:customStyle="1" w:styleId="Style19Char">
    <w:name w:val="Style19 Char"/>
    <w:basedOn w:val="DefaultParagraphFont"/>
    <w:link w:val="Style19"/>
    <w:rsid w:val="00AB76BA"/>
    <w:rPr>
      <w:rFonts w:asciiTheme="minorHAnsi" w:eastAsia="Times New Roman" w:hAnsiTheme="minorHAnsi"/>
      <w:bCs/>
    </w:rPr>
  </w:style>
  <w:style w:type="character" w:customStyle="1" w:styleId="Style20Char">
    <w:name w:val="Style20 Char"/>
    <w:basedOn w:val="DefaultParagraphFont"/>
    <w:link w:val="Style20"/>
    <w:rsid w:val="00AB76BA"/>
    <w:rPr>
      <w:rFonts w:asciiTheme="minorHAnsi" w:eastAsia="Times New Roman" w:hAnsiTheme="minorHAnsi"/>
      <w:sz w:val="12"/>
      <w:szCs w:val="12"/>
    </w:rPr>
  </w:style>
  <w:style w:type="paragraph" w:styleId="Index1">
    <w:name w:val="index 1"/>
    <w:basedOn w:val="Normal"/>
    <w:next w:val="Normal"/>
    <w:autoRedefine/>
    <w:uiPriority w:val="99"/>
    <w:semiHidden/>
    <w:unhideWhenUsed/>
    <w:rsid w:val="0020623D"/>
    <w:pPr>
      <w:ind w:left="200" w:hanging="200"/>
    </w:pPr>
  </w:style>
  <w:style w:type="paragraph" w:styleId="IndexHeading">
    <w:name w:val="index heading"/>
    <w:basedOn w:val="Normal"/>
    <w:next w:val="Index1"/>
    <w:uiPriority w:val="99"/>
    <w:semiHidden/>
    <w:rsid w:val="0020623D"/>
    <w:rPr>
      <w:rFonts w:ascii="Arial" w:hAnsi="Arial"/>
      <w:b/>
    </w:rPr>
  </w:style>
  <w:style w:type="paragraph" w:styleId="Revision">
    <w:name w:val="Revision"/>
    <w:hidden/>
    <w:uiPriority w:val="99"/>
    <w:semiHidden/>
    <w:rsid w:val="00541D86"/>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607850">
      <w:bodyDiv w:val="1"/>
      <w:marLeft w:val="0"/>
      <w:marRight w:val="0"/>
      <w:marTop w:val="0"/>
      <w:marBottom w:val="0"/>
      <w:divBdr>
        <w:top w:val="none" w:sz="0" w:space="0" w:color="auto"/>
        <w:left w:val="none" w:sz="0" w:space="0" w:color="auto"/>
        <w:bottom w:val="none" w:sz="0" w:space="0" w:color="auto"/>
        <w:right w:val="none" w:sz="0" w:space="0" w:color="auto"/>
      </w:divBdr>
    </w:div>
    <w:div w:id="676691199">
      <w:bodyDiv w:val="1"/>
      <w:marLeft w:val="0"/>
      <w:marRight w:val="0"/>
      <w:marTop w:val="0"/>
      <w:marBottom w:val="0"/>
      <w:divBdr>
        <w:top w:val="none" w:sz="0" w:space="0" w:color="auto"/>
        <w:left w:val="none" w:sz="0" w:space="0" w:color="auto"/>
        <w:bottom w:val="none" w:sz="0" w:space="0" w:color="auto"/>
        <w:right w:val="none" w:sz="0" w:space="0" w:color="auto"/>
      </w:divBdr>
    </w:div>
    <w:div w:id="797913390">
      <w:bodyDiv w:val="1"/>
      <w:marLeft w:val="0"/>
      <w:marRight w:val="0"/>
      <w:marTop w:val="0"/>
      <w:marBottom w:val="0"/>
      <w:divBdr>
        <w:top w:val="none" w:sz="0" w:space="0" w:color="auto"/>
        <w:left w:val="none" w:sz="0" w:space="0" w:color="auto"/>
        <w:bottom w:val="none" w:sz="0" w:space="0" w:color="auto"/>
        <w:right w:val="none" w:sz="0" w:space="0" w:color="auto"/>
      </w:divBdr>
    </w:div>
    <w:div w:id="838890316">
      <w:bodyDiv w:val="1"/>
      <w:marLeft w:val="0"/>
      <w:marRight w:val="0"/>
      <w:marTop w:val="0"/>
      <w:marBottom w:val="0"/>
      <w:divBdr>
        <w:top w:val="none" w:sz="0" w:space="0" w:color="auto"/>
        <w:left w:val="none" w:sz="0" w:space="0" w:color="auto"/>
        <w:bottom w:val="none" w:sz="0" w:space="0" w:color="auto"/>
        <w:right w:val="none" w:sz="0" w:space="0" w:color="auto"/>
      </w:divBdr>
    </w:div>
    <w:div w:id="165309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2B0EAA-C125-45A1-AFA9-3D372DB49406}">
  <ds:schemaRefs>
    <ds:schemaRef ds:uri="http://purl.org/dc/elements/1.1/"/>
    <ds:schemaRef ds:uri="http://schemas.microsoft.com/office/infopath/2007/PartnerControls"/>
    <ds:schemaRef ds:uri="http://purl.org/dc/dcmitype/"/>
    <ds:schemaRef ds:uri="http://www.w3.org/XML/1998/namespace"/>
    <ds:schemaRef ds:uri="http://schemas.microsoft.com/office/2006/documentManagement/types"/>
    <ds:schemaRef ds:uri="http://schemas.microsoft.com/office/2006/metadata/properties"/>
    <ds:schemaRef ds:uri="785685f2-c2e1-4352-89aa-3faca8eaba52"/>
    <ds:schemaRef ds:uri="http://schemas.openxmlformats.org/package/2006/metadata/core-properties"/>
    <ds:schemaRef ds:uri="5067c814-4b34-462c-a21d-c185ff6548d2"/>
    <ds:schemaRef ds:uri="http://purl.org/dc/terms/"/>
  </ds:schemaRefs>
</ds:datastoreItem>
</file>

<file path=customXml/itemProps2.xml><?xml version="1.0" encoding="utf-8"?>
<ds:datastoreItem xmlns:ds="http://schemas.openxmlformats.org/officeDocument/2006/customXml" ds:itemID="{62A25681-AAE9-4B80-9184-6AE2E68335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68FA95-3560-41CC-A64F-625394845711}">
  <ds:schemaRefs>
    <ds:schemaRef ds:uri="http://schemas.microsoft.com/sharepoint/v3/contenttype/forms"/>
  </ds:schemaRefs>
</ds:datastoreItem>
</file>

<file path=customXml/itemProps4.xml><?xml version="1.0" encoding="utf-8"?>
<ds:datastoreItem xmlns:ds="http://schemas.openxmlformats.org/officeDocument/2006/customXml" ds:itemID="{E3DE46B0-EFA7-4A1A-8176-A3A14C51E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2514</Words>
  <Characters>14332</Characters>
  <Application>Microsoft Office Word</Application>
  <DocSecurity>0</DocSecurity>
  <Lines>119</Lines>
  <Paragraphs>33</Paragraphs>
  <ScaleCrop>false</ScaleCrop>
  <Company>California Energy Commission</Company>
  <LinksUpToDate>false</LinksUpToDate>
  <CharactersWithSpaces>16813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50</cp:revision>
  <dcterms:created xsi:type="dcterms:W3CDTF">2018-01-29T22:28:00Z</dcterms:created>
  <dcterms:modified xsi:type="dcterms:W3CDTF">2022-03-25T19:04:00Z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