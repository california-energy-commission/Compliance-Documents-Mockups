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4992" w:type="pct"/>
        <w:tblBorders>
          <w:top w:val="single" w:sz="6"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Grid>
        <w:gridCol w:w="639"/>
        <w:gridCol w:w="5832"/>
        <w:gridCol w:w="4302"/>
      </w:tblGrid>
      <w:tr w:rsidR="00FB3C06" w:rsidRPr="006F1F7B" w14:paraId="6C4016EA" w14:textId="77777777" w:rsidTr="00B67E3D">
        <w:trPr>
          <w:trHeight w:val="144"/>
        </w:trPr>
        <w:tc>
          <w:tcPr>
            <w:tcW w:w="10998" w:type="dxa"/>
            <w:gridSpan w:val="3"/>
            <w:tcBorders>
              <w:top w:val="single" w:sz="4" w:space="0" w:color="auto"/>
              <w:bottom w:val="single" w:sz="4" w:space="0" w:color="auto"/>
            </w:tcBorders>
            <w:vAlign w:val="center"/>
          </w:tcPr>
          <w:p w14:paraId="170314C2" w14:textId="77777777" w:rsidR="00276172" w:rsidRPr="00B67E3D" w:rsidRDefault="00276172" w:rsidP="000311BA">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r w:rsidRPr="001462EE">
              <w:rPr>
                <w:rFonts w:asciiTheme="minorHAnsi" w:hAnsiTheme="minorHAnsi" w:cstheme="minorHAnsi"/>
                <w:b/>
                <w:sz w:val="20"/>
                <w:szCs w:val="20"/>
              </w:rPr>
              <w:t>A. General Information</w:t>
            </w:r>
          </w:p>
        </w:tc>
      </w:tr>
      <w:tr w:rsidR="00FB3C06" w:rsidRPr="006F1F7B" w14:paraId="46186F80" w14:textId="77777777" w:rsidTr="00B67E3D">
        <w:trPr>
          <w:trHeight w:val="278"/>
        </w:trPr>
        <w:tc>
          <w:tcPr>
            <w:tcW w:w="648" w:type="dxa"/>
            <w:tcBorders>
              <w:top w:val="single" w:sz="4" w:space="0" w:color="auto"/>
              <w:bottom w:val="single" w:sz="4" w:space="0" w:color="auto"/>
              <w:right w:val="single" w:sz="4" w:space="0" w:color="auto"/>
            </w:tcBorders>
            <w:vAlign w:val="center"/>
          </w:tcPr>
          <w:p w14:paraId="71BBF0F0" w14:textId="77777777" w:rsidR="00276172" w:rsidRPr="00B67E3D" w:rsidRDefault="00276172" w:rsidP="000311BA">
            <w:pPr>
              <w:keepNext/>
              <w:tabs>
                <w:tab w:val="left" w:pos="2160"/>
                <w:tab w:val="left" w:pos="2700"/>
                <w:tab w:val="left" w:pos="3420"/>
                <w:tab w:val="left" w:pos="3780"/>
                <w:tab w:val="left" w:pos="5760"/>
                <w:tab w:val="left" w:pos="7212"/>
              </w:tabs>
              <w:spacing w:after="0" w:line="240" w:lineRule="exact"/>
              <w:jc w:val="center"/>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t>01</w:t>
            </w:r>
          </w:p>
        </w:tc>
        <w:tc>
          <w:tcPr>
            <w:tcW w:w="5957" w:type="dxa"/>
            <w:tcBorders>
              <w:top w:val="single" w:sz="4" w:space="0" w:color="auto"/>
              <w:left w:val="single" w:sz="4" w:space="0" w:color="auto"/>
              <w:bottom w:val="single" w:sz="4" w:space="0" w:color="auto"/>
              <w:right w:val="single" w:sz="4" w:space="0" w:color="auto"/>
            </w:tcBorders>
            <w:vAlign w:val="center"/>
          </w:tcPr>
          <w:p w14:paraId="5217109C" w14:textId="738BF564" w:rsidR="00276172" w:rsidRPr="00B67E3D" w:rsidRDefault="00276172" w:rsidP="000311BA">
            <w:pPr>
              <w:keepNext/>
              <w:tabs>
                <w:tab w:val="left" w:pos="2160"/>
                <w:tab w:val="left" w:pos="2700"/>
                <w:tab w:val="left" w:pos="3420"/>
                <w:tab w:val="left" w:pos="3780"/>
                <w:tab w:val="left" w:pos="5760"/>
                <w:tab w:val="left" w:pos="7212"/>
              </w:tabs>
              <w:spacing w:after="0" w:line="240" w:lineRule="exact"/>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t>Building Name</w:t>
            </w:r>
          </w:p>
        </w:tc>
        <w:tc>
          <w:tcPr>
            <w:tcW w:w="4393" w:type="dxa"/>
            <w:tcBorders>
              <w:top w:val="single" w:sz="4" w:space="0" w:color="auto"/>
              <w:left w:val="single" w:sz="4" w:space="0" w:color="auto"/>
              <w:bottom w:val="single" w:sz="4" w:space="0" w:color="auto"/>
            </w:tcBorders>
            <w:vAlign w:val="center"/>
          </w:tcPr>
          <w:p w14:paraId="59E52064" w14:textId="77777777" w:rsidR="00276172" w:rsidRPr="00B67E3D" w:rsidRDefault="00276172" w:rsidP="000311BA">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bl>
    <w:p w14:paraId="7C9EDB09" w14:textId="32503527" w:rsidR="007D4B5B" w:rsidRPr="001462EE" w:rsidRDefault="007D4B5B" w:rsidP="001E0DF0">
      <w:pPr>
        <w:tabs>
          <w:tab w:val="left" w:pos="-720"/>
        </w:tabs>
        <w:suppressAutoHyphens/>
        <w:spacing w:after="0" w:line="240" w:lineRule="auto"/>
        <w:ind w:left="446"/>
        <w:rPr>
          <w:rFonts w:asciiTheme="minorHAnsi" w:hAnsiTheme="minorHAnsi" w:cstheme="minorHAnsi"/>
          <w:b/>
          <w:sz w:val="20"/>
          <w:szCs w:val="20"/>
        </w:rPr>
      </w:pPr>
    </w:p>
    <w:tbl>
      <w:tblPr>
        <w:tblW w:w="4994" w:type="pct"/>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1045"/>
        <w:gridCol w:w="796"/>
        <w:gridCol w:w="676"/>
        <w:gridCol w:w="808"/>
        <w:gridCol w:w="750"/>
        <w:gridCol w:w="882"/>
        <w:gridCol w:w="969"/>
        <w:gridCol w:w="969"/>
        <w:gridCol w:w="1144"/>
        <w:gridCol w:w="882"/>
        <w:gridCol w:w="794"/>
        <w:gridCol w:w="1062"/>
      </w:tblGrid>
      <w:tr w:rsidR="00276172" w:rsidRPr="006F1F7B" w14:paraId="584C1525" w14:textId="77777777" w:rsidTr="00FD0CF7">
        <w:trPr>
          <w:cantSplit/>
          <w:trHeight w:val="144"/>
        </w:trPr>
        <w:tc>
          <w:tcPr>
            <w:tcW w:w="10777" w:type="dxa"/>
            <w:gridSpan w:val="12"/>
            <w:tcBorders>
              <w:top w:val="single" w:sz="4" w:space="0" w:color="auto"/>
              <w:left w:val="single" w:sz="4" w:space="0" w:color="auto"/>
              <w:bottom w:val="single" w:sz="4" w:space="0" w:color="auto"/>
              <w:right w:val="single" w:sz="4" w:space="0" w:color="auto"/>
            </w:tcBorders>
            <w:vAlign w:val="center"/>
          </w:tcPr>
          <w:p w14:paraId="44CB5409" w14:textId="2CD18EAA" w:rsidR="00276172" w:rsidRPr="00BC623E" w:rsidRDefault="00276172" w:rsidP="000311BA">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18"/>
                <w:szCs w:val="20"/>
              </w:rPr>
            </w:pPr>
            <w:r w:rsidRPr="00BC623E">
              <w:rPr>
                <w:rFonts w:asciiTheme="minorHAnsi" w:hAnsiTheme="minorHAnsi" w:cstheme="minorHAnsi"/>
                <w:b/>
                <w:sz w:val="18"/>
                <w:szCs w:val="20"/>
              </w:rPr>
              <w:t xml:space="preserve">B. Design Central Water Heating Systems Information </w:t>
            </w:r>
            <w:ins w:id="0" w:author="Alhabibi, Haider@Energy" w:date="2022-03-11T08:22:00Z">
              <w:r w:rsidR="00843247">
                <w:rPr>
                  <w:rFonts w:asciiTheme="minorHAnsi" w:hAnsiTheme="minorHAnsi" w:cstheme="minorHAnsi"/>
                  <w:b/>
                  <w:sz w:val="20"/>
                  <w:szCs w:val="20"/>
                </w:rPr>
                <w:t>(other than CHPWH)</w:t>
              </w:r>
            </w:ins>
          </w:p>
          <w:p w14:paraId="4763BCBA" w14:textId="062B7E80" w:rsidR="00276172" w:rsidRPr="00B67E3D" w:rsidRDefault="00276172" w:rsidP="000311BA">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r w:rsidRPr="00B67E3D">
              <w:rPr>
                <w:rFonts w:asciiTheme="minorHAnsi" w:eastAsia="Times New Roman" w:hAnsiTheme="minorHAnsi" w:cstheme="minorHAnsi"/>
                <w:sz w:val="18"/>
                <w:szCs w:val="20"/>
              </w:rPr>
              <w:t xml:space="preserve">This table reports </w:t>
            </w:r>
            <w:ins w:id="1" w:author="Alhabibi, Haider@Energy" w:date="2022-03-11T08:22:00Z">
              <w:r w:rsidR="003D6A77">
                <w:rPr>
                  <w:rFonts w:asciiTheme="minorHAnsi" w:eastAsia="Times New Roman" w:hAnsiTheme="minorHAnsi" w:cstheme="minorHAnsi"/>
                  <w:sz w:val="20"/>
                  <w:szCs w:val="20"/>
                </w:rPr>
                <w:t xml:space="preserve">features of </w:t>
              </w:r>
            </w:ins>
            <w:r w:rsidRPr="00B67E3D">
              <w:rPr>
                <w:rFonts w:asciiTheme="minorHAnsi" w:eastAsia="Times New Roman" w:hAnsiTheme="minorHAnsi" w:cstheme="minorHAnsi"/>
                <w:sz w:val="18"/>
                <w:szCs w:val="20"/>
              </w:rPr>
              <w:t xml:space="preserve">the water heating system </w:t>
            </w:r>
            <w:ins w:id="2" w:author="Alhabibi, Haider@Energy" w:date="2022-03-11T08:22:00Z">
              <w:r w:rsidR="002A2698" w:rsidRPr="0062515C">
                <w:rPr>
                  <w:rFonts w:asciiTheme="minorHAnsi" w:eastAsia="Times New Roman" w:hAnsiTheme="minorHAnsi" w:cstheme="minorHAnsi"/>
                  <w:sz w:val="18"/>
                  <w:szCs w:val="18"/>
                </w:rPr>
                <w:t xml:space="preserve">other than </w:t>
              </w:r>
              <w:r w:rsidR="002A2698" w:rsidRPr="0062515C">
                <w:rPr>
                  <w:rFonts w:asciiTheme="minorHAnsi" w:eastAsia="Times New Roman" w:hAnsiTheme="minorHAnsi" w:cstheme="minorHAnsi"/>
                  <w:b/>
                  <w:bCs/>
                  <w:sz w:val="18"/>
                  <w:szCs w:val="18"/>
                </w:rPr>
                <w:t>CHPWH</w:t>
              </w:r>
              <w:r w:rsidR="002A2698" w:rsidRPr="0062515C">
                <w:rPr>
                  <w:rFonts w:asciiTheme="minorHAnsi" w:eastAsia="Times New Roman" w:hAnsiTheme="minorHAnsi" w:cstheme="minorHAnsi"/>
                  <w:sz w:val="18"/>
                  <w:szCs w:val="18"/>
                </w:rPr>
                <w:t xml:space="preserve"> system</w:t>
              </w:r>
            </w:ins>
            <w:del w:id="3" w:author="Alhabibi, Haider@Energy" w:date="2022-03-11T08:22:00Z">
              <w:r w:rsidRPr="00B67E3D" w:rsidDel="002A2698">
                <w:rPr>
                  <w:rFonts w:asciiTheme="minorHAnsi" w:eastAsia="Times New Roman" w:hAnsiTheme="minorHAnsi" w:cstheme="minorHAnsi"/>
                  <w:sz w:val="18"/>
                  <w:szCs w:val="20"/>
                </w:rPr>
                <w:delText>features</w:delText>
              </w:r>
            </w:del>
            <w:r w:rsidRPr="00B67E3D">
              <w:rPr>
                <w:rFonts w:asciiTheme="minorHAnsi" w:eastAsia="Times New Roman" w:hAnsiTheme="minorHAnsi" w:cstheme="minorHAnsi"/>
                <w:sz w:val="18"/>
                <w:szCs w:val="20"/>
              </w:rPr>
              <w:t xml:space="preserve"> that were specified on the registered </w:t>
            </w:r>
            <w:del w:id="4" w:author="Tam, Danny@Energy" w:date="2022-02-28T13:18:00Z">
              <w:r w:rsidRPr="00B67E3D" w:rsidDel="00712D4B">
                <w:rPr>
                  <w:rFonts w:asciiTheme="minorHAnsi" w:eastAsia="Times New Roman" w:hAnsiTheme="minorHAnsi" w:cstheme="minorHAnsi"/>
                  <w:sz w:val="18"/>
                  <w:szCs w:val="20"/>
                </w:rPr>
                <w:delText>CF1R</w:delText>
              </w:r>
            </w:del>
            <w:ins w:id="5" w:author="Tam, Danny@Energy" w:date="2022-02-28T13:18:00Z">
              <w:r w:rsidR="00712D4B">
                <w:rPr>
                  <w:rFonts w:asciiTheme="minorHAnsi" w:eastAsia="Times New Roman" w:hAnsiTheme="minorHAnsi" w:cstheme="minorHAnsi"/>
                  <w:sz w:val="18"/>
                  <w:szCs w:val="20"/>
                </w:rPr>
                <w:t>LMCC</w:t>
              </w:r>
            </w:ins>
            <w:r w:rsidRPr="00B67E3D">
              <w:rPr>
                <w:rFonts w:asciiTheme="minorHAnsi" w:eastAsia="Times New Roman" w:hAnsiTheme="minorHAnsi" w:cstheme="minorHAnsi"/>
                <w:sz w:val="18"/>
                <w:szCs w:val="20"/>
              </w:rPr>
              <w:t xml:space="preserve"> compliance document for this project.</w:t>
            </w:r>
          </w:p>
        </w:tc>
      </w:tr>
      <w:tr w:rsidR="00276172" w:rsidRPr="006F1F7B" w14:paraId="19B9017B" w14:textId="77777777" w:rsidTr="00FD0CF7">
        <w:trPr>
          <w:cantSplit/>
          <w:trHeight w:val="144"/>
        </w:trPr>
        <w:tc>
          <w:tcPr>
            <w:tcW w:w="1045" w:type="dxa"/>
            <w:tcBorders>
              <w:top w:val="single" w:sz="4" w:space="0" w:color="auto"/>
              <w:left w:val="single" w:sz="4" w:space="0" w:color="auto"/>
              <w:bottom w:val="single" w:sz="4" w:space="0" w:color="auto"/>
              <w:right w:val="single" w:sz="4" w:space="0" w:color="auto"/>
            </w:tcBorders>
            <w:vAlign w:val="center"/>
          </w:tcPr>
          <w:p w14:paraId="79D403A8" w14:textId="77777777" w:rsidR="00276172" w:rsidRPr="00B67E3D" w:rsidRDefault="00276172" w:rsidP="000311BA">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B67E3D">
              <w:rPr>
                <w:rFonts w:asciiTheme="minorHAnsi" w:eastAsia="Times New Roman" w:hAnsiTheme="minorHAnsi" w:cstheme="minorHAnsi"/>
                <w:sz w:val="18"/>
                <w:szCs w:val="20"/>
              </w:rPr>
              <w:t>01</w:t>
            </w:r>
          </w:p>
        </w:tc>
        <w:tc>
          <w:tcPr>
            <w:tcW w:w="796" w:type="dxa"/>
            <w:tcBorders>
              <w:top w:val="single" w:sz="4" w:space="0" w:color="auto"/>
              <w:left w:val="single" w:sz="4" w:space="0" w:color="auto"/>
              <w:bottom w:val="single" w:sz="4" w:space="0" w:color="auto"/>
              <w:right w:val="single" w:sz="4" w:space="0" w:color="auto"/>
            </w:tcBorders>
            <w:vAlign w:val="center"/>
          </w:tcPr>
          <w:p w14:paraId="559D2E5A" w14:textId="77777777" w:rsidR="00276172" w:rsidRPr="00B67E3D" w:rsidRDefault="00276172" w:rsidP="000311BA">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B67E3D">
              <w:rPr>
                <w:rFonts w:asciiTheme="minorHAnsi" w:eastAsia="Times New Roman" w:hAnsiTheme="minorHAnsi" w:cstheme="minorHAnsi"/>
                <w:sz w:val="18"/>
                <w:szCs w:val="20"/>
              </w:rPr>
              <w:t>02</w:t>
            </w:r>
          </w:p>
        </w:tc>
        <w:tc>
          <w:tcPr>
            <w:tcW w:w="676" w:type="dxa"/>
            <w:tcBorders>
              <w:top w:val="single" w:sz="4" w:space="0" w:color="auto"/>
              <w:left w:val="single" w:sz="4" w:space="0" w:color="auto"/>
              <w:bottom w:val="single" w:sz="4" w:space="0" w:color="auto"/>
              <w:right w:val="single" w:sz="4" w:space="0" w:color="auto"/>
            </w:tcBorders>
            <w:vAlign w:val="center"/>
          </w:tcPr>
          <w:p w14:paraId="0A08294F" w14:textId="77777777" w:rsidR="00276172" w:rsidRPr="00B67E3D" w:rsidRDefault="00276172" w:rsidP="000311BA">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B67E3D">
              <w:rPr>
                <w:rFonts w:asciiTheme="minorHAnsi" w:eastAsia="Times New Roman" w:hAnsiTheme="minorHAnsi" w:cstheme="minorHAnsi"/>
                <w:sz w:val="18"/>
                <w:szCs w:val="20"/>
              </w:rPr>
              <w:t>03</w:t>
            </w:r>
          </w:p>
        </w:tc>
        <w:tc>
          <w:tcPr>
            <w:tcW w:w="808" w:type="dxa"/>
            <w:tcBorders>
              <w:top w:val="single" w:sz="4" w:space="0" w:color="auto"/>
              <w:left w:val="single" w:sz="4" w:space="0" w:color="auto"/>
              <w:bottom w:val="single" w:sz="4" w:space="0" w:color="auto"/>
              <w:right w:val="single" w:sz="4" w:space="0" w:color="auto"/>
            </w:tcBorders>
            <w:vAlign w:val="center"/>
          </w:tcPr>
          <w:p w14:paraId="762583C7" w14:textId="77777777" w:rsidR="00276172" w:rsidRPr="00B67E3D" w:rsidRDefault="00276172" w:rsidP="000311BA">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B67E3D">
              <w:rPr>
                <w:rFonts w:asciiTheme="minorHAnsi" w:eastAsia="Times New Roman" w:hAnsiTheme="minorHAnsi" w:cstheme="minorHAnsi"/>
                <w:sz w:val="18"/>
                <w:szCs w:val="20"/>
              </w:rPr>
              <w:t>04</w:t>
            </w:r>
          </w:p>
        </w:tc>
        <w:tc>
          <w:tcPr>
            <w:tcW w:w="750" w:type="dxa"/>
            <w:tcBorders>
              <w:top w:val="single" w:sz="4" w:space="0" w:color="auto"/>
              <w:left w:val="single" w:sz="4" w:space="0" w:color="auto"/>
              <w:bottom w:val="single" w:sz="4" w:space="0" w:color="auto"/>
              <w:right w:val="single" w:sz="4" w:space="0" w:color="auto"/>
            </w:tcBorders>
            <w:vAlign w:val="center"/>
          </w:tcPr>
          <w:p w14:paraId="183D5F75" w14:textId="77777777" w:rsidR="00276172" w:rsidRPr="00B67E3D" w:rsidRDefault="00276172" w:rsidP="000311BA">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B67E3D">
              <w:rPr>
                <w:rFonts w:asciiTheme="minorHAnsi" w:eastAsia="Times New Roman" w:hAnsiTheme="minorHAnsi" w:cstheme="minorHAnsi"/>
                <w:sz w:val="18"/>
                <w:szCs w:val="20"/>
              </w:rPr>
              <w:t>05</w:t>
            </w:r>
          </w:p>
        </w:tc>
        <w:tc>
          <w:tcPr>
            <w:tcW w:w="882" w:type="dxa"/>
            <w:tcBorders>
              <w:top w:val="single" w:sz="4" w:space="0" w:color="auto"/>
              <w:left w:val="single" w:sz="4" w:space="0" w:color="auto"/>
              <w:bottom w:val="single" w:sz="4" w:space="0" w:color="auto"/>
              <w:right w:val="single" w:sz="4" w:space="0" w:color="auto"/>
            </w:tcBorders>
            <w:vAlign w:val="center"/>
          </w:tcPr>
          <w:p w14:paraId="0583D038" w14:textId="77777777" w:rsidR="00276172" w:rsidRPr="00B67E3D" w:rsidRDefault="00276172" w:rsidP="000311BA">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B67E3D">
              <w:rPr>
                <w:rFonts w:asciiTheme="minorHAnsi" w:eastAsia="Times New Roman" w:hAnsiTheme="minorHAnsi" w:cstheme="minorHAnsi"/>
                <w:sz w:val="18"/>
                <w:szCs w:val="20"/>
              </w:rPr>
              <w:t>06</w:t>
            </w:r>
          </w:p>
        </w:tc>
        <w:tc>
          <w:tcPr>
            <w:tcW w:w="969" w:type="dxa"/>
            <w:tcBorders>
              <w:top w:val="single" w:sz="4" w:space="0" w:color="auto"/>
              <w:left w:val="single" w:sz="4" w:space="0" w:color="auto"/>
              <w:bottom w:val="single" w:sz="4" w:space="0" w:color="auto"/>
              <w:right w:val="single" w:sz="4" w:space="0" w:color="auto"/>
            </w:tcBorders>
            <w:vAlign w:val="center"/>
          </w:tcPr>
          <w:p w14:paraId="2CD7971D" w14:textId="77777777" w:rsidR="00276172" w:rsidRPr="00B67E3D" w:rsidRDefault="00276172" w:rsidP="000311BA">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B67E3D">
              <w:rPr>
                <w:rFonts w:asciiTheme="minorHAnsi" w:eastAsia="Times New Roman" w:hAnsiTheme="minorHAnsi" w:cstheme="minorHAnsi"/>
                <w:sz w:val="18"/>
                <w:szCs w:val="20"/>
              </w:rPr>
              <w:t>07</w:t>
            </w:r>
          </w:p>
        </w:tc>
        <w:tc>
          <w:tcPr>
            <w:tcW w:w="969" w:type="dxa"/>
            <w:tcBorders>
              <w:top w:val="single" w:sz="4" w:space="0" w:color="auto"/>
              <w:left w:val="single" w:sz="4" w:space="0" w:color="auto"/>
              <w:bottom w:val="single" w:sz="4" w:space="0" w:color="auto"/>
              <w:right w:val="single" w:sz="4" w:space="0" w:color="auto"/>
            </w:tcBorders>
            <w:vAlign w:val="center"/>
          </w:tcPr>
          <w:p w14:paraId="65CCF1CC" w14:textId="77777777" w:rsidR="00276172" w:rsidRPr="00B67E3D" w:rsidRDefault="00276172" w:rsidP="000311BA">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B67E3D">
              <w:rPr>
                <w:rFonts w:asciiTheme="minorHAnsi" w:eastAsia="Times New Roman" w:hAnsiTheme="minorHAnsi" w:cstheme="minorHAnsi"/>
                <w:sz w:val="18"/>
                <w:szCs w:val="20"/>
              </w:rPr>
              <w:t>08</w:t>
            </w:r>
          </w:p>
        </w:tc>
        <w:tc>
          <w:tcPr>
            <w:tcW w:w="1144" w:type="dxa"/>
            <w:tcBorders>
              <w:top w:val="single" w:sz="4" w:space="0" w:color="auto"/>
              <w:left w:val="single" w:sz="4" w:space="0" w:color="auto"/>
              <w:bottom w:val="single" w:sz="4" w:space="0" w:color="auto"/>
              <w:right w:val="single" w:sz="4" w:space="0" w:color="auto"/>
            </w:tcBorders>
            <w:vAlign w:val="center"/>
          </w:tcPr>
          <w:p w14:paraId="02651D25" w14:textId="77777777" w:rsidR="00276172" w:rsidRPr="00B67E3D" w:rsidRDefault="00276172" w:rsidP="000311BA">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B67E3D">
              <w:rPr>
                <w:rFonts w:asciiTheme="minorHAnsi" w:eastAsia="Times New Roman" w:hAnsiTheme="minorHAnsi" w:cstheme="minorHAnsi"/>
                <w:sz w:val="18"/>
                <w:szCs w:val="20"/>
              </w:rPr>
              <w:t>09</w:t>
            </w:r>
          </w:p>
        </w:tc>
        <w:tc>
          <w:tcPr>
            <w:tcW w:w="882" w:type="dxa"/>
            <w:tcBorders>
              <w:top w:val="single" w:sz="4" w:space="0" w:color="auto"/>
              <w:left w:val="single" w:sz="4" w:space="0" w:color="auto"/>
              <w:bottom w:val="single" w:sz="4" w:space="0" w:color="auto"/>
              <w:right w:val="single" w:sz="4" w:space="0" w:color="auto"/>
            </w:tcBorders>
            <w:vAlign w:val="center"/>
          </w:tcPr>
          <w:p w14:paraId="7C1BB57B" w14:textId="77777777" w:rsidR="00276172" w:rsidRPr="00B67E3D" w:rsidRDefault="00276172" w:rsidP="000311BA">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B67E3D">
              <w:rPr>
                <w:rFonts w:asciiTheme="minorHAnsi" w:eastAsia="Times New Roman" w:hAnsiTheme="minorHAnsi" w:cstheme="minorHAnsi"/>
                <w:sz w:val="18"/>
                <w:szCs w:val="20"/>
              </w:rPr>
              <w:t>10</w:t>
            </w:r>
          </w:p>
        </w:tc>
        <w:tc>
          <w:tcPr>
            <w:tcW w:w="794" w:type="dxa"/>
            <w:tcBorders>
              <w:top w:val="single" w:sz="4" w:space="0" w:color="auto"/>
              <w:left w:val="single" w:sz="4" w:space="0" w:color="auto"/>
              <w:bottom w:val="single" w:sz="4" w:space="0" w:color="auto"/>
              <w:right w:val="single" w:sz="4" w:space="0" w:color="auto"/>
            </w:tcBorders>
            <w:vAlign w:val="center"/>
          </w:tcPr>
          <w:p w14:paraId="4E0E33DC" w14:textId="77777777" w:rsidR="00276172" w:rsidRPr="00B67E3D" w:rsidRDefault="00276172" w:rsidP="000311BA">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B67E3D">
              <w:rPr>
                <w:rFonts w:asciiTheme="minorHAnsi" w:eastAsia="Times New Roman" w:hAnsiTheme="minorHAnsi" w:cstheme="minorHAnsi"/>
                <w:sz w:val="18"/>
                <w:szCs w:val="20"/>
              </w:rPr>
              <w:t>11</w:t>
            </w:r>
          </w:p>
        </w:tc>
        <w:tc>
          <w:tcPr>
            <w:tcW w:w="1062" w:type="dxa"/>
            <w:tcBorders>
              <w:top w:val="single" w:sz="4" w:space="0" w:color="auto"/>
              <w:left w:val="single" w:sz="4" w:space="0" w:color="auto"/>
              <w:bottom w:val="single" w:sz="4" w:space="0" w:color="auto"/>
              <w:right w:val="single" w:sz="4" w:space="0" w:color="auto"/>
            </w:tcBorders>
            <w:vAlign w:val="center"/>
          </w:tcPr>
          <w:p w14:paraId="11E8595D" w14:textId="77777777" w:rsidR="00276172" w:rsidRPr="00B67E3D" w:rsidRDefault="00276172" w:rsidP="000311BA">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B67E3D">
              <w:rPr>
                <w:rFonts w:asciiTheme="minorHAnsi" w:eastAsia="Times New Roman" w:hAnsiTheme="minorHAnsi" w:cstheme="minorHAnsi"/>
                <w:sz w:val="18"/>
                <w:szCs w:val="20"/>
              </w:rPr>
              <w:t>12</w:t>
            </w:r>
          </w:p>
        </w:tc>
      </w:tr>
      <w:tr w:rsidR="00276172" w:rsidRPr="006F1F7B" w14:paraId="7D2E819F" w14:textId="77777777" w:rsidTr="00FD0CF7">
        <w:trPr>
          <w:cantSplit/>
          <w:trHeight w:val="144"/>
        </w:trPr>
        <w:tc>
          <w:tcPr>
            <w:tcW w:w="1045" w:type="dxa"/>
            <w:tcBorders>
              <w:top w:val="single" w:sz="4" w:space="0" w:color="auto"/>
              <w:left w:val="single" w:sz="4" w:space="0" w:color="auto"/>
              <w:bottom w:val="single" w:sz="4" w:space="0" w:color="auto"/>
              <w:right w:val="single" w:sz="4" w:space="0" w:color="auto"/>
            </w:tcBorders>
            <w:vAlign w:val="bottom"/>
          </w:tcPr>
          <w:p w14:paraId="697A841A" w14:textId="77777777" w:rsidR="00276172" w:rsidRPr="00BC623E" w:rsidRDefault="00276172" w:rsidP="000311BA">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6"/>
                <w:szCs w:val="20"/>
              </w:rPr>
            </w:pPr>
            <w:r w:rsidRPr="00BC623E">
              <w:rPr>
                <w:rFonts w:asciiTheme="minorHAnsi" w:eastAsia="Times New Roman" w:hAnsiTheme="minorHAnsi" w:cstheme="minorHAnsi"/>
                <w:sz w:val="16"/>
                <w:szCs w:val="20"/>
              </w:rPr>
              <w:t>Water Heating System ID or Name</w:t>
            </w:r>
          </w:p>
        </w:tc>
        <w:tc>
          <w:tcPr>
            <w:tcW w:w="796" w:type="dxa"/>
            <w:tcBorders>
              <w:top w:val="single" w:sz="4" w:space="0" w:color="auto"/>
              <w:left w:val="single" w:sz="4" w:space="0" w:color="auto"/>
              <w:bottom w:val="single" w:sz="4" w:space="0" w:color="auto"/>
              <w:right w:val="single" w:sz="4" w:space="0" w:color="auto"/>
            </w:tcBorders>
            <w:vAlign w:val="bottom"/>
          </w:tcPr>
          <w:p w14:paraId="1C2AD109" w14:textId="77777777" w:rsidR="00276172" w:rsidRPr="00980F3E" w:rsidRDefault="00276172" w:rsidP="000311BA">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6"/>
                <w:szCs w:val="20"/>
              </w:rPr>
            </w:pPr>
            <w:r w:rsidRPr="00980F3E">
              <w:rPr>
                <w:rFonts w:asciiTheme="minorHAnsi" w:eastAsia="Times New Roman" w:hAnsiTheme="minorHAnsi" w:cstheme="minorHAnsi"/>
                <w:sz w:val="16"/>
                <w:szCs w:val="20"/>
              </w:rPr>
              <w:t xml:space="preserve"> Water Heating System Type</w:t>
            </w:r>
          </w:p>
        </w:tc>
        <w:tc>
          <w:tcPr>
            <w:tcW w:w="676" w:type="dxa"/>
            <w:tcBorders>
              <w:top w:val="single" w:sz="4" w:space="0" w:color="auto"/>
              <w:left w:val="single" w:sz="4" w:space="0" w:color="auto"/>
              <w:bottom w:val="single" w:sz="4" w:space="0" w:color="auto"/>
              <w:right w:val="single" w:sz="4" w:space="0" w:color="auto"/>
            </w:tcBorders>
            <w:vAlign w:val="bottom"/>
          </w:tcPr>
          <w:p w14:paraId="31A1F5DA" w14:textId="77777777" w:rsidR="00276172" w:rsidRPr="00980F3E" w:rsidRDefault="00276172" w:rsidP="000311BA">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6"/>
                <w:szCs w:val="20"/>
              </w:rPr>
            </w:pPr>
            <w:r w:rsidRPr="00980F3E">
              <w:rPr>
                <w:rFonts w:asciiTheme="minorHAnsi" w:eastAsia="Times New Roman" w:hAnsiTheme="minorHAnsi" w:cstheme="minorHAnsi"/>
                <w:sz w:val="16"/>
                <w:szCs w:val="20"/>
              </w:rPr>
              <w:t>Water Heater Type</w:t>
            </w:r>
          </w:p>
        </w:tc>
        <w:tc>
          <w:tcPr>
            <w:tcW w:w="808" w:type="dxa"/>
            <w:tcBorders>
              <w:top w:val="single" w:sz="4" w:space="0" w:color="auto"/>
              <w:left w:val="single" w:sz="4" w:space="0" w:color="auto"/>
              <w:bottom w:val="single" w:sz="4" w:space="0" w:color="auto"/>
              <w:right w:val="single" w:sz="4" w:space="0" w:color="auto"/>
            </w:tcBorders>
            <w:vAlign w:val="bottom"/>
          </w:tcPr>
          <w:p w14:paraId="2D616CC9" w14:textId="77777777" w:rsidR="00276172" w:rsidRPr="00980F3E" w:rsidRDefault="00276172" w:rsidP="000311BA">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6"/>
                <w:szCs w:val="20"/>
              </w:rPr>
            </w:pPr>
            <w:r w:rsidRPr="00980F3E">
              <w:rPr>
                <w:rFonts w:asciiTheme="minorHAnsi" w:eastAsia="Times New Roman" w:hAnsiTheme="minorHAnsi" w:cstheme="minorHAnsi"/>
                <w:sz w:val="16"/>
                <w:szCs w:val="20"/>
              </w:rPr>
              <w:t xml:space="preserve"># </w:t>
            </w:r>
            <w:proofErr w:type="gramStart"/>
            <w:r w:rsidRPr="00980F3E">
              <w:rPr>
                <w:rFonts w:asciiTheme="minorHAnsi" w:eastAsia="Times New Roman" w:hAnsiTheme="minorHAnsi" w:cstheme="minorHAnsi"/>
                <w:sz w:val="16"/>
                <w:szCs w:val="20"/>
              </w:rPr>
              <w:t>of</w:t>
            </w:r>
            <w:proofErr w:type="gramEnd"/>
            <w:r w:rsidRPr="00980F3E">
              <w:rPr>
                <w:rFonts w:asciiTheme="minorHAnsi" w:eastAsia="Times New Roman" w:hAnsiTheme="minorHAnsi" w:cstheme="minorHAnsi"/>
                <w:sz w:val="16"/>
                <w:szCs w:val="20"/>
              </w:rPr>
              <w:t xml:space="preserve"> Water Heaters in System</w:t>
            </w:r>
          </w:p>
        </w:tc>
        <w:tc>
          <w:tcPr>
            <w:tcW w:w="750" w:type="dxa"/>
            <w:tcBorders>
              <w:top w:val="single" w:sz="4" w:space="0" w:color="auto"/>
              <w:left w:val="single" w:sz="4" w:space="0" w:color="auto"/>
              <w:bottom w:val="single" w:sz="4" w:space="0" w:color="auto"/>
              <w:right w:val="single" w:sz="4" w:space="0" w:color="auto"/>
            </w:tcBorders>
            <w:vAlign w:val="bottom"/>
          </w:tcPr>
          <w:p w14:paraId="0D972487" w14:textId="77777777" w:rsidR="00276172" w:rsidRPr="00980F3E" w:rsidRDefault="00276172" w:rsidP="000311BA">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6"/>
                <w:szCs w:val="20"/>
              </w:rPr>
            </w:pPr>
            <w:r w:rsidRPr="00980F3E">
              <w:rPr>
                <w:rFonts w:asciiTheme="minorHAnsi" w:eastAsia="Times New Roman" w:hAnsiTheme="minorHAnsi" w:cstheme="minorHAnsi"/>
                <w:sz w:val="16"/>
                <w:szCs w:val="20"/>
              </w:rPr>
              <w:t xml:space="preserve">Water Heater </w:t>
            </w:r>
          </w:p>
          <w:p w14:paraId="7A6109C9" w14:textId="77777777" w:rsidR="00276172" w:rsidRPr="00980F3E" w:rsidRDefault="00276172" w:rsidP="000311BA">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6"/>
                <w:szCs w:val="20"/>
              </w:rPr>
            </w:pPr>
            <w:r w:rsidRPr="00980F3E">
              <w:rPr>
                <w:rFonts w:asciiTheme="minorHAnsi" w:eastAsia="Times New Roman" w:hAnsiTheme="minorHAnsi" w:cstheme="minorHAnsi"/>
                <w:sz w:val="16"/>
                <w:szCs w:val="20"/>
              </w:rPr>
              <w:t>Storage</w:t>
            </w:r>
          </w:p>
          <w:p w14:paraId="77C14D71" w14:textId="77777777" w:rsidR="00276172" w:rsidRPr="00980F3E" w:rsidRDefault="00276172" w:rsidP="000311BA">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6"/>
                <w:szCs w:val="20"/>
              </w:rPr>
            </w:pPr>
            <w:r w:rsidRPr="00980F3E">
              <w:rPr>
                <w:rFonts w:asciiTheme="minorHAnsi" w:eastAsia="Times New Roman" w:hAnsiTheme="minorHAnsi" w:cstheme="minorHAnsi"/>
                <w:sz w:val="16"/>
                <w:szCs w:val="20"/>
              </w:rPr>
              <w:t>Volume (gal)</w:t>
            </w:r>
          </w:p>
        </w:tc>
        <w:tc>
          <w:tcPr>
            <w:tcW w:w="882" w:type="dxa"/>
            <w:tcBorders>
              <w:top w:val="single" w:sz="4" w:space="0" w:color="auto"/>
              <w:left w:val="single" w:sz="4" w:space="0" w:color="auto"/>
              <w:bottom w:val="single" w:sz="4" w:space="0" w:color="auto"/>
              <w:right w:val="single" w:sz="4" w:space="0" w:color="auto"/>
            </w:tcBorders>
            <w:vAlign w:val="bottom"/>
          </w:tcPr>
          <w:p w14:paraId="4DC4D7C5" w14:textId="77777777" w:rsidR="00276172" w:rsidRPr="00980F3E" w:rsidRDefault="00276172" w:rsidP="000311BA">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6"/>
                <w:szCs w:val="20"/>
              </w:rPr>
            </w:pPr>
            <w:r w:rsidRPr="00980F3E">
              <w:rPr>
                <w:rFonts w:asciiTheme="minorHAnsi" w:eastAsia="Times New Roman" w:hAnsiTheme="minorHAnsi" w:cstheme="minorHAnsi"/>
                <w:sz w:val="16"/>
                <w:szCs w:val="20"/>
              </w:rPr>
              <w:t>Fuel Type</w:t>
            </w:r>
          </w:p>
        </w:tc>
        <w:tc>
          <w:tcPr>
            <w:tcW w:w="969" w:type="dxa"/>
            <w:tcBorders>
              <w:top w:val="single" w:sz="4" w:space="0" w:color="auto"/>
              <w:left w:val="single" w:sz="4" w:space="0" w:color="auto"/>
              <w:bottom w:val="single" w:sz="4" w:space="0" w:color="auto"/>
              <w:right w:val="single" w:sz="4" w:space="0" w:color="auto"/>
            </w:tcBorders>
            <w:vAlign w:val="bottom"/>
          </w:tcPr>
          <w:p w14:paraId="139673D1" w14:textId="77777777" w:rsidR="00276172" w:rsidRPr="00980F3E" w:rsidRDefault="00276172" w:rsidP="000311BA">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6"/>
                <w:szCs w:val="20"/>
              </w:rPr>
            </w:pPr>
            <w:r w:rsidRPr="00980F3E">
              <w:rPr>
                <w:rFonts w:asciiTheme="minorHAnsi" w:eastAsia="Times New Roman" w:hAnsiTheme="minorHAnsi" w:cstheme="minorHAnsi"/>
                <w:sz w:val="16"/>
                <w:szCs w:val="20"/>
              </w:rPr>
              <w:t>Rated Input Type</w:t>
            </w:r>
          </w:p>
        </w:tc>
        <w:tc>
          <w:tcPr>
            <w:tcW w:w="969" w:type="dxa"/>
            <w:tcBorders>
              <w:top w:val="single" w:sz="4" w:space="0" w:color="auto"/>
              <w:left w:val="single" w:sz="4" w:space="0" w:color="auto"/>
              <w:bottom w:val="single" w:sz="4" w:space="0" w:color="auto"/>
              <w:right w:val="single" w:sz="4" w:space="0" w:color="auto"/>
            </w:tcBorders>
            <w:vAlign w:val="bottom"/>
          </w:tcPr>
          <w:p w14:paraId="0DE5C4D6" w14:textId="77777777" w:rsidR="00276172" w:rsidRPr="00980F3E" w:rsidRDefault="00276172" w:rsidP="000311BA">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6"/>
                <w:szCs w:val="20"/>
              </w:rPr>
            </w:pPr>
            <w:r w:rsidRPr="00980F3E">
              <w:rPr>
                <w:rFonts w:asciiTheme="minorHAnsi" w:eastAsia="Times New Roman" w:hAnsiTheme="minorHAnsi" w:cstheme="minorHAnsi"/>
                <w:sz w:val="16"/>
                <w:szCs w:val="20"/>
              </w:rPr>
              <w:t>Rated Input Value</w:t>
            </w:r>
          </w:p>
        </w:tc>
        <w:tc>
          <w:tcPr>
            <w:tcW w:w="1144" w:type="dxa"/>
            <w:tcBorders>
              <w:top w:val="single" w:sz="4" w:space="0" w:color="auto"/>
              <w:left w:val="single" w:sz="4" w:space="0" w:color="auto"/>
              <w:bottom w:val="single" w:sz="4" w:space="0" w:color="auto"/>
              <w:right w:val="single" w:sz="4" w:space="0" w:color="auto"/>
            </w:tcBorders>
            <w:vAlign w:val="bottom"/>
          </w:tcPr>
          <w:p w14:paraId="42BD0A27" w14:textId="77777777" w:rsidR="00276172" w:rsidRPr="00980F3E" w:rsidRDefault="00276172" w:rsidP="000311BA">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6"/>
                <w:szCs w:val="20"/>
              </w:rPr>
            </w:pPr>
            <w:r w:rsidRPr="00980F3E">
              <w:rPr>
                <w:rFonts w:asciiTheme="minorHAnsi" w:eastAsia="Times New Roman" w:hAnsiTheme="minorHAnsi" w:cstheme="minorHAnsi"/>
                <w:sz w:val="16"/>
                <w:szCs w:val="20"/>
              </w:rPr>
              <w:t>Heating Efficiency Type</w:t>
            </w:r>
          </w:p>
        </w:tc>
        <w:tc>
          <w:tcPr>
            <w:tcW w:w="882" w:type="dxa"/>
            <w:tcBorders>
              <w:top w:val="single" w:sz="4" w:space="0" w:color="auto"/>
              <w:left w:val="single" w:sz="4" w:space="0" w:color="auto"/>
              <w:bottom w:val="single" w:sz="4" w:space="0" w:color="auto"/>
              <w:right w:val="single" w:sz="4" w:space="0" w:color="auto"/>
            </w:tcBorders>
            <w:vAlign w:val="bottom"/>
          </w:tcPr>
          <w:p w14:paraId="693B4DC9" w14:textId="77777777" w:rsidR="00276172" w:rsidRPr="00980F3E" w:rsidRDefault="00276172" w:rsidP="000311BA">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6"/>
                <w:szCs w:val="20"/>
              </w:rPr>
            </w:pPr>
            <w:r w:rsidRPr="00980F3E">
              <w:rPr>
                <w:rFonts w:asciiTheme="minorHAnsi" w:eastAsia="Times New Roman" w:hAnsiTheme="minorHAnsi" w:cstheme="minorHAnsi"/>
                <w:sz w:val="16"/>
                <w:szCs w:val="20"/>
              </w:rPr>
              <w:t>Heating Efficiency Value</w:t>
            </w:r>
          </w:p>
        </w:tc>
        <w:tc>
          <w:tcPr>
            <w:tcW w:w="794" w:type="dxa"/>
            <w:tcBorders>
              <w:top w:val="single" w:sz="4" w:space="0" w:color="auto"/>
              <w:left w:val="single" w:sz="4" w:space="0" w:color="auto"/>
              <w:bottom w:val="single" w:sz="4" w:space="0" w:color="auto"/>
              <w:right w:val="single" w:sz="4" w:space="0" w:color="auto"/>
            </w:tcBorders>
            <w:vAlign w:val="bottom"/>
          </w:tcPr>
          <w:p w14:paraId="23240D22" w14:textId="77777777" w:rsidR="00276172" w:rsidRPr="00980F3E" w:rsidRDefault="00276172" w:rsidP="000311BA">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6"/>
                <w:szCs w:val="20"/>
              </w:rPr>
            </w:pPr>
            <w:r w:rsidRPr="00980F3E">
              <w:rPr>
                <w:rFonts w:asciiTheme="minorHAnsi" w:eastAsia="Times New Roman" w:hAnsiTheme="minorHAnsi" w:cstheme="minorHAnsi"/>
                <w:sz w:val="16"/>
                <w:szCs w:val="20"/>
              </w:rPr>
              <w:t xml:space="preserve">Standby Loss </w:t>
            </w:r>
          </w:p>
          <w:p w14:paraId="3918A785" w14:textId="77777777" w:rsidR="00276172" w:rsidRPr="00980F3E" w:rsidRDefault="00276172" w:rsidP="000311BA">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6"/>
                <w:szCs w:val="20"/>
              </w:rPr>
            </w:pPr>
            <w:r w:rsidRPr="00980F3E">
              <w:rPr>
                <w:rFonts w:asciiTheme="minorHAnsi" w:eastAsia="Times New Roman" w:hAnsiTheme="minorHAnsi" w:cstheme="minorHAnsi"/>
                <w:sz w:val="16"/>
                <w:szCs w:val="20"/>
              </w:rPr>
              <w:t>(%)</w:t>
            </w:r>
          </w:p>
        </w:tc>
        <w:tc>
          <w:tcPr>
            <w:tcW w:w="1062" w:type="dxa"/>
            <w:tcBorders>
              <w:top w:val="single" w:sz="4" w:space="0" w:color="auto"/>
              <w:left w:val="single" w:sz="4" w:space="0" w:color="auto"/>
              <w:bottom w:val="single" w:sz="4" w:space="0" w:color="auto"/>
              <w:right w:val="single" w:sz="4" w:space="0" w:color="auto"/>
            </w:tcBorders>
            <w:vAlign w:val="bottom"/>
          </w:tcPr>
          <w:p w14:paraId="01DF6ED0" w14:textId="77777777" w:rsidR="00276172" w:rsidRPr="00980F3E" w:rsidRDefault="00276172" w:rsidP="000311BA">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6"/>
                <w:szCs w:val="20"/>
              </w:rPr>
            </w:pPr>
            <w:r w:rsidRPr="00980F3E">
              <w:rPr>
                <w:rFonts w:asciiTheme="minorHAnsi" w:eastAsia="Times New Roman" w:hAnsiTheme="minorHAnsi" w:cstheme="minorHAnsi"/>
                <w:sz w:val="16"/>
                <w:szCs w:val="20"/>
              </w:rPr>
              <w:t xml:space="preserve">Exterior </w:t>
            </w:r>
            <w:proofErr w:type="spellStart"/>
            <w:r w:rsidRPr="00980F3E">
              <w:rPr>
                <w:rFonts w:asciiTheme="minorHAnsi" w:eastAsia="Times New Roman" w:hAnsiTheme="minorHAnsi" w:cstheme="minorHAnsi"/>
                <w:sz w:val="16"/>
                <w:szCs w:val="20"/>
              </w:rPr>
              <w:t>Insul</w:t>
            </w:r>
            <w:proofErr w:type="spellEnd"/>
            <w:r w:rsidRPr="00980F3E">
              <w:rPr>
                <w:rFonts w:asciiTheme="minorHAnsi" w:eastAsia="Times New Roman" w:hAnsiTheme="minorHAnsi" w:cstheme="minorHAnsi"/>
                <w:sz w:val="16"/>
                <w:szCs w:val="20"/>
              </w:rPr>
              <w:t xml:space="preserve">. </w:t>
            </w:r>
          </w:p>
          <w:p w14:paraId="73AADEB3" w14:textId="77777777" w:rsidR="00276172" w:rsidRPr="00980F3E" w:rsidRDefault="00276172" w:rsidP="000311BA">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6"/>
                <w:szCs w:val="20"/>
              </w:rPr>
            </w:pPr>
            <w:r w:rsidRPr="00980F3E">
              <w:rPr>
                <w:rFonts w:asciiTheme="minorHAnsi" w:eastAsia="Times New Roman" w:hAnsiTheme="minorHAnsi" w:cstheme="minorHAnsi"/>
                <w:sz w:val="16"/>
                <w:szCs w:val="20"/>
              </w:rPr>
              <w:t>R-Value</w:t>
            </w:r>
          </w:p>
        </w:tc>
      </w:tr>
      <w:tr w:rsidR="00276172" w:rsidRPr="006F1F7B" w14:paraId="4E685F01" w14:textId="77777777" w:rsidTr="00FD0CF7">
        <w:trPr>
          <w:cantSplit/>
          <w:trHeight w:val="144"/>
        </w:trPr>
        <w:tc>
          <w:tcPr>
            <w:tcW w:w="1045" w:type="dxa"/>
            <w:tcBorders>
              <w:top w:val="single" w:sz="4" w:space="0" w:color="auto"/>
              <w:left w:val="single" w:sz="4" w:space="0" w:color="auto"/>
              <w:bottom w:val="single" w:sz="4" w:space="0" w:color="auto"/>
              <w:right w:val="single" w:sz="4" w:space="0" w:color="auto"/>
            </w:tcBorders>
          </w:tcPr>
          <w:p w14:paraId="7C2FA69F" w14:textId="77777777" w:rsidR="00276172" w:rsidRPr="00B67E3D" w:rsidRDefault="00276172" w:rsidP="000311BA">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p>
        </w:tc>
        <w:tc>
          <w:tcPr>
            <w:tcW w:w="796" w:type="dxa"/>
            <w:tcBorders>
              <w:top w:val="single" w:sz="4" w:space="0" w:color="auto"/>
              <w:left w:val="single" w:sz="4" w:space="0" w:color="auto"/>
              <w:bottom w:val="single" w:sz="4" w:space="0" w:color="auto"/>
              <w:right w:val="single" w:sz="4" w:space="0" w:color="auto"/>
            </w:tcBorders>
          </w:tcPr>
          <w:p w14:paraId="4B181753" w14:textId="77777777" w:rsidR="00276172" w:rsidRPr="00B67E3D" w:rsidRDefault="00276172" w:rsidP="000311BA">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p>
        </w:tc>
        <w:tc>
          <w:tcPr>
            <w:tcW w:w="676" w:type="dxa"/>
            <w:tcBorders>
              <w:top w:val="single" w:sz="4" w:space="0" w:color="auto"/>
              <w:left w:val="single" w:sz="4" w:space="0" w:color="auto"/>
              <w:bottom w:val="single" w:sz="4" w:space="0" w:color="auto"/>
              <w:right w:val="single" w:sz="4" w:space="0" w:color="auto"/>
            </w:tcBorders>
          </w:tcPr>
          <w:p w14:paraId="7643A4D7" w14:textId="77777777" w:rsidR="00276172" w:rsidRPr="00B67E3D" w:rsidRDefault="00276172" w:rsidP="000311BA">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p>
        </w:tc>
        <w:tc>
          <w:tcPr>
            <w:tcW w:w="808" w:type="dxa"/>
            <w:tcBorders>
              <w:top w:val="single" w:sz="4" w:space="0" w:color="auto"/>
              <w:left w:val="single" w:sz="4" w:space="0" w:color="auto"/>
              <w:bottom w:val="single" w:sz="4" w:space="0" w:color="auto"/>
              <w:right w:val="single" w:sz="4" w:space="0" w:color="auto"/>
            </w:tcBorders>
          </w:tcPr>
          <w:p w14:paraId="1C17B635" w14:textId="77777777" w:rsidR="00276172" w:rsidRPr="00B67E3D" w:rsidRDefault="00276172" w:rsidP="000311BA">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p>
        </w:tc>
        <w:tc>
          <w:tcPr>
            <w:tcW w:w="750" w:type="dxa"/>
            <w:tcBorders>
              <w:top w:val="single" w:sz="4" w:space="0" w:color="auto"/>
              <w:left w:val="single" w:sz="4" w:space="0" w:color="auto"/>
              <w:bottom w:val="single" w:sz="4" w:space="0" w:color="auto"/>
              <w:right w:val="single" w:sz="4" w:space="0" w:color="auto"/>
            </w:tcBorders>
          </w:tcPr>
          <w:p w14:paraId="54B5CA85" w14:textId="77777777" w:rsidR="00276172" w:rsidRPr="00B67E3D" w:rsidRDefault="00276172" w:rsidP="000311BA">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p>
        </w:tc>
        <w:tc>
          <w:tcPr>
            <w:tcW w:w="882" w:type="dxa"/>
            <w:tcBorders>
              <w:top w:val="single" w:sz="4" w:space="0" w:color="auto"/>
              <w:left w:val="single" w:sz="4" w:space="0" w:color="auto"/>
              <w:bottom w:val="single" w:sz="4" w:space="0" w:color="auto"/>
              <w:right w:val="single" w:sz="4" w:space="0" w:color="auto"/>
            </w:tcBorders>
          </w:tcPr>
          <w:p w14:paraId="5D274427" w14:textId="77777777" w:rsidR="00276172" w:rsidRPr="00B67E3D" w:rsidRDefault="00276172" w:rsidP="000311BA">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p>
        </w:tc>
        <w:tc>
          <w:tcPr>
            <w:tcW w:w="969" w:type="dxa"/>
            <w:tcBorders>
              <w:top w:val="single" w:sz="4" w:space="0" w:color="auto"/>
              <w:left w:val="single" w:sz="4" w:space="0" w:color="auto"/>
              <w:bottom w:val="single" w:sz="4" w:space="0" w:color="auto"/>
              <w:right w:val="single" w:sz="4" w:space="0" w:color="auto"/>
            </w:tcBorders>
          </w:tcPr>
          <w:p w14:paraId="466E8554" w14:textId="77777777" w:rsidR="00276172" w:rsidRPr="00B67E3D" w:rsidRDefault="00276172" w:rsidP="000311BA">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p>
        </w:tc>
        <w:tc>
          <w:tcPr>
            <w:tcW w:w="969" w:type="dxa"/>
            <w:tcBorders>
              <w:top w:val="single" w:sz="4" w:space="0" w:color="auto"/>
              <w:left w:val="single" w:sz="4" w:space="0" w:color="auto"/>
              <w:bottom w:val="single" w:sz="4" w:space="0" w:color="auto"/>
              <w:right w:val="single" w:sz="4" w:space="0" w:color="auto"/>
            </w:tcBorders>
          </w:tcPr>
          <w:p w14:paraId="18FDB658" w14:textId="77777777" w:rsidR="00276172" w:rsidRPr="00B67E3D" w:rsidRDefault="00276172" w:rsidP="000311BA">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p>
        </w:tc>
        <w:tc>
          <w:tcPr>
            <w:tcW w:w="1144" w:type="dxa"/>
            <w:tcBorders>
              <w:top w:val="single" w:sz="4" w:space="0" w:color="auto"/>
              <w:left w:val="single" w:sz="4" w:space="0" w:color="auto"/>
              <w:bottom w:val="single" w:sz="4" w:space="0" w:color="auto"/>
              <w:right w:val="single" w:sz="4" w:space="0" w:color="auto"/>
            </w:tcBorders>
          </w:tcPr>
          <w:p w14:paraId="584904BD" w14:textId="77777777" w:rsidR="00276172" w:rsidRPr="00B67E3D" w:rsidRDefault="00276172" w:rsidP="000311BA">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p>
        </w:tc>
        <w:tc>
          <w:tcPr>
            <w:tcW w:w="882" w:type="dxa"/>
            <w:tcBorders>
              <w:top w:val="single" w:sz="4" w:space="0" w:color="auto"/>
              <w:left w:val="single" w:sz="4" w:space="0" w:color="auto"/>
              <w:bottom w:val="single" w:sz="4" w:space="0" w:color="auto"/>
              <w:right w:val="single" w:sz="4" w:space="0" w:color="auto"/>
            </w:tcBorders>
          </w:tcPr>
          <w:p w14:paraId="0447BE66" w14:textId="77777777" w:rsidR="00276172" w:rsidRPr="00B67E3D" w:rsidRDefault="00276172" w:rsidP="000311BA">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p>
        </w:tc>
        <w:tc>
          <w:tcPr>
            <w:tcW w:w="794" w:type="dxa"/>
            <w:tcBorders>
              <w:top w:val="single" w:sz="4" w:space="0" w:color="auto"/>
              <w:left w:val="single" w:sz="4" w:space="0" w:color="auto"/>
              <w:bottom w:val="single" w:sz="4" w:space="0" w:color="auto"/>
              <w:right w:val="single" w:sz="4" w:space="0" w:color="auto"/>
            </w:tcBorders>
          </w:tcPr>
          <w:p w14:paraId="4F600C92" w14:textId="77777777" w:rsidR="00276172" w:rsidRPr="00B67E3D" w:rsidRDefault="00276172" w:rsidP="000311BA">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p>
        </w:tc>
        <w:tc>
          <w:tcPr>
            <w:tcW w:w="1062" w:type="dxa"/>
            <w:tcBorders>
              <w:top w:val="single" w:sz="4" w:space="0" w:color="auto"/>
              <w:left w:val="single" w:sz="4" w:space="0" w:color="auto"/>
              <w:bottom w:val="single" w:sz="4" w:space="0" w:color="auto"/>
              <w:right w:val="single" w:sz="4" w:space="0" w:color="auto"/>
            </w:tcBorders>
          </w:tcPr>
          <w:p w14:paraId="32CF1BC0" w14:textId="77777777" w:rsidR="00276172" w:rsidRPr="00B67E3D" w:rsidRDefault="00276172" w:rsidP="000311BA">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p>
        </w:tc>
      </w:tr>
      <w:tr w:rsidR="00276172" w:rsidRPr="006F1F7B" w14:paraId="44D90F7F" w14:textId="77777777" w:rsidTr="00FD0CF7">
        <w:trPr>
          <w:cantSplit/>
          <w:trHeight w:val="144"/>
        </w:trPr>
        <w:tc>
          <w:tcPr>
            <w:tcW w:w="1045" w:type="dxa"/>
            <w:tcBorders>
              <w:top w:val="single" w:sz="4" w:space="0" w:color="auto"/>
              <w:left w:val="single" w:sz="4" w:space="0" w:color="auto"/>
              <w:bottom w:val="single" w:sz="4" w:space="0" w:color="auto"/>
              <w:right w:val="single" w:sz="4" w:space="0" w:color="auto"/>
            </w:tcBorders>
            <w:vAlign w:val="center"/>
          </w:tcPr>
          <w:p w14:paraId="1511836E" w14:textId="77777777" w:rsidR="00276172" w:rsidRPr="00B67E3D" w:rsidRDefault="00276172" w:rsidP="000311BA">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796" w:type="dxa"/>
            <w:tcBorders>
              <w:top w:val="single" w:sz="4" w:space="0" w:color="auto"/>
              <w:left w:val="single" w:sz="4" w:space="0" w:color="auto"/>
              <w:bottom w:val="single" w:sz="4" w:space="0" w:color="auto"/>
              <w:right w:val="single" w:sz="4" w:space="0" w:color="auto"/>
            </w:tcBorders>
            <w:vAlign w:val="center"/>
          </w:tcPr>
          <w:p w14:paraId="5BEBD32C" w14:textId="77777777" w:rsidR="00276172" w:rsidRPr="00B67E3D" w:rsidRDefault="00276172" w:rsidP="000311BA">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676" w:type="dxa"/>
            <w:tcBorders>
              <w:top w:val="single" w:sz="4" w:space="0" w:color="auto"/>
              <w:left w:val="single" w:sz="4" w:space="0" w:color="auto"/>
              <w:bottom w:val="single" w:sz="4" w:space="0" w:color="auto"/>
              <w:right w:val="single" w:sz="4" w:space="0" w:color="auto"/>
            </w:tcBorders>
            <w:vAlign w:val="center"/>
          </w:tcPr>
          <w:p w14:paraId="01113261" w14:textId="77777777" w:rsidR="00276172" w:rsidRPr="00B67E3D" w:rsidRDefault="00276172" w:rsidP="000311BA">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808" w:type="dxa"/>
            <w:tcBorders>
              <w:top w:val="single" w:sz="4" w:space="0" w:color="auto"/>
              <w:left w:val="single" w:sz="4" w:space="0" w:color="auto"/>
              <w:bottom w:val="single" w:sz="4" w:space="0" w:color="auto"/>
              <w:right w:val="single" w:sz="4" w:space="0" w:color="auto"/>
            </w:tcBorders>
            <w:vAlign w:val="center"/>
          </w:tcPr>
          <w:p w14:paraId="0BC65C3A" w14:textId="77777777" w:rsidR="00276172" w:rsidRPr="00B67E3D" w:rsidRDefault="00276172" w:rsidP="000311BA">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750" w:type="dxa"/>
            <w:tcBorders>
              <w:top w:val="single" w:sz="4" w:space="0" w:color="auto"/>
              <w:left w:val="single" w:sz="4" w:space="0" w:color="auto"/>
              <w:bottom w:val="single" w:sz="4" w:space="0" w:color="auto"/>
              <w:right w:val="single" w:sz="4" w:space="0" w:color="auto"/>
            </w:tcBorders>
            <w:vAlign w:val="center"/>
          </w:tcPr>
          <w:p w14:paraId="53CCDE42" w14:textId="77777777" w:rsidR="00276172" w:rsidRPr="00B67E3D" w:rsidRDefault="00276172" w:rsidP="000311BA">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882" w:type="dxa"/>
            <w:tcBorders>
              <w:top w:val="single" w:sz="4" w:space="0" w:color="auto"/>
              <w:left w:val="single" w:sz="4" w:space="0" w:color="auto"/>
              <w:bottom w:val="single" w:sz="4" w:space="0" w:color="auto"/>
              <w:right w:val="single" w:sz="4" w:space="0" w:color="auto"/>
            </w:tcBorders>
            <w:vAlign w:val="center"/>
          </w:tcPr>
          <w:p w14:paraId="7577705D" w14:textId="77777777" w:rsidR="00276172" w:rsidRPr="00B67E3D" w:rsidRDefault="00276172" w:rsidP="000311BA">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969" w:type="dxa"/>
            <w:tcBorders>
              <w:top w:val="single" w:sz="4" w:space="0" w:color="auto"/>
              <w:left w:val="single" w:sz="4" w:space="0" w:color="auto"/>
              <w:bottom w:val="single" w:sz="4" w:space="0" w:color="auto"/>
              <w:right w:val="single" w:sz="4" w:space="0" w:color="auto"/>
            </w:tcBorders>
            <w:vAlign w:val="center"/>
          </w:tcPr>
          <w:p w14:paraId="021E94FA" w14:textId="77777777" w:rsidR="00276172" w:rsidRPr="00B67E3D" w:rsidRDefault="00276172" w:rsidP="000311BA">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969" w:type="dxa"/>
            <w:tcBorders>
              <w:top w:val="single" w:sz="4" w:space="0" w:color="auto"/>
              <w:left w:val="single" w:sz="4" w:space="0" w:color="auto"/>
              <w:bottom w:val="single" w:sz="4" w:space="0" w:color="auto"/>
              <w:right w:val="single" w:sz="4" w:space="0" w:color="auto"/>
            </w:tcBorders>
            <w:vAlign w:val="center"/>
          </w:tcPr>
          <w:p w14:paraId="6A45F197" w14:textId="77777777" w:rsidR="00276172" w:rsidRPr="00B67E3D" w:rsidRDefault="00276172" w:rsidP="000311BA">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1144" w:type="dxa"/>
            <w:tcBorders>
              <w:top w:val="single" w:sz="4" w:space="0" w:color="auto"/>
              <w:left w:val="single" w:sz="4" w:space="0" w:color="auto"/>
              <w:bottom w:val="single" w:sz="4" w:space="0" w:color="auto"/>
              <w:right w:val="single" w:sz="4" w:space="0" w:color="auto"/>
            </w:tcBorders>
            <w:vAlign w:val="center"/>
          </w:tcPr>
          <w:p w14:paraId="18522599" w14:textId="77777777" w:rsidR="00276172" w:rsidRPr="00B67E3D" w:rsidRDefault="00276172" w:rsidP="000311BA">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882" w:type="dxa"/>
            <w:tcBorders>
              <w:top w:val="single" w:sz="4" w:space="0" w:color="auto"/>
              <w:left w:val="single" w:sz="4" w:space="0" w:color="auto"/>
              <w:bottom w:val="single" w:sz="4" w:space="0" w:color="auto"/>
              <w:right w:val="single" w:sz="4" w:space="0" w:color="auto"/>
            </w:tcBorders>
            <w:vAlign w:val="center"/>
          </w:tcPr>
          <w:p w14:paraId="22790CBD" w14:textId="77777777" w:rsidR="00276172" w:rsidRPr="00B67E3D" w:rsidRDefault="00276172" w:rsidP="000311BA">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794" w:type="dxa"/>
            <w:tcBorders>
              <w:top w:val="single" w:sz="4" w:space="0" w:color="auto"/>
              <w:left w:val="single" w:sz="4" w:space="0" w:color="auto"/>
              <w:bottom w:val="single" w:sz="4" w:space="0" w:color="auto"/>
              <w:right w:val="single" w:sz="4" w:space="0" w:color="auto"/>
            </w:tcBorders>
            <w:vAlign w:val="center"/>
          </w:tcPr>
          <w:p w14:paraId="18EA844E" w14:textId="77777777" w:rsidR="00276172" w:rsidRPr="00B67E3D" w:rsidRDefault="00276172" w:rsidP="000311BA">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1062" w:type="dxa"/>
            <w:tcBorders>
              <w:top w:val="single" w:sz="4" w:space="0" w:color="auto"/>
              <w:left w:val="single" w:sz="4" w:space="0" w:color="auto"/>
              <w:bottom w:val="single" w:sz="4" w:space="0" w:color="auto"/>
              <w:right w:val="single" w:sz="4" w:space="0" w:color="auto"/>
            </w:tcBorders>
            <w:vAlign w:val="center"/>
          </w:tcPr>
          <w:p w14:paraId="77E26F69" w14:textId="77777777" w:rsidR="00276172" w:rsidRPr="00B67E3D" w:rsidRDefault="00276172" w:rsidP="000311BA">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bl>
    <w:p w14:paraId="4EB9E6A0" w14:textId="77777777" w:rsidR="00276172" w:rsidRDefault="00276172" w:rsidP="001E0DF0">
      <w:pPr>
        <w:tabs>
          <w:tab w:val="left" w:pos="-720"/>
        </w:tabs>
        <w:suppressAutoHyphens/>
        <w:spacing w:after="0" w:line="240" w:lineRule="auto"/>
        <w:ind w:left="446"/>
        <w:rPr>
          <w:ins w:id="6" w:author="Alhabibi, Haider@Energy" w:date="2022-03-11T08:17:00Z"/>
          <w:rFonts w:asciiTheme="minorHAnsi" w:hAnsiTheme="minorHAnsi" w:cstheme="minorHAnsi"/>
          <w:b/>
          <w:sz w:val="20"/>
          <w:szCs w:val="20"/>
        </w:rPr>
      </w:pPr>
    </w:p>
    <w:tbl>
      <w:tblPr>
        <w:tblStyle w:val="TableGrid"/>
        <w:tblW w:w="5002" w:type="pct"/>
        <w:tblLayout w:type="fixed"/>
        <w:tblLook w:val="04A0" w:firstRow="1" w:lastRow="0" w:firstColumn="1" w:lastColumn="0" w:noHBand="0" w:noVBand="1"/>
      </w:tblPr>
      <w:tblGrid>
        <w:gridCol w:w="899"/>
        <w:gridCol w:w="900"/>
        <w:gridCol w:w="898"/>
        <w:gridCol w:w="900"/>
        <w:gridCol w:w="898"/>
        <w:gridCol w:w="900"/>
        <w:gridCol w:w="898"/>
        <w:gridCol w:w="900"/>
        <w:gridCol w:w="898"/>
        <w:gridCol w:w="900"/>
        <w:gridCol w:w="898"/>
        <w:gridCol w:w="905"/>
      </w:tblGrid>
      <w:tr w:rsidR="004A1F4E" w:rsidRPr="00C071B0" w14:paraId="09C90658" w14:textId="77777777" w:rsidTr="00804738">
        <w:trPr>
          <w:ins w:id="7" w:author="Alhabibi, Haider@Energy" w:date="2022-03-11T08:21:00Z"/>
        </w:trPr>
        <w:tc>
          <w:tcPr>
            <w:tcW w:w="5000" w:type="pct"/>
            <w:gridSpan w:val="12"/>
          </w:tcPr>
          <w:p w14:paraId="552BB6C0" w14:textId="77777777" w:rsidR="004A1F4E" w:rsidRPr="00405CF9" w:rsidRDefault="004A1F4E" w:rsidP="0062515C">
            <w:pPr>
              <w:spacing w:after="0"/>
              <w:rPr>
                <w:ins w:id="8" w:author="Alhabibi, Haider@Energy" w:date="2022-03-11T08:21:00Z"/>
                <w:rFonts w:cstheme="minorHAnsi"/>
                <w:b/>
                <w:sz w:val="20"/>
                <w:szCs w:val="20"/>
              </w:rPr>
            </w:pPr>
            <w:ins w:id="9" w:author="Alhabibi, Haider@Energy" w:date="2022-03-11T08:21:00Z">
              <w:r>
                <w:rPr>
                  <w:rFonts w:cstheme="minorHAnsi"/>
                  <w:b/>
                  <w:sz w:val="20"/>
                  <w:szCs w:val="20"/>
                </w:rPr>
                <w:t>B2</w:t>
              </w:r>
              <w:r w:rsidRPr="00405CF9">
                <w:rPr>
                  <w:rFonts w:cstheme="minorHAnsi"/>
                  <w:b/>
                  <w:sz w:val="20"/>
                  <w:szCs w:val="20"/>
                </w:rPr>
                <w:t xml:space="preserve">. Design </w:t>
              </w:r>
              <w:r>
                <w:rPr>
                  <w:rFonts w:cstheme="minorHAnsi"/>
                  <w:b/>
                  <w:sz w:val="20"/>
                  <w:szCs w:val="20"/>
                </w:rPr>
                <w:t>CHPWH System</w:t>
              </w:r>
              <w:r w:rsidRPr="00405CF9">
                <w:rPr>
                  <w:rFonts w:cstheme="minorHAnsi"/>
                  <w:b/>
                  <w:sz w:val="20"/>
                  <w:szCs w:val="20"/>
                </w:rPr>
                <w:t xml:space="preserve"> Information</w:t>
              </w:r>
            </w:ins>
          </w:p>
          <w:p w14:paraId="15A8DA3D" w14:textId="4CE66D87" w:rsidR="004A1F4E" w:rsidRPr="00405CF9" w:rsidRDefault="00152D3E" w:rsidP="0062515C">
            <w:pPr>
              <w:spacing w:after="0"/>
              <w:rPr>
                <w:ins w:id="10" w:author="Alhabibi, Haider@Energy" w:date="2022-03-11T08:21:00Z"/>
                <w:rFonts w:cstheme="minorHAnsi"/>
                <w:b/>
                <w:sz w:val="20"/>
                <w:szCs w:val="20"/>
              </w:rPr>
            </w:pPr>
            <w:ins w:id="11" w:author="Alhabibi, Haider@Energy" w:date="2022-03-11T08:21:00Z">
              <w:r w:rsidRPr="003F4127">
                <w:rPr>
                  <w:rFonts w:cstheme="minorHAnsi"/>
                  <w:sz w:val="20"/>
                  <w:szCs w:val="20"/>
                </w:rPr>
                <w:t xml:space="preserve">This table reports the water heating systems specified on the registered </w:t>
              </w:r>
              <w:r>
                <w:rPr>
                  <w:rFonts w:cstheme="minorHAnsi"/>
                  <w:sz w:val="20"/>
                  <w:szCs w:val="20"/>
                </w:rPr>
                <w:t>LMCC</w:t>
              </w:r>
              <w:r w:rsidRPr="003F4127">
                <w:rPr>
                  <w:rFonts w:cstheme="minorHAnsi"/>
                  <w:sz w:val="20"/>
                  <w:szCs w:val="20"/>
                </w:rPr>
                <w:t xml:space="preserve"> compliance document for this project.</w:t>
              </w:r>
            </w:ins>
          </w:p>
        </w:tc>
      </w:tr>
      <w:tr w:rsidR="00804738" w:rsidRPr="00C071B0" w14:paraId="37CC9A62" w14:textId="77777777" w:rsidTr="00804738">
        <w:trPr>
          <w:ins w:id="12" w:author="Alhabibi, Haider@Energy" w:date="2022-03-11T08:21:00Z"/>
        </w:trPr>
        <w:tc>
          <w:tcPr>
            <w:tcW w:w="416" w:type="pct"/>
            <w:vAlign w:val="bottom"/>
          </w:tcPr>
          <w:p w14:paraId="00050995" w14:textId="77777777" w:rsidR="004A1F4E" w:rsidRPr="003F4127" w:rsidRDefault="004A1F4E" w:rsidP="0062515C">
            <w:pPr>
              <w:spacing w:after="0"/>
              <w:jc w:val="center"/>
              <w:rPr>
                <w:ins w:id="13" w:author="Alhabibi, Haider@Energy" w:date="2022-03-11T08:21:00Z"/>
                <w:rFonts w:cstheme="minorHAnsi"/>
                <w:sz w:val="20"/>
                <w:szCs w:val="20"/>
              </w:rPr>
            </w:pPr>
            <w:ins w:id="14" w:author="Alhabibi, Haider@Energy" w:date="2022-03-11T08:21:00Z">
              <w:r w:rsidRPr="003F4127">
                <w:rPr>
                  <w:rFonts w:eastAsia="Times New Roman" w:cstheme="minorHAnsi"/>
                  <w:sz w:val="20"/>
                  <w:szCs w:val="20"/>
                </w:rPr>
                <w:t>01</w:t>
              </w:r>
            </w:ins>
          </w:p>
        </w:tc>
        <w:tc>
          <w:tcPr>
            <w:tcW w:w="417" w:type="pct"/>
            <w:vAlign w:val="bottom"/>
          </w:tcPr>
          <w:p w14:paraId="5C4D41AA" w14:textId="77777777" w:rsidR="004A1F4E" w:rsidRPr="003F4127" w:rsidRDefault="004A1F4E" w:rsidP="0062515C">
            <w:pPr>
              <w:spacing w:after="0"/>
              <w:jc w:val="center"/>
              <w:rPr>
                <w:ins w:id="15" w:author="Alhabibi, Haider@Energy" w:date="2022-03-11T08:21:00Z"/>
                <w:rFonts w:cstheme="minorHAnsi"/>
                <w:sz w:val="20"/>
                <w:szCs w:val="20"/>
              </w:rPr>
            </w:pPr>
            <w:ins w:id="16" w:author="Alhabibi, Haider@Energy" w:date="2022-03-11T08:21:00Z">
              <w:r w:rsidRPr="003F4127">
                <w:rPr>
                  <w:rFonts w:eastAsia="Times New Roman" w:cstheme="minorHAnsi"/>
                  <w:sz w:val="20"/>
                  <w:szCs w:val="20"/>
                </w:rPr>
                <w:t>02</w:t>
              </w:r>
            </w:ins>
          </w:p>
        </w:tc>
        <w:tc>
          <w:tcPr>
            <w:tcW w:w="416" w:type="pct"/>
          </w:tcPr>
          <w:p w14:paraId="1ADCFADE" w14:textId="77777777" w:rsidR="004A1F4E" w:rsidRPr="003F4127" w:rsidRDefault="004A1F4E" w:rsidP="0062515C">
            <w:pPr>
              <w:spacing w:after="0"/>
              <w:jc w:val="center"/>
              <w:rPr>
                <w:ins w:id="17" w:author="Alhabibi, Haider@Energy" w:date="2022-03-11T08:21:00Z"/>
                <w:rFonts w:eastAsia="Times New Roman" w:cstheme="minorHAnsi"/>
                <w:sz w:val="20"/>
                <w:szCs w:val="20"/>
              </w:rPr>
            </w:pPr>
            <w:ins w:id="18" w:author="Alhabibi, Haider@Energy" w:date="2022-03-11T08:21:00Z">
              <w:r w:rsidRPr="003F4127">
                <w:rPr>
                  <w:rFonts w:eastAsia="Times New Roman" w:cstheme="minorHAnsi"/>
                  <w:sz w:val="20"/>
                  <w:szCs w:val="20"/>
                </w:rPr>
                <w:t>03</w:t>
              </w:r>
            </w:ins>
          </w:p>
        </w:tc>
        <w:tc>
          <w:tcPr>
            <w:tcW w:w="417" w:type="pct"/>
          </w:tcPr>
          <w:p w14:paraId="2A90CB66" w14:textId="77777777" w:rsidR="004A1F4E" w:rsidRDefault="004A1F4E" w:rsidP="0062515C">
            <w:pPr>
              <w:spacing w:after="0"/>
              <w:jc w:val="center"/>
              <w:rPr>
                <w:ins w:id="19" w:author="Alhabibi, Haider@Energy" w:date="2022-03-11T08:21:00Z"/>
                <w:rFonts w:eastAsia="Times New Roman" w:cstheme="minorHAnsi"/>
                <w:sz w:val="20"/>
                <w:szCs w:val="20"/>
              </w:rPr>
            </w:pPr>
            <w:ins w:id="20" w:author="Alhabibi, Haider@Energy" w:date="2022-03-11T08:21:00Z">
              <w:r w:rsidRPr="00CE2BD1">
                <w:rPr>
                  <w:rFonts w:eastAsia="Times New Roman" w:cs="Calibri"/>
                  <w:sz w:val="18"/>
                  <w:szCs w:val="18"/>
                </w:rPr>
                <w:t>04</w:t>
              </w:r>
            </w:ins>
          </w:p>
        </w:tc>
        <w:tc>
          <w:tcPr>
            <w:tcW w:w="416" w:type="pct"/>
          </w:tcPr>
          <w:p w14:paraId="0FD7DD1A" w14:textId="77777777" w:rsidR="004A1F4E" w:rsidRPr="003F4127" w:rsidRDefault="004A1F4E" w:rsidP="0062515C">
            <w:pPr>
              <w:spacing w:after="0"/>
              <w:jc w:val="center"/>
              <w:rPr>
                <w:ins w:id="21" w:author="Alhabibi, Haider@Energy" w:date="2022-03-11T08:21:00Z"/>
                <w:rFonts w:eastAsia="Times New Roman" w:cstheme="minorHAnsi"/>
                <w:sz w:val="20"/>
                <w:szCs w:val="20"/>
              </w:rPr>
            </w:pPr>
            <w:ins w:id="22" w:author="Alhabibi, Haider@Energy" w:date="2022-03-11T08:21:00Z">
              <w:r>
                <w:rPr>
                  <w:rFonts w:eastAsia="Times New Roman" w:cstheme="minorHAnsi"/>
                  <w:sz w:val="20"/>
                  <w:szCs w:val="20"/>
                </w:rPr>
                <w:t>05</w:t>
              </w:r>
            </w:ins>
          </w:p>
        </w:tc>
        <w:tc>
          <w:tcPr>
            <w:tcW w:w="417" w:type="pct"/>
          </w:tcPr>
          <w:p w14:paraId="6749E823" w14:textId="77777777" w:rsidR="004A1F4E" w:rsidRDefault="004A1F4E" w:rsidP="0062515C">
            <w:pPr>
              <w:spacing w:after="0"/>
              <w:jc w:val="center"/>
              <w:rPr>
                <w:ins w:id="23" w:author="Alhabibi, Haider@Energy" w:date="2022-03-11T08:21:00Z"/>
                <w:rFonts w:eastAsia="Times New Roman" w:cstheme="minorHAnsi"/>
                <w:sz w:val="20"/>
                <w:szCs w:val="20"/>
              </w:rPr>
            </w:pPr>
            <w:ins w:id="24" w:author="Alhabibi, Haider@Energy" w:date="2022-03-11T08:21:00Z">
              <w:r w:rsidRPr="00CE2BD1">
                <w:rPr>
                  <w:rFonts w:eastAsia="Times New Roman" w:cs="Calibri"/>
                  <w:sz w:val="18"/>
                  <w:szCs w:val="18"/>
                </w:rPr>
                <w:t>06</w:t>
              </w:r>
            </w:ins>
          </w:p>
        </w:tc>
        <w:tc>
          <w:tcPr>
            <w:tcW w:w="416" w:type="pct"/>
          </w:tcPr>
          <w:p w14:paraId="195B81AD" w14:textId="77777777" w:rsidR="004A1F4E" w:rsidRDefault="004A1F4E" w:rsidP="0062515C">
            <w:pPr>
              <w:spacing w:after="0"/>
              <w:jc w:val="center"/>
              <w:rPr>
                <w:ins w:id="25" w:author="Alhabibi, Haider@Energy" w:date="2022-03-11T08:21:00Z"/>
                <w:rFonts w:eastAsia="Times New Roman" w:cstheme="minorHAnsi"/>
                <w:sz w:val="20"/>
                <w:szCs w:val="20"/>
              </w:rPr>
            </w:pPr>
            <w:ins w:id="26" w:author="Alhabibi, Haider@Energy" w:date="2022-03-11T08:21:00Z">
              <w:r w:rsidRPr="00CE2BD1">
                <w:rPr>
                  <w:rFonts w:eastAsia="Times New Roman" w:cs="Calibri"/>
                  <w:sz w:val="18"/>
                  <w:szCs w:val="18"/>
                </w:rPr>
                <w:t>07</w:t>
              </w:r>
            </w:ins>
          </w:p>
        </w:tc>
        <w:tc>
          <w:tcPr>
            <w:tcW w:w="417" w:type="pct"/>
          </w:tcPr>
          <w:p w14:paraId="668A8018" w14:textId="77777777" w:rsidR="004A1F4E" w:rsidRPr="003F4127" w:rsidRDefault="004A1F4E" w:rsidP="0062515C">
            <w:pPr>
              <w:spacing w:after="0"/>
              <w:jc w:val="center"/>
              <w:rPr>
                <w:ins w:id="27" w:author="Alhabibi, Haider@Energy" w:date="2022-03-11T08:21:00Z"/>
                <w:rFonts w:eastAsia="Times New Roman" w:cstheme="minorHAnsi"/>
                <w:sz w:val="20"/>
                <w:szCs w:val="20"/>
              </w:rPr>
            </w:pPr>
            <w:ins w:id="28" w:author="Alhabibi, Haider@Energy" w:date="2022-03-11T08:21:00Z">
              <w:r>
                <w:rPr>
                  <w:rFonts w:eastAsia="Times New Roman" w:cstheme="minorHAnsi"/>
                  <w:sz w:val="20"/>
                  <w:szCs w:val="20"/>
                </w:rPr>
                <w:t>08</w:t>
              </w:r>
            </w:ins>
          </w:p>
        </w:tc>
        <w:tc>
          <w:tcPr>
            <w:tcW w:w="416" w:type="pct"/>
          </w:tcPr>
          <w:p w14:paraId="6A610609" w14:textId="77777777" w:rsidR="004A1F4E" w:rsidRDefault="004A1F4E" w:rsidP="0062515C">
            <w:pPr>
              <w:spacing w:after="0"/>
              <w:jc w:val="center"/>
              <w:rPr>
                <w:ins w:id="29" w:author="Alhabibi, Haider@Energy" w:date="2022-03-11T08:21:00Z"/>
                <w:rFonts w:eastAsia="Times New Roman" w:cstheme="minorHAnsi"/>
                <w:sz w:val="20"/>
                <w:szCs w:val="20"/>
              </w:rPr>
            </w:pPr>
            <w:ins w:id="30" w:author="Alhabibi, Haider@Energy" w:date="2022-03-11T08:21:00Z">
              <w:r w:rsidRPr="00CE2BD1">
                <w:rPr>
                  <w:rFonts w:eastAsia="Times New Roman" w:cs="Calibri"/>
                  <w:sz w:val="18"/>
                  <w:szCs w:val="18"/>
                </w:rPr>
                <w:t>09</w:t>
              </w:r>
            </w:ins>
          </w:p>
        </w:tc>
        <w:tc>
          <w:tcPr>
            <w:tcW w:w="417" w:type="pct"/>
          </w:tcPr>
          <w:p w14:paraId="27318800" w14:textId="77777777" w:rsidR="004A1F4E" w:rsidRDefault="004A1F4E" w:rsidP="0062515C">
            <w:pPr>
              <w:spacing w:after="0"/>
              <w:jc w:val="center"/>
              <w:rPr>
                <w:ins w:id="31" w:author="Alhabibi, Haider@Energy" w:date="2022-03-11T08:21:00Z"/>
                <w:rFonts w:eastAsia="Times New Roman" w:cstheme="minorHAnsi"/>
                <w:sz w:val="20"/>
                <w:szCs w:val="20"/>
              </w:rPr>
            </w:pPr>
            <w:ins w:id="32" w:author="Alhabibi, Haider@Energy" w:date="2022-03-11T08:21:00Z">
              <w:r w:rsidRPr="00CE2BD1">
                <w:rPr>
                  <w:rFonts w:eastAsia="Times New Roman" w:cs="Calibri"/>
                  <w:sz w:val="18"/>
                  <w:szCs w:val="18"/>
                </w:rPr>
                <w:t>10</w:t>
              </w:r>
            </w:ins>
          </w:p>
        </w:tc>
        <w:tc>
          <w:tcPr>
            <w:tcW w:w="416" w:type="pct"/>
          </w:tcPr>
          <w:p w14:paraId="323B1DBA" w14:textId="77777777" w:rsidR="004A1F4E" w:rsidRPr="003F4127" w:rsidRDefault="004A1F4E" w:rsidP="0062515C">
            <w:pPr>
              <w:spacing w:after="0"/>
              <w:jc w:val="center"/>
              <w:rPr>
                <w:ins w:id="33" w:author="Alhabibi, Haider@Energy" w:date="2022-03-11T08:21:00Z"/>
                <w:rFonts w:eastAsia="Times New Roman" w:cstheme="minorHAnsi"/>
                <w:sz w:val="20"/>
                <w:szCs w:val="20"/>
              </w:rPr>
            </w:pPr>
            <w:ins w:id="34" w:author="Alhabibi, Haider@Energy" w:date="2022-03-11T08:21:00Z">
              <w:r>
                <w:rPr>
                  <w:rFonts w:eastAsia="Times New Roman" w:cstheme="minorHAnsi"/>
                  <w:sz w:val="20"/>
                  <w:szCs w:val="20"/>
                </w:rPr>
                <w:t>11</w:t>
              </w:r>
            </w:ins>
          </w:p>
        </w:tc>
        <w:tc>
          <w:tcPr>
            <w:tcW w:w="417" w:type="pct"/>
          </w:tcPr>
          <w:p w14:paraId="20F0251D" w14:textId="77777777" w:rsidR="004A1F4E" w:rsidRDefault="004A1F4E" w:rsidP="0062515C">
            <w:pPr>
              <w:spacing w:after="0"/>
              <w:jc w:val="center"/>
              <w:rPr>
                <w:ins w:id="35" w:author="Alhabibi, Haider@Energy" w:date="2022-03-11T08:21:00Z"/>
                <w:rFonts w:eastAsia="Times New Roman" w:cstheme="minorHAnsi"/>
                <w:sz w:val="20"/>
                <w:szCs w:val="20"/>
              </w:rPr>
            </w:pPr>
            <w:ins w:id="36" w:author="Alhabibi, Haider@Energy" w:date="2022-03-11T08:21:00Z">
              <w:r>
                <w:rPr>
                  <w:rFonts w:eastAsia="Times New Roman" w:cstheme="minorHAnsi"/>
                  <w:sz w:val="20"/>
                  <w:szCs w:val="20"/>
                </w:rPr>
                <w:t>12</w:t>
              </w:r>
            </w:ins>
          </w:p>
        </w:tc>
      </w:tr>
      <w:tr w:rsidR="00804738" w:rsidRPr="00C071B0" w14:paraId="377047C7" w14:textId="77777777" w:rsidTr="00804738">
        <w:trPr>
          <w:ins w:id="37" w:author="Alhabibi, Haider@Energy" w:date="2022-03-11T08:21:00Z"/>
        </w:trPr>
        <w:tc>
          <w:tcPr>
            <w:tcW w:w="416" w:type="pct"/>
            <w:vAlign w:val="bottom"/>
          </w:tcPr>
          <w:p w14:paraId="3F4B7B11" w14:textId="77777777" w:rsidR="004A1F4E" w:rsidRPr="0040687B" w:rsidRDefault="004A1F4E" w:rsidP="0062515C">
            <w:pPr>
              <w:keepNext/>
              <w:tabs>
                <w:tab w:val="left" w:pos="2160"/>
                <w:tab w:val="left" w:pos="2700"/>
                <w:tab w:val="left" w:pos="3420"/>
                <w:tab w:val="left" w:pos="3780"/>
                <w:tab w:val="left" w:pos="5760"/>
                <w:tab w:val="left" w:pos="7212"/>
              </w:tabs>
              <w:spacing w:after="0"/>
              <w:jc w:val="center"/>
              <w:rPr>
                <w:ins w:id="38" w:author="Alhabibi, Haider@Energy" w:date="2022-03-11T08:21:00Z"/>
                <w:rFonts w:eastAsia="Times New Roman" w:cstheme="minorHAnsi"/>
                <w:sz w:val="18"/>
                <w:szCs w:val="18"/>
              </w:rPr>
            </w:pPr>
            <w:ins w:id="39" w:author="Alhabibi, Haider@Energy" w:date="2022-03-11T08:21:00Z">
              <w:r w:rsidRPr="0040687B">
                <w:rPr>
                  <w:rFonts w:eastAsia="Times New Roman" w:cstheme="minorHAnsi"/>
                  <w:sz w:val="18"/>
                  <w:szCs w:val="18"/>
                </w:rPr>
                <w:t>Water Heating System ID</w:t>
              </w:r>
            </w:ins>
          </w:p>
          <w:p w14:paraId="4DBD105E" w14:textId="77777777" w:rsidR="004A1F4E" w:rsidRPr="0040687B" w:rsidRDefault="004A1F4E" w:rsidP="0062515C">
            <w:pPr>
              <w:spacing w:after="0"/>
              <w:jc w:val="center"/>
              <w:rPr>
                <w:ins w:id="40" w:author="Alhabibi, Haider@Energy" w:date="2022-03-11T08:21:00Z"/>
                <w:rFonts w:cstheme="minorHAnsi"/>
                <w:sz w:val="18"/>
                <w:szCs w:val="18"/>
              </w:rPr>
            </w:pPr>
            <w:ins w:id="41" w:author="Alhabibi, Haider@Energy" w:date="2022-03-11T08:21:00Z">
              <w:r w:rsidRPr="0040687B">
                <w:rPr>
                  <w:rFonts w:eastAsia="Times New Roman" w:cstheme="minorHAnsi"/>
                  <w:sz w:val="18"/>
                  <w:szCs w:val="18"/>
                </w:rPr>
                <w:t>or Name</w:t>
              </w:r>
            </w:ins>
          </w:p>
        </w:tc>
        <w:tc>
          <w:tcPr>
            <w:tcW w:w="417" w:type="pct"/>
            <w:vAlign w:val="bottom"/>
          </w:tcPr>
          <w:p w14:paraId="6929D424" w14:textId="77777777" w:rsidR="004A1F4E" w:rsidRPr="0040687B" w:rsidRDefault="004A1F4E" w:rsidP="0062515C">
            <w:pPr>
              <w:keepNext/>
              <w:tabs>
                <w:tab w:val="left" w:pos="2160"/>
                <w:tab w:val="left" w:pos="2700"/>
                <w:tab w:val="left" w:pos="3420"/>
                <w:tab w:val="left" w:pos="3780"/>
                <w:tab w:val="left" w:pos="5760"/>
                <w:tab w:val="left" w:pos="7212"/>
              </w:tabs>
              <w:spacing w:after="0"/>
              <w:jc w:val="center"/>
              <w:rPr>
                <w:ins w:id="42" w:author="Alhabibi, Haider@Energy" w:date="2022-03-11T08:21:00Z"/>
                <w:rFonts w:eastAsia="Times New Roman" w:cstheme="minorHAnsi"/>
                <w:sz w:val="18"/>
                <w:szCs w:val="18"/>
              </w:rPr>
            </w:pPr>
            <w:ins w:id="43" w:author="Alhabibi, Haider@Energy" w:date="2022-03-11T08:21:00Z">
              <w:r w:rsidRPr="0040687B">
                <w:rPr>
                  <w:rFonts w:eastAsia="Times New Roman" w:cstheme="minorHAnsi"/>
                  <w:sz w:val="18"/>
                  <w:szCs w:val="18"/>
                </w:rPr>
                <w:t>Modeled Equipment</w:t>
              </w:r>
            </w:ins>
          </w:p>
          <w:p w14:paraId="04BC5BCC" w14:textId="77777777" w:rsidR="004A1F4E" w:rsidRPr="0040687B" w:rsidRDefault="004A1F4E" w:rsidP="0062515C">
            <w:pPr>
              <w:spacing w:after="0"/>
              <w:jc w:val="center"/>
              <w:rPr>
                <w:ins w:id="44" w:author="Alhabibi, Haider@Energy" w:date="2022-03-11T08:21:00Z"/>
                <w:rFonts w:cstheme="minorHAnsi"/>
                <w:sz w:val="18"/>
                <w:szCs w:val="18"/>
              </w:rPr>
            </w:pPr>
            <w:ins w:id="45" w:author="Alhabibi, Haider@Energy" w:date="2022-03-11T08:21:00Z">
              <w:r w:rsidRPr="0040687B">
                <w:rPr>
                  <w:rFonts w:eastAsia="Times New Roman" w:cstheme="minorHAnsi"/>
                  <w:sz w:val="18"/>
                  <w:szCs w:val="18"/>
                </w:rPr>
                <w:t>Make and Model</w:t>
              </w:r>
            </w:ins>
          </w:p>
        </w:tc>
        <w:tc>
          <w:tcPr>
            <w:tcW w:w="416" w:type="pct"/>
            <w:vAlign w:val="bottom"/>
          </w:tcPr>
          <w:p w14:paraId="491A581B" w14:textId="679DE714" w:rsidR="004A1F4E" w:rsidRPr="0040687B" w:rsidRDefault="003C73DC" w:rsidP="0062515C">
            <w:pPr>
              <w:keepNext/>
              <w:tabs>
                <w:tab w:val="left" w:pos="2160"/>
                <w:tab w:val="left" w:pos="2700"/>
                <w:tab w:val="left" w:pos="3420"/>
                <w:tab w:val="left" w:pos="3780"/>
                <w:tab w:val="left" w:pos="5760"/>
                <w:tab w:val="left" w:pos="7212"/>
              </w:tabs>
              <w:spacing w:after="0"/>
              <w:jc w:val="center"/>
              <w:rPr>
                <w:ins w:id="46" w:author="Alhabibi, Haider@Energy" w:date="2022-03-11T08:21:00Z"/>
                <w:rFonts w:eastAsia="Times New Roman" w:cstheme="minorHAnsi"/>
                <w:sz w:val="18"/>
                <w:szCs w:val="18"/>
              </w:rPr>
            </w:pPr>
            <w:ins w:id="47" w:author="Alhabibi, Haider@Energy" w:date="2022-03-11T08:30:00Z">
              <w:r>
                <w:rPr>
                  <w:rFonts w:eastAsia="Times New Roman" w:cstheme="minorHAnsi"/>
                  <w:sz w:val="18"/>
                  <w:szCs w:val="18"/>
                </w:rPr>
                <w:t>#</w:t>
              </w:r>
            </w:ins>
            <w:ins w:id="48" w:author="Alhabibi, Haider@Energy" w:date="2022-03-11T08:21:00Z">
              <w:r w:rsidR="004A1F4E" w:rsidRPr="0040687B">
                <w:rPr>
                  <w:rFonts w:eastAsia="Times New Roman" w:cstheme="minorHAnsi"/>
                  <w:sz w:val="18"/>
                  <w:szCs w:val="18"/>
                </w:rPr>
                <w:t xml:space="preserve"> </w:t>
              </w:r>
              <w:proofErr w:type="gramStart"/>
              <w:r w:rsidR="004A1F4E" w:rsidRPr="0040687B">
                <w:rPr>
                  <w:rFonts w:eastAsia="Times New Roman" w:cstheme="minorHAnsi"/>
                  <w:sz w:val="18"/>
                  <w:szCs w:val="18"/>
                </w:rPr>
                <w:t>of</w:t>
              </w:r>
              <w:proofErr w:type="gramEnd"/>
              <w:r w:rsidR="004A1F4E" w:rsidRPr="0040687B">
                <w:rPr>
                  <w:rFonts w:eastAsia="Times New Roman" w:cstheme="minorHAnsi"/>
                  <w:sz w:val="18"/>
                  <w:szCs w:val="18"/>
                </w:rPr>
                <w:t xml:space="preserve"> Water Heaters/</w:t>
              </w:r>
            </w:ins>
          </w:p>
          <w:p w14:paraId="12B2EA17" w14:textId="77777777" w:rsidR="004A1F4E" w:rsidRPr="0040687B" w:rsidRDefault="004A1F4E" w:rsidP="0062515C">
            <w:pPr>
              <w:keepNext/>
              <w:tabs>
                <w:tab w:val="left" w:pos="2160"/>
                <w:tab w:val="left" w:pos="2700"/>
                <w:tab w:val="left" w:pos="3420"/>
                <w:tab w:val="left" w:pos="3780"/>
                <w:tab w:val="left" w:pos="5760"/>
                <w:tab w:val="left" w:pos="7212"/>
              </w:tabs>
              <w:spacing w:after="0"/>
              <w:jc w:val="center"/>
              <w:rPr>
                <w:ins w:id="49" w:author="Alhabibi, Haider@Energy" w:date="2022-03-11T08:21:00Z"/>
                <w:rFonts w:eastAsia="Times New Roman" w:cstheme="minorHAnsi"/>
                <w:sz w:val="18"/>
                <w:szCs w:val="18"/>
                <w:highlight w:val="yellow"/>
              </w:rPr>
            </w:pPr>
            <w:ins w:id="50" w:author="Alhabibi, Haider@Energy" w:date="2022-03-11T08:21:00Z">
              <w:r w:rsidRPr="0040687B">
                <w:rPr>
                  <w:rFonts w:eastAsia="Times New Roman" w:cstheme="minorHAnsi"/>
                  <w:sz w:val="18"/>
                  <w:szCs w:val="18"/>
                </w:rPr>
                <w:t>Compressors</w:t>
              </w:r>
            </w:ins>
          </w:p>
        </w:tc>
        <w:tc>
          <w:tcPr>
            <w:tcW w:w="417" w:type="pct"/>
            <w:vAlign w:val="bottom"/>
          </w:tcPr>
          <w:p w14:paraId="74CB2581" w14:textId="77777777" w:rsidR="004A1F4E" w:rsidRPr="0040687B" w:rsidRDefault="004A1F4E" w:rsidP="0062515C">
            <w:pPr>
              <w:keepNext/>
              <w:tabs>
                <w:tab w:val="left" w:pos="2160"/>
                <w:tab w:val="left" w:pos="2700"/>
                <w:tab w:val="left" w:pos="3420"/>
                <w:tab w:val="left" w:pos="3780"/>
                <w:tab w:val="left" w:pos="5760"/>
                <w:tab w:val="left" w:pos="7212"/>
              </w:tabs>
              <w:spacing w:after="0"/>
              <w:jc w:val="center"/>
              <w:rPr>
                <w:ins w:id="51" w:author="Alhabibi, Haider@Energy" w:date="2022-03-11T08:21:00Z"/>
                <w:rFonts w:eastAsia="Times New Roman" w:cstheme="minorHAnsi"/>
                <w:sz w:val="18"/>
                <w:szCs w:val="18"/>
              </w:rPr>
            </w:pPr>
            <w:ins w:id="52" w:author="Alhabibi, Haider@Energy" w:date="2022-03-11T08:21:00Z">
              <w:r w:rsidRPr="0040687B">
                <w:rPr>
                  <w:rFonts w:eastAsia="Times New Roman" w:cs="Calibri"/>
                  <w:sz w:val="18"/>
                  <w:szCs w:val="18"/>
                </w:rPr>
                <w:t>Primary Tank Location</w:t>
              </w:r>
            </w:ins>
          </w:p>
        </w:tc>
        <w:tc>
          <w:tcPr>
            <w:tcW w:w="416" w:type="pct"/>
            <w:vAlign w:val="bottom"/>
          </w:tcPr>
          <w:p w14:paraId="306ACC10" w14:textId="77777777" w:rsidR="004A1F4E" w:rsidRPr="0040687B" w:rsidRDefault="004A1F4E" w:rsidP="0062515C">
            <w:pPr>
              <w:keepNext/>
              <w:tabs>
                <w:tab w:val="left" w:pos="2160"/>
                <w:tab w:val="left" w:pos="2700"/>
                <w:tab w:val="left" w:pos="3420"/>
                <w:tab w:val="left" w:pos="3780"/>
                <w:tab w:val="left" w:pos="5760"/>
                <w:tab w:val="left" w:pos="7212"/>
              </w:tabs>
              <w:spacing w:after="0"/>
              <w:jc w:val="center"/>
              <w:rPr>
                <w:ins w:id="53" w:author="Alhabibi, Haider@Energy" w:date="2022-03-11T08:21:00Z"/>
                <w:rFonts w:eastAsia="Times New Roman" w:cstheme="minorHAnsi"/>
                <w:sz w:val="18"/>
                <w:szCs w:val="18"/>
              </w:rPr>
            </w:pPr>
            <w:ins w:id="54" w:author="Alhabibi, Haider@Energy" w:date="2022-03-11T08:21:00Z">
              <w:r w:rsidRPr="0040687B">
                <w:rPr>
                  <w:rFonts w:eastAsia="Times New Roman" w:cstheme="minorHAnsi"/>
                  <w:sz w:val="18"/>
                  <w:szCs w:val="18"/>
                </w:rPr>
                <w:t>Primary Tank Volume</w:t>
              </w:r>
            </w:ins>
          </w:p>
        </w:tc>
        <w:tc>
          <w:tcPr>
            <w:tcW w:w="417" w:type="pct"/>
            <w:vAlign w:val="bottom"/>
          </w:tcPr>
          <w:p w14:paraId="0C234194" w14:textId="77777777" w:rsidR="004A1F4E" w:rsidRPr="0040687B" w:rsidRDefault="004A1F4E" w:rsidP="0062515C">
            <w:pPr>
              <w:keepNext/>
              <w:tabs>
                <w:tab w:val="left" w:pos="2160"/>
                <w:tab w:val="left" w:pos="2700"/>
                <w:tab w:val="left" w:pos="3420"/>
                <w:tab w:val="left" w:pos="3780"/>
                <w:tab w:val="left" w:pos="5760"/>
                <w:tab w:val="left" w:pos="7212"/>
              </w:tabs>
              <w:spacing w:after="0"/>
              <w:jc w:val="center"/>
              <w:rPr>
                <w:ins w:id="55" w:author="Alhabibi, Haider@Energy" w:date="2022-03-11T08:21:00Z"/>
                <w:rFonts w:eastAsia="Times New Roman" w:cs="Calibri"/>
                <w:sz w:val="18"/>
                <w:szCs w:val="18"/>
              </w:rPr>
            </w:pPr>
            <w:ins w:id="56" w:author="Alhabibi, Haider@Energy" w:date="2022-03-11T08:21:00Z">
              <w:r w:rsidRPr="0040687B">
                <w:rPr>
                  <w:rFonts w:eastAsia="Times New Roman" w:cs="Calibri"/>
                  <w:sz w:val="18"/>
                  <w:szCs w:val="18"/>
                </w:rPr>
                <w:t xml:space="preserve">Primary Tank </w:t>
              </w:r>
            </w:ins>
          </w:p>
          <w:p w14:paraId="3F979458" w14:textId="77777777" w:rsidR="004A1F4E" w:rsidRPr="0040687B" w:rsidRDefault="004A1F4E" w:rsidP="0062515C">
            <w:pPr>
              <w:keepNext/>
              <w:tabs>
                <w:tab w:val="left" w:pos="2160"/>
                <w:tab w:val="left" w:pos="2700"/>
                <w:tab w:val="left" w:pos="3420"/>
                <w:tab w:val="left" w:pos="3780"/>
                <w:tab w:val="left" w:pos="5760"/>
                <w:tab w:val="left" w:pos="7212"/>
              </w:tabs>
              <w:spacing w:after="0"/>
              <w:jc w:val="center"/>
              <w:rPr>
                <w:ins w:id="57" w:author="Alhabibi, Haider@Energy" w:date="2022-03-11T08:21:00Z"/>
                <w:rFonts w:eastAsia="Times New Roman" w:cstheme="minorHAnsi"/>
                <w:sz w:val="18"/>
                <w:szCs w:val="18"/>
              </w:rPr>
            </w:pPr>
            <w:ins w:id="58" w:author="Alhabibi, Haider@Energy" w:date="2022-03-11T08:21:00Z">
              <w:r w:rsidRPr="0040687B">
                <w:rPr>
                  <w:rFonts w:eastAsia="Times New Roman" w:cs="Calibri"/>
                  <w:sz w:val="18"/>
                  <w:szCs w:val="18"/>
                </w:rPr>
                <w:t xml:space="preserve">Total Insulation </w:t>
              </w:r>
            </w:ins>
          </w:p>
        </w:tc>
        <w:tc>
          <w:tcPr>
            <w:tcW w:w="416" w:type="pct"/>
            <w:vAlign w:val="bottom"/>
          </w:tcPr>
          <w:p w14:paraId="3522DC0C" w14:textId="77777777" w:rsidR="004A1F4E" w:rsidRPr="0040687B" w:rsidRDefault="004A1F4E" w:rsidP="0062515C">
            <w:pPr>
              <w:keepNext/>
              <w:tabs>
                <w:tab w:val="left" w:pos="2160"/>
                <w:tab w:val="left" w:pos="2700"/>
                <w:tab w:val="left" w:pos="3420"/>
                <w:tab w:val="left" w:pos="3780"/>
                <w:tab w:val="left" w:pos="5760"/>
                <w:tab w:val="left" w:pos="7212"/>
              </w:tabs>
              <w:spacing w:after="0"/>
              <w:jc w:val="center"/>
              <w:rPr>
                <w:ins w:id="59" w:author="Alhabibi, Haider@Energy" w:date="2022-03-11T08:21:00Z"/>
                <w:rFonts w:eastAsia="Times New Roman" w:cstheme="minorHAnsi"/>
                <w:sz w:val="18"/>
                <w:szCs w:val="18"/>
              </w:rPr>
            </w:pPr>
            <w:ins w:id="60" w:author="Alhabibi, Haider@Energy" w:date="2022-03-11T08:21:00Z">
              <w:r w:rsidRPr="0040687B">
                <w:rPr>
                  <w:rFonts w:eastAsia="Times New Roman" w:cs="Calibri"/>
                  <w:sz w:val="18"/>
                  <w:szCs w:val="18"/>
                </w:rPr>
                <w:t>Loop Tank Location</w:t>
              </w:r>
            </w:ins>
          </w:p>
        </w:tc>
        <w:tc>
          <w:tcPr>
            <w:tcW w:w="417" w:type="pct"/>
            <w:vAlign w:val="bottom"/>
          </w:tcPr>
          <w:p w14:paraId="1560774D" w14:textId="77777777" w:rsidR="004A1F4E" w:rsidRPr="0040687B" w:rsidRDefault="004A1F4E" w:rsidP="0062515C">
            <w:pPr>
              <w:keepNext/>
              <w:tabs>
                <w:tab w:val="left" w:pos="2160"/>
                <w:tab w:val="left" w:pos="2700"/>
                <w:tab w:val="left" w:pos="3420"/>
                <w:tab w:val="left" w:pos="3780"/>
                <w:tab w:val="left" w:pos="5760"/>
                <w:tab w:val="left" w:pos="7212"/>
              </w:tabs>
              <w:spacing w:after="0"/>
              <w:jc w:val="center"/>
              <w:rPr>
                <w:ins w:id="61" w:author="Alhabibi, Haider@Energy" w:date="2022-03-11T08:21:00Z"/>
                <w:rFonts w:eastAsia="Times New Roman" w:cstheme="minorHAnsi"/>
                <w:sz w:val="18"/>
                <w:szCs w:val="18"/>
              </w:rPr>
            </w:pPr>
            <w:ins w:id="62" w:author="Alhabibi, Haider@Energy" w:date="2022-03-11T08:21:00Z">
              <w:r w:rsidRPr="0040687B">
                <w:rPr>
                  <w:rFonts w:eastAsia="Times New Roman" w:cstheme="minorHAnsi"/>
                  <w:sz w:val="18"/>
                  <w:szCs w:val="18"/>
                </w:rPr>
                <w:t xml:space="preserve">Loop Tank </w:t>
              </w:r>
            </w:ins>
          </w:p>
          <w:p w14:paraId="30CD8EA1" w14:textId="77777777" w:rsidR="004A1F4E" w:rsidRPr="0040687B" w:rsidRDefault="004A1F4E" w:rsidP="0062515C">
            <w:pPr>
              <w:keepNext/>
              <w:tabs>
                <w:tab w:val="left" w:pos="2160"/>
                <w:tab w:val="left" w:pos="2700"/>
                <w:tab w:val="left" w:pos="3420"/>
                <w:tab w:val="left" w:pos="3780"/>
                <w:tab w:val="left" w:pos="5760"/>
                <w:tab w:val="left" w:pos="7212"/>
              </w:tabs>
              <w:spacing w:after="0"/>
              <w:jc w:val="center"/>
              <w:rPr>
                <w:ins w:id="63" w:author="Alhabibi, Haider@Energy" w:date="2022-03-11T08:21:00Z"/>
                <w:rFonts w:eastAsia="Times New Roman" w:cstheme="minorHAnsi"/>
                <w:sz w:val="18"/>
                <w:szCs w:val="18"/>
              </w:rPr>
            </w:pPr>
            <w:ins w:id="64" w:author="Alhabibi, Haider@Energy" w:date="2022-03-11T08:21:00Z">
              <w:r w:rsidRPr="0040687B">
                <w:rPr>
                  <w:rFonts w:eastAsia="Times New Roman" w:cstheme="minorHAnsi"/>
                  <w:sz w:val="18"/>
                  <w:szCs w:val="18"/>
                </w:rPr>
                <w:t>Volume</w:t>
              </w:r>
            </w:ins>
          </w:p>
        </w:tc>
        <w:tc>
          <w:tcPr>
            <w:tcW w:w="416" w:type="pct"/>
            <w:vAlign w:val="bottom"/>
          </w:tcPr>
          <w:p w14:paraId="58E57F2B" w14:textId="77777777" w:rsidR="004A1F4E" w:rsidRPr="0040687B" w:rsidRDefault="004A1F4E" w:rsidP="0062515C">
            <w:pPr>
              <w:keepNext/>
              <w:tabs>
                <w:tab w:val="left" w:pos="2160"/>
                <w:tab w:val="left" w:pos="2700"/>
                <w:tab w:val="left" w:pos="3420"/>
                <w:tab w:val="left" w:pos="3780"/>
                <w:tab w:val="left" w:pos="5760"/>
                <w:tab w:val="left" w:pos="7212"/>
              </w:tabs>
              <w:spacing w:after="0"/>
              <w:jc w:val="center"/>
              <w:rPr>
                <w:ins w:id="65" w:author="Alhabibi, Haider@Energy" w:date="2022-03-11T08:21:00Z"/>
                <w:sz w:val="18"/>
                <w:szCs w:val="18"/>
              </w:rPr>
            </w:pPr>
            <w:ins w:id="66" w:author="Alhabibi, Haider@Energy" w:date="2022-03-11T08:21:00Z">
              <w:r w:rsidRPr="0040687B">
                <w:rPr>
                  <w:sz w:val="18"/>
                  <w:szCs w:val="18"/>
                </w:rPr>
                <w:t>Loop Tank Total Insulation</w:t>
              </w:r>
            </w:ins>
          </w:p>
        </w:tc>
        <w:tc>
          <w:tcPr>
            <w:tcW w:w="417" w:type="pct"/>
            <w:vAlign w:val="bottom"/>
          </w:tcPr>
          <w:p w14:paraId="774C75CD" w14:textId="77777777" w:rsidR="004A1F4E" w:rsidRPr="0040687B" w:rsidRDefault="004A1F4E" w:rsidP="0062515C">
            <w:pPr>
              <w:keepNext/>
              <w:tabs>
                <w:tab w:val="left" w:pos="2160"/>
                <w:tab w:val="left" w:pos="2700"/>
                <w:tab w:val="left" w:pos="3420"/>
                <w:tab w:val="left" w:pos="3780"/>
                <w:tab w:val="left" w:pos="5760"/>
                <w:tab w:val="left" w:pos="7212"/>
              </w:tabs>
              <w:spacing w:after="0"/>
              <w:jc w:val="center"/>
              <w:rPr>
                <w:ins w:id="67" w:author="Alhabibi, Haider@Energy" w:date="2022-03-11T08:21:00Z"/>
                <w:sz w:val="18"/>
                <w:szCs w:val="18"/>
              </w:rPr>
            </w:pPr>
            <w:ins w:id="68" w:author="Alhabibi, Haider@Energy" w:date="2022-03-11T08:21:00Z">
              <w:r w:rsidRPr="0040687B">
                <w:rPr>
                  <w:sz w:val="18"/>
                  <w:szCs w:val="18"/>
                </w:rPr>
                <w:t xml:space="preserve">Loop Pipe Insulation Thickness </w:t>
              </w:r>
            </w:ins>
          </w:p>
        </w:tc>
        <w:tc>
          <w:tcPr>
            <w:tcW w:w="416" w:type="pct"/>
            <w:vAlign w:val="bottom"/>
          </w:tcPr>
          <w:p w14:paraId="4B5029DD" w14:textId="77777777" w:rsidR="004A1F4E" w:rsidRPr="0040687B" w:rsidRDefault="004A1F4E" w:rsidP="0062515C">
            <w:pPr>
              <w:keepNext/>
              <w:tabs>
                <w:tab w:val="left" w:pos="2160"/>
                <w:tab w:val="left" w:pos="2700"/>
                <w:tab w:val="left" w:pos="3420"/>
                <w:tab w:val="left" w:pos="3780"/>
                <w:tab w:val="left" w:pos="5760"/>
                <w:tab w:val="left" w:pos="7212"/>
              </w:tabs>
              <w:spacing w:after="0"/>
              <w:jc w:val="center"/>
              <w:rPr>
                <w:ins w:id="69" w:author="Alhabibi, Haider@Energy" w:date="2022-03-11T08:21:00Z"/>
                <w:rFonts w:eastAsia="Times New Roman" w:cstheme="minorHAnsi"/>
                <w:sz w:val="18"/>
                <w:szCs w:val="18"/>
              </w:rPr>
            </w:pPr>
            <w:ins w:id="70" w:author="Alhabibi, Haider@Energy" w:date="2022-03-11T08:21:00Z">
              <w:r w:rsidRPr="0040687B">
                <w:rPr>
                  <w:sz w:val="18"/>
                  <w:szCs w:val="18"/>
                </w:rPr>
                <w:t>Loop Tank Type</w:t>
              </w:r>
            </w:ins>
          </w:p>
        </w:tc>
        <w:tc>
          <w:tcPr>
            <w:tcW w:w="417" w:type="pct"/>
          </w:tcPr>
          <w:p w14:paraId="5D62EECE" w14:textId="77777777" w:rsidR="004A1F4E" w:rsidRPr="0040687B" w:rsidRDefault="004A1F4E" w:rsidP="0062515C">
            <w:pPr>
              <w:keepNext/>
              <w:tabs>
                <w:tab w:val="left" w:pos="2160"/>
                <w:tab w:val="left" w:pos="2700"/>
                <w:tab w:val="left" w:pos="3420"/>
                <w:tab w:val="left" w:pos="3780"/>
                <w:tab w:val="left" w:pos="5760"/>
                <w:tab w:val="left" w:pos="7212"/>
              </w:tabs>
              <w:spacing w:after="0"/>
              <w:jc w:val="center"/>
              <w:rPr>
                <w:ins w:id="71" w:author="Alhabibi, Haider@Energy" w:date="2022-03-11T08:21:00Z"/>
                <w:sz w:val="18"/>
                <w:szCs w:val="18"/>
              </w:rPr>
            </w:pPr>
            <w:ins w:id="72" w:author="Alhabibi, Haider@Energy" w:date="2022-03-11T08:21:00Z">
              <w:r>
                <w:rPr>
                  <w:sz w:val="18"/>
                  <w:szCs w:val="18"/>
                </w:rPr>
                <w:t>Simulated Equipment Make and Model</w:t>
              </w:r>
            </w:ins>
          </w:p>
        </w:tc>
      </w:tr>
      <w:tr w:rsidR="00804738" w:rsidRPr="00C071B0" w14:paraId="179B8FFA" w14:textId="77777777" w:rsidTr="00804738">
        <w:trPr>
          <w:ins w:id="73" w:author="Alhabibi, Haider@Energy" w:date="2022-03-11T08:21:00Z"/>
        </w:trPr>
        <w:tc>
          <w:tcPr>
            <w:tcW w:w="416" w:type="pct"/>
            <w:tcBorders>
              <w:top w:val="single" w:sz="4" w:space="0" w:color="auto"/>
              <w:left w:val="single" w:sz="4" w:space="0" w:color="auto"/>
              <w:bottom w:val="single" w:sz="4" w:space="0" w:color="auto"/>
              <w:right w:val="single" w:sz="4" w:space="0" w:color="auto"/>
            </w:tcBorders>
          </w:tcPr>
          <w:p w14:paraId="697E6931" w14:textId="7BF0CE17" w:rsidR="004A1F4E" w:rsidRPr="0040687B" w:rsidRDefault="004A1F4E" w:rsidP="0062515C">
            <w:pPr>
              <w:spacing w:after="0"/>
              <w:jc w:val="center"/>
              <w:rPr>
                <w:ins w:id="74" w:author="Alhabibi, Haider@Energy" w:date="2022-03-11T08:21:00Z"/>
                <w:rFonts w:cstheme="minorHAnsi"/>
                <w:sz w:val="18"/>
                <w:szCs w:val="18"/>
              </w:rPr>
            </w:pPr>
          </w:p>
        </w:tc>
        <w:tc>
          <w:tcPr>
            <w:tcW w:w="417" w:type="pct"/>
            <w:tcBorders>
              <w:top w:val="single" w:sz="4" w:space="0" w:color="auto"/>
              <w:left w:val="single" w:sz="4" w:space="0" w:color="auto"/>
              <w:bottom w:val="single" w:sz="4" w:space="0" w:color="auto"/>
              <w:right w:val="single" w:sz="4" w:space="0" w:color="auto"/>
            </w:tcBorders>
          </w:tcPr>
          <w:p w14:paraId="31967D14" w14:textId="3BE03EC7" w:rsidR="004A1F4E" w:rsidRPr="0040687B" w:rsidRDefault="004A1F4E" w:rsidP="0062515C">
            <w:pPr>
              <w:spacing w:after="0"/>
              <w:jc w:val="center"/>
              <w:rPr>
                <w:ins w:id="75" w:author="Alhabibi, Haider@Energy" w:date="2022-03-11T08:21:00Z"/>
                <w:rFonts w:cstheme="minorHAnsi"/>
                <w:sz w:val="18"/>
                <w:szCs w:val="18"/>
              </w:rPr>
            </w:pPr>
          </w:p>
        </w:tc>
        <w:tc>
          <w:tcPr>
            <w:tcW w:w="416" w:type="pct"/>
          </w:tcPr>
          <w:p w14:paraId="754940E7" w14:textId="5F24B668" w:rsidR="004A1F4E" w:rsidRPr="0040687B" w:rsidRDefault="004A1F4E" w:rsidP="0062515C">
            <w:pPr>
              <w:spacing w:after="0"/>
              <w:jc w:val="center"/>
              <w:rPr>
                <w:ins w:id="76" w:author="Alhabibi, Haider@Energy" w:date="2022-03-11T08:21:00Z"/>
                <w:rFonts w:eastAsia="Times New Roman" w:cstheme="minorHAnsi"/>
                <w:b/>
                <w:i/>
                <w:color w:val="FF0000"/>
                <w:sz w:val="18"/>
                <w:szCs w:val="18"/>
              </w:rPr>
            </w:pPr>
          </w:p>
        </w:tc>
        <w:tc>
          <w:tcPr>
            <w:tcW w:w="417" w:type="pct"/>
          </w:tcPr>
          <w:p w14:paraId="164BD98D" w14:textId="3C2CA08A" w:rsidR="004A1F4E" w:rsidRPr="0040687B" w:rsidRDefault="004A1F4E" w:rsidP="0062515C">
            <w:pPr>
              <w:spacing w:after="0"/>
              <w:jc w:val="center"/>
              <w:rPr>
                <w:ins w:id="77" w:author="Alhabibi, Haider@Energy" w:date="2022-03-11T08:21:00Z"/>
                <w:rFonts w:eastAsia="Times New Roman" w:cstheme="minorHAnsi"/>
                <w:sz w:val="18"/>
                <w:szCs w:val="18"/>
              </w:rPr>
            </w:pPr>
          </w:p>
        </w:tc>
        <w:tc>
          <w:tcPr>
            <w:tcW w:w="416" w:type="pct"/>
          </w:tcPr>
          <w:p w14:paraId="76E5C4F8" w14:textId="6D5A0A5E" w:rsidR="004A1F4E" w:rsidRPr="0040687B" w:rsidRDefault="004A1F4E" w:rsidP="0062515C">
            <w:pPr>
              <w:spacing w:after="0"/>
              <w:jc w:val="center"/>
              <w:rPr>
                <w:ins w:id="78" w:author="Alhabibi, Haider@Energy" w:date="2022-03-11T08:21:00Z"/>
                <w:rFonts w:eastAsia="Times New Roman" w:cstheme="minorHAnsi"/>
                <w:sz w:val="18"/>
                <w:szCs w:val="18"/>
              </w:rPr>
            </w:pPr>
          </w:p>
        </w:tc>
        <w:tc>
          <w:tcPr>
            <w:tcW w:w="417" w:type="pct"/>
          </w:tcPr>
          <w:p w14:paraId="67C25A9F" w14:textId="2C436260" w:rsidR="004A1F4E" w:rsidRPr="0040687B" w:rsidRDefault="004A1F4E" w:rsidP="0062515C">
            <w:pPr>
              <w:spacing w:after="0"/>
              <w:jc w:val="center"/>
              <w:rPr>
                <w:ins w:id="79" w:author="Alhabibi, Haider@Energy" w:date="2022-03-11T08:21:00Z"/>
                <w:rFonts w:eastAsia="Times New Roman" w:cstheme="minorHAnsi"/>
                <w:sz w:val="18"/>
                <w:szCs w:val="18"/>
              </w:rPr>
            </w:pPr>
          </w:p>
        </w:tc>
        <w:tc>
          <w:tcPr>
            <w:tcW w:w="416" w:type="pct"/>
          </w:tcPr>
          <w:p w14:paraId="261B81C5" w14:textId="3BA523E8" w:rsidR="004A1F4E" w:rsidRPr="0040687B" w:rsidRDefault="004A1F4E" w:rsidP="0062515C">
            <w:pPr>
              <w:spacing w:after="0"/>
              <w:jc w:val="center"/>
              <w:rPr>
                <w:ins w:id="80" w:author="Alhabibi, Haider@Energy" w:date="2022-03-11T08:21:00Z"/>
                <w:rFonts w:eastAsia="Times New Roman" w:cstheme="minorHAnsi"/>
                <w:sz w:val="18"/>
                <w:szCs w:val="18"/>
              </w:rPr>
            </w:pPr>
          </w:p>
        </w:tc>
        <w:tc>
          <w:tcPr>
            <w:tcW w:w="417" w:type="pct"/>
          </w:tcPr>
          <w:p w14:paraId="084E2DA6" w14:textId="4310BB37" w:rsidR="004A1F4E" w:rsidRPr="0040687B" w:rsidRDefault="004A1F4E" w:rsidP="0062515C">
            <w:pPr>
              <w:spacing w:after="0"/>
              <w:jc w:val="center"/>
              <w:rPr>
                <w:ins w:id="81" w:author="Alhabibi, Haider@Energy" w:date="2022-03-11T08:21:00Z"/>
                <w:rFonts w:eastAsia="Times New Roman" w:cstheme="minorHAnsi"/>
                <w:sz w:val="18"/>
                <w:szCs w:val="18"/>
              </w:rPr>
            </w:pPr>
          </w:p>
        </w:tc>
        <w:tc>
          <w:tcPr>
            <w:tcW w:w="416" w:type="pct"/>
          </w:tcPr>
          <w:p w14:paraId="3A39ECEE" w14:textId="5DE1A8FB" w:rsidR="004A1F4E" w:rsidRPr="0040687B" w:rsidRDefault="004A1F4E" w:rsidP="0062515C">
            <w:pPr>
              <w:spacing w:after="0"/>
              <w:jc w:val="center"/>
              <w:rPr>
                <w:ins w:id="82" w:author="Alhabibi, Haider@Energy" w:date="2022-03-11T08:21:00Z"/>
                <w:rFonts w:eastAsia="Times New Roman" w:cstheme="minorHAnsi"/>
                <w:sz w:val="18"/>
                <w:szCs w:val="18"/>
              </w:rPr>
            </w:pPr>
          </w:p>
        </w:tc>
        <w:tc>
          <w:tcPr>
            <w:tcW w:w="417" w:type="pct"/>
          </w:tcPr>
          <w:p w14:paraId="5B434611" w14:textId="14785CEA" w:rsidR="004A1F4E" w:rsidRPr="0040687B" w:rsidRDefault="004A1F4E" w:rsidP="0062515C">
            <w:pPr>
              <w:spacing w:after="0"/>
              <w:jc w:val="center"/>
              <w:rPr>
                <w:ins w:id="83" w:author="Alhabibi, Haider@Energy" w:date="2022-03-11T08:21:00Z"/>
                <w:rFonts w:eastAsia="Times New Roman" w:cstheme="minorHAnsi"/>
                <w:sz w:val="18"/>
                <w:szCs w:val="18"/>
              </w:rPr>
            </w:pPr>
          </w:p>
        </w:tc>
        <w:tc>
          <w:tcPr>
            <w:tcW w:w="416" w:type="pct"/>
          </w:tcPr>
          <w:p w14:paraId="3EE3F1B0" w14:textId="23C25118" w:rsidR="004A1F4E" w:rsidRPr="0040687B" w:rsidRDefault="004A1F4E" w:rsidP="0062515C">
            <w:pPr>
              <w:spacing w:after="0"/>
              <w:rPr>
                <w:ins w:id="84" w:author="Alhabibi, Haider@Energy" w:date="2022-03-11T08:21:00Z"/>
                <w:rFonts w:eastAsia="Times New Roman" w:cstheme="minorHAnsi"/>
                <w:sz w:val="18"/>
                <w:szCs w:val="18"/>
              </w:rPr>
            </w:pPr>
          </w:p>
        </w:tc>
        <w:tc>
          <w:tcPr>
            <w:tcW w:w="417" w:type="pct"/>
          </w:tcPr>
          <w:p w14:paraId="4224C4B8" w14:textId="77777777" w:rsidR="004A1F4E" w:rsidRPr="00744DE2" w:rsidRDefault="004A1F4E" w:rsidP="0062515C">
            <w:pPr>
              <w:spacing w:after="0"/>
              <w:jc w:val="center"/>
              <w:rPr>
                <w:ins w:id="85" w:author="Alhabibi, Haider@Energy" w:date="2022-03-11T08:21:00Z"/>
                <w:rFonts w:eastAsia="Times New Roman" w:cstheme="minorHAnsi"/>
                <w:sz w:val="18"/>
                <w:szCs w:val="18"/>
              </w:rPr>
            </w:pPr>
          </w:p>
        </w:tc>
      </w:tr>
      <w:tr w:rsidR="00804738" w:rsidRPr="00C071B0" w14:paraId="20AE3EDA" w14:textId="77777777" w:rsidTr="00804738">
        <w:trPr>
          <w:ins w:id="86" w:author="Alhabibi, Haider@Energy" w:date="2022-03-11T08:24:00Z"/>
        </w:trPr>
        <w:tc>
          <w:tcPr>
            <w:tcW w:w="416" w:type="pct"/>
            <w:tcBorders>
              <w:top w:val="single" w:sz="4" w:space="0" w:color="auto"/>
              <w:left w:val="single" w:sz="4" w:space="0" w:color="auto"/>
              <w:bottom w:val="single" w:sz="4" w:space="0" w:color="auto"/>
              <w:right w:val="single" w:sz="4" w:space="0" w:color="auto"/>
            </w:tcBorders>
          </w:tcPr>
          <w:p w14:paraId="687362AE" w14:textId="77777777" w:rsidR="009C09FC" w:rsidRPr="0040687B" w:rsidRDefault="009C09FC" w:rsidP="0062515C">
            <w:pPr>
              <w:spacing w:after="0"/>
              <w:jc w:val="center"/>
              <w:rPr>
                <w:ins w:id="87" w:author="Alhabibi, Haider@Energy" w:date="2022-03-11T08:24:00Z"/>
                <w:rFonts w:cstheme="minorHAnsi"/>
                <w:sz w:val="18"/>
                <w:szCs w:val="18"/>
              </w:rPr>
            </w:pPr>
          </w:p>
        </w:tc>
        <w:tc>
          <w:tcPr>
            <w:tcW w:w="417" w:type="pct"/>
            <w:tcBorders>
              <w:top w:val="single" w:sz="4" w:space="0" w:color="auto"/>
              <w:left w:val="single" w:sz="4" w:space="0" w:color="auto"/>
              <w:bottom w:val="single" w:sz="4" w:space="0" w:color="auto"/>
              <w:right w:val="single" w:sz="4" w:space="0" w:color="auto"/>
            </w:tcBorders>
          </w:tcPr>
          <w:p w14:paraId="2D9DAD7E" w14:textId="77777777" w:rsidR="009C09FC" w:rsidRPr="0040687B" w:rsidRDefault="009C09FC" w:rsidP="0062515C">
            <w:pPr>
              <w:spacing w:after="0"/>
              <w:jc w:val="center"/>
              <w:rPr>
                <w:ins w:id="88" w:author="Alhabibi, Haider@Energy" w:date="2022-03-11T08:24:00Z"/>
                <w:rFonts w:cstheme="minorHAnsi"/>
                <w:sz w:val="18"/>
                <w:szCs w:val="18"/>
              </w:rPr>
            </w:pPr>
          </w:p>
        </w:tc>
        <w:tc>
          <w:tcPr>
            <w:tcW w:w="416" w:type="pct"/>
          </w:tcPr>
          <w:p w14:paraId="15157884" w14:textId="77777777" w:rsidR="009C09FC" w:rsidRPr="0040687B" w:rsidRDefault="009C09FC" w:rsidP="0062515C">
            <w:pPr>
              <w:spacing w:after="0"/>
              <w:jc w:val="center"/>
              <w:rPr>
                <w:ins w:id="89" w:author="Alhabibi, Haider@Energy" w:date="2022-03-11T08:24:00Z"/>
                <w:rFonts w:eastAsia="Times New Roman" w:cstheme="minorHAnsi"/>
                <w:b/>
                <w:i/>
                <w:color w:val="FF0000"/>
                <w:sz w:val="18"/>
                <w:szCs w:val="18"/>
              </w:rPr>
            </w:pPr>
          </w:p>
        </w:tc>
        <w:tc>
          <w:tcPr>
            <w:tcW w:w="417" w:type="pct"/>
          </w:tcPr>
          <w:p w14:paraId="73BD2D34" w14:textId="77777777" w:rsidR="009C09FC" w:rsidRPr="0040687B" w:rsidRDefault="009C09FC" w:rsidP="0062515C">
            <w:pPr>
              <w:spacing w:after="0"/>
              <w:jc w:val="center"/>
              <w:rPr>
                <w:ins w:id="90" w:author="Alhabibi, Haider@Energy" w:date="2022-03-11T08:24:00Z"/>
                <w:rFonts w:eastAsia="Times New Roman" w:cstheme="minorHAnsi"/>
                <w:sz w:val="18"/>
                <w:szCs w:val="18"/>
              </w:rPr>
            </w:pPr>
          </w:p>
        </w:tc>
        <w:tc>
          <w:tcPr>
            <w:tcW w:w="416" w:type="pct"/>
          </w:tcPr>
          <w:p w14:paraId="3B7C0825" w14:textId="77777777" w:rsidR="009C09FC" w:rsidRPr="0040687B" w:rsidRDefault="009C09FC" w:rsidP="0062515C">
            <w:pPr>
              <w:spacing w:after="0"/>
              <w:jc w:val="center"/>
              <w:rPr>
                <w:ins w:id="91" w:author="Alhabibi, Haider@Energy" w:date="2022-03-11T08:24:00Z"/>
                <w:rFonts w:eastAsia="Times New Roman" w:cstheme="minorHAnsi"/>
                <w:sz w:val="18"/>
                <w:szCs w:val="18"/>
              </w:rPr>
            </w:pPr>
          </w:p>
        </w:tc>
        <w:tc>
          <w:tcPr>
            <w:tcW w:w="417" w:type="pct"/>
          </w:tcPr>
          <w:p w14:paraId="20514EC8" w14:textId="77777777" w:rsidR="009C09FC" w:rsidRPr="0040687B" w:rsidRDefault="009C09FC" w:rsidP="0062515C">
            <w:pPr>
              <w:spacing w:after="0"/>
              <w:jc w:val="center"/>
              <w:rPr>
                <w:ins w:id="92" w:author="Alhabibi, Haider@Energy" w:date="2022-03-11T08:24:00Z"/>
                <w:rFonts w:eastAsia="Times New Roman" w:cstheme="minorHAnsi"/>
                <w:sz w:val="18"/>
                <w:szCs w:val="18"/>
              </w:rPr>
            </w:pPr>
          </w:p>
        </w:tc>
        <w:tc>
          <w:tcPr>
            <w:tcW w:w="416" w:type="pct"/>
          </w:tcPr>
          <w:p w14:paraId="6A48123D" w14:textId="77777777" w:rsidR="009C09FC" w:rsidRPr="0040687B" w:rsidRDefault="009C09FC" w:rsidP="0062515C">
            <w:pPr>
              <w:spacing w:after="0"/>
              <w:jc w:val="center"/>
              <w:rPr>
                <w:ins w:id="93" w:author="Alhabibi, Haider@Energy" w:date="2022-03-11T08:24:00Z"/>
                <w:rFonts w:eastAsia="Times New Roman" w:cstheme="minorHAnsi"/>
                <w:sz w:val="18"/>
                <w:szCs w:val="18"/>
              </w:rPr>
            </w:pPr>
          </w:p>
        </w:tc>
        <w:tc>
          <w:tcPr>
            <w:tcW w:w="417" w:type="pct"/>
          </w:tcPr>
          <w:p w14:paraId="69F0A837" w14:textId="77777777" w:rsidR="009C09FC" w:rsidRPr="0040687B" w:rsidRDefault="009C09FC" w:rsidP="0062515C">
            <w:pPr>
              <w:spacing w:after="0"/>
              <w:jc w:val="center"/>
              <w:rPr>
                <w:ins w:id="94" w:author="Alhabibi, Haider@Energy" w:date="2022-03-11T08:24:00Z"/>
                <w:rFonts w:eastAsia="Times New Roman" w:cstheme="minorHAnsi"/>
                <w:sz w:val="18"/>
                <w:szCs w:val="18"/>
              </w:rPr>
            </w:pPr>
          </w:p>
        </w:tc>
        <w:tc>
          <w:tcPr>
            <w:tcW w:w="416" w:type="pct"/>
          </w:tcPr>
          <w:p w14:paraId="50724210" w14:textId="77777777" w:rsidR="009C09FC" w:rsidRPr="0040687B" w:rsidRDefault="009C09FC" w:rsidP="0062515C">
            <w:pPr>
              <w:spacing w:after="0"/>
              <w:jc w:val="center"/>
              <w:rPr>
                <w:ins w:id="95" w:author="Alhabibi, Haider@Energy" w:date="2022-03-11T08:24:00Z"/>
                <w:rFonts w:eastAsia="Times New Roman" w:cstheme="minorHAnsi"/>
                <w:sz w:val="18"/>
                <w:szCs w:val="18"/>
              </w:rPr>
            </w:pPr>
          </w:p>
        </w:tc>
        <w:tc>
          <w:tcPr>
            <w:tcW w:w="417" w:type="pct"/>
          </w:tcPr>
          <w:p w14:paraId="4A5D31DC" w14:textId="77777777" w:rsidR="009C09FC" w:rsidRPr="0040687B" w:rsidRDefault="009C09FC" w:rsidP="0062515C">
            <w:pPr>
              <w:spacing w:after="0"/>
              <w:jc w:val="center"/>
              <w:rPr>
                <w:ins w:id="96" w:author="Alhabibi, Haider@Energy" w:date="2022-03-11T08:24:00Z"/>
                <w:rFonts w:eastAsia="Times New Roman" w:cstheme="minorHAnsi"/>
                <w:sz w:val="18"/>
                <w:szCs w:val="18"/>
              </w:rPr>
            </w:pPr>
          </w:p>
        </w:tc>
        <w:tc>
          <w:tcPr>
            <w:tcW w:w="416" w:type="pct"/>
          </w:tcPr>
          <w:p w14:paraId="744E9AC9" w14:textId="77777777" w:rsidR="009C09FC" w:rsidRPr="0040687B" w:rsidRDefault="009C09FC" w:rsidP="0062515C">
            <w:pPr>
              <w:spacing w:after="0"/>
              <w:rPr>
                <w:ins w:id="97" w:author="Alhabibi, Haider@Energy" w:date="2022-03-11T08:24:00Z"/>
                <w:rFonts w:eastAsia="Times New Roman" w:cstheme="minorHAnsi"/>
                <w:sz w:val="18"/>
                <w:szCs w:val="18"/>
              </w:rPr>
            </w:pPr>
          </w:p>
        </w:tc>
        <w:tc>
          <w:tcPr>
            <w:tcW w:w="417" w:type="pct"/>
          </w:tcPr>
          <w:p w14:paraId="0695175F" w14:textId="77777777" w:rsidR="009C09FC" w:rsidRPr="00744DE2" w:rsidRDefault="009C09FC" w:rsidP="0062515C">
            <w:pPr>
              <w:spacing w:after="0"/>
              <w:jc w:val="center"/>
              <w:rPr>
                <w:ins w:id="98" w:author="Alhabibi, Haider@Energy" w:date="2022-03-11T08:24:00Z"/>
                <w:rFonts w:eastAsia="Times New Roman" w:cstheme="minorHAnsi"/>
                <w:sz w:val="18"/>
                <w:szCs w:val="18"/>
              </w:rPr>
            </w:pPr>
          </w:p>
        </w:tc>
      </w:tr>
    </w:tbl>
    <w:p w14:paraId="7FB08EFF" w14:textId="0E05716F" w:rsidR="006B2181" w:rsidRPr="005C5AB0" w:rsidDel="00024BC9" w:rsidRDefault="006B2181" w:rsidP="001E0DF0">
      <w:pPr>
        <w:tabs>
          <w:tab w:val="left" w:pos="-720"/>
        </w:tabs>
        <w:suppressAutoHyphens/>
        <w:spacing w:after="0" w:line="240" w:lineRule="auto"/>
        <w:ind w:left="446"/>
        <w:rPr>
          <w:del w:id="99" w:author="Alhabibi, Haider@Energy" w:date="2022-03-11T08:25:00Z"/>
          <w:rFonts w:asciiTheme="minorHAnsi" w:hAnsiTheme="minorHAnsi" w:cstheme="minorHAnsi"/>
          <w:b/>
          <w:sz w:val="20"/>
          <w:szCs w:val="20"/>
        </w:rPr>
      </w:pPr>
    </w:p>
    <w:tbl>
      <w:tblPr>
        <w:tblW w:w="4994" w:type="pct"/>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1045"/>
        <w:gridCol w:w="796"/>
        <w:gridCol w:w="676"/>
        <w:gridCol w:w="808"/>
        <w:gridCol w:w="750"/>
        <w:gridCol w:w="882"/>
        <w:gridCol w:w="969"/>
        <w:gridCol w:w="969"/>
        <w:gridCol w:w="1144"/>
        <w:gridCol w:w="882"/>
        <w:gridCol w:w="794"/>
        <w:gridCol w:w="1062"/>
      </w:tblGrid>
      <w:tr w:rsidR="007D4B5B" w:rsidRPr="006F1F7B" w14:paraId="3A002204" w14:textId="77777777" w:rsidTr="00FD0CF7">
        <w:trPr>
          <w:cantSplit/>
          <w:trHeight w:val="144"/>
        </w:trPr>
        <w:tc>
          <w:tcPr>
            <w:tcW w:w="10777" w:type="dxa"/>
            <w:gridSpan w:val="12"/>
            <w:tcBorders>
              <w:top w:val="single" w:sz="4" w:space="0" w:color="auto"/>
              <w:left w:val="single" w:sz="4" w:space="0" w:color="auto"/>
              <w:bottom w:val="single" w:sz="4" w:space="0" w:color="auto"/>
              <w:right w:val="single" w:sz="4" w:space="0" w:color="auto"/>
            </w:tcBorders>
            <w:vAlign w:val="center"/>
          </w:tcPr>
          <w:p w14:paraId="21B07154" w14:textId="2FA3F044" w:rsidR="007D4B5B" w:rsidRPr="00294A45" w:rsidRDefault="00276172" w:rsidP="00FF38ED">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20"/>
                <w:szCs w:val="20"/>
              </w:rPr>
            </w:pPr>
            <w:r w:rsidRPr="00294A45">
              <w:rPr>
                <w:rFonts w:asciiTheme="minorHAnsi" w:hAnsiTheme="minorHAnsi" w:cstheme="minorHAnsi"/>
                <w:b/>
                <w:sz w:val="20"/>
                <w:szCs w:val="20"/>
              </w:rPr>
              <w:t>C</w:t>
            </w:r>
            <w:r w:rsidR="007D4B5B" w:rsidRPr="00294A45">
              <w:rPr>
                <w:rFonts w:asciiTheme="minorHAnsi" w:hAnsiTheme="minorHAnsi" w:cstheme="minorHAnsi"/>
                <w:b/>
                <w:sz w:val="20"/>
                <w:szCs w:val="20"/>
              </w:rPr>
              <w:t xml:space="preserve">. Installed Central Water Heating Systems Information </w:t>
            </w:r>
          </w:p>
          <w:p w14:paraId="08F855CC" w14:textId="3F3EF95D" w:rsidR="007D4B5B" w:rsidRPr="00B67E3D" w:rsidRDefault="007D4B5B" w:rsidP="00FF38ED">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r w:rsidRPr="00B67E3D">
              <w:rPr>
                <w:rFonts w:asciiTheme="minorHAnsi" w:eastAsia="Times New Roman" w:hAnsiTheme="minorHAnsi" w:cstheme="minorHAnsi"/>
                <w:sz w:val="18"/>
                <w:szCs w:val="20"/>
              </w:rPr>
              <w:t xml:space="preserve">This table reports </w:t>
            </w:r>
            <w:ins w:id="100" w:author="Alhabibi, Haider@Energy" w:date="2022-03-11T08:27:00Z">
              <w:r w:rsidR="00296D76">
                <w:rPr>
                  <w:rFonts w:asciiTheme="minorHAnsi" w:eastAsia="Times New Roman" w:hAnsiTheme="minorHAnsi" w:cstheme="minorHAnsi"/>
                  <w:sz w:val="20"/>
                  <w:szCs w:val="20"/>
                </w:rPr>
                <w:t xml:space="preserve">features of </w:t>
              </w:r>
            </w:ins>
            <w:r w:rsidRPr="00B67E3D">
              <w:rPr>
                <w:rFonts w:asciiTheme="minorHAnsi" w:eastAsia="Times New Roman" w:hAnsiTheme="minorHAnsi" w:cstheme="minorHAnsi"/>
                <w:sz w:val="18"/>
                <w:szCs w:val="20"/>
              </w:rPr>
              <w:t xml:space="preserve">the water heating system </w:t>
            </w:r>
            <w:ins w:id="101" w:author="Alhabibi, Haider@Energy" w:date="2022-03-11T08:27:00Z">
              <w:r w:rsidR="00296D76" w:rsidRPr="0062515C">
                <w:rPr>
                  <w:rFonts w:asciiTheme="minorHAnsi" w:eastAsia="Times New Roman" w:hAnsiTheme="minorHAnsi" w:cstheme="minorHAnsi"/>
                  <w:sz w:val="18"/>
                  <w:szCs w:val="18"/>
                </w:rPr>
                <w:t xml:space="preserve">other than </w:t>
              </w:r>
              <w:r w:rsidR="00296D76" w:rsidRPr="0062515C">
                <w:rPr>
                  <w:rFonts w:asciiTheme="minorHAnsi" w:eastAsia="Times New Roman" w:hAnsiTheme="minorHAnsi" w:cstheme="minorHAnsi"/>
                  <w:b/>
                  <w:bCs/>
                  <w:sz w:val="18"/>
                  <w:szCs w:val="18"/>
                </w:rPr>
                <w:t>CHPWH</w:t>
              </w:r>
              <w:r w:rsidR="00296D76" w:rsidRPr="0062515C">
                <w:rPr>
                  <w:rFonts w:asciiTheme="minorHAnsi" w:eastAsia="Times New Roman" w:hAnsiTheme="minorHAnsi" w:cstheme="minorHAnsi"/>
                  <w:sz w:val="18"/>
                  <w:szCs w:val="18"/>
                </w:rPr>
                <w:t xml:space="preserve"> system</w:t>
              </w:r>
            </w:ins>
            <w:del w:id="102" w:author="Alhabibi, Haider@Energy" w:date="2022-03-11T08:27:00Z">
              <w:r w:rsidRPr="00B67E3D" w:rsidDel="00296D76">
                <w:rPr>
                  <w:rFonts w:asciiTheme="minorHAnsi" w:eastAsia="Times New Roman" w:hAnsiTheme="minorHAnsi" w:cstheme="minorHAnsi"/>
                  <w:sz w:val="18"/>
                  <w:szCs w:val="20"/>
                </w:rPr>
                <w:delText>features</w:delText>
              </w:r>
            </w:del>
            <w:r w:rsidRPr="00B67E3D">
              <w:rPr>
                <w:rFonts w:asciiTheme="minorHAnsi" w:eastAsia="Times New Roman" w:hAnsiTheme="minorHAnsi" w:cstheme="minorHAnsi"/>
                <w:sz w:val="18"/>
                <w:szCs w:val="20"/>
              </w:rPr>
              <w:t xml:space="preserve"> that were specified on the registered </w:t>
            </w:r>
            <w:del w:id="103" w:author="Tam, Danny@Energy" w:date="2022-02-28T13:18:00Z">
              <w:r w:rsidRPr="00B67E3D" w:rsidDel="00712D4B">
                <w:rPr>
                  <w:rFonts w:asciiTheme="minorHAnsi" w:eastAsia="Times New Roman" w:hAnsiTheme="minorHAnsi" w:cstheme="minorHAnsi"/>
                  <w:sz w:val="18"/>
                  <w:szCs w:val="20"/>
                </w:rPr>
                <w:delText>CF1R</w:delText>
              </w:r>
            </w:del>
            <w:ins w:id="104" w:author="Tam, Danny@Energy" w:date="2022-02-28T13:18:00Z">
              <w:r w:rsidR="00712D4B">
                <w:rPr>
                  <w:rFonts w:asciiTheme="minorHAnsi" w:eastAsia="Times New Roman" w:hAnsiTheme="minorHAnsi" w:cstheme="minorHAnsi"/>
                  <w:sz w:val="18"/>
                  <w:szCs w:val="20"/>
                </w:rPr>
                <w:t>LMCC</w:t>
              </w:r>
            </w:ins>
            <w:r w:rsidRPr="00B67E3D">
              <w:rPr>
                <w:rFonts w:asciiTheme="minorHAnsi" w:eastAsia="Times New Roman" w:hAnsiTheme="minorHAnsi" w:cstheme="minorHAnsi"/>
                <w:sz w:val="18"/>
                <w:szCs w:val="20"/>
              </w:rPr>
              <w:t xml:space="preserve"> compliance document for this project.</w:t>
            </w:r>
          </w:p>
        </w:tc>
      </w:tr>
      <w:tr w:rsidR="007D4B5B" w:rsidRPr="006F1F7B" w14:paraId="1C2CBF86" w14:textId="77777777" w:rsidTr="00FD0CF7">
        <w:trPr>
          <w:cantSplit/>
          <w:trHeight w:val="144"/>
        </w:trPr>
        <w:tc>
          <w:tcPr>
            <w:tcW w:w="1045" w:type="dxa"/>
            <w:tcBorders>
              <w:top w:val="single" w:sz="4" w:space="0" w:color="auto"/>
              <w:left w:val="single" w:sz="4" w:space="0" w:color="auto"/>
              <w:bottom w:val="single" w:sz="4" w:space="0" w:color="auto"/>
              <w:right w:val="single" w:sz="4" w:space="0" w:color="auto"/>
            </w:tcBorders>
            <w:vAlign w:val="center"/>
          </w:tcPr>
          <w:p w14:paraId="3225C20E" w14:textId="77777777" w:rsidR="007D4B5B" w:rsidRPr="00B67E3D" w:rsidRDefault="007D4B5B" w:rsidP="00FF38ED">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6"/>
                <w:szCs w:val="20"/>
              </w:rPr>
            </w:pPr>
            <w:r w:rsidRPr="00B67E3D">
              <w:rPr>
                <w:rFonts w:asciiTheme="minorHAnsi" w:eastAsia="Times New Roman" w:hAnsiTheme="minorHAnsi" w:cstheme="minorHAnsi"/>
                <w:sz w:val="16"/>
                <w:szCs w:val="20"/>
              </w:rPr>
              <w:t>01</w:t>
            </w:r>
          </w:p>
        </w:tc>
        <w:tc>
          <w:tcPr>
            <w:tcW w:w="796" w:type="dxa"/>
            <w:tcBorders>
              <w:top w:val="single" w:sz="4" w:space="0" w:color="auto"/>
              <w:left w:val="single" w:sz="4" w:space="0" w:color="auto"/>
              <w:bottom w:val="single" w:sz="4" w:space="0" w:color="auto"/>
              <w:right w:val="single" w:sz="4" w:space="0" w:color="auto"/>
            </w:tcBorders>
            <w:vAlign w:val="center"/>
          </w:tcPr>
          <w:p w14:paraId="6D925B50" w14:textId="77777777" w:rsidR="007D4B5B" w:rsidRPr="00B67E3D" w:rsidRDefault="007D4B5B" w:rsidP="00FF38ED">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6"/>
                <w:szCs w:val="20"/>
              </w:rPr>
            </w:pPr>
            <w:r w:rsidRPr="00B67E3D">
              <w:rPr>
                <w:rFonts w:asciiTheme="minorHAnsi" w:eastAsia="Times New Roman" w:hAnsiTheme="minorHAnsi" w:cstheme="minorHAnsi"/>
                <w:sz w:val="16"/>
                <w:szCs w:val="20"/>
              </w:rPr>
              <w:t>02</w:t>
            </w:r>
          </w:p>
        </w:tc>
        <w:tc>
          <w:tcPr>
            <w:tcW w:w="676" w:type="dxa"/>
            <w:tcBorders>
              <w:top w:val="single" w:sz="4" w:space="0" w:color="auto"/>
              <w:left w:val="single" w:sz="4" w:space="0" w:color="auto"/>
              <w:bottom w:val="single" w:sz="4" w:space="0" w:color="auto"/>
              <w:right w:val="single" w:sz="4" w:space="0" w:color="auto"/>
            </w:tcBorders>
            <w:vAlign w:val="center"/>
          </w:tcPr>
          <w:p w14:paraId="22C6102A" w14:textId="77777777" w:rsidR="007D4B5B" w:rsidRPr="00B67E3D" w:rsidRDefault="007D4B5B" w:rsidP="00FF38ED">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6"/>
                <w:szCs w:val="20"/>
              </w:rPr>
            </w:pPr>
            <w:r w:rsidRPr="00B67E3D">
              <w:rPr>
                <w:rFonts w:asciiTheme="minorHAnsi" w:eastAsia="Times New Roman" w:hAnsiTheme="minorHAnsi" w:cstheme="minorHAnsi"/>
                <w:sz w:val="16"/>
                <w:szCs w:val="20"/>
              </w:rPr>
              <w:t>03</w:t>
            </w:r>
          </w:p>
        </w:tc>
        <w:tc>
          <w:tcPr>
            <w:tcW w:w="808" w:type="dxa"/>
            <w:tcBorders>
              <w:top w:val="single" w:sz="4" w:space="0" w:color="auto"/>
              <w:left w:val="single" w:sz="4" w:space="0" w:color="auto"/>
              <w:bottom w:val="single" w:sz="4" w:space="0" w:color="auto"/>
              <w:right w:val="single" w:sz="4" w:space="0" w:color="auto"/>
            </w:tcBorders>
            <w:vAlign w:val="center"/>
          </w:tcPr>
          <w:p w14:paraId="2366D7BA" w14:textId="77777777" w:rsidR="007D4B5B" w:rsidRPr="00B67E3D" w:rsidRDefault="007D4B5B" w:rsidP="00FF38ED">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6"/>
                <w:szCs w:val="20"/>
              </w:rPr>
            </w:pPr>
            <w:r w:rsidRPr="00B67E3D">
              <w:rPr>
                <w:rFonts w:asciiTheme="minorHAnsi" w:eastAsia="Times New Roman" w:hAnsiTheme="minorHAnsi" w:cstheme="minorHAnsi"/>
                <w:sz w:val="16"/>
                <w:szCs w:val="20"/>
              </w:rPr>
              <w:t>04</w:t>
            </w:r>
          </w:p>
        </w:tc>
        <w:tc>
          <w:tcPr>
            <w:tcW w:w="750" w:type="dxa"/>
            <w:tcBorders>
              <w:top w:val="single" w:sz="4" w:space="0" w:color="auto"/>
              <w:left w:val="single" w:sz="4" w:space="0" w:color="auto"/>
              <w:bottom w:val="single" w:sz="4" w:space="0" w:color="auto"/>
              <w:right w:val="single" w:sz="4" w:space="0" w:color="auto"/>
            </w:tcBorders>
            <w:vAlign w:val="center"/>
          </w:tcPr>
          <w:p w14:paraId="3B6EC473" w14:textId="77777777" w:rsidR="007D4B5B" w:rsidRPr="00B67E3D" w:rsidRDefault="007D4B5B" w:rsidP="00FF38ED">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6"/>
                <w:szCs w:val="20"/>
              </w:rPr>
            </w:pPr>
            <w:r w:rsidRPr="00B67E3D">
              <w:rPr>
                <w:rFonts w:asciiTheme="minorHAnsi" w:eastAsia="Times New Roman" w:hAnsiTheme="minorHAnsi" w:cstheme="minorHAnsi"/>
                <w:sz w:val="16"/>
                <w:szCs w:val="20"/>
              </w:rPr>
              <w:t>05</w:t>
            </w:r>
          </w:p>
        </w:tc>
        <w:tc>
          <w:tcPr>
            <w:tcW w:w="882" w:type="dxa"/>
            <w:tcBorders>
              <w:top w:val="single" w:sz="4" w:space="0" w:color="auto"/>
              <w:left w:val="single" w:sz="4" w:space="0" w:color="auto"/>
              <w:bottom w:val="single" w:sz="4" w:space="0" w:color="auto"/>
              <w:right w:val="single" w:sz="4" w:space="0" w:color="auto"/>
            </w:tcBorders>
            <w:vAlign w:val="center"/>
          </w:tcPr>
          <w:p w14:paraId="23734D5D" w14:textId="77777777" w:rsidR="007D4B5B" w:rsidRPr="00B67E3D" w:rsidRDefault="007D4B5B" w:rsidP="00FF38ED">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6"/>
                <w:szCs w:val="20"/>
              </w:rPr>
            </w:pPr>
            <w:r w:rsidRPr="00B67E3D">
              <w:rPr>
                <w:rFonts w:asciiTheme="minorHAnsi" w:eastAsia="Times New Roman" w:hAnsiTheme="minorHAnsi" w:cstheme="minorHAnsi"/>
                <w:sz w:val="16"/>
                <w:szCs w:val="20"/>
              </w:rPr>
              <w:t>06</w:t>
            </w:r>
          </w:p>
        </w:tc>
        <w:tc>
          <w:tcPr>
            <w:tcW w:w="969" w:type="dxa"/>
            <w:tcBorders>
              <w:top w:val="single" w:sz="4" w:space="0" w:color="auto"/>
              <w:left w:val="single" w:sz="4" w:space="0" w:color="auto"/>
              <w:bottom w:val="single" w:sz="4" w:space="0" w:color="auto"/>
              <w:right w:val="single" w:sz="4" w:space="0" w:color="auto"/>
            </w:tcBorders>
            <w:vAlign w:val="center"/>
          </w:tcPr>
          <w:p w14:paraId="196BBD9B" w14:textId="77777777" w:rsidR="007D4B5B" w:rsidRPr="00B67E3D" w:rsidRDefault="007D4B5B" w:rsidP="00FF38ED">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6"/>
                <w:szCs w:val="20"/>
              </w:rPr>
            </w:pPr>
            <w:r w:rsidRPr="00B67E3D">
              <w:rPr>
                <w:rFonts w:asciiTheme="minorHAnsi" w:eastAsia="Times New Roman" w:hAnsiTheme="minorHAnsi" w:cstheme="minorHAnsi"/>
                <w:sz w:val="16"/>
                <w:szCs w:val="20"/>
              </w:rPr>
              <w:t>07</w:t>
            </w:r>
          </w:p>
        </w:tc>
        <w:tc>
          <w:tcPr>
            <w:tcW w:w="969" w:type="dxa"/>
            <w:tcBorders>
              <w:top w:val="single" w:sz="4" w:space="0" w:color="auto"/>
              <w:left w:val="single" w:sz="4" w:space="0" w:color="auto"/>
              <w:bottom w:val="single" w:sz="4" w:space="0" w:color="auto"/>
              <w:right w:val="single" w:sz="4" w:space="0" w:color="auto"/>
            </w:tcBorders>
            <w:vAlign w:val="center"/>
          </w:tcPr>
          <w:p w14:paraId="5555AE76" w14:textId="77777777" w:rsidR="007D4B5B" w:rsidRPr="00B67E3D" w:rsidRDefault="007D4B5B" w:rsidP="00FF38ED">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6"/>
                <w:szCs w:val="20"/>
              </w:rPr>
            </w:pPr>
            <w:r w:rsidRPr="00B67E3D">
              <w:rPr>
                <w:rFonts w:asciiTheme="minorHAnsi" w:eastAsia="Times New Roman" w:hAnsiTheme="minorHAnsi" w:cstheme="minorHAnsi"/>
                <w:sz w:val="16"/>
                <w:szCs w:val="20"/>
              </w:rPr>
              <w:t>08</w:t>
            </w:r>
          </w:p>
        </w:tc>
        <w:tc>
          <w:tcPr>
            <w:tcW w:w="1144" w:type="dxa"/>
            <w:tcBorders>
              <w:top w:val="single" w:sz="4" w:space="0" w:color="auto"/>
              <w:left w:val="single" w:sz="4" w:space="0" w:color="auto"/>
              <w:bottom w:val="single" w:sz="4" w:space="0" w:color="auto"/>
              <w:right w:val="single" w:sz="4" w:space="0" w:color="auto"/>
            </w:tcBorders>
            <w:vAlign w:val="center"/>
          </w:tcPr>
          <w:p w14:paraId="5312C5D3" w14:textId="77777777" w:rsidR="007D4B5B" w:rsidRPr="00B67E3D" w:rsidRDefault="007D4B5B" w:rsidP="00FF38ED">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6"/>
                <w:szCs w:val="20"/>
              </w:rPr>
            </w:pPr>
            <w:r w:rsidRPr="00B67E3D">
              <w:rPr>
                <w:rFonts w:asciiTheme="minorHAnsi" w:eastAsia="Times New Roman" w:hAnsiTheme="minorHAnsi" w:cstheme="minorHAnsi"/>
                <w:sz w:val="16"/>
                <w:szCs w:val="20"/>
              </w:rPr>
              <w:t>09</w:t>
            </w:r>
          </w:p>
        </w:tc>
        <w:tc>
          <w:tcPr>
            <w:tcW w:w="882" w:type="dxa"/>
            <w:tcBorders>
              <w:top w:val="single" w:sz="4" w:space="0" w:color="auto"/>
              <w:left w:val="single" w:sz="4" w:space="0" w:color="auto"/>
              <w:bottom w:val="single" w:sz="4" w:space="0" w:color="auto"/>
              <w:right w:val="single" w:sz="4" w:space="0" w:color="auto"/>
            </w:tcBorders>
            <w:vAlign w:val="center"/>
          </w:tcPr>
          <w:p w14:paraId="123C0B25" w14:textId="77777777" w:rsidR="007D4B5B" w:rsidRPr="00B67E3D" w:rsidRDefault="007D4B5B" w:rsidP="00FF38ED">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6"/>
                <w:szCs w:val="20"/>
              </w:rPr>
            </w:pPr>
            <w:r w:rsidRPr="00B67E3D">
              <w:rPr>
                <w:rFonts w:asciiTheme="minorHAnsi" w:eastAsia="Times New Roman" w:hAnsiTheme="minorHAnsi" w:cstheme="minorHAnsi"/>
                <w:sz w:val="16"/>
                <w:szCs w:val="20"/>
              </w:rPr>
              <w:t>10</w:t>
            </w:r>
          </w:p>
        </w:tc>
        <w:tc>
          <w:tcPr>
            <w:tcW w:w="794" w:type="dxa"/>
            <w:tcBorders>
              <w:top w:val="single" w:sz="4" w:space="0" w:color="auto"/>
              <w:left w:val="single" w:sz="4" w:space="0" w:color="auto"/>
              <w:bottom w:val="single" w:sz="4" w:space="0" w:color="auto"/>
              <w:right w:val="single" w:sz="4" w:space="0" w:color="auto"/>
            </w:tcBorders>
            <w:vAlign w:val="center"/>
          </w:tcPr>
          <w:p w14:paraId="2484359A" w14:textId="77777777" w:rsidR="007D4B5B" w:rsidRPr="00B67E3D" w:rsidRDefault="007D4B5B" w:rsidP="00FF38ED">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6"/>
                <w:szCs w:val="20"/>
              </w:rPr>
            </w:pPr>
            <w:r w:rsidRPr="00B67E3D">
              <w:rPr>
                <w:rFonts w:asciiTheme="minorHAnsi" w:eastAsia="Times New Roman" w:hAnsiTheme="minorHAnsi" w:cstheme="minorHAnsi"/>
                <w:sz w:val="16"/>
                <w:szCs w:val="20"/>
              </w:rPr>
              <w:t>11</w:t>
            </w:r>
          </w:p>
        </w:tc>
        <w:tc>
          <w:tcPr>
            <w:tcW w:w="1062" w:type="dxa"/>
            <w:tcBorders>
              <w:top w:val="single" w:sz="4" w:space="0" w:color="auto"/>
              <w:left w:val="single" w:sz="4" w:space="0" w:color="auto"/>
              <w:bottom w:val="single" w:sz="4" w:space="0" w:color="auto"/>
              <w:right w:val="single" w:sz="4" w:space="0" w:color="auto"/>
            </w:tcBorders>
            <w:vAlign w:val="center"/>
          </w:tcPr>
          <w:p w14:paraId="7F092065" w14:textId="77777777" w:rsidR="007D4B5B" w:rsidRPr="00B67E3D" w:rsidRDefault="007D4B5B" w:rsidP="00FF38ED">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6"/>
                <w:szCs w:val="20"/>
              </w:rPr>
            </w:pPr>
            <w:r w:rsidRPr="00B67E3D">
              <w:rPr>
                <w:rFonts w:asciiTheme="minorHAnsi" w:eastAsia="Times New Roman" w:hAnsiTheme="minorHAnsi" w:cstheme="minorHAnsi"/>
                <w:sz w:val="16"/>
                <w:szCs w:val="20"/>
              </w:rPr>
              <w:t>12</w:t>
            </w:r>
          </w:p>
        </w:tc>
      </w:tr>
      <w:tr w:rsidR="007D4B5B" w:rsidRPr="006F1F7B" w14:paraId="04F6A723" w14:textId="77777777" w:rsidTr="00FD0CF7">
        <w:trPr>
          <w:cantSplit/>
          <w:trHeight w:val="144"/>
        </w:trPr>
        <w:tc>
          <w:tcPr>
            <w:tcW w:w="1045" w:type="dxa"/>
            <w:tcBorders>
              <w:top w:val="single" w:sz="4" w:space="0" w:color="auto"/>
              <w:left w:val="single" w:sz="4" w:space="0" w:color="auto"/>
              <w:bottom w:val="single" w:sz="4" w:space="0" w:color="auto"/>
              <w:right w:val="single" w:sz="4" w:space="0" w:color="auto"/>
            </w:tcBorders>
            <w:vAlign w:val="bottom"/>
          </w:tcPr>
          <w:p w14:paraId="7BBC42D4" w14:textId="77777777" w:rsidR="007D4B5B" w:rsidRPr="00BC623E" w:rsidRDefault="007D4B5B" w:rsidP="00FF38ED">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6"/>
                <w:szCs w:val="20"/>
              </w:rPr>
            </w:pPr>
            <w:r w:rsidRPr="00BC623E">
              <w:rPr>
                <w:rFonts w:asciiTheme="minorHAnsi" w:eastAsia="Times New Roman" w:hAnsiTheme="minorHAnsi" w:cstheme="minorHAnsi"/>
                <w:sz w:val="16"/>
                <w:szCs w:val="20"/>
              </w:rPr>
              <w:t>Water Heating System ID or Name</w:t>
            </w:r>
          </w:p>
        </w:tc>
        <w:tc>
          <w:tcPr>
            <w:tcW w:w="796" w:type="dxa"/>
            <w:tcBorders>
              <w:top w:val="single" w:sz="4" w:space="0" w:color="auto"/>
              <w:left w:val="single" w:sz="4" w:space="0" w:color="auto"/>
              <w:bottom w:val="single" w:sz="4" w:space="0" w:color="auto"/>
              <w:right w:val="single" w:sz="4" w:space="0" w:color="auto"/>
            </w:tcBorders>
            <w:vAlign w:val="bottom"/>
          </w:tcPr>
          <w:p w14:paraId="005CC657" w14:textId="77777777" w:rsidR="007D4B5B" w:rsidRPr="00980F3E" w:rsidRDefault="007D4B5B" w:rsidP="00FF38ED">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6"/>
                <w:szCs w:val="20"/>
              </w:rPr>
            </w:pPr>
            <w:r w:rsidRPr="00980F3E">
              <w:rPr>
                <w:rFonts w:asciiTheme="minorHAnsi" w:eastAsia="Times New Roman" w:hAnsiTheme="minorHAnsi" w:cstheme="minorHAnsi"/>
                <w:sz w:val="16"/>
                <w:szCs w:val="20"/>
              </w:rPr>
              <w:t xml:space="preserve"> Water Heating System Type</w:t>
            </w:r>
          </w:p>
        </w:tc>
        <w:tc>
          <w:tcPr>
            <w:tcW w:w="676" w:type="dxa"/>
            <w:tcBorders>
              <w:top w:val="single" w:sz="4" w:space="0" w:color="auto"/>
              <w:left w:val="single" w:sz="4" w:space="0" w:color="auto"/>
              <w:bottom w:val="single" w:sz="4" w:space="0" w:color="auto"/>
              <w:right w:val="single" w:sz="4" w:space="0" w:color="auto"/>
            </w:tcBorders>
            <w:vAlign w:val="bottom"/>
          </w:tcPr>
          <w:p w14:paraId="0231ACE2" w14:textId="77777777" w:rsidR="007D4B5B" w:rsidRPr="00980F3E" w:rsidRDefault="007D4B5B" w:rsidP="00FF38ED">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6"/>
                <w:szCs w:val="20"/>
              </w:rPr>
            </w:pPr>
            <w:r w:rsidRPr="00980F3E">
              <w:rPr>
                <w:rFonts w:asciiTheme="minorHAnsi" w:eastAsia="Times New Roman" w:hAnsiTheme="minorHAnsi" w:cstheme="minorHAnsi"/>
                <w:sz w:val="16"/>
                <w:szCs w:val="20"/>
              </w:rPr>
              <w:t>Water Heater Type</w:t>
            </w:r>
          </w:p>
        </w:tc>
        <w:tc>
          <w:tcPr>
            <w:tcW w:w="808" w:type="dxa"/>
            <w:tcBorders>
              <w:top w:val="single" w:sz="4" w:space="0" w:color="auto"/>
              <w:left w:val="single" w:sz="4" w:space="0" w:color="auto"/>
              <w:bottom w:val="single" w:sz="4" w:space="0" w:color="auto"/>
              <w:right w:val="single" w:sz="4" w:space="0" w:color="auto"/>
            </w:tcBorders>
            <w:vAlign w:val="bottom"/>
          </w:tcPr>
          <w:p w14:paraId="46C21333" w14:textId="77777777" w:rsidR="007D4B5B" w:rsidRPr="00980F3E" w:rsidRDefault="007D4B5B" w:rsidP="00FF38ED">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6"/>
                <w:szCs w:val="20"/>
              </w:rPr>
            </w:pPr>
            <w:r w:rsidRPr="00980F3E">
              <w:rPr>
                <w:rFonts w:asciiTheme="minorHAnsi" w:eastAsia="Times New Roman" w:hAnsiTheme="minorHAnsi" w:cstheme="minorHAnsi"/>
                <w:sz w:val="16"/>
                <w:szCs w:val="20"/>
              </w:rPr>
              <w:t xml:space="preserve"># </w:t>
            </w:r>
            <w:proofErr w:type="gramStart"/>
            <w:r w:rsidRPr="00980F3E">
              <w:rPr>
                <w:rFonts w:asciiTheme="minorHAnsi" w:eastAsia="Times New Roman" w:hAnsiTheme="minorHAnsi" w:cstheme="minorHAnsi"/>
                <w:sz w:val="16"/>
                <w:szCs w:val="20"/>
              </w:rPr>
              <w:t>of</w:t>
            </w:r>
            <w:proofErr w:type="gramEnd"/>
            <w:r w:rsidRPr="00980F3E">
              <w:rPr>
                <w:rFonts w:asciiTheme="minorHAnsi" w:eastAsia="Times New Roman" w:hAnsiTheme="minorHAnsi" w:cstheme="minorHAnsi"/>
                <w:sz w:val="16"/>
                <w:szCs w:val="20"/>
              </w:rPr>
              <w:t xml:space="preserve"> Water Heaters in System</w:t>
            </w:r>
          </w:p>
        </w:tc>
        <w:tc>
          <w:tcPr>
            <w:tcW w:w="750" w:type="dxa"/>
            <w:tcBorders>
              <w:top w:val="single" w:sz="4" w:space="0" w:color="auto"/>
              <w:left w:val="single" w:sz="4" w:space="0" w:color="auto"/>
              <w:bottom w:val="single" w:sz="4" w:space="0" w:color="auto"/>
              <w:right w:val="single" w:sz="4" w:space="0" w:color="auto"/>
            </w:tcBorders>
            <w:vAlign w:val="bottom"/>
          </w:tcPr>
          <w:p w14:paraId="1E675D1D" w14:textId="77777777" w:rsidR="007D4B5B" w:rsidRPr="00980F3E" w:rsidRDefault="007D4B5B" w:rsidP="00FF38ED">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6"/>
                <w:szCs w:val="20"/>
              </w:rPr>
            </w:pPr>
            <w:r w:rsidRPr="00980F3E">
              <w:rPr>
                <w:rFonts w:asciiTheme="minorHAnsi" w:eastAsia="Times New Roman" w:hAnsiTheme="minorHAnsi" w:cstheme="minorHAnsi"/>
                <w:sz w:val="16"/>
                <w:szCs w:val="20"/>
              </w:rPr>
              <w:t xml:space="preserve">Water Heater </w:t>
            </w:r>
          </w:p>
          <w:p w14:paraId="7E6BF407" w14:textId="77777777" w:rsidR="007D4B5B" w:rsidRPr="00980F3E" w:rsidRDefault="007D4B5B" w:rsidP="00FF38ED">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6"/>
                <w:szCs w:val="20"/>
              </w:rPr>
            </w:pPr>
            <w:r w:rsidRPr="00980F3E">
              <w:rPr>
                <w:rFonts w:asciiTheme="minorHAnsi" w:eastAsia="Times New Roman" w:hAnsiTheme="minorHAnsi" w:cstheme="minorHAnsi"/>
                <w:sz w:val="16"/>
                <w:szCs w:val="20"/>
              </w:rPr>
              <w:t>Storage</w:t>
            </w:r>
          </w:p>
          <w:p w14:paraId="0E7DB039" w14:textId="77777777" w:rsidR="007D4B5B" w:rsidRPr="00980F3E" w:rsidRDefault="007D4B5B" w:rsidP="00FF38ED">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6"/>
                <w:szCs w:val="20"/>
              </w:rPr>
            </w:pPr>
            <w:r w:rsidRPr="00980F3E">
              <w:rPr>
                <w:rFonts w:asciiTheme="minorHAnsi" w:eastAsia="Times New Roman" w:hAnsiTheme="minorHAnsi" w:cstheme="minorHAnsi"/>
                <w:sz w:val="16"/>
                <w:szCs w:val="20"/>
              </w:rPr>
              <w:t>Volume (gal)</w:t>
            </w:r>
          </w:p>
        </w:tc>
        <w:tc>
          <w:tcPr>
            <w:tcW w:w="882" w:type="dxa"/>
            <w:tcBorders>
              <w:top w:val="single" w:sz="4" w:space="0" w:color="auto"/>
              <w:left w:val="single" w:sz="4" w:space="0" w:color="auto"/>
              <w:bottom w:val="single" w:sz="4" w:space="0" w:color="auto"/>
              <w:right w:val="single" w:sz="4" w:space="0" w:color="auto"/>
            </w:tcBorders>
            <w:vAlign w:val="bottom"/>
          </w:tcPr>
          <w:p w14:paraId="06DE41F8" w14:textId="77777777" w:rsidR="007D4B5B" w:rsidRPr="00980F3E" w:rsidRDefault="007D4B5B" w:rsidP="00FF38ED">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6"/>
                <w:szCs w:val="20"/>
              </w:rPr>
            </w:pPr>
            <w:r w:rsidRPr="00980F3E">
              <w:rPr>
                <w:rFonts w:asciiTheme="minorHAnsi" w:eastAsia="Times New Roman" w:hAnsiTheme="minorHAnsi" w:cstheme="minorHAnsi"/>
                <w:sz w:val="16"/>
                <w:szCs w:val="20"/>
              </w:rPr>
              <w:t>Fuel Type</w:t>
            </w:r>
          </w:p>
        </w:tc>
        <w:tc>
          <w:tcPr>
            <w:tcW w:w="969" w:type="dxa"/>
            <w:tcBorders>
              <w:top w:val="single" w:sz="4" w:space="0" w:color="auto"/>
              <w:left w:val="single" w:sz="4" w:space="0" w:color="auto"/>
              <w:bottom w:val="single" w:sz="4" w:space="0" w:color="auto"/>
              <w:right w:val="single" w:sz="4" w:space="0" w:color="auto"/>
            </w:tcBorders>
            <w:vAlign w:val="bottom"/>
          </w:tcPr>
          <w:p w14:paraId="1795709B" w14:textId="77777777" w:rsidR="007D4B5B" w:rsidRPr="00980F3E" w:rsidRDefault="007D4B5B" w:rsidP="00FF38ED">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6"/>
                <w:szCs w:val="20"/>
              </w:rPr>
            </w:pPr>
            <w:r w:rsidRPr="00980F3E">
              <w:rPr>
                <w:rFonts w:asciiTheme="minorHAnsi" w:eastAsia="Times New Roman" w:hAnsiTheme="minorHAnsi" w:cstheme="minorHAnsi"/>
                <w:sz w:val="16"/>
                <w:szCs w:val="20"/>
              </w:rPr>
              <w:t>Rated Input Type</w:t>
            </w:r>
          </w:p>
        </w:tc>
        <w:tc>
          <w:tcPr>
            <w:tcW w:w="969" w:type="dxa"/>
            <w:tcBorders>
              <w:top w:val="single" w:sz="4" w:space="0" w:color="auto"/>
              <w:left w:val="single" w:sz="4" w:space="0" w:color="auto"/>
              <w:bottom w:val="single" w:sz="4" w:space="0" w:color="auto"/>
              <w:right w:val="single" w:sz="4" w:space="0" w:color="auto"/>
            </w:tcBorders>
            <w:vAlign w:val="bottom"/>
          </w:tcPr>
          <w:p w14:paraId="5B0DB5E9" w14:textId="77777777" w:rsidR="007D4B5B" w:rsidRPr="00980F3E" w:rsidRDefault="007D4B5B" w:rsidP="00FF38ED">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6"/>
                <w:szCs w:val="20"/>
              </w:rPr>
            </w:pPr>
            <w:r w:rsidRPr="00980F3E">
              <w:rPr>
                <w:rFonts w:asciiTheme="minorHAnsi" w:eastAsia="Times New Roman" w:hAnsiTheme="minorHAnsi" w:cstheme="minorHAnsi"/>
                <w:sz w:val="16"/>
                <w:szCs w:val="20"/>
              </w:rPr>
              <w:t>Rated Input Value</w:t>
            </w:r>
          </w:p>
        </w:tc>
        <w:tc>
          <w:tcPr>
            <w:tcW w:w="1144" w:type="dxa"/>
            <w:tcBorders>
              <w:top w:val="single" w:sz="4" w:space="0" w:color="auto"/>
              <w:left w:val="single" w:sz="4" w:space="0" w:color="auto"/>
              <w:bottom w:val="single" w:sz="4" w:space="0" w:color="auto"/>
              <w:right w:val="single" w:sz="4" w:space="0" w:color="auto"/>
            </w:tcBorders>
            <w:vAlign w:val="bottom"/>
          </w:tcPr>
          <w:p w14:paraId="3808900D" w14:textId="77777777" w:rsidR="007D4B5B" w:rsidRPr="00980F3E" w:rsidRDefault="007D4B5B" w:rsidP="00FF38ED">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6"/>
                <w:szCs w:val="20"/>
              </w:rPr>
            </w:pPr>
            <w:r w:rsidRPr="00980F3E">
              <w:rPr>
                <w:rFonts w:asciiTheme="minorHAnsi" w:eastAsia="Times New Roman" w:hAnsiTheme="minorHAnsi" w:cstheme="minorHAnsi"/>
                <w:sz w:val="16"/>
                <w:szCs w:val="20"/>
              </w:rPr>
              <w:t>Heating Efficiency Type</w:t>
            </w:r>
          </w:p>
        </w:tc>
        <w:tc>
          <w:tcPr>
            <w:tcW w:w="882" w:type="dxa"/>
            <w:tcBorders>
              <w:top w:val="single" w:sz="4" w:space="0" w:color="auto"/>
              <w:left w:val="single" w:sz="4" w:space="0" w:color="auto"/>
              <w:bottom w:val="single" w:sz="4" w:space="0" w:color="auto"/>
              <w:right w:val="single" w:sz="4" w:space="0" w:color="auto"/>
            </w:tcBorders>
            <w:vAlign w:val="bottom"/>
          </w:tcPr>
          <w:p w14:paraId="3B8B057C" w14:textId="77777777" w:rsidR="007D4B5B" w:rsidRPr="00980F3E" w:rsidRDefault="007D4B5B" w:rsidP="00FF38ED">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6"/>
                <w:szCs w:val="20"/>
              </w:rPr>
            </w:pPr>
            <w:r w:rsidRPr="00980F3E">
              <w:rPr>
                <w:rFonts w:asciiTheme="minorHAnsi" w:eastAsia="Times New Roman" w:hAnsiTheme="minorHAnsi" w:cstheme="minorHAnsi"/>
                <w:sz w:val="16"/>
                <w:szCs w:val="20"/>
              </w:rPr>
              <w:t>Heating Efficiency Value</w:t>
            </w:r>
          </w:p>
        </w:tc>
        <w:tc>
          <w:tcPr>
            <w:tcW w:w="794" w:type="dxa"/>
            <w:tcBorders>
              <w:top w:val="single" w:sz="4" w:space="0" w:color="auto"/>
              <w:left w:val="single" w:sz="4" w:space="0" w:color="auto"/>
              <w:bottom w:val="single" w:sz="4" w:space="0" w:color="auto"/>
              <w:right w:val="single" w:sz="4" w:space="0" w:color="auto"/>
            </w:tcBorders>
            <w:vAlign w:val="bottom"/>
          </w:tcPr>
          <w:p w14:paraId="5F5E39D1" w14:textId="77777777" w:rsidR="007D4B5B" w:rsidRPr="00980F3E" w:rsidRDefault="007D4B5B" w:rsidP="00FF38ED">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6"/>
                <w:szCs w:val="20"/>
              </w:rPr>
            </w:pPr>
            <w:r w:rsidRPr="00980F3E">
              <w:rPr>
                <w:rFonts w:asciiTheme="minorHAnsi" w:eastAsia="Times New Roman" w:hAnsiTheme="minorHAnsi" w:cstheme="minorHAnsi"/>
                <w:sz w:val="16"/>
                <w:szCs w:val="20"/>
              </w:rPr>
              <w:t xml:space="preserve">Standby Loss </w:t>
            </w:r>
          </w:p>
          <w:p w14:paraId="3CDCE39D" w14:textId="77777777" w:rsidR="007D4B5B" w:rsidRPr="00980F3E" w:rsidRDefault="007D4B5B" w:rsidP="00FF38ED">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6"/>
                <w:szCs w:val="20"/>
              </w:rPr>
            </w:pPr>
            <w:r w:rsidRPr="00980F3E">
              <w:rPr>
                <w:rFonts w:asciiTheme="minorHAnsi" w:eastAsia="Times New Roman" w:hAnsiTheme="minorHAnsi" w:cstheme="minorHAnsi"/>
                <w:sz w:val="16"/>
                <w:szCs w:val="20"/>
              </w:rPr>
              <w:t>(%)</w:t>
            </w:r>
          </w:p>
        </w:tc>
        <w:tc>
          <w:tcPr>
            <w:tcW w:w="1062" w:type="dxa"/>
            <w:tcBorders>
              <w:top w:val="single" w:sz="4" w:space="0" w:color="auto"/>
              <w:left w:val="single" w:sz="4" w:space="0" w:color="auto"/>
              <w:bottom w:val="single" w:sz="4" w:space="0" w:color="auto"/>
              <w:right w:val="single" w:sz="4" w:space="0" w:color="auto"/>
            </w:tcBorders>
            <w:vAlign w:val="bottom"/>
          </w:tcPr>
          <w:p w14:paraId="0114CBF7" w14:textId="77777777" w:rsidR="007D4B5B" w:rsidRPr="00980F3E" w:rsidRDefault="007D4B5B" w:rsidP="00FF38ED">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6"/>
                <w:szCs w:val="20"/>
              </w:rPr>
            </w:pPr>
            <w:r w:rsidRPr="00980F3E">
              <w:rPr>
                <w:rFonts w:asciiTheme="minorHAnsi" w:eastAsia="Times New Roman" w:hAnsiTheme="minorHAnsi" w:cstheme="minorHAnsi"/>
                <w:sz w:val="16"/>
                <w:szCs w:val="20"/>
              </w:rPr>
              <w:t xml:space="preserve">Exterior </w:t>
            </w:r>
            <w:proofErr w:type="spellStart"/>
            <w:r w:rsidRPr="00980F3E">
              <w:rPr>
                <w:rFonts w:asciiTheme="minorHAnsi" w:eastAsia="Times New Roman" w:hAnsiTheme="minorHAnsi" w:cstheme="minorHAnsi"/>
                <w:sz w:val="16"/>
                <w:szCs w:val="20"/>
              </w:rPr>
              <w:t>Insul</w:t>
            </w:r>
            <w:proofErr w:type="spellEnd"/>
            <w:r w:rsidRPr="00980F3E">
              <w:rPr>
                <w:rFonts w:asciiTheme="minorHAnsi" w:eastAsia="Times New Roman" w:hAnsiTheme="minorHAnsi" w:cstheme="minorHAnsi"/>
                <w:sz w:val="16"/>
                <w:szCs w:val="20"/>
              </w:rPr>
              <w:t xml:space="preserve">. </w:t>
            </w:r>
          </w:p>
          <w:p w14:paraId="15E1729D" w14:textId="77777777" w:rsidR="007D4B5B" w:rsidRPr="00980F3E" w:rsidRDefault="007D4B5B" w:rsidP="00FF38ED">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6"/>
                <w:szCs w:val="20"/>
              </w:rPr>
            </w:pPr>
            <w:r w:rsidRPr="00980F3E">
              <w:rPr>
                <w:rFonts w:asciiTheme="minorHAnsi" w:eastAsia="Times New Roman" w:hAnsiTheme="minorHAnsi" w:cstheme="minorHAnsi"/>
                <w:sz w:val="16"/>
                <w:szCs w:val="20"/>
              </w:rPr>
              <w:t>R-Value</w:t>
            </w:r>
          </w:p>
        </w:tc>
      </w:tr>
      <w:tr w:rsidR="007D4B5B" w:rsidRPr="006F1F7B" w14:paraId="54A50B74" w14:textId="77777777" w:rsidTr="00FD0CF7">
        <w:trPr>
          <w:cantSplit/>
          <w:trHeight w:val="144"/>
        </w:trPr>
        <w:tc>
          <w:tcPr>
            <w:tcW w:w="1045" w:type="dxa"/>
            <w:tcBorders>
              <w:top w:val="single" w:sz="4" w:space="0" w:color="auto"/>
              <w:left w:val="single" w:sz="4" w:space="0" w:color="auto"/>
              <w:bottom w:val="single" w:sz="4" w:space="0" w:color="auto"/>
              <w:right w:val="single" w:sz="4" w:space="0" w:color="auto"/>
            </w:tcBorders>
          </w:tcPr>
          <w:p w14:paraId="0576AE3E" w14:textId="77777777" w:rsidR="007D4B5B" w:rsidRPr="00B67E3D" w:rsidRDefault="007D4B5B" w:rsidP="00FF38ED">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p>
        </w:tc>
        <w:tc>
          <w:tcPr>
            <w:tcW w:w="796" w:type="dxa"/>
            <w:tcBorders>
              <w:top w:val="single" w:sz="4" w:space="0" w:color="auto"/>
              <w:left w:val="single" w:sz="4" w:space="0" w:color="auto"/>
              <w:bottom w:val="single" w:sz="4" w:space="0" w:color="auto"/>
              <w:right w:val="single" w:sz="4" w:space="0" w:color="auto"/>
            </w:tcBorders>
          </w:tcPr>
          <w:p w14:paraId="3507250D" w14:textId="77777777" w:rsidR="007D4B5B" w:rsidRPr="00B67E3D" w:rsidRDefault="007D4B5B" w:rsidP="00FF38ED">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p>
        </w:tc>
        <w:tc>
          <w:tcPr>
            <w:tcW w:w="676" w:type="dxa"/>
            <w:tcBorders>
              <w:top w:val="single" w:sz="4" w:space="0" w:color="auto"/>
              <w:left w:val="single" w:sz="4" w:space="0" w:color="auto"/>
              <w:bottom w:val="single" w:sz="4" w:space="0" w:color="auto"/>
              <w:right w:val="single" w:sz="4" w:space="0" w:color="auto"/>
            </w:tcBorders>
          </w:tcPr>
          <w:p w14:paraId="6E253F78" w14:textId="77777777" w:rsidR="007D4B5B" w:rsidRPr="00B67E3D" w:rsidRDefault="007D4B5B" w:rsidP="00FF38ED">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p>
        </w:tc>
        <w:tc>
          <w:tcPr>
            <w:tcW w:w="808" w:type="dxa"/>
            <w:tcBorders>
              <w:top w:val="single" w:sz="4" w:space="0" w:color="auto"/>
              <w:left w:val="single" w:sz="4" w:space="0" w:color="auto"/>
              <w:bottom w:val="single" w:sz="4" w:space="0" w:color="auto"/>
              <w:right w:val="single" w:sz="4" w:space="0" w:color="auto"/>
            </w:tcBorders>
          </w:tcPr>
          <w:p w14:paraId="2600DBB0" w14:textId="77777777" w:rsidR="007D4B5B" w:rsidRPr="00B67E3D" w:rsidRDefault="007D4B5B" w:rsidP="00FF38ED">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p>
        </w:tc>
        <w:tc>
          <w:tcPr>
            <w:tcW w:w="750" w:type="dxa"/>
            <w:tcBorders>
              <w:top w:val="single" w:sz="4" w:space="0" w:color="auto"/>
              <w:left w:val="single" w:sz="4" w:space="0" w:color="auto"/>
              <w:bottom w:val="single" w:sz="4" w:space="0" w:color="auto"/>
              <w:right w:val="single" w:sz="4" w:space="0" w:color="auto"/>
            </w:tcBorders>
          </w:tcPr>
          <w:p w14:paraId="09F8BF30" w14:textId="77777777" w:rsidR="007D4B5B" w:rsidRPr="00B67E3D" w:rsidRDefault="007D4B5B" w:rsidP="00FF38ED">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p>
        </w:tc>
        <w:tc>
          <w:tcPr>
            <w:tcW w:w="882" w:type="dxa"/>
            <w:tcBorders>
              <w:top w:val="single" w:sz="4" w:space="0" w:color="auto"/>
              <w:left w:val="single" w:sz="4" w:space="0" w:color="auto"/>
              <w:bottom w:val="single" w:sz="4" w:space="0" w:color="auto"/>
              <w:right w:val="single" w:sz="4" w:space="0" w:color="auto"/>
            </w:tcBorders>
          </w:tcPr>
          <w:p w14:paraId="26CB5C85" w14:textId="77777777" w:rsidR="007D4B5B" w:rsidRPr="00B67E3D" w:rsidRDefault="007D4B5B" w:rsidP="00FF38ED">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p>
        </w:tc>
        <w:tc>
          <w:tcPr>
            <w:tcW w:w="969" w:type="dxa"/>
            <w:tcBorders>
              <w:top w:val="single" w:sz="4" w:space="0" w:color="auto"/>
              <w:left w:val="single" w:sz="4" w:space="0" w:color="auto"/>
              <w:bottom w:val="single" w:sz="4" w:space="0" w:color="auto"/>
              <w:right w:val="single" w:sz="4" w:space="0" w:color="auto"/>
            </w:tcBorders>
          </w:tcPr>
          <w:p w14:paraId="62A92A1D" w14:textId="77777777" w:rsidR="007D4B5B" w:rsidRPr="00B67E3D" w:rsidRDefault="007D4B5B" w:rsidP="00FF38ED">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p>
        </w:tc>
        <w:tc>
          <w:tcPr>
            <w:tcW w:w="969" w:type="dxa"/>
            <w:tcBorders>
              <w:top w:val="single" w:sz="4" w:space="0" w:color="auto"/>
              <w:left w:val="single" w:sz="4" w:space="0" w:color="auto"/>
              <w:bottom w:val="single" w:sz="4" w:space="0" w:color="auto"/>
              <w:right w:val="single" w:sz="4" w:space="0" w:color="auto"/>
            </w:tcBorders>
          </w:tcPr>
          <w:p w14:paraId="0EC18589" w14:textId="77777777" w:rsidR="007D4B5B" w:rsidRPr="00B67E3D" w:rsidRDefault="007D4B5B" w:rsidP="00FF38ED">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p>
        </w:tc>
        <w:tc>
          <w:tcPr>
            <w:tcW w:w="1144" w:type="dxa"/>
            <w:tcBorders>
              <w:top w:val="single" w:sz="4" w:space="0" w:color="auto"/>
              <w:left w:val="single" w:sz="4" w:space="0" w:color="auto"/>
              <w:bottom w:val="single" w:sz="4" w:space="0" w:color="auto"/>
              <w:right w:val="single" w:sz="4" w:space="0" w:color="auto"/>
            </w:tcBorders>
          </w:tcPr>
          <w:p w14:paraId="312C9AEF" w14:textId="77777777" w:rsidR="007D4B5B" w:rsidRPr="00B67E3D" w:rsidRDefault="007D4B5B" w:rsidP="00FF38ED">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p>
        </w:tc>
        <w:tc>
          <w:tcPr>
            <w:tcW w:w="882" w:type="dxa"/>
            <w:tcBorders>
              <w:top w:val="single" w:sz="4" w:space="0" w:color="auto"/>
              <w:left w:val="single" w:sz="4" w:space="0" w:color="auto"/>
              <w:bottom w:val="single" w:sz="4" w:space="0" w:color="auto"/>
              <w:right w:val="single" w:sz="4" w:space="0" w:color="auto"/>
            </w:tcBorders>
          </w:tcPr>
          <w:p w14:paraId="17408537" w14:textId="77777777" w:rsidR="007D4B5B" w:rsidRPr="00B67E3D" w:rsidRDefault="007D4B5B" w:rsidP="00FF38ED">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p>
        </w:tc>
        <w:tc>
          <w:tcPr>
            <w:tcW w:w="794" w:type="dxa"/>
            <w:tcBorders>
              <w:top w:val="single" w:sz="4" w:space="0" w:color="auto"/>
              <w:left w:val="single" w:sz="4" w:space="0" w:color="auto"/>
              <w:bottom w:val="single" w:sz="4" w:space="0" w:color="auto"/>
              <w:right w:val="single" w:sz="4" w:space="0" w:color="auto"/>
            </w:tcBorders>
          </w:tcPr>
          <w:p w14:paraId="21433FE9" w14:textId="77777777" w:rsidR="007D4B5B" w:rsidRPr="00B67E3D" w:rsidRDefault="007D4B5B" w:rsidP="00FF38ED">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p>
        </w:tc>
        <w:tc>
          <w:tcPr>
            <w:tcW w:w="1062" w:type="dxa"/>
            <w:tcBorders>
              <w:top w:val="single" w:sz="4" w:space="0" w:color="auto"/>
              <w:left w:val="single" w:sz="4" w:space="0" w:color="auto"/>
              <w:bottom w:val="single" w:sz="4" w:space="0" w:color="auto"/>
              <w:right w:val="single" w:sz="4" w:space="0" w:color="auto"/>
            </w:tcBorders>
          </w:tcPr>
          <w:p w14:paraId="2BF79893" w14:textId="77777777" w:rsidR="007D4B5B" w:rsidRPr="00B67E3D" w:rsidRDefault="007D4B5B" w:rsidP="00FF38ED">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p>
        </w:tc>
      </w:tr>
      <w:tr w:rsidR="007D4B5B" w:rsidRPr="006F1F7B" w14:paraId="0F6B5C28" w14:textId="77777777" w:rsidTr="00FD0CF7">
        <w:trPr>
          <w:cantSplit/>
          <w:trHeight w:val="144"/>
        </w:trPr>
        <w:tc>
          <w:tcPr>
            <w:tcW w:w="1045" w:type="dxa"/>
            <w:tcBorders>
              <w:top w:val="single" w:sz="4" w:space="0" w:color="auto"/>
              <w:left w:val="single" w:sz="4" w:space="0" w:color="auto"/>
              <w:bottom w:val="single" w:sz="4" w:space="0" w:color="auto"/>
              <w:right w:val="single" w:sz="4" w:space="0" w:color="auto"/>
            </w:tcBorders>
            <w:vAlign w:val="center"/>
          </w:tcPr>
          <w:p w14:paraId="5AB548FD" w14:textId="77777777" w:rsidR="007D4B5B" w:rsidRPr="00B67E3D" w:rsidRDefault="007D4B5B" w:rsidP="00FF38ED">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796" w:type="dxa"/>
            <w:tcBorders>
              <w:top w:val="single" w:sz="4" w:space="0" w:color="auto"/>
              <w:left w:val="single" w:sz="4" w:space="0" w:color="auto"/>
              <w:bottom w:val="single" w:sz="4" w:space="0" w:color="auto"/>
              <w:right w:val="single" w:sz="4" w:space="0" w:color="auto"/>
            </w:tcBorders>
            <w:vAlign w:val="center"/>
          </w:tcPr>
          <w:p w14:paraId="77BE08AB" w14:textId="77777777" w:rsidR="007D4B5B" w:rsidRPr="00B67E3D" w:rsidRDefault="007D4B5B" w:rsidP="00FF38ED">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676" w:type="dxa"/>
            <w:tcBorders>
              <w:top w:val="single" w:sz="4" w:space="0" w:color="auto"/>
              <w:left w:val="single" w:sz="4" w:space="0" w:color="auto"/>
              <w:bottom w:val="single" w:sz="4" w:space="0" w:color="auto"/>
              <w:right w:val="single" w:sz="4" w:space="0" w:color="auto"/>
            </w:tcBorders>
            <w:vAlign w:val="center"/>
          </w:tcPr>
          <w:p w14:paraId="505F8480" w14:textId="77777777" w:rsidR="007D4B5B" w:rsidRPr="00B67E3D" w:rsidRDefault="007D4B5B" w:rsidP="00FF38ED">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808" w:type="dxa"/>
            <w:tcBorders>
              <w:top w:val="single" w:sz="4" w:space="0" w:color="auto"/>
              <w:left w:val="single" w:sz="4" w:space="0" w:color="auto"/>
              <w:bottom w:val="single" w:sz="4" w:space="0" w:color="auto"/>
              <w:right w:val="single" w:sz="4" w:space="0" w:color="auto"/>
            </w:tcBorders>
            <w:vAlign w:val="center"/>
          </w:tcPr>
          <w:p w14:paraId="7B6B106B" w14:textId="77777777" w:rsidR="007D4B5B" w:rsidRPr="00B67E3D" w:rsidRDefault="007D4B5B" w:rsidP="00FF38ED">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750" w:type="dxa"/>
            <w:tcBorders>
              <w:top w:val="single" w:sz="4" w:space="0" w:color="auto"/>
              <w:left w:val="single" w:sz="4" w:space="0" w:color="auto"/>
              <w:bottom w:val="single" w:sz="4" w:space="0" w:color="auto"/>
              <w:right w:val="single" w:sz="4" w:space="0" w:color="auto"/>
            </w:tcBorders>
            <w:vAlign w:val="center"/>
          </w:tcPr>
          <w:p w14:paraId="5561C49E" w14:textId="77777777" w:rsidR="007D4B5B" w:rsidRPr="00B67E3D" w:rsidRDefault="007D4B5B" w:rsidP="00FF38ED">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882" w:type="dxa"/>
            <w:tcBorders>
              <w:top w:val="single" w:sz="4" w:space="0" w:color="auto"/>
              <w:left w:val="single" w:sz="4" w:space="0" w:color="auto"/>
              <w:bottom w:val="single" w:sz="4" w:space="0" w:color="auto"/>
              <w:right w:val="single" w:sz="4" w:space="0" w:color="auto"/>
            </w:tcBorders>
            <w:vAlign w:val="center"/>
          </w:tcPr>
          <w:p w14:paraId="22C0C308" w14:textId="77777777" w:rsidR="007D4B5B" w:rsidRPr="00B67E3D" w:rsidRDefault="007D4B5B" w:rsidP="00FF38ED">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969" w:type="dxa"/>
            <w:tcBorders>
              <w:top w:val="single" w:sz="4" w:space="0" w:color="auto"/>
              <w:left w:val="single" w:sz="4" w:space="0" w:color="auto"/>
              <w:bottom w:val="single" w:sz="4" w:space="0" w:color="auto"/>
              <w:right w:val="single" w:sz="4" w:space="0" w:color="auto"/>
            </w:tcBorders>
            <w:vAlign w:val="center"/>
          </w:tcPr>
          <w:p w14:paraId="5806D762" w14:textId="77777777" w:rsidR="007D4B5B" w:rsidRPr="00B67E3D" w:rsidRDefault="007D4B5B" w:rsidP="00FF38ED">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969" w:type="dxa"/>
            <w:tcBorders>
              <w:top w:val="single" w:sz="4" w:space="0" w:color="auto"/>
              <w:left w:val="single" w:sz="4" w:space="0" w:color="auto"/>
              <w:bottom w:val="single" w:sz="4" w:space="0" w:color="auto"/>
              <w:right w:val="single" w:sz="4" w:space="0" w:color="auto"/>
            </w:tcBorders>
            <w:vAlign w:val="center"/>
          </w:tcPr>
          <w:p w14:paraId="19819D66" w14:textId="77777777" w:rsidR="007D4B5B" w:rsidRPr="00B67E3D" w:rsidRDefault="007D4B5B" w:rsidP="00FF38ED">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1144" w:type="dxa"/>
            <w:tcBorders>
              <w:top w:val="single" w:sz="4" w:space="0" w:color="auto"/>
              <w:left w:val="single" w:sz="4" w:space="0" w:color="auto"/>
              <w:bottom w:val="single" w:sz="4" w:space="0" w:color="auto"/>
              <w:right w:val="single" w:sz="4" w:space="0" w:color="auto"/>
            </w:tcBorders>
            <w:vAlign w:val="center"/>
          </w:tcPr>
          <w:p w14:paraId="1C8020E2" w14:textId="77777777" w:rsidR="007D4B5B" w:rsidRPr="00B67E3D" w:rsidRDefault="007D4B5B" w:rsidP="00FF38ED">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882" w:type="dxa"/>
            <w:tcBorders>
              <w:top w:val="single" w:sz="4" w:space="0" w:color="auto"/>
              <w:left w:val="single" w:sz="4" w:space="0" w:color="auto"/>
              <w:bottom w:val="single" w:sz="4" w:space="0" w:color="auto"/>
              <w:right w:val="single" w:sz="4" w:space="0" w:color="auto"/>
            </w:tcBorders>
            <w:vAlign w:val="center"/>
          </w:tcPr>
          <w:p w14:paraId="7A7A34DF" w14:textId="77777777" w:rsidR="007D4B5B" w:rsidRPr="00B67E3D" w:rsidRDefault="007D4B5B" w:rsidP="00FF38ED">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794" w:type="dxa"/>
            <w:tcBorders>
              <w:top w:val="single" w:sz="4" w:space="0" w:color="auto"/>
              <w:left w:val="single" w:sz="4" w:space="0" w:color="auto"/>
              <w:bottom w:val="single" w:sz="4" w:space="0" w:color="auto"/>
              <w:right w:val="single" w:sz="4" w:space="0" w:color="auto"/>
            </w:tcBorders>
            <w:vAlign w:val="center"/>
          </w:tcPr>
          <w:p w14:paraId="3D4B46BF" w14:textId="77777777" w:rsidR="007D4B5B" w:rsidRPr="00B67E3D" w:rsidRDefault="007D4B5B" w:rsidP="00FF38ED">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1062" w:type="dxa"/>
            <w:tcBorders>
              <w:top w:val="single" w:sz="4" w:space="0" w:color="auto"/>
              <w:left w:val="single" w:sz="4" w:space="0" w:color="auto"/>
              <w:bottom w:val="single" w:sz="4" w:space="0" w:color="auto"/>
              <w:right w:val="single" w:sz="4" w:space="0" w:color="auto"/>
            </w:tcBorders>
            <w:vAlign w:val="center"/>
          </w:tcPr>
          <w:p w14:paraId="0BE5F16B" w14:textId="77777777" w:rsidR="007D4B5B" w:rsidRPr="00B67E3D" w:rsidRDefault="007D4B5B" w:rsidP="00FF38ED">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bl>
    <w:p w14:paraId="2D400DCA" w14:textId="427B5136" w:rsidR="007D4B5B" w:rsidRDefault="007D4B5B" w:rsidP="001E0DF0">
      <w:pPr>
        <w:tabs>
          <w:tab w:val="left" w:pos="-720"/>
        </w:tabs>
        <w:suppressAutoHyphens/>
        <w:spacing w:after="0" w:line="240" w:lineRule="auto"/>
        <w:ind w:left="446"/>
        <w:rPr>
          <w:ins w:id="105" w:author="Alhabibi, Haider@Energy" w:date="2022-03-11T08:25:00Z"/>
          <w:rFonts w:asciiTheme="minorHAnsi" w:hAnsiTheme="minorHAnsi" w:cstheme="minorHAnsi"/>
          <w:b/>
          <w:sz w:val="20"/>
          <w:szCs w:val="20"/>
        </w:rPr>
      </w:pPr>
    </w:p>
    <w:tbl>
      <w:tblPr>
        <w:tblStyle w:val="TableGrid"/>
        <w:tblW w:w="10795" w:type="dxa"/>
        <w:tblLayout w:type="fixed"/>
        <w:tblLook w:val="04A0" w:firstRow="1" w:lastRow="0" w:firstColumn="1" w:lastColumn="0" w:noHBand="0" w:noVBand="1"/>
      </w:tblPr>
      <w:tblGrid>
        <w:gridCol w:w="981"/>
        <w:gridCol w:w="981"/>
        <w:gridCol w:w="982"/>
        <w:gridCol w:w="981"/>
        <w:gridCol w:w="981"/>
        <w:gridCol w:w="982"/>
        <w:gridCol w:w="981"/>
        <w:gridCol w:w="981"/>
        <w:gridCol w:w="982"/>
        <w:gridCol w:w="981"/>
        <w:gridCol w:w="982"/>
      </w:tblGrid>
      <w:tr w:rsidR="00024BC9" w:rsidRPr="00C071B0" w14:paraId="7225522B" w14:textId="77777777" w:rsidTr="00804738">
        <w:trPr>
          <w:ins w:id="106" w:author="Alhabibi, Haider@Energy" w:date="2022-03-11T08:25:00Z"/>
        </w:trPr>
        <w:tc>
          <w:tcPr>
            <w:tcW w:w="10795" w:type="dxa"/>
            <w:gridSpan w:val="11"/>
          </w:tcPr>
          <w:p w14:paraId="63AC6738" w14:textId="77777777" w:rsidR="00024BC9" w:rsidRPr="00D42D0F" w:rsidRDefault="00024BC9" w:rsidP="0062515C">
            <w:pPr>
              <w:spacing w:after="0"/>
              <w:rPr>
                <w:ins w:id="107" w:author="Alhabibi, Haider@Energy" w:date="2022-03-11T08:25:00Z"/>
                <w:rFonts w:cstheme="minorHAnsi"/>
                <w:b/>
                <w:sz w:val="20"/>
                <w:szCs w:val="20"/>
              </w:rPr>
            </w:pPr>
            <w:ins w:id="108" w:author="Alhabibi, Haider@Energy" w:date="2022-03-11T08:25:00Z">
              <w:r>
                <w:rPr>
                  <w:rFonts w:cstheme="minorHAnsi"/>
                  <w:b/>
                  <w:sz w:val="20"/>
                  <w:szCs w:val="20"/>
                </w:rPr>
                <w:t>C2</w:t>
              </w:r>
              <w:r w:rsidRPr="00405CF9">
                <w:rPr>
                  <w:rFonts w:cstheme="minorHAnsi"/>
                  <w:b/>
                  <w:sz w:val="20"/>
                  <w:szCs w:val="20"/>
                </w:rPr>
                <w:t>. Installed</w:t>
              </w:r>
              <w:r w:rsidRPr="00D42D0F">
                <w:rPr>
                  <w:rFonts w:cstheme="minorHAnsi"/>
                  <w:b/>
                  <w:sz w:val="20"/>
                  <w:szCs w:val="20"/>
                </w:rPr>
                <w:t xml:space="preserve"> </w:t>
              </w:r>
              <w:r>
                <w:rPr>
                  <w:rFonts w:cstheme="minorHAnsi"/>
                  <w:b/>
                  <w:sz w:val="20"/>
                  <w:szCs w:val="20"/>
                </w:rPr>
                <w:t xml:space="preserve">CHPWH System </w:t>
              </w:r>
              <w:r w:rsidRPr="00D42D0F">
                <w:rPr>
                  <w:rFonts w:cstheme="minorHAnsi"/>
                  <w:b/>
                  <w:sz w:val="20"/>
                  <w:szCs w:val="20"/>
                </w:rPr>
                <w:t>Information</w:t>
              </w:r>
            </w:ins>
          </w:p>
          <w:p w14:paraId="01B404B5" w14:textId="4FFBA93E" w:rsidR="00024BC9" w:rsidRPr="003F4127" w:rsidRDefault="009D0912" w:rsidP="0062515C">
            <w:pPr>
              <w:spacing w:after="0"/>
              <w:rPr>
                <w:ins w:id="109" w:author="Alhabibi, Haider@Energy" w:date="2022-03-11T08:25:00Z"/>
                <w:rFonts w:cstheme="minorHAnsi"/>
                <w:sz w:val="20"/>
                <w:szCs w:val="20"/>
              </w:rPr>
            </w:pPr>
            <w:ins w:id="110" w:author="Alhabibi, Haider@Energy" w:date="2022-03-11T08:26:00Z">
              <w:r w:rsidRPr="00B67E3D">
                <w:rPr>
                  <w:rFonts w:asciiTheme="minorHAnsi" w:eastAsia="Times New Roman" w:hAnsiTheme="minorHAnsi" w:cstheme="minorHAnsi"/>
                  <w:sz w:val="18"/>
                  <w:szCs w:val="20"/>
                </w:rPr>
                <w:t xml:space="preserve">This table reports the water heating system features that were specified on the registered </w:t>
              </w:r>
              <w:r>
                <w:rPr>
                  <w:rFonts w:asciiTheme="minorHAnsi" w:eastAsia="Times New Roman" w:hAnsiTheme="minorHAnsi" w:cstheme="minorHAnsi"/>
                  <w:sz w:val="18"/>
                  <w:szCs w:val="20"/>
                </w:rPr>
                <w:t>LMCC</w:t>
              </w:r>
              <w:r w:rsidRPr="00B67E3D">
                <w:rPr>
                  <w:rFonts w:asciiTheme="minorHAnsi" w:eastAsia="Times New Roman" w:hAnsiTheme="minorHAnsi" w:cstheme="minorHAnsi"/>
                  <w:sz w:val="18"/>
                  <w:szCs w:val="20"/>
                </w:rPr>
                <w:t xml:space="preserve"> compliance document for this project.</w:t>
              </w:r>
            </w:ins>
          </w:p>
        </w:tc>
      </w:tr>
      <w:tr w:rsidR="00804738" w:rsidRPr="00C071B0" w14:paraId="213C63FB" w14:textId="77777777" w:rsidTr="00804738">
        <w:trPr>
          <w:ins w:id="111" w:author="Alhabibi, Haider@Energy" w:date="2022-03-11T08:25:00Z"/>
        </w:trPr>
        <w:tc>
          <w:tcPr>
            <w:tcW w:w="981" w:type="dxa"/>
            <w:vAlign w:val="bottom"/>
          </w:tcPr>
          <w:p w14:paraId="1CCE213B" w14:textId="77777777" w:rsidR="00024BC9" w:rsidRPr="003F4127" w:rsidRDefault="00024BC9" w:rsidP="0062515C">
            <w:pPr>
              <w:spacing w:after="0"/>
              <w:jc w:val="center"/>
              <w:rPr>
                <w:ins w:id="112" w:author="Alhabibi, Haider@Energy" w:date="2022-03-11T08:25:00Z"/>
                <w:rFonts w:cstheme="minorHAnsi"/>
                <w:sz w:val="20"/>
                <w:szCs w:val="20"/>
              </w:rPr>
            </w:pPr>
            <w:ins w:id="113" w:author="Alhabibi, Haider@Energy" w:date="2022-03-11T08:25:00Z">
              <w:r w:rsidRPr="003F4127">
                <w:rPr>
                  <w:rFonts w:eastAsia="Times New Roman" w:cstheme="minorHAnsi"/>
                  <w:sz w:val="20"/>
                  <w:szCs w:val="20"/>
                </w:rPr>
                <w:t>01</w:t>
              </w:r>
            </w:ins>
          </w:p>
        </w:tc>
        <w:tc>
          <w:tcPr>
            <w:tcW w:w="981" w:type="dxa"/>
            <w:vAlign w:val="bottom"/>
          </w:tcPr>
          <w:p w14:paraId="2ADD8450" w14:textId="77777777" w:rsidR="00024BC9" w:rsidRPr="003F4127" w:rsidRDefault="00024BC9" w:rsidP="0062515C">
            <w:pPr>
              <w:spacing w:after="0"/>
              <w:jc w:val="center"/>
              <w:rPr>
                <w:ins w:id="114" w:author="Alhabibi, Haider@Energy" w:date="2022-03-11T08:25:00Z"/>
                <w:rFonts w:cstheme="minorHAnsi"/>
                <w:sz w:val="20"/>
                <w:szCs w:val="20"/>
              </w:rPr>
            </w:pPr>
            <w:ins w:id="115" w:author="Alhabibi, Haider@Energy" w:date="2022-03-11T08:25:00Z">
              <w:r w:rsidRPr="003F4127">
                <w:rPr>
                  <w:rFonts w:eastAsia="Times New Roman" w:cstheme="minorHAnsi"/>
                  <w:sz w:val="20"/>
                  <w:szCs w:val="20"/>
                </w:rPr>
                <w:t>02</w:t>
              </w:r>
            </w:ins>
          </w:p>
        </w:tc>
        <w:tc>
          <w:tcPr>
            <w:tcW w:w="982" w:type="dxa"/>
          </w:tcPr>
          <w:p w14:paraId="0F29CD87" w14:textId="77777777" w:rsidR="00024BC9" w:rsidRPr="003F4127" w:rsidRDefault="00024BC9" w:rsidP="0062515C">
            <w:pPr>
              <w:spacing w:after="0"/>
              <w:jc w:val="center"/>
              <w:rPr>
                <w:ins w:id="116" w:author="Alhabibi, Haider@Energy" w:date="2022-03-11T08:25:00Z"/>
                <w:rFonts w:eastAsia="Times New Roman" w:cstheme="minorHAnsi"/>
                <w:sz w:val="20"/>
                <w:szCs w:val="20"/>
              </w:rPr>
            </w:pPr>
            <w:ins w:id="117" w:author="Alhabibi, Haider@Energy" w:date="2022-03-11T08:25:00Z">
              <w:r w:rsidRPr="003F4127">
                <w:rPr>
                  <w:rFonts w:eastAsia="Times New Roman" w:cstheme="minorHAnsi"/>
                  <w:sz w:val="20"/>
                  <w:szCs w:val="20"/>
                </w:rPr>
                <w:t>03</w:t>
              </w:r>
            </w:ins>
          </w:p>
        </w:tc>
        <w:tc>
          <w:tcPr>
            <w:tcW w:w="981" w:type="dxa"/>
          </w:tcPr>
          <w:p w14:paraId="51BE6D10" w14:textId="77777777" w:rsidR="00024BC9" w:rsidRDefault="00024BC9" w:rsidP="0062515C">
            <w:pPr>
              <w:spacing w:after="0"/>
              <w:jc w:val="center"/>
              <w:rPr>
                <w:ins w:id="118" w:author="Alhabibi, Haider@Energy" w:date="2022-03-11T08:25:00Z"/>
                <w:rFonts w:eastAsia="Times New Roman" w:cstheme="minorHAnsi"/>
                <w:sz w:val="20"/>
                <w:szCs w:val="20"/>
              </w:rPr>
            </w:pPr>
            <w:ins w:id="119" w:author="Alhabibi, Haider@Energy" w:date="2022-03-11T08:25:00Z">
              <w:r w:rsidRPr="00CE2BD1">
                <w:rPr>
                  <w:rFonts w:eastAsia="Times New Roman" w:cs="Calibri"/>
                  <w:sz w:val="18"/>
                  <w:szCs w:val="18"/>
                </w:rPr>
                <w:t>04</w:t>
              </w:r>
            </w:ins>
          </w:p>
        </w:tc>
        <w:tc>
          <w:tcPr>
            <w:tcW w:w="981" w:type="dxa"/>
          </w:tcPr>
          <w:p w14:paraId="116AE16C" w14:textId="77777777" w:rsidR="00024BC9" w:rsidRPr="003F4127" w:rsidRDefault="00024BC9" w:rsidP="0062515C">
            <w:pPr>
              <w:spacing w:after="0"/>
              <w:jc w:val="center"/>
              <w:rPr>
                <w:ins w:id="120" w:author="Alhabibi, Haider@Energy" w:date="2022-03-11T08:25:00Z"/>
                <w:rFonts w:eastAsia="Times New Roman" w:cstheme="minorHAnsi"/>
                <w:sz w:val="20"/>
                <w:szCs w:val="20"/>
              </w:rPr>
            </w:pPr>
            <w:ins w:id="121" w:author="Alhabibi, Haider@Energy" w:date="2022-03-11T08:25:00Z">
              <w:r>
                <w:rPr>
                  <w:rFonts w:eastAsia="Times New Roman" w:cstheme="minorHAnsi"/>
                  <w:sz w:val="20"/>
                  <w:szCs w:val="20"/>
                </w:rPr>
                <w:t>05</w:t>
              </w:r>
            </w:ins>
          </w:p>
        </w:tc>
        <w:tc>
          <w:tcPr>
            <w:tcW w:w="982" w:type="dxa"/>
          </w:tcPr>
          <w:p w14:paraId="4C56A135" w14:textId="77777777" w:rsidR="00024BC9" w:rsidRDefault="00024BC9" w:rsidP="0062515C">
            <w:pPr>
              <w:spacing w:after="0"/>
              <w:jc w:val="center"/>
              <w:rPr>
                <w:ins w:id="122" w:author="Alhabibi, Haider@Energy" w:date="2022-03-11T08:25:00Z"/>
                <w:rFonts w:eastAsia="Times New Roman" w:cstheme="minorHAnsi"/>
                <w:sz w:val="20"/>
                <w:szCs w:val="20"/>
              </w:rPr>
            </w:pPr>
            <w:ins w:id="123" w:author="Alhabibi, Haider@Energy" w:date="2022-03-11T08:25:00Z">
              <w:r w:rsidRPr="00CE2BD1">
                <w:rPr>
                  <w:rFonts w:eastAsia="Times New Roman" w:cs="Calibri"/>
                  <w:sz w:val="18"/>
                  <w:szCs w:val="18"/>
                </w:rPr>
                <w:t>06</w:t>
              </w:r>
            </w:ins>
          </w:p>
        </w:tc>
        <w:tc>
          <w:tcPr>
            <w:tcW w:w="981" w:type="dxa"/>
          </w:tcPr>
          <w:p w14:paraId="32735834" w14:textId="77777777" w:rsidR="00024BC9" w:rsidRDefault="00024BC9" w:rsidP="0062515C">
            <w:pPr>
              <w:spacing w:after="0"/>
              <w:jc w:val="center"/>
              <w:rPr>
                <w:ins w:id="124" w:author="Alhabibi, Haider@Energy" w:date="2022-03-11T08:25:00Z"/>
                <w:rFonts w:eastAsia="Times New Roman" w:cstheme="minorHAnsi"/>
                <w:sz w:val="20"/>
                <w:szCs w:val="20"/>
              </w:rPr>
            </w:pPr>
            <w:ins w:id="125" w:author="Alhabibi, Haider@Energy" w:date="2022-03-11T08:25:00Z">
              <w:r w:rsidRPr="00CE2BD1">
                <w:rPr>
                  <w:rFonts w:eastAsia="Times New Roman" w:cs="Calibri"/>
                  <w:sz w:val="18"/>
                  <w:szCs w:val="18"/>
                </w:rPr>
                <w:t>07</w:t>
              </w:r>
            </w:ins>
          </w:p>
        </w:tc>
        <w:tc>
          <w:tcPr>
            <w:tcW w:w="981" w:type="dxa"/>
          </w:tcPr>
          <w:p w14:paraId="0E0B9697" w14:textId="77777777" w:rsidR="00024BC9" w:rsidRPr="003F4127" w:rsidRDefault="00024BC9" w:rsidP="0062515C">
            <w:pPr>
              <w:spacing w:after="0"/>
              <w:jc w:val="center"/>
              <w:rPr>
                <w:ins w:id="126" w:author="Alhabibi, Haider@Energy" w:date="2022-03-11T08:25:00Z"/>
                <w:rFonts w:eastAsia="Times New Roman" w:cstheme="minorHAnsi"/>
                <w:sz w:val="20"/>
                <w:szCs w:val="20"/>
              </w:rPr>
            </w:pPr>
            <w:ins w:id="127" w:author="Alhabibi, Haider@Energy" w:date="2022-03-11T08:25:00Z">
              <w:r>
                <w:rPr>
                  <w:rFonts w:eastAsia="Times New Roman" w:cstheme="minorHAnsi"/>
                  <w:sz w:val="20"/>
                  <w:szCs w:val="20"/>
                </w:rPr>
                <w:t>08</w:t>
              </w:r>
            </w:ins>
          </w:p>
        </w:tc>
        <w:tc>
          <w:tcPr>
            <w:tcW w:w="982" w:type="dxa"/>
          </w:tcPr>
          <w:p w14:paraId="6D9CCE35" w14:textId="77777777" w:rsidR="00024BC9" w:rsidRDefault="00024BC9" w:rsidP="0062515C">
            <w:pPr>
              <w:spacing w:after="0"/>
              <w:jc w:val="center"/>
              <w:rPr>
                <w:ins w:id="128" w:author="Alhabibi, Haider@Energy" w:date="2022-03-11T08:25:00Z"/>
                <w:rFonts w:eastAsia="Times New Roman" w:cstheme="minorHAnsi"/>
                <w:sz w:val="20"/>
                <w:szCs w:val="20"/>
              </w:rPr>
            </w:pPr>
            <w:ins w:id="129" w:author="Alhabibi, Haider@Energy" w:date="2022-03-11T08:25:00Z">
              <w:r w:rsidRPr="00CE2BD1">
                <w:rPr>
                  <w:rFonts w:eastAsia="Times New Roman" w:cs="Calibri"/>
                  <w:sz w:val="18"/>
                  <w:szCs w:val="18"/>
                </w:rPr>
                <w:t>09</w:t>
              </w:r>
            </w:ins>
          </w:p>
        </w:tc>
        <w:tc>
          <w:tcPr>
            <w:tcW w:w="981" w:type="dxa"/>
          </w:tcPr>
          <w:p w14:paraId="339FBFAA" w14:textId="77777777" w:rsidR="00024BC9" w:rsidRDefault="00024BC9" w:rsidP="0062515C">
            <w:pPr>
              <w:spacing w:after="0"/>
              <w:jc w:val="center"/>
              <w:rPr>
                <w:ins w:id="130" w:author="Alhabibi, Haider@Energy" w:date="2022-03-11T08:25:00Z"/>
                <w:rFonts w:eastAsia="Times New Roman" w:cstheme="minorHAnsi"/>
                <w:sz w:val="20"/>
                <w:szCs w:val="20"/>
              </w:rPr>
            </w:pPr>
            <w:ins w:id="131" w:author="Alhabibi, Haider@Energy" w:date="2022-03-11T08:25:00Z">
              <w:r w:rsidRPr="00CE2BD1">
                <w:rPr>
                  <w:rFonts w:eastAsia="Times New Roman" w:cs="Calibri"/>
                  <w:sz w:val="18"/>
                  <w:szCs w:val="18"/>
                </w:rPr>
                <w:t>10</w:t>
              </w:r>
            </w:ins>
          </w:p>
        </w:tc>
        <w:tc>
          <w:tcPr>
            <w:tcW w:w="982" w:type="dxa"/>
          </w:tcPr>
          <w:p w14:paraId="1288B2B4" w14:textId="77777777" w:rsidR="00024BC9" w:rsidRPr="003F4127" w:rsidRDefault="00024BC9" w:rsidP="0062515C">
            <w:pPr>
              <w:spacing w:after="0"/>
              <w:jc w:val="center"/>
              <w:rPr>
                <w:ins w:id="132" w:author="Alhabibi, Haider@Energy" w:date="2022-03-11T08:25:00Z"/>
                <w:rFonts w:eastAsia="Times New Roman" w:cstheme="minorHAnsi"/>
                <w:sz w:val="20"/>
                <w:szCs w:val="20"/>
              </w:rPr>
            </w:pPr>
            <w:ins w:id="133" w:author="Alhabibi, Haider@Energy" w:date="2022-03-11T08:25:00Z">
              <w:r>
                <w:rPr>
                  <w:rFonts w:eastAsia="Times New Roman" w:cstheme="minorHAnsi"/>
                  <w:sz w:val="20"/>
                  <w:szCs w:val="20"/>
                </w:rPr>
                <w:t>11</w:t>
              </w:r>
            </w:ins>
          </w:p>
        </w:tc>
      </w:tr>
      <w:tr w:rsidR="00804738" w:rsidRPr="00C071B0" w14:paraId="79F9FA4F" w14:textId="77777777" w:rsidTr="00804738">
        <w:trPr>
          <w:ins w:id="134" w:author="Alhabibi, Haider@Energy" w:date="2022-03-11T08:25:00Z"/>
        </w:trPr>
        <w:tc>
          <w:tcPr>
            <w:tcW w:w="981" w:type="dxa"/>
            <w:vAlign w:val="bottom"/>
          </w:tcPr>
          <w:p w14:paraId="24D45DB1" w14:textId="77777777" w:rsidR="00024BC9" w:rsidRPr="00554B1E" w:rsidRDefault="00024BC9" w:rsidP="0062515C">
            <w:pPr>
              <w:keepNext/>
              <w:tabs>
                <w:tab w:val="left" w:pos="2160"/>
                <w:tab w:val="left" w:pos="2700"/>
                <w:tab w:val="left" w:pos="3420"/>
                <w:tab w:val="left" w:pos="3780"/>
                <w:tab w:val="left" w:pos="5760"/>
                <w:tab w:val="left" w:pos="7212"/>
              </w:tabs>
              <w:spacing w:after="0"/>
              <w:jc w:val="center"/>
              <w:rPr>
                <w:ins w:id="135" w:author="Alhabibi, Haider@Energy" w:date="2022-03-11T08:25:00Z"/>
                <w:rFonts w:eastAsia="Times New Roman" w:cstheme="minorHAnsi"/>
                <w:sz w:val="18"/>
                <w:szCs w:val="18"/>
              </w:rPr>
            </w:pPr>
            <w:ins w:id="136" w:author="Alhabibi, Haider@Energy" w:date="2022-03-11T08:25:00Z">
              <w:r w:rsidRPr="00554B1E">
                <w:rPr>
                  <w:rFonts w:eastAsia="Times New Roman" w:cstheme="minorHAnsi"/>
                  <w:sz w:val="18"/>
                  <w:szCs w:val="18"/>
                </w:rPr>
                <w:t>Water Heating System ID</w:t>
              </w:r>
            </w:ins>
          </w:p>
          <w:p w14:paraId="021B0A0C" w14:textId="77777777" w:rsidR="00024BC9" w:rsidRPr="00554B1E" w:rsidRDefault="00024BC9" w:rsidP="0062515C">
            <w:pPr>
              <w:spacing w:after="0"/>
              <w:jc w:val="center"/>
              <w:rPr>
                <w:ins w:id="137" w:author="Alhabibi, Haider@Energy" w:date="2022-03-11T08:25:00Z"/>
                <w:rFonts w:cstheme="minorHAnsi"/>
                <w:sz w:val="18"/>
                <w:szCs w:val="18"/>
              </w:rPr>
            </w:pPr>
            <w:ins w:id="138" w:author="Alhabibi, Haider@Energy" w:date="2022-03-11T08:25:00Z">
              <w:r w:rsidRPr="00554B1E">
                <w:rPr>
                  <w:rFonts w:eastAsia="Times New Roman" w:cstheme="minorHAnsi"/>
                  <w:sz w:val="18"/>
                  <w:szCs w:val="18"/>
                </w:rPr>
                <w:t>or Name</w:t>
              </w:r>
            </w:ins>
          </w:p>
        </w:tc>
        <w:tc>
          <w:tcPr>
            <w:tcW w:w="981" w:type="dxa"/>
            <w:vAlign w:val="bottom"/>
          </w:tcPr>
          <w:p w14:paraId="625D316B" w14:textId="77777777" w:rsidR="00024BC9" w:rsidRPr="00554B1E" w:rsidRDefault="00024BC9" w:rsidP="0062515C">
            <w:pPr>
              <w:keepNext/>
              <w:tabs>
                <w:tab w:val="left" w:pos="2160"/>
                <w:tab w:val="left" w:pos="2700"/>
                <w:tab w:val="left" w:pos="3420"/>
                <w:tab w:val="left" w:pos="3780"/>
                <w:tab w:val="left" w:pos="5760"/>
                <w:tab w:val="left" w:pos="7212"/>
              </w:tabs>
              <w:spacing w:after="0"/>
              <w:jc w:val="center"/>
              <w:rPr>
                <w:ins w:id="139" w:author="Alhabibi, Haider@Energy" w:date="2022-03-11T08:25:00Z"/>
                <w:rFonts w:eastAsia="Times New Roman" w:cstheme="minorHAnsi"/>
                <w:sz w:val="18"/>
                <w:szCs w:val="18"/>
              </w:rPr>
            </w:pPr>
            <w:ins w:id="140" w:author="Alhabibi, Haider@Energy" w:date="2022-03-11T08:25:00Z">
              <w:r w:rsidRPr="00554B1E">
                <w:rPr>
                  <w:rFonts w:eastAsia="Times New Roman" w:cstheme="minorHAnsi"/>
                  <w:sz w:val="18"/>
                  <w:szCs w:val="18"/>
                </w:rPr>
                <w:t>Modeled Equipment</w:t>
              </w:r>
            </w:ins>
          </w:p>
          <w:p w14:paraId="2C3DC585" w14:textId="77777777" w:rsidR="00024BC9" w:rsidRPr="00554B1E" w:rsidRDefault="00024BC9" w:rsidP="0062515C">
            <w:pPr>
              <w:spacing w:after="0"/>
              <w:jc w:val="center"/>
              <w:rPr>
                <w:ins w:id="141" w:author="Alhabibi, Haider@Energy" w:date="2022-03-11T08:25:00Z"/>
                <w:rFonts w:cstheme="minorHAnsi"/>
                <w:sz w:val="18"/>
                <w:szCs w:val="18"/>
              </w:rPr>
            </w:pPr>
            <w:ins w:id="142" w:author="Alhabibi, Haider@Energy" w:date="2022-03-11T08:25:00Z">
              <w:r w:rsidRPr="00554B1E">
                <w:rPr>
                  <w:rFonts w:eastAsia="Times New Roman" w:cstheme="minorHAnsi"/>
                  <w:sz w:val="18"/>
                  <w:szCs w:val="18"/>
                </w:rPr>
                <w:t>Make and Model</w:t>
              </w:r>
            </w:ins>
          </w:p>
        </w:tc>
        <w:tc>
          <w:tcPr>
            <w:tcW w:w="982" w:type="dxa"/>
            <w:vAlign w:val="bottom"/>
          </w:tcPr>
          <w:p w14:paraId="58CF3C28" w14:textId="652D3E3D" w:rsidR="00024BC9" w:rsidRPr="00554B1E" w:rsidRDefault="003C73DC" w:rsidP="0062515C">
            <w:pPr>
              <w:keepNext/>
              <w:tabs>
                <w:tab w:val="left" w:pos="2160"/>
                <w:tab w:val="left" w:pos="2700"/>
                <w:tab w:val="left" w:pos="3420"/>
                <w:tab w:val="left" w:pos="3780"/>
                <w:tab w:val="left" w:pos="5760"/>
                <w:tab w:val="left" w:pos="7212"/>
              </w:tabs>
              <w:spacing w:after="0"/>
              <w:jc w:val="center"/>
              <w:rPr>
                <w:ins w:id="143" w:author="Alhabibi, Haider@Energy" w:date="2022-03-11T08:25:00Z"/>
                <w:rFonts w:eastAsia="Times New Roman" w:cstheme="minorHAnsi"/>
                <w:sz w:val="18"/>
                <w:szCs w:val="18"/>
              </w:rPr>
            </w:pPr>
            <w:ins w:id="144" w:author="Alhabibi, Haider@Energy" w:date="2022-03-11T08:30:00Z">
              <w:r>
                <w:rPr>
                  <w:rFonts w:eastAsia="Times New Roman" w:cstheme="minorHAnsi"/>
                  <w:sz w:val="18"/>
                  <w:szCs w:val="18"/>
                </w:rPr>
                <w:t>#</w:t>
              </w:r>
            </w:ins>
            <w:ins w:id="145" w:author="Alhabibi, Haider@Energy" w:date="2022-03-11T08:25:00Z">
              <w:r w:rsidR="00024BC9" w:rsidRPr="00554B1E">
                <w:rPr>
                  <w:rFonts w:eastAsia="Times New Roman" w:cstheme="minorHAnsi"/>
                  <w:sz w:val="18"/>
                  <w:szCs w:val="18"/>
                </w:rPr>
                <w:t xml:space="preserve"> </w:t>
              </w:r>
              <w:proofErr w:type="gramStart"/>
              <w:r w:rsidR="00024BC9" w:rsidRPr="00554B1E">
                <w:rPr>
                  <w:rFonts w:eastAsia="Times New Roman" w:cstheme="minorHAnsi"/>
                  <w:sz w:val="18"/>
                  <w:szCs w:val="18"/>
                </w:rPr>
                <w:t>of</w:t>
              </w:r>
              <w:proofErr w:type="gramEnd"/>
              <w:r w:rsidR="00024BC9" w:rsidRPr="00554B1E">
                <w:rPr>
                  <w:rFonts w:eastAsia="Times New Roman" w:cstheme="minorHAnsi"/>
                  <w:sz w:val="18"/>
                  <w:szCs w:val="18"/>
                </w:rPr>
                <w:t xml:space="preserve"> Water Heaters/ Compressors</w:t>
              </w:r>
            </w:ins>
          </w:p>
        </w:tc>
        <w:tc>
          <w:tcPr>
            <w:tcW w:w="981" w:type="dxa"/>
            <w:vAlign w:val="bottom"/>
          </w:tcPr>
          <w:p w14:paraId="2143B741" w14:textId="77777777" w:rsidR="00024BC9" w:rsidRPr="00554B1E" w:rsidRDefault="00024BC9" w:rsidP="0062515C">
            <w:pPr>
              <w:keepNext/>
              <w:tabs>
                <w:tab w:val="left" w:pos="2160"/>
                <w:tab w:val="left" w:pos="2700"/>
                <w:tab w:val="left" w:pos="3420"/>
                <w:tab w:val="left" w:pos="3780"/>
                <w:tab w:val="left" w:pos="5760"/>
                <w:tab w:val="left" w:pos="7212"/>
              </w:tabs>
              <w:spacing w:after="0"/>
              <w:jc w:val="center"/>
              <w:rPr>
                <w:ins w:id="146" w:author="Alhabibi, Haider@Energy" w:date="2022-03-11T08:25:00Z"/>
                <w:rFonts w:eastAsia="Times New Roman" w:cstheme="minorHAnsi"/>
                <w:sz w:val="18"/>
                <w:szCs w:val="18"/>
              </w:rPr>
            </w:pPr>
            <w:ins w:id="147" w:author="Alhabibi, Haider@Energy" w:date="2022-03-11T08:25:00Z">
              <w:r w:rsidRPr="00554B1E">
                <w:rPr>
                  <w:rFonts w:eastAsia="Times New Roman" w:cs="Calibri"/>
                  <w:sz w:val="18"/>
                  <w:szCs w:val="18"/>
                </w:rPr>
                <w:t>Primary Tank Location</w:t>
              </w:r>
            </w:ins>
          </w:p>
        </w:tc>
        <w:tc>
          <w:tcPr>
            <w:tcW w:w="981" w:type="dxa"/>
            <w:vAlign w:val="bottom"/>
          </w:tcPr>
          <w:p w14:paraId="3DDA0198" w14:textId="77777777" w:rsidR="00024BC9" w:rsidRPr="00554B1E" w:rsidRDefault="00024BC9" w:rsidP="0062515C">
            <w:pPr>
              <w:keepNext/>
              <w:tabs>
                <w:tab w:val="left" w:pos="2160"/>
                <w:tab w:val="left" w:pos="2700"/>
                <w:tab w:val="left" w:pos="3420"/>
                <w:tab w:val="left" w:pos="3780"/>
                <w:tab w:val="left" w:pos="5760"/>
                <w:tab w:val="left" w:pos="7212"/>
              </w:tabs>
              <w:spacing w:after="0"/>
              <w:jc w:val="center"/>
              <w:rPr>
                <w:ins w:id="148" w:author="Alhabibi, Haider@Energy" w:date="2022-03-11T08:25:00Z"/>
                <w:rFonts w:eastAsia="Times New Roman" w:cstheme="minorHAnsi"/>
                <w:sz w:val="18"/>
                <w:szCs w:val="18"/>
              </w:rPr>
            </w:pPr>
            <w:ins w:id="149" w:author="Alhabibi, Haider@Energy" w:date="2022-03-11T08:25:00Z">
              <w:r w:rsidRPr="00554B1E">
                <w:rPr>
                  <w:rFonts w:eastAsia="Times New Roman" w:cstheme="minorHAnsi"/>
                  <w:sz w:val="18"/>
                  <w:szCs w:val="18"/>
                </w:rPr>
                <w:t xml:space="preserve">Primary Tank </w:t>
              </w:r>
            </w:ins>
          </w:p>
          <w:p w14:paraId="6F7BFAE9" w14:textId="77777777" w:rsidR="00024BC9" w:rsidRPr="00554B1E" w:rsidRDefault="00024BC9" w:rsidP="0062515C">
            <w:pPr>
              <w:keepNext/>
              <w:tabs>
                <w:tab w:val="left" w:pos="2160"/>
                <w:tab w:val="left" w:pos="2700"/>
                <w:tab w:val="left" w:pos="3420"/>
                <w:tab w:val="left" w:pos="3780"/>
                <w:tab w:val="left" w:pos="5760"/>
                <w:tab w:val="left" w:pos="7212"/>
              </w:tabs>
              <w:spacing w:after="0"/>
              <w:jc w:val="center"/>
              <w:rPr>
                <w:ins w:id="150" w:author="Alhabibi, Haider@Energy" w:date="2022-03-11T08:25:00Z"/>
                <w:rFonts w:eastAsia="Times New Roman" w:cstheme="minorHAnsi"/>
                <w:sz w:val="18"/>
                <w:szCs w:val="18"/>
              </w:rPr>
            </w:pPr>
            <w:ins w:id="151" w:author="Alhabibi, Haider@Energy" w:date="2022-03-11T08:25:00Z">
              <w:r w:rsidRPr="00554B1E">
                <w:rPr>
                  <w:rFonts w:eastAsia="Times New Roman" w:cstheme="minorHAnsi"/>
                  <w:sz w:val="18"/>
                  <w:szCs w:val="18"/>
                </w:rPr>
                <w:t>Volume</w:t>
              </w:r>
            </w:ins>
          </w:p>
        </w:tc>
        <w:tc>
          <w:tcPr>
            <w:tcW w:w="982" w:type="dxa"/>
            <w:vAlign w:val="bottom"/>
          </w:tcPr>
          <w:p w14:paraId="02559C8F" w14:textId="77777777" w:rsidR="00024BC9" w:rsidRPr="00554B1E" w:rsidRDefault="00024BC9" w:rsidP="0062515C">
            <w:pPr>
              <w:keepNext/>
              <w:tabs>
                <w:tab w:val="left" w:pos="2160"/>
                <w:tab w:val="left" w:pos="2700"/>
                <w:tab w:val="left" w:pos="3420"/>
                <w:tab w:val="left" w:pos="3780"/>
                <w:tab w:val="left" w:pos="5760"/>
                <w:tab w:val="left" w:pos="7212"/>
              </w:tabs>
              <w:spacing w:after="0"/>
              <w:jc w:val="center"/>
              <w:rPr>
                <w:ins w:id="152" w:author="Alhabibi, Haider@Energy" w:date="2022-03-11T08:25:00Z"/>
                <w:rFonts w:eastAsia="Times New Roman" w:cstheme="minorHAnsi"/>
                <w:sz w:val="18"/>
                <w:szCs w:val="18"/>
              </w:rPr>
            </w:pPr>
            <w:ins w:id="153" w:author="Alhabibi, Haider@Energy" w:date="2022-03-11T08:25:00Z">
              <w:r w:rsidRPr="00554B1E">
                <w:rPr>
                  <w:rFonts w:eastAsia="Times New Roman" w:cs="Calibri"/>
                  <w:sz w:val="18"/>
                  <w:szCs w:val="18"/>
                </w:rPr>
                <w:t xml:space="preserve">Primary Tank Insulation </w:t>
              </w:r>
            </w:ins>
          </w:p>
        </w:tc>
        <w:tc>
          <w:tcPr>
            <w:tcW w:w="981" w:type="dxa"/>
            <w:vAlign w:val="bottom"/>
          </w:tcPr>
          <w:p w14:paraId="2963BA3F" w14:textId="77777777" w:rsidR="00024BC9" w:rsidRPr="00554B1E" w:rsidRDefault="00024BC9" w:rsidP="0062515C">
            <w:pPr>
              <w:keepNext/>
              <w:tabs>
                <w:tab w:val="left" w:pos="2160"/>
                <w:tab w:val="left" w:pos="2700"/>
                <w:tab w:val="left" w:pos="3420"/>
                <w:tab w:val="left" w:pos="3780"/>
                <w:tab w:val="left" w:pos="5760"/>
                <w:tab w:val="left" w:pos="7212"/>
              </w:tabs>
              <w:spacing w:after="0"/>
              <w:jc w:val="center"/>
              <w:rPr>
                <w:ins w:id="154" w:author="Alhabibi, Haider@Energy" w:date="2022-03-11T08:25:00Z"/>
                <w:rFonts w:eastAsia="Times New Roman" w:cstheme="minorHAnsi"/>
                <w:sz w:val="18"/>
                <w:szCs w:val="18"/>
              </w:rPr>
            </w:pPr>
            <w:ins w:id="155" w:author="Alhabibi, Haider@Energy" w:date="2022-03-11T08:25:00Z">
              <w:r w:rsidRPr="00554B1E">
                <w:rPr>
                  <w:rFonts w:eastAsia="Times New Roman" w:cs="Calibri"/>
                  <w:sz w:val="18"/>
                  <w:szCs w:val="18"/>
                </w:rPr>
                <w:t>Loop Tank Location</w:t>
              </w:r>
            </w:ins>
          </w:p>
        </w:tc>
        <w:tc>
          <w:tcPr>
            <w:tcW w:w="981" w:type="dxa"/>
            <w:vAlign w:val="bottom"/>
          </w:tcPr>
          <w:p w14:paraId="71ECC160" w14:textId="77777777" w:rsidR="00024BC9" w:rsidRPr="00554B1E" w:rsidRDefault="00024BC9" w:rsidP="0062515C">
            <w:pPr>
              <w:keepNext/>
              <w:tabs>
                <w:tab w:val="left" w:pos="2160"/>
                <w:tab w:val="left" w:pos="2700"/>
                <w:tab w:val="left" w:pos="3420"/>
                <w:tab w:val="left" w:pos="3780"/>
                <w:tab w:val="left" w:pos="5760"/>
                <w:tab w:val="left" w:pos="7212"/>
              </w:tabs>
              <w:spacing w:after="0"/>
              <w:jc w:val="center"/>
              <w:rPr>
                <w:ins w:id="156" w:author="Alhabibi, Haider@Energy" w:date="2022-03-11T08:25:00Z"/>
                <w:rFonts w:eastAsia="Times New Roman" w:cstheme="minorHAnsi"/>
                <w:sz w:val="18"/>
                <w:szCs w:val="18"/>
              </w:rPr>
            </w:pPr>
            <w:ins w:id="157" w:author="Alhabibi, Haider@Energy" w:date="2022-03-11T08:25:00Z">
              <w:r w:rsidRPr="00554B1E">
                <w:rPr>
                  <w:rFonts w:eastAsia="Times New Roman" w:cstheme="minorHAnsi"/>
                  <w:sz w:val="18"/>
                  <w:szCs w:val="18"/>
                </w:rPr>
                <w:t xml:space="preserve">Loop Tank </w:t>
              </w:r>
            </w:ins>
          </w:p>
          <w:p w14:paraId="22C38374" w14:textId="77777777" w:rsidR="00024BC9" w:rsidRPr="00554B1E" w:rsidRDefault="00024BC9" w:rsidP="0062515C">
            <w:pPr>
              <w:keepNext/>
              <w:tabs>
                <w:tab w:val="left" w:pos="2160"/>
                <w:tab w:val="left" w:pos="2700"/>
                <w:tab w:val="left" w:pos="3420"/>
                <w:tab w:val="left" w:pos="3780"/>
                <w:tab w:val="left" w:pos="5760"/>
                <w:tab w:val="left" w:pos="7212"/>
              </w:tabs>
              <w:spacing w:after="0"/>
              <w:jc w:val="center"/>
              <w:rPr>
                <w:ins w:id="158" w:author="Alhabibi, Haider@Energy" w:date="2022-03-11T08:25:00Z"/>
                <w:rFonts w:eastAsia="Times New Roman" w:cstheme="minorHAnsi"/>
                <w:sz w:val="18"/>
                <w:szCs w:val="18"/>
              </w:rPr>
            </w:pPr>
            <w:ins w:id="159" w:author="Alhabibi, Haider@Energy" w:date="2022-03-11T08:25:00Z">
              <w:r w:rsidRPr="00554B1E">
                <w:rPr>
                  <w:rFonts w:eastAsia="Times New Roman" w:cstheme="minorHAnsi"/>
                  <w:sz w:val="18"/>
                  <w:szCs w:val="18"/>
                </w:rPr>
                <w:t>Volume</w:t>
              </w:r>
            </w:ins>
          </w:p>
        </w:tc>
        <w:tc>
          <w:tcPr>
            <w:tcW w:w="982" w:type="dxa"/>
            <w:vAlign w:val="bottom"/>
          </w:tcPr>
          <w:p w14:paraId="4196AB1E" w14:textId="77777777" w:rsidR="00024BC9" w:rsidRPr="00554B1E" w:rsidRDefault="00024BC9" w:rsidP="0062515C">
            <w:pPr>
              <w:keepNext/>
              <w:tabs>
                <w:tab w:val="left" w:pos="2160"/>
                <w:tab w:val="left" w:pos="2700"/>
                <w:tab w:val="left" w:pos="3420"/>
                <w:tab w:val="left" w:pos="3780"/>
                <w:tab w:val="left" w:pos="5760"/>
                <w:tab w:val="left" w:pos="7212"/>
              </w:tabs>
              <w:spacing w:after="0"/>
              <w:jc w:val="center"/>
              <w:rPr>
                <w:ins w:id="160" w:author="Alhabibi, Haider@Energy" w:date="2022-03-11T08:25:00Z"/>
                <w:rFonts w:eastAsia="Times New Roman" w:cstheme="minorHAnsi"/>
                <w:sz w:val="18"/>
                <w:szCs w:val="18"/>
              </w:rPr>
            </w:pPr>
            <w:ins w:id="161" w:author="Alhabibi, Haider@Energy" w:date="2022-03-11T08:25:00Z">
              <w:r w:rsidRPr="00554B1E">
                <w:rPr>
                  <w:sz w:val="18"/>
                  <w:szCs w:val="18"/>
                </w:rPr>
                <w:t>Loop Tank Insulation</w:t>
              </w:r>
            </w:ins>
          </w:p>
        </w:tc>
        <w:tc>
          <w:tcPr>
            <w:tcW w:w="981" w:type="dxa"/>
            <w:vAlign w:val="bottom"/>
          </w:tcPr>
          <w:p w14:paraId="4C2F7DA8" w14:textId="77777777" w:rsidR="00024BC9" w:rsidRPr="00554B1E" w:rsidRDefault="00024BC9" w:rsidP="0062515C">
            <w:pPr>
              <w:keepNext/>
              <w:tabs>
                <w:tab w:val="left" w:pos="2160"/>
                <w:tab w:val="left" w:pos="2700"/>
                <w:tab w:val="left" w:pos="3420"/>
                <w:tab w:val="left" w:pos="3780"/>
                <w:tab w:val="left" w:pos="5760"/>
                <w:tab w:val="left" w:pos="7212"/>
              </w:tabs>
              <w:spacing w:after="0"/>
              <w:jc w:val="center"/>
              <w:rPr>
                <w:ins w:id="162" w:author="Alhabibi, Haider@Energy" w:date="2022-03-11T08:25:00Z"/>
                <w:rFonts w:eastAsia="Times New Roman" w:cstheme="minorHAnsi"/>
                <w:sz w:val="18"/>
                <w:szCs w:val="18"/>
              </w:rPr>
            </w:pPr>
            <w:ins w:id="163" w:author="Alhabibi, Haider@Energy" w:date="2022-03-11T08:25:00Z">
              <w:r w:rsidRPr="00554B1E">
                <w:rPr>
                  <w:sz w:val="18"/>
                  <w:szCs w:val="18"/>
                </w:rPr>
                <w:t xml:space="preserve">Loop Pipe Insulation Thickness </w:t>
              </w:r>
            </w:ins>
          </w:p>
        </w:tc>
        <w:tc>
          <w:tcPr>
            <w:tcW w:w="982" w:type="dxa"/>
            <w:vAlign w:val="bottom"/>
          </w:tcPr>
          <w:p w14:paraId="54F4751D" w14:textId="77777777" w:rsidR="00024BC9" w:rsidRPr="00554B1E" w:rsidRDefault="00024BC9" w:rsidP="0062515C">
            <w:pPr>
              <w:keepNext/>
              <w:tabs>
                <w:tab w:val="left" w:pos="2160"/>
                <w:tab w:val="left" w:pos="2700"/>
                <w:tab w:val="left" w:pos="3420"/>
                <w:tab w:val="left" w:pos="3780"/>
                <w:tab w:val="left" w:pos="5760"/>
                <w:tab w:val="left" w:pos="7212"/>
              </w:tabs>
              <w:spacing w:after="0"/>
              <w:jc w:val="center"/>
              <w:rPr>
                <w:ins w:id="164" w:author="Alhabibi, Haider@Energy" w:date="2022-03-11T08:25:00Z"/>
                <w:rFonts w:eastAsia="Times New Roman" w:cstheme="minorHAnsi"/>
                <w:sz w:val="18"/>
                <w:szCs w:val="18"/>
              </w:rPr>
            </w:pPr>
            <w:ins w:id="165" w:author="Alhabibi, Haider@Energy" w:date="2022-03-11T08:25:00Z">
              <w:r w:rsidRPr="00554B1E">
                <w:rPr>
                  <w:rFonts w:eastAsia="Times New Roman" w:cstheme="minorHAnsi"/>
                  <w:sz w:val="18"/>
                  <w:szCs w:val="18"/>
                </w:rPr>
                <w:t xml:space="preserve">Loop Tank </w:t>
              </w:r>
            </w:ins>
          </w:p>
          <w:p w14:paraId="413DC6A2" w14:textId="77777777" w:rsidR="00024BC9" w:rsidRPr="00554B1E" w:rsidRDefault="00024BC9" w:rsidP="0062515C">
            <w:pPr>
              <w:keepNext/>
              <w:tabs>
                <w:tab w:val="left" w:pos="2160"/>
                <w:tab w:val="left" w:pos="2700"/>
                <w:tab w:val="left" w:pos="3420"/>
                <w:tab w:val="left" w:pos="3780"/>
                <w:tab w:val="left" w:pos="5760"/>
                <w:tab w:val="left" w:pos="7212"/>
              </w:tabs>
              <w:spacing w:after="0"/>
              <w:jc w:val="center"/>
              <w:rPr>
                <w:ins w:id="166" w:author="Alhabibi, Haider@Energy" w:date="2022-03-11T08:25:00Z"/>
                <w:rFonts w:eastAsia="Times New Roman" w:cstheme="minorHAnsi"/>
                <w:sz w:val="18"/>
                <w:szCs w:val="18"/>
              </w:rPr>
            </w:pPr>
            <w:ins w:id="167" w:author="Alhabibi, Haider@Energy" w:date="2022-03-11T08:25:00Z">
              <w:r w:rsidRPr="00554B1E">
                <w:rPr>
                  <w:rFonts w:eastAsia="Times New Roman" w:cstheme="minorHAnsi"/>
                  <w:sz w:val="18"/>
                  <w:szCs w:val="18"/>
                </w:rPr>
                <w:t>Type</w:t>
              </w:r>
            </w:ins>
          </w:p>
        </w:tc>
      </w:tr>
      <w:tr w:rsidR="00804738" w:rsidRPr="00C071B0" w14:paraId="1D7EBD7E" w14:textId="77777777" w:rsidTr="00804738">
        <w:trPr>
          <w:ins w:id="168" w:author="Alhabibi, Haider@Energy" w:date="2022-03-11T08:25:00Z"/>
        </w:trPr>
        <w:tc>
          <w:tcPr>
            <w:tcW w:w="981" w:type="dxa"/>
          </w:tcPr>
          <w:p w14:paraId="06049127" w14:textId="74BAC9AA" w:rsidR="00024BC9" w:rsidRPr="00554B1E" w:rsidRDefault="00024BC9" w:rsidP="0062515C">
            <w:pPr>
              <w:spacing w:after="0"/>
              <w:jc w:val="center"/>
              <w:rPr>
                <w:ins w:id="169" w:author="Alhabibi, Haider@Energy" w:date="2022-03-11T08:25:00Z"/>
                <w:rFonts w:cstheme="minorHAnsi"/>
                <w:sz w:val="18"/>
                <w:szCs w:val="18"/>
              </w:rPr>
            </w:pPr>
          </w:p>
        </w:tc>
        <w:tc>
          <w:tcPr>
            <w:tcW w:w="981" w:type="dxa"/>
          </w:tcPr>
          <w:p w14:paraId="7A5D55A5" w14:textId="77777777" w:rsidR="00024BC9" w:rsidRPr="00554B1E" w:rsidRDefault="00024BC9" w:rsidP="0062515C">
            <w:pPr>
              <w:spacing w:after="0"/>
              <w:jc w:val="center"/>
              <w:rPr>
                <w:ins w:id="170" w:author="Alhabibi, Haider@Energy" w:date="2022-03-11T08:25:00Z"/>
                <w:rFonts w:cstheme="minorHAnsi"/>
                <w:sz w:val="18"/>
                <w:szCs w:val="18"/>
              </w:rPr>
            </w:pPr>
          </w:p>
        </w:tc>
        <w:tc>
          <w:tcPr>
            <w:tcW w:w="982" w:type="dxa"/>
          </w:tcPr>
          <w:p w14:paraId="69AB83C4" w14:textId="7FF40C00" w:rsidR="00024BC9" w:rsidRPr="00554B1E" w:rsidRDefault="00024BC9" w:rsidP="0062515C">
            <w:pPr>
              <w:spacing w:after="0"/>
              <w:jc w:val="center"/>
              <w:rPr>
                <w:ins w:id="171" w:author="Alhabibi, Haider@Energy" w:date="2022-03-11T08:25:00Z"/>
                <w:rFonts w:cstheme="minorHAnsi"/>
                <w:sz w:val="18"/>
                <w:szCs w:val="18"/>
              </w:rPr>
            </w:pPr>
          </w:p>
        </w:tc>
        <w:tc>
          <w:tcPr>
            <w:tcW w:w="981" w:type="dxa"/>
          </w:tcPr>
          <w:p w14:paraId="12E87FE9" w14:textId="77777777" w:rsidR="00024BC9" w:rsidRPr="00554B1E" w:rsidRDefault="00024BC9" w:rsidP="0062515C">
            <w:pPr>
              <w:spacing w:after="0"/>
              <w:jc w:val="center"/>
              <w:rPr>
                <w:ins w:id="172" w:author="Alhabibi, Haider@Energy" w:date="2022-03-11T08:25:00Z"/>
                <w:rFonts w:eastAsia="Times New Roman" w:cstheme="minorHAnsi"/>
                <w:sz w:val="18"/>
                <w:szCs w:val="18"/>
              </w:rPr>
            </w:pPr>
          </w:p>
        </w:tc>
        <w:tc>
          <w:tcPr>
            <w:tcW w:w="981" w:type="dxa"/>
          </w:tcPr>
          <w:p w14:paraId="4F456FB9" w14:textId="4F134D29" w:rsidR="00024BC9" w:rsidRPr="00554B1E" w:rsidRDefault="00024BC9" w:rsidP="0062515C">
            <w:pPr>
              <w:spacing w:after="0"/>
              <w:jc w:val="center"/>
              <w:rPr>
                <w:ins w:id="173" w:author="Alhabibi, Haider@Energy" w:date="2022-03-11T08:25:00Z"/>
                <w:rFonts w:eastAsia="Times New Roman" w:cstheme="minorHAnsi"/>
                <w:sz w:val="18"/>
                <w:szCs w:val="18"/>
              </w:rPr>
            </w:pPr>
          </w:p>
        </w:tc>
        <w:tc>
          <w:tcPr>
            <w:tcW w:w="982" w:type="dxa"/>
          </w:tcPr>
          <w:p w14:paraId="4F96B1B9" w14:textId="6B9ABD6D" w:rsidR="00024BC9" w:rsidRPr="00554B1E" w:rsidRDefault="00024BC9" w:rsidP="0062515C">
            <w:pPr>
              <w:spacing w:after="0"/>
              <w:jc w:val="center"/>
              <w:rPr>
                <w:ins w:id="174" w:author="Alhabibi, Haider@Energy" w:date="2022-03-11T08:25:00Z"/>
                <w:rFonts w:eastAsia="Times New Roman" w:cstheme="minorHAnsi"/>
                <w:sz w:val="18"/>
                <w:szCs w:val="18"/>
              </w:rPr>
            </w:pPr>
          </w:p>
        </w:tc>
        <w:tc>
          <w:tcPr>
            <w:tcW w:w="981" w:type="dxa"/>
          </w:tcPr>
          <w:p w14:paraId="632CD51B" w14:textId="61C57CD5" w:rsidR="00024BC9" w:rsidRPr="00554B1E" w:rsidRDefault="00024BC9" w:rsidP="0062515C">
            <w:pPr>
              <w:spacing w:after="0"/>
              <w:jc w:val="center"/>
              <w:rPr>
                <w:ins w:id="175" w:author="Alhabibi, Haider@Energy" w:date="2022-03-11T08:25:00Z"/>
                <w:rFonts w:eastAsia="Times New Roman" w:cstheme="minorHAnsi"/>
                <w:sz w:val="18"/>
                <w:szCs w:val="18"/>
              </w:rPr>
            </w:pPr>
          </w:p>
        </w:tc>
        <w:tc>
          <w:tcPr>
            <w:tcW w:w="981" w:type="dxa"/>
          </w:tcPr>
          <w:p w14:paraId="5644EE42" w14:textId="2C59668D" w:rsidR="00024BC9" w:rsidRPr="00C035AD" w:rsidRDefault="00024BC9" w:rsidP="0062515C">
            <w:pPr>
              <w:spacing w:after="0"/>
              <w:jc w:val="center"/>
              <w:rPr>
                <w:ins w:id="176" w:author="Alhabibi, Haider@Energy" w:date="2022-03-11T08:25:00Z"/>
                <w:rFonts w:eastAsia="Times New Roman" w:cstheme="minorHAnsi"/>
                <w:sz w:val="18"/>
                <w:szCs w:val="20"/>
              </w:rPr>
            </w:pPr>
          </w:p>
        </w:tc>
        <w:tc>
          <w:tcPr>
            <w:tcW w:w="982" w:type="dxa"/>
          </w:tcPr>
          <w:p w14:paraId="05E138A0" w14:textId="0673CC0F" w:rsidR="00024BC9" w:rsidRPr="00554B1E" w:rsidRDefault="00024BC9" w:rsidP="0062515C">
            <w:pPr>
              <w:spacing w:after="0"/>
              <w:jc w:val="center"/>
              <w:rPr>
                <w:ins w:id="177" w:author="Alhabibi, Haider@Energy" w:date="2022-03-11T08:25:00Z"/>
                <w:rFonts w:eastAsia="Times New Roman" w:cstheme="minorHAnsi"/>
                <w:sz w:val="18"/>
                <w:szCs w:val="18"/>
              </w:rPr>
            </w:pPr>
          </w:p>
        </w:tc>
        <w:tc>
          <w:tcPr>
            <w:tcW w:w="981" w:type="dxa"/>
          </w:tcPr>
          <w:p w14:paraId="15A512DF" w14:textId="3E8631DA" w:rsidR="00024BC9" w:rsidRPr="00554B1E" w:rsidRDefault="00024BC9" w:rsidP="0062515C">
            <w:pPr>
              <w:spacing w:after="0"/>
              <w:jc w:val="center"/>
              <w:rPr>
                <w:ins w:id="178" w:author="Alhabibi, Haider@Energy" w:date="2022-03-11T08:25:00Z"/>
                <w:rFonts w:eastAsia="Times New Roman" w:cstheme="minorHAnsi"/>
                <w:sz w:val="18"/>
                <w:szCs w:val="18"/>
              </w:rPr>
            </w:pPr>
          </w:p>
        </w:tc>
        <w:tc>
          <w:tcPr>
            <w:tcW w:w="982" w:type="dxa"/>
          </w:tcPr>
          <w:p w14:paraId="78D1A39D" w14:textId="140761D6" w:rsidR="00024BC9" w:rsidRPr="00554B1E" w:rsidRDefault="00024BC9" w:rsidP="0062515C">
            <w:pPr>
              <w:spacing w:after="0"/>
              <w:jc w:val="center"/>
              <w:rPr>
                <w:ins w:id="179" w:author="Alhabibi, Haider@Energy" w:date="2022-03-11T08:25:00Z"/>
                <w:rFonts w:eastAsia="Times New Roman" w:cstheme="minorHAnsi"/>
                <w:sz w:val="18"/>
                <w:szCs w:val="18"/>
              </w:rPr>
            </w:pPr>
          </w:p>
        </w:tc>
      </w:tr>
      <w:tr w:rsidR="00804738" w:rsidRPr="00C071B0" w14:paraId="13A91E2F" w14:textId="77777777" w:rsidTr="00804738">
        <w:trPr>
          <w:ins w:id="180" w:author="Alhabibi, Haider@Energy" w:date="2022-03-11T08:28:00Z"/>
        </w:trPr>
        <w:tc>
          <w:tcPr>
            <w:tcW w:w="981" w:type="dxa"/>
          </w:tcPr>
          <w:p w14:paraId="4E226671" w14:textId="77777777" w:rsidR="00296D76" w:rsidRPr="00554B1E" w:rsidRDefault="00296D76" w:rsidP="0062515C">
            <w:pPr>
              <w:spacing w:after="0"/>
              <w:jc w:val="center"/>
              <w:rPr>
                <w:ins w:id="181" w:author="Alhabibi, Haider@Energy" w:date="2022-03-11T08:28:00Z"/>
                <w:rFonts w:cstheme="minorHAnsi"/>
                <w:sz w:val="18"/>
                <w:szCs w:val="18"/>
              </w:rPr>
            </w:pPr>
          </w:p>
        </w:tc>
        <w:tc>
          <w:tcPr>
            <w:tcW w:w="981" w:type="dxa"/>
          </w:tcPr>
          <w:p w14:paraId="18C0C9EE" w14:textId="77777777" w:rsidR="00296D76" w:rsidRPr="00554B1E" w:rsidRDefault="00296D76" w:rsidP="0062515C">
            <w:pPr>
              <w:spacing w:after="0"/>
              <w:jc w:val="center"/>
              <w:rPr>
                <w:ins w:id="182" w:author="Alhabibi, Haider@Energy" w:date="2022-03-11T08:28:00Z"/>
                <w:rFonts w:cstheme="minorHAnsi"/>
                <w:sz w:val="18"/>
                <w:szCs w:val="18"/>
              </w:rPr>
            </w:pPr>
          </w:p>
        </w:tc>
        <w:tc>
          <w:tcPr>
            <w:tcW w:w="982" w:type="dxa"/>
          </w:tcPr>
          <w:p w14:paraId="370F70E0" w14:textId="77777777" w:rsidR="00296D76" w:rsidRPr="00554B1E" w:rsidRDefault="00296D76" w:rsidP="0062515C">
            <w:pPr>
              <w:spacing w:after="0"/>
              <w:jc w:val="center"/>
              <w:rPr>
                <w:ins w:id="183" w:author="Alhabibi, Haider@Energy" w:date="2022-03-11T08:28:00Z"/>
                <w:rFonts w:cstheme="minorHAnsi"/>
                <w:sz w:val="18"/>
                <w:szCs w:val="18"/>
              </w:rPr>
            </w:pPr>
          </w:p>
        </w:tc>
        <w:tc>
          <w:tcPr>
            <w:tcW w:w="981" w:type="dxa"/>
          </w:tcPr>
          <w:p w14:paraId="666A0ACD" w14:textId="77777777" w:rsidR="00296D76" w:rsidRPr="00554B1E" w:rsidRDefault="00296D76" w:rsidP="0062515C">
            <w:pPr>
              <w:spacing w:after="0"/>
              <w:jc w:val="center"/>
              <w:rPr>
                <w:ins w:id="184" w:author="Alhabibi, Haider@Energy" w:date="2022-03-11T08:28:00Z"/>
                <w:rFonts w:eastAsia="Times New Roman" w:cstheme="minorHAnsi"/>
                <w:sz w:val="18"/>
                <w:szCs w:val="18"/>
              </w:rPr>
            </w:pPr>
          </w:p>
        </w:tc>
        <w:tc>
          <w:tcPr>
            <w:tcW w:w="981" w:type="dxa"/>
          </w:tcPr>
          <w:p w14:paraId="0D2D5AFA" w14:textId="77777777" w:rsidR="00296D76" w:rsidRPr="00554B1E" w:rsidRDefault="00296D76" w:rsidP="0062515C">
            <w:pPr>
              <w:spacing w:after="0"/>
              <w:jc w:val="center"/>
              <w:rPr>
                <w:ins w:id="185" w:author="Alhabibi, Haider@Energy" w:date="2022-03-11T08:28:00Z"/>
                <w:rFonts w:eastAsia="Times New Roman" w:cstheme="minorHAnsi"/>
                <w:sz w:val="18"/>
                <w:szCs w:val="18"/>
              </w:rPr>
            </w:pPr>
          </w:p>
        </w:tc>
        <w:tc>
          <w:tcPr>
            <w:tcW w:w="982" w:type="dxa"/>
          </w:tcPr>
          <w:p w14:paraId="2007F001" w14:textId="77777777" w:rsidR="00296D76" w:rsidRPr="00554B1E" w:rsidRDefault="00296D76" w:rsidP="0062515C">
            <w:pPr>
              <w:spacing w:after="0"/>
              <w:jc w:val="center"/>
              <w:rPr>
                <w:ins w:id="186" w:author="Alhabibi, Haider@Energy" w:date="2022-03-11T08:28:00Z"/>
                <w:rFonts w:eastAsia="Times New Roman" w:cstheme="minorHAnsi"/>
                <w:sz w:val="18"/>
                <w:szCs w:val="18"/>
              </w:rPr>
            </w:pPr>
          </w:p>
        </w:tc>
        <w:tc>
          <w:tcPr>
            <w:tcW w:w="981" w:type="dxa"/>
          </w:tcPr>
          <w:p w14:paraId="6B8F1F44" w14:textId="77777777" w:rsidR="00296D76" w:rsidRPr="00554B1E" w:rsidRDefault="00296D76" w:rsidP="0062515C">
            <w:pPr>
              <w:spacing w:after="0"/>
              <w:jc w:val="center"/>
              <w:rPr>
                <w:ins w:id="187" w:author="Alhabibi, Haider@Energy" w:date="2022-03-11T08:28:00Z"/>
                <w:rFonts w:eastAsia="Times New Roman" w:cstheme="minorHAnsi"/>
                <w:sz w:val="18"/>
                <w:szCs w:val="18"/>
              </w:rPr>
            </w:pPr>
          </w:p>
        </w:tc>
        <w:tc>
          <w:tcPr>
            <w:tcW w:w="981" w:type="dxa"/>
          </w:tcPr>
          <w:p w14:paraId="6CAF69CA" w14:textId="77777777" w:rsidR="00296D76" w:rsidRPr="00C035AD" w:rsidRDefault="00296D76" w:rsidP="0062515C">
            <w:pPr>
              <w:spacing w:after="0"/>
              <w:jc w:val="center"/>
              <w:rPr>
                <w:ins w:id="188" w:author="Alhabibi, Haider@Energy" w:date="2022-03-11T08:28:00Z"/>
                <w:rFonts w:eastAsia="Times New Roman" w:cstheme="minorHAnsi"/>
                <w:sz w:val="18"/>
                <w:szCs w:val="20"/>
              </w:rPr>
            </w:pPr>
          </w:p>
        </w:tc>
        <w:tc>
          <w:tcPr>
            <w:tcW w:w="982" w:type="dxa"/>
          </w:tcPr>
          <w:p w14:paraId="207A4E6A" w14:textId="77777777" w:rsidR="00296D76" w:rsidRPr="00554B1E" w:rsidRDefault="00296D76" w:rsidP="0062515C">
            <w:pPr>
              <w:spacing w:after="0"/>
              <w:jc w:val="center"/>
              <w:rPr>
                <w:ins w:id="189" w:author="Alhabibi, Haider@Energy" w:date="2022-03-11T08:28:00Z"/>
                <w:rFonts w:eastAsia="Times New Roman" w:cstheme="minorHAnsi"/>
                <w:sz w:val="18"/>
                <w:szCs w:val="18"/>
              </w:rPr>
            </w:pPr>
          </w:p>
        </w:tc>
        <w:tc>
          <w:tcPr>
            <w:tcW w:w="981" w:type="dxa"/>
          </w:tcPr>
          <w:p w14:paraId="0F1EFEDE" w14:textId="77777777" w:rsidR="00296D76" w:rsidRPr="00554B1E" w:rsidRDefault="00296D76" w:rsidP="0062515C">
            <w:pPr>
              <w:spacing w:after="0"/>
              <w:jc w:val="center"/>
              <w:rPr>
                <w:ins w:id="190" w:author="Alhabibi, Haider@Energy" w:date="2022-03-11T08:28:00Z"/>
                <w:rFonts w:eastAsia="Times New Roman" w:cstheme="minorHAnsi"/>
                <w:sz w:val="18"/>
                <w:szCs w:val="18"/>
              </w:rPr>
            </w:pPr>
          </w:p>
        </w:tc>
        <w:tc>
          <w:tcPr>
            <w:tcW w:w="982" w:type="dxa"/>
          </w:tcPr>
          <w:p w14:paraId="332453A1" w14:textId="77777777" w:rsidR="00296D76" w:rsidRPr="00554B1E" w:rsidRDefault="00296D76" w:rsidP="0062515C">
            <w:pPr>
              <w:spacing w:after="0"/>
              <w:jc w:val="center"/>
              <w:rPr>
                <w:ins w:id="191" w:author="Alhabibi, Haider@Energy" w:date="2022-03-11T08:28:00Z"/>
                <w:rFonts w:eastAsia="Times New Roman" w:cstheme="minorHAnsi"/>
                <w:sz w:val="18"/>
                <w:szCs w:val="18"/>
              </w:rPr>
            </w:pPr>
          </w:p>
        </w:tc>
      </w:tr>
    </w:tbl>
    <w:p w14:paraId="6A8EFE0A" w14:textId="77777777" w:rsidR="00024BC9" w:rsidRDefault="00024BC9" w:rsidP="001E0DF0">
      <w:pPr>
        <w:tabs>
          <w:tab w:val="left" w:pos="-720"/>
        </w:tabs>
        <w:suppressAutoHyphens/>
        <w:spacing w:after="0" w:line="240" w:lineRule="auto"/>
        <w:ind w:left="446"/>
        <w:rPr>
          <w:ins w:id="192" w:author="Alhabibi, Haider@Energy" w:date="2022-03-11T08:25:00Z"/>
          <w:rFonts w:asciiTheme="minorHAnsi" w:hAnsiTheme="minorHAnsi" w:cstheme="minorHAnsi"/>
          <w:b/>
          <w:sz w:val="20"/>
          <w:szCs w:val="20"/>
        </w:rPr>
      </w:pPr>
    </w:p>
    <w:p w14:paraId="3C1826B3" w14:textId="77777777" w:rsidR="00024BC9" w:rsidRPr="001462EE" w:rsidRDefault="00024BC9" w:rsidP="001E0DF0">
      <w:pPr>
        <w:tabs>
          <w:tab w:val="left" w:pos="-720"/>
        </w:tabs>
        <w:suppressAutoHyphens/>
        <w:spacing w:after="0" w:line="240" w:lineRule="auto"/>
        <w:ind w:left="446"/>
        <w:rPr>
          <w:rFonts w:asciiTheme="minorHAnsi" w:hAnsiTheme="minorHAnsi" w:cstheme="minorHAnsi"/>
          <w:b/>
          <w:sz w:val="20"/>
          <w:szCs w:val="20"/>
        </w:rPr>
      </w:pPr>
    </w:p>
    <w:tbl>
      <w:tblPr>
        <w:tblW w:w="5005" w:type="pct"/>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3600"/>
        <w:gridCol w:w="3600"/>
        <w:gridCol w:w="3601"/>
      </w:tblGrid>
      <w:tr w:rsidR="004432C7" w:rsidRPr="006F1F7B" w14:paraId="00AA39CE" w14:textId="77777777" w:rsidTr="000311BA">
        <w:trPr>
          <w:cantSplit/>
          <w:trHeight w:val="144"/>
        </w:trPr>
        <w:tc>
          <w:tcPr>
            <w:tcW w:w="10801" w:type="dxa"/>
            <w:gridSpan w:val="3"/>
            <w:tcBorders>
              <w:top w:val="single" w:sz="4" w:space="0" w:color="auto"/>
              <w:left w:val="single" w:sz="4" w:space="0" w:color="auto"/>
              <w:bottom w:val="single" w:sz="4" w:space="0" w:color="auto"/>
              <w:right w:val="single" w:sz="4" w:space="0" w:color="auto"/>
            </w:tcBorders>
          </w:tcPr>
          <w:p w14:paraId="0D88B51A" w14:textId="0743F02F" w:rsidR="004432C7" w:rsidRPr="005C5AB0" w:rsidRDefault="00276172" w:rsidP="000311BA">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20"/>
                <w:szCs w:val="20"/>
              </w:rPr>
            </w:pPr>
            <w:r w:rsidRPr="005C5AB0">
              <w:rPr>
                <w:rFonts w:asciiTheme="minorHAnsi" w:hAnsiTheme="minorHAnsi" w:cstheme="minorHAnsi"/>
                <w:b/>
                <w:sz w:val="20"/>
                <w:szCs w:val="20"/>
              </w:rPr>
              <w:t>D</w:t>
            </w:r>
            <w:r w:rsidR="004432C7" w:rsidRPr="005C5AB0">
              <w:rPr>
                <w:rFonts w:asciiTheme="minorHAnsi" w:hAnsiTheme="minorHAnsi" w:cstheme="minorHAnsi"/>
                <w:b/>
                <w:sz w:val="20"/>
                <w:szCs w:val="20"/>
              </w:rPr>
              <w:t xml:space="preserve">. Design </w:t>
            </w:r>
            <w:r w:rsidR="00DF4A6F">
              <w:rPr>
                <w:rFonts w:asciiTheme="minorHAnsi" w:hAnsiTheme="minorHAnsi" w:cstheme="minorHAnsi"/>
                <w:b/>
                <w:sz w:val="20"/>
                <w:szCs w:val="20"/>
              </w:rPr>
              <w:t xml:space="preserve">Central </w:t>
            </w:r>
            <w:r w:rsidR="004432C7" w:rsidRPr="005C5AB0">
              <w:rPr>
                <w:rFonts w:asciiTheme="minorHAnsi" w:hAnsiTheme="minorHAnsi" w:cstheme="minorHAnsi"/>
                <w:b/>
                <w:sz w:val="20"/>
                <w:szCs w:val="20"/>
              </w:rPr>
              <w:t>Water Heating Distribution Systems Information</w:t>
            </w:r>
          </w:p>
          <w:p w14:paraId="50986011" w14:textId="68DAC397" w:rsidR="004432C7" w:rsidRPr="00B67E3D" w:rsidRDefault="004432C7" w:rsidP="000311BA">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20"/>
                <w:szCs w:val="20"/>
              </w:rPr>
            </w:pPr>
            <w:r w:rsidRPr="00B67E3D">
              <w:rPr>
                <w:rFonts w:asciiTheme="minorHAnsi" w:eastAsia="Times New Roman" w:hAnsiTheme="minorHAnsi" w:cstheme="minorHAnsi"/>
                <w:sz w:val="18"/>
                <w:szCs w:val="20"/>
              </w:rPr>
              <w:t xml:space="preserve">This table reports the water heating distribution types specified on the registered </w:t>
            </w:r>
            <w:del w:id="193" w:author="Tam, Danny@Energy" w:date="2022-02-28T13:18:00Z">
              <w:r w:rsidRPr="00B67E3D" w:rsidDel="00712D4B">
                <w:rPr>
                  <w:rFonts w:asciiTheme="minorHAnsi" w:eastAsia="Times New Roman" w:hAnsiTheme="minorHAnsi" w:cstheme="minorHAnsi"/>
                  <w:sz w:val="18"/>
                  <w:szCs w:val="20"/>
                </w:rPr>
                <w:delText>CF1R</w:delText>
              </w:r>
            </w:del>
            <w:ins w:id="194" w:author="Tam, Danny@Energy" w:date="2022-02-28T13:18:00Z">
              <w:r w:rsidR="00712D4B">
                <w:rPr>
                  <w:rFonts w:asciiTheme="minorHAnsi" w:eastAsia="Times New Roman" w:hAnsiTheme="minorHAnsi" w:cstheme="minorHAnsi"/>
                  <w:sz w:val="18"/>
                  <w:szCs w:val="20"/>
                </w:rPr>
                <w:t>LMCC</w:t>
              </w:r>
            </w:ins>
            <w:r w:rsidRPr="00B67E3D">
              <w:rPr>
                <w:rFonts w:asciiTheme="minorHAnsi" w:eastAsia="Times New Roman" w:hAnsiTheme="minorHAnsi" w:cstheme="minorHAnsi"/>
                <w:sz w:val="18"/>
                <w:szCs w:val="20"/>
              </w:rPr>
              <w:t xml:space="preserve"> compliance document for this project.</w:t>
            </w:r>
            <w:r w:rsidRPr="00EC6276">
              <w:rPr>
                <w:rFonts w:asciiTheme="minorHAnsi" w:hAnsiTheme="minorHAnsi" w:cstheme="minorHAnsi"/>
                <w:b/>
                <w:sz w:val="18"/>
                <w:szCs w:val="20"/>
              </w:rPr>
              <w:t xml:space="preserve"> </w:t>
            </w:r>
          </w:p>
        </w:tc>
      </w:tr>
      <w:tr w:rsidR="004432C7" w:rsidRPr="006F1F7B" w14:paraId="19532EF8" w14:textId="77777777" w:rsidTr="00CE720F">
        <w:trPr>
          <w:cantSplit/>
          <w:trHeight w:val="144"/>
        </w:trPr>
        <w:tc>
          <w:tcPr>
            <w:tcW w:w="3600" w:type="dxa"/>
            <w:tcBorders>
              <w:top w:val="single" w:sz="4" w:space="0" w:color="auto"/>
              <w:left w:val="single" w:sz="4" w:space="0" w:color="auto"/>
              <w:bottom w:val="single" w:sz="4" w:space="0" w:color="auto"/>
              <w:right w:val="single" w:sz="4" w:space="0" w:color="auto"/>
            </w:tcBorders>
            <w:vAlign w:val="center"/>
          </w:tcPr>
          <w:p w14:paraId="1D784E35" w14:textId="77777777" w:rsidR="004432C7" w:rsidRPr="00B67E3D" w:rsidRDefault="004432C7" w:rsidP="000311BA">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B67E3D">
              <w:rPr>
                <w:rFonts w:asciiTheme="minorHAnsi" w:eastAsia="Times New Roman" w:hAnsiTheme="minorHAnsi" w:cstheme="minorHAnsi"/>
                <w:sz w:val="18"/>
                <w:szCs w:val="20"/>
              </w:rPr>
              <w:t>01</w:t>
            </w:r>
          </w:p>
        </w:tc>
        <w:tc>
          <w:tcPr>
            <w:tcW w:w="3600" w:type="dxa"/>
            <w:tcBorders>
              <w:top w:val="single" w:sz="4" w:space="0" w:color="auto"/>
              <w:left w:val="single" w:sz="4" w:space="0" w:color="auto"/>
              <w:bottom w:val="single" w:sz="4" w:space="0" w:color="auto"/>
              <w:right w:val="single" w:sz="4" w:space="0" w:color="auto"/>
            </w:tcBorders>
            <w:vAlign w:val="center"/>
          </w:tcPr>
          <w:p w14:paraId="2B5D0DD7" w14:textId="77777777" w:rsidR="004432C7" w:rsidRPr="00B67E3D" w:rsidRDefault="004432C7" w:rsidP="000311BA">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B67E3D">
              <w:rPr>
                <w:rFonts w:asciiTheme="minorHAnsi" w:eastAsia="Times New Roman" w:hAnsiTheme="minorHAnsi" w:cstheme="minorHAnsi"/>
                <w:sz w:val="18"/>
                <w:szCs w:val="20"/>
              </w:rPr>
              <w:t>02</w:t>
            </w:r>
          </w:p>
        </w:tc>
        <w:tc>
          <w:tcPr>
            <w:tcW w:w="3601" w:type="dxa"/>
            <w:tcBorders>
              <w:top w:val="single" w:sz="4" w:space="0" w:color="auto"/>
              <w:left w:val="single" w:sz="4" w:space="0" w:color="auto"/>
              <w:bottom w:val="single" w:sz="4" w:space="0" w:color="auto"/>
              <w:right w:val="single" w:sz="4" w:space="0" w:color="auto"/>
            </w:tcBorders>
            <w:vAlign w:val="center"/>
          </w:tcPr>
          <w:p w14:paraId="2BE8B421" w14:textId="77777777" w:rsidR="004432C7" w:rsidRPr="00B67E3D" w:rsidRDefault="004432C7" w:rsidP="000311BA">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B67E3D">
              <w:rPr>
                <w:rFonts w:asciiTheme="minorHAnsi" w:eastAsia="Times New Roman" w:hAnsiTheme="minorHAnsi" w:cstheme="minorHAnsi"/>
                <w:sz w:val="18"/>
                <w:szCs w:val="20"/>
              </w:rPr>
              <w:t>03</w:t>
            </w:r>
          </w:p>
        </w:tc>
      </w:tr>
      <w:tr w:rsidR="004432C7" w:rsidRPr="006F1F7B" w14:paraId="7F3D8E51" w14:textId="77777777" w:rsidTr="00CE720F">
        <w:trPr>
          <w:cantSplit/>
          <w:trHeight w:val="144"/>
        </w:trPr>
        <w:tc>
          <w:tcPr>
            <w:tcW w:w="3600" w:type="dxa"/>
            <w:tcBorders>
              <w:top w:val="single" w:sz="4" w:space="0" w:color="auto"/>
              <w:left w:val="single" w:sz="4" w:space="0" w:color="auto"/>
              <w:bottom w:val="single" w:sz="4" w:space="0" w:color="auto"/>
              <w:right w:val="single" w:sz="4" w:space="0" w:color="auto"/>
            </w:tcBorders>
            <w:vAlign w:val="bottom"/>
          </w:tcPr>
          <w:p w14:paraId="273D9B2D" w14:textId="77777777" w:rsidR="004432C7" w:rsidRPr="00B67E3D" w:rsidRDefault="004432C7" w:rsidP="000311BA">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B67E3D">
              <w:rPr>
                <w:rFonts w:asciiTheme="minorHAnsi" w:eastAsia="Times New Roman" w:hAnsiTheme="minorHAnsi" w:cstheme="minorHAnsi"/>
                <w:sz w:val="18"/>
                <w:szCs w:val="20"/>
              </w:rPr>
              <w:t>Water Heating System ID or Name</w:t>
            </w:r>
          </w:p>
        </w:tc>
        <w:tc>
          <w:tcPr>
            <w:tcW w:w="3600" w:type="dxa"/>
            <w:tcBorders>
              <w:top w:val="single" w:sz="4" w:space="0" w:color="auto"/>
              <w:left w:val="single" w:sz="4" w:space="0" w:color="auto"/>
              <w:bottom w:val="single" w:sz="4" w:space="0" w:color="auto"/>
              <w:right w:val="single" w:sz="4" w:space="0" w:color="auto"/>
            </w:tcBorders>
            <w:vAlign w:val="bottom"/>
          </w:tcPr>
          <w:p w14:paraId="0176DC97" w14:textId="77777777" w:rsidR="004432C7" w:rsidRPr="00B67E3D" w:rsidRDefault="004432C7" w:rsidP="000311BA">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B67E3D">
              <w:rPr>
                <w:rFonts w:asciiTheme="minorHAnsi" w:eastAsia="Times New Roman" w:hAnsiTheme="minorHAnsi" w:cstheme="minorHAnsi"/>
                <w:sz w:val="18"/>
                <w:szCs w:val="20"/>
              </w:rPr>
              <w:t xml:space="preserve">Central DHW System </w:t>
            </w:r>
          </w:p>
          <w:p w14:paraId="47F93069" w14:textId="77777777" w:rsidR="004432C7" w:rsidRPr="00B67E3D" w:rsidRDefault="004432C7" w:rsidP="000311BA">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B67E3D">
              <w:rPr>
                <w:rFonts w:asciiTheme="minorHAnsi" w:eastAsia="Times New Roman" w:hAnsiTheme="minorHAnsi" w:cstheme="minorHAnsi"/>
                <w:sz w:val="18"/>
                <w:szCs w:val="20"/>
              </w:rPr>
              <w:t>Distribution Type</w:t>
            </w:r>
          </w:p>
        </w:tc>
        <w:tc>
          <w:tcPr>
            <w:tcW w:w="3601" w:type="dxa"/>
            <w:tcBorders>
              <w:top w:val="single" w:sz="4" w:space="0" w:color="auto"/>
              <w:left w:val="single" w:sz="4" w:space="0" w:color="auto"/>
              <w:bottom w:val="single" w:sz="4" w:space="0" w:color="auto"/>
              <w:right w:val="single" w:sz="4" w:space="0" w:color="auto"/>
            </w:tcBorders>
            <w:vAlign w:val="bottom"/>
          </w:tcPr>
          <w:p w14:paraId="3DC2FA09" w14:textId="77777777" w:rsidR="004432C7" w:rsidRPr="00B67E3D" w:rsidRDefault="004432C7" w:rsidP="000311BA">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B67E3D">
              <w:rPr>
                <w:rFonts w:asciiTheme="minorHAnsi" w:eastAsia="Times New Roman" w:hAnsiTheme="minorHAnsi" w:cstheme="minorHAnsi"/>
                <w:sz w:val="18"/>
                <w:szCs w:val="20"/>
              </w:rPr>
              <w:t>Dwelling Unit DHW System</w:t>
            </w:r>
          </w:p>
          <w:p w14:paraId="7BFEF658" w14:textId="77777777" w:rsidR="004432C7" w:rsidRPr="00B67E3D" w:rsidRDefault="004432C7" w:rsidP="000311BA">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B67E3D">
              <w:rPr>
                <w:rFonts w:asciiTheme="minorHAnsi" w:eastAsia="Times New Roman" w:hAnsiTheme="minorHAnsi" w:cstheme="minorHAnsi"/>
                <w:sz w:val="18"/>
                <w:szCs w:val="20"/>
              </w:rPr>
              <w:t>Distribution Type</w:t>
            </w:r>
          </w:p>
        </w:tc>
      </w:tr>
      <w:tr w:rsidR="004432C7" w:rsidRPr="006F1F7B" w14:paraId="40205D66" w14:textId="77777777" w:rsidTr="00CE720F">
        <w:trPr>
          <w:cantSplit/>
          <w:trHeight w:val="144"/>
        </w:trPr>
        <w:tc>
          <w:tcPr>
            <w:tcW w:w="3600" w:type="dxa"/>
            <w:tcBorders>
              <w:top w:val="single" w:sz="4" w:space="0" w:color="auto"/>
              <w:left w:val="single" w:sz="4" w:space="0" w:color="auto"/>
              <w:bottom w:val="single" w:sz="4" w:space="0" w:color="auto"/>
              <w:right w:val="single" w:sz="4" w:space="0" w:color="auto"/>
            </w:tcBorders>
            <w:vAlign w:val="center"/>
          </w:tcPr>
          <w:p w14:paraId="7789BF78" w14:textId="77777777" w:rsidR="004432C7" w:rsidRPr="00B67E3D" w:rsidRDefault="004432C7" w:rsidP="000311BA">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600" w:type="dxa"/>
            <w:tcBorders>
              <w:top w:val="single" w:sz="4" w:space="0" w:color="auto"/>
              <w:left w:val="single" w:sz="4" w:space="0" w:color="auto"/>
              <w:bottom w:val="single" w:sz="4" w:space="0" w:color="auto"/>
              <w:right w:val="single" w:sz="4" w:space="0" w:color="auto"/>
            </w:tcBorders>
            <w:vAlign w:val="center"/>
          </w:tcPr>
          <w:p w14:paraId="7A835D25" w14:textId="77777777" w:rsidR="004432C7" w:rsidRPr="00B67E3D" w:rsidRDefault="004432C7" w:rsidP="000311BA">
            <w:pPr>
              <w:keepNext/>
              <w:tabs>
                <w:tab w:val="left" w:pos="2160"/>
                <w:tab w:val="left" w:pos="2700"/>
                <w:tab w:val="left" w:pos="3420"/>
                <w:tab w:val="left" w:pos="3780"/>
                <w:tab w:val="left" w:pos="5760"/>
                <w:tab w:val="left" w:pos="7212"/>
              </w:tabs>
              <w:spacing w:after="0" w:line="240" w:lineRule="auto"/>
              <w:contextualSpacing/>
              <w:jc w:val="center"/>
              <w:rPr>
                <w:rFonts w:asciiTheme="minorHAnsi" w:eastAsia="Times New Roman" w:hAnsiTheme="minorHAnsi" w:cstheme="minorHAnsi"/>
                <w:sz w:val="20"/>
                <w:szCs w:val="20"/>
              </w:rPr>
            </w:pPr>
          </w:p>
        </w:tc>
        <w:tc>
          <w:tcPr>
            <w:tcW w:w="3601" w:type="dxa"/>
            <w:tcBorders>
              <w:top w:val="single" w:sz="4" w:space="0" w:color="auto"/>
              <w:left w:val="single" w:sz="4" w:space="0" w:color="auto"/>
              <w:bottom w:val="single" w:sz="4" w:space="0" w:color="auto"/>
              <w:right w:val="single" w:sz="4" w:space="0" w:color="auto"/>
            </w:tcBorders>
            <w:vAlign w:val="center"/>
          </w:tcPr>
          <w:p w14:paraId="1C994CB4" w14:textId="77777777" w:rsidR="004432C7" w:rsidRPr="00B67E3D" w:rsidRDefault="004432C7" w:rsidP="000311BA">
            <w:pPr>
              <w:keepNext/>
              <w:tabs>
                <w:tab w:val="left" w:pos="2160"/>
                <w:tab w:val="left" w:pos="2700"/>
                <w:tab w:val="left" w:pos="3420"/>
                <w:tab w:val="left" w:pos="3780"/>
                <w:tab w:val="left" w:pos="5760"/>
                <w:tab w:val="left" w:pos="7212"/>
              </w:tabs>
              <w:spacing w:after="0" w:line="240" w:lineRule="auto"/>
              <w:contextualSpacing/>
              <w:jc w:val="center"/>
              <w:rPr>
                <w:rFonts w:asciiTheme="minorHAnsi" w:eastAsia="Times New Roman" w:hAnsiTheme="minorHAnsi" w:cstheme="minorHAnsi"/>
                <w:sz w:val="20"/>
                <w:szCs w:val="20"/>
              </w:rPr>
            </w:pPr>
          </w:p>
        </w:tc>
      </w:tr>
      <w:tr w:rsidR="004432C7" w:rsidRPr="006F1F7B" w14:paraId="6AE7A10B" w14:textId="77777777" w:rsidTr="00CE720F">
        <w:trPr>
          <w:cantSplit/>
          <w:trHeight w:val="144"/>
        </w:trPr>
        <w:tc>
          <w:tcPr>
            <w:tcW w:w="3600" w:type="dxa"/>
            <w:tcBorders>
              <w:top w:val="single" w:sz="4" w:space="0" w:color="auto"/>
              <w:left w:val="single" w:sz="4" w:space="0" w:color="auto"/>
              <w:bottom w:val="single" w:sz="4" w:space="0" w:color="auto"/>
              <w:right w:val="single" w:sz="4" w:space="0" w:color="auto"/>
            </w:tcBorders>
            <w:vAlign w:val="center"/>
          </w:tcPr>
          <w:p w14:paraId="34ABDAE3" w14:textId="77777777" w:rsidR="004432C7" w:rsidRPr="00B67E3D" w:rsidRDefault="004432C7" w:rsidP="000311BA">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600" w:type="dxa"/>
            <w:tcBorders>
              <w:top w:val="single" w:sz="4" w:space="0" w:color="auto"/>
              <w:left w:val="single" w:sz="4" w:space="0" w:color="auto"/>
              <w:bottom w:val="single" w:sz="4" w:space="0" w:color="auto"/>
              <w:right w:val="single" w:sz="4" w:space="0" w:color="auto"/>
            </w:tcBorders>
            <w:vAlign w:val="center"/>
          </w:tcPr>
          <w:p w14:paraId="3FF8FF38" w14:textId="77777777" w:rsidR="004432C7" w:rsidRPr="00B67E3D" w:rsidRDefault="004432C7" w:rsidP="000311BA">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601" w:type="dxa"/>
            <w:tcBorders>
              <w:top w:val="single" w:sz="4" w:space="0" w:color="auto"/>
              <w:left w:val="single" w:sz="4" w:space="0" w:color="auto"/>
              <w:bottom w:val="single" w:sz="4" w:space="0" w:color="auto"/>
              <w:right w:val="single" w:sz="4" w:space="0" w:color="auto"/>
            </w:tcBorders>
            <w:vAlign w:val="center"/>
          </w:tcPr>
          <w:p w14:paraId="4E63EF7E" w14:textId="77777777" w:rsidR="004432C7" w:rsidRPr="00B67E3D" w:rsidRDefault="004432C7" w:rsidP="000311BA">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bl>
    <w:p w14:paraId="0E541BA1" w14:textId="77777777" w:rsidR="004432C7" w:rsidRPr="001462EE" w:rsidRDefault="004432C7" w:rsidP="001E0DF0">
      <w:pPr>
        <w:tabs>
          <w:tab w:val="left" w:pos="-720"/>
        </w:tabs>
        <w:suppressAutoHyphens/>
        <w:spacing w:after="0" w:line="240" w:lineRule="auto"/>
        <w:ind w:left="446"/>
        <w:rPr>
          <w:rFonts w:asciiTheme="minorHAnsi" w:hAnsiTheme="minorHAnsi" w:cstheme="minorHAnsi"/>
          <w:b/>
          <w:sz w:val="20"/>
          <w:szCs w:val="20"/>
        </w:rPr>
      </w:pPr>
    </w:p>
    <w:tbl>
      <w:tblPr>
        <w:tblW w:w="5005" w:type="pct"/>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3600"/>
        <w:gridCol w:w="3600"/>
        <w:gridCol w:w="3601"/>
      </w:tblGrid>
      <w:tr w:rsidR="007D4B5B" w:rsidRPr="006F1F7B" w14:paraId="37B82171" w14:textId="77777777" w:rsidTr="00FF38ED">
        <w:trPr>
          <w:cantSplit/>
          <w:trHeight w:val="144"/>
        </w:trPr>
        <w:tc>
          <w:tcPr>
            <w:tcW w:w="10801" w:type="dxa"/>
            <w:gridSpan w:val="3"/>
            <w:tcBorders>
              <w:top w:val="single" w:sz="4" w:space="0" w:color="auto"/>
              <w:left w:val="single" w:sz="4" w:space="0" w:color="auto"/>
              <w:bottom w:val="single" w:sz="4" w:space="0" w:color="auto"/>
              <w:right w:val="single" w:sz="4" w:space="0" w:color="auto"/>
            </w:tcBorders>
          </w:tcPr>
          <w:p w14:paraId="10329A29" w14:textId="72F95D60" w:rsidR="007D4B5B" w:rsidRPr="00294A45" w:rsidRDefault="00276172" w:rsidP="00FF38ED">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20"/>
                <w:szCs w:val="20"/>
              </w:rPr>
            </w:pPr>
            <w:r w:rsidRPr="005C5AB0">
              <w:rPr>
                <w:rFonts w:asciiTheme="minorHAnsi" w:hAnsiTheme="minorHAnsi" w:cstheme="minorHAnsi"/>
                <w:b/>
                <w:sz w:val="20"/>
                <w:szCs w:val="20"/>
              </w:rPr>
              <w:t>E</w:t>
            </w:r>
            <w:r w:rsidR="007D4B5B" w:rsidRPr="005C5AB0">
              <w:rPr>
                <w:rFonts w:asciiTheme="minorHAnsi" w:hAnsiTheme="minorHAnsi" w:cstheme="minorHAnsi"/>
                <w:b/>
                <w:sz w:val="20"/>
                <w:szCs w:val="20"/>
              </w:rPr>
              <w:t>.</w:t>
            </w:r>
            <w:r w:rsidR="00D42D4B" w:rsidRPr="00294A45">
              <w:rPr>
                <w:rFonts w:asciiTheme="minorHAnsi" w:hAnsiTheme="minorHAnsi" w:cstheme="minorHAnsi"/>
                <w:b/>
                <w:sz w:val="20"/>
                <w:szCs w:val="20"/>
              </w:rPr>
              <w:t xml:space="preserve"> </w:t>
            </w:r>
            <w:r w:rsidR="007D4B5B" w:rsidRPr="00294A45">
              <w:rPr>
                <w:rFonts w:asciiTheme="minorHAnsi" w:hAnsiTheme="minorHAnsi" w:cstheme="minorHAnsi"/>
                <w:b/>
                <w:sz w:val="20"/>
                <w:szCs w:val="20"/>
              </w:rPr>
              <w:t xml:space="preserve">Installed </w:t>
            </w:r>
            <w:r w:rsidR="00DF4A6F">
              <w:rPr>
                <w:rFonts w:asciiTheme="minorHAnsi" w:hAnsiTheme="minorHAnsi" w:cstheme="minorHAnsi"/>
                <w:b/>
                <w:sz w:val="20"/>
                <w:szCs w:val="20"/>
              </w:rPr>
              <w:t xml:space="preserve">Central </w:t>
            </w:r>
            <w:r w:rsidR="007D4B5B" w:rsidRPr="00294A45">
              <w:rPr>
                <w:rFonts w:asciiTheme="minorHAnsi" w:hAnsiTheme="minorHAnsi" w:cstheme="minorHAnsi"/>
                <w:b/>
                <w:sz w:val="20"/>
                <w:szCs w:val="20"/>
              </w:rPr>
              <w:t>Water Heating Distribution Systems Information</w:t>
            </w:r>
          </w:p>
          <w:p w14:paraId="0050D2EB" w14:textId="2B8E7822" w:rsidR="007D4B5B" w:rsidRPr="00B67E3D" w:rsidRDefault="007D4B5B" w:rsidP="00FF38ED">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20"/>
                <w:szCs w:val="20"/>
              </w:rPr>
            </w:pPr>
            <w:r w:rsidRPr="00B67E3D">
              <w:rPr>
                <w:rFonts w:asciiTheme="minorHAnsi" w:eastAsia="Times New Roman" w:hAnsiTheme="minorHAnsi" w:cstheme="minorHAnsi"/>
                <w:sz w:val="18"/>
                <w:szCs w:val="20"/>
              </w:rPr>
              <w:t xml:space="preserve">This table reports the water heating distribution types specified on the registered </w:t>
            </w:r>
            <w:del w:id="195" w:author="Tam, Danny@Energy" w:date="2022-02-28T13:18:00Z">
              <w:r w:rsidRPr="00B67E3D" w:rsidDel="00712D4B">
                <w:rPr>
                  <w:rFonts w:asciiTheme="minorHAnsi" w:eastAsia="Times New Roman" w:hAnsiTheme="minorHAnsi" w:cstheme="minorHAnsi"/>
                  <w:sz w:val="18"/>
                  <w:szCs w:val="20"/>
                </w:rPr>
                <w:delText>CF1R</w:delText>
              </w:r>
            </w:del>
            <w:ins w:id="196" w:author="Tam, Danny@Energy" w:date="2022-02-28T13:18:00Z">
              <w:r w:rsidR="00712D4B">
                <w:rPr>
                  <w:rFonts w:asciiTheme="minorHAnsi" w:eastAsia="Times New Roman" w:hAnsiTheme="minorHAnsi" w:cstheme="minorHAnsi"/>
                  <w:sz w:val="18"/>
                  <w:szCs w:val="20"/>
                </w:rPr>
                <w:t>LMCC</w:t>
              </w:r>
            </w:ins>
            <w:r w:rsidRPr="00B67E3D">
              <w:rPr>
                <w:rFonts w:asciiTheme="minorHAnsi" w:eastAsia="Times New Roman" w:hAnsiTheme="minorHAnsi" w:cstheme="minorHAnsi"/>
                <w:sz w:val="18"/>
                <w:szCs w:val="20"/>
              </w:rPr>
              <w:t xml:space="preserve"> compliance document for this project.</w:t>
            </w:r>
            <w:r w:rsidRPr="00BC623E">
              <w:rPr>
                <w:rFonts w:asciiTheme="minorHAnsi" w:hAnsiTheme="minorHAnsi" w:cstheme="minorHAnsi"/>
                <w:b/>
                <w:sz w:val="18"/>
                <w:szCs w:val="20"/>
              </w:rPr>
              <w:t xml:space="preserve"> </w:t>
            </w:r>
          </w:p>
        </w:tc>
      </w:tr>
      <w:tr w:rsidR="007D4B5B" w:rsidRPr="006F1F7B" w14:paraId="1AB0494C" w14:textId="77777777" w:rsidTr="00CE720F">
        <w:trPr>
          <w:cantSplit/>
          <w:trHeight w:val="144"/>
        </w:trPr>
        <w:tc>
          <w:tcPr>
            <w:tcW w:w="3600" w:type="dxa"/>
            <w:tcBorders>
              <w:top w:val="single" w:sz="4" w:space="0" w:color="auto"/>
              <w:left w:val="single" w:sz="4" w:space="0" w:color="auto"/>
              <w:bottom w:val="single" w:sz="4" w:space="0" w:color="auto"/>
              <w:right w:val="single" w:sz="4" w:space="0" w:color="auto"/>
            </w:tcBorders>
            <w:vAlign w:val="center"/>
          </w:tcPr>
          <w:p w14:paraId="2DE7BC01" w14:textId="77777777" w:rsidR="007D4B5B" w:rsidRPr="00B67E3D" w:rsidRDefault="007D4B5B" w:rsidP="00FF38ED">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B67E3D">
              <w:rPr>
                <w:rFonts w:asciiTheme="minorHAnsi" w:eastAsia="Times New Roman" w:hAnsiTheme="minorHAnsi" w:cstheme="minorHAnsi"/>
                <w:sz w:val="18"/>
                <w:szCs w:val="20"/>
              </w:rPr>
              <w:t>01</w:t>
            </w:r>
          </w:p>
        </w:tc>
        <w:tc>
          <w:tcPr>
            <w:tcW w:w="3600" w:type="dxa"/>
            <w:tcBorders>
              <w:top w:val="single" w:sz="4" w:space="0" w:color="auto"/>
              <w:left w:val="single" w:sz="4" w:space="0" w:color="auto"/>
              <w:bottom w:val="single" w:sz="4" w:space="0" w:color="auto"/>
              <w:right w:val="single" w:sz="4" w:space="0" w:color="auto"/>
            </w:tcBorders>
            <w:vAlign w:val="center"/>
          </w:tcPr>
          <w:p w14:paraId="2E242CF5" w14:textId="77777777" w:rsidR="007D4B5B" w:rsidRPr="00B67E3D" w:rsidRDefault="007D4B5B" w:rsidP="00FF38ED">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B67E3D">
              <w:rPr>
                <w:rFonts w:asciiTheme="minorHAnsi" w:eastAsia="Times New Roman" w:hAnsiTheme="minorHAnsi" w:cstheme="minorHAnsi"/>
                <w:sz w:val="18"/>
                <w:szCs w:val="20"/>
              </w:rPr>
              <w:t>02</w:t>
            </w:r>
          </w:p>
        </w:tc>
        <w:tc>
          <w:tcPr>
            <w:tcW w:w="3601" w:type="dxa"/>
            <w:tcBorders>
              <w:top w:val="single" w:sz="4" w:space="0" w:color="auto"/>
              <w:left w:val="single" w:sz="4" w:space="0" w:color="auto"/>
              <w:bottom w:val="single" w:sz="4" w:space="0" w:color="auto"/>
              <w:right w:val="single" w:sz="4" w:space="0" w:color="auto"/>
            </w:tcBorders>
            <w:vAlign w:val="center"/>
          </w:tcPr>
          <w:p w14:paraId="3CDD8E7E" w14:textId="77777777" w:rsidR="007D4B5B" w:rsidRPr="00B67E3D" w:rsidRDefault="007D4B5B" w:rsidP="00FF38ED">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B67E3D">
              <w:rPr>
                <w:rFonts w:asciiTheme="minorHAnsi" w:eastAsia="Times New Roman" w:hAnsiTheme="minorHAnsi" w:cstheme="minorHAnsi"/>
                <w:sz w:val="18"/>
                <w:szCs w:val="20"/>
              </w:rPr>
              <w:t>03</w:t>
            </w:r>
          </w:p>
        </w:tc>
      </w:tr>
      <w:tr w:rsidR="007D4B5B" w:rsidRPr="006F1F7B" w14:paraId="3484DFD7" w14:textId="77777777" w:rsidTr="00CE720F">
        <w:trPr>
          <w:cantSplit/>
          <w:trHeight w:val="144"/>
        </w:trPr>
        <w:tc>
          <w:tcPr>
            <w:tcW w:w="3600" w:type="dxa"/>
            <w:tcBorders>
              <w:top w:val="single" w:sz="4" w:space="0" w:color="auto"/>
              <w:left w:val="single" w:sz="4" w:space="0" w:color="auto"/>
              <w:bottom w:val="single" w:sz="4" w:space="0" w:color="auto"/>
              <w:right w:val="single" w:sz="4" w:space="0" w:color="auto"/>
            </w:tcBorders>
            <w:vAlign w:val="bottom"/>
          </w:tcPr>
          <w:p w14:paraId="77F8B40F" w14:textId="77777777" w:rsidR="007D4B5B" w:rsidRPr="00B67E3D" w:rsidRDefault="007D4B5B" w:rsidP="00FF38ED">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B67E3D">
              <w:rPr>
                <w:rFonts w:asciiTheme="minorHAnsi" w:eastAsia="Times New Roman" w:hAnsiTheme="minorHAnsi" w:cstheme="minorHAnsi"/>
                <w:sz w:val="18"/>
                <w:szCs w:val="20"/>
              </w:rPr>
              <w:t>Water Heating System ID or Name</w:t>
            </w:r>
          </w:p>
        </w:tc>
        <w:tc>
          <w:tcPr>
            <w:tcW w:w="3600" w:type="dxa"/>
            <w:tcBorders>
              <w:top w:val="single" w:sz="4" w:space="0" w:color="auto"/>
              <w:left w:val="single" w:sz="4" w:space="0" w:color="auto"/>
              <w:bottom w:val="single" w:sz="4" w:space="0" w:color="auto"/>
              <w:right w:val="single" w:sz="4" w:space="0" w:color="auto"/>
            </w:tcBorders>
            <w:vAlign w:val="bottom"/>
          </w:tcPr>
          <w:p w14:paraId="1B20A048" w14:textId="77777777" w:rsidR="007D4B5B" w:rsidRPr="00B67E3D" w:rsidRDefault="007D4B5B" w:rsidP="00FF38ED">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B67E3D">
              <w:rPr>
                <w:rFonts w:asciiTheme="minorHAnsi" w:eastAsia="Times New Roman" w:hAnsiTheme="minorHAnsi" w:cstheme="minorHAnsi"/>
                <w:sz w:val="18"/>
                <w:szCs w:val="20"/>
              </w:rPr>
              <w:t xml:space="preserve">Central DHW System </w:t>
            </w:r>
          </w:p>
          <w:p w14:paraId="4DB1B54F" w14:textId="77777777" w:rsidR="007D4B5B" w:rsidRPr="00B67E3D" w:rsidRDefault="007D4B5B" w:rsidP="00FF38ED">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B67E3D">
              <w:rPr>
                <w:rFonts w:asciiTheme="minorHAnsi" w:eastAsia="Times New Roman" w:hAnsiTheme="minorHAnsi" w:cstheme="minorHAnsi"/>
                <w:sz w:val="18"/>
                <w:szCs w:val="20"/>
              </w:rPr>
              <w:t>Distribution Type</w:t>
            </w:r>
          </w:p>
        </w:tc>
        <w:tc>
          <w:tcPr>
            <w:tcW w:w="3601" w:type="dxa"/>
            <w:tcBorders>
              <w:top w:val="single" w:sz="4" w:space="0" w:color="auto"/>
              <w:left w:val="single" w:sz="4" w:space="0" w:color="auto"/>
              <w:bottom w:val="single" w:sz="4" w:space="0" w:color="auto"/>
              <w:right w:val="single" w:sz="4" w:space="0" w:color="auto"/>
            </w:tcBorders>
            <w:vAlign w:val="bottom"/>
          </w:tcPr>
          <w:p w14:paraId="358578A8" w14:textId="77777777" w:rsidR="007D4B5B" w:rsidRPr="00B67E3D" w:rsidRDefault="007D4B5B" w:rsidP="00FF38ED">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B67E3D">
              <w:rPr>
                <w:rFonts w:asciiTheme="minorHAnsi" w:eastAsia="Times New Roman" w:hAnsiTheme="minorHAnsi" w:cstheme="minorHAnsi"/>
                <w:sz w:val="18"/>
                <w:szCs w:val="20"/>
              </w:rPr>
              <w:t>Dwelling Unit DHW System</w:t>
            </w:r>
          </w:p>
          <w:p w14:paraId="5C72A084" w14:textId="77777777" w:rsidR="007D4B5B" w:rsidRPr="00B67E3D" w:rsidRDefault="007D4B5B" w:rsidP="00FF38ED">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B67E3D">
              <w:rPr>
                <w:rFonts w:asciiTheme="minorHAnsi" w:eastAsia="Times New Roman" w:hAnsiTheme="minorHAnsi" w:cstheme="minorHAnsi"/>
                <w:sz w:val="18"/>
                <w:szCs w:val="20"/>
              </w:rPr>
              <w:t>Distribution Type</w:t>
            </w:r>
          </w:p>
        </w:tc>
      </w:tr>
      <w:tr w:rsidR="007D4B5B" w:rsidRPr="006F1F7B" w14:paraId="73808D65" w14:textId="77777777" w:rsidTr="00CE720F">
        <w:trPr>
          <w:cantSplit/>
          <w:trHeight w:val="144"/>
        </w:trPr>
        <w:tc>
          <w:tcPr>
            <w:tcW w:w="3600" w:type="dxa"/>
            <w:tcBorders>
              <w:top w:val="single" w:sz="4" w:space="0" w:color="auto"/>
              <w:left w:val="single" w:sz="4" w:space="0" w:color="auto"/>
              <w:bottom w:val="single" w:sz="4" w:space="0" w:color="auto"/>
              <w:right w:val="single" w:sz="4" w:space="0" w:color="auto"/>
            </w:tcBorders>
            <w:vAlign w:val="center"/>
          </w:tcPr>
          <w:p w14:paraId="688C068E" w14:textId="77777777" w:rsidR="007D4B5B" w:rsidRPr="00B67E3D" w:rsidRDefault="007D4B5B" w:rsidP="00FF38ED">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600" w:type="dxa"/>
            <w:tcBorders>
              <w:top w:val="single" w:sz="4" w:space="0" w:color="auto"/>
              <w:left w:val="single" w:sz="4" w:space="0" w:color="auto"/>
              <w:bottom w:val="single" w:sz="4" w:space="0" w:color="auto"/>
              <w:right w:val="single" w:sz="4" w:space="0" w:color="auto"/>
            </w:tcBorders>
            <w:vAlign w:val="center"/>
          </w:tcPr>
          <w:p w14:paraId="5EE4726A" w14:textId="77777777" w:rsidR="007D4B5B" w:rsidRPr="00B67E3D" w:rsidRDefault="007D4B5B" w:rsidP="00FF38ED">
            <w:pPr>
              <w:keepNext/>
              <w:tabs>
                <w:tab w:val="left" w:pos="2160"/>
                <w:tab w:val="left" w:pos="2700"/>
                <w:tab w:val="left" w:pos="3420"/>
                <w:tab w:val="left" w:pos="3780"/>
                <w:tab w:val="left" w:pos="5760"/>
                <w:tab w:val="left" w:pos="7212"/>
              </w:tabs>
              <w:spacing w:after="0" w:line="240" w:lineRule="auto"/>
              <w:contextualSpacing/>
              <w:jc w:val="center"/>
              <w:rPr>
                <w:rFonts w:asciiTheme="minorHAnsi" w:eastAsia="Times New Roman" w:hAnsiTheme="minorHAnsi" w:cstheme="minorHAnsi"/>
                <w:sz w:val="20"/>
                <w:szCs w:val="20"/>
              </w:rPr>
            </w:pPr>
          </w:p>
        </w:tc>
        <w:tc>
          <w:tcPr>
            <w:tcW w:w="3601" w:type="dxa"/>
            <w:tcBorders>
              <w:top w:val="single" w:sz="4" w:space="0" w:color="auto"/>
              <w:left w:val="single" w:sz="4" w:space="0" w:color="auto"/>
              <w:bottom w:val="single" w:sz="4" w:space="0" w:color="auto"/>
              <w:right w:val="single" w:sz="4" w:space="0" w:color="auto"/>
            </w:tcBorders>
            <w:vAlign w:val="center"/>
          </w:tcPr>
          <w:p w14:paraId="7D063DDF" w14:textId="77777777" w:rsidR="007D4B5B" w:rsidRPr="00B67E3D" w:rsidRDefault="007D4B5B" w:rsidP="00FF38ED">
            <w:pPr>
              <w:keepNext/>
              <w:tabs>
                <w:tab w:val="left" w:pos="2160"/>
                <w:tab w:val="left" w:pos="2700"/>
                <w:tab w:val="left" w:pos="3420"/>
                <w:tab w:val="left" w:pos="3780"/>
                <w:tab w:val="left" w:pos="5760"/>
                <w:tab w:val="left" w:pos="7212"/>
              </w:tabs>
              <w:spacing w:after="0" w:line="240" w:lineRule="auto"/>
              <w:contextualSpacing/>
              <w:jc w:val="center"/>
              <w:rPr>
                <w:rFonts w:asciiTheme="minorHAnsi" w:eastAsia="Times New Roman" w:hAnsiTheme="minorHAnsi" w:cstheme="minorHAnsi"/>
                <w:sz w:val="20"/>
                <w:szCs w:val="20"/>
              </w:rPr>
            </w:pPr>
          </w:p>
        </w:tc>
      </w:tr>
      <w:tr w:rsidR="007D4B5B" w:rsidRPr="006F1F7B" w14:paraId="05694BEB" w14:textId="77777777" w:rsidTr="00CE720F">
        <w:trPr>
          <w:cantSplit/>
          <w:trHeight w:val="144"/>
        </w:trPr>
        <w:tc>
          <w:tcPr>
            <w:tcW w:w="3600" w:type="dxa"/>
            <w:tcBorders>
              <w:top w:val="single" w:sz="4" w:space="0" w:color="auto"/>
              <w:left w:val="single" w:sz="4" w:space="0" w:color="auto"/>
              <w:bottom w:val="single" w:sz="4" w:space="0" w:color="auto"/>
              <w:right w:val="single" w:sz="4" w:space="0" w:color="auto"/>
            </w:tcBorders>
            <w:vAlign w:val="center"/>
          </w:tcPr>
          <w:p w14:paraId="25BD3F6C" w14:textId="77777777" w:rsidR="007D4B5B" w:rsidRPr="00B67E3D" w:rsidRDefault="007D4B5B" w:rsidP="00FF38ED">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600" w:type="dxa"/>
            <w:tcBorders>
              <w:top w:val="single" w:sz="4" w:space="0" w:color="auto"/>
              <w:left w:val="single" w:sz="4" w:space="0" w:color="auto"/>
              <w:bottom w:val="single" w:sz="4" w:space="0" w:color="auto"/>
              <w:right w:val="single" w:sz="4" w:space="0" w:color="auto"/>
            </w:tcBorders>
            <w:vAlign w:val="center"/>
          </w:tcPr>
          <w:p w14:paraId="6836E314" w14:textId="77777777" w:rsidR="007D4B5B" w:rsidRPr="00B67E3D" w:rsidRDefault="007D4B5B" w:rsidP="00FF38ED">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601" w:type="dxa"/>
            <w:tcBorders>
              <w:top w:val="single" w:sz="4" w:space="0" w:color="auto"/>
              <w:left w:val="single" w:sz="4" w:space="0" w:color="auto"/>
              <w:bottom w:val="single" w:sz="4" w:space="0" w:color="auto"/>
              <w:right w:val="single" w:sz="4" w:space="0" w:color="auto"/>
            </w:tcBorders>
            <w:vAlign w:val="center"/>
          </w:tcPr>
          <w:p w14:paraId="1CB27619" w14:textId="77777777" w:rsidR="007D4B5B" w:rsidRPr="00B67E3D" w:rsidRDefault="007D4B5B" w:rsidP="00FF38ED">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bl>
    <w:p w14:paraId="38C6FC3A" w14:textId="77777777" w:rsidR="00930217" w:rsidRDefault="00930217" w:rsidP="00930217">
      <w:pPr>
        <w:spacing w:after="0"/>
      </w:pPr>
    </w:p>
    <w:tbl>
      <w:tblPr>
        <w:tblpPr w:leftFromText="180" w:rightFromText="180" w:vertAnchor="text" w:tblpY="1"/>
        <w:tblOverlap w:val="never"/>
        <w:tblW w:w="4992" w:type="pct"/>
        <w:tblBorders>
          <w:top w:val="single" w:sz="6"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Grid>
        <w:gridCol w:w="3591"/>
        <w:gridCol w:w="3591"/>
        <w:gridCol w:w="3591"/>
      </w:tblGrid>
      <w:tr w:rsidR="007D4B5B" w:rsidRPr="006F1F7B" w14:paraId="607E0726" w14:textId="77777777" w:rsidTr="00B67E3D">
        <w:trPr>
          <w:trHeight w:val="144"/>
        </w:trPr>
        <w:tc>
          <w:tcPr>
            <w:tcW w:w="10773" w:type="dxa"/>
            <w:gridSpan w:val="3"/>
            <w:tcBorders>
              <w:top w:val="single" w:sz="4" w:space="0" w:color="auto"/>
              <w:bottom w:val="single" w:sz="4" w:space="0" w:color="auto"/>
            </w:tcBorders>
            <w:vAlign w:val="center"/>
          </w:tcPr>
          <w:p w14:paraId="607E0725" w14:textId="2828EDED" w:rsidR="007D4B5B" w:rsidRPr="00B67E3D" w:rsidRDefault="00276172" w:rsidP="00FD0CF7">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r w:rsidRPr="005C5AB0">
              <w:rPr>
                <w:rFonts w:asciiTheme="minorHAnsi" w:hAnsiTheme="minorHAnsi" w:cstheme="minorHAnsi"/>
                <w:b/>
                <w:sz w:val="20"/>
                <w:szCs w:val="20"/>
              </w:rPr>
              <w:t>F</w:t>
            </w:r>
            <w:r w:rsidR="007D4B5B" w:rsidRPr="00294A45">
              <w:rPr>
                <w:rFonts w:asciiTheme="minorHAnsi" w:hAnsiTheme="minorHAnsi" w:cstheme="minorHAnsi"/>
                <w:b/>
                <w:sz w:val="20"/>
                <w:szCs w:val="20"/>
              </w:rPr>
              <w:t>. Installed Water Heater Manufacturer Information</w:t>
            </w:r>
          </w:p>
        </w:tc>
      </w:tr>
      <w:tr w:rsidR="00335E47" w:rsidRPr="006F1F7B" w14:paraId="607E072A" w14:textId="77777777" w:rsidTr="00CE720F">
        <w:trPr>
          <w:trHeight w:val="144"/>
        </w:trPr>
        <w:tc>
          <w:tcPr>
            <w:tcW w:w="3591" w:type="dxa"/>
            <w:tcBorders>
              <w:top w:val="single" w:sz="4" w:space="0" w:color="auto"/>
              <w:bottom w:val="single" w:sz="4" w:space="0" w:color="auto"/>
              <w:right w:val="single" w:sz="4" w:space="0" w:color="auto"/>
            </w:tcBorders>
            <w:vAlign w:val="bottom"/>
          </w:tcPr>
          <w:p w14:paraId="607E0727" w14:textId="77777777" w:rsidR="00335E47" w:rsidRPr="00B67E3D" w:rsidRDefault="00335E47" w:rsidP="00FD0CF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B67E3D">
              <w:rPr>
                <w:rFonts w:asciiTheme="minorHAnsi" w:eastAsia="Times New Roman" w:hAnsiTheme="minorHAnsi" w:cstheme="minorHAnsi"/>
                <w:sz w:val="18"/>
                <w:szCs w:val="20"/>
              </w:rPr>
              <w:t>01</w:t>
            </w:r>
          </w:p>
        </w:tc>
        <w:tc>
          <w:tcPr>
            <w:tcW w:w="3591" w:type="dxa"/>
            <w:tcBorders>
              <w:top w:val="single" w:sz="4" w:space="0" w:color="auto"/>
              <w:left w:val="single" w:sz="4" w:space="0" w:color="auto"/>
              <w:bottom w:val="single" w:sz="4" w:space="0" w:color="auto"/>
              <w:right w:val="single" w:sz="4" w:space="0" w:color="auto"/>
            </w:tcBorders>
            <w:vAlign w:val="bottom"/>
          </w:tcPr>
          <w:p w14:paraId="607E0728" w14:textId="77777777" w:rsidR="00335E47" w:rsidRPr="00B67E3D" w:rsidRDefault="00335E47" w:rsidP="00FD0CF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B67E3D">
              <w:rPr>
                <w:rFonts w:asciiTheme="minorHAnsi" w:eastAsia="Times New Roman" w:hAnsiTheme="minorHAnsi" w:cstheme="minorHAnsi"/>
                <w:sz w:val="18"/>
                <w:szCs w:val="20"/>
              </w:rPr>
              <w:t>02</w:t>
            </w:r>
          </w:p>
        </w:tc>
        <w:tc>
          <w:tcPr>
            <w:tcW w:w="3591" w:type="dxa"/>
            <w:tcBorders>
              <w:top w:val="single" w:sz="4" w:space="0" w:color="auto"/>
              <w:left w:val="single" w:sz="4" w:space="0" w:color="auto"/>
              <w:bottom w:val="single" w:sz="4" w:space="0" w:color="auto"/>
            </w:tcBorders>
            <w:vAlign w:val="bottom"/>
          </w:tcPr>
          <w:p w14:paraId="607E0729" w14:textId="77777777" w:rsidR="00335E47" w:rsidRPr="00B67E3D" w:rsidRDefault="00335E47" w:rsidP="00FD0CF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B67E3D">
              <w:rPr>
                <w:rFonts w:asciiTheme="minorHAnsi" w:eastAsia="Times New Roman" w:hAnsiTheme="minorHAnsi" w:cstheme="minorHAnsi"/>
                <w:sz w:val="18"/>
                <w:szCs w:val="20"/>
              </w:rPr>
              <w:t>03</w:t>
            </w:r>
          </w:p>
        </w:tc>
      </w:tr>
      <w:tr w:rsidR="00335E47" w:rsidRPr="006F1F7B" w14:paraId="607E072E" w14:textId="77777777" w:rsidTr="00CE720F">
        <w:trPr>
          <w:trHeight w:val="144"/>
        </w:trPr>
        <w:tc>
          <w:tcPr>
            <w:tcW w:w="3591" w:type="dxa"/>
            <w:tcBorders>
              <w:top w:val="single" w:sz="4" w:space="0" w:color="auto"/>
              <w:bottom w:val="single" w:sz="4" w:space="0" w:color="auto"/>
              <w:right w:val="single" w:sz="4" w:space="0" w:color="auto"/>
            </w:tcBorders>
            <w:vAlign w:val="bottom"/>
          </w:tcPr>
          <w:p w14:paraId="607E072B" w14:textId="77777777" w:rsidR="00335E47" w:rsidRPr="00B67E3D" w:rsidRDefault="00335E47" w:rsidP="00FD0CF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B67E3D">
              <w:rPr>
                <w:rFonts w:asciiTheme="minorHAnsi" w:eastAsia="Times New Roman" w:hAnsiTheme="minorHAnsi" w:cstheme="minorHAnsi"/>
                <w:sz w:val="18"/>
                <w:szCs w:val="20"/>
              </w:rPr>
              <w:t>Water Heating System ID or Name</w:t>
            </w:r>
          </w:p>
        </w:tc>
        <w:tc>
          <w:tcPr>
            <w:tcW w:w="3591" w:type="dxa"/>
            <w:tcBorders>
              <w:top w:val="single" w:sz="4" w:space="0" w:color="auto"/>
              <w:left w:val="single" w:sz="4" w:space="0" w:color="auto"/>
              <w:bottom w:val="single" w:sz="4" w:space="0" w:color="auto"/>
              <w:right w:val="single" w:sz="4" w:space="0" w:color="auto"/>
            </w:tcBorders>
            <w:vAlign w:val="bottom"/>
          </w:tcPr>
          <w:p w14:paraId="607E072C" w14:textId="77777777" w:rsidR="00335E47" w:rsidRPr="00B67E3D" w:rsidRDefault="00335E47" w:rsidP="00FD0CF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B67E3D">
              <w:rPr>
                <w:rFonts w:asciiTheme="minorHAnsi" w:eastAsia="Times New Roman" w:hAnsiTheme="minorHAnsi" w:cstheme="minorHAnsi"/>
                <w:sz w:val="18"/>
                <w:szCs w:val="20"/>
              </w:rPr>
              <w:t>Manufacturer</w:t>
            </w:r>
          </w:p>
        </w:tc>
        <w:tc>
          <w:tcPr>
            <w:tcW w:w="3591" w:type="dxa"/>
            <w:tcBorders>
              <w:top w:val="single" w:sz="4" w:space="0" w:color="auto"/>
              <w:left w:val="single" w:sz="4" w:space="0" w:color="auto"/>
              <w:bottom w:val="single" w:sz="4" w:space="0" w:color="auto"/>
            </w:tcBorders>
            <w:vAlign w:val="bottom"/>
          </w:tcPr>
          <w:p w14:paraId="607E072D" w14:textId="77777777" w:rsidR="00335E47" w:rsidRPr="00B67E3D" w:rsidRDefault="00335E47" w:rsidP="00FD0CF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B67E3D">
              <w:rPr>
                <w:rFonts w:asciiTheme="minorHAnsi" w:eastAsia="Times New Roman" w:hAnsiTheme="minorHAnsi" w:cstheme="minorHAnsi"/>
                <w:sz w:val="18"/>
                <w:szCs w:val="20"/>
              </w:rPr>
              <w:t>Model Number</w:t>
            </w:r>
          </w:p>
        </w:tc>
      </w:tr>
      <w:tr w:rsidR="00335E47" w:rsidRPr="006F1F7B" w14:paraId="607E0732" w14:textId="77777777" w:rsidTr="00CE720F">
        <w:trPr>
          <w:trHeight w:val="144"/>
        </w:trPr>
        <w:tc>
          <w:tcPr>
            <w:tcW w:w="3591" w:type="dxa"/>
            <w:tcBorders>
              <w:top w:val="single" w:sz="4" w:space="0" w:color="auto"/>
              <w:bottom w:val="single" w:sz="4" w:space="0" w:color="auto"/>
              <w:right w:val="single" w:sz="4" w:space="0" w:color="auto"/>
            </w:tcBorders>
            <w:vAlign w:val="bottom"/>
          </w:tcPr>
          <w:p w14:paraId="607E072F" w14:textId="77777777" w:rsidR="00335E47" w:rsidRPr="00B67E3D" w:rsidRDefault="00335E47" w:rsidP="00FD0CF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591" w:type="dxa"/>
            <w:tcBorders>
              <w:top w:val="single" w:sz="4" w:space="0" w:color="auto"/>
              <w:left w:val="single" w:sz="4" w:space="0" w:color="auto"/>
              <w:bottom w:val="single" w:sz="4" w:space="0" w:color="auto"/>
              <w:right w:val="single" w:sz="4" w:space="0" w:color="auto"/>
            </w:tcBorders>
            <w:vAlign w:val="bottom"/>
          </w:tcPr>
          <w:p w14:paraId="607E0730" w14:textId="77777777" w:rsidR="00335E47" w:rsidRPr="00B67E3D" w:rsidRDefault="00335E47" w:rsidP="00FD0CF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591" w:type="dxa"/>
            <w:tcBorders>
              <w:top w:val="single" w:sz="4" w:space="0" w:color="auto"/>
              <w:left w:val="single" w:sz="4" w:space="0" w:color="auto"/>
              <w:bottom w:val="single" w:sz="4" w:space="0" w:color="auto"/>
            </w:tcBorders>
            <w:shd w:val="clear" w:color="auto" w:fill="FFFFFF" w:themeFill="background1"/>
          </w:tcPr>
          <w:p w14:paraId="607E0731" w14:textId="77777777" w:rsidR="00335E47" w:rsidRPr="00B67E3D" w:rsidRDefault="00335E47" w:rsidP="00FD0CF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r w:rsidR="00335E47" w:rsidRPr="006F1F7B" w14:paraId="607E0736" w14:textId="77777777" w:rsidTr="00CE720F">
        <w:trPr>
          <w:trHeight w:val="144"/>
        </w:trPr>
        <w:tc>
          <w:tcPr>
            <w:tcW w:w="3591" w:type="dxa"/>
            <w:tcBorders>
              <w:top w:val="single" w:sz="4" w:space="0" w:color="auto"/>
              <w:bottom w:val="single" w:sz="4" w:space="0" w:color="auto"/>
              <w:right w:val="single" w:sz="4" w:space="0" w:color="auto"/>
            </w:tcBorders>
            <w:vAlign w:val="bottom"/>
          </w:tcPr>
          <w:p w14:paraId="607E0733" w14:textId="77777777" w:rsidR="00335E47" w:rsidRPr="00B67E3D" w:rsidRDefault="00335E47" w:rsidP="00FD0CF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591" w:type="dxa"/>
            <w:tcBorders>
              <w:top w:val="single" w:sz="4" w:space="0" w:color="auto"/>
              <w:left w:val="single" w:sz="4" w:space="0" w:color="auto"/>
              <w:bottom w:val="single" w:sz="4" w:space="0" w:color="auto"/>
              <w:right w:val="single" w:sz="4" w:space="0" w:color="auto"/>
            </w:tcBorders>
            <w:vAlign w:val="bottom"/>
          </w:tcPr>
          <w:p w14:paraId="607E0734" w14:textId="77777777" w:rsidR="00335E47" w:rsidRPr="00B67E3D" w:rsidRDefault="00335E47" w:rsidP="00FD0CF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591" w:type="dxa"/>
            <w:tcBorders>
              <w:top w:val="single" w:sz="4" w:space="0" w:color="auto"/>
              <w:left w:val="single" w:sz="4" w:space="0" w:color="auto"/>
              <w:bottom w:val="single" w:sz="4" w:space="0" w:color="auto"/>
            </w:tcBorders>
          </w:tcPr>
          <w:p w14:paraId="607E0735" w14:textId="77777777" w:rsidR="00335E47" w:rsidRPr="00B67E3D" w:rsidRDefault="00335E47" w:rsidP="00FD0CF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bl>
    <w:p w14:paraId="607E073C" w14:textId="77777777" w:rsidR="009F29A2" w:rsidRPr="00DF4A6F" w:rsidRDefault="009F29A2" w:rsidP="001E0DF0">
      <w:pPr>
        <w:tabs>
          <w:tab w:val="left" w:pos="-720"/>
        </w:tabs>
        <w:suppressAutoHyphens/>
        <w:spacing w:after="0" w:line="240" w:lineRule="auto"/>
        <w:ind w:left="446"/>
        <w:rPr>
          <w:rFonts w:asciiTheme="minorHAnsi" w:hAnsiTheme="minorHAnsi" w:cstheme="minorHAnsi"/>
          <w:b/>
          <w:sz w:val="20"/>
          <w:szCs w:val="20"/>
        </w:rPr>
      </w:pPr>
    </w:p>
    <w:tbl>
      <w:tblPr>
        <w:tblpPr w:leftFromText="180" w:rightFromText="180" w:vertAnchor="text" w:tblpY="1"/>
        <w:tblOverlap w:val="neve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90"/>
        <w:gridCol w:w="10200"/>
      </w:tblGrid>
      <w:tr w:rsidR="0082211E" w:rsidRPr="006F1F7B" w14:paraId="607E073E" w14:textId="77777777" w:rsidTr="00B67E3D">
        <w:trPr>
          <w:trHeight w:val="144"/>
        </w:trPr>
        <w:tc>
          <w:tcPr>
            <w:tcW w:w="11016" w:type="dxa"/>
            <w:gridSpan w:val="2"/>
          </w:tcPr>
          <w:p w14:paraId="607E073D" w14:textId="453C54B2" w:rsidR="0082211E" w:rsidRPr="00F43B53" w:rsidRDefault="00276172" w:rsidP="00F947E9">
            <w:pPr>
              <w:keepNext/>
              <w:spacing w:after="0" w:line="240" w:lineRule="auto"/>
              <w:jc w:val="both"/>
              <w:rPr>
                <w:rFonts w:asciiTheme="minorHAnsi" w:hAnsiTheme="minorHAnsi" w:cstheme="minorHAnsi"/>
                <w:sz w:val="20"/>
                <w:szCs w:val="20"/>
              </w:rPr>
            </w:pPr>
            <w:r w:rsidRPr="00DF4A6F">
              <w:rPr>
                <w:rFonts w:asciiTheme="minorHAnsi" w:hAnsiTheme="minorHAnsi" w:cstheme="minorHAnsi"/>
                <w:b/>
                <w:sz w:val="20"/>
                <w:szCs w:val="20"/>
              </w:rPr>
              <w:t>G</w:t>
            </w:r>
            <w:r w:rsidR="0082211E" w:rsidRPr="00F43B53">
              <w:rPr>
                <w:rFonts w:asciiTheme="minorHAnsi" w:hAnsiTheme="minorHAnsi" w:cstheme="minorHAnsi"/>
                <w:b/>
                <w:sz w:val="20"/>
                <w:szCs w:val="20"/>
              </w:rPr>
              <w:t xml:space="preserve">. </w:t>
            </w:r>
            <w:r w:rsidR="00F858EE" w:rsidRPr="00F43B53">
              <w:rPr>
                <w:rFonts w:asciiTheme="minorHAnsi" w:hAnsiTheme="minorHAnsi" w:cstheme="minorHAnsi"/>
                <w:b/>
                <w:sz w:val="20"/>
                <w:szCs w:val="20"/>
              </w:rPr>
              <w:t>Mandatory Requirements for All Central Domestic Hot Water Systems</w:t>
            </w:r>
          </w:p>
        </w:tc>
      </w:tr>
      <w:tr w:rsidR="0082211E" w:rsidRPr="006F1F7B" w14:paraId="607E0741" w14:textId="77777777" w:rsidTr="00B67E3D">
        <w:trPr>
          <w:trHeight w:val="144"/>
        </w:trPr>
        <w:tc>
          <w:tcPr>
            <w:tcW w:w="598" w:type="dxa"/>
            <w:vAlign w:val="center"/>
          </w:tcPr>
          <w:p w14:paraId="607E073F" w14:textId="77777777" w:rsidR="0082211E" w:rsidRPr="00EC6276" w:rsidRDefault="0082211E" w:rsidP="00F947E9">
            <w:pPr>
              <w:keepNext/>
              <w:spacing w:after="0" w:line="240" w:lineRule="auto"/>
              <w:jc w:val="center"/>
              <w:rPr>
                <w:rFonts w:asciiTheme="minorHAnsi" w:hAnsiTheme="minorHAnsi" w:cstheme="minorHAnsi"/>
                <w:sz w:val="18"/>
                <w:szCs w:val="20"/>
              </w:rPr>
            </w:pPr>
            <w:r w:rsidRPr="00EC6276">
              <w:rPr>
                <w:rFonts w:asciiTheme="minorHAnsi" w:hAnsiTheme="minorHAnsi" w:cstheme="minorHAnsi"/>
                <w:sz w:val="18"/>
                <w:szCs w:val="20"/>
              </w:rPr>
              <w:t>01</w:t>
            </w:r>
          </w:p>
        </w:tc>
        <w:tc>
          <w:tcPr>
            <w:tcW w:w="10418" w:type="dxa"/>
          </w:tcPr>
          <w:p w14:paraId="607E0740" w14:textId="77777777" w:rsidR="0082211E" w:rsidRPr="00EC6276" w:rsidRDefault="0082211E" w:rsidP="00F947E9">
            <w:pPr>
              <w:keepNext/>
              <w:autoSpaceDE w:val="0"/>
              <w:autoSpaceDN w:val="0"/>
              <w:adjustRightInd w:val="0"/>
              <w:spacing w:after="0" w:line="240" w:lineRule="auto"/>
              <w:rPr>
                <w:rFonts w:asciiTheme="minorHAnsi" w:hAnsiTheme="minorHAnsi" w:cstheme="minorHAnsi"/>
                <w:sz w:val="18"/>
                <w:szCs w:val="20"/>
              </w:rPr>
            </w:pPr>
            <w:r w:rsidRPr="00EC6276">
              <w:rPr>
                <w:rFonts w:asciiTheme="minorHAnsi" w:hAnsiTheme="minorHAnsi" w:cstheme="minorHAnsi"/>
                <w:bCs/>
                <w:sz w:val="18"/>
                <w:szCs w:val="20"/>
              </w:rPr>
              <w:t>On systems that have a total capacity greater than 167,000 Btu/</w:t>
            </w:r>
            <w:proofErr w:type="spellStart"/>
            <w:r w:rsidRPr="00EC6276">
              <w:rPr>
                <w:rFonts w:asciiTheme="minorHAnsi" w:hAnsiTheme="minorHAnsi" w:cstheme="minorHAnsi"/>
                <w:bCs/>
                <w:sz w:val="18"/>
                <w:szCs w:val="20"/>
              </w:rPr>
              <w:t>hr</w:t>
            </w:r>
            <w:proofErr w:type="spellEnd"/>
            <w:r w:rsidRPr="00EC6276">
              <w:rPr>
                <w:rFonts w:asciiTheme="minorHAnsi" w:hAnsiTheme="minorHAnsi" w:cstheme="minorHAnsi"/>
                <w:bCs/>
                <w:sz w:val="18"/>
                <w:szCs w:val="20"/>
              </w:rPr>
              <w:t xml:space="preserve">, outlets that require higher than service water temperatures as listed in the ASHRAE Handbook </w:t>
            </w:r>
            <w:r w:rsidRPr="00EC6276">
              <w:rPr>
                <w:rFonts w:asciiTheme="minorHAnsi" w:hAnsiTheme="minorHAnsi" w:cstheme="minorHAnsi"/>
                <w:sz w:val="18"/>
                <w:szCs w:val="20"/>
              </w:rPr>
              <w:t>have separate remote heaters, heat exchangers, or boosters to supply the outlet with the higher temperature</w:t>
            </w:r>
            <w:r w:rsidRPr="00EC6276">
              <w:rPr>
                <w:rFonts w:asciiTheme="minorHAnsi" w:hAnsiTheme="minorHAnsi" w:cstheme="minorHAnsi"/>
                <w:bCs/>
                <w:sz w:val="18"/>
                <w:szCs w:val="20"/>
              </w:rPr>
              <w:t>.  (Section 110.3 (c)1)</w:t>
            </w:r>
          </w:p>
        </w:tc>
      </w:tr>
      <w:tr w:rsidR="0082211E" w:rsidRPr="006F1F7B" w14:paraId="607E0744" w14:textId="77777777" w:rsidTr="00B67E3D">
        <w:trPr>
          <w:trHeight w:val="144"/>
        </w:trPr>
        <w:tc>
          <w:tcPr>
            <w:tcW w:w="598" w:type="dxa"/>
            <w:vAlign w:val="center"/>
          </w:tcPr>
          <w:p w14:paraId="607E0742" w14:textId="77777777" w:rsidR="0082211E" w:rsidRPr="00EC6276" w:rsidRDefault="0082211E" w:rsidP="00F947E9">
            <w:pPr>
              <w:keepNext/>
              <w:spacing w:after="0" w:line="240" w:lineRule="auto"/>
              <w:jc w:val="center"/>
              <w:rPr>
                <w:rFonts w:asciiTheme="minorHAnsi" w:hAnsiTheme="minorHAnsi" w:cstheme="minorHAnsi"/>
                <w:sz w:val="18"/>
                <w:szCs w:val="20"/>
              </w:rPr>
            </w:pPr>
            <w:r w:rsidRPr="00EC6276">
              <w:rPr>
                <w:rFonts w:asciiTheme="minorHAnsi" w:hAnsiTheme="minorHAnsi" w:cstheme="minorHAnsi"/>
                <w:sz w:val="18"/>
                <w:szCs w:val="20"/>
              </w:rPr>
              <w:t>02</w:t>
            </w:r>
          </w:p>
        </w:tc>
        <w:tc>
          <w:tcPr>
            <w:tcW w:w="10418" w:type="dxa"/>
          </w:tcPr>
          <w:p w14:paraId="607E0743" w14:textId="77777777" w:rsidR="0082211E" w:rsidRPr="00EC6276" w:rsidRDefault="0082211E" w:rsidP="00F947E9">
            <w:pPr>
              <w:keepNext/>
              <w:autoSpaceDE w:val="0"/>
              <w:autoSpaceDN w:val="0"/>
              <w:adjustRightInd w:val="0"/>
              <w:spacing w:after="0" w:line="240" w:lineRule="auto"/>
              <w:rPr>
                <w:rFonts w:asciiTheme="minorHAnsi" w:hAnsiTheme="minorHAnsi" w:cstheme="minorHAnsi"/>
                <w:sz w:val="18"/>
                <w:szCs w:val="20"/>
              </w:rPr>
            </w:pPr>
            <w:r w:rsidRPr="00EC6276">
              <w:rPr>
                <w:rFonts w:asciiTheme="minorHAnsi" w:hAnsiTheme="minorHAnsi" w:cstheme="minorHAnsi"/>
                <w:sz w:val="18"/>
                <w:szCs w:val="20"/>
              </w:rPr>
              <w:t>Systems with circulating pumps or with electrical heat trace systems shall be capable of automatically turning off the system.  (Section 110.3(c)2).</w:t>
            </w:r>
          </w:p>
        </w:tc>
      </w:tr>
      <w:tr w:rsidR="0082211E" w:rsidRPr="006F1F7B" w14:paraId="607E074A" w14:textId="77777777" w:rsidTr="00B67E3D">
        <w:trPr>
          <w:trHeight w:val="144"/>
        </w:trPr>
        <w:tc>
          <w:tcPr>
            <w:tcW w:w="598" w:type="dxa"/>
            <w:vAlign w:val="center"/>
          </w:tcPr>
          <w:p w14:paraId="607E0748" w14:textId="368A01F6" w:rsidR="0082211E" w:rsidRPr="00EC6276" w:rsidRDefault="00A65670" w:rsidP="00F947E9">
            <w:pPr>
              <w:keepNext/>
              <w:spacing w:after="0" w:line="240" w:lineRule="auto"/>
              <w:jc w:val="center"/>
              <w:rPr>
                <w:rFonts w:asciiTheme="minorHAnsi" w:hAnsiTheme="minorHAnsi" w:cstheme="minorHAnsi"/>
                <w:sz w:val="18"/>
                <w:szCs w:val="20"/>
              </w:rPr>
            </w:pPr>
            <w:r w:rsidRPr="00EC6276">
              <w:rPr>
                <w:rFonts w:asciiTheme="minorHAnsi" w:hAnsiTheme="minorHAnsi" w:cstheme="minorHAnsi"/>
                <w:sz w:val="18"/>
                <w:szCs w:val="20"/>
              </w:rPr>
              <w:t>03</w:t>
            </w:r>
          </w:p>
        </w:tc>
        <w:tc>
          <w:tcPr>
            <w:tcW w:w="10418" w:type="dxa"/>
          </w:tcPr>
          <w:p w14:paraId="607E0749" w14:textId="25D02B7E" w:rsidR="0082211E" w:rsidRPr="001074AE" w:rsidRDefault="001074AE" w:rsidP="001074AE">
            <w:pPr>
              <w:keepNext/>
              <w:spacing w:after="0" w:line="240" w:lineRule="auto"/>
              <w:rPr>
                <w:rFonts w:asciiTheme="minorHAnsi" w:hAnsiTheme="minorHAnsi" w:cstheme="minorHAnsi"/>
                <w:sz w:val="18"/>
                <w:szCs w:val="20"/>
              </w:rPr>
            </w:pPr>
            <w:r w:rsidRPr="001074AE">
              <w:rPr>
                <w:rFonts w:asciiTheme="minorHAnsi" w:hAnsiTheme="minorHAnsi" w:cstheme="minorHAnsi"/>
                <w:sz w:val="18"/>
                <w:szCs w:val="20"/>
              </w:rPr>
              <w:t>Unfired storage tanks are insulated with an external R-</w:t>
            </w:r>
            <w:del w:id="197" w:author="Tam, Danny@Energy" w:date="2021-11-03T13:52:00Z">
              <w:r w:rsidRPr="001074AE" w:rsidDel="00A267C4">
                <w:rPr>
                  <w:rFonts w:asciiTheme="minorHAnsi" w:hAnsiTheme="minorHAnsi" w:cstheme="minorHAnsi"/>
                  <w:sz w:val="18"/>
                  <w:szCs w:val="20"/>
                </w:rPr>
                <w:delText xml:space="preserve">12 </w:delText>
              </w:r>
            </w:del>
            <w:ins w:id="198" w:author="Tam, Danny@Energy" w:date="2021-11-03T13:52:00Z">
              <w:r w:rsidR="00A267C4">
                <w:rPr>
                  <w:rFonts w:asciiTheme="minorHAnsi" w:hAnsiTheme="minorHAnsi" w:cstheme="minorHAnsi"/>
                  <w:sz w:val="18"/>
                  <w:szCs w:val="20"/>
                </w:rPr>
                <w:t>3.5</w:t>
              </w:r>
              <w:r w:rsidR="00A267C4" w:rsidRPr="001074AE">
                <w:rPr>
                  <w:rFonts w:asciiTheme="minorHAnsi" w:hAnsiTheme="minorHAnsi" w:cstheme="minorHAnsi"/>
                  <w:sz w:val="18"/>
                  <w:szCs w:val="20"/>
                </w:rPr>
                <w:t xml:space="preserve"> </w:t>
              </w:r>
            </w:ins>
            <w:r w:rsidRPr="001074AE">
              <w:rPr>
                <w:rFonts w:asciiTheme="minorHAnsi" w:hAnsiTheme="minorHAnsi" w:cstheme="minorHAnsi"/>
                <w:sz w:val="18"/>
                <w:szCs w:val="20"/>
              </w:rPr>
              <w:t>or combination of R-16 internal and external Insulation. (Section 110.3(c)4).</w:t>
            </w:r>
          </w:p>
        </w:tc>
      </w:tr>
      <w:tr w:rsidR="00DE02C7" w:rsidRPr="006F1F7B" w14:paraId="7024EFB7" w14:textId="77777777" w:rsidTr="00B67E3D">
        <w:trPr>
          <w:trHeight w:val="144"/>
        </w:trPr>
        <w:tc>
          <w:tcPr>
            <w:tcW w:w="598" w:type="dxa"/>
            <w:vAlign w:val="center"/>
          </w:tcPr>
          <w:p w14:paraId="1C54A7BE" w14:textId="0875BB06" w:rsidR="00DE02C7" w:rsidRPr="00EC6276" w:rsidRDefault="00DE02C7" w:rsidP="00F947E9">
            <w:pPr>
              <w:keepNext/>
              <w:spacing w:after="0" w:line="240" w:lineRule="auto"/>
              <w:jc w:val="center"/>
              <w:rPr>
                <w:rFonts w:asciiTheme="minorHAnsi" w:hAnsiTheme="minorHAnsi" w:cstheme="minorHAnsi"/>
                <w:sz w:val="18"/>
                <w:szCs w:val="20"/>
              </w:rPr>
            </w:pPr>
            <w:r w:rsidRPr="00EC6276">
              <w:rPr>
                <w:rFonts w:asciiTheme="minorHAnsi" w:hAnsiTheme="minorHAnsi" w:cstheme="minorHAnsi"/>
                <w:sz w:val="18"/>
                <w:szCs w:val="20"/>
              </w:rPr>
              <w:t>04</w:t>
            </w:r>
          </w:p>
        </w:tc>
        <w:tc>
          <w:tcPr>
            <w:tcW w:w="10418" w:type="dxa"/>
          </w:tcPr>
          <w:p w14:paraId="0420A92C" w14:textId="3BF6618E" w:rsidR="00DE02C7" w:rsidRPr="00EC6276" w:rsidRDefault="00DE02C7" w:rsidP="00F947E9">
            <w:pPr>
              <w:keepNext/>
              <w:autoSpaceDE w:val="0"/>
              <w:autoSpaceDN w:val="0"/>
              <w:adjustRightInd w:val="0"/>
              <w:spacing w:after="0" w:line="240" w:lineRule="auto"/>
              <w:rPr>
                <w:rFonts w:asciiTheme="minorHAnsi" w:hAnsiTheme="minorHAnsi" w:cstheme="minorHAnsi"/>
                <w:bCs/>
                <w:sz w:val="18"/>
                <w:szCs w:val="20"/>
              </w:rPr>
            </w:pPr>
            <w:r w:rsidRPr="00EC6276">
              <w:rPr>
                <w:rFonts w:asciiTheme="minorHAnsi" w:hAnsiTheme="minorHAnsi" w:cstheme="minorHAnsi"/>
                <w:bCs/>
                <w:sz w:val="18"/>
                <w:szCs w:val="20"/>
              </w:rPr>
              <w:t>Recirculation loop</w:t>
            </w:r>
            <w:r w:rsidR="00CE720F">
              <w:rPr>
                <w:rFonts w:asciiTheme="minorHAnsi" w:hAnsiTheme="minorHAnsi" w:cstheme="minorHAnsi"/>
                <w:bCs/>
                <w:sz w:val="18"/>
                <w:szCs w:val="20"/>
              </w:rPr>
              <w:t>s</w:t>
            </w:r>
            <w:r w:rsidRPr="00EC6276">
              <w:rPr>
                <w:rFonts w:asciiTheme="minorHAnsi" w:hAnsiTheme="minorHAnsi" w:cstheme="minorHAnsi"/>
                <w:bCs/>
                <w:sz w:val="18"/>
                <w:szCs w:val="20"/>
              </w:rPr>
              <w:t xml:space="preserve"> shall meet the following requirements:</w:t>
            </w:r>
          </w:p>
          <w:p w14:paraId="7246D105" w14:textId="6109EFB2" w:rsidR="00DE02C7" w:rsidRPr="00EC6276" w:rsidRDefault="00DE02C7" w:rsidP="00B67E3D">
            <w:pPr>
              <w:pStyle w:val="ListParagraph"/>
              <w:keepNext/>
              <w:numPr>
                <w:ilvl w:val="1"/>
                <w:numId w:val="38"/>
              </w:numPr>
              <w:autoSpaceDE w:val="0"/>
              <w:autoSpaceDN w:val="0"/>
              <w:adjustRightInd w:val="0"/>
              <w:spacing w:after="0" w:line="240" w:lineRule="auto"/>
              <w:ind w:left="571" w:hanging="211"/>
              <w:rPr>
                <w:rFonts w:asciiTheme="minorHAnsi" w:hAnsiTheme="minorHAnsi" w:cstheme="minorHAnsi"/>
                <w:bCs/>
                <w:sz w:val="18"/>
                <w:szCs w:val="20"/>
              </w:rPr>
            </w:pPr>
            <w:r w:rsidRPr="00EC6276">
              <w:rPr>
                <w:rFonts w:asciiTheme="minorHAnsi" w:hAnsiTheme="minorHAnsi" w:cstheme="minorHAnsi"/>
                <w:bCs/>
                <w:sz w:val="18"/>
                <w:szCs w:val="20"/>
              </w:rPr>
              <w:t>The recirculation pump is mounted on a vertical section of the return line, OR an automatic air release valve is installed on a riser at least 12 inches in length, on the inlet side of the recirculation pump, no more than 4 feet from the pump. (</w:t>
            </w:r>
            <w:r w:rsidRPr="00EC6276">
              <w:rPr>
                <w:rFonts w:asciiTheme="minorHAnsi" w:hAnsiTheme="minorHAnsi" w:cstheme="minorHAnsi"/>
                <w:sz w:val="18"/>
                <w:szCs w:val="20"/>
              </w:rPr>
              <w:t>Section 110.3(c)</w:t>
            </w:r>
            <w:r w:rsidR="005838F1" w:rsidRPr="00EC6276">
              <w:rPr>
                <w:rFonts w:asciiTheme="minorHAnsi" w:hAnsiTheme="minorHAnsi" w:cstheme="minorHAnsi"/>
                <w:sz w:val="18"/>
                <w:szCs w:val="20"/>
              </w:rPr>
              <w:t>4</w:t>
            </w:r>
            <w:r w:rsidRPr="00EC6276">
              <w:rPr>
                <w:rFonts w:asciiTheme="minorHAnsi" w:hAnsiTheme="minorHAnsi" w:cstheme="minorHAnsi"/>
                <w:sz w:val="18"/>
                <w:szCs w:val="20"/>
              </w:rPr>
              <w:t>A).</w:t>
            </w:r>
          </w:p>
          <w:p w14:paraId="6A5E4CEC" w14:textId="3595F548" w:rsidR="005838F1" w:rsidRPr="00EC6276" w:rsidRDefault="00DE02C7" w:rsidP="00B67E3D">
            <w:pPr>
              <w:pStyle w:val="ListParagraph"/>
              <w:keepNext/>
              <w:numPr>
                <w:ilvl w:val="1"/>
                <w:numId w:val="38"/>
              </w:numPr>
              <w:autoSpaceDE w:val="0"/>
              <w:autoSpaceDN w:val="0"/>
              <w:adjustRightInd w:val="0"/>
              <w:spacing w:after="0" w:line="240" w:lineRule="auto"/>
              <w:ind w:left="571" w:hanging="211"/>
              <w:rPr>
                <w:rFonts w:asciiTheme="minorHAnsi" w:hAnsiTheme="minorHAnsi" w:cstheme="minorHAnsi"/>
                <w:bCs/>
                <w:sz w:val="18"/>
                <w:szCs w:val="20"/>
              </w:rPr>
            </w:pPr>
            <w:r w:rsidRPr="00EC6276">
              <w:rPr>
                <w:rFonts w:asciiTheme="minorHAnsi" w:hAnsiTheme="minorHAnsi" w:cstheme="minorHAnsi"/>
                <w:sz w:val="18"/>
                <w:szCs w:val="20"/>
              </w:rPr>
              <w:t>A check valve is located between the recirculation pump and the water heater. (Section 110.3(c)</w:t>
            </w:r>
            <w:r w:rsidR="005838F1" w:rsidRPr="00EC6276">
              <w:rPr>
                <w:rFonts w:asciiTheme="minorHAnsi" w:hAnsiTheme="minorHAnsi" w:cstheme="minorHAnsi"/>
                <w:sz w:val="18"/>
                <w:szCs w:val="20"/>
              </w:rPr>
              <w:t>4</w:t>
            </w:r>
            <w:r w:rsidRPr="00EC6276">
              <w:rPr>
                <w:rFonts w:asciiTheme="minorHAnsi" w:hAnsiTheme="minorHAnsi" w:cstheme="minorHAnsi"/>
                <w:sz w:val="18"/>
                <w:szCs w:val="20"/>
              </w:rPr>
              <w:t>B).</w:t>
            </w:r>
          </w:p>
          <w:p w14:paraId="0794536B" w14:textId="67A2BE71" w:rsidR="005838F1" w:rsidRPr="00B67E3D" w:rsidRDefault="005838F1" w:rsidP="00B67E3D">
            <w:pPr>
              <w:pStyle w:val="ListParagraph"/>
              <w:keepNext/>
              <w:numPr>
                <w:ilvl w:val="1"/>
                <w:numId w:val="38"/>
              </w:numPr>
              <w:autoSpaceDE w:val="0"/>
              <w:autoSpaceDN w:val="0"/>
              <w:adjustRightInd w:val="0"/>
              <w:spacing w:after="0" w:line="240" w:lineRule="auto"/>
              <w:ind w:left="571" w:hanging="211"/>
              <w:rPr>
                <w:rFonts w:asciiTheme="minorHAnsi" w:hAnsiTheme="minorHAnsi" w:cstheme="minorHAnsi"/>
                <w:bCs/>
                <w:sz w:val="18"/>
                <w:szCs w:val="20"/>
              </w:rPr>
            </w:pPr>
            <w:r w:rsidRPr="00EC6276">
              <w:rPr>
                <w:rFonts w:asciiTheme="minorHAnsi" w:hAnsiTheme="minorHAnsi" w:cstheme="minorHAnsi"/>
                <w:sz w:val="18"/>
                <w:szCs w:val="20"/>
              </w:rPr>
              <w:t>A hose bib is installed between the pump and the water heating equipment with an isolation valve between the hose bib and the water heating equipment</w:t>
            </w:r>
            <w:r w:rsidR="00D169E8" w:rsidRPr="00EC6276">
              <w:rPr>
                <w:rFonts w:asciiTheme="minorHAnsi" w:hAnsiTheme="minorHAnsi" w:cstheme="minorHAnsi"/>
                <w:sz w:val="18"/>
                <w:szCs w:val="20"/>
              </w:rPr>
              <w:t>.</w:t>
            </w:r>
            <w:r w:rsidRPr="00EC6276">
              <w:rPr>
                <w:rFonts w:asciiTheme="minorHAnsi" w:hAnsiTheme="minorHAnsi" w:cstheme="minorHAnsi"/>
                <w:sz w:val="18"/>
                <w:szCs w:val="20"/>
              </w:rPr>
              <w:t xml:space="preserve"> </w:t>
            </w:r>
            <w:r w:rsidR="00CE720F">
              <w:rPr>
                <w:rFonts w:asciiTheme="minorHAnsi" w:hAnsiTheme="minorHAnsi" w:cstheme="minorHAnsi"/>
                <w:sz w:val="18"/>
                <w:szCs w:val="20"/>
              </w:rPr>
              <w:t xml:space="preserve">(Section </w:t>
            </w:r>
            <w:r w:rsidRPr="00EC6276">
              <w:rPr>
                <w:rFonts w:asciiTheme="minorHAnsi" w:hAnsiTheme="minorHAnsi" w:cstheme="minorHAnsi"/>
                <w:sz w:val="18"/>
                <w:szCs w:val="20"/>
              </w:rPr>
              <w:t>110.3(c)4C).</w:t>
            </w:r>
          </w:p>
          <w:p w14:paraId="4629564E" w14:textId="7B6B8100" w:rsidR="00D169E8" w:rsidRPr="00B67E3D" w:rsidRDefault="00D169E8" w:rsidP="00B67E3D">
            <w:pPr>
              <w:pStyle w:val="ListParagraph"/>
              <w:keepNext/>
              <w:numPr>
                <w:ilvl w:val="1"/>
                <w:numId w:val="38"/>
              </w:numPr>
              <w:autoSpaceDE w:val="0"/>
              <w:autoSpaceDN w:val="0"/>
              <w:adjustRightInd w:val="0"/>
              <w:spacing w:after="0" w:line="240" w:lineRule="auto"/>
              <w:ind w:left="571" w:hanging="211"/>
              <w:rPr>
                <w:rFonts w:asciiTheme="minorHAnsi" w:hAnsiTheme="minorHAnsi" w:cstheme="minorHAnsi"/>
                <w:bCs/>
                <w:sz w:val="18"/>
                <w:szCs w:val="20"/>
              </w:rPr>
            </w:pPr>
            <w:r w:rsidRPr="00B67E3D">
              <w:rPr>
                <w:rFonts w:asciiTheme="minorHAnsi" w:hAnsiTheme="minorHAnsi" w:cstheme="minorHAnsi"/>
                <w:sz w:val="18"/>
                <w:szCs w:val="20"/>
              </w:rPr>
              <w:t xml:space="preserve">Isolation valves shall be installed on both sides of the pump, of which the valve </w:t>
            </w:r>
            <w:r w:rsidR="00CF1CFE">
              <w:rPr>
                <w:rFonts w:asciiTheme="minorHAnsi" w:hAnsiTheme="minorHAnsi" w:cstheme="minorHAnsi"/>
                <w:sz w:val="18"/>
                <w:szCs w:val="20"/>
              </w:rPr>
              <w:t xml:space="preserve">required in 110.3(c)4C </w:t>
            </w:r>
            <w:r w:rsidRPr="00B67E3D">
              <w:rPr>
                <w:rFonts w:asciiTheme="minorHAnsi" w:hAnsiTheme="minorHAnsi" w:cstheme="minorHAnsi"/>
                <w:sz w:val="18"/>
                <w:szCs w:val="20"/>
              </w:rPr>
              <w:t xml:space="preserve">can be one. </w:t>
            </w:r>
            <w:r w:rsidR="00CE720F">
              <w:rPr>
                <w:rFonts w:asciiTheme="minorHAnsi" w:hAnsiTheme="minorHAnsi" w:cstheme="minorHAnsi"/>
                <w:sz w:val="18"/>
                <w:szCs w:val="20"/>
              </w:rPr>
              <w:t xml:space="preserve">(Section </w:t>
            </w:r>
            <w:r w:rsidRPr="00B67E3D">
              <w:rPr>
                <w:rFonts w:asciiTheme="minorHAnsi" w:hAnsiTheme="minorHAnsi" w:cstheme="minorHAnsi"/>
                <w:sz w:val="18"/>
                <w:szCs w:val="20"/>
              </w:rPr>
              <w:t>110.3(c)4D</w:t>
            </w:r>
            <w:r w:rsidR="00CE720F">
              <w:rPr>
                <w:rFonts w:asciiTheme="minorHAnsi" w:hAnsiTheme="minorHAnsi" w:cstheme="minorHAnsi"/>
                <w:sz w:val="18"/>
                <w:szCs w:val="20"/>
              </w:rPr>
              <w:t>).</w:t>
            </w:r>
          </w:p>
          <w:p w14:paraId="51572B63" w14:textId="6640E0F2" w:rsidR="005838F1" w:rsidRPr="00B67E3D" w:rsidRDefault="005838F1" w:rsidP="00B67E3D">
            <w:pPr>
              <w:pStyle w:val="ListParagraph"/>
              <w:keepNext/>
              <w:numPr>
                <w:ilvl w:val="1"/>
                <w:numId w:val="38"/>
              </w:numPr>
              <w:autoSpaceDE w:val="0"/>
              <w:autoSpaceDN w:val="0"/>
              <w:adjustRightInd w:val="0"/>
              <w:spacing w:after="0" w:line="240" w:lineRule="auto"/>
              <w:ind w:left="571" w:hanging="211"/>
              <w:rPr>
                <w:rFonts w:asciiTheme="minorHAnsi" w:hAnsiTheme="minorHAnsi" w:cstheme="minorHAnsi"/>
                <w:bCs/>
                <w:sz w:val="18"/>
                <w:szCs w:val="20"/>
              </w:rPr>
            </w:pPr>
            <w:r w:rsidRPr="00B67E3D">
              <w:rPr>
                <w:rFonts w:asciiTheme="minorHAnsi" w:hAnsiTheme="minorHAnsi" w:cstheme="minorHAnsi"/>
                <w:sz w:val="18"/>
                <w:szCs w:val="20"/>
              </w:rPr>
              <w:t xml:space="preserve">The </w:t>
            </w:r>
            <w:proofErr w:type="gramStart"/>
            <w:r w:rsidRPr="00B67E3D">
              <w:rPr>
                <w:rFonts w:asciiTheme="minorHAnsi" w:hAnsiTheme="minorHAnsi" w:cstheme="minorHAnsi"/>
                <w:sz w:val="18"/>
                <w:szCs w:val="20"/>
              </w:rPr>
              <w:t>cold water</w:t>
            </w:r>
            <w:proofErr w:type="gramEnd"/>
            <w:r w:rsidRPr="00B67E3D">
              <w:rPr>
                <w:rFonts w:asciiTheme="minorHAnsi" w:hAnsiTheme="minorHAnsi" w:cstheme="minorHAnsi"/>
                <w:sz w:val="18"/>
                <w:szCs w:val="20"/>
              </w:rPr>
              <w:t xml:space="preserve"> piping and the recirculation loop piping shall not be connected to the hot water storage tank drain port.</w:t>
            </w:r>
            <w:r w:rsidR="00D169E8" w:rsidRPr="00B67E3D">
              <w:rPr>
                <w:rFonts w:asciiTheme="minorHAnsi" w:hAnsiTheme="minorHAnsi" w:cstheme="minorHAnsi"/>
                <w:sz w:val="18"/>
                <w:szCs w:val="20"/>
              </w:rPr>
              <w:t xml:space="preserve"> </w:t>
            </w:r>
            <w:r w:rsidR="00CE720F">
              <w:rPr>
                <w:rFonts w:asciiTheme="minorHAnsi" w:hAnsiTheme="minorHAnsi" w:cstheme="minorHAnsi"/>
                <w:sz w:val="18"/>
                <w:szCs w:val="20"/>
              </w:rPr>
              <w:t xml:space="preserve">(Section </w:t>
            </w:r>
            <w:r w:rsidR="00D169E8" w:rsidRPr="00B67E3D">
              <w:rPr>
                <w:rFonts w:asciiTheme="minorHAnsi" w:hAnsiTheme="minorHAnsi" w:cstheme="minorHAnsi"/>
                <w:sz w:val="18"/>
                <w:szCs w:val="20"/>
              </w:rPr>
              <w:t>110.3(c)4E</w:t>
            </w:r>
            <w:r w:rsidR="00CE720F">
              <w:rPr>
                <w:rFonts w:asciiTheme="minorHAnsi" w:hAnsiTheme="minorHAnsi" w:cstheme="minorHAnsi"/>
                <w:sz w:val="18"/>
                <w:szCs w:val="20"/>
              </w:rPr>
              <w:t>).</w:t>
            </w:r>
          </w:p>
          <w:p w14:paraId="76B3F0AC" w14:textId="62029F2B" w:rsidR="00DE02C7" w:rsidRPr="00B67E3D" w:rsidRDefault="005838F1" w:rsidP="00B67E3D">
            <w:pPr>
              <w:pStyle w:val="ListParagraph"/>
              <w:keepNext/>
              <w:numPr>
                <w:ilvl w:val="1"/>
                <w:numId w:val="38"/>
              </w:numPr>
              <w:autoSpaceDE w:val="0"/>
              <w:autoSpaceDN w:val="0"/>
              <w:adjustRightInd w:val="0"/>
              <w:spacing w:after="0" w:line="240" w:lineRule="auto"/>
              <w:ind w:left="571" w:hanging="211"/>
              <w:rPr>
                <w:rFonts w:asciiTheme="minorHAnsi" w:hAnsiTheme="minorHAnsi" w:cstheme="minorHAnsi"/>
                <w:bCs/>
                <w:sz w:val="18"/>
                <w:szCs w:val="20"/>
              </w:rPr>
            </w:pPr>
            <w:r w:rsidRPr="00B67E3D">
              <w:rPr>
                <w:rFonts w:asciiTheme="minorHAnsi" w:hAnsiTheme="minorHAnsi" w:cstheme="minorHAnsi"/>
                <w:sz w:val="18"/>
                <w:szCs w:val="20"/>
              </w:rPr>
              <w:t xml:space="preserve">A check valve shall be installed on the </w:t>
            </w:r>
            <w:proofErr w:type="gramStart"/>
            <w:r w:rsidRPr="00B67E3D">
              <w:rPr>
                <w:rFonts w:asciiTheme="minorHAnsi" w:hAnsiTheme="minorHAnsi" w:cstheme="minorHAnsi"/>
                <w:sz w:val="18"/>
                <w:szCs w:val="20"/>
              </w:rPr>
              <w:t>cold water</w:t>
            </w:r>
            <w:proofErr w:type="gramEnd"/>
            <w:r w:rsidRPr="00B67E3D">
              <w:rPr>
                <w:rFonts w:asciiTheme="minorHAnsi" w:hAnsiTheme="minorHAnsi" w:cstheme="minorHAnsi"/>
                <w:sz w:val="18"/>
                <w:szCs w:val="20"/>
              </w:rPr>
              <w:t xml:space="preserve"> supply line between the hot water system and the next closest tee on the cold water supply line.</w:t>
            </w:r>
            <w:r w:rsidR="00D169E8" w:rsidRPr="00B67E3D">
              <w:rPr>
                <w:rFonts w:asciiTheme="minorHAnsi" w:hAnsiTheme="minorHAnsi" w:cstheme="minorHAnsi"/>
                <w:sz w:val="18"/>
                <w:szCs w:val="20"/>
              </w:rPr>
              <w:t xml:space="preserve"> </w:t>
            </w:r>
            <w:r w:rsidR="00CE720F">
              <w:rPr>
                <w:rFonts w:asciiTheme="minorHAnsi" w:hAnsiTheme="minorHAnsi" w:cstheme="minorHAnsi"/>
                <w:sz w:val="18"/>
                <w:szCs w:val="20"/>
              </w:rPr>
              <w:t xml:space="preserve">(Section </w:t>
            </w:r>
            <w:r w:rsidR="00D169E8" w:rsidRPr="00B67E3D">
              <w:rPr>
                <w:rFonts w:asciiTheme="minorHAnsi" w:hAnsiTheme="minorHAnsi" w:cstheme="minorHAnsi"/>
                <w:sz w:val="18"/>
                <w:szCs w:val="20"/>
              </w:rPr>
              <w:t>110.3(c)4F</w:t>
            </w:r>
            <w:r w:rsidR="00CE720F">
              <w:rPr>
                <w:rFonts w:asciiTheme="minorHAnsi" w:hAnsiTheme="minorHAnsi" w:cstheme="minorHAnsi"/>
                <w:sz w:val="18"/>
                <w:szCs w:val="20"/>
              </w:rPr>
              <w:t>)</w:t>
            </w:r>
            <w:r w:rsidR="00DE02C7" w:rsidRPr="00B67E3D">
              <w:rPr>
                <w:rFonts w:asciiTheme="minorHAnsi" w:hAnsiTheme="minorHAnsi" w:cstheme="minorHAnsi"/>
                <w:bCs/>
                <w:sz w:val="18"/>
                <w:szCs w:val="20"/>
              </w:rPr>
              <w:t>.</w:t>
            </w:r>
          </w:p>
        </w:tc>
      </w:tr>
      <w:tr w:rsidR="002B0F09" w:rsidRPr="006F1F7B" w14:paraId="7A06C1CF" w14:textId="77777777" w:rsidTr="00B67E3D">
        <w:trPr>
          <w:trHeight w:val="144"/>
        </w:trPr>
        <w:tc>
          <w:tcPr>
            <w:tcW w:w="598" w:type="dxa"/>
            <w:vAlign w:val="center"/>
          </w:tcPr>
          <w:p w14:paraId="6EF71E34" w14:textId="62005D1A" w:rsidR="002B0F09" w:rsidRPr="00EC6276" w:rsidRDefault="002B0F09" w:rsidP="00F947E9">
            <w:pPr>
              <w:keepNext/>
              <w:spacing w:after="0" w:line="240" w:lineRule="auto"/>
              <w:jc w:val="center"/>
              <w:rPr>
                <w:rFonts w:asciiTheme="minorHAnsi" w:hAnsiTheme="minorHAnsi" w:cstheme="minorHAnsi"/>
                <w:sz w:val="18"/>
                <w:szCs w:val="20"/>
              </w:rPr>
            </w:pPr>
            <w:r w:rsidRPr="00EC6276">
              <w:rPr>
                <w:rFonts w:asciiTheme="minorHAnsi" w:hAnsiTheme="minorHAnsi" w:cstheme="minorHAnsi"/>
                <w:sz w:val="18"/>
                <w:szCs w:val="20"/>
              </w:rPr>
              <w:t>0</w:t>
            </w:r>
            <w:r w:rsidR="009F122B" w:rsidRPr="00EC6276">
              <w:rPr>
                <w:rFonts w:asciiTheme="minorHAnsi" w:hAnsiTheme="minorHAnsi" w:cstheme="minorHAnsi"/>
                <w:sz w:val="18"/>
                <w:szCs w:val="20"/>
              </w:rPr>
              <w:t>5</w:t>
            </w:r>
          </w:p>
        </w:tc>
        <w:tc>
          <w:tcPr>
            <w:tcW w:w="10418" w:type="dxa"/>
          </w:tcPr>
          <w:p w14:paraId="194EAB1A" w14:textId="19A12D1C" w:rsidR="002B0F09" w:rsidRPr="00EC6276" w:rsidRDefault="002B0F09" w:rsidP="00CE720F">
            <w:pPr>
              <w:keepNext/>
              <w:autoSpaceDE w:val="0"/>
              <w:autoSpaceDN w:val="0"/>
              <w:adjustRightInd w:val="0"/>
              <w:spacing w:after="0" w:line="240" w:lineRule="auto"/>
              <w:rPr>
                <w:rFonts w:asciiTheme="minorHAnsi" w:hAnsiTheme="minorHAnsi" w:cstheme="minorHAnsi"/>
                <w:bCs/>
                <w:sz w:val="18"/>
                <w:szCs w:val="20"/>
              </w:rPr>
            </w:pPr>
            <w:r w:rsidRPr="00EC6276">
              <w:rPr>
                <w:rFonts w:asciiTheme="minorHAnsi" w:hAnsiTheme="minorHAnsi" w:cstheme="minorHAnsi"/>
                <w:bCs/>
                <w:sz w:val="18"/>
                <w:szCs w:val="20"/>
              </w:rPr>
              <w:t xml:space="preserve">Instantaneous water heaters with an input greater than 6.8 </w:t>
            </w:r>
            <w:proofErr w:type="spellStart"/>
            <w:r w:rsidRPr="00EC6276">
              <w:rPr>
                <w:rFonts w:asciiTheme="minorHAnsi" w:hAnsiTheme="minorHAnsi" w:cstheme="minorHAnsi"/>
                <w:bCs/>
                <w:sz w:val="18"/>
                <w:szCs w:val="20"/>
              </w:rPr>
              <w:t>kB</w:t>
            </w:r>
            <w:r w:rsidR="00CE720F">
              <w:rPr>
                <w:rFonts w:asciiTheme="minorHAnsi" w:hAnsiTheme="minorHAnsi" w:cstheme="minorHAnsi"/>
                <w:bCs/>
                <w:sz w:val="18"/>
                <w:szCs w:val="20"/>
              </w:rPr>
              <w:t>tu</w:t>
            </w:r>
            <w:proofErr w:type="spellEnd"/>
            <w:r w:rsidRPr="00EC6276">
              <w:rPr>
                <w:rFonts w:asciiTheme="minorHAnsi" w:hAnsiTheme="minorHAnsi" w:cstheme="minorHAnsi"/>
                <w:bCs/>
                <w:sz w:val="18"/>
                <w:szCs w:val="20"/>
              </w:rPr>
              <w:t>/hr</w:t>
            </w:r>
            <w:r w:rsidR="00883EFF" w:rsidRPr="00EC6276">
              <w:rPr>
                <w:rFonts w:asciiTheme="minorHAnsi" w:hAnsiTheme="minorHAnsi" w:cstheme="minorHAnsi"/>
                <w:bCs/>
                <w:sz w:val="18"/>
                <w:szCs w:val="20"/>
              </w:rPr>
              <w:t>.</w:t>
            </w:r>
            <w:r w:rsidRPr="00EC6276">
              <w:rPr>
                <w:rFonts w:asciiTheme="minorHAnsi" w:hAnsiTheme="minorHAnsi" w:cstheme="minorHAnsi"/>
                <w:bCs/>
                <w:sz w:val="18"/>
                <w:szCs w:val="20"/>
              </w:rPr>
              <w:t xml:space="preserve"> (2kW) shall have isolation valves on both the </w:t>
            </w:r>
            <w:proofErr w:type="gramStart"/>
            <w:r w:rsidRPr="00EC6276">
              <w:rPr>
                <w:rFonts w:asciiTheme="minorHAnsi" w:hAnsiTheme="minorHAnsi" w:cstheme="minorHAnsi"/>
                <w:bCs/>
                <w:sz w:val="18"/>
                <w:szCs w:val="20"/>
              </w:rPr>
              <w:t>cold water</w:t>
            </w:r>
            <w:proofErr w:type="gramEnd"/>
            <w:r w:rsidRPr="00EC6276">
              <w:rPr>
                <w:rFonts w:asciiTheme="minorHAnsi" w:hAnsiTheme="minorHAnsi" w:cstheme="minorHAnsi"/>
                <w:bCs/>
                <w:sz w:val="18"/>
                <w:szCs w:val="20"/>
              </w:rPr>
              <w:t xml:space="preserve"> supply and the hot water line. (</w:t>
            </w:r>
            <w:r w:rsidR="00CE720F">
              <w:rPr>
                <w:rFonts w:asciiTheme="minorHAnsi" w:hAnsiTheme="minorHAnsi" w:cstheme="minorHAnsi"/>
                <w:bCs/>
                <w:sz w:val="18"/>
                <w:szCs w:val="20"/>
              </w:rPr>
              <w:t xml:space="preserve">Section </w:t>
            </w:r>
            <w:r w:rsidRPr="00EC6276">
              <w:rPr>
                <w:rFonts w:asciiTheme="minorHAnsi" w:hAnsiTheme="minorHAnsi" w:cstheme="minorHAnsi"/>
                <w:bCs/>
                <w:sz w:val="18"/>
                <w:szCs w:val="20"/>
              </w:rPr>
              <w:t>110.3 (c)6).</w:t>
            </w:r>
          </w:p>
        </w:tc>
      </w:tr>
      <w:tr w:rsidR="002B0F09" w:rsidRPr="006F1F7B" w14:paraId="52E24DCA" w14:textId="77777777" w:rsidTr="00B67E3D">
        <w:trPr>
          <w:trHeight w:val="144"/>
        </w:trPr>
        <w:tc>
          <w:tcPr>
            <w:tcW w:w="598" w:type="dxa"/>
            <w:vAlign w:val="center"/>
          </w:tcPr>
          <w:p w14:paraId="70461955" w14:textId="6AE98B88" w:rsidR="002B0F09" w:rsidRPr="00EC6276" w:rsidRDefault="002B0F09" w:rsidP="00F947E9">
            <w:pPr>
              <w:keepNext/>
              <w:spacing w:after="0" w:line="240" w:lineRule="auto"/>
              <w:jc w:val="center"/>
              <w:rPr>
                <w:rFonts w:asciiTheme="minorHAnsi" w:hAnsiTheme="minorHAnsi" w:cstheme="minorHAnsi"/>
                <w:sz w:val="18"/>
                <w:szCs w:val="20"/>
              </w:rPr>
            </w:pPr>
            <w:r w:rsidRPr="00EC6276">
              <w:rPr>
                <w:rFonts w:asciiTheme="minorHAnsi" w:hAnsiTheme="minorHAnsi" w:cstheme="minorHAnsi"/>
                <w:sz w:val="18"/>
                <w:szCs w:val="20"/>
              </w:rPr>
              <w:lastRenderedPageBreak/>
              <w:t>0</w:t>
            </w:r>
            <w:r w:rsidR="009F122B" w:rsidRPr="00EC6276">
              <w:rPr>
                <w:rFonts w:asciiTheme="minorHAnsi" w:hAnsiTheme="minorHAnsi" w:cstheme="minorHAnsi"/>
                <w:sz w:val="18"/>
                <w:szCs w:val="20"/>
              </w:rPr>
              <w:t>6</w:t>
            </w:r>
          </w:p>
        </w:tc>
        <w:tc>
          <w:tcPr>
            <w:tcW w:w="10418" w:type="dxa"/>
          </w:tcPr>
          <w:p w14:paraId="14B5E511" w14:textId="3B23A7F3" w:rsidR="001074AE" w:rsidRPr="001074AE" w:rsidDel="00A267C4" w:rsidRDefault="001074AE" w:rsidP="00A267C4">
            <w:pPr>
              <w:keepNext/>
              <w:autoSpaceDE w:val="0"/>
              <w:autoSpaceDN w:val="0"/>
              <w:adjustRightInd w:val="0"/>
              <w:spacing w:after="0" w:line="240" w:lineRule="auto"/>
              <w:rPr>
                <w:del w:id="199" w:author="Tam, Danny@Energy" w:date="2021-11-03T13:51:00Z"/>
                <w:rFonts w:asciiTheme="minorHAnsi" w:eastAsiaTheme="minorEastAsia" w:hAnsiTheme="minorHAnsi" w:cstheme="minorHAnsi"/>
                <w:b/>
                <w:bCs/>
                <w:sz w:val="18"/>
                <w:szCs w:val="20"/>
              </w:rPr>
            </w:pPr>
            <w:r w:rsidRPr="001074AE">
              <w:rPr>
                <w:rFonts w:asciiTheme="minorHAnsi" w:eastAsiaTheme="minorEastAsia" w:hAnsiTheme="minorHAnsi" w:cstheme="minorHAnsi"/>
                <w:bCs/>
                <w:sz w:val="18"/>
                <w:szCs w:val="20"/>
              </w:rPr>
              <w:t xml:space="preserve">All domestic hot water piping shall be insulated as specified in Section 609.11 of the California Plumbing Code. </w:t>
            </w:r>
            <w:del w:id="200" w:author="Tam, Danny@Energy" w:date="2021-11-03T13:51:00Z">
              <w:r w:rsidRPr="001074AE" w:rsidDel="00A267C4">
                <w:rPr>
                  <w:rFonts w:asciiTheme="minorHAnsi" w:eastAsiaTheme="minorEastAsia" w:hAnsiTheme="minorHAnsi" w:cstheme="minorHAnsi"/>
                  <w:bCs/>
                  <w:sz w:val="18"/>
                  <w:szCs w:val="20"/>
                </w:rPr>
                <w:delText>In addition, the following piping conditions shall have a minimum insulation wall thickness of 1 inch or a minimum insulation R-value of 7.7 (RA4.4.1)</w:delText>
              </w:r>
            </w:del>
          </w:p>
          <w:p w14:paraId="212182DC" w14:textId="69A92387" w:rsidR="001074AE" w:rsidRPr="001074AE" w:rsidDel="00A267C4" w:rsidRDefault="001074AE" w:rsidP="00A267C4">
            <w:pPr>
              <w:keepNext/>
              <w:autoSpaceDE w:val="0"/>
              <w:autoSpaceDN w:val="0"/>
              <w:adjustRightInd w:val="0"/>
              <w:spacing w:after="0" w:line="240" w:lineRule="auto"/>
              <w:rPr>
                <w:del w:id="201" w:author="Tam, Danny@Energy" w:date="2021-11-03T13:51:00Z"/>
                <w:rFonts w:asciiTheme="minorHAnsi" w:eastAsia="Times New Roman" w:hAnsiTheme="minorHAnsi" w:cstheme="minorHAnsi"/>
                <w:b/>
                <w:bCs/>
                <w:sz w:val="18"/>
                <w:szCs w:val="20"/>
              </w:rPr>
            </w:pPr>
            <w:del w:id="202" w:author="Tam, Danny@Energy" w:date="2021-11-03T13:51:00Z">
              <w:r w:rsidRPr="001074AE" w:rsidDel="00A267C4">
                <w:rPr>
                  <w:rFonts w:asciiTheme="minorHAnsi" w:eastAsia="Times New Roman" w:hAnsiTheme="minorHAnsi" w:cstheme="minorHAnsi"/>
                  <w:bCs/>
                  <w:sz w:val="18"/>
                  <w:szCs w:val="20"/>
                </w:rPr>
                <w:delText>The first 5 feet (1.5 meters) of cold water pipes from the storage tank.</w:delText>
              </w:r>
            </w:del>
          </w:p>
          <w:p w14:paraId="1DA608EB" w14:textId="51E2625B" w:rsidR="001074AE" w:rsidRPr="001074AE" w:rsidDel="00A267C4" w:rsidRDefault="001074AE" w:rsidP="00A267C4">
            <w:pPr>
              <w:keepNext/>
              <w:autoSpaceDE w:val="0"/>
              <w:autoSpaceDN w:val="0"/>
              <w:adjustRightInd w:val="0"/>
              <w:spacing w:after="0" w:line="240" w:lineRule="auto"/>
              <w:rPr>
                <w:del w:id="203" w:author="Tam, Danny@Energy" w:date="2021-11-03T13:51:00Z"/>
                <w:rFonts w:asciiTheme="minorHAnsi" w:eastAsia="Times New Roman" w:hAnsiTheme="minorHAnsi" w:cstheme="minorHAnsi"/>
                <w:b/>
                <w:bCs/>
                <w:sz w:val="18"/>
                <w:szCs w:val="20"/>
              </w:rPr>
            </w:pPr>
            <w:del w:id="204" w:author="Tam, Danny@Energy" w:date="2021-11-03T13:51:00Z">
              <w:r w:rsidRPr="001074AE" w:rsidDel="00A267C4">
                <w:rPr>
                  <w:rFonts w:asciiTheme="minorHAnsi" w:eastAsia="Times New Roman" w:hAnsiTheme="minorHAnsi" w:cstheme="minorHAnsi"/>
                  <w:bCs/>
                  <w:sz w:val="18"/>
                  <w:szCs w:val="20"/>
                </w:rPr>
                <w:delText>All piping with a nominal diameter of 3/4 inch (19 millimeter) and less than 1 inch.</w:delText>
              </w:r>
            </w:del>
          </w:p>
          <w:p w14:paraId="05B0CE6E" w14:textId="7131DA7A" w:rsidR="001074AE" w:rsidRPr="001074AE" w:rsidDel="00A267C4" w:rsidRDefault="001074AE" w:rsidP="00A267C4">
            <w:pPr>
              <w:keepNext/>
              <w:autoSpaceDE w:val="0"/>
              <w:autoSpaceDN w:val="0"/>
              <w:adjustRightInd w:val="0"/>
              <w:spacing w:after="0" w:line="240" w:lineRule="auto"/>
              <w:rPr>
                <w:del w:id="205" w:author="Tam, Danny@Energy" w:date="2021-11-03T13:51:00Z"/>
                <w:rFonts w:asciiTheme="minorHAnsi" w:eastAsia="Times New Roman" w:hAnsiTheme="minorHAnsi" w:cstheme="minorHAnsi"/>
                <w:b/>
                <w:bCs/>
                <w:sz w:val="18"/>
                <w:szCs w:val="20"/>
              </w:rPr>
            </w:pPr>
            <w:del w:id="206" w:author="Tam, Danny@Energy" w:date="2021-11-03T13:51:00Z">
              <w:r w:rsidRPr="001074AE" w:rsidDel="00A267C4">
                <w:rPr>
                  <w:rFonts w:asciiTheme="minorHAnsi" w:eastAsia="Times New Roman" w:hAnsiTheme="minorHAnsi" w:cstheme="minorHAnsi"/>
                  <w:bCs/>
                  <w:sz w:val="18"/>
                  <w:szCs w:val="20"/>
                </w:rPr>
                <w:delText>All hot water piping from the heating source to the kitchen fixtures.</w:delText>
              </w:r>
            </w:del>
          </w:p>
          <w:p w14:paraId="6AEC0822" w14:textId="28E78004" w:rsidR="001074AE" w:rsidRPr="001074AE" w:rsidDel="00A267C4" w:rsidRDefault="001074AE" w:rsidP="00A267C4">
            <w:pPr>
              <w:keepNext/>
              <w:autoSpaceDE w:val="0"/>
              <w:autoSpaceDN w:val="0"/>
              <w:adjustRightInd w:val="0"/>
              <w:spacing w:after="0" w:line="240" w:lineRule="auto"/>
              <w:rPr>
                <w:del w:id="207" w:author="Tam, Danny@Energy" w:date="2021-11-03T13:51:00Z"/>
                <w:rFonts w:asciiTheme="minorHAnsi" w:eastAsia="Times New Roman" w:hAnsiTheme="minorHAnsi" w:cstheme="minorHAnsi"/>
                <w:b/>
                <w:bCs/>
                <w:sz w:val="18"/>
                <w:szCs w:val="20"/>
              </w:rPr>
            </w:pPr>
            <w:del w:id="208" w:author="Tam, Danny@Energy" w:date="2021-11-03T13:51:00Z">
              <w:r w:rsidRPr="001074AE" w:rsidDel="00A267C4">
                <w:rPr>
                  <w:rFonts w:asciiTheme="minorHAnsi" w:eastAsia="Times New Roman" w:hAnsiTheme="minorHAnsi" w:cstheme="minorHAnsi"/>
                  <w:bCs/>
                  <w:sz w:val="18"/>
                  <w:szCs w:val="20"/>
                </w:rPr>
                <w:delText>Piping from the heating source to storage tank or between tanks.</w:delText>
              </w:r>
            </w:del>
          </w:p>
          <w:p w14:paraId="7C00E6B3" w14:textId="738FEA17" w:rsidR="001074AE" w:rsidRPr="001074AE" w:rsidDel="00A267C4" w:rsidRDefault="001074AE" w:rsidP="00A267C4">
            <w:pPr>
              <w:keepNext/>
              <w:autoSpaceDE w:val="0"/>
              <w:autoSpaceDN w:val="0"/>
              <w:adjustRightInd w:val="0"/>
              <w:spacing w:after="0" w:line="240" w:lineRule="auto"/>
              <w:rPr>
                <w:del w:id="209" w:author="Tam, Danny@Energy" w:date="2021-11-03T13:51:00Z"/>
                <w:rFonts w:asciiTheme="minorHAnsi" w:eastAsia="Times New Roman" w:hAnsiTheme="minorHAnsi" w:cstheme="minorHAnsi"/>
                <w:bCs/>
                <w:sz w:val="18"/>
                <w:szCs w:val="20"/>
              </w:rPr>
            </w:pPr>
            <w:del w:id="210" w:author="Tam, Danny@Energy" w:date="2021-11-03T13:51:00Z">
              <w:r w:rsidRPr="001074AE" w:rsidDel="00A267C4">
                <w:rPr>
                  <w:rFonts w:asciiTheme="minorHAnsi" w:eastAsia="Times New Roman" w:hAnsiTheme="minorHAnsi" w:cstheme="minorHAnsi"/>
                  <w:bCs/>
                  <w:sz w:val="18"/>
                  <w:szCs w:val="20"/>
                </w:rPr>
                <w:delText>All piping associated with a recirculation system</w:delText>
              </w:r>
            </w:del>
          </w:p>
          <w:p w14:paraId="499F6606" w14:textId="7152B481" w:rsidR="001074AE" w:rsidRPr="001074AE" w:rsidDel="00A267C4" w:rsidRDefault="001074AE" w:rsidP="00A267C4">
            <w:pPr>
              <w:keepNext/>
              <w:autoSpaceDE w:val="0"/>
              <w:autoSpaceDN w:val="0"/>
              <w:adjustRightInd w:val="0"/>
              <w:spacing w:after="0" w:line="240" w:lineRule="auto"/>
              <w:rPr>
                <w:del w:id="211" w:author="Tam, Danny@Energy" w:date="2021-11-03T13:51:00Z"/>
                <w:rFonts w:asciiTheme="minorHAnsi" w:eastAsia="Times New Roman" w:hAnsiTheme="minorHAnsi" w:cstheme="minorHAnsi"/>
                <w:b/>
                <w:bCs/>
                <w:sz w:val="18"/>
                <w:szCs w:val="20"/>
              </w:rPr>
            </w:pPr>
            <w:del w:id="212" w:author="Tam, Danny@Energy" w:date="2021-11-03T13:51:00Z">
              <w:r w:rsidRPr="001074AE" w:rsidDel="00A267C4">
                <w:rPr>
                  <w:rFonts w:asciiTheme="minorHAnsi" w:eastAsia="Times New Roman" w:hAnsiTheme="minorHAnsi" w:cstheme="minorHAnsi"/>
                  <w:bCs/>
                  <w:sz w:val="18"/>
                  <w:szCs w:val="20"/>
                </w:rPr>
                <w:delText>All underground piping.</w:delText>
              </w:r>
            </w:del>
          </w:p>
          <w:p w14:paraId="0319DDE8" w14:textId="77777777" w:rsidR="001074AE" w:rsidRPr="001074AE" w:rsidRDefault="001074AE" w:rsidP="001074AE">
            <w:pPr>
              <w:pStyle w:val="ListParagraph"/>
              <w:keepNext/>
              <w:numPr>
                <w:ilvl w:val="1"/>
                <w:numId w:val="42"/>
              </w:numPr>
              <w:autoSpaceDE w:val="0"/>
              <w:autoSpaceDN w:val="0"/>
              <w:adjustRightInd w:val="0"/>
              <w:spacing w:after="0" w:line="240" w:lineRule="auto"/>
              <w:ind w:left="346"/>
              <w:rPr>
                <w:rFonts w:asciiTheme="minorHAnsi" w:eastAsia="Times New Roman" w:hAnsiTheme="minorHAnsi" w:cstheme="minorHAnsi"/>
                <w:bCs/>
                <w:sz w:val="18"/>
                <w:szCs w:val="20"/>
              </w:rPr>
            </w:pPr>
            <w:r w:rsidRPr="001074AE">
              <w:rPr>
                <w:rFonts w:asciiTheme="minorHAnsi" w:eastAsia="Times New Roman" w:hAnsiTheme="minorHAnsi" w:cstheme="minorHAnsi"/>
                <w:bCs/>
                <w:sz w:val="18"/>
                <w:szCs w:val="20"/>
              </w:rPr>
              <w:t>Insulation buried below grade must be installed in a waterproof and non-crushable casing or sleeve.</w:t>
            </w:r>
          </w:p>
          <w:p w14:paraId="1262CC13" w14:textId="77777777" w:rsidR="001074AE" w:rsidRPr="001074AE" w:rsidRDefault="001074AE" w:rsidP="001074AE">
            <w:pPr>
              <w:keepNext/>
              <w:numPr>
                <w:ilvl w:val="1"/>
                <w:numId w:val="43"/>
              </w:numPr>
              <w:autoSpaceDE w:val="0"/>
              <w:autoSpaceDN w:val="0"/>
              <w:adjustRightInd w:val="0"/>
              <w:spacing w:after="0" w:line="240" w:lineRule="auto"/>
              <w:ind w:left="377" w:hanging="377"/>
              <w:contextualSpacing/>
              <w:rPr>
                <w:rFonts w:asciiTheme="minorHAnsi" w:eastAsia="Times New Roman" w:hAnsiTheme="minorHAnsi" w:cstheme="minorHAnsi"/>
                <w:b/>
                <w:bCs/>
                <w:sz w:val="18"/>
                <w:szCs w:val="20"/>
              </w:rPr>
            </w:pPr>
            <w:r w:rsidRPr="001074AE">
              <w:rPr>
                <w:rFonts w:asciiTheme="minorHAnsi" w:eastAsia="Times New Roman" w:hAnsiTheme="minorHAnsi" w:cstheme="minorHAnsi"/>
                <w:bCs/>
                <w:sz w:val="18"/>
                <w:szCs w:val="20"/>
              </w:rPr>
              <w:t xml:space="preserve">Piping that penetrates framing members shall not be required to have pipe insulation for the distance of the framing penetration. Piping that penetrates metal framing shall use grommets, plugs, wrapping or other insulating material to assure that no contact is made with the metal framing. Insulation shall butt securely against all framing members. </w:t>
            </w:r>
          </w:p>
          <w:p w14:paraId="733BB09F" w14:textId="044EE3C1" w:rsidR="001074AE" w:rsidRPr="001074AE" w:rsidRDefault="001074AE" w:rsidP="001074AE">
            <w:pPr>
              <w:keepNext/>
              <w:numPr>
                <w:ilvl w:val="1"/>
                <w:numId w:val="43"/>
              </w:numPr>
              <w:autoSpaceDE w:val="0"/>
              <w:autoSpaceDN w:val="0"/>
              <w:adjustRightInd w:val="0"/>
              <w:spacing w:after="0" w:line="240" w:lineRule="auto"/>
              <w:ind w:left="377" w:hanging="377"/>
              <w:contextualSpacing/>
              <w:rPr>
                <w:rFonts w:asciiTheme="minorHAnsi" w:eastAsia="Times New Roman" w:hAnsiTheme="minorHAnsi" w:cstheme="minorHAnsi"/>
                <w:b/>
                <w:bCs/>
                <w:sz w:val="18"/>
                <w:szCs w:val="20"/>
              </w:rPr>
            </w:pPr>
            <w:r w:rsidRPr="001074AE">
              <w:rPr>
                <w:rFonts w:asciiTheme="minorHAnsi" w:eastAsia="Times New Roman" w:hAnsiTheme="minorHAnsi" w:cstheme="minorHAnsi"/>
                <w:bCs/>
                <w:sz w:val="18"/>
                <w:szCs w:val="20"/>
              </w:rPr>
              <w:t xml:space="preserve">Piping installed in interior or exterior walls that is </w:t>
            </w:r>
            <w:proofErr w:type="gramStart"/>
            <w:r w:rsidRPr="001074AE">
              <w:rPr>
                <w:rFonts w:asciiTheme="minorHAnsi" w:eastAsia="Times New Roman" w:hAnsiTheme="minorHAnsi" w:cstheme="minorHAnsi"/>
                <w:bCs/>
                <w:sz w:val="18"/>
                <w:szCs w:val="20"/>
              </w:rPr>
              <w:t>surrounded on all sides</w:t>
            </w:r>
            <w:proofErr w:type="gramEnd"/>
            <w:r w:rsidRPr="001074AE">
              <w:rPr>
                <w:rFonts w:asciiTheme="minorHAnsi" w:eastAsia="Times New Roman" w:hAnsiTheme="minorHAnsi" w:cstheme="minorHAnsi"/>
                <w:bCs/>
                <w:sz w:val="18"/>
                <w:szCs w:val="20"/>
              </w:rPr>
              <w:t xml:space="preserve"> by at least 1 inch (</w:t>
            </w:r>
            <w:r w:rsidR="003A4DF2">
              <w:rPr>
                <w:rFonts w:asciiTheme="minorHAnsi" w:eastAsia="Times New Roman" w:hAnsiTheme="minorHAnsi" w:cstheme="minorHAnsi"/>
                <w:bCs/>
                <w:sz w:val="18"/>
                <w:szCs w:val="20"/>
              </w:rPr>
              <w:t>2.</w:t>
            </w:r>
            <w:r w:rsidRPr="001074AE">
              <w:rPr>
                <w:rFonts w:asciiTheme="minorHAnsi" w:eastAsia="Times New Roman" w:hAnsiTheme="minorHAnsi" w:cstheme="minorHAnsi"/>
                <w:bCs/>
                <w:sz w:val="18"/>
                <w:szCs w:val="20"/>
              </w:rPr>
              <w:t>5 cm) of insulation.</w:t>
            </w:r>
          </w:p>
          <w:p w14:paraId="53F3ABB0" w14:textId="3911B06B" w:rsidR="001074AE" w:rsidRPr="001074AE" w:rsidRDefault="001074AE" w:rsidP="001074AE">
            <w:pPr>
              <w:keepNext/>
              <w:numPr>
                <w:ilvl w:val="1"/>
                <w:numId w:val="43"/>
              </w:numPr>
              <w:autoSpaceDE w:val="0"/>
              <w:autoSpaceDN w:val="0"/>
              <w:adjustRightInd w:val="0"/>
              <w:spacing w:after="0" w:line="240" w:lineRule="auto"/>
              <w:ind w:left="377" w:hanging="377"/>
              <w:contextualSpacing/>
              <w:rPr>
                <w:rFonts w:asciiTheme="minorHAnsi" w:eastAsia="Times New Roman" w:hAnsiTheme="minorHAnsi" w:cstheme="minorHAnsi"/>
                <w:b/>
                <w:bCs/>
                <w:sz w:val="18"/>
                <w:szCs w:val="20"/>
              </w:rPr>
            </w:pPr>
            <w:r w:rsidRPr="001074AE">
              <w:rPr>
                <w:rFonts w:asciiTheme="minorHAnsi" w:eastAsia="Times New Roman" w:hAnsiTheme="minorHAnsi" w:cstheme="minorHAnsi"/>
                <w:bCs/>
                <w:sz w:val="18"/>
                <w:szCs w:val="20"/>
              </w:rPr>
              <w:t xml:space="preserve">Piping installed in crawlspace with a minimum of 1 </w:t>
            </w:r>
            <w:proofErr w:type="gramStart"/>
            <w:r w:rsidRPr="001074AE">
              <w:rPr>
                <w:rFonts w:asciiTheme="minorHAnsi" w:eastAsia="Times New Roman" w:hAnsiTheme="minorHAnsi" w:cstheme="minorHAnsi"/>
                <w:bCs/>
                <w:sz w:val="18"/>
                <w:szCs w:val="20"/>
              </w:rPr>
              <w:t>inches</w:t>
            </w:r>
            <w:proofErr w:type="gramEnd"/>
            <w:r w:rsidRPr="001074AE">
              <w:rPr>
                <w:rFonts w:asciiTheme="minorHAnsi" w:eastAsia="Times New Roman" w:hAnsiTheme="minorHAnsi" w:cstheme="minorHAnsi"/>
                <w:bCs/>
                <w:sz w:val="18"/>
                <w:szCs w:val="20"/>
              </w:rPr>
              <w:t xml:space="preserve"> (</w:t>
            </w:r>
            <w:r w:rsidR="003A4DF2">
              <w:rPr>
                <w:rFonts w:asciiTheme="minorHAnsi" w:eastAsia="Times New Roman" w:hAnsiTheme="minorHAnsi" w:cstheme="minorHAnsi"/>
                <w:bCs/>
                <w:sz w:val="18"/>
                <w:szCs w:val="20"/>
              </w:rPr>
              <w:t>2.</w:t>
            </w:r>
            <w:r w:rsidRPr="001074AE">
              <w:rPr>
                <w:rFonts w:asciiTheme="minorHAnsi" w:eastAsia="Times New Roman" w:hAnsiTheme="minorHAnsi" w:cstheme="minorHAnsi"/>
                <w:bCs/>
                <w:sz w:val="18"/>
                <w:szCs w:val="20"/>
              </w:rPr>
              <w:t>5 cm) of crawlspace insulation above and below.</w:t>
            </w:r>
          </w:p>
          <w:p w14:paraId="460E5661" w14:textId="77777777" w:rsidR="001074AE" w:rsidRPr="001074AE" w:rsidRDefault="001074AE" w:rsidP="001074AE">
            <w:pPr>
              <w:keepNext/>
              <w:numPr>
                <w:ilvl w:val="1"/>
                <w:numId w:val="43"/>
              </w:numPr>
              <w:autoSpaceDE w:val="0"/>
              <w:autoSpaceDN w:val="0"/>
              <w:adjustRightInd w:val="0"/>
              <w:spacing w:after="0" w:line="240" w:lineRule="auto"/>
              <w:ind w:left="377" w:hanging="377"/>
              <w:contextualSpacing/>
              <w:rPr>
                <w:rFonts w:asciiTheme="minorHAnsi" w:eastAsia="Times New Roman" w:hAnsiTheme="minorHAnsi" w:cstheme="minorHAnsi"/>
                <w:b/>
                <w:bCs/>
                <w:sz w:val="18"/>
                <w:szCs w:val="20"/>
              </w:rPr>
            </w:pPr>
            <w:r w:rsidRPr="001074AE">
              <w:rPr>
                <w:rFonts w:asciiTheme="minorHAnsi" w:eastAsia="Times New Roman" w:hAnsiTheme="minorHAnsi" w:cstheme="minorHAnsi"/>
                <w:bCs/>
                <w:sz w:val="18"/>
                <w:szCs w:val="20"/>
              </w:rPr>
              <w:t>Piping installed in attics with a minimum of 4 inches (10 cm) of attic insulation on top.</w:t>
            </w:r>
          </w:p>
          <w:p w14:paraId="4C46CAE3" w14:textId="338E4B33" w:rsidR="002B0F09" w:rsidRPr="001074AE" w:rsidRDefault="001074AE" w:rsidP="001074AE">
            <w:pPr>
              <w:pStyle w:val="ListParagraph"/>
              <w:keepNext/>
              <w:numPr>
                <w:ilvl w:val="0"/>
                <w:numId w:val="25"/>
              </w:numPr>
              <w:autoSpaceDE w:val="0"/>
              <w:autoSpaceDN w:val="0"/>
              <w:adjustRightInd w:val="0"/>
              <w:spacing w:after="0" w:line="240" w:lineRule="auto"/>
              <w:ind w:left="377" w:hanging="391"/>
              <w:rPr>
                <w:rFonts w:asciiTheme="minorHAnsi" w:hAnsiTheme="minorHAnsi" w:cstheme="minorHAnsi"/>
                <w:bCs/>
                <w:sz w:val="18"/>
                <w:szCs w:val="20"/>
              </w:rPr>
            </w:pPr>
            <w:r w:rsidRPr="001074AE">
              <w:rPr>
                <w:rFonts w:asciiTheme="minorHAnsi" w:eastAsia="Times New Roman" w:hAnsiTheme="minorHAnsi" w:cstheme="minorHAnsi"/>
                <w:bCs/>
                <w:sz w:val="18"/>
                <w:szCs w:val="20"/>
              </w:rPr>
              <w:t xml:space="preserve">Pipe insulation shall fit </w:t>
            </w:r>
            <w:proofErr w:type="gramStart"/>
            <w:r w:rsidRPr="001074AE">
              <w:rPr>
                <w:rFonts w:asciiTheme="minorHAnsi" w:eastAsia="Times New Roman" w:hAnsiTheme="minorHAnsi" w:cstheme="minorHAnsi"/>
                <w:bCs/>
                <w:sz w:val="18"/>
                <w:szCs w:val="20"/>
              </w:rPr>
              <w:t>tightly</w:t>
            </w:r>
            <w:proofErr w:type="gramEnd"/>
            <w:r w:rsidRPr="001074AE">
              <w:rPr>
                <w:rFonts w:asciiTheme="minorHAnsi" w:eastAsia="Times New Roman" w:hAnsiTheme="minorHAnsi" w:cstheme="minorHAnsi"/>
                <w:bCs/>
                <w:sz w:val="18"/>
                <w:szCs w:val="20"/>
              </w:rPr>
              <w:t xml:space="preserve"> and all elbows and tees shall be fully insulated.</w:t>
            </w:r>
          </w:p>
        </w:tc>
      </w:tr>
      <w:tr w:rsidR="0093093E" w:rsidRPr="006F1F7B" w14:paraId="2D2B7544" w14:textId="77777777" w:rsidTr="00F947E9">
        <w:trPr>
          <w:trHeight w:val="144"/>
        </w:trPr>
        <w:tc>
          <w:tcPr>
            <w:tcW w:w="11016" w:type="dxa"/>
            <w:gridSpan w:val="2"/>
            <w:vAlign w:val="center"/>
          </w:tcPr>
          <w:p w14:paraId="2178AA56" w14:textId="285D63FE" w:rsidR="0093093E" w:rsidRPr="001462EE" w:rsidRDefault="0093093E" w:rsidP="00F947E9">
            <w:pPr>
              <w:keepNext/>
              <w:autoSpaceDE w:val="0"/>
              <w:autoSpaceDN w:val="0"/>
              <w:adjustRightInd w:val="0"/>
              <w:spacing w:after="0" w:line="240" w:lineRule="auto"/>
              <w:rPr>
                <w:rFonts w:asciiTheme="minorHAnsi" w:hAnsiTheme="minorHAnsi" w:cstheme="minorHAnsi"/>
                <w:bCs/>
                <w:sz w:val="20"/>
                <w:szCs w:val="20"/>
              </w:rPr>
            </w:pPr>
            <w:r w:rsidRPr="00B67E3D">
              <w:rPr>
                <w:rFonts w:asciiTheme="minorHAnsi" w:hAnsiTheme="minorHAnsi" w:cstheme="minorHAnsi"/>
                <w:b/>
                <w:sz w:val="18"/>
                <w:szCs w:val="20"/>
              </w:rPr>
              <w:t xml:space="preserve">The responsible person’s signature on this compliance document affirms that all applicable requirements in this table have been met.  </w:t>
            </w:r>
          </w:p>
        </w:tc>
      </w:tr>
    </w:tbl>
    <w:p w14:paraId="607E077C" w14:textId="29C2CECA" w:rsidR="001E0DF0" w:rsidRPr="005C5AB0" w:rsidRDefault="001E0DF0">
      <w:pPr>
        <w:spacing w:after="0" w:line="240" w:lineRule="auto"/>
        <w:rPr>
          <w:rFonts w:asciiTheme="minorHAnsi" w:hAnsiTheme="minorHAnsi" w:cstheme="minorHAnsi"/>
          <w:b/>
          <w:sz w:val="20"/>
          <w:szCs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89"/>
        <w:gridCol w:w="10201"/>
      </w:tblGrid>
      <w:tr w:rsidR="001E0DF0" w:rsidRPr="006F1F7B" w14:paraId="607E077F" w14:textId="77777777" w:rsidTr="00937B59">
        <w:trPr>
          <w:trHeight w:val="288"/>
          <w:tblHeader/>
        </w:trPr>
        <w:tc>
          <w:tcPr>
            <w:tcW w:w="14616" w:type="dxa"/>
            <w:gridSpan w:val="2"/>
            <w:tcBorders>
              <w:bottom w:val="single" w:sz="4" w:space="0" w:color="000000"/>
            </w:tcBorders>
            <w:vAlign w:val="center"/>
          </w:tcPr>
          <w:p w14:paraId="607E077D" w14:textId="574C41A5" w:rsidR="00A80404" w:rsidRPr="00294A45" w:rsidRDefault="00276172">
            <w:pPr>
              <w:spacing w:after="0" w:line="240" w:lineRule="auto"/>
              <w:rPr>
                <w:rFonts w:asciiTheme="minorHAnsi" w:hAnsiTheme="minorHAnsi" w:cstheme="minorHAnsi"/>
                <w:b/>
                <w:sz w:val="20"/>
                <w:szCs w:val="20"/>
              </w:rPr>
            </w:pPr>
            <w:r w:rsidRPr="005C5AB0">
              <w:rPr>
                <w:rFonts w:asciiTheme="minorHAnsi" w:hAnsiTheme="minorHAnsi" w:cstheme="minorHAnsi"/>
                <w:b/>
                <w:sz w:val="20"/>
                <w:szCs w:val="20"/>
              </w:rPr>
              <w:t>H</w:t>
            </w:r>
            <w:r w:rsidR="001E0DF0" w:rsidRPr="00294A45">
              <w:rPr>
                <w:rFonts w:asciiTheme="minorHAnsi" w:hAnsiTheme="minorHAnsi" w:cstheme="minorHAnsi"/>
                <w:b/>
                <w:sz w:val="20"/>
                <w:szCs w:val="20"/>
              </w:rPr>
              <w:t>. Multiple Dwelling Units – Recirculation Temperature Modulation Control</w:t>
            </w:r>
            <w:r w:rsidR="003174C1" w:rsidRPr="00294A45">
              <w:rPr>
                <w:rFonts w:asciiTheme="minorHAnsi" w:hAnsiTheme="minorHAnsi" w:cstheme="minorHAnsi"/>
                <w:b/>
                <w:sz w:val="20"/>
                <w:szCs w:val="20"/>
              </w:rPr>
              <w:t xml:space="preserve"> Requirements</w:t>
            </w:r>
            <w:r w:rsidR="0014132C" w:rsidRPr="00294A45">
              <w:rPr>
                <w:rFonts w:asciiTheme="minorHAnsi" w:hAnsiTheme="minorHAnsi" w:cstheme="minorHAnsi"/>
                <w:b/>
                <w:sz w:val="20"/>
                <w:szCs w:val="20"/>
              </w:rPr>
              <w:t xml:space="preserve"> (RA4.4.11)</w:t>
            </w:r>
          </w:p>
          <w:p w14:paraId="607E077E" w14:textId="58694E5F" w:rsidR="00A80404" w:rsidRPr="00DF4A6F" w:rsidRDefault="000F282C" w:rsidP="004C497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pPr>
            <w:r w:rsidRPr="00EC6276">
              <w:rPr>
                <w:rFonts w:asciiTheme="minorHAnsi" w:hAnsiTheme="minorHAnsi" w:cstheme="minorHAnsi"/>
                <w:sz w:val="18"/>
                <w:szCs w:val="20"/>
              </w:rPr>
              <w:t>Systems that utilize this distribution type shall comply with these requirements</w:t>
            </w:r>
            <w:r w:rsidR="00BF5E3E" w:rsidRPr="00EC6276">
              <w:rPr>
                <w:rFonts w:asciiTheme="minorHAnsi" w:hAnsiTheme="minorHAnsi" w:cstheme="minorHAnsi"/>
                <w:sz w:val="18"/>
                <w:szCs w:val="20"/>
              </w:rPr>
              <w:t>.</w:t>
            </w:r>
          </w:p>
        </w:tc>
      </w:tr>
      <w:tr w:rsidR="001E0DF0" w:rsidRPr="006F1F7B" w14:paraId="607E0782" w14:textId="77777777" w:rsidTr="00937B59">
        <w:trPr>
          <w:trHeight w:val="288"/>
          <w:tblHeader/>
        </w:trPr>
        <w:tc>
          <w:tcPr>
            <w:tcW w:w="720" w:type="dxa"/>
            <w:tcBorders>
              <w:top w:val="single" w:sz="4" w:space="0" w:color="000000"/>
            </w:tcBorders>
            <w:vAlign w:val="center"/>
          </w:tcPr>
          <w:p w14:paraId="607E0780" w14:textId="77777777" w:rsidR="001E0DF0" w:rsidRPr="00EC6276" w:rsidRDefault="001E0DF0" w:rsidP="009B08F6">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20"/>
              </w:rPr>
            </w:pPr>
            <w:r w:rsidRPr="00EC6276">
              <w:rPr>
                <w:rFonts w:asciiTheme="minorHAnsi" w:hAnsiTheme="minorHAnsi" w:cstheme="minorHAnsi"/>
                <w:sz w:val="18"/>
                <w:szCs w:val="20"/>
              </w:rPr>
              <w:t>01</w:t>
            </w:r>
          </w:p>
        </w:tc>
        <w:tc>
          <w:tcPr>
            <w:tcW w:w="13896" w:type="dxa"/>
            <w:tcBorders>
              <w:top w:val="single" w:sz="4" w:space="0" w:color="000000"/>
            </w:tcBorders>
            <w:vAlign w:val="center"/>
          </w:tcPr>
          <w:p w14:paraId="607E0781" w14:textId="61CCD6D6" w:rsidR="001E0DF0" w:rsidRPr="00EC6276" w:rsidRDefault="001E0DF0" w:rsidP="009B08F6">
            <w:pPr>
              <w:autoSpaceDE w:val="0"/>
              <w:autoSpaceDN w:val="0"/>
              <w:adjustRightInd w:val="0"/>
              <w:spacing w:after="0" w:line="240" w:lineRule="auto"/>
              <w:rPr>
                <w:rFonts w:asciiTheme="minorHAnsi" w:hAnsiTheme="minorHAnsi" w:cstheme="minorHAnsi"/>
                <w:sz w:val="18"/>
                <w:szCs w:val="20"/>
              </w:rPr>
            </w:pPr>
            <w:r w:rsidRPr="00EC6276">
              <w:rPr>
                <w:rFonts w:asciiTheme="minorHAnsi" w:hAnsiTheme="minorHAnsi" w:cstheme="minorHAnsi"/>
                <w:sz w:val="18"/>
                <w:szCs w:val="20"/>
              </w:rPr>
              <w:t xml:space="preserve">Controls have been installed that reduce the hot water supply temperature when hot water demand is determined to be low by the control system. The control system may use a fixed control schedule or dynamic control </w:t>
            </w:r>
            <w:r w:rsidRPr="0052392E">
              <w:rPr>
                <w:rFonts w:asciiTheme="minorHAnsi" w:hAnsiTheme="minorHAnsi" w:cstheme="minorHAnsi"/>
                <w:sz w:val="18"/>
                <w:szCs w:val="20"/>
              </w:rPr>
              <w:t xml:space="preserve">schedules based </w:t>
            </w:r>
            <w:r w:rsidR="0052392E" w:rsidRPr="0052392E">
              <w:rPr>
                <w:rFonts w:asciiTheme="minorHAnsi" w:hAnsiTheme="minorHAnsi" w:cstheme="minorHAnsi"/>
                <w:sz w:val="18"/>
                <w:szCs w:val="20"/>
              </w:rPr>
              <w:t xml:space="preserve">on </w:t>
            </w:r>
            <w:r w:rsidRPr="0052392E">
              <w:rPr>
                <w:rFonts w:asciiTheme="minorHAnsi" w:hAnsiTheme="minorHAnsi" w:cstheme="minorHAnsi"/>
                <w:sz w:val="18"/>
                <w:szCs w:val="20"/>
              </w:rPr>
              <w:t>measurements</w:t>
            </w:r>
            <w:r w:rsidRPr="00EC6276">
              <w:rPr>
                <w:rFonts w:asciiTheme="minorHAnsi" w:hAnsiTheme="minorHAnsi" w:cstheme="minorHAnsi"/>
                <w:sz w:val="18"/>
                <w:szCs w:val="20"/>
              </w:rPr>
              <w:t xml:space="preserve"> of hot water demand.</w:t>
            </w:r>
          </w:p>
        </w:tc>
      </w:tr>
      <w:tr w:rsidR="001E0DF0" w:rsidRPr="006F1F7B" w14:paraId="607E0785" w14:textId="77777777" w:rsidTr="00937B59">
        <w:trPr>
          <w:trHeight w:val="288"/>
          <w:tblHeader/>
        </w:trPr>
        <w:tc>
          <w:tcPr>
            <w:tcW w:w="720" w:type="dxa"/>
            <w:vAlign w:val="center"/>
          </w:tcPr>
          <w:p w14:paraId="607E0783" w14:textId="77777777" w:rsidR="001E0DF0" w:rsidRPr="00EC6276" w:rsidRDefault="001E0DF0" w:rsidP="009B08F6">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20"/>
              </w:rPr>
            </w:pPr>
            <w:r w:rsidRPr="00EC6276">
              <w:rPr>
                <w:rFonts w:asciiTheme="minorHAnsi" w:hAnsiTheme="minorHAnsi" w:cstheme="minorHAnsi"/>
                <w:sz w:val="18"/>
                <w:szCs w:val="20"/>
              </w:rPr>
              <w:t>02</w:t>
            </w:r>
          </w:p>
        </w:tc>
        <w:tc>
          <w:tcPr>
            <w:tcW w:w="13896" w:type="dxa"/>
            <w:vAlign w:val="center"/>
          </w:tcPr>
          <w:p w14:paraId="607E0784" w14:textId="37C250F1" w:rsidR="001E0DF0" w:rsidRPr="00EC6276" w:rsidRDefault="001E0DF0" w:rsidP="00BF5E3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sidRPr="00EC6276">
              <w:rPr>
                <w:rFonts w:asciiTheme="minorHAnsi" w:hAnsiTheme="minorHAnsi" w:cstheme="minorHAnsi"/>
                <w:sz w:val="18"/>
                <w:szCs w:val="20"/>
              </w:rPr>
              <w:t>Daily hot water supply temperature reduction (which is defined as the sum of temperature reduction by the control in each hour within a 24-hour period) shall be more than 50</w:t>
            </w:r>
            <w:r w:rsidR="00BF5E3E" w:rsidRPr="00EC6276">
              <w:rPr>
                <w:rFonts w:asciiTheme="minorHAnsi" w:hAnsiTheme="minorHAnsi" w:cstheme="minorHAnsi"/>
                <w:sz w:val="18"/>
                <w:szCs w:val="20"/>
              </w:rPr>
              <w:t>°</w:t>
            </w:r>
            <w:r w:rsidRPr="00EC6276">
              <w:rPr>
                <w:rFonts w:asciiTheme="minorHAnsi" w:hAnsiTheme="minorHAnsi" w:cstheme="minorHAnsi"/>
                <w:sz w:val="18"/>
                <w:szCs w:val="20"/>
              </w:rPr>
              <w:t>F.</w:t>
            </w:r>
          </w:p>
        </w:tc>
      </w:tr>
      <w:tr w:rsidR="001E0DF0" w:rsidRPr="006F1F7B" w14:paraId="607E0787" w14:textId="77777777" w:rsidTr="00EC6276">
        <w:trPr>
          <w:trHeight w:hRule="exact" w:val="298"/>
        </w:trPr>
        <w:tc>
          <w:tcPr>
            <w:tcW w:w="14616" w:type="dxa"/>
            <w:gridSpan w:val="2"/>
            <w:tcBorders>
              <w:top w:val="single" w:sz="4" w:space="0" w:color="000000"/>
              <w:left w:val="single" w:sz="4" w:space="0" w:color="000000"/>
              <w:bottom w:val="single" w:sz="4" w:space="0" w:color="000000"/>
              <w:right w:val="single" w:sz="4" w:space="0" w:color="000000"/>
            </w:tcBorders>
            <w:vAlign w:val="center"/>
          </w:tcPr>
          <w:p w14:paraId="607E0786" w14:textId="77777777" w:rsidR="001E0DF0" w:rsidRPr="00BC623E" w:rsidRDefault="001E0DF0" w:rsidP="004C4971">
            <w:pPr>
              <w:spacing w:after="0" w:line="240" w:lineRule="auto"/>
              <w:rPr>
                <w:rFonts w:asciiTheme="minorHAnsi" w:hAnsiTheme="minorHAnsi" w:cstheme="minorHAnsi"/>
                <w:b/>
                <w:sz w:val="18"/>
                <w:szCs w:val="20"/>
              </w:rPr>
            </w:pPr>
            <w:r w:rsidRPr="00BC623E">
              <w:rPr>
                <w:rFonts w:asciiTheme="minorHAnsi" w:hAnsiTheme="minorHAnsi" w:cstheme="minorHAnsi"/>
                <w:b/>
                <w:sz w:val="18"/>
                <w:szCs w:val="20"/>
              </w:rPr>
              <w:t xml:space="preserve">The responsible person’s signature on this compliance document affirms that all applicable requirements in this table have been met.  </w:t>
            </w:r>
          </w:p>
        </w:tc>
      </w:tr>
    </w:tbl>
    <w:p w14:paraId="607E0788" w14:textId="77777777" w:rsidR="001E0DF0" w:rsidRPr="001462EE" w:rsidRDefault="001E0DF0" w:rsidP="001E0DF0">
      <w:pPr>
        <w:tabs>
          <w:tab w:val="left" w:pos="-720"/>
        </w:tabs>
        <w:suppressAutoHyphens/>
        <w:spacing w:after="0" w:line="240" w:lineRule="auto"/>
        <w:ind w:left="446"/>
        <w:rPr>
          <w:rFonts w:asciiTheme="minorHAnsi" w:hAnsiTheme="minorHAnsi" w:cstheme="minorHAnsi"/>
          <w:b/>
          <w:sz w:val="20"/>
          <w:szCs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89"/>
        <w:gridCol w:w="10201"/>
      </w:tblGrid>
      <w:tr w:rsidR="001E0DF0" w:rsidRPr="006F1F7B" w14:paraId="607E078B" w14:textId="77777777" w:rsidTr="00937B59">
        <w:trPr>
          <w:trHeight w:val="288"/>
          <w:tblHeader/>
        </w:trPr>
        <w:tc>
          <w:tcPr>
            <w:tcW w:w="14616" w:type="dxa"/>
            <w:gridSpan w:val="2"/>
            <w:tcBorders>
              <w:bottom w:val="single" w:sz="4" w:space="0" w:color="000000"/>
            </w:tcBorders>
            <w:vAlign w:val="center"/>
          </w:tcPr>
          <w:p w14:paraId="607E0789" w14:textId="2DF98FF3" w:rsidR="00A80404" w:rsidRPr="00294A45" w:rsidRDefault="00276172">
            <w:pPr>
              <w:keepNext/>
              <w:spacing w:after="0" w:line="240" w:lineRule="auto"/>
              <w:rPr>
                <w:rFonts w:asciiTheme="minorHAnsi" w:hAnsiTheme="minorHAnsi" w:cstheme="minorHAnsi"/>
                <w:b/>
                <w:sz w:val="20"/>
                <w:szCs w:val="20"/>
              </w:rPr>
            </w:pPr>
            <w:r w:rsidRPr="005C5AB0">
              <w:rPr>
                <w:rFonts w:asciiTheme="minorHAnsi" w:hAnsiTheme="minorHAnsi" w:cstheme="minorHAnsi"/>
                <w:b/>
                <w:sz w:val="20"/>
                <w:szCs w:val="20"/>
              </w:rPr>
              <w:t>I</w:t>
            </w:r>
            <w:r w:rsidR="001E0DF0" w:rsidRPr="00294A45">
              <w:rPr>
                <w:rFonts w:asciiTheme="minorHAnsi" w:hAnsiTheme="minorHAnsi" w:cstheme="minorHAnsi"/>
                <w:b/>
                <w:sz w:val="20"/>
                <w:szCs w:val="20"/>
              </w:rPr>
              <w:t>. Multiple Dwelling Units – Recirculation Continuous Monitoring Systems</w:t>
            </w:r>
            <w:r w:rsidR="003174C1" w:rsidRPr="00294A45">
              <w:rPr>
                <w:rFonts w:asciiTheme="minorHAnsi" w:hAnsiTheme="minorHAnsi" w:cstheme="minorHAnsi"/>
                <w:b/>
                <w:sz w:val="20"/>
                <w:szCs w:val="20"/>
              </w:rPr>
              <w:t xml:space="preserve"> Requirements</w:t>
            </w:r>
            <w:r w:rsidR="0014132C" w:rsidRPr="00294A45">
              <w:rPr>
                <w:rFonts w:asciiTheme="minorHAnsi" w:hAnsiTheme="minorHAnsi" w:cstheme="minorHAnsi"/>
                <w:b/>
                <w:sz w:val="20"/>
                <w:szCs w:val="20"/>
              </w:rPr>
              <w:t xml:space="preserve"> (RA4.4.12)</w:t>
            </w:r>
          </w:p>
          <w:p w14:paraId="607E078A" w14:textId="5AF07C89" w:rsidR="00A80404" w:rsidRPr="00DF4A6F" w:rsidRDefault="000F282C" w:rsidP="004C497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pPr>
            <w:r w:rsidRPr="00EC6276">
              <w:rPr>
                <w:rFonts w:asciiTheme="minorHAnsi" w:hAnsiTheme="minorHAnsi" w:cstheme="minorHAnsi"/>
                <w:sz w:val="18"/>
                <w:szCs w:val="20"/>
              </w:rPr>
              <w:t>Systems that utilize this distribution type shall comply with these requirements</w:t>
            </w:r>
            <w:r w:rsidR="00BF5E3E" w:rsidRPr="00EC6276">
              <w:rPr>
                <w:rFonts w:asciiTheme="minorHAnsi" w:hAnsiTheme="minorHAnsi" w:cstheme="minorHAnsi"/>
                <w:sz w:val="18"/>
                <w:szCs w:val="20"/>
              </w:rPr>
              <w:t>.</w:t>
            </w:r>
          </w:p>
        </w:tc>
      </w:tr>
      <w:tr w:rsidR="001E0DF0" w:rsidRPr="006F1F7B" w14:paraId="607E078E" w14:textId="77777777" w:rsidTr="00937B59">
        <w:trPr>
          <w:trHeight w:val="288"/>
          <w:tblHeader/>
        </w:trPr>
        <w:tc>
          <w:tcPr>
            <w:tcW w:w="720" w:type="dxa"/>
            <w:tcBorders>
              <w:top w:val="single" w:sz="4" w:space="0" w:color="000000"/>
            </w:tcBorders>
            <w:vAlign w:val="center"/>
          </w:tcPr>
          <w:p w14:paraId="607E078C" w14:textId="77777777" w:rsidR="001E0DF0" w:rsidRPr="00EC6276" w:rsidRDefault="001E0DF0" w:rsidP="009B08F6">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20"/>
              </w:rPr>
            </w:pPr>
            <w:r w:rsidRPr="00EC6276">
              <w:rPr>
                <w:rFonts w:asciiTheme="minorHAnsi" w:hAnsiTheme="minorHAnsi" w:cstheme="minorHAnsi"/>
                <w:sz w:val="18"/>
                <w:szCs w:val="20"/>
              </w:rPr>
              <w:t>01</w:t>
            </w:r>
          </w:p>
        </w:tc>
        <w:tc>
          <w:tcPr>
            <w:tcW w:w="13896" w:type="dxa"/>
            <w:tcBorders>
              <w:top w:val="single" w:sz="4" w:space="0" w:color="000000"/>
            </w:tcBorders>
            <w:vAlign w:val="center"/>
          </w:tcPr>
          <w:p w14:paraId="607E078D" w14:textId="51856EBF" w:rsidR="001E0DF0" w:rsidRPr="00EC6276" w:rsidRDefault="001E0DF0">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sidRPr="00EC6276">
              <w:rPr>
                <w:rFonts w:asciiTheme="minorHAnsi" w:hAnsiTheme="minorHAnsi" w:cstheme="minorHAnsi"/>
                <w:sz w:val="18"/>
                <w:szCs w:val="20"/>
              </w:rPr>
              <w:t xml:space="preserve">The water heating system must have a means of communicating with the remote monitoring facility. </w:t>
            </w:r>
          </w:p>
        </w:tc>
      </w:tr>
      <w:tr w:rsidR="001E0DF0" w:rsidRPr="006F1F7B" w14:paraId="607E0791" w14:textId="77777777" w:rsidTr="00937B59">
        <w:trPr>
          <w:trHeight w:val="288"/>
          <w:tblHeader/>
        </w:trPr>
        <w:tc>
          <w:tcPr>
            <w:tcW w:w="720" w:type="dxa"/>
            <w:vAlign w:val="center"/>
          </w:tcPr>
          <w:p w14:paraId="607E078F" w14:textId="77777777" w:rsidR="001E0DF0" w:rsidRPr="00EC6276" w:rsidRDefault="001E0DF0" w:rsidP="009B08F6">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20"/>
              </w:rPr>
            </w:pPr>
            <w:r w:rsidRPr="00EC6276">
              <w:rPr>
                <w:rFonts w:asciiTheme="minorHAnsi" w:hAnsiTheme="minorHAnsi" w:cstheme="minorHAnsi"/>
                <w:sz w:val="18"/>
                <w:szCs w:val="20"/>
              </w:rPr>
              <w:t>02</w:t>
            </w:r>
          </w:p>
        </w:tc>
        <w:tc>
          <w:tcPr>
            <w:tcW w:w="13896" w:type="dxa"/>
            <w:vAlign w:val="center"/>
          </w:tcPr>
          <w:p w14:paraId="607E0790" w14:textId="06F6772C" w:rsidR="001E0DF0" w:rsidRPr="00EC6276" w:rsidRDefault="001E0DF0" w:rsidP="00BF5E3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sidRPr="00EC6276">
              <w:rPr>
                <w:rFonts w:asciiTheme="minorHAnsi" w:hAnsiTheme="minorHAnsi" w:cstheme="minorHAnsi"/>
                <w:sz w:val="18"/>
                <w:szCs w:val="20"/>
              </w:rPr>
              <w:t>The monitoring system must record no less frequently than hourly measurement of key system operation parameters</w:t>
            </w:r>
            <w:r w:rsidR="00BF5E3E" w:rsidRPr="00EC6276">
              <w:rPr>
                <w:rFonts w:asciiTheme="minorHAnsi" w:hAnsiTheme="minorHAnsi" w:cstheme="minorHAnsi"/>
                <w:sz w:val="18"/>
                <w:szCs w:val="20"/>
              </w:rPr>
              <w:t>;</w:t>
            </w:r>
            <w:r w:rsidRPr="00EC6276">
              <w:rPr>
                <w:rFonts w:asciiTheme="minorHAnsi" w:hAnsiTheme="minorHAnsi" w:cstheme="minorHAnsi"/>
                <w:sz w:val="18"/>
                <w:szCs w:val="20"/>
              </w:rPr>
              <w:t xml:space="preserve"> including hot water supply and return temperatures, and status of gas valve relays.</w:t>
            </w:r>
          </w:p>
        </w:tc>
      </w:tr>
      <w:tr w:rsidR="001E0DF0" w:rsidRPr="006F1F7B" w14:paraId="607E0794" w14:textId="77777777" w:rsidTr="00937B59">
        <w:trPr>
          <w:trHeight w:val="288"/>
          <w:tblHeader/>
        </w:trPr>
        <w:tc>
          <w:tcPr>
            <w:tcW w:w="720" w:type="dxa"/>
            <w:vAlign w:val="center"/>
          </w:tcPr>
          <w:p w14:paraId="607E0792" w14:textId="77777777" w:rsidR="001E0DF0" w:rsidRPr="00EC6276" w:rsidRDefault="001E0DF0" w:rsidP="009B08F6">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20"/>
              </w:rPr>
            </w:pPr>
            <w:r w:rsidRPr="00EC6276">
              <w:rPr>
                <w:rFonts w:asciiTheme="minorHAnsi" w:hAnsiTheme="minorHAnsi" w:cstheme="minorHAnsi"/>
                <w:sz w:val="18"/>
                <w:szCs w:val="20"/>
              </w:rPr>
              <w:t>03</w:t>
            </w:r>
          </w:p>
        </w:tc>
        <w:tc>
          <w:tcPr>
            <w:tcW w:w="13896" w:type="dxa"/>
            <w:vAlign w:val="center"/>
          </w:tcPr>
          <w:p w14:paraId="607E0793" w14:textId="38468809" w:rsidR="001E0DF0" w:rsidRPr="00EC6276" w:rsidRDefault="001E0DF0" w:rsidP="009B08F6">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sidRPr="00EC6276">
              <w:rPr>
                <w:rFonts w:asciiTheme="minorHAnsi" w:hAnsiTheme="minorHAnsi" w:cstheme="minorHAnsi"/>
                <w:sz w:val="18"/>
                <w:szCs w:val="20"/>
              </w:rPr>
              <w:t>A current contract must be available that demonstrate</w:t>
            </w:r>
            <w:r w:rsidR="00BF5E3E" w:rsidRPr="00EC6276">
              <w:rPr>
                <w:rFonts w:asciiTheme="minorHAnsi" w:hAnsiTheme="minorHAnsi" w:cstheme="minorHAnsi"/>
                <w:sz w:val="18"/>
                <w:szCs w:val="20"/>
              </w:rPr>
              <w:t>s</w:t>
            </w:r>
            <w:r w:rsidRPr="00EC6276">
              <w:rPr>
                <w:rFonts w:asciiTheme="minorHAnsi" w:hAnsiTheme="minorHAnsi" w:cstheme="minorHAnsi"/>
                <w:sz w:val="18"/>
                <w:szCs w:val="20"/>
              </w:rPr>
              <w:t xml:space="preserve"> the system will be monitored.</w:t>
            </w:r>
          </w:p>
        </w:tc>
      </w:tr>
      <w:tr w:rsidR="001E0DF0" w:rsidRPr="006F1F7B" w14:paraId="607E0796" w14:textId="77777777" w:rsidTr="00937B59">
        <w:trPr>
          <w:trHeight w:hRule="exact" w:val="262"/>
        </w:trPr>
        <w:tc>
          <w:tcPr>
            <w:tcW w:w="14616" w:type="dxa"/>
            <w:gridSpan w:val="2"/>
            <w:tcBorders>
              <w:top w:val="single" w:sz="4" w:space="0" w:color="000000"/>
              <w:left w:val="single" w:sz="4" w:space="0" w:color="000000"/>
              <w:bottom w:val="single" w:sz="4" w:space="0" w:color="000000"/>
              <w:right w:val="single" w:sz="4" w:space="0" w:color="000000"/>
            </w:tcBorders>
            <w:vAlign w:val="center"/>
          </w:tcPr>
          <w:p w14:paraId="607E0795" w14:textId="77777777" w:rsidR="001E0DF0" w:rsidRPr="00BC623E" w:rsidRDefault="001E0DF0" w:rsidP="00D13A90">
            <w:pPr>
              <w:spacing w:after="0" w:line="240" w:lineRule="auto"/>
              <w:rPr>
                <w:rFonts w:asciiTheme="minorHAnsi" w:hAnsiTheme="minorHAnsi" w:cstheme="minorHAnsi"/>
                <w:b/>
                <w:sz w:val="18"/>
                <w:szCs w:val="20"/>
              </w:rPr>
            </w:pPr>
            <w:r w:rsidRPr="00BC623E">
              <w:rPr>
                <w:rFonts w:asciiTheme="minorHAnsi" w:hAnsiTheme="minorHAnsi" w:cstheme="minorHAnsi"/>
                <w:b/>
                <w:sz w:val="18"/>
                <w:szCs w:val="20"/>
              </w:rPr>
              <w:t xml:space="preserve">The responsible person’s signature on this compliance document affirms that all applicable requirements in this table have been met.  </w:t>
            </w:r>
          </w:p>
        </w:tc>
      </w:tr>
    </w:tbl>
    <w:p w14:paraId="607E0797" w14:textId="77777777" w:rsidR="001E0DF0" w:rsidRPr="001462EE" w:rsidRDefault="001E0DF0" w:rsidP="001E0DF0">
      <w:pPr>
        <w:tabs>
          <w:tab w:val="left" w:pos="-720"/>
        </w:tabs>
        <w:suppressAutoHyphens/>
        <w:spacing w:after="0" w:line="240" w:lineRule="auto"/>
        <w:ind w:left="446"/>
        <w:rPr>
          <w:rFonts w:asciiTheme="minorHAnsi" w:hAnsiTheme="minorHAnsi" w:cstheme="minorHAnsi"/>
          <w:b/>
          <w:sz w:val="20"/>
          <w:szCs w:val="20"/>
        </w:rPr>
      </w:pPr>
    </w:p>
    <w:tbl>
      <w:tblPr>
        <w:tblpPr w:leftFromText="180" w:rightFromText="180" w:vertAnchor="text" w:tblpY="1"/>
        <w:tblOverlap w:val="neve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89"/>
        <w:gridCol w:w="10201"/>
      </w:tblGrid>
      <w:tr w:rsidR="001E0DF0" w:rsidRPr="006F1F7B" w14:paraId="607E079A" w14:textId="77777777" w:rsidTr="00F947E9">
        <w:trPr>
          <w:trHeight w:val="288"/>
          <w:tblHeader/>
        </w:trPr>
        <w:tc>
          <w:tcPr>
            <w:tcW w:w="14616" w:type="dxa"/>
            <w:gridSpan w:val="2"/>
            <w:tcBorders>
              <w:bottom w:val="single" w:sz="4" w:space="0" w:color="000000"/>
            </w:tcBorders>
            <w:vAlign w:val="center"/>
          </w:tcPr>
          <w:p w14:paraId="607E0798" w14:textId="04DD8BD4" w:rsidR="00A80404" w:rsidRPr="004B329A" w:rsidRDefault="00276172" w:rsidP="00F947E9">
            <w:pPr>
              <w:keepNext/>
              <w:spacing w:after="0" w:line="240" w:lineRule="auto"/>
              <w:rPr>
                <w:rFonts w:asciiTheme="minorHAnsi" w:hAnsiTheme="minorHAnsi" w:cstheme="minorHAnsi"/>
                <w:sz w:val="18"/>
                <w:szCs w:val="20"/>
              </w:rPr>
            </w:pPr>
            <w:r w:rsidRPr="00CE720F">
              <w:rPr>
                <w:rFonts w:asciiTheme="minorHAnsi" w:hAnsiTheme="minorHAnsi" w:cstheme="minorHAnsi"/>
                <w:b/>
                <w:sz w:val="20"/>
                <w:szCs w:val="20"/>
              </w:rPr>
              <w:lastRenderedPageBreak/>
              <w:t>J</w:t>
            </w:r>
            <w:r w:rsidR="001E0DF0" w:rsidRPr="00CE720F">
              <w:rPr>
                <w:rFonts w:asciiTheme="minorHAnsi" w:hAnsiTheme="minorHAnsi" w:cstheme="minorHAnsi"/>
                <w:b/>
                <w:sz w:val="20"/>
                <w:szCs w:val="20"/>
              </w:rPr>
              <w:t>. Multiple Dwelling Units – Demand Recirculation</w:t>
            </w:r>
            <w:r w:rsidR="001E0DF0" w:rsidRPr="00CE720F">
              <w:rPr>
                <w:rFonts w:asciiTheme="minorHAnsi" w:hAnsiTheme="minorHAnsi" w:cstheme="minorHAnsi"/>
                <w:sz w:val="20"/>
                <w:szCs w:val="20"/>
              </w:rPr>
              <w:t xml:space="preserve"> </w:t>
            </w:r>
            <w:r w:rsidR="003174C1" w:rsidRPr="00CE720F">
              <w:rPr>
                <w:rFonts w:asciiTheme="minorHAnsi" w:hAnsiTheme="minorHAnsi" w:cstheme="minorHAnsi"/>
                <w:b/>
                <w:sz w:val="20"/>
                <w:szCs w:val="20"/>
              </w:rPr>
              <w:t>Requirements</w:t>
            </w:r>
            <w:r w:rsidR="0014132C" w:rsidRPr="00CE720F">
              <w:rPr>
                <w:rFonts w:asciiTheme="minorHAnsi" w:hAnsiTheme="minorHAnsi" w:cstheme="minorHAnsi"/>
                <w:b/>
                <w:sz w:val="20"/>
                <w:szCs w:val="20"/>
              </w:rPr>
              <w:t xml:space="preserve"> (RA4.4.13)</w:t>
            </w:r>
          </w:p>
          <w:p w14:paraId="607E0799" w14:textId="57DDFE18" w:rsidR="00A80404" w:rsidRPr="004B329A" w:rsidRDefault="000F282C" w:rsidP="00F947E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20"/>
              </w:rPr>
            </w:pPr>
            <w:r w:rsidRPr="004B329A">
              <w:rPr>
                <w:rFonts w:asciiTheme="minorHAnsi" w:hAnsiTheme="minorHAnsi" w:cstheme="minorHAnsi"/>
                <w:sz w:val="18"/>
                <w:szCs w:val="20"/>
              </w:rPr>
              <w:t>Systems that utilize this distribution type shall comply with these requirements</w:t>
            </w:r>
            <w:r w:rsidR="00BF5E3E" w:rsidRPr="004B329A">
              <w:rPr>
                <w:rFonts w:asciiTheme="minorHAnsi" w:hAnsiTheme="minorHAnsi" w:cstheme="minorHAnsi"/>
                <w:sz w:val="18"/>
                <w:szCs w:val="20"/>
              </w:rPr>
              <w:t>.</w:t>
            </w:r>
          </w:p>
        </w:tc>
      </w:tr>
      <w:tr w:rsidR="001E0DF0" w:rsidRPr="006F1F7B" w14:paraId="607E079D" w14:textId="77777777" w:rsidTr="00F947E9">
        <w:trPr>
          <w:trHeight w:val="288"/>
          <w:tblHeader/>
        </w:trPr>
        <w:tc>
          <w:tcPr>
            <w:tcW w:w="720" w:type="dxa"/>
            <w:tcBorders>
              <w:top w:val="single" w:sz="4" w:space="0" w:color="000000"/>
            </w:tcBorders>
            <w:vAlign w:val="center"/>
          </w:tcPr>
          <w:p w14:paraId="607E079B" w14:textId="77777777" w:rsidR="001E0DF0" w:rsidRPr="004B329A" w:rsidRDefault="001E0DF0" w:rsidP="00F947E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20"/>
              </w:rPr>
            </w:pPr>
            <w:r w:rsidRPr="004B329A">
              <w:rPr>
                <w:rFonts w:asciiTheme="minorHAnsi" w:hAnsiTheme="minorHAnsi" w:cstheme="minorHAnsi"/>
                <w:sz w:val="18"/>
                <w:szCs w:val="20"/>
              </w:rPr>
              <w:t>01</w:t>
            </w:r>
          </w:p>
        </w:tc>
        <w:tc>
          <w:tcPr>
            <w:tcW w:w="13896" w:type="dxa"/>
            <w:tcBorders>
              <w:top w:val="single" w:sz="4" w:space="0" w:color="000000"/>
            </w:tcBorders>
            <w:vAlign w:val="center"/>
          </w:tcPr>
          <w:p w14:paraId="607E079C" w14:textId="4249ED3A" w:rsidR="001E0DF0" w:rsidRPr="004B329A" w:rsidRDefault="001E0DF0" w:rsidP="00F947E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sidRPr="004B329A">
              <w:rPr>
                <w:rFonts w:asciiTheme="minorHAnsi" w:hAnsiTheme="minorHAnsi" w:cstheme="minorHAnsi"/>
                <w:sz w:val="18"/>
                <w:szCs w:val="20"/>
              </w:rPr>
              <w:t xml:space="preserve">The system operates “on-demand”, meaning that the pump begins to operate shortly before or immediately after hot water draw begins, and stops when the return water temperature reaches a certain threshold value. </w:t>
            </w:r>
          </w:p>
        </w:tc>
      </w:tr>
      <w:tr w:rsidR="001E0DF0" w:rsidRPr="006F1F7B" w14:paraId="607E07A2" w14:textId="77777777" w:rsidTr="00F947E9">
        <w:trPr>
          <w:trHeight w:val="288"/>
          <w:tblHeader/>
        </w:trPr>
        <w:tc>
          <w:tcPr>
            <w:tcW w:w="720" w:type="dxa"/>
            <w:vAlign w:val="center"/>
          </w:tcPr>
          <w:p w14:paraId="607E079E" w14:textId="77777777" w:rsidR="001E0DF0" w:rsidRPr="004B329A" w:rsidRDefault="001E0DF0" w:rsidP="00F947E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20"/>
              </w:rPr>
            </w:pPr>
            <w:r w:rsidRPr="004B329A">
              <w:rPr>
                <w:rFonts w:asciiTheme="minorHAnsi" w:hAnsiTheme="minorHAnsi" w:cstheme="minorHAnsi"/>
                <w:sz w:val="18"/>
                <w:szCs w:val="20"/>
              </w:rPr>
              <w:t>02</w:t>
            </w:r>
          </w:p>
        </w:tc>
        <w:tc>
          <w:tcPr>
            <w:tcW w:w="13896" w:type="dxa"/>
            <w:vAlign w:val="center"/>
          </w:tcPr>
          <w:p w14:paraId="607E079F" w14:textId="291EA02A" w:rsidR="001E0DF0" w:rsidRPr="00B67E3D" w:rsidRDefault="001E0DF0" w:rsidP="00F947E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sidRPr="00B67E3D">
              <w:rPr>
                <w:rFonts w:asciiTheme="minorHAnsi" w:hAnsiTheme="minorHAnsi" w:cstheme="minorHAnsi"/>
                <w:sz w:val="18"/>
                <w:szCs w:val="20"/>
              </w:rPr>
              <w:t xml:space="preserve">After the pump has been activated, the controls shall allow the pump to operate until the water temperature at the thermo-sensor rises to one of the following values: </w:t>
            </w:r>
          </w:p>
          <w:p w14:paraId="607E07A0" w14:textId="16F339C9" w:rsidR="001E0DF0" w:rsidRPr="00B67E3D" w:rsidRDefault="001E0DF0" w:rsidP="00F947E9">
            <w:pPr>
              <w:pStyle w:val="ListParagraph"/>
              <w:keepNext/>
              <w:numPr>
                <w:ilvl w:val="0"/>
                <w:numId w:val="27"/>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571" w:hanging="254"/>
              <w:rPr>
                <w:rFonts w:asciiTheme="minorHAnsi" w:hAnsiTheme="minorHAnsi" w:cstheme="minorHAnsi"/>
                <w:sz w:val="18"/>
                <w:szCs w:val="20"/>
              </w:rPr>
            </w:pPr>
            <w:r w:rsidRPr="00B67E3D">
              <w:rPr>
                <w:rFonts w:asciiTheme="minorHAnsi" w:hAnsiTheme="minorHAnsi" w:cstheme="minorHAnsi"/>
                <w:sz w:val="18"/>
                <w:szCs w:val="20"/>
              </w:rPr>
              <w:t>Not more than 10</w:t>
            </w:r>
            <w:r w:rsidR="00BF5E3E" w:rsidRPr="004B329A">
              <w:rPr>
                <w:rFonts w:asciiTheme="minorHAnsi" w:hAnsiTheme="minorHAnsi" w:cstheme="minorHAnsi"/>
                <w:sz w:val="18"/>
                <w:szCs w:val="20"/>
              </w:rPr>
              <w:t>°</w:t>
            </w:r>
            <w:r w:rsidR="00335E47" w:rsidRPr="004B329A">
              <w:rPr>
                <w:rFonts w:asciiTheme="minorHAnsi" w:hAnsiTheme="minorHAnsi" w:cstheme="minorHAnsi"/>
                <w:sz w:val="18"/>
                <w:szCs w:val="20"/>
              </w:rPr>
              <w:t>F</w:t>
            </w:r>
            <w:r w:rsidR="00335E47" w:rsidRPr="00B67E3D" w:rsidDel="00335E47">
              <w:rPr>
                <w:rFonts w:asciiTheme="minorHAnsi" w:hAnsiTheme="minorHAnsi" w:cstheme="minorHAnsi"/>
                <w:sz w:val="18"/>
                <w:szCs w:val="20"/>
              </w:rPr>
              <w:t xml:space="preserve"> </w:t>
            </w:r>
            <w:r w:rsidRPr="00B67E3D">
              <w:rPr>
                <w:rFonts w:asciiTheme="minorHAnsi" w:hAnsiTheme="minorHAnsi" w:cstheme="minorHAnsi"/>
                <w:sz w:val="18"/>
                <w:szCs w:val="20"/>
              </w:rPr>
              <w:t>(5.6</w:t>
            </w:r>
            <w:r w:rsidR="00BF5E3E" w:rsidRPr="00B67E3D">
              <w:rPr>
                <w:rFonts w:asciiTheme="minorHAnsi" w:hAnsiTheme="minorHAnsi" w:cstheme="minorHAnsi"/>
                <w:sz w:val="18"/>
                <w:szCs w:val="20"/>
              </w:rPr>
              <w:t>°</w:t>
            </w:r>
            <w:r w:rsidR="00335E47" w:rsidRPr="004B329A">
              <w:rPr>
                <w:rFonts w:asciiTheme="minorHAnsi" w:hAnsiTheme="minorHAnsi" w:cstheme="minorHAnsi"/>
                <w:sz w:val="18"/>
                <w:szCs w:val="20"/>
              </w:rPr>
              <w:t>C</w:t>
            </w:r>
            <w:r w:rsidRPr="00B67E3D">
              <w:rPr>
                <w:rFonts w:asciiTheme="minorHAnsi" w:hAnsiTheme="minorHAnsi" w:cstheme="minorHAnsi"/>
                <w:sz w:val="18"/>
                <w:szCs w:val="20"/>
              </w:rPr>
              <w:t>) above the initial temperature of the water in the pipe</w:t>
            </w:r>
            <w:r w:rsidR="00CE720F">
              <w:rPr>
                <w:rFonts w:asciiTheme="minorHAnsi" w:hAnsiTheme="minorHAnsi" w:cstheme="minorHAnsi"/>
                <w:sz w:val="18"/>
                <w:szCs w:val="20"/>
              </w:rPr>
              <w:t>; or</w:t>
            </w:r>
          </w:p>
          <w:p w14:paraId="607E07A1" w14:textId="216C152F" w:rsidR="001E0DF0" w:rsidRPr="00B67E3D" w:rsidRDefault="001E0DF0" w:rsidP="00F947E9">
            <w:pPr>
              <w:pStyle w:val="ListParagraph"/>
              <w:keepNext/>
              <w:numPr>
                <w:ilvl w:val="0"/>
                <w:numId w:val="27"/>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571" w:hanging="254"/>
              <w:rPr>
                <w:rFonts w:asciiTheme="minorHAnsi" w:hAnsiTheme="minorHAnsi" w:cstheme="minorHAnsi"/>
                <w:sz w:val="18"/>
                <w:szCs w:val="20"/>
              </w:rPr>
            </w:pPr>
            <w:r w:rsidRPr="00B67E3D">
              <w:rPr>
                <w:rFonts w:asciiTheme="minorHAnsi" w:hAnsiTheme="minorHAnsi" w:cstheme="minorHAnsi"/>
                <w:sz w:val="18"/>
                <w:szCs w:val="20"/>
              </w:rPr>
              <w:t>Not more than 102</w:t>
            </w:r>
            <w:r w:rsidR="00BF5E3E" w:rsidRPr="00B67E3D">
              <w:rPr>
                <w:rFonts w:asciiTheme="minorHAnsi" w:hAnsiTheme="minorHAnsi" w:cstheme="minorHAnsi"/>
                <w:sz w:val="18"/>
                <w:szCs w:val="20"/>
              </w:rPr>
              <w:t>°</w:t>
            </w:r>
            <w:r w:rsidR="00335E47" w:rsidRPr="004B329A">
              <w:rPr>
                <w:rFonts w:asciiTheme="minorHAnsi" w:hAnsiTheme="minorHAnsi" w:cstheme="minorHAnsi"/>
                <w:sz w:val="18"/>
                <w:szCs w:val="20"/>
              </w:rPr>
              <w:t>F</w:t>
            </w:r>
            <w:r w:rsidR="00335E47" w:rsidRPr="00B67E3D" w:rsidDel="00335E47">
              <w:rPr>
                <w:rFonts w:asciiTheme="minorHAnsi" w:hAnsiTheme="minorHAnsi" w:cstheme="minorHAnsi"/>
                <w:sz w:val="18"/>
                <w:szCs w:val="20"/>
              </w:rPr>
              <w:t xml:space="preserve"> </w:t>
            </w:r>
            <w:r w:rsidRPr="00B67E3D">
              <w:rPr>
                <w:rFonts w:asciiTheme="minorHAnsi" w:hAnsiTheme="minorHAnsi" w:cstheme="minorHAnsi"/>
                <w:sz w:val="18"/>
                <w:szCs w:val="20"/>
              </w:rPr>
              <w:t>(38.9</w:t>
            </w:r>
            <w:r w:rsidR="00BF5E3E" w:rsidRPr="00B67E3D">
              <w:rPr>
                <w:rFonts w:asciiTheme="minorHAnsi" w:hAnsiTheme="minorHAnsi" w:cstheme="minorHAnsi"/>
                <w:sz w:val="18"/>
                <w:szCs w:val="20"/>
              </w:rPr>
              <w:t>°</w:t>
            </w:r>
            <w:r w:rsidR="00335E47" w:rsidRPr="004B329A">
              <w:rPr>
                <w:rFonts w:asciiTheme="minorHAnsi" w:hAnsiTheme="minorHAnsi" w:cstheme="minorHAnsi"/>
                <w:sz w:val="18"/>
                <w:szCs w:val="20"/>
              </w:rPr>
              <w:t>C</w:t>
            </w:r>
            <w:r w:rsidRPr="00B67E3D">
              <w:rPr>
                <w:rFonts w:asciiTheme="minorHAnsi" w:hAnsiTheme="minorHAnsi" w:cstheme="minorHAnsi"/>
                <w:sz w:val="18"/>
                <w:szCs w:val="20"/>
              </w:rPr>
              <w:t>).</w:t>
            </w:r>
          </w:p>
        </w:tc>
      </w:tr>
      <w:tr w:rsidR="001E0DF0" w:rsidRPr="006F1F7B" w14:paraId="607E07A5" w14:textId="77777777" w:rsidTr="00F947E9">
        <w:trPr>
          <w:trHeight w:val="288"/>
          <w:tblHeader/>
        </w:trPr>
        <w:tc>
          <w:tcPr>
            <w:tcW w:w="720" w:type="dxa"/>
            <w:vAlign w:val="center"/>
          </w:tcPr>
          <w:p w14:paraId="607E07A3" w14:textId="77777777" w:rsidR="001E0DF0" w:rsidRPr="004B329A" w:rsidRDefault="001E0DF0" w:rsidP="00F947E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20"/>
              </w:rPr>
            </w:pPr>
            <w:r w:rsidRPr="004B329A">
              <w:rPr>
                <w:rFonts w:asciiTheme="minorHAnsi" w:hAnsiTheme="minorHAnsi" w:cstheme="minorHAnsi"/>
                <w:sz w:val="18"/>
                <w:szCs w:val="20"/>
              </w:rPr>
              <w:t>03</w:t>
            </w:r>
          </w:p>
        </w:tc>
        <w:tc>
          <w:tcPr>
            <w:tcW w:w="13896" w:type="dxa"/>
            <w:vAlign w:val="center"/>
          </w:tcPr>
          <w:p w14:paraId="607E07A4" w14:textId="0BFC9549" w:rsidR="001E0DF0" w:rsidRPr="00B67E3D" w:rsidRDefault="001E0DF0" w:rsidP="00F947E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sidRPr="00B67E3D">
              <w:rPr>
                <w:rFonts w:asciiTheme="minorHAnsi" w:hAnsiTheme="minorHAnsi" w:cstheme="minorHAnsi"/>
                <w:sz w:val="18"/>
                <w:szCs w:val="20"/>
              </w:rPr>
              <w:t xml:space="preserve">The controls shall limit pump operation to a maximum of 10 minutes following any activation. This is provided </w:t>
            </w:r>
            <w:proofErr w:type="gramStart"/>
            <w:r w:rsidRPr="00B67E3D">
              <w:rPr>
                <w:rFonts w:asciiTheme="minorHAnsi" w:hAnsiTheme="minorHAnsi" w:cstheme="minorHAnsi"/>
                <w:sz w:val="18"/>
                <w:szCs w:val="20"/>
              </w:rPr>
              <w:t>in the event that</w:t>
            </w:r>
            <w:proofErr w:type="gramEnd"/>
            <w:r w:rsidRPr="00B67E3D">
              <w:rPr>
                <w:rFonts w:asciiTheme="minorHAnsi" w:hAnsiTheme="minorHAnsi" w:cstheme="minorHAnsi"/>
                <w:sz w:val="18"/>
                <w:szCs w:val="20"/>
              </w:rPr>
              <w:t xml:space="preserve"> the normal means of shutting off the pump have failed. </w:t>
            </w:r>
          </w:p>
        </w:tc>
      </w:tr>
      <w:tr w:rsidR="001E0DF0" w:rsidRPr="006F1F7B" w14:paraId="607E07AB" w14:textId="77777777" w:rsidTr="00F947E9">
        <w:trPr>
          <w:trHeight w:val="288"/>
          <w:tblHeader/>
        </w:trPr>
        <w:tc>
          <w:tcPr>
            <w:tcW w:w="720" w:type="dxa"/>
            <w:vAlign w:val="center"/>
          </w:tcPr>
          <w:p w14:paraId="607E07A6" w14:textId="77777777" w:rsidR="001E0DF0" w:rsidRPr="004B329A" w:rsidRDefault="001E0DF0" w:rsidP="00F947E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20"/>
              </w:rPr>
            </w:pPr>
            <w:r w:rsidRPr="004B329A">
              <w:rPr>
                <w:rFonts w:asciiTheme="minorHAnsi" w:hAnsiTheme="minorHAnsi" w:cstheme="minorHAnsi"/>
                <w:sz w:val="18"/>
                <w:szCs w:val="20"/>
              </w:rPr>
              <w:t>04</w:t>
            </w:r>
          </w:p>
        </w:tc>
        <w:tc>
          <w:tcPr>
            <w:tcW w:w="13896" w:type="dxa"/>
            <w:tcMar>
              <w:left w:w="115" w:type="dxa"/>
              <w:right w:w="0" w:type="dxa"/>
            </w:tcMar>
            <w:vAlign w:val="center"/>
          </w:tcPr>
          <w:p w14:paraId="607E07A7" w14:textId="73F7CD02" w:rsidR="001E0DF0" w:rsidRPr="00B67E3D" w:rsidRDefault="001E0DF0" w:rsidP="00F947E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sidRPr="00B67E3D">
              <w:rPr>
                <w:rFonts w:asciiTheme="minorHAnsi" w:hAnsiTheme="minorHAnsi" w:cstheme="minorHAnsi"/>
                <w:sz w:val="18"/>
                <w:szCs w:val="20"/>
              </w:rPr>
              <w:t xml:space="preserve">Pump and control placement shall meet one of the following criteria: </w:t>
            </w:r>
          </w:p>
          <w:p w14:paraId="607E07A8" w14:textId="77777777" w:rsidR="001E0DF0" w:rsidRPr="00B67E3D" w:rsidRDefault="001E0DF0" w:rsidP="00F947E9">
            <w:pPr>
              <w:pStyle w:val="ListParagraph"/>
              <w:keepNext/>
              <w:numPr>
                <w:ilvl w:val="0"/>
                <w:numId w:val="29"/>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571" w:hanging="254"/>
              <w:rPr>
                <w:rFonts w:asciiTheme="minorHAnsi" w:hAnsiTheme="minorHAnsi" w:cstheme="minorHAnsi"/>
                <w:sz w:val="18"/>
                <w:szCs w:val="20"/>
              </w:rPr>
            </w:pPr>
            <w:r w:rsidRPr="00B67E3D">
              <w:rPr>
                <w:rFonts w:asciiTheme="minorHAnsi" w:hAnsiTheme="minorHAnsi" w:cstheme="minorHAnsi"/>
                <w:sz w:val="18"/>
                <w:szCs w:val="20"/>
              </w:rPr>
              <w:t>When a dedicated return line has been installed the pump, controls and thermo-sensor are installed at the end of the supply portion of the recirculation loop; or</w:t>
            </w:r>
          </w:p>
          <w:p w14:paraId="607E07A9" w14:textId="77777777" w:rsidR="001E0DF0" w:rsidRPr="00B67E3D" w:rsidRDefault="001E0DF0" w:rsidP="00F947E9">
            <w:pPr>
              <w:pStyle w:val="ListParagraph"/>
              <w:keepNext/>
              <w:numPr>
                <w:ilvl w:val="0"/>
                <w:numId w:val="29"/>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571" w:hanging="254"/>
              <w:rPr>
                <w:rFonts w:asciiTheme="minorHAnsi" w:hAnsiTheme="minorHAnsi" w:cstheme="minorHAnsi"/>
                <w:sz w:val="18"/>
                <w:szCs w:val="20"/>
              </w:rPr>
            </w:pPr>
            <w:r w:rsidRPr="00B67E3D">
              <w:rPr>
                <w:rFonts w:asciiTheme="minorHAnsi" w:hAnsiTheme="minorHAnsi" w:cstheme="minorHAnsi"/>
                <w:sz w:val="18"/>
                <w:szCs w:val="20"/>
              </w:rPr>
              <w:t>The pump and controls are installed on the dedicated return line near the water heater and the thermo-sensor is installed in an accessible location as close to the end of the supply portion of the recirculation loop as possible</w:t>
            </w:r>
            <w:r w:rsidR="00937B59" w:rsidRPr="00B67E3D">
              <w:rPr>
                <w:rFonts w:asciiTheme="minorHAnsi" w:hAnsiTheme="minorHAnsi" w:cstheme="minorHAnsi"/>
                <w:sz w:val="18"/>
                <w:szCs w:val="20"/>
              </w:rPr>
              <w:t>;</w:t>
            </w:r>
            <w:r w:rsidRPr="00B67E3D">
              <w:rPr>
                <w:rFonts w:asciiTheme="minorHAnsi" w:hAnsiTheme="minorHAnsi" w:cstheme="minorHAnsi"/>
                <w:sz w:val="18"/>
                <w:szCs w:val="20"/>
              </w:rPr>
              <w:t xml:space="preserve"> or</w:t>
            </w:r>
          </w:p>
          <w:p w14:paraId="607E07AA" w14:textId="77777777" w:rsidR="001E0DF0" w:rsidRPr="00B67E3D" w:rsidRDefault="001E0DF0" w:rsidP="00F947E9">
            <w:pPr>
              <w:pStyle w:val="ListParagraph"/>
              <w:keepNext/>
              <w:numPr>
                <w:ilvl w:val="0"/>
                <w:numId w:val="29"/>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571" w:hanging="254"/>
              <w:rPr>
                <w:rFonts w:asciiTheme="minorHAnsi" w:hAnsiTheme="minorHAnsi" w:cstheme="minorHAnsi"/>
                <w:sz w:val="18"/>
                <w:szCs w:val="20"/>
              </w:rPr>
            </w:pPr>
            <w:r w:rsidRPr="00B67E3D">
              <w:rPr>
                <w:rFonts w:asciiTheme="minorHAnsi" w:hAnsiTheme="minorHAnsi" w:cstheme="minorHAnsi"/>
                <w:sz w:val="18"/>
                <w:szCs w:val="20"/>
              </w:rPr>
              <w:t xml:space="preserve">When the </w:t>
            </w:r>
            <w:proofErr w:type="gramStart"/>
            <w:r w:rsidRPr="00B67E3D">
              <w:rPr>
                <w:rFonts w:asciiTheme="minorHAnsi" w:hAnsiTheme="minorHAnsi" w:cstheme="minorHAnsi"/>
                <w:sz w:val="18"/>
                <w:szCs w:val="20"/>
              </w:rPr>
              <w:t>cold water</w:t>
            </w:r>
            <w:proofErr w:type="gramEnd"/>
            <w:r w:rsidRPr="00B67E3D">
              <w:rPr>
                <w:rFonts w:asciiTheme="minorHAnsi" w:hAnsiTheme="minorHAnsi" w:cstheme="minorHAnsi"/>
                <w:sz w:val="18"/>
                <w:szCs w:val="20"/>
              </w:rPr>
              <w:t xml:space="preserve"> line is used as the return, the pump, demand controls and thermo</w:t>
            </w:r>
            <w:r w:rsidR="00CF275D" w:rsidRPr="00B67E3D">
              <w:rPr>
                <w:rFonts w:asciiTheme="minorHAnsi" w:hAnsiTheme="minorHAnsi" w:cstheme="minorHAnsi"/>
                <w:sz w:val="18"/>
                <w:szCs w:val="20"/>
              </w:rPr>
              <w:t>-</w:t>
            </w:r>
            <w:r w:rsidRPr="00B67E3D">
              <w:rPr>
                <w:rFonts w:asciiTheme="minorHAnsi" w:hAnsiTheme="minorHAnsi" w:cstheme="minorHAnsi"/>
                <w:sz w:val="18"/>
                <w:szCs w:val="20"/>
              </w:rPr>
              <w:t>sensor shall be installed in an accessible location at the end of supply portion of the hot water distribution line (typically under a sink).</w:t>
            </w:r>
          </w:p>
        </w:tc>
      </w:tr>
      <w:tr w:rsidR="001E0DF0" w:rsidRPr="006F1F7B" w14:paraId="607E07AE" w14:textId="77777777" w:rsidTr="00F947E9">
        <w:trPr>
          <w:trHeight w:val="288"/>
          <w:tblHeader/>
        </w:trPr>
        <w:tc>
          <w:tcPr>
            <w:tcW w:w="720" w:type="dxa"/>
            <w:vAlign w:val="center"/>
          </w:tcPr>
          <w:p w14:paraId="607E07AC" w14:textId="77777777" w:rsidR="001E0DF0" w:rsidRPr="004B329A" w:rsidRDefault="001E0DF0" w:rsidP="00F947E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20"/>
              </w:rPr>
            </w:pPr>
            <w:r w:rsidRPr="004B329A">
              <w:rPr>
                <w:rFonts w:asciiTheme="minorHAnsi" w:hAnsiTheme="minorHAnsi" w:cstheme="minorHAnsi"/>
                <w:sz w:val="18"/>
                <w:szCs w:val="20"/>
              </w:rPr>
              <w:t>05</w:t>
            </w:r>
          </w:p>
        </w:tc>
        <w:tc>
          <w:tcPr>
            <w:tcW w:w="13896" w:type="dxa"/>
            <w:vAlign w:val="center"/>
          </w:tcPr>
          <w:p w14:paraId="607E07AD" w14:textId="0480CE7A" w:rsidR="001E0DF0" w:rsidRPr="00B67E3D" w:rsidRDefault="001E0DF0" w:rsidP="00F947E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sidRPr="00B67E3D">
              <w:rPr>
                <w:rFonts w:asciiTheme="minorHAnsi" w:hAnsiTheme="minorHAnsi" w:cstheme="minorHAnsi"/>
                <w:sz w:val="18"/>
                <w:szCs w:val="20"/>
              </w:rPr>
              <w:t xml:space="preserve">Insulation is not required on the </w:t>
            </w:r>
            <w:proofErr w:type="gramStart"/>
            <w:r w:rsidRPr="00B67E3D">
              <w:rPr>
                <w:rFonts w:asciiTheme="minorHAnsi" w:hAnsiTheme="minorHAnsi" w:cstheme="minorHAnsi"/>
                <w:sz w:val="18"/>
                <w:szCs w:val="20"/>
              </w:rPr>
              <w:t>cold water</w:t>
            </w:r>
            <w:proofErr w:type="gramEnd"/>
            <w:r w:rsidRPr="00B67E3D">
              <w:rPr>
                <w:rFonts w:asciiTheme="minorHAnsi" w:hAnsiTheme="minorHAnsi" w:cstheme="minorHAnsi"/>
                <w:sz w:val="18"/>
                <w:szCs w:val="20"/>
              </w:rPr>
              <w:t xml:space="preserve"> line when it is used as the return. </w:t>
            </w:r>
          </w:p>
        </w:tc>
      </w:tr>
      <w:tr w:rsidR="001E0DF0" w:rsidRPr="006F1F7B" w14:paraId="607E07B1" w14:textId="77777777" w:rsidTr="00F947E9">
        <w:trPr>
          <w:trHeight w:val="288"/>
          <w:tblHeader/>
        </w:trPr>
        <w:tc>
          <w:tcPr>
            <w:tcW w:w="720" w:type="dxa"/>
            <w:vAlign w:val="center"/>
          </w:tcPr>
          <w:p w14:paraId="607E07AF" w14:textId="77777777" w:rsidR="001E0DF0" w:rsidRPr="004B329A" w:rsidRDefault="001E0DF0" w:rsidP="00F947E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20"/>
              </w:rPr>
            </w:pPr>
            <w:r w:rsidRPr="004B329A">
              <w:rPr>
                <w:rFonts w:asciiTheme="minorHAnsi" w:hAnsiTheme="minorHAnsi" w:cstheme="minorHAnsi"/>
                <w:sz w:val="18"/>
                <w:szCs w:val="20"/>
              </w:rPr>
              <w:t>06</w:t>
            </w:r>
          </w:p>
        </w:tc>
        <w:tc>
          <w:tcPr>
            <w:tcW w:w="13896" w:type="dxa"/>
            <w:vAlign w:val="center"/>
          </w:tcPr>
          <w:p w14:paraId="607E07B0" w14:textId="5C7DBE77" w:rsidR="001E0DF0" w:rsidRPr="00B67E3D" w:rsidRDefault="001E0DF0" w:rsidP="00F947E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sidRPr="00B67E3D">
              <w:rPr>
                <w:rFonts w:asciiTheme="minorHAnsi" w:hAnsiTheme="minorHAnsi" w:cstheme="minorHAnsi"/>
                <w:sz w:val="18"/>
                <w:szCs w:val="20"/>
              </w:rPr>
              <w:t xml:space="preserve">Manual or sensor controls shall be installed and, if powered, </w:t>
            </w:r>
            <w:r w:rsidR="004465ED" w:rsidRPr="00B67E3D">
              <w:rPr>
                <w:rFonts w:asciiTheme="minorHAnsi" w:hAnsiTheme="minorHAnsi" w:cstheme="minorHAnsi"/>
                <w:sz w:val="18"/>
                <w:szCs w:val="20"/>
              </w:rPr>
              <w:t>each control has</w:t>
            </w:r>
            <w:r w:rsidRPr="00B67E3D">
              <w:rPr>
                <w:rFonts w:asciiTheme="minorHAnsi" w:hAnsiTheme="minorHAnsi" w:cstheme="minorHAnsi"/>
                <w:sz w:val="18"/>
                <w:szCs w:val="20"/>
              </w:rPr>
              <w:t xml:space="preserve"> standby power of 1 Watt or less.  Controls may </w:t>
            </w:r>
            <w:proofErr w:type="gramStart"/>
            <w:r w:rsidRPr="00B67E3D">
              <w:rPr>
                <w:rFonts w:asciiTheme="minorHAnsi" w:hAnsiTheme="minorHAnsi" w:cstheme="minorHAnsi"/>
                <w:sz w:val="18"/>
                <w:szCs w:val="20"/>
              </w:rPr>
              <w:t>be located in</w:t>
            </w:r>
            <w:proofErr w:type="gramEnd"/>
            <w:r w:rsidRPr="00B67E3D">
              <w:rPr>
                <w:rFonts w:asciiTheme="minorHAnsi" w:hAnsiTheme="minorHAnsi" w:cstheme="minorHAnsi"/>
                <w:sz w:val="18"/>
                <w:szCs w:val="20"/>
              </w:rPr>
              <w:t xml:space="preserve"> individual units or on the loop. Controls may be activated by wired or wireless mechanisms, including buttons, motion sensors, door switches and flow switches. </w:t>
            </w:r>
          </w:p>
        </w:tc>
      </w:tr>
      <w:tr w:rsidR="001E0DF0" w:rsidRPr="006F1F7B" w14:paraId="607E07B3" w14:textId="77777777" w:rsidTr="00F947E9">
        <w:trPr>
          <w:trHeight w:hRule="exact" w:val="262"/>
        </w:trPr>
        <w:tc>
          <w:tcPr>
            <w:tcW w:w="14616" w:type="dxa"/>
            <w:gridSpan w:val="2"/>
            <w:tcBorders>
              <w:top w:val="single" w:sz="4" w:space="0" w:color="000000"/>
              <w:left w:val="single" w:sz="4" w:space="0" w:color="000000"/>
              <w:bottom w:val="single" w:sz="4" w:space="0" w:color="000000"/>
              <w:right w:val="single" w:sz="4" w:space="0" w:color="000000"/>
            </w:tcBorders>
            <w:vAlign w:val="center"/>
          </w:tcPr>
          <w:p w14:paraId="607E07B2" w14:textId="77777777" w:rsidR="00A80404" w:rsidRPr="00BC623E" w:rsidRDefault="001E0DF0" w:rsidP="00F947E9">
            <w:pPr>
              <w:keepNext/>
              <w:spacing w:after="0" w:line="240" w:lineRule="auto"/>
              <w:rPr>
                <w:rFonts w:asciiTheme="minorHAnsi" w:hAnsiTheme="minorHAnsi" w:cstheme="minorHAnsi"/>
                <w:b/>
                <w:sz w:val="18"/>
                <w:szCs w:val="20"/>
              </w:rPr>
            </w:pPr>
            <w:r w:rsidRPr="00BC623E">
              <w:rPr>
                <w:rFonts w:asciiTheme="minorHAnsi" w:hAnsiTheme="minorHAnsi" w:cstheme="minorHAnsi"/>
                <w:b/>
                <w:sz w:val="18"/>
                <w:szCs w:val="20"/>
              </w:rPr>
              <w:t xml:space="preserve">The responsible person’s signature on this compliance document affirms that all applicable requirements in this table have been met.  </w:t>
            </w:r>
          </w:p>
        </w:tc>
      </w:tr>
    </w:tbl>
    <w:p w14:paraId="607E07B4" w14:textId="77777777" w:rsidR="001E0DF0" w:rsidRPr="00B67E3D" w:rsidRDefault="001E0DF0" w:rsidP="004C4971">
      <w:pPr>
        <w:spacing w:after="0" w:line="240" w:lineRule="auto"/>
        <w:rPr>
          <w:rFonts w:asciiTheme="minorHAnsi" w:hAnsiTheme="minorHAnsi" w:cstheme="minorHAnsi"/>
          <w:sz w:val="20"/>
          <w:szCs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89"/>
        <w:gridCol w:w="10201"/>
      </w:tblGrid>
      <w:tr w:rsidR="001E0DF0" w:rsidRPr="006F1F7B" w:rsidDel="002B4EA9" w14:paraId="607E07B7" w14:textId="764A7672" w:rsidTr="00937B59">
        <w:trPr>
          <w:trHeight w:val="288"/>
          <w:del w:id="213" w:author="Alhabibi, Haider@Energy" w:date="2022-03-11T11:07:00Z"/>
        </w:trPr>
        <w:tc>
          <w:tcPr>
            <w:tcW w:w="14616" w:type="dxa"/>
            <w:gridSpan w:val="2"/>
            <w:tcBorders>
              <w:bottom w:val="single" w:sz="4" w:space="0" w:color="000000"/>
            </w:tcBorders>
            <w:vAlign w:val="center"/>
          </w:tcPr>
          <w:p w14:paraId="607E07B5" w14:textId="64C86B0F" w:rsidR="00A80404" w:rsidRPr="00294A45" w:rsidDel="002B4EA9" w:rsidRDefault="00276172">
            <w:pPr>
              <w:keepNext/>
              <w:spacing w:after="0" w:line="240" w:lineRule="auto"/>
              <w:rPr>
                <w:del w:id="214" w:author="Alhabibi, Haider@Energy" w:date="2022-03-11T11:07:00Z"/>
                <w:rFonts w:asciiTheme="minorHAnsi" w:hAnsiTheme="minorHAnsi" w:cstheme="minorHAnsi"/>
                <w:b/>
                <w:sz w:val="20"/>
                <w:szCs w:val="20"/>
              </w:rPr>
            </w:pPr>
            <w:del w:id="215" w:author="Alhabibi, Haider@Energy" w:date="2022-03-11T11:07:00Z">
              <w:r w:rsidRPr="001462EE" w:rsidDel="002B4EA9">
                <w:rPr>
                  <w:rFonts w:asciiTheme="minorHAnsi" w:hAnsiTheme="minorHAnsi" w:cstheme="minorHAnsi"/>
                  <w:b/>
                  <w:sz w:val="20"/>
                  <w:szCs w:val="20"/>
                </w:rPr>
                <w:delText>K</w:delText>
              </w:r>
              <w:r w:rsidR="001E0DF0" w:rsidRPr="005C5AB0" w:rsidDel="002B4EA9">
                <w:rPr>
                  <w:rFonts w:asciiTheme="minorHAnsi" w:hAnsiTheme="minorHAnsi" w:cstheme="minorHAnsi"/>
                  <w:b/>
                  <w:sz w:val="20"/>
                  <w:szCs w:val="20"/>
                </w:rPr>
                <w:delText xml:space="preserve">. Multiple Dwelling Units – </w:delText>
              </w:r>
              <w:r w:rsidR="003F0D53" w:rsidRPr="005C5AB0" w:rsidDel="002B4EA9">
                <w:rPr>
                  <w:rFonts w:asciiTheme="minorHAnsi" w:hAnsiTheme="minorHAnsi" w:cstheme="minorHAnsi"/>
                  <w:b/>
                  <w:sz w:val="20"/>
                  <w:szCs w:val="20"/>
                </w:rPr>
                <w:delText>Non-Demand Control</w:delText>
              </w:r>
              <w:r w:rsidR="001E0DF0" w:rsidRPr="00294A45" w:rsidDel="002B4EA9">
                <w:rPr>
                  <w:rFonts w:asciiTheme="minorHAnsi" w:hAnsiTheme="minorHAnsi" w:cstheme="minorHAnsi"/>
                  <w:b/>
                  <w:sz w:val="20"/>
                  <w:szCs w:val="20"/>
                </w:rPr>
                <w:delText xml:space="preserve"> Recirculation Systems</w:delText>
              </w:r>
              <w:r w:rsidR="000F282C" w:rsidRPr="00294A45" w:rsidDel="002B4EA9">
                <w:rPr>
                  <w:rFonts w:asciiTheme="minorHAnsi" w:hAnsiTheme="minorHAnsi" w:cstheme="minorHAnsi"/>
                  <w:b/>
                  <w:sz w:val="20"/>
                  <w:szCs w:val="20"/>
                </w:rPr>
                <w:delText xml:space="preserve"> Requirements</w:delText>
              </w:r>
            </w:del>
          </w:p>
          <w:p w14:paraId="607E07B6" w14:textId="79601675" w:rsidR="00A80404" w:rsidRPr="00287A60" w:rsidDel="002B4EA9" w:rsidRDefault="000F282C" w:rsidP="004C497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del w:id="216" w:author="Alhabibi, Haider@Energy" w:date="2022-03-11T11:07:00Z"/>
                <w:rFonts w:asciiTheme="minorHAnsi" w:hAnsiTheme="minorHAnsi" w:cstheme="minorHAnsi"/>
                <w:b/>
                <w:sz w:val="20"/>
                <w:szCs w:val="20"/>
              </w:rPr>
            </w:pPr>
            <w:del w:id="217" w:author="Alhabibi, Haider@Energy" w:date="2022-03-11T11:07:00Z">
              <w:r w:rsidRPr="004B329A" w:rsidDel="002B4EA9">
                <w:rPr>
                  <w:rFonts w:asciiTheme="minorHAnsi" w:hAnsiTheme="minorHAnsi" w:cstheme="minorHAnsi"/>
                  <w:sz w:val="18"/>
                  <w:szCs w:val="20"/>
                </w:rPr>
                <w:delText>Systems that utilize this distribution type shall comply with these requirements</w:delText>
              </w:r>
            </w:del>
          </w:p>
        </w:tc>
      </w:tr>
      <w:tr w:rsidR="001E0DF0" w:rsidRPr="006F1F7B" w:rsidDel="002B4EA9" w14:paraId="607E07BA" w14:textId="416F9B75" w:rsidTr="00937B59">
        <w:trPr>
          <w:trHeight w:val="288"/>
          <w:tblHeader/>
          <w:del w:id="218" w:author="Alhabibi, Haider@Energy" w:date="2022-03-11T11:07:00Z"/>
        </w:trPr>
        <w:tc>
          <w:tcPr>
            <w:tcW w:w="720" w:type="dxa"/>
            <w:vAlign w:val="center"/>
          </w:tcPr>
          <w:p w14:paraId="607E07B8" w14:textId="4C2CEF87" w:rsidR="00A80404" w:rsidRPr="004B329A" w:rsidDel="002B4EA9" w:rsidRDefault="001E0DF0" w:rsidP="004C4971">
            <w:pPr>
              <w:keepNext/>
              <w:spacing w:after="0" w:line="240" w:lineRule="auto"/>
              <w:jc w:val="center"/>
              <w:rPr>
                <w:del w:id="219" w:author="Alhabibi, Haider@Energy" w:date="2022-03-11T11:07:00Z"/>
                <w:rFonts w:asciiTheme="minorHAnsi" w:hAnsiTheme="minorHAnsi" w:cstheme="minorHAnsi"/>
                <w:sz w:val="18"/>
                <w:szCs w:val="20"/>
              </w:rPr>
            </w:pPr>
            <w:del w:id="220" w:author="Alhabibi, Haider@Energy" w:date="2022-03-11T11:07:00Z">
              <w:r w:rsidRPr="004B329A" w:rsidDel="002B4EA9">
                <w:rPr>
                  <w:rFonts w:asciiTheme="minorHAnsi" w:hAnsiTheme="minorHAnsi" w:cstheme="minorHAnsi"/>
                  <w:sz w:val="18"/>
                  <w:szCs w:val="20"/>
                </w:rPr>
                <w:delText>01</w:delText>
              </w:r>
            </w:del>
          </w:p>
        </w:tc>
        <w:tc>
          <w:tcPr>
            <w:tcW w:w="13896" w:type="dxa"/>
            <w:vAlign w:val="center"/>
          </w:tcPr>
          <w:p w14:paraId="607E07B9" w14:textId="512CDEE3" w:rsidR="00A80404" w:rsidRPr="004B329A" w:rsidDel="002B4EA9" w:rsidRDefault="001E0DF0">
            <w:pPr>
              <w:keepNext/>
              <w:autoSpaceDE w:val="0"/>
              <w:autoSpaceDN w:val="0"/>
              <w:adjustRightInd w:val="0"/>
              <w:spacing w:after="0" w:line="240" w:lineRule="auto"/>
              <w:rPr>
                <w:del w:id="221" w:author="Alhabibi, Haider@Energy" w:date="2022-03-11T11:07:00Z"/>
                <w:rFonts w:asciiTheme="minorHAnsi" w:hAnsiTheme="minorHAnsi" w:cstheme="minorHAnsi"/>
                <w:sz w:val="18"/>
                <w:szCs w:val="20"/>
              </w:rPr>
            </w:pPr>
            <w:del w:id="222" w:author="Alhabibi, Haider@Energy" w:date="2022-03-11T11:07:00Z">
              <w:r w:rsidRPr="004B329A" w:rsidDel="002B4EA9">
                <w:rPr>
                  <w:rFonts w:asciiTheme="minorHAnsi" w:hAnsiTheme="minorHAnsi" w:cstheme="minorHAnsi"/>
                  <w:sz w:val="18"/>
                  <w:szCs w:val="20"/>
                </w:rPr>
                <w:delText>The active control shall be either: timer, temperature, or time and temperature. Timers shall be set to less than 24 hours. The temperature sensor shall be connected to the piping and to the controls for the pump.</w:delText>
              </w:r>
            </w:del>
          </w:p>
        </w:tc>
      </w:tr>
      <w:tr w:rsidR="001E0DF0" w:rsidRPr="006F1F7B" w:rsidDel="002B4EA9" w14:paraId="607E07BC" w14:textId="6C1E8FED" w:rsidTr="00937B59">
        <w:trPr>
          <w:trHeight w:val="288"/>
          <w:del w:id="223" w:author="Alhabibi, Haider@Energy" w:date="2022-03-11T11:07:00Z"/>
        </w:trPr>
        <w:tc>
          <w:tcPr>
            <w:tcW w:w="14616" w:type="dxa"/>
            <w:gridSpan w:val="2"/>
            <w:tcBorders>
              <w:top w:val="single" w:sz="4" w:space="0" w:color="000000"/>
              <w:left w:val="single" w:sz="4" w:space="0" w:color="000000"/>
              <w:bottom w:val="single" w:sz="4" w:space="0" w:color="000000"/>
              <w:right w:val="single" w:sz="4" w:space="0" w:color="000000"/>
            </w:tcBorders>
            <w:vAlign w:val="center"/>
          </w:tcPr>
          <w:p w14:paraId="607E07BB" w14:textId="6240D454" w:rsidR="00A80404" w:rsidRPr="00BC623E" w:rsidDel="002B4EA9" w:rsidRDefault="001E0DF0" w:rsidP="004C4971">
            <w:pPr>
              <w:keepNext/>
              <w:spacing w:after="0" w:line="240" w:lineRule="auto"/>
              <w:rPr>
                <w:del w:id="224" w:author="Alhabibi, Haider@Energy" w:date="2022-03-11T11:07:00Z"/>
                <w:rFonts w:asciiTheme="minorHAnsi" w:hAnsiTheme="minorHAnsi" w:cstheme="minorHAnsi"/>
                <w:b/>
                <w:sz w:val="18"/>
                <w:szCs w:val="20"/>
              </w:rPr>
            </w:pPr>
            <w:del w:id="225" w:author="Alhabibi, Haider@Energy" w:date="2022-03-11T11:07:00Z">
              <w:r w:rsidRPr="00BC623E" w:rsidDel="002B4EA9">
                <w:rPr>
                  <w:rFonts w:asciiTheme="minorHAnsi" w:hAnsiTheme="minorHAnsi" w:cstheme="minorHAnsi"/>
                  <w:b/>
                  <w:sz w:val="18"/>
                  <w:szCs w:val="20"/>
                </w:rPr>
                <w:delText xml:space="preserve">The responsible person’s signature on this compliance document affirms that all applicable requirements in this table have been met.  </w:delText>
              </w:r>
            </w:del>
          </w:p>
        </w:tc>
      </w:tr>
    </w:tbl>
    <w:p w14:paraId="607E07BD" w14:textId="49A2EB66" w:rsidR="00A80404" w:rsidRPr="00B67E3D" w:rsidRDefault="00A80404">
      <w:pPr>
        <w:spacing w:after="0"/>
        <w:ind w:hanging="677"/>
        <w:rPr>
          <w:rFonts w:asciiTheme="minorHAnsi" w:hAnsiTheme="minorHAnsi" w:cstheme="minorHAnsi"/>
          <w:sz w:val="20"/>
          <w:szCs w:val="20"/>
        </w:rPr>
      </w:pPr>
    </w:p>
    <w:p w14:paraId="48730A0A" w14:textId="77777777" w:rsidR="0089312C" w:rsidRDefault="0089312C">
      <w:pPr>
        <w:spacing w:after="0" w:line="240" w:lineRule="auto"/>
        <w:rPr>
          <w:rFonts w:asciiTheme="minorHAnsi" w:hAnsiTheme="minorHAnsi" w:cstheme="minorHAnsi"/>
          <w:sz w:val="20"/>
          <w:szCs w:val="20"/>
        </w:rPr>
      </w:pPr>
      <w:r>
        <w:rPr>
          <w:rFonts w:asciiTheme="minorHAnsi" w:hAnsiTheme="minorHAnsi" w:cstheme="minorHAnsi"/>
          <w:sz w:val="20"/>
          <w:szCs w:val="20"/>
        </w:rPr>
        <w:br w:type="page"/>
      </w:r>
    </w:p>
    <w:tbl>
      <w:tblPr>
        <w:tblW w:w="10887"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6" w:type="dxa"/>
          <w:right w:w="86" w:type="dxa"/>
        </w:tblCellMar>
        <w:tblLook w:val="0000" w:firstRow="0" w:lastRow="0" w:firstColumn="0" w:lastColumn="0" w:noHBand="0" w:noVBand="0"/>
      </w:tblPr>
      <w:tblGrid>
        <w:gridCol w:w="4677"/>
        <w:gridCol w:w="810"/>
        <w:gridCol w:w="1417"/>
        <w:gridCol w:w="743"/>
        <w:gridCol w:w="3240"/>
      </w:tblGrid>
      <w:tr w:rsidR="00D618EF" w:rsidRPr="006F1F7B" w14:paraId="607E07BF" w14:textId="77777777" w:rsidTr="00B67E3D">
        <w:trPr>
          <w:trHeight w:val="305"/>
        </w:trPr>
        <w:tc>
          <w:tcPr>
            <w:tcW w:w="10887" w:type="dxa"/>
            <w:gridSpan w:val="5"/>
            <w:vAlign w:val="center"/>
          </w:tcPr>
          <w:p w14:paraId="607E07BE" w14:textId="77777777" w:rsidR="00D618EF" w:rsidRPr="00B67E3D" w:rsidRDefault="00D618EF" w:rsidP="00D618EF">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cstheme="minorHAnsi"/>
                <w:b/>
                <w:sz w:val="20"/>
                <w:szCs w:val="20"/>
              </w:rPr>
            </w:pPr>
            <w:r w:rsidRPr="00B67E3D">
              <w:rPr>
                <w:rFonts w:asciiTheme="minorHAnsi" w:eastAsia="Times New Roman" w:hAnsiTheme="minorHAnsi" w:cstheme="minorHAnsi"/>
                <w:b/>
                <w:caps/>
                <w:sz w:val="20"/>
                <w:szCs w:val="20"/>
              </w:rPr>
              <w:lastRenderedPageBreak/>
              <w:t>Documentation Author's Declaration Statement</w:t>
            </w:r>
          </w:p>
        </w:tc>
      </w:tr>
      <w:tr w:rsidR="00D618EF" w:rsidRPr="006F1F7B" w14:paraId="607E07C1" w14:textId="77777777" w:rsidTr="00B67E3D">
        <w:trPr>
          <w:trHeight w:hRule="exact" w:val="280"/>
        </w:trPr>
        <w:tc>
          <w:tcPr>
            <w:tcW w:w="10887" w:type="dxa"/>
            <w:gridSpan w:val="5"/>
            <w:vAlign w:val="center"/>
          </w:tcPr>
          <w:p w14:paraId="607E07C0" w14:textId="77777777" w:rsidR="00D618EF" w:rsidRPr="00B67E3D" w:rsidRDefault="00D618EF" w:rsidP="00D618EF">
            <w:pPr>
              <w:keepNext/>
              <w:numPr>
                <w:ilvl w:val="0"/>
                <w:numId w:val="9"/>
              </w:numPr>
              <w:tabs>
                <w:tab w:val="left" w:pos="-2600"/>
              </w:tabs>
              <w:spacing w:after="60" w:line="240" w:lineRule="auto"/>
              <w:ind w:right="90"/>
              <w:outlineLvl w:val="2"/>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t>I certify that this Certificate of Installation documentation is accurate and complete.</w:t>
            </w:r>
          </w:p>
        </w:tc>
      </w:tr>
      <w:tr w:rsidR="00D618EF" w:rsidRPr="006F1F7B" w14:paraId="607E07C4" w14:textId="77777777" w:rsidTr="00B67E3D">
        <w:trPr>
          <w:trHeight w:val="360"/>
        </w:trPr>
        <w:tc>
          <w:tcPr>
            <w:tcW w:w="6904" w:type="dxa"/>
            <w:gridSpan w:val="3"/>
          </w:tcPr>
          <w:p w14:paraId="607E07C2" w14:textId="77777777" w:rsidR="00D618EF" w:rsidRPr="00B67E3D" w:rsidRDefault="00D618EF" w:rsidP="00D618EF">
            <w:pPr>
              <w:keepNext/>
              <w:spacing w:after="0" w:line="240" w:lineRule="auto"/>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t>Documentation Author Name:</w:t>
            </w:r>
          </w:p>
        </w:tc>
        <w:tc>
          <w:tcPr>
            <w:tcW w:w="3983" w:type="dxa"/>
            <w:gridSpan w:val="2"/>
          </w:tcPr>
          <w:p w14:paraId="607E07C3" w14:textId="77777777" w:rsidR="00D618EF" w:rsidRPr="00B67E3D" w:rsidRDefault="00D618EF" w:rsidP="00D618EF">
            <w:pPr>
              <w:keepNext/>
              <w:spacing w:after="0" w:line="240" w:lineRule="auto"/>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t>Documentation Author Signature:</w:t>
            </w:r>
          </w:p>
        </w:tc>
      </w:tr>
      <w:tr w:rsidR="00D618EF" w:rsidRPr="006F1F7B" w14:paraId="607E07C7" w14:textId="77777777" w:rsidTr="00B67E3D">
        <w:trPr>
          <w:trHeight w:val="360"/>
        </w:trPr>
        <w:tc>
          <w:tcPr>
            <w:tcW w:w="6904" w:type="dxa"/>
            <w:gridSpan w:val="3"/>
          </w:tcPr>
          <w:p w14:paraId="607E07C5" w14:textId="77777777" w:rsidR="00D618EF" w:rsidRPr="00B67E3D" w:rsidRDefault="00D618EF" w:rsidP="00D618EF">
            <w:pPr>
              <w:keepNext/>
              <w:spacing w:after="0" w:line="240" w:lineRule="auto"/>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t>Documentation Author Company Name:</w:t>
            </w:r>
          </w:p>
        </w:tc>
        <w:tc>
          <w:tcPr>
            <w:tcW w:w="3983" w:type="dxa"/>
            <w:gridSpan w:val="2"/>
          </w:tcPr>
          <w:p w14:paraId="607E07C6" w14:textId="77777777" w:rsidR="00D618EF" w:rsidRPr="00B67E3D" w:rsidRDefault="00D618EF" w:rsidP="00D618EF">
            <w:pPr>
              <w:keepNext/>
              <w:spacing w:after="0" w:line="240" w:lineRule="auto"/>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t>Date Signed:</w:t>
            </w:r>
          </w:p>
        </w:tc>
      </w:tr>
      <w:tr w:rsidR="00D618EF" w:rsidRPr="006F1F7B" w14:paraId="607E07CA" w14:textId="77777777" w:rsidTr="00B67E3D">
        <w:trPr>
          <w:trHeight w:val="360"/>
        </w:trPr>
        <w:tc>
          <w:tcPr>
            <w:tcW w:w="6904" w:type="dxa"/>
            <w:gridSpan w:val="3"/>
          </w:tcPr>
          <w:p w14:paraId="607E07C8" w14:textId="77777777" w:rsidR="00D618EF" w:rsidRPr="00B67E3D" w:rsidRDefault="00D618EF" w:rsidP="00D618EF">
            <w:pPr>
              <w:keepNext/>
              <w:spacing w:after="0" w:line="240" w:lineRule="auto"/>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t>Address:</w:t>
            </w:r>
          </w:p>
        </w:tc>
        <w:tc>
          <w:tcPr>
            <w:tcW w:w="3983" w:type="dxa"/>
            <w:gridSpan w:val="2"/>
          </w:tcPr>
          <w:p w14:paraId="607E07C9" w14:textId="4F001BBA" w:rsidR="00D618EF" w:rsidRPr="00B67E3D" w:rsidRDefault="00D618EF" w:rsidP="00D618EF">
            <w:pPr>
              <w:keepNext/>
              <w:spacing w:after="0" w:line="240" w:lineRule="auto"/>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t>CEA/HERS Certification Identification (</w:t>
            </w:r>
            <w:r w:rsidR="00F858EE" w:rsidRPr="00B67E3D">
              <w:rPr>
                <w:rFonts w:asciiTheme="minorHAnsi" w:eastAsia="Times New Roman" w:hAnsiTheme="minorHAnsi" w:cstheme="minorHAnsi"/>
                <w:sz w:val="20"/>
                <w:szCs w:val="20"/>
              </w:rPr>
              <w:t>i</w:t>
            </w:r>
            <w:r w:rsidRPr="00B67E3D">
              <w:rPr>
                <w:rFonts w:asciiTheme="minorHAnsi" w:eastAsia="Times New Roman" w:hAnsiTheme="minorHAnsi" w:cstheme="minorHAnsi"/>
                <w:sz w:val="20"/>
                <w:szCs w:val="20"/>
              </w:rPr>
              <w:t>f applicable):</w:t>
            </w:r>
          </w:p>
        </w:tc>
      </w:tr>
      <w:tr w:rsidR="00D618EF" w:rsidRPr="006F1F7B" w14:paraId="607E07CD" w14:textId="77777777" w:rsidTr="00B67E3D">
        <w:trPr>
          <w:trHeight w:val="360"/>
        </w:trPr>
        <w:tc>
          <w:tcPr>
            <w:tcW w:w="6904" w:type="dxa"/>
            <w:gridSpan w:val="3"/>
          </w:tcPr>
          <w:p w14:paraId="607E07CB" w14:textId="77777777" w:rsidR="00D618EF" w:rsidRPr="00B67E3D" w:rsidRDefault="00D618EF" w:rsidP="00D618EF">
            <w:pPr>
              <w:keepNext/>
              <w:spacing w:after="0" w:line="240" w:lineRule="auto"/>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t>City/State/Zip:</w:t>
            </w:r>
          </w:p>
        </w:tc>
        <w:tc>
          <w:tcPr>
            <w:tcW w:w="3983" w:type="dxa"/>
            <w:gridSpan w:val="2"/>
          </w:tcPr>
          <w:p w14:paraId="607E07CC" w14:textId="77777777" w:rsidR="00D618EF" w:rsidRPr="00B67E3D" w:rsidRDefault="00D618EF" w:rsidP="00D618EF">
            <w:pPr>
              <w:keepNext/>
              <w:spacing w:after="0" w:line="240" w:lineRule="auto"/>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t>Phone:</w:t>
            </w:r>
          </w:p>
        </w:tc>
      </w:tr>
      <w:tr w:rsidR="00D618EF" w:rsidRPr="006F1F7B" w14:paraId="607E07CF" w14:textId="77777777" w:rsidTr="00B67E3D">
        <w:tblPrEx>
          <w:tblCellMar>
            <w:left w:w="115" w:type="dxa"/>
            <w:right w:w="115" w:type="dxa"/>
          </w:tblCellMar>
        </w:tblPrEx>
        <w:trPr>
          <w:trHeight w:val="296"/>
        </w:trPr>
        <w:tc>
          <w:tcPr>
            <w:tcW w:w="10887" w:type="dxa"/>
            <w:gridSpan w:val="5"/>
            <w:vAlign w:val="center"/>
          </w:tcPr>
          <w:p w14:paraId="607E07CE" w14:textId="77777777" w:rsidR="00D618EF" w:rsidRPr="00B67E3D" w:rsidRDefault="00D618EF" w:rsidP="00D618EF">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cstheme="minorHAnsi"/>
                <w:sz w:val="20"/>
                <w:szCs w:val="20"/>
              </w:rPr>
            </w:pPr>
            <w:r w:rsidRPr="00B67E3D">
              <w:rPr>
                <w:rFonts w:asciiTheme="minorHAnsi" w:eastAsia="Times New Roman" w:hAnsiTheme="minorHAnsi" w:cstheme="minorHAnsi"/>
                <w:b/>
                <w:caps/>
                <w:sz w:val="20"/>
                <w:szCs w:val="20"/>
              </w:rPr>
              <w:t>Responsible Person's Declaration statement</w:t>
            </w:r>
          </w:p>
        </w:tc>
      </w:tr>
      <w:tr w:rsidR="00D618EF" w:rsidRPr="006F1F7B" w14:paraId="607E07D6" w14:textId="77777777" w:rsidTr="00B67E3D">
        <w:tblPrEx>
          <w:tblCellMar>
            <w:left w:w="115" w:type="dxa"/>
            <w:right w:w="115" w:type="dxa"/>
          </w:tblCellMar>
        </w:tblPrEx>
        <w:trPr>
          <w:trHeight w:val="504"/>
        </w:trPr>
        <w:tc>
          <w:tcPr>
            <w:tcW w:w="10887" w:type="dxa"/>
            <w:gridSpan w:val="5"/>
          </w:tcPr>
          <w:p w14:paraId="26BDAA9B" w14:textId="77777777" w:rsidR="00EA6A47" w:rsidRPr="00B67E3D" w:rsidRDefault="00EA6A47" w:rsidP="00EA6A47">
            <w:pPr>
              <w:pStyle w:val="Heading3"/>
              <w:numPr>
                <w:ilvl w:val="0"/>
                <w:numId w:val="0"/>
              </w:numPr>
              <w:spacing w:before="60"/>
              <w:ind w:right="86"/>
              <w:rPr>
                <w:rFonts w:asciiTheme="minorHAnsi" w:hAnsiTheme="minorHAnsi" w:cstheme="minorHAnsi"/>
              </w:rPr>
            </w:pPr>
            <w:r w:rsidRPr="00B67E3D">
              <w:rPr>
                <w:rFonts w:asciiTheme="minorHAnsi" w:hAnsiTheme="minorHAnsi" w:cstheme="minorHAnsi"/>
              </w:rPr>
              <w:t xml:space="preserve">I certify the following under penalty of perjury, under the laws of the State of California: </w:t>
            </w:r>
          </w:p>
          <w:p w14:paraId="5546C729" w14:textId="77777777" w:rsidR="00EA6A47" w:rsidRPr="00B67E3D" w:rsidRDefault="00EA6A47" w:rsidP="00EA6A47">
            <w:pPr>
              <w:pStyle w:val="Heading3"/>
              <w:numPr>
                <w:ilvl w:val="0"/>
                <w:numId w:val="34"/>
              </w:numPr>
              <w:tabs>
                <w:tab w:val="left" w:pos="-2600"/>
                <w:tab w:val="num" w:pos="1800"/>
              </w:tabs>
              <w:spacing w:before="0"/>
              <w:ind w:right="90"/>
              <w:rPr>
                <w:rFonts w:asciiTheme="minorHAnsi" w:hAnsiTheme="minorHAnsi" w:cstheme="minorHAnsi"/>
                <w:color w:val="4F81BD" w:themeColor="accent1"/>
              </w:rPr>
            </w:pPr>
            <w:r w:rsidRPr="00B67E3D">
              <w:rPr>
                <w:rFonts w:asciiTheme="minorHAnsi" w:hAnsiTheme="minorHAnsi" w:cstheme="minorHAnsi"/>
              </w:rPr>
              <w:t xml:space="preserve">The information provided on this Certificate of Installation is true and correct. </w:t>
            </w:r>
          </w:p>
          <w:p w14:paraId="17535B58" w14:textId="77777777" w:rsidR="00EA6A47" w:rsidRPr="00B67E3D" w:rsidRDefault="00EA6A47" w:rsidP="00EA6A47">
            <w:pPr>
              <w:keepNext/>
              <w:widowControl w:val="0"/>
              <w:numPr>
                <w:ilvl w:val="0"/>
                <w:numId w:val="34"/>
              </w:numPr>
              <w:spacing w:after="0" w:line="240" w:lineRule="auto"/>
              <w:ind w:right="90"/>
              <w:rPr>
                <w:rFonts w:asciiTheme="minorHAnsi" w:hAnsiTheme="minorHAnsi" w:cstheme="minorHAnsi"/>
                <w:sz w:val="20"/>
                <w:szCs w:val="20"/>
              </w:rPr>
            </w:pPr>
            <w:r w:rsidRPr="00B67E3D">
              <w:rPr>
                <w:rFonts w:asciiTheme="minorHAnsi" w:hAnsiTheme="minorHAnsi" w:cstheme="minorHAnsi"/>
                <w:snapToGrid w:val="0"/>
                <w:sz w:val="20"/>
                <w:szCs w:val="20"/>
              </w:rPr>
              <w:t xml:space="preserve">I am either: a) a responsible person eligible under Division 3 of the Business and Professions Code </w:t>
            </w:r>
            <w:r w:rsidRPr="00B67E3D">
              <w:rPr>
                <w:rFonts w:asciiTheme="minorHAnsi" w:hAnsiTheme="minorHAnsi" w:cstheme="minorHAnsi"/>
                <w:sz w:val="20"/>
                <w:szCs w:val="20"/>
              </w:rPr>
              <w:t xml:space="preserve">in the applicable classification to accept responsibility for the system design, construction, or installation </w:t>
            </w:r>
            <w:r w:rsidRPr="00B67E3D">
              <w:rPr>
                <w:rFonts w:asciiTheme="minorHAnsi" w:hAnsiTheme="minorHAnsi" w:cstheme="minorHAnsi"/>
                <w:snapToGrid w:val="0"/>
                <w:sz w:val="20"/>
                <w:szCs w:val="20"/>
              </w:rPr>
              <w:t xml:space="preserve">of features, materials, components, or manufactured devices </w:t>
            </w:r>
            <w:r w:rsidRPr="00B67E3D">
              <w:rPr>
                <w:rFonts w:asciiTheme="minorHAnsi" w:hAnsiTheme="minorHAnsi" w:cstheme="minorHAnsi"/>
                <w:sz w:val="20"/>
                <w:szCs w:val="20"/>
              </w:rPr>
              <w:t xml:space="preserve">for the scope of work identified on this Certificate of Installation, </w:t>
            </w:r>
            <w:r w:rsidRPr="00B67E3D">
              <w:rPr>
                <w:rFonts w:asciiTheme="minorHAnsi" w:hAnsiTheme="minorHAnsi" w:cstheme="minorHAnsi"/>
                <w:snapToGrid w:val="0"/>
                <w:sz w:val="20"/>
                <w:szCs w:val="20"/>
              </w:rPr>
              <w:t>and attest to the declarations in this statement</w:t>
            </w:r>
            <w:r w:rsidRPr="00B67E3D">
              <w:rPr>
                <w:rFonts w:asciiTheme="minorHAnsi" w:hAnsiTheme="minorHAnsi" w:cstheme="minorHAnsi"/>
                <w:sz w:val="20"/>
                <w:szCs w:val="20"/>
              </w:rPr>
              <w:t>, or b) I am an authorized representative of the responsible person and attest to the declarations in this statement on the responsible person’s behalf.</w:t>
            </w:r>
          </w:p>
          <w:p w14:paraId="73E40493" w14:textId="77777777" w:rsidR="00EA6A47" w:rsidRPr="00B67E3D" w:rsidRDefault="00EA6A47" w:rsidP="00EA6A47">
            <w:pPr>
              <w:pStyle w:val="ListParagraph"/>
              <w:keepNext/>
              <w:numPr>
                <w:ilvl w:val="0"/>
                <w:numId w:val="34"/>
              </w:numPr>
              <w:autoSpaceDE w:val="0"/>
              <w:autoSpaceDN w:val="0"/>
              <w:adjustRightInd w:val="0"/>
              <w:spacing w:after="0" w:line="240" w:lineRule="auto"/>
              <w:ind w:right="90"/>
              <w:rPr>
                <w:rFonts w:asciiTheme="minorHAnsi" w:hAnsiTheme="minorHAnsi" w:cstheme="minorHAnsi"/>
                <w:sz w:val="20"/>
                <w:szCs w:val="20"/>
              </w:rPr>
            </w:pPr>
            <w:r w:rsidRPr="00B67E3D">
              <w:rPr>
                <w:rFonts w:asciiTheme="minorHAnsi" w:hAnsiTheme="minorHAnsi" w:cstheme="minorHAnsi"/>
                <w:sz w:val="20"/>
                <w:szCs w:val="20"/>
              </w:rPr>
              <w:t xml:space="preserve">The constructed or installed features, materials, </w:t>
            </w:r>
            <w:proofErr w:type="gramStart"/>
            <w:r w:rsidRPr="00B67E3D">
              <w:rPr>
                <w:rFonts w:asciiTheme="minorHAnsi" w:hAnsiTheme="minorHAnsi" w:cstheme="minorHAnsi"/>
                <w:sz w:val="20"/>
                <w:szCs w:val="20"/>
              </w:rPr>
              <w:t>components</w:t>
            </w:r>
            <w:proofErr w:type="gramEnd"/>
            <w:r w:rsidRPr="00B67E3D">
              <w:rPr>
                <w:rFonts w:asciiTheme="minorHAnsi" w:hAnsiTheme="minorHAnsi" w:cstheme="minorHAnsi"/>
                <w:sz w:val="20"/>
                <w:szCs w:val="20"/>
              </w:rPr>
              <w:t xml:space="preserve">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p>
          <w:p w14:paraId="607E07D5" w14:textId="52F39B1C" w:rsidR="00D618EF" w:rsidRPr="00B67E3D" w:rsidRDefault="00EA6A47" w:rsidP="00072AD8">
            <w:pPr>
              <w:keepNext/>
              <w:numPr>
                <w:ilvl w:val="0"/>
                <w:numId w:val="14"/>
              </w:numPr>
              <w:spacing w:after="0" w:line="240" w:lineRule="auto"/>
              <w:contextualSpacing/>
              <w:rPr>
                <w:rFonts w:asciiTheme="minorHAnsi" w:eastAsia="Times New Roman" w:hAnsiTheme="minorHAnsi" w:cstheme="minorHAnsi"/>
                <w:sz w:val="20"/>
                <w:szCs w:val="20"/>
              </w:rPr>
            </w:pPr>
            <w:r w:rsidRPr="00B67E3D">
              <w:rPr>
                <w:rFonts w:asciiTheme="minorHAnsi" w:hAnsiTheme="minorHAnsi" w:cstheme="minorHAnsi"/>
                <w:sz w:val="20"/>
                <w:szCs w:val="20"/>
              </w:rPr>
              <w:t xml:space="preserve">I will ensure that a registered copy of this Certificate of Installation shall be posted or made available with the building permit(s) issued for the </w:t>
            </w:r>
            <w:proofErr w:type="gramStart"/>
            <w:r w:rsidRPr="00B67E3D">
              <w:rPr>
                <w:rFonts w:asciiTheme="minorHAnsi" w:hAnsiTheme="minorHAnsi" w:cstheme="minorHAnsi"/>
                <w:sz w:val="20"/>
                <w:szCs w:val="20"/>
              </w:rPr>
              <w:t>building, and</w:t>
            </w:r>
            <w:proofErr w:type="gramEnd"/>
            <w:r w:rsidRPr="00B67E3D">
              <w:rPr>
                <w:rFonts w:asciiTheme="minorHAnsi" w:hAnsiTheme="minorHAnsi" w:cstheme="minorHAnsi"/>
                <w:sz w:val="20"/>
                <w:szCs w:val="20"/>
              </w:rPr>
              <w:t xml:space="preserve"> made available to the enforcement agency for all applicable inspections. I understand that a registered copy of this Certificate of Installation is required to be included with the documentation the builder provides to the building owner at occupancy.</w:t>
            </w:r>
          </w:p>
        </w:tc>
      </w:tr>
      <w:tr w:rsidR="00D618EF" w:rsidRPr="006F1F7B" w14:paraId="607E07D9" w14:textId="77777777" w:rsidTr="00B67E3D">
        <w:tblPrEx>
          <w:tblCellMar>
            <w:left w:w="108" w:type="dxa"/>
            <w:right w:w="108" w:type="dxa"/>
          </w:tblCellMar>
        </w:tblPrEx>
        <w:trPr>
          <w:trHeight w:val="360"/>
        </w:trPr>
        <w:tc>
          <w:tcPr>
            <w:tcW w:w="5487" w:type="dxa"/>
            <w:gridSpan w:val="2"/>
          </w:tcPr>
          <w:p w14:paraId="607E07D7" w14:textId="77777777" w:rsidR="00D618EF" w:rsidRPr="00B67E3D" w:rsidRDefault="00D618EF" w:rsidP="00D618E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t>Responsible Builder/Installer Name:</w:t>
            </w:r>
          </w:p>
        </w:tc>
        <w:tc>
          <w:tcPr>
            <w:tcW w:w="5400" w:type="dxa"/>
            <w:gridSpan w:val="3"/>
          </w:tcPr>
          <w:p w14:paraId="607E07D8" w14:textId="77777777" w:rsidR="00D618EF" w:rsidRPr="00B67E3D" w:rsidRDefault="00D618EF" w:rsidP="00D618E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t>Responsible Builder/Installer Signature:</w:t>
            </w:r>
          </w:p>
        </w:tc>
      </w:tr>
      <w:tr w:rsidR="00D618EF" w:rsidRPr="006F1F7B" w14:paraId="607E07DC" w14:textId="77777777" w:rsidTr="00B67E3D">
        <w:tblPrEx>
          <w:tblCellMar>
            <w:left w:w="108" w:type="dxa"/>
            <w:right w:w="108" w:type="dxa"/>
          </w:tblCellMar>
        </w:tblPrEx>
        <w:trPr>
          <w:trHeight w:val="360"/>
        </w:trPr>
        <w:tc>
          <w:tcPr>
            <w:tcW w:w="5487" w:type="dxa"/>
            <w:gridSpan w:val="2"/>
            <w:tcBorders>
              <w:top w:val="single" w:sz="4" w:space="0" w:color="auto"/>
              <w:left w:val="single" w:sz="4" w:space="0" w:color="auto"/>
              <w:bottom w:val="single" w:sz="4" w:space="0" w:color="auto"/>
              <w:right w:val="single" w:sz="4" w:space="0" w:color="auto"/>
            </w:tcBorders>
          </w:tcPr>
          <w:p w14:paraId="607E07DA" w14:textId="6465B419" w:rsidR="00D618EF" w:rsidRPr="00B67E3D" w:rsidRDefault="00D618EF" w:rsidP="00D618E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t>Company Name: (Installing Subcontractor or General Contractor or Builder/Owner)</w:t>
            </w:r>
          </w:p>
        </w:tc>
        <w:tc>
          <w:tcPr>
            <w:tcW w:w="5400" w:type="dxa"/>
            <w:gridSpan w:val="3"/>
            <w:tcBorders>
              <w:top w:val="single" w:sz="4" w:space="0" w:color="auto"/>
              <w:left w:val="single" w:sz="4" w:space="0" w:color="auto"/>
              <w:bottom w:val="single" w:sz="4" w:space="0" w:color="auto"/>
              <w:right w:val="single" w:sz="4" w:space="0" w:color="auto"/>
            </w:tcBorders>
          </w:tcPr>
          <w:p w14:paraId="607E07DB" w14:textId="77777777" w:rsidR="00D618EF" w:rsidRPr="00B67E3D" w:rsidRDefault="00D618EF" w:rsidP="00D618E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t>Position With Company (Title):</w:t>
            </w:r>
          </w:p>
        </w:tc>
      </w:tr>
      <w:tr w:rsidR="00D618EF" w:rsidRPr="006F1F7B" w14:paraId="607E07DF" w14:textId="77777777" w:rsidTr="00B67E3D">
        <w:tblPrEx>
          <w:tblCellMar>
            <w:left w:w="108" w:type="dxa"/>
            <w:right w:w="108" w:type="dxa"/>
          </w:tblCellMar>
        </w:tblPrEx>
        <w:trPr>
          <w:trHeight w:val="360"/>
        </w:trPr>
        <w:tc>
          <w:tcPr>
            <w:tcW w:w="5487" w:type="dxa"/>
            <w:gridSpan w:val="2"/>
            <w:tcBorders>
              <w:top w:val="single" w:sz="4" w:space="0" w:color="auto"/>
              <w:left w:val="single" w:sz="4" w:space="0" w:color="auto"/>
              <w:bottom w:val="single" w:sz="4" w:space="0" w:color="auto"/>
              <w:right w:val="single" w:sz="4" w:space="0" w:color="auto"/>
            </w:tcBorders>
          </w:tcPr>
          <w:p w14:paraId="607E07DD" w14:textId="77777777" w:rsidR="00D618EF" w:rsidRPr="00B67E3D" w:rsidRDefault="00D618EF" w:rsidP="00D618E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t>Address:</w:t>
            </w:r>
          </w:p>
        </w:tc>
        <w:tc>
          <w:tcPr>
            <w:tcW w:w="5400" w:type="dxa"/>
            <w:gridSpan w:val="3"/>
            <w:tcBorders>
              <w:top w:val="single" w:sz="4" w:space="0" w:color="auto"/>
              <w:left w:val="single" w:sz="4" w:space="0" w:color="auto"/>
              <w:bottom w:val="single" w:sz="4" w:space="0" w:color="auto"/>
              <w:right w:val="single" w:sz="4" w:space="0" w:color="auto"/>
            </w:tcBorders>
          </w:tcPr>
          <w:p w14:paraId="607E07DE" w14:textId="77777777" w:rsidR="00D618EF" w:rsidRPr="00B67E3D" w:rsidRDefault="00D618EF" w:rsidP="00D618E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t>CSLB License:</w:t>
            </w:r>
          </w:p>
        </w:tc>
      </w:tr>
      <w:tr w:rsidR="00D618EF" w:rsidRPr="006F1F7B" w14:paraId="607E07E3" w14:textId="77777777" w:rsidTr="00B67E3D">
        <w:tblPrEx>
          <w:tblCellMar>
            <w:left w:w="108" w:type="dxa"/>
            <w:right w:w="108" w:type="dxa"/>
          </w:tblCellMar>
        </w:tblPrEx>
        <w:trPr>
          <w:trHeight w:val="360"/>
        </w:trPr>
        <w:tc>
          <w:tcPr>
            <w:tcW w:w="4677" w:type="dxa"/>
            <w:tcBorders>
              <w:top w:val="single" w:sz="4" w:space="0" w:color="auto"/>
              <w:left w:val="single" w:sz="4" w:space="0" w:color="auto"/>
              <w:bottom w:val="single" w:sz="4" w:space="0" w:color="auto"/>
              <w:right w:val="single" w:sz="4" w:space="0" w:color="auto"/>
            </w:tcBorders>
          </w:tcPr>
          <w:p w14:paraId="607E07E0" w14:textId="77777777" w:rsidR="00D618EF" w:rsidRPr="00B67E3D" w:rsidRDefault="00D618EF" w:rsidP="00D618E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t>City/State/Zip:</w:t>
            </w:r>
          </w:p>
        </w:tc>
        <w:tc>
          <w:tcPr>
            <w:tcW w:w="2970" w:type="dxa"/>
            <w:gridSpan w:val="3"/>
            <w:tcBorders>
              <w:top w:val="single" w:sz="4" w:space="0" w:color="auto"/>
              <w:left w:val="single" w:sz="4" w:space="0" w:color="auto"/>
              <w:bottom w:val="single" w:sz="4" w:space="0" w:color="auto"/>
              <w:right w:val="single" w:sz="4" w:space="0" w:color="auto"/>
            </w:tcBorders>
          </w:tcPr>
          <w:p w14:paraId="607E07E1" w14:textId="353E9E54" w:rsidR="00D618EF" w:rsidRPr="00B67E3D" w:rsidRDefault="00D618EF" w:rsidP="00D618E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t>Phone</w:t>
            </w:r>
            <w:r w:rsidR="00F858EE" w:rsidRPr="00B67E3D">
              <w:rPr>
                <w:rFonts w:asciiTheme="minorHAnsi" w:eastAsia="Times New Roman" w:hAnsiTheme="minorHAnsi" w:cstheme="minorHAnsi"/>
                <w:sz w:val="20"/>
                <w:szCs w:val="20"/>
              </w:rPr>
              <w:t>:</w:t>
            </w:r>
          </w:p>
        </w:tc>
        <w:tc>
          <w:tcPr>
            <w:tcW w:w="3240" w:type="dxa"/>
            <w:tcBorders>
              <w:top w:val="single" w:sz="4" w:space="0" w:color="auto"/>
              <w:left w:val="single" w:sz="4" w:space="0" w:color="auto"/>
              <w:bottom w:val="single" w:sz="4" w:space="0" w:color="auto"/>
              <w:right w:val="single" w:sz="4" w:space="0" w:color="auto"/>
            </w:tcBorders>
          </w:tcPr>
          <w:p w14:paraId="607E07E2" w14:textId="77777777" w:rsidR="00D618EF" w:rsidRPr="00B67E3D" w:rsidRDefault="00D618EF" w:rsidP="00D618E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t>Date Signed:</w:t>
            </w:r>
          </w:p>
        </w:tc>
      </w:tr>
    </w:tbl>
    <w:p w14:paraId="607E07E4" w14:textId="77777777" w:rsidR="00DB7BAB" w:rsidRPr="00B67E3D" w:rsidRDefault="00DB7BAB" w:rsidP="00DB7BAB">
      <w:pPr>
        <w:contextualSpacing/>
        <w:rPr>
          <w:rFonts w:asciiTheme="minorHAnsi" w:hAnsiTheme="minorHAnsi" w:cstheme="minorHAnsi"/>
          <w:sz w:val="20"/>
          <w:szCs w:val="20"/>
        </w:rPr>
      </w:pPr>
    </w:p>
    <w:p w14:paraId="607E07E5" w14:textId="77777777" w:rsidR="004468E1" w:rsidRPr="001462EE" w:rsidRDefault="004468E1" w:rsidP="00E215C5">
      <w:pPr>
        <w:tabs>
          <w:tab w:val="left" w:pos="252"/>
        </w:tabs>
        <w:suppressAutoHyphens/>
        <w:spacing w:after="0" w:line="240" w:lineRule="auto"/>
        <w:ind w:left="446"/>
        <w:rPr>
          <w:rFonts w:asciiTheme="minorHAnsi" w:hAnsiTheme="minorHAnsi" w:cstheme="minorHAnsi"/>
          <w:b/>
          <w:sz w:val="20"/>
          <w:szCs w:val="20"/>
        </w:rPr>
      </w:pPr>
    </w:p>
    <w:p w14:paraId="607E07E6" w14:textId="77777777" w:rsidR="005E317A" w:rsidRPr="00980F3E" w:rsidRDefault="005E317A" w:rsidP="0092312B">
      <w:pPr>
        <w:contextualSpacing/>
        <w:rPr>
          <w:rFonts w:asciiTheme="minorHAnsi" w:hAnsiTheme="minorHAnsi" w:cstheme="minorHAnsi"/>
          <w:sz w:val="20"/>
          <w:szCs w:val="20"/>
        </w:rPr>
        <w:sectPr w:rsidR="005E317A" w:rsidRPr="00980F3E" w:rsidSect="00B67E3D">
          <w:headerReference w:type="even" r:id="rId12"/>
          <w:headerReference w:type="default" r:id="rId13"/>
          <w:footerReference w:type="default" r:id="rId14"/>
          <w:headerReference w:type="first" r:id="rId15"/>
          <w:pgSz w:w="12240" w:h="15840"/>
          <w:pgMar w:top="720" w:right="720" w:bottom="720" w:left="720" w:header="432" w:footer="432" w:gutter="0"/>
          <w:cols w:space="720"/>
          <w:docGrid w:linePitch="360"/>
        </w:sectPr>
      </w:pPr>
    </w:p>
    <w:p w14:paraId="607E07E7" w14:textId="2E0BFAFC" w:rsidR="003E3FC8" w:rsidRPr="00BC623E" w:rsidRDefault="003E3FC8" w:rsidP="00072AD8">
      <w:pPr>
        <w:tabs>
          <w:tab w:val="left" w:pos="-720"/>
          <w:tab w:val="left" w:pos="252"/>
          <w:tab w:val="left" w:pos="63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jc w:val="center"/>
        <w:rPr>
          <w:rFonts w:asciiTheme="minorHAnsi" w:hAnsiTheme="minorHAnsi" w:cstheme="minorHAnsi"/>
          <w:b/>
          <w:bCs/>
          <w:sz w:val="18"/>
          <w:szCs w:val="18"/>
        </w:rPr>
      </w:pPr>
      <w:del w:id="238" w:author="Tam, Danny@Energy" w:date="2022-02-28T15:34:00Z">
        <w:r w:rsidRPr="00BC623E" w:rsidDel="00444576">
          <w:rPr>
            <w:rFonts w:asciiTheme="minorHAnsi" w:hAnsiTheme="minorHAnsi" w:cstheme="minorHAnsi"/>
            <w:b/>
            <w:bCs/>
            <w:sz w:val="18"/>
            <w:szCs w:val="18"/>
          </w:rPr>
          <w:lastRenderedPageBreak/>
          <w:delText>CF2R</w:delText>
        </w:r>
      </w:del>
      <w:ins w:id="239" w:author="Tam, Danny@Energy" w:date="2022-02-28T15:34:00Z">
        <w:r w:rsidR="00444576">
          <w:rPr>
            <w:rFonts w:asciiTheme="minorHAnsi" w:hAnsiTheme="minorHAnsi" w:cstheme="minorHAnsi"/>
            <w:b/>
            <w:bCs/>
            <w:sz w:val="18"/>
            <w:szCs w:val="18"/>
          </w:rPr>
          <w:t>LMCI</w:t>
        </w:r>
      </w:ins>
      <w:r w:rsidRPr="00BC623E">
        <w:rPr>
          <w:rFonts w:asciiTheme="minorHAnsi" w:hAnsiTheme="minorHAnsi" w:cstheme="minorHAnsi"/>
          <w:b/>
          <w:bCs/>
          <w:sz w:val="18"/>
          <w:szCs w:val="18"/>
        </w:rPr>
        <w:t>-PLB-</w:t>
      </w:r>
      <w:r w:rsidR="00D754D9" w:rsidRPr="00BC623E">
        <w:rPr>
          <w:rFonts w:asciiTheme="minorHAnsi" w:hAnsiTheme="minorHAnsi" w:cstheme="minorHAnsi"/>
          <w:b/>
          <w:bCs/>
          <w:sz w:val="18"/>
          <w:szCs w:val="18"/>
        </w:rPr>
        <w:t>01</w:t>
      </w:r>
      <w:r w:rsidR="00F858EE" w:rsidRPr="00BC623E">
        <w:rPr>
          <w:rFonts w:asciiTheme="minorHAnsi" w:hAnsiTheme="minorHAnsi" w:cstheme="minorHAnsi"/>
          <w:b/>
          <w:bCs/>
          <w:sz w:val="18"/>
          <w:szCs w:val="18"/>
        </w:rPr>
        <w:t>-E User Instructions</w:t>
      </w:r>
    </w:p>
    <w:p w14:paraId="51544264" w14:textId="49873AB3" w:rsidR="00287A60" w:rsidRPr="00B67E3D" w:rsidRDefault="00287A60">
      <w:pPr>
        <w:tabs>
          <w:tab w:val="left" w:pos="-720"/>
          <w:tab w:val="left" w:pos="252"/>
          <w:tab w:val="left" w:pos="63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18"/>
        </w:rPr>
      </w:pPr>
      <w:r w:rsidRPr="00BC623E">
        <w:rPr>
          <w:rFonts w:asciiTheme="minorHAnsi" w:hAnsiTheme="minorHAnsi" w:cstheme="minorHAnsi"/>
          <w:b/>
          <w:sz w:val="18"/>
          <w:szCs w:val="18"/>
        </w:rPr>
        <w:t xml:space="preserve">A. </w:t>
      </w:r>
      <w:r w:rsidRPr="00B67E3D">
        <w:rPr>
          <w:rFonts w:asciiTheme="minorHAnsi" w:hAnsiTheme="minorHAnsi" w:cstheme="minorHAnsi"/>
          <w:b/>
          <w:sz w:val="18"/>
          <w:szCs w:val="18"/>
        </w:rPr>
        <w:t>General Information</w:t>
      </w:r>
    </w:p>
    <w:p w14:paraId="0DE19C31" w14:textId="13A388FF" w:rsidR="000C7FC8" w:rsidRPr="009C3545" w:rsidRDefault="000C7FC8" w:rsidP="000C7FC8">
      <w:pPr>
        <w:tabs>
          <w:tab w:val="left" w:pos="-720"/>
          <w:tab w:val="left" w:pos="252"/>
          <w:tab w:val="left" w:pos="63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sidRPr="009C3545">
        <w:rPr>
          <w:rFonts w:asciiTheme="minorHAnsi" w:hAnsiTheme="minorHAnsi" w:cstheme="minorHAnsi"/>
          <w:sz w:val="18"/>
          <w:szCs w:val="20"/>
        </w:rPr>
        <w:t xml:space="preserve">This table reports the building location as specified on the Registered </w:t>
      </w:r>
      <w:del w:id="240" w:author="Tam, Danny@Energy" w:date="2022-02-28T13:18:00Z">
        <w:r w:rsidRPr="009C3545" w:rsidDel="00712D4B">
          <w:rPr>
            <w:rFonts w:asciiTheme="minorHAnsi" w:hAnsiTheme="minorHAnsi" w:cstheme="minorHAnsi"/>
            <w:sz w:val="18"/>
            <w:szCs w:val="20"/>
          </w:rPr>
          <w:delText>CF1R</w:delText>
        </w:r>
      </w:del>
      <w:ins w:id="241" w:author="Tam, Danny@Energy" w:date="2022-02-28T13:18:00Z">
        <w:r w:rsidR="00712D4B">
          <w:rPr>
            <w:rFonts w:asciiTheme="minorHAnsi" w:hAnsiTheme="minorHAnsi" w:cstheme="minorHAnsi"/>
            <w:sz w:val="18"/>
            <w:szCs w:val="20"/>
          </w:rPr>
          <w:t>LMCC</w:t>
        </w:r>
      </w:ins>
      <w:r w:rsidRPr="009C3545">
        <w:rPr>
          <w:rFonts w:asciiTheme="minorHAnsi" w:hAnsiTheme="minorHAnsi" w:cstheme="minorHAnsi"/>
          <w:sz w:val="18"/>
          <w:szCs w:val="20"/>
        </w:rPr>
        <w:t xml:space="preserve">. </w:t>
      </w:r>
    </w:p>
    <w:p w14:paraId="097994D9" w14:textId="72A49D51" w:rsidR="00287A60" w:rsidRPr="00BC623E" w:rsidRDefault="00287A60" w:rsidP="00072AD8">
      <w:pPr>
        <w:tabs>
          <w:tab w:val="left" w:pos="-720"/>
          <w:tab w:val="left" w:pos="252"/>
          <w:tab w:val="left" w:pos="63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18"/>
        </w:rPr>
      </w:pPr>
    </w:p>
    <w:p w14:paraId="607E07E8" w14:textId="303410FB" w:rsidR="00D754D9" w:rsidRPr="00BC623E" w:rsidRDefault="00287A60" w:rsidP="00072AD8">
      <w:pPr>
        <w:tabs>
          <w:tab w:val="left" w:pos="-720"/>
          <w:tab w:val="left" w:pos="252"/>
          <w:tab w:val="left" w:pos="63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18"/>
        </w:rPr>
      </w:pPr>
      <w:r w:rsidRPr="00BC623E">
        <w:rPr>
          <w:rFonts w:asciiTheme="minorHAnsi" w:hAnsiTheme="minorHAnsi" w:cstheme="minorHAnsi"/>
          <w:b/>
          <w:sz w:val="18"/>
          <w:szCs w:val="18"/>
        </w:rPr>
        <w:t>B</w:t>
      </w:r>
      <w:r w:rsidR="00D754D9" w:rsidRPr="00BC623E">
        <w:rPr>
          <w:rFonts w:asciiTheme="minorHAnsi" w:hAnsiTheme="minorHAnsi" w:cstheme="minorHAnsi"/>
          <w:b/>
          <w:sz w:val="18"/>
          <w:szCs w:val="18"/>
        </w:rPr>
        <w:t>. Design Central Water Heating Systems Information</w:t>
      </w:r>
    </w:p>
    <w:p w14:paraId="607E07E9" w14:textId="59EA86DC" w:rsidR="00D754D9" w:rsidRDefault="00D754D9" w:rsidP="00D754D9">
      <w:pPr>
        <w:keepNext/>
        <w:spacing w:after="0" w:line="240" w:lineRule="auto"/>
        <w:rPr>
          <w:ins w:id="242" w:author="Alhabibi, Haider@Energy" w:date="2022-03-11T08:47:00Z"/>
          <w:rFonts w:asciiTheme="minorHAnsi" w:hAnsiTheme="minorHAnsi" w:cstheme="minorHAnsi"/>
          <w:sz w:val="18"/>
          <w:szCs w:val="18"/>
        </w:rPr>
      </w:pPr>
      <w:r w:rsidRPr="00BC623E">
        <w:rPr>
          <w:rFonts w:asciiTheme="minorHAnsi" w:hAnsiTheme="minorHAnsi" w:cstheme="minorHAnsi"/>
          <w:sz w:val="18"/>
          <w:szCs w:val="18"/>
        </w:rPr>
        <w:t xml:space="preserve">This table reports </w:t>
      </w:r>
      <w:ins w:id="243" w:author="Alhabibi, Haider@Energy" w:date="2022-03-11T08:51:00Z">
        <w:r w:rsidR="00DD0930">
          <w:rPr>
            <w:rFonts w:asciiTheme="minorHAnsi" w:eastAsia="Times New Roman" w:hAnsiTheme="minorHAnsi" w:cstheme="minorHAnsi"/>
            <w:sz w:val="20"/>
            <w:szCs w:val="20"/>
          </w:rPr>
          <w:t>features of</w:t>
        </w:r>
        <w:r w:rsidR="00DD0930" w:rsidRPr="009C3545">
          <w:rPr>
            <w:rFonts w:asciiTheme="minorHAnsi" w:hAnsiTheme="minorHAnsi"/>
            <w:sz w:val="18"/>
            <w:szCs w:val="20"/>
          </w:rPr>
          <w:t xml:space="preserve"> </w:t>
        </w:r>
      </w:ins>
      <w:r w:rsidRPr="00BC623E">
        <w:rPr>
          <w:rFonts w:asciiTheme="minorHAnsi" w:hAnsiTheme="minorHAnsi" w:cstheme="minorHAnsi"/>
          <w:sz w:val="18"/>
          <w:szCs w:val="18"/>
        </w:rPr>
        <w:t xml:space="preserve">the water heating system </w:t>
      </w:r>
      <w:ins w:id="244" w:author="Alhabibi, Haider@Energy" w:date="2022-03-11T08:51:00Z">
        <w:r w:rsidR="00916AF6" w:rsidRPr="0062515C">
          <w:rPr>
            <w:rFonts w:asciiTheme="minorHAnsi" w:eastAsia="Times New Roman" w:hAnsiTheme="minorHAnsi" w:cstheme="minorHAnsi"/>
            <w:sz w:val="18"/>
            <w:szCs w:val="18"/>
          </w:rPr>
          <w:t xml:space="preserve">other than </w:t>
        </w:r>
        <w:r w:rsidR="00916AF6" w:rsidRPr="0062515C">
          <w:rPr>
            <w:rFonts w:asciiTheme="minorHAnsi" w:eastAsia="Times New Roman" w:hAnsiTheme="minorHAnsi" w:cstheme="minorHAnsi"/>
            <w:b/>
            <w:bCs/>
            <w:sz w:val="18"/>
            <w:szCs w:val="18"/>
          </w:rPr>
          <w:t>CHPWH</w:t>
        </w:r>
        <w:r w:rsidR="00916AF6" w:rsidRPr="0062515C">
          <w:rPr>
            <w:rFonts w:asciiTheme="minorHAnsi" w:eastAsia="Times New Roman" w:hAnsiTheme="minorHAnsi" w:cstheme="minorHAnsi"/>
            <w:sz w:val="18"/>
            <w:szCs w:val="18"/>
          </w:rPr>
          <w:t xml:space="preserve"> system</w:t>
        </w:r>
      </w:ins>
      <w:del w:id="245" w:author="Alhabibi, Haider@Energy" w:date="2022-03-11T08:51:00Z">
        <w:r w:rsidRPr="00BC623E" w:rsidDel="00916AF6">
          <w:rPr>
            <w:rFonts w:asciiTheme="minorHAnsi" w:hAnsiTheme="minorHAnsi" w:cstheme="minorHAnsi"/>
            <w:sz w:val="18"/>
            <w:szCs w:val="18"/>
          </w:rPr>
          <w:delText>features</w:delText>
        </w:r>
      </w:del>
      <w:r w:rsidRPr="00BC623E">
        <w:rPr>
          <w:rFonts w:asciiTheme="minorHAnsi" w:hAnsiTheme="minorHAnsi" w:cstheme="minorHAnsi"/>
          <w:sz w:val="18"/>
          <w:szCs w:val="18"/>
        </w:rPr>
        <w:t xml:space="preserve"> that were specified on the registered </w:t>
      </w:r>
      <w:del w:id="246" w:author="Tam, Danny@Energy" w:date="2022-02-28T13:18:00Z">
        <w:r w:rsidRPr="00BC623E" w:rsidDel="00712D4B">
          <w:rPr>
            <w:rFonts w:asciiTheme="minorHAnsi" w:hAnsiTheme="minorHAnsi" w:cstheme="minorHAnsi"/>
            <w:sz w:val="18"/>
            <w:szCs w:val="18"/>
          </w:rPr>
          <w:delText>CF1R</w:delText>
        </w:r>
      </w:del>
      <w:ins w:id="247" w:author="Tam, Danny@Energy" w:date="2022-02-28T13:18:00Z">
        <w:r w:rsidR="00712D4B">
          <w:rPr>
            <w:rFonts w:asciiTheme="minorHAnsi" w:hAnsiTheme="minorHAnsi" w:cstheme="minorHAnsi"/>
            <w:sz w:val="18"/>
            <w:szCs w:val="18"/>
          </w:rPr>
          <w:t>LMCC</w:t>
        </w:r>
      </w:ins>
      <w:r w:rsidRPr="00BC623E">
        <w:rPr>
          <w:rFonts w:asciiTheme="minorHAnsi" w:hAnsiTheme="minorHAnsi" w:cstheme="minorHAnsi"/>
          <w:sz w:val="18"/>
          <w:szCs w:val="18"/>
        </w:rPr>
        <w:t xml:space="preserve"> compliance document for this project. </w:t>
      </w:r>
      <w:r w:rsidR="00CE720F">
        <w:rPr>
          <w:rFonts w:asciiTheme="minorHAnsi" w:hAnsiTheme="minorHAnsi" w:cstheme="minorHAnsi"/>
          <w:sz w:val="18"/>
          <w:szCs w:val="18"/>
        </w:rPr>
        <w:t>This section is f</w:t>
      </w:r>
      <w:r w:rsidRPr="00BC623E">
        <w:rPr>
          <w:rFonts w:asciiTheme="minorHAnsi" w:hAnsiTheme="minorHAnsi" w:cstheme="minorHAnsi"/>
          <w:sz w:val="18"/>
          <w:szCs w:val="18"/>
        </w:rPr>
        <w:t>or information</w:t>
      </w:r>
      <w:r w:rsidR="00CE720F">
        <w:rPr>
          <w:rFonts w:asciiTheme="minorHAnsi" w:hAnsiTheme="minorHAnsi" w:cstheme="minorHAnsi"/>
          <w:sz w:val="18"/>
          <w:szCs w:val="18"/>
        </w:rPr>
        <w:t>/verification purposes</w:t>
      </w:r>
      <w:r w:rsidRPr="00BC623E">
        <w:rPr>
          <w:rFonts w:asciiTheme="minorHAnsi" w:hAnsiTheme="minorHAnsi" w:cstheme="minorHAnsi"/>
          <w:sz w:val="18"/>
          <w:szCs w:val="18"/>
        </w:rPr>
        <w:t xml:space="preserve"> only and requires no user input.</w:t>
      </w:r>
    </w:p>
    <w:p w14:paraId="33F96978" w14:textId="77777777" w:rsidR="00BD37B5" w:rsidRDefault="00BD37B5" w:rsidP="00D754D9">
      <w:pPr>
        <w:keepNext/>
        <w:spacing w:after="0" w:line="240" w:lineRule="auto"/>
        <w:rPr>
          <w:ins w:id="248" w:author="Alhabibi, Haider@Energy" w:date="2022-03-11T08:47:00Z"/>
          <w:rFonts w:asciiTheme="minorHAnsi" w:hAnsiTheme="minorHAnsi" w:cstheme="minorHAnsi"/>
          <w:sz w:val="18"/>
          <w:szCs w:val="18"/>
        </w:rPr>
      </w:pPr>
    </w:p>
    <w:p w14:paraId="437A8791" w14:textId="14C5479E" w:rsidR="00BD37B5" w:rsidRDefault="00BD37B5" w:rsidP="00BD37B5">
      <w:pPr>
        <w:keepNext/>
        <w:spacing w:after="0" w:line="240" w:lineRule="auto"/>
        <w:rPr>
          <w:ins w:id="249" w:author="Alhabibi, Haider@Energy" w:date="2022-03-11T08:47:00Z"/>
          <w:rFonts w:asciiTheme="minorHAnsi" w:hAnsiTheme="minorHAnsi" w:cstheme="minorHAnsi"/>
          <w:b/>
          <w:sz w:val="18"/>
          <w:szCs w:val="18"/>
        </w:rPr>
      </w:pPr>
      <w:ins w:id="250" w:author="Alhabibi, Haider@Energy" w:date="2022-03-11T08:47:00Z">
        <w:r>
          <w:rPr>
            <w:rFonts w:asciiTheme="minorHAnsi" w:hAnsiTheme="minorHAnsi" w:cstheme="minorHAnsi"/>
            <w:b/>
            <w:sz w:val="18"/>
            <w:szCs w:val="18"/>
          </w:rPr>
          <w:t>B2. Design CHPWH System Information</w:t>
        </w:r>
      </w:ins>
    </w:p>
    <w:p w14:paraId="53054EB1" w14:textId="2A763462" w:rsidR="00BD37B5" w:rsidRPr="00BC623E" w:rsidRDefault="00CF3609" w:rsidP="00BD37B5">
      <w:pPr>
        <w:keepNext/>
        <w:spacing w:after="0" w:line="240" w:lineRule="auto"/>
        <w:rPr>
          <w:rFonts w:asciiTheme="minorHAnsi" w:hAnsiTheme="minorHAnsi" w:cstheme="minorHAnsi"/>
          <w:sz w:val="18"/>
          <w:szCs w:val="18"/>
        </w:rPr>
      </w:pPr>
      <w:ins w:id="251" w:author="Alhabibi, Haider@Energy" w:date="2022-03-11T08:48:00Z">
        <w:r w:rsidRPr="003F4127">
          <w:rPr>
            <w:rFonts w:cstheme="minorHAnsi"/>
            <w:sz w:val="20"/>
            <w:szCs w:val="20"/>
          </w:rPr>
          <w:t xml:space="preserve">This table reports the water heating systems specified on the registered </w:t>
        </w:r>
        <w:r>
          <w:rPr>
            <w:rFonts w:cstheme="minorHAnsi"/>
            <w:sz w:val="20"/>
            <w:szCs w:val="20"/>
          </w:rPr>
          <w:t>LMCC</w:t>
        </w:r>
        <w:r w:rsidRPr="003F4127">
          <w:rPr>
            <w:rFonts w:cstheme="minorHAnsi"/>
            <w:sz w:val="20"/>
            <w:szCs w:val="20"/>
          </w:rPr>
          <w:t xml:space="preserve"> compliance document for this project.</w:t>
        </w:r>
      </w:ins>
      <w:ins w:id="252" w:author="Alhabibi, Haider@Energy" w:date="2022-03-11T08:49:00Z">
        <w:r w:rsidR="00313865">
          <w:rPr>
            <w:rFonts w:cstheme="minorHAnsi"/>
            <w:sz w:val="20"/>
            <w:szCs w:val="20"/>
          </w:rPr>
          <w:t xml:space="preserve"> </w:t>
        </w:r>
        <w:r w:rsidR="00313865" w:rsidRPr="00313865">
          <w:rPr>
            <w:rFonts w:cstheme="minorHAnsi"/>
            <w:sz w:val="20"/>
            <w:szCs w:val="20"/>
          </w:rPr>
          <w:t>This section is for information/verification purposes only and requires no user input.</w:t>
        </w:r>
      </w:ins>
    </w:p>
    <w:p w14:paraId="607E07EA" w14:textId="361C0DA5" w:rsidR="00D754D9" w:rsidRPr="00BC623E" w:rsidRDefault="00D754D9" w:rsidP="00D754D9">
      <w:pPr>
        <w:keepNext/>
        <w:spacing w:after="0" w:line="240" w:lineRule="auto"/>
        <w:rPr>
          <w:rFonts w:asciiTheme="minorHAnsi" w:hAnsiTheme="minorHAnsi" w:cstheme="minorHAnsi"/>
          <w:sz w:val="18"/>
          <w:szCs w:val="18"/>
        </w:rPr>
      </w:pPr>
    </w:p>
    <w:p w14:paraId="607E07EB" w14:textId="3164925F" w:rsidR="00D754D9" w:rsidRPr="00BC623E" w:rsidRDefault="00294A45" w:rsidP="00D754D9">
      <w:pPr>
        <w:keepNext/>
        <w:spacing w:after="0" w:line="240" w:lineRule="auto"/>
        <w:rPr>
          <w:rFonts w:asciiTheme="minorHAnsi" w:hAnsiTheme="minorHAnsi" w:cstheme="minorHAnsi"/>
          <w:sz w:val="18"/>
          <w:szCs w:val="18"/>
        </w:rPr>
      </w:pPr>
      <w:r w:rsidRPr="00BC623E">
        <w:rPr>
          <w:rFonts w:asciiTheme="minorHAnsi" w:hAnsiTheme="minorHAnsi" w:cstheme="minorHAnsi"/>
          <w:b/>
          <w:sz w:val="18"/>
          <w:szCs w:val="18"/>
        </w:rPr>
        <w:t>C</w:t>
      </w:r>
      <w:r w:rsidR="00D754D9" w:rsidRPr="00BC623E">
        <w:rPr>
          <w:rFonts w:asciiTheme="minorHAnsi" w:hAnsiTheme="minorHAnsi" w:cstheme="minorHAnsi"/>
          <w:b/>
          <w:sz w:val="18"/>
          <w:szCs w:val="18"/>
        </w:rPr>
        <w:t>. Installed Central Water Heating Systems Information</w:t>
      </w:r>
    </w:p>
    <w:p w14:paraId="607E07EC" w14:textId="792DCECA" w:rsidR="00D754D9" w:rsidRPr="00BC623E" w:rsidRDefault="00D754D9" w:rsidP="00D754D9">
      <w:pPr>
        <w:keepNext/>
        <w:spacing w:after="0" w:line="240" w:lineRule="auto"/>
        <w:rPr>
          <w:rFonts w:asciiTheme="minorHAnsi" w:hAnsiTheme="minorHAnsi" w:cstheme="minorHAnsi"/>
          <w:sz w:val="18"/>
          <w:szCs w:val="18"/>
        </w:rPr>
      </w:pPr>
      <w:r w:rsidRPr="00BC623E">
        <w:rPr>
          <w:rFonts w:asciiTheme="minorHAnsi" w:hAnsiTheme="minorHAnsi" w:cstheme="minorHAnsi"/>
          <w:sz w:val="18"/>
          <w:szCs w:val="18"/>
        </w:rPr>
        <w:t xml:space="preserve">This table reports the water heating system information that is being installed.  Require one line for </w:t>
      </w:r>
      <w:proofErr w:type="gramStart"/>
      <w:r w:rsidRPr="00BC623E">
        <w:rPr>
          <w:rFonts w:asciiTheme="minorHAnsi" w:hAnsiTheme="minorHAnsi" w:cstheme="minorHAnsi"/>
          <w:sz w:val="18"/>
          <w:szCs w:val="18"/>
        </w:rPr>
        <w:t xml:space="preserve">each </w:t>
      </w:r>
      <w:r w:rsidR="00B841B7">
        <w:rPr>
          <w:rFonts w:asciiTheme="minorHAnsi" w:hAnsiTheme="minorHAnsi" w:cstheme="minorHAnsi"/>
          <w:sz w:val="18"/>
          <w:szCs w:val="18"/>
        </w:rPr>
        <w:t xml:space="preserve"> installed</w:t>
      </w:r>
      <w:proofErr w:type="gramEnd"/>
      <w:r w:rsidR="00B841B7">
        <w:rPr>
          <w:rFonts w:asciiTheme="minorHAnsi" w:hAnsiTheme="minorHAnsi" w:cstheme="minorHAnsi"/>
          <w:sz w:val="18"/>
          <w:szCs w:val="18"/>
        </w:rPr>
        <w:t xml:space="preserve"> water heater</w:t>
      </w:r>
      <w:r w:rsidRPr="00BC623E">
        <w:rPr>
          <w:rFonts w:asciiTheme="minorHAnsi" w:hAnsiTheme="minorHAnsi" w:cstheme="minorHAnsi"/>
          <w:sz w:val="18"/>
          <w:szCs w:val="18"/>
        </w:rPr>
        <w:t>.</w:t>
      </w:r>
    </w:p>
    <w:p w14:paraId="607E07EE" w14:textId="296A9C19" w:rsidR="00D754D9" w:rsidRPr="00BC623E" w:rsidRDefault="00D754D9" w:rsidP="00D754D9">
      <w:pPr>
        <w:keepNext/>
        <w:spacing w:after="0" w:line="240" w:lineRule="auto"/>
        <w:ind w:left="720" w:hanging="450"/>
        <w:rPr>
          <w:rFonts w:asciiTheme="minorHAnsi" w:hAnsiTheme="minorHAnsi" w:cstheme="minorHAnsi"/>
          <w:sz w:val="18"/>
          <w:szCs w:val="18"/>
        </w:rPr>
      </w:pPr>
      <w:r w:rsidRPr="00BC623E">
        <w:rPr>
          <w:rFonts w:asciiTheme="minorHAnsi" w:hAnsiTheme="minorHAnsi" w:cstheme="minorHAnsi"/>
          <w:sz w:val="18"/>
          <w:szCs w:val="18"/>
        </w:rPr>
        <w:t xml:space="preserve">01 Water Heating System ID or Name – Reference information from </w:t>
      </w:r>
      <w:del w:id="253" w:author="Tam, Danny@Energy" w:date="2022-02-28T13:18:00Z">
        <w:r w:rsidRPr="00BC623E" w:rsidDel="00712D4B">
          <w:rPr>
            <w:rFonts w:asciiTheme="minorHAnsi" w:hAnsiTheme="minorHAnsi" w:cstheme="minorHAnsi"/>
            <w:sz w:val="18"/>
            <w:szCs w:val="18"/>
          </w:rPr>
          <w:delText>CF1R</w:delText>
        </w:r>
      </w:del>
      <w:ins w:id="254" w:author="Tam, Danny@Energy" w:date="2022-02-28T13:18:00Z">
        <w:r w:rsidR="00712D4B">
          <w:rPr>
            <w:rFonts w:asciiTheme="minorHAnsi" w:hAnsiTheme="minorHAnsi" w:cstheme="minorHAnsi"/>
            <w:sz w:val="18"/>
            <w:szCs w:val="18"/>
          </w:rPr>
          <w:t>LMCC</w:t>
        </w:r>
      </w:ins>
      <w:r w:rsidR="00241C88" w:rsidRPr="00BC623E">
        <w:rPr>
          <w:rFonts w:asciiTheme="minorHAnsi" w:hAnsiTheme="minorHAnsi" w:cstheme="minorHAnsi"/>
          <w:sz w:val="18"/>
          <w:szCs w:val="18"/>
        </w:rPr>
        <w:t>.</w:t>
      </w:r>
    </w:p>
    <w:p w14:paraId="607E07EF" w14:textId="79F3334F" w:rsidR="00D754D9" w:rsidRPr="00BC623E" w:rsidRDefault="00D754D9" w:rsidP="00D754D9">
      <w:pPr>
        <w:keepNext/>
        <w:spacing w:after="0" w:line="240" w:lineRule="auto"/>
        <w:ind w:left="720" w:hanging="450"/>
        <w:rPr>
          <w:rFonts w:asciiTheme="minorHAnsi" w:hAnsiTheme="minorHAnsi" w:cstheme="minorHAnsi"/>
          <w:sz w:val="18"/>
          <w:szCs w:val="18"/>
        </w:rPr>
      </w:pPr>
      <w:r w:rsidRPr="00BC623E">
        <w:rPr>
          <w:rFonts w:asciiTheme="minorHAnsi" w:hAnsiTheme="minorHAnsi" w:cstheme="minorHAnsi"/>
          <w:sz w:val="18"/>
          <w:szCs w:val="18"/>
        </w:rPr>
        <w:t xml:space="preserve">02 Water Heating System Type – Reference information from </w:t>
      </w:r>
      <w:del w:id="255" w:author="Tam, Danny@Energy" w:date="2022-02-28T13:18:00Z">
        <w:r w:rsidRPr="00BC623E" w:rsidDel="00712D4B">
          <w:rPr>
            <w:rFonts w:asciiTheme="minorHAnsi" w:hAnsiTheme="minorHAnsi" w:cstheme="minorHAnsi"/>
            <w:sz w:val="18"/>
            <w:szCs w:val="18"/>
          </w:rPr>
          <w:delText>CF1R</w:delText>
        </w:r>
      </w:del>
      <w:ins w:id="256" w:author="Tam, Danny@Energy" w:date="2022-02-28T13:18:00Z">
        <w:r w:rsidR="00712D4B">
          <w:rPr>
            <w:rFonts w:asciiTheme="minorHAnsi" w:hAnsiTheme="minorHAnsi" w:cstheme="minorHAnsi"/>
            <w:sz w:val="18"/>
            <w:szCs w:val="18"/>
          </w:rPr>
          <w:t>LMCC</w:t>
        </w:r>
      </w:ins>
      <w:r w:rsidRPr="00BC623E">
        <w:rPr>
          <w:rFonts w:asciiTheme="minorHAnsi" w:hAnsiTheme="minorHAnsi" w:cstheme="minorHAnsi"/>
          <w:sz w:val="18"/>
          <w:szCs w:val="18"/>
        </w:rPr>
        <w:t>. The different kinds of water heating system type are DHW</w:t>
      </w:r>
      <w:r w:rsidR="00BC1D2A" w:rsidRPr="00BC623E">
        <w:rPr>
          <w:rFonts w:asciiTheme="minorHAnsi" w:hAnsiTheme="minorHAnsi" w:cstheme="minorHAnsi"/>
          <w:sz w:val="18"/>
          <w:szCs w:val="18"/>
        </w:rPr>
        <w:t xml:space="preserve"> </w:t>
      </w:r>
      <w:r w:rsidRPr="00BC623E">
        <w:rPr>
          <w:rFonts w:asciiTheme="minorHAnsi" w:hAnsiTheme="minorHAnsi" w:cstheme="minorHAnsi"/>
          <w:sz w:val="18"/>
          <w:szCs w:val="18"/>
        </w:rPr>
        <w:t>or Combined Hydronic</w:t>
      </w:r>
      <w:r w:rsidR="00241C88" w:rsidRPr="00BC623E">
        <w:rPr>
          <w:rFonts w:asciiTheme="minorHAnsi" w:hAnsiTheme="minorHAnsi" w:cstheme="minorHAnsi"/>
          <w:sz w:val="18"/>
          <w:szCs w:val="18"/>
        </w:rPr>
        <w:t>.</w:t>
      </w:r>
    </w:p>
    <w:p w14:paraId="607E07F0" w14:textId="020461CD" w:rsidR="00D754D9" w:rsidRPr="00BC623E" w:rsidRDefault="00D754D9" w:rsidP="00D754D9">
      <w:pPr>
        <w:keepNext/>
        <w:spacing w:after="0" w:line="240" w:lineRule="auto"/>
        <w:ind w:left="540" w:hanging="270"/>
        <w:rPr>
          <w:rFonts w:asciiTheme="minorHAnsi" w:hAnsiTheme="minorHAnsi" w:cstheme="minorHAnsi"/>
          <w:sz w:val="18"/>
          <w:szCs w:val="18"/>
        </w:rPr>
      </w:pPr>
      <w:r w:rsidRPr="00BC623E">
        <w:rPr>
          <w:rFonts w:asciiTheme="minorHAnsi" w:hAnsiTheme="minorHAnsi" w:cstheme="minorHAnsi"/>
          <w:sz w:val="18"/>
          <w:szCs w:val="18"/>
        </w:rPr>
        <w:t xml:space="preserve">03 Water Heater Type – Information from </w:t>
      </w:r>
      <w:del w:id="257" w:author="Tam, Danny@Energy" w:date="2022-02-28T13:18:00Z">
        <w:r w:rsidRPr="00BC623E" w:rsidDel="00712D4B">
          <w:rPr>
            <w:rFonts w:asciiTheme="minorHAnsi" w:hAnsiTheme="minorHAnsi" w:cstheme="minorHAnsi"/>
            <w:sz w:val="18"/>
            <w:szCs w:val="18"/>
          </w:rPr>
          <w:delText>CF1R</w:delText>
        </w:r>
      </w:del>
      <w:ins w:id="258" w:author="Tam, Danny@Energy" w:date="2022-02-28T13:18:00Z">
        <w:r w:rsidR="00712D4B">
          <w:rPr>
            <w:rFonts w:asciiTheme="minorHAnsi" w:hAnsiTheme="minorHAnsi" w:cstheme="minorHAnsi"/>
            <w:sz w:val="18"/>
            <w:szCs w:val="18"/>
          </w:rPr>
          <w:t>LMCC</w:t>
        </w:r>
      </w:ins>
      <w:r w:rsidRPr="00BC623E">
        <w:rPr>
          <w:rFonts w:asciiTheme="minorHAnsi" w:hAnsiTheme="minorHAnsi" w:cstheme="minorHAnsi"/>
          <w:sz w:val="18"/>
          <w:szCs w:val="18"/>
        </w:rPr>
        <w:t>. The different kinds of water heaters are Large</w:t>
      </w:r>
      <w:r w:rsidR="0033484F" w:rsidRPr="00BC623E">
        <w:rPr>
          <w:rFonts w:asciiTheme="minorHAnsi" w:hAnsiTheme="minorHAnsi" w:cstheme="minorHAnsi"/>
          <w:sz w:val="18"/>
          <w:szCs w:val="18"/>
        </w:rPr>
        <w:t>/Commercial</w:t>
      </w:r>
      <w:r w:rsidRPr="00BC623E">
        <w:rPr>
          <w:rFonts w:asciiTheme="minorHAnsi" w:hAnsiTheme="minorHAnsi" w:cstheme="minorHAnsi"/>
          <w:sz w:val="18"/>
          <w:szCs w:val="18"/>
        </w:rPr>
        <w:t xml:space="preserve"> Storage, Small</w:t>
      </w:r>
      <w:r w:rsidR="0033484F" w:rsidRPr="00BC623E">
        <w:rPr>
          <w:rFonts w:asciiTheme="minorHAnsi" w:hAnsiTheme="minorHAnsi" w:cstheme="minorHAnsi"/>
          <w:sz w:val="18"/>
          <w:szCs w:val="18"/>
        </w:rPr>
        <w:t>/Consumer</w:t>
      </w:r>
      <w:r w:rsidRPr="00BC623E">
        <w:rPr>
          <w:rFonts w:asciiTheme="minorHAnsi" w:hAnsiTheme="minorHAnsi" w:cstheme="minorHAnsi"/>
          <w:sz w:val="18"/>
          <w:szCs w:val="18"/>
        </w:rPr>
        <w:t xml:space="preserve"> Storage,</w:t>
      </w:r>
      <w:r w:rsidR="0033484F" w:rsidRPr="00BC623E">
        <w:rPr>
          <w:rFonts w:asciiTheme="minorHAnsi" w:hAnsiTheme="minorHAnsi" w:cstheme="minorHAnsi"/>
          <w:sz w:val="18"/>
          <w:szCs w:val="18"/>
        </w:rPr>
        <w:t xml:space="preserve"> Residential-Duty Commercial Storage,</w:t>
      </w:r>
      <w:r w:rsidRPr="00BC623E">
        <w:rPr>
          <w:rFonts w:asciiTheme="minorHAnsi" w:hAnsiTheme="minorHAnsi" w:cstheme="minorHAnsi"/>
          <w:sz w:val="18"/>
          <w:szCs w:val="18"/>
        </w:rPr>
        <w:t xml:space="preserve"> Heat Pump, Boiler, Large</w:t>
      </w:r>
      <w:r w:rsidR="0033484F" w:rsidRPr="00BC623E">
        <w:rPr>
          <w:rFonts w:asciiTheme="minorHAnsi" w:hAnsiTheme="minorHAnsi" w:cstheme="minorHAnsi"/>
          <w:sz w:val="18"/>
          <w:szCs w:val="18"/>
        </w:rPr>
        <w:t>/Commercial</w:t>
      </w:r>
      <w:r w:rsidRPr="00BC623E">
        <w:rPr>
          <w:rFonts w:asciiTheme="minorHAnsi" w:hAnsiTheme="minorHAnsi" w:cstheme="minorHAnsi"/>
          <w:sz w:val="18"/>
          <w:szCs w:val="18"/>
        </w:rPr>
        <w:t xml:space="preserve"> Instantaneous, Small</w:t>
      </w:r>
      <w:r w:rsidR="0033484F" w:rsidRPr="00BC623E">
        <w:rPr>
          <w:rFonts w:asciiTheme="minorHAnsi" w:hAnsiTheme="minorHAnsi" w:cstheme="minorHAnsi"/>
          <w:sz w:val="18"/>
          <w:szCs w:val="18"/>
        </w:rPr>
        <w:t>/Consumer</w:t>
      </w:r>
      <w:r w:rsidRPr="00BC623E">
        <w:rPr>
          <w:rFonts w:asciiTheme="minorHAnsi" w:hAnsiTheme="minorHAnsi" w:cstheme="minorHAnsi"/>
          <w:sz w:val="18"/>
          <w:szCs w:val="18"/>
        </w:rPr>
        <w:t xml:space="preserve"> Instantaneous</w:t>
      </w:r>
      <w:r w:rsidR="0033484F" w:rsidRPr="00BC623E">
        <w:rPr>
          <w:rFonts w:asciiTheme="minorHAnsi" w:hAnsiTheme="minorHAnsi" w:cstheme="minorHAnsi"/>
          <w:sz w:val="18"/>
          <w:szCs w:val="18"/>
        </w:rPr>
        <w:t xml:space="preserve">, Residential-Duty Commercial </w:t>
      </w:r>
      <w:proofErr w:type="gramStart"/>
      <w:r w:rsidR="0033484F" w:rsidRPr="00BC623E">
        <w:rPr>
          <w:rFonts w:asciiTheme="minorHAnsi" w:hAnsiTheme="minorHAnsi" w:cstheme="minorHAnsi"/>
          <w:sz w:val="18"/>
          <w:szCs w:val="18"/>
        </w:rPr>
        <w:t>Instantaneous</w:t>
      </w:r>
      <w:proofErr w:type="gramEnd"/>
      <w:r w:rsidRPr="00BC623E">
        <w:rPr>
          <w:rFonts w:asciiTheme="minorHAnsi" w:hAnsiTheme="minorHAnsi" w:cstheme="minorHAnsi"/>
          <w:sz w:val="18"/>
          <w:szCs w:val="18"/>
        </w:rPr>
        <w:t xml:space="preserve"> or Indirect</w:t>
      </w:r>
      <w:r w:rsidR="00241C88" w:rsidRPr="00BC623E">
        <w:rPr>
          <w:rFonts w:asciiTheme="minorHAnsi" w:hAnsiTheme="minorHAnsi" w:cstheme="minorHAnsi"/>
          <w:sz w:val="18"/>
          <w:szCs w:val="18"/>
        </w:rPr>
        <w:t>.</w:t>
      </w:r>
    </w:p>
    <w:p w14:paraId="607E07F1" w14:textId="7D28B1F0" w:rsidR="00D754D9" w:rsidRPr="00BC623E" w:rsidRDefault="00D754D9" w:rsidP="00D754D9">
      <w:pPr>
        <w:keepNext/>
        <w:spacing w:after="0" w:line="240" w:lineRule="auto"/>
        <w:ind w:left="720" w:hanging="450"/>
        <w:rPr>
          <w:rFonts w:asciiTheme="minorHAnsi" w:hAnsiTheme="minorHAnsi" w:cstheme="minorHAnsi"/>
          <w:sz w:val="18"/>
          <w:szCs w:val="18"/>
        </w:rPr>
      </w:pPr>
      <w:r w:rsidRPr="00BC623E">
        <w:rPr>
          <w:rFonts w:asciiTheme="minorHAnsi" w:hAnsiTheme="minorHAnsi" w:cstheme="minorHAnsi"/>
          <w:sz w:val="18"/>
          <w:szCs w:val="18"/>
        </w:rPr>
        <w:t xml:space="preserve">04 # of Water Heaters in </w:t>
      </w:r>
      <w:r w:rsidR="00241C88" w:rsidRPr="00BC623E">
        <w:rPr>
          <w:rFonts w:asciiTheme="minorHAnsi" w:hAnsiTheme="minorHAnsi" w:cstheme="minorHAnsi"/>
          <w:sz w:val="18"/>
          <w:szCs w:val="18"/>
        </w:rPr>
        <w:t>S</w:t>
      </w:r>
      <w:r w:rsidRPr="00BC623E">
        <w:rPr>
          <w:rFonts w:asciiTheme="minorHAnsi" w:hAnsiTheme="minorHAnsi" w:cstheme="minorHAnsi"/>
          <w:sz w:val="18"/>
          <w:szCs w:val="18"/>
        </w:rPr>
        <w:t xml:space="preserve">ystem – Reference information from </w:t>
      </w:r>
      <w:del w:id="259" w:author="Tam, Danny@Energy" w:date="2022-02-28T13:18:00Z">
        <w:r w:rsidRPr="00BC623E" w:rsidDel="00712D4B">
          <w:rPr>
            <w:rFonts w:asciiTheme="minorHAnsi" w:hAnsiTheme="minorHAnsi" w:cstheme="minorHAnsi"/>
            <w:sz w:val="18"/>
            <w:szCs w:val="18"/>
          </w:rPr>
          <w:delText>CF1R</w:delText>
        </w:r>
      </w:del>
      <w:ins w:id="260" w:author="Tam, Danny@Energy" w:date="2022-02-28T13:18:00Z">
        <w:r w:rsidR="00712D4B">
          <w:rPr>
            <w:rFonts w:asciiTheme="minorHAnsi" w:hAnsiTheme="minorHAnsi" w:cstheme="minorHAnsi"/>
            <w:sz w:val="18"/>
            <w:szCs w:val="18"/>
          </w:rPr>
          <w:t>LMCC</w:t>
        </w:r>
      </w:ins>
      <w:r w:rsidR="00241C88" w:rsidRPr="00BC623E">
        <w:rPr>
          <w:rFonts w:asciiTheme="minorHAnsi" w:hAnsiTheme="minorHAnsi" w:cstheme="minorHAnsi"/>
          <w:sz w:val="18"/>
          <w:szCs w:val="18"/>
        </w:rPr>
        <w:t>.</w:t>
      </w:r>
    </w:p>
    <w:p w14:paraId="607E07F2" w14:textId="084FC12C" w:rsidR="00D754D9" w:rsidRPr="00BC623E" w:rsidRDefault="00D754D9" w:rsidP="00D754D9">
      <w:pPr>
        <w:keepNext/>
        <w:spacing w:after="0" w:line="240" w:lineRule="auto"/>
        <w:ind w:left="720" w:hanging="450"/>
        <w:rPr>
          <w:rFonts w:asciiTheme="minorHAnsi" w:hAnsiTheme="minorHAnsi" w:cstheme="minorHAnsi"/>
          <w:sz w:val="18"/>
          <w:szCs w:val="18"/>
        </w:rPr>
      </w:pPr>
      <w:r w:rsidRPr="00BC623E">
        <w:rPr>
          <w:rFonts w:asciiTheme="minorHAnsi" w:hAnsiTheme="minorHAnsi" w:cstheme="minorHAnsi"/>
          <w:sz w:val="18"/>
          <w:szCs w:val="18"/>
        </w:rPr>
        <w:t xml:space="preserve">05 Water Heater Storage Volume (gal) – User input. Value may be N/A if </w:t>
      </w:r>
      <w:r w:rsidR="003D19CA" w:rsidRPr="00BC623E">
        <w:rPr>
          <w:rFonts w:asciiTheme="minorHAnsi" w:hAnsiTheme="minorHAnsi" w:cstheme="minorHAnsi"/>
          <w:sz w:val="18"/>
          <w:szCs w:val="18"/>
        </w:rPr>
        <w:t>water heater type is instantaneous with zero storage</w:t>
      </w:r>
      <w:r w:rsidRPr="00BC623E">
        <w:rPr>
          <w:rFonts w:asciiTheme="minorHAnsi" w:hAnsiTheme="minorHAnsi" w:cstheme="minorHAnsi"/>
          <w:sz w:val="18"/>
          <w:szCs w:val="18"/>
        </w:rPr>
        <w:t xml:space="preserve">.  </w:t>
      </w:r>
    </w:p>
    <w:p w14:paraId="607E07F3" w14:textId="1D3F346F" w:rsidR="00D754D9" w:rsidRPr="00BC623E" w:rsidRDefault="00D754D9" w:rsidP="00D754D9">
      <w:pPr>
        <w:keepNext/>
        <w:spacing w:after="0" w:line="240" w:lineRule="auto"/>
        <w:ind w:left="720" w:hanging="450"/>
        <w:rPr>
          <w:rFonts w:asciiTheme="minorHAnsi" w:hAnsiTheme="minorHAnsi" w:cstheme="minorHAnsi"/>
          <w:sz w:val="18"/>
          <w:szCs w:val="18"/>
        </w:rPr>
      </w:pPr>
      <w:r w:rsidRPr="00BC623E">
        <w:rPr>
          <w:rFonts w:asciiTheme="minorHAnsi" w:hAnsiTheme="minorHAnsi" w:cstheme="minorHAnsi"/>
          <w:sz w:val="18"/>
          <w:szCs w:val="18"/>
        </w:rPr>
        <w:t xml:space="preserve">06 Fuel Type – Reference information from </w:t>
      </w:r>
      <w:del w:id="261" w:author="Tam, Danny@Energy" w:date="2022-02-28T13:18:00Z">
        <w:r w:rsidRPr="00BC623E" w:rsidDel="00712D4B">
          <w:rPr>
            <w:rFonts w:asciiTheme="minorHAnsi" w:hAnsiTheme="minorHAnsi" w:cstheme="minorHAnsi"/>
            <w:sz w:val="18"/>
            <w:szCs w:val="18"/>
          </w:rPr>
          <w:delText>CF1R</w:delText>
        </w:r>
      </w:del>
      <w:ins w:id="262" w:author="Tam, Danny@Energy" w:date="2022-02-28T13:18:00Z">
        <w:r w:rsidR="00712D4B">
          <w:rPr>
            <w:rFonts w:asciiTheme="minorHAnsi" w:hAnsiTheme="minorHAnsi" w:cstheme="minorHAnsi"/>
            <w:sz w:val="18"/>
            <w:szCs w:val="18"/>
          </w:rPr>
          <w:t>LMCC</w:t>
        </w:r>
      </w:ins>
      <w:r w:rsidRPr="00BC623E">
        <w:rPr>
          <w:rFonts w:asciiTheme="minorHAnsi" w:hAnsiTheme="minorHAnsi" w:cstheme="minorHAnsi"/>
          <w:sz w:val="18"/>
          <w:szCs w:val="18"/>
        </w:rPr>
        <w:t>. The different kinds of fuel types are natural gas, propane, oil, or electricity.</w:t>
      </w:r>
    </w:p>
    <w:p w14:paraId="607E07F4" w14:textId="1CCB54A0" w:rsidR="00D754D9" w:rsidRPr="00BC623E" w:rsidRDefault="00D754D9" w:rsidP="00D754D9">
      <w:pPr>
        <w:keepNext/>
        <w:spacing w:after="0" w:line="240" w:lineRule="auto"/>
        <w:ind w:left="720" w:hanging="450"/>
        <w:rPr>
          <w:rFonts w:asciiTheme="minorHAnsi" w:hAnsiTheme="minorHAnsi" w:cstheme="minorHAnsi"/>
          <w:sz w:val="18"/>
          <w:szCs w:val="18"/>
        </w:rPr>
      </w:pPr>
      <w:r w:rsidRPr="00BC623E">
        <w:rPr>
          <w:rFonts w:asciiTheme="minorHAnsi" w:hAnsiTheme="minorHAnsi" w:cstheme="minorHAnsi"/>
          <w:sz w:val="18"/>
          <w:szCs w:val="18"/>
        </w:rPr>
        <w:t xml:space="preserve">07 Rated Input Type – Reference information from </w:t>
      </w:r>
      <w:del w:id="263" w:author="Tam, Danny@Energy" w:date="2022-02-28T13:18:00Z">
        <w:r w:rsidRPr="00BC623E" w:rsidDel="00712D4B">
          <w:rPr>
            <w:rFonts w:asciiTheme="minorHAnsi" w:hAnsiTheme="minorHAnsi" w:cstheme="minorHAnsi"/>
            <w:sz w:val="18"/>
            <w:szCs w:val="18"/>
          </w:rPr>
          <w:delText>CF1R</w:delText>
        </w:r>
      </w:del>
      <w:ins w:id="264" w:author="Tam, Danny@Energy" w:date="2022-02-28T13:18:00Z">
        <w:r w:rsidR="00712D4B">
          <w:rPr>
            <w:rFonts w:asciiTheme="minorHAnsi" w:hAnsiTheme="minorHAnsi" w:cstheme="minorHAnsi"/>
            <w:sz w:val="18"/>
            <w:szCs w:val="18"/>
          </w:rPr>
          <w:t>LMCC</w:t>
        </w:r>
      </w:ins>
      <w:r w:rsidRPr="00BC623E">
        <w:rPr>
          <w:rFonts w:asciiTheme="minorHAnsi" w:hAnsiTheme="minorHAnsi" w:cstheme="minorHAnsi"/>
          <w:sz w:val="18"/>
          <w:szCs w:val="18"/>
        </w:rPr>
        <w:t>. For natural gas, propane and oil fuel type the input type is Btu/</w:t>
      </w:r>
      <w:r w:rsidR="00241C88" w:rsidRPr="00BC623E">
        <w:rPr>
          <w:rFonts w:asciiTheme="minorHAnsi" w:hAnsiTheme="minorHAnsi" w:cstheme="minorHAnsi"/>
          <w:sz w:val="18"/>
          <w:szCs w:val="18"/>
        </w:rPr>
        <w:t>h</w:t>
      </w:r>
      <w:r w:rsidRPr="00BC623E">
        <w:rPr>
          <w:rFonts w:asciiTheme="minorHAnsi" w:hAnsiTheme="minorHAnsi" w:cstheme="minorHAnsi"/>
          <w:sz w:val="18"/>
          <w:szCs w:val="18"/>
        </w:rPr>
        <w:t>r. For electric the input type is kW</w:t>
      </w:r>
      <w:r w:rsidR="00241C88" w:rsidRPr="00BC623E">
        <w:rPr>
          <w:rFonts w:asciiTheme="minorHAnsi" w:hAnsiTheme="minorHAnsi" w:cstheme="minorHAnsi"/>
          <w:sz w:val="18"/>
          <w:szCs w:val="18"/>
        </w:rPr>
        <w:t>.</w:t>
      </w:r>
    </w:p>
    <w:p w14:paraId="607E07F5" w14:textId="3F7A50D9" w:rsidR="00D754D9" w:rsidRPr="00BC623E" w:rsidRDefault="00D754D9" w:rsidP="00D754D9">
      <w:pPr>
        <w:keepNext/>
        <w:spacing w:after="0" w:line="240" w:lineRule="auto"/>
        <w:ind w:left="720" w:hanging="450"/>
        <w:rPr>
          <w:rFonts w:asciiTheme="minorHAnsi" w:hAnsiTheme="minorHAnsi" w:cstheme="minorHAnsi"/>
          <w:sz w:val="18"/>
          <w:szCs w:val="18"/>
        </w:rPr>
      </w:pPr>
      <w:r w:rsidRPr="00BC623E">
        <w:rPr>
          <w:rFonts w:asciiTheme="minorHAnsi" w:hAnsiTheme="minorHAnsi" w:cstheme="minorHAnsi"/>
          <w:sz w:val="18"/>
          <w:szCs w:val="18"/>
        </w:rPr>
        <w:t xml:space="preserve">08 Rated Input Value – User input. Numerical value of the rated input. Must be equal to or less than value indicated on the </w:t>
      </w:r>
      <w:del w:id="265" w:author="Tam, Danny@Energy" w:date="2022-02-28T13:18:00Z">
        <w:r w:rsidRPr="00BC623E" w:rsidDel="00712D4B">
          <w:rPr>
            <w:rFonts w:asciiTheme="minorHAnsi" w:hAnsiTheme="minorHAnsi" w:cstheme="minorHAnsi"/>
            <w:sz w:val="18"/>
            <w:szCs w:val="18"/>
          </w:rPr>
          <w:delText>CF1R</w:delText>
        </w:r>
      </w:del>
      <w:ins w:id="266" w:author="Tam, Danny@Energy" w:date="2022-02-28T13:18:00Z">
        <w:r w:rsidR="00712D4B">
          <w:rPr>
            <w:rFonts w:asciiTheme="minorHAnsi" w:hAnsiTheme="minorHAnsi" w:cstheme="minorHAnsi"/>
            <w:sz w:val="18"/>
            <w:szCs w:val="18"/>
          </w:rPr>
          <w:t>LMCC</w:t>
        </w:r>
      </w:ins>
      <w:r w:rsidR="00241C88" w:rsidRPr="00BC623E">
        <w:rPr>
          <w:rFonts w:asciiTheme="minorHAnsi" w:hAnsiTheme="minorHAnsi" w:cstheme="minorHAnsi"/>
          <w:sz w:val="18"/>
          <w:szCs w:val="18"/>
        </w:rPr>
        <w:t>.</w:t>
      </w:r>
    </w:p>
    <w:p w14:paraId="607E07F6" w14:textId="527C5CB0" w:rsidR="00D754D9" w:rsidRPr="00BC623E" w:rsidRDefault="00D754D9" w:rsidP="00D754D9">
      <w:pPr>
        <w:keepNext/>
        <w:spacing w:after="0" w:line="240" w:lineRule="auto"/>
        <w:ind w:left="720" w:hanging="450"/>
        <w:rPr>
          <w:rFonts w:asciiTheme="minorHAnsi" w:hAnsiTheme="minorHAnsi" w:cstheme="minorHAnsi"/>
          <w:sz w:val="18"/>
          <w:szCs w:val="18"/>
        </w:rPr>
      </w:pPr>
      <w:r w:rsidRPr="00BC623E">
        <w:rPr>
          <w:rFonts w:asciiTheme="minorHAnsi" w:hAnsiTheme="minorHAnsi" w:cstheme="minorHAnsi"/>
          <w:sz w:val="18"/>
          <w:szCs w:val="18"/>
        </w:rPr>
        <w:t xml:space="preserve">09 Heating Efficiency Type – Reference information from </w:t>
      </w:r>
      <w:del w:id="267" w:author="Tam, Danny@Energy" w:date="2022-02-28T13:18:00Z">
        <w:r w:rsidRPr="00BC623E" w:rsidDel="00712D4B">
          <w:rPr>
            <w:rFonts w:asciiTheme="minorHAnsi" w:hAnsiTheme="minorHAnsi" w:cstheme="minorHAnsi"/>
            <w:sz w:val="18"/>
            <w:szCs w:val="18"/>
          </w:rPr>
          <w:delText>CF1R</w:delText>
        </w:r>
      </w:del>
      <w:ins w:id="268" w:author="Tam, Danny@Energy" w:date="2022-02-28T13:18:00Z">
        <w:r w:rsidR="00712D4B">
          <w:rPr>
            <w:rFonts w:asciiTheme="minorHAnsi" w:hAnsiTheme="minorHAnsi" w:cstheme="minorHAnsi"/>
            <w:sz w:val="18"/>
            <w:szCs w:val="18"/>
          </w:rPr>
          <w:t>LMCC</w:t>
        </w:r>
      </w:ins>
      <w:r w:rsidRPr="00BC623E">
        <w:rPr>
          <w:rFonts w:asciiTheme="minorHAnsi" w:hAnsiTheme="minorHAnsi" w:cstheme="minorHAnsi"/>
          <w:sz w:val="18"/>
          <w:szCs w:val="18"/>
        </w:rPr>
        <w:t xml:space="preserve">. Different efficiency types are Energy Factor, AFUE, </w:t>
      </w:r>
      <w:r w:rsidR="0025594C" w:rsidRPr="00BC623E">
        <w:rPr>
          <w:rFonts w:asciiTheme="minorHAnsi" w:hAnsiTheme="minorHAnsi" w:cstheme="minorHAnsi"/>
          <w:sz w:val="18"/>
          <w:szCs w:val="18"/>
        </w:rPr>
        <w:t xml:space="preserve">UEF </w:t>
      </w:r>
      <w:r w:rsidRPr="00BC623E">
        <w:rPr>
          <w:rFonts w:asciiTheme="minorHAnsi" w:hAnsiTheme="minorHAnsi" w:cstheme="minorHAnsi"/>
          <w:sz w:val="18"/>
          <w:szCs w:val="18"/>
        </w:rPr>
        <w:t>and Thermal Efficiency</w:t>
      </w:r>
      <w:r w:rsidR="00241C88" w:rsidRPr="00BC623E">
        <w:rPr>
          <w:rFonts w:asciiTheme="minorHAnsi" w:hAnsiTheme="minorHAnsi" w:cstheme="minorHAnsi"/>
          <w:sz w:val="18"/>
          <w:szCs w:val="18"/>
        </w:rPr>
        <w:t>.</w:t>
      </w:r>
    </w:p>
    <w:p w14:paraId="607E07F7" w14:textId="07FCAD33" w:rsidR="00D754D9" w:rsidRPr="00BC623E" w:rsidRDefault="00D754D9" w:rsidP="00D754D9">
      <w:pPr>
        <w:keepNext/>
        <w:spacing w:after="0" w:line="240" w:lineRule="auto"/>
        <w:ind w:left="720" w:hanging="450"/>
        <w:rPr>
          <w:rFonts w:asciiTheme="minorHAnsi" w:hAnsiTheme="minorHAnsi" w:cstheme="minorHAnsi"/>
          <w:sz w:val="18"/>
          <w:szCs w:val="18"/>
        </w:rPr>
      </w:pPr>
      <w:r w:rsidRPr="00BC623E">
        <w:rPr>
          <w:rFonts w:asciiTheme="minorHAnsi" w:hAnsiTheme="minorHAnsi" w:cstheme="minorHAnsi"/>
          <w:sz w:val="18"/>
          <w:szCs w:val="18"/>
        </w:rPr>
        <w:t xml:space="preserve">10 Heating Efficiency Value – User input. Numerical value of the Heating Efficiency. Must be equal to or higher efficiency than value indicated on the </w:t>
      </w:r>
      <w:del w:id="269" w:author="Tam, Danny@Energy" w:date="2022-02-28T13:18:00Z">
        <w:r w:rsidRPr="00BC623E" w:rsidDel="00712D4B">
          <w:rPr>
            <w:rFonts w:asciiTheme="minorHAnsi" w:hAnsiTheme="minorHAnsi" w:cstheme="minorHAnsi"/>
            <w:sz w:val="18"/>
            <w:szCs w:val="18"/>
          </w:rPr>
          <w:delText>CF1R</w:delText>
        </w:r>
      </w:del>
      <w:ins w:id="270" w:author="Tam, Danny@Energy" w:date="2022-02-28T13:18:00Z">
        <w:r w:rsidR="00712D4B">
          <w:rPr>
            <w:rFonts w:asciiTheme="minorHAnsi" w:hAnsiTheme="minorHAnsi" w:cstheme="minorHAnsi"/>
            <w:sz w:val="18"/>
            <w:szCs w:val="18"/>
          </w:rPr>
          <w:t>LMCC</w:t>
        </w:r>
      </w:ins>
      <w:r w:rsidR="00241C88" w:rsidRPr="00BC623E">
        <w:rPr>
          <w:rFonts w:asciiTheme="minorHAnsi" w:hAnsiTheme="minorHAnsi" w:cstheme="minorHAnsi"/>
          <w:sz w:val="18"/>
          <w:szCs w:val="18"/>
        </w:rPr>
        <w:t>.</w:t>
      </w:r>
    </w:p>
    <w:p w14:paraId="607E07F8" w14:textId="594A944B" w:rsidR="00D754D9" w:rsidRPr="00BC623E" w:rsidRDefault="00D754D9" w:rsidP="00D754D9">
      <w:pPr>
        <w:keepNext/>
        <w:spacing w:after="0" w:line="240" w:lineRule="auto"/>
        <w:ind w:left="720" w:hanging="450"/>
        <w:rPr>
          <w:rFonts w:asciiTheme="minorHAnsi" w:hAnsiTheme="minorHAnsi" w:cstheme="minorHAnsi"/>
          <w:sz w:val="18"/>
          <w:szCs w:val="18"/>
        </w:rPr>
      </w:pPr>
      <w:r w:rsidRPr="00BC623E">
        <w:rPr>
          <w:rFonts w:asciiTheme="minorHAnsi" w:hAnsiTheme="minorHAnsi" w:cstheme="minorHAnsi"/>
          <w:sz w:val="18"/>
          <w:szCs w:val="18"/>
        </w:rPr>
        <w:t xml:space="preserve">11 Standby Loss – User input. Must be equal to or less than value indicated on the </w:t>
      </w:r>
      <w:del w:id="271" w:author="Tam, Danny@Energy" w:date="2022-02-28T13:18:00Z">
        <w:r w:rsidRPr="00BC623E" w:rsidDel="00712D4B">
          <w:rPr>
            <w:rFonts w:asciiTheme="minorHAnsi" w:hAnsiTheme="minorHAnsi" w:cstheme="minorHAnsi"/>
            <w:sz w:val="18"/>
            <w:szCs w:val="18"/>
          </w:rPr>
          <w:delText>CF1R</w:delText>
        </w:r>
      </w:del>
      <w:ins w:id="272" w:author="Tam, Danny@Energy" w:date="2022-02-28T13:18:00Z">
        <w:r w:rsidR="00712D4B">
          <w:rPr>
            <w:rFonts w:asciiTheme="minorHAnsi" w:hAnsiTheme="minorHAnsi" w:cstheme="minorHAnsi"/>
            <w:sz w:val="18"/>
            <w:szCs w:val="18"/>
          </w:rPr>
          <w:t>LMCC</w:t>
        </w:r>
      </w:ins>
      <w:r w:rsidRPr="00BC623E">
        <w:rPr>
          <w:rFonts w:asciiTheme="minorHAnsi" w:hAnsiTheme="minorHAnsi" w:cstheme="minorHAnsi"/>
          <w:sz w:val="18"/>
          <w:szCs w:val="18"/>
        </w:rPr>
        <w:t xml:space="preserve">. Value may be N/A if </w:t>
      </w:r>
      <w:del w:id="273" w:author="Tam, Danny@Energy" w:date="2022-02-28T13:18:00Z">
        <w:r w:rsidRPr="00BC623E" w:rsidDel="00712D4B">
          <w:rPr>
            <w:rFonts w:asciiTheme="minorHAnsi" w:hAnsiTheme="minorHAnsi" w:cstheme="minorHAnsi"/>
            <w:sz w:val="18"/>
            <w:szCs w:val="18"/>
          </w:rPr>
          <w:delText>CF1R</w:delText>
        </w:r>
      </w:del>
      <w:ins w:id="274" w:author="Tam, Danny@Energy" w:date="2022-02-28T13:18:00Z">
        <w:r w:rsidR="00712D4B">
          <w:rPr>
            <w:rFonts w:asciiTheme="minorHAnsi" w:hAnsiTheme="minorHAnsi" w:cstheme="minorHAnsi"/>
            <w:sz w:val="18"/>
            <w:szCs w:val="18"/>
          </w:rPr>
          <w:t>LMCC</w:t>
        </w:r>
      </w:ins>
      <w:r w:rsidRPr="00BC623E">
        <w:rPr>
          <w:rFonts w:asciiTheme="minorHAnsi" w:hAnsiTheme="minorHAnsi" w:cstheme="minorHAnsi"/>
          <w:sz w:val="18"/>
          <w:szCs w:val="18"/>
        </w:rPr>
        <w:t xml:space="preserve"> value is N/A.  </w:t>
      </w:r>
    </w:p>
    <w:p w14:paraId="607E07F9" w14:textId="20DE00B2" w:rsidR="00D754D9" w:rsidRDefault="00D754D9" w:rsidP="00D754D9">
      <w:pPr>
        <w:keepNext/>
        <w:spacing w:after="0" w:line="240" w:lineRule="auto"/>
        <w:ind w:left="720" w:hanging="450"/>
        <w:rPr>
          <w:ins w:id="275" w:author="Alhabibi, Haider@Energy" w:date="2022-03-11T08:51:00Z"/>
          <w:rFonts w:asciiTheme="minorHAnsi" w:hAnsiTheme="minorHAnsi" w:cstheme="minorHAnsi"/>
          <w:sz w:val="18"/>
          <w:szCs w:val="18"/>
        </w:rPr>
      </w:pPr>
      <w:r w:rsidRPr="00BC623E">
        <w:rPr>
          <w:rFonts w:asciiTheme="minorHAnsi" w:hAnsiTheme="minorHAnsi" w:cstheme="minorHAnsi"/>
          <w:sz w:val="18"/>
          <w:szCs w:val="18"/>
        </w:rPr>
        <w:t>12 Exterior Insu</w:t>
      </w:r>
      <w:r w:rsidR="00DF4A6F" w:rsidRPr="00BC623E">
        <w:rPr>
          <w:rFonts w:asciiTheme="minorHAnsi" w:hAnsiTheme="minorHAnsi" w:cstheme="minorHAnsi"/>
          <w:sz w:val="18"/>
          <w:szCs w:val="18"/>
        </w:rPr>
        <w:t>lation</w:t>
      </w:r>
      <w:r w:rsidRPr="00BC623E">
        <w:rPr>
          <w:rFonts w:asciiTheme="minorHAnsi" w:hAnsiTheme="minorHAnsi" w:cstheme="minorHAnsi"/>
          <w:sz w:val="18"/>
          <w:szCs w:val="18"/>
        </w:rPr>
        <w:t xml:space="preserve">. R-Value – User input. Must be equal to or higher than value indicated on the </w:t>
      </w:r>
      <w:del w:id="276" w:author="Tam, Danny@Energy" w:date="2022-02-28T13:18:00Z">
        <w:r w:rsidRPr="00BC623E" w:rsidDel="00712D4B">
          <w:rPr>
            <w:rFonts w:asciiTheme="minorHAnsi" w:hAnsiTheme="minorHAnsi" w:cstheme="minorHAnsi"/>
            <w:sz w:val="18"/>
            <w:szCs w:val="18"/>
          </w:rPr>
          <w:delText>CF1R</w:delText>
        </w:r>
      </w:del>
      <w:ins w:id="277" w:author="Tam, Danny@Energy" w:date="2022-02-28T13:18:00Z">
        <w:r w:rsidR="00712D4B">
          <w:rPr>
            <w:rFonts w:asciiTheme="minorHAnsi" w:hAnsiTheme="minorHAnsi" w:cstheme="minorHAnsi"/>
            <w:sz w:val="18"/>
            <w:szCs w:val="18"/>
          </w:rPr>
          <w:t>LMCC</w:t>
        </w:r>
      </w:ins>
      <w:r w:rsidRPr="00BC623E">
        <w:rPr>
          <w:rFonts w:asciiTheme="minorHAnsi" w:hAnsiTheme="minorHAnsi" w:cstheme="minorHAnsi"/>
          <w:sz w:val="18"/>
          <w:szCs w:val="18"/>
        </w:rPr>
        <w:t xml:space="preserve">. Value may be N/A if </w:t>
      </w:r>
      <w:del w:id="278" w:author="Tam, Danny@Energy" w:date="2022-02-28T13:18:00Z">
        <w:r w:rsidRPr="00BC623E" w:rsidDel="00712D4B">
          <w:rPr>
            <w:rFonts w:asciiTheme="minorHAnsi" w:hAnsiTheme="minorHAnsi" w:cstheme="minorHAnsi"/>
            <w:sz w:val="18"/>
            <w:szCs w:val="18"/>
          </w:rPr>
          <w:delText>CF1R</w:delText>
        </w:r>
      </w:del>
      <w:ins w:id="279" w:author="Tam, Danny@Energy" w:date="2022-02-28T13:18:00Z">
        <w:r w:rsidR="00712D4B">
          <w:rPr>
            <w:rFonts w:asciiTheme="minorHAnsi" w:hAnsiTheme="minorHAnsi" w:cstheme="minorHAnsi"/>
            <w:sz w:val="18"/>
            <w:szCs w:val="18"/>
          </w:rPr>
          <w:t>LMCC</w:t>
        </w:r>
      </w:ins>
      <w:r w:rsidRPr="00BC623E">
        <w:rPr>
          <w:rFonts w:asciiTheme="minorHAnsi" w:hAnsiTheme="minorHAnsi" w:cstheme="minorHAnsi"/>
          <w:sz w:val="18"/>
          <w:szCs w:val="18"/>
        </w:rPr>
        <w:t xml:space="preserve"> value is N/A.  </w:t>
      </w:r>
    </w:p>
    <w:p w14:paraId="79E86DDA" w14:textId="77777777" w:rsidR="0038341F" w:rsidRDefault="0038341F" w:rsidP="00D754D9">
      <w:pPr>
        <w:keepNext/>
        <w:spacing w:after="0" w:line="240" w:lineRule="auto"/>
        <w:ind w:left="720" w:hanging="450"/>
        <w:rPr>
          <w:ins w:id="280" w:author="Alhabibi, Haider@Energy" w:date="2022-03-11T08:52:00Z"/>
          <w:rFonts w:asciiTheme="minorHAnsi" w:hAnsiTheme="minorHAnsi" w:cstheme="minorHAnsi"/>
          <w:sz w:val="18"/>
          <w:szCs w:val="18"/>
        </w:rPr>
      </w:pPr>
    </w:p>
    <w:p w14:paraId="42BFB640" w14:textId="692893A1" w:rsidR="0038341F" w:rsidRDefault="0038341F" w:rsidP="0038341F">
      <w:pPr>
        <w:keepNext/>
        <w:spacing w:after="0" w:line="240" w:lineRule="auto"/>
        <w:rPr>
          <w:ins w:id="281" w:author="Alhabibi, Haider@Energy" w:date="2022-03-11T08:52:00Z"/>
          <w:rFonts w:asciiTheme="minorHAnsi" w:hAnsiTheme="minorHAnsi" w:cstheme="minorBidi"/>
          <w:sz w:val="18"/>
          <w:szCs w:val="18"/>
        </w:rPr>
      </w:pPr>
      <w:ins w:id="282" w:author="Alhabibi, Haider@Energy" w:date="2022-03-11T08:52:00Z">
        <w:r w:rsidRPr="6946E757">
          <w:rPr>
            <w:rFonts w:asciiTheme="minorHAnsi" w:hAnsiTheme="minorHAnsi" w:cstheme="minorBidi"/>
            <w:b/>
            <w:sz w:val="18"/>
            <w:szCs w:val="18"/>
          </w:rPr>
          <w:t xml:space="preserve">C2. Installed </w:t>
        </w:r>
        <w:r>
          <w:rPr>
            <w:rFonts w:asciiTheme="minorHAnsi" w:hAnsiTheme="minorHAnsi" w:cstheme="minorBidi"/>
            <w:b/>
            <w:sz w:val="18"/>
            <w:szCs w:val="18"/>
          </w:rPr>
          <w:t>C</w:t>
        </w:r>
        <w:r w:rsidRPr="6946E757">
          <w:rPr>
            <w:rFonts w:asciiTheme="minorHAnsi" w:hAnsiTheme="minorHAnsi" w:cstheme="minorBidi"/>
            <w:b/>
            <w:sz w:val="18"/>
            <w:szCs w:val="18"/>
          </w:rPr>
          <w:t>HPWH System Information</w:t>
        </w:r>
      </w:ins>
    </w:p>
    <w:p w14:paraId="4FBF9D06" w14:textId="77777777" w:rsidR="0038341F" w:rsidRDefault="0038341F" w:rsidP="0038341F">
      <w:pPr>
        <w:keepNext/>
        <w:spacing w:after="0" w:line="240" w:lineRule="auto"/>
        <w:rPr>
          <w:ins w:id="283" w:author="Alhabibi, Haider@Energy" w:date="2022-03-11T08:52:00Z"/>
          <w:rFonts w:asciiTheme="minorHAnsi" w:hAnsiTheme="minorHAnsi" w:cstheme="minorHAnsi"/>
          <w:sz w:val="18"/>
          <w:szCs w:val="18"/>
        </w:rPr>
      </w:pPr>
      <w:ins w:id="284" w:author="Alhabibi, Haider@Energy" w:date="2022-03-11T08:52:00Z">
        <w:r>
          <w:rPr>
            <w:rFonts w:asciiTheme="minorHAnsi" w:hAnsiTheme="minorHAnsi" w:cstheme="minorHAnsi"/>
            <w:sz w:val="18"/>
            <w:szCs w:val="18"/>
          </w:rPr>
          <w:t xml:space="preserve">This table reports the water heating system information that is being installed. Require one line for each installed water heater.  </w:t>
        </w:r>
        <w:r w:rsidRPr="00F8334B">
          <w:rPr>
            <w:rFonts w:asciiTheme="minorHAnsi" w:hAnsiTheme="minorHAnsi" w:cstheme="minorHAnsi"/>
            <w:sz w:val="18"/>
            <w:szCs w:val="18"/>
          </w:rPr>
          <w:t>Require one line for each installed water heater.</w:t>
        </w:r>
      </w:ins>
    </w:p>
    <w:p w14:paraId="04F7DEFA" w14:textId="77777777" w:rsidR="0038341F" w:rsidRPr="009C3545" w:rsidRDefault="0038341F" w:rsidP="0038341F">
      <w:pPr>
        <w:keepNext/>
        <w:spacing w:after="0" w:line="240" w:lineRule="auto"/>
        <w:ind w:firstLine="270"/>
        <w:rPr>
          <w:ins w:id="285" w:author="Alhabibi, Haider@Energy" w:date="2022-03-11T08:52:00Z"/>
          <w:rFonts w:asciiTheme="minorHAnsi" w:hAnsiTheme="minorHAnsi"/>
          <w:sz w:val="18"/>
          <w:szCs w:val="20"/>
        </w:rPr>
      </w:pPr>
      <w:ins w:id="286" w:author="Alhabibi, Haider@Energy" w:date="2022-03-11T08:52:00Z">
        <w:r w:rsidRPr="009C3545">
          <w:rPr>
            <w:rFonts w:asciiTheme="minorHAnsi" w:hAnsiTheme="minorHAnsi"/>
            <w:sz w:val="18"/>
            <w:szCs w:val="20"/>
          </w:rPr>
          <w:t xml:space="preserve">01 Water Heating System ID or Name – Reference information from </w:t>
        </w:r>
        <w:r>
          <w:rPr>
            <w:rFonts w:asciiTheme="minorHAnsi" w:hAnsiTheme="minorHAnsi"/>
            <w:sz w:val="18"/>
            <w:szCs w:val="20"/>
          </w:rPr>
          <w:t>Table B2</w:t>
        </w:r>
        <w:r w:rsidRPr="009C3545">
          <w:rPr>
            <w:rFonts w:asciiTheme="minorHAnsi" w:hAnsiTheme="minorHAnsi"/>
            <w:sz w:val="18"/>
            <w:szCs w:val="20"/>
          </w:rPr>
          <w:t>.</w:t>
        </w:r>
      </w:ins>
    </w:p>
    <w:p w14:paraId="3431D099" w14:textId="77777777" w:rsidR="0038341F" w:rsidRPr="009C3545" w:rsidRDefault="0038341F" w:rsidP="0038341F">
      <w:pPr>
        <w:keepNext/>
        <w:spacing w:after="0" w:line="240" w:lineRule="auto"/>
        <w:ind w:left="720" w:hanging="450"/>
        <w:rPr>
          <w:ins w:id="287" w:author="Alhabibi, Haider@Energy" w:date="2022-03-11T08:52:00Z"/>
          <w:rFonts w:asciiTheme="minorHAnsi" w:hAnsiTheme="minorHAnsi"/>
          <w:sz w:val="18"/>
          <w:szCs w:val="20"/>
        </w:rPr>
      </w:pPr>
      <w:ins w:id="288" w:author="Alhabibi, Haider@Energy" w:date="2022-03-11T08:52:00Z">
        <w:r w:rsidRPr="009C3545">
          <w:rPr>
            <w:rFonts w:asciiTheme="minorHAnsi" w:hAnsiTheme="minorHAnsi"/>
            <w:sz w:val="18"/>
            <w:szCs w:val="20"/>
          </w:rPr>
          <w:t xml:space="preserve">02 </w:t>
        </w:r>
        <w:r w:rsidRPr="00C53D57">
          <w:rPr>
            <w:rFonts w:asciiTheme="minorHAnsi" w:hAnsiTheme="minorHAnsi"/>
            <w:sz w:val="18"/>
            <w:szCs w:val="20"/>
          </w:rPr>
          <w:t>Modeled Equipment</w:t>
        </w:r>
        <w:r>
          <w:rPr>
            <w:rFonts w:asciiTheme="minorHAnsi" w:hAnsiTheme="minorHAnsi"/>
            <w:sz w:val="18"/>
            <w:szCs w:val="20"/>
          </w:rPr>
          <w:t xml:space="preserve"> </w:t>
        </w:r>
        <w:r w:rsidRPr="00C53D57">
          <w:rPr>
            <w:rFonts w:asciiTheme="minorHAnsi" w:hAnsiTheme="minorHAnsi"/>
            <w:sz w:val="18"/>
            <w:szCs w:val="20"/>
          </w:rPr>
          <w:t>Make and Model</w:t>
        </w:r>
        <w:r w:rsidRPr="009C3545">
          <w:rPr>
            <w:rFonts w:asciiTheme="minorHAnsi" w:hAnsiTheme="minorHAnsi"/>
            <w:sz w:val="18"/>
            <w:szCs w:val="20"/>
          </w:rPr>
          <w:t xml:space="preserve"> – </w:t>
        </w:r>
        <w:r>
          <w:rPr>
            <w:rFonts w:asciiTheme="minorHAnsi" w:hAnsiTheme="minorHAnsi" w:cstheme="minorHAnsi"/>
            <w:sz w:val="18"/>
            <w:szCs w:val="18"/>
          </w:rPr>
          <w:t>User input must be equal to the value indicated on Table B2 as default and allow user to override with an equivalent system based on the simulated equipment in Table B2.</w:t>
        </w:r>
      </w:ins>
    </w:p>
    <w:p w14:paraId="761C44C3" w14:textId="77777777" w:rsidR="0038341F" w:rsidRPr="009C3545" w:rsidRDefault="0038341F" w:rsidP="0038341F">
      <w:pPr>
        <w:keepNext/>
        <w:spacing w:after="0" w:line="240" w:lineRule="auto"/>
        <w:ind w:left="540" w:hanging="270"/>
        <w:rPr>
          <w:ins w:id="289" w:author="Alhabibi, Haider@Energy" w:date="2022-03-11T08:52:00Z"/>
          <w:rFonts w:asciiTheme="minorHAnsi" w:hAnsiTheme="minorHAnsi"/>
          <w:sz w:val="18"/>
          <w:szCs w:val="20"/>
        </w:rPr>
      </w:pPr>
      <w:ins w:id="290" w:author="Alhabibi, Haider@Energy" w:date="2022-03-11T08:52:00Z">
        <w:r w:rsidRPr="009C3545">
          <w:rPr>
            <w:rFonts w:asciiTheme="minorHAnsi" w:hAnsiTheme="minorHAnsi"/>
            <w:sz w:val="18"/>
            <w:szCs w:val="20"/>
          </w:rPr>
          <w:t xml:space="preserve">03 </w:t>
        </w:r>
        <w:r w:rsidRPr="00554B1E">
          <w:rPr>
            <w:rFonts w:eastAsia="Times New Roman" w:cstheme="minorHAnsi"/>
            <w:sz w:val="18"/>
            <w:szCs w:val="18"/>
          </w:rPr>
          <w:t>Number of Water Heaters/ Compressors</w:t>
        </w:r>
        <w:r w:rsidRPr="009C3545">
          <w:rPr>
            <w:rFonts w:asciiTheme="minorHAnsi" w:hAnsiTheme="minorHAnsi"/>
            <w:sz w:val="18"/>
            <w:szCs w:val="20"/>
          </w:rPr>
          <w:t xml:space="preserve"> – </w:t>
        </w:r>
        <w:r w:rsidRPr="00554B1E">
          <w:rPr>
            <w:rFonts w:eastAsia="Times New Roman" w:cs="Calibri"/>
            <w:sz w:val="18"/>
            <w:szCs w:val="18"/>
          </w:rPr>
          <w:t xml:space="preserve">User input, must be </w:t>
        </w:r>
        <w:r w:rsidRPr="009C3545">
          <w:rPr>
            <w:rFonts w:asciiTheme="minorHAnsi" w:hAnsiTheme="minorHAnsi"/>
            <w:sz w:val="18"/>
            <w:szCs w:val="20"/>
          </w:rPr>
          <w:t xml:space="preserve">equal to </w:t>
        </w:r>
        <w:r>
          <w:rPr>
            <w:rFonts w:asciiTheme="minorHAnsi" w:hAnsiTheme="minorHAnsi"/>
            <w:sz w:val="18"/>
            <w:szCs w:val="20"/>
          </w:rPr>
          <w:t xml:space="preserve">the </w:t>
        </w:r>
        <w:r w:rsidRPr="00554B1E">
          <w:rPr>
            <w:rFonts w:eastAsia="Times New Roman" w:cs="Calibri"/>
            <w:sz w:val="18"/>
            <w:szCs w:val="18"/>
          </w:rPr>
          <w:t>value</w:t>
        </w:r>
        <w:r>
          <w:rPr>
            <w:rFonts w:eastAsia="Times New Roman" w:cs="Calibri"/>
            <w:sz w:val="18"/>
            <w:szCs w:val="18"/>
          </w:rPr>
          <w:t xml:space="preserve"> indicated on table B2</w:t>
        </w:r>
        <w:r>
          <w:rPr>
            <w:rFonts w:asciiTheme="minorHAnsi" w:hAnsiTheme="minorHAnsi"/>
            <w:sz w:val="18"/>
            <w:szCs w:val="20"/>
          </w:rPr>
          <w:t>.</w:t>
        </w:r>
        <w:r w:rsidRPr="009C3545">
          <w:rPr>
            <w:rFonts w:asciiTheme="minorHAnsi" w:hAnsiTheme="minorHAnsi"/>
            <w:sz w:val="18"/>
            <w:szCs w:val="20"/>
          </w:rPr>
          <w:t xml:space="preserve"> </w:t>
        </w:r>
      </w:ins>
    </w:p>
    <w:p w14:paraId="3586DC1C" w14:textId="77777777" w:rsidR="0038341F" w:rsidRPr="009C3545" w:rsidRDefault="0038341F" w:rsidP="0038341F">
      <w:pPr>
        <w:keepNext/>
        <w:spacing w:after="0" w:line="240" w:lineRule="auto"/>
        <w:ind w:left="720" w:hanging="450"/>
        <w:rPr>
          <w:ins w:id="291" w:author="Alhabibi, Haider@Energy" w:date="2022-03-11T08:52:00Z"/>
          <w:rFonts w:asciiTheme="minorHAnsi" w:hAnsiTheme="minorHAnsi"/>
          <w:sz w:val="18"/>
          <w:szCs w:val="20"/>
        </w:rPr>
      </w:pPr>
      <w:ins w:id="292" w:author="Alhabibi, Haider@Energy" w:date="2022-03-11T08:52:00Z">
        <w:r w:rsidRPr="009C3545">
          <w:rPr>
            <w:rFonts w:asciiTheme="minorHAnsi" w:hAnsiTheme="minorHAnsi"/>
            <w:sz w:val="18"/>
            <w:szCs w:val="20"/>
          </w:rPr>
          <w:t xml:space="preserve">04 </w:t>
        </w:r>
        <w:r w:rsidRPr="00554B1E">
          <w:rPr>
            <w:rFonts w:eastAsia="Times New Roman" w:cs="Calibri"/>
            <w:sz w:val="18"/>
            <w:szCs w:val="18"/>
          </w:rPr>
          <w:t>Primary Tank Location</w:t>
        </w:r>
        <w:r w:rsidRPr="009C3545">
          <w:rPr>
            <w:rFonts w:asciiTheme="minorHAnsi" w:hAnsiTheme="minorHAnsi"/>
            <w:sz w:val="18"/>
            <w:szCs w:val="20"/>
          </w:rPr>
          <w:t xml:space="preserve"> – Reference information from </w:t>
        </w:r>
        <w:r>
          <w:rPr>
            <w:rFonts w:asciiTheme="minorHAnsi" w:hAnsiTheme="minorHAnsi"/>
            <w:sz w:val="18"/>
            <w:szCs w:val="20"/>
          </w:rPr>
          <w:t>Table B2</w:t>
        </w:r>
        <w:r w:rsidRPr="009C3545">
          <w:rPr>
            <w:rFonts w:asciiTheme="minorHAnsi" w:hAnsiTheme="minorHAnsi"/>
            <w:sz w:val="18"/>
            <w:szCs w:val="20"/>
          </w:rPr>
          <w:t xml:space="preserve">.  </w:t>
        </w:r>
      </w:ins>
    </w:p>
    <w:p w14:paraId="11B6EDF9" w14:textId="77777777" w:rsidR="0038341F" w:rsidRPr="009C3545" w:rsidRDefault="0038341F" w:rsidP="0038341F">
      <w:pPr>
        <w:keepNext/>
        <w:spacing w:after="0" w:line="240" w:lineRule="auto"/>
        <w:ind w:left="720" w:hanging="450"/>
        <w:rPr>
          <w:ins w:id="293" w:author="Alhabibi, Haider@Energy" w:date="2022-03-11T08:52:00Z"/>
          <w:rFonts w:asciiTheme="minorHAnsi" w:hAnsiTheme="minorHAnsi"/>
          <w:sz w:val="18"/>
          <w:szCs w:val="20"/>
        </w:rPr>
      </w:pPr>
      <w:ins w:id="294" w:author="Alhabibi, Haider@Energy" w:date="2022-03-11T08:52:00Z">
        <w:r w:rsidRPr="009C3545">
          <w:rPr>
            <w:rFonts w:asciiTheme="minorHAnsi" w:hAnsiTheme="minorHAnsi"/>
            <w:sz w:val="18"/>
            <w:szCs w:val="20"/>
          </w:rPr>
          <w:t xml:space="preserve">05 </w:t>
        </w:r>
        <w:r w:rsidRPr="00D76A8E">
          <w:rPr>
            <w:rFonts w:asciiTheme="minorHAnsi" w:hAnsiTheme="minorHAnsi"/>
            <w:sz w:val="18"/>
            <w:szCs w:val="20"/>
          </w:rPr>
          <w:t>Primary Tank Volume</w:t>
        </w:r>
        <w:r w:rsidRPr="009C3545">
          <w:rPr>
            <w:rFonts w:asciiTheme="minorHAnsi" w:hAnsiTheme="minorHAnsi"/>
            <w:sz w:val="18"/>
            <w:szCs w:val="20"/>
          </w:rPr>
          <w:t xml:space="preserve"> – </w:t>
        </w:r>
        <w:r w:rsidRPr="00554B1E">
          <w:rPr>
            <w:rFonts w:eastAsia="Times New Roman" w:cs="Calibri"/>
            <w:sz w:val="18"/>
            <w:szCs w:val="18"/>
          </w:rPr>
          <w:t xml:space="preserve">User input, must be </w:t>
        </w:r>
        <w:r w:rsidRPr="009C3545">
          <w:rPr>
            <w:rFonts w:asciiTheme="minorHAnsi" w:hAnsiTheme="minorHAnsi"/>
            <w:sz w:val="18"/>
            <w:szCs w:val="20"/>
          </w:rPr>
          <w:t xml:space="preserve">equal to or higher </w:t>
        </w:r>
        <w:r>
          <w:rPr>
            <w:rFonts w:asciiTheme="minorHAnsi" w:hAnsiTheme="minorHAnsi"/>
            <w:sz w:val="18"/>
            <w:szCs w:val="20"/>
          </w:rPr>
          <w:t xml:space="preserve">than the </w:t>
        </w:r>
        <w:r w:rsidRPr="00554B1E">
          <w:rPr>
            <w:rFonts w:eastAsia="Times New Roman" w:cs="Calibri"/>
            <w:sz w:val="18"/>
            <w:szCs w:val="18"/>
          </w:rPr>
          <w:t>value</w:t>
        </w:r>
        <w:r>
          <w:rPr>
            <w:rFonts w:eastAsia="Times New Roman" w:cs="Calibri"/>
            <w:sz w:val="18"/>
            <w:szCs w:val="18"/>
          </w:rPr>
          <w:t xml:space="preserve"> indicated on table B2</w:t>
        </w:r>
        <w:r w:rsidRPr="009C3545">
          <w:rPr>
            <w:rFonts w:asciiTheme="minorHAnsi" w:hAnsiTheme="minorHAnsi"/>
            <w:sz w:val="18"/>
            <w:szCs w:val="20"/>
          </w:rPr>
          <w:t>.</w:t>
        </w:r>
      </w:ins>
    </w:p>
    <w:p w14:paraId="31D42E18" w14:textId="77777777" w:rsidR="0038341F" w:rsidRPr="009C3545" w:rsidRDefault="0038341F" w:rsidP="0038341F">
      <w:pPr>
        <w:keepNext/>
        <w:tabs>
          <w:tab w:val="left" w:pos="2160"/>
          <w:tab w:val="left" w:pos="2700"/>
          <w:tab w:val="left" w:pos="3420"/>
          <w:tab w:val="left" w:pos="3780"/>
          <w:tab w:val="left" w:pos="5760"/>
          <w:tab w:val="left" w:pos="7212"/>
        </w:tabs>
        <w:spacing w:after="0"/>
        <w:ind w:firstLine="270"/>
        <w:rPr>
          <w:ins w:id="295" w:author="Alhabibi, Haider@Energy" w:date="2022-03-11T08:52:00Z"/>
          <w:rFonts w:asciiTheme="minorHAnsi" w:hAnsiTheme="minorHAnsi"/>
          <w:sz w:val="18"/>
          <w:szCs w:val="20"/>
        </w:rPr>
      </w:pPr>
      <w:ins w:id="296" w:author="Alhabibi, Haider@Energy" w:date="2022-03-11T08:52:00Z">
        <w:r w:rsidRPr="009C3545">
          <w:rPr>
            <w:rFonts w:asciiTheme="minorHAnsi" w:hAnsiTheme="minorHAnsi"/>
            <w:sz w:val="18"/>
            <w:szCs w:val="20"/>
          </w:rPr>
          <w:t xml:space="preserve">06 </w:t>
        </w:r>
        <w:r w:rsidRPr="00554B1E">
          <w:rPr>
            <w:rFonts w:eastAsia="Times New Roman" w:cs="Calibri"/>
            <w:sz w:val="18"/>
            <w:szCs w:val="18"/>
          </w:rPr>
          <w:t xml:space="preserve">Primary Tank Insulation </w:t>
        </w:r>
        <w:r w:rsidRPr="009C3545">
          <w:rPr>
            <w:rFonts w:asciiTheme="minorHAnsi" w:hAnsiTheme="minorHAnsi"/>
            <w:sz w:val="18"/>
            <w:szCs w:val="20"/>
          </w:rPr>
          <w:t xml:space="preserve">– </w:t>
        </w:r>
        <w:r w:rsidRPr="00554B1E">
          <w:rPr>
            <w:rFonts w:eastAsia="Times New Roman" w:cs="Calibri"/>
            <w:sz w:val="18"/>
            <w:szCs w:val="18"/>
          </w:rPr>
          <w:t xml:space="preserve">User input, must be </w:t>
        </w:r>
        <w:r w:rsidRPr="009C3545">
          <w:rPr>
            <w:rFonts w:asciiTheme="minorHAnsi" w:hAnsiTheme="minorHAnsi"/>
            <w:sz w:val="18"/>
            <w:szCs w:val="20"/>
          </w:rPr>
          <w:t xml:space="preserve">equal to or higher </w:t>
        </w:r>
        <w:r>
          <w:rPr>
            <w:rFonts w:asciiTheme="minorHAnsi" w:hAnsiTheme="minorHAnsi"/>
            <w:sz w:val="18"/>
            <w:szCs w:val="20"/>
          </w:rPr>
          <w:t xml:space="preserve">than </w:t>
        </w:r>
        <w:r w:rsidRPr="00554B1E">
          <w:rPr>
            <w:rFonts w:eastAsia="Times New Roman" w:cs="Calibri"/>
            <w:sz w:val="18"/>
            <w:szCs w:val="18"/>
          </w:rPr>
          <w:t>value</w:t>
        </w:r>
        <w:r>
          <w:rPr>
            <w:rFonts w:eastAsia="Times New Roman" w:cs="Calibri"/>
            <w:sz w:val="18"/>
            <w:szCs w:val="18"/>
          </w:rPr>
          <w:t xml:space="preserve"> indicated on table B2</w:t>
        </w:r>
        <w:r w:rsidRPr="009C3545">
          <w:rPr>
            <w:rFonts w:asciiTheme="minorHAnsi" w:hAnsiTheme="minorHAnsi"/>
            <w:sz w:val="18"/>
            <w:szCs w:val="20"/>
          </w:rPr>
          <w:t xml:space="preserve">. </w:t>
        </w:r>
      </w:ins>
    </w:p>
    <w:p w14:paraId="33F910E2" w14:textId="77777777" w:rsidR="0038341F" w:rsidRPr="009C3545" w:rsidRDefault="0038341F" w:rsidP="0038341F">
      <w:pPr>
        <w:keepNext/>
        <w:spacing w:after="0" w:line="240" w:lineRule="auto"/>
        <w:ind w:left="720" w:hanging="450"/>
        <w:rPr>
          <w:ins w:id="297" w:author="Alhabibi, Haider@Energy" w:date="2022-03-11T08:52:00Z"/>
          <w:rFonts w:asciiTheme="minorHAnsi" w:hAnsiTheme="minorHAnsi"/>
          <w:sz w:val="18"/>
          <w:szCs w:val="20"/>
        </w:rPr>
      </w:pPr>
      <w:ins w:id="298" w:author="Alhabibi, Haider@Energy" w:date="2022-03-11T08:52:00Z">
        <w:r w:rsidRPr="009C3545">
          <w:rPr>
            <w:rFonts w:asciiTheme="minorHAnsi" w:hAnsiTheme="minorHAnsi"/>
            <w:sz w:val="18"/>
            <w:szCs w:val="20"/>
          </w:rPr>
          <w:t xml:space="preserve">07 </w:t>
        </w:r>
        <w:r w:rsidRPr="00554B1E">
          <w:rPr>
            <w:rFonts w:eastAsia="Times New Roman" w:cs="Calibri"/>
            <w:sz w:val="18"/>
            <w:szCs w:val="18"/>
          </w:rPr>
          <w:t>Loop Tank Location</w:t>
        </w:r>
        <w:r w:rsidRPr="009C3545">
          <w:rPr>
            <w:rFonts w:asciiTheme="minorHAnsi" w:hAnsiTheme="minorHAnsi"/>
            <w:sz w:val="18"/>
            <w:szCs w:val="20"/>
          </w:rPr>
          <w:t xml:space="preserve"> – Reference information from </w:t>
        </w:r>
        <w:r>
          <w:rPr>
            <w:rFonts w:asciiTheme="minorHAnsi" w:hAnsiTheme="minorHAnsi"/>
            <w:sz w:val="18"/>
            <w:szCs w:val="20"/>
          </w:rPr>
          <w:t>Table B2</w:t>
        </w:r>
        <w:r w:rsidRPr="009C3545">
          <w:rPr>
            <w:rFonts w:asciiTheme="minorHAnsi" w:hAnsiTheme="minorHAnsi"/>
            <w:sz w:val="18"/>
            <w:szCs w:val="20"/>
          </w:rPr>
          <w:t xml:space="preserve">. </w:t>
        </w:r>
      </w:ins>
    </w:p>
    <w:p w14:paraId="7509707C" w14:textId="77777777" w:rsidR="0038341F" w:rsidRPr="009C3545" w:rsidRDefault="0038341F" w:rsidP="0038341F">
      <w:pPr>
        <w:keepNext/>
        <w:spacing w:after="0" w:line="240" w:lineRule="auto"/>
        <w:ind w:left="720" w:hanging="450"/>
        <w:rPr>
          <w:ins w:id="299" w:author="Alhabibi, Haider@Energy" w:date="2022-03-11T08:52:00Z"/>
          <w:rFonts w:asciiTheme="minorHAnsi" w:hAnsiTheme="minorHAnsi"/>
          <w:sz w:val="18"/>
          <w:szCs w:val="20"/>
        </w:rPr>
      </w:pPr>
      <w:ins w:id="300" w:author="Alhabibi, Haider@Energy" w:date="2022-03-11T08:52:00Z">
        <w:r w:rsidRPr="009C3545">
          <w:rPr>
            <w:rFonts w:asciiTheme="minorHAnsi" w:hAnsiTheme="minorHAnsi"/>
            <w:sz w:val="18"/>
            <w:szCs w:val="20"/>
          </w:rPr>
          <w:t xml:space="preserve">08 </w:t>
        </w:r>
        <w:r w:rsidRPr="00554B1E">
          <w:rPr>
            <w:rFonts w:eastAsia="Times New Roman" w:cstheme="minorHAnsi"/>
            <w:sz w:val="18"/>
            <w:szCs w:val="18"/>
          </w:rPr>
          <w:t>Loop Tank Volume</w:t>
        </w:r>
        <w:r w:rsidRPr="009C3545">
          <w:rPr>
            <w:rFonts w:asciiTheme="minorHAnsi" w:hAnsiTheme="minorHAnsi"/>
            <w:sz w:val="18"/>
            <w:szCs w:val="20"/>
          </w:rPr>
          <w:t xml:space="preserve"> – </w:t>
        </w:r>
        <w:r w:rsidRPr="00554B1E">
          <w:rPr>
            <w:rFonts w:eastAsia="Times New Roman" w:cs="Calibri"/>
            <w:sz w:val="18"/>
            <w:szCs w:val="18"/>
          </w:rPr>
          <w:t xml:space="preserve">User input, must be </w:t>
        </w:r>
        <w:r w:rsidRPr="009C3545">
          <w:rPr>
            <w:rFonts w:asciiTheme="minorHAnsi" w:hAnsiTheme="minorHAnsi"/>
            <w:sz w:val="18"/>
            <w:szCs w:val="20"/>
          </w:rPr>
          <w:t xml:space="preserve">equal to or higher </w:t>
        </w:r>
        <w:r>
          <w:rPr>
            <w:rFonts w:asciiTheme="minorHAnsi" w:hAnsiTheme="minorHAnsi"/>
            <w:sz w:val="18"/>
            <w:szCs w:val="20"/>
          </w:rPr>
          <w:t xml:space="preserve">than the </w:t>
        </w:r>
        <w:r w:rsidRPr="00554B1E">
          <w:rPr>
            <w:rFonts w:eastAsia="Times New Roman" w:cs="Calibri"/>
            <w:sz w:val="18"/>
            <w:szCs w:val="18"/>
          </w:rPr>
          <w:t>value</w:t>
        </w:r>
        <w:r>
          <w:rPr>
            <w:rFonts w:eastAsia="Times New Roman" w:cs="Calibri"/>
            <w:sz w:val="18"/>
            <w:szCs w:val="18"/>
          </w:rPr>
          <w:t xml:space="preserve"> indicated on table B2</w:t>
        </w:r>
        <w:r>
          <w:rPr>
            <w:rFonts w:asciiTheme="minorHAnsi" w:hAnsiTheme="minorHAnsi"/>
            <w:sz w:val="18"/>
            <w:szCs w:val="20"/>
          </w:rPr>
          <w:t>.</w:t>
        </w:r>
      </w:ins>
    </w:p>
    <w:p w14:paraId="062D42B5" w14:textId="77777777" w:rsidR="0038341F" w:rsidRPr="009C3545" w:rsidRDefault="0038341F" w:rsidP="0038341F">
      <w:pPr>
        <w:keepNext/>
        <w:spacing w:after="0" w:line="240" w:lineRule="auto"/>
        <w:ind w:left="720" w:hanging="450"/>
        <w:rPr>
          <w:ins w:id="301" w:author="Alhabibi, Haider@Energy" w:date="2022-03-11T08:52:00Z"/>
          <w:rFonts w:asciiTheme="minorHAnsi" w:hAnsiTheme="minorHAnsi"/>
          <w:sz w:val="18"/>
          <w:szCs w:val="20"/>
        </w:rPr>
      </w:pPr>
      <w:ins w:id="302" w:author="Alhabibi, Haider@Energy" w:date="2022-03-11T08:52:00Z">
        <w:r w:rsidRPr="009C3545">
          <w:rPr>
            <w:rFonts w:asciiTheme="minorHAnsi" w:hAnsiTheme="minorHAnsi"/>
            <w:sz w:val="18"/>
            <w:szCs w:val="20"/>
          </w:rPr>
          <w:t xml:space="preserve">09 </w:t>
        </w:r>
        <w:r w:rsidRPr="00554B1E">
          <w:rPr>
            <w:sz w:val="18"/>
            <w:szCs w:val="18"/>
          </w:rPr>
          <w:t>Loop Tank Insulation</w:t>
        </w:r>
        <w:r w:rsidRPr="009C3545">
          <w:rPr>
            <w:rFonts w:asciiTheme="minorHAnsi" w:hAnsiTheme="minorHAnsi"/>
            <w:sz w:val="18"/>
            <w:szCs w:val="20"/>
          </w:rPr>
          <w:t xml:space="preserve"> –</w:t>
        </w:r>
        <w:r w:rsidRPr="00044B58">
          <w:rPr>
            <w:rFonts w:asciiTheme="minorHAnsi" w:hAnsiTheme="minorHAnsi"/>
            <w:sz w:val="18"/>
            <w:szCs w:val="20"/>
          </w:rPr>
          <w:t xml:space="preserve"> </w:t>
        </w:r>
        <w:r w:rsidRPr="00554B1E">
          <w:rPr>
            <w:rFonts w:eastAsia="Times New Roman" w:cs="Calibri"/>
            <w:sz w:val="18"/>
            <w:szCs w:val="18"/>
          </w:rPr>
          <w:t xml:space="preserve">User input, must be </w:t>
        </w:r>
        <w:r w:rsidRPr="009C3545">
          <w:rPr>
            <w:rFonts w:asciiTheme="minorHAnsi" w:hAnsiTheme="minorHAnsi"/>
            <w:sz w:val="18"/>
            <w:szCs w:val="20"/>
          </w:rPr>
          <w:t xml:space="preserve">equal to or higher </w:t>
        </w:r>
        <w:r>
          <w:rPr>
            <w:rFonts w:asciiTheme="minorHAnsi" w:hAnsiTheme="minorHAnsi"/>
            <w:sz w:val="18"/>
            <w:szCs w:val="20"/>
          </w:rPr>
          <w:t xml:space="preserve">than </w:t>
        </w:r>
        <w:r w:rsidRPr="00554B1E">
          <w:rPr>
            <w:rFonts w:eastAsia="Times New Roman" w:cs="Calibri"/>
            <w:sz w:val="18"/>
            <w:szCs w:val="18"/>
          </w:rPr>
          <w:t>value</w:t>
        </w:r>
        <w:r>
          <w:rPr>
            <w:rFonts w:eastAsia="Times New Roman" w:cs="Calibri"/>
            <w:sz w:val="18"/>
            <w:szCs w:val="18"/>
          </w:rPr>
          <w:t xml:space="preserve"> indicated on table B2</w:t>
        </w:r>
        <w:r w:rsidRPr="009C3545">
          <w:rPr>
            <w:rFonts w:asciiTheme="minorHAnsi" w:hAnsiTheme="minorHAnsi"/>
            <w:sz w:val="18"/>
            <w:szCs w:val="20"/>
          </w:rPr>
          <w:t>.</w:t>
        </w:r>
      </w:ins>
    </w:p>
    <w:p w14:paraId="1164BE66" w14:textId="77777777" w:rsidR="0038341F" w:rsidRDefault="0038341F" w:rsidP="0038341F">
      <w:pPr>
        <w:keepNext/>
        <w:spacing w:after="0" w:line="240" w:lineRule="auto"/>
        <w:ind w:left="720" w:hanging="450"/>
        <w:rPr>
          <w:ins w:id="303" w:author="Alhabibi, Haider@Energy" w:date="2022-03-11T08:52:00Z"/>
          <w:rFonts w:asciiTheme="minorHAnsi" w:hAnsiTheme="minorHAnsi"/>
          <w:sz w:val="18"/>
          <w:szCs w:val="20"/>
        </w:rPr>
      </w:pPr>
      <w:ins w:id="304" w:author="Alhabibi, Haider@Energy" w:date="2022-03-11T08:52:00Z">
        <w:r w:rsidRPr="009C3545">
          <w:rPr>
            <w:rFonts w:asciiTheme="minorHAnsi" w:hAnsiTheme="minorHAnsi"/>
            <w:sz w:val="18"/>
            <w:szCs w:val="20"/>
          </w:rPr>
          <w:t xml:space="preserve">10 </w:t>
        </w:r>
        <w:r w:rsidRPr="00554B1E">
          <w:rPr>
            <w:sz w:val="18"/>
            <w:szCs w:val="18"/>
          </w:rPr>
          <w:t xml:space="preserve">Loop Pipe Insulation Thickness </w:t>
        </w:r>
        <w:r w:rsidRPr="009C3545">
          <w:rPr>
            <w:rFonts w:asciiTheme="minorHAnsi" w:hAnsiTheme="minorHAnsi"/>
            <w:sz w:val="18"/>
            <w:szCs w:val="20"/>
          </w:rPr>
          <w:t xml:space="preserve">– </w:t>
        </w:r>
        <w:r w:rsidRPr="00554B1E">
          <w:rPr>
            <w:rFonts w:eastAsia="Times New Roman" w:cs="Calibri"/>
            <w:sz w:val="18"/>
            <w:szCs w:val="18"/>
          </w:rPr>
          <w:t xml:space="preserve">User input, must be </w:t>
        </w:r>
        <w:r w:rsidRPr="009C3545">
          <w:rPr>
            <w:rFonts w:asciiTheme="minorHAnsi" w:hAnsiTheme="minorHAnsi"/>
            <w:sz w:val="18"/>
            <w:szCs w:val="20"/>
          </w:rPr>
          <w:t xml:space="preserve">equal to or higher </w:t>
        </w:r>
        <w:r>
          <w:rPr>
            <w:rFonts w:asciiTheme="minorHAnsi" w:hAnsiTheme="minorHAnsi"/>
            <w:sz w:val="18"/>
            <w:szCs w:val="20"/>
          </w:rPr>
          <w:t xml:space="preserve">than the </w:t>
        </w:r>
        <w:r w:rsidRPr="00554B1E">
          <w:rPr>
            <w:rFonts w:eastAsia="Times New Roman" w:cs="Calibri"/>
            <w:sz w:val="18"/>
            <w:szCs w:val="18"/>
          </w:rPr>
          <w:t>value</w:t>
        </w:r>
        <w:r>
          <w:rPr>
            <w:rFonts w:eastAsia="Times New Roman" w:cs="Calibri"/>
            <w:sz w:val="18"/>
            <w:szCs w:val="18"/>
          </w:rPr>
          <w:t xml:space="preserve"> indicated on table B2</w:t>
        </w:r>
        <w:r w:rsidRPr="009C3545">
          <w:rPr>
            <w:rFonts w:asciiTheme="minorHAnsi" w:hAnsiTheme="minorHAnsi"/>
            <w:sz w:val="18"/>
            <w:szCs w:val="20"/>
          </w:rPr>
          <w:t>.</w:t>
        </w:r>
      </w:ins>
    </w:p>
    <w:p w14:paraId="3E3C80FD" w14:textId="60E8FBB6" w:rsidR="0038341F" w:rsidRPr="00BC623E" w:rsidRDefault="0038341F" w:rsidP="0038341F">
      <w:pPr>
        <w:keepNext/>
        <w:spacing w:after="0" w:line="240" w:lineRule="auto"/>
        <w:ind w:left="720" w:hanging="450"/>
        <w:rPr>
          <w:rFonts w:asciiTheme="minorHAnsi" w:hAnsiTheme="minorHAnsi" w:cstheme="minorHAnsi"/>
          <w:sz w:val="18"/>
          <w:szCs w:val="18"/>
        </w:rPr>
      </w:pPr>
      <w:ins w:id="305" w:author="Alhabibi, Haider@Energy" w:date="2022-03-11T08:52:00Z">
        <w:r w:rsidRPr="009C3545">
          <w:rPr>
            <w:rFonts w:asciiTheme="minorHAnsi" w:hAnsiTheme="minorHAnsi"/>
            <w:sz w:val="18"/>
            <w:szCs w:val="20"/>
          </w:rPr>
          <w:t xml:space="preserve">11 </w:t>
        </w:r>
        <w:r w:rsidRPr="00554B1E">
          <w:rPr>
            <w:rFonts w:eastAsia="Times New Roman" w:cstheme="minorHAnsi"/>
            <w:sz w:val="18"/>
            <w:szCs w:val="18"/>
          </w:rPr>
          <w:t xml:space="preserve">Loop Tank </w:t>
        </w:r>
        <w:r w:rsidRPr="009C3545">
          <w:rPr>
            <w:rFonts w:asciiTheme="minorHAnsi" w:hAnsiTheme="minorHAnsi"/>
            <w:sz w:val="18"/>
            <w:szCs w:val="20"/>
          </w:rPr>
          <w:t>–</w:t>
        </w:r>
        <w:r w:rsidRPr="00044B58">
          <w:rPr>
            <w:rFonts w:asciiTheme="minorHAnsi" w:hAnsiTheme="minorHAnsi"/>
            <w:sz w:val="18"/>
            <w:szCs w:val="20"/>
          </w:rPr>
          <w:t xml:space="preserve"> </w:t>
        </w:r>
        <w:r w:rsidRPr="009C3545">
          <w:rPr>
            <w:rFonts w:asciiTheme="minorHAnsi" w:hAnsiTheme="minorHAnsi"/>
            <w:sz w:val="18"/>
            <w:szCs w:val="20"/>
          </w:rPr>
          <w:t xml:space="preserve">Reference information from </w:t>
        </w:r>
        <w:r>
          <w:rPr>
            <w:rFonts w:asciiTheme="minorHAnsi" w:hAnsiTheme="minorHAnsi"/>
            <w:sz w:val="18"/>
            <w:szCs w:val="20"/>
          </w:rPr>
          <w:t>Table B2</w:t>
        </w:r>
        <w:r w:rsidRPr="009C3545">
          <w:rPr>
            <w:rFonts w:asciiTheme="minorHAnsi" w:hAnsiTheme="minorHAnsi"/>
            <w:sz w:val="18"/>
            <w:szCs w:val="20"/>
          </w:rPr>
          <w:t>.</w:t>
        </w:r>
      </w:ins>
    </w:p>
    <w:p w14:paraId="4F75A4C0" w14:textId="00A8DB7B" w:rsidR="00294A45" w:rsidRPr="00BC623E" w:rsidRDefault="00294A45" w:rsidP="00D754D9">
      <w:pPr>
        <w:keepNext/>
        <w:spacing w:after="0" w:line="240" w:lineRule="auto"/>
        <w:ind w:left="720" w:hanging="450"/>
        <w:rPr>
          <w:rFonts w:asciiTheme="minorHAnsi" w:hAnsiTheme="minorHAnsi" w:cstheme="minorHAnsi"/>
          <w:sz w:val="18"/>
          <w:szCs w:val="18"/>
        </w:rPr>
      </w:pPr>
    </w:p>
    <w:p w14:paraId="6E48F24D" w14:textId="4FF547CA" w:rsidR="00287A60" w:rsidRPr="00BC623E" w:rsidRDefault="00287A60" w:rsidP="00287A60">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18"/>
          <w:szCs w:val="18"/>
        </w:rPr>
      </w:pPr>
      <w:r w:rsidRPr="00BC623E">
        <w:rPr>
          <w:rFonts w:asciiTheme="minorHAnsi" w:hAnsiTheme="minorHAnsi" w:cstheme="minorHAnsi"/>
          <w:b/>
          <w:sz w:val="18"/>
          <w:szCs w:val="18"/>
        </w:rPr>
        <w:t xml:space="preserve">D. Design </w:t>
      </w:r>
      <w:r w:rsidR="00DF4A6F" w:rsidRPr="00BC623E">
        <w:rPr>
          <w:rFonts w:asciiTheme="minorHAnsi" w:hAnsiTheme="minorHAnsi" w:cstheme="minorHAnsi"/>
          <w:b/>
          <w:sz w:val="18"/>
          <w:szCs w:val="18"/>
        </w:rPr>
        <w:t xml:space="preserve">Central </w:t>
      </w:r>
      <w:r w:rsidRPr="00BC623E">
        <w:rPr>
          <w:rFonts w:asciiTheme="minorHAnsi" w:hAnsiTheme="minorHAnsi" w:cstheme="minorHAnsi"/>
          <w:b/>
          <w:sz w:val="18"/>
          <w:szCs w:val="18"/>
        </w:rPr>
        <w:t>Water Heating Distribution Systems Information</w:t>
      </w:r>
    </w:p>
    <w:p w14:paraId="7F846B08" w14:textId="7FCD71F8" w:rsidR="00287A60" w:rsidRPr="00BC623E" w:rsidRDefault="00287A60" w:rsidP="00287A60">
      <w:pPr>
        <w:keepNext/>
        <w:spacing w:after="0" w:line="240" w:lineRule="auto"/>
        <w:ind w:left="720" w:hanging="450"/>
        <w:rPr>
          <w:rFonts w:asciiTheme="minorHAnsi" w:hAnsiTheme="minorHAnsi" w:cstheme="minorHAnsi"/>
          <w:sz w:val="18"/>
          <w:szCs w:val="18"/>
        </w:rPr>
      </w:pPr>
      <w:r w:rsidRPr="00BC623E">
        <w:rPr>
          <w:rFonts w:asciiTheme="minorHAnsi" w:eastAsia="Times New Roman" w:hAnsiTheme="minorHAnsi" w:cstheme="minorHAnsi"/>
          <w:sz w:val="18"/>
          <w:szCs w:val="18"/>
        </w:rPr>
        <w:t xml:space="preserve">This table reports the water heating distribution types specified on the registered </w:t>
      </w:r>
      <w:del w:id="306" w:author="Tam, Danny@Energy" w:date="2022-02-28T13:18:00Z">
        <w:r w:rsidRPr="00BC623E" w:rsidDel="00712D4B">
          <w:rPr>
            <w:rFonts w:asciiTheme="minorHAnsi" w:eastAsia="Times New Roman" w:hAnsiTheme="minorHAnsi" w:cstheme="minorHAnsi"/>
            <w:sz w:val="18"/>
            <w:szCs w:val="18"/>
          </w:rPr>
          <w:delText>CF1R</w:delText>
        </w:r>
      </w:del>
      <w:ins w:id="307" w:author="Tam, Danny@Energy" w:date="2022-02-28T13:18:00Z">
        <w:r w:rsidR="00712D4B">
          <w:rPr>
            <w:rFonts w:asciiTheme="minorHAnsi" w:eastAsia="Times New Roman" w:hAnsiTheme="minorHAnsi" w:cstheme="minorHAnsi"/>
            <w:sz w:val="18"/>
            <w:szCs w:val="18"/>
          </w:rPr>
          <w:t>LMCC</w:t>
        </w:r>
      </w:ins>
      <w:r w:rsidRPr="00BC623E">
        <w:rPr>
          <w:rFonts w:asciiTheme="minorHAnsi" w:eastAsia="Times New Roman" w:hAnsiTheme="minorHAnsi" w:cstheme="minorHAnsi"/>
          <w:sz w:val="18"/>
          <w:szCs w:val="18"/>
        </w:rPr>
        <w:t xml:space="preserve"> compliance document for this project.</w:t>
      </w:r>
      <w:r w:rsidRPr="00BC623E">
        <w:rPr>
          <w:rFonts w:asciiTheme="minorHAnsi" w:hAnsiTheme="minorHAnsi" w:cstheme="minorHAnsi"/>
          <w:b/>
          <w:sz w:val="18"/>
          <w:szCs w:val="18"/>
        </w:rPr>
        <w:t xml:space="preserve"> </w:t>
      </w:r>
    </w:p>
    <w:p w14:paraId="0451C9C6" w14:textId="77777777" w:rsidR="00287A60" w:rsidRPr="00BC623E" w:rsidRDefault="00287A60" w:rsidP="00B67E3D">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18"/>
          <w:szCs w:val="18"/>
        </w:rPr>
      </w:pPr>
    </w:p>
    <w:p w14:paraId="00CE8B7B" w14:textId="4D2285D0" w:rsidR="00294A45" w:rsidRPr="00BC623E" w:rsidRDefault="00294A45" w:rsidP="00B67E3D">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sz w:val="18"/>
          <w:szCs w:val="18"/>
        </w:rPr>
      </w:pPr>
      <w:r w:rsidRPr="00BC623E">
        <w:rPr>
          <w:rFonts w:asciiTheme="minorHAnsi" w:hAnsiTheme="minorHAnsi" w:cstheme="minorHAnsi"/>
          <w:b/>
          <w:sz w:val="18"/>
          <w:szCs w:val="18"/>
        </w:rPr>
        <w:t>E. Installed</w:t>
      </w:r>
      <w:r w:rsidR="00DF4A6F" w:rsidRPr="00BC623E">
        <w:rPr>
          <w:rFonts w:asciiTheme="minorHAnsi" w:hAnsiTheme="minorHAnsi" w:cstheme="minorHAnsi"/>
          <w:b/>
          <w:sz w:val="18"/>
          <w:szCs w:val="18"/>
        </w:rPr>
        <w:t xml:space="preserve"> Central </w:t>
      </w:r>
      <w:r w:rsidRPr="00BC623E">
        <w:rPr>
          <w:rFonts w:asciiTheme="minorHAnsi" w:hAnsiTheme="minorHAnsi" w:cstheme="minorHAnsi"/>
          <w:b/>
          <w:sz w:val="18"/>
          <w:szCs w:val="18"/>
        </w:rPr>
        <w:t>Water Heating Distribution Systems Information</w:t>
      </w:r>
    </w:p>
    <w:p w14:paraId="5775DE5B" w14:textId="079A37F9" w:rsidR="00C34538" w:rsidRPr="00C34538" w:rsidRDefault="00C34538" w:rsidP="00C34538">
      <w:pPr>
        <w:keepNext/>
        <w:spacing w:after="0" w:line="240" w:lineRule="auto"/>
        <w:ind w:left="720" w:hanging="450"/>
        <w:rPr>
          <w:rFonts w:asciiTheme="minorHAnsi" w:hAnsiTheme="minorHAnsi" w:cstheme="minorHAnsi"/>
          <w:sz w:val="18"/>
          <w:szCs w:val="20"/>
        </w:rPr>
      </w:pPr>
      <w:r w:rsidRPr="00C34538">
        <w:rPr>
          <w:rFonts w:asciiTheme="minorHAnsi" w:hAnsiTheme="minorHAnsi" w:cstheme="minorHAnsi"/>
          <w:sz w:val="18"/>
          <w:szCs w:val="20"/>
        </w:rPr>
        <w:t xml:space="preserve">01 Water Heating System ID or Name – Reference information from </w:t>
      </w:r>
      <w:del w:id="308" w:author="Tam, Danny@Energy" w:date="2022-02-28T13:18:00Z">
        <w:r w:rsidRPr="00C34538" w:rsidDel="00712D4B">
          <w:rPr>
            <w:rFonts w:asciiTheme="minorHAnsi" w:hAnsiTheme="minorHAnsi" w:cstheme="minorHAnsi"/>
            <w:sz w:val="18"/>
            <w:szCs w:val="20"/>
          </w:rPr>
          <w:delText>CF1R</w:delText>
        </w:r>
      </w:del>
      <w:ins w:id="309" w:author="Tam, Danny@Energy" w:date="2022-02-28T13:18:00Z">
        <w:r w:rsidR="00712D4B">
          <w:rPr>
            <w:rFonts w:asciiTheme="minorHAnsi" w:hAnsiTheme="minorHAnsi" w:cstheme="minorHAnsi"/>
            <w:sz w:val="18"/>
            <w:szCs w:val="20"/>
          </w:rPr>
          <w:t>LMCC</w:t>
        </w:r>
      </w:ins>
      <w:r w:rsidRPr="00C34538">
        <w:rPr>
          <w:rFonts w:asciiTheme="minorHAnsi" w:hAnsiTheme="minorHAnsi" w:cstheme="minorHAnsi"/>
          <w:sz w:val="18"/>
          <w:szCs w:val="20"/>
        </w:rPr>
        <w:t>.</w:t>
      </w:r>
    </w:p>
    <w:p w14:paraId="607E07FA" w14:textId="42620F1E" w:rsidR="00D754D9" w:rsidRPr="00BC623E" w:rsidRDefault="00294A45" w:rsidP="00D754D9">
      <w:pPr>
        <w:keepNext/>
        <w:spacing w:after="0" w:line="240" w:lineRule="auto"/>
        <w:ind w:left="720" w:hanging="450"/>
        <w:rPr>
          <w:rFonts w:asciiTheme="minorHAnsi" w:hAnsiTheme="minorHAnsi" w:cstheme="minorHAnsi"/>
          <w:sz w:val="18"/>
          <w:szCs w:val="18"/>
        </w:rPr>
      </w:pPr>
      <w:r w:rsidRPr="00BC623E">
        <w:rPr>
          <w:rFonts w:asciiTheme="minorHAnsi" w:hAnsiTheme="minorHAnsi" w:cstheme="minorHAnsi"/>
          <w:sz w:val="18"/>
          <w:szCs w:val="18"/>
        </w:rPr>
        <w:t>0</w:t>
      </w:r>
      <w:r w:rsidR="00C34538">
        <w:rPr>
          <w:rFonts w:asciiTheme="minorHAnsi" w:hAnsiTheme="minorHAnsi" w:cstheme="minorHAnsi"/>
          <w:sz w:val="18"/>
          <w:szCs w:val="18"/>
        </w:rPr>
        <w:t>2</w:t>
      </w:r>
      <w:r w:rsidR="00D754D9" w:rsidRPr="00BC623E">
        <w:rPr>
          <w:rFonts w:asciiTheme="minorHAnsi" w:hAnsiTheme="minorHAnsi" w:cstheme="minorHAnsi"/>
          <w:sz w:val="18"/>
          <w:szCs w:val="18"/>
        </w:rPr>
        <w:t xml:space="preserve"> Central DHW System Distribution Type </w:t>
      </w:r>
      <w:r w:rsidR="003D5896" w:rsidRPr="00BC623E">
        <w:rPr>
          <w:rFonts w:asciiTheme="minorHAnsi" w:hAnsiTheme="minorHAnsi" w:cstheme="minorHAnsi"/>
          <w:sz w:val="18"/>
          <w:szCs w:val="18"/>
        </w:rPr>
        <w:t>=</w:t>
      </w:r>
      <w:r w:rsidR="00D754D9" w:rsidRPr="00BC623E">
        <w:rPr>
          <w:rFonts w:asciiTheme="minorHAnsi" w:hAnsiTheme="minorHAnsi" w:cstheme="minorHAnsi"/>
          <w:sz w:val="18"/>
          <w:szCs w:val="18"/>
        </w:rPr>
        <w:t xml:space="preserve"> Reference information from </w:t>
      </w:r>
      <w:del w:id="310" w:author="Tam, Danny@Energy" w:date="2022-02-28T13:18:00Z">
        <w:r w:rsidR="00D754D9" w:rsidRPr="00BC623E" w:rsidDel="00712D4B">
          <w:rPr>
            <w:rFonts w:asciiTheme="minorHAnsi" w:hAnsiTheme="minorHAnsi" w:cstheme="minorHAnsi"/>
            <w:sz w:val="18"/>
            <w:szCs w:val="18"/>
          </w:rPr>
          <w:delText>CF1R</w:delText>
        </w:r>
      </w:del>
      <w:ins w:id="311" w:author="Tam, Danny@Energy" w:date="2022-02-28T13:18:00Z">
        <w:r w:rsidR="00712D4B">
          <w:rPr>
            <w:rFonts w:asciiTheme="minorHAnsi" w:hAnsiTheme="minorHAnsi" w:cstheme="minorHAnsi"/>
            <w:sz w:val="18"/>
            <w:szCs w:val="18"/>
          </w:rPr>
          <w:t>LMCC</w:t>
        </w:r>
      </w:ins>
      <w:r w:rsidR="00241C88" w:rsidRPr="00BC623E">
        <w:rPr>
          <w:rFonts w:asciiTheme="minorHAnsi" w:hAnsiTheme="minorHAnsi" w:cstheme="minorHAnsi"/>
          <w:sz w:val="18"/>
          <w:szCs w:val="18"/>
        </w:rPr>
        <w:t>.</w:t>
      </w:r>
    </w:p>
    <w:p w14:paraId="607E07FB" w14:textId="46EACC90" w:rsidR="00D754D9" w:rsidRPr="00BC623E" w:rsidRDefault="00294A45" w:rsidP="00D754D9">
      <w:pPr>
        <w:keepNext/>
        <w:spacing w:after="0" w:line="240" w:lineRule="auto"/>
        <w:ind w:left="720" w:hanging="450"/>
        <w:rPr>
          <w:rFonts w:asciiTheme="minorHAnsi" w:hAnsiTheme="minorHAnsi" w:cstheme="minorHAnsi"/>
          <w:sz w:val="18"/>
          <w:szCs w:val="18"/>
        </w:rPr>
      </w:pPr>
      <w:r w:rsidRPr="00BC623E">
        <w:rPr>
          <w:rFonts w:asciiTheme="minorHAnsi" w:hAnsiTheme="minorHAnsi" w:cstheme="minorHAnsi"/>
          <w:sz w:val="18"/>
          <w:szCs w:val="18"/>
        </w:rPr>
        <w:t>0</w:t>
      </w:r>
      <w:r w:rsidR="00C34538">
        <w:rPr>
          <w:rFonts w:asciiTheme="minorHAnsi" w:hAnsiTheme="minorHAnsi" w:cstheme="minorHAnsi"/>
          <w:sz w:val="18"/>
          <w:szCs w:val="18"/>
        </w:rPr>
        <w:t>3</w:t>
      </w:r>
      <w:r w:rsidR="00D754D9" w:rsidRPr="00BC623E">
        <w:rPr>
          <w:rFonts w:asciiTheme="minorHAnsi" w:hAnsiTheme="minorHAnsi" w:cstheme="minorHAnsi"/>
          <w:sz w:val="18"/>
          <w:szCs w:val="18"/>
        </w:rPr>
        <w:t xml:space="preserve"> Dwelling Unit DHW System Distribution Type </w:t>
      </w:r>
      <w:r w:rsidR="003D5896" w:rsidRPr="00BC623E">
        <w:rPr>
          <w:rFonts w:asciiTheme="minorHAnsi" w:hAnsiTheme="minorHAnsi" w:cstheme="minorHAnsi"/>
          <w:sz w:val="18"/>
          <w:szCs w:val="18"/>
        </w:rPr>
        <w:t>=</w:t>
      </w:r>
      <w:r w:rsidR="00D754D9" w:rsidRPr="00BC623E">
        <w:rPr>
          <w:rFonts w:asciiTheme="minorHAnsi" w:hAnsiTheme="minorHAnsi" w:cstheme="minorHAnsi"/>
          <w:sz w:val="18"/>
          <w:szCs w:val="18"/>
        </w:rPr>
        <w:t xml:space="preserve"> Reference information from </w:t>
      </w:r>
      <w:del w:id="312" w:author="Tam, Danny@Energy" w:date="2022-02-28T13:18:00Z">
        <w:r w:rsidR="00D754D9" w:rsidRPr="00BC623E" w:rsidDel="00712D4B">
          <w:rPr>
            <w:rFonts w:asciiTheme="minorHAnsi" w:hAnsiTheme="minorHAnsi" w:cstheme="minorHAnsi"/>
            <w:sz w:val="18"/>
            <w:szCs w:val="18"/>
          </w:rPr>
          <w:delText>CF1R</w:delText>
        </w:r>
      </w:del>
      <w:ins w:id="313" w:author="Tam, Danny@Energy" w:date="2022-02-28T13:18:00Z">
        <w:r w:rsidR="00712D4B">
          <w:rPr>
            <w:rFonts w:asciiTheme="minorHAnsi" w:hAnsiTheme="minorHAnsi" w:cstheme="minorHAnsi"/>
            <w:sz w:val="18"/>
            <w:szCs w:val="18"/>
          </w:rPr>
          <w:t>LMCC</w:t>
        </w:r>
      </w:ins>
      <w:r w:rsidR="00241C88" w:rsidRPr="00BC623E">
        <w:rPr>
          <w:rFonts w:asciiTheme="minorHAnsi" w:hAnsiTheme="minorHAnsi" w:cstheme="minorHAnsi"/>
          <w:sz w:val="18"/>
          <w:szCs w:val="18"/>
        </w:rPr>
        <w:t>.</w:t>
      </w:r>
    </w:p>
    <w:p w14:paraId="607E07FC" w14:textId="34E94B35" w:rsidR="00D754D9" w:rsidRPr="00BC623E" w:rsidRDefault="00D754D9" w:rsidP="00D754D9">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18"/>
        </w:rPr>
      </w:pPr>
    </w:p>
    <w:p w14:paraId="607E07FD" w14:textId="2DFA3605" w:rsidR="00D754D9" w:rsidRPr="00BC623E" w:rsidRDefault="00294A45" w:rsidP="00D754D9">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18"/>
        </w:rPr>
      </w:pPr>
      <w:r w:rsidRPr="00BC623E">
        <w:rPr>
          <w:rFonts w:asciiTheme="minorHAnsi" w:hAnsiTheme="minorHAnsi" w:cstheme="minorHAnsi"/>
          <w:b/>
          <w:sz w:val="18"/>
          <w:szCs w:val="18"/>
        </w:rPr>
        <w:t>F</w:t>
      </w:r>
      <w:r w:rsidR="00D754D9" w:rsidRPr="00BC623E">
        <w:rPr>
          <w:rFonts w:asciiTheme="minorHAnsi" w:hAnsiTheme="minorHAnsi" w:cstheme="minorHAnsi"/>
          <w:b/>
          <w:sz w:val="18"/>
          <w:szCs w:val="18"/>
        </w:rPr>
        <w:t>. Installed Water Heater Manufacturer Information</w:t>
      </w:r>
    </w:p>
    <w:p w14:paraId="607E07FE" w14:textId="26497443" w:rsidR="00D754D9" w:rsidRPr="00BC623E" w:rsidRDefault="00D754D9" w:rsidP="00D754D9">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BC623E">
        <w:rPr>
          <w:rFonts w:asciiTheme="minorHAnsi" w:hAnsiTheme="minorHAnsi" w:cstheme="minorHAnsi"/>
          <w:sz w:val="18"/>
          <w:szCs w:val="18"/>
        </w:rPr>
        <w:lastRenderedPageBreak/>
        <w:t>This table reports the manufacturer information of the installed water heater(s). Require one line for each installed water heater</w:t>
      </w:r>
    </w:p>
    <w:p w14:paraId="607E0800" w14:textId="38B681E9" w:rsidR="00D754D9" w:rsidRPr="00BC623E" w:rsidRDefault="00D754D9" w:rsidP="00D754D9">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252"/>
        <w:rPr>
          <w:rFonts w:asciiTheme="minorHAnsi" w:hAnsiTheme="minorHAnsi" w:cstheme="minorHAnsi"/>
          <w:sz w:val="18"/>
          <w:szCs w:val="18"/>
        </w:rPr>
      </w:pPr>
      <w:r w:rsidRPr="00BC623E">
        <w:rPr>
          <w:rFonts w:asciiTheme="minorHAnsi" w:hAnsiTheme="minorHAnsi" w:cstheme="minorHAnsi"/>
          <w:sz w:val="18"/>
          <w:szCs w:val="18"/>
        </w:rPr>
        <w:t xml:space="preserve">01 Water Heating System ID or Name – Reference information from </w:t>
      </w:r>
      <w:del w:id="314" w:author="Tam, Danny@Energy" w:date="2022-02-28T13:18:00Z">
        <w:r w:rsidRPr="00BC623E" w:rsidDel="00712D4B">
          <w:rPr>
            <w:rFonts w:asciiTheme="minorHAnsi" w:hAnsiTheme="minorHAnsi" w:cstheme="minorHAnsi"/>
            <w:sz w:val="18"/>
            <w:szCs w:val="18"/>
          </w:rPr>
          <w:delText>CF1R</w:delText>
        </w:r>
      </w:del>
      <w:ins w:id="315" w:author="Tam, Danny@Energy" w:date="2022-02-28T13:18:00Z">
        <w:r w:rsidR="00712D4B">
          <w:rPr>
            <w:rFonts w:asciiTheme="minorHAnsi" w:hAnsiTheme="minorHAnsi" w:cstheme="minorHAnsi"/>
            <w:sz w:val="18"/>
            <w:szCs w:val="18"/>
          </w:rPr>
          <w:t>LMCC</w:t>
        </w:r>
      </w:ins>
      <w:r w:rsidRPr="00BC623E">
        <w:rPr>
          <w:rFonts w:asciiTheme="minorHAnsi" w:hAnsiTheme="minorHAnsi" w:cstheme="minorHAnsi"/>
          <w:sz w:val="18"/>
          <w:szCs w:val="18"/>
        </w:rPr>
        <w:t>.</w:t>
      </w:r>
    </w:p>
    <w:p w14:paraId="607E0801" w14:textId="4F049D92" w:rsidR="00D754D9" w:rsidRPr="00BC623E" w:rsidRDefault="00D754D9" w:rsidP="00D754D9">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252"/>
        <w:rPr>
          <w:rFonts w:asciiTheme="minorHAnsi" w:hAnsiTheme="minorHAnsi" w:cstheme="minorHAnsi"/>
          <w:sz w:val="18"/>
          <w:szCs w:val="18"/>
        </w:rPr>
      </w:pPr>
      <w:r w:rsidRPr="00BC623E">
        <w:rPr>
          <w:rFonts w:asciiTheme="minorHAnsi" w:hAnsiTheme="minorHAnsi" w:cstheme="minorHAnsi"/>
          <w:sz w:val="18"/>
          <w:szCs w:val="18"/>
        </w:rPr>
        <w:t>02 Manufacturer – User input. Enter the name of the water heater manufacturer.</w:t>
      </w:r>
    </w:p>
    <w:p w14:paraId="607E0802" w14:textId="78B3D3E6" w:rsidR="00D754D9" w:rsidRPr="00BC623E" w:rsidRDefault="00D754D9" w:rsidP="00D754D9">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252"/>
        <w:rPr>
          <w:rFonts w:asciiTheme="minorHAnsi" w:hAnsiTheme="minorHAnsi" w:cstheme="minorHAnsi"/>
          <w:sz w:val="18"/>
          <w:szCs w:val="18"/>
        </w:rPr>
      </w:pPr>
      <w:r w:rsidRPr="00BC623E">
        <w:rPr>
          <w:rFonts w:asciiTheme="minorHAnsi" w:hAnsiTheme="minorHAnsi" w:cstheme="minorHAnsi"/>
          <w:sz w:val="18"/>
          <w:szCs w:val="18"/>
        </w:rPr>
        <w:t>03 Model Number – User input. Enter the model number of the water heater.</w:t>
      </w:r>
    </w:p>
    <w:p w14:paraId="607E0803" w14:textId="25D508A8" w:rsidR="00D754D9" w:rsidRPr="00BC623E" w:rsidRDefault="00D754D9" w:rsidP="00D754D9">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252"/>
        <w:rPr>
          <w:rFonts w:asciiTheme="minorHAnsi" w:hAnsiTheme="minorHAnsi" w:cstheme="minorHAnsi"/>
          <w:sz w:val="18"/>
          <w:szCs w:val="18"/>
        </w:rPr>
      </w:pPr>
    </w:p>
    <w:p w14:paraId="3AD8176C" w14:textId="72F717A9" w:rsidR="00F858EE" w:rsidRPr="00BC623E" w:rsidRDefault="00294A45" w:rsidP="00072AD8">
      <w:pPr>
        <w:tabs>
          <w:tab w:val="left" w:pos="-720"/>
          <w:tab w:val="left" w:pos="0"/>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18"/>
        </w:rPr>
      </w:pPr>
      <w:r w:rsidRPr="00BC623E">
        <w:rPr>
          <w:rFonts w:asciiTheme="minorHAnsi" w:hAnsiTheme="minorHAnsi" w:cstheme="minorHAnsi"/>
          <w:b/>
          <w:sz w:val="18"/>
          <w:szCs w:val="18"/>
        </w:rPr>
        <w:t>G</w:t>
      </w:r>
      <w:r w:rsidR="00D754D9" w:rsidRPr="00BC623E">
        <w:rPr>
          <w:rFonts w:asciiTheme="minorHAnsi" w:hAnsiTheme="minorHAnsi" w:cstheme="minorHAnsi"/>
          <w:b/>
          <w:sz w:val="18"/>
          <w:szCs w:val="18"/>
        </w:rPr>
        <w:t xml:space="preserve">. </w:t>
      </w:r>
      <w:r w:rsidR="00F858EE" w:rsidRPr="00BC623E">
        <w:rPr>
          <w:rFonts w:asciiTheme="minorHAnsi" w:hAnsiTheme="minorHAnsi" w:cstheme="minorHAnsi"/>
          <w:b/>
          <w:sz w:val="18"/>
          <w:szCs w:val="18"/>
        </w:rPr>
        <w:t>Mandatory Requirements for All Central Domestic Hot Water Recirculation Systems</w:t>
      </w:r>
    </w:p>
    <w:p w14:paraId="607E0805" w14:textId="3A1AFBBE" w:rsidR="00D754D9" w:rsidRPr="00BC623E" w:rsidRDefault="00D754D9" w:rsidP="00D754D9">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BC623E">
        <w:rPr>
          <w:rFonts w:asciiTheme="minorHAnsi" w:hAnsiTheme="minorHAnsi" w:cstheme="minorHAnsi"/>
          <w:sz w:val="18"/>
          <w:szCs w:val="18"/>
        </w:rPr>
        <w:t xml:space="preserve">This table lists the requirements for all central recirculation systems.  Installer must ensure all the requirements </w:t>
      </w:r>
      <w:r w:rsidR="00241C88" w:rsidRPr="00BC623E">
        <w:rPr>
          <w:rFonts w:asciiTheme="minorHAnsi" w:hAnsiTheme="minorHAnsi" w:cstheme="minorHAnsi"/>
          <w:sz w:val="18"/>
          <w:szCs w:val="18"/>
        </w:rPr>
        <w:t>i</w:t>
      </w:r>
      <w:r w:rsidRPr="00BC623E">
        <w:rPr>
          <w:rFonts w:asciiTheme="minorHAnsi" w:hAnsiTheme="minorHAnsi" w:cstheme="minorHAnsi"/>
          <w:sz w:val="18"/>
          <w:szCs w:val="18"/>
        </w:rPr>
        <w:t xml:space="preserve">n this table are met. </w:t>
      </w:r>
    </w:p>
    <w:p w14:paraId="607E0806" w14:textId="383883E3" w:rsidR="00D754D9" w:rsidRPr="00BC623E" w:rsidRDefault="00D754D9" w:rsidP="00D754D9">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p>
    <w:p w14:paraId="607E0807" w14:textId="0C5390EE" w:rsidR="00D754D9" w:rsidRPr="00BC623E" w:rsidRDefault="00294A45" w:rsidP="00D754D9">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BC623E">
        <w:rPr>
          <w:rFonts w:asciiTheme="minorHAnsi" w:hAnsiTheme="minorHAnsi" w:cstheme="minorHAnsi"/>
          <w:b/>
          <w:sz w:val="18"/>
          <w:szCs w:val="18"/>
        </w:rPr>
        <w:t>H</w:t>
      </w:r>
      <w:r w:rsidR="00D754D9" w:rsidRPr="00BC623E">
        <w:rPr>
          <w:rFonts w:asciiTheme="minorHAnsi" w:hAnsiTheme="minorHAnsi" w:cstheme="minorHAnsi"/>
          <w:b/>
          <w:sz w:val="18"/>
          <w:szCs w:val="18"/>
        </w:rPr>
        <w:t>. Multiple Dwelling Units – Recirculation Temperature Modulation Control Requirements</w:t>
      </w:r>
    </w:p>
    <w:p w14:paraId="607E0808" w14:textId="77ADAB2B" w:rsidR="00D754D9" w:rsidRPr="00BC623E" w:rsidRDefault="00D754D9" w:rsidP="00D754D9">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BC623E">
        <w:rPr>
          <w:rFonts w:asciiTheme="minorHAnsi" w:hAnsiTheme="minorHAnsi" w:cstheme="minorHAnsi"/>
          <w:sz w:val="18"/>
          <w:szCs w:val="18"/>
        </w:rPr>
        <w:t xml:space="preserve">This table only applies to systems indicated as </w:t>
      </w:r>
      <w:r w:rsidRPr="00BC623E">
        <w:rPr>
          <w:rFonts w:asciiTheme="minorHAnsi" w:hAnsiTheme="minorHAnsi" w:cstheme="minorHAnsi"/>
          <w:b/>
          <w:sz w:val="18"/>
          <w:szCs w:val="18"/>
        </w:rPr>
        <w:t xml:space="preserve">Recirculation Temperature Modulation Control. </w:t>
      </w:r>
      <w:r w:rsidRPr="00BC623E">
        <w:rPr>
          <w:rFonts w:asciiTheme="minorHAnsi" w:hAnsiTheme="minorHAnsi" w:cstheme="minorHAnsi"/>
          <w:sz w:val="18"/>
          <w:szCs w:val="18"/>
        </w:rPr>
        <w:t>In addition</w:t>
      </w:r>
      <w:r w:rsidR="00241C88" w:rsidRPr="00BC623E">
        <w:rPr>
          <w:rFonts w:asciiTheme="minorHAnsi" w:hAnsiTheme="minorHAnsi" w:cstheme="minorHAnsi"/>
          <w:sz w:val="18"/>
          <w:szCs w:val="18"/>
        </w:rPr>
        <w:t xml:space="preserve"> to</w:t>
      </w:r>
      <w:r w:rsidRPr="00BC623E">
        <w:rPr>
          <w:rFonts w:asciiTheme="minorHAnsi" w:hAnsiTheme="minorHAnsi" w:cstheme="minorHAnsi"/>
          <w:sz w:val="18"/>
          <w:szCs w:val="18"/>
        </w:rPr>
        <w:t xml:space="preserve"> the mandatory requirements in Table </w:t>
      </w:r>
      <w:r w:rsidR="00287A60" w:rsidRPr="00BC623E">
        <w:rPr>
          <w:rFonts w:asciiTheme="minorHAnsi" w:hAnsiTheme="minorHAnsi" w:cstheme="minorHAnsi"/>
          <w:sz w:val="18"/>
          <w:szCs w:val="18"/>
        </w:rPr>
        <w:t>G</w:t>
      </w:r>
      <w:r w:rsidRPr="00BC623E">
        <w:rPr>
          <w:rFonts w:asciiTheme="minorHAnsi" w:hAnsiTheme="minorHAnsi" w:cstheme="minorHAnsi"/>
          <w:sz w:val="18"/>
          <w:szCs w:val="18"/>
        </w:rPr>
        <w:t xml:space="preserve">, the installer must ensure the requirements on this table are met.  </w:t>
      </w:r>
    </w:p>
    <w:p w14:paraId="607E0809" w14:textId="15DC8F6E" w:rsidR="00D754D9" w:rsidRPr="00BC623E" w:rsidRDefault="00D754D9" w:rsidP="00D754D9">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p>
    <w:p w14:paraId="607E080A" w14:textId="5C8C8655" w:rsidR="00D754D9" w:rsidRPr="00BC623E" w:rsidRDefault="00294A45" w:rsidP="00D754D9">
      <w:pPr>
        <w:keepNext/>
        <w:spacing w:after="0" w:line="240" w:lineRule="auto"/>
        <w:rPr>
          <w:rFonts w:asciiTheme="minorHAnsi" w:hAnsiTheme="minorHAnsi" w:cstheme="minorHAnsi"/>
          <w:sz w:val="18"/>
          <w:szCs w:val="18"/>
        </w:rPr>
      </w:pPr>
      <w:r w:rsidRPr="00BC623E">
        <w:rPr>
          <w:rFonts w:asciiTheme="minorHAnsi" w:hAnsiTheme="minorHAnsi" w:cstheme="minorHAnsi"/>
          <w:b/>
          <w:sz w:val="18"/>
          <w:szCs w:val="18"/>
        </w:rPr>
        <w:t>I</w:t>
      </w:r>
      <w:r w:rsidR="00D754D9" w:rsidRPr="00BC623E">
        <w:rPr>
          <w:rFonts w:asciiTheme="minorHAnsi" w:hAnsiTheme="minorHAnsi" w:cstheme="minorHAnsi"/>
          <w:b/>
          <w:sz w:val="18"/>
          <w:szCs w:val="18"/>
        </w:rPr>
        <w:t>. Multiple Dwelling Units – Recirculation Continuous Monitoring Systems Requirements</w:t>
      </w:r>
    </w:p>
    <w:p w14:paraId="607E080B" w14:textId="250C00B9" w:rsidR="00D754D9" w:rsidRPr="00BC623E" w:rsidRDefault="00D754D9" w:rsidP="00D754D9">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BC623E">
        <w:rPr>
          <w:rFonts w:asciiTheme="minorHAnsi" w:hAnsiTheme="minorHAnsi" w:cstheme="minorHAnsi"/>
          <w:sz w:val="18"/>
          <w:szCs w:val="18"/>
        </w:rPr>
        <w:t xml:space="preserve">This table only applies to systems indicated as </w:t>
      </w:r>
      <w:r w:rsidRPr="00BC623E">
        <w:rPr>
          <w:rFonts w:asciiTheme="minorHAnsi" w:hAnsiTheme="minorHAnsi" w:cstheme="minorHAnsi"/>
          <w:b/>
          <w:sz w:val="18"/>
          <w:szCs w:val="18"/>
        </w:rPr>
        <w:t xml:space="preserve">Recirculation Continuous Monitoring Systems. </w:t>
      </w:r>
      <w:r w:rsidRPr="00BC623E">
        <w:rPr>
          <w:rFonts w:asciiTheme="minorHAnsi" w:hAnsiTheme="minorHAnsi" w:cstheme="minorHAnsi"/>
          <w:sz w:val="18"/>
          <w:szCs w:val="18"/>
        </w:rPr>
        <w:t>In addition</w:t>
      </w:r>
      <w:r w:rsidR="00241C88" w:rsidRPr="00BC623E">
        <w:rPr>
          <w:rFonts w:asciiTheme="minorHAnsi" w:hAnsiTheme="minorHAnsi" w:cstheme="minorHAnsi"/>
          <w:sz w:val="18"/>
          <w:szCs w:val="18"/>
        </w:rPr>
        <w:t xml:space="preserve"> to</w:t>
      </w:r>
      <w:r w:rsidRPr="00BC623E">
        <w:rPr>
          <w:rFonts w:asciiTheme="minorHAnsi" w:hAnsiTheme="minorHAnsi" w:cstheme="minorHAnsi"/>
          <w:sz w:val="18"/>
          <w:szCs w:val="18"/>
        </w:rPr>
        <w:t xml:space="preserve"> the mandatory requirements in Table </w:t>
      </w:r>
      <w:r w:rsidR="00287A60" w:rsidRPr="00BC623E">
        <w:rPr>
          <w:rFonts w:asciiTheme="minorHAnsi" w:hAnsiTheme="minorHAnsi" w:cstheme="minorHAnsi"/>
          <w:sz w:val="18"/>
          <w:szCs w:val="18"/>
        </w:rPr>
        <w:t>G</w:t>
      </w:r>
      <w:r w:rsidRPr="00BC623E">
        <w:rPr>
          <w:rFonts w:asciiTheme="minorHAnsi" w:hAnsiTheme="minorHAnsi" w:cstheme="minorHAnsi"/>
          <w:sz w:val="18"/>
          <w:szCs w:val="18"/>
        </w:rPr>
        <w:t xml:space="preserve">, the installer must ensure the requirements on this table are met.  </w:t>
      </w:r>
    </w:p>
    <w:p w14:paraId="5D66B7A8" w14:textId="77777777" w:rsidR="00294A45" w:rsidRPr="00BC623E" w:rsidRDefault="00294A45" w:rsidP="00D754D9">
      <w:pPr>
        <w:keepNext/>
        <w:spacing w:after="0" w:line="240" w:lineRule="auto"/>
        <w:rPr>
          <w:rFonts w:asciiTheme="minorHAnsi" w:hAnsiTheme="minorHAnsi" w:cstheme="minorHAnsi"/>
          <w:b/>
          <w:sz w:val="18"/>
          <w:szCs w:val="18"/>
        </w:rPr>
      </w:pPr>
    </w:p>
    <w:p w14:paraId="607E080D" w14:textId="58847539" w:rsidR="00D754D9" w:rsidRPr="00BC623E" w:rsidRDefault="00294A45" w:rsidP="00D754D9">
      <w:pPr>
        <w:keepNext/>
        <w:spacing w:after="0" w:line="240" w:lineRule="auto"/>
        <w:rPr>
          <w:rFonts w:asciiTheme="minorHAnsi" w:hAnsiTheme="minorHAnsi" w:cstheme="minorHAnsi"/>
          <w:sz w:val="18"/>
          <w:szCs w:val="18"/>
        </w:rPr>
      </w:pPr>
      <w:r w:rsidRPr="00BC623E">
        <w:rPr>
          <w:rFonts w:asciiTheme="minorHAnsi" w:hAnsiTheme="minorHAnsi" w:cstheme="minorHAnsi"/>
          <w:b/>
          <w:sz w:val="18"/>
          <w:szCs w:val="18"/>
        </w:rPr>
        <w:t>J</w:t>
      </w:r>
      <w:r w:rsidR="00D754D9" w:rsidRPr="00BC623E">
        <w:rPr>
          <w:rFonts w:asciiTheme="minorHAnsi" w:hAnsiTheme="minorHAnsi" w:cstheme="minorHAnsi"/>
          <w:b/>
          <w:sz w:val="18"/>
          <w:szCs w:val="18"/>
        </w:rPr>
        <w:t>. Multiple Dwelling Units – Demand Recirculation Requirements</w:t>
      </w:r>
    </w:p>
    <w:p w14:paraId="607E080E" w14:textId="45E4CA35" w:rsidR="00D754D9" w:rsidRPr="00BC623E" w:rsidRDefault="00D754D9" w:rsidP="00D754D9">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BC623E">
        <w:rPr>
          <w:rFonts w:asciiTheme="minorHAnsi" w:hAnsiTheme="minorHAnsi" w:cstheme="minorHAnsi"/>
          <w:sz w:val="18"/>
          <w:szCs w:val="18"/>
        </w:rPr>
        <w:t xml:space="preserve">This table only applies to systems indicated as </w:t>
      </w:r>
      <w:r w:rsidRPr="00BC623E">
        <w:rPr>
          <w:rFonts w:asciiTheme="minorHAnsi" w:hAnsiTheme="minorHAnsi" w:cstheme="minorHAnsi"/>
          <w:b/>
          <w:sz w:val="18"/>
          <w:szCs w:val="18"/>
        </w:rPr>
        <w:t xml:space="preserve">Demand Recirculation. </w:t>
      </w:r>
      <w:r w:rsidRPr="00BC623E">
        <w:rPr>
          <w:rFonts w:asciiTheme="minorHAnsi" w:hAnsiTheme="minorHAnsi" w:cstheme="minorHAnsi"/>
          <w:sz w:val="18"/>
          <w:szCs w:val="18"/>
        </w:rPr>
        <w:t>In addition</w:t>
      </w:r>
      <w:r w:rsidR="00241C88" w:rsidRPr="00BC623E">
        <w:rPr>
          <w:rFonts w:asciiTheme="minorHAnsi" w:hAnsiTheme="minorHAnsi" w:cstheme="minorHAnsi"/>
          <w:sz w:val="18"/>
          <w:szCs w:val="18"/>
        </w:rPr>
        <w:t xml:space="preserve"> to</w:t>
      </w:r>
      <w:r w:rsidRPr="00BC623E">
        <w:rPr>
          <w:rFonts w:asciiTheme="minorHAnsi" w:hAnsiTheme="minorHAnsi" w:cstheme="minorHAnsi"/>
          <w:sz w:val="18"/>
          <w:szCs w:val="18"/>
        </w:rPr>
        <w:t xml:space="preserve"> the mandatory requirements in Table </w:t>
      </w:r>
      <w:r w:rsidR="00287A60" w:rsidRPr="00BC623E">
        <w:rPr>
          <w:rFonts w:asciiTheme="minorHAnsi" w:hAnsiTheme="minorHAnsi" w:cstheme="minorHAnsi"/>
          <w:sz w:val="18"/>
          <w:szCs w:val="18"/>
        </w:rPr>
        <w:t>G</w:t>
      </w:r>
      <w:r w:rsidRPr="00BC623E">
        <w:rPr>
          <w:rFonts w:asciiTheme="minorHAnsi" w:hAnsiTheme="minorHAnsi" w:cstheme="minorHAnsi"/>
          <w:sz w:val="18"/>
          <w:szCs w:val="18"/>
        </w:rPr>
        <w:t xml:space="preserve">, the installer must ensure the requirements on this table are met.  </w:t>
      </w:r>
    </w:p>
    <w:p w14:paraId="607E080F" w14:textId="7F060B9D" w:rsidR="00D754D9" w:rsidRPr="00BC623E" w:rsidRDefault="00D754D9" w:rsidP="00D754D9">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p>
    <w:p w14:paraId="607E0810" w14:textId="7618A1B3" w:rsidR="00D754D9" w:rsidRPr="00BC623E" w:rsidDel="0084681C" w:rsidRDefault="00294A45" w:rsidP="00D754D9">
      <w:pPr>
        <w:spacing w:after="0" w:line="240" w:lineRule="auto"/>
        <w:rPr>
          <w:del w:id="316" w:author="Alhabibi, Haider@Energy" w:date="2022-03-11T09:59:00Z"/>
          <w:rFonts w:asciiTheme="minorHAnsi" w:hAnsiTheme="minorHAnsi" w:cstheme="minorHAnsi"/>
          <w:b/>
          <w:sz w:val="18"/>
          <w:szCs w:val="18"/>
        </w:rPr>
      </w:pPr>
      <w:del w:id="317" w:author="Alhabibi, Haider@Energy" w:date="2022-03-11T09:59:00Z">
        <w:r w:rsidRPr="00BC623E" w:rsidDel="0084681C">
          <w:rPr>
            <w:rFonts w:asciiTheme="minorHAnsi" w:hAnsiTheme="minorHAnsi" w:cstheme="minorHAnsi"/>
            <w:b/>
            <w:sz w:val="18"/>
            <w:szCs w:val="18"/>
          </w:rPr>
          <w:delText>K</w:delText>
        </w:r>
        <w:r w:rsidR="00D754D9" w:rsidRPr="00BC623E" w:rsidDel="0084681C">
          <w:rPr>
            <w:rFonts w:asciiTheme="minorHAnsi" w:hAnsiTheme="minorHAnsi" w:cstheme="minorHAnsi"/>
            <w:b/>
            <w:sz w:val="18"/>
            <w:szCs w:val="18"/>
          </w:rPr>
          <w:delText>. Multiple Dwelling Units – Non-Demand Control Recirculation Systems Requirements</w:delText>
        </w:r>
      </w:del>
    </w:p>
    <w:p w14:paraId="607E0811" w14:textId="12E383FC" w:rsidR="00D754D9" w:rsidRPr="00BC623E" w:rsidDel="0084681C" w:rsidRDefault="00D754D9" w:rsidP="00D754D9">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del w:id="318" w:author="Alhabibi, Haider@Energy" w:date="2022-03-11T09:59:00Z"/>
          <w:rFonts w:asciiTheme="minorHAnsi" w:hAnsiTheme="minorHAnsi" w:cstheme="minorHAnsi"/>
          <w:sz w:val="18"/>
          <w:szCs w:val="18"/>
        </w:rPr>
      </w:pPr>
      <w:del w:id="319" w:author="Alhabibi, Haider@Energy" w:date="2022-03-11T09:59:00Z">
        <w:r w:rsidRPr="00BC623E" w:rsidDel="0084681C">
          <w:rPr>
            <w:rFonts w:asciiTheme="minorHAnsi" w:hAnsiTheme="minorHAnsi" w:cstheme="minorHAnsi"/>
            <w:sz w:val="18"/>
            <w:szCs w:val="18"/>
          </w:rPr>
          <w:delText>This table only applies to systems indicated</w:delText>
        </w:r>
        <w:r w:rsidR="00287A60" w:rsidRPr="00BC623E" w:rsidDel="0084681C">
          <w:rPr>
            <w:rFonts w:asciiTheme="minorHAnsi" w:hAnsiTheme="minorHAnsi" w:cstheme="minorHAnsi"/>
            <w:sz w:val="18"/>
            <w:szCs w:val="18"/>
          </w:rPr>
          <w:delText xml:space="preserve"> </w:delText>
        </w:r>
        <w:r w:rsidRPr="00BC623E" w:rsidDel="0084681C">
          <w:rPr>
            <w:rFonts w:asciiTheme="minorHAnsi" w:hAnsiTheme="minorHAnsi" w:cstheme="minorHAnsi"/>
            <w:sz w:val="18"/>
            <w:szCs w:val="18"/>
          </w:rPr>
          <w:delText xml:space="preserve">as </w:delText>
        </w:r>
        <w:r w:rsidRPr="00BC623E" w:rsidDel="0084681C">
          <w:rPr>
            <w:rFonts w:asciiTheme="minorHAnsi" w:hAnsiTheme="minorHAnsi" w:cstheme="minorHAnsi"/>
            <w:b/>
            <w:sz w:val="18"/>
            <w:szCs w:val="18"/>
          </w:rPr>
          <w:delText xml:space="preserve">Non-Demand Control Recirculation Systems. </w:delText>
        </w:r>
        <w:r w:rsidRPr="00BC623E" w:rsidDel="0084681C">
          <w:rPr>
            <w:rFonts w:asciiTheme="minorHAnsi" w:hAnsiTheme="minorHAnsi" w:cstheme="minorHAnsi"/>
            <w:sz w:val="18"/>
            <w:szCs w:val="18"/>
          </w:rPr>
          <w:delText>In addition</w:delText>
        </w:r>
        <w:r w:rsidR="00241C88" w:rsidRPr="00BC623E" w:rsidDel="0084681C">
          <w:rPr>
            <w:rFonts w:asciiTheme="minorHAnsi" w:hAnsiTheme="minorHAnsi" w:cstheme="minorHAnsi"/>
            <w:sz w:val="18"/>
            <w:szCs w:val="18"/>
          </w:rPr>
          <w:delText xml:space="preserve"> to</w:delText>
        </w:r>
        <w:r w:rsidRPr="00BC623E" w:rsidDel="0084681C">
          <w:rPr>
            <w:rFonts w:asciiTheme="minorHAnsi" w:hAnsiTheme="minorHAnsi" w:cstheme="minorHAnsi"/>
            <w:sz w:val="18"/>
            <w:szCs w:val="18"/>
          </w:rPr>
          <w:delText xml:space="preserve"> the mandatory requirements in Table </w:delText>
        </w:r>
        <w:r w:rsidR="00287A60" w:rsidRPr="00BC623E" w:rsidDel="0084681C">
          <w:rPr>
            <w:rFonts w:asciiTheme="minorHAnsi" w:hAnsiTheme="minorHAnsi" w:cstheme="minorHAnsi"/>
            <w:sz w:val="18"/>
            <w:szCs w:val="18"/>
          </w:rPr>
          <w:delText>G</w:delText>
        </w:r>
        <w:r w:rsidRPr="00BC623E" w:rsidDel="0084681C">
          <w:rPr>
            <w:rFonts w:asciiTheme="minorHAnsi" w:hAnsiTheme="minorHAnsi" w:cstheme="minorHAnsi"/>
            <w:sz w:val="18"/>
            <w:szCs w:val="18"/>
          </w:rPr>
          <w:delText xml:space="preserve">, the installer must ensure the requirements on this table are met.  </w:delText>
        </w:r>
      </w:del>
    </w:p>
    <w:p w14:paraId="607E0813" w14:textId="1E22DF2C" w:rsidR="00183712" w:rsidRPr="00294A45" w:rsidRDefault="00183712" w:rsidP="00FA67C7">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20"/>
          <w:szCs w:val="20"/>
        </w:rPr>
        <w:sectPr w:rsidR="00183712" w:rsidRPr="00294A45" w:rsidSect="00747CBA">
          <w:headerReference w:type="even" r:id="rId16"/>
          <w:headerReference w:type="default" r:id="rId17"/>
          <w:footerReference w:type="default" r:id="rId18"/>
          <w:headerReference w:type="first" r:id="rId19"/>
          <w:pgSz w:w="12240" w:h="15840"/>
          <w:pgMar w:top="720" w:right="720" w:bottom="720" w:left="720" w:header="576" w:footer="576" w:gutter="0"/>
          <w:pgNumType w:start="1"/>
          <w:cols w:space="720"/>
          <w:docGrid w:linePitch="360"/>
        </w:sectPr>
      </w:pPr>
    </w:p>
    <w:tbl>
      <w:tblPr>
        <w:tblpPr w:leftFromText="180" w:rightFromText="180" w:vertAnchor="text" w:tblpY="1"/>
        <w:tblOverlap w:val="never"/>
        <w:tblW w:w="0" w:type="auto"/>
        <w:tblBorders>
          <w:top w:val="single" w:sz="6"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Grid>
        <w:gridCol w:w="1770"/>
        <w:gridCol w:w="7618"/>
        <w:gridCol w:w="5002"/>
      </w:tblGrid>
      <w:tr w:rsidR="00276172" w:rsidRPr="006F1F7B" w14:paraId="64CDCB19" w14:textId="77777777" w:rsidTr="002A39E6">
        <w:trPr>
          <w:trHeight w:val="144"/>
        </w:trPr>
        <w:tc>
          <w:tcPr>
            <w:tcW w:w="14390" w:type="dxa"/>
            <w:gridSpan w:val="3"/>
            <w:tcBorders>
              <w:top w:val="single" w:sz="4" w:space="0" w:color="auto"/>
              <w:bottom w:val="single" w:sz="4" w:space="0" w:color="auto"/>
            </w:tcBorders>
            <w:vAlign w:val="center"/>
          </w:tcPr>
          <w:p w14:paraId="7BB834C8" w14:textId="77777777" w:rsidR="00276172" w:rsidRPr="002A39E6" w:rsidRDefault="00276172" w:rsidP="00980F3E">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r w:rsidRPr="001462EE">
              <w:rPr>
                <w:rFonts w:asciiTheme="minorHAnsi" w:hAnsiTheme="minorHAnsi" w:cstheme="minorHAnsi"/>
                <w:b/>
                <w:sz w:val="20"/>
                <w:szCs w:val="20"/>
              </w:rPr>
              <w:lastRenderedPageBreak/>
              <w:t>A. General Information</w:t>
            </w:r>
          </w:p>
        </w:tc>
      </w:tr>
      <w:tr w:rsidR="00276172" w:rsidRPr="006F1F7B" w14:paraId="4D736056" w14:textId="77777777" w:rsidTr="002A39E6">
        <w:trPr>
          <w:trHeight w:val="144"/>
        </w:trPr>
        <w:tc>
          <w:tcPr>
            <w:tcW w:w="1770" w:type="dxa"/>
            <w:tcBorders>
              <w:top w:val="single" w:sz="4" w:space="0" w:color="auto"/>
              <w:bottom w:val="single" w:sz="4" w:space="0" w:color="auto"/>
              <w:right w:val="single" w:sz="4" w:space="0" w:color="auto"/>
            </w:tcBorders>
            <w:vAlign w:val="center"/>
          </w:tcPr>
          <w:p w14:paraId="45F57465" w14:textId="77777777" w:rsidR="00276172" w:rsidRPr="00B67E3D" w:rsidRDefault="00276172" w:rsidP="00980F3E">
            <w:pPr>
              <w:keepNext/>
              <w:tabs>
                <w:tab w:val="left" w:pos="2160"/>
                <w:tab w:val="left" w:pos="2700"/>
                <w:tab w:val="left" w:pos="3420"/>
                <w:tab w:val="left" w:pos="3780"/>
                <w:tab w:val="left" w:pos="5760"/>
                <w:tab w:val="left" w:pos="7212"/>
              </w:tabs>
              <w:spacing w:after="0" w:line="240" w:lineRule="exact"/>
              <w:jc w:val="center"/>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t>01</w:t>
            </w:r>
          </w:p>
        </w:tc>
        <w:tc>
          <w:tcPr>
            <w:tcW w:w="7618" w:type="dxa"/>
            <w:tcBorders>
              <w:top w:val="single" w:sz="4" w:space="0" w:color="auto"/>
              <w:left w:val="single" w:sz="4" w:space="0" w:color="auto"/>
              <w:bottom w:val="single" w:sz="4" w:space="0" w:color="auto"/>
              <w:right w:val="single" w:sz="4" w:space="0" w:color="auto"/>
            </w:tcBorders>
            <w:vAlign w:val="center"/>
          </w:tcPr>
          <w:p w14:paraId="747F1942" w14:textId="0DF81D50" w:rsidR="00276172" w:rsidRPr="00B67E3D" w:rsidRDefault="002C7A8A" w:rsidP="00980F3E">
            <w:pPr>
              <w:keepNext/>
              <w:tabs>
                <w:tab w:val="left" w:pos="2160"/>
                <w:tab w:val="left" w:pos="2700"/>
                <w:tab w:val="left" w:pos="3420"/>
                <w:tab w:val="left" w:pos="3780"/>
                <w:tab w:val="left" w:pos="5760"/>
                <w:tab w:val="left" w:pos="7212"/>
              </w:tabs>
              <w:spacing w:after="0" w:line="240" w:lineRule="exact"/>
              <w:rPr>
                <w:rFonts w:asciiTheme="minorHAnsi" w:eastAsia="Times New Roman" w:hAnsiTheme="minorHAnsi" w:cstheme="minorHAnsi"/>
                <w:sz w:val="20"/>
                <w:szCs w:val="20"/>
              </w:rPr>
            </w:pPr>
            <w:r>
              <w:rPr>
                <w:rFonts w:asciiTheme="minorHAnsi" w:eastAsia="Times New Roman" w:hAnsiTheme="minorHAnsi" w:cstheme="minorHAnsi"/>
                <w:sz w:val="20"/>
                <w:szCs w:val="20"/>
              </w:rPr>
              <w:t>Building</w:t>
            </w:r>
            <w:r w:rsidR="00276172" w:rsidRPr="00B67E3D">
              <w:rPr>
                <w:rFonts w:asciiTheme="minorHAnsi" w:eastAsia="Times New Roman" w:hAnsiTheme="minorHAnsi" w:cstheme="minorHAnsi"/>
                <w:sz w:val="20"/>
                <w:szCs w:val="20"/>
              </w:rPr>
              <w:t xml:space="preserve"> Name</w:t>
            </w:r>
          </w:p>
        </w:tc>
        <w:tc>
          <w:tcPr>
            <w:tcW w:w="5002" w:type="dxa"/>
            <w:tcBorders>
              <w:top w:val="single" w:sz="4" w:space="0" w:color="auto"/>
              <w:left w:val="single" w:sz="4" w:space="0" w:color="auto"/>
              <w:bottom w:val="single" w:sz="4" w:space="0" w:color="auto"/>
            </w:tcBorders>
            <w:vAlign w:val="center"/>
          </w:tcPr>
          <w:p w14:paraId="4AF8FF9F" w14:textId="23AA67A8" w:rsidR="00276172" w:rsidRPr="00B67E3D" w:rsidRDefault="001772DD" w:rsidP="00980F3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Pr>
                <w:rFonts w:asciiTheme="minorHAnsi" w:eastAsia="Times New Roman" w:hAnsiTheme="minorHAnsi" w:cstheme="minorHAnsi"/>
                <w:sz w:val="20"/>
                <w:szCs w:val="20"/>
              </w:rPr>
              <w:t>&lt;&lt;User input&gt;&gt;</w:t>
            </w:r>
          </w:p>
        </w:tc>
      </w:tr>
    </w:tbl>
    <w:p w14:paraId="15D4FBFE" w14:textId="77777777" w:rsidR="00770BB3" w:rsidRDefault="00770BB3" w:rsidP="00F947E9">
      <w:pPr>
        <w:spacing w:after="0"/>
      </w:pPr>
    </w:p>
    <w:tbl>
      <w:tblPr>
        <w:tblpPr w:leftFromText="180" w:rightFromText="180" w:vertAnchor="text" w:tblpY="1"/>
        <w:tblOverlap w:val="never"/>
        <w:tblW w:w="14395" w:type="dxa"/>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1014"/>
        <w:gridCol w:w="1074"/>
        <w:gridCol w:w="1158"/>
        <w:gridCol w:w="1015"/>
        <w:gridCol w:w="1134"/>
        <w:gridCol w:w="1170"/>
        <w:gridCol w:w="1260"/>
        <w:gridCol w:w="1260"/>
        <w:gridCol w:w="1663"/>
        <w:gridCol w:w="1330"/>
        <w:gridCol w:w="1156"/>
        <w:gridCol w:w="1161"/>
      </w:tblGrid>
      <w:tr w:rsidR="0093093E" w:rsidRPr="006F1F7B" w14:paraId="3698281C" w14:textId="77777777" w:rsidTr="0033180C">
        <w:trPr>
          <w:cantSplit/>
          <w:trHeight w:val="144"/>
        </w:trPr>
        <w:tc>
          <w:tcPr>
            <w:tcW w:w="14395" w:type="dxa"/>
            <w:gridSpan w:val="12"/>
            <w:tcBorders>
              <w:top w:val="single" w:sz="4" w:space="0" w:color="auto"/>
              <w:left w:val="single" w:sz="4" w:space="0" w:color="auto"/>
              <w:bottom w:val="single" w:sz="4" w:space="0" w:color="auto"/>
              <w:right w:val="single" w:sz="4" w:space="0" w:color="auto"/>
            </w:tcBorders>
            <w:vAlign w:val="center"/>
          </w:tcPr>
          <w:p w14:paraId="7828BFC5" w14:textId="0FAFF313" w:rsidR="0093093E" w:rsidRPr="00DF4A6F" w:rsidRDefault="00276172" w:rsidP="00F947E9">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20"/>
                <w:szCs w:val="20"/>
              </w:rPr>
            </w:pPr>
            <w:r w:rsidRPr="00695C28">
              <w:rPr>
                <w:rFonts w:asciiTheme="minorHAnsi" w:hAnsiTheme="minorHAnsi" w:cstheme="minorHAnsi"/>
                <w:b/>
                <w:sz w:val="20"/>
                <w:szCs w:val="20"/>
              </w:rPr>
              <w:t>B</w:t>
            </w:r>
            <w:r w:rsidR="0093093E" w:rsidRPr="00695C28">
              <w:rPr>
                <w:rFonts w:asciiTheme="minorHAnsi" w:hAnsiTheme="minorHAnsi" w:cstheme="minorHAnsi"/>
                <w:b/>
                <w:sz w:val="20"/>
                <w:szCs w:val="20"/>
              </w:rPr>
              <w:t xml:space="preserve">. Design Central Water Heating Systems Information </w:t>
            </w:r>
          </w:p>
          <w:p w14:paraId="3D9792D1" w14:textId="5DE23C60" w:rsidR="00B841B7" w:rsidDel="00770F7D" w:rsidRDefault="00770F7D" w:rsidP="00F947E9">
            <w:pPr>
              <w:keepNext/>
              <w:tabs>
                <w:tab w:val="left" w:pos="2160"/>
                <w:tab w:val="left" w:pos="2700"/>
                <w:tab w:val="left" w:pos="3420"/>
                <w:tab w:val="left" w:pos="3780"/>
                <w:tab w:val="left" w:pos="5760"/>
                <w:tab w:val="left" w:pos="7212"/>
              </w:tabs>
              <w:spacing w:after="0" w:line="240" w:lineRule="auto"/>
              <w:rPr>
                <w:ins w:id="328" w:author="Tam, Danny@Energy" w:date="2022-02-28T13:14:00Z"/>
                <w:del w:id="329" w:author="Alhabibi, Haider@Energy" w:date="2022-03-08T20:31:00Z"/>
                <w:rFonts w:asciiTheme="minorHAnsi" w:eastAsia="Times New Roman" w:hAnsiTheme="minorHAnsi" w:cstheme="minorHAnsi"/>
                <w:sz w:val="20"/>
                <w:szCs w:val="20"/>
              </w:rPr>
            </w:pPr>
            <w:ins w:id="330" w:author="Alhabibi, Haider@Energy" w:date="2022-03-08T20:31:00Z">
              <w:r>
                <w:rPr>
                  <w:sz w:val="18"/>
                  <w:szCs w:val="18"/>
                </w:rPr>
                <w:t>&lt;&lt;Static Text - see the top&gt;&gt;</w:t>
              </w:r>
            </w:ins>
            <w:del w:id="331" w:author="Alhabibi, Haider@Energy" w:date="2022-03-08T20:31:00Z">
              <w:r w:rsidR="0093093E" w:rsidRPr="00980F3E" w:rsidDel="00770F7D">
                <w:rPr>
                  <w:rFonts w:asciiTheme="minorHAnsi" w:eastAsia="Times New Roman" w:hAnsiTheme="minorHAnsi" w:cstheme="minorHAnsi"/>
                  <w:sz w:val="20"/>
                  <w:szCs w:val="20"/>
                </w:rPr>
                <w:delText>This table reports the water heating system features that were specified on the registered CF1R</w:delText>
              </w:r>
            </w:del>
            <w:ins w:id="332" w:author="Tam, Danny@Energy" w:date="2022-02-28T13:18:00Z">
              <w:del w:id="333" w:author="Alhabibi, Haider@Energy" w:date="2022-03-08T20:31:00Z">
                <w:r w:rsidR="00712D4B" w:rsidDel="00770F7D">
                  <w:rPr>
                    <w:rFonts w:asciiTheme="minorHAnsi" w:eastAsia="Times New Roman" w:hAnsiTheme="minorHAnsi" w:cstheme="minorHAnsi"/>
                    <w:sz w:val="20"/>
                    <w:szCs w:val="20"/>
                  </w:rPr>
                  <w:delText>LMCC</w:delText>
                </w:r>
              </w:del>
            </w:ins>
            <w:del w:id="334" w:author="Alhabibi, Haider@Energy" w:date="2022-03-08T20:31:00Z">
              <w:r w:rsidR="0093093E" w:rsidRPr="00980F3E" w:rsidDel="00770F7D">
                <w:rPr>
                  <w:rFonts w:asciiTheme="minorHAnsi" w:eastAsia="Times New Roman" w:hAnsiTheme="minorHAnsi" w:cstheme="minorHAnsi"/>
                  <w:sz w:val="20"/>
                  <w:szCs w:val="20"/>
                </w:rPr>
                <w:delText xml:space="preserve"> </w:delText>
              </w:r>
            </w:del>
            <w:ins w:id="335" w:author="Tam, Danny@Energy" w:date="2022-02-28T13:14:00Z">
              <w:del w:id="336" w:author="Alhabibi, Haider@Energy" w:date="2022-03-08T20:31:00Z">
                <w:r w:rsidR="0001647D" w:rsidDel="00770F7D">
                  <w:rPr>
                    <w:rFonts w:asciiTheme="minorHAnsi" w:eastAsia="Times New Roman" w:hAnsiTheme="minorHAnsi" w:cstheme="minorHAnsi"/>
                    <w:sz w:val="20"/>
                    <w:szCs w:val="20"/>
                  </w:rPr>
                  <w:delText xml:space="preserve">LMCC </w:delText>
                </w:r>
              </w:del>
            </w:ins>
            <w:del w:id="337" w:author="Alhabibi, Haider@Energy" w:date="2022-03-08T20:31:00Z">
              <w:r w:rsidR="0093093E" w:rsidRPr="00980F3E" w:rsidDel="00770F7D">
                <w:rPr>
                  <w:rFonts w:asciiTheme="minorHAnsi" w:eastAsia="Times New Roman" w:hAnsiTheme="minorHAnsi" w:cstheme="minorHAnsi"/>
                  <w:sz w:val="20"/>
                  <w:szCs w:val="20"/>
                </w:rPr>
                <w:delText>compliance document for this project.</w:delText>
              </w:r>
            </w:del>
          </w:p>
          <w:p w14:paraId="0D3C42F9" w14:textId="057E0C65" w:rsidR="0001647D" w:rsidRDefault="0001647D" w:rsidP="00F947E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ins w:id="338" w:author="Tam, Danny@Energy" w:date="2022-02-28T13:14:00Z">
              <w:r>
                <w:rPr>
                  <w:rFonts w:cstheme="minorHAnsi"/>
                  <w:sz w:val="20"/>
                  <w:szCs w:val="20"/>
                </w:rPr>
                <w:t xml:space="preserve">&lt;&lt;If LMCC </w:t>
              </w:r>
            </w:ins>
            <w:ins w:id="339" w:author="Tam, Danny@Energy" w:date="2022-02-28T13:15:00Z">
              <w:r w:rsidR="00DC1EA1">
                <w:rPr>
                  <w:rFonts w:cstheme="minorHAnsi"/>
                  <w:sz w:val="20"/>
                  <w:szCs w:val="20"/>
                </w:rPr>
                <w:t xml:space="preserve">only </w:t>
              </w:r>
            </w:ins>
            <w:ins w:id="340" w:author="Tam, Danny@Energy" w:date="2022-02-28T13:14:00Z">
              <w:r>
                <w:rPr>
                  <w:rFonts w:cstheme="minorHAnsi"/>
                  <w:sz w:val="20"/>
                  <w:szCs w:val="20"/>
                </w:rPr>
                <w:t xml:space="preserve">has CHPWH, </w:t>
              </w:r>
              <w:r w:rsidRPr="00E12A63">
                <w:rPr>
                  <w:rFonts w:asciiTheme="minorHAnsi" w:hAnsiTheme="minorHAnsi" w:cstheme="minorHAnsi"/>
                  <w:sz w:val="20"/>
                  <w:szCs w:val="20"/>
                </w:rPr>
                <w:t>display the "section does not apply" message</w:t>
              </w:r>
              <w:r>
                <w:rPr>
                  <w:rFonts w:cstheme="minorHAnsi"/>
                  <w:sz w:val="20"/>
                  <w:szCs w:val="20"/>
                </w:rPr>
                <w:t>&gt;&gt;</w:t>
              </w:r>
            </w:ins>
          </w:p>
          <w:p w14:paraId="4E51E3AC" w14:textId="634328B5" w:rsidR="00F2291F" w:rsidRPr="00980F3E" w:rsidRDefault="00B841B7" w:rsidP="00F947E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r>
              <w:rPr>
                <w:rFonts w:asciiTheme="minorHAnsi" w:eastAsia="Times New Roman" w:hAnsiTheme="minorHAnsi" w:cstheme="minorHAnsi"/>
                <w:sz w:val="20"/>
                <w:szCs w:val="20"/>
              </w:rPr>
              <w:t xml:space="preserve">&lt;&lt;require one row of data for each water heater identified on the </w:t>
            </w:r>
            <w:del w:id="341" w:author="Alhabibi, Haider@Energy" w:date="2022-03-08T20:32:00Z">
              <w:r w:rsidDel="00065668">
                <w:rPr>
                  <w:rFonts w:asciiTheme="minorHAnsi" w:eastAsia="Times New Roman" w:hAnsiTheme="minorHAnsi" w:cstheme="minorHAnsi"/>
                  <w:sz w:val="20"/>
                  <w:szCs w:val="20"/>
                </w:rPr>
                <w:delText>CF1R</w:delText>
              </w:r>
            </w:del>
            <w:ins w:id="342" w:author="Alhabibi, Haider@Energy" w:date="2022-03-08T20:32:00Z">
              <w:r w:rsidR="00065668">
                <w:rPr>
                  <w:rFonts w:asciiTheme="minorHAnsi" w:eastAsia="Times New Roman" w:hAnsiTheme="minorHAnsi" w:cstheme="minorHAnsi"/>
                  <w:sz w:val="20"/>
                  <w:szCs w:val="20"/>
                </w:rPr>
                <w:t>LMCC</w:t>
              </w:r>
            </w:ins>
            <w:r>
              <w:rPr>
                <w:rFonts w:asciiTheme="minorHAnsi" w:eastAsia="Times New Roman" w:hAnsiTheme="minorHAnsi" w:cstheme="minorHAnsi"/>
                <w:sz w:val="20"/>
                <w:szCs w:val="20"/>
              </w:rPr>
              <w:t>-PRF&gt;&gt;</w:t>
            </w:r>
          </w:p>
        </w:tc>
      </w:tr>
      <w:tr w:rsidR="0033180C" w:rsidRPr="006F1F7B" w14:paraId="26CD2432" w14:textId="77777777" w:rsidTr="003769F7">
        <w:trPr>
          <w:cantSplit/>
          <w:trHeight w:val="144"/>
        </w:trPr>
        <w:tc>
          <w:tcPr>
            <w:tcW w:w="1014" w:type="dxa"/>
            <w:tcBorders>
              <w:top w:val="single" w:sz="4" w:space="0" w:color="auto"/>
              <w:left w:val="single" w:sz="4" w:space="0" w:color="auto"/>
              <w:bottom w:val="single" w:sz="4" w:space="0" w:color="auto"/>
              <w:right w:val="single" w:sz="4" w:space="0" w:color="auto"/>
            </w:tcBorders>
            <w:vAlign w:val="center"/>
          </w:tcPr>
          <w:p w14:paraId="06477FDC" w14:textId="77777777" w:rsidR="0093093E" w:rsidRPr="00B67E3D" w:rsidRDefault="0093093E" w:rsidP="00F947E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t>01</w:t>
            </w:r>
          </w:p>
        </w:tc>
        <w:tc>
          <w:tcPr>
            <w:tcW w:w="1074" w:type="dxa"/>
            <w:tcBorders>
              <w:top w:val="single" w:sz="4" w:space="0" w:color="auto"/>
              <w:left w:val="single" w:sz="4" w:space="0" w:color="auto"/>
              <w:bottom w:val="single" w:sz="4" w:space="0" w:color="auto"/>
              <w:right w:val="single" w:sz="4" w:space="0" w:color="auto"/>
            </w:tcBorders>
            <w:vAlign w:val="center"/>
          </w:tcPr>
          <w:p w14:paraId="0000CB8E" w14:textId="77777777" w:rsidR="0093093E" w:rsidRPr="00B67E3D" w:rsidRDefault="0093093E" w:rsidP="00F947E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t>02</w:t>
            </w:r>
          </w:p>
        </w:tc>
        <w:tc>
          <w:tcPr>
            <w:tcW w:w="1158" w:type="dxa"/>
            <w:tcBorders>
              <w:top w:val="single" w:sz="4" w:space="0" w:color="auto"/>
              <w:left w:val="single" w:sz="4" w:space="0" w:color="auto"/>
              <w:bottom w:val="single" w:sz="4" w:space="0" w:color="auto"/>
              <w:right w:val="single" w:sz="4" w:space="0" w:color="auto"/>
            </w:tcBorders>
            <w:vAlign w:val="center"/>
          </w:tcPr>
          <w:p w14:paraId="398DB5A4" w14:textId="77777777" w:rsidR="0093093E" w:rsidRPr="00B67E3D" w:rsidRDefault="0093093E" w:rsidP="00F947E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t>03</w:t>
            </w:r>
          </w:p>
        </w:tc>
        <w:tc>
          <w:tcPr>
            <w:tcW w:w="1015" w:type="dxa"/>
            <w:tcBorders>
              <w:top w:val="single" w:sz="4" w:space="0" w:color="auto"/>
              <w:left w:val="single" w:sz="4" w:space="0" w:color="auto"/>
              <w:bottom w:val="single" w:sz="4" w:space="0" w:color="auto"/>
              <w:right w:val="single" w:sz="4" w:space="0" w:color="auto"/>
            </w:tcBorders>
            <w:vAlign w:val="center"/>
          </w:tcPr>
          <w:p w14:paraId="0C7E311F" w14:textId="77777777" w:rsidR="0093093E" w:rsidRPr="00B67E3D" w:rsidRDefault="0093093E" w:rsidP="00F947E9">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20"/>
                <w:szCs w:val="20"/>
              </w:rPr>
            </w:pPr>
            <w:r w:rsidRPr="00B67E3D">
              <w:rPr>
                <w:rFonts w:asciiTheme="minorHAnsi" w:eastAsia="Times New Roman" w:hAnsiTheme="minorHAnsi" w:cstheme="minorHAnsi"/>
                <w:sz w:val="20"/>
                <w:szCs w:val="20"/>
              </w:rPr>
              <w:t>04</w:t>
            </w:r>
          </w:p>
        </w:tc>
        <w:tc>
          <w:tcPr>
            <w:tcW w:w="1134" w:type="dxa"/>
            <w:tcBorders>
              <w:top w:val="single" w:sz="4" w:space="0" w:color="auto"/>
              <w:left w:val="single" w:sz="4" w:space="0" w:color="auto"/>
              <w:bottom w:val="single" w:sz="4" w:space="0" w:color="auto"/>
              <w:right w:val="single" w:sz="4" w:space="0" w:color="auto"/>
            </w:tcBorders>
            <w:vAlign w:val="center"/>
          </w:tcPr>
          <w:p w14:paraId="602F19AC" w14:textId="77777777" w:rsidR="0093093E" w:rsidRPr="00B67E3D" w:rsidRDefault="0093093E" w:rsidP="00F947E9">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20"/>
                <w:szCs w:val="20"/>
              </w:rPr>
            </w:pPr>
            <w:r w:rsidRPr="00B67E3D">
              <w:rPr>
                <w:rFonts w:asciiTheme="minorHAnsi" w:eastAsia="Times New Roman" w:hAnsiTheme="minorHAnsi" w:cstheme="minorHAnsi"/>
                <w:sz w:val="20"/>
                <w:szCs w:val="20"/>
              </w:rPr>
              <w:t>05</w:t>
            </w:r>
          </w:p>
        </w:tc>
        <w:tc>
          <w:tcPr>
            <w:tcW w:w="1170" w:type="dxa"/>
            <w:tcBorders>
              <w:top w:val="single" w:sz="4" w:space="0" w:color="auto"/>
              <w:left w:val="single" w:sz="4" w:space="0" w:color="auto"/>
              <w:bottom w:val="single" w:sz="4" w:space="0" w:color="auto"/>
              <w:right w:val="single" w:sz="4" w:space="0" w:color="auto"/>
            </w:tcBorders>
            <w:vAlign w:val="center"/>
          </w:tcPr>
          <w:p w14:paraId="09F8CA28" w14:textId="77777777" w:rsidR="0093093E" w:rsidRPr="00B67E3D" w:rsidRDefault="0093093E" w:rsidP="00F947E9">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20"/>
                <w:szCs w:val="20"/>
              </w:rPr>
            </w:pPr>
            <w:r w:rsidRPr="00B67E3D">
              <w:rPr>
                <w:rFonts w:asciiTheme="minorHAnsi" w:eastAsia="Times New Roman" w:hAnsiTheme="minorHAnsi" w:cstheme="minorHAnsi"/>
                <w:sz w:val="20"/>
                <w:szCs w:val="20"/>
              </w:rPr>
              <w:t>06</w:t>
            </w:r>
          </w:p>
        </w:tc>
        <w:tc>
          <w:tcPr>
            <w:tcW w:w="1260" w:type="dxa"/>
            <w:tcBorders>
              <w:top w:val="single" w:sz="4" w:space="0" w:color="auto"/>
              <w:left w:val="single" w:sz="4" w:space="0" w:color="auto"/>
              <w:bottom w:val="single" w:sz="4" w:space="0" w:color="auto"/>
              <w:right w:val="single" w:sz="4" w:space="0" w:color="auto"/>
            </w:tcBorders>
            <w:vAlign w:val="center"/>
          </w:tcPr>
          <w:p w14:paraId="28701EE0" w14:textId="77777777" w:rsidR="0093093E" w:rsidRPr="00B67E3D" w:rsidRDefault="0093093E" w:rsidP="00F947E9">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20"/>
                <w:szCs w:val="20"/>
              </w:rPr>
            </w:pPr>
            <w:r w:rsidRPr="00B67E3D">
              <w:rPr>
                <w:rFonts w:asciiTheme="minorHAnsi" w:eastAsia="Times New Roman" w:hAnsiTheme="minorHAnsi" w:cstheme="minorHAnsi"/>
                <w:sz w:val="20"/>
                <w:szCs w:val="20"/>
              </w:rPr>
              <w:t>07</w:t>
            </w:r>
          </w:p>
        </w:tc>
        <w:tc>
          <w:tcPr>
            <w:tcW w:w="1260" w:type="dxa"/>
            <w:tcBorders>
              <w:top w:val="single" w:sz="4" w:space="0" w:color="auto"/>
              <w:left w:val="single" w:sz="4" w:space="0" w:color="auto"/>
              <w:bottom w:val="single" w:sz="4" w:space="0" w:color="auto"/>
              <w:right w:val="single" w:sz="4" w:space="0" w:color="auto"/>
            </w:tcBorders>
            <w:vAlign w:val="center"/>
          </w:tcPr>
          <w:p w14:paraId="705D2FA5" w14:textId="77777777" w:rsidR="0093093E" w:rsidRPr="00B67E3D" w:rsidRDefault="0093093E" w:rsidP="00F947E9">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20"/>
                <w:szCs w:val="20"/>
              </w:rPr>
            </w:pPr>
            <w:r w:rsidRPr="00B67E3D">
              <w:rPr>
                <w:rFonts w:asciiTheme="minorHAnsi" w:eastAsia="Times New Roman" w:hAnsiTheme="minorHAnsi" w:cstheme="minorHAnsi"/>
                <w:sz w:val="20"/>
                <w:szCs w:val="20"/>
              </w:rPr>
              <w:t>08</w:t>
            </w:r>
          </w:p>
        </w:tc>
        <w:tc>
          <w:tcPr>
            <w:tcW w:w="1663" w:type="dxa"/>
            <w:tcBorders>
              <w:top w:val="single" w:sz="4" w:space="0" w:color="auto"/>
              <w:left w:val="single" w:sz="4" w:space="0" w:color="auto"/>
              <w:bottom w:val="single" w:sz="4" w:space="0" w:color="auto"/>
              <w:right w:val="single" w:sz="4" w:space="0" w:color="auto"/>
            </w:tcBorders>
            <w:vAlign w:val="center"/>
          </w:tcPr>
          <w:p w14:paraId="41F9B697" w14:textId="77777777" w:rsidR="0093093E" w:rsidRPr="00B67E3D" w:rsidRDefault="0093093E" w:rsidP="00F947E9">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20"/>
                <w:szCs w:val="20"/>
              </w:rPr>
            </w:pPr>
            <w:r w:rsidRPr="00B67E3D">
              <w:rPr>
                <w:rFonts w:asciiTheme="minorHAnsi" w:eastAsia="Times New Roman" w:hAnsiTheme="minorHAnsi" w:cstheme="minorHAnsi"/>
                <w:sz w:val="20"/>
                <w:szCs w:val="20"/>
              </w:rPr>
              <w:t>09</w:t>
            </w:r>
          </w:p>
        </w:tc>
        <w:tc>
          <w:tcPr>
            <w:tcW w:w="1330" w:type="dxa"/>
            <w:tcBorders>
              <w:top w:val="single" w:sz="4" w:space="0" w:color="auto"/>
              <w:left w:val="single" w:sz="4" w:space="0" w:color="auto"/>
              <w:bottom w:val="single" w:sz="4" w:space="0" w:color="auto"/>
              <w:right w:val="single" w:sz="4" w:space="0" w:color="auto"/>
            </w:tcBorders>
            <w:vAlign w:val="center"/>
          </w:tcPr>
          <w:p w14:paraId="23DE9D31" w14:textId="77777777" w:rsidR="0093093E" w:rsidRPr="00B67E3D" w:rsidRDefault="0093093E" w:rsidP="00F947E9">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20"/>
                <w:szCs w:val="20"/>
              </w:rPr>
            </w:pPr>
            <w:r w:rsidRPr="00B67E3D">
              <w:rPr>
                <w:rFonts w:asciiTheme="minorHAnsi" w:eastAsia="Times New Roman" w:hAnsiTheme="minorHAnsi" w:cstheme="minorHAnsi"/>
                <w:sz w:val="20"/>
                <w:szCs w:val="20"/>
              </w:rPr>
              <w:t>10</w:t>
            </w:r>
          </w:p>
        </w:tc>
        <w:tc>
          <w:tcPr>
            <w:tcW w:w="1156" w:type="dxa"/>
            <w:tcBorders>
              <w:top w:val="single" w:sz="4" w:space="0" w:color="auto"/>
              <w:left w:val="single" w:sz="4" w:space="0" w:color="auto"/>
              <w:bottom w:val="single" w:sz="4" w:space="0" w:color="auto"/>
              <w:right w:val="single" w:sz="4" w:space="0" w:color="auto"/>
            </w:tcBorders>
            <w:vAlign w:val="center"/>
          </w:tcPr>
          <w:p w14:paraId="2E412E94" w14:textId="77777777" w:rsidR="0093093E" w:rsidRPr="00B67E3D" w:rsidRDefault="0093093E" w:rsidP="00F947E9">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20"/>
                <w:szCs w:val="20"/>
              </w:rPr>
            </w:pPr>
            <w:r w:rsidRPr="00B67E3D">
              <w:rPr>
                <w:rFonts w:asciiTheme="minorHAnsi" w:eastAsia="Times New Roman" w:hAnsiTheme="minorHAnsi" w:cstheme="minorHAnsi"/>
                <w:sz w:val="20"/>
                <w:szCs w:val="20"/>
              </w:rPr>
              <w:t>11</w:t>
            </w:r>
          </w:p>
        </w:tc>
        <w:tc>
          <w:tcPr>
            <w:tcW w:w="1161" w:type="dxa"/>
            <w:tcBorders>
              <w:top w:val="single" w:sz="4" w:space="0" w:color="auto"/>
              <w:left w:val="single" w:sz="4" w:space="0" w:color="auto"/>
              <w:bottom w:val="single" w:sz="4" w:space="0" w:color="auto"/>
              <w:right w:val="single" w:sz="4" w:space="0" w:color="auto"/>
            </w:tcBorders>
            <w:vAlign w:val="center"/>
          </w:tcPr>
          <w:p w14:paraId="15A4AC13" w14:textId="77777777" w:rsidR="0093093E" w:rsidRPr="00B67E3D" w:rsidRDefault="0093093E" w:rsidP="00F947E9">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20"/>
                <w:szCs w:val="20"/>
              </w:rPr>
            </w:pPr>
            <w:r w:rsidRPr="00B67E3D">
              <w:rPr>
                <w:rFonts w:asciiTheme="minorHAnsi" w:eastAsia="Times New Roman" w:hAnsiTheme="minorHAnsi" w:cstheme="minorHAnsi"/>
                <w:sz w:val="20"/>
                <w:szCs w:val="20"/>
              </w:rPr>
              <w:t>12</w:t>
            </w:r>
          </w:p>
        </w:tc>
      </w:tr>
      <w:tr w:rsidR="0033180C" w:rsidRPr="006F1F7B" w14:paraId="51215864" w14:textId="77777777" w:rsidTr="003769F7">
        <w:trPr>
          <w:cantSplit/>
          <w:trHeight w:val="144"/>
        </w:trPr>
        <w:tc>
          <w:tcPr>
            <w:tcW w:w="1014" w:type="dxa"/>
            <w:tcBorders>
              <w:top w:val="single" w:sz="4" w:space="0" w:color="auto"/>
              <w:left w:val="single" w:sz="4" w:space="0" w:color="auto"/>
              <w:bottom w:val="single" w:sz="4" w:space="0" w:color="auto"/>
              <w:right w:val="single" w:sz="4" w:space="0" w:color="auto"/>
            </w:tcBorders>
            <w:vAlign w:val="bottom"/>
          </w:tcPr>
          <w:p w14:paraId="25711029" w14:textId="77777777" w:rsidR="0093093E" w:rsidRPr="00B67E3D" w:rsidRDefault="0093093E" w:rsidP="00F947E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t>Water Heating System ID or Name</w:t>
            </w:r>
          </w:p>
        </w:tc>
        <w:tc>
          <w:tcPr>
            <w:tcW w:w="1074" w:type="dxa"/>
            <w:tcBorders>
              <w:top w:val="single" w:sz="4" w:space="0" w:color="auto"/>
              <w:left w:val="single" w:sz="4" w:space="0" w:color="auto"/>
              <w:bottom w:val="single" w:sz="4" w:space="0" w:color="auto"/>
              <w:right w:val="single" w:sz="4" w:space="0" w:color="auto"/>
            </w:tcBorders>
            <w:vAlign w:val="bottom"/>
          </w:tcPr>
          <w:p w14:paraId="7D85B82D" w14:textId="77777777" w:rsidR="0093093E" w:rsidRPr="00B67E3D" w:rsidRDefault="0093093E" w:rsidP="00F947E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t xml:space="preserve"> Water Heating System Type</w:t>
            </w:r>
          </w:p>
        </w:tc>
        <w:tc>
          <w:tcPr>
            <w:tcW w:w="1158" w:type="dxa"/>
            <w:tcBorders>
              <w:top w:val="single" w:sz="4" w:space="0" w:color="auto"/>
              <w:left w:val="single" w:sz="4" w:space="0" w:color="auto"/>
              <w:bottom w:val="single" w:sz="4" w:space="0" w:color="auto"/>
              <w:right w:val="single" w:sz="4" w:space="0" w:color="auto"/>
            </w:tcBorders>
            <w:vAlign w:val="bottom"/>
          </w:tcPr>
          <w:p w14:paraId="0DF79AE6" w14:textId="77777777" w:rsidR="0093093E" w:rsidRPr="00B67E3D" w:rsidRDefault="0093093E" w:rsidP="00F947E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t>Water Heater Type</w:t>
            </w:r>
          </w:p>
        </w:tc>
        <w:tc>
          <w:tcPr>
            <w:tcW w:w="1015" w:type="dxa"/>
            <w:tcBorders>
              <w:top w:val="single" w:sz="4" w:space="0" w:color="auto"/>
              <w:left w:val="single" w:sz="4" w:space="0" w:color="auto"/>
              <w:bottom w:val="single" w:sz="4" w:space="0" w:color="auto"/>
              <w:right w:val="single" w:sz="4" w:space="0" w:color="auto"/>
            </w:tcBorders>
            <w:vAlign w:val="bottom"/>
          </w:tcPr>
          <w:p w14:paraId="6EFE2977" w14:textId="77777777" w:rsidR="0093093E" w:rsidRPr="00B67E3D" w:rsidRDefault="0093093E" w:rsidP="00F947E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t xml:space="preserve"># </w:t>
            </w:r>
            <w:proofErr w:type="gramStart"/>
            <w:r w:rsidRPr="00B67E3D">
              <w:rPr>
                <w:rFonts w:asciiTheme="minorHAnsi" w:eastAsia="Times New Roman" w:hAnsiTheme="minorHAnsi" w:cstheme="minorHAnsi"/>
                <w:sz w:val="20"/>
                <w:szCs w:val="20"/>
              </w:rPr>
              <w:t>of</w:t>
            </w:r>
            <w:proofErr w:type="gramEnd"/>
            <w:r w:rsidRPr="00B67E3D">
              <w:rPr>
                <w:rFonts w:asciiTheme="minorHAnsi" w:eastAsia="Times New Roman" w:hAnsiTheme="minorHAnsi" w:cstheme="minorHAnsi"/>
                <w:sz w:val="20"/>
                <w:szCs w:val="20"/>
              </w:rPr>
              <w:t xml:space="preserve"> Water Heaters in System</w:t>
            </w:r>
          </w:p>
        </w:tc>
        <w:tc>
          <w:tcPr>
            <w:tcW w:w="1134" w:type="dxa"/>
            <w:tcBorders>
              <w:top w:val="single" w:sz="4" w:space="0" w:color="auto"/>
              <w:left w:val="single" w:sz="4" w:space="0" w:color="auto"/>
              <w:bottom w:val="single" w:sz="4" w:space="0" w:color="auto"/>
              <w:right w:val="single" w:sz="4" w:space="0" w:color="auto"/>
            </w:tcBorders>
            <w:vAlign w:val="bottom"/>
          </w:tcPr>
          <w:p w14:paraId="2789B81D" w14:textId="77777777" w:rsidR="0093093E" w:rsidRPr="00B67E3D" w:rsidRDefault="0093093E" w:rsidP="00F947E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t xml:space="preserve">Water Heater </w:t>
            </w:r>
          </w:p>
          <w:p w14:paraId="6968EA01" w14:textId="77777777" w:rsidR="0093093E" w:rsidRPr="00B67E3D" w:rsidRDefault="0093093E" w:rsidP="00F947E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t>Storage</w:t>
            </w:r>
          </w:p>
          <w:p w14:paraId="78E60E6A" w14:textId="77777777" w:rsidR="0093093E" w:rsidRPr="00B67E3D" w:rsidRDefault="0093093E" w:rsidP="00F947E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t>Volume (gal)</w:t>
            </w:r>
          </w:p>
        </w:tc>
        <w:tc>
          <w:tcPr>
            <w:tcW w:w="1170" w:type="dxa"/>
            <w:tcBorders>
              <w:top w:val="single" w:sz="4" w:space="0" w:color="auto"/>
              <w:left w:val="single" w:sz="4" w:space="0" w:color="auto"/>
              <w:bottom w:val="single" w:sz="4" w:space="0" w:color="auto"/>
              <w:right w:val="single" w:sz="4" w:space="0" w:color="auto"/>
            </w:tcBorders>
            <w:vAlign w:val="bottom"/>
          </w:tcPr>
          <w:p w14:paraId="2CC3E17C" w14:textId="77777777" w:rsidR="0093093E" w:rsidRPr="00B67E3D" w:rsidRDefault="0093093E" w:rsidP="00F947E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t>Fuel Type</w:t>
            </w:r>
          </w:p>
        </w:tc>
        <w:tc>
          <w:tcPr>
            <w:tcW w:w="1260" w:type="dxa"/>
            <w:tcBorders>
              <w:top w:val="single" w:sz="4" w:space="0" w:color="auto"/>
              <w:left w:val="single" w:sz="4" w:space="0" w:color="auto"/>
              <w:bottom w:val="single" w:sz="4" w:space="0" w:color="auto"/>
              <w:right w:val="single" w:sz="4" w:space="0" w:color="auto"/>
            </w:tcBorders>
            <w:vAlign w:val="bottom"/>
          </w:tcPr>
          <w:p w14:paraId="71AE17F4" w14:textId="03FBD58E" w:rsidR="0093093E" w:rsidRPr="00B67E3D" w:rsidRDefault="0093093E" w:rsidP="00F947E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t>Rated Input Type</w:t>
            </w:r>
          </w:p>
        </w:tc>
        <w:tc>
          <w:tcPr>
            <w:tcW w:w="1260" w:type="dxa"/>
            <w:tcBorders>
              <w:top w:val="single" w:sz="4" w:space="0" w:color="auto"/>
              <w:left w:val="single" w:sz="4" w:space="0" w:color="auto"/>
              <w:bottom w:val="single" w:sz="4" w:space="0" w:color="auto"/>
              <w:right w:val="single" w:sz="4" w:space="0" w:color="auto"/>
            </w:tcBorders>
            <w:vAlign w:val="bottom"/>
          </w:tcPr>
          <w:p w14:paraId="3ED9D78A" w14:textId="77777777" w:rsidR="0093093E" w:rsidRPr="00B67E3D" w:rsidRDefault="0093093E" w:rsidP="00F947E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AA256A">
              <w:rPr>
                <w:rFonts w:asciiTheme="minorHAnsi" w:eastAsia="Times New Roman" w:hAnsiTheme="minorHAnsi" w:cstheme="minorHAnsi"/>
                <w:sz w:val="20"/>
                <w:szCs w:val="20"/>
              </w:rPr>
              <w:t>Rated Input Value</w:t>
            </w:r>
          </w:p>
        </w:tc>
        <w:tc>
          <w:tcPr>
            <w:tcW w:w="1663" w:type="dxa"/>
            <w:tcBorders>
              <w:top w:val="single" w:sz="4" w:space="0" w:color="auto"/>
              <w:left w:val="single" w:sz="4" w:space="0" w:color="auto"/>
              <w:bottom w:val="single" w:sz="4" w:space="0" w:color="auto"/>
              <w:right w:val="single" w:sz="4" w:space="0" w:color="auto"/>
            </w:tcBorders>
            <w:vAlign w:val="bottom"/>
          </w:tcPr>
          <w:p w14:paraId="462E9230" w14:textId="77777777" w:rsidR="0093093E" w:rsidRPr="00B67E3D" w:rsidRDefault="0093093E" w:rsidP="00F947E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t>Heating Efficiency Type</w:t>
            </w:r>
          </w:p>
        </w:tc>
        <w:tc>
          <w:tcPr>
            <w:tcW w:w="1330" w:type="dxa"/>
            <w:tcBorders>
              <w:top w:val="single" w:sz="4" w:space="0" w:color="auto"/>
              <w:left w:val="single" w:sz="4" w:space="0" w:color="auto"/>
              <w:bottom w:val="single" w:sz="4" w:space="0" w:color="auto"/>
              <w:right w:val="single" w:sz="4" w:space="0" w:color="auto"/>
            </w:tcBorders>
            <w:vAlign w:val="bottom"/>
          </w:tcPr>
          <w:p w14:paraId="03AB191A" w14:textId="77777777" w:rsidR="0093093E" w:rsidRPr="00B67E3D" w:rsidRDefault="0093093E" w:rsidP="00F947E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t>Heating Efficiency Value</w:t>
            </w:r>
          </w:p>
        </w:tc>
        <w:tc>
          <w:tcPr>
            <w:tcW w:w="1156" w:type="dxa"/>
            <w:tcBorders>
              <w:top w:val="single" w:sz="4" w:space="0" w:color="auto"/>
              <w:left w:val="single" w:sz="4" w:space="0" w:color="auto"/>
              <w:bottom w:val="single" w:sz="4" w:space="0" w:color="auto"/>
              <w:right w:val="single" w:sz="4" w:space="0" w:color="auto"/>
            </w:tcBorders>
            <w:vAlign w:val="bottom"/>
          </w:tcPr>
          <w:p w14:paraId="55EEAFDE" w14:textId="77777777" w:rsidR="0093093E" w:rsidRPr="00B67E3D" w:rsidRDefault="0093093E" w:rsidP="00F947E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t xml:space="preserve">Standby Loss </w:t>
            </w:r>
          </w:p>
          <w:p w14:paraId="40DDC50B" w14:textId="77777777" w:rsidR="0093093E" w:rsidRPr="00B67E3D" w:rsidRDefault="0093093E" w:rsidP="00F947E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t>(%)</w:t>
            </w:r>
          </w:p>
        </w:tc>
        <w:tc>
          <w:tcPr>
            <w:tcW w:w="1161" w:type="dxa"/>
            <w:tcBorders>
              <w:top w:val="single" w:sz="4" w:space="0" w:color="auto"/>
              <w:left w:val="single" w:sz="4" w:space="0" w:color="auto"/>
              <w:bottom w:val="single" w:sz="4" w:space="0" w:color="auto"/>
              <w:right w:val="single" w:sz="4" w:space="0" w:color="auto"/>
            </w:tcBorders>
            <w:vAlign w:val="bottom"/>
          </w:tcPr>
          <w:p w14:paraId="16DD1855" w14:textId="3EF50084" w:rsidR="0093093E" w:rsidRPr="00B67E3D" w:rsidRDefault="0093093E" w:rsidP="00F947E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t xml:space="preserve">Exterior </w:t>
            </w:r>
            <w:proofErr w:type="spellStart"/>
            <w:r w:rsidRPr="00B67E3D">
              <w:rPr>
                <w:rFonts w:asciiTheme="minorHAnsi" w:eastAsia="Times New Roman" w:hAnsiTheme="minorHAnsi" w:cstheme="minorHAnsi"/>
                <w:sz w:val="20"/>
                <w:szCs w:val="20"/>
              </w:rPr>
              <w:t>Insul</w:t>
            </w:r>
            <w:proofErr w:type="spellEnd"/>
            <w:r w:rsidRPr="00B67E3D">
              <w:rPr>
                <w:rFonts w:asciiTheme="minorHAnsi" w:eastAsia="Times New Roman" w:hAnsiTheme="minorHAnsi" w:cstheme="minorHAnsi"/>
                <w:sz w:val="20"/>
                <w:szCs w:val="20"/>
              </w:rPr>
              <w:t xml:space="preserve">. </w:t>
            </w:r>
          </w:p>
          <w:p w14:paraId="3AFB267B" w14:textId="5821AC0E" w:rsidR="0093093E" w:rsidRPr="00B67E3D" w:rsidRDefault="0093093E" w:rsidP="00F947E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t>R-Value</w:t>
            </w:r>
          </w:p>
        </w:tc>
      </w:tr>
      <w:tr w:rsidR="0033180C" w:rsidRPr="006F1F7B" w14:paraId="7921C0C0" w14:textId="77777777" w:rsidTr="003769F7">
        <w:trPr>
          <w:cantSplit/>
          <w:trHeight w:val="144"/>
        </w:trPr>
        <w:tc>
          <w:tcPr>
            <w:tcW w:w="1014" w:type="dxa"/>
            <w:tcBorders>
              <w:top w:val="single" w:sz="4" w:space="0" w:color="auto"/>
              <w:left w:val="single" w:sz="4" w:space="0" w:color="auto"/>
              <w:bottom w:val="single" w:sz="4" w:space="0" w:color="auto"/>
              <w:right w:val="single" w:sz="4" w:space="0" w:color="auto"/>
            </w:tcBorders>
          </w:tcPr>
          <w:p w14:paraId="2FD7140F" w14:textId="5506F00E" w:rsidR="0093093E" w:rsidRPr="00B67E3D" w:rsidRDefault="0093093E" w:rsidP="006277AC">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t>&lt;&lt;</w:t>
            </w:r>
            <w:r w:rsidR="00F2291F">
              <w:rPr>
                <w:rFonts w:asciiTheme="minorHAnsi" w:eastAsia="Times New Roman" w:hAnsiTheme="minorHAnsi" w:cstheme="minorHAnsi"/>
                <w:sz w:val="20"/>
                <w:szCs w:val="20"/>
              </w:rPr>
              <w:t>R</w:t>
            </w:r>
            <w:r w:rsidRPr="00B67E3D">
              <w:rPr>
                <w:rFonts w:asciiTheme="minorHAnsi" w:eastAsia="Times New Roman" w:hAnsiTheme="minorHAnsi" w:cstheme="minorHAnsi"/>
                <w:sz w:val="20"/>
                <w:szCs w:val="20"/>
              </w:rPr>
              <w:t xml:space="preserve">eference values from </w:t>
            </w:r>
            <w:del w:id="343" w:author="Tam, Danny@Energy" w:date="2022-02-28T13:18:00Z">
              <w:r w:rsidRPr="00B67E3D" w:rsidDel="00712D4B">
                <w:rPr>
                  <w:rFonts w:asciiTheme="minorHAnsi" w:eastAsia="Times New Roman" w:hAnsiTheme="minorHAnsi" w:cstheme="minorHAnsi"/>
                  <w:sz w:val="20"/>
                  <w:szCs w:val="20"/>
                </w:rPr>
                <w:delText>CF1R</w:delText>
              </w:r>
            </w:del>
            <w:ins w:id="344" w:author="Tam, Danny@Energy" w:date="2022-02-28T13:18:00Z">
              <w:r w:rsidR="00712D4B">
                <w:rPr>
                  <w:rFonts w:asciiTheme="minorHAnsi" w:eastAsia="Times New Roman" w:hAnsiTheme="minorHAnsi" w:cstheme="minorHAnsi"/>
                  <w:sz w:val="20"/>
                  <w:szCs w:val="20"/>
                </w:rPr>
                <w:t>LMCC</w:t>
              </w:r>
            </w:ins>
            <w:r w:rsidR="00BE508B">
              <w:rPr>
                <w:rFonts w:asciiTheme="minorHAnsi" w:eastAsia="Times New Roman" w:hAnsiTheme="minorHAnsi" w:cstheme="minorHAnsi"/>
                <w:sz w:val="20"/>
                <w:szCs w:val="20"/>
              </w:rPr>
              <w:t xml:space="preserve"> </w:t>
            </w:r>
            <w:r w:rsidRPr="00B67E3D">
              <w:rPr>
                <w:rFonts w:asciiTheme="minorHAnsi" w:eastAsia="Times New Roman" w:hAnsiTheme="minorHAnsi" w:cstheme="minorHAnsi"/>
                <w:sz w:val="20"/>
                <w:szCs w:val="20"/>
              </w:rPr>
              <w:t>&gt;&gt;</w:t>
            </w:r>
          </w:p>
        </w:tc>
        <w:tc>
          <w:tcPr>
            <w:tcW w:w="1074" w:type="dxa"/>
            <w:tcBorders>
              <w:top w:val="single" w:sz="4" w:space="0" w:color="auto"/>
              <w:left w:val="single" w:sz="4" w:space="0" w:color="auto"/>
              <w:bottom w:val="single" w:sz="4" w:space="0" w:color="auto"/>
              <w:right w:val="single" w:sz="4" w:space="0" w:color="auto"/>
            </w:tcBorders>
          </w:tcPr>
          <w:p w14:paraId="5E6B4504" w14:textId="06343EF4" w:rsidR="0093093E" w:rsidRPr="00B67E3D" w:rsidRDefault="0093093E" w:rsidP="00F947E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t>&lt;&lt;</w:t>
            </w:r>
            <w:r w:rsidR="00EF3B23">
              <w:rPr>
                <w:rFonts w:asciiTheme="minorHAnsi" w:eastAsia="Times New Roman" w:hAnsiTheme="minorHAnsi" w:cstheme="minorHAnsi"/>
                <w:sz w:val="20"/>
                <w:szCs w:val="20"/>
              </w:rPr>
              <w:t>If Performance</w:t>
            </w:r>
            <w:r w:rsidR="007D43E0">
              <w:rPr>
                <w:rFonts w:asciiTheme="minorHAnsi" w:eastAsia="Times New Roman" w:hAnsiTheme="minorHAnsi" w:cstheme="minorHAnsi"/>
                <w:sz w:val="20"/>
                <w:szCs w:val="20"/>
              </w:rPr>
              <w:t>, then</w:t>
            </w:r>
            <w:r w:rsidR="00C04956">
              <w:rPr>
                <w:rFonts w:asciiTheme="minorHAnsi" w:eastAsia="Times New Roman" w:hAnsiTheme="minorHAnsi" w:cstheme="minorHAnsi"/>
                <w:sz w:val="20"/>
                <w:szCs w:val="20"/>
              </w:rPr>
              <w:t xml:space="preserve"> reference</w:t>
            </w:r>
            <w:r w:rsidRPr="00B67E3D">
              <w:rPr>
                <w:rFonts w:asciiTheme="minorHAnsi" w:eastAsia="Times New Roman" w:hAnsiTheme="minorHAnsi" w:cstheme="minorHAnsi"/>
                <w:sz w:val="20"/>
                <w:szCs w:val="20"/>
              </w:rPr>
              <w:t xml:space="preserve"> values from </w:t>
            </w:r>
            <w:del w:id="345" w:author="Tam, Danny@Energy" w:date="2022-02-28T13:18:00Z">
              <w:r w:rsidRPr="00B67E3D" w:rsidDel="00712D4B">
                <w:rPr>
                  <w:rFonts w:asciiTheme="minorHAnsi" w:eastAsia="Times New Roman" w:hAnsiTheme="minorHAnsi" w:cstheme="minorHAnsi"/>
                  <w:sz w:val="20"/>
                  <w:szCs w:val="20"/>
                </w:rPr>
                <w:delText>CF1R</w:delText>
              </w:r>
            </w:del>
            <w:ins w:id="346" w:author="Tam, Danny@Energy" w:date="2022-02-28T13:18:00Z">
              <w:r w:rsidR="00712D4B">
                <w:rPr>
                  <w:rFonts w:asciiTheme="minorHAnsi" w:eastAsia="Times New Roman" w:hAnsiTheme="minorHAnsi" w:cstheme="minorHAnsi"/>
                  <w:sz w:val="20"/>
                  <w:szCs w:val="20"/>
                </w:rPr>
                <w:t>LMCC</w:t>
              </w:r>
            </w:ins>
            <w:r w:rsidR="00F2291F">
              <w:rPr>
                <w:rFonts w:asciiTheme="minorHAnsi" w:eastAsia="Times New Roman" w:hAnsiTheme="minorHAnsi" w:cstheme="minorHAnsi"/>
                <w:sz w:val="20"/>
                <w:szCs w:val="20"/>
              </w:rPr>
              <w:t>-PRF-01</w:t>
            </w:r>
            <w:r w:rsidR="007D43E0">
              <w:rPr>
                <w:rFonts w:asciiTheme="minorHAnsi" w:eastAsia="Times New Roman" w:hAnsiTheme="minorHAnsi" w:cstheme="minorHAnsi"/>
                <w:sz w:val="20"/>
                <w:szCs w:val="20"/>
              </w:rPr>
              <w:t>,</w:t>
            </w:r>
            <w:r w:rsidRPr="00B67E3D">
              <w:rPr>
                <w:rFonts w:asciiTheme="minorHAnsi" w:eastAsia="Times New Roman" w:hAnsiTheme="minorHAnsi" w:cstheme="minorHAnsi"/>
                <w:sz w:val="20"/>
                <w:szCs w:val="20"/>
              </w:rPr>
              <w:t xml:space="preserve"> </w:t>
            </w:r>
          </w:p>
          <w:p w14:paraId="544383FE" w14:textId="4C75D13C" w:rsidR="0093093E" w:rsidRPr="00B67E3D" w:rsidRDefault="007D43E0" w:rsidP="00F947E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r>
              <w:rPr>
                <w:rFonts w:asciiTheme="minorHAnsi" w:eastAsia="Times New Roman" w:hAnsiTheme="minorHAnsi" w:cstheme="minorHAnsi"/>
                <w:sz w:val="20"/>
                <w:szCs w:val="20"/>
              </w:rPr>
              <w:t>a</w:t>
            </w:r>
            <w:r w:rsidR="0093093E" w:rsidRPr="00B67E3D">
              <w:rPr>
                <w:rFonts w:asciiTheme="minorHAnsi" w:eastAsia="Times New Roman" w:hAnsiTheme="minorHAnsi" w:cstheme="minorHAnsi"/>
                <w:sz w:val="20"/>
                <w:szCs w:val="20"/>
              </w:rPr>
              <w:t>llowed values</w:t>
            </w:r>
            <w:r w:rsidR="003E0E2F">
              <w:rPr>
                <w:rFonts w:asciiTheme="minorHAnsi" w:eastAsia="Times New Roman" w:hAnsiTheme="minorHAnsi" w:cstheme="minorHAnsi"/>
                <w:sz w:val="20"/>
                <w:szCs w:val="20"/>
              </w:rPr>
              <w:t>:</w:t>
            </w:r>
          </w:p>
          <w:p w14:paraId="3D2B8370" w14:textId="5C8FB0A2" w:rsidR="0093093E" w:rsidRPr="00B67E3D" w:rsidRDefault="0093093E" w:rsidP="00F947E9">
            <w:pPr>
              <w:keepNext/>
              <w:tabs>
                <w:tab w:val="left" w:pos="2160"/>
                <w:tab w:val="left" w:pos="2700"/>
                <w:tab w:val="left" w:pos="3420"/>
                <w:tab w:val="left" w:pos="3780"/>
                <w:tab w:val="left" w:pos="5760"/>
                <w:tab w:val="left" w:pos="7212"/>
              </w:tabs>
              <w:spacing w:after="0"/>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t xml:space="preserve">DHW, </w:t>
            </w:r>
            <w:r w:rsidR="00A37430">
              <w:rPr>
                <w:rFonts w:asciiTheme="minorHAnsi" w:eastAsia="Times New Roman" w:hAnsiTheme="minorHAnsi" w:cstheme="minorHAnsi"/>
                <w:sz w:val="20"/>
                <w:szCs w:val="20"/>
              </w:rPr>
              <w:t xml:space="preserve">Hydronic </w:t>
            </w:r>
            <w:r w:rsidRPr="00B67E3D">
              <w:rPr>
                <w:rFonts w:asciiTheme="minorHAnsi" w:eastAsia="Times New Roman" w:hAnsiTheme="minorHAnsi" w:cstheme="minorHAnsi"/>
                <w:sz w:val="20"/>
                <w:szCs w:val="20"/>
              </w:rPr>
              <w:t>or</w:t>
            </w:r>
          </w:p>
          <w:p w14:paraId="495E2333" w14:textId="0C835B50" w:rsidR="0093093E" w:rsidRPr="00B67E3D" w:rsidRDefault="0093093E" w:rsidP="00F947E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t>Combined Hydronic</w:t>
            </w:r>
            <w:r w:rsidR="007D43E0">
              <w:rPr>
                <w:rFonts w:asciiTheme="minorHAnsi" w:eastAsia="Times New Roman" w:hAnsiTheme="minorHAnsi" w:cstheme="minorHAnsi"/>
                <w:sz w:val="20"/>
                <w:szCs w:val="20"/>
              </w:rPr>
              <w:t>; elsei</w:t>
            </w:r>
            <w:r w:rsidR="00EF3B23">
              <w:rPr>
                <w:rFonts w:asciiTheme="minorHAnsi" w:eastAsia="Times New Roman" w:hAnsiTheme="minorHAnsi" w:cstheme="minorHAnsi"/>
                <w:sz w:val="20"/>
                <w:szCs w:val="20"/>
              </w:rPr>
              <w:t>f Prescriptive</w:t>
            </w:r>
            <w:r w:rsidR="007D43E0">
              <w:rPr>
                <w:rFonts w:asciiTheme="minorHAnsi" w:eastAsia="Times New Roman" w:hAnsiTheme="minorHAnsi" w:cstheme="minorHAnsi"/>
                <w:sz w:val="20"/>
                <w:szCs w:val="20"/>
              </w:rPr>
              <w:t>,</w:t>
            </w:r>
            <w:r w:rsidR="00EF3B23">
              <w:rPr>
                <w:rFonts w:asciiTheme="minorHAnsi" w:eastAsia="Times New Roman" w:hAnsiTheme="minorHAnsi" w:cstheme="minorHAnsi"/>
                <w:sz w:val="20"/>
                <w:szCs w:val="20"/>
              </w:rPr>
              <w:t xml:space="preserve"> then NA</w:t>
            </w:r>
          </w:p>
          <w:p w14:paraId="6929484E" w14:textId="3B792841" w:rsidR="0093093E" w:rsidRPr="00B67E3D" w:rsidRDefault="0093093E" w:rsidP="00F947E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t>&gt;&gt;</w:t>
            </w:r>
          </w:p>
        </w:tc>
        <w:tc>
          <w:tcPr>
            <w:tcW w:w="1158" w:type="dxa"/>
            <w:tcBorders>
              <w:top w:val="single" w:sz="4" w:space="0" w:color="auto"/>
              <w:left w:val="single" w:sz="4" w:space="0" w:color="auto"/>
              <w:bottom w:val="single" w:sz="4" w:space="0" w:color="auto"/>
              <w:right w:val="single" w:sz="4" w:space="0" w:color="auto"/>
            </w:tcBorders>
          </w:tcPr>
          <w:p w14:paraId="38198BDF" w14:textId="1D5FBF67" w:rsidR="00AA256A" w:rsidRPr="00AA256A" w:rsidRDefault="00AA256A" w:rsidP="00AA256A">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AA256A">
              <w:rPr>
                <w:rFonts w:asciiTheme="minorHAnsi" w:eastAsia="Times New Roman" w:hAnsiTheme="minorHAnsi" w:cstheme="minorHAnsi"/>
                <w:sz w:val="18"/>
                <w:szCs w:val="18"/>
              </w:rPr>
              <w:t xml:space="preserve">&lt;&lt;reference values from </w:t>
            </w:r>
            <w:del w:id="347" w:author="Tam, Danny@Energy" w:date="2022-02-28T13:18:00Z">
              <w:r w:rsidRPr="00AA256A" w:rsidDel="00712D4B">
                <w:rPr>
                  <w:rFonts w:asciiTheme="minorHAnsi" w:eastAsia="Times New Roman" w:hAnsiTheme="minorHAnsi" w:cstheme="minorHAnsi"/>
                  <w:sz w:val="18"/>
                  <w:szCs w:val="18"/>
                </w:rPr>
                <w:delText>CF1R</w:delText>
              </w:r>
            </w:del>
            <w:ins w:id="348" w:author="Tam, Danny@Energy" w:date="2022-02-28T13:18:00Z">
              <w:r w:rsidR="00712D4B">
                <w:rPr>
                  <w:rFonts w:asciiTheme="minorHAnsi" w:eastAsia="Times New Roman" w:hAnsiTheme="minorHAnsi" w:cstheme="minorHAnsi"/>
                  <w:sz w:val="18"/>
                  <w:szCs w:val="18"/>
                </w:rPr>
                <w:t>LMCC</w:t>
              </w:r>
            </w:ins>
            <w:r>
              <w:rPr>
                <w:rFonts w:asciiTheme="minorHAnsi" w:eastAsia="Times New Roman" w:hAnsiTheme="minorHAnsi" w:cstheme="minorHAnsi"/>
                <w:sz w:val="18"/>
                <w:szCs w:val="18"/>
              </w:rPr>
              <w:t>.</w:t>
            </w:r>
            <w:r w:rsidRPr="00AA256A">
              <w:rPr>
                <w:rFonts w:asciiTheme="minorHAnsi" w:eastAsia="Times New Roman" w:hAnsiTheme="minorHAnsi" w:cstheme="minorHAnsi"/>
                <w:sz w:val="18"/>
                <w:szCs w:val="18"/>
              </w:rPr>
              <w:t xml:space="preserve"> </w:t>
            </w:r>
          </w:p>
          <w:p w14:paraId="4717ADBF" w14:textId="77777777" w:rsidR="00AA256A" w:rsidRPr="00AA256A" w:rsidRDefault="00AA256A" w:rsidP="00AA256A">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AA256A">
              <w:rPr>
                <w:rFonts w:asciiTheme="minorHAnsi" w:eastAsia="Times New Roman" w:hAnsiTheme="minorHAnsi" w:cstheme="minorHAnsi"/>
                <w:sz w:val="18"/>
                <w:szCs w:val="18"/>
              </w:rPr>
              <w:t>Allowed values =</w:t>
            </w:r>
          </w:p>
          <w:p w14:paraId="6FC7D5C3" w14:textId="201F55C0" w:rsidR="0093093E" w:rsidRPr="00AA256A" w:rsidRDefault="00AA256A" w:rsidP="00525030">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del w:id="349" w:author="Markstrum, Alexis@Energy" w:date="2021-10-18T14:10:00Z">
              <w:r w:rsidRPr="00AA256A" w:rsidDel="00326DFD">
                <w:rPr>
                  <w:rFonts w:asciiTheme="minorHAnsi" w:eastAsia="Times New Roman" w:hAnsiTheme="minorHAnsi" w:cstheme="minorHAnsi"/>
                  <w:sz w:val="18"/>
                  <w:szCs w:val="18"/>
                </w:rPr>
                <w:delText>Heat Pump</w:delText>
              </w:r>
            </w:del>
            <w:r w:rsidRPr="00AA256A">
              <w:rPr>
                <w:rFonts w:asciiTheme="minorHAnsi" w:eastAsia="Times New Roman" w:hAnsiTheme="minorHAnsi" w:cstheme="minorHAnsi"/>
                <w:sz w:val="18"/>
                <w:szCs w:val="18"/>
              </w:rPr>
              <w:t xml:space="preserve">, Boiler, Indirect, Consumer Instantaneous, Commercial Instantaneous, Consumer Storage, Commercial Storage, Residential-Duty Commercial Storage, </w:t>
            </w:r>
            <w:r w:rsidR="007C3709">
              <w:rPr>
                <w:rFonts w:asciiTheme="minorHAnsi" w:eastAsia="Times New Roman" w:hAnsiTheme="minorHAnsi" w:cstheme="minorHAnsi"/>
                <w:sz w:val="18"/>
                <w:szCs w:val="18"/>
              </w:rPr>
              <w:t xml:space="preserve">or </w:t>
            </w:r>
            <w:r w:rsidRPr="00AA256A">
              <w:rPr>
                <w:rFonts w:asciiTheme="minorHAnsi" w:eastAsia="Times New Roman" w:hAnsiTheme="minorHAnsi" w:cstheme="minorHAnsi"/>
                <w:sz w:val="18"/>
                <w:szCs w:val="18"/>
              </w:rPr>
              <w:t>Residential-Duty Commercial Instantaneous</w:t>
            </w:r>
            <w:r w:rsidR="007C3709">
              <w:rPr>
                <w:rFonts w:asciiTheme="minorHAnsi" w:eastAsia="Times New Roman" w:hAnsiTheme="minorHAnsi" w:cstheme="minorHAnsi"/>
                <w:sz w:val="18"/>
                <w:szCs w:val="18"/>
              </w:rPr>
              <w:t xml:space="preserve"> </w:t>
            </w:r>
            <w:r w:rsidR="00065422" w:rsidRPr="00AA256A">
              <w:rPr>
                <w:rFonts w:asciiTheme="minorHAnsi" w:eastAsia="Times New Roman" w:hAnsiTheme="minorHAnsi" w:cstheme="minorHAnsi"/>
                <w:sz w:val="18"/>
                <w:szCs w:val="18"/>
              </w:rPr>
              <w:t>&gt;</w:t>
            </w:r>
            <w:r w:rsidR="003E0E2F" w:rsidRPr="00AA256A">
              <w:rPr>
                <w:rFonts w:asciiTheme="minorHAnsi" w:eastAsia="Times New Roman" w:hAnsiTheme="minorHAnsi" w:cstheme="minorHAnsi"/>
                <w:sz w:val="18"/>
                <w:szCs w:val="18"/>
              </w:rPr>
              <w:t>&gt;</w:t>
            </w:r>
          </w:p>
        </w:tc>
        <w:tc>
          <w:tcPr>
            <w:tcW w:w="1015" w:type="dxa"/>
            <w:tcBorders>
              <w:top w:val="single" w:sz="4" w:space="0" w:color="auto"/>
              <w:left w:val="single" w:sz="4" w:space="0" w:color="auto"/>
              <w:bottom w:val="single" w:sz="4" w:space="0" w:color="auto"/>
              <w:right w:val="single" w:sz="4" w:space="0" w:color="auto"/>
            </w:tcBorders>
          </w:tcPr>
          <w:p w14:paraId="60609C97" w14:textId="7D3EA50F" w:rsidR="0093093E" w:rsidRPr="00B67E3D" w:rsidRDefault="0093093E" w:rsidP="00E53B15">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t>&lt;&lt;</w:t>
            </w:r>
            <w:r w:rsidR="00F2291F">
              <w:rPr>
                <w:rFonts w:asciiTheme="minorHAnsi" w:eastAsia="Times New Roman" w:hAnsiTheme="minorHAnsi" w:cstheme="minorHAnsi"/>
                <w:sz w:val="20"/>
                <w:szCs w:val="20"/>
              </w:rPr>
              <w:t>R</w:t>
            </w:r>
            <w:r w:rsidRPr="00B67E3D">
              <w:rPr>
                <w:rFonts w:asciiTheme="minorHAnsi" w:eastAsia="Times New Roman" w:hAnsiTheme="minorHAnsi" w:cstheme="minorHAnsi"/>
                <w:sz w:val="20"/>
                <w:szCs w:val="20"/>
              </w:rPr>
              <w:t xml:space="preserve">eference values from </w:t>
            </w:r>
            <w:del w:id="350" w:author="Tam, Danny@Energy" w:date="2022-02-28T13:18:00Z">
              <w:r w:rsidRPr="00B67E3D" w:rsidDel="00712D4B">
                <w:rPr>
                  <w:rFonts w:asciiTheme="minorHAnsi" w:eastAsia="Times New Roman" w:hAnsiTheme="minorHAnsi" w:cstheme="minorHAnsi"/>
                  <w:sz w:val="20"/>
                  <w:szCs w:val="20"/>
                </w:rPr>
                <w:delText>CF1R</w:delText>
              </w:r>
            </w:del>
            <w:ins w:id="351" w:author="Tam, Danny@Energy" w:date="2022-02-28T13:18:00Z">
              <w:r w:rsidR="00712D4B">
                <w:rPr>
                  <w:rFonts w:asciiTheme="minorHAnsi" w:eastAsia="Times New Roman" w:hAnsiTheme="minorHAnsi" w:cstheme="minorHAnsi"/>
                  <w:sz w:val="20"/>
                  <w:szCs w:val="20"/>
                </w:rPr>
                <w:t>LMCC</w:t>
              </w:r>
            </w:ins>
            <w:r w:rsidRPr="00B67E3D">
              <w:rPr>
                <w:rFonts w:asciiTheme="minorHAnsi" w:eastAsia="Times New Roman" w:hAnsiTheme="minorHAnsi" w:cstheme="minorHAnsi"/>
                <w:sz w:val="20"/>
                <w:szCs w:val="20"/>
              </w:rPr>
              <w:t>&gt;&gt;</w:t>
            </w:r>
          </w:p>
        </w:tc>
        <w:tc>
          <w:tcPr>
            <w:tcW w:w="1134" w:type="dxa"/>
            <w:tcBorders>
              <w:top w:val="single" w:sz="4" w:space="0" w:color="auto"/>
              <w:left w:val="single" w:sz="4" w:space="0" w:color="auto"/>
              <w:bottom w:val="single" w:sz="4" w:space="0" w:color="auto"/>
              <w:right w:val="single" w:sz="4" w:space="0" w:color="auto"/>
            </w:tcBorders>
          </w:tcPr>
          <w:p w14:paraId="75642558" w14:textId="674F3E10" w:rsidR="0093093E" w:rsidRPr="00B67E3D" w:rsidRDefault="0093093E" w:rsidP="003769F7">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t>&lt;&lt;</w:t>
            </w:r>
            <w:r w:rsidR="006277AC">
              <w:rPr>
                <w:rFonts w:asciiTheme="minorHAnsi" w:eastAsia="Times New Roman" w:hAnsiTheme="minorHAnsi" w:cstheme="minorHAnsi"/>
                <w:sz w:val="20"/>
                <w:szCs w:val="20"/>
              </w:rPr>
              <w:t xml:space="preserve">Reference values from </w:t>
            </w:r>
            <w:del w:id="352" w:author="Tam, Danny@Energy" w:date="2022-02-28T13:18:00Z">
              <w:r w:rsidR="006277AC" w:rsidDel="00712D4B">
                <w:rPr>
                  <w:rFonts w:asciiTheme="minorHAnsi" w:eastAsia="Times New Roman" w:hAnsiTheme="minorHAnsi" w:cstheme="minorHAnsi"/>
                  <w:sz w:val="20"/>
                  <w:szCs w:val="20"/>
                </w:rPr>
                <w:delText>CF1R</w:delText>
              </w:r>
            </w:del>
            <w:ins w:id="353" w:author="Tam, Danny@Energy" w:date="2022-02-28T13:18:00Z">
              <w:r w:rsidR="00712D4B">
                <w:rPr>
                  <w:rFonts w:asciiTheme="minorHAnsi" w:eastAsia="Times New Roman" w:hAnsiTheme="minorHAnsi" w:cstheme="minorHAnsi"/>
                  <w:sz w:val="20"/>
                  <w:szCs w:val="20"/>
                </w:rPr>
                <w:t>LMCC</w:t>
              </w:r>
            </w:ins>
            <w:r w:rsidR="003769F7">
              <w:rPr>
                <w:rFonts w:asciiTheme="minorHAnsi" w:eastAsia="Times New Roman" w:hAnsiTheme="minorHAnsi" w:cstheme="minorHAnsi"/>
                <w:sz w:val="20"/>
                <w:szCs w:val="20"/>
              </w:rPr>
              <w:t>, N</w:t>
            </w:r>
            <w:r w:rsidR="003769F7" w:rsidRPr="0043386D">
              <w:rPr>
                <w:rFonts w:asciiTheme="minorHAnsi" w:eastAsia="Times New Roman" w:hAnsiTheme="minorHAnsi" w:cstheme="minorHAnsi"/>
                <w:sz w:val="20"/>
                <w:szCs w:val="20"/>
              </w:rPr>
              <w:t xml:space="preserve">A is allowed only if </w:t>
            </w:r>
            <w:r w:rsidR="003769F7">
              <w:rPr>
                <w:rFonts w:asciiTheme="minorHAnsi" w:eastAsia="Times New Roman" w:hAnsiTheme="minorHAnsi" w:cstheme="minorHAnsi"/>
                <w:sz w:val="20"/>
                <w:szCs w:val="20"/>
              </w:rPr>
              <w:t xml:space="preserve">B03 </w:t>
            </w:r>
            <w:r w:rsidR="003769F7" w:rsidRPr="0043386D">
              <w:rPr>
                <w:rFonts w:asciiTheme="minorHAnsi" w:eastAsia="Times New Roman" w:hAnsiTheme="minorHAnsi" w:cstheme="minorHAnsi"/>
                <w:sz w:val="20"/>
                <w:szCs w:val="20"/>
              </w:rPr>
              <w:t xml:space="preserve">=  </w:t>
            </w:r>
            <w:r w:rsidR="003769F7" w:rsidRPr="00AA256A">
              <w:rPr>
                <w:rFonts w:asciiTheme="minorHAnsi" w:eastAsia="Times New Roman" w:hAnsiTheme="minorHAnsi" w:cstheme="minorHAnsi"/>
                <w:sz w:val="18"/>
                <w:szCs w:val="18"/>
              </w:rPr>
              <w:t xml:space="preserve"> </w:t>
            </w:r>
            <w:r w:rsidR="003769F7" w:rsidRPr="003769F7">
              <w:rPr>
                <w:rFonts w:asciiTheme="minorHAnsi" w:eastAsia="Times New Roman" w:hAnsiTheme="minorHAnsi" w:cstheme="minorHAnsi"/>
                <w:sz w:val="20"/>
                <w:szCs w:val="20"/>
              </w:rPr>
              <w:t xml:space="preserve">Consumer Instantaneous, Commercial Instantaneous, or Residential-Duty Commercial Instantaneous </w:t>
            </w:r>
            <w:r w:rsidRPr="00B67E3D">
              <w:rPr>
                <w:rFonts w:asciiTheme="minorHAnsi" w:eastAsia="Times New Roman" w:hAnsiTheme="minorHAnsi" w:cstheme="minorHAnsi"/>
                <w:sz w:val="20"/>
                <w:szCs w:val="20"/>
              </w:rPr>
              <w:t>&gt;&gt;</w:t>
            </w:r>
          </w:p>
        </w:tc>
        <w:tc>
          <w:tcPr>
            <w:tcW w:w="1170" w:type="dxa"/>
            <w:tcBorders>
              <w:top w:val="single" w:sz="4" w:space="0" w:color="auto"/>
              <w:left w:val="single" w:sz="4" w:space="0" w:color="auto"/>
              <w:bottom w:val="single" w:sz="4" w:space="0" w:color="auto"/>
              <w:right w:val="single" w:sz="4" w:space="0" w:color="auto"/>
            </w:tcBorders>
          </w:tcPr>
          <w:p w14:paraId="2C361B58" w14:textId="660CD157" w:rsidR="00D73D63" w:rsidRDefault="0093093E" w:rsidP="00D73D63">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t>&lt;&lt;</w:t>
            </w:r>
            <w:r w:rsidR="00D73D63">
              <w:rPr>
                <w:rFonts w:asciiTheme="minorHAnsi" w:eastAsia="Times New Roman" w:hAnsiTheme="minorHAnsi" w:cstheme="minorHAnsi"/>
                <w:sz w:val="20"/>
                <w:szCs w:val="20"/>
              </w:rPr>
              <w:t xml:space="preserve"> Reference values from </w:t>
            </w:r>
            <w:del w:id="354" w:author="Tam, Danny@Energy" w:date="2022-02-28T13:18:00Z">
              <w:r w:rsidR="00D73D63" w:rsidDel="00712D4B">
                <w:rPr>
                  <w:rFonts w:asciiTheme="minorHAnsi" w:eastAsia="Times New Roman" w:hAnsiTheme="minorHAnsi" w:cstheme="minorHAnsi"/>
                  <w:sz w:val="20"/>
                  <w:szCs w:val="20"/>
                </w:rPr>
                <w:delText>CF1R</w:delText>
              </w:r>
            </w:del>
            <w:ins w:id="355" w:author="Tam, Danny@Energy" w:date="2022-02-28T13:18:00Z">
              <w:r w:rsidR="00712D4B">
                <w:rPr>
                  <w:rFonts w:asciiTheme="minorHAnsi" w:eastAsia="Times New Roman" w:hAnsiTheme="minorHAnsi" w:cstheme="minorHAnsi"/>
                  <w:sz w:val="20"/>
                  <w:szCs w:val="20"/>
                </w:rPr>
                <w:t>LMCC</w:t>
              </w:r>
            </w:ins>
            <w:r w:rsidR="00AA256A">
              <w:rPr>
                <w:rFonts w:asciiTheme="minorHAnsi" w:eastAsia="Times New Roman" w:hAnsiTheme="minorHAnsi" w:cstheme="minorHAnsi"/>
                <w:sz w:val="20"/>
                <w:szCs w:val="20"/>
              </w:rPr>
              <w:t>.</w:t>
            </w:r>
            <w:r w:rsidR="00D73D63">
              <w:rPr>
                <w:rFonts w:asciiTheme="minorHAnsi" w:eastAsia="Times New Roman" w:hAnsiTheme="minorHAnsi" w:cstheme="minorHAnsi"/>
                <w:sz w:val="20"/>
                <w:szCs w:val="20"/>
              </w:rPr>
              <w:t xml:space="preserve"> </w:t>
            </w:r>
            <w:r w:rsidR="00AA256A">
              <w:rPr>
                <w:rFonts w:asciiTheme="minorHAnsi" w:eastAsia="Times New Roman" w:hAnsiTheme="minorHAnsi" w:cstheme="minorHAnsi"/>
                <w:sz w:val="20"/>
                <w:szCs w:val="20"/>
              </w:rPr>
              <w:t>A</w:t>
            </w:r>
            <w:r w:rsidR="00D73D63">
              <w:rPr>
                <w:rFonts w:asciiTheme="minorHAnsi" w:eastAsia="Times New Roman" w:hAnsiTheme="minorHAnsi" w:cstheme="minorHAnsi"/>
                <w:sz w:val="20"/>
                <w:szCs w:val="20"/>
              </w:rPr>
              <w:t xml:space="preserve">llowed values: </w:t>
            </w:r>
            <w:r w:rsidR="00D73D63" w:rsidRPr="00B84CB2">
              <w:rPr>
                <w:rFonts w:asciiTheme="minorHAnsi" w:eastAsia="Times New Roman" w:hAnsiTheme="minorHAnsi" w:cstheme="minorHAnsi"/>
                <w:sz w:val="20"/>
                <w:szCs w:val="20"/>
              </w:rPr>
              <w:t xml:space="preserve"> Natural Gas, Propane,</w:t>
            </w:r>
            <w:r w:rsidR="00D73D63">
              <w:rPr>
                <w:rFonts w:asciiTheme="minorHAnsi" w:eastAsia="Times New Roman" w:hAnsiTheme="minorHAnsi" w:cstheme="minorHAnsi"/>
                <w:sz w:val="20"/>
                <w:szCs w:val="20"/>
              </w:rPr>
              <w:t xml:space="preserve"> </w:t>
            </w:r>
            <w:r w:rsidR="00D73D63" w:rsidRPr="00B84CB2">
              <w:rPr>
                <w:rFonts w:asciiTheme="minorHAnsi" w:eastAsia="Times New Roman" w:hAnsiTheme="minorHAnsi" w:cstheme="minorHAnsi"/>
                <w:sz w:val="20"/>
                <w:szCs w:val="20"/>
              </w:rPr>
              <w:t>Electric</w:t>
            </w:r>
            <w:r w:rsidR="001C5FCB">
              <w:rPr>
                <w:rFonts w:asciiTheme="minorHAnsi" w:eastAsia="Times New Roman" w:hAnsiTheme="minorHAnsi" w:cstheme="minorHAnsi"/>
                <w:sz w:val="20"/>
                <w:szCs w:val="20"/>
              </w:rPr>
              <w:t xml:space="preserve"> Resistance</w:t>
            </w:r>
            <w:r w:rsidR="00D73D63">
              <w:rPr>
                <w:rFonts w:asciiTheme="minorHAnsi" w:eastAsia="Times New Roman" w:hAnsiTheme="minorHAnsi" w:cstheme="minorHAnsi"/>
                <w:sz w:val="20"/>
                <w:szCs w:val="20"/>
              </w:rPr>
              <w:t xml:space="preserve">, or </w:t>
            </w:r>
            <w:r w:rsidR="00CE720F">
              <w:rPr>
                <w:rFonts w:asciiTheme="minorHAnsi" w:eastAsia="Times New Roman" w:hAnsiTheme="minorHAnsi" w:cstheme="minorHAnsi"/>
                <w:sz w:val="20"/>
                <w:szCs w:val="20"/>
              </w:rPr>
              <w:t>H</w:t>
            </w:r>
            <w:r w:rsidR="00D73D63">
              <w:rPr>
                <w:rFonts w:asciiTheme="minorHAnsi" w:eastAsia="Times New Roman" w:hAnsiTheme="minorHAnsi" w:cstheme="minorHAnsi"/>
                <w:sz w:val="20"/>
                <w:szCs w:val="20"/>
              </w:rPr>
              <w:t xml:space="preserve">eat </w:t>
            </w:r>
            <w:r w:rsidR="00CE720F">
              <w:rPr>
                <w:rFonts w:asciiTheme="minorHAnsi" w:eastAsia="Times New Roman" w:hAnsiTheme="minorHAnsi" w:cstheme="minorHAnsi"/>
                <w:sz w:val="20"/>
                <w:szCs w:val="20"/>
              </w:rPr>
              <w:t>P</w:t>
            </w:r>
            <w:r w:rsidR="00D73D63">
              <w:rPr>
                <w:rFonts w:asciiTheme="minorHAnsi" w:eastAsia="Times New Roman" w:hAnsiTheme="minorHAnsi" w:cstheme="minorHAnsi"/>
                <w:sz w:val="20"/>
                <w:szCs w:val="20"/>
              </w:rPr>
              <w:t>ump</w:t>
            </w:r>
          </w:p>
          <w:p w14:paraId="1DF98EAB" w14:textId="38F4BA17" w:rsidR="0093093E" w:rsidRPr="00B67E3D" w:rsidRDefault="00EF3B23" w:rsidP="000355D7">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r>
              <w:rPr>
                <w:rFonts w:asciiTheme="minorHAnsi" w:eastAsia="Times New Roman" w:hAnsiTheme="minorHAnsi" w:cstheme="minorHAnsi"/>
                <w:sz w:val="20"/>
                <w:szCs w:val="20"/>
              </w:rPr>
              <w:t>&gt;</w:t>
            </w:r>
            <w:r w:rsidR="0093093E" w:rsidRPr="00B67E3D">
              <w:rPr>
                <w:rFonts w:asciiTheme="minorHAnsi" w:hAnsiTheme="minorHAnsi" w:cstheme="minorHAnsi"/>
                <w:sz w:val="20"/>
                <w:szCs w:val="20"/>
              </w:rPr>
              <w:t>&gt;</w:t>
            </w:r>
          </w:p>
        </w:tc>
        <w:tc>
          <w:tcPr>
            <w:tcW w:w="1260" w:type="dxa"/>
            <w:tcBorders>
              <w:top w:val="single" w:sz="4" w:space="0" w:color="auto"/>
              <w:left w:val="single" w:sz="4" w:space="0" w:color="auto"/>
              <w:bottom w:val="single" w:sz="4" w:space="0" w:color="auto"/>
              <w:right w:val="single" w:sz="4" w:space="0" w:color="auto"/>
            </w:tcBorders>
          </w:tcPr>
          <w:p w14:paraId="3CEB19ED" w14:textId="66429E38" w:rsidR="000355D7" w:rsidRDefault="0093093E" w:rsidP="00F947E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t xml:space="preserve">&lt;&lt;if </w:t>
            </w:r>
            <w:r w:rsidR="0033180C">
              <w:rPr>
                <w:rFonts w:asciiTheme="minorHAnsi" w:eastAsia="Times New Roman" w:hAnsiTheme="minorHAnsi" w:cstheme="minorHAnsi"/>
                <w:sz w:val="20"/>
                <w:szCs w:val="20"/>
              </w:rPr>
              <w:t xml:space="preserve">B06 </w:t>
            </w:r>
            <w:r w:rsidRPr="00B67E3D">
              <w:rPr>
                <w:rFonts w:asciiTheme="minorHAnsi" w:eastAsia="Times New Roman" w:hAnsiTheme="minorHAnsi" w:cstheme="minorHAnsi"/>
                <w:sz w:val="20"/>
                <w:szCs w:val="20"/>
              </w:rPr>
              <w:t xml:space="preserve">= Heat Pump, then result = </w:t>
            </w:r>
            <w:proofErr w:type="gramStart"/>
            <w:r w:rsidRPr="00B67E3D">
              <w:rPr>
                <w:rFonts w:asciiTheme="minorHAnsi" w:eastAsia="Times New Roman" w:hAnsiTheme="minorHAnsi" w:cstheme="minorHAnsi"/>
                <w:sz w:val="20"/>
                <w:szCs w:val="20"/>
              </w:rPr>
              <w:t>NA;</w:t>
            </w:r>
            <w:proofErr w:type="gramEnd"/>
            <w:r w:rsidRPr="00B67E3D">
              <w:rPr>
                <w:rFonts w:asciiTheme="minorHAnsi" w:eastAsia="Times New Roman" w:hAnsiTheme="minorHAnsi" w:cstheme="minorHAnsi"/>
                <w:sz w:val="20"/>
                <w:szCs w:val="20"/>
              </w:rPr>
              <w:t xml:space="preserve"> </w:t>
            </w:r>
          </w:p>
          <w:p w14:paraId="09E2E69A" w14:textId="18F0C8F7" w:rsidR="0093093E" w:rsidRPr="00B67E3D" w:rsidRDefault="0093093E" w:rsidP="005E3B0F">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t>If B06 = Natural Gas</w:t>
            </w:r>
            <w:r w:rsidR="0033180C">
              <w:rPr>
                <w:rFonts w:asciiTheme="minorHAnsi" w:eastAsia="Times New Roman" w:hAnsiTheme="minorHAnsi" w:cstheme="minorHAnsi"/>
                <w:sz w:val="20"/>
                <w:szCs w:val="20"/>
              </w:rPr>
              <w:t xml:space="preserve"> or</w:t>
            </w:r>
            <w:r w:rsidRPr="00B67E3D">
              <w:rPr>
                <w:rFonts w:asciiTheme="minorHAnsi" w:eastAsia="Times New Roman" w:hAnsiTheme="minorHAnsi" w:cstheme="minorHAnsi"/>
                <w:sz w:val="20"/>
                <w:szCs w:val="20"/>
              </w:rPr>
              <w:t xml:space="preserve"> Propane,</w:t>
            </w:r>
            <w:r w:rsidR="00EF3B23">
              <w:rPr>
                <w:rFonts w:asciiTheme="minorHAnsi" w:eastAsia="Times New Roman" w:hAnsiTheme="minorHAnsi" w:cstheme="minorHAnsi"/>
                <w:sz w:val="20"/>
                <w:szCs w:val="20"/>
              </w:rPr>
              <w:t xml:space="preserve"> </w:t>
            </w:r>
            <w:r w:rsidRPr="00B67E3D">
              <w:rPr>
                <w:rFonts w:asciiTheme="minorHAnsi" w:eastAsia="Times New Roman" w:hAnsiTheme="minorHAnsi" w:cstheme="minorHAnsi"/>
                <w:sz w:val="20"/>
                <w:szCs w:val="20"/>
              </w:rPr>
              <w:t xml:space="preserve">then </w:t>
            </w:r>
            <w:proofErr w:type="gramStart"/>
            <w:r w:rsidR="005E3B0F">
              <w:rPr>
                <w:rFonts w:asciiTheme="minorHAnsi" w:eastAsia="Times New Roman" w:hAnsiTheme="minorHAnsi" w:cstheme="minorHAnsi"/>
                <w:sz w:val="20"/>
                <w:szCs w:val="20"/>
              </w:rPr>
              <w:t xml:space="preserve">value </w:t>
            </w:r>
            <w:r w:rsidRPr="00B67E3D">
              <w:rPr>
                <w:rFonts w:asciiTheme="minorHAnsi" w:eastAsia="Times New Roman" w:hAnsiTheme="minorHAnsi" w:cstheme="minorHAnsi"/>
                <w:sz w:val="20"/>
                <w:szCs w:val="20"/>
              </w:rPr>
              <w:t xml:space="preserve"> =</w:t>
            </w:r>
            <w:proofErr w:type="gramEnd"/>
            <w:r w:rsidRPr="00B67E3D">
              <w:rPr>
                <w:rFonts w:asciiTheme="minorHAnsi" w:eastAsia="Times New Roman" w:hAnsiTheme="minorHAnsi" w:cstheme="minorHAnsi"/>
                <w:sz w:val="20"/>
                <w:szCs w:val="20"/>
              </w:rPr>
              <w:t xml:space="preserve"> Btu/</w:t>
            </w:r>
            <w:proofErr w:type="spellStart"/>
            <w:r w:rsidRPr="00B67E3D">
              <w:rPr>
                <w:rFonts w:asciiTheme="minorHAnsi" w:eastAsia="Times New Roman" w:hAnsiTheme="minorHAnsi" w:cstheme="minorHAnsi"/>
                <w:sz w:val="20"/>
                <w:szCs w:val="20"/>
              </w:rPr>
              <w:t>Hr</w:t>
            </w:r>
            <w:proofErr w:type="spellEnd"/>
            <w:r w:rsidR="00AB20C4">
              <w:rPr>
                <w:rFonts w:asciiTheme="minorHAnsi" w:eastAsia="Times New Roman" w:hAnsiTheme="minorHAnsi" w:cstheme="minorHAnsi"/>
                <w:sz w:val="20"/>
                <w:szCs w:val="20"/>
              </w:rPr>
              <w:t>;</w:t>
            </w:r>
            <w:r w:rsidRPr="00B67E3D">
              <w:rPr>
                <w:rFonts w:asciiTheme="minorHAnsi" w:eastAsia="Times New Roman" w:hAnsiTheme="minorHAnsi" w:cstheme="minorHAnsi"/>
                <w:sz w:val="20"/>
                <w:szCs w:val="20"/>
              </w:rPr>
              <w:t xml:space="preserve"> Else</w:t>
            </w:r>
            <w:r w:rsidR="0058211E">
              <w:rPr>
                <w:rFonts w:asciiTheme="minorHAnsi" w:eastAsia="Times New Roman" w:hAnsiTheme="minorHAnsi" w:cstheme="minorHAnsi"/>
                <w:sz w:val="20"/>
                <w:szCs w:val="20"/>
              </w:rPr>
              <w:t xml:space="preserve"> </w:t>
            </w:r>
            <w:r w:rsidR="00AB20C4">
              <w:rPr>
                <w:rFonts w:asciiTheme="minorHAnsi" w:eastAsia="Times New Roman" w:hAnsiTheme="minorHAnsi" w:cstheme="minorHAnsi"/>
                <w:sz w:val="20"/>
                <w:szCs w:val="20"/>
              </w:rPr>
              <w:t>i</w:t>
            </w:r>
            <w:r w:rsidRPr="00B67E3D">
              <w:rPr>
                <w:rFonts w:asciiTheme="minorHAnsi" w:eastAsia="Times New Roman" w:hAnsiTheme="minorHAnsi" w:cstheme="minorHAnsi"/>
                <w:sz w:val="20"/>
                <w:szCs w:val="20"/>
              </w:rPr>
              <w:t xml:space="preserve">f </w:t>
            </w:r>
            <w:r w:rsidR="0033180C">
              <w:rPr>
                <w:rFonts w:asciiTheme="minorHAnsi" w:eastAsia="Times New Roman" w:hAnsiTheme="minorHAnsi" w:cstheme="minorHAnsi"/>
                <w:sz w:val="20"/>
                <w:szCs w:val="20"/>
              </w:rPr>
              <w:t>B06</w:t>
            </w:r>
            <w:r w:rsidRPr="00B67E3D">
              <w:rPr>
                <w:rFonts w:asciiTheme="minorHAnsi" w:eastAsia="Times New Roman" w:hAnsiTheme="minorHAnsi" w:cstheme="minorHAnsi"/>
                <w:sz w:val="20"/>
                <w:szCs w:val="20"/>
              </w:rPr>
              <w:t>= Electric</w:t>
            </w:r>
            <w:r w:rsidR="001C5FCB">
              <w:rPr>
                <w:rFonts w:asciiTheme="minorHAnsi" w:eastAsia="Times New Roman" w:hAnsiTheme="minorHAnsi" w:cstheme="minorHAnsi"/>
                <w:sz w:val="20"/>
                <w:szCs w:val="20"/>
              </w:rPr>
              <w:t xml:space="preserve"> Resistance</w:t>
            </w:r>
            <w:r w:rsidR="0033180C">
              <w:rPr>
                <w:rFonts w:asciiTheme="minorHAnsi" w:eastAsia="Times New Roman" w:hAnsiTheme="minorHAnsi" w:cstheme="minorHAnsi"/>
                <w:sz w:val="20"/>
                <w:szCs w:val="20"/>
              </w:rPr>
              <w:t>,</w:t>
            </w:r>
            <w:r w:rsidRPr="00B67E3D">
              <w:rPr>
                <w:rFonts w:asciiTheme="minorHAnsi" w:eastAsia="Times New Roman" w:hAnsiTheme="minorHAnsi" w:cstheme="minorHAnsi"/>
                <w:sz w:val="20"/>
                <w:szCs w:val="20"/>
              </w:rPr>
              <w:t xml:space="preserve"> then </w:t>
            </w:r>
            <w:r w:rsidR="005E3B0F">
              <w:rPr>
                <w:rFonts w:asciiTheme="minorHAnsi" w:eastAsia="Times New Roman" w:hAnsiTheme="minorHAnsi" w:cstheme="minorHAnsi"/>
                <w:sz w:val="20"/>
                <w:szCs w:val="20"/>
              </w:rPr>
              <w:t xml:space="preserve">value </w:t>
            </w:r>
            <w:r w:rsidRPr="00B67E3D">
              <w:rPr>
                <w:rFonts w:asciiTheme="minorHAnsi" w:eastAsia="Times New Roman" w:hAnsiTheme="minorHAnsi" w:cstheme="minorHAnsi"/>
                <w:sz w:val="20"/>
                <w:szCs w:val="20"/>
              </w:rPr>
              <w:t>= kW</w:t>
            </w:r>
            <w:r w:rsidR="0033180C">
              <w:rPr>
                <w:rFonts w:asciiTheme="minorHAnsi" w:eastAsia="Times New Roman" w:hAnsiTheme="minorHAnsi" w:cstheme="minorHAnsi"/>
                <w:sz w:val="20"/>
                <w:szCs w:val="20"/>
              </w:rPr>
              <w:t>&gt;&gt;</w:t>
            </w:r>
          </w:p>
        </w:tc>
        <w:tc>
          <w:tcPr>
            <w:tcW w:w="1260" w:type="dxa"/>
            <w:tcBorders>
              <w:top w:val="single" w:sz="4" w:space="0" w:color="auto"/>
              <w:left w:val="single" w:sz="4" w:space="0" w:color="auto"/>
              <w:bottom w:val="single" w:sz="4" w:space="0" w:color="auto"/>
              <w:right w:val="single" w:sz="4" w:space="0" w:color="auto"/>
            </w:tcBorders>
          </w:tcPr>
          <w:p w14:paraId="64177F99" w14:textId="14C7D52B" w:rsidR="00377A6D" w:rsidRPr="00E14EA4" w:rsidRDefault="0093093E" w:rsidP="001C5FCB">
            <w:pPr>
              <w:spacing w:after="0"/>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t xml:space="preserve">&lt;&lt;if </w:t>
            </w:r>
            <w:r w:rsidR="00C04956">
              <w:rPr>
                <w:rFonts w:asciiTheme="minorHAnsi" w:eastAsia="Times New Roman" w:hAnsiTheme="minorHAnsi" w:cstheme="minorHAnsi"/>
                <w:sz w:val="20"/>
                <w:szCs w:val="20"/>
              </w:rPr>
              <w:t>B</w:t>
            </w:r>
            <w:r w:rsidRPr="00B67E3D">
              <w:rPr>
                <w:rFonts w:asciiTheme="minorHAnsi" w:eastAsia="Times New Roman" w:hAnsiTheme="minorHAnsi" w:cstheme="minorHAnsi"/>
                <w:sz w:val="20"/>
                <w:szCs w:val="20"/>
              </w:rPr>
              <w:t xml:space="preserve">03 = Heat Pump, then result = NA; </w:t>
            </w:r>
            <w:r w:rsidR="00377A6D">
              <w:rPr>
                <w:rFonts w:asciiTheme="minorHAnsi" w:eastAsia="Times New Roman" w:hAnsiTheme="minorHAnsi" w:cstheme="minorHAnsi"/>
                <w:sz w:val="20"/>
                <w:szCs w:val="20"/>
              </w:rPr>
              <w:t>If performance</w:t>
            </w:r>
            <w:r w:rsidR="00D52F85">
              <w:rPr>
                <w:rFonts w:asciiTheme="minorHAnsi" w:eastAsia="Times New Roman" w:hAnsiTheme="minorHAnsi" w:cstheme="minorHAnsi"/>
                <w:sz w:val="20"/>
                <w:szCs w:val="20"/>
              </w:rPr>
              <w:t xml:space="preserve">, reference value from </w:t>
            </w:r>
            <w:del w:id="356" w:author="Tam, Danny@Energy" w:date="2022-02-28T13:18:00Z">
              <w:r w:rsidR="00D52F85" w:rsidDel="00712D4B">
                <w:rPr>
                  <w:rFonts w:asciiTheme="minorHAnsi" w:eastAsia="Times New Roman" w:hAnsiTheme="minorHAnsi" w:cstheme="minorHAnsi"/>
                  <w:sz w:val="20"/>
                  <w:szCs w:val="20"/>
                </w:rPr>
                <w:delText>CF1R</w:delText>
              </w:r>
            </w:del>
            <w:ins w:id="357" w:author="Tam, Danny@Energy" w:date="2022-02-28T13:18:00Z">
              <w:r w:rsidR="00712D4B">
                <w:rPr>
                  <w:rFonts w:asciiTheme="minorHAnsi" w:eastAsia="Times New Roman" w:hAnsiTheme="minorHAnsi" w:cstheme="minorHAnsi"/>
                  <w:sz w:val="20"/>
                  <w:szCs w:val="20"/>
                </w:rPr>
                <w:t>LMCC</w:t>
              </w:r>
            </w:ins>
            <w:r w:rsidR="00D52F85">
              <w:rPr>
                <w:rFonts w:asciiTheme="minorHAnsi" w:eastAsia="Times New Roman" w:hAnsiTheme="minorHAnsi" w:cstheme="minorHAnsi"/>
                <w:sz w:val="20"/>
                <w:szCs w:val="20"/>
              </w:rPr>
              <w:t xml:space="preserve">-PRF; Else if </w:t>
            </w:r>
            <w:r w:rsidR="001C5FCB">
              <w:rPr>
                <w:rFonts w:asciiTheme="minorHAnsi" w:eastAsia="Times New Roman" w:hAnsiTheme="minorHAnsi" w:cstheme="minorHAnsi"/>
                <w:sz w:val="20"/>
                <w:szCs w:val="20"/>
              </w:rPr>
              <w:t>prescriptive B08 = NA&gt;&gt;</w:t>
            </w:r>
          </w:p>
          <w:p w14:paraId="60B5696D" w14:textId="3C5CFB5C" w:rsidR="0093093E" w:rsidRPr="00B67E3D" w:rsidRDefault="001C5FCB" w:rsidP="001C5FCB">
            <w:pPr>
              <w:spacing w:after="0"/>
              <w:rPr>
                <w:rFonts w:asciiTheme="minorHAnsi" w:eastAsia="Times New Roman" w:hAnsiTheme="minorHAnsi" w:cstheme="minorHAnsi"/>
                <w:sz w:val="20"/>
                <w:szCs w:val="20"/>
              </w:rPr>
            </w:pPr>
            <w:r>
              <w:rPr>
                <w:rFonts w:asciiTheme="minorHAnsi" w:eastAsia="Times New Roman" w:hAnsiTheme="minorHAnsi" w:cstheme="minorHAnsi"/>
                <w:sz w:val="20"/>
                <w:szCs w:val="20"/>
              </w:rPr>
              <w:t>B08</w:t>
            </w:r>
            <w:r w:rsidR="00377A6D" w:rsidRPr="00E14EA4">
              <w:rPr>
                <w:rFonts w:asciiTheme="minorHAnsi" w:eastAsia="Times New Roman" w:hAnsiTheme="minorHAnsi" w:cstheme="minorHAnsi"/>
                <w:sz w:val="20"/>
                <w:szCs w:val="20"/>
              </w:rPr>
              <w:t xml:space="preserve"> </w:t>
            </w:r>
            <w:r w:rsidR="0093093E" w:rsidRPr="00B67E3D">
              <w:rPr>
                <w:rFonts w:asciiTheme="minorHAnsi" w:eastAsia="Times New Roman" w:hAnsiTheme="minorHAnsi" w:cstheme="minorHAnsi"/>
                <w:sz w:val="20"/>
                <w:szCs w:val="20"/>
              </w:rPr>
              <w:t>&gt;</w:t>
            </w:r>
            <w:r w:rsidR="00C04956">
              <w:rPr>
                <w:rFonts w:asciiTheme="minorHAnsi" w:eastAsia="Times New Roman" w:hAnsiTheme="minorHAnsi" w:cstheme="minorHAnsi"/>
                <w:sz w:val="20"/>
                <w:szCs w:val="20"/>
              </w:rPr>
              <w:t>&gt;</w:t>
            </w:r>
          </w:p>
        </w:tc>
        <w:tc>
          <w:tcPr>
            <w:tcW w:w="1663" w:type="dxa"/>
            <w:tcBorders>
              <w:top w:val="single" w:sz="4" w:space="0" w:color="auto"/>
              <w:left w:val="single" w:sz="4" w:space="0" w:color="auto"/>
              <w:bottom w:val="single" w:sz="4" w:space="0" w:color="auto"/>
              <w:right w:val="single" w:sz="4" w:space="0" w:color="auto"/>
            </w:tcBorders>
          </w:tcPr>
          <w:p w14:paraId="689B69AB" w14:textId="51498EF0" w:rsidR="00D73D63" w:rsidRDefault="0093093E" w:rsidP="00F947E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t>&lt;&lt;</w:t>
            </w:r>
            <w:r w:rsidR="00416A80">
              <w:rPr>
                <w:rFonts w:asciiTheme="minorHAnsi" w:eastAsia="Times New Roman" w:hAnsiTheme="minorHAnsi" w:cstheme="minorHAnsi"/>
                <w:sz w:val="20"/>
                <w:szCs w:val="20"/>
              </w:rPr>
              <w:t>If Performance</w:t>
            </w:r>
            <w:r w:rsidR="00D73D63">
              <w:rPr>
                <w:rFonts w:asciiTheme="minorHAnsi" w:eastAsia="Times New Roman" w:hAnsiTheme="minorHAnsi" w:cstheme="minorHAnsi"/>
                <w:sz w:val="20"/>
                <w:szCs w:val="20"/>
              </w:rPr>
              <w:t>,</w:t>
            </w:r>
            <w:r w:rsidR="00416A80">
              <w:rPr>
                <w:rFonts w:asciiTheme="minorHAnsi" w:eastAsia="Times New Roman" w:hAnsiTheme="minorHAnsi" w:cstheme="minorHAnsi"/>
                <w:sz w:val="20"/>
                <w:szCs w:val="20"/>
              </w:rPr>
              <w:t xml:space="preserve"> r</w:t>
            </w:r>
            <w:r w:rsidRPr="00B67E3D">
              <w:rPr>
                <w:rFonts w:asciiTheme="minorHAnsi" w:eastAsia="Times New Roman" w:hAnsiTheme="minorHAnsi" w:cstheme="minorHAnsi"/>
                <w:sz w:val="20"/>
                <w:szCs w:val="20"/>
              </w:rPr>
              <w:t xml:space="preserve">eference values from </w:t>
            </w:r>
            <w:del w:id="358" w:author="Tam, Danny@Energy" w:date="2022-02-28T13:18:00Z">
              <w:r w:rsidRPr="00B67E3D" w:rsidDel="00712D4B">
                <w:rPr>
                  <w:rFonts w:asciiTheme="minorHAnsi" w:eastAsia="Times New Roman" w:hAnsiTheme="minorHAnsi" w:cstheme="minorHAnsi"/>
                  <w:sz w:val="20"/>
                  <w:szCs w:val="20"/>
                </w:rPr>
                <w:delText>CF1R</w:delText>
              </w:r>
            </w:del>
            <w:ins w:id="359" w:author="Tam, Danny@Energy" w:date="2022-02-28T13:18:00Z">
              <w:r w:rsidR="00712D4B">
                <w:rPr>
                  <w:rFonts w:asciiTheme="minorHAnsi" w:eastAsia="Times New Roman" w:hAnsiTheme="minorHAnsi" w:cstheme="minorHAnsi"/>
                  <w:sz w:val="20"/>
                  <w:szCs w:val="20"/>
                </w:rPr>
                <w:t>LMCC</w:t>
              </w:r>
            </w:ins>
            <w:r w:rsidR="00033610">
              <w:rPr>
                <w:rFonts w:asciiTheme="minorHAnsi" w:eastAsia="Times New Roman" w:hAnsiTheme="minorHAnsi" w:cstheme="minorHAnsi"/>
                <w:sz w:val="20"/>
                <w:szCs w:val="20"/>
              </w:rPr>
              <w:t>-PRF-01</w:t>
            </w:r>
            <w:r w:rsidR="00D73D63">
              <w:rPr>
                <w:rFonts w:asciiTheme="minorHAnsi" w:eastAsia="Times New Roman" w:hAnsiTheme="minorHAnsi" w:cstheme="minorHAnsi"/>
                <w:sz w:val="20"/>
                <w:szCs w:val="20"/>
              </w:rPr>
              <w:t>,</w:t>
            </w:r>
            <w:r w:rsidRPr="00B67E3D">
              <w:rPr>
                <w:rFonts w:asciiTheme="minorHAnsi" w:eastAsia="Times New Roman" w:hAnsiTheme="minorHAnsi" w:cstheme="minorHAnsi"/>
                <w:sz w:val="20"/>
                <w:szCs w:val="20"/>
              </w:rPr>
              <w:t xml:space="preserve"> </w:t>
            </w:r>
            <w:r w:rsidR="00D73D63">
              <w:rPr>
                <w:rFonts w:asciiTheme="minorHAnsi" w:eastAsia="Times New Roman" w:hAnsiTheme="minorHAnsi" w:cstheme="minorHAnsi"/>
                <w:sz w:val="20"/>
                <w:szCs w:val="20"/>
              </w:rPr>
              <w:t>a</w:t>
            </w:r>
            <w:r w:rsidRPr="00B67E3D">
              <w:rPr>
                <w:rFonts w:asciiTheme="minorHAnsi" w:eastAsia="Times New Roman" w:hAnsiTheme="minorHAnsi" w:cstheme="minorHAnsi"/>
                <w:sz w:val="20"/>
                <w:szCs w:val="20"/>
              </w:rPr>
              <w:t>llowed values</w:t>
            </w:r>
            <w:r w:rsidR="00D73D63">
              <w:rPr>
                <w:rFonts w:asciiTheme="minorHAnsi" w:eastAsia="Times New Roman" w:hAnsiTheme="minorHAnsi" w:cstheme="minorHAnsi"/>
                <w:sz w:val="20"/>
                <w:szCs w:val="20"/>
              </w:rPr>
              <w:t>:</w:t>
            </w:r>
          </w:p>
          <w:p w14:paraId="52FEFA35" w14:textId="21BCF1F8" w:rsidR="0093093E" w:rsidRPr="00B67E3D" w:rsidRDefault="0093093E" w:rsidP="00F947E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t xml:space="preserve"> *Energy Factor, *AFUE </w:t>
            </w:r>
          </w:p>
          <w:p w14:paraId="1AD19DB2" w14:textId="77777777" w:rsidR="0093093E" w:rsidRPr="00B67E3D" w:rsidRDefault="0093093E" w:rsidP="00F947E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t>*Thermal Efficiency</w:t>
            </w:r>
          </w:p>
          <w:p w14:paraId="4535B967" w14:textId="7D2A53CA" w:rsidR="00D73D63" w:rsidRDefault="0093093E" w:rsidP="00F2291F">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t xml:space="preserve">*Uniform Energy </w:t>
            </w:r>
            <w:proofErr w:type="gramStart"/>
            <w:r w:rsidRPr="00B67E3D">
              <w:rPr>
                <w:rFonts w:asciiTheme="minorHAnsi" w:eastAsia="Times New Roman" w:hAnsiTheme="minorHAnsi" w:cstheme="minorHAnsi"/>
                <w:sz w:val="20"/>
                <w:szCs w:val="20"/>
              </w:rPr>
              <w:t>Factor</w:t>
            </w:r>
            <w:r w:rsidR="00E53B15">
              <w:rPr>
                <w:rFonts w:asciiTheme="minorHAnsi" w:eastAsia="Times New Roman" w:hAnsiTheme="minorHAnsi" w:cstheme="minorHAnsi"/>
                <w:sz w:val="20"/>
                <w:szCs w:val="20"/>
              </w:rPr>
              <w:t>;</w:t>
            </w:r>
            <w:proofErr w:type="gramEnd"/>
            <w:r w:rsidR="00D73D63">
              <w:rPr>
                <w:rFonts w:asciiTheme="minorHAnsi" w:eastAsia="Times New Roman" w:hAnsiTheme="minorHAnsi" w:cstheme="minorHAnsi"/>
                <w:sz w:val="20"/>
                <w:szCs w:val="20"/>
              </w:rPr>
              <w:t xml:space="preserve"> </w:t>
            </w:r>
          </w:p>
          <w:p w14:paraId="2A9A5F61" w14:textId="5623BD34" w:rsidR="0093093E" w:rsidRPr="00B67E3D" w:rsidRDefault="00E53B15" w:rsidP="00F2291F">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r>
              <w:rPr>
                <w:rFonts w:asciiTheme="minorHAnsi" w:eastAsia="Times New Roman" w:hAnsiTheme="minorHAnsi" w:cstheme="minorHAnsi"/>
                <w:sz w:val="20"/>
                <w:szCs w:val="20"/>
              </w:rPr>
              <w:t>E</w:t>
            </w:r>
            <w:r w:rsidR="00D73D63">
              <w:rPr>
                <w:rFonts w:asciiTheme="minorHAnsi" w:eastAsia="Times New Roman" w:hAnsiTheme="minorHAnsi" w:cstheme="minorHAnsi"/>
                <w:sz w:val="20"/>
                <w:szCs w:val="20"/>
              </w:rPr>
              <w:t>lse</w:t>
            </w:r>
            <w:r>
              <w:rPr>
                <w:rFonts w:asciiTheme="minorHAnsi" w:eastAsia="Times New Roman" w:hAnsiTheme="minorHAnsi" w:cstheme="minorHAnsi"/>
                <w:sz w:val="20"/>
                <w:szCs w:val="20"/>
              </w:rPr>
              <w:t xml:space="preserve"> value</w:t>
            </w:r>
            <w:r w:rsidR="00D73D63">
              <w:rPr>
                <w:rFonts w:asciiTheme="minorHAnsi" w:eastAsia="Times New Roman" w:hAnsiTheme="minorHAnsi" w:cstheme="minorHAnsi"/>
                <w:sz w:val="20"/>
                <w:szCs w:val="20"/>
              </w:rPr>
              <w:t xml:space="preserve"> =</w:t>
            </w:r>
            <w:r>
              <w:rPr>
                <w:rFonts w:asciiTheme="minorHAnsi" w:eastAsia="Times New Roman" w:hAnsiTheme="minorHAnsi" w:cstheme="minorHAnsi"/>
                <w:sz w:val="20"/>
                <w:szCs w:val="20"/>
              </w:rPr>
              <w:t xml:space="preserve"> </w:t>
            </w:r>
            <w:r w:rsidR="00416A80">
              <w:rPr>
                <w:rFonts w:asciiTheme="minorHAnsi" w:eastAsia="Times New Roman" w:hAnsiTheme="minorHAnsi" w:cstheme="minorHAnsi"/>
                <w:sz w:val="20"/>
                <w:szCs w:val="20"/>
              </w:rPr>
              <w:t>NA&gt;&gt;</w:t>
            </w:r>
          </w:p>
        </w:tc>
        <w:tc>
          <w:tcPr>
            <w:tcW w:w="1330" w:type="dxa"/>
            <w:tcBorders>
              <w:top w:val="single" w:sz="4" w:space="0" w:color="auto"/>
              <w:left w:val="single" w:sz="4" w:space="0" w:color="auto"/>
              <w:bottom w:val="single" w:sz="4" w:space="0" w:color="auto"/>
              <w:right w:val="single" w:sz="4" w:space="0" w:color="auto"/>
            </w:tcBorders>
          </w:tcPr>
          <w:p w14:paraId="6739573A" w14:textId="0DFD6F7F" w:rsidR="00033610" w:rsidRPr="00033610" w:rsidRDefault="00033610" w:rsidP="00033610">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sz w:val="20"/>
                <w:szCs w:val="20"/>
              </w:rPr>
            </w:pPr>
            <w:r w:rsidRPr="00033610">
              <w:rPr>
                <w:rFonts w:asciiTheme="minorHAnsi" w:eastAsia="Times New Roman" w:hAnsiTheme="minorHAnsi"/>
                <w:sz w:val="20"/>
                <w:szCs w:val="20"/>
              </w:rPr>
              <w:t>&lt;&lt;</w:t>
            </w:r>
            <w:r w:rsidR="00416A80">
              <w:rPr>
                <w:rFonts w:asciiTheme="minorHAnsi" w:eastAsia="Times New Roman" w:hAnsiTheme="minorHAnsi"/>
                <w:sz w:val="20"/>
                <w:szCs w:val="20"/>
              </w:rPr>
              <w:t>If Performance</w:t>
            </w:r>
            <w:r w:rsidR="00D73D63">
              <w:rPr>
                <w:rFonts w:asciiTheme="minorHAnsi" w:eastAsia="Times New Roman" w:hAnsiTheme="minorHAnsi"/>
                <w:sz w:val="20"/>
                <w:szCs w:val="20"/>
              </w:rPr>
              <w:t>,</w:t>
            </w:r>
            <w:r w:rsidR="00416A80">
              <w:rPr>
                <w:rFonts w:asciiTheme="minorHAnsi" w:eastAsia="Times New Roman" w:hAnsiTheme="minorHAnsi"/>
                <w:sz w:val="20"/>
                <w:szCs w:val="20"/>
              </w:rPr>
              <w:t xml:space="preserve"> r</w:t>
            </w:r>
            <w:r w:rsidR="00F2291F">
              <w:rPr>
                <w:rFonts w:asciiTheme="minorHAnsi" w:eastAsia="Times New Roman" w:hAnsiTheme="minorHAnsi"/>
                <w:sz w:val="20"/>
                <w:szCs w:val="20"/>
              </w:rPr>
              <w:t xml:space="preserve">eference </w:t>
            </w:r>
            <w:r w:rsidR="00C04956">
              <w:rPr>
                <w:rFonts w:asciiTheme="minorHAnsi" w:eastAsia="Times New Roman" w:hAnsiTheme="minorHAnsi"/>
                <w:sz w:val="20"/>
                <w:szCs w:val="20"/>
              </w:rPr>
              <w:t>v</w:t>
            </w:r>
            <w:r w:rsidR="00F2291F">
              <w:rPr>
                <w:rFonts w:asciiTheme="minorHAnsi" w:eastAsia="Times New Roman" w:hAnsiTheme="minorHAnsi"/>
                <w:sz w:val="20"/>
                <w:szCs w:val="20"/>
              </w:rPr>
              <w:t>alue f</w:t>
            </w:r>
            <w:r w:rsidRPr="00033610">
              <w:rPr>
                <w:rFonts w:asciiTheme="minorHAnsi" w:eastAsia="Times New Roman" w:hAnsiTheme="minorHAnsi"/>
                <w:sz w:val="20"/>
                <w:szCs w:val="20"/>
              </w:rPr>
              <w:t xml:space="preserve">rom </w:t>
            </w:r>
            <w:del w:id="360" w:author="Tam, Danny@Energy" w:date="2022-02-28T13:18:00Z">
              <w:r w:rsidRPr="00033610" w:rsidDel="00712D4B">
                <w:rPr>
                  <w:rFonts w:asciiTheme="minorHAnsi" w:eastAsia="Times New Roman" w:hAnsiTheme="minorHAnsi"/>
                  <w:sz w:val="20"/>
                  <w:szCs w:val="20"/>
                </w:rPr>
                <w:delText>CF1R</w:delText>
              </w:r>
            </w:del>
            <w:ins w:id="361" w:author="Tam, Danny@Energy" w:date="2022-02-28T13:18:00Z">
              <w:r w:rsidR="00712D4B">
                <w:rPr>
                  <w:rFonts w:asciiTheme="minorHAnsi" w:eastAsia="Times New Roman" w:hAnsiTheme="minorHAnsi"/>
                  <w:sz w:val="20"/>
                  <w:szCs w:val="20"/>
                </w:rPr>
                <w:t>LMCC</w:t>
              </w:r>
            </w:ins>
            <w:r w:rsidRPr="00033610">
              <w:rPr>
                <w:rFonts w:asciiTheme="minorHAnsi" w:eastAsia="Times New Roman" w:hAnsiTheme="minorHAnsi"/>
                <w:sz w:val="20"/>
                <w:szCs w:val="20"/>
              </w:rPr>
              <w:t>-PRF-</w:t>
            </w:r>
            <w:proofErr w:type="gramStart"/>
            <w:r w:rsidRPr="00033610">
              <w:rPr>
                <w:rFonts w:asciiTheme="minorHAnsi" w:eastAsia="Times New Roman" w:hAnsiTheme="minorHAnsi"/>
                <w:sz w:val="20"/>
                <w:szCs w:val="20"/>
              </w:rPr>
              <w:t>01;</w:t>
            </w:r>
            <w:proofErr w:type="gramEnd"/>
          </w:p>
          <w:p w14:paraId="7F49CB79" w14:textId="64F194E5" w:rsidR="0093093E" w:rsidRPr="00B67E3D" w:rsidRDefault="00033610" w:rsidP="00D73D63">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r w:rsidRPr="00033610">
              <w:rPr>
                <w:rFonts w:asciiTheme="minorHAnsi" w:eastAsia="Times New Roman" w:hAnsiTheme="minorHAnsi"/>
                <w:sz w:val="20"/>
                <w:szCs w:val="20"/>
              </w:rPr>
              <w:t>Else</w:t>
            </w:r>
            <w:r w:rsidR="00D73D63">
              <w:rPr>
                <w:rFonts w:asciiTheme="minorHAnsi" w:eastAsia="Times New Roman" w:hAnsiTheme="minorHAnsi"/>
                <w:sz w:val="20"/>
                <w:szCs w:val="20"/>
              </w:rPr>
              <w:t xml:space="preserve"> value</w:t>
            </w:r>
            <w:r w:rsidRPr="00033610">
              <w:rPr>
                <w:rFonts w:asciiTheme="minorHAnsi" w:eastAsia="Times New Roman" w:hAnsiTheme="minorHAnsi"/>
                <w:sz w:val="20"/>
                <w:szCs w:val="20"/>
              </w:rPr>
              <w:t xml:space="preserve"> = NA</w:t>
            </w:r>
            <w:r w:rsidR="00D73D63">
              <w:rPr>
                <w:rFonts w:asciiTheme="minorHAnsi" w:eastAsia="Times New Roman" w:hAnsiTheme="minorHAnsi"/>
                <w:sz w:val="20"/>
                <w:szCs w:val="20"/>
              </w:rPr>
              <w:t>&gt;&gt;</w:t>
            </w:r>
          </w:p>
        </w:tc>
        <w:tc>
          <w:tcPr>
            <w:tcW w:w="1156" w:type="dxa"/>
            <w:tcBorders>
              <w:top w:val="single" w:sz="4" w:space="0" w:color="auto"/>
              <w:left w:val="single" w:sz="4" w:space="0" w:color="auto"/>
              <w:bottom w:val="single" w:sz="4" w:space="0" w:color="auto"/>
              <w:right w:val="single" w:sz="4" w:space="0" w:color="auto"/>
            </w:tcBorders>
          </w:tcPr>
          <w:p w14:paraId="3D8C72DA" w14:textId="4EAB1A9A" w:rsidR="00033610" w:rsidRPr="00033610" w:rsidRDefault="00033610" w:rsidP="00033610">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sz w:val="20"/>
                <w:szCs w:val="20"/>
              </w:rPr>
            </w:pPr>
            <w:r w:rsidRPr="00033610">
              <w:rPr>
                <w:rFonts w:asciiTheme="minorHAnsi" w:eastAsia="Times New Roman" w:hAnsiTheme="minorHAnsi"/>
                <w:sz w:val="20"/>
                <w:szCs w:val="20"/>
              </w:rPr>
              <w:t>&lt;&lt;</w:t>
            </w:r>
            <w:r w:rsidR="00C04956">
              <w:rPr>
                <w:rFonts w:asciiTheme="minorHAnsi" w:eastAsia="Times New Roman" w:hAnsiTheme="minorHAnsi"/>
                <w:sz w:val="20"/>
                <w:szCs w:val="20"/>
              </w:rPr>
              <w:t>If Performance</w:t>
            </w:r>
            <w:r w:rsidR="00D73D63">
              <w:rPr>
                <w:rFonts w:asciiTheme="minorHAnsi" w:eastAsia="Times New Roman" w:hAnsiTheme="minorHAnsi"/>
                <w:sz w:val="20"/>
                <w:szCs w:val="20"/>
              </w:rPr>
              <w:t>,</w:t>
            </w:r>
            <w:r w:rsidR="00C04956">
              <w:rPr>
                <w:rFonts w:asciiTheme="minorHAnsi" w:eastAsia="Times New Roman" w:hAnsiTheme="minorHAnsi"/>
                <w:sz w:val="20"/>
                <w:szCs w:val="20"/>
              </w:rPr>
              <w:t xml:space="preserve"> r</w:t>
            </w:r>
            <w:r w:rsidR="00F2291F">
              <w:rPr>
                <w:rFonts w:asciiTheme="minorHAnsi" w:eastAsia="Times New Roman" w:hAnsiTheme="minorHAnsi"/>
                <w:sz w:val="20"/>
                <w:szCs w:val="20"/>
              </w:rPr>
              <w:t>eference Value f</w:t>
            </w:r>
            <w:r w:rsidRPr="00033610">
              <w:rPr>
                <w:rFonts w:asciiTheme="minorHAnsi" w:eastAsia="Times New Roman" w:hAnsiTheme="minorHAnsi"/>
                <w:sz w:val="20"/>
                <w:szCs w:val="20"/>
              </w:rPr>
              <w:t xml:space="preserve">rom </w:t>
            </w:r>
            <w:del w:id="362" w:author="Tam, Danny@Energy" w:date="2022-02-28T13:18:00Z">
              <w:r w:rsidRPr="00033610" w:rsidDel="00712D4B">
                <w:rPr>
                  <w:rFonts w:asciiTheme="minorHAnsi" w:eastAsia="Times New Roman" w:hAnsiTheme="minorHAnsi"/>
                  <w:sz w:val="20"/>
                  <w:szCs w:val="20"/>
                </w:rPr>
                <w:delText>CF1R</w:delText>
              </w:r>
            </w:del>
            <w:ins w:id="363" w:author="Tam, Danny@Energy" w:date="2022-02-28T13:18:00Z">
              <w:r w:rsidR="00712D4B">
                <w:rPr>
                  <w:rFonts w:asciiTheme="minorHAnsi" w:eastAsia="Times New Roman" w:hAnsiTheme="minorHAnsi"/>
                  <w:sz w:val="20"/>
                  <w:szCs w:val="20"/>
                </w:rPr>
                <w:t>LMCC</w:t>
              </w:r>
            </w:ins>
            <w:r w:rsidRPr="00033610">
              <w:rPr>
                <w:rFonts w:asciiTheme="minorHAnsi" w:eastAsia="Times New Roman" w:hAnsiTheme="minorHAnsi"/>
                <w:sz w:val="20"/>
                <w:szCs w:val="20"/>
              </w:rPr>
              <w:t>-PRF-</w:t>
            </w:r>
            <w:proofErr w:type="gramStart"/>
            <w:r w:rsidRPr="00033610">
              <w:rPr>
                <w:rFonts w:asciiTheme="minorHAnsi" w:eastAsia="Times New Roman" w:hAnsiTheme="minorHAnsi"/>
                <w:sz w:val="20"/>
                <w:szCs w:val="20"/>
              </w:rPr>
              <w:t>01;</w:t>
            </w:r>
            <w:proofErr w:type="gramEnd"/>
          </w:p>
          <w:p w14:paraId="4D0FECD9" w14:textId="74170138" w:rsidR="0093093E" w:rsidRPr="00B67E3D" w:rsidRDefault="00033610" w:rsidP="007953C5">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r w:rsidRPr="00033610">
              <w:rPr>
                <w:rFonts w:asciiTheme="minorHAnsi" w:eastAsia="Times New Roman" w:hAnsiTheme="minorHAnsi"/>
                <w:sz w:val="20"/>
                <w:szCs w:val="20"/>
              </w:rPr>
              <w:t xml:space="preserve">Else </w:t>
            </w:r>
            <w:r w:rsidR="007953C5">
              <w:rPr>
                <w:rFonts w:asciiTheme="minorHAnsi" w:eastAsia="Times New Roman" w:hAnsiTheme="minorHAnsi"/>
                <w:sz w:val="20"/>
                <w:szCs w:val="20"/>
              </w:rPr>
              <w:t xml:space="preserve">value </w:t>
            </w:r>
            <w:r w:rsidRPr="00033610">
              <w:rPr>
                <w:rFonts w:asciiTheme="minorHAnsi" w:eastAsia="Times New Roman" w:hAnsiTheme="minorHAnsi"/>
                <w:sz w:val="20"/>
                <w:szCs w:val="20"/>
              </w:rPr>
              <w:t>= NA&gt;&gt;</w:t>
            </w:r>
            <w:r w:rsidR="00D73D63">
              <w:rPr>
                <w:rFonts w:asciiTheme="minorHAnsi" w:eastAsia="Times New Roman" w:hAnsiTheme="minorHAnsi"/>
                <w:sz w:val="20"/>
                <w:szCs w:val="20"/>
              </w:rPr>
              <w:t xml:space="preserve"> </w:t>
            </w:r>
          </w:p>
        </w:tc>
        <w:tc>
          <w:tcPr>
            <w:tcW w:w="1161" w:type="dxa"/>
            <w:tcBorders>
              <w:top w:val="single" w:sz="4" w:space="0" w:color="auto"/>
              <w:left w:val="single" w:sz="4" w:space="0" w:color="auto"/>
              <w:bottom w:val="single" w:sz="4" w:space="0" w:color="auto"/>
              <w:right w:val="single" w:sz="4" w:space="0" w:color="auto"/>
            </w:tcBorders>
          </w:tcPr>
          <w:p w14:paraId="1DE00A36" w14:textId="15285A05" w:rsidR="00033610" w:rsidRPr="00033610" w:rsidRDefault="00033610" w:rsidP="00033610">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sz w:val="20"/>
                <w:szCs w:val="20"/>
              </w:rPr>
            </w:pPr>
            <w:r w:rsidRPr="00033610">
              <w:rPr>
                <w:rFonts w:asciiTheme="minorHAnsi" w:eastAsia="Times New Roman" w:hAnsiTheme="minorHAnsi"/>
                <w:sz w:val="20"/>
                <w:szCs w:val="20"/>
              </w:rPr>
              <w:t>&lt;&lt;</w:t>
            </w:r>
            <w:r w:rsidR="00C04956">
              <w:rPr>
                <w:rFonts w:asciiTheme="minorHAnsi" w:eastAsia="Times New Roman" w:hAnsiTheme="minorHAnsi"/>
                <w:sz w:val="20"/>
                <w:szCs w:val="20"/>
              </w:rPr>
              <w:t>If Performance</w:t>
            </w:r>
            <w:r w:rsidR="00D73D63">
              <w:rPr>
                <w:rFonts w:asciiTheme="minorHAnsi" w:eastAsia="Times New Roman" w:hAnsiTheme="minorHAnsi"/>
                <w:sz w:val="20"/>
                <w:szCs w:val="20"/>
              </w:rPr>
              <w:t>,</w:t>
            </w:r>
            <w:r w:rsidR="00C04956">
              <w:rPr>
                <w:rFonts w:asciiTheme="minorHAnsi" w:eastAsia="Times New Roman" w:hAnsiTheme="minorHAnsi"/>
                <w:sz w:val="20"/>
                <w:szCs w:val="20"/>
              </w:rPr>
              <w:t xml:space="preserve"> r</w:t>
            </w:r>
            <w:r w:rsidR="00F2291F">
              <w:rPr>
                <w:rFonts w:asciiTheme="minorHAnsi" w:eastAsia="Times New Roman" w:hAnsiTheme="minorHAnsi"/>
                <w:sz w:val="20"/>
                <w:szCs w:val="20"/>
              </w:rPr>
              <w:t>eference Value f</w:t>
            </w:r>
            <w:r w:rsidRPr="00033610">
              <w:rPr>
                <w:rFonts w:asciiTheme="minorHAnsi" w:eastAsia="Times New Roman" w:hAnsiTheme="minorHAnsi"/>
                <w:sz w:val="20"/>
                <w:szCs w:val="20"/>
              </w:rPr>
              <w:t xml:space="preserve">rom </w:t>
            </w:r>
            <w:del w:id="364" w:author="Tam, Danny@Energy" w:date="2022-02-28T13:18:00Z">
              <w:r w:rsidRPr="00033610" w:rsidDel="00712D4B">
                <w:rPr>
                  <w:rFonts w:asciiTheme="minorHAnsi" w:eastAsia="Times New Roman" w:hAnsiTheme="minorHAnsi"/>
                  <w:sz w:val="20"/>
                  <w:szCs w:val="20"/>
                </w:rPr>
                <w:delText>CF1R</w:delText>
              </w:r>
            </w:del>
            <w:ins w:id="365" w:author="Tam, Danny@Energy" w:date="2022-02-28T13:18:00Z">
              <w:r w:rsidR="00712D4B">
                <w:rPr>
                  <w:rFonts w:asciiTheme="minorHAnsi" w:eastAsia="Times New Roman" w:hAnsiTheme="minorHAnsi"/>
                  <w:sz w:val="20"/>
                  <w:szCs w:val="20"/>
                </w:rPr>
                <w:t>LMCC</w:t>
              </w:r>
            </w:ins>
            <w:r w:rsidRPr="00033610">
              <w:rPr>
                <w:rFonts w:asciiTheme="minorHAnsi" w:eastAsia="Times New Roman" w:hAnsiTheme="minorHAnsi"/>
                <w:sz w:val="20"/>
                <w:szCs w:val="20"/>
              </w:rPr>
              <w:t>-PRF-</w:t>
            </w:r>
            <w:proofErr w:type="gramStart"/>
            <w:r w:rsidRPr="00033610">
              <w:rPr>
                <w:rFonts w:asciiTheme="minorHAnsi" w:eastAsia="Times New Roman" w:hAnsiTheme="minorHAnsi"/>
                <w:sz w:val="20"/>
                <w:szCs w:val="20"/>
              </w:rPr>
              <w:t>01;</w:t>
            </w:r>
            <w:proofErr w:type="gramEnd"/>
          </w:p>
          <w:p w14:paraId="76FE1F77" w14:textId="272F4BAC" w:rsidR="0093093E" w:rsidRPr="00B67E3D" w:rsidRDefault="00033610" w:rsidP="007953C5">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r w:rsidRPr="00033610">
              <w:rPr>
                <w:rFonts w:asciiTheme="minorHAnsi" w:eastAsia="Times New Roman" w:hAnsiTheme="minorHAnsi"/>
                <w:sz w:val="20"/>
                <w:szCs w:val="20"/>
              </w:rPr>
              <w:t xml:space="preserve">Else </w:t>
            </w:r>
            <w:r w:rsidR="007953C5">
              <w:rPr>
                <w:rFonts w:asciiTheme="minorHAnsi" w:eastAsia="Times New Roman" w:hAnsiTheme="minorHAnsi"/>
                <w:sz w:val="20"/>
                <w:szCs w:val="20"/>
              </w:rPr>
              <w:t>value</w:t>
            </w:r>
            <w:r w:rsidRPr="00033610">
              <w:rPr>
                <w:rFonts w:asciiTheme="minorHAnsi" w:eastAsia="Times New Roman" w:hAnsiTheme="minorHAnsi"/>
                <w:sz w:val="20"/>
                <w:szCs w:val="20"/>
              </w:rPr>
              <w:t>= NA&gt;&gt;</w:t>
            </w:r>
            <w:r w:rsidR="00D73D63">
              <w:rPr>
                <w:rFonts w:asciiTheme="minorHAnsi" w:eastAsia="Times New Roman" w:hAnsiTheme="minorHAnsi"/>
                <w:sz w:val="20"/>
                <w:szCs w:val="20"/>
              </w:rPr>
              <w:t xml:space="preserve"> </w:t>
            </w:r>
          </w:p>
        </w:tc>
      </w:tr>
      <w:tr w:rsidR="0033180C" w:rsidRPr="006F1F7B" w14:paraId="24C7967C" w14:textId="77777777" w:rsidTr="003769F7">
        <w:trPr>
          <w:cantSplit/>
          <w:trHeight w:val="144"/>
        </w:trPr>
        <w:tc>
          <w:tcPr>
            <w:tcW w:w="1014" w:type="dxa"/>
            <w:tcBorders>
              <w:top w:val="single" w:sz="4" w:space="0" w:color="auto"/>
              <w:left w:val="single" w:sz="4" w:space="0" w:color="auto"/>
              <w:bottom w:val="single" w:sz="4" w:space="0" w:color="auto"/>
              <w:right w:val="single" w:sz="4" w:space="0" w:color="auto"/>
            </w:tcBorders>
            <w:vAlign w:val="center"/>
          </w:tcPr>
          <w:p w14:paraId="30F6F313" w14:textId="77777777" w:rsidR="0093093E" w:rsidRPr="00B67E3D" w:rsidRDefault="0093093E" w:rsidP="00F947E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1074" w:type="dxa"/>
            <w:tcBorders>
              <w:top w:val="single" w:sz="4" w:space="0" w:color="auto"/>
              <w:left w:val="single" w:sz="4" w:space="0" w:color="auto"/>
              <w:bottom w:val="single" w:sz="4" w:space="0" w:color="auto"/>
              <w:right w:val="single" w:sz="4" w:space="0" w:color="auto"/>
            </w:tcBorders>
            <w:vAlign w:val="center"/>
          </w:tcPr>
          <w:p w14:paraId="0CD7EDAE" w14:textId="77777777" w:rsidR="0093093E" w:rsidRPr="00B67E3D" w:rsidRDefault="0093093E" w:rsidP="00F947E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1158" w:type="dxa"/>
            <w:tcBorders>
              <w:top w:val="single" w:sz="4" w:space="0" w:color="auto"/>
              <w:left w:val="single" w:sz="4" w:space="0" w:color="auto"/>
              <w:bottom w:val="single" w:sz="4" w:space="0" w:color="auto"/>
              <w:right w:val="single" w:sz="4" w:space="0" w:color="auto"/>
            </w:tcBorders>
            <w:vAlign w:val="center"/>
          </w:tcPr>
          <w:p w14:paraId="52C5F484" w14:textId="77777777" w:rsidR="0093093E" w:rsidRPr="00B67E3D" w:rsidRDefault="0093093E" w:rsidP="00F947E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1015" w:type="dxa"/>
            <w:tcBorders>
              <w:top w:val="single" w:sz="4" w:space="0" w:color="auto"/>
              <w:left w:val="single" w:sz="4" w:space="0" w:color="auto"/>
              <w:bottom w:val="single" w:sz="4" w:space="0" w:color="auto"/>
              <w:right w:val="single" w:sz="4" w:space="0" w:color="auto"/>
            </w:tcBorders>
            <w:vAlign w:val="center"/>
          </w:tcPr>
          <w:p w14:paraId="0F4250A9" w14:textId="77777777" w:rsidR="0093093E" w:rsidRPr="00B67E3D" w:rsidRDefault="0093093E" w:rsidP="00F947E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1134" w:type="dxa"/>
            <w:tcBorders>
              <w:top w:val="single" w:sz="4" w:space="0" w:color="auto"/>
              <w:left w:val="single" w:sz="4" w:space="0" w:color="auto"/>
              <w:bottom w:val="single" w:sz="4" w:space="0" w:color="auto"/>
              <w:right w:val="single" w:sz="4" w:space="0" w:color="auto"/>
            </w:tcBorders>
            <w:vAlign w:val="center"/>
          </w:tcPr>
          <w:p w14:paraId="7E1D1BAA" w14:textId="77777777" w:rsidR="0093093E" w:rsidRPr="00B67E3D" w:rsidRDefault="0093093E" w:rsidP="00F947E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1170" w:type="dxa"/>
            <w:tcBorders>
              <w:top w:val="single" w:sz="4" w:space="0" w:color="auto"/>
              <w:left w:val="single" w:sz="4" w:space="0" w:color="auto"/>
              <w:bottom w:val="single" w:sz="4" w:space="0" w:color="auto"/>
              <w:right w:val="single" w:sz="4" w:space="0" w:color="auto"/>
            </w:tcBorders>
            <w:vAlign w:val="center"/>
          </w:tcPr>
          <w:p w14:paraId="3DBB3268" w14:textId="77777777" w:rsidR="0093093E" w:rsidRPr="00B67E3D" w:rsidRDefault="0093093E" w:rsidP="00F947E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1260" w:type="dxa"/>
            <w:tcBorders>
              <w:top w:val="single" w:sz="4" w:space="0" w:color="auto"/>
              <w:left w:val="single" w:sz="4" w:space="0" w:color="auto"/>
              <w:bottom w:val="single" w:sz="4" w:space="0" w:color="auto"/>
              <w:right w:val="single" w:sz="4" w:space="0" w:color="auto"/>
            </w:tcBorders>
            <w:vAlign w:val="center"/>
          </w:tcPr>
          <w:p w14:paraId="51899E1D" w14:textId="77777777" w:rsidR="0093093E" w:rsidRPr="00B67E3D" w:rsidRDefault="0093093E" w:rsidP="00F947E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1260" w:type="dxa"/>
            <w:tcBorders>
              <w:top w:val="single" w:sz="4" w:space="0" w:color="auto"/>
              <w:left w:val="single" w:sz="4" w:space="0" w:color="auto"/>
              <w:bottom w:val="single" w:sz="4" w:space="0" w:color="auto"/>
              <w:right w:val="single" w:sz="4" w:space="0" w:color="auto"/>
            </w:tcBorders>
            <w:vAlign w:val="center"/>
          </w:tcPr>
          <w:p w14:paraId="2783B2AD" w14:textId="77777777" w:rsidR="0093093E" w:rsidRPr="00B67E3D" w:rsidRDefault="0093093E" w:rsidP="00F947E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1663" w:type="dxa"/>
            <w:tcBorders>
              <w:top w:val="single" w:sz="4" w:space="0" w:color="auto"/>
              <w:left w:val="single" w:sz="4" w:space="0" w:color="auto"/>
              <w:bottom w:val="single" w:sz="4" w:space="0" w:color="auto"/>
              <w:right w:val="single" w:sz="4" w:space="0" w:color="auto"/>
            </w:tcBorders>
            <w:vAlign w:val="center"/>
          </w:tcPr>
          <w:p w14:paraId="026A5F28" w14:textId="77777777" w:rsidR="0093093E" w:rsidRPr="00B67E3D" w:rsidRDefault="0093093E" w:rsidP="00F947E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1330" w:type="dxa"/>
            <w:tcBorders>
              <w:top w:val="single" w:sz="4" w:space="0" w:color="auto"/>
              <w:left w:val="single" w:sz="4" w:space="0" w:color="auto"/>
              <w:bottom w:val="single" w:sz="4" w:space="0" w:color="auto"/>
              <w:right w:val="single" w:sz="4" w:space="0" w:color="auto"/>
            </w:tcBorders>
            <w:vAlign w:val="center"/>
          </w:tcPr>
          <w:p w14:paraId="45D13FDF" w14:textId="77777777" w:rsidR="0093093E" w:rsidRPr="00B67E3D" w:rsidRDefault="0093093E" w:rsidP="00F947E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1156" w:type="dxa"/>
            <w:tcBorders>
              <w:top w:val="single" w:sz="4" w:space="0" w:color="auto"/>
              <w:left w:val="single" w:sz="4" w:space="0" w:color="auto"/>
              <w:bottom w:val="single" w:sz="4" w:space="0" w:color="auto"/>
              <w:right w:val="single" w:sz="4" w:space="0" w:color="auto"/>
            </w:tcBorders>
            <w:vAlign w:val="center"/>
          </w:tcPr>
          <w:p w14:paraId="078C2CA7" w14:textId="77777777" w:rsidR="0093093E" w:rsidRPr="00B67E3D" w:rsidRDefault="0093093E" w:rsidP="00F947E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1161" w:type="dxa"/>
            <w:tcBorders>
              <w:top w:val="single" w:sz="4" w:space="0" w:color="auto"/>
              <w:left w:val="single" w:sz="4" w:space="0" w:color="auto"/>
              <w:bottom w:val="single" w:sz="4" w:space="0" w:color="auto"/>
              <w:right w:val="single" w:sz="4" w:space="0" w:color="auto"/>
            </w:tcBorders>
            <w:vAlign w:val="center"/>
          </w:tcPr>
          <w:p w14:paraId="2799B698" w14:textId="77777777" w:rsidR="0093093E" w:rsidRPr="00B67E3D" w:rsidRDefault="0093093E" w:rsidP="00F947E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bl>
    <w:p w14:paraId="195E6D01" w14:textId="4D1CA5BB" w:rsidR="00F947E9" w:rsidRDefault="00F947E9" w:rsidP="00E53B15">
      <w:pPr>
        <w:spacing w:after="0"/>
        <w:rPr>
          <w:ins w:id="366" w:author="Markstrum, Alexis@Energy" w:date="2021-10-18T15:36:00Z"/>
        </w:rPr>
      </w:pPr>
    </w:p>
    <w:tbl>
      <w:tblPr>
        <w:tblStyle w:val="TableGrid"/>
        <w:tblW w:w="5002" w:type="pct"/>
        <w:tblLayout w:type="fixed"/>
        <w:tblLook w:val="04A0" w:firstRow="1" w:lastRow="0" w:firstColumn="1" w:lastColumn="0" w:noHBand="0" w:noVBand="1"/>
      </w:tblPr>
      <w:tblGrid>
        <w:gridCol w:w="1166"/>
        <w:gridCol w:w="1258"/>
        <w:gridCol w:w="1172"/>
        <w:gridCol w:w="1172"/>
        <w:gridCol w:w="988"/>
        <w:gridCol w:w="1353"/>
        <w:gridCol w:w="1080"/>
        <w:gridCol w:w="1258"/>
        <w:gridCol w:w="1258"/>
        <w:gridCol w:w="1172"/>
        <w:gridCol w:w="1077"/>
        <w:gridCol w:w="1442"/>
      </w:tblGrid>
      <w:tr w:rsidR="00B569DA" w:rsidRPr="00C071B0" w14:paraId="2B82F05D" w14:textId="77777777" w:rsidTr="0062515C">
        <w:trPr>
          <w:ins w:id="367" w:author="Alhabibi, Haider@Energy" w:date="2022-03-11T08:12:00Z"/>
        </w:trPr>
        <w:tc>
          <w:tcPr>
            <w:tcW w:w="5000" w:type="pct"/>
            <w:gridSpan w:val="12"/>
          </w:tcPr>
          <w:p w14:paraId="14005E9A" w14:textId="10586070" w:rsidR="00B569DA" w:rsidRPr="00405CF9" w:rsidRDefault="00B569DA" w:rsidP="0062515C">
            <w:pPr>
              <w:spacing w:after="0"/>
              <w:rPr>
                <w:ins w:id="368" w:author="Alhabibi, Haider@Energy" w:date="2022-03-11T08:12:00Z"/>
                <w:rFonts w:cstheme="minorHAnsi"/>
                <w:b/>
                <w:sz w:val="20"/>
                <w:szCs w:val="20"/>
              </w:rPr>
            </w:pPr>
            <w:bookmarkStart w:id="369" w:name="_Hlk97879290"/>
            <w:ins w:id="370" w:author="Alhabibi, Haider@Energy" w:date="2022-03-11T08:12:00Z">
              <w:r>
                <w:rPr>
                  <w:rFonts w:cstheme="minorHAnsi"/>
                  <w:b/>
                  <w:sz w:val="20"/>
                  <w:szCs w:val="20"/>
                </w:rPr>
                <w:lastRenderedPageBreak/>
                <w:t>B2</w:t>
              </w:r>
              <w:r w:rsidRPr="00405CF9">
                <w:rPr>
                  <w:rFonts w:cstheme="minorHAnsi"/>
                  <w:b/>
                  <w:sz w:val="20"/>
                  <w:szCs w:val="20"/>
                </w:rPr>
                <w:t xml:space="preserve">. Design </w:t>
              </w:r>
              <w:r>
                <w:rPr>
                  <w:rFonts w:cstheme="minorHAnsi"/>
                  <w:b/>
                  <w:sz w:val="20"/>
                  <w:szCs w:val="20"/>
                </w:rPr>
                <w:t>CHPWH System</w:t>
              </w:r>
              <w:r w:rsidRPr="00405CF9">
                <w:rPr>
                  <w:rFonts w:cstheme="minorHAnsi"/>
                  <w:b/>
                  <w:sz w:val="20"/>
                  <w:szCs w:val="20"/>
                </w:rPr>
                <w:t xml:space="preserve"> Information</w:t>
              </w:r>
            </w:ins>
          </w:p>
          <w:p w14:paraId="4CA6AD84" w14:textId="77777777" w:rsidR="00F87E81" w:rsidRDefault="00B569DA" w:rsidP="0062515C">
            <w:pPr>
              <w:spacing w:after="0"/>
              <w:rPr>
                <w:ins w:id="371" w:author="Alhabibi, Haider@Energy" w:date="2022-03-11T09:53:00Z"/>
                <w:sz w:val="18"/>
                <w:szCs w:val="18"/>
              </w:rPr>
            </w:pPr>
            <w:ins w:id="372" w:author="Alhabibi, Haider@Energy" w:date="2022-03-11T08:12:00Z">
              <w:r>
                <w:rPr>
                  <w:sz w:val="18"/>
                  <w:szCs w:val="18"/>
                </w:rPr>
                <w:t>&lt;&lt;Static Text - see the top&gt;&gt;</w:t>
              </w:r>
            </w:ins>
          </w:p>
          <w:p w14:paraId="6D39FE21" w14:textId="7D980938" w:rsidR="00B569DA" w:rsidRDefault="00B569DA" w:rsidP="0062515C">
            <w:pPr>
              <w:spacing w:after="0"/>
              <w:rPr>
                <w:ins w:id="373" w:author="Alhabibi, Haider@Energy" w:date="2022-03-11T08:12:00Z"/>
                <w:rFonts w:cstheme="minorHAnsi"/>
                <w:sz w:val="20"/>
                <w:szCs w:val="20"/>
              </w:rPr>
            </w:pPr>
            <w:ins w:id="374" w:author="Alhabibi, Haider@Energy" w:date="2022-03-11T08:12:00Z">
              <w:r>
                <w:rPr>
                  <w:rFonts w:cstheme="minorHAnsi"/>
                  <w:sz w:val="20"/>
                  <w:szCs w:val="20"/>
                </w:rPr>
                <w:t>&lt;&lt;If</w:t>
              </w:r>
            </w:ins>
            <w:ins w:id="375" w:author="Alhabibi, Haider@Energy" w:date="2022-03-11T08:13:00Z">
              <w:r w:rsidR="00FC6523">
                <w:rPr>
                  <w:rFonts w:cstheme="minorHAnsi"/>
                  <w:sz w:val="20"/>
                  <w:szCs w:val="20"/>
                </w:rPr>
                <w:t xml:space="preserve"> </w:t>
              </w:r>
            </w:ins>
            <w:ins w:id="376" w:author="Alhabibi, Haider@Energy" w:date="2022-03-11T08:12:00Z">
              <w:r>
                <w:rPr>
                  <w:rFonts w:cstheme="minorHAnsi"/>
                  <w:sz w:val="20"/>
                  <w:szCs w:val="20"/>
                </w:rPr>
                <w:t xml:space="preserve">LMCC has CHPWH, then require table, else </w:t>
              </w:r>
              <w:r w:rsidRPr="00E12A63">
                <w:rPr>
                  <w:rFonts w:asciiTheme="minorHAnsi" w:hAnsiTheme="minorHAnsi" w:cstheme="minorHAnsi"/>
                  <w:sz w:val="20"/>
                  <w:szCs w:val="20"/>
                </w:rPr>
                <w:t>display the "section does not apply" message</w:t>
              </w:r>
              <w:r>
                <w:rPr>
                  <w:rFonts w:cstheme="minorHAnsi"/>
                  <w:sz w:val="20"/>
                  <w:szCs w:val="20"/>
                </w:rPr>
                <w:t>&gt;&gt;</w:t>
              </w:r>
            </w:ins>
          </w:p>
          <w:p w14:paraId="64D71D11" w14:textId="77777777" w:rsidR="00B569DA" w:rsidRPr="00405CF9" w:rsidRDefault="00B569DA" w:rsidP="0062515C">
            <w:pPr>
              <w:spacing w:after="0"/>
              <w:rPr>
                <w:ins w:id="377" w:author="Alhabibi, Haider@Energy" w:date="2022-03-11T08:12:00Z"/>
                <w:rFonts w:cstheme="minorHAnsi"/>
                <w:b/>
                <w:sz w:val="20"/>
                <w:szCs w:val="20"/>
              </w:rPr>
            </w:pPr>
            <w:ins w:id="378" w:author="Alhabibi, Haider@Energy" w:date="2022-03-11T08:12:00Z">
              <w:r>
                <w:rPr>
                  <w:rFonts w:cstheme="minorHAnsi"/>
                  <w:sz w:val="20"/>
                  <w:szCs w:val="20"/>
                </w:rPr>
                <w:t xml:space="preserve">&lt;&lt;require one row of data for each water heater identified on the LMCC&gt;&gt; </w:t>
              </w:r>
            </w:ins>
          </w:p>
        </w:tc>
      </w:tr>
      <w:tr w:rsidR="00B569DA" w:rsidRPr="00C071B0" w14:paraId="4D96F65B" w14:textId="77777777" w:rsidTr="0062515C">
        <w:trPr>
          <w:ins w:id="379" w:author="Alhabibi, Haider@Energy" w:date="2022-03-11T08:12:00Z"/>
        </w:trPr>
        <w:tc>
          <w:tcPr>
            <w:tcW w:w="405" w:type="pct"/>
            <w:vAlign w:val="bottom"/>
          </w:tcPr>
          <w:p w14:paraId="594BFBCC" w14:textId="77777777" w:rsidR="00B569DA" w:rsidRPr="003F4127" w:rsidRDefault="00B569DA" w:rsidP="0062515C">
            <w:pPr>
              <w:spacing w:after="0"/>
              <w:jc w:val="center"/>
              <w:rPr>
                <w:ins w:id="380" w:author="Alhabibi, Haider@Energy" w:date="2022-03-11T08:12:00Z"/>
                <w:rFonts w:cstheme="minorHAnsi"/>
                <w:sz w:val="20"/>
                <w:szCs w:val="20"/>
              </w:rPr>
            </w:pPr>
            <w:ins w:id="381" w:author="Alhabibi, Haider@Energy" w:date="2022-03-11T08:12:00Z">
              <w:r w:rsidRPr="003F4127">
                <w:rPr>
                  <w:rFonts w:eastAsia="Times New Roman" w:cstheme="minorHAnsi"/>
                  <w:sz w:val="20"/>
                  <w:szCs w:val="20"/>
                </w:rPr>
                <w:t>01</w:t>
              </w:r>
            </w:ins>
          </w:p>
        </w:tc>
        <w:tc>
          <w:tcPr>
            <w:tcW w:w="437" w:type="pct"/>
            <w:vAlign w:val="bottom"/>
          </w:tcPr>
          <w:p w14:paraId="53079D0C" w14:textId="77777777" w:rsidR="00B569DA" w:rsidRPr="003F4127" w:rsidRDefault="00B569DA" w:rsidP="0062515C">
            <w:pPr>
              <w:spacing w:after="0"/>
              <w:jc w:val="center"/>
              <w:rPr>
                <w:ins w:id="382" w:author="Alhabibi, Haider@Energy" w:date="2022-03-11T08:12:00Z"/>
                <w:rFonts w:cstheme="minorHAnsi"/>
                <w:sz w:val="20"/>
                <w:szCs w:val="20"/>
              </w:rPr>
            </w:pPr>
            <w:ins w:id="383" w:author="Alhabibi, Haider@Energy" w:date="2022-03-11T08:12:00Z">
              <w:r w:rsidRPr="003F4127">
                <w:rPr>
                  <w:rFonts w:eastAsia="Times New Roman" w:cstheme="minorHAnsi"/>
                  <w:sz w:val="20"/>
                  <w:szCs w:val="20"/>
                </w:rPr>
                <w:t>02</w:t>
              </w:r>
            </w:ins>
          </w:p>
        </w:tc>
        <w:tc>
          <w:tcPr>
            <w:tcW w:w="407" w:type="pct"/>
          </w:tcPr>
          <w:p w14:paraId="6620AA53" w14:textId="77777777" w:rsidR="00B569DA" w:rsidRPr="003F4127" w:rsidRDefault="00B569DA" w:rsidP="0062515C">
            <w:pPr>
              <w:spacing w:after="0"/>
              <w:jc w:val="center"/>
              <w:rPr>
                <w:ins w:id="384" w:author="Alhabibi, Haider@Energy" w:date="2022-03-11T08:12:00Z"/>
                <w:rFonts w:eastAsia="Times New Roman" w:cstheme="minorHAnsi"/>
                <w:sz w:val="20"/>
                <w:szCs w:val="20"/>
              </w:rPr>
            </w:pPr>
            <w:ins w:id="385" w:author="Alhabibi, Haider@Energy" w:date="2022-03-11T08:12:00Z">
              <w:r w:rsidRPr="003F4127">
                <w:rPr>
                  <w:rFonts w:eastAsia="Times New Roman" w:cstheme="minorHAnsi"/>
                  <w:sz w:val="20"/>
                  <w:szCs w:val="20"/>
                </w:rPr>
                <w:t>03</w:t>
              </w:r>
            </w:ins>
          </w:p>
        </w:tc>
        <w:tc>
          <w:tcPr>
            <w:tcW w:w="407" w:type="pct"/>
          </w:tcPr>
          <w:p w14:paraId="0E33319C" w14:textId="77777777" w:rsidR="00B569DA" w:rsidRDefault="00B569DA" w:rsidP="0062515C">
            <w:pPr>
              <w:spacing w:after="0"/>
              <w:jc w:val="center"/>
              <w:rPr>
                <w:ins w:id="386" w:author="Alhabibi, Haider@Energy" w:date="2022-03-11T08:12:00Z"/>
                <w:rFonts w:eastAsia="Times New Roman" w:cstheme="minorHAnsi"/>
                <w:sz w:val="20"/>
                <w:szCs w:val="20"/>
              </w:rPr>
            </w:pPr>
            <w:ins w:id="387" w:author="Alhabibi, Haider@Energy" w:date="2022-03-11T08:12:00Z">
              <w:r w:rsidRPr="00CE2BD1">
                <w:rPr>
                  <w:rFonts w:eastAsia="Times New Roman" w:cs="Calibri"/>
                  <w:sz w:val="18"/>
                  <w:szCs w:val="18"/>
                </w:rPr>
                <w:t>04</w:t>
              </w:r>
            </w:ins>
          </w:p>
        </w:tc>
        <w:tc>
          <w:tcPr>
            <w:tcW w:w="343" w:type="pct"/>
          </w:tcPr>
          <w:p w14:paraId="5D02E006" w14:textId="77777777" w:rsidR="00B569DA" w:rsidRPr="003F4127" w:rsidRDefault="00B569DA" w:rsidP="0062515C">
            <w:pPr>
              <w:spacing w:after="0"/>
              <w:jc w:val="center"/>
              <w:rPr>
                <w:ins w:id="388" w:author="Alhabibi, Haider@Energy" w:date="2022-03-11T08:12:00Z"/>
                <w:rFonts w:eastAsia="Times New Roman" w:cstheme="minorHAnsi"/>
                <w:sz w:val="20"/>
                <w:szCs w:val="20"/>
              </w:rPr>
            </w:pPr>
            <w:ins w:id="389" w:author="Alhabibi, Haider@Energy" w:date="2022-03-11T08:12:00Z">
              <w:r>
                <w:rPr>
                  <w:rFonts w:eastAsia="Times New Roman" w:cstheme="minorHAnsi"/>
                  <w:sz w:val="20"/>
                  <w:szCs w:val="20"/>
                </w:rPr>
                <w:t>05</w:t>
              </w:r>
            </w:ins>
          </w:p>
        </w:tc>
        <w:tc>
          <w:tcPr>
            <w:tcW w:w="470" w:type="pct"/>
          </w:tcPr>
          <w:p w14:paraId="5259226A" w14:textId="77777777" w:rsidR="00B569DA" w:rsidRDefault="00B569DA" w:rsidP="0062515C">
            <w:pPr>
              <w:spacing w:after="0"/>
              <w:jc w:val="center"/>
              <w:rPr>
                <w:ins w:id="390" w:author="Alhabibi, Haider@Energy" w:date="2022-03-11T08:12:00Z"/>
                <w:rFonts w:eastAsia="Times New Roman" w:cstheme="minorHAnsi"/>
                <w:sz w:val="20"/>
                <w:szCs w:val="20"/>
              </w:rPr>
            </w:pPr>
            <w:ins w:id="391" w:author="Alhabibi, Haider@Energy" w:date="2022-03-11T08:12:00Z">
              <w:r w:rsidRPr="00CE2BD1">
                <w:rPr>
                  <w:rFonts w:eastAsia="Times New Roman" w:cs="Calibri"/>
                  <w:sz w:val="18"/>
                  <w:szCs w:val="18"/>
                </w:rPr>
                <w:t>06</w:t>
              </w:r>
            </w:ins>
          </w:p>
        </w:tc>
        <w:tc>
          <w:tcPr>
            <w:tcW w:w="375" w:type="pct"/>
          </w:tcPr>
          <w:p w14:paraId="408A2D5A" w14:textId="77777777" w:rsidR="00B569DA" w:rsidRDefault="00B569DA" w:rsidP="0062515C">
            <w:pPr>
              <w:spacing w:after="0"/>
              <w:jc w:val="center"/>
              <w:rPr>
                <w:ins w:id="392" w:author="Alhabibi, Haider@Energy" w:date="2022-03-11T08:12:00Z"/>
                <w:rFonts w:eastAsia="Times New Roman" w:cstheme="minorHAnsi"/>
                <w:sz w:val="20"/>
                <w:szCs w:val="20"/>
              </w:rPr>
            </w:pPr>
            <w:ins w:id="393" w:author="Alhabibi, Haider@Energy" w:date="2022-03-11T08:12:00Z">
              <w:r w:rsidRPr="00CE2BD1">
                <w:rPr>
                  <w:rFonts w:eastAsia="Times New Roman" w:cs="Calibri"/>
                  <w:sz w:val="18"/>
                  <w:szCs w:val="18"/>
                </w:rPr>
                <w:t>07</w:t>
              </w:r>
            </w:ins>
          </w:p>
        </w:tc>
        <w:tc>
          <w:tcPr>
            <w:tcW w:w="437" w:type="pct"/>
          </w:tcPr>
          <w:p w14:paraId="0FFA9E4E" w14:textId="77777777" w:rsidR="00B569DA" w:rsidRPr="003F4127" w:rsidRDefault="00B569DA" w:rsidP="0062515C">
            <w:pPr>
              <w:spacing w:after="0"/>
              <w:jc w:val="center"/>
              <w:rPr>
                <w:ins w:id="394" w:author="Alhabibi, Haider@Energy" w:date="2022-03-11T08:12:00Z"/>
                <w:rFonts w:eastAsia="Times New Roman" w:cstheme="minorHAnsi"/>
                <w:sz w:val="20"/>
                <w:szCs w:val="20"/>
              </w:rPr>
            </w:pPr>
            <w:ins w:id="395" w:author="Alhabibi, Haider@Energy" w:date="2022-03-11T08:12:00Z">
              <w:r>
                <w:rPr>
                  <w:rFonts w:eastAsia="Times New Roman" w:cstheme="minorHAnsi"/>
                  <w:sz w:val="20"/>
                  <w:szCs w:val="20"/>
                </w:rPr>
                <w:t>08</w:t>
              </w:r>
            </w:ins>
          </w:p>
        </w:tc>
        <w:tc>
          <w:tcPr>
            <w:tcW w:w="437" w:type="pct"/>
          </w:tcPr>
          <w:p w14:paraId="1C97CA30" w14:textId="77777777" w:rsidR="00B569DA" w:rsidRDefault="00B569DA" w:rsidP="0062515C">
            <w:pPr>
              <w:spacing w:after="0"/>
              <w:jc w:val="center"/>
              <w:rPr>
                <w:ins w:id="396" w:author="Alhabibi, Haider@Energy" w:date="2022-03-11T08:12:00Z"/>
                <w:rFonts w:eastAsia="Times New Roman" w:cstheme="minorHAnsi"/>
                <w:sz w:val="20"/>
                <w:szCs w:val="20"/>
              </w:rPr>
            </w:pPr>
            <w:ins w:id="397" w:author="Alhabibi, Haider@Energy" w:date="2022-03-11T08:12:00Z">
              <w:r w:rsidRPr="00CE2BD1">
                <w:rPr>
                  <w:rFonts w:eastAsia="Times New Roman" w:cs="Calibri"/>
                  <w:sz w:val="18"/>
                  <w:szCs w:val="18"/>
                </w:rPr>
                <w:t>09</w:t>
              </w:r>
            </w:ins>
          </w:p>
        </w:tc>
        <w:tc>
          <w:tcPr>
            <w:tcW w:w="407" w:type="pct"/>
          </w:tcPr>
          <w:p w14:paraId="06346197" w14:textId="77777777" w:rsidR="00B569DA" w:rsidRDefault="00B569DA" w:rsidP="0062515C">
            <w:pPr>
              <w:spacing w:after="0"/>
              <w:jc w:val="center"/>
              <w:rPr>
                <w:ins w:id="398" w:author="Alhabibi, Haider@Energy" w:date="2022-03-11T08:12:00Z"/>
                <w:rFonts w:eastAsia="Times New Roman" w:cstheme="minorHAnsi"/>
                <w:sz w:val="20"/>
                <w:szCs w:val="20"/>
              </w:rPr>
            </w:pPr>
            <w:ins w:id="399" w:author="Alhabibi, Haider@Energy" w:date="2022-03-11T08:12:00Z">
              <w:r w:rsidRPr="00CE2BD1">
                <w:rPr>
                  <w:rFonts w:eastAsia="Times New Roman" w:cs="Calibri"/>
                  <w:sz w:val="18"/>
                  <w:szCs w:val="18"/>
                </w:rPr>
                <w:t>10</w:t>
              </w:r>
            </w:ins>
          </w:p>
        </w:tc>
        <w:tc>
          <w:tcPr>
            <w:tcW w:w="374" w:type="pct"/>
          </w:tcPr>
          <w:p w14:paraId="2290A2A4" w14:textId="77777777" w:rsidR="00B569DA" w:rsidRPr="003F4127" w:rsidRDefault="00B569DA" w:rsidP="0062515C">
            <w:pPr>
              <w:spacing w:after="0"/>
              <w:jc w:val="center"/>
              <w:rPr>
                <w:ins w:id="400" w:author="Alhabibi, Haider@Energy" w:date="2022-03-11T08:12:00Z"/>
                <w:rFonts w:eastAsia="Times New Roman" w:cstheme="minorHAnsi"/>
                <w:sz w:val="20"/>
                <w:szCs w:val="20"/>
              </w:rPr>
            </w:pPr>
            <w:ins w:id="401" w:author="Alhabibi, Haider@Energy" w:date="2022-03-11T08:12:00Z">
              <w:r>
                <w:rPr>
                  <w:rFonts w:eastAsia="Times New Roman" w:cstheme="minorHAnsi"/>
                  <w:sz w:val="20"/>
                  <w:szCs w:val="20"/>
                </w:rPr>
                <w:t>11</w:t>
              </w:r>
            </w:ins>
          </w:p>
        </w:tc>
        <w:tc>
          <w:tcPr>
            <w:tcW w:w="500" w:type="pct"/>
          </w:tcPr>
          <w:p w14:paraId="21BC3DAE" w14:textId="77777777" w:rsidR="00B569DA" w:rsidRDefault="00B569DA" w:rsidP="0062515C">
            <w:pPr>
              <w:spacing w:after="0"/>
              <w:jc w:val="center"/>
              <w:rPr>
                <w:ins w:id="402" w:author="Alhabibi, Haider@Energy" w:date="2022-03-11T08:12:00Z"/>
                <w:rFonts w:eastAsia="Times New Roman" w:cstheme="minorHAnsi"/>
                <w:sz w:val="20"/>
                <w:szCs w:val="20"/>
              </w:rPr>
            </w:pPr>
            <w:ins w:id="403" w:author="Alhabibi, Haider@Energy" w:date="2022-03-11T08:12:00Z">
              <w:r>
                <w:rPr>
                  <w:rFonts w:eastAsia="Times New Roman" w:cstheme="minorHAnsi"/>
                  <w:sz w:val="20"/>
                  <w:szCs w:val="20"/>
                </w:rPr>
                <w:t>12</w:t>
              </w:r>
            </w:ins>
          </w:p>
        </w:tc>
      </w:tr>
      <w:tr w:rsidR="00B569DA" w:rsidRPr="00C071B0" w14:paraId="2E364D4D" w14:textId="77777777" w:rsidTr="0062515C">
        <w:trPr>
          <w:ins w:id="404" w:author="Alhabibi, Haider@Energy" w:date="2022-03-11T08:12:00Z"/>
        </w:trPr>
        <w:tc>
          <w:tcPr>
            <w:tcW w:w="405" w:type="pct"/>
            <w:vAlign w:val="bottom"/>
          </w:tcPr>
          <w:p w14:paraId="3375D91A" w14:textId="77777777" w:rsidR="00B569DA" w:rsidRPr="0040687B" w:rsidRDefault="00B569DA" w:rsidP="0062515C">
            <w:pPr>
              <w:keepNext/>
              <w:tabs>
                <w:tab w:val="left" w:pos="2160"/>
                <w:tab w:val="left" w:pos="2700"/>
                <w:tab w:val="left" w:pos="3420"/>
                <w:tab w:val="left" w:pos="3780"/>
                <w:tab w:val="left" w:pos="5760"/>
                <w:tab w:val="left" w:pos="7212"/>
              </w:tabs>
              <w:spacing w:after="0"/>
              <w:jc w:val="center"/>
              <w:rPr>
                <w:ins w:id="405" w:author="Alhabibi, Haider@Energy" w:date="2022-03-11T08:12:00Z"/>
                <w:rFonts w:eastAsia="Times New Roman" w:cstheme="minorHAnsi"/>
                <w:sz w:val="18"/>
                <w:szCs w:val="18"/>
              </w:rPr>
            </w:pPr>
            <w:ins w:id="406" w:author="Alhabibi, Haider@Energy" w:date="2022-03-11T08:12:00Z">
              <w:r w:rsidRPr="0040687B">
                <w:rPr>
                  <w:rFonts w:eastAsia="Times New Roman" w:cstheme="minorHAnsi"/>
                  <w:sz w:val="18"/>
                  <w:szCs w:val="18"/>
                </w:rPr>
                <w:t>Water Heating System ID</w:t>
              </w:r>
            </w:ins>
          </w:p>
          <w:p w14:paraId="4B167E54" w14:textId="77777777" w:rsidR="00B569DA" w:rsidRPr="0040687B" w:rsidRDefault="00B569DA" w:rsidP="0062515C">
            <w:pPr>
              <w:spacing w:after="0"/>
              <w:jc w:val="center"/>
              <w:rPr>
                <w:ins w:id="407" w:author="Alhabibi, Haider@Energy" w:date="2022-03-11T08:12:00Z"/>
                <w:rFonts w:cstheme="minorHAnsi"/>
                <w:sz w:val="18"/>
                <w:szCs w:val="18"/>
              </w:rPr>
            </w:pPr>
            <w:ins w:id="408" w:author="Alhabibi, Haider@Energy" w:date="2022-03-11T08:12:00Z">
              <w:r w:rsidRPr="0040687B">
                <w:rPr>
                  <w:rFonts w:eastAsia="Times New Roman" w:cstheme="minorHAnsi"/>
                  <w:sz w:val="18"/>
                  <w:szCs w:val="18"/>
                </w:rPr>
                <w:t>or Name</w:t>
              </w:r>
            </w:ins>
          </w:p>
        </w:tc>
        <w:tc>
          <w:tcPr>
            <w:tcW w:w="437" w:type="pct"/>
            <w:vAlign w:val="bottom"/>
          </w:tcPr>
          <w:p w14:paraId="38F94C16" w14:textId="77777777" w:rsidR="00B569DA" w:rsidRPr="0040687B" w:rsidRDefault="00B569DA" w:rsidP="0062515C">
            <w:pPr>
              <w:keepNext/>
              <w:tabs>
                <w:tab w:val="left" w:pos="2160"/>
                <w:tab w:val="left" w:pos="2700"/>
                <w:tab w:val="left" w:pos="3420"/>
                <w:tab w:val="left" w:pos="3780"/>
                <w:tab w:val="left" w:pos="5760"/>
                <w:tab w:val="left" w:pos="7212"/>
              </w:tabs>
              <w:spacing w:after="0"/>
              <w:jc w:val="center"/>
              <w:rPr>
                <w:ins w:id="409" w:author="Alhabibi, Haider@Energy" w:date="2022-03-11T08:12:00Z"/>
                <w:rFonts w:eastAsia="Times New Roman" w:cstheme="minorHAnsi"/>
                <w:sz w:val="18"/>
                <w:szCs w:val="18"/>
              </w:rPr>
            </w:pPr>
            <w:ins w:id="410" w:author="Alhabibi, Haider@Energy" w:date="2022-03-11T08:12:00Z">
              <w:r w:rsidRPr="0040687B">
                <w:rPr>
                  <w:rFonts w:eastAsia="Times New Roman" w:cstheme="minorHAnsi"/>
                  <w:sz w:val="18"/>
                  <w:szCs w:val="18"/>
                </w:rPr>
                <w:t>Modeled Equipment</w:t>
              </w:r>
            </w:ins>
          </w:p>
          <w:p w14:paraId="4EE8AD3A" w14:textId="77777777" w:rsidR="00B569DA" w:rsidRPr="0040687B" w:rsidRDefault="00B569DA" w:rsidP="0062515C">
            <w:pPr>
              <w:spacing w:after="0"/>
              <w:jc w:val="center"/>
              <w:rPr>
                <w:ins w:id="411" w:author="Alhabibi, Haider@Energy" w:date="2022-03-11T08:12:00Z"/>
                <w:rFonts w:cstheme="minorHAnsi"/>
                <w:sz w:val="18"/>
                <w:szCs w:val="18"/>
              </w:rPr>
            </w:pPr>
            <w:ins w:id="412" w:author="Alhabibi, Haider@Energy" w:date="2022-03-11T08:12:00Z">
              <w:r w:rsidRPr="0040687B">
                <w:rPr>
                  <w:rFonts w:eastAsia="Times New Roman" w:cstheme="minorHAnsi"/>
                  <w:sz w:val="18"/>
                  <w:szCs w:val="18"/>
                </w:rPr>
                <w:t>Make and Model</w:t>
              </w:r>
            </w:ins>
          </w:p>
        </w:tc>
        <w:tc>
          <w:tcPr>
            <w:tcW w:w="407" w:type="pct"/>
            <w:vAlign w:val="bottom"/>
          </w:tcPr>
          <w:p w14:paraId="4F4A5D9D" w14:textId="2317B256" w:rsidR="00B569DA" w:rsidRPr="0040687B" w:rsidRDefault="003C73DC" w:rsidP="0062515C">
            <w:pPr>
              <w:keepNext/>
              <w:tabs>
                <w:tab w:val="left" w:pos="2160"/>
                <w:tab w:val="left" w:pos="2700"/>
                <w:tab w:val="left" w:pos="3420"/>
                <w:tab w:val="left" w:pos="3780"/>
                <w:tab w:val="left" w:pos="5760"/>
                <w:tab w:val="left" w:pos="7212"/>
              </w:tabs>
              <w:spacing w:after="0"/>
              <w:jc w:val="center"/>
              <w:rPr>
                <w:ins w:id="413" w:author="Alhabibi, Haider@Energy" w:date="2022-03-11T08:12:00Z"/>
                <w:rFonts w:eastAsia="Times New Roman" w:cstheme="minorHAnsi"/>
                <w:sz w:val="18"/>
                <w:szCs w:val="18"/>
              </w:rPr>
            </w:pPr>
            <w:ins w:id="414" w:author="Alhabibi, Haider@Energy" w:date="2022-03-11T08:30:00Z">
              <w:r>
                <w:rPr>
                  <w:rFonts w:eastAsia="Times New Roman" w:cstheme="minorHAnsi"/>
                  <w:sz w:val="18"/>
                  <w:szCs w:val="18"/>
                </w:rPr>
                <w:t>#</w:t>
              </w:r>
            </w:ins>
            <w:ins w:id="415" w:author="Alhabibi, Haider@Energy" w:date="2022-03-11T08:12:00Z">
              <w:r w:rsidR="00B569DA" w:rsidRPr="0040687B">
                <w:rPr>
                  <w:rFonts w:eastAsia="Times New Roman" w:cstheme="minorHAnsi"/>
                  <w:sz w:val="18"/>
                  <w:szCs w:val="18"/>
                </w:rPr>
                <w:t xml:space="preserve"> </w:t>
              </w:r>
              <w:proofErr w:type="gramStart"/>
              <w:r w:rsidR="00B569DA" w:rsidRPr="0040687B">
                <w:rPr>
                  <w:rFonts w:eastAsia="Times New Roman" w:cstheme="minorHAnsi"/>
                  <w:sz w:val="18"/>
                  <w:szCs w:val="18"/>
                </w:rPr>
                <w:t>of</w:t>
              </w:r>
              <w:proofErr w:type="gramEnd"/>
              <w:r w:rsidR="00B569DA" w:rsidRPr="0040687B">
                <w:rPr>
                  <w:rFonts w:eastAsia="Times New Roman" w:cstheme="minorHAnsi"/>
                  <w:sz w:val="18"/>
                  <w:szCs w:val="18"/>
                </w:rPr>
                <w:t xml:space="preserve"> Water Heaters/</w:t>
              </w:r>
            </w:ins>
          </w:p>
          <w:p w14:paraId="72F63E2D" w14:textId="77777777" w:rsidR="00B569DA" w:rsidRPr="0040687B" w:rsidRDefault="00B569DA" w:rsidP="0062515C">
            <w:pPr>
              <w:keepNext/>
              <w:tabs>
                <w:tab w:val="left" w:pos="2160"/>
                <w:tab w:val="left" w:pos="2700"/>
                <w:tab w:val="left" w:pos="3420"/>
                <w:tab w:val="left" w:pos="3780"/>
                <w:tab w:val="left" w:pos="5760"/>
                <w:tab w:val="left" w:pos="7212"/>
              </w:tabs>
              <w:spacing w:after="0"/>
              <w:jc w:val="center"/>
              <w:rPr>
                <w:ins w:id="416" w:author="Alhabibi, Haider@Energy" w:date="2022-03-11T08:12:00Z"/>
                <w:rFonts w:eastAsia="Times New Roman" w:cstheme="minorHAnsi"/>
                <w:sz w:val="18"/>
                <w:szCs w:val="18"/>
                <w:highlight w:val="yellow"/>
              </w:rPr>
            </w:pPr>
            <w:ins w:id="417" w:author="Alhabibi, Haider@Energy" w:date="2022-03-11T08:12:00Z">
              <w:r w:rsidRPr="0040687B">
                <w:rPr>
                  <w:rFonts w:eastAsia="Times New Roman" w:cstheme="minorHAnsi"/>
                  <w:sz w:val="18"/>
                  <w:szCs w:val="18"/>
                </w:rPr>
                <w:t>Compressors</w:t>
              </w:r>
            </w:ins>
          </w:p>
        </w:tc>
        <w:tc>
          <w:tcPr>
            <w:tcW w:w="407" w:type="pct"/>
            <w:vAlign w:val="bottom"/>
          </w:tcPr>
          <w:p w14:paraId="6BBC44FF" w14:textId="77777777" w:rsidR="00B569DA" w:rsidRPr="0040687B" w:rsidRDefault="00B569DA" w:rsidP="0062515C">
            <w:pPr>
              <w:keepNext/>
              <w:tabs>
                <w:tab w:val="left" w:pos="2160"/>
                <w:tab w:val="left" w:pos="2700"/>
                <w:tab w:val="left" w:pos="3420"/>
                <w:tab w:val="left" w:pos="3780"/>
                <w:tab w:val="left" w:pos="5760"/>
                <w:tab w:val="left" w:pos="7212"/>
              </w:tabs>
              <w:spacing w:after="0"/>
              <w:jc w:val="center"/>
              <w:rPr>
                <w:ins w:id="418" w:author="Alhabibi, Haider@Energy" w:date="2022-03-11T08:12:00Z"/>
                <w:rFonts w:eastAsia="Times New Roman" w:cstheme="minorHAnsi"/>
                <w:sz w:val="18"/>
                <w:szCs w:val="18"/>
              </w:rPr>
            </w:pPr>
            <w:ins w:id="419" w:author="Alhabibi, Haider@Energy" w:date="2022-03-11T08:12:00Z">
              <w:r w:rsidRPr="0040687B">
                <w:rPr>
                  <w:rFonts w:eastAsia="Times New Roman" w:cs="Calibri"/>
                  <w:sz w:val="18"/>
                  <w:szCs w:val="18"/>
                </w:rPr>
                <w:t>Primary Tank Location</w:t>
              </w:r>
            </w:ins>
          </w:p>
        </w:tc>
        <w:tc>
          <w:tcPr>
            <w:tcW w:w="343" w:type="pct"/>
            <w:vAlign w:val="bottom"/>
          </w:tcPr>
          <w:p w14:paraId="30AFE632" w14:textId="77777777" w:rsidR="00B569DA" w:rsidRPr="0040687B" w:rsidRDefault="00B569DA" w:rsidP="0062515C">
            <w:pPr>
              <w:keepNext/>
              <w:tabs>
                <w:tab w:val="left" w:pos="2160"/>
                <w:tab w:val="left" w:pos="2700"/>
                <w:tab w:val="left" w:pos="3420"/>
                <w:tab w:val="left" w:pos="3780"/>
                <w:tab w:val="left" w:pos="5760"/>
                <w:tab w:val="left" w:pos="7212"/>
              </w:tabs>
              <w:spacing w:after="0"/>
              <w:jc w:val="center"/>
              <w:rPr>
                <w:ins w:id="420" w:author="Alhabibi, Haider@Energy" w:date="2022-03-11T08:12:00Z"/>
                <w:rFonts w:eastAsia="Times New Roman" w:cstheme="minorHAnsi"/>
                <w:sz w:val="18"/>
                <w:szCs w:val="18"/>
              </w:rPr>
            </w:pPr>
            <w:ins w:id="421" w:author="Alhabibi, Haider@Energy" w:date="2022-03-11T08:12:00Z">
              <w:r w:rsidRPr="0040687B">
                <w:rPr>
                  <w:rFonts w:eastAsia="Times New Roman" w:cstheme="minorHAnsi"/>
                  <w:sz w:val="18"/>
                  <w:szCs w:val="18"/>
                </w:rPr>
                <w:t>Primary Tank Volume</w:t>
              </w:r>
            </w:ins>
          </w:p>
        </w:tc>
        <w:tc>
          <w:tcPr>
            <w:tcW w:w="470" w:type="pct"/>
            <w:vAlign w:val="bottom"/>
          </w:tcPr>
          <w:p w14:paraId="671ED3DE" w14:textId="77777777" w:rsidR="00B569DA" w:rsidRPr="0040687B" w:rsidRDefault="00B569DA" w:rsidP="0062515C">
            <w:pPr>
              <w:keepNext/>
              <w:tabs>
                <w:tab w:val="left" w:pos="2160"/>
                <w:tab w:val="left" w:pos="2700"/>
                <w:tab w:val="left" w:pos="3420"/>
                <w:tab w:val="left" w:pos="3780"/>
                <w:tab w:val="left" w:pos="5760"/>
                <w:tab w:val="left" w:pos="7212"/>
              </w:tabs>
              <w:spacing w:after="0"/>
              <w:jc w:val="center"/>
              <w:rPr>
                <w:ins w:id="422" w:author="Alhabibi, Haider@Energy" w:date="2022-03-11T08:12:00Z"/>
                <w:rFonts w:eastAsia="Times New Roman" w:cs="Calibri"/>
                <w:sz w:val="18"/>
                <w:szCs w:val="18"/>
              </w:rPr>
            </w:pPr>
            <w:ins w:id="423" w:author="Alhabibi, Haider@Energy" w:date="2022-03-11T08:12:00Z">
              <w:r w:rsidRPr="0040687B">
                <w:rPr>
                  <w:rFonts w:eastAsia="Times New Roman" w:cs="Calibri"/>
                  <w:sz w:val="18"/>
                  <w:szCs w:val="18"/>
                </w:rPr>
                <w:t xml:space="preserve">Primary Tank </w:t>
              </w:r>
            </w:ins>
          </w:p>
          <w:p w14:paraId="24B2E555" w14:textId="77777777" w:rsidR="00B569DA" w:rsidRPr="0040687B" w:rsidRDefault="00B569DA" w:rsidP="0062515C">
            <w:pPr>
              <w:keepNext/>
              <w:tabs>
                <w:tab w:val="left" w:pos="2160"/>
                <w:tab w:val="left" w:pos="2700"/>
                <w:tab w:val="left" w:pos="3420"/>
                <w:tab w:val="left" w:pos="3780"/>
                <w:tab w:val="left" w:pos="5760"/>
                <w:tab w:val="left" w:pos="7212"/>
              </w:tabs>
              <w:spacing w:after="0"/>
              <w:jc w:val="center"/>
              <w:rPr>
                <w:ins w:id="424" w:author="Alhabibi, Haider@Energy" w:date="2022-03-11T08:12:00Z"/>
                <w:rFonts w:eastAsia="Times New Roman" w:cstheme="minorHAnsi"/>
                <w:sz w:val="18"/>
                <w:szCs w:val="18"/>
              </w:rPr>
            </w:pPr>
            <w:ins w:id="425" w:author="Alhabibi, Haider@Energy" w:date="2022-03-11T08:12:00Z">
              <w:r w:rsidRPr="0040687B">
                <w:rPr>
                  <w:rFonts w:eastAsia="Times New Roman" w:cs="Calibri"/>
                  <w:sz w:val="18"/>
                  <w:szCs w:val="18"/>
                </w:rPr>
                <w:t xml:space="preserve">Total Insulation </w:t>
              </w:r>
            </w:ins>
          </w:p>
        </w:tc>
        <w:tc>
          <w:tcPr>
            <w:tcW w:w="375" w:type="pct"/>
            <w:vAlign w:val="bottom"/>
          </w:tcPr>
          <w:p w14:paraId="7E14C71D" w14:textId="77777777" w:rsidR="00B569DA" w:rsidRPr="0040687B" w:rsidRDefault="00B569DA" w:rsidP="0062515C">
            <w:pPr>
              <w:keepNext/>
              <w:tabs>
                <w:tab w:val="left" w:pos="2160"/>
                <w:tab w:val="left" w:pos="2700"/>
                <w:tab w:val="left" w:pos="3420"/>
                <w:tab w:val="left" w:pos="3780"/>
                <w:tab w:val="left" w:pos="5760"/>
                <w:tab w:val="left" w:pos="7212"/>
              </w:tabs>
              <w:spacing w:after="0"/>
              <w:jc w:val="center"/>
              <w:rPr>
                <w:ins w:id="426" w:author="Alhabibi, Haider@Energy" w:date="2022-03-11T08:12:00Z"/>
                <w:rFonts w:eastAsia="Times New Roman" w:cstheme="minorHAnsi"/>
                <w:sz w:val="18"/>
                <w:szCs w:val="18"/>
              </w:rPr>
            </w:pPr>
            <w:ins w:id="427" w:author="Alhabibi, Haider@Energy" w:date="2022-03-11T08:12:00Z">
              <w:r w:rsidRPr="0040687B">
                <w:rPr>
                  <w:rFonts w:eastAsia="Times New Roman" w:cs="Calibri"/>
                  <w:sz w:val="18"/>
                  <w:szCs w:val="18"/>
                </w:rPr>
                <w:t>Loop Tank Location</w:t>
              </w:r>
            </w:ins>
          </w:p>
        </w:tc>
        <w:tc>
          <w:tcPr>
            <w:tcW w:w="437" w:type="pct"/>
            <w:vAlign w:val="bottom"/>
          </w:tcPr>
          <w:p w14:paraId="7E27B08C" w14:textId="77777777" w:rsidR="00B569DA" w:rsidRPr="0040687B" w:rsidRDefault="00B569DA" w:rsidP="0062515C">
            <w:pPr>
              <w:keepNext/>
              <w:tabs>
                <w:tab w:val="left" w:pos="2160"/>
                <w:tab w:val="left" w:pos="2700"/>
                <w:tab w:val="left" w:pos="3420"/>
                <w:tab w:val="left" w:pos="3780"/>
                <w:tab w:val="left" w:pos="5760"/>
                <w:tab w:val="left" w:pos="7212"/>
              </w:tabs>
              <w:spacing w:after="0"/>
              <w:jc w:val="center"/>
              <w:rPr>
                <w:ins w:id="428" w:author="Alhabibi, Haider@Energy" w:date="2022-03-11T08:12:00Z"/>
                <w:rFonts w:eastAsia="Times New Roman" w:cstheme="minorHAnsi"/>
                <w:sz w:val="18"/>
                <w:szCs w:val="18"/>
              </w:rPr>
            </w:pPr>
            <w:ins w:id="429" w:author="Alhabibi, Haider@Energy" w:date="2022-03-11T08:12:00Z">
              <w:r w:rsidRPr="0040687B">
                <w:rPr>
                  <w:rFonts w:eastAsia="Times New Roman" w:cstheme="minorHAnsi"/>
                  <w:sz w:val="18"/>
                  <w:szCs w:val="18"/>
                </w:rPr>
                <w:t xml:space="preserve">Loop Tank </w:t>
              </w:r>
            </w:ins>
          </w:p>
          <w:p w14:paraId="53ACE55E" w14:textId="77777777" w:rsidR="00B569DA" w:rsidRPr="0040687B" w:rsidRDefault="00B569DA" w:rsidP="0062515C">
            <w:pPr>
              <w:keepNext/>
              <w:tabs>
                <w:tab w:val="left" w:pos="2160"/>
                <w:tab w:val="left" w:pos="2700"/>
                <w:tab w:val="left" w:pos="3420"/>
                <w:tab w:val="left" w:pos="3780"/>
                <w:tab w:val="left" w:pos="5760"/>
                <w:tab w:val="left" w:pos="7212"/>
              </w:tabs>
              <w:spacing w:after="0"/>
              <w:jc w:val="center"/>
              <w:rPr>
                <w:ins w:id="430" w:author="Alhabibi, Haider@Energy" w:date="2022-03-11T08:12:00Z"/>
                <w:rFonts w:eastAsia="Times New Roman" w:cstheme="minorHAnsi"/>
                <w:sz w:val="18"/>
                <w:szCs w:val="18"/>
              </w:rPr>
            </w:pPr>
            <w:ins w:id="431" w:author="Alhabibi, Haider@Energy" w:date="2022-03-11T08:12:00Z">
              <w:r w:rsidRPr="0040687B">
                <w:rPr>
                  <w:rFonts w:eastAsia="Times New Roman" w:cstheme="minorHAnsi"/>
                  <w:sz w:val="18"/>
                  <w:szCs w:val="18"/>
                </w:rPr>
                <w:t>Volume</w:t>
              </w:r>
            </w:ins>
          </w:p>
        </w:tc>
        <w:tc>
          <w:tcPr>
            <w:tcW w:w="437" w:type="pct"/>
            <w:vAlign w:val="bottom"/>
          </w:tcPr>
          <w:p w14:paraId="2AE82064" w14:textId="77777777" w:rsidR="00B569DA" w:rsidRPr="0040687B" w:rsidRDefault="00B569DA" w:rsidP="0062515C">
            <w:pPr>
              <w:keepNext/>
              <w:tabs>
                <w:tab w:val="left" w:pos="2160"/>
                <w:tab w:val="left" w:pos="2700"/>
                <w:tab w:val="left" w:pos="3420"/>
                <w:tab w:val="left" w:pos="3780"/>
                <w:tab w:val="left" w:pos="5760"/>
                <w:tab w:val="left" w:pos="7212"/>
              </w:tabs>
              <w:spacing w:after="0"/>
              <w:jc w:val="center"/>
              <w:rPr>
                <w:ins w:id="432" w:author="Alhabibi, Haider@Energy" w:date="2022-03-11T08:12:00Z"/>
                <w:sz w:val="18"/>
                <w:szCs w:val="18"/>
              </w:rPr>
            </w:pPr>
            <w:ins w:id="433" w:author="Alhabibi, Haider@Energy" w:date="2022-03-11T08:12:00Z">
              <w:r w:rsidRPr="0040687B">
                <w:rPr>
                  <w:sz w:val="18"/>
                  <w:szCs w:val="18"/>
                </w:rPr>
                <w:t>Loop Tank Total Insulation</w:t>
              </w:r>
            </w:ins>
          </w:p>
        </w:tc>
        <w:tc>
          <w:tcPr>
            <w:tcW w:w="407" w:type="pct"/>
            <w:vAlign w:val="bottom"/>
          </w:tcPr>
          <w:p w14:paraId="262F5C9E" w14:textId="77777777" w:rsidR="00B569DA" w:rsidRPr="0040687B" w:rsidRDefault="00B569DA" w:rsidP="0062515C">
            <w:pPr>
              <w:keepNext/>
              <w:tabs>
                <w:tab w:val="left" w:pos="2160"/>
                <w:tab w:val="left" w:pos="2700"/>
                <w:tab w:val="left" w:pos="3420"/>
                <w:tab w:val="left" w:pos="3780"/>
                <w:tab w:val="left" w:pos="5760"/>
                <w:tab w:val="left" w:pos="7212"/>
              </w:tabs>
              <w:spacing w:after="0"/>
              <w:jc w:val="center"/>
              <w:rPr>
                <w:ins w:id="434" w:author="Alhabibi, Haider@Energy" w:date="2022-03-11T08:12:00Z"/>
                <w:sz w:val="18"/>
                <w:szCs w:val="18"/>
              </w:rPr>
            </w:pPr>
            <w:ins w:id="435" w:author="Alhabibi, Haider@Energy" w:date="2022-03-11T08:12:00Z">
              <w:r w:rsidRPr="0040687B">
                <w:rPr>
                  <w:sz w:val="18"/>
                  <w:szCs w:val="18"/>
                </w:rPr>
                <w:t xml:space="preserve">Loop Pipe Insulation Thickness </w:t>
              </w:r>
            </w:ins>
          </w:p>
        </w:tc>
        <w:tc>
          <w:tcPr>
            <w:tcW w:w="374" w:type="pct"/>
            <w:vAlign w:val="bottom"/>
          </w:tcPr>
          <w:p w14:paraId="0200ED66" w14:textId="77777777" w:rsidR="00B569DA" w:rsidRPr="0040687B" w:rsidRDefault="00B569DA" w:rsidP="0062515C">
            <w:pPr>
              <w:keepNext/>
              <w:tabs>
                <w:tab w:val="left" w:pos="2160"/>
                <w:tab w:val="left" w:pos="2700"/>
                <w:tab w:val="left" w:pos="3420"/>
                <w:tab w:val="left" w:pos="3780"/>
                <w:tab w:val="left" w:pos="5760"/>
                <w:tab w:val="left" w:pos="7212"/>
              </w:tabs>
              <w:spacing w:after="0"/>
              <w:jc w:val="center"/>
              <w:rPr>
                <w:ins w:id="436" w:author="Alhabibi, Haider@Energy" w:date="2022-03-11T08:12:00Z"/>
                <w:rFonts w:eastAsia="Times New Roman" w:cstheme="minorHAnsi"/>
                <w:sz w:val="18"/>
                <w:szCs w:val="18"/>
              </w:rPr>
            </w:pPr>
            <w:ins w:id="437" w:author="Alhabibi, Haider@Energy" w:date="2022-03-11T08:12:00Z">
              <w:r w:rsidRPr="0040687B">
                <w:rPr>
                  <w:sz w:val="18"/>
                  <w:szCs w:val="18"/>
                </w:rPr>
                <w:t>Loop Tank Type</w:t>
              </w:r>
            </w:ins>
          </w:p>
        </w:tc>
        <w:tc>
          <w:tcPr>
            <w:tcW w:w="500" w:type="pct"/>
          </w:tcPr>
          <w:p w14:paraId="78A006EB" w14:textId="77777777" w:rsidR="00B569DA" w:rsidRPr="0040687B" w:rsidRDefault="00B569DA" w:rsidP="0062515C">
            <w:pPr>
              <w:keepNext/>
              <w:tabs>
                <w:tab w:val="left" w:pos="2160"/>
                <w:tab w:val="left" w:pos="2700"/>
                <w:tab w:val="left" w:pos="3420"/>
                <w:tab w:val="left" w:pos="3780"/>
                <w:tab w:val="left" w:pos="5760"/>
                <w:tab w:val="left" w:pos="7212"/>
              </w:tabs>
              <w:spacing w:after="0"/>
              <w:jc w:val="center"/>
              <w:rPr>
                <w:ins w:id="438" w:author="Alhabibi, Haider@Energy" w:date="2022-03-11T08:12:00Z"/>
                <w:sz w:val="18"/>
                <w:szCs w:val="18"/>
              </w:rPr>
            </w:pPr>
            <w:ins w:id="439" w:author="Alhabibi, Haider@Energy" w:date="2022-03-11T08:12:00Z">
              <w:r>
                <w:rPr>
                  <w:sz w:val="18"/>
                  <w:szCs w:val="18"/>
                </w:rPr>
                <w:t>Simulated Equipment Make and Model</w:t>
              </w:r>
            </w:ins>
          </w:p>
        </w:tc>
      </w:tr>
      <w:tr w:rsidR="00B569DA" w:rsidRPr="00C071B0" w14:paraId="64C57998" w14:textId="77777777" w:rsidTr="0062515C">
        <w:trPr>
          <w:ins w:id="440" w:author="Alhabibi, Haider@Energy" w:date="2022-03-11T08:12:00Z"/>
        </w:trPr>
        <w:tc>
          <w:tcPr>
            <w:tcW w:w="405" w:type="pct"/>
            <w:tcBorders>
              <w:top w:val="single" w:sz="4" w:space="0" w:color="auto"/>
              <w:left w:val="single" w:sz="4" w:space="0" w:color="auto"/>
              <w:bottom w:val="single" w:sz="4" w:space="0" w:color="auto"/>
              <w:right w:val="single" w:sz="4" w:space="0" w:color="auto"/>
            </w:tcBorders>
          </w:tcPr>
          <w:p w14:paraId="74404AFA" w14:textId="77777777" w:rsidR="00B569DA" w:rsidRPr="0040687B" w:rsidRDefault="00B569DA" w:rsidP="0062515C">
            <w:pPr>
              <w:spacing w:after="0"/>
              <w:jc w:val="center"/>
              <w:rPr>
                <w:ins w:id="441" w:author="Alhabibi, Haider@Energy" w:date="2022-03-11T08:12:00Z"/>
                <w:rFonts w:cstheme="minorHAnsi"/>
                <w:sz w:val="18"/>
                <w:szCs w:val="18"/>
              </w:rPr>
            </w:pPr>
            <w:ins w:id="442" w:author="Alhabibi, Haider@Energy" w:date="2022-03-11T08:12:00Z">
              <w:r w:rsidRPr="0040687B">
                <w:rPr>
                  <w:rFonts w:eastAsia="Times New Roman" w:cstheme="minorHAnsi"/>
                  <w:sz w:val="18"/>
                  <w:szCs w:val="18"/>
                </w:rPr>
                <w:t xml:space="preserve">&lt;&lt;Reference values from </w:t>
              </w:r>
              <w:r>
                <w:rPr>
                  <w:rFonts w:eastAsia="Times New Roman" w:cstheme="minorHAnsi"/>
                  <w:sz w:val="18"/>
                  <w:szCs w:val="18"/>
                </w:rPr>
                <w:t>LMCC</w:t>
              </w:r>
              <w:r w:rsidRPr="0040687B">
                <w:rPr>
                  <w:rFonts w:eastAsia="Times New Roman" w:cstheme="minorHAnsi"/>
                  <w:sz w:val="18"/>
                  <w:szCs w:val="18"/>
                </w:rPr>
                <w:t xml:space="preserve"> &gt;&gt;</w:t>
              </w:r>
            </w:ins>
          </w:p>
        </w:tc>
        <w:tc>
          <w:tcPr>
            <w:tcW w:w="437" w:type="pct"/>
            <w:tcBorders>
              <w:top w:val="single" w:sz="4" w:space="0" w:color="auto"/>
              <w:left w:val="single" w:sz="4" w:space="0" w:color="auto"/>
              <w:bottom w:val="single" w:sz="4" w:space="0" w:color="auto"/>
              <w:right w:val="single" w:sz="4" w:space="0" w:color="auto"/>
            </w:tcBorders>
          </w:tcPr>
          <w:p w14:paraId="61894803" w14:textId="77777777" w:rsidR="00B569DA" w:rsidRPr="0040687B" w:rsidRDefault="00B569DA" w:rsidP="0062515C">
            <w:pPr>
              <w:spacing w:after="0"/>
              <w:jc w:val="center"/>
              <w:rPr>
                <w:ins w:id="443" w:author="Alhabibi, Haider@Energy" w:date="2022-03-11T08:12:00Z"/>
                <w:rFonts w:cstheme="minorHAnsi"/>
                <w:sz w:val="18"/>
                <w:szCs w:val="18"/>
              </w:rPr>
            </w:pPr>
            <w:ins w:id="444" w:author="Alhabibi, Haider@Energy" w:date="2022-03-11T08:12:00Z">
              <w:r w:rsidRPr="0040687B">
                <w:rPr>
                  <w:rFonts w:eastAsia="Times New Roman" w:cstheme="minorHAnsi"/>
                  <w:sz w:val="18"/>
                  <w:szCs w:val="18"/>
                </w:rPr>
                <w:t xml:space="preserve">&lt;&lt;Reference values from </w:t>
              </w:r>
              <w:r>
                <w:rPr>
                  <w:rFonts w:eastAsia="Times New Roman" w:cstheme="minorHAnsi"/>
                  <w:sz w:val="18"/>
                  <w:szCs w:val="18"/>
                </w:rPr>
                <w:t>LMCC</w:t>
              </w:r>
              <w:r w:rsidRPr="0040687B">
                <w:rPr>
                  <w:rFonts w:eastAsia="Times New Roman" w:cstheme="minorHAnsi"/>
                  <w:sz w:val="18"/>
                  <w:szCs w:val="18"/>
                </w:rPr>
                <w:t>-PRF-01; else if prescriptive, report default value = Sanden</w:t>
              </w:r>
              <w:r w:rsidRPr="0040687B">
                <w:rPr>
                  <w:rFonts w:eastAsia="Times New Roman"/>
                  <w:sz w:val="18"/>
                  <w:szCs w:val="18"/>
                </w:rPr>
                <w:t>&gt;&gt;</w:t>
              </w:r>
            </w:ins>
          </w:p>
        </w:tc>
        <w:tc>
          <w:tcPr>
            <w:tcW w:w="407" w:type="pct"/>
          </w:tcPr>
          <w:p w14:paraId="6A9C8A35" w14:textId="77777777" w:rsidR="00B569DA" w:rsidRPr="0040687B" w:rsidRDefault="00B569DA" w:rsidP="0062515C">
            <w:pPr>
              <w:spacing w:after="0"/>
              <w:jc w:val="center"/>
              <w:rPr>
                <w:ins w:id="445" w:author="Alhabibi, Haider@Energy" w:date="2022-03-11T08:12:00Z"/>
                <w:rFonts w:eastAsia="Times New Roman" w:cstheme="minorHAnsi"/>
                <w:b/>
                <w:i/>
                <w:color w:val="FF0000"/>
                <w:sz w:val="18"/>
                <w:szCs w:val="18"/>
              </w:rPr>
            </w:pPr>
            <w:ins w:id="446" w:author="Alhabibi, Haider@Energy" w:date="2022-03-11T08:12:00Z">
              <w:r w:rsidRPr="0040687B">
                <w:rPr>
                  <w:rFonts w:cstheme="minorHAnsi"/>
                  <w:sz w:val="18"/>
                  <w:szCs w:val="18"/>
                </w:rPr>
                <w:t xml:space="preserve">&lt;&lt;Reference values from </w:t>
              </w:r>
              <w:r>
                <w:rPr>
                  <w:rFonts w:cstheme="minorHAnsi"/>
                  <w:sz w:val="18"/>
                  <w:szCs w:val="18"/>
                </w:rPr>
                <w:t>LMCC</w:t>
              </w:r>
              <w:r w:rsidRPr="0040687B">
                <w:rPr>
                  <w:rFonts w:cstheme="minorHAnsi"/>
                  <w:sz w:val="18"/>
                  <w:szCs w:val="18"/>
                </w:rPr>
                <w:t>&gt;&gt;</w:t>
              </w:r>
            </w:ins>
          </w:p>
        </w:tc>
        <w:tc>
          <w:tcPr>
            <w:tcW w:w="407" w:type="pct"/>
          </w:tcPr>
          <w:p w14:paraId="126EFB68" w14:textId="77777777" w:rsidR="00B569DA" w:rsidRPr="0040687B" w:rsidRDefault="00B569DA" w:rsidP="0062515C">
            <w:pPr>
              <w:spacing w:after="0"/>
              <w:jc w:val="center"/>
              <w:rPr>
                <w:ins w:id="447" w:author="Alhabibi, Haider@Energy" w:date="2022-03-11T08:12:00Z"/>
                <w:rFonts w:eastAsia="Times New Roman" w:cstheme="minorHAnsi"/>
                <w:sz w:val="18"/>
                <w:szCs w:val="18"/>
              </w:rPr>
            </w:pPr>
            <w:ins w:id="448" w:author="Alhabibi, Haider@Energy" w:date="2022-03-11T08:12:00Z">
              <w:r w:rsidRPr="0040687B">
                <w:rPr>
                  <w:rFonts w:eastAsia="Times New Roman" w:cs="Calibri"/>
                  <w:sz w:val="18"/>
                  <w:szCs w:val="18"/>
                </w:rPr>
                <w:t xml:space="preserve">&lt;&lt;Reference value from </w:t>
              </w:r>
              <w:r>
                <w:rPr>
                  <w:rFonts w:eastAsia="Times New Roman" w:cs="Calibri"/>
                  <w:sz w:val="18"/>
                  <w:szCs w:val="18"/>
                </w:rPr>
                <w:t>LMCC</w:t>
              </w:r>
              <w:r w:rsidRPr="0040687B">
                <w:rPr>
                  <w:rFonts w:eastAsia="Times New Roman" w:cs="Calibri"/>
                  <w:sz w:val="18"/>
                  <w:szCs w:val="18"/>
                </w:rPr>
                <w:t>&gt;&gt;</w:t>
              </w:r>
            </w:ins>
          </w:p>
        </w:tc>
        <w:tc>
          <w:tcPr>
            <w:tcW w:w="343" w:type="pct"/>
          </w:tcPr>
          <w:p w14:paraId="46AF8AB0" w14:textId="77777777" w:rsidR="00B569DA" w:rsidRPr="0040687B" w:rsidRDefault="00B569DA" w:rsidP="0062515C">
            <w:pPr>
              <w:spacing w:after="0"/>
              <w:jc w:val="center"/>
              <w:rPr>
                <w:ins w:id="449" w:author="Alhabibi, Haider@Energy" w:date="2022-03-11T08:12:00Z"/>
                <w:rFonts w:eastAsia="Times New Roman" w:cstheme="minorHAnsi"/>
                <w:sz w:val="18"/>
                <w:szCs w:val="18"/>
              </w:rPr>
            </w:pPr>
            <w:ins w:id="450" w:author="Alhabibi, Haider@Energy" w:date="2022-03-11T08:12:00Z">
              <w:r w:rsidRPr="0040687B">
                <w:rPr>
                  <w:rFonts w:eastAsia="Times New Roman" w:cstheme="minorHAnsi"/>
                  <w:sz w:val="18"/>
                  <w:szCs w:val="18"/>
                </w:rPr>
                <w:t xml:space="preserve">&lt;&lt; Reference value from </w:t>
              </w:r>
              <w:r>
                <w:rPr>
                  <w:rFonts w:eastAsia="Times New Roman" w:cstheme="minorHAnsi"/>
                  <w:sz w:val="18"/>
                  <w:szCs w:val="18"/>
                </w:rPr>
                <w:t>LMCC</w:t>
              </w:r>
              <w:r w:rsidRPr="0040687B">
                <w:rPr>
                  <w:rFonts w:eastAsia="Times New Roman" w:cstheme="minorHAnsi"/>
                  <w:sz w:val="18"/>
                  <w:szCs w:val="18"/>
                </w:rPr>
                <w:t>&gt;&gt;</w:t>
              </w:r>
            </w:ins>
          </w:p>
        </w:tc>
        <w:tc>
          <w:tcPr>
            <w:tcW w:w="470" w:type="pct"/>
          </w:tcPr>
          <w:p w14:paraId="57686DD5" w14:textId="77777777" w:rsidR="00B569DA" w:rsidRPr="0040687B" w:rsidRDefault="00B569DA" w:rsidP="0062515C">
            <w:pPr>
              <w:spacing w:after="0"/>
              <w:jc w:val="center"/>
              <w:rPr>
                <w:ins w:id="451" w:author="Alhabibi, Haider@Energy" w:date="2022-03-11T08:12:00Z"/>
                <w:rFonts w:eastAsia="Times New Roman" w:cstheme="minorHAnsi"/>
                <w:sz w:val="18"/>
                <w:szCs w:val="18"/>
              </w:rPr>
            </w:pPr>
            <w:ins w:id="452" w:author="Alhabibi, Haider@Energy" w:date="2022-03-11T08:12:00Z">
              <w:r w:rsidRPr="0040687B">
                <w:rPr>
                  <w:rFonts w:eastAsia="Times New Roman" w:cs="Calibri"/>
                  <w:sz w:val="18"/>
                  <w:szCs w:val="18"/>
                </w:rPr>
                <w:t xml:space="preserve">&lt;&lt; Reference value from </w:t>
              </w:r>
              <w:r>
                <w:rPr>
                  <w:rFonts w:eastAsia="Times New Roman" w:cs="Calibri"/>
                  <w:sz w:val="18"/>
                  <w:szCs w:val="18"/>
                </w:rPr>
                <w:t>LMCC</w:t>
              </w:r>
              <w:r w:rsidRPr="0040687B">
                <w:rPr>
                  <w:rFonts w:eastAsia="Times New Roman" w:cs="Calibri"/>
                  <w:sz w:val="18"/>
                  <w:szCs w:val="18"/>
                </w:rPr>
                <w:t>&gt;&gt;</w:t>
              </w:r>
            </w:ins>
          </w:p>
        </w:tc>
        <w:tc>
          <w:tcPr>
            <w:tcW w:w="375" w:type="pct"/>
          </w:tcPr>
          <w:p w14:paraId="5C4A73CC" w14:textId="77777777" w:rsidR="00B569DA" w:rsidRPr="0040687B" w:rsidRDefault="00B569DA" w:rsidP="0062515C">
            <w:pPr>
              <w:spacing w:after="0"/>
              <w:jc w:val="center"/>
              <w:rPr>
                <w:ins w:id="453" w:author="Alhabibi, Haider@Energy" w:date="2022-03-11T08:12:00Z"/>
                <w:rFonts w:eastAsia="Times New Roman" w:cstheme="minorHAnsi"/>
                <w:sz w:val="18"/>
                <w:szCs w:val="18"/>
              </w:rPr>
            </w:pPr>
            <w:ins w:id="454" w:author="Alhabibi, Haider@Energy" w:date="2022-03-11T08:12:00Z">
              <w:r w:rsidRPr="0040687B">
                <w:rPr>
                  <w:rFonts w:eastAsia="Times New Roman" w:cs="Calibri"/>
                  <w:sz w:val="18"/>
                  <w:szCs w:val="18"/>
                </w:rPr>
                <w:t xml:space="preserve">&lt;&lt; Reference value from </w:t>
              </w:r>
              <w:r>
                <w:rPr>
                  <w:rFonts w:eastAsia="Times New Roman" w:cs="Calibri"/>
                  <w:sz w:val="18"/>
                  <w:szCs w:val="18"/>
                </w:rPr>
                <w:t>LMCC</w:t>
              </w:r>
              <w:r w:rsidRPr="0040687B">
                <w:rPr>
                  <w:rFonts w:eastAsia="Times New Roman" w:cs="Calibri"/>
                  <w:sz w:val="18"/>
                  <w:szCs w:val="18"/>
                </w:rPr>
                <w:t>&gt;&gt;</w:t>
              </w:r>
            </w:ins>
          </w:p>
        </w:tc>
        <w:tc>
          <w:tcPr>
            <w:tcW w:w="437" w:type="pct"/>
          </w:tcPr>
          <w:p w14:paraId="2F4936C5" w14:textId="77777777" w:rsidR="00B569DA" w:rsidRPr="0040687B" w:rsidRDefault="00B569DA" w:rsidP="0062515C">
            <w:pPr>
              <w:spacing w:after="0"/>
              <w:jc w:val="center"/>
              <w:rPr>
                <w:ins w:id="455" w:author="Alhabibi, Haider@Energy" w:date="2022-03-11T08:12:00Z"/>
                <w:rFonts w:eastAsia="Times New Roman" w:cstheme="minorHAnsi"/>
                <w:sz w:val="18"/>
                <w:szCs w:val="18"/>
              </w:rPr>
            </w:pPr>
            <w:ins w:id="456" w:author="Alhabibi, Haider@Energy" w:date="2022-03-11T08:12:00Z">
              <w:r w:rsidRPr="0040687B">
                <w:rPr>
                  <w:rFonts w:eastAsia="Times New Roman" w:cstheme="minorHAnsi"/>
                  <w:sz w:val="18"/>
                  <w:szCs w:val="18"/>
                </w:rPr>
                <w:t xml:space="preserve">&lt;&lt; Reference value from </w:t>
              </w:r>
              <w:r>
                <w:rPr>
                  <w:rFonts w:eastAsia="Times New Roman" w:cstheme="minorHAnsi"/>
                  <w:sz w:val="18"/>
                  <w:szCs w:val="18"/>
                </w:rPr>
                <w:t>LMCC</w:t>
              </w:r>
              <w:r w:rsidRPr="0040687B">
                <w:rPr>
                  <w:rFonts w:eastAsia="Times New Roman" w:cstheme="minorHAnsi"/>
                  <w:sz w:val="18"/>
                  <w:szCs w:val="18"/>
                </w:rPr>
                <w:t>&gt;&gt;</w:t>
              </w:r>
            </w:ins>
          </w:p>
        </w:tc>
        <w:tc>
          <w:tcPr>
            <w:tcW w:w="437" w:type="pct"/>
          </w:tcPr>
          <w:p w14:paraId="26C6FF5B" w14:textId="77777777" w:rsidR="00B569DA" w:rsidRPr="0040687B" w:rsidRDefault="00B569DA" w:rsidP="0062515C">
            <w:pPr>
              <w:spacing w:after="0"/>
              <w:jc w:val="center"/>
              <w:rPr>
                <w:ins w:id="457" w:author="Alhabibi, Haider@Energy" w:date="2022-03-11T08:12:00Z"/>
                <w:rFonts w:eastAsia="Times New Roman" w:cstheme="minorHAnsi"/>
                <w:sz w:val="18"/>
                <w:szCs w:val="18"/>
              </w:rPr>
            </w:pPr>
            <w:ins w:id="458" w:author="Alhabibi, Haider@Energy" w:date="2022-03-11T08:12:00Z">
              <w:r w:rsidRPr="0040687B">
                <w:rPr>
                  <w:rFonts w:eastAsia="Times New Roman" w:cs="Calibri"/>
                  <w:sz w:val="18"/>
                  <w:szCs w:val="18"/>
                </w:rPr>
                <w:t xml:space="preserve">&lt;&lt; Reference value from </w:t>
              </w:r>
              <w:r>
                <w:rPr>
                  <w:rFonts w:eastAsia="Times New Roman" w:cs="Calibri"/>
                  <w:sz w:val="18"/>
                  <w:szCs w:val="18"/>
                </w:rPr>
                <w:t>LMCC</w:t>
              </w:r>
              <w:r w:rsidRPr="0040687B">
                <w:rPr>
                  <w:rFonts w:eastAsia="Times New Roman" w:cs="Calibri"/>
                  <w:sz w:val="18"/>
                  <w:szCs w:val="18"/>
                </w:rPr>
                <w:t>&gt;&gt;</w:t>
              </w:r>
            </w:ins>
          </w:p>
        </w:tc>
        <w:tc>
          <w:tcPr>
            <w:tcW w:w="407" w:type="pct"/>
          </w:tcPr>
          <w:p w14:paraId="3B3F0D17" w14:textId="77777777" w:rsidR="00B569DA" w:rsidRPr="0040687B" w:rsidRDefault="00B569DA" w:rsidP="0062515C">
            <w:pPr>
              <w:spacing w:after="0"/>
              <w:jc w:val="center"/>
              <w:rPr>
                <w:ins w:id="459" w:author="Alhabibi, Haider@Energy" w:date="2022-03-11T08:12:00Z"/>
                <w:rFonts w:eastAsia="Times New Roman" w:cstheme="minorHAnsi"/>
                <w:sz w:val="18"/>
                <w:szCs w:val="18"/>
              </w:rPr>
            </w:pPr>
            <w:ins w:id="460" w:author="Alhabibi, Haider@Energy" w:date="2022-03-11T08:12:00Z">
              <w:r w:rsidRPr="0040687B">
                <w:rPr>
                  <w:rFonts w:eastAsia="Times New Roman" w:cs="Calibri"/>
                  <w:sz w:val="18"/>
                  <w:szCs w:val="18"/>
                </w:rPr>
                <w:t xml:space="preserve">&lt;&lt; Reference value from </w:t>
              </w:r>
              <w:r>
                <w:rPr>
                  <w:rFonts w:eastAsia="Times New Roman" w:cs="Calibri"/>
                  <w:sz w:val="18"/>
                  <w:szCs w:val="18"/>
                </w:rPr>
                <w:t>LMCC</w:t>
              </w:r>
              <w:r w:rsidRPr="0040687B">
                <w:rPr>
                  <w:rFonts w:eastAsia="Times New Roman" w:cs="Calibri"/>
                  <w:sz w:val="18"/>
                  <w:szCs w:val="18"/>
                </w:rPr>
                <w:t>&gt;&gt;</w:t>
              </w:r>
            </w:ins>
          </w:p>
        </w:tc>
        <w:tc>
          <w:tcPr>
            <w:tcW w:w="374" w:type="pct"/>
          </w:tcPr>
          <w:p w14:paraId="7CE60CAF" w14:textId="77777777" w:rsidR="00B569DA" w:rsidRPr="0040687B" w:rsidRDefault="00B569DA" w:rsidP="0062515C">
            <w:pPr>
              <w:spacing w:after="0"/>
              <w:rPr>
                <w:ins w:id="461" w:author="Alhabibi, Haider@Energy" w:date="2022-03-11T08:12:00Z"/>
                <w:rFonts w:eastAsia="Times New Roman" w:cstheme="minorHAnsi"/>
                <w:sz w:val="18"/>
                <w:szCs w:val="18"/>
              </w:rPr>
            </w:pPr>
            <w:ins w:id="462" w:author="Alhabibi, Haider@Energy" w:date="2022-03-11T08:12:00Z">
              <w:r w:rsidRPr="0040687B">
                <w:rPr>
                  <w:rFonts w:eastAsia="Times New Roman" w:cstheme="minorHAnsi"/>
                  <w:sz w:val="18"/>
                  <w:szCs w:val="18"/>
                </w:rPr>
                <w:t xml:space="preserve">&lt;&lt; Reference value from </w:t>
              </w:r>
              <w:r>
                <w:rPr>
                  <w:rFonts w:eastAsia="Times New Roman" w:cstheme="minorHAnsi"/>
                  <w:sz w:val="18"/>
                  <w:szCs w:val="18"/>
                </w:rPr>
                <w:t>LMCC</w:t>
              </w:r>
              <w:r w:rsidRPr="0040687B">
                <w:rPr>
                  <w:rFonts w:eastAsia="Times New Roman" w:cstheme="minorHAnsi"/>
                  <w:sz w:val="18"/>
                  <w:szCs w:val="18"/>
                </w:rPr>
                <w:t>&gt;&gt;</w:t>
              </w:r>
            </w:ins>
          </w:p>
        </w:tc>
        <w:tc>
          <w:tcPr>
            <w:tcW w:w="500" w:type="pct"/>
          </w:tcPr>
          <w:p w14:paraId="208193E8" w14:textId="77777777" w:rsidR="00B569DA" w:rsidRPr="00744DE2" w:rsidRDefault="00B569DA" w:rsidP="0062515C">
            <w:pPr>
              <w:spacing w:after="0"/>
              <w:ind w:left="-13"/>
              <w:rPr>
                <w:ins w:id="463" w:author="Alhabibi, Haider@Energy" w:date="2022-03-11T08:12:00Z"/>
                <w:sz w:val="18"/>
                <w:szCs w:val="18"/>
              </w:rPr>
            </w:pPr>
            <w:ins w:id="464" w:author="Alhabibi, Haider@Energy" w:date="2022-03-11T08:12:00Z">
              <w:r w:rsidRPr="00744DE2">
                <w:rPr>
                  <w:sz w:val="18"/>
                  <w:szCs w:val="18"/>
                </w:rPr>
                <w:t>&lt;&lt;if performance, hide column from user, needed for equivalency lookup; Reference value from XML; Elseif prescriptive, do not require field&gt;&gt;</w:t>
              </w:r>
            </w:ins>
          </w:p>
          <w:p w14:paraId="2613E85A" w14:textId="77777777" w:rsidR="00B569DA" w:rsidRPr="00744DE2" w:rsidRDefault="00B569DA" w:rsidP="0062515C">
            <w:pPr>
              <w:spacing w:after="0"/>
              <w:jc w:val="center"/>
              <w:rPr>
                <w:ins w:id="465" w:author="Alhabibi, Haider@Energy" w:date="2022-03-11T08:12:00Z"/>
                <w:rFonts w:eastAsia="Times New Roman" w:cstheme="minorHAnsi"/>
                <w:sz w:val="18"/>
                <w:szCs w:val="18"/>
              </w:rPr>
            </w:pPr>
          </w:p>
        </w:tc>
      </w:tr>
      <w:tr w:rsidR="00B569DA" w:rsidRPr="00C071B0" w14:paraId="5C7CBEA4" w14:textId="77777777" w:rsidTr="0062515C">
        <w:trPr>
          <w:ins w:id="466" w:author="Alhabibi, Haider@Energy" w:date="2022-03-11T08:12:00Z"/>
        </w:trPr>
        <w:tc>
          <w:tcPr>
            <w:tcW w:w="405" w:type="pct"/>
          </w:tcPr>
          <w:p w14:paraId="06D69F34" w14:textId="77777777" w:rsidR="00B569DA" w:rsidRPr="003F4127" w:rsidRDefault="00B569DA" w:rsidP="0062515C">
            <w:pPr>
              <w:jc w:val="center"/>
              <w:rPr>
                <w:ins w:id="467" w:author="Alhabibi, Haider@Energy" w:date="2022-03-11T08:12:00Z"/>
                <w:rFonts w:cstheme="minorHAnsi"/>
                <w:sz w:val="20"/>
                <w:szCs w:val="20"/>
              </w:rPr>
            </w:pPr>
          </w:p>
        </w:tc>
        <w:tc>
          <w:tcPr>
            <w:tcW w:w="437" w:type="pct"/>
          </w:tcPr>
          <w:p w14:paraId="72A63F57" w14:textId="77777777" w:rsidR="00B569DA" w:rsidRPr="003F4127" w:rsidRDefault="00B569DA" w:rsidP="0062515C">
            <w:pPr>
              <w:jc w:val="center"/>
              <w:rPr>
                <w:ins w:id="468" w:author="Alhabibi, Haider@Energy" w:date="2022-03-11T08:12:00Z"/>
                <w:rFonts w:cstheme="minorHAnsi"/>
                <w:sz w:val="20"/>
                <w:szCs w:val="20"/>
              </w:rPr>
            </w:pPr>
          </w:p>
        </w:tc>
        <w:tc>
          <w:tcPr>
            <w:tcW w:w="407" w:type="pct"/>
          </w:tcPr>
          <w:p w14:paraId="6ED8E84F" w14:textId="77777777" w:rsidR="00B569DA" w:rsidRPr="003F4127" w:rsidRDefault="00B569DA" w:rsidP="0062515C">
            <w:pPr>
              <w:jc w:val="center"/>
              <w:rPr>
                <w:ins w:id="469" w:author="Alhabibi, Haider@Energy" w:date="2022-03-11T08:12:00Z"/>
                <w:rFonts w:cstheme="minorHAnsi"/>
                <w:sz w:val="20"/>
                <w:szCs w:val="20"/>
              </w:rPr>
            </w:pPr>
          </w:p>
        </w:tc>
        <w:tc>
          <w:tcPr>
            <w:tcW w:w="407" w:type="pct"/>
          </w:tcPr>
          <w:p w14:paraId="12551AB5" w14:textId="77777777" w:rsidR="00B569DA" w:rsidRPr="003F4127" w:rsidRDefault="00B569DA" w:rsidP="0062515C">
            <w:pPr>
              <w:jc w:val="center"/>
              <w:rPr>
                <w:ins w:id="470" w:author="Alhabibi, Haider@Energy" w:date="2022-03-11T08:12:00Z"/>
                <w:rFonts w:cstheme="minorHAnsi"/>
                <w:sz w:val="20"/>
                <w:szCs w:val="20"/>
              </w:rPr>
            </w:pPr>
          </w:p>
        </w:tc>
        <w:tc>
          <w:tcPr>
            <w:tcW w:w="343" w:type="pct"/>
          </w:tcPr>
          <w:p w14:paraId="65EE5CE8" w14:textId="77777777" w:rsidR="00B569DA" w:rsidRPr="003F4127" w:rsidRDefault="00B569DA" w:rsidP="0062515C">
            <w:pPr>
              <w:jc w:val="center"/>
              <w:rPr>
                <w:ins w:id="471" w:author="Alhabibi, Haider@Energy" w:date="2022-03-11T08:12:00Z"/>
                <w:rFonts w:cstheme="minorHAnsi"/>
                <w:sz w:val="20"/>
                <w:szCs w:val="20"/>
              </w:rPr>
            </w:pPr>
          </w:p>
        </w:tc>
        <w:tc>
          <w:tcPr>
            <w:tcW w:w="470" w:type="pct"/>
          </w:tcPr>
          <w:p w14:paraId="046F113E" w14:textId="77777777" w:rsidR="00B569DA" w:rsidRPr="003F4127" w:rsidRDefault="00B569DA" w:rsidP="0062515C">
            <w:pPr>
              <w:jc w:val="center"/>
              <w:rPr>
                <w:ins w:id="472" w:author="Alhabibi, Haider@Energy" w:date="2022-03-11T08:12:00Z"/>
                <w:rFonts w:cstheme="minorHAnsi"/>
                <w:sz w:val="20"/>
                <w:szCs w:val="20"/>
              </w:rPr>
            </w:pPr>
          </w:p>
        </w:tc>
        <w:tc>
          <w:tcPr>
            <w:tcW w:w="375" w:type="pct"/>
          </w:tcPr>
          <w:p w14:paraId="33F52CA6" w14:textId="77777777" w:rsidR="00B569DA" w:rsidRPr="003F4127" w:rsidRDefault="00B569DA" w:rsidP="0062515C">
            <w:pPr>
              <w:jc w:val="center"/>
              <w:rPr>
                <w:ins w:id="473" w:author="Alhabibi, Haider@Energy" w:date="2022-03-11T08:12:00Z"/>
                <w:rFonts w:cstheme="minorHAnsi"/>
                <w:sz w:val="20"/>
                <w:szCs w:val="20"/>
              </w:rPr>
            </w:pPr>
          </w:p>
        </w:tc>
        <w:tc>
          <w:tcPr>
            <w:tcW w:w="437" w:type="pct"/>
          </w:tcPr>
          <w:p w14:paraId="5FBEADD3" w14:textId="77777777" w:rsidR="00B569DA" w:rsidRPr="003F4127" w:rsidRDefault="00B569DA" w:rsidP="0062515C">
            <w:pPr>
              <w:jc w:val="center"/>
              <w:rPr>
                <w:ins w:id="474" w:author="Alhabibi, Haider@Energy" w:date="2022-03-11T08:12:00Z"/>
                <w:rFonts w:cstheme="minorHAnsi"/>
                <w:sz w:val="20"/>
                <w:szCs w:val="20"/>
              </w:rPr>
            </w:pPr>
          </w:p>
        </w:tc>
        <w:tc>
          <w:tcPr>
            <w:tcW w:w="437" w:type="pct"/>
          </w:tcPr>
          <w:p w14:paraId="311F6978" w14:textId="77777777" w:rsidR="00B569DA" w:rsidRPr="003F4127" w:rsidRDefault="00B569DA" w:rsidP="0062515C">
            <w:pPr>
              <w:jc w:val="center"/>
              <w:rPr>
                <w:ins w:id="475" w:author="Alhabibi, Haider@Energy" w:date="2022-03-11T08:12:00Z"/>
                <w:rFonts w:cstheme="minorHAnsi"/>
                <w:sz w:val="20"/>
                <w:szCs w:val="20"/>
              </w:rPr>
            </w:pPr>
          </w:p>
        </w:tc>
        <w:tc>
          <w:tcPr>
            <w:tcW w:w="407" w:type="pct"/>
          </w:tcPr>
          <w:p w14:paraId="1D1DF710" w14:textId="77777777" w:rsidR="00B569DA" w:rsidRPr="003F4127" w:rsidRDefault="00B569DA" w:rsidP="0062515C">
            <w:pPr>
              <w:jc w:val="center"/>
              <w:rPr>
                <w:ins w:id="476" w:author="Alhabibi, Haider@Energy" w:date="2022-03-11T08:12:00Z"/>
                <w:rFonts w:cstheme="minorHAnsi"/>
                <w:sz w:val="20"/>
                <w:szCs w:val="20"/>
              </w:rPr>
            </w:pPr>
          </w:p>
        </w:tc>
        <w:tc>
          <w:tcPr>
            <w:tcW w:w="374" w:type="pct"/>
          </w:tcPr>
          <w:p w14:paraId="219BEBD1" w14:textId="77777777" w:rsidR="00B569DA" w:rsidRPr="003F4127" w:rsidRDefault="00B569DA" w:rsidP="0062515C">
            <w:pPr>
              <w:jc w:val="center"/>
              <w:rPr>
                <w:ins w:id="477" w:author="Alhabibi, Haider@Energy" w:date="2022-03-11T08:12:00Z"/>
                <w:rFonts w:cstheme="minorHAnsi"/>
                <w:sz w:val="20"/>
                <w:szCs w:val="20"/>
              </w:rPr>
            </w:pPr>
          </w:p>
        </w:tc>
        <w:tc>
          <w:tcPr>
            <w:tcW w:w="500" w:type="pct"/>
          </w:tcPr>
          <w:p w14:paraId="75B283F2" w14:textId="77777777" w:rsidR="00B569DA" w:rsidRPr="003F4127" w:rsidRDefault="00B569DA" w:rsidP="0062515C">
            <w:pPr>
              <w:jc w:val="center"/>
              <w:rPr>
                <w:ins w:id="478" w:author="Alhabibi, Haider@Energy" w:date="2022-03-11T08:12:00Z"/>
                <w:rFonts w:cstheme="minorHAnsi"/>
                <w:sz w:val="20"/>
                <w:szCs w:val="20"/>
              </w:rPr>
            </w:pPr>
          </w:p>
        </w:tc>
      </w:tr>
      <w:bookmarkEnd w:id="369"/>
    </w:tbl>
    <w:p w14:paraId="5F0EC409" w14:textId="5071F606" w:rsidR="00167BA4" w:rsidRDefault="00167BA4" w:rsidP="00E53B15">
      <w:pPr>
        <w:spacing w:after="0"/>
        <w:rPr>
          <w:ins w:id="479" w:author="Markstrum, Alexis@Energy" w:date="2021-10-18T15:36:00Z"/>
        </w:rPr>
      </w:pPr>
    </w:p>
    <w:p w14:paraId="3EF834A6" w14:textId="77777777" w:rsidR="00167BA4" w:rsidRDefault="00167BA4" w:rsidP="00E53B15">
      <w:pPr>
        <w:spacing w:after="0"/>
      </w:pPr>
    </w:p>
    <w:tbl>
      <w:tblPr>
        <w:tblpPr w:leftFromText="180" w:rightFromText="180" w:vertAnchor="text" w:tblpY="1"/>
        <w:tblOverlap w:val="never"/>
        <w:tblW w:w="14395" w:type="dxa"/>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ook w:val="0000" w:firstRow="0" w:lastRow="0" w:firstColumn="0" w:lastColumn="0" w:noHBand="0" w:noVBand="0"/>
      </w:tblPr>
      <w:tblGrid>
        <w:gridCol w:w="1243"/>
        <w:gridCol w:w="1243"/>
        <w:gridCol w:w="1243"/>
        <w:gridCol w:w="1243"/>
        <w:gridCol w:w="1044"/>
        <w:gridCol w:w="1243"/>
        <w:gridCol w:w="1243"/>
        <w:gridCol w:w="2339"/>
        <w:gridCol w:w="1227"/>
        <w:gridCol w:w="992"/>
        <w:gridCol w:w="877"/>
        <w:gridCol w:w="858"/>
      </w:tblGrid>
      <w:tr w:rsidR="0093093E" w:rsidRPr="006F1F7B" w14:paraId="5C87D612" w14:textId="77777777" w:rsidTr="000A511C">
        <w:trPr>
          <w:cantSplit/>
          <w:trHeight w:val="144"/>
        </w:trPr>
        <w:tc>
          <w:tcPr>
            <w:tcW w:w="14395" w:type="dxa"/>
            <w:gridSpan w:val="12"/>
            <w:tcBorders>
              <w:top w:val="single" w:sz="4" w:space="0" w:color="auto"/>
              <w:left w:val="single" w:sz="4" w:space="0" w:color="auto"/>
              <w:bottom w:val="single" w:sz="4" w:space="0" w:color="auto"/>
              <w:right w:val="single" w:sz="4" w:space="0" w:color="auto"/>
            </w:tcBorders>
            <w:vAlign w:val="center"/>
          </w:tcPr>
          <w:p w14:paraId="65A05D2A" w14:textId="0899CA65" w:rsidR="0093093E" w:rsidRPr="00294A45" w:rsidRDefault="00276172" w:rsidP="00F947E9">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20"/>
                <w:szCs w:val="20"/>
              </w:rPr>
            </w:pPr>
            <w:r w:rsidRPr="00294A45">
              <w:rPr>
                <w:rFonts w:asciiTheme="minorHAnsi" w:hAnsiTheme="minorHAnsi" w:cstheme="minorHAnsi"/>
                <w:b/>
                <w:sz w:val="20"/>
                <w:szCs w:val="20"/>
              </w:rPr>
              <w:t>C</w:t>
            </w:r>
            <w:r w:rsidR="0093093E" w:rsidRPr="00294A45">
              <w:rPr>
                <w:rFonts w:asciiTheme="minorHAnsi" w:hAnsiTheme="minorHAnsi" w:cstheme="minorHAnsi"/>
                <w:b/>
                <w:sz w:val="20"/>
                <w:szCs w:val="20"/>
              </w:rPr>
              <w:t xml:space="preserve">. </w:t>
            </w:r>
            <w:r w:rsidR="004432C7" w:rsidRPr="00294A45">
              <w:rPr>
                <w:rFonts w:asciiTheme="minorHAnsi" w:hAnsiTheme="minorHAnsi" w:cstheme="minorHAnsi"/>
                <w:b/>
                <w:sz w:val="20"/>
                <w:szCs w:val="20"/>
              </w:rPr>
              <w:t>Installed</w:t>
            </w:r>
            <w:r w:rsidR="0093093E" w:rsidRPr="00294A45">
              <w:rPr>
                <w:rFonts w:asciiTheme="minorHAnsi" w:hAnsiTheme="minorHAnsi" w:cstheme="minorHAnsi"/>
                <w:b/>
                <w:sz w:val="20"/>
                <w:szCs w:val="20"/>
              </w:rPr>
              <w:t xml:space="preserve"> Central Water Heating Systems Information </w:t>
            </w:r>
          </w:p>
          <w:p w14:paraId="7CF78A76" w14:textId="1B5CE7E2" w:rsidR="0093093E" w:rsidRDefault="002C7A07" w:rsidP="00F947E9">
            <w:pPr>
              <w:keepNext/>
              <w:tabs>
                <w:tab w:val="left" w:pos="2160"/>
                <w:tab w:val="left" w:pos="2700"/>
                <w:tab w:val="left" w:pos="3420"/>
                <w:tab w:val="left" w:pos="3780"/>
                <w:tab w:val="left" w:pos="5760"/>
                <w:tab w:val="left" w:pos="7212"/>
              </w:tabs>
              <w:spacing w:after="0" w:line="240" w:lineRule="auto"/>
              <w:rPr>
                <w:ins w:id="480" w:author="Tam, Danny@Energy" w:date="2022-02-28T13:15:00Z"/>
                <w:rFonts w:asciiTheme="minorHAnsi" w:eastAsia="Times New Roman" w:hAnsiTheme="minorHAnsi" w:cstheme="minorHAnsi"/>
                <w:sz w:val="20"/>
                <w:szCs w:val="20"/>
              </w:rPr>
            </w:pPr>
            <w:ins w:id="481" w:author="Alhabibi, Haider@Energy" w:date="2022-03-08T20:33:00Z">
              <w:r>
                <w:rPr>
                  <w:sz w:val="18"/>
                  <w:szCs w:val="18"/>
                </w:rPr>
                <w:t>&lt;&lt;Static Text - see the top&gt;&gt;</w:t>
              </w:r>
            </w:ins>
            <w:del w:id="482" w:author="Alhabibi, Haider@Energy" w:date="2022-03-08T20:33:00Z">
              <w:r w:rsidR="0093093E" w:rsidRPr="00B67E3D" w:rsidDel="002C7A07">
                <w:rPr>
                  <w:rFonts w:asciiTheme="minorHAnsi" w:eastAsia="Times New Roman" w:hAnsiTheme="minorHAnsi" w:cstheme="minorHAnsi"/>
                  <w:sz w:val="20"/>
                  <w:szCs w:val="20"/>
                </w:rPr>
                <w:delText>This table reports the water heating system features that were specified on the registered CF1R</w:delText>
              </w:r>
            </w:del>
            <w:ins w:id="483" w:author="Tam, Danny@Energy" w:date="2022-02-28T13:18:00Z">
              <w:del w:id="484" w:author="Alhabibi, Haider@Energy" w:date="2022-03-08T20:33:00Z">
                <w:r w:rsidR="00712D4B" w:rsidDel="002C7A07">
                  <w:rPr>
                    <w:rFonts w:asciiTheme="minorHAnsi" w:eastAsia="Times New Roman" w:hAnsiTheme="minorHAnsi" w:cstheme="minorHAnsi"/>
                    <w:sz w:val="20"/>
                    <w:szCs w:val="20"/>
                  </w:rPr>
                  <w:delText>LMCC</w:delText>
                </w:r>
              </w:del>
            </w:ins>
            <w:del w:id="485" w:author="Alhabibi, Haider@Energy" w:date="2022-03-08T20:33:00Z">
              <w:r w:rsidR="0093093E" w:rsidRPr="00B67E3D" w:rsidDel="002C7A07">
                <w:rPr>
                  <w:rFonts w:asciiTheme="minorHAnsi" w:eastAsia="Times New Roman" w:hAnsiTheme="minorHAnsi" w:cstheme="minorHAnsi"/>
                  <w:sz w:val="20"/>
                  <w:szCs w:val="20"/>
                </w:rPr>
                <w:delText xml:space="preserve"> </w:delText>
              </w:r>
            </w:del>
            <w:ins w:id="486" w:author="Tam, Danny@Energy" w:date="2022-02-28T13:15:00Z">
              <w:del w:id="487" w:author="Alhabibi, Haider@Energy" w:date="2022-03-08T20:33:00Z">
                <w:r w:rsidR="00DC1EA1" w:rsidDel="002C7A07">
                  <w:rPr>
                    <w:rFonts w:asciiTheme="minorHAnsi" w:eastAsia="Times New Roman" w:hAnsiTheme="minorHAnsi" w:cstheme="minorHAnsi"/>
                    <w:sz w:val="20"/>
                    <w:szCs w:val="20"/>
                  </w:rPr>
                  <w:delText>LMCC</w:delText>
                </w:r>
                <w:r w:rsidR="00DC1EA1" w:rsidRPr="00B67E3D" w:rsidDel="002C7A07">
                  <w:rPr>
                    <w:rFonts w:asciiTheme="minorHAnsi" w:eastAsia="Times New Roman" w:hAnsiTheme="minorHAnsi" w:cstheme="minorHAnsi"/>
                    <w:sz w:val="20"/>
                    <w:szCs w:val="20"/>
                  </w:rPr>
                  <w:delText xml:space="preserve"> </w:delText>
                </w:r>
              </w:del>
            </w:ins>
            <w:del w:id="488" w:author="Alhabibi, Haider@Energy" w:date="2022-03-08T20:33:00Z">
              <w:r w:rsidR="0093093E" w:rsidRPr="00B67E3D" w:rsidDel="002C7A07">
                <w:rPr>
                  <w:rFonts w:asciiTheme="minorHAnsi" w:eastAsia="Times New Roman" w:hAnsiTheme="minorHAnsi" w:cstheme="minorHAnsi"/>
                  <w:sz w:val="20"/>
                  <w:szCs w:val="20"/>
                </w:rPr>
                <w:delText>compliance document for this project.</w:delText>
              </w:r>
            </w:del>
          </w:p>
          <w:p w14:paraId="4915C25A" w14:textId="77777777" w:rsidR="001104BC" w:rsidRPr="0072358D" w:rsidRDefault="001104BC" w:rsidP="001104BC">
            <w:pPr>
              <w:keepNext/>
              <w:tabs>
                <w:tab w:val="left" w:pos="2160"/>
                <w:tab w:val="left" w:pos="2700"/>
                <w:tab w:val="left" w:pos="3420"/>
                <w:tab w:val="left" w:pos="3780"/>
                <w:tab w:val="left" w:pos="5760"/>
                <w:tab w:val="left" w:pos="7212"/>
              </w:tabs>
              <w:spacing w:after="0" w:line="240" w:lineRule="auto"/>
              <w:rPr>
                <w:ins w:id="489" w:author="Alhabibi, Haider@Energy" w:date="2022-03-11T08:56:00Z"/>
                <w:rFonts w:asciiTheme="minorHAnsi" w:eastAsia="Times New Roman" w:hAnsiTheme="minorHAnsi" w:cstheme="minorHAnsi"/>
                <w:sz w:val="18"/>
                <w:szCs w:val="18"/>
              </w:rPr>
            </w:pPr>
            <w:ins w:id="490" w:author="Alhabibi, Haider@Energy" w:date="2022-03-11T08:56:00Z">
              <w:r w:rsidRPr="0072358D">
                <w:rPr>
                  <w:rFonts w:asciiTheme="minorHAnsi" w:eastAsia="Times New Roman" w:hAnsiTheme="minorHAnsi" w:cstheme="minorHAnsi"/>
                  <w:sz w:val="18"/>
                  <w:szCs w:val="18"/>
                </w:rPr>
                <w:t xml:space="preserve">&lt;&lt;If Table </w:t>
              </w:r>
              <w:r>
                <w:rPr>
                  <w:rFonts w:asciiTheme="minorHAnsi" w:eastAsia="Times New Roman" w:hAnsiTheme="minorHAnsi" w:cstheme="minorHAnsi"/>
                  <w:sz w:val="18"/>
                  <w:szCs w:val="18"/>
                </w:rPr>
                <w:t>B</w:t>
              </w:r>
              <w:r w:rsidRPr="0072358D">
                <w:rPr>
                  <w:rFonts w:asciiTheme="minorHAnsi" w:eastAsia="Times New Roman" w:hAnsiTheme="minorHAnsi" w:cstheme="minorHAnsi"/>
                  <w:sz w:val="18"/>
                  <w:szCs w:val="18"/>
                </w:rPr>
                <w:t xml:space="preserve"> does apply, then require table, else display the "section does not apply" message&gt;&gt;</w:t>
              </w:r>
            </w:ins>
          </w:p>
          <w:p w14:paraId="5FBDD067" w14:textId="11D8E6AA" w:rsidR="00DC1EA1" w:rsidDel="001104BC" w:rsidRDefault="00DC1EA1" w:rsidP="00DC1EA1">
            <w:pPr>
              <w:keepNext/>
              <w:tabs>
                <w:tab w:val="left" w:pos="2160"/>
                <w:tab w:val="left" w:pos="2700"/>
                <w:tab w:val="left" w:pos="3420"/>
                <w:tab w:val="left" w:pos="3780"/>
                <w:tab w:val="left" w:pos="5760"/>
                <w:tab w:val="left" w:pos="7212"/>
              </w:tabs>
              <w:spacing w:after="0" w:line="240" w:lineRule="auto"/>
              <w:rPr>
                <w:del w:id="491" w:author="Alhabibi, Haider@Energy" w:date="2022-03-11T08:56:00Z"/>
                <w:rFonts w:asciiTheme="minorHAnsi" w:eastAsia="Times New Roman" w:hAnsiTheme="minorHAnsi" w:cstheme="minorHAnsi"/>
                <w:sz w:val="20"/>
                <w:szCs w:val="20"/>
              </w:rPr>
            </w:pPr>
            <w:ins w:id="492" w:author="Tam, Danny@Energy" w:date="2022-02-28T13:15:00Z">
              <w:del w:id="493" w:author="Alhabibi, Haider@Energy" w:date="2022-03-11T08:56:00Z">
                <w:r w:rsidDel="001104BC">
                  <w:rPr>
                    <w:rFonts w:cstheme="minorHAnsi"/>
                    <w:sz w:val="20"/>
                    <w:szCs w:val="20"/>
                  </w:rPr>
                  <w:delText xml:space="preserve">&lt;&lt;If LMCC only has CHPWH, </w:delText>
                </w:r>
                <w:r w:rsidRPr="00E12A63" w:rsidDel="001104BC">
                  <w:rPr>
                    <w:rFonts w:asciiTheme="minorHAnsi" w:hAnsiTheme="minorHAnsi" w:cstheme="minorHAnsi"/>
                    <w:sz w:val="20"/>
                    <w:szCs w:val="20"/>
                  </w:rPr>
                  <w:delText>display the "section does not apply" message</w:delText>
                </w:r>
                <w:r w:rsidDel="001104BC">
                  <w:rPr>
                    <w:rFonts w:cstheme="minorHAnsi"/>
                    <w:sz w:val="20"/>
                    <w:szCs w:val="20"/>
                  </w:rPr>
                  <w:delText>&gt;&gt;</w:delText>
                </w:r>
              </w:del>
            </w:ins>
          </w:p>
          <w:p w14:paraId="5422F7C3" w14:textId="063DC753" w:rsidR="00B841B7" w:rsidRPr="00B67E3D" w:rsidRDefault="00B841B7" w:rsidP="00F947E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r>
              <w:rPr>
                <w:rFonts w:asciiTheme="minorHAnsi" w:eastAsia="Times New Roman" w:hAnsiTheme="minorHAnsi" w:cstheme="minorHAnsi"/>
                <w:sz w:val="20"/>
                <w:szCs w:val="20"/>
              </w:rPr>
              <w:t xml:space="preserve">&lt;&lt;require one row of data for each water heater identified </w:t>
            </w:r>
            <w:del w:id="494" w:author="Alhabibi, Haider@Energy" w:date="2022-03-11T08:57:00Z">
              <w:r w:rsidDel="00B53F98">
                <w:rPr>
                  <w:rFonts w:asciiTheme="minorHAnsi" w:eastAsia="Times New Roman" w:hAnsiTheme="minorHAnsi" w:cstheme="minorHAnsi"/>
                  <w:sz w:val="20"/>
                  <w:szCs w:val="20"/>
                </w:rPr>
                <w:delText>on the CF1R</w:delText>
              </w:r>
            </w:del>
            <w:ins w:id="495" w:author="Tam, Danny@Energy" w:date="2022-02-28T13:18:00Z">
              <w:del w:id="496" w:author="Alhabibi, Haider@Energy" w:date="2022-03-11T08:57:00Z">
                <w:r w:rsidR="00712D4B" w:rsidDel="00B53F98">
                  <w:rPr>
                    <w:rFonts w:asciiTheme="minorHAnsi" w:eastAsia="Times New Roman" w:hAnsiTheme="minorHAnsi" w:cstheme="minorHAnsi"/>
                    <w:sz w:val="20"/>
                    <w:szCs w:val="20"/>
                  </w:rPr>
                  <w:delText>LMCC</w:delText>
                </w:r>
              </w:del>
            </w:ins>
            <w:del w:id="497" w:author="Alhabibi, Haider@Energy" w:date="2022-03-11T08:57:00Z">
              <w:r w:rsidDel="00B53F98">
                <w:rPr>
                  <w:rFonts w:asciiTheme="minorHAnsi" w:eastAsia="Times New Roman" w:hAnsiTheme="minorHAnsi" w:cstheme="minorHAnsi"/>
                  <w:sz w:val="20"/>
                  <w:szCs w:val="20"/>
                </w:rPr>
                <w:delText>-PRF</w:delText>
              </w:r>
            </w:del>
            <w:ins w:id="498" w:author="Alhabibi, Haider@Energy" w:date="2022-03-11T08:57:00Z">
              <w:r w:rsidR="00B53F98">
                <w:rPr>
                  <w:rFonts w:asciiTheme="minorHAnsi" w:eastAsia="Times New Roman" w:hAnsiTheme="minorHAnsi" w:cstheme="minorHAnsi"/>
                  <w:sz w:val="20"/>
                  <w:szCs w:val="20"/>
                </w:rPr>
                <w:t>in T</w:t>
              </w:r>
              <w:r w:rsidR="004F6669">
                <w:rPr>
                  <w:rFonts w:asciiTheme="minorHAnsi" w:eastAsia="Times New Roman" w:hAnsiTheme="minorHAnsi" w:cstheme="minorHAnsi"/>
                  <w:sz w:val="20"/>
                  <w:szCs w:val="20"/>
                </w:rPr>
                <w:t>able B</w:t>
              </w:r>
            </w:ins>
            <w:r>
              <w:rPr>
                <w:rFonts w:asciiTheme="minorHAnsi" w:eastAsia="Times New Roman" w:hAnsiTheme="minorHAnsi" w:cstheme="minorHAnsi"/>
                <w:sz w:val="20"/>
                <w:szCs w:val="20"/>
              </w:rPr>
              <w:t>&gt;&gt;</w:t>
            </w:r>
          </w:p>
        </w:tc>
      </w:tr>
      <w:tr w:rsidR="000A511C" w:rsidRPr="006F1F7B" w14:paraId="29498FF3" w14:textId="77777777" w:rsidTr="000A511C">
        <w:trPr>
          <w:cantSplit/>
          <w:trHeight w:val="144"/>
        </w:trPr>
        <w:tc>
          <w:tcPr>
            <w:tcW w:w="1243" w:type="dxa"/>
            <w:tcBorders>
              <w:top w:val="single" w:sz="4" w:space="0" w:color="auto"/>
              <w:left w:val="single" w:sz="4" w:space="0" w:color="auto"/>
              <w:bottom w:val="single" w:sz="4" w:space="0" w:color="auto"/>
              <w:right w:val="single" w:sz="4" w:space="0" w:color="auto"/>
            </w:tcBorders>
            <w:vAlign w:val="center"/>
          </w:tcPr>
          <w:p w14:paraId="622C4F66" w14:textId="77777777" w:rsidR="0093093E" w:rsidRPr="00B67E3D" w:rsidRDefault="0093093E" w:rsidP="00F947E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t>01</w:t>
            </w:r>
          </w:p>
        </w:tc>
        <w:tc>
          <w:tcPr>
            <w:tcW w:w="1243" w:type="dxa"/>
            <w:tcBorders>
              <w:top w:val="single" w:sz="4" w:space="0" w:color="auto"/>
              <w:left w:val="single" w:sz="4" w:space="0" w:color="auto"/>
              <w:bottom w:val="single" w:sz="4" w:space="0" w:color="auto"/>
              <w:right w:val="single" w:sz="4" w:space="0" w:color="auto"/>
            </w:tcBorders>
            <w:vAlign w:val="center"/>
          </w:tcPr>
          <w:p w14:paraId="58EED43E" w14:textId="77777777" w:rsidR="0093093E" w:rsidRPr="00B67E3D" w:rsidRDefault="0093093E" w:rsidP="00F947E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t>02</w:t>
            </w:r>
          </w:p>
        </w:tc>
        <w:tc>
          <w:tcPr>
            <w:tcW w:w="1243" w:type="dxa"/>
            <w:tcBorders>
              <w:top w:val="single" w:sz="4" w:space="0" w:color="auto"/>
              <w:left w:val="single" w:sz="4" w:space="0" w:color="auto"/>
              <w:bottom w:val="single" w:sz="4" w:space="0" w:color="auto"/>
              <w:right w:val="single" w:sz="4" w:space="0" w:color="auto"/>
            </w:tcBorders>
            <w:vAlign w:val="center"/>
          </w:tcPr>
          <w:p w14:paraId="5D5146B5" w14:textId="77777777" w:rsidR="0093093E" w:rsidRPr="00B67E3D" w:rsidRDefault="0093093E" w:rsidP="00F947E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t>03</w:t>
            </w:r>
          </w:p>
        </w:tc>
        <w:tc>
          <w:tcPr>
            <w:tcW w:w="1306" w:type="dxa"/>
            <w:tcBorders>
              <w:top w:val="single" w:sz="4" w:space="0" w:color="auto"/>
              <w:left w:val="single" w:sz="4" w:space="0" w:color="auto"/>
              <w:bottom w:val="single" w:sz="4" w:space="0" w:color="auto"/>
              <w:right w:val="single" w:sz="4" w:space="0" w:color="auto"/>
            </w:tcBorders>
            <w:vAlign w:val="center"/>
          </w:tcPr>
          <w:p w14:paraId="12127515" w14:textId="77777777" w:rsidR="0093093E" w:rsidRPr="00B67E3D" w:rsidRDefault="0093093E" w:rsidP="00F947E9">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20"/>
                <w:szCs w:val="20"/>
              </w:rPr>
            </w:pPr>
            <w:r w:rsidRPr="00B67E3D">
              <w:rPr>
                <w:rFonts w:asciiTheme="minorHAnsi" w:eastAsia="Times New Roman" w:hAnsiTheme="minorHAnsi" w:cstheme="minorHAnsi"/>
                <w:sz w:val="20"/>
                <w:szCs w:val="20"/>
              </w:rPr>
              <w:t>04</w:t>
            </w:r>
          </w:p>
        </w:tc>
        <w:tc>
          <w:tcPr>
            <w:tcW w:w="1044" w:type="dxa"/>
            <w:tcBorders>
              <w:top w:val="single" w:sz="4" w:space="0" w:color="auto"/>
              <w:left w:val="single" w:sz="4" w:space="0" w:color="auto"/>
              <w:bottom w:val="single" w:sz="4" w:space="0" w:color="auto"/>
              <w:right w:val="single" w:sz="4" w:space="0" w:color="auto"/>
            </w:tcBorders>
            <w:vAlign w:val="center"/>
          </w:tcPr>
          <w:p w14:paraId="69226C9C" w14:textId="77777777" w:rsidR="0093093E" w:rsidRPr="00B67E3D" w:rsidRDefault="0093093E" w:rsidP="00F947E9">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20"/>
                <w:szCs w:val="20"/>
              </w:rPr>
            </w:pPr>
            <w:r w:rsidRPr="00B67E3D">
              <w:rPr>
                <w:rFonts w:asciiTheme="minorHAnsi" w:eastAsia="Times New Roman" w:hAnsiTheme="minorHAnsi" w:cstheme="minorHAnsi"/>
                <w:sz w:val="20"/>
                <w:szCs w:val="20"/>
              </w:rPr>
              <w:t>05</w:t>
            </w:r>
          </w:p>
        </w:tc>
        <w:tc>
          <w:tcPr>
            <w:tcW w:w="1243" w:type="dxa"/>
            <w:tcBorders>
              <w:top w:val="single" w:sz="4" w:space="0" w:color="auto"/>
              <w:left w:val="single" w:sz="4" w:space="0" w:color="auto"/>
              <w:bottom w:val="single" w:sz="4" w:space="0" w:color="auto"/>
              <w:right w:val="single" w:sz="4" w:space="0" w:color="auto"/>
            </w:tcBorders>
            <w:vAlign w:val="center"/>
          </w:tcPr>
          <w:p w14:paraId="68AD8F89" w14:textId="77777777" w:rsidR="0093093E" w:rsidRPr="00B67E3D" w:rsidRDefault="0093093E" w:rsidP="00F947E9">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20"/>
                <w:szCs w:val="20"/>
              </w:rPr>
            </w:pPr>
            <w:r w:rsidRPr="00B67E3D">
              <w:rPr>
                <w:rFonts w:asciiTheme="minorHAnsi" w:eastAsia="Times New Roman" w:hAnsiTheme="minorHAnsi" w:cstheme="minorHAnsi"/>
                <w:sz w:val="20"/>
                <w:szCs w:val="20"/>
              </w:rPr>
              <w:t>06</w:t>
            </w:r>
          </w:p>
        </w:tc>
        <w:tc>
          <w:tcPr>
            <w:tcW w:w="1243" w:type="dxa"/>
            <w:tcBorders>
              <w:top w:val="single" w:sz="4" w:space="0" w:color="auto"/>
              <w:left w:val="single" w:sz="4" w:space="0" w:color="auto"/>
              <w:bottom w:val="single" w:sz="4" w:space="0" w:color="auto"/>
              <w:right w:val="single" w:sz="4" w:space="0" w:color="auto"/>
            </w:tcBorders>
            <w:vAlign w:val="center"/>
          </w:tcPr>
          <w:p w14:paraId="65686611" w14:textId="77777777" w:rsidR="0093093E" w:rsidRPr="00B67E3D" w:rsidRDefault="0093093E" w:rsidP="00F947E9">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20"/>
                <w:szCs w:val="20"/>
              </w:rPr>
            </w:pPr>
            <w:r w:rsidRPr="00B67E3D">
              <w:rPr>
                <w:rFonts w:asciiTheme="minorHAnsi" w:eastAsia="Times New Roman" w:hAnsiTheme="minorHAnsi" w:cstheme="minorHAnsi"/>
                <w:sz w:val="20"/>
                <w:szCs w:val="20"/>
              </w:rPr>
              <w:t>07</w:t>
            </w:r>
          </w:p>
        </w:tc>
        <w:tc>
          <w:tcPr>
            <w:tcW w:w="1054" w:type="dxa"/>
            <w:tcBorders>
              <w:top w:val="single" w:sz="4" w:space="0" w:color="auto"/>
              <w:left w:val="single" w:sz="4" w:space="0" w:color="auto"/>
              <w:bottom w:val="single" w:sz="4" w:space="0" w:color="auto"/>
              <w:right w:val="single" w:sz="4" w:space="0" w:color="auto"/>
            </w:tcBorders>
            <w:vAlign w:val="center"/>
          </w:tcPr>
          <w:p w14:paraId="71207835" w14:textId="77777777" w:rsidR="0093093E" w:rsidRPr="00B67E3D" w:rsidRDefault="0093093E" w:rsidP="00F947E9">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20"/>
                <w:szCs w:val="20"/>
              </w:rPr>
            </w:pPr>
            <w:r w:rsidRPr="00B67E3D">
              <w:rPr>
                <w:rFonts w:asciiTheme="minorHAnsi" w:eastAsia="Times New Roman" w:hAnsiTheme="minorHAnsi" w:cstheme="minorHAnsi"/>
                <w:sz w:val="20"/>
                <w:szCs w:val="20"/>
              </w:rPr>
              <w:t>08</w:t>
            </w:r>
          </w:p>
        </w:tc>
        <w:tc>
          <w:tcPr>
            <w:tcW w:w="1227" w:type="dxa"/>
            <w:tcBorders>
              <w:top w:val="single" w:sz="4" w:space="0" w:color="auto"/>
              <w:left w:val="single" w:sz="4" w:space="0" w:color="auto"/>
              <w:bottom w:val="single" w:sz="4" w:space="0" w:color="auto"/>
              <w:right w:val="single" w:sz="4" w:space="0" w:color="auto"/>
            </w:tcBorders>
            <w:vAlign w:val="center"/>
          </w:tcPr>
          <w:p w14:paraId="05B087E3" w14:textId="77777777" w:rsidR="0093093E" w:rsidRPr="00B67E3D" w:rsidRDefault="0093093E" w:rsidP="00F947E9">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20"/>
                <w:szCs w:val="20"/>
              </w:rPr>
            </w:pPr>
            <w:r w:rsidRPr="00B67E3D">
              <w:rPr>
                <w:rFonts w:asciiTheme="minorHAnsi" w:eastAsia="Times New Roman" w:hAnsiTheme="minorHAnsi" w:cstheme="minorHAnsi"/>
                <w:sz w:val="20"/>
                <w:szCs w:val="20"/>
              </w:rPr>
              <w:t>09</w:t>
            </w:r>
          </w:p>
        </w:tc>
        <w:tc>
          <w:tcPr>
            <w:tcW w:w="1227" w:type="dxa"/>
            <w:tcBorders>
              <w:top w:val="single" w:sz="4" w:space="0" w:color="auto"/>
              <w:left w:val="single" w:sz="4" w:space="0" w:color="auto"/>
              <w:bottom w:val="single" w:sz="4" w:space="0" w:color="auto"/>
              <w:right w:val="single" w:sz="4" w:space="0" w:color="auto"/>
            </w:tcBorders>
            <w:vAlign w:val="center"/>
          </w:tcPr>
          <w:p w14:paraId="6059C20A" w14:textId="77777777" w:rsidR="0093093E" w:rsidRPr="00B67E3D" w:rsidRDefault="0093093E" w:rsidP="00F947E9">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20"/>
                <w:szCs w:val="20"/>
              </w:rPr>
            </w:pPr>
            <w:r w:rsidRPr="00B67E3D">
              <w:rPr>
                <w:rFonts w:asciiTheme="minorHAnsi" w:eastAsia="Times New Roman" w:hAnsiTheme="minorHAnsi" w:cstheme="minorHAnsi"/>
                <w:sz w:val="20"/>
                <w:szCs w:val="20"/>
              </w:rPr>
              <w:t>10</w:t>
            </w:r>
          </w:p>
        </w:tc>
        <w:tc>
          <w:tcPr>
            <w:tcW w:w="1227" w:type="dxa"/>
            <w:tcBorders>
              <w:top w:val="single" w:sz="4" w:space="0" w:color="auto"/>
              <w:left w:val="single" w:sz="4" w:space="0" w:color="auto"/>
              <w:bottom w:val="single" w:sz="4" w:space="0" w:color="auto"/>
              <w:right w:val="single" w:sz="4" w:space="0" w:color="auto"/>
            </w:tcBorders>
            <w:vAlign w:val="center"/>
          </w:tcPr>
          <w:p w14:paraId="6E75EAC6" w14:textId="77777777" w:rsidR="0093093E" w:rsidRPr="00B67E3D" w:rsidRDefault="0093093E" w:rsidP="00F947E9">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20"/>
                <w:szCs w:val="20"/>
              </w:rPr>
            </w:pPr>
            <w:r w:rsidRPr="00B67E3D">
              <w:rPr>
                <w:rFonts w:asciiTheme="minorHAnsi" w:eastAsia="Times New Roman" w:hAnsiTheme="minorHAnsi" w:cstheme="minorHAnsi"/>
                <w:sz w:val="20"/>
                <w:szCs w:val="20"/>
              </w:rPr>
              <w:t>11</w:t>
            </w:r>
          </w:p>
        </w:tc>
        <w:tc>
          <w:tcPr>
            <w:tcW w:w="1095" w:type="dxa"/>
            <w:tcBorders>
              <w:top w:val="single" w:sz="4" w:space="0" w:color="auto"/>
              <w:left w:val="single" w:sz="4" w:space="0" w:color="auto"/>
              <w:bottom w:val="single" w:sz="4" w:space="0" w:color="auto"/>
              <w:right w:val="single" w:sz="4" w:space="0" w:color="auto"/>
            </w:tcBorders>
            <w:vAlign w:val="center"/>
          </w:tcPr>
          <w:p w14:paraId="3CBC9269" w14:textId="77777777" w:rsidR="0093093E" w:rsidRPr="00B67E3D" w:rsidRDefault="0093093E" w:rsidP="00F947E9">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20"/>
                <w:szCs w:val="20"/>
              </w:rPr>
            </w:pPr>
            <w:r w:rsidRPr="00B67E3D">
              <w:rPr>
                <w:rFonts w:asciiTheme="minorHAnsi" w:eastAsia="Times New Roman" w:hAnsiTheme="minorHAnsi" w:cstheme="minorHAnsi"/>
                <w:sz w:val="20"/>
                <w:szCs w:val="20"/>
              </w:rPr>
              <w:t>12</w:t>
            </w:r>
          </w:p>
        </w:tc>
      </w:tr>
      <w:tr w:rsidR="000A511C" w:rsidRPr="006F1F7B" w14:paraId="4F31CEEA" w14:textId="77777777" w:rsidTr="000A511C">
        <w:trPr>
          <w:cantSplit/>
          <w:trHeight w:val="144"/>
        </w:trPr>
        <w:tc>
          <w:tcPr>
            <w:tcW w:w="1243" w:type="dxa"/>
            <w:tcBorders>
              <w:top w:val="single" w:sz="4" w:space="0" w:color="auto"/>
              <w:left w:val="single" w:sz="4" w:space="0" w:color="auto"/>
              <w:bottom w:val="single" w:sz="4" w:space="0" w:color="auto"/>
              <w:right w:val="single" w:sz="4" w:space="0" w:color="auto"/>
            </w:tcBorders>
            <w:vAlign w:val="bottom"/>
          </w:tcPr>
          <w:p w14:paraId="062433E6" w14:textId="77777777" w:rsidR="0093093E" w:rsidRPr="00B67E3D" w:rsidRDefault="0093093E" w:rsidP="00F947E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t>Water Heating System ID or Name</w:t>
            </w:r>
          </w:p>
        </w:tc>
        <w:tc>
          <w:tcPr>
            <w:tcW w:w="1243" w:type="dxa"/>
            <w:tcBorders>
              <w:top w:val="single" w:sz="4" w:space="0" w:color="auto"/>
              <w:left w:val="single" w:sz="4" w:space="0" w:color="auto"/>
              <w:bottom w:val="single" w:sz="4" w:space="0" w:color="auto"/>
              <w:right w:val="single" w:sz="4" w:space="0" w:color="auto"/>
            </w:tcBorders>
            <w:vAlign w:val="bottom"/>
          </w:tcPr>
          <w:p w14:paraId="35E7B122" w14:textId="77777777" w:rsidR="0093093E" w:rsidRPr="00B67E3D" w:rsidRDefault="0093093E" w:rsidP="00F947E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t xml:space="preserve"> Water Heating System Type</w:t>
            </w:r>
          </w:p>
        </w:tc>
        <w:tc>
          <w:tcPr>
            <w:tcW w:w="1243" w:type="dxa"/>
            <w:tcBorders>
              <w:top w:val="single" w:sz="4" w:space="0" w:color="auto"/>
              <w:left w:val="single" w:sz="4" w:space="0" w:color="auto"/>
              <w:bottom w:val="single" w:sz="4" w:space="0" w:color="auto"/>
              <w:right w:val="single" w:sz="4" w:space="0" w:color="auto"/>
            </w:tcBorders>
            <w:vAlign w:val="bottom"/>
          </w:tcPr>
          <w:p w14:paraId="14833022" w14:textId="77777777" w:rsidR="0093093E" w:rsidRPr="00B67E3D" w:rsidRDefault="0093093E" w:rsidP="00F947E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t>Water Heater Type</w:t>
            </w:r>
          </w:p>
        </w:tc>
        <w:tc>
          <w:tcPr>
            <w:tcW w:w="1306" w:type="dxa"/>
            <w:tcBorders>
              <w:top w:val="single" w:sz="4" w:space="0" w:color="auto"/>
              <w:left w:val="single" w:sz="4" w:space="0" w:color="auto"/>
              <w:bottom w:val="single" w:sz="4" w:space="0" w:color="auto"/>
              <w:right w:val="single" w:sz="4" w:space="0" w:color="auto"/>
            </w:tcBorders>
            <w:vAlign w:val="bottom"/>
          </w:tcPr>
          <w:p w14:paraId="07DA4679" w14:textId="77777777" w:rsidR="0093093E" w:rsidRPr="00B67E3D" w:rsidRDefault="0093093E" w:rsidP="00F947E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t xml:space="preserve"># </w:t>
            </w:r>
            <w:proofErr w:type="gramStart"/>
            <w:r w:rsidRPr="00B67E3D">
              <w:rPr>
                <w:rFonts w:asciiTheme="minorHAnsi" w:eastAsia="Times New Roman" w:hAnsiTheme="minorHAnsi" w:cstheme="minorHAnsi"/>
                <w:sz w:val="20"/>
                <w:szCs w:val="20"/>
              </w:rPr>
              <w:t>of</w:t>
            </w:r>
            <w:proofErr w:type="gramEnd"/>
            <w:r w:rsidRPr="00B67E3D">
              <w:rPr>
                <w:rFonts w:asciiTheme="minorHAnsi" w:eastAsia="Times New Roman" w:hAnsiTheme="minorHAnsi" w:cstheme="minorHAnsi"/>
                <w:sz w:val="20"/>
                <w:szCs w:val="20"/>
              </w:rPr>
              <w:t xml:space="preserve"> Water Heaters in System</w:t>
            </w:r>
          </w:p>
        </w:tc>
        <w:tc>
          <w:tcPr>
            <w:tcW w:w="1044" w:type="dxa"/>
            <w:tcBorders>
              <w:top w:val="single" w:sz="4" w:space="0" w:color="auto"/>
              <w:left w:val="single" w:sz="4" w:space="0" w:color="auto"/>
              <w:bottom w:val="single" w:sz="4" w:space="0" w:color="auto"/>
              <w:right w:val="single" w:sz="4" w:space="0" w:color="auto"/>
            </w:tcBorders>
            <w:vAlign w:val="bottom"/>
          </w:tcPr>
          <w:p w14:paraId="5BCE3352" w14:textId="77777777" w:rsidR="0093093E" w:rsidRPr="00B67E3D" w:rsidRDefault="0093093E" w:rsidP="00F947E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t xml:space="preserve">Water Heater </w:t>
            </w:r>
          </w:p>
          <w:p w14:paraId="1093C6CE" w14:textId="77777777" w:rsidR="0093093E" w:rsidRPr="00B67E3D" w:rsidRDefault="0093093E" w:rsidP="00F947E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t>Storage</w:t>
            </w:r>
          </w:p>
          <w:p w14:paraId="103E8389" w14:textId="77777777" w:rsidR="0093093E" w:rsidRPr="00B67E3D" w:rsidRDefault="0093093E" w:rsidP="00F947E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t>Volume (gal)</w:t>
            </w:r>
          </w:p>
        </w:tc>
        <w:tc>
          <w:tcPr>
            <w:tcW w:w="1243" w:type="dxa"/>
            <w:tcBorders>
              <w:top w:val="single" w:sz="4" w:space="0" w:color="auto"/>
              <w:left w:val="single" w:sz="4" w:space="0" w:color="auto"/>
              <w:bottom w:val="single" w:sz="4" w:space="0" w:color="auto"/>
              <w:right w:val="single" w:sz="4" w:space="0" w:color="auto"/>
            </w:tcBorders>
            <w:vAlign w:val="bottom"/>
          </w:tcPr>
          <w:p w14:paraId="4948E92C" w14:textId="77777777" w:rsidR="0093093E" w:rsidRPr="00B67E3D" w:rsidRDefault="0093093E" w:rsidP="00F947E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t>Fuel Type</w:t>
            </w:r>
          </w:p>
        </w:tc>
        <w:tc>
          <w:tcPr>
            <w:tcW w:w="1243" w:type="dxa"/>
            <w:tcBorders>
              <w:top w:val="single" w:sz="4" w:space="0" w:color="auto"/>
              <w:left w:val="single" w:sz="4" w:space="0" w:color="auto"/>
              <w:bottom w:val="single" w:sz="4" w:space="0" w:color="auto"/>
              <w:right w:val="single" w:sz="4" w:space="0" w:color="auto"/>
            </w:tcBorders>
            <w:vAlign w:val="bottom"/>
          </w:tcPr>
          <w:p w14:paraId="0D2624FD" w14:textId="77777777" w:rsidR="0093093E" w:rsidRPr="00B67E3D" w:rsidRDefault="0093093E" w:rsidP="00F947E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t>Rated Input Type</w:t>
            </w:r>
          </w:p>
        </w:tc>
        <w:tc>
          <w:tcPr>
            <w:tcW w:w="1054" w:type="dxa"/>
            <w:tcBorders>
              <w:top w:val="single" w:sz="4" w:space="0" w:color="auto"/>
              <w:left w:val="single" w:sz="4" w:space="0" w:color="auto"/>
              <w:bottom w:val="single" w:sz="4" w:space="0" w:color="auto"/>
              <w:right w:val="single" w:sz="4" w:space="0" w:color="auto"/>
            </w:tcBorders>
            <w:vAlign w:val="bottom"/>
          </w:tcPr>
          <w:p w14:paraId="0B65B5E3" w14:textId="77777777" w:rsidR="0093093E" w:rsidRPr="00B67E3D" w:rsidRDefault="0093093E" w:rsidP="00F947E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2466C6">
              <w:rPr>
                <w:rFonts w:asciiTheme="minorHAnsi" w:eastAsia="Times New Roman" w:hAnsiTheme="minorHAnsi" w:cstheme="minorHAnsi"/>
                <w:sz w:val="20"/>
                <w:szCs w:val="20"/>
              </w:rPr>
              <w:t>Rated Input Value</w:t>
            </w:r>
          </w:p>
        </w:tc>
        <w:tc>
          <w:tcPr>
            <w:tcW w:w="1227" w:type="dxa"/>
            <w:tcBorders>
              <w:top w:val="single" w:sz="4" w:space="0" w:color="auto"/>
              <w:left w:val="single" w:sz="4" w:space="0" w:color="auto"/>
              <w:bottom w:val="single" w:sz="4" w:space="0" w:color="auto"/>
              <w:right w:val="single" w:sz="4" w:space="0" w:color="auto"/>
            </w:tcBorders>
            <w:vAlign w:val="bottom"/>
          </w:tcPr>
          <w:p w14:paraId="57FF6CE0" w14:textId="77777777" w:rsidR="0093093E" w:rsidRPr="00B67E3D" w:rsidRDefault="0093093E" w:rsidP="00F947E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t>Heating Efficiency Type</w:t>
            </w:r>
          </w:p>
        </w:tc>
        <w:tc>
          <w:tcPr>
            <w:tcW w:w="1227" w:type="dxa"/>
            <w:tcBorders>
              <w:top w:val="single" w:sz="4" w:space="0" w:color="auto"/>
              <w:left w:val="single" w:sz="4" w:space="0" w:color="auto"/>
              <w:bottom w:val="single" w:sz="4" w:space="0" w:color="auto"/>
              <w:right w:val="single" w:sz="4" w:space="0" w:color="auto"/>
            </w:tcBorders>
            <w:vAlign w:val="bottom"/>
          </w:tcPr>
          <w:p w14:paraId="7D00BC0A" w14:textId="77777777" w:rsidR="0093093E" w:rsidRPr="00B67E3D" w:rsidRDefault="0093093E" w:rsidP="00F947E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t>Heating Efficiency Value</w:t>
            </w:r>
          </w:p>
        </w:tc>
        <w:tc>
          <w:tcPr>
            <w:tcW w:w="1227" w:type="dxa"/>
            <w:tcBorders>
              <w:top w:val="single" w:sz="4" w:space="0" w:color="auto"/>
              <w:left w:val="single" w:sz="4" w:space="0" w:color="auto"/>
              <w:bottom w:val="single" w:sz="4" w:space="0" w:color="auto"/>
              <w:right w:val="single" w:sz="4" w:space="0" w:color="auto"/>
            </w:tcBorders>
            <w:vAlign w:val="bottom"/>
          </w:tcPr>
          <w:p w14:paraId="203AD6B4" w14:textId="77777777" w:rsidR="0093093E" w:rsidRPr="00B67E3D" w:rsidRDefault="0093093E" w:rsidP="00F947E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t xml:space="preserve">Standby Loss </w:t>
            </w:r>
          </w:p>
          <w:p w14:paraId="0C4B6FAA" w14:textId="77777777" w:rsidR="0093093E" w:rsidRPr="00B67E3D" w:rsidRDefault="0093093E" w:rsidP="00F947E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t>(%)</w:t>
            </w:r>
          </w:p>
        </w:tc>
        <w:tc>
          <w:tcPr>
            <w:tcW w:w="1095" w:type="dxa"/>
            <w:tcBorders>
              <w:top w:val="single" w:sz="4" w:space="0" w:color="auto"/>
              <w:left w:val="single" w:sz="4" w:space="0" w:color="auto"/>
              <w:bottom w:val="single" w:sz="4" w:space="0" w:color="auto"/>
              <w:right w:val="single" w:sz="4" w:space="0" w:color="auto"/>
            </w:tcBorders>
            <w:vAlign w:val="bottom"/>
          </w:tcPr>
          <w:p w14:paraId="4507900B" w14:textId="77777777" w:rsidR="0093093E" w:rsidRPr="00B67E3D" w:rsidRDefault="0093093E" w:rsidP="00F947E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t xml:space="preserve">Exterior </w:t>
            </w:r>
            <w:proofErr w:type="spellStart"/>
            <w:r w:rsidRPr="00B67E3D">
              <w:rPr>
                <w:rFonts w:asciiTheme="minorHAnsi" w:eastAsia="Times New Roman" w:hAnsiTheme="minorHAnsi" w:cstheme="minorHAnsi"/>
                <w:sz w:val="20"/>
                <w:szCs w:val="20"/>
              </w:rPr>
              <w:t>Insul</w:t>
            </w:r>
            <w:proofErr w:type="spellEnd"/>
            <w:r w:rsidRPr="00B67E3D">
              <w:rPr>
                <w:rFonts w:asciiTheme="minorHAnsi" w:eastAsia="Times New Roman" w:hAnsiTheme="minorHAnsi" w:cstheme="minorHAnsi"/>
                <w:sz w:val="20"/>
                <w:szCs w:val="20"/>
              </w:rPr>
              <w:t xml:space="preserve">. </w:t>
            </w:r>
          </w:p>
          <w:p w14:paraId="4E2DD42E" w14:textId="77777777" w:rsidR="0093093E" w:rsidRPr="00B67E3D" w:rsidRDefault="0093093E" w:rsidP="00F947E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t>R-Value</w:t>
            </w:r>
          </w:p>
        </w:tc>
      </w:tr>
      <w:tr w:rsidR="00E85679" w:rsidRPr="00E14EA4" w14:paraId="71DDC2EC" w14:textId="77777777" w:rsidTr="000A511C">
        <w:trPr>
          <w:cantSplit/>
          <w:trHeight w:val="144"/>
        </w:trPr>
        <w:tc>
          <w:tcPr>
            <w:tcW w:w="1243" w:type="dxa"/>
            <w:tcBorders>
              <w:top w:val="single" w:sz="4" w:space="0" w:color="auto"/>
              <w:left w:val="single" w:sz="4" w:space="0" w:color="auto"/>
              <w:bottom w:val="single" w:sz="4" w:space="0" w:color="auto"/>
              <w:right w:val="single" w:sz="4" w:space="0" w:color="auto"/>
            </w:tcBorders>
          </w:tcPr>
          <w:p w14:paraId="44DBB78E" w14:textId="236D5358" w:rsidR="00E85679" w:rsidRPr="00B67E3D" w:rsidRDefault="00E85679" w:rsidP="00E8567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lastRenderedPageBreak/>
              <w:t>&lt;&lt;</w:t>
            </w:r>
            <w:r>
              <w:rPr>
                <w:rFonts w:asciiTheme="minorHAnsi" w:eastAsia="Times New Roman" w:hAnsiTheme="minorHAnsi" w:cstheme="minorHAnsi"/>
                <w:sz w:val="20"/>
                <w:szCs w:val="20"/>
              </w:rPr>
              <w:t>Reference value from B01</w:t>
            </w:r>
            <w:r w:rsidRPr="006F1F7B">
              <w:rPr>
                <w:rFonts w:asciiTheme="minorHAnsi" w:eastAsia="Times New Roman" w:hAnsiTheme="minorHAnsi" w:cstheme="minorHAnsi"/>
                <w:sz w:val="20"/>
                <w:szCs w:val="20"/>
              </w:rPr>
              <w:t xml:space="preserve"> </w:t>
            </w:r>
            <w:r w:rsidRPr="00B67E3D">
              <w:rPr>
                <w:rFonts w:asciiTheme="minorHAnsi" w:eastAsia="Times New Roman" w:hAnsiTheme="minorHAnsi" w:cstheme="minorHAnsi"/>
                <w:sz w:val="20"/>
                <w:szCs w:val="20"/>
              </w:rPr>
              <w:t>&gt;&gt;</w:t>
            </w:r>
          </w:p>
        </w:tc>
        <w:tc>
          <w:tcPr>
            <w:tcW w:w="1243" w:type="dxa"/>
            <w:tcBorders>
              <w:top w:val="single" w:sz="4" w:space="0" w:color="auto"/>
              <w:left w:val="single" w:sz="4" w:space="0" w:color="auto"/>
              <w:bottom w:val="single" w:sz="4" w:space="0" w:color="auto"/>
              <w:right w:val="single" w:sz="4" w:space="0" w:color="auto"/>
            </w:tcBorders>
          </w:tcPr>
          <w:p w14:paraId="19627181" w14:textId="6B891415" w:rsidR="00E85679" w:rsidRPr="00B67E3D" w:rsidRDefault="00E85679" w:rsidP="00E8567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t>&lt;&lt;</w:t>
            </w:r>
            <w:r>
              <w:rPr>
                <w:rFonts w:asciiTheme="minorHAnsi" w:eastAsia="Times New Roman" w:hAnsiTheme="minorHAnsi" w:cstheme="minorHAnsi"/>
                <w:sz w:val="20"/>
                <w:szCs w:val="20"/>
              </w:rPr>
              <w:t>Reference value from B02</w:t>
            </w:r>
            <w:r w:rsidRPr="006F1F7B">
              <w:rPr>
                <w:rFonts w:asciiTheme="minorHAnsi" w:eastAsia="Times New Roman" w:hAnsiTheme="minorHAnsi" w:cstheme="minorHAnsi"/>
                <w:sz w:val="20"/>
                <w:szCs w:val="20"/>
              </w:rPr>
              <w:t xml:space="preserve"> </w:t>
            </w:r>
            <w:r w:rsidRPr="00B67E3D">
              <w:rPr>
                <w:rFonts w:asciiTheme="minorHAnsi" w:eastAsia="Times New Roman" w:hAnsiTheme="minorHAnsi" w:cstheme="minorHAnsi"/>
                <w:sz w:val="20"/>
                <w:szCs w:val="20"/>
              </w:rPr>
              <w:t>&gt;&gt;</w:t>
            </w:r>
          </w:p>
        </w:tc>
        <w:tc>
          <w:tcPr>
            <w:tcW w:w="1243" w:type="dxa"/>
            <w:tcBorders>
              <w:top w:val="single" w:sz="4" w:space="0" w:color="auto"/>
              <w:left w:val="single" w:sz="4" w:space="0" w:color="auto"/>
              <w:bottom w:val="single" w:sz="4" w:space="0" w:color="auto"/>
              <w:right w:val="single" w:sz="4" w:space="0" w:color="auto"/>
            </w:tcBorders>
          </w:tcPr>
          <w:p w14:paraId="08F4A9E7" w14:textId="06DBAD0E" w:rsidR="00E85679" w:rsidRPr="00B67E3D" w:rsidRDefault="00E85679" w:rsidP="00E8567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t>&lt;&lt;</w:t>
            </w:r>
            <w:r>
              <w:rPr>
                <w:rFonts w:asciiTheme="minorHAnsi" w:eastAsia="Times New Roman" w:hAnsiTheme="minorHAnsi" w:cstheme="minorHAnsi"/>
                <w:sz w:val="20"/>
                <w:szCs w:val="20"/>
              </w:rPr>
              <w:t>Reference value from B03</w:t>
            </w:r>
            <w:r w:rsidRPr="00B67E3D">
              <w:rPr>
                <w:rFonts w:asciiTheme="minorHAnsi" w:eastAsia="Times New Roman" w:hAnsiTheme="minorHAnsi" w:cstheme="minorHAnsi"/>
                <w:sz w:val="20"/>
                <w:szCs w:val="20"/>
              </w:rPr>
              <w:t xml:space="preserve"> &gt;&gt;</w:t>
            </w:r>
          </w:p>
        </w:tc>
        <w:tc>
          <w:tcPr>
            <w:tcW w:w="1306" w:type="dxa"/>
            <w:tcBorders>
              <w:top w:val="single" w:sz="4" w:space="0" w:color="auto"/>
              <w:left w:val="single" w:sz="4" w:space="0" w:color="auto"/>
              <w:bottom w:val="single" w:sz="4" w:space="0" w:color="auto"/>
              <w:right w:val="single" w:sz="4" w:space="0" w:color="auto"/>
            </w:tcBorders>
          </w:tcPr>
          <w:p w14:paraId="2D26ABD5" w14:textId="341E6A5A" w:rsidR="00E85679" w:rsidRPr="00B67E3D" w:rsidRDefault="00E85679" w:rsidP="00E8567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t>&lt;&lt;</w:t>
            </w:r>
            <w:r>
              <w:rPr>
                <w:rFonts w:asciiTheme="minorHAnsi" w:eastAsia="Times New Roman" w:hAnsiTheme="minorHAnsi" w:cstheme="minorHAnsi"/>
                <w:sz w:val="20"/>
                <w:szCs w:val="20"/>
              </w:rPr>
              <w:t>Reference value from B04</w:t>
            </w:r>
            <w:r w:rsidRPr="00B67E3D">
              <w:rPr>
                <w:rFonts w:asciiTheme="minorHAnsi" w:eastAsia="Times New Roman" w:hAnsiTheme="minorHAnsi" w:cstheme="minorHAnsi"/>
                <w:sz w:val="20"/>
                <w:szCs w:val="20"/>
              </w:rPr>
              <w:t>&gt;&gt;</w:t>
            </w:r>
          </w:p>
        </w:tc>
        <w:tc>
          <w:tcPr>
            <w:tcW w:w="1044" w:type="dxa"/>
            <w:tcBorders>
              <w:top w:val="single" w:sz="4" w:space="0" w:color="auto"/>
              <w:left w:val="single" w:sz="4" w:space="0" w:color="auto"/>
              <w:bottom w:val="single" w:sz="4" w:space="0" w:color="auto"/>
              <w:right w:val="single" w:sz="4" w:space="0" w:color="auto"/>
            </w:tcBorders>
          </w:tcPr>
          <w:p w14:paraId="3F9AC499" w14:textId="08E21CCD" w:rsidR="00E85679" w:rsidRPr="00B67E3D" w:rsidRDefault="00E85679" w:rsidP="00E8567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t xml:space="preserve">&lt;&lt; </w:t>
            </w:r>
            <w:r>
              <w:rPr>
                <w:rFonts w:asciiTheme="minorHAnsi" w:eastAsia="Times New Roman" w:hAnsiTheme="minorHAnsi" w:cstheme="minorHAnsi"/>
                <w:sz w:val="20"/>
                <w:szCs w:val="20"/>
              </w:rPr>
              <w:t>Reference value from B05</w:t>
            </w:r>
            <w:r w:rsidRPr="00B67E3D">
              <w:rPr>
                <w:rFonts w:asciiTheme="minorHAnsi" w:eastAsia="Times New Roman" w:hAnsiTheme="minorHAnsi" w:cstheme="minorHAnsi"/>
                <w:sz w:val="20"/>
                <w:szCs w:val="20"/>
              </w:rPr>
              <w:t>&gt;&gt;</w:t>
            </w:r>
          </w:p>
        </w:tc>
        <w:tc>
          <w:tcPr>
            <w:tcW w:w="1243" w:type="dxa"/>
            <w:tcBorders>
              <w:top w:val="single" w:sz="4" w:space="0" w:color="auto"/>
              <w:left w:val="single" w:sz="4" w:space="0" w:color="auto"/>
              <w:bottom w:val="single" w:sz="4" w:space="0" w:color="auto"/>
              <w:right w:val="single" w:sz="4" w:space="0" w:color="auto"/>
            </w:tcBorders>
          </w:tcPr>
          <w:p w14:paraId="2F750098" w14:textId="71EC352B" w:rsidR="00E85679" w:rsidRPr="00B67E3D" w:rsidRDefault="00E85679" w:rsidP="00E8567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t>&lt;&lt;</w:t>
            </w:r>
            <w:r>
              <w:rPr>
                <w:rFonts w:asciiTheme="minorHAnsi" w:eastAsia="Times New Roman" w:hAnsiTheme="minorHAnsi" w:cstheme="minorHAnsi"/>
                <w:sz w:val="20"/>
                <w:szCs w:val="20"/>
              </w:rPr>
              <w:t>Reference value from B06</w:t>
            </w:r>
            <w:r w:rsidRPr="006F1F7B">
              <w:rPr>
                <w:rFonts w:asciiTheme="minorHAnsi" w:hAnsiTheme="minorHAnsi" w:cstheme="minorHAnsi"/>
                <w:sz w:val="20"/>
                <w:szCs w:val="20"/>
              </w:rPr>
              <w:t xml:space="preserve"> </w:t>
            </w:r>
            <w:r w:rsidRPr="00B67E3D">
              <w:rPr>
                <w:rFonts w:asciiTheme="minorHAnsi" w:hAnsiTheme="minorHAnsi" w:cstheme="minorHAnsi"/>
                <w:sz w:val="20"/>
                <w:szCs w:val="20"/>
              </w:rPr>
              <w:t>&gt;&gt;</w:t>
            </w:r>
          </w:p>
        </w:tc>
        <w:tc>
          <w:tcPr>
            <w:tcW w:w="1243" w:type="dxa"/>
            <w:tcBorders>
              <w:top w:val="single" w:sz="4" w:space="0" w:color="auto"/>
              <w:left w:val="single" w:sz="4" w:space="0" w:color="auto"/>
              <w:bottom w:val="single" w:sz="4" w:space="0" w:color="auto"/>
              <w:right w:val="single" w:sz="4" w:space="0" w:color="auto"/>
            </w:tcBorders>
          </w:tcPr>
          <w:p w14:paraId="60DB3B20" w14:textId="400A629E" w:rsidR="00E85679" w:rsidRPr="00B67E3D" w:rsidRDefault="00E85679" w:rsidP="00E8567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t>&lt;&lt;</w:t>
            </w:r>
            <w:r>
              <w:rPr>
                <w:rFonts w:asciiTheme="minorHAnsi" w:eastAsia="Times New Roman" w:hAnsiTheme="minorHAnsi" w:cstheme="minorHAnsi"/>
                <w:sz w:val="20"/>
                <w:szCs w:val="20"/>
              </w:rPr>
              <w:t>Reference value from B07</w:t>
            </w:r>
            <w:r w:rsidRPr="00B67E3D">
              <w:rPr>
                <w:rFonts w:asciiTheme="minorHAnsi" w:eastAsia="Times New Roman" w:hAnsiTheme="minorHAnsi" w:cstheme="minorHAnsi"/>
                <w:sz w:val="20"/>
                <w:szCs w:val="20"/>
              </w:rPr>
              <w:t>&gt;&gt;</w:t>
            </w:r>
          </w:p>
        </w:tc>
        <w:tc>
          <w:tcPr>
            <w:tcW w:w="1054" w:type="dxa"/>
            <w:tcBorders>
              <w:top w:val="single" w:sz="4" w:space="0" w:color="auto"/>
              <w:left w:val="single" w:sz="4" w:space="0" w:color="auto"/>
              <w:bottom w:val="single" w:sz="4" w:space="0" w:color="auto"/>
              <w:right w:val="single" w:sz="4" w:space="0" w:color="auto"/>
            </w:tcBorders>
          </w:tcPr>
          <w:p w14:paraId="0FE73781" w14:textId="77777777" w:rsidR="00E85679" w:rsidRPr="007C3C1A" w:rsidRDefault="00E85679" w:rsidP="00E85679">
            <w:pPr>
              <w:spacing w:after="0"/>
              <w:rPr>
                <w:rFonts w:eastAsia="Times New Roman"/>
                <w:sz w:val="14"/>
                <w:szCs w:val="14"/>
              </w:rPr>
            </w:pPr>
            <w:r w:rsidRPr="007C3C1A">
              <w:rPr>
                <w:rFonts w:eastAsia="Times New Roman"/>
                <w:sz w:val="14"/>
                <w:szCs w:val="14"/>
              </w:rPr>
              <w:t>&lt;&lt;User input value which must pass the following range tests:</w:t>
            </w:r>
          </w:p>
          <w:p w14:paraId="018A6EEE" w14:textId="74A03571" w:rsidR="00E85679" w:rsidRPr="007C3C1A" w:rsidRDefault="00E85679" w:rsidP="00E85679">
            <w:pPr>
              <w:spacing w:after="0"/>
              <w:rPr>
                <w:rFonts w:eastAsia="Times New Roman"/>
                <w:sz w:val="14"/>
                <w:szCs w:val="14"/>
              </w:rPr>
            </w:pPr>
            <w:r w:rsidRPr="007C3C1A">
              <w:rPr>
                <w:rFonts w:eastAsia="Times New Roman"/>
                <w:sz w:val="14"/>
                <w:szCs w:val="14"/>
              </w:rPr>
              <w:t xml:space="preserve">If C06 = Heat Pump, then C08 = </w:t>
            </w:r>
            <w:proofErr w:type="gramStart"/>
            <w:r w:rsidRPr="007C3C1A">
              <w:rPr>
                <w:rFonts w:eastAsia="Times New Roman"/>
                <w:sz w:val="14"/>
                <w:szCs w:val="14"/>
              </w:rPr>
              <w:t>NA;</w:t>
            </w:r>
            <w:proofErr w:type="gramEnd"/>
          </w:p>
          <w:p w14:paraId="34490B6F" w14:textId="4AAD9DC5" w:rsidR="00E85679" w:rsidRPr="007C3C1A" w:rsidRDefault="00E85679" w:rsidP="00E85679">
            <w:pPr>
              <w:spacing w:after="0"/>
              <w:rPr>
                <w:rFonts w:eastAsia="Times New Roman"/>
                <w:sz w:val="14"/>
                <w:szCs w:val="14"/>
              </w:rPr>
            </w:pPr>
            <w:r w:rsidRPr="007C3C1A">
              <w:rPr>
                <w:rFonts w:eastAsia="Times New Roman"/>
                <w:sz w:val="14"/>
                <w:szCs w:val="14"/>
              </w:rPr>
              <w:t>If C06 = Natural Gas or Propane, then</w:t>
            </w:r>
          </w:p>
          <w:p w14:paraId="7148644F" w14:textId="7B0C417C" w:rsidR="00E85679" w:rsidRPr="007C3C1A" w:rsidRDefault="00E85679" w:rsidP="00E85679">
            <w:pPr>
              <w:spacing w:after="0"/>
              <w:rPr>
                <w:rFonts w:eastAsia="Times New Roman"/>
                <w:sz w:val="14"/>
                <w:szCs w:val="14"/>
              </w:rPr>
            </w:pPr>
            <w:r w:rsidRPr="007C3C1A">
              <w:rPr>
                <w:rFonts w:eastAsia="Times New Roman"/>
                <w:sz w:val="14"/>
                <w:szCs w:val="14"/>
              </w:rPr>
              <w:t>If C03 = Commercial Storage, then value must be &gt; 75,000 Btu/</w:t>
            </w:r>
            <w:proofErr w:type="spellStart"/>
            <w:proofErr w:type="gramStart"/>
            <w:r w:rsidRPr="007C3C1A">
              <w:rPr>
                <w:rFonts w:eastAsia="Times New Roman"/>
                <w:sz w:val="14"/>
                <w:szCs w:val="14"/>
              </w:rPr>
              <w:t>hr</w:t>
            </w:r>
            <w:proofErr w:type="spellEnd"/>
            <w:r w:rsidRPr="007C3C1A">
              <w:rPr>
                <w:rFonts w:eastAsia="Times New Roman"/>
                <w:sz w:val="14"/>
                <w:szCs w:val="14"/>
              </w:rPr>
              <w:t>;</w:t>
            </w:r>
            <w:proofErr w:type="gramEnd"/>
          </w:p>
          <w:p w14:paraId="013D1361" w14:textId="5B5F83BC" w:rsidR="00E85679" w:rsidRPr="007C3C1A" w:rsidRDefault="00E85679" w:rsidP="00E85679">
            <w:pPr>
              <w:spacing w:after="0"/>
              <w:rPr>
                <w:rFonts w:eastAsia="Times New Roman"/>
                <w:sz w:val="14"/>
                <w:szCs w:val="14"/>
              </w:rPr>
            </w:pPr>
            <w:r w:rsidRPr="007C3C1A">
              <w:rPr>
                <w:rFonts w:eastAsia="Times New Roman"/>
                <w:sz w:val="14"/>
                <w:szCs w:val="14"/>
              </w:rPr>
              <w:t>If C03 = Consumer Storage, then value must be ≤ 75,000 Btu/</w:t>
            </w:r>
            <w:proofErr w:type="spellStart"/>
            <w:proofErr w:type="gramStart"/>
            <w:r w:rsidRPr="007C3C1A">
              <w:rPr>
                <w:rFonts w:eastAsia="Times New Roman"/>
                <w:sz w:val="14"/>
                <w:szCs w:val="14"/>
              </w:rPr>
              <w:t>hr</w:t>
            </w:r>
            <w:proofErr w:type="spellEnd"/>
            <w:r w:rsidRPr="007C3C1A">
              <w:rPr>
                <w:rFonts w:eastAsia="Times New Roman"/>
                <w:sz w:val="14"/>
                <w:szCs w:val="14"/>
              </w:rPr>
              <w:t>;</w:t>
            </w:r>
            <w:proofErr w:type="gramEnd"/>
          </w:p>
          <w:p w14:paraId="1F1D1A47" w14:textId="01D31624" w:rsidR="00E85679" w:rsidRPr="007C3C1A" w:rsidRDefault="00E85679" w:rsidP="00E85679">
            <w:pPr>
              <w:spacing w:after="0"/>
              <w:rPr>
                <w:rFonts w:eastAsia="Times New Roman"/>
                <w:sz w:val="14"/>
                <w:szCs w:val="14"/>
              </w:rPr>
            </w:pPr>
            <w:r w:rsidRPr="007C3C1A">
              <w:rPr>
                <w:rFonts w:eastAsia="Times New Roman"/>
                <w:sz w:val="14"/>
                <w:szCs w:val="14"/>
              </w:rPr>
              <w:t>If C03 = Commercial Instant, then value must be &gt; 200,000 Btu/</w:t>
            </w:r>
            <w:proofErr w:type="spellStart"/>
            <w:proofErr w:type="gramStart"/>
            <w:r w:rsidRPr="007C3C1A">
              <w:rPr>
                <w:rFonts w:eastAsia="Times New Roman"/>
                <w:sz w:val="14"/>
                <w:szCs w:val="14"/>
              </w:rPr>
              <w:t>hr</w:t>
            </w:r>
            <w:proofErr w:type="spellEnd"/>
            <w:r w:rsidRPr="007C3C1A">
              <w:rPr>
                <w:rFonts w:eastAsia="Times New Roman"/>
                <w:sz w:val="14"/>
                <w:szCs w:val="14"/>
              </w:rPr>
              <w:t>;</w:t>
            </w:r>
            <w:proofErr w:type="gramEnd"/>
          </w:p>
          <w:p w14:paraId="3A85C573" w14:textId="0DFA05A3" w:rsidR="00E85679" w:rsidRPr="007C3C1A" w:rsidRDefault="00E85679" w:rsidP="00E85679">
            <w:pPr>
              <w:spacing w:after="0"/>
              <w:rPr>
                <w:rFonts w:eastAsia="Times New Roman"/>
                <w:sz w:val="14"/>
                <w:szCs w:val="14"/>
              </w:rPr>
            </w:pPr>
            <w:r w:rsidRPr="007C3C1A">
              <w:rPr>
                <w:rFonts w:eastAsia="Times New Roman"/>
                <w:sz w:val="14"/>
                <w:szCs w:val="14"/>
              </w:rPr>
              <w:t>If C03 = Consumer Instant, then value must be ≤ 200,000 Btu/</w:t>
            </w:r>
            <w:proofErr w:type="spellStart"/>
            <w:proofErr w:type="gramStart"/>
            <w:r w:rsidRPr="007C3C1A">
              <w:rPr>
                <w:rFonts w:eastAsia="Times New Roman"/>
                <w:sz w:val="14"/>
                <w:szCs w:val="14"/>
              </w:rPr>
              <w:t>hr</w:t>
            </w:r>
            <w:proofErr w:type="spellEnd"/>
            <w:r w:rsidRPr="007C3C1A">
              <w:rPr>
                <w:rFonts w:eastAsia="Times New Roman"/>
                <w:sz w:val="14"/>
                <w:szCs w:val="14"/>
              </w:rPr>
              <w:t>;</w:t>
            </w:r>
            <w:proofErr w:type="gramEnd"/>
          </w:p>
          <w:p w14:paraId="38F49FD6" w14:textId="0E94A772" w:rsidR="00E85679" w:rsidRPr="007C3C1A" w:rsidRDefault="00E85679" w:rsidP="00E85679">
            <w:pPr>
              <w:spacing w:after="0"/>
              <w:rPr>
                <w:rFonts w:eastAsia="Times New Roman"/>
                <w:sz w:val="14"/>
                <w:szCs w:val="14"/>
              </w:rPr>
            </w:pPr>
            <w:r w:rsidRPr="007C3C1A">
              <w:rPr>
                <w:rFonts w:eastAsia="Times New Roman"/>
                <w:sz w:val="14"/>
                <w:szCs w:val="14"/>
              </w:rPr>
              <w:t>Else if C03 = Residential-Duty Commercial Storage, then value must be ≤ 105,000 Btu/</w:t>
            </w:r>
            <w:proofErr w:type="spellStart"/>
            <w:proofErr w:type="gramStart"/>
            <w:r w:rsidRPr="007C3C1A">
              <w:rPr>
                <w:rFonts w:eastAsia="Times New Roman"/>
                <w:sz w:val="14"/>
                <w:szCs w:val="14"/>
              </w:rPr>
              <w:t>hr</w:t>
            </w:r>
            <w:proofErr w:type="spellEnd"/>
            <w:r w:rsidRPr="007C3C1A">
              <w:rPr>
                <w:rFonts w:eastAsia="Times New Roman"/>
                <w:sz w:val="14"/>
                <w:szCs w:val="14"/>
              </w:rPr>
              <w:t>;</w:t>
            </w:r>
            <w:proofErr w:type="gramEnd"/>
          </w:p>
          <w:p w14:paraId="1BA4A8D0" w14:textId="067E5B32" w:rsidR="00E85679" w:rsidRPr="007C3C1A" w:rsidRDefault="00E85679" w:rsidP="00E85679">
            <w:pPr>
              <w:spacing w:after="0"/>
              <w:rPr>
                <w:rFonts w:eastAsia="Times New Roman"/>
                <w:sz w:val="14"/>
                <w:szCs w:val="14"/>
              </w:rPr>
            </w:pPr>
            <w:r w:rsidRPr="007C3C1A">
              <w:rPr>
                <w:rFonts w:eastAsia="Times New Roman"/>
                <w:sz w:val="14"/>
                <w:szCs w:val="14"/>
              </w:rPr>
              <w:t>Else if C06 = Electric Resistance, then</w:t>
            </w:r>
          </w:p>
          <w:p w14:paraId="16ED05C3" w14:textId="7CD5DEC1" w:rsidR="00E85679" w:rsidRPr="007C3C1A" w:rsidRDefault="00E85679" w:rsidP="00E85679">
            <w:pPr>
              <w:spacing w:after="0"/>
              <w:rPr>
                <w:rFonts w:eastAsia="Times New Roman"/>
                <w:sz w:val="14"/>
                <w:szCs w:val="14"/>
              </w:rPr>
            </w:pPr>
            <w:r w:rsidRPr="007C3C1A">
              <w:rPr>
                <w:rFonts w:eastAsia="Times New Roman"/>
                <w:sz w:val="14"/>
                <w:szCs w:val="14"/>
              </w:rPr>
              <w:t xml:space="preserve">If C03 = Commercial Storage or Commercial Instant, then value must be &gt; 12 </w:t>
            </w:r>
            <w:proofErr w:type="gramStart"/>
            <w:r w:rsidRPr="007C3C1A">
              <w:rPr>
                <w:rFonts w:eastAsia="Times New Roman"/>
                <w:sz w:val="14"/>
                <w:szCs w:val="14"/>
              </w:rPr>
              <w:t>kW;</w:t>
            </w:r>
            <w:proofErr w:type="gramEnd"/>
          </w:p>
          <w:p w14:paraId="1E02C749" w14:textId="583771A0" w:rsidR="00E85679" w:rsidRPr="007C3C1A" w:rsidRDefault="00852201" w:rsidP="00E85679">
            <w:pPr>
              <w:spacing w:after="0"/>
              <w:rPr>
                <w:rFonts w:eastAsia="Times New Roman"/>
                <w:sz w:val="14"/>
                <w:szCs w:val="14"/>
              </w:rPr>
            </w:pPr>
            <w:r>
              <w:rPr>
                <w:rFonts w:eastAsia="Times New Roman"/>
                <w:sz w:val="14"/>
                <w:szCs w:val="14"/>
              </w:rPr>
              <w:t xml:space="preserve">If C03 = </w:t>
            </w:r>
            <w:r w:rsidR="00E85679" w:rsidRPr="007C3C1A">
              <w:rPr>
                <w:rFonts w:eastAsia="Times New Roman"/>
                <w:sz w:val="14"/>
                <w:szCs w:val="14"/>
              </w:rPr>
              <w:t>Consumer Storage</w:t>
            </w:r>
            <w:r w:rsidR="00E85679" w:rsidRPr="007C3C1A">
              <w:rPr>
                <w:rFonts w:eastAsia="Times New Roman"/>
                <w:color w:val="FF0000"/>
                <w:sz w:val="14"/>
                <w:szCs w:val="14"/>
                <w:u w:val="single"/>
              </w:rPr>
              <w:t xml:space="preserve"> </w:t>
            </w:r>
            <w:r w:rsidR="00E85679" w:rsidRPr="007C3C1A">
              <w:rPr>
                <w:rFonts w:eastAsia="Times New Roman"/>
                <w:sz w:val="14"/>
                <w:szCs w:val="14"/>
              </w:rPr>
              <w:t xml:space="preserve">or Consumer Instant, then value must be ≤ 12 </w:t>
            </w:r>
            <w:proofErr w:type="gramStart"/>
            <w:r w:rsidR="00E85679" w:rsidRPr="007C3C1A">
              <w:rPr>
                <w:rFonts w:eastAsia="Times New Roman"/>
                <w:sz w:val="14"/>
                <w:szCs w:val="14"/>
              </w:rPr>
              <w:t>kW;</w:t>
            </w:r>
            <w:proofErr w:type="gramEnd"/>
          </w:p>
          <w:p w14:paraId="6BA3ECE5" w14:textId="217A553D" w:rsidR="00E85679" w:rsidRPr="007C3C1A" w:rsidRDefault="00E85679" w:rsidP="00E85679">
            <w:pPr>
              <w:spacing w:after="0"/>
              <w:rPr>
                <w:rFonts w:eastAsia="Times New Roman"/>
                <w:sz w:val="14"/>
                <w:szCs w:val="14"/>
              </w:rPr>
            </w:pPr>
            <w:r w:rsidRPr="007C3C1A">
              <w:rPr>
                <w:rFonts w:eastAsia="Times New Roman"/>
                <w:sz w:val="14"/>
                <w:szCs w:val="14"/>
              </w:rPr>
              <w:t xml:space="preserve">Else if C03 = Residential-Duty Commercial Instantaneous, then value must be ≤ 58.6 </w:t>
            </w:r>
            <w:proofErr w:type="gramStart"/>
            <w:r w:rsidRPr="007C3C1A">
              <w:rPr>
                <w:rFonts w:eastAsia="Times New Roman"/>
                <w:sz w:val="14"/>
                <w:szCs w:val="14"/>
              </w:rPr>
              <w:t>kW;</w:t>
            </w:r>
            <w:proofErr w:type="gramEnd"/>
          </w:p>
          <w:p w14:paraId="0AC401EF" w14:textId="77777777" w:rsidR="00E85679" w:rsidRPr="007C3C1A" w:rsidRDefault="00E85679" w:rsidP="00E85679">
            <w:pPr>
              <w:spacing w:after="0"/>
              <w:rPr>
                <w:rFonts w:eastAsia="Times New Roman"/>
                <w:sz w:val="14"/>
                <w:szCs w:val="14"/>
              </w:rPr>
            </w:pPr>
            <w:r w:rsidRPr="007C3C1A">
              <w:rPr>
                <w:rFonts w:eastAsia="Times New Roman"/>
                <w:sz w:val="14"/>
                <w:szCs w:val="14"/>
              </w:rPr>
              <w:t>End If</w:t>
            </w:r>
          </w:p>
          <w:p w14:paraId="7477FF4A" w14:textId="7AA2347D" w:rsidR="007C3709" w:rsidRDefault="00E85679" w:rsidP="007C3709">
            <w:pPr>
              <w:spacing w:after="0"/>
              <w:rPr>
                <w:rFonts w:eastAsia="Times New Roman"/>
                <w:sz w:val="14"/>
                <w:szCs w:val="14"/>
              </w:rPr>
            </w:pPr>
            <w:r w:rsidRPr="007C3C1A">
              <w:rPr>
                <w:rFonts w:eastAsia="Times New Roman"/>
                <w:sz w:val="14"/>
                <w:szCs w:val="14"/>
              </w:rPr>
              <w:t xml:space="preserve">If the value passes range test, it is stored in </w:t>
            </w:r>
            <w:proofErr w:type="spellStart"/>
            <w:r w:rsidRPr="007C3C1A">
              <w:rPr>
                <w:rFonts w:eastAsia="Times New Roman"/>
                <w:sz w:val="14"/>
                <w:szCs w:val="14"/>
              </w:rPr>
              <w:t>WaterHeaterElectricFiredRatedInput</w:t>
            </w:r>
            <w:proofErr w:type="spellEnd"/>
            <w:r w:rsidRPr="007C3C1A">
              <w:rPr>
                <w:rFonts w:eastAsia="Times New Roman"/>
                <w:sz w:val="14"/>
                <w:szCs w:val="14"/>
              </w:rPr>
              <w:t xml:space="preserve">, if C06 = Electric Resistance. </w:t>
            </w:r>
            <w:proofErr w:type="gramStart"/>
            <w:r w:rsidRPr="007C3C1A">
              <w:rPr>
                <w:rFonts w:eastAsia="Times New Roman"/>
                <w:sz w:val="14"/>
                <w:szCs w:val="14"/>
              </w:rPr>
              <w:t>Otherwise</w:t>
            </w:r>
            <w:proofErr w:type="gramEnd"/>
            <w:r w:rsidRPr="007C3C1A">
              <w:rPr>
                <w:rFonts w:eastAsia="Times New Roman"/>
                <w:sz w:val="14"/>
                <w:szCs w:val="14"/>
              </w:rPr>
              <w:t xml:space="preserve"> the value is stored in </w:t>
            </w:r>
            <w:proofErr w:type="spellStart"/>
            <w:r w:rsidRPr="007C3C1A">
              <w:rPr>
                <w:rFonts w:eastAsia="Times New Roman"/>
                <w:sz w:val="14"/>
                <w:szCs w:val="14"/>
              </w:rPr>
              <w:t>WaterHeaterGasFiredRatedInput</w:t>
            </w:r>
            <w:proofErr w:type="spellEnd"/>
            <w:r w:rsidR="007C3709">
              <w:rPr>
                <w:rFonts w:eastAsia="Times New Roman"/>
                <w:sz w:val="14"/>
                <w:szCs w:val="14"/>
              </w:rPr>
              <w:t>;</w:t>
            </w:r>
          </w:p>
          <w:p w14:paraId="1C8AE14D" w14:textId="27A73800" w:rsidR="00E85679" w:rsidRPr="007C3709" w:rsidRDefault="007C3709" w:rsidP="00E85679">
            <w:pPr>
              <w:rPr>
                <w:sz w:val="14"/>
                <w:szCs w:val="14"/>
              </w:rPr>
            </w:pPr>
            <w:r w:rsidRPr="007C3709">
              <w:rPr>
                <w:rFonts w:asciiTheme="minorHAnsi" w:eastAsia="Times New Roman" w:hAnsiTheme="minorHAnsi" w:cstheme="minorHAnsi"/>
                <w:sz w:val="14"/>
                <w:szCs w:val="14"/>
              </w:rPr>
              <w:t xml:space="preserve">Elseif </w:t>
            </w:r>
            <w:r w:rsidR="00331637">
              <w:rPr>
                <w:rFonts w:asciiTheme="minorHAnsi" w:eastAsia="Times New Roman" w:hAnsiTheme="minorHAnsi" w:cstheme="minorHAnsi"/>
                <w:sz w:val="14"/>
                <w:szCs w:val="14"/>
              </w:rPr>
              <w:t>C</w:t>
            </w:r>
            <w:r w:rsidRPr="007C3709">
              <w:rPr>
                <w:rFonts w:asciiTheme="minorHAnsi" w:eastAsia="Times New Roman" w:hAnsiTheme="minorHAnsi" w:cstheme="minorHAnsi"/>
                <w:sz w:val="14"/>
                <w:szCs w:val="14"/>
              </w:rPr>
              <w:t xml:space="preserve">03 = Boiler or Indirect, no limit on input value </w:t>
            </w:r>
            <w:r w:rsidR="00E85679" w:rsidRPr="007C3709">
              <w:rPr>
                <w:rFonts w:eastAsia="Times New Roman"/>
                <w:sz w:val="14"/>
                <w:szCs w:val="14"/>
              </w:rPr>
              <w:t>&gt;&gt;</w:t>
            </w:r>
          </w:p>
          <w:p w14:paraId="557822B3" w14:textId="5F396052" w:rsidR="00E85679" w:rsidRPr="007C3C1A" w:rsidRDefault="00E85679" w:rsidP="00E85679">
            <w:pPr>
              <w:spacing w:after="0"/>
              <w:rPr>
                <w:rFonts w:asciiTheme="minorHAnsi" w:eastAsia="Times New Roman" w:hAnsiTheme="minorHAnsi" w:cstheme="minorHAnsi"/>
                <w:sz w:val="20"/>
                <w:szCs w:val="20"/>
              </w:rPr>
            </w:pPr>
          </w:p>
        </w:tc>
        <w:tc>
          <w:tcPr>
            <w:tcW w:w="1227" w:type="dxa"/>
            <w:tcBorders>
              <w:top w:val="single" w:sz="4" w:space="0" w:color="auto"/>
              <w:left w:val="single" w:sz="4" w:space="0" w:color="auto"/>
              <w:bottom w:val="single" w:sz="4" w:space="0" w:color="auto"/>
              <w:right w:val="single" w:sz="4" w:space="0" w:color="auto"/>
            </w:tcBorders>
          </w:tcPr>
          <w:p w14:paraId="2158E376" w14:textId="77777777" w:rsidR="00E85679" w:rsidRDefault="00E85679" w:rsidP="00E8567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t>&lt;</w:t>
            </w:r>
            <w:proofErr w:type="gramStart"/>
            <w:r w:rsidRPr="00B67E3D">
              <w:rPr>
                <w:rFonts w:asciiTheme="minorHAnsi" w:eastAsia="Times New Roman" w:hAnsiTheme="minorHAnsi" w:cstheme="minorHAnsi"/>
                <w:sz w:val="20"/>
                <w:szCs w:val="20"/>
              </w:rPr>
              <w:t xml:space="preserve">&lt; </w:t>
            </w:r>
            <w:r>
              <w:rPr>
                <w:rFonts w:asciiTheme="minorHAnsi" w:eastAsia="Times New Roman" w:hAnsiTheme="minorHAnsi" w:cstheme="minorHAnsi"/>
                <w:sz w:val="20"/>
                <w:szCs w:val="20"/>
              </w:rPr>
              <w:t xml:space="preserve"> Reference</w:t>
            </w:r>
            <w:proofErr w:type="gramEnd"/>
            <w:r>
              <w:rPr>
                <w:rFonts w:asciiTheme="minorHAnsi" w:eastAsia="Times New Roman" w:hAnsiTheme="minorHAnsi" w:cstheme="minorHAnsi"/>
                <w:sz w:val="20"/>
                <w:szCs w:val="20"/>
              </w:rPr>
              <w:t xml:space="preserve"> value from B09; </w:t>
            </w:r>
          </w:p>
          <w:p w14:paraId="363B2087" w14:textId="28901EA1" w:rsidR="00E85679" w:rsidRPr="00B67E3D" w:rsidRDefault="00E85679" w:rsidP="00E8567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r>
              <w:rPr>
                <w:rFonts w:asciiTheme="minorHAnsi" w:eastAsia="Times New Roman" w:hAnsiTheme="minorHAnsi" w:cstheme="minorHAnsi"/>
                <w:sz w:val="20"/>
                <w:szCs w:val="20"/>
              </w:rPr>
              <w:t xml:space="preserve">elseif prescriptive, then user select from AFUE, Thermal Efficiency, </w:t>
            </w:r>
            <w:r w:rsidR="0052392E">
              <w:rPr>
                <w:rFonts w:asciiTheme="minorHAnsi" w:eastAsia="Times New Roman" w:hAnsiTheme="minorHAnsi" w:cstheme="minorHAnsi"/>
                <w:sz w:val="20"/>
                <w:szCs w:val="20"/>
              </w:rPr>
              <w:t xml:space="preserve">Uniform </w:t>
            </w:r>
            <w:r>
              <w:rPr>
                <w:rFonts w:asciiTheme="minorHAnsi" w:eastAsia="Times New Roman" w:hAnsiTheme="minorHAnsi" w:cstheme="minorHAnsi"/>
                <w:sz w:val="20"/>
                <w:szCs w:val="20"/>
              </w:rPr>
              <w:t>Energy Factor</w:t>
            </w:r>
            <w:r w:rsidR="00B725D7">
              <w:rPr>
                <w:rFonts w:asciiTheme="minorHAnsi" w:eastAsia="Times New Roman" w:hAnsiTheme="minorHAnsi" w:cstheme="minorHAnsi"/>
                <w:sz w:val="20"/>
                <w:szCs w:val="20"/>
              </w:rPr>
              <w:t>, and Energy Factor</w:t>
            </w:r>
            <w:r w:rsidRPr="00B67E3D">
              <w:rPr>
                <w:rFonts w:asciiTheme="minorHAnsi" w:eastAsia="Times New Roman" w:hAnsiTheme="minorHAnsi" w:cstheme="minorHAnsi"/>
                <w:sz w:val="20"/>
                <w:szCs w:val="20"/>
              </w:rPr>
              <w:t xml:space="preserve"> &gt;&gt;</w:t>
            </w:r>
          </w:p>
        </w:tc>
        <w:tc>
          <w:tcPr>
            <w:tcW w:w="1227" w:type="dxa"/>
            <w:tcBorders>
              <w:top w:val="single" w:sz="4" w:space="0" w:color="auto"/>
              <w:left w:val="single" w:sz="4" w:space="0" w:color="auto"/>
              <w:bottom w:val="single" w:sz="4" w:space="0" w:color="auto"/>
              <w:right w:val="single" w:sz="4" w:space="0" w:color="auto"/>
            </w:tcBorders>
          </w:tcPr>
          <w:p w14:paraId="1504CE2F" w14:textId="3C1EBCE5" w:rsidR="00E85679" w:rsidRDefault="00E85679" w:rsidP="00E8567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t xml:space="preserve">&lt;&lt; User Input must </w:t>
            </w:r>
            <w:r>
              <w:rPr>
                <w:rFonts w:asciiTheme="minorHAnsi" w:eastAsia="Times New Roman" w:hAnsiTheme="minorHAnsi" w:cstheme="minorHAnsi"/>
                <w:sz w:val="20"/>
                <w:szCs w:val="20"/>
              </w:rPr>
              <w:t xml:space="preserve">be </w:t>
            </w:r>
            <w:r w:rsidRPr="00B67E3D">
              <w:rPr>
                <w:rFonts w:asciiTheme="minorHAnsi" w:eastAsia="Times New Roman" w:hAnsiTheme="minorHAnsi" w:cstheme="minorHAnsi"/>
                <w:sz w:val="20"/>
                <w:szCs w:val="20"/>
              </w:rPr>
              <w:t>≥ B10</w:t>
            </w:r>
            <w:r>
              <w:rPr>
                <w:rFonts w:asciiTheme="minorHAnsi" w:eastAsia="Times New Roman" w:hAnsiTheme="minorHAnsi" w:cstheme="minorHAnsi"/>
                <w:sz w:val="20"/>
                <w:szCs w:val="20"/>
              </w:rPr>
              <w:t xml:space="preserve">, Value may only be NA if B10 = NA </w:t>
            </w:r>
          </w:p>
          <w:p w14:paraId="155B9CD5" w14:textId="01CD6E0C" w:rsidR="00E85679" w:rsidRPr="00B67E3D" w:rsidRDefault="00E85679" w:rsidP="00E8567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t>&gt;&gt;</w:t>
            </w:r>
          </w:p>
        </w:tc>
        <w:tc>
          <w:tcPr>
            <w:tcW w:w="1227" w:type="dxa"/>
            <w:tcBorders>
              <w:top w:val="single" w:sz="4" w:space="0" w:color="auto"/>
              <w:left w:val="single" w:sz="4" w:space="0" w:color="auto"/>
              <w:bottom w:val="single" w:sz="4" w:space="0" w:color="auto"/>
              <w:right w:val="single" w:sz="4" w:space="0" w:color="auto"/>
            </w:tcBorders>
          </w:tcPr>
          <w:p w14:paraId="3BDCC4A7" w14:textId="594B3A7A" w:rsidR="00E85679" w:rsidRDefault="00E85679" w:rsidP="00E8567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t>&lt;&lt; User Input must ≤ B11</w:t>
            </w:r>
            <w:r>
              <w:rPr>
                <w:rFonts w:asciiTheme="minorHAnsi" w:eastAsia="Times New Roman" w:hAnsiTheme="minorHAnsi" w:cstheme="minorHAnsi"/>
                <w:sz w:val="20"/>
                <w:szCs w:val="20"/>
              </w:rPr>
              <w:t>,</w:t>
            </w:r>
            <w:r w:rsidRPr="00B67E3D">
              <w:rPr>
                <w:rFonts w:asciiTheme="minorHAnsi" w:eastAsia="Times New Roman" w:hAnsiTheme="minorHAnsi" w:cstheme="minorHAnsi"/>
                <w:sz w:val="20"/>
                <w:szCs w:val="20"/>
              </w:rPr>
              <w:t xml:space="preserve"> </w:t>
            </w:r>
          </w:p>
          <w:p w14:paraId="769C5D49" w14:textId="37311563" w:rsidR="00E85679" w:rsidRPr="00B67E3D" w:rsidRDefault="00E85679" w:rsidP="00E8567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r>
              <w:rPr>
                <w:rFonts w:asciiTheme="minorHAnsi" w:eastAsia="Times New Roman" w:hAnsiTheme="minorHAnsi" w:cstheme="minorHAnsi"/>
                <w:sz w:val="20"/>
                <w:szCs w:val="20"/>
              </w:rPr>
              <w:t>Value may only be NA if B11 = NA</w:t>
            </w:r>
            <w:r w:rsidDel="00855553">
              <w:rPr>
                <w:rFonts w:asciiTheme="minorHAnsi" w:eastAsia="Times New Roman" w:hAnsiTheme="minorHAnsi" w:cstheme="minorHAnsi"/>
                <w:sz w:val="20"/>
                <w:szCs w:val="20"/>
              </w:rPr>
              <w:t xml:space="preserve"> </w:t>
            </w:r>
            <w:r w:rsidRPr="00B67E3D">
              <w:rPr>
                <w:rFonts w:asciiTheme="minorHAnsi" w:eastAsia="Times New Roman" w:hAnsiTheme="minorHAnsi" w:cstheme="minorHAnsi"/>
                <w:sz w:val="20"/>
                <w:szCs w:val="20"/>
              </w:rPr>
              <w:t>&gt;&gt;</w:t>
            </w:r>
          </w:p>
        </w:tc>
        <w:tc>
          <w:tcPr>
            <w:tcW w:w="1095" w:type="dxa"/>
            <w:tcBorders>
              <w:top w:val="single" w:sz="4" w:space="0" w:color="auto"/>
              <w:left w:val="single" w:sz="4" w:space="0" w:color="auto"/>
              <w:bottom w:val="single" w:sz="4" w:space="0" w:color="auto"/>
              <w:right w:val="single" w:sz="4" w:space="0" w:color="auto"/>
            </w:tcBorders>
          </w:tcPr>
          <w:p w14:paraId="1057A509" w14:textId="710E4A82" w:rsidR="00E85679" w:rsidRDefault="00E85679" w:rsidP="00E8567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t>&lt;&lt; User Input must ≥ B12</w:t>
            </w:r>
            <w:r>
              <w:rPr>
                <w:rFonts w:asciiTheme="minorHAnsi" w:eastAsia="Times New Roman" w:hAnsiTheme="minorHAnsi" w:cstheme="minorHAnsi"/>
                <w:sz w:val="20"/>
                <w:szCs w:val="20"/>
              </w:rPr>
              <w:t xml:space="preserve">, </w:t>
            </w:r>
          </w:p>
          <w:p w14:paraId="67B3A56A" w14:textId="71410D27" w:rsidR="00E85679" w:rsidRPr="00B67E3D" w:rsidRDefault="00E85679" w:rsidP="00E8567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r>
              <w:rPr>
                <w:rFonts w:asciiTheme="minorHAnsi" w:eastAsia="Times New Roman" w:hAnsiTheme="minorHAnsi" w:cstheme="minorHAnsi"/>
                <w:sz w:val="20"/>
                <w:szCs w:val="20"/>
              </w:rPr>
              <w:t>Value may only be NA if B12 = NA</w:t>
            </w:r>
            <w:r w:rsidRPr="00B67E3D">
              <w:rPr>
                <w:rFonts w:asciiTheme="minorHAnsi" w:eastAsia="Times New Roman" w:hAnsiTheme="minorHAnsi" w:cstheme="minorHAnsi"/>
                <w:sz w:val="20"/>
                <w:szCs w:val="20"/>
              </w:rPr>
              <w:t>&gt;&gt;</w:t>
            </w:r>
          </w:p>
        </w:tc>
      </w:tr>
      <w:tr w:rsidR="00E85679" w:rsidRPr="006F1F7B" w14:paraId="0C8CD72E" w14:textId="77777777" w:rsidTr="000A511C">
        <w:trPr>
          <w:cantSplit/>
          <w:trHeight w:val="144"/>
        </w:trPr>
        <w:tc>
          <w:tcPr>
            <w:tcW w:w="1243" w:type="dxa"/>
            <w:tcBorders>
              <w:top w:val="single" w:sz="4" w:space="0" w:color="auto"/>
              <w:left w:val="single" w:sz="4" w:space="0" w:color="auto"/>
              <w:bottom w:val="single" w:sz="4" w:space="0" w:color="auto"/>
              <w:right w:val="single" w:sz="4" w:space="0" w:color="auto"/>
            </w:tcBorders>
            <w:vAlign w:val="center"/>
          </w:tcPr>
          <w:p w14:paraId="638BDBC2" w14:textId="77777777" w:rsidR="00E85679" w:rsidRPr="00B67E3D" w:rsidRDefault="00E85679" w:rsidP="00E8567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1243" w:type="dxa"/>
            <w:tcBorders>
              <w:top w:val="single" w:sz="4" w:space="0" w:color="auto"/>
              <w:left w:val="single" w:sz="4" w:space="0" w:color="auto"/>
              <w:bottom w:val="single" w:sz="4" w:space="0" w:color="auto"/>
              <w:right w:val="single" w:sz="4" w:space="0" w:color="auto"/>
            </w:tcBorders>
            <w:vAlign w:val="center"/>
          </w:tcPr>
          <w:p w14:paraId="077A7D6B" w14:textId="77777777" w:rsidR="00E85679" w:rsidRPr="00B67E3D" w:rsidRDefault="00E85679" w:rsidP="00E8567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1243" w:type="dxa"/>
            <w:tcBorders>
              <w:top w:val="single" w:sz="4" w:space="0" w:color="auto"/>
              <w:left w:val="single" w:sz="4" w:space="0" w:color="auto"/>
              <w:bottom w:val="single" w:sz="4" w:space="0" w:color="auto"/>
              <w:right w:val="single" w:sz="4" w:space="0" w:color="auto"/>
            </w:tcBorders>
            <w:vAlign w:val="center"/>
          </w:tcPr>
          <w:p w14:paraId="012A207B" w14:textId="77777777" w:rsidR="00E85679" w:rsidRPr="00B67E3D" w:rsidRDefault="00E85679" w:rsidP="00E8567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1306" w:type="dxa"/>
            <w:tcBorders>
              <w:top w:val="single" w:sz="4" w:space="0" w:color="auto"/>
              <w:left w:val="single" w:sz="4" w:space="0" w:color="auto"/>
              <w:bottom w:val="single" w:sz="4" w:space="0" w:color="auto"/>
              <w:right w:val="single" w:sz="4" w:space="0" w:color="auto"/>
            </w:tcBorders>
            <w:vAlign w:val="center"/>
          </w:tcPr>
          <w:p w14:paraId="482CC169" w14:textId="77777777" w:rsidR="00E85679" w:rsidRPr="00B67E3D" w:rsidRDefault="00E85679" w:rsidP="00E8567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1044" w:type="dxa"/>
            <w:tcBorders>
              <w:top w:val="single" w:sz="4" w:space="0" w:color="auto"/>
              <w:left w:val="single" w:sz="4" w:space="0" w:color="auto"/>
              <w:bottom w:val="single" w:sz="4" w:space="0" w:color="auto"/>
              <w:right w:val="single" w:sz="4" w:space="0" w:color="auto"/>
            </w:tcBorders>
            <w:vAlign w:val="center"/>
          </w:tcPr>
          <w:p w14:paraId="7804B1DC" w14:textId="77777777" w:rsidR="00E85679" w:rsidRPr="00B67E3D" w:rsidRDefault="00E85679" w:rsidP="00E8567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1243" w:type="dxa"/>
            <w:tcBorders>
              <w:top w:val="single" w:sz="4" w:space="0" w:color="auto"/>
              <w:left w:val="single" w:sz="4" w:space="0" w:color="auto"/>
              <w:bottom w:val="single" w:sz="4" w:space="0" w:color="auto"/>
              <w:right w:val="single" w:sz="4" w:space="0" w:color="auto"/>
            </w:tcBorders>
            <w:vAlign w:val="center"/>
          </w:tcPr>
          <w:p w14:paraId="67282C9F" w14:textId="77777777" w:rsidR="00E85679" w:rsidRPr="00B67E3D" w:rsidRDefault="00E85679" w:rsidP="00E8567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1243" w:type="dxa"/>
            <w:tcBorders>
              <w:top w:val="single" w:sz="4" w:space="0" w:color="auto"/>
              <w:left w:val="single" w:sz="4" w:space="0" w:color="auto"/>
              <w:bottom w:val="single" w:sz="4" w:space="0" w:color="auto"/>
              <w:right w:val="single" w:sz="4" w:space="0" w:color="auto"/>
            </w:tcBorders>
            <w:vAlign w:val="center"/>
          </w:tcPr>
          <w:p w14:paraId="0B44B897" w14:textId="77777777" w:rsidR="00E85679" w:rsidRPr="00B67E3D" w:rsidRDefault="00E85679" w:rsidP="00E8567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1054" w:type="dxa"/>
            <w:tcBorders>
              <w:top w:val="single" w:sz="4" w:space="0" w:color="auto"/>
              <w:left w:val="single" w:sz="4" w:space="0" w:color="auto"/>
              <w:bottom w:val="single" w:sz="4" w:space="0" w:color="auto"/>
              <w:right w:val="single" w:sz="4" w:space="0" w:color="auto"/>
            </w:tcBorders>
            <w:vAlign w:val="center"/>
          </w:tcPr>
          <w:p w14:paraId="666A30C0" w14:textId="77777777" w:rsidR="00E85679" w:rsidRPr="00B67E3D" w:rsidRDefault="00E85679" w:rsidP="00E8567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1227" w:type="dxa"/>
            <w:tcBorders>
              <w:top w:val="single" w:sz="4" w:space="0" w:color="auto"/>
              <w:left w:val="single" w:sz="4" w:space="0" w:color="auto"/>
              <w:bottom w:val="single" w:sz="4" w:space="0" w:color="auto"/>
              <w:right w:val="single" w:sz="4" w:space="0" w:color="auto"/>
            </w:tcBorders>
            <w:vAlign w:val="center"/>
          </w:tcPr>
          <w:p w14:paraId="12DD22EC" w14:textId="77777777" w:rsidR="00E85679" w:rsidRPr="00B67E3D" w:rsidRDefault="00E85679" w:rsidP="00E8567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1227" w:type="dxa"/>
            <w:tcBorders>
              <w:top w:val="single" w:sz="4" w:space="0" w:color="auto"/>
              <w:left w:val="single" w:sz="4" w:space="0" w:color="auto"/>
              <w:bottom w:val="single" w:sz="4" w:space="0" w:color="auto"/>
              <w:right w:val="single" w:sz="4" w:space="0" w:color="auto"/>
            </w:tcBorders>
            <w:vAlign w:val="center"/>
          </w:tcPr>
          <w:p w14:paraId="48918429" w14:textId="77777777" w:rsidR="00E85679" w:rsidRPr="00B67E3D" w:rsidRDefault="00E85679" w:rsidP="00E8567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1227" w:type="dxa"/>
            <w:tcBorders>
              <w:top w:val="single" w:sz="4" w:space="0" w:color="auto"/>
              <w:left w:val="single" w:sz="4" w:space="0" w:color="auto"/>
              <w:bottom w:val="single" w:sz="4" w:space="0" w:color="auto"/>
              <w:right w:val="single" w:sz="4" w:space="0" w:color="auto"/>
            </w:tcBorders>
            <w:vAlign w:val="center"/>
          </w:tcPr>
          <w:p w14:paraId="1187FD3A" w14:textId="77777777" w:rsidR="00E85679" w:rsidRPr="00B67E3D" w:rsidRDefault="00E85679" w:rsidP="00E8567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1095" w:type="dxa"/>
            <w:tcBorders>
              <w:top w:val="single" w:sz="4" w:space="0" w:color="auto"/>
              <w:left w:val="single" w:sz="4" w:space="0" w:color="auto"/>
              <w:bottom w:val="single" w:sz="4" w:space="0" w:color="auto"/>
              <w:right w:val="single" w:sz="4" w:space="0" w:color="auto"/>
            </w:tcBorders>
            <w:vAlign w:val="center"/>
          </w:tcPr>
          <w:p w14:paraId="290A55DD" w14:textId="77777777" w:rsidR="00E85679" w:rsidRPr="00B67E3D" w:rsidRDefault="00E85679" w:rsidP="00E8567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bl>
    <w:p w14:paraId="41640B0B" w14:textId="65E3EA78" w:rsidR="00052AEF" w:rsidRDefault="00052AEF" w:rsidP="00F947E9">
      <w:pPr>
        <w:spacing w:after="0"/>
        <w:rPr>
          <w:ins w:id="499" w:author="Alhabibi, Haider@Energy" w:date="2022-03-11T08:13:00Z"/>
          <w:rFonts w:asciiTheme="minorHAnsi" w:hAnsiTheme="minorHAnsi" w:cstheme="minorHAnsi"/>
          <w:sz w:val="20"/>
          <w:szCs w:val="20"/>
        </w:rPr>
      </w:pPr>
    </w:p>
    <w:tbl>
      <w:tblPr>
        <w:tblStyle w:val="TableGrid"/>
        <w:tblW w:w="14395" w:type="dxa"/>
        <w:tblLook w:val="04A0" w:firstRow="1" w:lastRow="0" w:firstColumn="1" w:lastColumn="0" w:noHBand="0" w:noVBand="1"/>
      </w:tblPr>
      <w:tblGrid>
        <w:gridCol w:w="1208"/>
        <w:gridCol w:w="1577"/>
        <w:gridCol w:w="1440"/>
        <w:gridCol w:w="1260"/>
        <w:gridCol w:w="1260"/>
        <w:gridCol w:w="1170"/>
        <w:gridCol w:w="1260"/>
        <w:gridCol w:w="1260"/>
        <w:gridCol w:w="1350"/>
        <w:gridCol w:w="1440"/>
        <w:gridCol w:w="1170"/>
      </w:tblGrid>
      <w:tr w:rsidR="00FC6523" w:rsidRPr="00C071B0" w14:paraId="558FF99E" w14:textId="77777777" w:rsidTr="0062515C">
        <w:trPr>
          <w:ins w:id="500" w:author="Alhabibi, Haider@Energy" w:date="2022-03-11T08:13:00Z"/>
        </w:trPr>
        <w:tc>
          <w:tcPr>
            <w:tcW w:w="14395" w:type="dxa"/>
            <w:gridSpan w:val="11"/>
          </w:tcPr>
          <w:p w14:paraId="2EEA86B5" w14:textId="223E0D1D" w:rsidR="00FC6523" w:rsidRPr="00D42D0F" w:rsidRDefault="00FC6523" w:rsidP="0062515C">
            <w:pPr>
              <w:spacing w:after="0"/>
              <w:rPr>
                <w:ins w:id="501" w:author="Alhabibi, Haider@Energy" w:date="2022-03-11T08:13:00Z"/>
                <w:rFonts w:cstheme="minorHAnsi"/>
                <w:b/>
                <w:sz w:val="20"/>
                <w:szCs w:val="20"/>
              </w:rPr>
            </w:pPr>
            <w:bookmarkStart w:id="502" w:name="_Hlk97879537"/>
            <w:ins w:id="503" w:author="Alhabibi, Haider@Energy" w:date="2022-03-11T08:13:00Z">
              <w:r>
                <w:rPr>
                  <w:rFonts w:cstheme="minorHAnsi"/>
                  <w:b/>
                  <w:sz w:val="20"/>
                  <w:szCs w:val="20"/>
                </w:rPr>
                <w:t>C2</w:t>
              </w:r>
              <w:r w:rsidRPr="00405CF9">
                <w:rPr>
                  <w:rFonts w:cstheme="minorHAnsi"/>
                  <w:b/>
                  <w:sz w:val="20"/>
                  <w:szCs w:val="20"/>
                </w:rPr>
                <w:t>. Installed</w:t>
              </w:r>
              <w:r w:rsidRPr="00D42D0F">
                <w:rPr>
                  <w:rFonts w:cstheme="minorHAnsi"/>
                  <w:b/>
                  <w:sz w:val="20"/>
                  <w:szCs w:val="20"/>
                </w:rPr>
                <w:t xml:space="preserve"> </w:t>
              </w:r>
              <w:r>
                <w:rPr>
                  <w:rFonts w:cstheme="minorHAnsi"/>
                  <w:b/>
                  <w:sz w:val="20"/>
                  <w:szCs w:val="20"/>
                </w:rPr>
                <w:t xml:space="preserve">CHPWH System </w:t>
              </w:r>
              <w:r w:rsidRPr="00D42D0F">
                <w:rPr>
                  <w:rFonts w:cstheme="minorHAnsi"/>
                  <w:b/>
                  <w:sz w:val="20"/>
                  <w:szCs w:val="20"/>
                </w:rPr>
                <w:t>Information</w:t>
              </w:r>
            </w:ins>
          </w:p>
          <w:p w14:paraId="3A0A714E" w14:textId="77777777" w:rsidR="00D023EC" w:rsidRDefault="00D023EC" w:rsidP="00D023EC">
            <w:pPr>
              <w:spacing w:after="0"/>
              <w:rPr>
                <w:ins w:id="504" w:author="Alhabibi, Haider@Energy" w:date="2022-03-11T08:55:00Z"/>
                <w:sz w:val="18"/>
                <w:szCs w:val="18"/>
              </w:rPr>
            </w:pPr>
            <w:ins w:id="505" w:author="Alhabibi, Haider@Energy" w:date="2022-03-11T08:55:00Z">
              <w:r>
                <w:rPr>
                  <w:sz w:val="18"/>
                  <w:szCs w:val="18"/>
                </w:rPr>
                <w:t>&lt;&lt;Static Text - see the top&gt;&gt;</w:t>
              </w:r>
            </w:ins>
          </w:p>
          <w:p w14:paraId="3DA98BB6" w14:textId="77777777" w:rsidR="00D023EC" w:rsidRDefault="00D023EC" w:rsidP="00D023EC">
            <w:pPr>
              <w:spacing w:after="0"/>
              <w:rPr>
                <w:ins w:id="506" w:author="Alhabibi, Haider@Energy" w:date="2022-03-11T08:55:00Z"/>
                <w:rFonts w:cstheme="minorHAnsi"/>
                <w:sz w:val="20"/>
                <w:szCs w:val="20"/>
              </w:rPr>
            </w:pPr>
            <w:ins w:id="507" w:author="Alhabibi, Haider@Energy" w:date="2022-03-11T08:55:00Z">
              <w:r>
                <w:rPr>
                  <w:rFonts w:cstheme="minorHAnsi"/>
                  <w:sz w:val="20"/>
                  <w:szCs w:val="20"/>
                </w:rPr>
                <w:t xml:space="preserve">&lt;&lt;If Table B2 does apply, then require table, else </w:t>
              </w:r>
              <w:r w:rsidRPr="00E12A63">
                <w:rPr>
                  <w:rFonts w:asciiTheme="minorHAnsi" w:hAnsiTheme="minorHAnsi" w:cstheme="minorHAnsi"/>
                  <w:sz w:val="20"/>
                  <w:szCs w:val="20"/>
                </w:rPr>
                <w:t>display the "section does not apply" message</w:t>
              </w:r>
              <w:r>
                <w:rPr>
                  <w:rFonts w:cstheme="minorHAnsi"/>
                  <w:sz w:val="20"/>
                  <w:szCs w:val="20"/>
                </w:rPr>
                <w:t>&gt;&gt;</w:t>
              </w:r>
            </w:ins>
          </w:p>
          <w:p w14:paraId="5CDE41D2" w14:textId="2C619ECF" w:rsidR="00FC6523" w:rsidRPr="003F4127" w:rsidRDefault="00D023EC" w:rsidP="00D023EC">
            <w:pPr>
              <w:spacing w:after="0"/>
              <w:rPr>
                <w:ins w:id="508" w:author="Alhabibi, Haider@Energy" w:date="2022-03-11T08:13:00Z"/>
                <w:rFonts w:cstheme="minorHAnsi"/>
                <w:sz w:val="20"/>
                <w:szCs w:val="20"/>
              </w:rPr>
            </w:pPr>
            <w:ins w:id="509" w:author="Alhabibi, Haider@Energy" w:date="2022-03-11T08:55:00Z">
              <w:r>
                <w:rPr>
                  <w:rFonts w:cstheme="minorHAnsi"/>
                  <w:sz w:val="20"/>
                  <w:szCs w:val="20"/>
                </w:rPr>
                <w:t xml:space="preserve">&lt;&lt;require one row of data for each water heater identified </w:t>
              </w:r>
              <w:r w:rsidRPr="00D967CC">
                <w:rPr>
                  <w:rFonts w:cstheme="minorHAnsi"/>
                  <w:sz w:val="20"/>
                  <w:szCs w:val="20"/>
                </w:rPr>
                <w:t>in Table B2</w:t>
              </w:r>
              <w:r>
                <w:rPr>
                  <w:rFonts w:cstheme="minorHAnsi"/>
                  <w:sz w:val="20"/>
                  <w:szCs w:val="20"/>
                </w:rPr>
                <w:t>&gt;&gt;</w:t>
              </w:r>
            </w:ins>
          </w:p>
        </w:tc>
      </w:tr>
      <w:tr w:rsidR="00FC6523" w:rsidRPr="00C071B0" w14:paraId="65F5E141" w14:textId="77777777" w:rsidTr="0062515C">
        <w:trPr>
          <w:ins w:id="510" w:author="Alhabibi, Haider@Energy" w:date="2022-03-11T08:13:00Z"/>
        </w:trPr>
        <w:tc>
          <w:tcPr>
            <w:tcW w:w="1208" w:type="dxa"/>
            <w:vAlign w:val="bottom"/>
          </w:tcPr>
          <w:p w14:paraId="0F68048F" w14:textId="77777777" w:rsidR="00FC6523" w:rsidRPr="003F4127" w:rsidRDefault="00FC6523" w:rsidP="0062515C">
            <w:pPr>
              <w:spacing w:after="0"/>
              <w:jc w:val="center"/>
              <w:rPr>
                <w:ins w:id="511" w:author="Alhabibi, Haider@Energy" w:date="2022-03-11T08:13:00Z"/>
                <w:rFonts w:cstheme="minorHAnsi"/>
                <w:sz w:val="20"/>
                <w:szCs w:val="20"/>
              </w:rPr>
            </w:pPr>
            <w:ins w:id="512" w:author="Alhabibi, Haider@Energy" w:date="2022-03-11T08:13:00Z">
              <w:r w:rsidRPr="003F4127">
                <w:rPr>
                  <w:rFonts w:eastAsia="Times New Roman" w:cstheme="minorHAnsi"/>
                  <w:sz w:val="20"/>
                  <w:szCs w:val="20"/>
                </w:rPr>
                <w:t>01</w:t>
              </w:r>
            </w:ins>
          </w:p>
        </w:tc>
        <w:tc>
          <w:tcPr>
            <w:tcW w:w="1577" w:type="dxa"/>
            <w:vAlign w:val="bottom"/>
          </w:tcPr>
          <w:p w14:paraId="2483937B" w14:textId="77777777" w:rsidR="00FC6523" w:rsidRPr="003F4127" w:rsidRDefault="00FC6523" w:rsidP="0062515C">
            <w:pPr>
              <w:spacing w:after="0"/>
              <w:jc w:val="center"/>
              <w:rPr>
                <w:ins w:id="513" w:author="Alhabibi, Haider@Energy" w:date="2022-03-11T08:13:00Z"/>
                <w:rFonts w:cstheme="minorHAnsi"/>
                <w:sz w:val="20"/>
                <w:szCs w:val="20"/>
              </w:rPr>
            </w:pPr>
            <w:ins w:id="514" w:author="Alhabibi, Haider@Energy" w:date="2022-03-11T08:13:00Z">
              <w:r w:rsidRPr="003F4127">
                <w:rPr>
                  <w:rFonts w:eastAsia="Times New Roman" w:cstheme="minorHAnsi"/>
                  <w:sz w:val="20"/>
                  <w:szCs w:val="20"/>
                </w:rPr>
                <w:t>02</w:t>
              </w:r>
            </w:ins>
          </w:p>
        </w:tc>
        <w:tc>
          <w:tcPr>
            <w:tcW w:w="1440" w:type="dxa"/>
          </w:tcPr>
          <w:p w14:paraId="66BD8BA1" w14:textId="77777777" w:rsidR="00FC6523" w:rsidRPr="003F4127" w:rsidRDefault="00FC6523" w:rsidP="0062515C">
            <w:pPr>
              <w:spacing w:after="0"/>
              <w:jc w:val="center"/>
              <w:rPr>
                <w:ins w:id="515" w:author="Alhabibi, Haider@Energy" w:date="2022-03-11T08:13:00Z"/>
                <w:rFonts w:eastAsia="Times New Roman" w:cstheme="minorHAnsi"/>
                <w:sz w:val="20"/>
                <w:szCs w:val="20"/>
              </w:rPr>
            </w:pPr>
            <w:ins w:id="516" w:author="Alhabibi, Haider@Energy" w:date="2022-03-11T08:13:00Z">
              <w:r w:rsidRPr="003F4127">
                <w:rPr>
                  <w:rFonts w:eastAsia="Times New Roman" w:cstheme="minorHAnsi"/>
                  <w:sz w:val="20"/>
                  <w:szCs w:val="20"/>
                </w:rPr>
                <w:t>03</w:t>
              </w:r>
            </w:ins>
          </w:p>
        </w:tc>
        <w:tc>
          <w:tcPr>
            <w:tcW w:w="1260" w:type="dxa"/>
          </w:tcPr>
          <w:p w14:paraId="10A2974D" w14:textId="77777777" w:rsidR="00FC6523" w:rsidRDefault="00FC6523" w:rsidP="0062515C">
            <w:pPr>
              <w:spacing w:after="0"/>
              <w:jc w:val="center"/>
              <w:rPr>
                <w:ins w:id="517" w:author="Alhabibi, Haider@Energy" w:date="2022-03-11T08:13:00Z"/>
                <w:rFonts w:eastAsia="Times New Roman" w:cstheme="minorHAnsi"/>
                <w:sz w:val="20"/>
                <w:szCs w:val="20"/>
              </w:rPr>
            </w:pPr>
            <w:ins w:id="518" w:author="Alhabibi, Haider@Energy" w:date="2022-03-11T08:13:00Z">
              <w:r w:rsidRPr="00CE2BD1">
                <w:rPr>
                  <w:rFonts w:eastAsia="Times New Roman" w:cs="Calibri"/>
                  <w:sz w:val="18"/>
                  <w:szCs w:val="18"/>
                </w:rPr>
                <w:t>04</w:t>
              </w:r>
            </w:ins>
          </w:p>
        </w:tc>
        <w:tc>
          <w:tcPr>
            <w:tcW w:w="1260" w:type="dxa"/>
          </w:tcPr>
          <w:p w14:paraId="48932975" w14:textId="77777777" w:rsidR="00FC6523" w:rsidRPr="003F4127" w:rsidRDefault="00FC6523" w:rsidP="0062515C">
            <w:pPr>
              <w:spacing w:after="0"/>
              <w:jc w:val="center"/>
              <w:rPr>
                <w:ins w:id="519" w:author="Alhabibi, Haider@Energy" w:date="2022-03-11T08:13:00Z"/>
                <w:rFonts w:eastAsia="Times New Roman" w:cstheme="minorHAnsi"/>
                <w:sz w:val="20"/>
                <w:szCs w:val="20"/>
              </w:rPr>
            </w:pPr>
            <w:ins w:id="520" w:author="Alhabibi, Haider@Energy" w:date="2022-03-11T08:13:00Z">
              <w:r>
                <w:rPr>
                  <w:rFonts w:eastAsia="Times New Roman" w:cstheme="minorHAnsi"/>
                  <w:sz w:val="20"/>
                  <w:szCs w:val="20"/>
                </w:rPr>
                <w:t>05</w:t>
              </w:r>
            </w:ins>
          </w:p>
        </w:tc>
        <w:tc>
          <w:tcPr>
            <w:tcW w:w="1170" w:type="dxa"/>
          </w:tcPr>
          <w:p w14:paraId="50AA4817" w14:textId="77777777" w:rsidR="00FC6523" w:rsidRDefault="00FC6523" w:rsidP="0062515C">
            <w:pPr>
              <w:spacing w:after="0"/>
              <w:jc w:val="center"/>
              <w:rPr>
                <w:ins w:id="521" w:author="Alhabibi, Haider@Energy" w:date="2022-03-11T08:13:00Z"/>
                <w:rFonts w:eastAsia="Times New Roman" w:cstheme="minorHAnsi"/>
                <w:sz w:val="20"/>
                <w:szCs w:val="20"/>
              </w:rPr>
            </w:pPr>
            <w:ins w:id="522" w:author="Alhabibi, Haider@Energy" w:date="2022-03-11T08:13:00Z">
              <w:r w:rsidRPr="00CE2BD1">
                <w:rPr>
                  <w:rFonts w:eastAsia="Times New Roman" w:cs="Calibri"/>
                  <w:sz w:val="18"/>
                  <w:szCs w:val="18"/>
                </w:rPr>
                <w:t>06</w:t>
              </w:r>
            </w:ins>
          </w:p>
        </w:tc>
        <w:tc>
          <w:tcPr>
            <w:tcW w:w="1260" w:type="dxa"/>
          </w:tcPr>
          <w:p w14:paraId="2F9C8B59" w14:textId="77777777" w:rsidR="00FC6523" w:rsidRDefault="00FC6523" w:rsidP="0062515C">
            <w:pPr>
              <w:spacing w:after="0"/>
              <w:jc w:val="center"/>
              <w:rPr>
                <w:ins w:id="523" w:author="Alhabibi, Haider@Energy" w:date="2022-03-11T08:13:00Z"/>
                <w:rFonts w:eastAsia="Times New Roman" w:cstheme="minorHAnsi"/>
                <w:sz w:val="20"/>
                <w:szCs w:val="20"/>
              </w:rPr>
            </w:pPr>
            <w:ins w:id="524" w:author="Alhabibi, Haider@Energy" w:date="2022-03-11T08:13:00Z">
              <w:r w:rsidRPr="00CE2BD1">
                <w:rPr>
                  <w:rFonts w:eastAsia="Times New Roman" w:cs="Calibri"/>
                  <w:sz w:val="18"/>
                  <w:szCs w:val="18"/>
                </w:rPr>
                <w:t>07</w:t>
              </w:r>
            </w:ins>
          </w:p>
        </w:tc>
        <w:tc>
          <w:tcPr>
            <w:tcW w:w="1260" w:type="dxa"/>
          </w:tcPr>
          <w:p w14:paraId="239AABE0" w14:textId="77777777" w:rsidR="00FC6523" w:rsidRPr="003F4127" w:rsidRDefault="00FC6523" w:rsidP="0062515C">
            <w:pPr>
              <w:spacing w:after="0"/>
              <w:jc w:val="center"/>
              <w:rPr>
                <w:ins w:id="525" w:author="Alhabibi, Haider@Energy" w:date="2022-03-11T08:13:00Z"/>
                <w:rFonts w:eastAsia="Times New Roman" w:cstheme="minorHAnsi"/>
                <w:sz w:val="20"/>
                <w:szCs w:val="20"/>
              </w:rPr>
            </w:pPr>
            <w:ins w:id="526" w:author="Alhabibi, Haider@Energy" w:date="2022-03-11T08:13:00Z">
              <w:r>
                <w:rPr>
                  <w:rFonts w:eastAsia="Times New Roman" w:cstheme="minorHAnsi"/>
                  <w:sz w:val="20"/>
                  <w:szCs w:val="20"/>
                </w:rPr>
                <w:t>08</w:t>
              </w:r>
            </w:ins>
          </w:p>
        </w:tc>
        <w:tc>
          <w:tcPr>
            <w:tcW w:w="1350" w:type="dxa"/>
          </w:tcPr>
          <w:p w14:paraId="7FC08258" w14:textId="77777777" w:rsidR="00FC6523" w:rsidRDefault="00FC6523" w:rsidP="0062515C">
            <w:pPr>
              <w:spacing w:after="0"/>
              <w:jc w:val="center"/>
              <w:rPr>
                <w:ins w:id="527" w:author="Alhabibi, Haider@Energy" w:date="2022-03-11T08:13:00Z"/>
                <w:rFonts w:eastAsia="Times New Roman" w:cstheme="minorHAnsi"/>
                <w:sz w:val="20"/>
                <w:szCs w:val="20"/>
              </w:rPr>
            </w:pPr>
            <w:ins w:id="528" w:author="Alhabibi, Haider@Energy" w:date="2022-03-11T08:13:00Z">
              <w:r w:rsidRPr="00CE2BD1">
                <w:rPr>
                  <w:rFonts w:eastAsia="Times New Roman" w:cs="Calibri"/>
                  <w:sz w:val="18"/>
                  <w:szCs w:val="18"/>
                </w:rPr>
                <w:t>09</w:t>
              </w:r>
            </w:ins>
          </w:p>
        </w:tc>
        <w:tc>
          <w:tcPr>
            <w:tcW w:w="1440" w:type="dxa"/>
          </w:tcPr>
          <w:p w14:paraId="17555F3C" w14:textId="77777777" w:rsidR="00FC6523" w:rsidRDefault="00FC6523" w:rsidP="0062515C">
            <w:pPr>
              <w:spacing w:after="0"/>
              <w:jc w:val="center"/>
              <w:rPr>
                <w:ins w:id="529" w:author="Alhabibi, Haider@Energy" w:date="2022-03-11T08:13:00Z"/>
                <w:rFonts w:eastAsia="Times New Roman" w:cstheme="minorHAnsi"/>
                <w:sz w:val="20"/>
                <w:szCs w:val="20"/>
              </w:rPr>
            </w:pPr>
            <w:ins w:id="530" w:author="Alhabibi, Haider@Energy" w:date="2022-03-11T08:13:00Z">
              <w:r w:rsidRPr="00CE2BD1">
                <w:rPr>
                  <w:rFonts w:eastAsia="Times New Roman" w:cs="Calibri"/>
                  <w:sz w:val="18"/>
                  <w:szCs w:val="18"/>
                </w:rPr>
                <w:t>10</w:t>
              </w:r>
            </w:ins>
          </w:p>
        </w:tc>
        <w:tc>
          <w:tcPr>
            <w:tcW w:w="1170" w:type="dxa"/>
          </w:tcPr>
          <w:p w14:paraId="41333E9D" w14:textId="77777777" w:rsidR="00FC6523" w:rsidRPr="003F4127" w:rsidRDefault="00FC6523" w:rsidP="0062515C">
            <w:pPr>
              <w:spacing w:after="0"/>
              <w:jc w:val="center"/>
              <w:rPr>
                <w:ins w:id="531" w:author="Alhabibi, Haider@Energy" w:date="2022-03-11T08:13:00Z"/>
                <w:rFonts w:eastAsia="Times New Roman" w:cstheme="minorHAnsi"/>
                <w:sz w:val="20"/>
                <w:szCs w:val="20"/>
              </w:rPr>
            </w:pPr>
            <w:ins w:id="532" w:author="Alhabibi, Haider@Energy" w:date="2022-03-11T08:13:00Z">
              <w:r>
                <w:rPr>
                  <w:rFonts w:eastAsia="Times New Roman" w:cstheme="minorHAnsi"/>
                  <w:sz w:val="20"/>
                  <w:szCs w:val="20"/>
                </w:rPr>
                <w:t>11</w:t>
              </w:r>
            </w:ins>
          </w:p>
        </w:tc>
      </w:tr>
      <w:tr w:rsidR="00FC6523" w:rsidRPr="00C071B0" w14:paraId="3E7F1053" w14:textId="77777777" w:rsidTr="0062515C">
        <w:trPr>
          <w:ins w:id="533" w:author="Alhabibi, Haider@Energy" w:date="2022-03-11T08:13:00Z"/>
        </w:trPr>
        <w:tc>
          <w:tcPr>
            <w:tcW w:w="1208" w:type="dxa"/>
            <w:vAlign w:val="bottom"/>
          </w:tcPr>
          <w:p w14:paraId="24CF5AC0" w14:textId="77777777" w:rsidR="00FC6523" w:rsidRPr="00554B1E" w:rsidRDefault="00FC6523" w:rsidP="0062515C">
            <w:pPr>
              <w:keepNext/>
              <w:tabs>
                <w:tab w:val="left" w:pos="2160"/>
                <w:tab w:val="left" w:pos="2700"/>
                <w:tab w:val="left" w:pos="3420"/>
                <w:tab w:val="left" w:pos="3780"/>
                <w:tab w:val="left" w:pos="5760"/>
                <w:tab w:val="left" w:pos="7212"/>
              </w:tabs>
              <w:spacing w:after="0"/>
              <w:jc w:val="center"/>
              <w:rPr>
                <w:ins w:id="534" w:author="Alhabibi, Haider@Energy" w:date="2022-03-11T08:13:00Z"/>
                <w:rFonts w:eastAsia="Times New Roman" w:cstheme="minorHAnsi"/>
                <w:sz w:val="18"/>
                <w:szCs w:val="18"/>
              </w:rPr>
            </w:pPr>
            <w:ins w:id="535" w:author="Alhabibi, Haider@Energy" w:date="2022-03-11T08:13:00Z">
              <w:r w:rsidRPr="00554B1E">
                <w:rPr>
                  <w:rFonts w:eastAsia="Times New Roman" w:cstheme="minorHAnsi"/>
                  <w:sz w:val="18"/>
                  <w:szCs w:val="18"/>
                </w:rPr>
                <w:lastRenderedPageBreak/>
                <w:t>Water Heating System ID</w:t>
              </w:r>
            </w:ins>
          </w:p>
          <w:p w14:paraId="41D92CF3" w14:textId="77777777" w:rsidR="00FC6523" w:rsidRPr="00554B1E" w:rsidRDefault="00FC6523" w:rsidP="0062515C">
            <w:pPr>
              <w:spacing w:after="0"/>
              <w:jc w:val="center"/>
              <w:rPr>
                <w:ins w:id="536" w:author="Alhabibi, Haider@Energy" w:date="2022-03-11T08:13:00Z"/>
                <w:rFonts w:cstheme="minorHAnsi"/>
                <w:sz w:val="18"/>
                <w:szCs w:val="18"/>
              </w:rPr>
            </w:pPr>
            <w:ins w:id="537" w:author="Alhabibi, Haider@Energy" w:date="2022-03-11T08:13:00Z">
              <w:r w:rsidRPr="00554B1E">
                <w:rPr>
                  <w:rFonts w:eastAsia="Times New Roman" w:cstheme="minorHAnsi"/>
                  <w:sz w:val="18"/>
                  <w:szCs w:val="18"/>
                </w:rPr>
                <w:t>or Name</w:t>
              </w:r>
            </w:ins>
          </w:p>
        </w:tc>
        <w:tc>
          <w:tcPr>
            <w:tcW w:w="1577" w:type="dxa"/>
            <w:vAlign w:val="bottom"/>
          </w:tcPr>
          <w:p w14:paraId="439E3EC5" w14:textId="77777777" w:rsidR="00FC6523" w:rsidRPr="00554B1E" w:rsidRDefault="00FC6523" w:rsidP="0062515C">
            <w:pPr>
              <w:keepNext/>
              <w:tabs>
                <w:tab w:val="left" w:pos="2160"/>
                <w:tab w:val="left" w:pos="2700"/>
                <w:tab w:val="left" w:pos="3420"/>
                <w:tab w:val="left" w:pos="3780"/>
                <w:tab w:val="left" w:pos="5760"/>
                <w:tab w:val="left" w:pos="7212"/>
              </w:tabs>
              <w:spacing w:after="0"/>
              <w:jc w:val="center"/>
              <w:rPr>
                <w:ins w:id="538" w:author="Alhabibi, Haider@Energy" w:date="2022-03-11T08:13:00Z"/>
                <w:rFonts w:eastAsia="Times New Roman" w:cstheme="minorHAnsi"/>
                <w:sz w:val="18"/>
                <w:szCs w:val="18"/>
              </w:rPr>
            </w:pPr>
            <w:ins w:id="539" w:author="Alhabibi, Haider@Energy" w:date="2022-03-11T08:13:00Z">
              <w:r w:rsidRPr="00554B1E">
                <w:rPr>
                  <w:rFonts w:eastAsia="Times New Roman" w:cstheme="minorHAnsi"/>
                  <w:sz w:val="18"/>
                  <w:szCs w:val="18"/>
                </w:rPr>
                <w:t>Modeled Equipment</w:t>
              </w:r>
            </w:ins>
          </w:p>
          <w:p w14:paraId="28DAD2E6" w14:textId="77777777" w:rsidR="00FC6523" w:rsidRPr="00554B1E" w:rsidRDefault="00FC6523" w:rsidP="0062515C">
            <w:pPr>
              <w:spacing w:after="0"/>
              <w:jc w:val="center"/>
              <w:rPr>
                <w:ins w:id="540" w:author="Alhabibi, Haider@Energy" w:date="2022-03-11T08:13:00Z"/>
                <w:rFonts w:cstheme="minorHAnsi"/>
                <w:sz w:val="18"/>
                <w:szCs w:val="18"/>
              </w:rPr>
            </w:pPr>
            <w:ins w:id="541" w:author="Alhabibi, Haider@Energy" w:date="2022-03-11T08:13:00Z">
              <w:r w:rsidRPr="00554B1E">
                <w:rPr>
                  <w:rFonts w:eastAsia="Times New Roman" w:cstheme="minorHAnsi"/>
                  <w:sz w:val="18"/>
                  <w:szCs w:val="18"/>
                </w:rPr>
                <w:t>Make and Model</w:t>
              </w:r>
            </w:ins>
          </w:p>
        </w:tc>
        <w:tc>
          <w:tcPr>
            <w:tcW w:w="1440" w:type="dxa"/>
            <w:vAlign w:val="bottom"/>
          </w:tcPr>
          <w:p w14:paraId="6DD99865" w14:textId="132A8479" w:rsidR="00FC6523" w:rsidRPr="00554B1E" w:rsidRDefault="003C73DC" w:rsidP="0062515C">
            <w:pPr>
              <w:keepNext/>
              <w:tabs>
                <w:tab w:val="left" w:pos="2160"/>
                <w:tab w:val="left" w:pos="2700"/>
                <w:tab w:val="left" w:pos="3420"/>
                <w:tab w:val="left" w:pos="3780"/>
                <w:tab w:val="left" w:pos="5760"/>
                <w:tab w:val="left" w:pos="7212"/>
              </w:tabs>
              <w:spacing w:after="0"/>
              <w:jc w:val="center"/>
              <w:rPr>
                <w:ins w:id="542" w:author="Alhabibi, Haider@Energy" w:date="2022-03-11T08:13:00Z"/>
                <w:rFonts w:eastAsia="Times New Roman" w:cstheme="minorHAnsi"/>
                <w:sz w:val="18"/>
                <w:szCs w:val="18"/>
              </w:rPr>
            </w:pPr>
            <w:ins w:id="543" w:author="Alhabibi, Haider@Energy" w:date="2022-03-11T08:30:00Z">
              <w:r>
                <w:rPr>
                  <w:rFonts w:eastAsia="Times New Roman" w:cstheme="minorHAnsi"/>
                  <w:sz w:val="18"/>
                  <w:szCs w:val="18"/>
                </w:rPr>
                <w:t>#</w:t>
              </w:r>
            </w:ins>
            <w:ins w:id="544" w:author="Alhabibi, Haider@Energy" w:date="2022-03-11T08:13:00Z">
              <w:r w:rsidR="00FC6523" w:rsidRPr="00554B1E">
                <w:rPr>
                  <w:rFonts w:eastAsia="Times New Roman" w:cstheme="minorHAnsi"/>
                  <w:sz w:val="18"/>
                  <w:szCs w:val="18"/>
                </w:rPr>
                <w:t xml:space="preserve"> </w:t>
              </w:r>
              <w:proofErr w:type="gramStart"/>
              <w:r w:rsidR="00FC6523" w:rsidRPr="00554B1E">
                <w:rPr>
                  <w:rFonts w:eastAsia="Times New Roman" w:cstheme="minorHAnsi"/>
                  <w:sz w:val="18"/>
                  <w:szCs w:val="18"/>
                </w:rPr>
                <w:t>of</w:t>
              </w:r>
              <w:proofErr w:type="gramEnd"/>
              <w:r w:rsidR="00FC6523" w:rsidRPr="00554B1E">
                <w:rPr>
                  <w:rFonts w:eastAsia="Times New Roman" w:cstheme="minorHAnsi"/>
                  <w:sz w:val="18"/>
                  <w:szCs w:val="18"/>
                </w:rPr>
                <w:t xml:space="preserve"> Water Heaters/ Compressors</w:t>
              </w:r>
            </w:ins>
          </w:p>
        </w:tc>
        <w:tc>
          <w:tcPr>
            <w:tcW w:w="1260" w:type="dxa"/>
            <w:vAlign w:val="bottom"/>
          </w:tcPr>
          <w:p w14:paraId="4FB84889" w14:textId="77777777" w:rsidR="00FC6523" w:rsidRPr="00554B1E" w:rsidRDefault="00FC6523" w:rsidP="0062515C">
            <w:pPr>
              <w:keepNext/>
              <w:tabs>
                <w:tab w:val="left" w:pos="2160"/>
                <w:tab w:val="left" w:pos="2700"/>
                <w:tab w:val="left" w:pos="3420"/>
                <w:tab w:val="left" w:pos="3780"/>
                <w:tab w:val="left" w:pos="5760"/>
                <w:tab w:val="left" w:pos="7212"/>
              </w:tabs>
              <w:spacing w:after="0"/>
              <w:jc w:val="center"/>
              <w:rPr>
                <w:ins w:id="545" w:author="Alhabibi, Haider@Energy" w:date="2022-03-11T08:13:00Z"/>
                <w:rFonts w:eastAsia="Times New Roman" w:cstheme="minorHAnsi"/>
                <w:sz w:val="18"/>
                <w:szCs w:val="18"/>
              </w:rPr>
            </w:pPr>
            <w:ins w:id="546" w:author="Alhabibi, Haider@Energy" w:date="2022-03-11T08:13:00Z">
              <w:r w:rsidRPr="00554B1E">
                <w:rPr>
                  <w:rFonts w:eastAsia="Times New Roman" w:cs="Calibri"/>
                  <w:sz w:val="18"/>
                  <w:szCs w:val="18"/>
                </w:rPr>
                <w:t>Primary Tank Location</w:t>
              </w:r>
            </w:ins>
          </w:p>
        </w:tc>
        <w:tc>
          <w:tcPr>
            <w:tcW w:w="1260" w:type="dxa"/>
            <w:vAlign w:val="bottom"/>
          </w:tcPr>
          <w:p w14:paraId="6BC394B2" w14:textId="77777777" w:rsidR="00FC6523" w:rsidRPr="00554B1E" w:rsidRDefault="00FC6523" w:rsidP="0062515C">
            <w:pPr>
              <w:keepNext/>
              <w:tabs>
                <w:tab w:val="left" w:pos="2160"/>
                <w:tab w:val="left" w:pos="2700"/>
                <w:tab w:val="left" w:pos="3420"/>
                <w:tab w:val="left" w:pos="3780"/>
                <w:tab w:val="left" w:pos="5760"/>
                <w:tab w:val="left" w:pos="7212"/>
              </w:tabs>
              <w:spacing w:after="0"/>
              <w:jc w:val="center"/>
              <w:rPr>
                <w:ins w:id="547" w:author="Alhabibi, Haider@Energy" w:date="2022-03-11T08:13:00Z"/>
                <w:rFonts w:eastAsia="Times New Roman" w:cstheme="minorHAnsi"/>
                <w:sz w:val="18"/>
                <w:szCs w:val="18"/>
              </w:rPr>
            </w:pPr>
            <w:ins w:id="548" w:author="Alhabibi, Haider@Energy" w:date="2022-03-11T08:13:00Z">
              <w:r w:rsidRPr="00554B1E">
                <w:rPr>
                  <w:rFonts w:eastAsia="Times New Roman" w:cstheme="minorHAnsi"/>
                  <w:sz w:val="18"/>
                  <w:szCs w:val="18"/>
                </w:rPr>
                <w:t xml:space="preserve">Primary Tank </w:t>
              </w:r>
            </w:ins>
          </w:p>
          <w:p w14:paraId="492C6434" w14:textId="77777777" w:rsidR="00FC6523" w:rsidRPr="00554B1E" w:rsidRDefault="00FC6523" w:rsidP="0062515C">
            <w:pPr>
              <w:keepNext/>
              <w:tabs>
                <w:tab w:val="left" w:pos="2160"/>
                <w:tab w:val="left" w:pos="2700"/>
                <w:tab w:val="left" w:pos="3420"/>
                <w:tab w:val="left" w:pos="3780"/>
                <w:tab w:val="left" w:pos="5760"/>
                <w:tab w:val="left" w:pos="7212"/>
              </w:tabs>
              <w:spacing w:after="0"/>
              <w:jc w:val="center"/>
              <w:rPr>
                <w:ins w:id="549" w:author="Alhabibi, Haider@Energy" w:date="2022-03-11T08:13:00Z"/>
                <w:rFonts w:eastAsia="Times New Roman" w:cstheme="minorHAnsi"/>
                <w:sz w:val="18"/>
                <w:szCs w:val="18"/>
              </w:rPr>
            </w:pPr>
            <w:ins w:id="550" w:author="Alhabibi, Haider@Energy" w:date="2022-03-11T08:13:00Z">
              <w:r w:rsidRPr="00554B1E">
                <w:rPr>
                  <w:rFonts w:eastAsia="Times New Roman" w:cstheme="minorHAnsi"/>
                  <w:sz w:val="18"/>
                  <w:szCs w:val="18"/>
                </w:rPr>
                <w:t>Volume</w:t>
              </w:r>
            </w:ins>
          </w:p>
        </w:tc>
        <w:tc>
          <w:tcPr>
            <w:tcW w:w="1170" w:type="dxa"/>
            <w:vAlign w:val="bottom"/>
          </w:tcPr>
          <w:p w14:paraId="470CFC53" w14:textId="77777777" w:rsidR="00FC6523" w:rsidRPr="00554B1E" w:rsidRDefault="00FC6523" w:rsidP="0062515C">
            <w:pPr>
              <w:keepNext/>
              <w:tabs>
                <w:tab w:val="left" w:pos="2160"/>
                <w:tab w:val="left" w:pos="2700"/>
                <w:tab w:val="left" w:pos="3420"/>
                <w:tab w:val="left" w:pos="3780"/>
                <w:tab w:val="left" w:pos="5760"/>
                <w:tab w:val="left" w:pos="7212"/>
              </w:tabs>
              <w:spacing w:after="0"/>
              <w:jc w:val="center"/>
              <w:rPr>
                <w:ins w:id="551" w:author="Alhabibi, Haider@Energy" w:date="2022-03-11T08:13:00Z"/>
                <w:rFonts w:eastAsia="Times New Roman" w:cstheme="minorHAnsi"/>
                <w:sz w:val="18"/>
                <w:szCs w:val="18"/>
              </w:rPr>
            </w:pPr>
            <w:ins w:id="552" w:author="Alhabibi, Haider@Energy" w:date="2022-03-11T08:13:00Z">
              <w:r w:rsidRPr="00554B1E">
                <w:rPr>
                  <w:rFonts w:eastAsia="Times New Roman" w:cs="Calibri"/>
                  <w:sz w:val="18"/>
                  <w:szCs w:val="18"/>
                </w:rPr>
                <w:t xml:space="preserve">Primary Tank Insulation </w:t>
              </w:r>
            </w:ins>
          </w:p>
        </w:tc>
        <w:tc>
          <w:tcPr>
            <w:tcW w:w="1260" w:type="dxa"/>
            <w:vAlign w:val="bottom"/>
          </w:tcPr>
          <w:p w14:paraId="5838E966" w14:textId="77777777" w:rsidR="00FC6523" w:rsidRPr="00554B1E" w:rsidRDefault="00FC6523" w:rsidP="0062515C">
            <w:pPr>
              <w:keepNext/>
              <w:tabs>
                <w:tab w:val="left" w:pos="2160"/>
                <w:tab w:val="left" w:pos="2700"/>
                <w:tab w:val="left" w:pos="3420"/>
                <w:tab w:val="left" w:pos="3780"/>
                <w:tab w:val="left" w:pos="5760"/>
                <w:tab w:val="left" w:pos="7212"/>
              </w:tabs>
              <w:spacing w:after="0"/>
              <w:jc w:val="center"/>
              <w:rPr>
                <w:ins w:id="553" w:author="Alhabibi, Haider@Energy" w:date="2022-03-11T08:13:00Z"/>
                <w:rFonts w:eastAsia="Times New Roman" w:cstheme="minorHAnsi"/>
                <w:sz w:val="18"/>
                <w:szCs w:val="18"/>
              </w:rPr>
            </w:pPr>
            <w:ins w:id="554" w:author="Alhabibi, Haider@Energy" w:date="2022-03-11T08:13:00Z">
              <w:r w:rsidRPr="00554B1E">
                <w:rPr>
                  <w:rFonts w:eastAsia="Times New Roman" w:cs="Calibri"/>
                  <w:sz w:val="18"/>
                  <w:szCs w:val="18"/>
                </w:rPr>
                <w:t>Loop Tank Location</w:t>
              </w:r>
            </w:ins>
          </w:p>
        </w:tc>
        <w:tc>
          <w:tcPr>
            <w:tcW w:w="1260" w:type="dxa"/>
            <w:vAlign w:val="bottom"/>
          </w:tcPr>
          <w:p w14:paraId="1A5EC174" w14:textId="77777777" w:rsidR="00FC6523" w:rsidRPr="00554B1E" w:rsidRDefault="00FC6523" w:rsidP="0062515C">
            <w:pPr>
              <w:keepNext/>
              <w:tabs>
                <w:tab w:val="left" w:pos="2160"/>
                <w:tab w:val="left" w:pos="2700"/>
                <w:tab w:val="left" w:pos="3420"/>
                <w:tab w:val="left" w:pos="3780"/>
                <w:tab w:val="left" w:pos="5760"/>
                <w:tab w:val="left" w:pos="7212"/>
              </w:tabs>
              <w:spacing w:after="0"/>
              <w:jc w:val="center"/>
              <w:rPr>
                <w:ins w:id="555" w:author="Alhabibi, Haider@Energy" w:date="2022-03-11T08:13:00Z"/>
                <w:rFonts w:eastAsia="Times New Roman" w:cstheme="minorHAnsi"/>
                <w:sz w:val="18"/>
                <w:szCs w:val="18"/>
              </w:rPr>
            </w:pPr>
            <w:ins w:id="556" w:author="Alhabibi, Haider@Energy" w:date="2022-03-11T08:13:00Z">
              <w:r w:rsidRPr="00554B1E">
                <w:rPr>
                  <w:rFonts w:eastAsia="Times New Roman" w:cstheme="minorHAnsi"/>
                  <w:sz w:val="18"/>
                  <w:szCs w:val="18"/>
                </w:rPr>
                <w:t xml:space="preserve">Loop Tank </w:t>
              </w:r>
            </w:ins>
          </w:p>
          <w:p w14:paraId="403038FC" w14:textId="77777777" w:rsidR="00FC6523" w:rsidRPr="00554B1E" w:rsidRDefault="00FC6523" w:rsidP="0062515C">
            <w:pPr>
              <w:keepNext/>
              <w:tabs>
                <w:tab w:val="left" w:pos="2160"/>
                <w:tab w:val="left" w:pos="2700"/>
                <w:tab w:val="left" w:pos="3420"/>
                <w:tab w:val="left" w:pos="3780"/>
                <w:tab w:val="left" w:pos="5760"/>
                <w:tab w:val="left" w:pos="7212"/>
              </w:tabs>
              <w:spacing w:after="0"/>
              <w:jc w:val="center"/>
              <w:rPr>
                <w:ins w:id="557" w:author="Alhabibi, Haider@Energy" w:date="2022-03-11T08:13:00Z"/>
                <w:rFonts w:eastAsia="Times New Roman" w:cstheme="minorHAnsi"/>
                <w:sz w:val="18"/>
                <w:szCs w:val="18"/>
              </w:rPr>
            </w:pPr>
            <w:ins w:id="558" w:author="Alhabibi, Haider@Energy" w:date="2022-03-11T08:13:00Z">
              <w:r w:rsidRPr="00554B1E">
                <w:rPr>
                  <w:rFonts w:eastAsia="Times New Roman" w:cstheme="minorHAnsi"/>
                  <w:sz w:val="18"/>
                  <w:szCs w:val="18"/>
                </w:rPr>
                <w:t>Volume</w:t>
              </w:r>
            </w:ins>
          </w:p>
        </w:tc>
        <w:tc>
          <w:tcPr>
            <w:tcW w:w="1350" w:type="dxa"/>
            <w:vAlign w:val="bottom"/>
          </w:tcPr>
          <w:p w14:paraId="1506FE15" w14:textId="77777777" w:rsidR="00FC6523" w:rsidRPr="00554B1E" w:rsidRDefault="00FC6523" w:rsidP="0062515C">
            <w:pPr>
              <w:keepNext/>
              <w:tabs>
                <w:tab w:val="left" w:pos="2160"/>
                <w:tab w:val="left" w:pos="2700"/>
                <w:tab w:val="left" w:pos="3420"/>
                <w:tab w:val="left" w:pos="3780"/>
                <w:tab w:val="left" w:pos="5760"/>
                <w:tab w:val="left" w:pos="7212"/>
              </w:tabs>
              <w:spacing w:after="0"/>
              <w:jc w:val="center"/>
              <w:rPr>
                <w:ins w:id="559" w:author="Alhabibi, Haider@Energy" w:date="2022-03-11T08:13:00Z"/>
                <w:rFonts w:eastAsia="Times New Roman" w:cstheme="minorHAnsi"/>
                <w:sz w:val="18"/>
                <w:szCs w:val="18"/>
              </w:rPr>
            </w:pPr>
            <w:ins w:id="560" w:author="Alhabibi, Haider@Energy" w:date="2022-03-11T08:13:00Z">
              <w:r w:rsidRPr="00554B1E">
                <w:rPr>
                  <w:sz w:val="18"/>
                  <w:szCs w:val="18"/>
                </w:rPr>
                <w:t>Loop Tank Insulation</w:t>
              </w:r>
            </w:ins>
          </w:p>
        </w:tc>
        <w:tc>
          <w:tcPr>
            <w:tcW w:w="1440" w:type="dxa"/>
            <w:vAlign w:val="bottom"/>
          </w:tcPr>
          <w:p w14:paraId="484E19A2" w14:textId="77777777" w:rsidR="00FC6523" w:rsidRPr="00554B1E" w:rsidRDefault="00FC6523" w:rsidP="0062515C">
            <w:pPr>
              <w:keepNext/>
              <w:tabs>
                <w:tab w:val="left" w:pos="2160"/>
                <w:tab w:val="left" w:pos="2700"/>
                <w:tab w:val="left" w:pos="3420"/>
                <w:tab w:val="left" w:pos="3780"/>
                <w:tab w:val="left" w:pos="5760"/>
                <w:tab w:val="left" w:pos="7212"/>
              </w:tabs>
              <w:spacing w:after="0"/>
              <w:jc w:val="center"/>
              <w:rPr>
                <w:ins w:id="561" w:author="Alhabibi, Haider@Energy" w:date="2022-03-11T08:13:00Z"/>
                <w:rFonts w:eastAsia="Times New Roman" w:cstheme="minorHAnsi"/>
                <w:sz w:val="18"/>
                <w:szCs w:val="18"/>
              </w:rPr>
            </w:pPr>
            <w:ins w:id="562" w:author="Alhabibi, Haider@Energy" w:date="2022-03-11T08:13:00Z">
              <w:r w:rsidRPr="00554B1E">
                <w:rPr>
                  <w:sz w:val="18"/>
                  <w:szCs w:val="18"/>
                </w:rPr>
                <w:t xml:space="preserve">Loop Pipe Insulation Thickness </w:t>
              </w:r>
            </w:ins>
          </w:p>
        </w:tc>
        <w:tc>
          <w:tcPr>
            <w:tcW w:w="1170" w:type="dxa"/>
            <w:vAlign w:val="bottom"/>
          </w:tcPr>
          <w:p w14:paraId="773A49EB" w14:textId="77777777" w:rsidR="00FC6523" w:rsidRPr="00554B1E" w:rsidRDefault="00FC6523" w:rsidP="0062515C">
            <w:pPr>
              <w:keepNext/>
              <w:tabs>
                <w:tab w:val="left" w:pos="2160"/>
                <w:tab w:val="left" w:pos="2700"/>
                <w:tab w:val="left" w:pos="3420"/>
                <w:tab w:val="left" w:pos="3780"/>
                <w:tab w:val="left" w:pos="5760"/>
                <w:tab w:val="left" w:pos="7212"/>
              </w:tabs>
              <w:spacing w:after="0"/>
              <w:jc w:val="center"/>
              <w:rPr>
                <w:ins w:id="563" w:author="Alhabibi, Haider@Energy" w:date="2022-03-11T08:13:00Z"/>
                <w:rFonts w:eastAsia="Times New Roman" w:cstheme="minorHAnsi"/>
                <w:sz w:val="18"/>
                <w:szCs w:val="18"/>
              </w:rPr>
            </w:pPr>
            <w:ins w:id="564" w:author="Alhabibi, Haider@Energy" w:date="2022-03-11T08:13:00Z">
              <w:r w:rsidRPr="00554B1E">
                <w:rPr>
                  <w:rFonts w:eastAsia="Times New Roman" w:cstheme="minorHAnsi"/>
                  <w:sz w:val="18"/>
                  <w:szCs w:val="18"/>
                </w:rPr>
                <w:t xml:space="preserve">Loop Tank </w:t>
              </w:r>
            </w:ins>
          </w:p>
          <w:p w14:paraId="1232B60F" w14:textId="77777777" w:rsidR="00FC6523" w:rsidRPr="00554B1E" w:rsidRDefault="00FC6523" w:rsidP="0062515C">
            <w:pPr>
              <w:keepNext/>
              <w:tabs>
                <w:tab w:val="left" w:pos="2160"/>
                <w:tab w:val="left" w:pos="2700"/>
                <w:tab w:val="left" w:pos="3420"/>
                <w:tab w:val="left" w:pos="3780"/>
                <w:tab w:val="left" w:pos="5760"/>
                <w:tab w:val="left" w:pos="7212"/>
              </w:tabs>
              <w:spacing w:after="0"/>
              <w:jc w:val="center"/>
              <w:rPr>
                <w:ins w:id="565" w:author="Alhabibi, Haider@Energy" w:date="2022-03-11T08:13:00Z"/>
                <w:rFonts w:eastAsia="Times New Roman" w:cstheme="minorHAnsi"/>
                <w:sz w:val="18"/>
                <w:szCs w:val="18"/>
              </w:rPr>
            </w:pPr>
            <w:ins w:id="566" w:author="Alhabibi, Haider@Energy" w:date="2022-03-11T08:13:00Z">
              <w:r w:rsidRPr="00554B1E">
                <w:rPr>
                  <w:rFonts w:eastAsia="Times New Roman" w:cstheme="minorHAnsi"/>
                  <w:sz w:val="18"/>
                  <w:szCs w:val="18"/>
                </w:rPr>
                <w:t>Type</w:t>
              </w:r>
            </w:ins>
          </w:p>
        </w:tc>
      </w:tr>
      <w:tr w:rsidR="00FC6523" w:rsidRPr="00C071B0" w14:paraId="06E71653" w14:textId="77777777" w:rsidTr="0062515C">
        <w:trPr>
          <w:ins w:id="567" w:author="Alhabibi, Haider@Energy" w:date="2022-03-11T08:13:00Z"/>
        </w:trPr>
        <w:tc>
          <w:tcPr>
            <w:tcW w:w="1208" w:type="dxa"/>
          </w:tcPr>
          <w:p w14:paraId="2BA226CE" w14:textId="462D008C" w:rsidR="00FC6523" w:rsidRPr="00554B1E" w:rsidRDefault="00FC6523" w:rsidP="0062515C">
            <w:pPr>
              <w:spacing w:after="0"/>
              <w:jc w:val="center"/>
              <w:rPr>
                <w:ins w:id="568" w:author="Alhabibi, Haider@Energy" w:date="2022-03-11T08:13:00Z"/>
                <w:rFonts w:cstheme="minorHAnsi"/>
                <w:sz w:val="18"/>
                <w:szCs w:val="18"/>
              </w:rPr>
            </w:pPr>
            <w:ins w:id="569" w:author="Alhabibi, Haider@Energy" w:date="2022-03-11T08:13:00Z">
              <w:r w:rsidRPr="00554B1E">
                <w:rPr>
                  <w:rFonts w:cstheme="minorHAnsi"/>
                  <w:sz w:val="18"/>
                  <w:szCs w:val="18"/>
                </w:rPr>
                <w:t xml:space="preserve">&lt;&lt;reference values from </w:t>
              </w:r>
            </w:ins>
            <w:ins w:id="570" w:author="Alhabibi, Haider@Energy" w:date="2022-03-11T08:53:00Z">
              <w:r w:rsidR="00AE3DB2">
                <w:rPr>
                  <w:rFonts w:cstheme="minorHAnsi"/>
                  <w:sz w:val="18"/>
                  <w:szCs w:val="18"/>
                </w:rPr>
                <w:t>B2-</w:t>
              </w:r>
            </w:ins>
            <w:ins w:id="571" w:author="Alhabibi, Haider@Energy" w:date="2022-03-11T08:13:00Z">
              <w:r w:rsidRPr="00554B1E">
                <w:rPr>
                  <w:rFonts w:cstheme="minorHAnsi"/>
                  <w:sz w:val="18"/>
                  <w:szCs w:val="18"/>
                </w:rPr>
                <w:t>01&gt;&gt;</w:t>
              </w:r>
            </w:ins>
          </w:p>
        </w:tc>
        <w:tc>
          <w:tcPr>
            <w:tcW w:w="1577" w:type="dxa"/>
          </w:tcPr>
          <w:p w14:paraId="06B780D6" w14:textId="64AB67CA" w:rsidR="00FC6523" w:rsidRPr="005E0A00" w:rsidRDefault="00FC6523" w:rsidP="0062515C">
            <w:pPr>
              <w:spacing w:after="0"/>
              <w:jc w:val="center"/>
              <w:rPr>
                <w:ins w:id="572" w:author="Alhabibi, Haider@Energy" w:date="2022-03-11T08:13:00Z"/>
                <w:rFonts w:cstheme="minorHAnsi"/>
                <w:sz w:val="18"/>
                <w:szCs w:val="18"/>
              </w:rPr>
            </w:pPr>
            <w:ins w:id="573" w:author="Alhabibi, Haider@Energy" w:date="2022-03-11T08:13:00Z">
              <w:r w:rsidRPr="005E0A00">
                <w:rPr>
                  <w:rFonts w:cstheme="minorHAnsi"/>
                  <w:sz w:val="18"/>
                  <w:szCs w:val="18"/>
                </w:rPr>
                <w:t xml:space="preserve">&lt;&lt; If performance, user input is equal to </w:t>
              </w:r>
            </w:ins>
            <w:ins w:id="574" w:author="Alhabibi, Haider@Energy" w:date="2022-03-11T08:53:00Z">
              <w:r w:rsidR="00AE3DB2">
                <w:rPr>
                  <w:rFonts w:cstheme="minorHAnsi"/>
                  <w:sz w:val="18"/>
                  <w:szCs w:val="18"/>
                </w:rPr>
                <w:t>B2-</w:t>
              </w:r>
            </w:ins>
            <w:ins w:id="575" w:author="Alhabibi, Haider@Energy" w:date="2022-03-11T08:13:00Z">
              <w:r w:rsidRPr="005E0A00">
                <w:rPr>
                  <w:rFonts w:cstheme="minorHAnsi"/>
                  <w:sz w:val="18"/>
                  <w:szCs w:val="18"/>
                </w:rPr>
                <w:t xml:space="preserve">02 as default, and allow user to override with an equivalent system based on the simulated equipment in </w:t>
              </w:r>
            </w:ins>
            <w:ins w:id="576" w:author="Alhabibi, Haider@Energy" w:date="2022-03-11T08:54:00Z">
              <w:r w:rsidR="00EB023F">
                <w:rPr>
                  <w:rFonts w:cstheme="minorHAnsi"/>
                  <w:sz w:val="18"/>
                  <w:szCs w:val="18"/>
                </w:rPr>
                <w:t>B2-</w:t>
              </w:r>
            </w:ins>
            <w:ins w:id="577" w:author="Alhabibi, Haider@Energy" w:date="2022-03-11T08:13:00Z">
              <w:r w:rsidRPr="005E0A00">
                <w:rPr>
                  <w:rFonts w:cstheme="minorHAnsi"/>
                  <w:sz w:val="18"/>
                  <w:szCs w:val="18"/>
                </w:rPr>
                <w:t>12; elseif prescriptive, value = Sanden&gt;&gt;</w:t>
              </w:r>
            </w:ins>
          </w:p>
          <w:p w14:paraId="48D6369B" w14:textId="77777777" w:rsidR="00FC6523" w:rsidRPr="00554B1E" w:rsidRDefault="00FC6523" w:rsidP="0062515C">
            <w:pPr>
              <w:spacing w:after="0"/>
              <w:jc w:val="center"/>
              <w:rPr>
                <w:ins w:id="578" w:author="Alhabibi, Haider@Energy" w:date="2022-03-11T08:13:00Z"/>
                <w:rFonts w:cstheme="minorHAnsi"/>
                <w:sz w:val="18"/>
                <w:szCs w:val="18"/>
              </w:rPr>
            </w:pPr>
          </w:p>
        </w:tc>
        <w:tc>
          <w:tcPr>
            <w:tcW w:w="1440" w:type="dxa"/>
          </w:tcPr>
          <w:p w14:paraId="5CF9C03C" w14:textId="06198900" w:rsidR="00FC6523" w:rsidRPr="00554B1E" w:rsidRDefault="00FC6523" w:rsidP="0062515C">
            <w:pPr>
              <w:spacing w:after="0"/>
              <w:jc w:val="center"/>
              <w:rPr>
                <w:ins w:id="579" w:author="Alhabibi, Haider@Energy" w:date="2022-03-11T08:13:00Z"/>
                <w:rFonts w:cstheme="minorHAnsi"/>
                <w:sz w:val="18"/>
                <w:szCs w:val="18"/>
              </w:rPr>
            </w:pPr>
            <w:ins w:id="580" w:author="Alhabibi, Haider@Energy" w:date="2022-03-11T08:13:00Z">
              <w:r w:rsidRPr="00554B1E">
                <w:rPr>
                  <w:rFonts w:cstheme="minorHAnsi"/>
                  <w:sz w:val="18"/>
                  <w:szCs w:val="18"/>
                </w:rPr>
                <w:t xml:space="preserve">&lt;&lt; User Input must equal reference values from </w:t>
              </w:r>
            </w:ins>
            <w:ins w:id="581" w:author="Alhabibi, Haider@Energy" w:date="2022-03-11T08:54:00Z">
              <w:r w:rsidR="00EB023F">
                <w:rPr>
                  <w:rFonts w:cstheme="minorHAnsi"/>
                  <w:sz w:val="18"/>
                  <w:szCs w:val="18"/>
                </w:rPr>
                <w:t>B2-</w:t>
              </w:r>
            </w:ins>
            <w:ins w:id="582" w:author="Alhabibi, Haider@Energy" w:date="2022-03-11T08:13:00Z">
              <w:r w:rsidRPr="00554B1E">
                <w:rPr>
                  <w:rFonts w:cstheme="minorHAnsi"/>
                  <w:sz w:val="18"/>
                  <w:szCs w:val="18"/>
                </w:rPr>
                <w:t xml:space="preserve">03 reference values from </w:t>
              </w:r>
              <w:r>
                <w:rPr>
                  <w:rFonts w:cstheme="minorHAnsi"/>
                  <w:sz w:val="18"/>
                  <w:szCs w:val="18"/>
                </w:rPr>
                <w:t>LMCC</w:t>
              </w:r>
              <w:r w:rsidRPr="00554B1E">
                <w:rPr>
                  <w:rFonts w:cstheme="minorHAnsi"/>
                  <w:sz w:val="18"/>
                  <w:szCs w:val="18"/>
                </w:rPr>
                <w:t>&gt;&gt;</w:t>
              </w:r>
            </w:ins>
          </w:p>
        </w:tc>
        <w:tc>
          <w:tcPr>
            <w:tcW w:w="1260" w:type="dxa"/>
          </w:tcPr>
          <w:p w14:paraId="74509529" w14:textId="653A7927" w:rsidR="00FC6523" w:rsidRPr="00554B1E" w:rsidRDefault="00FC6523" w:rsidP="0062515C">
            <w:pPr>
              <w:spacing w:after="0"/>
              <w:jc w:val="center"/>
              <w:rPr>
                <w:ins w:id="583" w:author="Alhabibi, Haider@Energy" w:date="2022-03-11T08:13:00Z"/>
                <w:rFonts w:eastAsia="Times New Roman" w:cs="Calibri"/>
                <w:sz w:val="18"/>
                <w:szCs w:val="18"/>
              </w:rPr>
            </w:pPr>
            <w:ins w:id="584" w:author="Alhabibi, Haider@Energy" w:date="2022-03-11T08:13:00Z">
              <w:r w:rsidRPr="00554B1E">
                <w:rPr>
                  <w:rFonts w:cs="Calibri"/>
                  <w:sz w:val="18"/>
                  <w:szCs w:val="18"/>
                </w:rPr>
                <w:t xml:space="preserve">&lt;&lt; Reference values from </w:t>
              </w:r>
            </w:ins>
            <w:ins w:id="585" w:author="Alhabibi, Haider@Energy" w:date="2022-03-11T08:53:00Z">
              <w:r w:rsidR="00AE3DB2">
                <w:rPr>
                  <w:rFonts w:cs="Calibri"/>
                  <w:sz w:val="18"/>
                  <w:szCs w:val="18"/>
                </w:rPr>
                <w:t>B2</w:t>
              </w:r>
              <w:r w:rsidR="00EB023F">
                <w:rPr>
                  <w:rFonts w:cs="Calibri"/>
                  <w:sz w:val="18"/>
                  <w:szCs w:val="18"/>
                </w:rPr>
                <w:t>-</w:t>
              </w:r>
            </w:ins>
            <w:ins w:id="586" w:author="Alhabibi, Haider@Energy" w:date="2022-03-11T08:13:00Z">
              <w:r w:rsidRPr="00554B1E">
                <w:rPr>
                  <w:rFonts w:cs="Calibri"/>
                  <w:sz w:val="18"/>
                  <w:szCs w:val="18"/>
                </w:rPr>
                <w:t>04</w:t>
              </w:r>
              <w:r w:rsidRPr="00554B1E">
                <w:rPr>
                  <w:rFonts w:eastAsia="Times New Roman" w:cs="Calibri"/>
                  <w:sz w:val="18"/>
                  <w:szCs w:val="18"/>
                </w:rPr>
                <w:t>&gt;&gt;</w:t>
              </w:r>
            </w:ins>
          </w:p>
          <w:p w14:paraId="52773E27" w14:textId="77777777" w:rsidR="00FC6523" w:rsidRPr="00554B1E" w:rsidRDefault="00FC6523" w:rsidP="0062515C">
            <w:pPr>
              <w:spacing w:after="0"/>
              <w:jc w:val="center"/>
              <w:rPr>
                <w:ins w:id="587" w:author="Alhabibi, Haider@Energy" w:date="2022-03-11T08:13:00Z"/>
                <w:rFonts w:eastAsia="Times New Roman" w:cstheme="minorHAnsi"/>
                <w:sz w:val="18"/>
                <w:szCs w:val="18"/>
              </w:rPr>
            </w:pPr>
          </w:p>
        </w:tc>
        <w:tc>
          <w:tcPr>
            <w:tcW w:w="1260" w:type="dxa"/>
          </w:tcPr>
          <w:p w14:paraId="43984C8A" w14:textId="77777777" w:rsidR="00FC6523" w:rsidRPr="00554B1E" w:rsidRDefault="00FC6523" w:rsidP="0062515C">
            <w:pPr>
              <w:spacing w:after="0"/>
              <w:jc w:val="center"/>
              <w:rPr>
                <w:ins w:id="588" w:author="Alhabibi, Haider@Energy" w:date="2022-03-11T08:13:00Z"/>
                <w:rFonts w:eastAsia="Times New Roman" w:cstheme="minorHAnsi"/>
                <w:sz w:val="18"/>
                <w:szCs w:val="18"/>
              </w:rPr>
            </w:pPr>
            <w:ins w:id="589" w:author="Alhabibi, Haider@Energy" w:date="2022-03-11T08:13:00Z">
              <w:r w:rsidRPr="00554B1E">
                <w:rPr>
                  <w:rFonts w:eastAsia="Times New Roman" w:cstheme="minorHAnsi"/>
                  <w:sz w:val="18"/>
                  <w:szCs w:val="18"/>
                </w:rPr>
                <w:t xml:space="preserve">&lt;&lt;User input, must be </w:t>
              </w:r>
              <w:r>
                <w:rPr>
                  <w:rFonts w:cs="Calibri"/>
                  <w:sz w:val="18"/>
                  <w:szCs w:val="14"/>
                </w:rPr>
                <w:t>≥</w:t>
              </w:r>
              <w:r w:rsidRPr="00554B1E">
                <w:rPr>
                  <w:rFonts w:eastAsia="Times New Roman" w:cstheme="minorHAnsi"/>
                  <w:sz w:val="18"/>
                  <w:szCs w:val="18"/>
                </w:rPr>
                <w:t xml:space="preserve"> value</w:t>
              </w:r>
            </w:ins>
          </w:p>
          <w:p w14:paraId="44BD12F7" w14:textId="405E00A7" w:rsidR="00FC6523" w:rsidRPr="00554B1E" w:rsidRDefault="00FC6523" w:rsidP="0062515C">
            <w:pPr>
              <w:spacing w:after="0"/>
              <w:jc w:val="center"/>
              <w:rPr>
                <w:ins w:id="590" w:author="Alhabibi, Haider@Energy" w:date="2022-03-11T08:13:00Z"/>
                <w:rFonts w:eastAsia="Times New Roman" w:cstheme="minorHAnsi"/>
                <w:sz w:val="18"/>
                <w:szCs w:val="18"/>
              </w:rPr>
            </w:pPr>
            <w:ins w:id="591" w:author="Alhabibi, Haider@Energy" w:date="2022-03-11T08:13:00Z">
              <w:r w:rsidRPr="00554B1E">
                <w:rPr>
                  <w:rFonts w:eastAsia="Times New Roman" w:cstheme="minorHAnsi"/>
                  <w:sz w:val="18"/>
                  <w:szCs w:val="18"/>
                </w:rPr>
                <w:t xml:space="preserve">from </w:t>
              </w:r>
            </w:ins>
            <w:ins w:id="592" w:author="Alhabibi, Haider@Energy" w:date="2022-03-11T08:54:00Z">
              <w:r w:rsidR="00EB023F">
                <w:rPr>
                  <w:rFonts w:eastAsia="Times New Roman" w:cstheme="minorHAnsi"/>
                  <w:sz w:val="18"/>
                  <w:szCs w:val="18"/>
                </w:rPr>
                <w:t>B2-</w:t>
              </w:r>
            </w:ins>
            <w:ins w:id="593" w:author="Alhabibi, Haider@Energy" w:date="2022-03-11T08:13:00Z">
              <w:r w:rsidRPr="00554B1E">
                <w:rPr>
                  <w:rFonts w:eastAsia="Times New Roman" w:cstheme="minorHAnsi"/>
                  <w:sz w:val="18"/>
                  <w:szCs w:val="18"/>
                </w:rPr>
                <w:t>0</w:t>
              </w:r>
              <w:r>
                <w:rPr>
                  <w:rFonts w:eastAsia="Times New Roman" w:cstheme="minorHAnsi"/>
                  <w:sz w:val="18"/>
                  <w:szCs w:val="18"/>
                </w:rPr>
                <w:t>5</w:t>
              </w:r>
              <w:r w:rsidRPr="00554B1E">
                <w:rPr>
                  <w:rFonts w:eastAsia="Times New Roman" w:cstheme="minorHAnsi"/>
                  <w:sz w:val="18"/>
                  <w:szCs w:val="18"/>
                </w:rPr>
                <w:t>&gt;&gt;</w:t>
              </w:r>
            </w:ins>
          </w:p>
        </w:tc>
        <w:tc>
          <w:tcPr>
            <w:tcW w:w="1170" w:type="dxa"/>
          </w:tcPr>
          <w:p w14:paraId="248D567D" w14:textId="77777777" w:rsidR="00FC6523" w:rsidRPr="00554B1E" w:rsidRDefault="00FC6523" w:rsidP="0062515C">
            <w:pPr>
              <w:spacing w:after="0"/>
              <w:jc w:val="center"/>
              <w:rPr>
                <w:ins w:id="594" w:author="Alhabibi, Haider@Energy" w:date="2022-03-11T08:13:00Z"/>
                <w:rFonts w:eastAsia="Times New Roman" w:cs="Calibri"/>
                <w:sz w:val="18"/>
                <w:szCs w:val="18"/>
              </w:rPr>
            </w:pPr>
            <w:ins w:id="595" w:author="Alhabibi, Haider@Energy" w:date="2022-03-11T08:13:00Z">
              <w:r w:rsidRPr="00554B1E">
                <w:rPr>
                  <w:rFonts w:eastAsia="Times New Roman" w:cs="Calibri"/>
                  <w:sz w:val="18"/>
                  <w:szCs w:val="18"/>
                </w:rPr>
                <w:t xml:space="preserve">&lt;&lt; User input, must be </w:t>
              </w:r>
              <w:r w:rsidRPr="00554B1E">
                <w:rPr>
                  <w:rFonts w:cs="Calibri"/>
                  <w:sz w:val="18"/>
                  <w:szCs w:val="18"/>
                </w:rPr>
                <w:t>≥</w:t>
              </w:r>
              <w:r w:rsidRPr="00554B1E">
                <w:rPr>
                  <w:rFonts w:eastAsia="Times New Roman" w:cs="Calibri"/>
                  <w:sz w:val="18"/>
                  <w:szCs w:val="18"/>
                </w:rPr>
                <w:t xml:space="preserve"> value</w:t>
              </w:r>
            </w:ins>
          </w:p>
          <w:p w14:paraId="5D3BBB32" w14:textId="2E18B6C6" w:rsidR="00FC6523" w:rsidRPr="00554B1E" w:rsidRDefault="00FC6523" w:rsidP="0062515C">
            <w:pPr>
              <w:spacing w:after="0"/>
              <w:jc w:val="center"/>
              <w:rPr>
                <w:ins w:id="596" w:author="Alhabibi, Haider@Energy" w:date="2022-03-11T08:13:00Z"/>
                <w:rFonts w:eastAsia="Times New Roman" w:cstheme="minorHAnsi"/>
                <w:sz w:val="18"/>
                <w:szCs w:val="18"/>
              </w:rPr>
            </w:pPr>
            <w:ins w:id="597" w:author="Alhabibi, Haider@Energy" w:date="2022-03-11T08:13:00Z">
              <w:r w:rsidRPr="00554B1E">
                <w:rPr>
                  <w:rFonts w:eastAsia="Times New Roman" w:cs="Calibri"/>
                  <w:sz w:val="18"/>
                  <w:szCs w:val="18"/>
                </w:rPr>
                <w:t xml:space="preserve">from </w:t>
              </w:r>
            </w:ins>
            <w:ins w:id="598" w:author="Alhabibi, Haider@Energy" w:date="2022-03-11T08:54:00Z">
              <w:r w:rsidR="00EB023F">
                <w:rPr>
                  <w:rFonts w:eastAsia="Times New Roman" w:cs="Calibri"/>
                  <w:sz w:val="18"/>
                  <w:szCs w:val="18"/>
                </w:rPr>
                <w:t>B2-</w:t>
              </w:r>
            </w:ins>
            <w:ins w:id="599" w:author="Alhabibi, Haider@Energy" w:date="2022-03-11T08:13:00Z">
              <w:r w:rsidRPr="00554B1E">
                <w:rPr>
                  <w:rFonts w:eastAsia="Times New Roman" w:cs="Calibri"/>
                  <w:sz w:val="18"/>
                  <w:szCs w:val="18"/>
                </w:rPr>
                <w:t>06&gt;&gt;</w:t>
              </w:r>
            </w:ins>
          </w:p>
        </w:tc>
        <w:tc>
          <w:tcPr>
            <w:tcW w:w="1260" w:type="dxa"/>
          </w:tcPr>
          <w:p w14:paraId="5789596F" w14:textId="77777777" w:rsidR="00FC6523" w:rsidRPr="00554B1E" w:rsidRDefault="00FC6523" w:rsidP="0062515C">
            <w:pPr>
              <w:spacing w:after="0"/>
              <w:jc w:val="center"/>
              <w:rPr>
                <w:ins w:id="600" w:author="Alhabibi, Haider@Energy" w:date="2022-03-11T08:13:00Z"/>
                <w:rFonts w:eastAsia="Times New Roman" w:cstheme="minorHAnsi"/>
                <w:sz w:val="18"/>
                <w:szCs w:val="18"/>
              </w:rPr>
            </w:pPr>
            <w:ins w:id="601" w:author="Alhabibi, Haider@Energy" w:date="2022-03-11T08:13:00Z">
              <w:r w:rsidRPr="00554B1E">
                <w:rPr>
                  <w:rFonts w:eastAsia="Times New Roman" w:cs="Calibri"/>
                  <w:sz w:val="18"/>
                  <w:szCs w:val="18"/>
                </w:rPr>
                <w:t xml:space="preserve">&lt;&lt; Reference values from </w:t>
              </w:r>
              <w:r>
                <w:rPr>
                  <w:rFonts w:eastAsia="Times New Roman" w:cs="Calibri"/>
                  <w:sz w:val="18"/>
                  <w:szCs w:val="18"/>
                </w:rPr>
                <w:t>D</w:t>
              </w:r>
              <w:r w:rsidRPr="00554B1E">
                <w:rPr>
                  <w:rFonts w:eastAsia="Times New Roman" w:cs="Calibri"/>
                  <w:sz w:val="18"/>
                  <w:szCs w:val="18"/>
                </w:rPr>
                <w:t>07&gt;&gt;</w:t>
              </w:r>
            </w:ins>
          </w:p>
        </w:tc>
        <w:tc>
          <w:tcPr>
            <w:tcW w:w="1260" w:type="dxa"/>
          </w:tcPr>
          <w:p w14:paraId="4B38E338" w14:textId="77777777" w:rsidR="00FC6523" w:rsidRPr="00554B1E" w:rsidRDefault="00FC6523" w:rsidP="0062515C">
            <w:pPr>
              <w:spacing w:after="0"/>
              <w:jc w:val="center"/>
              <w:rPr>
                <w:ins w:id="602" w:author="Alhabibi, Haider@Energy" w:date="2022-03-11T08:13:00Z"/>
                <w:rFonts w:eastAsia="Times New Roman" w:cstheme="minorHAnsi"/>
                <w:sz w:val="18"/>
                <w:szCs w:val="18"/>
              </w:rPr>
            </w:pPr>
            <w:ins w:id="603" w:author="Alhabibi, Haider@Energy" w:date="2022-03-11T08:13:00Z">
              <w:r w:rsidRPr="00554B1E">
                <w:rPr>
                  <w:rFonts w:eastAsia="Times New Roman" w:cstheme="minorHAnsi"/>
                  <w:sz w:val="18"/>
                  <w:szCs w:val="18"/>
                </w:rPr>
                <w:t xml:space="preserve">&lt;&lt;User input, must be </w:t>
              </w:r>
              <w:r>
                <w:rPr>
                  <w:rFonts w:cs="Calibri"/>
                  <w:sz w:val="18"/>
                  <w:szCs w:val="14"/>
                </w:rPr>
                <w:t>≥</w:t>
              </w:r>
              <w:r w:rsidRPr="00554B1E">
                <w:rPr>
                  <w:rFonts w:eastAsia="Times New Roman" w:cstheme="minorHAnsi"/>
                  <w:sz w:val="18"/>
                  <w:szCs w:val="18"/>
                </w:rPr>
                <w:t xml:space="preserve"> value</w:t>
              </w:r>
            </w:ins>
          </w:p>
          <w:p w14:paraId="6071CAC3" w14:textId="75A0C0C7" w:rsidR="00FC6523" w:rsidRPr="00C035AD" w:rsidRDefault="00FC6523" w:rsidP="0062515C">
            <w:pPr>
              <w:spacing w:after="0"/>
              <w:jc w:val="center"/>
              <w:rPr>
                <w:ins w:id="604" w:author="Alhabibi, Haider@Energy" w:date="2022-03-11T08:13:00Z"/>
                <w:rFonts w:eastAsia="Times New Roman" w:cstheme="minorHAnsi"/>
                <w:sz w:val="18"/>
                <w:szCs w:val="20"/>
              </w:rPr>
            </w:pPr>
            <w:ins w:id="605" w:author="Alhabibi, Haider@Energy" w:date="2022-03-11T08:13:00Z">
              <w:r w:rsidRPr="00554B1E">
                <w:rPr>
                  <w:rFonts w:eastAsia="Times New Roman" w:cstheme="minorHAnsi"/>
                  <w:sz w:val="18"/>
                  <w:szCs w:val="18"/>
                </w:rPr>
                <w:t xml:space="preserve">from </w:t>
              </w:r>
            </w:ins>
            <w:ins w:id="606" w:author="Alhabibi, Haider@Energy" w:date="2022-03-11T08:54:00Z">
              <w:r w:rsidR="00EB023F">
                <w:rPr>
                  <w:rFonts w:eastAsia="Times New Roman" w:cstheme="minorHAnsi"/>
                  <w:sz w:val="18"/>
                  <w:szCs w:val="18"/>
                </w:rPr>
                <w:t>B2-</w:t>
              </w:r>
            </w:ins>
            <w:ins w:id="607" w:author="Alhabibi, Haider@Energy" w:date="2022-03-11T08:13:00Z">
              <w:r>
                <w:rPr>
                  <w:rFonts w:eastAsia="Times New Roman" w:cstheme="minorHAnsi"/>
                  <w:sz w:val="18"/>
                  <w:szCs w:val="18"/>
                </w:rPr>
                <w:t>08</w:t>
              </w:r>
              <w:r w:rsidRPr="00554B1E">
                <w:rPr>
                  <w:rFonts w:eastAsia="Times New Roman" w:cstheme="minorHAnsi"/>
                  <w:sz w:val="18"/>
                  <w:szCs w:val="18"/>
                </w:rPr>
                <w:t>&gt;&gt;</w:t>
              </w:r>
            </w:ins>
          </w:p>
        </w:tc>
        <w:tc>
          <w:tcPr>
            <w:tcW w:w="1350" w:type="dxa"/>
          </w:tcPr>
          <w:p w14:paraId="087C7881" w14:textId="77777777" w:rsidR="00FC6523" w:rsidRPr="00554B1E" w:rsidRDefault="00FC6523" w:rsidP="0062515C">
            <w:pPr>
              <w:spacing w:after="0"/>
              <w:jc w:val="center"/>
              <w:rPr>
                <w:ins w:id="608" w:author="Alhabibi, Haider@Energy" w:date="2022-03-11T08:13:00Z"/>
                <w:rFonts w:eastAsia="Times New Roman" w:cs="Calibri"/>
                <w:sz w:val="18"/>
                <w:szCs w:val="18"/>
              </w:rPr>
            </w:pPr>
            <w:ins w:id="609" w:author="Alhabibi, Haider@Energy" w:date="2022-03-11T08:13:00Z">
              <w:r w:rsidRPr="00554B1E">
                <w:rPr>
                  <w:rFonts w:eastAsia="Times New Roman" w:cs="Calibri"/>
                  <w:sz w:val="18"/>
                  <w:szCs w:val="18"/>
                </w:rPr>
                <w:t xml:space="preserve">&lt;&lt; User input, must be </w:t>
              </w:r>
              <w:r w:rsidRPr="00554B1E">
                <w:rPr>
                  <w:rFonts w:cs="Calibri"/>
                  <w:sz w:val="18"/>
                  <w:szCs w:val="18"/>
                </w:rPr>
                <w:t>≥</w:t>
              </w:r>
              <w:r w:rsidRPr="00554B1E">
                <w:rPr>
                  <w:rFonts w:eastAsia="Times New Roman" w:cs="Calibri"/>
                  <w:sz w:val="18"/>
                  <w:szCs w:val="18"/>
                </w:rPr>
                <w:t xml:space="preserve"> value</w:t>
              </w:r>
            </w:ins>
          </w:p>
          <w:p w14:paraId="2A27A24A" w14:textId="1D1EB04E" w:rsidR="00FC6523" w:rsidRPr="00554B1E" w:rsidRDefault="00FC6523" w:rsidP="0062515C">
            <w:pPr>
              <w:spacing w:after="0"/>
              <w:jc w:val="center"/>
              <w:rPr>
                <w:ins w:id="610" w:author="Alhabibi, Haider@Energy" w:date="2022-03-11T08:13:00Z"/>
                <w:rFonts w:eastAsia="Times New Roman" w:cstheme="minorHAnsi"/>
                <w:sz w:val="18"/>
                <w:szCs w:val="18"/>
              </w:rPr>
            </w:pPr>
            <w:ins w:id="611" w:author="Alhabibi, Haider@Energy" w:date="2022-03-11T08:13:00Z">
              <w:r w:rsidRPr="00554B1E">
                <w:rPr>
                  <w:rFonts w:eastAsia="Times New Roman" w:cs="Calibri"/>
                  <w:sz w:val="18"/>
                  <w:szCs w:val="18"/>
                </w:rPr>
                <w:t xml:space="preserve">from </w:t>
              </w:r>
            </w:ins>
            <w:ins w:id="612" w:author="Alhabibi, Haider@Energy" w:date="2022-03-11T08:54:00Z">
              <w:r w:rsidR="00EB023F">
                <w:rPr>
                  <w:rFonts w:eastAsia="Times New Roman" w:cs="Calibri"/>
                  <w:sz w:val="18"/>
                  <w:szCs w:val="18"/>
                </w:rPr>
                <w:t>B2-</w:t>
              </w:r>
            </w:ins>
            <w:ins w:id="613" w:author="Alhabibi, Haider@Energy" w:date="2022-03-11T08:13:00Z">
              <w:r w:rsidRPr="00554B1E">
                <w:rPr>
                  <w:rFonts w:eastAsia="Times New Roman" w:cs="Calibri"/>
                  <w:sz w:val="18"/>
                  <w:szCs w:val="18"/>
                </w:rPr>
                <w:t>09&gt;&gt;</w:t>
              </w:r>
            </w:ins>
          </w:p>
        </w:tc>
        <w:tc>
          <w:tcPr>
            <w:tcW w:w="1440" w:type="dxa"/>
          </w:tcPr>
          <w:p w14:paraId="4D89B7EA" w14:textId="77777777" w:rsidR="00FC6523" w:rsidRPr="00554B1E" w:rsidRDefault="00FC6523" w:rsidP="0062515C">
            <w:pPr>
              <w:spacing w:after="0"/>
              <w:jc w:val="center"/>
              <w:rPr>
                <w:ins w:id="614" w:author="Alhabibi, Haider@Energy" w:date="2022-03-11T08:13:00Z"/>
                <w:rFonts w:eastAsia="Times New Roman" w:cs="Calibri"/>
                <w:sz w:val="18"/>
                <w:szCs w:val="18"/>
              </w:rPr>
            </w:pPr>
            <w:ins w:id="615" w:author="Alhabibi, Haider@Energy" w:date="2022-03-11T08:13:00Z">
              <w:r w:rsidRPr="00554B1E">
                <w:rPr>
                  <w:rFonts w:eastAsia="Times New Roman" w:cs="Calibri"/>
                  <w:sz w:val="18"/>
                  <w:szCs w:val="18"/>
                </w:rPr>
                <w:t xml:space="preserve">&lt;&lt; User input, must be </w:t>
              </w:r>
              <w:r w:rsidRPr="00554B1E">
                <w:rPr>
                  <w:rFonts w:cs="Calibri"/>
                  <w:sz w:val="18"/>
                  <w:szCs w:val="18"/>
                </w:rPr>
                <w:t>≥</w:t>
              </w:r>
              <w:r w:rsidRPr="00554B1E">
                <w:rPr>
                  <w:rFonts w:eastAsia="Times New Roman" w:cs="Calibri"/>
                  <w:sz w:val="18"/>
                  <w:szCs w:val="18"/>
                </w:rPr>
                <w:t xml:space="preserve"> value</w:t>
              </w:r>
            </w:ins>
          </w:p>
          <w:p w14:paraId="37616D57" w14:textId="02834E8C" w:rsidR="00FC6523" w:rsidRPr="00554B1E" w:rsidRDefault="00FC6523" w:rsidP="0062515C">
            <w:pPr>
              <w:spacing w:after="0"/>
              <w:jc w:val="center"/>
              <w:rPr>
                <w:ins w:id="616" w:author="Alhabibi, Haider@Energy" w:date="2022-03-11T08:13:00Z"/>
                <w:rFonts w:eastAsia="Times New Roman" w:cstheme="minorHAnsi"/>
                <w:sz w:val="18"/>
                <w:szCs w:val="18"/>
              </w:rPr>
            </w:pPr>
            <w:ins w:id="617" w:author="Alhabibi, Haider@Energy" w:date="2022-03-11T08:13:00Z">
              <w:r w:rsidRPr="00554B1E">
                <w:rPr>
                  <w:rFonts w:eastAsia="Times New Roman" w:cs="Calibri"/>
                  <w:sz w:val="18"/>
                  <w:szCs w:val="18"/>
                </w:rPr>
                <w:t xml:space="preserve">from </w:t>
              </w:r>
            </w:ins>
            <w:ins w:id="618" w:author="Alhabibi, Haider@Energy" w:date="2022-03-11T08:54:00Z">
              <w:r w:rsidR="00EB023F">
                <w:rPr>
                  <w:rFonts w:eastAsia="Times New Roman" w:cs="Calibri"/>
                  <w:sz w:val="18"/>
                  <w:szCs w:val="18"/>
                </w:rPr>
                <w:t>B2-</w:t>
              </w:r>
            </w:ins>
            <w:ins w:id="619" w:author="Alhabibi, Haider@Energy" w:date="2022-03-11T08:13:00Z">
              <w:r w:rsidRPr="00554B1E">
                <w:rPr>
                  <w:rFonts w:eastAsia="Times New Roman" w:cs="Calibri"/>
                  <w:sz w:val="18"/>
                  <w:szCs w:val="18"/>
                </w:rPr>
                <w:t>10&gt;&gt;</w:t>
              </w:r>
            </w:ins>
          </w:p>
        </w:tc>
        <w:tc>
          <w:tcPr>
            <w:tcW w:w="1170" w:type="dxa"/>
          </w:tcPr>
          <w:p w14:paraId="2FAC7A93" w14:textId="67B4FE3F" w:rsidR="00FC6523" w:rsidRPr="00554B1E" w:rsidRDefault="00FC6523" w:rsidP="0062515C">
            <w:pPr>
              <w:spacing w:after="0"/>
              <w:jc w:val="center"/>
              <w:rPr>
                <w:ins w:id="620" w:author="Alhabibi, Haider@Energy" w:date="2022-03-11T08:13:00Z"/>
                <w:rFonts w:eastAsia="Times New Roman" w:cstheme="minorHAnsi"/>
                <w:sz w:val="18"/>
                <w:szCs w:val="18"/>
              </w:rPr>
            </w:pPr>
            <w:ins w:id="621" w:author="Alhabibi, Haider@Energy" w:date="2022-03-11T08:13:00Z">
              <w:r w:rsidRPr="00554B1E">
                <w:rPr>
                  <w:rFonts w:eastAsia="Times New Roman" w:cstheme="minorHAnsi"/>
                  <w:sz w:val="18"/>
                  <w:szCs w:val="18"/>
                </w:rPr>
                <w:t xml:space="preserve">&lt;&lt;Reference value from </w:t>
              </w:r>
            </w:ins>
            <w:ins w:id="622" w:author="Alhabibi, Haider@Energy" w:date="2022-03-11T08:54:00Z">
              <w:r w:rsidR="00EB023F">
                <w:rPr>
                  <w:rFonts w:eastAsia="Times New Roman" w:cstheme="minorHAnsi"/>
                  <w:sz w:val="18"/>
                  <w:szCs w:val="18"/>
                </w:rPr>
                <w:t>B2-</w:t>
              </w:r>
            </w:ins>
            <w:ins w:id="623" w:author="Alhabibi, Haider@Energy" w:date="2022-03-11T08:13:00Z">
              <w:r>
                <w:rPr>
                  <w:rFonts w:eastAsia="Times New Roman" w:cstheme="minorHAnsi"/>
                  <w:sz w:val="18"/>
                  <w:szCs w:val="18"/>
                </w:rPr>
                <w:t>11</w:t>
              </w:r>
              <w:r w:rsidRPr="00554B1E">
                <w:rPr>
                  <w:rFonts w:eastAsia="Times New Roman" w:cstheme="minorHAnsi"/>
                  <w:sz w:val="18"/>
                  <w:szCs w:val="18"/>
                </w:rPr>
                <w:t>&gt;&gt;</w:t>
              </w:r>
            </w:ins>
          </w:p>
        </w:tc>
      </w:tr>
      <w:tr w:rsidR="00FC6523" w:rsidRPr="00C071B0" w14:paraId="7789736E" w14:textId="77777777" w:rsidTr="0062515C">
        <w:trPr>
          <w:ins w:id="624" w:author="Alhabibi, Haider@Energy" w:date="2022-03-11T08:13:00Z"/>
        </w:trPr>
        <w:tc>
          <w:tcPr>
            <w:tcW w:w="1208" w:type="dxa"/>
          </w:tcPr>
          <w:p w14:paraId="6A50151D" w14:textId="77777777" w:rsidR="00FC6523" w:rsidRPr="003F4127" w:rsidRDefault="00FC6523" w:rsidP="0062515C">
            <w:pPr>
              <w:jc w:val="center"/>
              <w:rPr>
                <w:ins w:id="625" w:author="Alhabibi, Haider@Energy" w:date="2022-03-11T08:13:00Z"/>
                <w:rFonts w:cstheme="minorHAnsi"/>
                <w:sz w:val="20"/>
                <w:szCs w:val="20"/>
              </w:rPr>
            </w:pPr>
          </w:p>
        </w:tc>
        <w:tc>
          <w:tcPr>
            <w:tcW w:w="1577" w:type="dxa"/>
          </w:tcPr>
          <w:p w14:paraId="1D46E4C3" w14:textId="77777777" w:rsidR="00FC6523" w:rsidRPr="003F4127" w:rsidRDefault="00FC6523" w:rsidP="0062515C">
            <w:pPr>
              <w:jc w:val="center"/>
              <w:rPr>
                <w:ins w:id="626" w:author="Alhabibi, Haider@Energy" w:date="2022-03-11T08:13:00Z"/>
                <w:rFonts w:cstheme="minorHAnsi"/>
                <w:sz w:val="20"/>
                <w:szCs w:val="20"/>
              </w:rPr>
            </w:pPr>
          </w:p>
        </w:tc>
        <w:tc>
          <w:tcPr>
            <w:tcW w:w="1440" w:type="dxa"/>
          </w:tcPr>
          <w:p w14:paraId="43C2BD8B" w14:textId="77777777" w:rsidR="00FC6523" w:rsidRPr="003F4127" w:rsidRDefault="00FC6523" w:rsidP="0062515C">
            <w:pPr>
              <w:jc w:val="center"/>
              <w:rPr>
                <w:ins w:id="627" w:author="Alhabibi, Haider@Energy" w:date="2022-03-11T08:13:00Z"/>
                <w:rFonts w:cstheme="minorHAnsi"/>
                <w:sz w:val="20"/>
                <w:szCs w:val="20"/>
              </w:rPr>
            </w:pPr>
          </w:p>
        </w:tc>
        <w:tc>
          <w:tcPr>
            <w:tcW w:w="1260" w:type="dxa"/>
          </w:tcPr>
          <w:p w14:paraId="20EE59E3" w14:textId="77777777" w:rsidR="00FC6523" w:rsidRPr="003F4127" w:rsidRDefault="00FC6523" w:rsidP="0062515C">
            <w:pPr>
              <w:jc w:val="center"/>
              <w:rPr>
                <w:ins w:id="628" w:author="Alhabibi, Haider@Energy" w:date="2022-03-11T08:13:00Z"/>
                <w:rFonts w:cstheme="minorHAnsi"/>
                <w:sz w:val="20"/>
                <w:szCs w:val="20"/>
              </w:rPr>
            </w:pPr>
          </w:p>
        </w:tc>
        <w:tc>
          <w:tcPr>
            <w:tcW w:w="1260" w:type="dxa"/>
          </w:tcPr>
          <w:p w14:paraId="72FB0B84" w14:textId="77777777" w:rsidR="00FC6523" w:rsidRPr="003F4127" w:rsidRDefault="00FC6523" w:rsidP="0062515C">
            <w:pPr>
              <w:jc w:val="center"/>
              <w:rPr>
                <w:ins w:id="629" w:author="Alhabibi, Haider@Energy" w:date="2022-03-11T08:13:00Z"/>
                <w:rFonts w:cstheme="minorHAnsi"/>
                <w:sz w:val="20"/>
                <w:szCs w:val="20"/>
              </w:rPr>
            </w:pPr>
          </w:p>
        </w:tc>
        <w:tc>
          <w:tcPr>
            <w:tcW w:w="1170" w:type="dxa"/>
          </w:tcPr>
          <w:p w14:paraId="23F5ADAF" w14:textId="77777777" w:rsidR="00FC6523" w:rsidRPr="003F4127" w:rsidRDefault="00FC6523" w:rsidP="0062515C">
            <w:pPr>
              <w:jc w:val="center"/>
              <w:rPr>
                <w:ins w:id="630" w:author="Alhabibi, Haider@Energy" w:date="2022-03-11T08:13:00Z"/>
                <w:rFonts w:cstheme="minorHAnsi"/>
                <w:sz w:val="20"/>
                <w:szCs w:val="20"/>
              </w:rPr>
            </w:pPr>
          </w:p>
        </w:tc>
        <w:tc>
          <w:tcPr>
            <w:tcW w:w="1260" w:type="dxa"/>
          </w:tcPr>
          <w:p w14:paraId="2314C740" w14:textId="77777777" w:rsidR="00FC6523" w:rsidRPr="003F4127" w:rsidRDefault="00FC6523" w:rsidP="0062515C">
            <w:pPr>
              <w:jc w:val="center"/>
              <w:rPr>
                <w:ins w:id="631" w:author="Alhabibi, Haider@Energy" w:date="2022-03-11T08:13:00Z"/>
                <w:rFonts w:cstheme="minorHAnsi"/>
                <w:sz w:val="20"/>
                <w:szCs w:val="20"/>
              </w:rPr>
            </w:pPr>
          </w:p>
        </w:tc>
        <w:tc>
          <w:tcPr>
            <w:tcW w:w="1260" w:type="dxa"/>
          </w:tcPr>
          <w:p w14:paraId="6F2CB053" w14:textId="77777777" w:rsidR="00FC6523" w:rsidRPr="003F4127" w:rsidRDefault="00FC6523" w:rsidP="0062515C">
            <w:pPr>
              <w:jc w:val="center"/>
              <w:rPr>
                <w:ins w:id="632" w:author="Alhabibi, Haider@Energy" w:date="2022-03-11T08:13:00Z"/>
                <w:rFonts w:cstheme="minorHAnsi"/>
                <w:sz w:val="20"/>
                <w:szCs w:val="20"/>
              </w:rPr>
            </w:pPr>
          </w:p>
        </w:tc>
        <w:tc>
          <w:tcPr>
            <w:tcW w:w="1350" w:type="dxa"/>
          </w:tcPr>
          <w:p w14:paraId="20754455" w14:textId="77777777" w:rsidR="00FC6523" w:rsidRPr="003F4127" w:rsidRDefault="00FC6523" w:rsidP="0062515C">
            <w:pPr>
              <w:jc w:val="center"/>
              <w:rPr>
                <w:ins w:id="633" w:author="Alhabibi, Haider@Energy" w:date="2022-03-11T08:13:00Z"/>
                <w:rFonts w:cstheme="minorHAnsi"/>
                <w:sz w:val="20"/>
                <w:szCs w:val="20"/>
              </w:rPr>
            </w:pPr>
          </w:p>
        </w:tc>
        <w:tc>
          <w:tcPr>
            <w:tcW w:w="1440" w:type="dxa"/>
          </w:tcPr>
          <w:p w14:paraId="4DCB452C" w14:textId="77777777" w:rsidR="00FC6523" w:rsidRPr="003F4127" w:rsidRDefault="00FC6523" w:rsidP="0062515C">
            <w:pPr>
              <w:jc w:val="center"/>
              <w:rPr>
                <w:ins w:id="634" w:author="Alhabibi, Haider@Energy" w:date="2022-03-11T08:13:00Z"/>
                <w:rFonts w:cstheme="minorHAnsi"/>
                <w:sz w:val="20"/>
                <w:szCs w:val="20"/>
              </w:rPr>
            </w:pPr>
          </w:p>
        </w:tc>
        <w:tc>
          <w:tcPr>
            <w:tcW w:w="1170" w:type="dxa"/>
          </w:tcPr>
          <w:p w14:paraId="0A299017" w14:textId="77777777" w:rsidR="00FC6523" w:rsidRPr="003F4127" w:rsidRDefault="00FC6523" w:rsidP="0062515C">
            <w:pPr>
              <w:jc w:val="center"/>
              <w:rPr>
                <w:ins w:id="635" w:author="Alhabibi, Haider@Energy" w:date="2022-03-11T08:13:00Z"/>
                <w:rFonts w:cstheme="minorHAnsi"/>
                <w:sz w:val="20"/>
                <w:szCs w:val="20"/>
              </w:rPr>
            </w:pPr>
          </w:p>
        </w:tc>
      </w:tr>
      <w:bookmarkEnd w:id="502"/>
    </w:tbl>
    <w:p w14:paraId="234157C8" w14:textId="77777777" w:rsidR="00FC6523" w:rsidRDefault="00FC6523" w:rsidP="00F947E9">
      <w:pPr>
        <w:spacing w:after="0"/>
        <w:rPr>
          <w:ins w:id="636" w:author="Alhabibi, Haider@Energy" w:date="2022-03-11T08:13:00Z"/>
          <w:rFonts w:asciiTheme="minorHAnsi" w:hAnsiTheme="minorHAnsi" w:cstheme="minorHAnsi"/>
          <w:sz w:val="20"/>
          <w:szCs w:val="20"/>
        </w:rPr>
      </w:pPr>
    </w:p>
    <w:p w14:paraId="79FD01E1" w14:textId="77777777" w:rsidR="00FC6523" w:rsidRDefault="00FC6523" w:rsidP="00F947E9">
      <w:pPr>
        <w:spacing w:after="0"/>
        <w:rPr>
          <w:ins w:id="637" w:author="Markstrum, Alexis@Energy" w:date="2021-10-18T15:49:00Z"/>
          <w:rFonts w:asciiTheme="minorHAnsi" w:hAnsiTheme="minorHAnsi" w:cstheme="minorHAnsi"/>
          <w:sz w:val="20"/>
          <w:szCs w:val="20"/>
        </w:rPr>
      </w:pPr>
    </w:p>
    <w:tbl>
      <w:tblPr>
        <w:tblStyle w:val="TableGrid"/>
        <w:tblW w:w="5002" w:type="pct"/>
        <w:tblLayout w:type="fixed"/>
        <w:tblLook w:val="04A0" w:firstRow="1" w:lastRow="0" w:firstColumn="1" w:lastColumn="0" w:noHBand="0" w:noVBand="1"/>
      </w:tblPr>
      <w:tblGrid>
        <w:gridCol w:w="1166"/>
        <w:gridCol w:w="1258"/>
        <w:gridCol w:w="1172"/>
        <w:gridCol w:w="1172"/>
        <w:gridCol w:w="988"/>
        <w:gridCol w:w="1353"/>
        <w:gridCol w:w="1080"/>
        <w:gridCol w:w="1258"/>
        <w:gridCol w:w="1258"/>
        <w:gridCol w:w="1172"/>
        <w:gridCol w:w="1077"/>
        <w:gridCol w:w="1442"/>
      </w:tblGrid>
      <w:tr w:rsidR="008C5EAB" w:rsidRPr="00C071B0" w:rsidDel="00FC6523" w14:paraId="78409AE0" w14:textId="01BA5793" w:rsidTr="0001787F">
        <w:trPr>
          <w:ins w:id="638" w:author="Markstrum, Alexis@Energy" w:date="2021-10-18T15:49:00Z"/>
          <w:del w:id="639" w:author="Alhabibi, Haider@Energy" w:date="2022-03-11T08:13:00Z"/>
        </w:trPr>
        <w:tc>
          <w:tcPr>
            <w:tcW w:w="5000" w:type="pct"/>
            <w:gridSpan w:val="12"/>
          </w:tcPr>
          <w:p w14:paraId="4F04E074" w14:textId="3F419D63" w:rsidR="008C5EAB" w:rsidRPr="00405CF9" w:rsidDel="00FC6523" w:rsidRDefault="008C5EAB" w:rsidP="0001787F">
            <w:pPr>
              <w:spacing w:after="0"/>
              <w:rPr>
                <w:ins w:id="640" w:author="Markstrum, Alexis@Energy" w:date="2021-10-18T15:49:00Z"/>
                <w:del w:id="641" w:author="Alhabibi, Haider@Energy" w:date="2022-03-11T08:13:00Z"/>
                <w:rFonts w:cstheme="minorHAnsi"/>
                <w:b/>
                <w:sz w:val="20"/>
                <w:szCs w:val="20"/>
              </w:rPr>
            </w:pPr>
            <w:ins w:id="642" w:author="Markstrum, Alexis@Energy" w:date="2021-10-18T15:50:00Z">
              <w:del w:id="643" w:author="Alhabibi, Haider@Energy" w:date="2022-03-11T08:13:00Z">
                <w:r w:rsidDel="00FC6523">
                  <w:rPr>
                    <w:rFonts w:cstheme="minorHAnsi"/>
                    <w:b/>
                    <w:sz w:val="20"/>
                    <w:szCs w:val="20"/>
                  </w:rPr>
                  <w:delText>D</w:delText>
                </w:r>
              </w:del>
            </w:ins>
            <w:ins w:id="644" w:author="Markstrum, Alexis@Energy" w:date="2021-10-18T15:49:00Z">
              <w:del w:id="645" w:author="Alhabibi, Haider@Energy" w:date="2022-03-11T08:13:00Z">
                <w:r w:rsidRPr="00405CF9" w:rsidDel="00FC6523">
                  <w:rPr>
                    <w:rFonts w:cstheme="minorHAnsi"/>
                    <w:b/>
                    <w:sz w:val="20"/>
                    <w:szCs w:val="20"/>
                  </w:rPr>
                  <w:delText xml:space="preserve">. Design </w:delText>
                </w:r>
              </w:del>
            </w:ins>
            <w:ins w:id="646" w:author="Markstrum, Alexis@Energy" w:date="2021-10-21T10:30:00Z">
              <w:del w:id="647" w:author="Alhabibi, Haider@Energy" w:date="2022-03-11T08:13:00Z">
                <w:r w:rsidR="0051348A" w:rsidDel="00FC6523">
                  <w:rPr>
                    <w:rFonts w:cstheme="minorHAnsi"/>
                    <w:b/>
                    <w:sz w:val="20"/>
                    <w:szCs w:val="20"/>
                  </w:rPr>
                  <w:delText>CHPWH System</w:delText>
                </w:r>
              </w:del>
            </w:ins>
            <w:ins w:id="648" w:author="Markstrum, Alexis@Energy" w:date="2021-10-18T15:49:00Z">
              <w:del w:id="649" w:author="Alhabibi, Haider@Energy" w:date="2022-03-11T08:13:00Z">
                <w:r w:rsidRPr="00405CF9" w:rsidDel="00FC6523">
                  <w:rPr>
                    <w:rFonts w:cstheme="minorHAnsi"/>
                    <w:b/>
                    <w:sz w:val="20"/>
                    <w:szCs w:val="20"/>
                  </w:rPr>
                  <w:delText xml:space="preserve"> Information</w:delText>
                </w:r>
              </w:del>
            </w:ins>
          </w:p>
          <w:p w14:paraId="0923ABCB" w14:textId="533FAA0B" w:rsidR="008C5EAB" w:rsidDel="002C7A07" w:rsidRDefault="008C5EAB" w:rsidP="0001787F">
            <w:pPr>
              <w:spacing w:after="0"/>
              <w:rPr>
                <w:ins w:id="650" w:author="Markstrum, Alexis@Energy" w:date="2021-10-18T15:49:00Z"/>
                <w:del w:id="651" w:author="Alhabibi, Haider@Energy" w:date="2022-03-08T20:33:00Z"/>
                <w:rFonts w:cstheme="minorHAnsi"/>
                <w:sz w:val="20"/>
                <w:szCs w:val="20"/>
              </w:rPr>
            </w:pPr>
            <w:ins w:id="652" w:author="Markstrum, Alexis@Energy" w:date="2021-10-18T15:49:00Z">
              <w:del w:id="653" w:author="Alhabibi, Haider@Energy" w:date="2022-03-08T20:33:00Z">
                <w:r w:rsidRPr="003F4127" w:rsidDel="002C7A07">
                  <w:rPr>
                    <w:rFonts w:cstheme="minorHAnsi"/>
                    <w:sz w:val="20"/>
                    <w:szCs w:val="20"/>
                  </w:rPr>
                  <w:delText>This table reports the water heating systems specified on the registered CF1R</w:delText>
                </w:r>
              </w:del>
            </w:ins>
            <w:ins w:id="654" w:author="Tam, Danny@Energy" w:date="2022-02-28T13:18:00Z">
              <w:del w:id="655" w:author="Alhabibi, Haider@Energy" w:date="2022-03-08T20:33:00Z">
                <w:r w:rsidR="00712D4B" w:rsidDel="002C7A07">
                  <w:rPr>
                    <w:rFonts w:cstheme="minorHAnsi"/>
                    <w:sz w:val="20"/>
                    <w:szCs w:val="20"/>
                  </w:rPr>
                  <w:delText>LMCC</w:delText>
                </w:r>
              </w:del>
            </w:ins>
            <w:ins w:id="656" w:author="Tam, Danny@Energy" w:date="2022-02-28T13:16:00Z">
              <w:del w:id="657" w:author="Alhabibi, Haider@Energy" w:date="2022-03-08T20:33:00Z">
                <w:r w:rsidR="00DC1EA1" w:rsidDel="002C7A07">
                  <w:rPr>
                    <w:rFonts w:cstheme="minorHAnsi"/>
                    <w:sz w:val="20"/>
                    <w:szCs w:val="20"/>
                  </w:rPr>
                  <w:delText>LMCC</w:delText>
                </w:r>
              </w:del>
            </w:ins>
            <w:ins w:id="658" w:author="Markstrum, Alexis@Energy" w:date="2021-10-18T15:49:00Z">
              <w:del w:id="659" w:author="Alhabibi, Haider@Energy" w:date="2022-03-08T20:33:00Z">
                <w:r w:rsidRPr="003F4127" w:rsidDel="002C7A07">
                  <w:rPr>
                    <w:rFonts w:cstheme="minorHAnsi"/>
                    <w:sz w:val="20"/>
                    <w:szCs w:val="20"/>
                  </w:rPr>
                  <w:delText xml:space="preserve"> compliance document for this project.</w:delText>
                </w:r>
              </w:del>
            </w:ins>
          </w:p>
          <w:p w14:paraId="2704F3B0" w14:textId="6D764191" w:rsidR="00E12A63" w:rsidDel="00FC6523" w:rsidRDefault="00E12A63" w:rsidP="0001787F">
            <w:pPr>
              <w:spacing w:after="0"/>
              <w:rPr>
                <w:ins w:id="660" w:author="Markstrum, Alexis@Energy" w:date="2021-10-18T16:09:00Z"/>
                <w:del w:id="661" w:author="Alhabibi, Haider@Energy" w:date="2022-03-11T08:13:00Z"/>
                <w:rFonts w:cstheme="minorHAnsi"/>
                <w:sz w:val="20"/>
                <w:szCs w:val="20"/>
              </w:rPr>
            </w:pPr>
            <w:ins w:id="662" w:author="Markstrum, Alexis@Energy" w:date="2021-10-18T16:09:00Z">
              <w:del w:id="663" w:author="Alhabibi, Haider@Energy" w:date="2022-03-11T08:13:00Z">
                <w:r w:rsidDel="00FC6523">
                  <w:rPr>
                    <w:rFonts w:cstheme="minorHAnsi"/>
                    <w:sz w:val="20"/>
                    <w:szCs w:val="20"/>
                  </w:rPr>
                  <w:delText xml:space="preserve">&lt;&lt;If </w:delText>
                </w:r>
              </w:del>
            </w:ins>
            <w:ins w:id="664" w:author="Tam, Danny@Energy" w:date="2022-02-28T13:14:00Z">
              <w:del w:id="665" w:author="Alhabibi, Haider@Energy" w:date="2022-03-11T08:13:00Z">
                <w:r w:rsidR="0001647D" w:rsidDel="00FC6523">
                  <w:rPr>
                    <w:rFonts w:cstheme="minorHAnsi"/>
                    <w:sz w:val="20"/>
                    <w:szCs w:val="20"/>
                  </w:rPr>
                  <w:delText>LMCC</w:delText>
                </w:r>
              </w:del>
            </w:ins>
            <w:ins w:id="666" w:author="Markstrum, Alexis@Energy" w:date="2021-10-18T16:09:00Z">
              <w:del w:id="667" w:author="Alhabibi, Haider@Energy" w:date="2022-03-11T08:13:00Z">
                <w:r w:rsidDel="00FC6523">
                  <w:rPr>
                    <w:rFonts w:cstheme="minorHAnsi"/>
                    <w:sz w:val="20"/>
                    <w:szCs w:val="20"/>
                  </w:rPr>
                  <w:delText>CF1R</w:delText>
                </w:r>
              </w:del>
            </w:ins>
            <w:ins w:id="668" w:author="Tam, Danny@Energy" w:date="2022-02-28T13:18:00Z">
              <w:del w:id="669" w:author="Alhabibi, Haider@Energy" w:date="2022-03-08T20:34:00Z">
                <w:r w:rsidR="00712D4B" w:rsidDel="002C7A07">
                  <w:rPr>
                    <w:rFonts w:cstheme="minorHAnsi"/>
                    <w:sz w:val="20"/>
                    <w:szCs w:val="20"/>
                  </w:rPr>
                  <w:delText>LMCC</w:delText>
                </w:r>
              </w:del>
            </w:ins>
            <w:ins w:id="670" w:author="Markstrum, Alexis@Energy" w:date="2021-10-18T16:09:00Z">
              <w:del w:id="671" w:author="Alhabibi, Haider@Energy" w:date="2022-03-11T08:13:00Z">
                <w:r w:rsidDel="00FC6523">
                  <w:rPr>
                    <w:rFonts w:cstheme="minorHAnsi"/>
                    <w:sz w:val="20"/>
                    <w:szCs w:val="20"/>
                  </w:rPr>
                  <w:delText xml:space="preserve"> has CHPWH, then require table, else </w:delText>
                </w:r>
              </w:del>
            </w:ins>
            <w:ins w:id="672" w:author="Markstrum, Alexis@Energy" w:date="2021-10-18T15:57:00Z">
              <w:del w:id="673" w:author="Alhabibi, Haider@Energy" w:date="2022-03-11T08:13:00Z">
                <w:r w:rsidRPr="00E12A63" w:rsidDel="00FC6523">
                  <w:rPr>
                    <w:rFonts w:asciiTheme="minorHAnsi" w:hAnsiTheme="minorHAnsi" w:cstheme="minorHAnsi"/>
                    <w:sz w:val="20"/>
                    <w:szCs w:val="20"/>
                  </w:rPr>
                  <w:delText>display the "section does not apply" message</w:delText>
                </w:r>
              </w:del>
            </w:ins>
            <w:ins w:id="674" w:author="Markstrum, Alexis@Energy" w:date="2021-10-18T16:10:00Z">
              <w:del w:id="675" w:author="Alhabibi, Haider@Energy" w:date="2022-03-11T08:13:00Z">
                <w:r w:rsidR="005F556D" w:rsidDel="00FC6523">
                  <w:rPr>
                    <w:rFonts w:cstheme="minorHAnsi"/>
                    <w:sz w:val="20"/>
                    <w:szCs w:val="20"/>
                  </w:rPr>
                  <w:delText>&gt;&gt;</w:delText>
                </w:r>
              </w:del>
            </w:ins>
          </w:p>
          <w:p w14:paraId="38824292" w14:textId="494F4942" w:rsidR="008C5EAB" w:rsidRPr="00405CF9" w:rsidDel="00FC6523" w:rsidRDefault="008C5EAB" w:rsidP="0001787F">
            <w:pPr>
              <w:spacing w:after="0"/>
              <w:rPr>
                <w:ins w:id="676" w:author="Markstrum, Alexis@Energy" w:date="2021-10-18T15:49:00Z"/>
                <w:del w:id="677" w:author="Alhabibi, Haider@Energy" w:date="2022-03-11T08:13:00Z"/>
                <w:rFonts w:cstheme="minorHAnsi"/>
                <w:b/>
                <w:sz w:val="20"/>
                <w:szCs w:val="20"/>
              </w:rPr>
            </w:pPr>
            <w:ins w:id="678" w:author="Markstrum, Alexis@Energy" w:date="2021-10-18T15:49:00Z">
              <w:del w:id="679" w:author="Alhabibi, Haider@Energy" w:date="2022-03-11T08:13:00Z">
                <w:r w:rsidDel="00FC6523">
                  <w:rPr>
                    <w:rFonts w:cstheme="minorHAnsi"/>
                    <w:sz w:val="20"/>
                    <w:szCs w:val="20"/>
                  </w:rPr>
                  <w:delText>&lt;&lt;require one row of data for each water heater identified on the CF1R</w:delText>
                </w:r>
              </w:del>
            </w:ins>
            <w:ins w:id="680" w:author="Tam, Danny@Energy" w:date="2022-02-28T13:18:00Z">
              <w:del w:id="681" w:author="Alhabibi, Haider@Energy" w:date="2022-03-11T08:13:00Z">
                <w:r w:rsidR="00712D4B" w:rsidDel="00FC6523">
                  <w:rPr>
                    <w:rFonts w:cstheme="minorHAnsi"/>
                    <w:sz w:val="20"/>
                    <w:szCs w:val="20"/>
                  </w:rPr>
                  <w:delText>LMCC</w:delText>
                </w:r>
              </w:del>
            </w:ins>
            <w:ins w:id="682" w:author="Tam, Danny@Energy" w:date="2022-02-28T13:16:00Z">
              <w:del w:id="683" w:author="Alhabibi, Haider@Energy" w:date="2022-03-08T20:34:00Z">
                <w:r w:rsidR="00DC1EA1" w:rsidDel="00EB0C71">
                  <w:rPr>
                    <w:rFonts w:cstheme="minorHAnsi"/>
                    <w:sz w:val="20"/>
                    <w:szCs w:val="20"/>
                  </w:rPr>
                  <w:delText>LMCC</w:delText>
                </w:r>
              </w:del>
            </w:ins>
            <w:ins w:id="684" w:author="Markstrum, Alexis@Energy" w:date="2021-10-18T15:49:00Z">
              <w:del w:id="685" w:author="Alhabibi, Haider@Energy" w:date="2022-03-11T08:13:00Z">
                <w:r w:rsidDel="00FC6523">
                  <w:rPr>
                    <w:rFonts w:cstheme="minorHAnsi"/>
                    <w:sz w:val="20"/>
                    <w:szCs w:val="20"/>
                  </w:rPr>
                  <w:delText xml:space="preserve">&gt;&gt; </w:delText>
                </w:r>
              </w:del>
            </w:ins>
          </w:p>
        </w:tc>
      </w:tr>
      <w:tr w:rsidR="008C5EAB" w:rsidRPr="00C071B0" w:rsidDel="00FC6523" w14:paraId="438FB99C" w14:textId="2AB364DD" w:rsidTr="0001787F">
        <w:trPr>
          <w:ins w:id="686" w:author="Markstrum, Alexis@Energy" w:date="2021-10-18T15:49:00Z"/>
          <w:del w:id="687" w:author="Alhabibi, Haider@Energy" w:date="2022-03-11T08:13:00Z"/>
        </w:trPr>
        <w:tc>
          <w:tcPr>
            <w:tcW w:w="405" w:type="pct"/>
            <w:vAlign w:val="bottom"/>
          </w:tcPr>
          <w:p w14:paraId="61827A49" w14:textId="7586E3AF" w:rsidR="008C5EAB" w:rsidRPr="003F4127" w:rsidDel="00FC6523" w:rsidRDefault="008C5EAB" w:rsidP="0001787F">
            <w:pPr>
              <w:spacing w:after="0"/>
              <w:jc w:val="center"/>
              <w:rPr>
                <w:ins w:id="688" w:author="Markstrum, Alexis@Energy" w:date="2021-10-18T15:49:00Z"/>
                <w:del w:id="689" w:author="Alhabibi, Haider@Energy" w:date="2022-03-11T08:13:00Z"/>
                <w:rFonts w:cstheme="minorHAnsi"/>
                <w:sz w:val="20"/>
                <w:szCs w:val="20"/>
              </w:rPr>
            </w:pPr>
            <w:ins w:id="690" w:author="Markstrum, Alexis@Energy" w:date="2021-10-18T15:49:00Z">
              <w:del w:id="691" w:author="Alhabibi, Haider@Energy" w:date="2022-03-11T08:13:00Z">
                <w:r w:rsidRPr="003F4127" w:rsidDel="00FC6523">
                  <w:rPr>
                    <w:rFonts w:eastAsia="Times New Roman" w:cstheme="minorHAnsi"/>
                    <w:sz w:val="20"/>
                    <w:szCs w:val="20"/>
                  </w:rPr>
                  <w:delText>01</w:delText>
                </w:r>
              </w:del>
            </w:ins>
          </w:p>
        </w:tc>
        <w:tc>
          <w:tcPr>
            <w:tcW w:w="437" w:type="pct"/>
            <w:vAlign w:val="bottom"/>
          </w:tcPr>
          <w:p w14:paraId="659A268C" w14:textId="046273D7" w:rsidR="008C5EAB" w:rsidRPr="003F4127" w:rsidDel="00FC6523" w:rsidRDefault="008C5EAB" w:rsidP="0001787F">
            <w:pPr>
              <w:spacing w:after="0"/>
              <w:jc w:val="center"/>
              <w:rPr>
                <w:ins w:id="692" w:author="Markstrum, Alexis@Energy" w:date="2021-10-18T15:49:00Z"/>
                <w:del w:id="693" w:author="Alhabibi, Haider@Energy" w:date="2022-03-11T08:13:00Z"/>
                <w:rFonts w:cstheme="minorHAnsi"/>
                <w:sz w:val="20"/>
                <w:szCs w:val="20"/>
              </w:rPr>
            </w:pPr>
            <w:ins w:id="694" w:author="Markstrum, Alexis@Energy" w:date="2021-10-18T15:49:00Z">
              <w:del w:id="695" w:author="Alhabibi, Haider@Energy" w:date="2022-03-11T08:13:00Z">
                <w:r w:rsidRPr="003F4127" w:rsidDel="00FC6523">
                  <w:rPr>
                    <w:rFonts w:eastAsia="Times New Roman" w:cstheme="minorHAnsi"/>
                    <w:sz w:val="20"/>
                    <w:szCs w:val="20"/>
                  </w:rPr>
                  <w:delText>02</w:delText>
                </w:r>
              </w:del>
            </w:ins>
          </w:p>
        </w:tc>
        <w:tc>
          <w:tcPr>
            <w:tcW w:w="407" w:type="pct"/>
          </w:tcPr>
          <w:p w14:paraId="65C5B581" w14:textId="11DA77B1" w:rsidR="008C5EAB" w:rsidRPr="003F4127" w:rsidDel="00FC6523" w:rsidRDefault="008C5EAB" w:rsidP="0001787F">
            <w:pPr>
              <w:spacing w:after="0"/>
              <w:jc w:val="center"/>
              <w:rPr>
                <w:ins w:id="696" w:author="Markstrum, Alexis@Energy" w:date="2021-10-18T15:49:00Z"/>
                <w:del w:id="697" w:author="Alhabibi, Haider@Energy" w:date="2022-03-11T08:13:00Z"/>
                <w:rFonts w:eastAsia="Times New Roman" w:cstheme="minorHAnsi"/>
                <w:sz w:val="20"/>
                <w:szCs w:val="20"/>
              </w:rPr>
            </w:pPr>
            <w:ins w:id="698" w:author="Markstrum, Alexis@Energy" w:date="2021-10-18T15:49:00Z">
              <w:del w:id="699" w:author="Alhabibi, Haider@Energy" w:date="2022-03-11T08:13:00Z">
                <w:r w:rsidRPr="003F4127" w:rsidDel="00FC6523">
                  <w:rPr>
                    <w:rFonts w:eastAsia="Times New Roman" w:cstheme="minorHAnsi"/>
                    <w:sz w:val="20"/>
                    <w:szCs w:val="20"/>
                  </w:rPr>
                  <w:delText>03</w:delText>
                </w:r>
              </w:del>
            </w:ins>
          </w:p>
        </w:tc>
        <w:tc>
          <w:tcPr>
            <w:tcW w:w="407" w:type="pct"/>
          </w:tcPr>
          <w:p w14:paraId="6CD0FE3C" w14:textId="655F0424" w:rsidR="008C5EAB" w:rsidDel="00FC6523" w:rsidRDefault="008C5EAB" w:rsidP="0001787F">
            <w:pPr>
              <w:spacing w:after="0"/>
              <w:jc w:val="center"/>
              <w:rPr>
                <w:ins w:id="700" w:author="Markstrum, Alexis@Energy" w:date="2021-10-18T15:49:00Z"/>
                <w:del w:id="701" w:author="Alhabibi, Haider@Energy" w:date="2022-03-11T08:13:00Z"/>
                <w:rFonts w:eastAsia="Times New Roman" w:cstheme="minorHAnsi"/>
                <w:sz w:val="20"/>
                <w:szCs w:val="20"/>
              </w:rPr>
            </w:pPr>
            <w:ins w:id="702" w:author="Markstrum, Alexis@Energy" w:date="2021-10-18T15:49:00Z">
              <w:del w:id="703" w:author="Alhabibi, Haider@Energy" w:date="2022-03-11T08:13:00Z">
                <w:r w:rsidRPr="00CE2BD1" w:rsidDel="00FC6523">
                  <w:rPr>
                    <w:rFonts w:eastAsia="Times New Roman" w:cs="Calibri"/>
                    <w:sz w:val="18"/>
                    <w:szCs w:val="18"/>
                  </w:rPr>
                  <w:delText>04</w:delText>
                </w:r>
              </w:del>
            </w:ins>
          </w:p>
        </w:tc>
        <w:tc>
          <w:tcPr>
            <w:tcW w:w="343" w:type="pct"/>
          </w:tcPr>
          <w:p w14:paraId="28B644FA" w14:textId="60E8C3A7" w:rsidR="008C5EAB" w:rsidRPr="003F4127" w:rsidDel="00FC6523" w:rsidRDefault="008C5EAB" w:rsidP="0001787F">
            <w:pPr>
              <w:spacing w:after="0"/>
              <w:jc w:val="center"/>
              <w:rPr>
                <w:ins w:id="704" w:author="Markstrum, Alexis@Energy" w:date="2021-10-18T15:49:00Z"/>
                <w:del w:id="705" w:author="Alhabibi, Haider@Energy" w:date="2022-03-11T08:13:00Z"/>
                <w:rFonts w:eastAsia="Times New Roman" w:cstheme="minorHAnsi"/>
                <w:sz w:val="20"/>
                <w:szCs w:val="20"/>
              </w:rPr>
            </w:pPr>
            <w:ins w:id="706" w:author="Markstrum, Alexis@Energy" w:date="2021-10-18T15:49:00Z">
              <w:del w:id="707" w:author="Alhabibi, Haider@Energy" w:date="2022-03-11T08:13:00Z">
                <w:r w:rsidDel="00FC6523">
                  <w:rPr>
                    <w:rFonts w:eastAsia="Times New Roman" w:cstheme="minorHAnsi"/>
                    <w:sz w:val="20"/>
                    <w:szCs w:val="20"/>
                  </w:rPr>
                  <w:delText>05</w:delText>
                </w:r>
              </w:del>
            </w:ins>
          </w:p>
        </w:tc>
        <w:tc>
          <w:tcPr>
            <w:tcW w:w="470" w:type="pct"/>
          </w:tcPr>
          <w:p w14:paraId="7380E3FD" w14:textId="04089A53" w:rsidR="008C5EAB" w:rsidDel="00FC6523" w:rsidRDefault="008C5EAB" w:rsidP="0001787F">
            <w:pPr>
              <w:spacing w:after="0"/>
              <w:jc w:val="center"/>
              <w:rPr>
                <w:ins w:id="708" w:author="Markstrum, Alexis@Energy" w:date="2021-10-18T15:49:00Z"/>
                <w:del w:id="709" w:author="Alhabibi, Haider@Energy" w:date="2022-03-11T08:13:00Z"/>
                <w:rFonts w:eastAsia="Times New Roman" w:cstheme="minorHAnsi"/>
                <w:sz w:val="20"/>
                <w:szCs w:val="20"/>
              </w:rPr>
            </w:pPr>
            <w:ins w:id="710" w:author="Markstrum, Alexis@Energy" w:date="2021-10-18T15:49:00Z">
              <w:del w:id="711" w:author="Alhabibi, Haider@Energy" w:date="2022-03-11T08:13:00Z">
                <w:r w:rsidRPr="00CE2BD1" w:rsidDel="00FC6523">
                  <w:rPr>
                    <w:rFonts w:eastAsia="Times New Roman" w:cs="Calibri"/>
                    <w:sz w:val="18"/>
                    <w:szCs w:val="18"/>
                  </w:rPr>
                  <w:delText>06</w:delText>
                </w:r>
              </w:del>
            </w:ins>
          </w:p>
        </w:tc>
        <w:tc>
          <w:tcPr>
            <w:tcW w:w="375" w:type="pct"/>
          </w:tcPr>
          <w:p w14:paraId="32B75174" w14:textId="173F466F" w:rsidR="008C5EAB" w:rsidDel="00FC6523" w:rsidRDefault="008C5EAB" w:rsidP="0001787F">
            <w:pPr>
              <w:spacing w:after="0"/>
              <w:jc w:val="center"/>
              <w:rPr>
                <w:ins w:id="712" w:author="Markstrum, Alexis@Energy" w:date="2021-10-18T15:49:00Z"/>
                <w:del w:id="713" w:author="Alhabibi, Haider@Energy" w:date="2022-03-11T08:13:00Z"/>
                <w:rFonts w:eastAsia="Times New Roman" w:cstheme="minorHAnsi"/>
                <w:sz w:val="20"/>
                <w:szCs w:val="20"/>
              </w:rPr>
            </w:pPr>
            <w:ins w:id="714" w:author="Markstrum, Alexis@Energy" w:date="2021-10-18T15:49:00Z">
              <w:del w:id="715" w:author="Alhabibi, Haider@Energy" w:date="2022-03-11T08:13:00Z">
                <w:r w:rsidRPr="00CE2BD1" w:rsidDel="00FC6523">
                  <w:rPr>
                    <w:rFonts w:eastAsia="Times New Roman" w:cs="Calibri"/>
                    <w:sz w:val="18"/>
                    <w:szCs w:val="18"/>
                  </w:rPr>
                  <w:delText>07</w:delText>
                </w:r>
              </w:del>
            </w:ins>
          </w:p>
        </w:tc>
        <w:tc>
          <w:tcPr>
            <w:tcW w:w="437" w:type="pct"/>
          </w:tcPr>
          <w:p w14:paraId="3DBCA263" w14:textId="00C4C189" w:rsidR="008C5EAB" w:rsidRPr="003F4127" w:rsidDel="00FC6523" w:rsidRDefault="008C5EAB" w:rsidP="0001787F">
            <w:pPr>
              <w:spacing w:after="0"/>
              <w:jc w:val="center"/>
              <w:rPr>
                <w:ins w:id="716" w:author="Markstrum, Alexis@Energy" w:date="2021-10-18T15:49:00Z"/>
                <w:del w:id="717" w:author="Alhabibi, Haider@Energy" w:date="2022-03-11T08:13:00Z"/>
                <w:rFonts w:eastAsia="Times New Roman" w:cstheme="minorHAnsi"/>
                <w:sz w:val="20"/>
                <w:szCs w:val="20"/>
              </w:rPr>
            </w:pPr>
            <w:ins w:id="718" w:author="Markstrum, Alexis@Energy" w:date="2021-10-18T15:49:00Z">
              <w:del w:id="719" w:author="Alhabibi, Haider@Energy" w:date="2022-03-11T08:13:00Z">
                <w:r w:rsidDel="00FC6523">
                  <w:rPr>
                    <w:rFonts w:eastAsia="Times New Roman" w:cstheme="minorHAnsi"/>
                    <w:sz w:val="20"/>
                    <w:szCs w:val="20"/>
                  </w:rPr>
                  <w:delText>08</w:delText>
                </w:r>
              </w:del>
            </w:ins>
          </w:p>
        </w:tc>
        <w:tc>
          <w:tcPr>
            <w:tcW w:w="437" w:type="pct"/>
          </w:tcPr>
          <w:p w14:paraId="08AE823D" w14:textId="42AF25DE" w:rsidR="008C5EAB" w:rsidDel="00FC6523" w:rsidRDefault="008C5EAB" w:rsidP="0001787F">
            <w:pPr>
              <w:spacing w:after="0"/>
              <w:jc w:val="center"/>
              <w:rPr>
                <w:ins w:id="720" w:author="Markstrum, Alexis@Energy" w:date="2021-10-18T15:49:00Z"/>
                <w:del w:id="721" w:author="Alhabibi, Haider@Energy" w:date="2022-03-11T08:13:00Z"/>
                <w:rFonts w:eastAsia="Times New Roman" w:cstheme="minorHAnsi"/>
                <w:sz w:val="20"/>
                <w:szCs w:val="20"/>
              </w:rPr>
            </w:pPr>
            <w:ins w:id="722" w:author="Markstrum, Alexis@Energy" w:date="2021-10-18T15:49:00Z">
              <w:del w:id="723" w:author="Alhabibi, Haider@Energy" w:date="2022-03-11T08:13:00Z">
                <w:r w:rsidRPr="00CE2BD1" w:rsidDel="00FC6523">
                  <w:rPr>
                    <w:rFonts w:eastAsia="Times New Roman" w:cs="Calibri"/>
                    <w:sz w:val="18"/>
                    <w:szCs w:val="18"/>
                  </w:rPr>
                  <w:delText>09</w:delText>
                </w:r>
              </w:del>
            </w:ins>
          </w:p>
        </w:tc>
        <w:tc>
          <w:tcPr>
            <w:tcW w:w="407" w:type="pct"/>
          </w:tcPr>
          <w:p w14:paraId="29C72292" w14:textId="18BD8976" w:rsidR="008C5EAB" w:rsidDel="00FC6523" w:rsidRDefault="008C5EAB" w:rsidP="0001787F">
            <w:pPr>
              <w:spacing w:after="0"/>
              <w:jc w:val="center"/>
              <w:rPr>
                <w:ins w:id="724" w:author="Markstrum, Alexis@Energy" w:date="2021-10-18T15:49:00Z"/>
                <w:del w:id="725" w:author="Alhabibi, Haider@Energy" w:date="2022-03-11T08:13:00Z"/>
                <w:rFonts w:eastAsia="Times New Roman" w:cstheme="minorHAnsi"/>
                <w:sz w:val="20"/>
                <w:szCs w:val="20"/>
              </w:rPr>
            </w:pPr>
            <w:ins w:id="726" w:author="Markstrum, Alexis@Energy" w:date="2021-10-18T15:49:00Z">
              <w:del w:id="727" w:author="Alhabibi, Haider@Energy" w:date="2022-03-11T08:13:00Z">
                <w:r w:rsidRPr="00CE2BD1" w:rsidDel="00FC6523">
                  <w:rPr>
                    <w:rFonts w:eastAsia="Times New Roman" w:cs="Calibri"/>
                    <w:sz w:val="18"/>
                    <w:szCs w:val="18"/>
                  </w:rPr>
                  <w:delText>10</w:delText>
                </w:r>
              </w:del>
            </w:ins>
          </w:p>
        </w:tc>
        <w:tc>
          <w:tcPr>
            <w:tcW w:w="374" w:type="pct"/>
          </w:tcPr>
          <w:p w14:paraId="57860EA8" w14:textId="0CCA086F" w:rsidR="008C5EAB" w:rsidRPr="003F4127" w:rsidDel="00FC6523" w:rsidRDefault="008C5EAB" w:rsidP="0001787F">
            <w:pPr>
              <w:spacing w:after="0"/>
              <w:jc w:val="center"/>
              <w:rPr>
                <w:ins w:id="728" w:author="Markstrum, Alexis@Energy" w:date="2021-10-18T15:49:00Z"/>
                <w:del w:id="729" w:author="Alhabibi, Haider@Energy" w:date="2022-03-11T08:13:00Z"/>
                <w:rFonts w:eastAsia="Times New Roman" w:cstheme="minorHAnsi"/>
                <w:sz w:val="20"/>
                <w:szCs w:val="20"/>
              </w:rPr>
            </w:pPr>
            <w:ins w:id="730" w:author="Markstrum, Alexis@Energy" w:date="2021-10-18T15:49:00Z">
              <w:del w:id="731" w:author="Alhabibi, Haider@Energy" w:date="2022-03-11T08:13:00Z">
                <w:r w:rsidDel="00FC6523">
                  <w:rPr>
                    <w:rFonts w:eastAsia="Times New Roman" w:cstheme="minorHAnsi"/>
                    <w:sz w:val="20"/>
                    <w:szCs w:val="20"/>
                  </w:rPr>
                  <w:delText>11</w:delText>
                </w:r>
              </w:del>
            </w:ins>
          </w:p>
        </w:tc>
        <w:tc>
          <w:tcPr>
            <w:tcW w:w="500" w:type="pct"/>
          </w:tcPr>
          <w:p w14:paraId="4CED3825" w14:textId="79757917" w:rsidR="008C5EAB" w:rsidDel="00FC6523" w:rsidRDefault="008C5EAB" w:rsidP="0001787F">
            <w:pPr>
              <w:spacing w:after="0"/>
              <w:jc w:val="center"/>
              <w:rPr>
                <w:ins w:id="732" w:author="Markstrum, Alexis@Energy" w:date="2021-10-18T15:49:00Z"/>
                <w:del w:id="733" w:author="Alhabibi, Haider@Energy" w:date="2022-03-11T08:13:00Z"/>
                <w:rFonts w:eastAsia="Times New Roman" w:cstheme="minorHAnsi"/>
                <w:sz w:val="20"/>
                <w:szCs w:val="20"/>
              </w:rPr>
            </w:pPr>
            <w:ins w:id="734" w:author="Markstrum, Alexis@Energy" w:date="2021-10-18T15:49:00Z">
              <w:del w:id="735" w:author="Alhabibi, Haider@Energy" w:date="2022-03-11T08:13:00Z">
                <w:r w:rsidDel="00FC6523">
                  <w:rPr>
                    <w:rFonts w:eastAsia="Times New Roman" w:cstheme="minorHAnsi"/>
                    <w:sz w:val="20"/>
                    <w:szCs w:val="20"/>
                  </w:rPr>
                  <w:delText>12</w:delText>
                </w:r>
              </w:del>
            </w:ins>
          </w:p>
        </w:tc>
      </w:tr>
      <w:tr w:rsidR="008C5EAB" w:rsidRPr="00C071B0" w:rsidDel="00FC6523" w14:paraId="3B1CE78A" w14:textId="75C12A83" w:rsidTr="0001787F">
        <w:trPr>
          <w:ins w:id="736" w:author="Markstrum, Alexis@Energy" w:date="2021-10-18T15:49:00Z"/>
          <w:del w:id="737" w:author="Alhabibi, Haider@Energy" w:date="2022-03-11T08:13:00Z"/>
        </w:trPr>
        <w:tc>
          <w:tcPr>
            <w:tcW w:w="405" w:type="pct"/>
            <w:vAlign w:val="bottom"/>
          </w:tcPr>
          <w:p w14:paraId="7BD06B29" w14:textId="5CF26AF5" w:rsidR="008C5EAB" w:rsidRPr="0040687B" w:rsidDel="00FC6523" w:rsidRDefault="008C5EAB" w:rsidP="0001787F">
            <w:pPr>
              <w:keepNext/>
              <w:tabs>
                <w:tab w:val="left" w:pos="2160"/>
                <w:tab w:val="left" w:pos="2700"/>
                <w:tab w:val="left" w:pos="3420"/>
                <w:tab w:val="left" w:pos="3780"/>
                <w:tab w:val="left" w:pos="5760"/>
                <w:tab w:val="left" w:pos="7212"/>
              </w:tabs>
              <w:spacing w:after="0"/>
              <w:jc w:val="center"/>
              <w:rPr>
                <w:ins w:id="738" w:author="Markstrum, Alexis@Energy" w:date="2021-10-18T15:49:00Z"/>
                <w:del w:id="739" w:author="Alhabibi, Haider@Energy" w:date="2022-03-11T08:13:00Z"/>
                <w:rFonts w:eastAsia="Times New Roman" w:cstheme="minorHAnsi"/>
                <w:sz w:val="18"/>
                <w:szCs w:val="18"/>
              </w:rPr>
            </w:pPr>
            <w:ins w:id="740" w:author="Markstrum, Alexis@Energy" w:date="2021-10-18T15:49:00Z">
              <w:del w:id="741" w:author="Alhabibi, Haider@Energy" w:date="2022-03-11T08:13:00Z">
                <w:r w:rsidRPr="0040687B" w:rsidDel="00FC6523">
                  <w:rPr>
                    <w:rFonts w:eastAsia="Times New Roman" w:cstheme="minorHAnsi"/>
                    <w:sz w:val="18"/>
                    <w:szCs w:val="18"/>
                  </w:rPr>
                  <w:delText>Water Heating System ID</w:delText>
                </w:r>
              </w:del>
            </w:ins>
          </w:p>
          <w:p w14:paraId="05AC0DC4" w14:textId="61846A5C" w:rsidR="008C5EAB" w:rsidRPr="0040687B" w:rsidDel="00FC6523" w:rsidRDefault="008C5EAB" w:rsidP="0001787F">
            <w:pPr>
              <w:spacing w:after="0"/>
              <w:jc w:val="center"/>
              <w:rPr>
                <w:ins w:id="742" w:author="Markstrum, Alexis@Energy" w:date="2021-10-18T15:49:00Z"/>
                <w:del w:id="743" w:author="Alhabibi, Haider@Energy" w:date="2022-03-11T08:13:00Z"/>
                <w:rFonts w:cstheme="minorHAnsi"/>
                <w:sz w:val="18"/>
                <w:szCs w:val="18"/>
              </w:rPr>
            </w:pPr>
            <w:ins w:id="744" w:author="Markstrum, Alexis@Energy" w:date="2021-10-18T15:49:00Z">
              <w:del w:id="745" w:author="Alhabibi, Haider@Energy" w:date="2022-03-11T08:13:00Z">
                <w:r w:rsidRPr="0040687B" w:rsidDel="00FC6523">
                  <w:rPr>
                    <w:rFonts w:eastAsia="Times New Roman" w:cstheme="minorHAnsi"/>
                    <w:sz w:val="18"/>
                    <w:szCs w:val="18"/>
                  </w:rPr>
                  <w:delText>or Name</w:delText>
                </w:r>
              </w:del>
            </w:ins>
          </w:p>
        </w:tc>
        <w:tc>
          <w:tcPr>
            <w:tcW w:w="437" w:type="pct"/>
            <w:vAlign w:val="bottom"/>
          </w:tcPr>
          <w:p w14:paraId="3498D412" w14:textId="5642928E" w:rsidR="008C5EAB" w:rsidRPr="0040687B" w:rsidDel="00FC6523" w:rsidRDefault="008C5EAB" w:rsidP="0001787F">
            <w:pPr>
              <w:keepNext/>
              <w:tabs>
                <w:tab w:val="left" w:pos="2160"/>
                <w:tab w:val="left" w:pos="2700"/>
                <w:tab w:val="left" w:pos="3420"/>
                <w:tab w:val="left" w:pos="3780"/>
                <w:tab w:val="left" w:pos="5760"/>
                <w:tab w:val="left" w:pos="7212"/>
              </w:tabs>
              <w:spacing w:after="0"/>
              <w:jc w:val="center"/>
              <w:rPr>
                <w:ins w:id="746" w:author="Markstrum, Alexis@Energy" w:date="2021-10-18T15:49:00Z"/>
                <w:del w:id="747" w:author="Alhabibi, Haider@Energy" w:date="2022-03-11T08:13:00Z"/>
                <w:rFonts w:eastAsia="Times New Roman" w:cstheme="minorHAnsi"/>
                <w:sz w:val="18"/>
                <w:szCs w:val="18"/>
              </w:rPr>
            </w:pPr>
            <w:ins w:id="748" w:author="Markstrum, Alexis@Energy" w:date="2021-10-18T15:49:00Z">
              <w:del w:id="749" w:author="Alhabibi, Haider@Energy" w:date="2022-03-11T08:13:00Z">
                <w:r w:rsidRPr="0040687B" w:rsidDel="00FC6523">
                  <w:rPr>
                    <w:rFonts w:eastAsia="Times New Roman" w:cstheme="minorHAnsi"/>
                    <w:sz w:val="18"/>
                    <w:szCs w:val="18"/>
                  </w:rPr>
                  <w:delText>Modeled Equipment</w:delText>
                </w:r>
              </w:del>
            </w:ins>
          </w:p>
          <w:p w14:paraId="660C9565" w14:textId="57F5E98F" w:rsidR="008C5EAB" w:rsidRPr="0040687B" w:rsidDel="00FC6523" w:rsidRDefault="008C5EAB" w:rsidP="0001787F">
            <w:pPr>
              <w:spacing w:after="0"/>
              <w:jc w:val="center"/>
              <w:rPr>
                <w:ins w:id="750" w:author="Markstrum, Alexis@Energy" w:date="2021-10-18T15:49:00Z"/>
                <w:del w:id="751" w:author="Alhabibi, Haider@Energy" w:date="2022-03-11T08:13:00Z"/>
                <w:rFonts w:cstheme="minorHAnsi"/>
                <w:sz w:val="18"/>
                <w:szCs w:val="18"/>
              </w:rPr>
            </w:pPr>
            <w:ins w:id="752" w:author="Markstrum, Alexis@Energy" w:date="2021-10-18T15:49:00Z">
              <w:del w:id="753" w:author="Alhabibi, Haider@Energy" w:date="2022-03-11T08:13:00Z">
                <w:r w:rsidRPr="0040687B" w:rsidDel="00FC6523">
                  <w:rPr>
                    <w:rFonts w:eastAsia="Times New Roman" w:cstheme="minorHAnsi"/>
                    <w:sz w:val="18"/>
                    <w:szCs w:val="18"/>
                  </w:rPr>
                  <w:delText>Make and Model</w:delText>
                </w:r>
              </w:del>
            </w:ins>
          </w:p>
        </w:tc>
        <w:tc>
          <w:tcPr>
            <w:tcW w:w="407" w:type="pct"/>
            <w:vAlign w:val="bottom"/>
          </w:tcPr>
          <w:p w14:paraId="0BCC4240" w14:textId="0210C9BF" w:rsidR="008C5EAB" w:rsidRPr="0040687B" w:rsidDel="00FC6523" w:rsidRDefault="008C5EAB" w:rsidP="0001787F">
            <w:pPr>
              <w:keepNext/>
              <w:tabs>
                <w:tab w:val="left" w:pos="2160"/>
                <w:tab w:val="left" w:pos="2700"/>
                <w:tab w:val="left" w:pos="3420"/>
                <w:tab w:val="left" w:pos="3780"/>
                <w:tab w:val="left" w:pos="5760"/>
                <w:tab w:val="left" w:pos="7212"/>
              </w:tabs>
              <w:spacing w:after="0"/>
              <w:jc w:val="center"/>
              <w:rPr>
                <w:ins w:id="754" w:author="Markstrum, Alexis@Energy" w:date="2021-10-18T15:49:00Z"/>
                <w:del w:id="755" w:author="Alhabibi, Haider@Energy" w:date="2022-03-11T08:13:00Z"/>
                <w:rFonts w:eastAsia="Times New Roman" w:cstheme="minorHAnsi"/>
                <w:sz w:val="18"/>
                <w:szCs w:val="18"/>
              </w:rPr>
            </w:pPr>
            <w:ins w:id="756" w:author="Markstrum, Alexis@Energy" w:date="2021-10-18T15:49:00Z">
              <w:del w:id="757" w:author="Alhabibi, Haider@Energy" w:date="2022-03-11T08:13:00Z">
                <w:r w:rsidRPr="0040687B" w:rsidDel="00FC6523">
                  <w:rPr>
                    <w:rFonts w:eastAsia="Times New Roman" w:cstheme="minorHAnsi"/>
                    <w:sz w:val="18"/>
                    <w:szCs w:val="18"/>
                  </w:rPr>
                  <w:delText>Number of Water Heaters/</w:delText>
                </w:r>
              </w:del>
            </w:ins>
          </w:p>
          <w:p w14:paraId="36163CB6" w14:textId="17653A26" w:rsidR="008C5EAB" w:rsidRPr="0040687B" w:rsidDel="00FC6523" w:rsidRDefault="008C5EAB" w:rsidP="0001787F">
            <w:pPr>
              <w:keepNext/>
              <w:tabs>
                <w:tab w:val="left" w:pos="2160"/>
                <w:tab w:val="left" w:pos="2700"/>
                <w:tab w:val="left" w:pos="3420"/>
                <w:tab w:val="left" w:pos="3780"/>
                <w:tab w:val="left" w:pos="5760"/>
                <w:tab w:val="left" w:pos="7212"/>
              </w:tabs>
              <w:spacing w:after="0"/>
              <w:jc w:val="center"/>
              <w:rPr>
                <w:ins w:id="758" w:author="Markstrum, Alexis@Energy" w:date="2021-10-18T15:49:00Z"/>
                <w:del w:id="759" w:author="Alhabibi, Haider@Energy" w:date="2022-03-11T08:13:00Z"/>
                <w:rFonts w:eastAsia="Times New Roman" w:cstheme="minorHAnsi"/>
                <w:sz w:val="18"/>
                <w:szCs w:val="18"/>
                <w:highlight w:val="yellow"/>
              </w:rPr>
            </w:pPr>
            <w:ins w:id="760" w:author="Markstrum, Alexis@Energy" w:date="2021-10-18T15:49:00Z">
              <w:del w:id="761" w:author="Alhabibi, Haider@Energy" w:date="2022-03-11T08:13:00Z">
                <w:r w:rsidRPr="0040687B" w:rsidDel="00FC6523">
                  <w:rPr>
                    <w:rFonts w:eastAsia="Times New Roman" w:cstheme="minorHAnsi"/>
                    <w:sz w:val="18"/>
                    <w:szCs w:val="18"/>
                  </w:rPr>
                  <w:delText>Compressors</w:delText>
                </w:r>
              </w:del>
            </w:ins>
          </w:p>
        </w:tc>
        <w:tc>
          <w:tcPr>
            <w:tcW w:w="407" w:type="pct"/>
            <w:vAlign w:val="bottom"/>
          </w:tcPr>
          <w:p w14:paraId="0E23D315" w14:textId="0FA5CD94" w:rsidR="008C5EAB" w:rsidRPr="0040687B" w:rsidDel="00FC6523" w:rsidRDefault="008C5EAB" w:rsidP="0001787F">
            <w:pPr>
              <w:keepNext/>
              <w:tabs>
                <w:tab w:val="left" w:pos="2160"/>
                <w:tab w:val="left" w:pos="2700"/>
                <w:tab w:val="left" w:pos="3420"/>
                <w:tab w:val="left" w:pos="3780"/>
                <w:tab w:val="left" w:pos="5760"/>
                <w:tab w:val="left" w:pos="7212"/>
              </w:tabs>
              <w:spacing w:after="0"/>
              <w:jc w:val="center"/>
              <w:rPr>
                <w:ins w:id="762" w:author="Markstrum, Alexis@Energy" w:date="2021-10-18T15:49:00Z"/>
                <w:del w:id="763" w:author="Alhabibi, Haider@Energy" w:date="2022-03-11T08:13:00Z"/>
                <w:rFonts w:eastAsia="Times New Roman" w:cstheme="minorHAnsi"/>
                <w:sz w:val="18"/>
                <w:szCs w:val="18"/>
              </w:rPr>
            </w:pPr>
            <w:ins w:id="764" w:author="Markstrum, Alexis@Energy" w:date="2021-10-18T15:49:00Z">
              <w:del w:id="765" w:author="Alhabibi, Haider@Energy" w:date="2022-03-11T08:13:00Z">
                <w:r w:rsidRPr="0040687B" w:rsidDel="00FC6523">
                  <w:rPr>
                    <w:rFonts w:eastAsia="Times New Roman" w:cs="Calibri"/>
                    <w:sz w:val="18"/>
                    <w:szCs w:val="18"/>
                  </w:rPr>
                  <w:delText>Primary Tank Location</w:delText>
                </w:r>
              </w:del>
            </w:ins>
          </w:p>
        </w:tc>
        <w:tc>
          <w:tcPr>
            <w:tcW w:w="343" w:type="pct"/>
            <w:vAlign w:val="bottom"/>
          </w:tcPr>
          <w:p w14:paraId="0F65929D" w14:textId="4713C0B0" w:rsidR="008C5EAB" w:rsidRPr="0040687B" w:rsidDel="00FC6523" w:rsidRDefault="008C5EAB" w:rsidP="0001787F">
            <w:pPr>
              <w:keepNext/>
              <w:tabs>
                <w:tab w:val="left" w:pos="2160"/>
                <w:tab w:val="left" w:pos="2700"/>
                <w:tab w:val="left" w:pos="3420"/>
                <w:tab w:val="left" w:pos="3780"/>
                <w:tab w:val="left" w:pos="5760"/>
                <w:tab w:val="left" w:pos="7212"/>
              </w:tabs>
              <w:spacing w:after="0"/>
              <w:jc w:val="center"/>
              <w:rPr>
                <w:ins w:id="766" w:author="Markstrum, Alexis@Energy" w:date="2021-10-18T15:49:00Z"/>
                <w:del w:id="767" w:author="Alhabibi, Haider@Energy" w:date="2022-03-11T08:13:00Z"/>
                <w:rFonts w:eastAsia="Times New Roman" w:cstheme="minorHAnsi"/>
                <w:sz w:val="18"/>
                <w:szCs w:val="18"/>
              </w:rPr>
            </w:pPr>
            <w:ins w:id="768" w:author="Markstrum, Alexis@Energy" w:date="2021-10-18T15:49:00Z">
              <w:del w:id="769" w:author="Alhabibi, Haider@Energy" w:date="2022-03-11T08:13:00Z">
                <w:r w:rsidRPr="0040687B" w:rsidDel="00FC6523">
                  <w:rPr>
                    <w:rFonts w:eastAsia="Times New Roman" w:cstheme="minorHAnsi"/>
                    <w:sz w:val="18"/>
                    <w:szCs w:val="18"/>
                  </w:rPr>
                  <w:delText>Primary Tank Volume</w:delText>
                </w:r>
              </w:del>
            </w:ins>
          </w:p>
        </w:tc>
        <w:tc>
          <w:tcPr>
            <w:tcW w:w="470" w:type="pct"/>
            <w:vAlign w:val="bottom"/>
          </w:tcPr>
          <w:p w14:paraId="46B65D89" w14:textId="7024A1D0" w:rsidR="008C5EAB" w:rsidRPr="0040687B" w:rsidDel="00FC6523" w:rsidRDefault="008C5EAB" w:rsidP="0001787F">
            <w:pPr>
              <w:keepNext/>
              <w:tabs>
                <w:tab w:val="left" w:pos="2160"/>
                <w:tab w:val="left" w:pos="2700"/>
                <w:tab w:val="left" w:pos="3420"/>
                <w:tab w:val="left" w:pos="3780"/>
                <w:tab w:val="left" w:pos="5760"/>
                <w:tab w:val="left" w:pos="7212"/>
              </w:tabs>
              <w:spacing w:after="0"/>
              <w:jc w:val="center"/>
              <w:rPr>
                <w:ins w:id="770" w:author="Markstrum, Alexis@Energy" w:date="2021-10-18T15:49:00Z"/>
                <w:del w:id="771" w:author="Alhabibi, Haider@Energy" w:date="2022-03-11T08:13:00Z"/>
                <w:rFonts w:eastAsia="Times New Roman" w:cs="Calibri"/>
                <w:sz w:val="18"/>
                <w:szCs w:val="18"/>
              </w:rPr>
            </w:pPr>
            <w:ins w:id="772" w:author="Markstrum, Alexis@Energy" w:date="2021-10-18T15:49:00Z">
              <w:del w:id="773" w:author="Alhabibi, Haider@Energy" w:date="2022-03-11T08:13:00Z">
                <w:r w:rsidRPr="0040687B" w:rsidDel="00FC6523">
                  <w:rPr>
                    <w:rFonts w:eastAsia="Times New Roman" w:cs="Calibri"/>
                    <w:sz w:val="18"/>
                    <w:szCs w:val="18"/>
                  </w:rPr>
                  <w:delText xml:space="preserve">Primary Tank </w:delText>
                </w:r>
              </w:del>
            </w:ins>
          </w:p>
          <w:p w14:paraId="5D2F3C11" w14:textId="3DD5A8C8" w:rsidR="008C5EAB" w:rsidRPr="0040687B" w:rsidDel="00FC6523" w:rsidRDefault="008C5EAB" w:rsidP="0001787F">
            <w:pPr>
              <w:keepNext/>
              <w:tabs>
                <w:tab w:val="left" w:pos="2160"/>
                <w:tab w:val="left" w:pos="2700"/>
                <w:tab w:val="left" w:pos="3420"/>
                <w:tab w:val="left" w:pos="3780"/>
                <w:tab w:val="left" w:pos="5760"/>
                <w:tab w:val="left" w:pos="7212"/>
              </w:tabs>
              <w:spacing w:after="0"/>
              <w:jc w:val="center"/>
              <w:rPr>
                <w:ins w:id="774" w:author="Markstrum, Alexis@Energy" w:date="2021-10-18T15:49:00Z"/>
                <w:del w:id="775" w:author="Alhabibi, Haider@Energy" w:date="2022-03-11T08:13:00Z"/>
                <w:rFonts w:eastAsia="Times New Roman" w:cstheme="minorHAnsi"/>
                <w:sz w:val="18"/>
                <w:szCs w:val="18"/>
              </w:rPr>
            </w:pPr>
            <w:ins w:id="776" w:author="Markstrum, Alexis@Energy" w:date="2021-10-18T15:49:00Z">
              <w:del w:id="777" w:author="Alhabibi, Haider@Energy" w:date="2022-03-11T08:13:00Z">
                <w:r w:rsidRPr="0040687B" w:rsidDel="00FC6523">
                  <w:rPr>
                    <w:rFonts w:eastAsia="Times New Roman" w:cs="Calibri"/>
                    <w:sz w:val="18"/>
                    <w:szCs w:val="18"/>
                  </w:rPr>
                  <w:delText xml:space="preserve">Total Insulation </w:delText>
                </w:r>
              </w:del>
            </w:ins>
          </w:p>
        </w:tc>
        <w:tc>
          <w:tcPr>
            <w:tcW w:w="375" w:type="pct"/>
            <w:vAlign w:val="bottom"/>
          </w:tcPr>
          <w:p w14:paraId="78203635" w14:textId="77CB1E7C" w:rsidR="008C5EAB" w:rsidRPr="0040687B" w:rsidDel="00FC6523" w:rsidRDefault="008C5EAB" w:rsidP="0001787F">
            <w:pPr>
              <w:keepNext/>
              <w:tabs>
                <w:tab w:val="left" w:pos="2160"/>
                <w:tab w:val="left" w:pos="2700"/>
                <w:tab w:val="left" w:pos="3420"/>
                <w:tab w:val="left" w:pos="3780"/>
                <w:tab w:val="left" w:pos="5760"/>
                <w:tab w:val="left" w:pos="7212"/>
              </w:tabs>
              <w:spacing w:after="0"/>
              <w:jc w:val="center"/>
              <w:rPr>
                <w:ins w:id="778" w:author="Markstrum, Alexis@Energy" w:date="2021-10-18T15:49:00Z"/>
                <w:del w:id="779" w:author="Alhabibi, Haider@Energy" w:date="2022-03-11T08:13:00Z"/>
                <w:rFonts w:eastAsia="Times New Roman" w:cstheme="minorHAnsi"/>
                <w:sz w:val="18"/>
                <w:szCs w:val="18"/>
              </w:rPr>
            </w:pPr>
            <w:ins w:id="780" w:author="Markstrum, Alexis@Energy" w:date="2021-10-18T15:49:00Z">
              <w:del w:id="781" w:author="Alhabibi, Haider@Energy" w:date="2022-03-11T08:13:00Z">
                <w:r w:rsidRPr="0040687B" w:rsidDel="00FC6523">
                  <w:rPr>
                    <w:rFonts w:eastAsia="Times New Roman" w:cs="Calibri"/>
                    <w:sz w:val="18"/>
                    <w:szCs w:val="18"/>
                  </w:rPr>
                  <w:delText>Loop Tank Location</w:delText>
                </w:r>
              </w:del>
            </w:ins>
          </w:p>
        </w:tc>
        <w:tc>
          <w:tcPr>
            <w:tcW w:w="437" w:type="pct"/>
            <w:vAlign w:val="bottom"/>
          </w:tcPr>
          <w:p w14:paraId="06CC8DE3" w14:textId="0ADDFCF8" w:rsidR="008C5EAB" w:rsidRPr="0040687B" w:rsidDel="00FC6523" w:rsidRDefault="008C5EAB" w:rsidP="0001787F">
            <w:pPr>
              <w:keepNext/>
              <w:tabs>
                <w:tab w:val="left" w:pos="2160"/>
                <w:tab w:val="left" w:pos="2700"/>
                <w:tab w:val="left" w:pos="3420"/>
                <w:tab w:val="left" w:pos="3780"/>
                <w:tab w:val="left" w:pos="5760"/>
                <w:tab w:val="left" w:pos="7212"/>
              </w:tabs>
              <w:spacing w:after="0"/>
              <w:jc w:val="center"/>
              <w:rPr>
                <w:ins w:id="782" w:author="Markstrum, Alexis@Energy" w:date="2021-10-18T15:49:00Z"/>
                <w:del w:id="783" w:author="Alhabibi, Haider@Energy" w:date="2022-03-11T08:13:00Z"/>
                <w:rFonts w:eastAsia="Times New Roman" w:cstheme="minorHAnsi"/>
                <w:sz w:val="18"/>
                <w:szCs w:val="18"/>
              </w:rPr>
            </w:pPr>
            <w:ins w:id="784" w:author="Markstrum, Alexis@Energy" w:date="2021-10-18T15:49:00Z">
              <w:del w:id="785" w:author="Alhabibi, Haider@Energy" w:date="2022-03-11T08:13:00Z">
                <w:r w:rsidRPr="0040687B" w:rsidDel="00FC6523">
                  <w:rPr>
                    <w:rFonts w:eastAsia="Times New Roman" w:cstheme="minorHAnsi"/>
                    <w:sz w:val="18"/>
                    <w:szCs w:val="18"/>
                  </w:rPr>
                  <w:delText xml:space="preserve">Loop Tank </w:delText>
                </w:r>
              </w:del>
            </w:ins>
          </w:p>
          <w:p w14:paraId="706BF00A" w14:textId="536A6BF1" w:rsidR="008C5EAB" w:rsidRPr="0040687B" w:rsidDel="00FC6523" w:rsidRDefault="008C5EAB" w:rsidP="0001787F">
            <w:pPr>
              <w:keepNext/>
              <w:tabs>
                <w:tab w:val="left" w:pos="2160"/>
                <w:tab w:val="left" w:pos="2700"/>
                <w:tab w:val="left" w:pos="3420"/>
                <w:tab w:val="left" w:pos="3780"/>
                <w:tab w:val="left" w:pos="5760"/>
                <w:tab w:val="left" w:pos="7212"/>
              </w:tabs>
              <w:spacing w:after="0"/>
              <w:jc w:val="center"/>
              <w:rPr>
                <w:ins w:id="786" w:author="Markstrum, Alexis@Energy" w:date="2021-10-18T15:49:00Z"/>
                <w:del w:id="787" w:author="Alhabibi, Haider@Energy" w:date="2022-03-11T08:13:00Z"/>
                <w:rFonts w:eastAsia="Times New Roman" w:cstheme="minorHAnsi"/>
                <w:sz w:val="18"/>
                <w:szCs w:val="18"/>
              </w:rPr>
            </w:pPr>
            <w:ins w:id="788" w:author="Markstrum, Alexis@Energy" w:date="2021-10-18T15:49:00Z">
              <w:del w:id="789" w:author="Alhabibi, Haider@Energy" w:date="2022-03-11T08:13:00Z">
                <w:r w:rsidRPr="0040687B" w:rsidDel="00FC6523">
                  <w:rPr>
                    <w:rFonts w:eastAsia="Times New Roman" w:cstheme="minorHAnsi"/>
                    <w:sz w:val="18"/>
                    <w:szCs w:val="18"/>
                  </w:rPr>
                  <w:delText>Volume</w:delText>
                </w:r>
              </w:del>
            </w:ins>
          </w:p>
        </w:tc>
        <w:tc>
          <w:tcPr>
            <w:tcW w:w="437" w:type="pct"/>
            <w:vAlign w:val="bottom"/>
          </w:tcPr>
          <w:p w14:paraId="77E4A0C5" w14:textId="2655E95F" w:rsidR="008C5EAB" w:rsidRPr="0040687B" w:rsidDel="00FC6523" w:rsidRDefault="008C5EAB" w:rsidP="0001787F">
            <w:pPr>
              <w:keepNext/>
              <w:tabs>
                <w:tab w:val="left" w:pos="2160"/>
                <w:tab w:val="left" w:pos="2700"/>
                <w:tab w:val="left" w:pos="3420"/>
                <w:tab w:val="left" w:pos="3780"/>
                <w:tab w:val="left" w:pos="5760"/>
                <w:tab w:val="left" w:pos="7212"/>
              </w:tabs>
              <w:spacing w:after="0"/>
              <w:jc w:val="center"/>
              <w:rPr>
                <w:ins w:id="790" w:author="Markstrum, Alexis@Energy" w:date="2021-10-18T15:49:00Z"/>
                <w:del w:id="791" w:author="Alhabibi, Haider@Energy" w:date="2022-03-11T08:13:00Z"/>
                <w:sz w:val="18"/>
                <w:szCs w:val="18"/>
              </w:rPr>
            </w:pPr>
            <w:ins w:id="792" w:author="Markstrum, Alexis@Energy" w:date="2021-10-18T15:49:00Z">
              <w:del w:id="793" w:author="Alhabibi, Haider@Energy" w:date="2022-03-11T08:13:00Z">
                <w:r w:rsidRPr="0040687B" w:rsidDel="00FC6523">
                  <w:rPr>
                    <w:sz w:val="18"/>
                    <w:szCs w:val="18"/>
                  </w:rPr>
                  <w:delText>Loop Tank Total Insulation</w:delText>
                </w:r>
              </w:del>
            </w:ins>
          </w:p>
        </w:tc>
        <w:tc>
          <w:tcPr>
            <w:tcW w:w="407" w:type="pct"/>
            <w:vAlign w:val="bottom"/>
          </w:tcPr>
          <w:p w14:paraId="18F8B090" w14:textId="5155FAED" w:rsidR="008C5EAB" w:rsidRPr="0040687B" w:rsidDel="00FC6523" w:rsidRDefault="008C5EAB" w:rsidP="0001787F">
            <w:pPr>
              <w:keepNext/>
              <w:tabs>
                <w:tab w:val="left" w:pos="2160"/>
                <w:tab w:val="left" w:pos="2700"/>
                <w:tab w:val="left" w:pos="3420"/>
                <w:tab w:val="left" w:pos="3780"/>
                <w:tab w:val="left" w:pos="5760"/>
                <w:tab w:val="left" w:pos="7212"/>
              </w:tabs>
              <w:spacing w:after="0"/>
              <w:jc w:val="center"/>
              <w:rPr>
                <w:ins w:id="794" w:author="Markstrum, Alexis@Energy" w:date="2021-10-18T15:49:00Z"/>
                <w:del w:id="795" w:author="Alhabibi, Haider@Energy" w:date="2022-03-11T08:13:00Z"/>
                <w:sz w:val="18"/>
                <w:szCs w:val="18"/>
              </w:rPr>
            </w:pPr>
            <w:ins w:id="796" w:author="Markstrum, Alexis@Energy" w:date="2021-10-18T15:49:00Z">
              <w:del w:id="797" w:author="Alhabibi, Haider@Energy" w:date="2022-03-11T08:13:00Z">
                <w:r w:rsidRPr="0040687B" w:rsidDel="00FC6523">
                  <w:rPr>
                    <w:sz w:val="18"/>
                    <w:szCs w:val="18"/>
                  </w:rPr>
                  <w:delText xml:space="preserve">Loop Pipe Insulation Thickness </w:delText>
                </w:r>
              </w:del>
            </w:ins>
          </w:p>
        </w:tc>
        <w:tc>
          <w:tcPr>
            <w:tcW w:w="374" w:type="pct"/>
            <w:vAlign w:val="bottom"/>
          </w:tcPr>
          <w:p w14:paraId="179A35B1" w14:textId="065613D8" w:rsidR="008C5EAB" w:rsidRPr="0040687B" w:rsidDel="00FC6523" w:rsidRDefault="008C5EAB" w:rsidP="0001787F">
            <w:pPr>
              <w:keepNext/>
              <w:tabs>
                <w:tab w:val="left" w:pos="2160"/>
                <w:tab w:val="left" w:pos="2700"/>
                <w:tab w:val="left" w:pos="3420"/>
                <w:tab w:val="left" w:pos="3780"/>
                <w:tab w:val="left" w:pos="5760"/>
                <w:tab w:val="left" w:pos="7212"/>
              </w:tabs>
              <w:spacing w:after="0"/>
              <w:jc w:val="center"/>
              <w:rPr>
                <w:ins w:id="798" w:author="Markstrum, Alexis@Energy" w:date="2021-10-18T15:49:00Z"/>
                <w:del w:id="799" w:author="Alhabibi, Haider@Energy" w:date="2022-03-11T08:13:00Z"/>
                <w:rFonts w:eastAsia="Times New Roman" w:cstheme="minorHAnsi"/>
                <w:sz w:val="18"/>
                <w:szCs w:val="18"/>
              </w:rPr>
            </w:pPr>
            <w:ins w:id="800" w:author="Markstrum, Alexis@Energy" w:date="2021-10-18T15:49:00Z">
              <w:del w:id="801" w:author="Alhabibi, Haider@Energy" w:date="2022-03-11T08:13:00Z">
                <w:r w:rsidRPr="0040687B" w:rsidDel="00FC6523">
                  <w:rPr>
                    <w:sz w:val="18"/>
                    <w:szCs w:val="18"/>
                  </w:rPr>
                  <w:delText>Loop Tank Type</w:delText>
                </w:r>
              </w:del>
            </w:ins>
          </w:p>
        </w:tc>
        <w:tc>
          <w:tcPr>
            <w:tcW w:w="500" w:type="pct"/>
          </w:tcPr>
          <w:p w14:paraId="120A95AE" w14:textId="5F9517DC" w:rsidR="008C5EAB" w:rsidRPr="0040687B" w:rsidDel="00FC6523" w:rsidRDefault="008C5EAB" w:rsidP="0001787F">
            <w:pPr>
              <w:keepNext/>
              <w:tabs>
                <w:tab w:val="left" w:pos="2160"/>
                <w:tab w:val="left" w:pos="2700"/>
                <w:tab w:val="left" w:pos="3420"/>
                <w:tab w:val="left" w:pos="3780"/>
                <w:tab w:val="left" w:pos="5760"/>
                <w:tab w:val="left" w:pos="7212"/>
              </w:tabs>
              <w:spacing w:after="0"/>
              <w:jc w:val="center"/>
              <w:rPr>
                <w:ins w:id="802" w:author="Markstrum, Alexis@Energy" w:date="2021-10-18T15:49:00Z"/>
                <w:del w:id="803" w:author="Alhabibi, Haider@Energy" w:date="2022-03-11T08:13:00Z"/>
                <w:sz w:val="18"/>
                <w:szCs w:val="18"/>
              </w:rPr>
            </w:pPr>
            <w:ins w:id="804" w:author="Markstrum, Alexis@Energy" w:date="2021-10-18T15:49:00Z">
              <w:del w:id="805" w:author="Alhabibi, Haider@Energy" w:date="2022-03-11T08:13:00Z">
                <w:r w:rsidDel="00FC6523">
                  <w:rPr>
                    <w:sz w:val="18"/>
                    <w:szCs w:val="18"/>
                  </w:rPr>
                  <w:delText>Simulated Equipment Make and Model</w:delText>
                </w:r>
              </w:del>
            </w:ins>
          </w:p>
        </w:tc>
      </w:tr>
      <w:tr w:rsidR="008C5EAB" w:rsidRPr="00C071B0" w:rsidDel="00FC6523" w14:paraId="6FEB4CDB" w14:textId="5066FDAF" w:rsidTr="0001787F">
        <w:trPr>
          <w:ins w:id="806" w:author="Markstrum, Alexis@Energy" w:date="2021-10-18T15:49:00Z"/>
          <w:del w:id="807" w:author="Alhabibi, Haider@Energy" w:date="2022-03-11T08:13:00Z"/>
        </w:trPr>
        <w:tc>
          <w:tcPr>
            <w:tcW w:w="405" w:type="pct"/>
            <w:tcBorders>
              <w:top w:val="single" w:sz="4" w:space="0" w:color="auto"/>
              <w:left w:val="single" w:sz="4" w:space="0" w:color="auto"/>
              <w:bottom w:val="single" w:sz="4" w:space="0" w:color="auto"/>
              <w:right w:val="single" w:sz="4" w:space="0" w:color="auto"/>
            </w:tcBorders>
          </w:tcPr>
          <w:p w14:paraId="5EEB5CDE" w14:textId="319FC257" w:rsidR="008C5EAB" w:rsidRPr="0040687B" w:rsidDel="00FC6523" w:rsidRDefault="008C5EAB" w:rsidP="0001787F">
            <w:pPr>
              <w:spacing w:after="0"/>
              <w:jc w:val="center"/>
              <w:rPr>
                <w:ins w:id="808" w:author="Markstrum, Alexis@Energy" w:date="2021-10-18T15:49:00Z"/>
                <w:del w:id="809" w:author="Alhabibi, Haider@Energy" w:date="2022-03-11T08:13:00Z"/>
                <w:rFonts w:cstheme="minorHAnsi"/>
                <w:sz w:val="18"/>
                <w:szCs w:val="18"/>
              </w:rPr>
            </w:pPr>
            <w:ins w:id="810" w:author="Markstrum, Alexis@Energy" w:date="2021-10-18T15:49:00Z">
              <w:del w:id="811" w:author="Alhabibi, Haider@Energy" w:date="2022-03-11T08:13:00Z">
                <w:r w:rsidRPr="0040687B" w:rsidDel="00FC6523">
                  <w:rPr>
                    <w:rFonts w:eastAsia="Times New Roman" w:cstheme="minorHAnsi"/>
                    <w:sz w:val="18"/>
                    <w:szCs w:val="18"/>
                  </w:rPr>
                  <w:delText>&lt;&lt;Reference values from CF1R</w:delText>
                </w:r>
              </w:del>
            </w:ins>
            <w:ins w:id="812" w:author="Tam, Danny@Energy" w:date="2022-02-28T13:18:00Z">
              <w:del w:id="813" w:author="Alhabibi, Haider@Energy" w:date="2022-03-11T08:13:00Z">
                <w:r w:rsidR="00712D4B" w:rsidDel="00FC6523">
                  <w:rPr>
                    <w:rFonts w:eastAsia="Times New Roman" w:cstheme="minorHAnsi"/>
                    <w:sz w:val="18"/>
                    <w:szCs w:val="18"/>
                  </w:rPr>
                  <w:delText>LMCC</w:delText>
                </w:r>
              </w:del>
            </w:ins>
            <w:ins w:id="814" w:author="Markstrum, Alexis@Energy" w:date="2021-10-18T15:49:00Z">
              <w:del w:id="815" w:author="Alhabibi, Haider@Energy" w:date="2022-03-11T08:13:00Z">
                <w:r w:rsidRPr="0040687B" w:rsidDel="00FC6523">
                  <w:rPr>
                    <w:rFonts w:eastAsia="Times New Roman" w:cstheme="minorHAnsi"/>
                    <w:sz w:val="18"/>
                    <w:szCs w:val="18"/>
                  </w:rPr>
                  <w:delText xml:space="preserve"> &gt;&gt;</w:delText>
                </w:r>
              </w:del>
            </w:ins>
          </w:p>
        </w:tc>
        <w:tc>
          <w:tcPr>
            <w:tcW w:w="437" w:type="pct"/>
            <w:tcBorders>
              <w:top w:val="single" w:sz="4" w:space="0" w:color="auto"/>
              <w:left w:val="single" w:sz="4" w:space="0" w:color="auto"/>
              <w:bottom w:val="single" w:sz="4" w:space="0" w:color="auto"/>
              <w:right w:val="single" w:sz="4" w:space="0" w:color="auto"/>
            </w:tcBorders>
          </w:tcPr>
          <w:p w14:paraId="06569249" w14:textId="25D1F6E9" w:rsidR="008C5EAB" w:rsidRPr="0040687B" w:rsidDel="00FC6523" w:rsidRDefault="008C5EAB" w:rsidP="0001787F">
            <w:pPr>
              <w:spacing w:after="0"/>
              <w:jc w:val="center"/>
              <w:rPr>
                <w:ins w:id="816" w:author="Markstrum, Alexis@Energy" w:date="2021-10-18T15:49:00Z"/>
                <w:del w:id="817" w:author="Alhabibi, Haider@Energy" w:date="2022-03-11T08:13:00Z"/>
                <w:rFonts w:cstheme="minorHAnsi"/>
                <w:sz w:val="18"/>
                <w:szCs w:val="18"/>
              </w:rPr>
            </w:pPr>
            <w:ins w:id="818" w:author="Markstrum, Alexis@Energy" w:date="2021-10-18T15:49:00Z">
              <w:del w:id="819" w:author="Alhabibi, Haider@Energy" w:date="2022-03-11T08:13:00Z">
                <w:r w:rsidRPr="0040687B" w:rsidDel="00FC6523">
                  <w:rPr>
                    <w:rFonts w:eastAsia="Times New Roman" w:cstheme="minorHAnsi"/>
                    <w:sz w:val="18"/>
                    <w:szCs w:val="18"/>
                  </w:rPr>
                  <w:delText>&lt;&lt;Reference values from CF1R</w:delText>
                </w:r>
              </w:del>
            </w:ins>
            <w:ins w:id="820" w:author="Tam, Danny@Energy" w:date="2022-02-28T13:18:00Z">
              <w:del w:id="821" w:author="Alhabibi, Haider@Energy" w:date="2022-03-11T08:13:00Z">
                <w:r w:rsidR="00712D4B" w:rsidDel="00FC6523">
                  <w:rPr>
                    <w:rFonts w:eastAsia="Times New Roman" w:cstheme="minorHAnsi"/>
                    <w:sz w:val="18"/>
                    <w:szCs w:val="18"/>
                  </w:rPr>
                  <w:delText>LMCC</w:delText>
                </w:r>
              </w:del>
            </w:ins>
            <w:ins w:id="822" w:author="Markstrum, Alexis@Energy" w:date="2021-10-18T15:49:00Z">
              <w:del w:id="823" w:author="Alhabibi, Haider@Energy" w:date="2022-03-11T08:13:00Z">
                <w:r w:rsidRPr="0040687B" w:rsidDel="00FC6523">
                  <w:rPr>
                    <w:rFonts w:eastAsia="Times New Roman" w:cstheme="minorHAnsi"/>
                    <w:sz w:val="18"/>
                    <w:szCs w:val="18"/>
                  </w:rPr>
                  <w:delText>-PRF-01; else if prescriptive, report default value = Sanden</w:delText>
                </w:r>
                <w:r w:rsidRPr="0040687B" w:rsidDel="00FC6523">
                  <w:rPr>
                    <w:rFonts w:eastAsia="Times New Roman"/>
                    <w:sz w:val="18"/>
                    <w:szCs w:val="18"/>
                  </w:rPr>
                  <w:delText>&gt;&gt;</w:delText>
                </w:r>
              </w:del>
            </w:ins>
          </w:p>
        </w:tc>
        <w:tc>
          <w:tcPr>
            <w:tcW w:w="407" w:type="pct"/>
          </w:tcPr>
          <w:p w14:paraId="4236A1A2" w14:textId="47D3E8EE" w:rsidR="008C5EAB" w:rsidRPr="0040687B" w:rsidDel="00FC6523" w:rsidRDefault="008C5EAB" w:rsidP="0001787F">
            <w:pPr>
              <w:spacing w:after="0"/>
              <w:jc w:val="center"/>
              <w:rPr>
                <w:ins w:id="824" w:author="Markstrum, Alexis@Energy" w:date="2021-10-18T15:49:00Z"/>
                <w:del w:id="825" w:author="Alhabibi, Haider@Energy" w:date="2022-03-11T08:13:00Z"/>
                <w:rFonts w:eastAsia="Times New Roman" w:cstheme="minorHAnsi"/>
                <w:b/>
                <w:i/>
                <w:color w:val="FF0000"/>
                <w:sz w:val="18"/>
                <w:szCs w:val="18"/>
              </w:rPr>
            </w:pPr>
            <w:ins w:id="826" w:author="Markstrum, Alexis@Energy" w:date="2021-10-18T15:49:00Z">
              <w:del w:id="827" w:author="Alhabibi, Haider@Energy" w:date="2022-03-11T08:13:00Z">
                <w:r w:rsidRPr="0040687B" w:rsidDel="00FC6523">
                  <w:rPr>
                    <w:rFonts w:cstheme="minorHAnsi"/>
                    <w:sz w:val="18"/>
                    <w:szCs w:val="18"/>
                  </w:rPr>
                  <w:delText>&lt;&lt;Reference values from CF1R</w:delText>
                </w:r>
              </w:del>
            </w:ins>
            <w:ins w:id="828" w:author="Tam, Danny@Energy" w:date="2022-02-28T13:18:00Z">
              <w:del w:id="829" w:author="Alhabibi, Haider@Energy" w:date="2022-03-11T08:13:00Z">
                <w:r w:rsidR="00712D4B" w:rsidDel="00FC6523">
                  <w:rPr>
                    <w:rFonts w:cstheme="minorHAnsi"/>
                    <w:sz w:val="18"/>
                    <w:szCs w:val="18"/>
                  </w:rPr>
                  <w:delText>LMCC</w:delText>
                </w:r>
              </w:del>
            </w:ins>
            <w:ins w:id="830" w:author="Markstrum, Alexis@Energy" w:date="2021-10-18T15:49:00Z">
              <w:del w:id="831" w:author="Alhabibi, Haider@Energy" w:date="2022-03-11T08:13:00Z">
                <w:r w:rsidRPr="0040687B" w:rsidDel="00FC6523">
                  <w:rPr>
                    <w:rFonts w:cstheme="minorHAnsi"/>
                    <w:sz w:val="18"/>
                    <w:szCs w:val="18"/>
                  </w:rPr>
                  <w:delText>&gt;&gt;</w:delText>
                </w:r>
              </w:del>
            </w:ins>
          </w:p>
        </w:tc>
        <w:tc>
          <w:tcPr>
            <w:tcW w:w="407" w:type="pct"/>
          </w:tcPr>
          <w:p w14:paraId="44E396A6" w14:textId="1D9B92B1" w:rsidR="008C5EAB" w:rsidRPr="0040687B" w:rsidDel="00FC6523" w:rsidRDefault="008C5EAB" w:rsidP="0001787F">
            <w:pPr>
              <w:spacing w:after="0"/>
              <w:jc w:val="center"/>
              <w:rPr>
                <w:ins w:id="832" w:author="Markstrum, Alexis@Energy" w:date="2021-10-18T15:49:00Z"/>
                <w:del w:id="833" w:author="Alhabibi, Haider@Energy" w:date="2022-03-11T08:13:00Z"/>
                <w:rFonts w:eastAsia="Times New Roman" w:cstheme="minorHAnsi"/>
                <w:sz w:val="18"/>
                <w:szCs w:val="18"/>
              </w:rPr>
            </w:pPr>
            <w:ins w:id="834" w:author="Markstrum, Alexis@Energy" w:date="2021-10-18T15:49:00Z">
              <w:del w:id="835" w:author="Alhabibi, Haider@Energy" w:date="2022-03-11T08:13:00Z">
                <w:r w:rsidRPr="0040687B" w:rsidDel="00FC6523">
                  <w:rPr>
                    <w:rFonts w:eastAsia="Times New Roman" w:cs="Calibri"/>
                    <w:sz w:val="18"/>
                    <w:szCs w:val="18"/>
                  </w:rPr>
                  <w:delText>&lt;&lt;Reference value from CF1R</w:delText>
                </w:r>
              </w:del>
            </w:ins>
            <w:ins w:id="836" w:author="Tam, Danny@Energy" w:date="2022-02-28T13:18:00Z">
              <w:del w:id="837" w:author="Alhabibi, Haider@Energy" w:date="2022-03-11T08:13:00Z">
                <w:r w:rsidR="00712D4B" w:rsidDel="00FC6523">
                  <w:rPr>
                    <w:rFonts w:eastAsia="Times New Roman" w:cs="Calibri"/>
                    <w:sz w:val="18"/>
                    <w:szCs w:val="18"/>
                  </w:rPr>
                  <w:delText>LMCC</w:delText>
                </w:r>
              </w:del>
            </w:ins>
            <w:ins w:id="838" w:author="Markstrum, Alexis@Energy" w:date="2021-10-18T15:49:00Z">
              <w:del w:id="839" w:author="Alhabibi, Haider@Energy" w:date="2022-03-11T08:13:00Z">
                <w:r w:rsidRPr="0040687B" w:rsidDel="00FC6523">
                  <w:rPr>
                    <w:rFonts w:eastAsia="Times New Roman" w:cs="Calibri"/>
                    <w:sz w:val="18"/>
                    <w:szCs w:val="18"/>
                  </w:rPr>
                  <w:delText>&gt;&gt;</w:delText>
                </w:r>
              </w:del>
            </w:ins>
          </w:p>
        </w:tc>
        <w:tc>
          <w:tcPr>
            <w:tcW w:w="343" w:type="pct"/>
          </w:tcPr>
          <w:p w14:paraId="6A172D21" w14:textId="474E618C" w:rsidR="008C5EAB" w:rsidRPr="0040687B" w:rsidDel="00FC6523" w:rsidRDefault="008C5EAB" w:rsidP="0001787F">
            <w:pPr>
              <w:spacing w:after="0"/>
              <w:jc w:val="center"/>
              <w:rPr>
                <w:ins w:id="840" w:author="Markstrum, Alexis@Energy" w:date="2021-10-18T15:49:00Z"/>
                <w:del w:id="841" w:author="Alhabibi, Haider@Energy" w:date="2022-03-11T08:13:00Z"/>
                <w:rFonts w:eastAsia="Times New Roman" w:cstheme="minorHAnsi"/>
                <w:sz w:val="18"/>
                <w:szCs w:val="18"/>
              </w:rPr>
            </w:pPr>
            <w:ins w:id="842" w:author="Markstrum, Alexis@Energy" w:date="2021-10-18T15:49:00Z">
              <w:del w:id="843" w:author="Alhabibi, Haider@Energy" w:date="2022-03-11T08:13:00Z">
                <w:r w:rsidRPr="0040687B" w:rsidDel="00FC6523">
                  <w:rPr>
                    <w:rFonts w:eastAsia="Times New Roman" w:cstheme="minorHAnsi"/>
                    <w:sz w:val="18"/>
                    <w:szCs w:val="18"/>
                  </w:rPr>
                  <w:delText>&lt;&lt; Reference value from CF1R</w:delText>
                </w:r>
              </w:del>
            </w:ins>
            <w:ins w:id="844" w:author="Tam, Danny@Energy" w:date="2022-02-28T13:18:00Z">
              <w:del w:id="845" w:author="Alhabibi, Haider@Energy" w:date="2022-03-11T08:13:00Z">
                <w:r w:rsidR="00712D4B" w:rsidDel="00FC6523">
                  <w:rPr>
                    <w:rFonts w:eastAsia="Times New Roman" w:cstheme="minorHAnsi"/>
                    <w:sz w:val="18"/>
                    <w:szCs w:val="18"/>
                  </w:rPr>
                  <w:delText>LMCC</w:delText>
                </w:r>
              </w:del>
            </w:ins>
            <w:ins w:id="846" w:author="Markstrum, Alexis@Energy" w:date="2021-10-18T15:49:00Z">
              <w:del w:id="847" w:author="Alhabibi, Haider@Energy" w:date="2022-03-11T08:13:00Z">
                <w:r w:rsidRPr="0040687B" w:rsidDel="00FC6523">
                  <w:rPr>
                    <w:rFonts w:eastAsia="Times New Roman" w:cstheme="minorHAnsi"/>
                    <w:sz w:val="18"/>
                    <w:szCs w:val="18"/>
                  </w:rPr>
                  <w:delText>&gt;&gt;</w:delText>
                </w:r>
              </w:del>
            </w:ins>
          </w:p>
        </w:tc>
        <w:tc>
          <w:tcPr>
            <w:tcW w:w="470" w:type="pct"/>
          </w:tcPr>
          <w:p w14:paraId="162B2821" w14:textId="343554EC" w:rsidR="008C5EAB" w:rsidRPr="0040687B" w:rsidDel="00FC6523" w:rsidRDefault="008C5EAB" w:rsidP="0001787F">
            <w:pPr>
              <w:spacing w:after="0"/>
              <w:jc w:val="center"/>
              <w:rPr>
                <w:ins w:id="848" w:author="Markstrum, Alexis@Energy" w:date="2021-10-18T15:49:00Z"/>
                <w:del w:id="849" w:author="Alhabibi, Haider@Energy" w:date="2022-03-11T08:13:00Z"/>
                <w:rFonts w:eastAsia="Times New Roman" w:cstheme="minorHAnsi"/>
                <w:sz w:val="18"/>
                <w:szCs w:val="18"/>
              </w:rPr>
            </w:pPr>
            <w:ins w:id="850" w:author="Markstrum, Alexis@Energy" w:date="2021-10-18T15:49:00Z">
              <w:del w:id="851" w:author="Alhabibi, Haider@Energy" w:date="2022-03-11T08:13:00Z">
                <w:r w:rsidRPr="0040687B" w:rsidDel="00FC6523">
                  <w:rPr>
                    <w:rFonts w:eastAsia="Times New Roman" w:cs="Calibri"/>
                    <w:sz w:val="18"/>
                    <w:szCs w:val="18"/>
                  </w:rPr>
                  <w:delText>&lt;&lt; Reference value from CF1R</w:delText>
                </w:r>
              </w:del>
            </w:ins>
            <w:ins w:id="852" w:author="Tam, Danny@Energy" w:date="2022-02-28T13:18:00Z">
              <w:del w:id="853" w:author="Alhabibi, Haider@Energy" w:date="2022-03-11T08:13:00Z">
                <w:r w:rsidR="00712D4B" w:rsidDel="00FC6523">
                  <w:rPr>
                    <w:rFonts w:eastAsia="Times New Roman" w:cs="Calibri"/>
                    <w:sz w:val="18"/>
                    <w:szCs w:val="18"/>
                  </w:rPr>
                  <w:delText>LMCC</w:delText>
                </w:r>
              </w:del>
            </w:ins>
            <w:ins w:id="854" w:author="Markstrum, Alexis@Energy" w:date="2021-10-18T15:49:00Z">
              <w:del w:id="855" w:author="Alhabibi, Haider@Energy" w:date="2022-03-11T08:13:00Z">
                <w:r w:rsidRPr="0040687B" w:rsidDel="00FC6523">
                  <w:rPr>
                    <w:rFonts w:eastAsia="Times New Roman" w:cs="Calibri"/>
                    <w:sz w:val="18"/>
                    <w:szCs w:val="18"/>
                  </w:rPr>
                  <w:delText>&gt;&gt;</w:delText>
                </w:r>
              </w:del>
            </w:ins>
          </w:p>
        </w:tc>
        <w:tc>
          <w:tcPr>
            <w:tcW w:w="375" w:type="pct"/>
          </w:tcPr>
          <w:p w14:paraId="10AF2500" w14:textId="3B97205F" w:rsidR="008C5EAB" w:rsidRPr="0040687B" w:rsidDel="00FC6523" w:rsidRDefault="008C5EAB" w:rsidP="0001787F">
            <w:pPr>
              <w:spacing w:after="0"/>
              <w:jc w:val="center"/>
              <w:rPr>
                <w:ins w:id="856" w:author="Markstrum, Alexis@Energy" w:date="2021-10-18T15:49:00Z"/>
                <w:del w:id="857" w:author="Alhabibi, Haider@Energy" w:date="2022-03-11T08:13:00Z"/>
                <w:rFonts w:eastAsia="Times New Roman" w:cstheme="minorHAnsi"/>
                <w:sz w:val="18"/>
                <w:szCs w:val="18"/>
              </w:rPr>
            </w:pPr>
            <w:ins w:id="858" w:author="Markstrum, Alexis@Energy" w:date="2021-10-18T15:49:00Z">
              <w:del w:id="859" w:author="Alhabibi, Haider@Energy" w:date="2022-03-11T08:13:00Z">
                <w:r w:rsidRPr="0040687B" w:rsidDel="00FC6523">
                  <w:rPr>
                    <w:rFonts w:eastAsia="Times New Roman" w:cs="Calibri"/>
                    <w:sz w:val="18"/>
                    <w:szCs w:val="18"/>
                  </w:rPr>
                  <w:delText>&lt;&lt; Reference value from CF1R</w:delText>
                </w:r>
              </w:del>
            </w:ins>
            <w:ins w:id="860" w:author="Tam, Danny@Energy" w:date="2022-02-28T13:18:00Z">
              <w:del w:id="861" w:author="Alhabibi, Haider@Energy" w:date="2022-03-11T08:13:00Z">
                <w:r w:rsidR="00712D4B" w:rsidDel="00FC6523">
                  <w:rPr>
                    <w:rFonts w:eastAsia="Times New Roman" w:cs="Calibri"/>
                    <w:sz w:val="18"/>
                    <w:szCs w:val="18"/>
                  </w:rPr>
                  <w:delText>LMCC</w:delText>
                </w:r>
              </w:del>
            </w:ins>
            <w:ins w:id="862" w:author="Markstrum, Alexis@Energy" w:date="2021-10-18T15:49:00Z">
              <w:del w:id="863" w:author="Alhabibi, Haider@Energy" w:date="2022-03-11T08:13:00Z">
                <w:r w:rsidRPr="0040687B" w:rsidDel="00FC6523">
                  <w:rPr>
                    <w:rFonts w:eastAsia="Times New Roman" w:cs="Calibri"/>
                    <w:sz w:val="18"/>
                    <w:szCs w:val="18"/>
                  </w:rPr>
                  <w:delText>&gt;&gt;</w:delText>
                </w:r>
              </w:del>
            </w:ins>
          </w:p>
        </w:tc>
        <w:tc>
          <w:tcPr>
            <w:tcW w:w="437" w:type="pct"/>
          </w:tcPr>
          <w:p w14:paraId="2A2B2E85" w14:textId="1A7B0A46" w:rsidR="008C5EAB" w:rsidRPr="0040687B" w:rsidDel="00FC6523" w:rsidRDefault="008C5EAB" w:rsidP="0001787F">
            <w:pPr>
              <w:spacing w:after="0"/>
              <w:jc w:val="center"/>
              <w:rPr>
                <w:ins w:id="864" w:author="Markstrum, Alexis@Energy" w:date="2021-10-18T15:49:00Z"/>
                <w:del w:id="865" w:author="Alhabibi, Haider@Energy" w:date="2022-03-11T08:13:00Z"/>
                <w:rFonts w:eastAsia="Times New Roman" w:cstheme="minorHAnsi"/>
                <w:sz w:val="18"/>
                <w:szCs w:val="18"/>
              </w:rPr>
            </w:pPr>
            <w:ins w:id="866" w:author="Markstrum, Alexis@Energy" w:date="2021-10-18T15:49:00Z">
              <w:del w:id="867" w:author="Alhabibi, Haider@Energy" w:date="2022-03-11T08:13:00Z">
                <w:r w:rsidRPr="0040687B" w:rsidDel="00FC6523">
                  <w:rPr>
                    <w:rFonts w:eastAsia="Times New Roman" w:cstheme="minorHAnsi"/>
                    <w:sz w:val="18"/>
                    <w:szCs w:val="18"/>
                  </w:rPr>
                  <w:delText>&lt;&lt; Reference value from CF1R</w:delText>
                </w:r>
              </w:del>
            </w:ins>
            <w:ins w:id="868" w:author="Tam, Danny@Energy" w:date="2022-02-28T13:18:00Z">
              <w:del w:id="869" w:author="Alhabibi, Haider@Energy" w:date="2022-03-11T08:13:00Z">
                <w:r w:rsidR="00712D4B" w:rsidDel="00FC6523">
                  <w:rPr>
                    <w:rFonts w:eastAsia="Times New Roman" w:cstheme="minorHAnsi"/>
                    <w:sz w:val="18"/>
                    <w:szCs w:val="18"/>
                  </w:rPr>
                  <w:delText>LMCC</w:delText>
                </w:r>
              </w:del>
            </w:ins>
            <w:ins w:id="870" w:author="Markstrum, Alexis@Energy" w:date="2021-10-18T15:49:00Z">
              <w:del w:id="871" w:author="Alhabibi, Haider@Energy" w:date="2022-03-11T08:13:00Z">
                <w:r w:rsidRPr="0040687B" w:rsidDel="00FC6523">
                  <w:rPr>
                    <w:rFonts w:eastAsia="Times New Roman" w:cstheme="minorHAnsi"/>
                    <w:sz w:val="18"/>
                    <w:szCs w:val="18"/>
                  </w:rPr>
                  <w:delText>&gt;&gt;</w:delText>
                </w:r>
              </w:del>
            </w:ins>
          </w:p>
        </w:tc>
        <w:tc>
          <w:tcPr>
            <w:tcW w:w="437" w:type="pct"/>
          </w:tcPr>
          <w:p w14:paraId="55A45CA9" w14:textId="7F195886" w:rsidR="008C5EAB" w:rsidRPr="0040687B" w:rsidDel="00FC6523" w:rsidRDefault="008C5EAB" w:rsidP="0001787F">
            <w:pPr>
              <w:spacing w:after="0"/>
              <w:jc w:val="center"/>
              <w:rPr>
                <w:ins w:id="872" w:author="Markstrum, Alexis@Energy" w:date="2021-10-18T15:49:00Z"/>
                <w:del w:id="873" w:author="Alhabibi, Haider@Energy" w:date="2022-03-11T08:13:00Z"/>
                <w:rFonts w:eastAsia="Times New Roman" w:cstheme="minorHAnsi"/>
                <w:sz w:val="18"/>
                <w:szCs w:val="18"/>
              </w:rPr>
            </w:pPr>
            <w:ins w:id="874" w:author="Markstrum, Alexis@Energy" w:date="2021-10-18T15:49:00Z">
              <w:del w:id="875" w:author="Alhabibi, Haider@Energy" w:date="2022-03-11T08:13:00Z">
                <w:r w:rsidRPr="0040687B" w:rsidDel="00FC6523">
                  <w:rPr>
                    <w:rFonts w:eastAsia="Times New Roman" w:cs="Calibri"/>
                    <w:sz w:val="18"/>
                    <w:szCs w:val="18"/>
                  </w:rPr>
                  <w:delText>&lt;&lt; Reference value from CF1R</w:delText>
                </w:r>
              </w:del>
            </w:ins>
            <w:ins w:id="876" w:author="Tam, Danny@Energy" w:date="2022-02-28T13:18:00Z">
              <w:del w:id="877" w:author="Alhabibi, Haider@Energy" w:date="2022-03-11T08:13:00Z">
                <w:r w:rsidR="00712D4B" w:rsidDel="00FC6523">
                  <w:rPr>
                    <w:rFonts w:eastAsia="Times New Roman" w:cs="Calibri"/>
                    <w:sz w:val="18"/>
                    <w:szCs w:val="18"/>
                  </w:rPr>
                  <w:delText>LMCC</w:delText>
                </w:r>
              </w:del>
            </w:ins>
            <w:ins w:id="878" w:author="Markstrum, Alexis@Energy" w:date="2021-10-18T15:49:00Z">
              <w:del w:id="879" w:author="Alhabibi, Haider@Energy" w:date="2022-03-11T08:13:00Z">
                <w:r w:rsidRPr="0040687B" w:rsidDel="00FC6523">
                  <w:rPr>
                    <w:rFonts w:eastAsia="Times New Roman" w:cs="Calibri"/>
                    <w:sz w:val="18"/>
                    <w:szCs w:val="18"/>
                  </w:rPr>
                  <w:delText>&gt;&gt;</w:delText>
                </w:r>
              </w:del>
            </w:ins>
          </w:p>
        </w:tc>
        <w:tc>
          <w:tcPr>
            <w:tcW w:w="407" w:type="pct"/>
          </w:tcPr>
          <w:p w14:paraId="1D83B004" w14:textId="79D63F55" w:rsidR="008C5EAB" w:rsidRPr="0040687B" w:rsidDel="00FC6523" w:rsidRDefault="008C5EAB" w:rsidP="0001787F">
            <w:pPr>
              <w:spacing w:after="0"/>
              <w:jc w:val="center"/>
              <w:rPr>
                <w:ins w:id="880" w:author="Markstrum, Alexis@Energy" w:date="2021-10-18T15:49:00Z"/>
                <w:del w:id="881" w:author="Alhabibi, Haider@Energy" w:date="2022-03-11T08:13:00Z"/>
                <w:rFonts w:eastAsia="Times New Roman" w:cstheme="minorHAnsi"/>
                <w:sz w:val="18"/>
                <w:szCs w:val="18"/>
              </w:rPr>
            </w:pPr>
            <w:ins w:id="882" w:author="Markstrum, Alexis@Energy" w:date="2021-10-18T15:49:00Z">
              <w:del w:id="883" w:author="Alhabibi, Haider@Energy" w:date="2022-03-11T08:13:00Z">
                <w:r w:rsidRPr="0040687B" w:rsidDel="00FC6523">
                  <w:rPr>
                    <w:rFonts w:eastAsia="Times New Roman" w:cs="Calibri"/>
                    <w:sz w:val="18"/>
                    <w:szCs w:val="18"/>
                  </w:rPr>
                  <w:delText>&lt;&lt; Reference value from CF1R</w:delText>
                </w:r>
              </w:del>
            </w:ins>
            <w:ins w:id="884" w:author="Tam, Danny@Energy" w:date="2022-02-28T13:18:00Z">
              <w:del w:id="885" w:author="Alhabibi, Haider@Energy" w:date="2022-03-11T08:13:00Z">
                <w:r w:rsidR="00712D4B" w:rsidDel="00FC6523">
                  <w:rPr>
                    <w:rFonts w:eastAsia="Times New Roman" w:cs="Calibri"/>
                    <w:sz w:val="18"/>
                    <w:szCs w:val="18"/>
                  </w:rPr>
                  <w:delText>LMCC</w:delText>
                </w:r>
              </w:del>
            </w:ins>
            <w:ins w:id="886" w:author="Markstrum, Alexis@Energy" w:date="2021-10-18T15:49:00Z">
              <w:del w:id="887" w:author="Alhabibi, Haider@Energy" w:date="2022-03-11T08:13:00Z">
                <w:r w:rsidRPr="0040687B" w:rsidDel="00FC6523">
                  <w:rPr>
                    <w:rFonts w:eastAsia="Times New Roman" w:cs="Calibri"/>
                    <w:sz w:val="18"/>
                    <w:szCs w:val="18"/>
                  </w:rPr>
                  <w:delText>&gt;&gt;</w:delText>
                </w:r>
              </w:del>
            </w:ins>
          </w:p>
        </w:tc>
        <w:tc>
          <w:tcPr>
            <w:tcW w:w="374" w:type="pct"/>
          </w:tcPr>
          <w:p w14:paraId="60043D27" w14:textId="1586BCC5" w:rsidR="008C5EAB" w:rsidRPr="0040687B" w:rsidDel="00FC6523" w:rsidRDefault="008C5EAB" w:rsidP="0001787F">
            <w:pPr>
              <w:spacing w:after="0"/>
              <w:rPr>
                <w:ins w:id="888" w:author="Markstrum, Alexis@Energy" w:date="2021-10-18T15:49:00Z"/>
                <w:del w:id="889" w:author="Alhabibi, Haider@Energy" w:date="2022-03-11T08:13:00Z"/>
                <w:rFonts w:eastAsia="Times New Roman" w:cstheme="minorHAnsi"/>
                <w:sz w:val="18"/>
                <w:szCs w:val="18"/>
              </w:rPr>
            </w:pPr>
            <w:ins w:id="890" w:author="Markstrum, Alexis@Energy" w:date="2021-10-18T15:49:00Z">
              <w:del w:id="891" w:author="Alhabibi, Haider@Energy" w:date="2022-03-11T08:13:00Z">
                <w:r w:rsidRPr="0040687B" w:rsidDel="00FC6523">
                  <w:rPr>
                    <w:rFonts w:eastAsia="Times New Roman" w:cstheme="minorHAnsi"/>
                    <w:sz w:val="18"/>
                    <w:szCs w:val="18"/>
                  </w:rPr>
                  <w:delText>&lt;&lt; Reference value from CF1R</w:delText>
                </w:r>
              </w:del>
            </w:ins>
            <w:ins w:id="892" w:author="Tam, Danny@Energy" w:date="2022-02-28T13:18:00Z">
              <w:del w:id="893" w:author="Alhabibi, Haider@Energy" w:date="2022-03-11T08:13:00Z">
                <w:r w:rsidR="00712D4B" w:rsidDel="00FC6523">
                  <w:rPr>
                    <w:rFonts w:eastAsia="Times New Roman" w:cstheme="minorHAnsi"/>
                    <w:sz w:val="18"/>
                    <w:szCs w:val="18"/>
                  </w:rPr>
                  <w:delText>LMCC</w:delText>
                </w:r>
              </w:del>
            </w:ins>
            <w:ins w:id="894" w:author="Markstrum, Alexis@Energy" w:date="2021-10-18T15:49:00Z">
              <w:del w:id="895" w:author="Alhabibi, Haider@Energy" w:date="2022-03-11T08:13:00Z">
                <w:r w:rsidRPr="0040687B" w:rsidDel="00FC6523">
                  <w:rPr>
                    <w:rFonts w:eastAsia="Times New Roman" w:cstheme="minorHAnsi"/>
                    <w:sz w:val="18"/>
                    <w:szCs w:val="18"/>
                  </w:rPr>
                  <w:delText>&gt;&gt;</w:delText>
                </w:r>
              </w:del>
            </w:ins>
          </w:p>
        </w:tc>
        <w:tc>
          <w:tcPr>
            <w:tcW w:w="500" w:type="pct"/>
          </w:tcPr>
          <w:p w14:paraId="1DAAE7BF" w14:textId="59ADD49E" w:rsidR="008C5EAB" w:rsidRPr="00744DE2" w:rsidDel="00FC6523" w:rsidRDefault="008C5EAB" w:rsidP="0001787F">
            <w:pPr>
              <w:spacing w:after="0"/>
              <w:ind w:left="-13"/>
              <w:rPr>
                <w:ins w:id="896" w:author="Markstrum, Alexis@Energy" w:date="2021-10-18T15:49:00Z"/>
                <w:del w:id="897" w:author="Alhabibi, Haider@Energy" w:date="2022-03-11T08:13:00Z"/>
                <w:sz w:val="18"/>
                <w:szCs w:val="18"/>
              </w:rPr>
            </w:pPr>
            <w:ins w:id="898" w:author="Markstrum, Alexis@Energy" w:date="2021-10-18T15:49:00Z">
              <w:del w:id="899" w:author="Alhabibi, Haider@Energy" w:date="2022-03-11T08:13:00Z">
                <w:r w:rsidRPr="00744DE2" w:rsidDel="00FC6523">
                  <w:rPr>
                    <w:sz w:val="18"/>
                    <w:szCs w:val="18"/>
                  </w:rPr>
                  <w:delText xml:space="preserve">&lt;&lt;if performance, hide column from user, needed for equivalency lookup; Reference value </w:delText>
                </w:r>
                <w:r w:rsidRPr="00744DE2" w:rsidDel="00FC6523">
                  <w:rPr>
                    <w:sz w:val="18"/>
                    <w:szCs w:val="18"/>
                  </w:rPr>
                  <w:lastRenderedPageBreak/>
                  <w:delText>from XML; Elseif prescriptive, do not require field&gt;&gt;</w:delText>
                </w:r>
              </w:del>
            </w:ins>
          </w:p>
          <w:p w14:paraId="4089576A" w14:textId="7CC298A5" w:rsidR="008C5EAB" w:rsidRPr="00744DE2" w:rsidDel="00FC6523" w:rsidRDefault="008C5EAB" w:rsidP="0001787F">
            <w:pPr>
              <w:spacing w:after="0"/>
              <w:jc w:val="center"/>
              <w:rPr>
                <w:ins w:id="900" w:author="Markstrum, Alexis@Energy" w:date="2021-10-18T15:49:00Z"/>
                <w:del w:id="901" w:author="Alhabibi, Haider@Energy" w:date="2022-03-11T08:13:00Z"/>
                <w:rFonts w:eastAsia="Times New Roman" w:cstheme="minorHAnsi"/>
                <w:sz w:val="18"/>
                <w:szCs w:val="18"/>
              </w:rPr>
            </w:pPr>
          </w:p>
        </w:tc>
      </w:tr>
      <w:tr w:rsidR="008C5EAB" w:rsidRPr="00C071B0" w:rsidDel="00FC6523" w14:paraId="6FE432DC" w14:textId="18AB5796" w:rsidTr="0001787F">
        <w:trPr>
          <w:ins w:id="902" w:author="Markstrum, Alexis@Energy" w:date="2021-10-18T15:49:00Z"/>
          <w:del w:id="903" w:author="Alhabibi, Haider@Energy" w:date="2022-03-11T08:13:00Z"/>
        </w:trPr>
        <w:tc>
          <w:tcPr>
            <w:tcW w:w="405" w:type="pct"/>
          </w:tcPr>
          <w:p w14:paraId="30F0551C" w14:textId="1A1EF346" w:rsidR="008C5EAB" w:rsidRPr="003F4127" w:rsidDel="00FC6523" w:rsidRDefault="008C5EAB" w:rsidP="0001787F">
            <w:pPr>
              <w:jc w:val="center"/>
              <w:rPr>
                <w:ins w:id="904" w:author="Markstrum, Alexis@Energy" w:date="2021-10-18T15:49:00Z"/>
                <w:del w:id="905" w:author="Alhabibi, Haider@Energy" w:date="2022-03-11T08:13:00Z"/>
                <w:rFonts w:cstheme="minorHAnsi"/>
                <w:sz w:val="20"/>
                <w:szCs w:val="20"/>
              </w:rPr>
            </w:pPr>
          </w:p>
        </w:tc>
        <w:tc>
          <w:tcPr>
            <w:tcW w:w="437" w:type="pct"/>
          </w:tcPr>
          <w:p w14:paraId="0EFDEE37" w14:textId="30678FF5" w:rsidR="008C5EAB" w:rsidRPr="003F4127" w:rsidDel="00FC6523" w:rsidRDefault="008C5EAB" w:rsidP="0001787F">
            <w:pPr>
              <w:jc w:val="center"/>
              <w:rPr>
                <w:ins w:id="906" w:author="Markstrum, Alexis@Energy" w:date="2021-10-18T15:49:00Z"/>
                <w:del w:id="907" w:author="Alhabibi, Haider@Energy" w:date="2022-03-11T08:13:00Z"/>
                <w:rFonts w:cstheme="minorHAnsi"/>
                <w:sz w:val="20"/>
                <w:szCs w:val="20"/>
              </w:rPr>
            </w:pPr>
          </w:p>
        </w:tc>
        <w:tc>
          <w:tcPr>
            <w:tcW w:w="407" w:type="pct"/>
          </w:tcPr>
          <w:p w14:paraId="3EA85BB1" w14:textId="100A8771" w:rsidR="008C5EAB" w:rsidRPr="003F4127" w:rsidDel="00FC6523" w:rsidRDefault="008C5EAB" w:rsidP="0001787F">
            <w:pPr>
              <w:jc w:val="center"/>
              <w:rPr>
                <w:ins w:id="908" w:author="Markstrum, Alexis@Energy" w:date="2021-10-18T15:49:00Z"/>
                <w:del w:id="909" w:author="Alhabibi, Haider@Energy" w:date="2022-03-11T08:13:00Z"/>
                <w:rFonts w:cstheme="minorHAnsi"/>
                <w:sz w:val="20"/>
                <w:szCs w:val="20"/>
              </w:rPr>
            </w:pPr>
          </w:p>
        </w:tc>
        <w:tc>
          <w:tcPr>
            <w:tcW w:w="407" w:type="pct"/>
          </w:tcPr>
          <w:p w14:paraId="5BD2797B" w14:textId="7EFAC0EE" w:rsidR="008C5EAB" w:rsidRPr="003F4127" w:rsidDel="00FC6523" w:rsidRDefault="008C5EAB" w:rsidP="0001787F">
            <w:pPr>
              <w:jc w:val="center"/>
              <w:rPr>
                <w:ins w:id="910" w:author="Markstrum, Alexis@Energy" w:date="2021-10-18T15:49:00Z"/>
                <w:del w:id="911" w:author="Alhabibi, Haider@Energy" w:date="2022-03-11T08:13:00Z"/>
                <w:rFonts w:cstheme="minorHAnsi"/>
                <w:sz w:val="20"/>
                <w:szCs w:val="20"/>
              </w:rPr>
            </w:pPr>
          </w:p>
        </w:tc>
        <w:tc>
          <w:tcPr>
            <w:tcW w:w="343" w:type="pct"/>
          </w:tcPr>
          <w:p w14:paraId="348B37E7" w14:textId="74C86437" w:rsidR="008C5EAB" w:rsidRPr="003F4127" w:rsidDel="00FC6523" w:rsidRDefault="008C5EAB" w:rsidP="0001787F">
            <w:pPr>
              <w:jc w:val="center"/>
              <w:rPr>
                <w:ins w:id="912" w:author="Markstrum, Alexis@Energy" w:date="2021-10-18T15:49:00Z"/>
                <w:del w:id="913" w:author="Alhabibi, Haider@Energy" w:date="2022-03-11T08:13:00Z"/>
                <w:rFonts w:cstheme="minorHAnsi"/>
                <w:sz w:val="20"/>
                <w:szCs w:val="20"/>
              </w:rPr>
            </w:pPr>
          </w:p>
        </w:tc>
        <w:tc>
          <w:tcPr>
            <w:tcW w:w="470" w:type="pct"/>
          </w:tcPr>
          <w:p w14:paraId="5BEC790D" w14:textId="46B998A0" w:rsidR="008C5EAB" w:rsidRPr="003F4127" w:rsidDel="00FC6523" w:rsidRDefault="008C5EAB" w:rsidP="0001787F">
            <w:pPr>
              <w:jc w:val="center"/>
              <w:rPr>
                <w:ins w:id="914" w:author="Markstrum, Alexis@Energy" w:date="2021-10-18T15:49:00Z"/>
                <w:del w:id="915" w:author="Alhabibi, Haider@Energy" w:date="2022-03-11T08:13:00Z"/>
                <w:rFonts w:cstheme="minorHAnsi"/>
                <w:sz w:val="20"/>
                <w:szCs w:val="20"/>
              </w:rPr>
            </w:pPr>
          </w:p>
        </w:tc>
        <w:tc>
          <w:tcPr>
            <w:tcW w:w="375" w:type="pct"/>
          </w:tcPr>
          <w:p w14:paraId="19ECC34A" w14:textId="59211BB3" w:rsidR="008C5EAB" w:rsidRPr="003F4127" w:rsidDel="00FC6523" w:rsidRDefault="008C5EAB" w:rsidP="0001787F">
            <w:pPr>
              <w:jc w:val="center"/>
              <w:rPr>
                <w:ins w:id="916" w:author="Markstrum, Alexis@Energy" w:date="2021-10-18T15:49:00Z"/>
                <w:del w:id="917" w:author="Alhabibi, Haider@Energy" w:date="2022-03-11T08:13:00Z"/>
                <w:rFonts w:cstheme="minorHAnsi"/>
                <w:sz w:val="20"/>
                <w:szCs w:val="20"/>
              </w:rPr>
            </w:pPr>
          </w:p>
        </w:tc>
        <w:tc>
          <w:tcPr>
            <w:tcW w:w="437" w:type="pct"/>
          </w:tcPr>
          <w:p w14:paraId="2B0CA003" w14:textId="6630793E" w:rsidR="008C5EAB" w:rsidRPr="003F4127" w:rsidDel="00FC6523" w:rsidRDefault="008C5EAB" w:rsidP="0001787F">
            <w:pPr>
              <w:jc w:val="center"/>
              <w:rPr>
                <w:ins w:id="918" w:author="Markstrum, Alexis@Energy" w:date="2021-10-18T15:49:00Z"/>
                <w:del w:id="919" w:author="Alhabibi, Haider@Energy" w:date="2022-03-11T08:13:00Z"/>
                <w:rFonts w:cstheme="minorHAnsi"/>
                <w:sz w:val="20"/>
                <w:szCs w:val="20"/>
              </w:rPr>
            </w:pPr>
          </w:p>
        </w:tc>
        <w:tc>
          <w:tcPr>
            <w:tcW w:w="437" w:type="pct"/>
          </w:tcPr>
          <w:p w14:paraId="1E635A6D" w14:textId="6CA829D8" w:rsidR="008C5EAB" w:rsidRPr="003F4127" w:rsidDel="00FC6523" w:rsidRDefault="008C5EAB" w:rsidP="0001787F">
            <w:pPr>
              <w:jc w:val="center"/>
              <w:rPr>
                <w:ins w:id="920" w:author="Markstrum, Alexis@Energy" w:date="2021-10-18T15:49:00Z"/>
                <w:del w:id="921" w:author="Alhabibi, Haider@Energy" w:date="2022-03-11T08:13:00Z"/>
                <w:rFonts w:cstheme="minorHAnsi"/>
                <w:sz w:val="20"/>
                <w:szCs w:val="20"/>
              </w:rPr>
            </w:pPr>
          </w:p>
        </w:tc>
        <w:tc>
          <w:tcPr>
            <w:tcW w:w="407" w:type="pct"/>
          </w:tcPr>
          <w:p w14:paraId="6490B813" w14:textId="0A5A3A02" w:rsidR="008C5EAB" w:rsidRPr="003F4127" w:rsidDel="00FC6523" w:rsidRDefault="008C5EAB" w:rsidP="0001787F">
            <w:pPr>
              <w:jc w:val="center"/>
              <w:rPr>
                <w:ins w:id="922" w:author="Markstrum, Alexis@Energy" w:date="2021-10-18T15:49:00Z"/>
                <w:del w:id="923" w:author="Alhabibi, Haider@Energy" w:date="2022-03-11T08:13:00Z"/>
                <w:rFonts w:cstheme="minorHAnsi"/>
                <w:sz w:val="20"/>
                <w:szCs w:val="20"/>
              </w:rPr>
            </w:pPr>
          </w:p>
        </w:tc>
        <w:tc>
          <w:tcPr>
            <w:tcW w:w="374" w:type="pct"/>
          </w:tcPr>
          <w:p w14:paraId="1EF29EC0" w14:textId="42701FFD" w:rsidR="008C5EAB" w:rsidRPr="003F4127" w:rsidDel="00FC6523" w:rsidRDefault="008C5EAB" w:rsidP="0001787F">
            <w:pPr>
              <w:jc w:val="center"/>
              <w:rPr>
                <w:ins w:id="924" w:author="Markstrum, Alexis@Energy" w:date="2021-10-18T15:49:00Z"/>
                <w:del w:id="925" w:author="Alhabibi, Haider@Energy" w:date="2022-03-11T08:13:00Z"/>
                <w:rFonts w:cstheme="minorHAnsi"/>
                <w:sz w:val="20"/>
                <w:szCs w:val="20"/>
              </w:rPr>
            </w:pPr>
          </w:p>
        </w:tc>
        <w:tc>
          <w:tcPr>
            <w:tcW w:w="500" w:type="pct"/>
          </w:tcPr>
          <w:p w14:paraId="5CC0EA2A" w14:textId="62880EC4" w:rsidR="008C5EAB" w:rsidRPr="003F4127" w:rsidDel="00FC6523" w:rsidRDefault="008C5EAB" w:rsidP="0001787F">
            <w:pPr>
              <w:jc w:val="center"/>
              <w:rPr>
                <w:ins w:id="926" w:author="Markstrum, Alexis@Energy" w:date="2021-10-18T15:49:00Z"/>
                <w:del w:id="927" w:author="Alhabibi, Haider@Energy" w:date="2022-03-11T08:13:00Z"/>
                <w:rFonts w:cstheme="minorHAnsi"/>
                <w:sz w:val="20"/>
                <w:szCs w:val="20"/>
              </w:rPr>
            </w:pPr>
          </w:p>
        </w:tc>
      </w:tr>
    </w:tbl>
    <w:p w14:paraId="38CA36DB" w14:textId="77777777" w:rsidR="008C5EAB" w:rsidRDefault="008C5EAB" w:rsidP="00F947E9">
      <w:pPr>
        <w:spacing w:after="0"/>
        <w:rPr>
          <w:ins w:id="928" w:author="Markstrum, Alexis@Energy" w:date="2021-10-18T15:37:00Z"/>
          <w:rFonts w:asciiTheme="minorHAnsi" w:hAnsiTheme="minorHAnsi" w:cstheme="minorHAnsi"/>
          <w:sz w:val="20"/>
          <w:szCs w:val="20"/>
        </w:rPr>
      </w:pPr>
    </w:p>
    <w:tbl>
      <w:tblPr>
        <w:tblStyle w:val="TableGrid"/>
        <w:tblW w:w="14395" w:type="dxa"/>
        <w:tblLook w:val="04A0" w:firstRow="1" w:lastRow="0" w:firstColumn="1" w:lastColumn="0" w:noHBand="0" w:noVBand="1"/>
      </w:tblPr>
      <w:tblGrid>
        <w:gridCol w:w="1208"/>
        <w:gridCol w:w="1577"/>
        <w:gridCol w:w="1440"/>
        <w:gridCol w:w="1260"/>
        <w:gridCol w:w="1260"/>
        <w:gridCol w:w="1170"/>
        <w:gridCol w:w="1260"/>
        <w:gridCol w:w="1260"/>
        <w:gridCol w:w="1350"/>
        <w:gridCol w:w="1440"/>
        <w:gridCol w:w="1170"/>
      </w:tblGrid>
      <w:tr w:rsidR="000262C2" w:rsidRPr="00C071B0" w:rsidDel="00FC6523" w14:paraId="4A47996C" w14:textId="21A5FA00" w:rsidTr="0001787F">
        <w:trPr>
          <w:ins w:id="929" w:author="Markstrum, Alexis@Energy" w:date="2021-10-18T15:38:00Z"/>
          <w:del w:id="930" w:author="Alhabibi, Haider@Energy" w:date="2022-03-11T08:14:00Z"/>
        </w:trPr>
        <w:tc>
          <w:tcPr>
            <w:tcW w:w="14395" w:type="dxa"/>
            <w:gridSpan w:val="11"/>
          </w:tcPr>
          <w:p w14:paraId="094A2172" w14:textId="445AB368" w:rsidR="000262C2" w:rsidRPr="00D42D0F" w:rsidDel="00FC6523" w:rsidRDefault="00014DD4" w:rsidP="000262C2">
            <w:pPr>
              <w:spacing w:after="0"/>
              <w:rPr>
                <w:ins w:id="931" w:author="Markstrum, Alexis@Energy" w:date="2021-10-18T15:38:00Z"/>
                <w:del w:id="932" w:author="Alhabibi, Haider@Energy" w:date="2022-03-11T08:14:00Z"/>
                <w:rFonts w:cstheme="minorHAnsi"/>
                <w:b/>
                <w:sz w:val="20"/>
                <w:szCs w:val="20"/>
              </w:rPr>
            </w:pPr>
            <w:ins w:id="933" w:author="Markstrum, Alexis@Energy" w:date="2021-10-18T15:49:00Z">
              <w:del w:id="934" w:author="Alhabibi, Haider@Energy" w:date="2022-03-11T08:14:00Z">
                <w:r w:rsidDel="00FC6523">
                  <w:rPr>
                    <w:rFonts w:cstheme="minorHAnsi"/>
                    <w:b/>
                    <w:sz w:val="20"/>
                    <w:szCs w:val="20"/>
                  </w:rPr>
                  <w:delText>E</w:delText>
                </w:r>
              </w:del>
            </w:ins>
            <w:ins w:id="935" w:author="Markstrum, Alexis@Energy" w:date="2021-10-18T15:38:00Z">
              <w:del w:id="936" w:author="Alhabibi, Haider@Energy" w:date="2022-03-11T08:14:00Z">
                <w:r w:rsidR="000262C2" w:rsidRPr="00405CF9" w:rsidDel="00FC6523">
                  <w:rPr>
                    <w:rFonts w:cstheme="minorHAnsi"/>
                    <w:b/>
                    <w:sz w:val="20"/>
                    <w:szCs w:val="20"/>
                  </w:rPr>
                  <w:delText>. Installed</w:delText>
                </w:r>
                <w:r w:rsidR="000262C2" w:rsidRPr="00D42D0F" w:rsidDel="00FC6523">
                  <w:rPr>
                    <w:rFonts w:cstheme="minorHAnsi"/>
                    <w:b/>
                    <w:sz w:val="20"/>
                    <w:szCs w:val="20"/>
                  </w:rPr>
                  <w:delText xml:space="preserve"> </w:delText>
                </w:r>
              </w:del>
            </w:ins>
            <w:ins w:id="937" w:author="Markstrum, Alexis@Energy" w:date="2021-10-21T10:30:00Z">
              <w:del w:id="938" w:author="Alhabibi, Haider@Energy" w:date="2022-03-11T08:14:00Z">
                <w:r w:rsidR="0051348A" w:rsidDel="00FC6523">
                  <w:rPr>
                    <w:rFonts w:cstheme="minorHAnsi"/>
                    <w:b/>
                    <w:sz w:val="20"/>
                    <w:szCs w:val="20"/>
                  </w:rPr>
                  <w:delText xml:space="preserve">CHPWH System </w:delText>
                </w:r>
              </w:del>
            </w:ins>
            <w:ins w:id="939" w:author="Markstrum, Alexis@Energy" w:date="2021-10-18T15:38:00Z">
              <w:del w:id="940" w:author="Alhabibi, Haider@Energy" w:date="2022-03-11T08:14:00Z">
                <w:r w:rsidR="000262C2" w:rsidRPr="00D42D0F" w:rsidDel="00FC6523">
                  <w:rPr>
                    <w:rFonts w:cstheme="minorHAnsi"/>
                    <w:b/>
                    <w:sz w:val="20"/>
                    <w:szCs w:val="20"/>
                  </w:rPr>
                  <w:delText>Information</w:delText>
                </w:r>
              </w:del>
            </w:ins>
          </w:p>
          <w:p w14:paraId="7BF1D612" w14:textId="66A1660F" w:rsidR="000262C2" w:rsidDel="00EB0C71" w:rsidRDefault="000262C2" w:rsidP="000262C2">
            <w:pPr>
              <w:spacing w:after="0"/>
              <w:rPr>
                <w:ins w:id="941" w:author="Markstrum, Alexis@Energy" w:date="2021-10-18T15:38:00Z"/>
                <w:del w:id="942" w:author="Alhabibi, Haider@Energy" w:date="2022-03-08T20:34:00Z"/>
                <w:rFonts w:cstheme="minorHAnsi"/>
                <w:sz w:val="20"/>
                <w:szCs w:val="20"/>
              </w:rPr>
            </w:pPr>
            <w:ins w:id="943" w:author="Markstrum, Alexis@Energy" w:date="2021-10-18T15:38:00Z">
              <w:del w:id="944" w:author="Alhabibi, Haider@Energy" w:date="2022-03-08T20:34:00Z">
                <w:r w:rsidRPr="003F4127" w:rsidDel="00EB0C71">
                  <w:rPr>
                    <w:rFonts w:cstheme="minorHAnsi"/>
                    <w:sz w:val="20"/>
                    <w:szCs w:val="20"/>
                  </w:rPr>
                  <w:delText>This table reports the water heating systems specified on the registered CF1R</w:delText>
                </w:r>
              </w:del>
            </w:ins>
            <w:ins w:id="945" w:author="Tam, Danny@Energy" w:date="2022-02-28T13:18:00Z">
              <w:del w:id="946" w:author="Alhabibi, Haider@Energy" w:date="2022-03-08T20:34:00Z">
                <w:r w:rsidR="00712D4B" w:rsidDel="00EB0C71">
                  <w:rPr>
                    <w:rFonts w:cstheme="minorHAnsi"/>
                    <w:sz w:val="20"/>
                    <w:szCs w:val="20"/>
                  </w:rPr>
                  <w:delText>LMCC</w:delText>
                </w:r>
              </w:del>
            </w:ins>
            <w:ins w:id="947" w:author="Tam, Danny@Energy" w:date="2022-02-28T13:16:00Z">
              <w:del w:id="948" w:author="Alhabibi, Haider@Energy" w:date="2022-03-08T20:34:00Z">
                <w:r w:rsidR="005138AE" w:rsidDel="00EB0C71">
                  <w:rPr>
                    <w:rFonts w:cstheme="minorHAnsi"/>
                    <w:sz w:val="20"/>
                    <w:szCs w:val="20"/>
                  </w:rPr>
                  <w:delText xml:space="preserve"> LMCC</w:delText>
                </w:r>
              </w:del>
            </w:ins>
            <w:ins w:id="949" w:author="Markstrum, Alexis@Energy" w:date="2021-10-18T15:38:00Z">
              <w:del w:id="950" w:author="Alhabibi, Haider@Energy" w:date="2022-03-08T20:34:00Z">
                <w:r w:rsidRPr="003F4127" w:rsidDel="00EB0C71">
                  <w:rPr>
                    <w:rFonts w:cstheme="minorHAnsi"/>
                    <w:sz w:val="20"/>
                    <w:szCs w:val="20"/>
                  </w:rPr>
                  <w:delText xml:space="preserve"> compliance document for this project.</w:delText>
                </w:r>
              </w:del>
            </w:ins>
          </w:p>
          <w:p w14:paraId="31FC7755" w14:textId="12C1B172" w:rsidR="00586A4A" w:rsidDel="00FC6523" w:rsidRDefault="00586A4A" w:rsidP="000262C2">
            <w:pPr>
              <w:spacing w:after="0"/>
              <w:rPr>
                <w:ins w:id="951" w:author="Markstrum, Alexis@Energy" w:date="2021-10-18T16:21:00Z"/>
                <w:del w:id="952" w:author="Alhabibi, Haider@Energy" w:date="2022-03-11T08:14:00Z"/>
                <w:rFonts w:cstheme="minorHAnsi"/>
                <w:sz w:val="20"/>
                <w:szCs w:val="20"/>
              </w:rPr>
            </w:pPr>
            <w:ins w:id="953" w:author="Markstrum, Alexis@Energy" w:date="2021-10-18T16:21:00Z">
              <w:del w:id="954" w:author="Alhabibi, Haider@Energy" w:date="2022-03-11T08:14:00Z">
                <w:r w:rsidDel="00FC6523">
                  <w:rPr>
                    <w:rFonts w:cstheme="minorHAnsi"/>
                    <w:sz w:val="20"/>
                    <w:szCs w:val="20"/>
                  </w:rPr>
                  <w:delText>&lt;&lt;If CF1R</w:delText>
                </w:r>
              </w:del>
            </w:ins>
            <w:ins w:id="955" w:author="Tam, Danny@Energy" w:date="2022-02-28T13:18:00Z">
              <w:del w:id="956" w:author="Alhabibi, Haider@Energy" w:date="2022-03-11T08:14:00Z">
                <w:r w:rsidR="00712D4B" w:rsidDel="00FC6523">
                  <w:rPr>
                    <w:rFonts w:cstheme="minorHAnsi"/>
                    <w:sz w:val="20"/>
                    <w:szCs w:val="20"/>
                  </w:rPr>
                  <w:delText>LMCC</w:delText>
                </w:r>
              </w:del>
            </w:ins>
            <w:ins w:id="957" w:author="Tam, Danny@Energy" w:date="2022-02-28T13:16:00Z">
              <w:del w:id="958" w:author="Alhabibi, Haider@Energy" w:date="2022-03-08T20:34:00Z">
                <w:r w:rsidR="005138AE" w:rsidDel="00EB0C71">
                  <w:rPr>
                    <w:rFonts w:cstheme="minorHAnsi"/>
                    <w:sz w:val="20"/>
                    <w:szCs w:val="20"/>
                  </w:rPr>
                  <w:delText>LMCC</w:delText>
                </w:r>
              </w:del>
            </w:ins>
            <w:ins w:id="959" w:author="Markstrum, Alexis@Energy" w:date="2021-10-18T16:21:00Z">
              <w:del w:id="960" w:author="Alhabibi, Haider@Energy" w:date="2022-03-11T08:14:00Z">
                <w:r w:rsidDel="00FC6523">
                  <w:rPr>
                    <w:rFonts w:cstheme="minorHAnsi"/>
                    <w:sz w:val="20"/>
                    <w:szCs w:val="20"/>
                  </w:rPr>
                  <w:delText xml:space="preserve"> has CHPWH, then require table, else </w:delText>
                </w:r>
                <w:r w:rsidRPr="00E12A63" w:rsidDel="00FC6523">
                  <w:rPr>
                    <w:rFonts w:asciiTheme="minorHAnsi" w:hAnsiTheme="minorHAnsi" w:cstheme="minorHAnsi"/>
                    <w:sz w:val="20"/>
                    <w:szCs w:val="20"/>
                  </w:rPr>
                  <w:delText>display the "section does not apply" message</w:delText>
                </w:r>
                <w:r w:rsidDel="00FC6523">
                  <w:rPr>
                    <w:rFonts w:cstheme="minorHAnsi"/>
                    <w:sz w:val="20"/>
                    <w:szCs w:val="20"/>
                  </w:rPr>
                  <w:delText>&gt;&gt;</w:delText>
                </w:r>
              </w:del>
            </w:ins>
          </w:p>
          <w:p w14:paraId="07AE7192" w14:textId="5F71891D" w:rsidR="000262C2" w:rsidRPr="003F4127" w:rsidDel="00FC6523" w:rsidRDefault="000262C2" w:rsidP="000262C2">
            <w:pPr>
              <w:spacing w:after="0"/>
              <w:rPr>
                <w:ins w:id="961" w:author="Markstrum, Alexis@Energy" w:date="2021-10-18T15:38:00Z"/>
                <w:del w:id="962" w:author="Alhabibi, Haider@Energy" w:date="2022-03-11T08:14:00Z"/>
                <w:rFonts w:cstheme="minorHAnsi"/>
                <w:sz w:val="20"/>
                <w:szCs w:val="20"/>
              </w:rPr>
            </w:pPr>
            <w:ins w:id="963" w:author="Markstrum, Alexis@Energy" w:date="2021-10-18T15:38:00Z">
              <w:del w:id="964" w:author="Alhabibi, Haider@Energy" w:date="2022-03-11T08:14:00Z">
                <w:r w:rsidDel="00FC6523">
                  <w:rPr>
                    <w:rFonts w:cstheme="minorHAnsi"/>
                    <w:sz w:val="20"/>
                    <w:szCs w:val="20"/>
                  </w:rPr>
                  <w:delText>&lt;&lt;require one row of data for each water heater identified on the CF1R</w:delText>
                </w:r>
              </w:del>
            </w:ins>
            <w:ins w:id="965" w:author="Tam, Danny@Energy" w:date="2022-02-28T13:18:00Z">
              <w:del w:id="966" w:author="Alhabibi, Haider@Energy" w:date="2022-03-11T08:14:00Z">
                <w:r w:rsidR="00712D4B" w:rsidDel="00FC6523">
                  <w:rPr>
                    <w:rFonts w:cstheme="minorHAnsi"/>
                    <w:sz w:val="20"/>
                    <w:szCs w:val="20"/>
                  </w:rPr>
                  <w:delText>LMCC</w:delText>
                </w:r>
              </w:del>
            </w:ins>
            <w:ins w:id="967" w:author="Tam, Danny@Energy" w:date="2022-02-28T13:16:00Z">
              <w:del w:id="968" w:author="Alhabibi, Haider@Energy" w:date="2022-03-08T20:34:00Z">
                <w:r w:rsidR="005138AE" w:rsidDel="00EB0C71">
                  <w:rPr>
                    <w:rFonts w:cstheme="minorHAnsi"/>
                    <w:sz w:val="20"/>
                    <w:szCs w:val="20"/>
                  </w:rPr>
                  <w:delText>LMCC</w:delText>
                </w:r>
              </w:del>
            </w:ins>
            <w:ins w:id="969" w:author="Markstrum, Alexis@Energy" w:date="2021-10-18T15:38:00Z">
              <w:del w:id="970" w:author="Alhabibi, Haider@Energy" w:date="2022-03-11T08:14:00Z">
                <w:r w:rsidDel="00FC6523">
                  <w:rPr>
                    <w:rFonts w:cstheme="minorHAnsi"/>
                    <w:sz w:val="20"/>
                    <w:szCs w:val="20"/>
                  </w:rPr>
                  <w:delText>&gt;&gt;</w:delText>
                </w:r>
              </w:del>
            </w:ins>
          </w:p>
        </w:tc>
      </w:tr>
      <w:tr w:rsidR="000262C2" w:rsidRPr="00C071B0" w:rsidDel="00FC6523" w14:paraId="5363F47F" w14:textId="27B70249" w:rsidTr="0001787F">
        <w:trPr>
          <w:ins w:id="971" w:author="Markstrum, Alexis@Energy" w:date="2021-10-18T15:38:00Z"/>
          <w:del w:id="972" w:author="Alhabibi, Haider@Energy" w:date="2022-03-11T08:14:00Z"/>
        </w:trPr>
        <w:tc>
          <w:tcPr>
            <w:tcW w:w="1208" w:type="dxa"/>
            <w:vAlign w:val="bottom"/>
          </w:tcPr>
          <w:p w14:paraId="37D5A498" w14:textId="4D06216C" w:rsidR="000262C2" w:rsidRPr="003F4127" w:rsidDel="00FC6523" w:rsidRDefault="000262C2" w:rsidP="000262C2">
            <w:pPr>
              <w:spacing w:after="0"/>
              <w:jc w:val="center"/>
              <w:rPr>
                <w:ins w:id="973" w:author="Markstrum, Alexis@Energy" w:date="2021-10-18T15:38:00Z"/>
                <w:del w:id="974" w:author="Alhabibi, Haider@Energy" w:date="2022-03-11T08:14:00Z"/>
                <w:rFonts w:cstheme="minorHAnsi"/>
                <w:sz w:val="20"/>
                <w:szCs w:val="20"/>
              </w:rPr>
            </w:pPr>
            <w:ins w:id="975" w:author="Markstrum, Alexis@Energy" w:date="2021-10-18T15:38:00Z">
              <w:del w:id="976" w:author="Alhabibi, Haider@Energy" w:date="2022-03-11T08:14:00Z">
                <w:r w:rsidRPr="003F4127" w:rsidDel="00FC6523">
                  <w:rPr>
                    <w:rFonts w:eastAsia="Times New Roman" w:cstheme="minorHAnsi"/>
                    <w:sz w:val="20"/>
                    <w:szCs w:val="20"/>
                  </w:rPr>
                  <w:delText>01</w:delText>
                </w:r>
              </w:del>
            </w:ins>
          </w:p>
        </w:tc>
        <w:tc>
          <w:tcPr>
            <w:tcW w:w="1577" w:type="dxa"/>
            <w:vAlign w:val="bottom"/>
          </w:tcPr>
          <w:p w14:paraId="1A182553" w14:textId="635855FC" w:rsidR="000262C2" w:rsidRPr="003F4127" w:rsidDel="00FC6523" w:rsidRDefault="000262C2" w:rsidP="000262C2">
            <w:pPr>
              <w:spacing w:after="0"/>
              <w:jc w:val="center"/>
              <w:rPr>
                <w:ins w:id="977" w:author="Markstrum, Alexis@Energy" w:date="2021-10-18T15:38:00Z"/>
                <w:del w:id="978" w:author="Alhabibi, Haider@Energy" w:date="2022-03-11T08:14:00Z"/>
                <w:rFonts w:cstheme="minorHAnsi"/>
                <w:sz w:val="20"/>
                <w:szCs w:val="20"/>
              </w:rPr>
            </w:pPr>
            <w:ins w:id="979" w:author="Markstrum, Alexis@Energy" w:date="2021-10-18T15:38:00Z">
              <w:del w:id="980" w:author="Alhabibi, Haider@Energy" w:date="2022-03-11T08:14:00Z">
                <w:r w:rsidRPr="003F4127" w:rsidDel="00FC6523">
                  <w:rPr>
                    <w:rFonts w:eastAsia="Times New Roman" w:cstheme="minorHAnsi"/>
                    <w:sz w:val="20"/>
                    <w:szCs w:val="20"/>
                  </w:rPr>
                  <w:delText>02</w:delText>
                </w:r>
              </w:del>
            </w:ins>
          </w:p>
        </w:tc>
        <w:tc>
          <w:tcPr>
            <w:tcW w:w="1440" w:type="dxa"/>
          </w:tcPr>
          <w:p w14:paraId="2B5CAD48" w14:textId="26C235C5" w:rsidR="000262C2" w:rsidRPr="003F4127" w:rsidDel="00FC6523" w:rsidRDefault="000262C2" w:rsidP="000262C2">
            <w:pPr>
              <w:spacing w:after="0"/>
              <w:jc w:val="center"/>
              <w:rPr>
                <w:ins w:id="981" w:author="Markstrum, Alexis@Energy" w:date="2021-10-18T15:38:00Z"/>
                <w:del w:id="982" w:author="Alhabibi, Haider@Energy" w:date="2022-03-11T08:14:00Z"/>
                <w:rFonts w:eastAsia="Times New Roman" w:cstheme="minorHAnsi"/>
                <w:sz w:val="20"/>
                <w:szCs w:val="20"/>
              </w:rPr>
            </w:pPr>
            <w:ins w:id="983" w:author="Markstrum, Alexis@Energy" w:date="2021-10-18T15:38:00Z">
              <w:del w:id="984" w:author="Alhabibi, Haider@Energy" w:date="2022-03-11T08:14:00Z">
                <w:r w:rsidRPr="003F4127" w:rsidDel="00FC6523">
                  <w:rPr>
                    <w:rFonts w:eastAsia="Times New Roman" w:cstheme="minorHAnsi"/>
                    <w:sz w:val="20"/>
                    <w:szCs w:val="20"/>
                  </w:rPr>
                  <w:delText>03</w:delText>
                </w:r>
              </w:del>
            </w:ins>
          </w:p>
        </w:tc>
        <w:tc>
          <w:tcPr>
            <w:tcW w:w="1260" w:type="dxa"/>
          </w:tcPr>
          <w:p w14:paraId="1D706B9D" w14:textId="1BD06322" w:rsidR="000262C2" w:rsidDel="00FC6523" w:rsidRDefault="000262C2" w:rsidP="000262C2">
            <w:pPr>
              <w:spacing w:after="0"/>
              <w:jc w:val="center"/>
              <w:rPr>
                <w:ins w:id="985" w:author="Markstrum, Alexis@Energy" w:date="2021-10-18T15:38:00Z"/>
                <w:del w:id="986" w:author="Alhabibi, Haider@Energy" w:date="2022-03-11T08:14:00Z"/>
                <w:rFonts w:eastAsia="Times New Roman" w:cstheme="minorHAnsi"/>
                <w:sz w:val="20"/>
                <w:szCs w:val="20"/>
              </w:rPr>
            </w:pPr>
            <w:ins w:id="987" w:author="Markstrum, Alexis@Energy" w:date="2021-10-18T15:38:00Z">
              <w:del w:id="988" w:author="Alhabibi, Haider@Energy" w:date="2022-03-11T08:14:00Z">
                <w:r w:rsidRPr="00CE2BD1" w:rsidDel="00FC6523">
                  <w:rPr>
                    <w:rFonts w:eastAsia="Times New Roman" w:cs="Calibri"/>
                    <w:sz w:val="18"/>
                    <w:szCs w:val="18"/>
                  </w:rPr>
                  <w:delText>04</w:delText>
                </w:r>
              </w:del>
            </w:ins>
          </w:p>
        </w:tc>
        <w:tc>
          <w:tcPr>
            <w:tcW w:w="1260" w:type="dxa"/>
          </w:tcPr>
          <w:p w14:paraId="7CDD324F" w14:textId="2157923E" w:rsidR="000262C2" w:rsidRPr="003F4127" w:rsidDel="00FC6523" w:rsidRDefault="000262C2" w:rsidP="000262C2">
            <w:pPr>
              <w:spacing w:after="0"/>
              <w:jc w:val="center"/>
              <w:rPr>
                <w:ins w:id="989" w:author="Markstrum, Alexis@Energy" w:date="2021-10-18T15:38:00Z"/>
                <w:del w:id="990" w:author="Alhabibi, Haider@Energy" w:date="2022-03-11T08:14:00Z"/>
                <w:rFonts w:eastAsia="Times New Roman" w:cstheme="minorHAnsi"/>
                <w:sz w:val="20"/>
                <w:szCs w:val="20"/>
              </w:rPr>
            </w:pPr>
            <w:ins w:id="991" w:author="Markstrum, Alexis@Energy" w:date="2021-10-18T15:38:00Z">
              <w:del w:id="992" w:author="Alhabibi, Haider@Energy" w:date="2022-03-11T08:14:00Z">
                <w:r w:rsidDel="00FC6523">
                  <w:rPr>
                    <w:rFonts w:eastAsia="Times New Roman" w:cstheme="minorHAnsi"/>
                    <w:sz w:val="20"/>
                    <w:szCs w:val="20"/>
                  </w:rPr>
                  <w:delText>05</w:delText>
                </w:r>
              </w:del>
            </w:ins>
          </w:p>
        </w:tc>
        <w:tc>
          <w:tcPr>
            <w:tcW w:w="1170" w:type="dxa"/>
          </w:tcPr>
          <w:p w14:paraId="4CDFFD74" w14:textId="79E1E74E" w:rsidR="000262C2" w:rsidDel="00FC6523" w:rsidRDefault="000262C2" w:rsidP="000262C2">
            <w:pPr>
              <w:spacing w:after="0"/>
              <w:jc w:val="center"/>
              <w:rPr>
                <w:ins w:id="993" w:author="Markstrum, Alexis@Energy" w:date="2021-10-18T15:38:00Z"/>
                <w:del w:id="994" w:author="Alhabibi, Haider@Energy" w:date="2022-03-11T08:14:00Z"/>
                <w:rFonts w:eastAsia="Times New Roman" w:cstheme="minorHAnsi"/>
                <w:sz w:val="20"/>
                <w:szCs w:val="20"/>
              </w:rPr>
            </w:pPr>
            <w:ins w:id="995" w:author="Markstrum, Alexis@Energy" w:date="2021-10-18T15:38:00Z">
              <w:del w:id="996" w:author="Alhabibi, Haider@Energy" w:date="2022-03-11T08:14:00Z">
                <w:r w:rsidRPr="00CE2BD1" w:rsidDel="00FC6523">
                  <w:rPr>
                    <w:rFonts w:eastAsia="Times New Roman" w:cs="Calibri"/>
                    <w:sz w:val="18"/>
                    <w:szCs w:val="18"/>
                  </w:rPr>
                  <w:delText>06</w:delText>
                </w:r>
              </w:del>
            </w:ins>
          </w:p>
        </w:tc>
        <w:tc>
          <w:tcPr>
            <w:tcW w:w="1260" w:type="dxa"/>
          </w:tcPr>
          <w:p w14:paraId="480B359D" w14:textId="6E9BE077" w:rsidR="000262C2" w:rsidDel="00FC6523" w:rsidRDefault="000262C2" w:rsidP="000262C2">
            <w:pPr>
              <w:spacing w:after="0"/>
              <w:jc w:val="center"/>
              <w:rPr>
                <w:ins w:id="997" w:author="Markstrum, Alexis@Energy" w:date="2021-10-18T15:38:00Z"/>
                <w:del w:id="998" w:author="Alhabibi, Haider@Energy" w:date="2022-03-11T08:14:00Z"/>
                <w:rFonts w:eastAsia="Times New Roman" w:cstheme="minorHAnsi"/>
                <w:sz w:val="20"/>
                <w:szCs w:val="20"/>
              </w:rPr>
            </w:pPr>
            <w:ins w:id="999" w:author="Markstrum, Alexis@Energy" w:date="2021-10-18T15:38:00Z">
              <w:del w:id="1000" w:author="Alhabibi, Haider@Energy" w:date="2022-03-11T08:14:00Z">
                <w:r w:rsidRPr="00CE2BD1" w:rsidDel="00FC6523">
                  <w:rPr>
                    <w:rFonts w:eastAsia="Times New Roman" w:cs="Calibri"/>
                    <w:sz w:val="18"/>
                    <w:szCs w:val="18"/>
                  </w:rPr>
                  <w:delText>07</w:delText>
                </w:r>
              </w:del>
            </w:ins>
          </w:p>
        </w:tc>
        <w:tc>
          <w:tcPr>
            <w:tcW w:w="1260" w:type="dxa"/>
          </w:tcPr>
          <w:p w14:paraId="7114A624" w14:textId="146CE3C3" w:rsidR="000262C2" w:rsidRPr="003F4127" w:rsidDel="00FC6523" w:rsidRDefault="000262C2" w:rsidP="000262C2">
            <w:pPr>
              <w:spacing w:after="0"/>
              <w:jc w:val="center"/>
              <w:rPr>
                <w:ins w:id="1001" w:author="Markstrum, Alexis@Energy" w:date="2021-10-18T15:38:00Z"/>
                <w:del w:id="1002" w:author="Alhabibi, Haider@Energy" w:date="2022-03-11T08:14:00Z"/>
                <w:rFonts w:eastAsia="Times New Roman" w:cstheme="minorHAnsi"/>
                <w:sz w:val="20"/>
                <w:szCs w:val="20"/>
              </w:rPr>
            </w:pPr>
            <w:ins w:id="1003" w:author="Markstrum, Alexis@Energy" w:date="2021-10-18T15:38:00Z">
              <w:del w:id="1004" w:author="Alhabibi, Haider@Energy" w:date="2022-03-11T08:14:00Z">
                <w:r w:rsidDel="00FC6523">
                  <w:rPr>
                    <w:rFonts w:eastAsia="Times New Roman" w:cstheme="minorHAnsi"/>
                    <w:sz w:val="20"/>
                    <w:szCs w:val="20"/>
                  </w:rPr>
                  <w:delText>08</w:delText>
                </w:r>
              </w:del>
            </w:ins>
          </w:p>
        </w:tc>
        <w:tc>
          <w:tcPr>
            <w:tcW w:w="1350" w:type="dxa"/>
          </w:tcPr>
          <w:p w14:paraId="4036B8AD" w14:textId="7F454B81" w:rsidR="000262C2" w:rsidDel="00FC6523" w:rsidRDefault="000262C2" w:rsidP="000262C2">
            <w:pPr>
              <w:spacing w:after="0"/>
              <w:jc w:val="center"/>
              <w:rPr>
                <w:ins w:id="1005" w:author="Markstrum, Alexis@Energy" w:date="2021-10-18T15:38:00Z"/>
                <w:del w:id="1006" w:author="Alhabibi, Haider@Energy" w:date="2022-03-11T08:14:00Z"/>
                <w:rFonts w:eastAsia="Times New Roman" w:cstheme="minorHAnsi"/>
                <w:sz w:val="20"/>
                <w:szCs w:val="20"/>
              </w:rPr>
            </w:pPr>
            <w:ins w:id="1007" w:author="Markstrum, Alexis@Energy" w:date="2021-10-18T15:38:00Z">
              <w:del w:id="1008" w:author="Alhabibi, Haider@Energy" w:date="2022-03-11T08:14:00Z">
                <w:r w:rsidRPr="00CE2BD1" w:rsidDel="00FC6523">
                  <w:rPr>
                    <w:rFonts w:eastAsia="Times New Roman" w:cs="Calibri"/>
                    <w:sz w:val="18"/>
                    <w:szCs w:val="18"/>
                  </w:rPr>
                  <w:delText>09</w:delText>
                </w:r>
              </w:del>
            </w:ins>
          </w:p>
        </w:tc>
        <w:tc>
          <w:tcPr>
            <w:tcW w:w="1440" w:type="dxa"/>
          </w:tcPr>
          <w:p w14:paraId="0E579998" w14:textId="4CBA675B" w:rsidR="000262C2" w:rsidDel="00FC6523" w:rsidRDefault="000262C2" w:rsidP="000262C2">
            <w:pPr>
              <w:spacing w:after="0"/>
              <w:jc w:val="center"/>
              <w:rPr>
                <w:ins w:id="1009" w:author="Markstrum, Alexis@Energy" w:date="2021-10-18T15:38:00Z"/>
                <w:del w:id="1010" w:author="Alhabibi, Haider@Energy" w:date="2022-03-11T08:14:00Z"/>
                <w:rFonts w:eastAsia="Times New Roman" w:cstheme="minorHAnsi"/>
                <w:sz w:val="20"/>
                <w:szCs w:val="20"/>
              </w:rPr>
            </w:pPr>
            <w:ins w:id="1011" w:author="Markstrum, Alexis@Energy" w:date="2021-10-18T15:38:00Z">
              <w:del w:id="1012" w:author="Alhabibi, Haider@Energy" w:date="2022-03-11T08:14:00Z">
                <w:r w:rsidRPr="00CE2BD1" w:rsidDel="00FC6523">
                  <w:rPr>
                    <w:rFonts w:eastAsia="Times New Roman" w:cs="Calibri"/>
                    <w:sz w:val="18"/>
                    <w:szCs w:val="18"/>
                  </w:rPr>
                  <w:delText>10</w:delText>
                </w:r>
              </w:del>
            </w:ins>
          </w:p>
        </w:tc>
        <w:tc>
          <w:tcPr>
            <w:tcW w:w="1170" w:type="dxa"/>
          </w:tcPr>
          <w:p w14:paraId="51AC2067" w14:textId="15C7A94F" w:rsidR="000262C2" w:rsidRPr="003F4127" w:rsidDel="00FC6523" w:rsidRDefault="000262C2" w:rsidP="000262C2">
            <w:pPr>
              <w:spacing w:after="0"/>
              <w:jc w:val="center"/>
              <w:rPr>
                <w:ins w:id="1013" w:author="Markstrum, Alexis@Energy" w:date="2021-10-18T15:38:00Z"/>
                <w:del w:id="1014" w:author="Alhabibi, Haider@Energy" w:date="2022-03-11T08:14:00Z"/>
                <w:rFonts w:eastAsia="Times New Roman" w:cstheme="minorHAnsi"/>
                <w:sz w:val="20"/>
                <w:szCs w:val="20"/>
              </w:rPr>
            </w:pPr>
            <w:ins w:id="1015" w:author="Markstrum, Alexis@Energy" w:date="2021-10-18T15:38:00Z">
              <w:del w:id="1016" w:author="Alhabibi, Haider@Energy" w:date="2022-03-11T08:14:00Z">
                <w:r w:rsidDel="00FC6523">
                  <w:rPr>
                    <w:rFonts w:eastAsia="Times New Roman" w:cstheme="minorHAnsi"/>
                    <w:sz w:val="20"/>
                    <w:szCs w:val="20"/>
                  </w:rPr>
                  <w:delText>11</w:delText>
                </w:r>
              </w:del>
            </w:ins>
          </w:p>
        </w:tc>
      </w:tr>
      <w:tr w:rsidR="000262C2" w:rsidRPr="00C071B0" w:rsidDel="00FC6523" w14:paraId="783E80D5" w14:textId="6915D77A" w:rsidTr="0001787F">
        <w:trPr>
          <w:ins w:id="1017" w:author="Markstrum, Alexis@Energy" w:date="2021-10-18T15:38:00Z"/>
          <w:del w:id="1018" w:author="Alhabibi, Haider@Energy" w:date="2022-03-11T08:14:00Z"/>
        </w:trPr>
        <w:tc>
          <w:tcPr>
            <w:tcW w:w="1208" w:type="dxa"/>
            <w:vAlign w:val="bottom"/>
          </w:tcPr>
          <w:p w14:paraId="3CA78740" w14:textId="3EC10A53" w:rsidR="000262C2" w:rsidRPr="00554B1E" w:rsidDel="00FC6523" w:rsidRDefault="000262C2" w:rsidP="000262C2">
            <w:pPr>
              <w:keepNext/>
              <w:tabs>
                <w:tab w:val="left" w:pos="2160"/>
                <w:tab w:val="left" w:pos="2700"/>
                <w:tab w:val="left" w:pos="3420"/>
                <w:tab w:val="left" w:pos="3780"/>
                <w:tab w:val="left" w:pos="5760"/>
                <w:tab w:val="left" w:pos="7212"/>
              </w:tabs>
              <w:spacing w:after="0"/>
              <w:jc w:val="center"/>
              <w:rPr>
                <w:ins w:id="1019" w:author="Markstrum, Alexis@Energy" w:date="2021-10-18T15:38:00Z"/>
                <w:del w:id="1020" w:author="Alhabibi, Haider@Energy" w:date="2022-03-11T08:14:00Z"/>
                <w:rFonts w:eastAsia="Times New Roman" w:cstheme="minorHAnsi"/>
                <w:sz w:val="18"/>
                <w:szCs w:val="18"/>
              </w:rPr>
            </w:pPr>
            <w:ins w:id="1021" w:author="Markstrum, Alexis@Energy" w:date="2021-10-18T15:38:00Z">
              <w:del w:id="1022" w:author="Alhabibi, Haider@Energy" w:date="2022-03-11T08:14:00Z">
                <w:r w:rsidRPr="00554B1E" w:rsidDel="00FC6523">
                  <w:rPr>
                    <w:rFonts w:eastAsia="Times New Roman" w:cstheme="minorHAnsi"/>
                    <w:sz w:val="18"/>
                    <w:szCs w:val="18"/>
                  </w:rPr>
                  <w:delText>Water Heating System ID</w:delText>
                </w:r>
              </w:del>
            </w:ins>
          </w:p>
          <w:p w14:paraId="01FC774C" w14:textId="753F3487" w:rsidR="000262C2" w:rsidRPr="00554B1E" w:rsidDel="00FC6523" w:rsidRDefault="000262C2" w:rsidP="000262C2">
            <w:pPr>
              <w:spacing w:after="0"/>
              <w:jc w:val="center"/>
              <w:rPr>
                <w:ins w:id="1023" w:author="Markstrum, Alexis@Energy" w:date="2021-10-18T15:38:00Z"/>
                <w:del w:id="1024" w:author="Alhabibi, Haider@Energy" w:date="2022-03-11T08:14:00Z"/>
                <w:rFonts w:cstheme="minorHAnsi"/>
                <w:sz w:val="18"/>
                <w:szCs w:val="18"/>
              </w:rPr>
            </w:pPr>
            <w:ins w:id="1025" w:author="Markstrum, Alexis@Energy" w:date="2021-10-18T15:38:00Z">
              <w:del w:id="1026" w:author="Alhabibi, Haider@Energy" w:date="2022-03-11T08:14:00Z">
                <w:r w:rsidRPr="00554B1E" w:rsidDel="00FC6523">
                  <w:rPr>
                    <w:rFonts w:eastAsia="Times New Roman" w:cstheme="minorHAnsi"/>
                    <w:sz w:val="18"/>
                    <w:szCs w:val="18"/>
                  </w:rPr>
                  <w:delText>or Name</w:delText>
                </w:r>
              </w:del>
            </w:ins>
          </w:p>
        </w:tc>
        <w:tc>
          <w:tcPr>
            <w:tcW w:w="1577" w:type="dxa"/>
            <w:vAlign w:val="bottom"/>
          </w:tcPr>
          <w:p w14:paraId="4D79584E" w14:textId="67115B19" w:rsidR="000262C2" w:rsidRPr="00554B1E" w:rsidDel="00FC6523" w:rsidRDefault="000262C2" w:rsidP="000262C2">
            <w:pPr>
              <w:keepNext/>
              <w:tabs>
                <w:tab w:val="left" w:pos="2160"/>
                <w:tab w:val="left" w:pos="2700"/>
                <w:tab w:val="left" w:pos="3420"/>
                <w:tab w:val="left" w:pos="3780"/>
                <w:tab w:val="left" w:pos="5760"/>
                <w:tab w:val="left" w:pos="7212"/>
              </w:tabs>
              <w:spacing w:after="0"/>
              <w:jc w:val="center"/>
              <w:rPr>
                <w:ins w:id="1027" w:author="Markstrum, Alexis@Energy" w:date="2021-10-18T15:38:00Z"/>
                <w:del w:id="1028" w:author="Alhabibi, Haider@Energy" w:date="2022-03-11T08:14:00Z"/>
                <w:rFonts w:eastAsia="Times New Roman" w:cstheme="minorHAnsi"/>
                <w:sz w:val="18"/>
                <w:szCs w:val="18"/>
              </w:rPr>
            </w:pPr>
            <w:ins w:id="1029" w:author="Markstrum, Alexis@Energy" w:date="2021-10-18T15:38:00Z">
              <w:del w:id="1030" w:author="Alhabibi, Haider@Energy" w:date="2022-03-11T08:14:00Z">
                <w:r w:rsidRPr="00554B1E" w:rsidDel="00FC6523">
                  <w:rPr>
                    <w:rFonts w:eastAsia="Times New Roman" w:cstheme="minorHAnsi"/>
                    <w:sz w:val="18"/>
                    <w:szCs w:val="18"/>
                  </w:rPr>
                  <w:delText>Modeled Equipment</w:delText>
                </w:r>
              </w:del>
            </w:ins>
          </w:p>
          <w:p w14:paraId="433D7CEF" w14:textId="0E597811" w:rsidR="000262C2" w:rsidRPr="00554B1E" w:rsidDel="00FC6523" w:rsidRDefault="000262C2" w:rsidP="000262C2">
            <w:pPr>
              <w:spacing w:after="0"/>
              <w:jc w:val="center"/>
              <w:rPr>
                <w:ins w:id="1031" w:author="Markstrum, Alexis@Energy" w:date="2021-10-18T15:38:00Z"/>
                <w:del w:id="1032" w:author="Alhabibi, Haider@Energy" w:date="2022-03-11T08:14:00Z"/>
                <w:rFonts w:cstheme="minorHAnsi"/>
                <w:sz w:val="18"/>
                <w:szCs w:val="18"/>
              </w:rPr>
            </w:pPr>
            <w:ins w:id="1033" w:author="Markstrum, Alexis@Energy" w:date="2021-10-18T15:38:00Z">
              <w:del w:id="1034" w:author="Alhabibi, Haider@Energy" w:date="2022-03-11T08:14:00Z">
                <w:r w:rsidRPr="00554B1E" w:rsidDel="00FC6523">
                  <w:rPr>
                    <w:rFonts w:eastAsia="Times New Roman" w:cstheme="minorHAnsi"/>
                    <w:sz w:val="18"/>
                    <w:szCs w:val="18"/>
                  </w:rPr>
                  <w:delText>Make and Model</w:delText>
                </w:r>
              </w:del>
            </w:ins>
          </w:p>
        </w:tc>
        <w:tc>
          <w:tcPr>
            <w:tcW w:w="1440" w:type="dxa"/>
            <w:vAlign w:val="bottom"/>
          </w:tcPr>
          <w:p w14:paraId="28EEAA14" w14:textId="0C319B3B" w:rsidR="000262C2" w:rsidRPr="00554B1E" w:rsidDel="00FC6523" w:rsidRDefault="000262C2" w:rsidP="000262C2">
            <w:pPr>
              <w:keepNext/>
              <w:tabs>
                <w:tab w:val="left" w:pos="2160"/>
                <w:tab w:val="left" w:pos="2700"/>
                <w:tab w:val="left" w:pos="3420"/>
                <w:tab w:val="left" w:pos="3780"/>
                <w:tab w:val="left" w:pos="5760"/>
                <w:tab w:val="left" w:pos="7212"/>
              </w:tabs>
              <w:spacing w:after="0"/>
              <w:jc w:val="center"/>
              <w:rPr>
                <w:ins w:id="1035" w:author="Markstrum, Alexis@Energy" w:date="2021-10-18T15:38:00Z"/>
                <w:del w:id="1036" w:author="Alhabibi, Haider@Energy" w:date="2022-03-11T08:14:00Z"/>
                <w:rFonts w:eastAsia="Times New Roman" w:cstheme="minorHAnsi"/>
                <w:sz w:val="18"/>
                <w:szCs w:val="18"/>
              </w:rPr>
            </w:pPr>
            <w:ins w:id="1037" w:author="Markstrum, Alexis@Energy" w:date="2021-10-18T15:38:00Z">
              <w:del w:id="1038" w:author="Alhabibi, Haider@Energy" w:date="2022-03-11T08:14:00Z">
                <w:r w:rsidRPr="00554B1E" w:rsidDel="00FC6523">
                  <w:rPr>
                    <w:rFonts w:eastAsia="Times New Roman" w:cstheme="minorHAnsi"/>
                    <w:sz w:val="18"/>
                    <w:szCs w:val="18"/>
                  </w:rPr>
                  <w:delText>Number of Water Heaters/ Compressors</w:delText>
                </w:r>
              </w:del>
            </w:ins>
          </w:p>
        </w:tc>
        <w:tc>
          <w:tcPr>
            <w:tcW w:w="1260" w:type="dxa"/>
            <w:vAlign w:val="bottom"/>
          </w:tcPr>
          <w:p w14:paraId="66FF7F28" w14:textId="7EFCCD7D" w:rsidR="000262C2" w:rsidRPr="00554B1E" w:rsidDel="00FC6523" w:rsidRDefault="000262C2" w:rsidP="000262C2">
            <w:pPr>
              <w:keepNext/>
              <w:tabs>
                <w:tab w:val="left" w:pos="2160"/>
                <w:tab w:val="left" w:pos="2700"/>
                <w:tab w:val="left" w:pos="3420"/>
                <w:tab w:val="left" w:pos="3780"/>
                <w:tab w:val="left" w:pos="5760"/>
                <w:tab w:val="left" w:pos="7212"/>
              </w:tabs>
              <w:spacing w:after="0"/>
              <w:jc w:val="center"/>
              <w:rPr>
                <w:ins w:id="1039" w:author="Markstrum, Alexis@Energy" w:date="2021-10-18T15:38:00Z"/>
                <w:del w:id="1040" w:author="Alhabibi, Haider@Energy" w:date="2022-03-11T08:14:00Z"/>
                <w:rFonts w:eastAsia="Times New Roman" w:cstheme="minorHAnsi"/>
                <w:sz w:val="18"/>
                <w:szCs w:val="18"/>
              </w:rPr>
            </w:pPr>
            <w:ins w:id="1041" w:author="Markstrum, Alexis@Energy" w:date="2021-10-18T15:38:00Z">
              <w:del w:id="1042" w:author="Alhabibi, Haider@Energy" w:date="2022-03-11T08:14:00Z">
                <w:r w:rsidRPr="00554B1E" w:rsidDel="00FC6523">
                  <w:rPr>
                    <w:rFonts w:eastAsia="Times New Roman" w:cs="Calibri"/>
                    <w:sz w:val="18"/>
                    <w:szCs w:val="18"/>
                  </w:rPr>
                  <w:delText>Primary Tank Location</w:delText>
                </w:r>
              </w:del>
            </w:ins>
          </w:p>
        </w:tc>
        <w:tc>
          <w:tcPr>
            <w:tcW w:w="1260" w:type="dxa"/>
            <w:vAlign w:val="bottom"/>
          </w:tcPr>
          <w:p w14:paraId="72BDFCB7" w14:textId="77994D77" w:rsidR="000262C2" w:rsidRPr="00554B1E" w:rsidDel="00FC6523" w:rsidRDefault="000262C2" w:rsidP="000262C2">
            <w:pPr>
              <w:keepNext/>
              <w:tabs>
                <w:tab w:val="left" w:pos="2160"/>
                <w:tab w:val="left" w:pos="2700"/>
                <w:tab w:val="left" w:pos="3420"/>
                <w:tab w:val="left" w:pos="3780"/>
                <w:tab w:val="left" w:pos="5760"/>
                <w:tab w:val="left" w:pos="7212"/>
              </w:tabs>
              <w:spacing w:after="0"/>
              <w:jc w:val="center"/>
              <w:rPr>
                <w:ins w:id="1043" w:author="Markstrum, Alexis@Energy" w:date="2021-10-18T15:38:00Z"/>
                <w:del w:id="1044" w:author="Alhabibi, Haider@Energy" w:date="2022-03-11T08:14:00Z"/>
                <w:rFonts w:eastAsia="Times New Roman" w:cstheme="minorHAnsi"/>
                <w:sz w:val="18"/>
                <w:szCs w:val="18"/>
              </w:rPr>
            </w:pPr>
            <w:ins w:id="1045" w:author="Markstrum, Alexis@Energy" w:date="2021-10-18T15:38:00Z">
              <w:del w:id="1046" w:author="Alhabibi, Haider@Energy" w:date="2022-03-11T08:14:00Z">
                <w:r w:rsidRPr="00554B1E" w:rsidDel="00FC6523">
                  <w:rPr>
                    <w:rFonts w:eastAsia="Times New Roman" w:cstheme="minorHAnsi"/>
                    <w:sz w:val="18"/>
                    <w:szCs w:val="18"/>
                  </w:rPr>
                  <w:delText xml:space="preserve">Primary Tank </w:delText>
                </w:r>
              </w:del>
            </w:ins>
          </w:p>
          <w:p w14:paraId="7D94FADA" w14:textId="0EAA06BB" w:rsidR="000262C2" w:rsidRPr="00554B1E" w:rsidDel="00FC6523" w:rsidRDefault="000262C2" w:rsidP="000262C2">
            <w:pPr>
              <w:keepNext/>
              <w:tabs>
                <w:tab w:val="left" w:pos="2160"/>
                <w:tab w:val="left" w:pos="2700"/>
                <w:tab w:val="left" w:pos="3420"/>
                <w:tab w:val="left" w:pos="3780"/>
                <w:tab w:val="left" w:pos="5760"/>
                <w:tab w:val="left" w:pos="7212"/>
              </w:tabs>
              <w:spacing w:after="0"/>
              <w:jc w:val="center"/>
              <w:rPr>
                <w:ins w:id="1047" w:author="Markstrum, Alexis@Energy" w:date="2021-10-18T15:38:00Z"/>
                <w:del w:id="1048" w:author="Alhabibi, Haider@Energy" w:date="2022-03-11T08:14:00Z"/>
                <w:rFonts w:eastAsia="Times New Roman" w:cstheme="minorHAnsi"/>
                <w:sz w:val="18"/>
                <w:szCs w:val="18"/>
              </w:rPr>
            </w:pPr>
            <w:ins w:id="1049" w:author="Markstrum, Alexis@Energy" w:date="2021-10-18T15:38:00Z">
              <w:del w:id="1050" w:author="Alhabibi, Haider@Energy" w:date="2022-03-11T08:14:00Z">
                <w:r w:rsidRPr="00554B1E" w:rsidDel="00FC6523">
                  <w:rPr>
                    <w:rFonts w:eastAsia="Times New Roman" w:cstheme="minorHAnsi"/>
                    <w:sz w:val="18"/>
                    <w:szCs w:val="18"/>
                  </w:rPr>
                  <w:delText>Volume</w:delText>
                </w:r>
              </w:del>
            </w:ins>
          </w:p>
        </w:tc>
        <w:tc>
          <w:tcPr>
            <w:tcW w:w="1170" w:type="dxa"/>
            <w:vAlign w:val="bottom"/>
          </w:tcPr>
          <w:p w14:paraId="57687F7F" w14:textId="08D192BE" w:rsidR="000262C2" w:rsidRPr="00554B1E" w:rsidDel="00FC6523" w:rsidRDefault="000262C2" w:rsidP="000262C2">
            <w:pPr>
              <w:keepNext/>
              <w:tabs>
                <w:tab w:val="left" w:pos="2160"/>
                <w:tab w:val="left" w:pos="2700"/>
                <w:tab w:val="left" w:pos="3420"/>
                <w:tab w:val="left" w:pos="3780"/>
                <w:tab w:val="left" w:pos="5760"/>
                <w:tab w:val="left" w:pos="7212"/>
              </w:tabs>
              <w:spacing w:after="0"/>
              <w:jc w:val="center"/>
              <w:rPr>
                <w:ins w:id="1051" w:author="Markstrum, Alexis@Energy" w:date="2021-10-18T15:38:00Z"/>
                <w:del w:id="1052" w:author="Alhabibi, Haider@Energy" w:date="2022-03-11T08:14:00Z"/>
                <w:rFonts w:eastAsia="Times New Roman" w:cstheme="minorHAnsi"/>
                <w:sz w:val="18"/>
                <w:szCs w:val="18"/>
              </w:rPr>
            </w:pPr>
            <w:ins w:id="1053" w:author="Markstrum, Alexis@Energy" w:date="2021-10-18T15:38:00Z">
              <w:del w:id="1054" w:author="Alhabibi, Haider@Energy" w:date="2022-03-11T08:14:00Z">
                <w:r w:rsidRPr="00554B1E" w:rsidDel="00FC6523">
                  <w:rPr>
                    <w:rFonts w:eastAsia="Times New Roman" w:cs="Calibri"/>
                    <w:sz w:val="18"/>
                    <w:szCs w:val="18"/>
                  </w:rPr>
                  <w:delText xml:space="preserve">Primary Tank Insulation </w:delText>
                </w:r>
              </w:del>
            </w:ins>
          </w:p>
        </w:tc>
        <w:tc>
          <w:tcPr>
            <w:tcW w:w="1260" w:type="dxa"/>
            <w:vAlign w:val="bottom"/>
          </w:tcPr>
          <w:p w14:paraId="5EF0002E" w14:textId="2899822F" w:rsidR="000262C2" w:rsidRPr="00554B1E" w:rsidDel="00FC6523" w:rsidRDefault="000262C2" w:rsidP="000262C2">
            <w:pPr>
              <w:keepNext/>
              <w:tabs>
                <w:tab w:val="left" w:pos="2160"/>
                <w:tab w:val="left" w:pos="2700"/>
                <w:tab w:val="left" w:pos="3420"/>
                <w:tab w:val="left" w:pos="3780"/>
                <w:tab w:val="left" w:pos="5760"/>
                <w:tab w:val="left" w:pos="7212"/>
              </w:tabs>
              <w:spacing w:after="0"/>
              <w:jc w:val="center"/>
              <w:rPr>
                <w:ins w:id="1055" w:author="Markstrum, Alexis@Energy" w:date="2021-10-18T15:38:00Z"/>
                <w:del w:id="1056" w:author="Alhabibi, Haider@Energy" w:date="2022-03-11T08:14:00Z"/>
                <w:rFonts w:eastAsia="Times New Roman" w:cstheme="minorHAnsi"/>
                <w:sz w:val="18"/>
                <w:szCs w:val="18"/>
              </w:rPr>
            </w:pPr>
            <w:ins w:id="1057" w:author="Markstrum, Alexis@Energy" w:date="2021-10-18T15:38:00Z">
              <w:del w:id="1058" w:author="Alhabibi, Haider@Energy" w:date="2022-03-11T08:14:00Z">
                <w:r w:rsidRPr="00554B1E" w:rsidDel="00FC6523">
                  <w:rPr>
                    <w:rFonts w:eastAsia="Times New Roman" w:cs="Calibri"/>
                    <w:sz w:val="18"/>
                    <w:szCs w:val="18"/>
                  </w:rPr>
                  <w:delText>Loop Tank Location</w:delText>
                </w:r>
              </w:del>
            </w:ins>
          </w:p>
        </w:tc>
        <w:tc>
          <w:tcPr>
            <w:tcW w:w="1260" w:type="dxa"/>
            <w:vAlign w:val="bottom"/>
          </w:tcPr>
          <w:p w14:paraId="3843C4C5" w14:textId="14DA75B0" w:rsidR="000262C2" w:rsidRPr="00554B1E" w:rsidDel="00FC6523" w:rsidRDefault="000262C2" w:rsidP="000262C2">
            <w:pPr>
              <w:keepNext/>
              <w:tabs>
                <w:tab w:val="left" w:pos="2160"/>
                <w:tab w:val="left" w:pos="2700"/>
                <w:tab w:val="left" w:pos="3420"/>
                <w:tab w:val="left" w:pos="3780"/>
                <w:tab w:val="left" w:pos="5760"/>
                <w:tab w:val="left" w:pos="7212"/>
              </w:tabs>
              <w:spacing w:after="0"/>
              <w:jc w:val="center"/>
              <w:rPr>
                <w:ins w:id="1059" w:author="Markstrum, Alexis@Energy" w:date="2021-10-18T15:38:00Z"/>
                <w:del w:id="1060" w:author="Alhabibi, Haider@Energy" w:date="2022-03-11T08:14:00Z"/>
                <w:rFonts w:eastAsia="Times New Roman" w:cstheme="minorHAnsi"/>
                <w:sz w:val="18"/>
                <w:szCs w:val="18"/>
              </w:rPr>
            </w:pPr>
            <w:ins w:id="1061" w:author="Markstrum, Alexis@Energy" w:date="2021-10-18T15:38:00Z">
              <w:del w:id="1062" w:author="Alhabibi, Haider@Energy" w:date="2022-03-11T08:14:00Z">
                <w:r w:rsidRPr="00554B1E" w:rsidDel="00FC6523">
                  <w:rPr>
                    <w:rFonts w:eastAsia="Times New Roman" w:cstheme="minorHAnsi"/>
                    <w:sz w:val="18"/>
                    <w:szCs w:val="18"/>
                  </w:rPr>
                  <w:delText xml:space="preserve">Loop Tank </w:delText>
                </w:r>
              </w:del>
            </w:ins>
          </w:p>
          <w:p w14:paraId="1AE08E2A" w14:textId="3A299F9C" w:rsidR="000262C2" w:rsidRPr="00554B1E" w:rsidDel="00FC6523" w:rsidRDefault="000262C2" w:rsidP="000262C2">
            <w:pPr>
              <w:keepNext/>
              <w:tabs>
                <w:tab w:val="left" w:pos="2160"/>
                <w:tab w:val="left" w:pos="2700"/>
                <w:tab w:val="left" w:pos="3420"/>
                <w:tab w:val="left" w:pos="3780"/>
                <w:tab w:val="left" w:pos="5760"/>
                <w:tab w:val="left" w:pos="7212"/>
              </w:tabs>
              <w:spacing w:after="0"/>
              <w:jc w:val="center"/>
              <w:rPr>
                <w:ins w:id="1063" w:author="Markstrum, Alexis@Energy" w:date="2021-10-18T15:38:00Z"/>
                <w:del w:id="1064" w:author="Alhabibi, Haider@Energy" w:date="2022-03-11T08:14:00Z"/>
                <w:rFonts w:eastAsia="Times New Roman" w:cstheme="minorHAnsi"/>
                <w:sz w:val="18"/>
                <w:szCs w:val="18"/>
              </w:rPr>
            </w:pPr>
            <w:ins w:id="1065" w:author="Markstrum, Alexis@Energy" w:date="2021-10-18T15:38:00Z">
              <w:del w:id="1066" w:author="Alhabibi, Haider@Energy" w:date="2022-03-11T08:14:00Z">
                <w:r w:rsidRPr="00554B1E" w:rsidDel="00FC6523">
                  <w:rPr>
                    <w:rFonts w:eastAsia="Times New Roman" w:cstheme="minorHAnsi"/>
                    <w:sz w:val="18"/>
                    <w:szCs w:val="18"/>
                  </w:rPr>
                  <w:delText>Volume</w:delText>
                </w:r>
              </w:del>
            </w:ins>
          </w:p>
        </w:tc>
        <w:tc>
          <w:tcPr>
            <w:tcW w:w="1350" w:type="dxa"/>
            <w:vAlign w:val="bottom"/>
          </w:tcPr>
          <w:p w14:paraId="33BA9782" w14:textId="5B897832" w:rsidR="000262C2" w:rsidRPr="00554B1E" w:rsidDel="00FC6523" w:rsidRDefault="000262C2" w:rsidP="000262C2">
            <w:pPr>
              <w:keepNext/>
              <w:tabs>
                <w:tab w:val="left" w:pos="2160"/>
                <w:tab w:val="left" w:pos="2700"/>
                <w:tab w:val="left" w:pos="3420"/>
                <w:tab w:val="left" w:pos="3780"/>
                <w:tab w:val="left" w:pos="5760"/>
                <w:tab w:val="left" w:pos="7212"/>
              </w:tabs>
              <w:spacing w:after="0"/>
              <w:jc w:val="center"/>
              <w:rPr>
                <w:ins w:id="1067" w:author="Markstrum, Alexis@Energy" w:date="2021-10-18T15:38:00Z"/>
                <w:del w:id="1068" w:author="Alhabibi, Haider@Energy" w:date="2022-03-11T08:14:00Z"/>
                <w:rFonts w:eastAsia="Times New Roman" w:cstheme="minorHAnsi"/>
                <w:sz w:val="18"/>
                <w:szCs w:val="18"/>
              </w:rPr>
            </w:pPr>
            <w:ins w:id="1069" w:author="Markstrum, Alexis@Energy" w:date="2021-10-18T15:38:00Z">
              <w:del w:id="1070" w:author="Alhabibi, Haider@Energy" w:date="2022-03-11T08:14:00Z">
                <w:r w:rsidRPr="00554B1E" w:rsidDel="00FC6523">
                  <w:rPr>
                    <w:sz w:val="18"/>
                    <w:szCs w:val="18"/>
                  </w:rPr>
                  <w:delText>Loop Tank Insulation</w:delText>
                </w:r>
              </w:del>
            </w:ins>
          </w:p>
        </w:tc>
        <w:tc>
          <w:tcPr>
            <w:tcW w:w="1440" w:type="dxa"/>
            <w:vAlign w:val="bottom"/>
          </w:tcPr>
          <w:p w14:paraId="18531D30" w14:textId="5C21DB5C" w:rsidR="000262C2" w:rsidRPr="00554B1E" w:rsidDel="00FC6523" w:rsidRDefault="000262C2" w:rsidP="000262C2">
            <w:pPr>
              <w:keepNext/>
              <w:tabs>
                <w:tab w:val="left" w:pos="2160"/>
                <w:tab w:val="left" w:pos="2700"/>
                <w:tab w:val="left" w:pos="3420"/>
                <w:tab w:val="left" w:pos="3780"/>
                <w:tab w:val="left" w:pos="5760"/>
                <w:tab w:val="left" w:pos="7212"/>
              </w:tabs>
              <w:spacing w:after="0"/>
              <w:jc w:val="center"/>
              <w:rPr>
                <w:ins w:id="1071" w:author="Markstrum, Alexis@Energy" w:date="2021-10-18T15:38:00Z"/>
                <w:del w:id="1072" w:author="Alhabibi, Haider@Energy" w:date="2022-03-11T08:14:00Z"/>
                <w:rFonts w:eastAsia="Times New Roman" w:cstheme="minorHAnsi"/>
                <w:sz w:val="18"/>
                <w:szCs w:val="18"/>
              </w:rPr>
            </w:pPr>
            <w:ins w:id="1073" w:author="Markstrum, Alexis@Energy" w:date="2021-10-18T15:38:00Z">
              <w:del w:id="1074" w:author="Alhabibi, Haider@Energy" w:date="2022-03-11T08:14:00Z">
                <w:r w:rsidRPr="00554B1E" w:rsidDel="00FC6523">
                  <w:rPr>
                    <w:sz w:val="18"/>
                    <w:szCs w:val="18"/>
                  </w:rPr>
                  <w:delText xml:space="preserve">Loop Pipe Insulation Thickness </w:delText>
                </w:r>
              </w:del>
            </w:ins>
          </w:p>
        </w:tc>
        <w:tc>
          <w:tcPr>
            <w:tcW w:w="1170" w:type="dxa"/>
            <w:vAlign w:val="bottom"/>
          </w:tcPr>
          <w:p w14:paraId="47936E70" w14:textId="24E0677E" w:rsidR="000262C2" w:rsidRPr="00554B1E" w:rsidDel="00FC6523" w:rsidRDefault="000262C2" w:rsidP="000262C2">
            <w:pPr>
              <w:keepNext/>
              <w:tabs>
                <w:tab w:val="left" w:pos="2160"/>
                <w:tab w:val="left" w:pos="2700"/>
                <w:tab w:val="left" w:pos="3420"/>
                <w:tab w:val="left" w:pos="3780"/>
                <w:tab w:val="left" w:pos="5760"/>
                <w:tab w:val="left" w:pos="7212"/>
              </w:tabs>
              <w:spacing w:after="0"/>
              <w:jc w:val="center"/>
              <w:rPr>
                <w:ins w:id="1075" w:author="Markstrum, Alexis@Energy" w:date="2021-10-18T15:38:00Z"/>
                <w:del w:id="1076" w:author="Alhabibi, Haider@Energy" w:date="2022-03-11T08:14:00Z"/>
                <w:rFonts w:eastAsia="Times New Roman" w:cstheme="minorHAnsi"/>
                <w:sz w:val="18"/>
                <w:szCs w:val="18"/>
              </w:rPr>
            </w:pPr>
            <w:ins w:id="1077" w:author="Markstrum, Alexis@Energy" w:date="2021-10-18T15:38:00Z">
              <w:del w:id="1078" w:author="Alhabibi, Haider@Energy" w:date="2022-03-11T08:14:00Z">
                <w:r w:rsidRPr="00554B1E" w:rsidDel="00FC6523">
                  <w:rPr>
                    <w:rFonts w:eastAsia="Times New Roman" w:cstheme="minorHAnsi"/>
                    <w:sz w:val="18"/>
                    <w:szCs w:val="18"/>
                  </w:rPr>
                  <w:delText xml:space="preserve">Loop Tank </w:delText>
                </w:r>
              </w:del>
            </w:ins>
          </w:p>
          <w:p w14:paraId="7E009AC5" w14:textId="22927EC4" w:rsidR="000262C2" w:rsidRPr="00554B1E" w:rsidDel="00FC6523" w:rsidRDefault="000262C2" w:rsidP="000262C2">
            <w:pPr>
              <w:keepNext/>
              <w:tabs>
                <w:tab w:val="left" w:pos="2160"/>
                <w:tab w:val="left" w:pos="2700"/>
                <w:tab w:val="left" w:pos="3420"/>
                <w:tab w:val="left" w:pos="3780"/>
                <w:tab w:val="left" w:pos="5760"/>
                <w:tab w:val="left" w:pos="7212"/>
              </w:tabs>
              <w:spacing w:after="0"/>
              <w:jc w:val="center"/>
              <w:rPr>
                <w:ins w:id="1079" w:author="Markstrum, Alexis@Energy" w:date="2021-10-18T15:38:00Z"/>
                <w:del w:id="1080" w:author="Alhabibi, Haider@Energy" w:date="2022-03-11T08:14:00Z"/>
                <w:rFonts w:eastAsia="Times New Roman" w:cstheme="minorHAnsi"/>
                <w:sz w:val="18"/>
                <w:szCs w:val="18"/>
              </w:rPr>
            </w:pPr>
            <w:ins w:id="1081" w:author="Markstrum, Alexis@Energy" w:date="2021-10-18T15:38:00Z">
              <w:del w:id="1082" w:author="Alhabibi, Haider@Energy" w:date="2022-03-11T08:14:00Z">
                <w:r w:rsidRPr="00554B1E" w:rsidDel="00FC6523">
                  <w:rPr>
                    <w:rFonts w:eastAsia="Times New Roman" w:cstheme="minorHAnsi"/>
                    <w:sz w:val="18"/>
                    <w:szCs w:val="18"/>
                  </w:rPr>
                  <w:delText>Type</w:delText>
                </w:r>
              </w:del>
            </w:ins>
          </w:p>
        </w:tc>
      </w:tr>
      <w:tr w:rsidR="000262C2" w:rsidRPr="00C071B0" w:rsidDel="00FC6523" w14:paraId="6BF5BBBA" w14:textId="1731B536" w:rsidTr="0001787F">
        <w:trPr>
          <w:ins w:id="1083" w:author="Markstrum, Alexis@Energy" w:date="2021-10-18T15:38:00Z"/>
          <w:del w:id="1084" w:author="Alhabibi, Haider@Energy" w:date="2022-03-11T08:14:00Z"/>
        </w:trPr>
        <w:tc>
          <w:tcPr>
            <w:tcW w:w="1208" w:type="dxa"/>
          </w:tcPr>
          <w:p w14:paraId="10E16298" w14:textId="080AC0DA" w:rsidR="000262C2" w:rsidRPr="00554B1E" w:rsidDel="00FC6523" w:rsidRDefault="000262C2" w:rsidP="000262C2">
            <w:pPr>
              <w:spacing w:after="0"/>
              <w:jc w:val="center"/>
              <w:rPr>
                <w:ins w:id="1085" w:author="Markstrum, Alexis@Energy" w:date="2021-10-18T15:38:00Z"/>
                <w:del w:id="1086" w:author="Alhabibi, Haider@Energy" w:date="2022-03-11T08:14:00Z"/>
                <w:rFonts w:cstheme="minorHAnsi"/>
                <w:sz w:val="18"/>
                <w:szCs w:val="18"/>
              </w:rPr>
            </w:pPr>
            <w:ins w:id="1087" w:author="Markstrum, Alexis@Energy" w:date="2021-10-18T15:38:00Z">
              <w:del w:id="1088" w:author="Alhabibi, Haider@Energy" w:date="2022-03-11T08:14:00Z">
                <w:r w:rsidRPr="00554B1E" w:rsidDel="00FC6523">
                  <w:rPr>
                    <w:rFonts w:cstheme="minorHAnsi"/>
                    <w:sz w:val="18"/>
                    <w:szCs w:val="18"/>
                  </w:rPr>
                  <w:delText xml:space="preserve">&lt;&lt;reference values from </w:delText>
                </w:r>
              </w:del>
            </w:ins>
            <w:ins w:id="1089" w:author="Markstrum, Alexis@Energy" w:date="2021-10-18T15:50:00Z">
              <w:del w:id="1090" w:author="Alhabibi, Haider@Energy" w:date="2022-03-11T08:14:00Z">
                <w:r w:rsidR="008C5EAB" w:rsidDel="00FC6523">
                  <w:rPr>
                    <w:rFonts w:cstheme="minorHAnsi"/>
                    <w:sz w:val="18"/>
                    <w:szCs w:val="18"/>
                  </w:rPr>
                  <w:delText>D</w:delText>
                </w:r>
              </w:del>
            </w:ins>
            <w:ins w:id="1091" w:author="Markstrum, Alexis@Energy" w:date="2021-10-18T15:38:00Z">
              <w:del w:id="1092" w:author="Alhabibi, Haider@Energy" w:date="2022-03-11T08:14:00Z">
                <w:r w:rsidRPr="00554B1E" w:rsidDel="00FC6523">
                  <w:rPr>
                    <w:rFonts w:cstheme="minorHAnsi"/>
                    <w:sz w:val="18"/>
                    <w:szCs w:val="18"/>
                  </w:rPr>
                  <w:delText>01&gt;&gt;</w:delText>
                </w:r>
              </w:del>
            </w:ins>
          </w:p>
        </w:tc>
        <w:tc>
          <w:tcPr>
            <w:tcW w:w="1577" w:type="dxa"/>
          </w:tcPr>
          <w:p w14:paraId="31901465" w14:textId="1B64D994" w:rsidR="000262C2" w:rsidRPr="005E0A00" w:rsidDel="00FC6523" w:rsidRDefault="000262C2" w:rsidP="000262C2">
            <w:pPr>
              <w:spacing w:after="0"/>
              <w:jc w:val="center"/>
              <w:rPr>
                <w:ins w:id="1093" w:author="Markstrum, Alexis@Energy" w:date="2021-10-18T15:38:00Z"/>
                <w:del w:id="1094" w:author="Alhabibi, Haider@Energy" w:date="2022-03-11T08:14:00Z"/>
                <w:rFonts w:cstheme="minorHAnsi"/>
                <w:sz w:val="18"/>
                <w:szCs w:val="18"/>
              </w:rPr>
            </w:pPr>
            <w:ins w:id="1095" w:author="Markstrum, Alexis@Energy" w:date="2021-10-18T15:38:00Z">
              <w:del w:id="1096" w:author="Alhabibi, Haider@Energy" w:date="2022-03-11T08:14:00Z">
                <w:r w:rsidRPr="005E0A00" w:rsidDel="00FC6523">
                  <w:rPr>
                    <w:rFonts w:cstheme="minorHAnsi"/>
                    <w:sz w:val="18"/>
                    <w:szCs w:val="18"/>
                  </w:rPr>
                  <w:delText xml:space="preserve">&lt;&lt; If performance, user input is equal to </w:delText>
                </w:r>
              </w:del>
            </w:ins>
            <w:ins w:id="1097" w:author="Markstrum, Alexis@Energy" w:date="2021-10-18T15:50:00Z">
              <w:del w:id="1098" w:author="Alhabibi, Haider@Energy" w:date="2022-03-11T08:14:00Z">
                <w:r w:rsidR="008C5EAB" w:rsidDel="00FC6523">
                  <w:rPr>
                    <w:rFonts w:cstheme="minorHAnsi"/>
                    <w:sz w:val="18"/>
                    <w:szCs w:val="18"/>
                  </w:rPr>
                  <w:delText>D</w:delText>
                </w:r>
              </w:del>
            </w:ins>
            <w:ins w:id="1099" w:author="Markstrum, Alexis@Energy" w:date="2021-10-18T15:38:00Z">
              <w:del w:id="1100" w:author="Alhabibi, Haider@Energy" w:date="2022-03-11T08:14:00Z">
                <w:r w:rsidRPr="005E0A00" w:rsidDel="00FC6523">
                  <w:rPr>
                    <w:rFonts w:cstheme="minorHAnsi"/>
                    <w:sz w:val="18"/>
                    <w:szCs w:val="18"/>
                  </w:rPr>
                  <w:delText xml:space="preserve">02 as default, and allow user to override with an equivalent system based on the simulated equipment in </w:delText>
                </w:r>
              </w:del>
            </w:ins>
            <w:ins w:id="1101" w:author="Markstrum, Alexis@Energy" w:date="2021-10-18T15:50:00Z">
              <w:del w:id="1102" w:author="Alhabibi, Haider@Energy" w:date="2022-03-11T08:14:00Z">
                <w:r w:rsidR="00865AD1" w:rsidDel="00FC6523">
                  <w:rPr>
                    <w:rFonts w:cstheme="minorHAnsi"/>
                    <w:sz w:val="18"/>
                    <w:szCs w:val="18"/>
                  </w:rPr>
                  <w:delText>D</w:delText>
                </w:r>
              </w:del>
            </w:ins>
            <w:ins w:id="1103" w:author="Markstrum, Alexis@Energy" w:date="2021-10-18T15:38:00Z">
              <w:del w:id="1104" w:author="Alhabibi, Haider@Energy" w:date="2022-03-11T08:14:00Z">
                <w:r w:rsidRPr="005E0A00" w:rsidDel="00FC6523">
                  <w:rPr>
                    <w:rFonts w:cstheme="minorHAnsi"/>
                    <w:sz w:val="18"/>
                    <w:szCs w:val="18"/>
                  </w:rPr>
                  <w:delText>12; elseif prescriptive, value = Sanden&gt;&gt;</w:delText>
                </w:r>
              </w:del>
            </w:ins>
          </w:p>
          <w:p w14:paraId="7F6B42DA" w14:textId="06FBD44B" w:rsidR="000262C2" w:rsidRPr="00554B1E" w:rsidDel="00FC6523" w:rsidRDefault="000262C2" w:rsidP="000262C2">
            <w:pPr>
              <w:spacing w:after="0"/>
              <w:jc w:val="center"/>
              <w:rPr>
                <w:ins w:id="1105" w:author="Markstrum, Alexis@Energy" w:date="2021-10-18T15:38:00Z"/>
                <w:del w:id="1106" w:author="Alhabibi, Haider@Energy" w:date="2022-03-11T08:14:00Z"/>
                <w:rFonts w:cstheme="minorHAnsi"/>
                <w:sz w:val="18"/>
                <w:szCs w:val="18"/>
              </w:rPr>
            </w:pPr>
          </w:p>
        </w:tc>
        <w:tc>
          <w:tcPr>
            <w:tcW w:w="1440" w:type="dxa"/>
          </w:tcPr>
          <w:p w14:paraId="50F08F11" w14:textId="3A6120A8" w:rsidR="000262C2" w:rsidRPr="00554B1E" w:rsidDel="00FC6523" w:rsidRDefault="000262C2" w:rsidP="000262C2">
            <w:pPr>
              <w:spacing w:after="0"/>
              <w:jc w:val="center"/>
              <w:rPr>
                <w:ins w:id="1107" w:author="Markstrum, Alexis@Energy" w:date="2021-10-18T15:38:00Z"/>
                <w:del w:id="1108" w:author="Alhabibi, Haider@Energy" w:date="2022-03-11T08:14:00Z"/>
                <w:rFonts w:cstheme="minorHAnsi"/>
                <w:sz w:val="18"/>
                <w:szCs w:val="18"/>
              </w:rPr>
            </w:pPr>
            <w:ins w:id="1109" w:author="Markstrum, Alexis@Energy" w:date="2021-10-18T15:38:00Z">
              <w:del w:id="1110" w:author="Alhabibi, Haider@Energy" w:date="2022-03-11T08:14:00Z">
                <w:r w:rsidRPr="00554B1E" w:rsidDel="00FC6523">
                  <w:rPr>
                    <w:rFonts w:cstheme="minorHAnsi"/>
                    <w:sz w:val="18"/>
                    <w:szCs w:val="18"/>
                  </w:rPr>
                  <w:delText xml:space="preserve">&lt;&lt; User Input must equal reference values from </w:delText>
                </w:r>
              </w:del>
            </w:ins>
            <w:ins w:id="1111" w:author="Markstrum, Alexis@Energy" w:date="2021-10-18T15:50:00Z">
              <w:del w:id="1112" w:author="Alhabibi, Haider@Energy" w:date="2022-03-11T08:14:00Z">
                <w:r w:rsidR="00865AD1" w:rsidDel="00FC6523">
                  <w:rPr>
                    <w:rFonts w:cstheme="minorHAnsi"/>
                    <w:sz w:val="18"/>
                    <w:szCs w:val="18"/>
                  </w:rPr>
                  <w:delText>D</w:delText>
                </w:r>
              </w:del>
            </w:ins>
            <w:ins w:id="1113" w:author="Markstrum, Alexis@Energy" w:date="2021-10-18T15:38:00Z">
              <w:del w:id="1114" w:author="Alhabibi, Haider@Energy" w:date="2022-03-11T08:14:00Z">
                <w:r w:rsidRPr="00554B1E" w:rsidDel="00FC6523">
                  <w:rPr>
                    <w:rFonts w:cstheme="minorHAnsi"/>
                    <w:sz w:val="18"/>
                    <w:szCs w:val="18"/>
                  </w:rPr>
                  <w:delText>03 reference values from CF1R</w:delText>
                </w:r>
              </w:del>
            </w:ins>
            <w:ins w:id="1115" w:author="Tam, Danny@Energy" w:date="2022-02-28T13:18:00Z">
              <w:del w:id="1116" w:author="Alhabibi, Haider@Energy" w:date="2022-03-11T08:14:00Z">
                <w:r w:rsidR="00712D4B" w:rsidDel="00FC6523">
                  <w:rPr>
                    <w:rFonts w:cstheme="minorHAnsi"/>
                    <w:sz w:val="18"/>
                    <w:szCs w:val="18"/>
                  </w:rPr>
                  <w:delText>LMCC</w:delText>
                </w:r>
              </w:del>
            </w:ins>
            <w:ins w:id="1117" w:author="Markstrum, Alexis@Energy" w:date="2021-10-18T15:38:00Z">
              <w:del w:id="1118" w:author="Alhabibi, Haider@Energy" w:date="2022-03-11T08:14:00Z">
                <w:r w:rsidRPr="00554B1E" w:rsidDel="00FC6523">
                  <w:rPr>
                    <w:rFonts w:cstheme="minorHAnsi"/>
                    <w:sz w:val="18"/>
                    <w:szCs w:val="18"/>
                  </w:rPr>
                  <w:delText>&gt;&gt;</w:delText>
                </w:r>
              </w:del>
            </w:ins>
          </w:p>
        </w:tc>
        <w:tc>
          <w:tcPr>
            <w:tcW w:w="1260" w:type="dxa"/>
          </w:tcPr>
          <w:p w14:paraId="37AD7257" w14:textId="3B88602D" w:rsidR="000262C2" w:rsidRPr="00554B1E" w:rsidDel="00FC6523" w:rsidRDefault="000262C2" w:rsidP="000262C2">
            <w:pPr>
              <w:spacing w:after="0"/>
              <w:jc w:val="center"/>
              <w:rPr>
                <w:ins w:id="1119" w:author="Markstrum, Alexis@Energy" w:date="2021-10-18T15:38:00Z"/>
                <w:del w:id="1120" w:author="Alhabibi, Haider@Energy" w:date="2022-03-11T08:14:00Z"/>
                <w:rFonts w:eastAsia="Times New Roman" w:cs="Calibri"/>
                <w:sz w:val="18"/>
                <w:szCs w:val="18"/>
              </w:rPr>
            </w:pPr>
            <w:ins w:id="1121" w:author="Markstrum, Alexis@Energy" w:date="2021-10-18T15:38:00Z">
              <w:del w:id="1122" w:author="Alhabibi, Haider@Energy" w:date="2022-03-11T08:14:00Z">
                <w:r w:rsidRPr="00554B1E" w:rsidDel="00FC6523">
                  <w:rPr>
                    <w:rFonts w:cs="Calibri"/>
                    <w:sz w:val="18"/>
                    <w:szCs w:val="18"/>
                  </w:rPr>
                  <w:delText xml:space="preserve">&lt;&lt; Reference values from </w:delText>
                </w:r>
              </w:del>
            </w:ins>
            <w:ins w:id="1123" w:author="Markstrum, Alexis@Energy" w:date="2021-10-18T15:50:00Z">
              <w:del w:id="1124" w:author="Alhabibi, Haider@Energy" w:date="2022-03-11T08:14:00Z">
                <w:r w:rsidR="00865AD1" w:rsidDel="00FC6523">
                  <w:rPr>
                    <w:rFonts w:cs="Calibri"/>
                    <w:sz w:val="18"/>
                    <w:szCs w:val="18"/>
                  </w:rPr>
                  <w:delText>D</w:delText>
                </w:r>
              </w:del>
            </w:ins>
            <w:ins w:id="1125" w:author="Markstrum, Alexis@Energy" w:date="2021-10-18T15:38:00Z">
              <w:del w:id="1126" w:author="Alhabibi, Haider@Energy" w:date="2022-03-11T08:14:00Z">
                <w:r w:rsidRPr="00554B1E" w:rsidDel="00FC6523">
                  <w:rPr>
                    <w:rFonts w:cs="Calibri"/>
                    <w:sz w:val="18"/>
                    <w:szCs w:val="18"/>
                  </w:rPr>
                  <w:delText>04</w:delText>
                </w:r>
                <w:r w:rsidRPr="00554B1E" w:rsidDel="00FC6523">
                  <w:rPr>
                    <w:rFonts w:eastAsia="Times New Roman" w:cs="Calibri"/>
                    <w:sz w:val="18"/>
                    <w:szCs w:val="18"/>
                  </w:rPr>
                  <w:delText>&gt;&gt;</w:delText>
                </w:r>
              </w:del>
            </w:ins>
          </w:p>
          <w:p w14:paraId="1408546A" w14:textId="79DE611B" w:rsidR="000262C2" w:rsidRPr="00554B1E" w:rsidDel="00FC6523" w:rsidRDefault="000262C2" w:rsidP="000262C2">
            <w:pPr>
              <w:spacing w:after="0"/>
              <w:jc w:val="center"/>
              <w:rPr>
                <w:ins w:id="1127" w:author="Markstrum, Alexis@Energy" w:date="2021-10-18T15:38:00Z"/>
                <w:del w:id="1128" w:author="Alhabibi, Haider@Energy" w:date="2022-03-11T08:14:00Z"/>
                <w:rFonts w:eastAsia="Times New Roman" w:cstheme="minorHAnsi"/>
                <w:sz w:val="18"/>
                <w:szCs w:val="18"/>
              </w:rPr>
            </w:pPr>
          </w:p>
        </w:tc>
        <w:tc>
          <w:tcPr>
            <w:tcW w:w="1260" w:type="dxa"/>
          </w:tcPr>
          <w:p w14:paraId="1E9B3410" w14:textId="22597405" w:rsidR="000262C2" w:rsidRPr="00554B1E" w:rsidDel="00FC6523" w:rsidRDefault="000262C2" w:rsidP="000262C2">
            <w:pPr>
              <w:spacing w:after="0"/>
              <w:jc w:val="center"/>
              <w:rPr>
                <w:ins w:id="1129" w:author="Markstrum, Alexis@Energy" w:date="2021-10-18T15:38:00Z"/>
                <w:del w:id="1130" w:author="Alhabibi, Haider@Energy" w:date="2022-03-11T08:14:00Z"/>
                <w:rFonts w:eastAsia="Times New Roman" w:cstheme="minorHAnsi"/>
                <w:sz w:val="18"/>
                <w:szCs w:val="18"/>
              </w:rPr>
            </w:pPr>
            <w:ins w:id="1131" w:author="Markstrum, Alexis@Energy" w:date="2021-10-18T15:38:00Z">
              <w:del w:id="1132" w:author="Alhabibi, Haider@Energy" w:date="2022-03-11T08:14:00Z">
                <w:r w:rsidRPr="00554B1E" w:rsidDel="00FC6523">
                  <w:rPr>
                    <w:rFonts w:eastAsia="Times New Roman" w:cstheme="minorHAnsi"/>
                    <w:sz w:val="18"/>
                    <w:szCs w:val="18"/>
                  </w:rPr>
                  <w:delText xml:space="preserve">&lt;&lt;User input, must be </w:delText>
                </w:r>
                <w:r w:rsidDel="00FC6523">
                  <w:rPr>
                    <w:rFonts w:cs="Calibri"/>
                    <w:sz w:val="18"/>
                    <w:szCs w:val="14"/>
                  </w:rPr>
                  <w:delText>≥</w:delText>
                </w:r>
                <w:r w:rsidRPr="00554B1E" w:rsidDel="00FC6523">
                  <w:rPr>
                    <w:rFonts w:eastAsia="Times New Roman" w:cstheme="minorHAnsi"/>
                    <w:sz w:val="18"/>
                    <w:szCs w:val="18"/>
                  </w:rPr>
                  <w:delText xml:space="preserve"> value</w:delText>
                </w:r>
              </w:del>
            </w:ins>
          </w:p>
          <w:p w14:paraId="4328FD37" w14:textId="14F7B003" w:rsidR="000262C2" w:rsidRPr="00554B1E" w:rsidDel="00FC6523" w:rsidRDefault="000262C2" w:rsidP="000262C2">
            <w:pPr>
              <w:spacing w:after="0"/>
              <w:jc w:val="center"/>
              <w:rPr>
                <w:ins w:id="1133" w:author="Markstrum, Alexis@Energy" w:date="2021-10-18T15:38:00Z"/>
                <w:del w:id="1134" w:author="Alhabibi, Haider@Energy" w:date="2022-03-11T08:14:00Z"/>
                <w:rFonts w:eastAsia="Times New Roman" w:cstheme="minorHAnsi"/>
                <w:sz w:val="18"/>
                <w:szCs w:val="18"/>
              </w:rPr>
            </w:pPr>
            <w:ins w:id="1135" w:author="Markstrum, Alexis@Energy" w:date="2021-10-18T15:38:00Z">
              <w:del w:id="1136" w:author="Alhabibi, Haider@Energy" w:date="2022-03-11T08:14:00Z">
                <w:r w:rsidRPr="00554B1E" w:rsidDel="00FC6523">
                  <w:rPr>
                    <w:rFonts w:eastAsia="Times New Roman" w:cstheme="minorHAnsi"/>
                    <w:sz w:val="18"/>
                    <w:szCs w:val="18"/>
                  </w:rPr>
                  <w:delText xml:space="preserve">from </w:delText>
                </w:r>
              </w:del>
            </w:ins>
            <w:ins w:id="1137" w:author="Markstrum, Alexis@Energy" w:date="2021-10-18T15:50:00Z">
              <w:del w:id="1138" w:author="Alhabibi, Haider@Energy" w:date="2022-03-11T08:14:00Z">
                <w:r w:rsidR="00865AD1" w:rsidDel="00FC6523">
                  <w:rPr>
                    <w:rFonts w:eastAsia="Times New Roman" w:cstheme="minorHAnsi"/>
                    <w:sz w:val="18"/>
                    <w:szCs w:val="18"/>
                  </w:rPr>
                  <w:delText>D</w:delText>
                </w:r>
              </w:del>
            </w:ins>
            <w:ins w:id="1139" w:author="Markstrum, Alexis@Energy" w:date="2021-10-18T15:38:00Z">
              <w:del w:id="1140" w:author="Alhabibi, Haider@Energy" w:date="2022-03-11T08:14:00Z">
                <w:r w:rsidRPr="00554B1E" w:rsidDel="00FC6523">
                  <w:rPr>
                    <w:rFonts w:eastAsia="Times New Roman" w:cstheme="minorHAnsi"/>
                    <w:sz w:val="18"/>
                    <w:szCs w:val="18"/>
                  </w:rPr>
                  <w:delText>0</w:delText>
                </w:r>
              </w:del>
            </w:ins>
            <w:ins w:id="1141" w:author="Markstrum, Alexis@Energy" w:date="2021-10-18T15:50:00Z">
              <w:del w:id="1142" w:author="Alhabibi, Haider@Energy" w:date="2022-03-11T08:14:00Z">
                <w:r w:rsidR="00865AD1" w:rsidDel="00FC6523">
                  <w:rPr>
                    <w:rFonts w:eastAsia="Times New Roman" w:cstheme="minorHAnsi"/>
                    <w:sz w:val="18"/>
                    <w:szCs w:val="18"/>
                  </w:rPr>
                  <w:delText>5</w:delText>
                </w:r>
              </w:del>
            </w:ins>
            <w:ins w:id="1143" w:author="Markstrum, Alexis@Energy" w:date="2021-10-18T15:38:00Z">
              <w:del w:id="1144" w:author="Alhabibi, Haider@Energy" w:date="2022-03-11T08:14:00Z">
                <w:r w:rsidRPr="00554B1E" w:rsidDel="00FC6523">
                  <w:rPr>
                    <w:rFonts w:eastAsia="Times New Roman" w:cstheme="minorHAnsi"/>
                    <w:sz w:val="18"/>
                    <w:szCs w:val="18"/>
                  </w:rPr>
                  <w:delText>&gt;&gt;</w:delText>
                </w:r>
              </w:del>
            </w:ins>
          </w:p>
        </w:tc>
        <w:tc>
          <w:tcPr>
            <w:tcW w:w="1170" w:type="dxa"/>
          </w:tcPr>
          <w:p w14:paraId="1686F1B0" w14:textId="23390DDF" w:rsidR="000262C2" w:rsidRPr="00554B1E" w:rsidDel="00FC6523" w:rsidRDefault="000262C2" w:rsidP="000262C2">
            <w:pPr>
              <w:spacing w:after="0"/>
              <w:jc w:val="center"/>
              <w:rPr>
                <w:ins w:id="1145" w:author="Markstrum, Alexis@Energy" w:date="2021-10-18T15:38:00Z"/>
                <w:del w:id="1146" w:author="Alhabibi, Haider@Energy" w:date="2022-03-11T08:14:00Z"/>
                <w:rFonts w:eastAsia="Times New Roman" w:cs="Calibri"/>
                <w:sz w:val="18"/>
                <w:szCs w:val="18"/>
              </w:rPr>
            </w:pPr>
            <w:ins w:id="1147" w:author="Markstrum, Alexis@Energy" w:date="2021-10-18T15:38:00Z">
              <w:del w:id="1148" w:author="Alhabibi, Haider@Energy" w:date="2022-03-11T08:14:00Z">
                <w:r w:rsidRPr="00554B1E" w:rsidDel="00FC6523">
                  <w:rPr>
                    <w:rFonts w:eastAsia="Times New Roman" w:cs="Calibri"/>
                    <w:sz w:val="18"/>
                    <w:szCs w:val="18"/>
                  </w:rPr>
                  <w:delText xml:space="preserve">&lt;&lt; User input, must be </w:delText>
                </w:r>
                <w:r w:rsidRPr="00554B1E" w:rsidDel="00FC6523">
                  <w:rPr>
                    <w:rFonts w:cs="Calibri"/>
                    <w:sz w:val="18"/>
                    <w:szCs w:val="18"/>
                  </w:rPr>
                  <w:delText>≥</w:delText>
                </w:r>
                <w:r w:rsidRPr="00554B1E" w:rsidDel="00FC6523">
                  <w:rPr>
                    <w:rFonts w:eastAsia="Times New Roman" w:cs="Calibri"/>
                    <w:sz w:val="18"/>
                    <w:szCs w:val="18"/>
                  </w:rPr>
                  <w:delText xml:space="preserve"> value</w:delText>
                </w:r>
              </w:del>
            </w:ins>
          </w:p>
          <w:p w14:paraId="51F2A415" w14:textId="62A48271" w:rsidR="000262C2" w:rsidRPr="00554B1E" w:rsidDel="00FC6523" w:rsidRDefault="000262C2" w:rsidP="000262C2">
            <w:pPr>
              <w:spacing w:after="0"/>
              <w:jc w:val="center"/>
              <w:rPr>
                <w:ins w:id="1149" w:author="Markstrum, Alexis@Energy" w:date="2021-10-18T15:38:00Z"/>
                <w:del w:id="1150" w:author="Alhabibi, Haider@Energy" w:date="2022-03-11T08:14:00Z"/>
                <w:rFonts w:eastAsia="Times New Roman" w:cstheme="minorHAnsi"/>
                <w:sz w:val="18"/>
                <w:szCs w:val="18"/>
              </w:rPr>
            </w:pPr>
            <w:ins w:id="1151" w:author="Markstrum, Alexis@Energy" w:date="2021-10-18T15:38:00Z">
              <w:del w:id="1152" w:author="Alhabibi, Haider@Energy" w:date="2022-03-11T08:14:00Z">
                <w:r w:rsidRPr="00554B1E" w:rsidDel="00FC6523">
                  <w:rPr>
                    <w:rFonts w:eastAsia="Times New Roman" w:cs="Calibri"/>
                    <w:sz w:val="18"/>
                    <w:szCs w:val="18"/>
                  </w:rPr>
                  <w:delText xml:space="preserve">from </w:delText>
                </w:r>
              </w:del>
            </w:ins>
            <w:ins w:id="1153" w:author="Markstrum, Alexis@Energy" w:date="2021-10-18T15:50:00Z">
              <w:del w:id="1154" w:author="Alhabibi, Haider@Energy" w:date="2022-03-11T08:14:00Z">
                <w:r w:rsidR="00865AD1" w:rsidDel="00FC6523">
                  <w:rPr>
                    <w:rFonts w:eastAsia="Times New Roman" w:cs="Calibri"/>
                    <w:sz w:val="18"/>
                    <w:szCs w:val="18"/>
                  </w:rPr>
                  <w:delText>D</w:delText>
                </w:r>
              </w:del>
            </w:ins>
            <w:ins w:id="1155" w:author="Markstrum, Alexis@Energy" w:date="2021-10-18T15:38:00Z">
              <w:del w:id="1156" w:author="Alhabibi, Haider@Energy" w:date="2022-03-11T08:14:00Z">
                <w:r w:rsidRPr="00554B1E" w:rsidDel="00FC6523">
                  <w:rPr>
                    <w:rFonts w:eastAsia="Times New Roman" w:cs="Calibri"/>
                    <w:sz w:val="18"/>
                    <w:szCs w:val="18"/>
                  </w:rPr>
                  <w:delText>06&gt;&gt;</w:delText>
                </w:r>
              </w:del>
            </w:ins>
          </w:p>
        </w:tc>
        <w:tc>
          <w:tcPr>
            <w:tcW w:w="1260" w:type="dxa"/>
          </w:tcPr>
          <w:p w14:paraId="648DADD7" w14:textId="06A4F3D4" w:rsidR="000262C2" w:rsidRPr="00554B1E" w:rsidDel="00FC6523" w:rsidRDefault="000262C2" w:rsidP="000262C2">
            <w:pPr>
              <w:spacing w:after="0"/>
              <w:jc w:val="center"/>
              <w:rPr>
                <w:ins w:id="1157" w:author="Markstrum, Alexis@Energy" w:date="2021-10-18T15:38:00Z"/>
                <w:del w:id="1158" w:author="Alhabibi, Haider@Energy" w:date="2022-03-11T08:14:00Z"/>
                <w:rFonts w:eastAsia="Times New Roman" w:cstheme="minorHAnsi"/>
                <w:sz w:val="18"/>
                <w:szCs w:val="18"/>
              </w:rPr>
            </w:pPr>
            <w:ins w:id="1159" w:author="Markstrum, Alexis@Energy" w:date="2021-10-18T15:38:00Z">
              <w:del w:id="1160" w:author="Alhabibi, Haider@Energy" w:date="2022-03-11T08:14:00Z">
                <w:r w:rsidRPr="00554B1E" w:rsidDel="00FC6523">
                  <w:rPr>
                    <w:rFonts w:eastAsia="Times New Roman" w:cs="Calibri"/>
                    <w:sz w:val="18"/>
                    <w:szCs w:val="18"/>
                  </w:rPr>
                  <w:delText xml:space="preserve">&lt;&lt; Reference values from </w:delText>
                </w:r>
              </w:del>
            </w:ins>
            <w:ins w:id="1161" w:author="Markstrum, Alexis@Energy" w:date="2021-10-18T15:50:00Z">
              <w:del w:id="1162" w:author="Alhabibi, Haider@Energy" w:date="2022-03-11T08:14:00Z">
                <w:r w:rsidR="00865AD1" w:rsidDel="00FC6523">
                  <w:rPr>
                    <w:rFonts w:eastAsia="Times New Roman" w:cs="Calibri"/>
                    <w:sz w:val="18"/>
                    <w:szCs w:val="18"/>
                  </w:rPr>
                  <w:delText>D</w:delText>
                </w:r>
              </w:del>
            </w:ins>
            <w:ins w:id="1163" w:author="Markstrum, Alexis@Energy" w:date="2021-10-18T15:38:00Z">
              <w:del w:id="1164" w:author="Alhabibi, Haider@Energy" w:date="2022-03-11T08:14:00Z">
                <w:r w:rsidRPr="00554B1E" w:rsidDel="00FC6523">
                  <w:rPr>
                    <w:rFonts w:eastAsia="Times New Roman" w:cs="Calibri"/>
                    <w:sz w:val="18"/>
                    <w:szCs w:val="18"/>
                  </w:rPr>
                  <w:delText>07&gt;&gt;</w:delText>
                </w:r>
              </w:del>
            </w:ins>
          </w:p>
        </w:tc>
        <w:tc>
          <w:tcPr>
            <w:tcW w:w="1260" w:type="dxa"/>
          </w:tcPr>
          <w:p w14:paraId="2A5306BF" w14:textId="2A22F7BC" w:rsidR="000262C2" w:rsidRPr="00554B1E" w:rsidDel="00FC6523" w:rsidRDefault="000262C2" w:rsidP="000262C2">
            <w:pPr>
              <w:spacing w:after="0"/>
              <w:jc w:val="center"/>
              <w:rPr>
                <w:ins w:id="1165" w:author="Markstrum, Alexis@Energy" w:date="2021-10-18T15:38:00Z"/>
                <w:del w:id="1166" w:author="Alhabibi, Haider@Energy" w:date="2022-03-11T08:14:00Z"/>
                <w:rFonts w:eastAsia="Times New Roman" w:cstheme="minorHAnsi"/>
                <w:sz w:val="18"/>
                <w:szCs w:val="18"/>
              </w:rPr>
            </w:pPr>
            <w:ins w:id="1167" w:author="Markstrum, Alexis@Energy" w:date="2021-10-18T15:38:00Z">
              <w:del w:id="1168" w:author="Alhabibi, Haider@Energy" w:date="2022-03-11T08:14:00Z">
                <w:r w:rsidRPr="00554B1E" w:rsidDel="00FC6523">
                  <w:rPr>
                    <w:rFonts w:eastAsia="Times New Roman" w:cstheme="minorHAnsi"/>
                    <w:sz w:val="18"/>
                    <w:szCs w:val="18"/>
                  </w:rPr>
                  <w:delText xml:space="preserve">&lt;&lt;User input, must be </w:delText>
                </w:r>
                <w:r w:rsidDel="00FC6523">
                  <w:rPr>
                    <w:rFonts w:cs="Calibri"/>
                    <w:sz w:val="18"/>
                    <w:szCs w:val="14"/>
                  </w:rPr>
                  <w:delText>≥</w:delText>
                </w:r>
                <w:r w:rsidRPr="00554B1E" w:rsidDel="00FC6523">
                  <w:rPr>
                    <w:rFonts w:eastAsia="Times New Roman" w:cstheme="minorHAnsi"/>
                    <w:sz w:val="18"/>
                    <w:szCs w:val="18"/>
                  </w:rPr>
                  <w:delText xml:space="preserve"> value</w:delText>
                </w:r>
              </w:del>
            </w:ins>
          </w:p>
          <w:p w14:paraId="4E36879B" w14:textId="6744E151" w:rsidR="000262C2" w:rsidRPr="00C035AD" w:rsidDel="00FC6523" w:rsidRDefault="000262C2" w:rsidP="000262C2">
            <w:pPr>
              <w:spacing w:after="0"/>
              <w:jc w:val="center"/>
              <w:rPr>
                <w:ins w:id="1169" w:author="Markstrum, Alexis@Energy" w:date="2021-10-18T15:38:00Z"/>
                <w:del w:id="1170" w:author="Alhabibi, Haider@Energy" w:date="2022-03-11T08:14:00Z"/>
                <w:rFonts w:eastAsia="Times New Roman" w:cstheme="minorHAnsi"/>
                <w:sz w:val="18"/>
                <w:szCs w:val="20"/>
              </w:rPr>
            </w:pPr>
            <w:ins w:id="1171" w:author="Markstrum, Alexis@Energy" w:date="2021-10-18T15:38:00Z">
              <w:del w:id="1172" w:author="Alhabibi, Haider@Energy" w:date="2022-03-11T08:14:00Z">
                <w:r w:rsidRPr="00554B1E" w:rsidDel="00FC6523">
                  <w:rPr>
                    <w:rFonts w:eastAsia="Times New Roman" w:cstheme="minorHAnsi"/>
                    <w:sz w:val="18"/>
                    <w:szCs w:val="18"/>
                  </w:rPr>
                  <w:delText xml:space="preserve">from </w:delText>
                </w:r>
              </w:del>
            </w:ins>
            <w:ins w:id="1173" w:author="Markstrum, Alexis@Energy" w:date="2021-10-18T15:51:00Z">
              <w:del w:id="1174" w:author="Alhabibi, Haider@Energy" w:date="2022-03-11T08:14:00Z">
                <w:r w:rsidR="00865AD1" w:rsidDel="00FC6523">
                  <w:rPr>
                    <w:rFonts w:eastAsia="Times New Roman" w:cstheme="minorHAnsi"/>
                    <w:sz w:val="18"/>
                    <w:szCs w:val="18"/>
                  </w:rPr>
                  <w:delText>D08</w:delText>
                </w:r>
              </w:del>
            </w:ins>
            <w:ins w:id="1175" w:author="Markstrum, Alexis@Energy" w:date="2021-10-18T15:38:00Z">
              <w:del w:id="1176" w:author="Alhabibi, Haider@Energy" w:date="2022-03-11T08:14:00Z">
                <w:r w:rsidRPr="00554B1E" w:rsidDel="00FC6523">
                  <w:rPr>
                    <w:rFonts w:eastAsia="Times New Roman" w:cstheme="minorHAnsi"/>
                    <w:sz w:val="18"/>
                    <w:szCs w:val="18"/>
                  </w:rPr>
                  <w:delText>&gt;&gt;</w:delText>
                </w:r>
              </w:del>
            </w:ins>
          </w:p>
        </w:tc>
        <w:tc>
          <w:tcPr>
            <w:tcW w:w="1350" w:type="dxa"/>
          </w:tcPr>
          <w:p w14:paraId="1CFD2452" w14:textId="5C316393" w:rsidR="000262C2" w:rsidRPr="00554B1E" w:rsidDel="00FC6523" w:rsidRDefault="000262C2" w:rsidP="000262C2">
            <w:pPr>
              <w:spacing w:after="0"/>
              <w:jc w:val="center"/>
              <w:rPr>
                <w:ins w:id="1177" w:author="Markstrum, Alexis@Energy" w:date="2021-10-18T15:38:00Z"/>
                <w:del w:id="1178" w:author="Alhabibi, Haider@Energy" w:date="2022-03-11T08:14:00Z"/>
                <w:rFonts w:eastAsia="Times New Roman" w:cs="Calibri"/>
                <w:sz w:val="18"/>
                <w:szCs w:val="18"/>
              </w:rPr>
            </w:pPr>
            <w:ins w:id="1179" w:author="Markstrum, Alexis@Energy" w:date="2021-10-18T15:38:00Z">
              <w:del w:id="1180" w:author="Alhabibi, Haider@Energy" w:date="2022-03-11T08:14:00Z">
                <w:r w:rsidRPr="00554B1E" w:rsidDel="00FC6523">
                  <w:rPr>
                    <w:rFonts w:eastAsia="Times New Roman" w:cs="Calibri"/>
                    <w:sz w:val="18"/>
                    <w:szCs w:val="18"/>
                  </w:rPr>
                  <w:delText xml:space="preserve">&lt;&lt; User input, must be </w:delText>
                </w:r>
                <w:r w:rsidRPr="00554B1E" w:rsidDel="00FC6523">
                  <w:rPr>
                    <w:rFonts w:cs="Calibri"/>
                    <w:sz w:val="18"/>
                    <w:szCs w:val="18"/>
                  </w:rPr>
                  <w:delText>≥</w:delText>
                </w:r>
                <w:r w:rsidRPr="00554B1E" w:rsidDel="00FC6523">
                  <w:rPr>
                    <w:rFonts w:eastAsia="Times New Roman" w:cs="Calibri"/>
                    <w:sz w:val="18"/>
                    <w:szCs w:val="18"/>
                  </w:rPr>
                  <w:delText xml:space="preserve"> value</w:delText>
                </w:r>
              </w:del>
            </w:ins>
          </w:p>
          <w:p w14:paraId="36671D8E" w14:textId="0D513216" w:rsidR="000262C2" w:rsidRPr="00554B1E" w:rsidDel="00FC6523" w:rsidRDefault="000262C2" w:rsidP="000262C2">
            <w:pPr>
              <w:spacing w:after="0"/>
              <w:jc w:val="center"/>
              <w:rPr>
                <w:ins w:id="1181" w:author="Markstrum, Alexis@Energy" w:date="2021-10-18T15:38:00Z"/>
                <w:del w:id="1182" w:author="Alhabibi, Haider@Energy" w:date="2022-03-11T08:14:00Z"/>
                <w:rFonts w:eastAsia="Times New Roman" w:cstheme="minorHAnsi"/>
                <w:sz w:val="18"/>
                <w:szCs w:val="18"/>
              </w:rPr>
            </w:pPr>
            <w:ins w:id="1183" w:author="Markstrum, Alexis@Energy" w:date="2021-10-18T15:38:00Z">
              <w:del w:id="1184" w:author="Alhabibi, Haider@Energy" w:date="2022-03-11T08:14:00Z">
                <w:r w:rsidRPr="00554B1E" w:rsidDel="00FC6523">
                  <w:rPr>
                    <w:rFonts w:eastAsia="Times New Roman" w:cs="Calibri"/>
                    <w:sz w:val="18"/>
                    <w:szCs w:val="18"/>
                  </w:rPr>
                  <w:delText xml:space="preserve">from </w:delText>
                </w:r>
              </w:del>
            </w:ins>
            <w:ins w:id="1185" w:author="Markstrum, Alexis@Energy" w:date="2021-10-18T15:51:00Z">
              <w:del w:id="1186" w:author="Alhabibi, Haider@Energy" w:date="2022-03-11T08:14:00Z">
                <w:r w:rsidR="009F4FB6" w:rsidDel="00FC6523">
                  <w:rPr>
                    <w:rFonts w:eastAsia="Times New Roman" w:cs="Calibri"/>
                    <w:sz w:val="18"/>
                    <w:szCs w:val="18"/>
                  </w:rPr>
                  <w:delText>D</w:delText>
                </w:r>
              </w:del>
            </w:ins>
            <w:ins w:id="1187" w:author="Markstrum, Alexis@Energy" w:date="2021-10-18T15:38:00Z">
              <w:del w:id="1188" w:author="Alhabibi, Haider@Energy" w:date="2022-03-11T08:14:00Z">
                <w:r w:rsidRPr="00554B1E" w:rsidDel="00FC6523">
                  <w:rPr>
                    <w:rFonts w:eastAsia="Times New Roman" w:cs="Calibri"/>
                    <w:sz w:val="18"/>
                    <w:szCs w:val="18"/>
                  </w:rPr>
                  <w:delText>09&gt;&gt;</w:delText>
                </w:r>
              </w:del>
            </w:ins>
          </w:p>
        </w:tc>
        <w:tc>
          <w:tcPr>
            <w:tcW w:w="1440" w:type="dxa"/>
          </w:tcPr>
          <w:p w14:paraId="2CE59A2B" w14:textId="422D4140" w:rsidR="000262C2" w:rsidRPr="00554B1E" w:rsidDel="00FC6523" w:rsidRDefault="000262C2" w:rsidP="000262C2">
            <w:pPr>
              <w:spacing w:after="0"/>
              <w:jc w:val="center"/>
              <w:rPr>
                <w:ins w:id="1189" w:author="Markstrum, Alexis@Energy" w:date="2021-10-18T15:38:00Z"/>
                <w:del w:id="1190" w:author="Alhabibi, Haider@Energy" w:date="2022-03-11T08:14:00Z"/>
                <w:rFonts w:eastAsia="Times New Roman" w:cs="Calibri"/>
                <w:sz w:val="18"/>
                <w:szCs w:val="18"/>
              </w:rPr>
            </w:pPr>
            <w:ins w:id="1191" w:author="Markstrum, Alexis@Energy" w:date="2021-10-18T15:38:00Z">
              <w:del w:id="1192" w:author="Alhabibi, Haider@Energy" w:date="2022-03-11T08:14:00Z">
                <w:r w:rsidRPr="00554B1E" w:rsidDel="00FC6523">
                  <w:rPr>
                    <w:rFonts w:eastAsia="Times New Roman" w:cs="Calibri"/>
                    <w:sz w:val="18"/>
                    <w:szCs w:val="18"/>
                  </w:rPr>
                  <w:delText xml:space="preserve">&lt;&lt; User input, must be </w:delText>
                </w:r>
                <w:r w:rsidRPr="00554B1E" w:rsidDel="00FC6523">
                  <w:rPr>
                    <w:rFonts w:cs="Calibri"/>
                    <w:sz w:val="18"/>
                    <w:szCs w:val="18"/>
                  </w:rPr>
                  <w:delText>≥</w:delText>
                </w:r>
                <w:r w:rsidRPr="00554B1E" w:rsidDel="00FC6523">
                  <w:rPr>
                    <w:rFonts w:eastAsia="Times New Roman" w:cs="Calibri"/>
                    <w:sz w:val="18"/>
                    <w:szCs w:val="18"/>
                  </w:rPr>
                  <w:delText xml:space="preserve"> value</w:delText>
                </w:r>
              </w:del>
            </w:ins>
          </w:p>
          <w:p w14:paraId="7F582554" w14:textId="7B12E9CA" w:rsidR="000262C2" w:rsidRPr="00554B1E" w:rsidDel="00FC6523" w:rsidRDefault="000262C2" w:rsidP="000262C2">
            <w:pPr>
              <w:spacing w:after="0"/>
              <w:jc w:val="center"/>
              <w:rPr>
                <w:ins w:id="1193" w:author="Markstrum, Alexis@Energy" w:date="2021-10-18T15:38:00Z"/>
                <w:del w:id="1194" w:author="Alhabibi, Haider@Energy" w:date="2022-03-11T08:14:00Z"/>
                <w:rFonts w:eastAsia="Times New Roman" w:cstheme="minorHAnsi"/>
                <w:sz w:val="18"/>
                <w:szCs w:val="18"/>
              </w:rPr>
            </w:pPr>
            <w:ins w:id="1195" w:author="Markstrum, Alexis@Energy" w:date="2021-10-18T15:38:00Z">
              <w:del w:id="1196" w:author="Alhabibi, Haider@Energy" w:date="2022-03-11T08:14:00Z">
                <w:r w:rsidRPr="00554B1E" w:rsidDel="00FC6523">
                  <w:rPr>
                    <w:rFonts w:eastAsia="Times New Roman" w:cs="Calibri"/>
                    <w:sz w:val="18"/>
                    <w:szCs w:val="18"/>
                  </w:rPr>
                  <w:delText xml:space="preserve">from </w:delText>
                </w:r>
              </w:del>
            </w:ins>
            <w:ins w:id="1197" w:author="Markstrum, Alexis@Energy" w:date="2021-10-18T15:51:00Z">
              <w:del w:id="1198" w:author="Alhabibi, Haider@Energy" w:date="2022-03-11T08:14:00Z">
                <w:r w:rsidR="009F4FB6" w:rsidDel="00FC6523">
                  <w:rPr>
                    <w:rFonts w:eastAsia="Times New Roman" w:cs="Calibri"/>
                    <w:sz w:val="18"/>
                    <w:szCs w:val="18"/>
                  </w:rPr>
                  <w:delText>D</w:delText>
                </w:r>
              </w:del>
            </w:ins>
            <w:ins w:id="1199" w:author="Markstrum, Alexis@Energy" w:date="2021-10-18T15:38:00Z">
              <w:del w:id="1200" w:author="Alhabibi, Haider@Energy" w:date="2022-03-11T08:14:00Z">
                <w:r w:rsidRPr="00554B1E" w:rsidDel="00FC6523">
                  <w:rPr>
                    <w:rFonts w:eastAsia="Times New Roman" w:cs="Calibri"/>
                    <w:sz w:val="18"/>
                    <w:szCs w:val="18"/>
                  </w:rPr>
                  <w:delText>10&gt;&gt;</w:delText>
                </w:r>
              </w:del>
            </w:ins>
          </w:p>
        </w:tc>
        <w:tc>
          <w:tcPr>
            <w:tcW w:w="1170" w:type="dxa"/>
          </w:tcPr>
          <w:p w14:paraId="739D132E" w14:textId="462F147C" w:rsidR="000262C2" w:rsidRPr="00554B1E" w:rsidDel="00FC6523" w:rsidRDefault="000262C2" w:rsidP="000262C2">
            <w:pPr>
              <w:spacing w:after="0"/>
              <w:jc w:val="center"/>
              <w:rPr>
                <w:ins w:id="1201" w:author="Markstrum, Alexis@Energy" w:date="2021-10-18T15:38:00Z"/>
                <w:del w:id="1202" w:author="Alhabibi, Haider@Energy" w:date="2022-03-11T08:14:00Z"/>
                <w:rFonts w:eastAsia="Times New Roman" w:cstheme="minorHAnsi"/>
                <w:sz w:val="18"/>
                <w:szCs w:val="18"/>
              </w:rPr>
            </w:pPr>
            <w:ins w:id="1203" w:author="Markstrum, Alexis@Energy" w:date="2021-10-18T15:38:00Z">
              <w:del w:id="1204" w:author="Alhabibi, Haider@Energy" w:date="2022-03-11T08:14:00Z">
                <w:r w:rsidRPr="00554B1E" w:rsidDel="00FC6523">
                  <w:rPr>
                    <w:rFonts w:eastAsia="Times New Roman" w:cstheme="minorHAnsi"/>
                    <w:sz w:val="18"/>
                    <w:szCs w:val="18"/>
                  </w:rPr>
                  <w:delText xml:space="preserve">&lt;&lt;Reference value from </w:delText>
                </w:r>
              </w:del>
            </w:ins>
            <w:ins w:id="1205" w:author="Markstrum, Alexis@Energy" w:date="2021-10-18T15:51:00Z">
              <w:del w:id="1206" w:author="Alhabibi, Haider@Energy" w:date="2022-03-11T08:14:00Z">
                <w:r w:rsidR="009F4FB6" w:rsidDel="00FC6523">
                  <w:rPr>
                    <w:rFonts w:eastAsia="Times New Roman" w:cstheme="minorHAnsi"/>
                    <w:sz w:val="18"/>
                    <w:szCs w:val="18"/>
                  </w:rPr>
                  <w:delText>D11</w:delText>
                </w:r>
              </w:del>
            </w:ins>
            <w:ins w:id="1207" w:author="Markstrum, Alexis@Energy" w:date="2021-10-18T15:38:00Z">
              <w:del w:id="1208" w:author="Alhabibi, Haider@Energy" w:date="2022-03-11T08:14:00Z">
                <w:r w:rsidRPr="00554B1E" w:rsidDel="00FC6523">
                  <w:rPr>
                    <w:rFonts w:eastAsia="Times New Roman" w:cstheme="minorHAnsi"/>
                    <w:sz w:val="18"/>
                    <w:szCs w:val="18"/>
                  </w:rPr>
                  <w:delText>&gt;&gt;</w:delText>
                </w:r>
              </w:del>
            </w:ins>
          </w:p>
        </w:tc>
      </w:tr>
      <w:tr w:rsidR="000262C2" w:rsidRPr="00C071B0" w:rsidDel="00FC6523" w14:paraId="55A644EA" w14:textId="589AA3A7" w:rsidTr="0001787F">
        <w:trPr>
          <w:ins w:id="1209" w:author="Markstrum, Alexis@Energy" w:date="2021-10-18T15:38:00Z"/>
          <w:del w:id="1210" w:author="Alhabibi, Haider@Energy" w:date="2022-03-11T08:14:00Z"/>
        </w:trPr>
        <w:tc>
          <w:tcPr>
            <w:tcW w:w="1208" w:type="dxa"/>
          </w:tcPr>
          <w:p w14:paraId="4D2FBDB0" w14:textId="69019C20" w:rsidR="000262C2" w:rsidRPr="003F4127" w:rsidDel="00FC6523" w:rsidRDefault="000262C2" w:rsidP="0001787F">
            <w:pPr>
              <w:jc w:val="center"/>
              <w:rPr>
                <w:ins w:id="1211" w:author="Markstrum, Alexis@Energy" w:date="2021-10-18T15:38:00Z"/>
                <w:del w:id="1212" w:author="Alhabibi, Haider@Energy" w:date="2022-03-11T08:14:00Z"/>
                <w:rFonts w:cstheme="minorHAnsi"/>
                <w:sz w:val="20"/>
                <w:szCs w:val="20"/>
              </w:rPr>
            </w:pPr>
          </w:p>
        </w:tc>
        <w:tc>
          <w:tcPr>
            <w:tcW w:w="1577" w:type="dxa"/>
          </w:tcPr>
          <w:p w14:paraId="3B8CF12A" w14:textId="7DCF6AB6" w:rsidR="000262C2" w:rsidRPr="003F4127" w:rsidDel="00FC6523" w:rsidRDefault="000262C2" w:rsidP="0001787F">
            <w:pPr>
              <w:jc w:val="center"/>
              <w:rPr>
                <w:ins w:id="1213" w:author="Markstrum, Alexis@Energy" w:date="2021-10-18T15:38:00Z"/>
                <w:del w:id="1214" w:author="Alhabibi, Haider@Energy" w:date="2022-03-11T08:14:00Z"/>
                <w:rFonts w:cstheme="minorHAnsi"/>
                <w:sz w:val="20"/>
                <w:szCs w:val="20"/>
              </w:rPr>
            </w:pPr>
          </w:p>
        </w:tc>
        <w:tc>
          <w:tcPr>
            <w:tcW w:w="1440" w:type="dxa"/>
          </w:tcPr>
          <w:p w14:paraId="290CA523" w14:textId="193DC852" w:rsidR="000262C2" w:rsidRPr="003F4127" w:rsidDel="00FC6523" w:rsidRDefault="000262C2" w:rsidP="0001787F">
            <w:pPr>
              <w:jc w:val="center"/>
              <w:rPr>
                <w:ins w:id="1215" w:author="Markstrum, Alexis@Energy" w:date="2021-10-18T15:38:00Z"/>
                <w:del w:id="1216" w:author="Alhabibi, Haider@Energy" w:date="2022-03-11T08:14:00Z"/>
                <w:rFonts w:cstheme="minorHAnsi"/>
                <w:sz w:val="20"/>
                <w:szCs w:val="20"/>
              </w:rPr>
            </w:pPr>
          </w:p>
        </w:tc>
        <w:tc>
          <w:tcPr>
            <w:tcW w:w="1260" w:type="dxa"/>
          </w:tcPr>
          <w:p w14:paraId="6527F120" w14:textId="723AC388" w:rsidR="000262C2" w:rsidRPr="003F4127" w:rsidDel="00FC6523" w:rsidRDefault="000262C2" w:rsidP="0001787F">
            <w:pPr>
              <w:jc w:val="center"/>
              <w:rPr>
                <w:ins w:id="1217" w:author="Markstrum, Alexis@Energy" w:date="2021-10-18T15:38:00Z"/>
                <w:del w:id="1218" w:author="Alhabibi, Haider@Energy" w:date="2022-03-11T08:14:00Z"/>
                <w:rFonts w:cstheme="minorHAnsi"/>
                <w:sz w:val="20"/>
                <w:szCs w:val="20"/>
              </w:rPr>
            </w:pPr>
          </w:p>
        </w:tc>
        <w:tc>
          <w:tcPr>
            <w:tcW w:w="1260" w:type="dxa"/>
          </w:tcPr>
          <w:p w14:paraId="485A486B" w14:textId="536C3F20" w:rsidR="000262C2" w:rsidRPr="003F4127" w:rsidDel="00FC6523" w:rsidRDefault="000262C2" w:rsidP="0001787F">
            <w:pPr>
              <w:jc w:val="center"/>
              <w:rPr>
                <w:ins w:id="1219" w:author="Markstrum, Alexis@Energy" w:date="2021-10-18T15:38:00Z"/>
                <w:del w:id="1220" w:author="Alhabibi, Haider@Energy" w:date="2022-03-11T08:14:00Z"/>
                <w:rFonts w:cstheme="minorHAnsi"/>
                <w:sz w:val="20"/>
                <w:szCs w:val="20"/>
              </w:rPr>
            </w:pPr>
          </w:p>
        </w:tc>
        <w:tc>
          <w:tcPr>
            <w:tcW w:w="1170" w:type="dxa"/>
          </w:tcPr>
          <w:p w14:paraId="4A990B02" w14:textId="7ABE9F3D" w:rsidR="000262C2" w:rsidRPr="003F4127" w:rsidDel="00FC6523" w:rsidRDefault="000262C2" w:rsidP="0001787F">
            <w:pPr>
              <w:jc w:val="center"/>
              <w:rPr>
                <w:ins w:id="1221" w:author="Markstrum, Alexis@Energy" w:date="2021-10-18T15:38:00Z"/>
                <w:del w:id="1222" w:author="Alhabibi, Haider@Energy" w:date="2022-03-11T08:14:00Z"/>
                <w:rFonts w:cstheme="minorHAnsi"/>
                <w:sz w:val="20"/>
                <w:szCs w:val="20"/>
              </w:rPr>
            </w:pPr>
          </w:p>
        </w:tc>
        <w:tc>
          <w:tcPr>
            <w:tcW w:w="1260" w:type="dxa"/>
          </w:tcPr>
          <w:p w14:paraId="6C483945" w14:textId="7DEFE795" w:rsidR="000262C2" w:rsidRPr="003F4127" w:rsidDel="00FC6523" w:rsidRDefault="000262C2" w:rsidP="0001787F">
            <w:pPr>
              <w:jc w:val="center"/>
              <w:rPr>
                <w:ins w:id="1223" w:author="Markstrum, Alexis@Energy" w:date="2021-10-18T15:38:00Z"/>
                <w:del w:id="1224" w:author="Alhabibi, Haider@Energy" w:date="2022-03-11T08:14:00Z"/>
                <w:rFonts w:cstheme="minorHAnsi"/>
                <w:sz w:val="20"/>
                <w:szCs w:val="20"/>
              </w:rPr>
            </w:pPr>
          </w:p>
        </w:tc>
        <w:tc>
          <w:tcPr>
            <w:tcW w:w="1260" w:type="dxa"/>
          </w:tcPr>
          <w:p w14:paraId="29C9FB56" w14:textId="77944C37" w:rsidR="000262C2" w:rsidRPr="003F4127" w:rsidDel="00FC6523" w:rsidRDefault="000262C2" w:rsidP="0001787F">
            <w:pPr>
              <w:jc w:val="center"/>
              <w:rPr>
                <w:ins w:id="1225" w:author="Markstrum, Alexis@Energy" w:date="2021-10-18T15:38:00Z"/>
                <w:del w:id="1226" w:author="Alhabibi, Haider@Energy" w:date="2022-03-11T08:14:00Z"/>
                <w:rFonts w:cstheme="minorHAnsi"/>
                <w:sz w:val="20"/>
                <w:szCs w:val="20"/>
              </w:rPr>
            </w:pPr>
          </w:p>
        </w:tc>
        <w:tc>
          <w:tcPr>
            <w:tcW w:w="1350" w:type="dxa"/>
          </w:tcPr>
          <w:p w14:paraId="44BBE20A" w14:textId="0F3CDB63" w:rsidR="000262C2" w:rsidRPr="003F4127" w:rsidDel="00FC6523" w:rsidRDefault="000262C2" w:rsidP="0001787F">
            <w:pPr>
              <w:jc w:val="center"/>
              <w:rPr>
                <w:ins w:id="1227" w:author="Markstrum, Alexis@Energy" w:date="2021-10-18T15:38:00Z"/>
                <w:del w:id="1228" w:author="Alhabibi, Haider@Energy" w:date="2022-03-11T08:14:00Z"/>
                <w:rFonts w:cstheme="minorHAnsi"/>
                <w:sz w:val="20"/>
                <w:szCs w:val="20"/>
              </w:rPr>
            </w:pPr>
          </w:p>
        </w:tc>
        <w:tc>
          <w:tcPr>
            <w:tcW w:w="1440" w:type="dxa"/>
          </w:tcPr>
          <w:p w14:paraId="76DB84A1" w14:textId="2CB90CC1" w:rsidR="000262C2" w:rsidRPr="003F4127" w:rsidDel="00FC6523" w:rsidRDefault="000262C2" w:rsidP="0001787F">
            <w:pPr>
              <w:jc w:val="center"/>
              <w:rPr>
                <w:ins w:id="1229" w:author="Markstrum, Alexis@Energy" w:date="2021-10-18T15:38:00Z"/>
                <w:del w:id="1230" w:author="Alhabibi, Haider@Energy" w:date="2022-03-11T08:14:00Z"/>
                <w:rFonts w:cstheme="minorHAnsi"/>
                <w:sz w:val="20"/>
                <w:szCs w:val="20"/>
              </w:rPr>
            </w:pPr>
          </w:p>
        </w:tc>
        <w:tc>
          <w:tcPr>
            <w:tcW w:w="1170" w:type="dxa"/>
          </w:tcPr>
          <w:p w14:paraId="5E7BFD03" w14:textId="522B0CE6" w:rsidR="000262C2" w:rsidRPr="003F4127" w:rsidDel="00FC6523" w:rsidRDefault="000262C2" w:rsidP="0001787F">
            <w:pPr>
              <w:jc w:val="center"/>
              <w:rPr>
                <w:ins w:id="1231" w:author="Markstrum, Alexis@Energy" w:date="2021-10-18T15:38:00Z"/>
                <w:del w:id="1232" w:author="Alhabibi, Haider@Energy" w:date="2022-03-11T08:14:00Z"/>
                <w:rFonts w:cstheme="minorHAnsi"/>
                <w:sz w:val="20"/>
                <w:szCs w:val="20"/>
              </w:rPr>
            </w:pPr>
          </w:p>
        </w:tc>
      </w:tr>
    </w:tbl>
    <w:p w14:paraId="4919359B" w14:textId="771FB332" w:rsidR="00843213" w:rsidRDefault="00843213" w:rsidP="00F947E9">
      <w:pPr>
        <w:spacing w:after="0"/>
        <w:rPr>
          <w:ins w:id="1233" w:author="Markstrum, Alexis@Energy" w:date="2021-10-18T15:38:00Z"/>
          <w:rFonts w:asciiTheme="minorHAnsi" w:hAnsiTheme="minorHAnsi" w:cstheme="minorHAnsi"/>
          <w:sz w:val="20"/>
          <w:szCs w:val="20"/>
        </w:rPr>
      </w:pPr>
    </w:p>
    <w:tbl>
      <w:tblPr>
        <w:tblW w:w="5005" w:type="pct"/>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1958"/>
        <w:gridCol w:w="6222"/>
        <w:gridCol w:w="6224"/>
      </w:tblGrid>
      <w:tr w:rsidR="004432C7" w:rsidRPr="006F1F7B" w14:paraId="1C89F718" w14:textId="77777777" w:rsidTr="000F7411">
        <w:trPr>
          <w:cantSplit/>
          <w:trHeight w:val="144"/>
        </w:trPr>
        <w:tc>
          <w:tcPr>
            <w:tcW w:w="14404" w:type="dxa"/>
            <w:gridSpan w:val="3"/>
            <w:tcBorders>
              <w:top w:val="single" w:sz="4" w:space="0" w:color="auto"/>
              <w:left w:val="single" w:sz="4" w:space="0" w:color="auto"/>
              <w:bottom w:val="single" w:sz="4" w:space="0" w:color="auto"/>
              <w:right w:val="single" w:sz="4" w:space="0" w:color="auto"/>
            </w:tcBorders>
          </w:tcPr>
          <w:p w14:paraId="6F1500B4" w14:textId="5B8D7F4F" w:rsidR="004432C7" w:rsidRPr="00294A45" w:rsidRDefault="00276172" w:rsidP="000311BA">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20"/>
                <w:szCs w:val="20"/>
              </w:rPr>
            </w:pPr>
            <w:r w:rsidRPr="001462EE">
              <w:rPr>
                <w:rFonts w:asciiTheme="minorHAnsi" w:hAnsiTheme="minorHAnsi" w:cstheme="minorHAnsi"/>
                <w:b/>
                <w:sz w:val="20"/>
                <w:szCs w:val="20"/>
              </w:rPr>
              <w:lastRenderedPageBreak/>
              <w:t>D</w:t>
            </w:r>
            <w:r w:rsidR="004432C7" w:rsidRPr="005C5AB0">
              <w:rPr>
                <w:rFonts w:asciiTheme="minorHAnsi" w:hAnsiTheme="minorHAnsi" w:cstheme="minorHAnsi"/>
                <w:b/>
                <w:sz w:val="20"/>
                <w:szCs w:val="20"/>
              </w:rPr>
              <w:t>. Design Water Heating Distribution Systems Information</w:t>
            </w:r>
          </w:p>
          <w:p w14:paraId="56CA0D31" w14:textId="50FE1D01" w:rsidR="004432C7" w:rsidDel="00BA0015" w:rsidRDefault="00BA0015" w:rsidP="000311BA">
            <w:pPr>
              <w:keepNext/>
              <w:tabs>
                <w:tab w:val="left" w:pos="2160"/>
                <w:tab w:val="left" w:pos="2700"/>
                <w:tab w:val="left" w:pos="3420"/>
                <w:tab w:val="left" w:pos="3780"/>
                <w:tab w:val="left" w:pos="5760"/>
                <w:tab w:val="left" w:pos="7212"/>
              </w:tabs>
              <w:spacing w:after="0" w:line="240" w:lineRule="auto"/>
              <w:rPr>
                <w:del w:id="1234" w:author="Alhabibi, Haider@Energy" w:date="2022-03-08T20:35:00Z"/>
                <w:rFonts w:asciiTheme="minorHAnsi" w:hAnsiTheme="minorHAnsi" w:cstheme="minorHAnsi"/>
                <w:b/>
                <w:sz w:val="20"/>
                <w:szCs w:val="20"/>
              </w:rPr>
            </w:pPr>
            <w:ins w:id="1235" w:author="Alhabibi, Haider@Energy" w:date="2022-03-08T20:35:00Z">
              <w:r>
                <w:rPr>
                  <w:sz w:val="18"/>
                  <w:szCs w:val="18"/>
                </w:rPr>
                <w:t>&lt;&lt;Static Text - see the top&gt;&gt;</w:t>
              </w:r>
            </w:ins>
            <w:del w:id="1236" w:author="Alhabibi, Haider@Energy" w:date="2022-03-08T20:35:00Z">
              <w:r w:rsidR="004432C7" w:rsidRPr="00B67E3D" w:rsidDel="00BA0015">
                <w:rPr>
                  <w:rFonts w:asciiTheme="minorHAnsi" w:eastAsia="Times New Roman" w:hAnsiTheme="minorHAnsi" w:cstheme="minorHAnsi"/>
                  <w:sz w:val="20"/>
                  <w:szCs w:val="20"/>
                </w:rPr>
                <w:delText>This table reports the water heating distribution types specified on the registered CF1R</w:delText>
              </w:r>
            </w:del>
            <w:ins w:id="1237" w:author="Tam, Danny@Energy" w:date="2022-02-28T13:18:00Z">
              <w:del w:id="1238" w:author="Alhabibi, Haider@Energy" w:date="2022-03-08T20:35:00Z">
                <w:r w:rsidR="00712D4B" w:rsidDel="00BA0015">
                  <w:rPr>
                    <w:rFonts w:asciiTheme="minorHAnsi" w:eastAsia="Times New Roman" w:hAnsiTheme="minorHAnsi" w:cstheme="minorHAnsi"/>
                    <w:sz w:val="20"/>
                    <w:szCs w:val="20"/>
                  </w:rPr>
                  <w:delText>LMCC</w:delText>
                </w:r>
              </w:del>
            </w:ins>
            <w:del w:id="1239" w:author="Alhabibi, Haider@Energy" w:date="2022-03-08T20:35:00Z">
              <w:r w:rsidR="004432C7" w:rsidRPr="00B67E3D" w:rsidDel="00BA0015">
                <w:rPr>
                  <w:rFonts w:asciiTheme="minorHAnsi" w:eastAsia="Times New Roman" w:hAnsiTheme="minorHAnsi" w:cstheme="minorHAnsi"/>
                  <w:sz w:val="20"/>
                  <w:szCs w:val="20"/>
                </w:rPr>
                <w:delText xml:space="preserve"> compliance document for this project.</w:delText>
              </w:r>
              <w:r w:rsidR="004432C7" w:rsidRPr="001462EE" w:rsidDel="00BA0015">
                <w:rPr>
                  <w:rFonts w:asciiTheme="minorHAnsi" w:hAnsiTheme="minorHAnsi" w:cstheme="minorHAnsi"/>
                  <w:b/>
                  <w:sz w:val="20"/>
                  <w:szCs w:val="20"/>
                </w:rPr>
                <w:delText xml:space="preserve"> </w:delText>
              </w:r>
            </w:del>
          </w:p>
          <w:p w14:paraId="13C8E1C5" w14:textId="0D3AD132" w:rsidR="004635D7" w:rsidRPr="00B841B7" w:rsidRDefault="00B841B7" w:rsidP="00E35EC8">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sz w:val="20"/>
                <w:szCs w:val="20"/>
              </w:rPr>
            </w:pPr>
            <w:r w:rsidRPr="00B841B7">
              <w:rPr>
                <w:rFonts w:asciiTheme="minorHAnsi" w:hAnsiTheme="minorHAnsi" w:cstheme="minorHAnsi"/>
                <w:sz w:val="20"/>
                <w:szCs w:val="20"/>
              </w:rPr>
              <w:t xml:space="preserve">&lt;&lt;require one row of data for each water heating system identified on the </w:t>
            </w:r>
            <w:del w:id="1240" w:author="Tam, Danny@Energy" w:date="2022-02-28T13:18:00Z">
              <w:r w:rsidRPr="00B841B7" w:rsidDel="00712D4B">
                <w:rPr>
                  <w:rFonts w:asciiTheme="minorHAnsi" w:hAnsiTheme="minorHAnsi" w:cstheme="minorHAnsi"/>
                  <w:sz w:val="20"/>
                  <w:szCs w:val="20"/>
                </w:rPr>
                <w:delText>CF1R</w:delText>
              </w:r>
            </w:del>
            <w:ins w:id="1241" w:author="Tam, Danny@Energy" w:date="2022-02-28T13:18:00Z">
              <w:r w:rsidR="00712D4B">
                <w:rPr>
                  <w:rFonts w:asciiTheme="minorHAnsi" w:hAnsiTheme="minorHAnsi" w:cstheme="minorHAnsi"/>
                  <w:sz w:val="20"/>
                  <w:szCs w:val="20"/>
                </w:rPr>
                <w:t>LMCC</w:t>
              </w:r>
            </w:ins>
            <w:r w:rsidRPr="00B841B7">
              <w:rPr>
                <w:rFonts w:asciiTheme="minorHAnsi" w:hAnsiTheme="minorHAnsi" w:cstheme="minorHAnsi"/>
                <w:sz w:val="20"/>
                <w:szCs w:val="20"/>
              </w:rPr>
              <w:t>-PRF&gt;&gt;</w:t>
            </w:r>
          </w:p>
        </w:tc>
      </w:tr>
      <w:tr w:rsidR="004432C7" w:rsidRPr="006F1F7B" w14:paraId="1AA341B8" w14:textId="77777777" w:rsidTr="000F7411">
        <w:trPr>
          <w:cantSplit/>
          <w:trHeight w:val="144"/>
        </w:trPr>
        <w:tc>
          <w:tcPr>
            <w:tcW w:w="1958" w:type="dxa"/>
            <w:tcBorders>
              <w:top w:val="single" w:sz="4" w:space="0" w:color="auto"/>
              <w:left w:val="single" w:sz="4" w:space="0" w:color="auto"/>
              <w:bottom w:val="single" w:sz="4" w:space="0" w:color="auto"/>
              <w:right w:val="single" w:sz="4" w:space="0" w:color="auto"/>
            </w:tcBorders>
            <w:vAlign w:val="center"/>
          </w:tcPr>
          <w:p w14:paraId="73D913DB" w14:textId="77777777" w:rsidR="004432C7" w:rsidRPr="00B67E3D" w:rsidRDefault="004432C7" w:rsidP="000311BA">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t>01</w:t>
            </w:r>
          </w:p>
        </w:tc>
        <w:tc>
          <w:tcPr>
            <w:tcW w:w="6222" w:type="dxa"/>
            <w:tcBorders>
              <w:top w:val="single" w:sz="4" w:space="0" w:color="auto"/>
              <w:left w:val="single" w:sz="4" w:space="0" w:color="auto"/>
              <w:bottom w:val="single" w:sz="4" w:space="0" w:color="auto"/>
              <w:right w:val="single" w:sz="4" w:space="0" w:color="auto"/>
            </w:tcBorders>
            <w:vAlign w:val="center"/>
          </w:tcPr>
          <w:p w14:paraId="69DBA4FA" w14:textId="77777777" w:rsidR="004432C7" w:rsidRPr="00B67E3D" w:rsidRDefault="004432C7" w:rsidP="000311BA">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t>02</w:t>
            </w:r>
          </w:p>
        </w:tc>
        <w:tc>
          <w:tcPr>
            <w:tcW w:w="6224" w:type="dxa"/>
            <w:tcBorders>
              <w:top w:val="single" w:sz="4" w:space="0" w:color="auto"/>
              <w:left w:val="single" w:sz="4" w:space="0" w:color="auto"/>
              <w:bottom w:val="single" w:sz="4" w:space="0" w:color="auto"/>
              <w:right w:val="single" w:sz="4" w:space="0" w:color="auto"/>
            </w:tcBorders>
            <w:vAlign w:val="center"/>
          </w:tcPr>
          <w:p w14:paraId="2A5504BB" w14:textId="77777777" w:rsidR="004432C7" w:rsidRPr="00B67E3D" w:rsidRDefault="004432C7" w:rsidP="000311BA">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t>03</w:t>
            </w:r>
          </w:p>
        </w:tc>
      </w:tr>
      <w:tr w:rsidR="004432C7" w:rsidRPr="006F1F7B" w14:paraId="692C315B" w14:textId="77777777" w:rsidTr="000F7411">
        <w:trPr>
          <w:cantSplit/>
          <w:trHeight w:val="144"/>
        </w:trPr>
        <w:tc>
          <w:tcPr>
            <w:tcW w:w="1958" w:type="dxa"/>
            <w:tcBorders>
              <w:top w:val="single" w:sz="4" w:space="0" w:color="auto"/>
              <w:left w:val="single" w:sz="4" w:space="0" w:color="auto"/>
              <w:bottom w:val="single" w:sz="4" w:space="0" w:color="auto"/>
              <w:right w:val="single" w:sz="4" w:space="0" w:color="auto"/>
            </w:tcBorders>
            <w:vAlign w:val="bottom"/>
          </w:tcPr>
          <w:p w14:paraId="041CE3C6" w14:textId="77777777" w:rsidR="004432C7" w:rsidRPr="00B67E3D" w:rsidRDefault="004432C7" w:rsidP="000311BA">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t>Water Heating System ID or Name</w:t>
            </w:r>
          </w:p>
        </w:tc>
        <w:tc>
          <w:tcPr>
            <w:tcW w:w="6222" w:type="dxa"/>
            <w:tcBorders>
              <w:top w:val="single" w:sz="4" w:space="0" w:color="auto"/>
              <w:left w:val="single" w:sz="4" w:space="0" w:color="auto"/>
              <w:bottom w:val="single" w:sz="4" w:space="0" w:color="auto"/>
              <w:right w:val="single" w:sz="4" w:space="0" w:color="auto"/>
            </w:tcBorders>
            <w:vAlign w:val="bottom"/>
          </w:tcPr>
          <w:p w14:paraId="635AD1AF" w14:textId="77777777" w:rsidR="004432C7" w:rsidRPr="00B67E3D" w:rsidRDefault="004432C7" w:rsidP="000311BA">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t xml:space="preserve">Central DHW System </w:t>
            </w:r>
          </w:p>
          <w:p w14:paraId="2E2B0D9A" w14:textId="77777777" w:rsidR="004432C7" w:rsidRPr="00B67E3D" w:rsidRDefault="004432C7" w:rsidP="000311BA">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t>Distribution Type</w:t>
            </w:r>
          </w:p>
        </w:tc>
        <w:tc>
          <w:tcPr>
            <w:tcW w:w="6224" w:type="dxa"/>
            <w:tcBorders>
              <w:top w:val="single" w:sz="4" w:space="0" w:color="auto"/>
              <w:left w:val="single" w:sz="4" w:space="0" w:color="auto"/>
              <w:bottom w:val="single" w:sz="4" w:space="0" w:color="auto"/>
              <w:right w:val="single" w:sz="4" w:space="0" w:color="auto"/>
            </w:tcBorders>
            <w:vAlign w:val="bottom"/>
          </w:tcPr>
          <w:p w14:paraId="44B59D6B" w14:textId="77777777" w:rsidR="004432C7" w:rsidRPr="00B67E3D" w:rsidRDefault="004432C7" w:rsidP="000311BA">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t>Dwelling Unit DHW System</w:t>
            </w:r>
          </w:p>
          <w:p w14:paraId="0664EEDC" w14:textId="77777777" w:rsidR="004432C7" w:rsidRPr="00B67E3D" w:rsidRDefault="004432C7" w:rsidP="000311BA">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t>Distribution Type</w:t>
            </w:r>
          </w:p>
        </w:tc>
      </w:tr>
      <w:tr w:rsidR="004432C7" w:rsidRPr="006F1F7B" w14:paraId="079E7F68" w14:textId="77777777" w:rsidTr="000F7411">
        <w:trPr>
          <w:cantSplit/>
          <w:trHeight w:val="144"/>
        </w:trPr>
        <w:tc>
          <w:tcPr>
            <w:tcW w:w="1958" w:type="dxa"/>
            <w:tcBorders>
              <w:top w:val="single" w:sz="4" w:space="0" w:color="auto"/>
              <w:left w:val="single" w:sz="4" w:space="0" w:color="auto"/>
              <w:bottom w:val="single" w:sz="4" w:space="0" w:color="auto"/>
              <w:right w:val="single" w:sz="4" w:space="0" w:color="auto"/>
            </w:tcBorders>
            <w:vAlign w:val="center"/>
          </w:tcPr>
          <w:p w14:paraId="5F6E5C2E" w14:textId="247816ED" w:rsidR="004432C7" w:rsidRPr="00B67E3D" w:rsidRDefault="00052AEF" w:rsidP="000311BA">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t xml:space="preserve">&lt;&lt;reference values from </w:t>
            </w:r>
            <w:del w:id="1242" w:author="Tam, Danny@Energy" w:date="2022-02-28T13:18:00Z">
              <w:r w:rsidRPr="00B67E3D" w:rsidDel="00712D4B">
                <w:rPr>
                  <w:rFonts w:asciiTheme="minorHAnsi" w:eastAsia="Times New Roman" w:hAnsiTheme="minorHAnsi" w:cstheme="minorHAnsi"/>
                  <w:sz w:val="20"/>
                  <w:szCs w:val="20"/>
                </w:rPr>
                <w:delText>CF1R</w:delText>
              </w:r>
            </w:del>
            <w:ins w:id="1243" w:author="Tam, Danny@Energy" w:date="2022-02-28T13:18:00Z">
              <w:r w:rsidR="00712D4B">
                <w:rPr>
                  <w:rFonts w:asciiTheme="minorHAnsi" w:eastAsia="Times New Roman" w:hAnsiTheme="minorHAnsi" w:cstheme="minorHAnsi"/>
                  <w:sz w:val="20"/>
                  <w:szCs w:val="20"/>
                </w:rPr>
                <w:t>LMCC</w:t>
              </w:r>
            </w:ins>
            <w:r w:rsidRPr="00B67E3D">
              <w:rPr>
                <w:rFonts w:asciiTheme="minorHAnsi" w:eastAsia="Times New Roman" w:hAnsiTheme="minorHAnsi" w:cstheme="minorHAnsi"/>
                <w:sz w:val="20"/>
                <w:szCs w:val="20"/>
              </w:rPr>
              <w:t xml:space="preserve"> (see rule in header)&gt;&gt;</w:t>
            </w:r>
          </w:p>
        </w:tc>
        <w:tc>
          <w:tcPr>
            <w:tcW w:w="6222" w:type="dxa"/>
            <w:tcBorders>
              <w:top w:val="single" w:sz="4" w:space="0" w:color="auto"/>
              <w:left w:val="single" w:sz="4" w:space="0" w:color="auto"/>
              <w:bottom w:val="single" w:sz="4" w:space="0" w:color="auto"/>
              <w:right w:val="single" w:sz="4" w:space="0" w:color="auto"/>
            </w:tcBorders>
            <w:vAlign w:val="center"/>
          </w:tcPr>
          <w:p w14:paraId="27D32EAC" w14:textId="2E143892" w:rsidR="004432C7" w:rsidRPr="00B67E3D" w:rsidRDefault="004432C7" w:rsidP="000311BA">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t>&lt;&lt;</w:t>
            </w:r>
            <w:r w:rsidR="005F3104">
              <w:rPr>
                <w:rFonts w:asciiTheme="minorHAnsi" w:eastAsia="Times New Roman" w:hAnsiTheme="minorHAnsi" w:cstheme="minorHAnsi"/>
                <w:sz w:val="20"/>
                <w:szCs w:val="20"/>
              </w:rPr>
              <w:t>If performance, r</w:t>
            </w:r>
            <w:r w:rsidR="005B195B">
              <w:rPr>
                <w:rFonts w:asciiTheme="minorHAnsi" w:eastAsia="Times New Roman" w:hAnsiTheme="minorHAnsi" w:cstheme="minorHAnsi"/>
                <w:sz w:val="20"/>
                <w:szCs w:val="20"/>
              </w:rPr>
              <w:t>eference value</w:t>
            </w:r>
            <w:r w:rsidRPr="00B67E3D">
              <w:rPr>
                <w:rFonts w:asciiTheme="minorHAnsi" w:eastAsia="Times New Roman" w:hAnsiTheme="minorHAnsi" w:cstheme="minorHAnsi"/>
                <w:sz w:val="20"/>
                <w:szCs w:val="20"/>
              </w:rPr>
              <w:t xml:space="preserve"> from </w:t>
            </w:r>
            <w:del w:id="1244" w:author="Tam, Danny@Energy" w:date="2022-02-28T13:18:00Z">
              <w:r w:rsidRPr="00B67E3D" w:rsidDel="00712D4B">
                <w:rPr>
                  <w:rFonts w:asciiTheme="minorHAnsi" w:eastAsia="Times New Roman" w:hAnsiTheme="minorHAnsi" w:cstheme="minorHAnsi"/>
                  <w:sz w:val="20"/>
                  <w:szCs w:val="20"/>
                </w:rPr>
                <w:delText>CF1R</w:delText>
              </w:r>
            </w:del>
            <w:ins w:id="1245" w:author="Tam, Danny@Energy" w:date="2022-02-28T13:18:00Z">
              <w:r w:rsidR="00712D4B">
                <w:rPr>
                  <w:rFonts w:asciiTheme="minorHAnsi" w:eastAsia="Times New Roman" w:hAnsiTheme="minorHAnsi" w:cstheme="minorHAnsi"/>
                  <w:sz w:val="20"/>
                  <w:szCs w:val="20"/>
                </w:rPr>
                <w:t>LMCC</w:t>
              </w:r>
            </w:ins>
            <w:r w:rsidR="004635D7">
              <w:rPr>
                <w:rFonts w:asciiTheme="minorHAnsi" w:eastAsia="Times New Roman" w:hAnsiTheme="minorHAnsi" w:cstheme="minorHAnsi"/>
                <w:sz w:val="20"/>
                <w:szCs w:val="20"/>
              </w:rPr>
              <w:t>-PRF-01</w:t>
            </w:r>
            <w:r w:rsidRPr="00B67E3D">
              <w:rPr>
                <w:rFonts w:asciiTheme="minorHAnsi" w:eastAsia="Times New Roman" w:hAnsiTheme="minorHAnsi" w:cstheme="minorHAnsi"/>
                <w:sz w:val="20"/>
                <w:szCs w:val="20"/>
              </w:rPr>
              <w:t>.  Allowed values are</w:t>
            </w:r>
            <w:r w:rsidR="005B195B">
              <w:rPr>
                <w:rFonts w:asciiTheme="minorHAnsi" w:eastAsia="Times New Roman" w:hAnsiTheme="minorHAnsi" w:cstheme="minorHAnsi"/>
                <w:sz w:val="20"/>
                <w:szCs w:val="20"/>
              </w:rPr>
              <w:t>:</w:t>
            </w:r>
          </w:p>
          <w:p w14:paraId="325ECE92" w14:textId="1BD2A1B9" w:rsidR="004432C7" w:rsidRPr="00B67E3D" w:rsidDel="00255AE5" w:rsidRDefault="004432C7" w:rsidP="000311BA">
            <w:pPr>
              <w:keepNext/>
              <w:tabs>
                <w:tab w:val="left" w:pos="2160"/>
                <w:tab w:val="left" w:pos="2700"/>
                <w:tab w:val="left" w:pos="3420"/>
                <w:tab w:val="left" w:pos="3780"/>
                <w:tab w:val="left" w:pos="5760"/>
                <w:tab w:val="left" w:pos="7212"/>
              </w:tabs>
              <w:spacing w:after="0" w:line="240" w:lineRule="auto"/>
              <w:contextualSpacing/>
              <w:rPr>
                <w:del w:id="1246" w:author="Markstrum, Alexis@Energy" w:date="2021-10-18T14:13:00Z"/>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t xml:space="preserve">* Multi-family: </w:t>
            </w:r>
            <w:del w:id="1247" w:author="Markstrum, Alexis@Energy" w:date="2021-10-18T14:13:00Z">
              <w:r w:rsidRPr="00B67E3D" w:rsidDel="00255AE5">
                <w:rPr>
                  <w:rFonts w:asciiTheme="minorHAnsi" w:eastAsia="Times New Roman" w:hAnsiTheme="minorHAnsi" w:cstheme="minorHAnsi"/>
                  <w:sz w:val="20"/>
                  <w:szCs w:val="20"/>
                </w:rPr>
                <w:delText>Recirculating with temperature modulation;</w:delText>
              </w:r>
            </w:del>
          </w:p>
          <w:p w14:paraId="56870C1B" w14:textId="71216FFC" w:rsidR="004432C7" w:rsidRPr="00B67E3D" w:rsidDel="00255AE5" w:rsidRDefault="004432C7" w:rsidP="000311BA">
            <w:pPr>
              <w:keepNext/>
              <w:tabs>
                <w:tab w:val="left" w:pos="2160"/>
                <w:tab w:val="left" w:pos="2700"/>
                <w:tab w:val="left" w:pos="3420"/>
                <w:tab w:val="left" w:pos="3780"/>
                <w:tab w:val="left" w:pos="5760"/>
                <w:tab w:val="left" w:pos="7212"/>
              </w:tabs>
              <w:spacing w:after="0" w:line="240" w:lineRule="auto"/>
              <w:contextualSpacing/>
              <w:rPr>
                <w:del w:id="1248" w:author="Markstrum, Alexis@Energy" w:date="2021-10-18T14:13:00Z"/>
                <w:rFonts w:asciiTheme="minorHAnsi" w:eastAsia="Times New Roman" w:hAnsiTheme="minorHAnsi" w:cstheme="minorHAnsi"/>
                <w:sz w:val="20"/>
                <w:szCs w:val="20"/>
              </w:rPr>
            </w:pPr>
            <w:del w:id="1249" w:author="Markstrum, Alexis@Energy" w:date="2021-10-18T14:13:00Z">
              <w:r w:rsidRPr="00B67E3D" w:rsidDel="00255AE5">
                <w:rPr>
                  <w:rFonts w:asciiTheme="minorHAnsi" w:eastAsia="Times New Roman" w:hAnsiTheme="minorHAnsi" w:cstheme="minorHAnsi"/>
                  <w:sz w:val="20"/>
                  <w:szCs w:val="20"/>
                </w:rPr>
                <w:delText>* Multi-family: Recirculating with temperature modulation and monitoring;</w:delText>
              </w:r>
            </w:del>
          </w:p>
          <w:p w14:paraId="0AC0C841" w14:textId="5772247F" w:rsidR="004432C7" w:rsidRPr="00B67E3D" w:rsidDel="00255AE5" w:rsidRDefault="004432C7" w:rsidP="000311BA">
            <w:pPr>
              <w:keepNext/>
              <w:tabs>
                <w:tab w:val="left" w:pos="2160"/>
                <w:tab w:val="left" w:pos="2700"/>
                <w:tab w:val="left" w:pos="3420"/>
                <w:tab w:val="left" w:pos="3780"/>
                <w:tab w:val="left" w:pos="5760"/>
                <w:tab w:val="left" w:pos="7212"/>
              </w:tabs>
              <w:spacing w:after="0" w:line="240" w:lineRule="auto"/>
              <w:contextualSpacing/>
              <w:rPr>
                <w:del w:id="1250" w:author="Markstrum, Alexis@Energy" w:date="2021-10-18T14:13:00Z"/>
                <w:rFonts w:asciiTheme="minorHAnsi" w:eastAsia="Times New Roman" w:hAnsiTheme="minorHAnsi" w:cstheme="minorHAnsi"/>
                <w:sz w:val="20"/>
                <w:szCs w:val="20"/>
              </w:rPr>
            </w:pPr>
            <w:del w:id="1251" w:author="Markstrum, Alexis@Energy" w:date="2021-10-18T14:13:00Z">
              <w:r w:rsidRPr="00B67E3D" w:rsidDel="00255AE5">
                <w:rPr>
                  <w:rFonts w:asciiTheme="minorHAnsi" w:eastAsia="Times New Roman" w:hAnsiTheme="minorHAnsi" w:cstheme="minorHAnsi"/>
                  <w:sz w:val="20"/>
                  <w:szCs w:val="20"/>
                </w:rPr>
                <w:delText>* Multi-family: Recirculating demand control;</w:delText>
              </w:r>
            </w:del>
          </w:p>
          <w:p w14:paraId="46527E63" w14:textId="7DFFBFB7" w:rsidR="004432C7" w:rsidRPr="00B67E3D" w:rsidDel="00255AE5" w:rsidRDefault="004432C7" w:rsidP="000311BA">
            <w:pPr>
              <w:keepNext/>
              <w:tabs>
                <w:tab w:val="left" w:pos="2160"/>
                <w:tab w:val="left" w:pos="2700"/>
                <w:tab w:val="left" w:pos="3420"/>
                <w:tab w:val="left" w:pos="3780"/>
                <w:tab w:val="left" w:pos="5760"/>
                <w:tab w:val="left" w:pos="7212"/>
              </w:tabs>
              <w:spacing w:after="0" w:line="240" w:lineRule="auto"/>
              <w:contextualSpacing/>
              <w:rPr>
                <w:del w:id="1252" w:author="Markstrum, Alexis@Energy" w:date="2021-10-18T14:13:00Z"/>
                <w:rFonts w:asciiTheme="minorHAnsi" w:eastAsia="Times New Roman" w:hAnsiTheme="minorHAnsi" w:cstheme="minorHAnsi"/>
                <w:sz w:val="20"/>
                <w:szCs w:val="20"/>
              </w:rPr>
            </w:pPr>
            <w:del w:id="1253" w:author="Markstrum, Alexis@Energy" w:date="2021-10-18T14:13:00Z">
              <w:r w:rsidRPr="00B67E3D" w:rsidDel="00255AE5">
                <w:rPr>
                  <w:rFonts w:asciiTheme="minorHAnsi" w:eastAsia="Times New Roman" w:hAnsiTheme="minorHAnsi" w:cstheme="minorHAnsi"/>
                  <w:sz w:val="20"/>
                  <w:szCs w:val="20"/>
                </w:rPr>
                <w:delText>* Multi-family: Recirculating with no control (continuous pumping)</w:delText>
              </w:r>
            </w:del>
          </w:p>
          <w:p w14:paraId="616A7909" w14:textId="22E9E3F0" w:rsidR="005F3104" w:rsidRDefault="004432C7" w:rsidP="00255AE5">
            <w:pPr>
              <w:keepNext/>
              <w:tabs>
                <w:tab w:val="left" w:pos="2160"/>
                <w:tab w:val="left" w:pos="2700"/>
                <w:tab w:val="left" w:pos="3420"/>
                <w:tab w:val="left" w:pos="3780"/>
                <w:tab w:val="left" w:pos="5760"/>
                <w:tab w:val="left" w:pos="7212"/>
              </w:tabs>
              <w:spacing w:after="0" w:line="240" w:lineRule="auto"/>
              <w:contextualSpacing/>
              <w:rPr>
                <w:ins w:id="1254" w:author="Markstrum, Alexis@Energy" w:date="2021-10-18T14:14:00Z"/>
                <w:rFonts w:asciiTheme="minorHAnsi" w:eastAsia="Times New Roman" w:hAnsiTheme="minorHAnsi" w:cstheme="minorHAnsi"/>
                <w:sz w:val="20"/>
                <w:szCs w:val="20"/>
              </w:rPr>
            </w:pPr>
            <w:del w:id="1255" w:author="Markstrum, Alexis@Energy" w:date="2021-10-18T14:13:00Z">
              <w:r w:rsidRPr="00B67E3D" w:rsidDel="00255AE5">
                <w:rPr>
                  <w:rFonts w:asciiTheme="minorHAnsi" w:eastAsia="Times New Roman" w:hAnsiTheme="minorHAnsi" w:cstheme="minorHAnsi"/>
                  <w:sz w:val="20"/>
                  <w:szCs w:val="20"/>
                </w:rPr>
                <w:delText>*Multi-family: No loops or recirc pump</w:delText>
              </w:r>
            </w:del>
            <w:ins w:id="1256" w:author="Markstrum, Alexis@Energy" w:date="2021-10-18T14:13:00Z">
              <w:r w:rsidR="00255AE5">
                <w:rPr>
                  <w:rFonts w:asciiTheme="minorHAnsi" w:eastAsia="Times New Roman" w:hAnsiTheme="minorHAnsi" w:cstheme="minorHAnsi"/>
                  <w:sz w:val="20"/>
                  <w:szCs w:val="20"/>
                </w:rPr>
                <w:t>Recirculation</w:t>
              </w:r>
            </w:ins>
          </w:p>
          <w:p w14:paraId="01DA3EAA" w14:textId="5DDA43F0" w:rsidR="00255AE5" w:rsidRDefault="00255AE5" w:rsidP="00255AE5">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20"/>
                <w:szCs w:val="20"/>
              </w:rPr>
            </w:pPr>
            <w:ins w:id="1257" w:author="Markstrum, Alexis@Energy" w:date="2021-10-18T14:14:00Z">
              <w:r>
                <w:rPr>
                  <w:rFonts w:asciiTheme="minorHAnsi" w:eastAsia="Times New Roman" w:hAnsiTheme="minorHAnsi" w:cstheme="minorHAnsi"/>
                  <w:sz w:val="20"/>
                  <w:szCs w:val="20"/>
                </w:rPr>
                <w:t>*Multifamily: Non</w:t>
              </w:r>
            </w:ins>
            <w:ins w:id="1258" w:author="Markstrum, Alexis@Energy" w:date="2021-10-18T14:15:00Z">
              <w:r w:rsidR="00054164">
                <w:rPr>
                  <w:rFonts w:asciiTheme="minorHAnsi" w:eastAsia="Times New Roman" w:hAnsiTheme="minorHAnsi" w:cstheme="minorHAnsi"/>
                  <w:sz w:val="20"/>
                  <w:szCs w:val="20"/>
                </w:rPr>
                <w:t>-</w:t>
              </w:r>
            </w:ins>
            <w:ins w:id="1259" w:author="Markstrum, Alexis@Energy" w:date="2021-10-18T14:14:00Z">
              <w:r>
                <w:rPr>
                  <w:rFonts w:asciiTheme="minorHAnsi" w:eastAsia="Times New Roman" w:hAnsiTheme="minorHAnsi" w:cstheme="minorHAnsi"/>
                  <w:sz w:val="20"/>
                  <w:szCs w:val="20"/>
                </w:rPr>
                <w:t>recirculation</w:t>
              </w:r>
            </w:ins>
          </w:p>
          <w:p w14:paraId="2BE41878" w14:textId="77777777" w:rsidR="005F3104" w:rsidRDefault="005F3104" w:rsidP="00CE71BB">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20"/>
                <w:szCs w:val="20"/>
              </w:rPr>
            </w:pPr>
          </w:p>
          <w:p w14:paraId="684D597C" w14:textId="7D20715D" w:rsidR="004432C7" w:rsidRPr="00B67E3D" w:rsidRDefault="00CE720F" w:rsidP="00CE720F">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20"/>
                <w:szCs w:val="20"/>
              </w:rPr>
            </w:pPr>
            <w:r>
              <w:rPr>
                <w:rFonts w:asciiTheme="minorHAnsi" w:eastAsia="Times New Roman" w:hAnsiTheme="minorHAnsi" w:cstheme="minorHAnsi"/>
                <w:sz w:val="20"/>
                <w:szCs w:val="20"/>
              </w:rPr>
              <w:t>Else i</w:t>
            </w:r>
            <w:r w:rsidR="005F3104">
              <w:rPr>
                <w:rFonts w:asciiTheme="minorHAnsi" w:eastAsia="Times New Roman" w:hAnsiTheme="minorHAnsi" w:cstheme="minorHAnsi"/>
                <w:sz w:val="20"/>
                <w:szCs w:val="20"/>
              </w:rPr>
              <w:t xml:space="preserve">f Prescriptive, </w:t>
            </w:r>
            <w:del w:id="1260" w:author="Markstrum, Alexis@Energy" w:date="2021-10-18T15:54:00Z">
              <w:r w:rsidR="005F3104" w:rsidDel="00000C0E">
                <w:rPr>
                  <w:rFonts w:asciiTheme="minorHAnsi" w:eastAsia="Times New Roman" w:hAnsiTheme="minorHAnsi" w:cstheme="minorHAnsi"/>
                  <w:sz w:val="20"/>
                  <w:szCs w:val="20"/>
                </w:rPr>
                <w:delText xml:space="preserve">D02 </w:delText>
              </w:r>
            </w:del>
            <w:ins w:id="1261" w:author="Markstrum, Alexis@Energy" w:date="2021-10-18T15:54:00Z">
              <w:r w:rsidR="00000C0E">
                <w:rPr>
                  <w:rFonts w:asciiTheme="minorHAnsi" w:eastAsia="Times New Roman" w:hAnsiTheme="minorHAnsi" w:cstheme="minorHAnsi"/>
                  <w:sz w:val="20"/>
                  <w:szCs w:val="20"/>
                </w:rPr>
                <w:t xml:space="preserve">value </w:t>
              </w:r>
            </w:ins>
            <w:r w:rsidR="005F3104">
              <w:rPr>
                <w:rFonts w:asciiTheme="minorHAnsi" w:eastAsia="Times New Roman" w:hAnsiTheme="minorHAnsi" w:cstheme="minorHAnsi"/>
                <w:sz w:val="20"/>
                <w:szCs w:val="20"/>
              </w:rPr>
              <w:t>= *</w:t>
            </w:r>
            <w:r w:rsidR="005F3104" w:rsidRPr="00B67E3D">
              <w:rPr>
                <w:rFonts w:asciiTheme="minorHAnsi" w:eastAsia="Times New Roman" w:hAnsiTheme="minorHAnsi" w:cstheme="minorHAnsi"/>
                <w:sz w:val="20"/>
                <w:szCs w:val="20"/>
              </w:rPr>
              <w:t>Multi-family: Recirculating demand control</w:t>
            </w:r>
            <w:r w:rsidR="004432C7" w:rsidRPr="00B67E3D">
              <w:rPr>
                <w:rFonts w:asciiTheme="minorHAnsi" w:eastAsia="Times New Roman" w:hAnsiTheme="minorHAnsi" w:cstheme="minorHAnsi"/>
                <w:sz w:val="20"/>
                <w:szCs w:val="20"/>
              </w:rPr>
              <w:t>&gt;&gt;</w:t>
            </w:r>
          </w:p>
        </w:tc>
        <w:tc>
          <w:tcPr>
            <w:tcW w:w="6224" w:type="dxa"/>
            <w:tcBorders>
              <w:top w:val="single" w:sz="4" w:space="0" w:color="auto"/>
              <w:left w:val="single" w:sz="4" w:space="0" w:color="auto"/>
              <w:bottom w:val="single" w:sz="4" w:space="0" w:color="auto"/>
              <w:right w:val="single" w:sz="4" w:space="0" w:color="auto"/>
            </w:tcBorders>
            <w:vAlign w:val="center"/>
          </w:tcPr>
          <w:p w14:paraId="14C87B88" w14:textId="58CB14E6" w:rsidR="004432C7" w:rsidRPr="00B67E3D" w:rsidRDefault="004432C7" w:rsidP="000311BA">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t>&lt;&lt;</w:t>
            </w:r>
            <w:r w:rsidR="00604203">
              <w:rPr>
                <w:rFonts w:asciiTheme="minorHAnsi" w:eastAsia="Times New Roman" w:hAnsiTheme="minorHAnsi" w:cstheme="minorHAnsi"/>
                <w:sz w:val="20"/>
                <w:szCs w:val="20"/>
              </w:rPr>
              <w:t>If Performance,</w:t>
            </w:r>
            <w:r w:rsidR="001462EE">
              <w:rPr>
                <w:rFonts w:asciiTheme="minorHAnsi" w:eastAsia="Times New Roman" w:hAnsiTheme="minorHAnsi" w:cstheme="minorHAnsi"/>
                <w:sz w:val="20"/>
                <w:szCs w:val="20"/>
              </w:rPr>
              <w:t xml:space="preserve"> </w:t>
            </w:r>
            <w:r w:rsidR="00604203">
              <w:rPr>
                <w:rFonts w:asciiTheme="minorHAnsi" w:eastAsia="Times New Roman" w:hAnsiTheme="minorHAnsi" w:cstheme="minorHAnsi"/>
                <w:sz w:val="20"/>
                <w:szCs w:val="20"/>
              </w:rPr>
              <w:t>r</w:t>
            </w:r>
            <w:r w:rsidR="005B195B">
              <w:rPr>
                <w:rFonts w:asciiTheme="minorHAnsi" w:eastAsia="Times New Roman" w:hAnsiTheme="minorHAnsi" w:cstheme="minorHAnsi"/>
                <w:sz w:val="20"/>
                <w:szCs w:val="20"/>
              </w:rPr>
              <w:t>eference value</w:t>
            </w:r>
            <w:r w:rsidRPr="00B67E3D">
              <w:rPr>
                <w:rFonts w:asciiTheme="minorHAnsi" w:eastAsia="Times New Roman" w:hAnsiTheme="minorHAnsi" w:cstheme="minorHAnsi"/>
                <w:sz w:val="20"/>
                <w:szCs w:val="20"/>
              </w:rPr>
              <w:t xml:space="preserve"> from </w:t>
            </w:r>
            <w:del w:id="1262" w:author="Tam, Danny@Energy" w:date="2022-02-28T13:18:00Z">
              <w:r w:rsidRPr="00B67E3D" w:rsidDel="00712D4B">
                <w:rPr>
                  <w:rFonts w:asciiTheme="minorHAnsi" w:eastAsia="Times New Roman" w:hAnsiTheme="minorHAnsi" w:cstheme="minorHAnsi"/>
                  <w:sz w:val="20"/>
                  <w:szCs w:val="20"/>
                </w:rPr>
                <w:delText>CF1R</w:delText>
              </w:r>
            </w:del>
            <w:ins w:id="1263" w:author="Tam, Danny@Energy" w:date="2022-02-28T13:18:00Z">
              <w:r w:rsidR="00712D4B">
                <w:rPr>
                  <w:rFonts w:asciiTheme="minorHAnsi" w:eastAsia="Times New Roman" w:hAnsiTheme="minorHAnsi" w:cstheme="minorHAnsi"/>
                  <w:sz w:val="20"/>
                  <w:szCs w:val="20"/>
                </w:rPr>
                <w:t>LMCC</w:t>
              </w:r>
            </w:ins>
            <w:r w:rsidR="004635D7">
              <w:rPr>
                <w:rFonts w:asciiTheme="minorHAnsi" w:eastAsia="Times New Roman" w:hAnsiTheme="minorHAnsi" w:cstheme="minorHAnsi"/>
                <w:sz w:val="20"/>
                <w:szCs w:val="20"/>
              </w:rPr>
              <w:t>-PRF-01</w:t>
            </w:r>
            <w:r w:rsidR="005B195B">
              <w:rPr>
                <w:rFonts w:asciiTheme="minorHAnsi" w:eastAsia="Times New Roman" w:hAnsiTheme="minorHAnsi" w:cstheme="minorHAnsi"/>
                <w:sz w:val="20"/>
                <w:szCs w:val="20"/>
              </w:rPr>
              <w:t xml:space="preserve">. </w:t>
            </w:r>
            <w:r w:rsidRPr="00B67E3D">
              <w:rPr>
                <w:rFonts w:asciiTheme="minorHAnsi" w:eastAsia="Times New Roman" w:hAnsiTheme="minorHAnsi" w:cstheme="minorHAnsi"/>
                <w:sz w:val="20"/>
                <w:szCs w:val="20"/>
              </w:rPr>
              <w:t>Allowed values are</w:t>
            </w:r>
            <w:r w:rsidR="00604203">
              <w:rPr>
                <w:rFonts w:asciiTheme="minorHAnsi" w:eastAsia="Times New Roman" w:hAnsiTheme="minorHAnsi" w:cstheme="minorHAnsi"/>
                <w:sz w:val="20"/>
                <w:szCs w:val="20"/>
              </w:rPr>
              <w:t xml:space="preserve"> </w:t>
            </w:r>
          </w:p>
          <w:p w14:paraId="3FDEF407" w14:textId="77777777" w:rsidR="00604203" w:rsidRDefault="004432C7" w:rsidP="00CE71BB">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t>*Standard Distribution System</w:t>
            </w:r>
          </w:p>
          <w:p w14:paraId="69C05623" w14:textId="688F3F80" w:rsidR="004725F7" w:rsidRDefault="00604203" w:rsidP="00CE71BB">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20"/>
                <w:szCs w:val="20"/>
              </w:rPr>
            </w:pPr>
            <w:r>
              <w:rPr>
                <w:rFonts w:asciiTheme="minorHAnsi" w:eastAsia="Times New Roman" w:hAnsiTheme="minorHAnsi" w:cstheme="minorHAnsi"/>
                <w:sz w:val="20"/>
                <w:szCs w:val="20"/>
              </w:rPr>
              <w:t>* HERS-Verified Pipe Insulation</w:t>
            </w:r>
            <w:r w:rsidR="004432C7" w:rsidRPr="00B67E3D">
              <w:rPr>
                <w:rFonts w:asciiTheme="minorHAnsi" w:eastAsia="Times New Roman" w:hAnsiTheme="minorHAnsi" w:cstheme="minorHAnsi"/>
                <w:sz w:val="20"/>
                <w:szCs w:val="20"/>
              </w:rPr>
              <w:t xml:space="preserve"> </w:t>
            </w:r>
          </w:p>
          <w:p w14:paraId="5A841320" w14:textId="77777777" w:rsidR="004725F7" w:rsidRDefault="004725F7" w:rsidP="00CE71BB">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20"/>
                <w:szCs w:val="20"/>
              </w:rPr>
            </w:pPr>
          </w:p>
          <w:p w14:paraId="4BAB59BD" w14:textId="06B718EC" w:rsidR="004432C7" w:rsidRPr="00B67E3D" w:rsidRDefault="00CE720F" w:rsidP="00CE71BB">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20"/>
                <w:szCs w:val="20"/>
              </w:rPr>
            </w:pPr>
            <w:r>
              <w:rPr>
                <w:rFonts w:asciiTheme="minorHAnsi" w:eastAsia="Times New Roman" w:hAnsiTheme="minorHAnsi" w:cstheme="minorHAnsi"/>
                <w:sz w:val="20"/>
                <w:szCs w:val="20"/>
              </w:rPr>
              <w:t>Else i</w:t>
            </w:r>
            <w:r w:rsidR="004725F7">
              <w:rPr>
                <w:rFonts w:asciiTheme="minorHAnsi" w:eastAsia="Times New Roman" w:hAnsiTheme="minorHAnsi" w:cstheme="minorHAnsi"/>
                <w:sz w:val="20"/>
                <w:szCs w:val="20"/>
              </w:rPr>
              <w:t xml:space="preserve">f Prescriptive, </w:t>
            </w:r>
            <w:del w:id="1264" w:author="Markstrum, Alexis@Energy" w:date="2021-10-18T15:54:00Z">
              <w:r w:rsidR="004725F7" w:rsidDel="00000C0E">
                <w:rPr>
                  <w:rFonts w:asciiTheme="minorHAnsi" w:eastAsia="Times New Roman" w:hAnsiTheme="minorHAnsi" w:cstheme="minorHAnsi"/>
                  <w:sz w:val="20"/>
                  <w:szCs w:val="20"/>
                </w:rPr>
                <w:delText xml:space="preserve">D03 </w:delText>
              </w:r>
            </w:del>
            <w:ins w:id="1265" w:author="Markstrum, Alexis@Energy" w:date="2021-10-18T15:54:00Z">
              <w:r w:rsidR="00000C0E">
                <w:rPr>
                  <w:rFonts w:asciiTheme="minorHAnsi" w:eastAsia="Times New Roman" w:hAnsiTheme="minorHAnsi" w:cstheme="minorHAnsi"/>
                  <w:sz w:val="20"/>
                  <w:szCs w:val="20"/>
                </w:rPr>
                <w:t xml:space="preserve">value </w:t>
              </w:r>
            </w:ins>
            <w:r w:rsidR="004725F7">
              <w:rPr>
                <w:rFonts w:asciiTheme="minorHAnsi" w:eastAsia="Times New Roman" w:hAnsiTheme="minorHAnsi" w:cstheme="minorHAnsi"/>
                <w:sz w:val="20"/>
                <w:szCs w:val="20"/>
              </w:rPr>
              <w:t xml:space="preserve">= </w:t>
            </w:r>
            <w:r w:rsidR="004725F7" w:rsidRPr="00BD5416">
              <w:rPr>
                <w:rFonts w:asciiTheme="minorHAnsi" w:eastAsia="Times New Roman" w:hAnsiTheme="minorHAnsi" w:cstheme="minorHAnsi"/>
                <w:sz w:val="20"/>
                <w:szCs w:val="20"/>
              </w:rPr>
              <w:t>*Standard Distribution System</w:t>
            </w:r>
            <w:r w:rsidR="004432C7" w:rsidRPr="00B67E3D">
              <w:rPr>
                <w:rFonts w:asciiTheme="minorHAnsi" w:eastAsia="Times New Roman" w:hAnsiTheme="minorHAnsi" w:cstheme="minorHAnsi"/>
                <w:sz w:val="20"/>
                <w:szCs w:val="20"/>
              </w:rPr>
              <w:t>&gt;&gt;</w:t>
            </w:r>
          </w:p>
        </w:tc>
      </w:tr>
      <w:tr w:rsidR="004432C7" w:rsidRPr="006F1F7B" w14:paraId="553EF9DD" w14:textId="77777777" w:rsidTr="000F7411">
        <w:trPr>
          <w:cantSplit/>
          <w:trHeight w:val="144"/>
        </w:trPr>
        <w:tc>
          <w:tcPr>
            <w:tcW w:w="1958" w:type="dxa"/>
            <w:tcBorders>
              <w:top w:val="single" w:sz="4" w:space="0" w:color="auto"/>
              <w:left w:val="single" w:sz="4" w:space="0" w:color="auto"/>
              <w:bottom w:val="single" w:sz="4" w:space="0" w:color="auto"/>
              <w:right w:val="single" w:sz="4" w:space="0" w:color="auto"/>
            </w:tcBorders>
            <w:vAlign w:val="center"/>
          </w:tcPr>
          <w:p w14:paraId="668A60CA" w14:textId="77777777" w:rsidR="004432C7" w:rsidRPr="00B67E3D" w:rsidRDefault="004432C7" w:rsidP="000311BA">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6222" w:type="dxa"/>
            <w:tcBorders>
              <w:top w:val="single" w:sz="4" w:space="0" w:color="auto"/>
              <w:left w:val="single" w:sz="4" w:space="0" w:color="auto"/>
              <w:bottom w:val="single" w:sz="4" w:space="0" w:color="auto"/>
              <w:right w:val="single" w:sz="4" w:space="0" w:color="auto"/>
            </w:tcBorders>
            <w:vAlign w:val="center"/>
          </w:tcPr>
          <w:p w14:paraId="65B0256F" w14:textId="77777777" w:rsidR="004432C7" w:rsidRPr="00B67E3D" w:rsidRDefault="004432C7" w:rsidP="000311BA">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6224" w:type="dxa"/>
            <w:tcBorders>
              <w:top w:val="single" w:sz="4" w:space="0" w:color="auto"/>
              <w:left w:val="single" w:sz="4" w:space="0" w:color="auto"/>
              <w:bottom w:val="single" w:sz="4" w:space="0" w:color="auto"/>
              <w:right w:val="single" w:sz="4" w:space="0" w:color="auto"/>
            </w:tcBorders>
            <w:vAlign w:val="center"/>
          </w:tcPr>
          <w:p w14:paraId="3198FD6D" w14:textId="77777777" w:rsidR="004432C7" w:rsidRPr="00B67E3D" w:rsidRDefault="004432C7" w:rsidP="000311BA">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bl>
    <w:p w14:paraId="5842CCA2" w14:textId="09E9F2F4" w:rsidR="0093093E" w:rsidRPr="001462EE" w:rsidRDefault="0093093E" w:rsidP="00E76316">
      <w:pPr>
        <w:tabs>
          <w:tab w:val="left" w:pos="-720"/>
        </w:tabs>
        <w:suppressAutoHyphens/>
        <w:spacing w:after="0" w:line="240" w:lineRule="auto"/>
        <w:ind w:left="446"/>
        <w:rPr>
          <w:rFonts w:asciiTheme="minorHAnsi" w:hAnsiTheme="minorHAnsi" w:cstheme="minorHAnsi"/>
          <w:b/>
          <w:sz w:val="20"/>
          <w:szCs w:val="20"/>
        </w:rPr>
      </w:pPr>
    </w:p>
    <w:tbl>
      <w:tblPr>
        <w:tblW w:w="5005" w:type="pct"/>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1957"/>
        <w:gridCol w:w="6222"/>
        <w:gridCol w:w="6225"/>
      </w:tblGrid>
      <w:tr w:rsidR="0093093E" w:rsidRPr="006F1F7B" w14:paraId="5942F975" w14:textId="77777777" w:rsidTr="0014132C">
        <w:trPr>
          <w:cantSplit/>
          <w:trHeight w:val="144"/>
        </w:trPr>
        <w:tc>
          <w:tcPr>
            <w:tcW w:w="10801" w:type="dxa"/>
            <w:gridSpan w:val="3"/>
            <w:tcBorders>
              <w:top w:val="single" w:sz="4" w:space="0" w:color="auto"/>
              <w:left w:val="single" w:sz="4" w:space="0" w:color="auto"/>
              <w:bottom w:val="single" w:sz="4" w:space="0" w:color="auto"/>
              <w:right w:val="single" w:sz="4" w:space="0" w:color="auto"/>
            </w:tcBorders>
          </w:tcPr>
          <w:p w14:paraId="1DDD4B7A" w14:textId="31FAA6F5" w:rsidR="0093093E" w:rsidRPr="00294A45" w:rsidRDefault="00276172" w:rsidP="0014132C">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20"/>
                <w:szCs w:val="20"/>
              </w:rPr>
            </w:pPr>
            <w:r w:rsidRPr="005C5AB0">
              <w:rPr>
                <w:rFonts w:asciiTheme="minorHAnsi" w:hAnsiTheme="minorHAnsi" w:cstheme="minorHAnsi"/>
                <w:b/>
                <w:sz w:val="20"/>
                <w:szCs w:val="20"/>
              </w:rPr>
              <w:t>E</w:t>
            </w:r>
            <w:r w:rsidR="0093093E" w:rsidRPr="00294A45">
              <w:rPr>
                <w:rFonts w:asciiTheme="minorHAnsi" w:hAnsiTheme="minorHAnsi" w:cstheme="minorHAnsi"/>
                <w:b/>
                <w:sz w:val="20"/>
                <w:szCs w:val="20"/>
              </w:rPr>
              <w:t xml:space="preserve">. </w:t>
            </w:r>
            <w:r w:rsidRPr="00294A45">
              <w:rPr>
                <w:rFonts w:asciiTheme="minorHAnsi" w:hAnsiTheme="minorHAnsi" w:cstheme="minorHAnsi"/>
                <w:b/>
                <w:sz w:val="20"/>
                <w:szCs w:val="20"/>
              </w:rPr>
              <w:t>Installed</w:t>
            </w:r>
            <w:r w:rsidR="0093093E" w:rsidRPr="00294A45">
              <w:rPr>
                <w:rFonts w:asciiTheme="minorHAnsi" w:hAnsiTheme="minorHAnsi" w:cstheme="minorHAnsi"/>
                <w:b/>
                <w:sz w:val="20"/>
                <w:szCs w:val="20"/>
              </w:rPr>
              <w:t xml:space="preserve"> Water Heating Distribution Systems Information</w:t>
            </w:r>
          </w:p>
          <w:p w14:paraId="4F07EE38" w14:textId="45EE11F0" w:rsidR="00B841B7" w:rsidDel="002A601F" w:rsidRDefault="002A601F" w:rsidP="0014132C">
            <w:pPr>
              <w:keepNext/>
              <w:tabs>
                <w:tab w:val="left" w:pos="2160"/>
                <w:tab w:val="left" w:pos="2700"/>
                <w:tab w:val="left" w:pos="3420"/>
                <w:tab w:val="left" w:pos="3780"/>
                <w:tab w:val="left" w:pos="5760"/>
                <w:tab w:val="left" w:pos="7212"/>
              </w:tabs>
              <w:spacing w:after="0" w:line="240" w:lineRule="auto"/>
              <w:rPr>
                <w:del w:id="1266" w:author="Alhabibi, Haider@Energy" w:date="2022-03-08T20:36:00Z"/>
                <w:rFonts w:asciiTheme="minorHAnsi" w:eastAsia="Times New Roman" w:hAnsiTheme="minorHAnsi" w:cstheme="minorHAnsi"/>
                <w:sz w:val="20"/>
                <w:szCs w:val="20"/>
              </w:rPr>
            </w:pPr>
            <w:ins w:id="1267" w:author="Alhabibi, Haider@Energy" w:date="2022-03-08T20:36:00Z">
              <w:r>
                <w:rPr>
                  <w:sz w:val="18"/>
                  <w:szCs w:val="18"/>
                </w:rPr>
                <w:t>&lt;&lt;Static Text - see the top&gt;&gt;</w:t>
              </w:r>
            </w:ins>
            <w:del w:id="1268" w:author="Alhabibi, Haider@Energy" w:date="2022-03-08T20:36:00Z">
              <w:r w:rsidR="0093093E" w:rsidRPr="00B67E3D" w:rsidDel="002A601F">
                <w:rPr>
                  <w:rFonts w:asciiTheme="minorHAnsi" w:eastAsia="Times New Roman" w:hAnsiTheme="minorHAnsi" w:cstheme="minorHAnsi"/>
                  <w:sz w:val="20"/>
                  <w:szCs w:val="20"/>
                </w:rPr>
                <w:delText>This table reports the water heating distribution types specified on the registered CF1R</w:delText>
              </w:r>
            </w:del>
            <w:ins w:id="1269" w:author="Tam, Danny@Energy" w:date="2022-02-28T13:18:00Z">
              <w:del w:id="1270" w:author="Alhabibi, Haider@Energy" w:date="2022-03-08T20:36:00Z">
                <w:r w:rsidR="00712D4B" w:rsidDel="002A601F">
                  <w:rPr>
                    <w:rFonts w:asciiTheme="minorHAnsi" w:eastAsia="Times New Roman" w:hAnsiTheme="minorHAnsi" w:cstheme="minorHAnsi"/>
                    <w:sz w:val="20"/>
                    <w:szCs w:val="20"/>
                  </w:rPr>
                  <w:delText>LMCC</w:delText>
                </w:r>
              </w:del>
            </w:ins>
            <w:del w:id="1271" w:author="Alhabibi, Haider@Energy" w:date="2022-03-08T20:36:00Z">
              <w:r w:rsidR="0093093E" w:rsidRPr="00B67E3D" w:rsidDel="002A601F">
                <w:rPr>
                  <w:rFonts w:asciiTheme="minorHAnsi" w:eastAsia="Times New Roman" w:hAnsiTheme="minorHAnsi" w:cstheme="minorHAnsi"/>
                  <w:sz w:val="20"/>
                  <w:szCs w:val="20"/>
                </w:rPr>
                <w:delText xml:space="preserve"> compliance document for this project.</w:delText>
              </w:r>
            </w:del>
          </w:p>
          <w:p w14:paraId="4DA54B34" w14:textId="1682A796" w:rsidR="0093093E" w:rsidRPr="00B841B7" w:rsidRDefault="00B841B7" w:rsidP="0014132C">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sz w:val="20"/>
                <w:szCs w:val="20"/>
              </w:rPr>
            </w:pPr>
            <w:r w:rsidRPr="00B841B7">
              <w:rPr>
                <w:rFonts w:asciiTheme="minorHAnsi" w:hAnsiTheme="minorHAnsi" w:cstheme="minorHAnsi"/>
                <w:sz w:val="20"/>
                <w:szCs w:val="20"/>
              </w:rPr>
              <w:t xml:space="preserve">&lt;&lt;require one row of data for each water heating system identified on the </w:t>
            </w:r>
            <w:del w:id="1272" w:author="Tam, Danny@Energy" w:date="2022-02-28T13:18:00Z">
              <w:r w:rsidRPr="00B841B7" w:rsidDel="00712D4B">
                <w:rPr>
                  <w:rFonts w:asciiTheme="minorHAnsi" w:hAnsiTheme="minorHAnsi" w:cstheme="minorHAnsi"/>
                  <w:sz w:val="20"/>
                  <w:szCs w:val="20"/>
                </w:rPr>
                <w:delText>CF1R</w:delText>
              </w:r>
            </w:del>
            <w:ins w:id="1273" w:author="Tam, Danny@Energy" w:date="2022-02-28T13:18:00Z">
              <w:r w:rsidR="00712D4B">
                <w:rPr>
                  <w:rFonts w:asciiTheme="minorHAnsi" w:hAnsiTheme="minorHAnsi" w:cstheme="minorHAnsi"/>
                  <w:sz w:val="20"/>
                  <w:szCs w:val="20"/>
                </w:rPr>
                <w:t>LMCC</w:t>
              </w:r>
            </w:ins>
            <w:r w:rsidRPr="00B841B7">
              <w:rPr>
                <w:rFonts w:asciiTheme="minorHAnsi" w:hAnsiTheme="minorHAnsi" w:cstheme="minorHAnsi"/>
                <w:sz w:val="20"/>
                <w:szCs w:val="20"/>
              </w:rPr>
              <w:t>-PRF&gt;&gt;</w:t>
            </w:r>
            <w:r w:rsidR="0093093E" w:rsidRPr="00B841B7">
              <w:rPr>
                <w:rFonts w:asciiTheme="minorHAnsi" w:hAnsiTheme="minorHAnsi" w:cstheme="minorHAnsi"/>
                <w:sz w:val="20"/>
                <w:szCs w:val="20"/>
              </w:rPr>
              <w:t xml:space="preserve"> </w:t>
            </w:r>
          </w:p>
        </w:tc>
      </w:tr>
      <w:tr w:rsidR="0093093E" w:rsidRPr="006F1F7B" w14:paraId="48A7503F" w14:textId="77777777" w:rsidTr="0014132C">
        <w:trPr>
          <w:cantSplit/>
          <w:trHeight w:val="144"/>
        </w:trPr>
        <w:tc>
          <w:tcPr>
            <w:tcW w:w="1467" w:type="dxa"/>
            <w:tcBorders>
              <w:top w:val="single" w:sz="4" w:space="0" w:color="auto"/>
              <w:left w:val="single" w:sz="4" w:space="0" w:color="auto"/>
              <w:bottom w:val="single" w:sz="4" w:space="0" w:color="auto"/>
              <w:right w:val="single" w:sz="4" w:space="0" w:color="auto"/>
            </w:tcBorders>
            <w:vAlign w:val="center"/>
          </w:tcPr>
          <w:p w14:paraId="7968E919" w14:textId="77777777" w:rsidR="0093093E" w:rsidRPr="00B67E3D" w:rsidRDefault="0093093E" w:rsidP="0014132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t>01</w:t>
            </w:r>
          </w:p>
        </w:tc>
        <w:tc>
          <w:tcPr>
            <w:tcW w:w="4666" w:type="dxa"/>
            <w:tcBorders>
              <w:top w:val="single" w:sz="4" w:space="0" w:color="auto"/>
              <w:left w:val="single" w:sz="4" w:space="0" w:color="auto"/>
              <w:bottom w:val="single" w:sz="4" w:space="0" w:color="auto"/>
              <w:right w:val="single" w:sz="4" w:space="0" w:color="auto"/>
            </w:tcBorders>
            <w:vAlign w:val="center"/>
          </w:tcPr>
          <w:p w14:paraId="48C35DFD" w14:textId="77777777" w:rsidR="0093093E" w:rsidRPr="00B67E3D" w:rsidRDefault="0093093E" w:rsidP="0014132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t>02</w:t>
            </w:r>
          </w:p>
        </w:tc>
        <w:tc>
          <w:tcPr>
            <w:tcW w:w="4666" w:type="dxa"/>
            <w:tcBorders>
              <w:top w:val="single" w:sz="4" w:space="0" w:color="auto"/>
              <w:left w:val="single" w:sz="4" w:space="0" w:color="auto"/>
              <w:bottom w:val="single" w:sz="4" w:space="0" w:color="auto"/>
              <w:right w:val="single" w:sz="4" w:space="0" w:color="auto"/>
            </w:tcBorders>
            <w:vAlign w:val="center"/>
          </w:tcPr>
          <w:p w14:paraId="09F9A122" w14:textId="77777777" w:rsidR="0093093E" w:rsidRPr="00B67E3D" w:rsidRDefault="0093093E" w:rsidP="0014132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t>03</w:t>
            </w:r>
          </w:p>
        </w:tc>
      </w:tr>
      <w:tr w:rsidR="0093093E" w:rsidRPr="006F1F7B" w14:paraId="1038F064" w14:textId="77777777" w:rsidTr="0014132C">
        <w:trPr>
          <w:cantSplit/>
          <w:trHeight w:val="144"/>
        </w:trPr>
        <w:tc>
          <w:tcPr>
            <w:tcW w:w="1467" w:type="dxa"/>
            <w:tcBorders>
              <w:top w:val="single" w:sz="4" w:space="0" w:color="auto"/>
              <w:left w:val="single" w:sz="4" w:space="0" w:color="auto"/>
              <w:bottom w:val="single" w:sz="4" w:space="0" w:color="auto"/>
              <w:right w:val="single" w:sz="4" w:space="0" w:color="auto"/>
            </w:tcBorders>
            <w:vAlign w:val="bottom"/>
          </w:tcPr>
          <w:p w14:paraId="55BE51E2" w14:textId="77777777" w:rsidR="0093093E" w:rsidRPr="00B67E3D" w:rsidRDefault="0093093E" w:rsidP="0014132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t>Water Heating System ID or Name</w:t>
            </w:r>
          </w:p>
        </w:tc>
        <w:tc>
          <w:tcPr>
            <w:tcW w:w="4666" w:type="dxa"/>
            <w:tcBorders>
              <w:top w:val="single" w:sz="4" w:space="0" w:color="auto"/>
              <w:left w:val="single" w:sz="4" w:space="0" w:color="auto"/>
              <w:bottom w:val="single" w:sz="4" w:space="0" w:color="auto"/>
              <w:right w:val="single" w:sz="4" w:space="0" w:color="auto"/>
            </w:tcBorders>
            <w:vAlign w:val="bottom"/>
          </w:tcPr>
          <w:p w14:paraId="01583282" w14:textId="77777777" w:rsidR="0093093E" w:rsidRPr="00B67E3D" w:rsidRDefault="0093093E" w:rsidP="0014132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t xml:space="preserve">Central DHW System </w:t>
            </w:r>
          </w:p>
          <w:p w14:paraId="2F964BD1" w14:textId="77777777" w:rsidR="0093093E" w:rsidRPr="00B67E3D" w:rsidRDefault="0093093E" w:rsidP="0014132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t>Distribution Type</w:t>
            </w:r>
          </w:p>
        </w:tc>
        <w:tc>
          <w:tcPr>
            <w:tcW w:w="4666" w:type="dxa"/>
            <w:tcBorders>
              <w:top w:val="single" w:sz="4" w:space="0" w:color="auto"/>
              <w:left w:val="single" w:sz="4" w:space="0" w:color="auto"/>
              <w:bottom w:val="single" w:sz="4" w:space="0" w:color="auto"/>
              <w:right w:val="single" w:sz="4" w:space="0" w:color="auto"/>
            </w:tcBorders>
            <w:vAlign w:val="bottom"/>
          </w:tcPr>
          <w:p w14:paraId="33E7594F" w14:textId="77777777" w:rsidR="0093093E" w:rsidRPr="00B67E3D" w:rsidRDefault="0093093E" w:rsidP="0014132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t>Dwelling Unit DHW System</w:t>
            </w:r>
          </w:p>
          <w:p w14:paraId="4D59FC82" w14:textId="77777777" w:rsidR="0093093E" w:rsidRPr="00B67E3D" w:rsidRDefault="0093093E" w:rsidP="0014132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t>Distribution Type</w:t>
            </w:r>
          </w:p>
        </w:tc>
      </w:tr>
      <w:tr w:rsidR="0093093E" w:rsidRPr="006F1F7B" w14:paraId="59D680E0" w14:textId="77777777" w:rsidTr="0014132C">
        <w:trPr>
          <w:cantSplit/>
          <w:trHeight w:val="144"/>
        </w:trPr>
        <w:tc>
          <w:tcPr>
            <w:tcW w:w="1467" w:type="dxa"/>
            <w:tcBorders>
              <w:top w:val="single" w:sz="4" w:space="0" w:color="auto"/>
              <w:left w:val="single" w:sz="4" w:space="0" w:color="auto"/>
              <w:bottom w:val="single" w:sz="4" w:space="0" w:color="auto"/>
              <w:right w:val="single" w:sz="4" w:space="0" w:color="auto"/>
            </w:tcBorders>
            <w:vAlign w:val="center"/>
          </w:tcPr>
          <w:p w14:paraId="736AF05C" w14:textId="6808AD78" w:rsidR="0093093E" w:rsidRPr="00B67E3D" w:rsidRDefault="00052AEF" w:rsidP="00F07721">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t xml:space="preserve">&lt;&lt;reference values from </w:t>
            </w:r>
            <w:r w:rsidR="00F07721">
              <w:rPr>
                <w:rFonts w:asciiTheme="minorHAnsi" w:eastAsia="Times New Roman" w:hAnsiTheme="minorHAnsi" w:cstheme="minorHAnsi"/>
                <w:sz w:val="20"/>
                <w:szCs w:val="20"/>
              </w:rPr>
              <w:t>D01</w:t>
            </w:r>
            <w:r w:rsidRPr="00B67E3D">
              <w:rPr>
                <w:rFonts w:asciiTheme="minorHAnsi" w:eastAsia="Times New Roman" w:hAnsiTheme="minorHAnsi" w:cstheme="minorHAnsi"/>
                <w:sz w:val="20"/>
                <w:szCs w:val="20"/>
              </w:rPr>
              <w:t>&gt;&gt;</w:t>
            </w:r>
          </w:p>
        </w:tc>
        <w:tc>
          <w:tcPr>
            <w:tcW w:w="4666" w:type="dxa"/>
            <w:tcBorders>
              <w:top w:val="single" w:sz="4" w:space="0" w:color="auto"/>
              <w:left w:val="single" w:sz="4" w:space="0" w:color="auto"/>
              <w:bottom w:val="single" w:sz="4" w:space="0" w:color="auto"/>
              <w:right w:val="single" w:sz="4" w:space="0" w:color="auto"/>
            </w:tcBorders>
            <w:vAlign w:val="center"/>
          </w:tcPr>
          <w:p w14:paraId="2BE43395" w14:textId="3CD47054" w:rsidR="0093093E" w:rsidRPr="00B67E3D" w:rsidRDefault="0093093E" w:rsidP="00CE71BB">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t>&lt;&lt;</w:t>
            </w:r>
            <w:r w:rsidR="008B30ED">
              <w:rPr>
                <w:rFonts w:asciiTheme="minorHAnsi" w:eastAsia="Times New Roman" w:hAnsiTheme="minorHAnsi" w:cstheme="minorHAnsi"/>
                <w:sz w:val="20"/>
                <w:szCs w:val="20"/>
              </w:rPr>
              <w:t>Reference value from D</w:t>
            </w:r>
            <w:r w:rsidR="005B195B">
              <w:rPr>
                <w:rFonts w:asciiTheme="minorHAnsi" w:eastAsia="Times New Roman" w:hAnsiTheme="minorHAnsi" w:cstheme="minorHAnsi"/>
                <w:sz w:val="20"/>
                <w:szCs w:val="20"/>
              </w:rPr>
              <w:t>02</w:t>
            </w:r>
            <w:r w:rsidRPr="00B67E3D">
              <w:rPr>
                <w:rFonts w:asciiTheme="minorHAnsi" w:eastAsia="Times New Roman" w:hAnsiTheme="minorHAnsi" w:cstheme="minorHAnsi"/>
                <w:sz w:val="20"/>
                <w:szCs w:val="20"/>
              </w:rPr>
              <w:t>&gt;&gt;</w:t>
            </w:r>
          </w:p>
        </w:tc>
        <w:tc>
          <w:tcPr>
            <w:tcW w:w="4666" w:type="dxa"/>
            <w:tcBorders>
              <w:top w:val="single" w:sz="4" w:space="0" w:color="auto"/>
              <w:left w:val="single" w:sz="4" w:space="0" w:color="auto"/>
              <w:bottom w:val="single" w:sz="4" w:space="0" w:color="auto"/>
              <w:right w:val="single" w:sz="4" w:space="0" w:color="auto"/>
            </w:tcBorders>
            <w:vAlign w:val="center"/>
          </w:tcPr>
          <w:p w14:paraId="458D53D9" w14:textId="3ECA8949" w:rsidR="0093093E" w:rsidRPr="00B67E3D" w:rsidRDefault="0093093E" w:rsidP="00CE71BB">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t>&lt;&lt;</w:t>
            </w:r>
            <w:r w:rsidR="00052AEF" w:rsidRPr="00B67E3D">
              <w:rPr>
                <w:rFonts w:asciiTheme="minorHAnsi" w:eastAsia="Times New Roman" w:hAnsiTheme="minorHAnsi" w:cstheme="minorHAnsi"/>
                <w:sz w:val="20"/>
                <w:szCs w:val="20"/>
              </w:rPr>
              <w:t xml:space="preserve"> </w:t>
            </w:r>
            <w:r w:rsidR="008B30ED">
              <w:rPr>
                <w:rFonts w:asciiTheme="minorHAnsi" w:eastAsia="Times New Roman" w:hAnsiTheme="minorHAnsi" w:cstheme="minorHAnsi"/>
                <w:sz w:val="20"/>
                <w:szCs w:val="20"/>
              </w:rPr>
              <w:t>Reference value from D</w:t>
            </w:r>
            <w:r w:rsidR="005B195B">
              <w:rPr>
                <w:rFonts w:asciiTheme="minorHAnsi" w:eastAsia="Times New Roman" w:hAnsiTheme="minorHAnsi" w:cstheme="minorHAnsi"/>
                <w:sz w:val="20"/>
                <w:szCs w:val="20"/>
              </w:rPr>
              <w:t>0</w:t>
            </w:r>
            <w:r w:rsidR="008B30ED">
              <w:rPr>
                <w:rFonts w:asciiTheme="minorHAnsi" w:eastAsia="Times New Roman" w:hAnsiTheme="minorHAnsi" w:cstheme="minorHAnsi"/>
                <w:sz w:val="20"/>
                <w:szCs w:val="20"/>
              </w:rPr>
              <w:t>3</w:t>
            </w:r>
            <w:r w:rsidRPr="00B67E3D">
              <w:rPr>
                <w:rFonts w:asciiTheme="minorHAnsi" w:eastAsia="Times New Roman" w:hAnsiTheme="minorHAnsi" w:cstheme="minorHAnsi"/>
                <w:sz w:val="20"/>
                <w:szCs w:val="20"/>
              </w:rPr>
              <w:t>&gt;&gt;</w:t>
            </w:r>
          </w:p>
        </w:tc>
      </w:tr>
      <w:tr w:rsidR="0093093E" w:rsidRPr="006F1F7B" w14:paraId="4B89CC81" w14:textId="77777777" w:rsidTr="0014132C">
        <w:trPr>
          <w:cantSplit/>
          <w:trHeight w:val="144"/>
        </w:trPr>
        <w:tc>
          <w:tcPr>
            <w:tcW w:w="1467" w:type="dxa"/>
            <w:tcBorders>
              <w:top w:val="single" w:sz="4" w:space="0" w:color="auto"/>
              <w:left w:val="single" w:sz="4" w:space="0" w:color="auto"/>
              <w:bottom w:val="single" w:sz="4" w:space="0" w:color="auto"/>
              <w:right w:val="single" w:sz="4" w:space="0" w:color="auto"/>
            </w:tcBorders>
            <w:vAlign w:val="center"/>
          </w:tcPr>
          <w:p w14:paraId="151AF170" w14:textId="77777777" w:rsidR="0093093E" w:rsidRPr="00B67E3D" w:rsidRDefault="0093093E" w:rsidP="0014132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666" w:type="dxa"/>
            <w:tcBorders>
              <w:top w:val="single" w:sz="4" w:space="0" w:color="auto"/>
              <w:left w:val="single" w:sz="4" w:space="0" w:color="auto"/>
              <w:bottom w:val="single" w:sz="4" w:space="0" w:color="auto"/>
              <w:right w:val="single" w:sz="4" w:space="0" w:color="auto"/>
            </w:tcBorders>
            <w:vAlign w:val="center"/>
          </w:tcPr>
          <w:p w14:paraId="45AD03EB" w14:textId="77777777" w:rsidR="0093093E" w:rsidRPr="00B67E3D" w:rsidRDefault="0093093E" w:rsidP="0014132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666" w:type="dxa"/>
            <w:tcBorders>
              <w:top w:val="single" w:sz="4" w:space="0" w:color="auto"/>
              <w:left w:val="single" w:sz="4" w:space="0" w:color="auto"/>
              <w:bottom w:val="single" w:sz="4" w:space="0" w:color="auto"/>
              <w:right w:val="single" w:sz="4" w:space="0" w:color="auto"/>
            </w:tcBorders>
            <w:vAlign w:val="center"/>
          </w:tcPr>
          <w:p w14:paraId="197C2AFC" w14:textId="77777777" w:rsidR="0093093E" w:rsidRPr="00B67E3D" w:rsidRDefault="0093093E" w:rsidP="0014132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bl>
    <w:p w14:paraId="6F1A383B" w14:textId="77777777" w:rsidR="0093093E" w:rsidRPr="001462EE" w:rsidRDefault="0093093E" w:rsidP="00E76316">
      <w:pPr>
        <w:tabs>
          <w:tab w:val="left" w:pos="-720"/>
        </w:tabs>
        <w:suppressAutoHyphens/>
        <w:spacing w:after="0" w:line="240" w:lineRule="auto"/>
        <w:ind w:left="446"/>
        <w:rPr>
          <w:rFonts w:asciiTheme="minorHAnsi" w:hAnsiTheme="minorHAnsi" w:cstheme="minorHAnsi"/>
          <w:b/>
          <w:sz w:val="20"/>
          <w:szCs w:val="20"/>
        </w:rPr>
      </w:pPr>
    </w:p>
    <w:tbl>
      <w:tblPr>
        <w:tblW w:w="5002" w:type="pct"/>
        <w:tblBorders>
          <w:top w:val="single" w:sz="6"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Grid>
        <w:gridCol w:w="3469"/>
        <w:gridCol w:w="5120"/>
        <w:gridCol w:w="5807"/>
      </w:tblGrid>
      <w:tr w:rsidR="00335E47" w:rsidRPr="006F1F7B" w14:paraId="607E08C9" w14:textId="77777777" w:rsidTr="00B67E3D">
        <w:trPr>
          <w:trHeight w:val="327"/>
        </w:trPr>
        <w:tc>
          <w:tcPr>
            <w:tcW w:w="14369" w:type="dxa"/>
            <w:gridSpan w:val="3"/>
            <w:tcBorders>
              <w:top w:val="single" w:sz="4" w:space="0" w:color="auto"/>
              <w:bottom w:val="single" w:sz="4" w:space="0" w:color="auto"/>
            </w:tcBorders>
            <w:vAlign w:val="center"/>
          </w:tcPr>
          <w:p w14:paraId="607E08C7" w14:textId="45D27FDD" w:rsidR="00335E47" w:rsidRPr="00F05920" w:rsidRDefault="00276172" w:rsidP="00335E47">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20"/>
                <w:szCs w:val="20"/>
              </w:rPr>
            </w:pPr>
            <w:r w:rsidRPr="001462EE">
              <w:rPr>
                <w:rFonts w:asciiTheme="minorHAnsi" w:hAnsiTheme="minorHAnsi" w:cstheme="minorHAnsi"/>
                <w:b/>
                <w:sz w:val="20"/>
                <w:szCs w:val="20"/>
              </w:rPr>
              <w:t>F</w:t>
            </w:r>
            <w:r w:rsidR="00335E47" w:rsidRPr="00294A45">
              <w:rPr>
                <w:rFonts w:asciiTheme="minorHAnsi" w:hAnsiTheme="minorHAnsi" w:cstheme="minorHAnsi"/>
                <w:b/>
                <w:sz w:val="20"/>
                <w:szCs w:val="20"/>
              </w:rPr>
              <w:t>. Installed Water Heater Manufacturer Information</w:t>
            </w:r>
          </w:p>
          <w:p w14:paraId="607E08C8" w14:textId="1D659787" w:rsidR="009A7B08" w:rsidRPr="00B67E3D" w:rsidRDefault="009A7B08" w:rsidP="00B841B7">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r w:rsidRPr="00B67E3D">
              <w:rPr>
                <w:rFonts w:asciiTheme="minorHAnsi" w:hAnsiTheme="minorHAnsi" w:cstheme="minorHAnsi"/>
                <w:sz w:val="20"/>
                <w:szCs w:val="20"/>
              </w:rPr>
              <w:t xml:space="preserve">&lt;&lt; require one row of data </w:t>
            </w:r>
            <w:r w:rsidR="00B841B7">
              <w:rPr>
                <w:rFonts w:asciiTheme="minorHAnsi" w:hAnsiTheme="minorHAnsi" w:cstheme="minorHAnsi"/>
                <w:sz w:val="20"/>
                <w:szCs w:val="20"/>
              </w:rPr>
              <w:t>for each water heater identified in Section C</w:t>
            </w:r>
            <w:ins w:id="1274" w:author="Markstrum, Alexis@Energy" w:date="2021-10-18T15:57:00Z">
              <w:r w:rsidR="00354FA7" w:rsidRPr="00E12A63">
                <w:rPr>
                  <w:rFonts w:asciiTheme="minorHAnsi" w:hAnsiTheme="minorHAnsi" w:cstheme="minorHAnsi"/>
                  <w:sz w:val="20"/>
                  <w:szCs w:val="20"/>
                </w:rPr>
                <w:t>, elseif no Section C, then display</w:t>
              </w:r>
              <w:r w:rsidR="009E392D" w:rsidRPr="00E12A63">
                <w:rPr>
                  <w:rFonts w:asciiTheme="minorHAnsi" w:hAnsiTheme="minorHAnsi" w:cstheme="minorHAnsi"/>
                  <w:sz w:val="20"/>
                  <w:szCs w:val="20"/>
                </w:rPr>
                <w:t xml:space="preserve"> the "section does not apply" message</w:t>
              </w:r>
            </w:ins>
            <w:r w:rsidR="00B841B7" w:rsidRPr="00E12A63">
              <w:rPr>
                <w:rFonts w:asciiTheme="minorHAnsi" w:hAnsiTheme="minorHAnsi" w:cstheme="minorHAnsi"/>
                <w:sz w:val="20"/>
                <w:szCs w:val="20"/>
              </w:rPr>
              <w:t>.</w:t>
            </w:r>
            <w:r w:rsidRPr="00B67E3D">
              <w:rPr>
                <w:rFonts w:asciiTheme="minorHAnsi" w:hAnsiTheme="minorHAnsi" w:cstheme="minorHAnsi"/>
                <w:sz w:val="20"/>
                <w:szCs w:val="20"/>
              </w:rPr>
              <w:t>&gt;&gt;</w:t>
            </w:r>
          </w:p>
        </w:tc>
      </w:tr>
      <w:tr w:rsidR="00335E47" w:rsidRPr="006F1F7B" w14:paraId="607E08CD" w14:textId="77777777" w:rsidTr="00B67E3D">
        <w:trPr>
          <w:trHeight w:val="426"/>
        </w:trPr>
        <w:tc>
          <w:tcPr>
            <w:tcW w:w="3463" w:type="dxa"/>
            <w:tcBorders>
              <w:top w:val="single" w:sz="4" w:space="0" w:color="auto"/>
              <w:bottom w:val="single" w:sz="4" w:space="0" w:color="auto"/>
              <w:right w:val="single" w:sz="4" w:space="0" w:color="auto"/>
            </w:tcBorders>
            <w:vAlign w:val="bottom"/>
          </w:tcPr>
          <w:p w14:paraId="607E08CA" w14:textId="77777777" w:rsidR="00335E47" w:rsidRPr="00B67E3D" w:rsidRDefault="00335E47" w:rsidP="00335E47">
            <w:pPr>
              <w:keepNext/>
              <w:tabs>
                <w:tab w:val="left" w:pos="2160"/>
                <w:tab w:val="left" w:pos="2700"/>
                <w:tab w:val="left" w:pos="3420"/>
                <w:tab w:val="left" w:pos="3780"/>
                <w:tab w:val="left" w:pos="5760"/>
                <w:tab w:val="left" w:pos="7212"/>
              </w:tabs>
              <w:spacing w:after="0" w:line="240" w:lineRule="exact"/>
              <w:jc w:val="center"/>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t>01</w:t>
            </w:r>
          </w:p>
        </w:tc>
        <w:tc>
          <w:tcPr>
            <w:tcW w:w="5110" w:type="dxa"/>
            <w:tcBorders>
              <w:top w:val="single" w:sz="4" w:space="0" w:color="auto"/>
              <w:left w:val="single" w:sz="4" w:space="0" w:color="auto"/>
              <w:bottom w:val="single" w:sz="4" w:space="0" w:color="auto"/>
              <w:right w:val="single" w:sz="4" w:space="0" w:color="auto"/>
            </w:tcBorders>
            <w:vAlign w:val="bottom"/>
          </w:tcPr>
          <w:p w14:paraId="607E08CB" w14:textId="77777777" w:rsidR="00335E47" w:rsidRPr="00B67E3D" w:rsidRDefault="00335E47" w:rsidP="00335E47">
            <w:pPr>
              <w:keepNext/>
              <w:tabs>
                <w:tab w:val="left" w:pos="2160"/>
                <w:tab w:val="left" w:pos="2700"/>
                <w:tab w:val="left" w:pos="3420"/>
                <w:tab w:val="left" w:pos="3780"/>
                <w:tab w:val="left" w:pos="5760"/>
                <w:tab w:val="left" w:pos="7212"/>
              </w:tabs>
              <w:spacing w:after="0" w:line="240" w:lineRule="exact"/>
              <w:jc w:val="center"/>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t>02</w:t>
            </w:r>
          </w:p>
        </w:tc>
        <w:tc>
          <w:tcPr>
            <w:tcW w:w="5796" w:type="dxa"/>
            <w:tcBorders>
              <w:top w:val="single" w:sz="4" w:space="0" w:color="auto"/>
              <w:left w:val="single" w:sz="4" w:space="0" w:color="auto"/>
              <w:bottom w:val="single" w:sz="4" w:space="0" w:color="auto"/>
            </w:tcBorders>
            <w:vAlign w:val="bottom"/>
          </w:tcPr>
          <w:p w14:paraId="607E08CC" w14:textId="77777777" w:rsidR="00335E47" w:rsidRPr="00B67E3D" w:rsidRDefault="00335E47" w:rsidP="00335E4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t>03</w:t>
            </w:r>
          </w:p>
        </w:tc>
      </w:tr>
      <w:tr w:rsidR="00335E47" w:rsidRPr="006F1F7B" w14:paraId="607E08D1" w14:textId="77777777" w:rsidTr="00B67E3D">
        <w:trPr>
          <w:trHeight w:val="282"/>
        </w:trPr>
        <w:tc>
          <w:tcPr>
            <w:tcW w:w="3463" w:type="dxa"/>
            <w:tcBorders>
              <w:top w:val="single" w:sz="4" w:space="0" w:color="auto"/>
              <w:bottom w:val="single" w:sz="4" w:space="0" w:color="auto"/>
              <w:right w:val="single" w:sz="4" w:space="0" w:color="auto"/>
            </w:tcBorders>
            <w:vAlign w:val="bottom"/>
          </w:tcPr>
          <w:p w14:paraId="607E08CE" w14:textId="77777777" w:rsidR="00335E47" w:rsidRPr="00B67E3D" w:rsidRDefault="00335E47" w:rsidP="00335E47">
            <w:pPr>
              <w:keepNext/>
              <w:tabs>
                <w:tab w:val="left" w:pos="2160"/>
                <w:tab w:val="left" w:pos="2700"/>
                <w:tab w:val="left" w:pos="3420"/>
                <w:tab w:val="left" w:pos="3780"/>
                <w:tab w:val="left" w:pos="5760"/>
                <w:tab w:val="left" w:pos="7212"/>
              </w:tabs>
              <w:spacing w:after="0" w:line="240" w:lineRule="exact"/>
              <w:jc w:val="center"/>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t>Water Heating System ID or Name</w:t>
            </w:r>
          </w:p>
        </w:tc>
        <w:tc>
          <w:tcPr>
            <w:tcW w:w="5110" w:type="dxa"/>
            <w:tcBorders>
              <w:top w:val="single" w:sz="4" w:space="0" w:color="auto"/>
              <w:left w:val="single" w:sz="4" w:space="0" w:color="auto"/>
              <w:bottom w:val="single" w:sz="4" w:space="0" w:color="auto"/>
              <w:right w:val="single" w:sz="4" w:space="0" w:color="auto"/>
            </w:tcBorders>
            <w:vAlign w:val="bottom"/>
          </w:tcPr>
          <w:p w14:paraId="607E08CF" w14:textId="77777777" w:rsidR="00335E47" w:rsidRPr="00B67E3D" w:rsidRDefault="00335E47" w:rsidP="00335E47">
            <w:pPr>
              <w:keepNext/>
              <w:tabs>
                <w:tab w:val="left" w:pos="2160"/>
                <w:tab w:val="left" w:pos="2700"/>
                <w:tab w:val="left" w:pos="3420"/>
                <w:tab w:val="left" w:pos="3780"/>
                <w:tab w:val="left" w:pos="5760"/>
                <w:tab w:val="left" w:pos="7212"/>
              </w:tabs>
              <w:spacing w:after="0" w:line="240" w:lineRule="exact"/>
              <w:jc w:val="center"/>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t>Manufacturer</w:t>
            </w:r>
          </w:p>
        </w:tc>
        <w:tc>
          <w:tcPr>
            <w:tcW w:w="5796" w:type="dxa"/>
            <w:tcBorders>
              <w:top w:val="single" w:sz="4" w:space="0" w:color="auto"/>
              <w:left w:val="single" w:sz="4" w:space="0" w:color="auto"/>
              <w:bottom w:val="single" w:sz="4" w:space="0" w:color="auto"/>
            </w:tcBorders>
            <w:vAlign w:val="bottom"/>
          </w:tcPr>
          <w:p w14:paraId="607E08D0" w14:textId="77777777" w:rsidR="00335E47" w:rsidRPr="00B67E3D" w:rsidRDefault="00335E47" w:rsidP="00335E47">
            <w:pPr>
              <w:keepNext/>
              <w:tabs>
                <w:tab w:val="left" w:pos="2160"/>
                <w:tab w:val="left" w:pos="2700"/>
                <w:tab w:val="left" w:pos="3420"/>
                <w:tab w:val="left" w:pos="3780"/>
                <w:tab w:val="left" w:pos="5760"/>
                <w:tab w:val="left" w:pos="7212"/>
              </w:tabs>
              <w:spacing w:after="0" w:line="240" w:lineRule="exact"/>
              <w:jc w:val="center"/>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t>Model Number</w:t>
            </w:r>
          </w:p>
        </w:tc>
      </w:tr>
      <w:tr w:rsidR="00335E47" w:rsidRPr="006F1F7B" w14:paraId="607E08D5" w14:textId="77777777" w:rsidTr="00B67E3D">
        <w:trPr>
          <w:trHeight w:val="246"/>
        </w:trPr>
        <w:tc>
          <w:tcPr>
            <w:tcW w:w="3463" w:type="dxa"/>
            <w:tcBorders>
              <w:top w:val="single" w:sz="4" w:space="0" w:color="auto"/>
              <w:bottom w:val="single" w:sz="4" w:space="0" w:color="auto"/>
              <w:right w:val="single" w:sz="4" w:space="0" w:color="auto"/>
            </w:tcBorders>
            <w:vAlign w:val="bottom"/>
          </w:tcPr>
          <w:p w14:paraId="607E08D2" w14:textId="79A5DD88" w:rsidR="00335E47" w:rsidRPr="00B67E3D" w:rsidRDefault="009A7B08" w:rsidP="00CE720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t>&lt;&lt;</w:t>
            </w:r>
            <w:r w:rsidR="00CE720F">
              <w:rPr>
                <w:rFonts w:asciiTheme="minorHAnsi" w:eastAsia="Times New Roman" w:hAnsiTheme="minorHAnsi" w:cstheme="minorHAnsi"/>
                <w:sz w:val="20"/>
                <w:szCs w:val="20"/>
              </w:rPr>
              <w:t xml:space="preserve">reference values from </w:t>
            </w:r>
            <w:ins w:id="1275" w:author="Markstrum, Alexis@Energy" w:date="2021-10-18T16:41:00Z">
              <w:r w:rsidR="001C08E0">
                <w:rPr>
                  <w:rFonts w:asciiTheme="minorHAnsi" w:eastAsia="Times New Roman" w:hAnsiTheme="minorHAnsi" w:cstheme="minorHAnsi"/>
                  <w:sz w:val="20"/>
                  <w:szCs w:val="20"/>
                </w:rPr>
                <w:t>C</w:t>
              </w:r>
            </w:ins>
            <w:del w:id="1276" w:author="Markstrum, Alexis@Energy" w:date="2021-10-18T15:55:00Z">
              <w:r w:rsidR="00CE720F" w:rsidDel="00D564E0">
                <w:rPr>
                  <w:rFonts w:asciiTheme="minorHAnsi" w:eastAsia="Times New Roman" w:hAnsiTheme="minorHAnsi" w:cstheme="minorHAnsi"/>
                  <w:sz w:val="20"/>
                  <w:szCs w:val="20"/>
                </w:rPr>
                <w:delText>D</w:delText>
              </w:r>
            </w:del>
            <w:r w:rsidR="00CE720F">
              <w:rPr>
                <w:rFonts w:asciiTheme="minorHAnsi" w:eastAsia="Times New Roman" w:hAnsiTheme="minorHAnsi" w:cstheme="minorHAnsi"/>
                <w:sz w:val="20"/>
                <w:szCs w:val="20"/>
              </w:rPr>
              <w:t>01</w:t>
            </w:r>
            <w:r w:rsidRPr="00B67E3D">
              <w:rPr>
                <w:rFonts w:asciiTheme="minorHAnsi" w:eastAsia="Times New Roman" w:hAnsiTheme="minorHAnsi" w:cstheme="minorHAnsi"/>
                <w:sz w:val="20"/>
                <w:szCs w:val="20"/>
              </w:rPr>
              <w:t>&gt;&gt;</w:t>
            </w:r>
          </w:p>
        </w:tc>
        <w:tc>
          <w:tcPr>
            <w:tcW w:w="5110" w:type="dxa"/>
            <w:tcBorders>
              <w:top w:val="single" w:sz="4" w:space="0" w:color="auto"/>
              <w:left w:val="single" w:sz="4" w:space="0" w:color="auto"/>
              <w:bottom w:val="single" w:sz="4" w:space="0" w:color="auto"/>
              <w:right w:val="single" w:sz="4" w:space="0" w:color="auto"/>
            </w:tcBorders>
            <w:vAlign w:val="bottom"/>
          </w:tcPr>
          <w:p w14:paraId="607E08D3" w14:textId="77777777" w:rsidR="00335E47" w:rsidRPr="00B67E3D" w:rsidRDefault="009A7B08" w:rsidP="00335E4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t>&lt;&lt;User input&gt;&gt;</w:t>
            </w:r>
          </w:p>
        </w:tc>
        <w:tc>
          <w:tcPr>
            <w:tcW w:w="5796" w:type="dxa"/>
            <w:tcBorders>
              <w:top w:val="single" w:sz="4" w:space="0" w:color="auto"/>
              <w:left w:val="single" w:sz="4" w:space="0" w:color="auto"/>
              <w:bottom w:val="single" w:sz="4" w:space="0" w:color="auto"/>
            </w:tcBorders>
            <w:shd w:val="clear" w:color="auto" w:fill="FFFFFF" w:themeFill="background1"/>
            <w:vAlign w:val="bottom"/>
          </w:tcPr>
          <w:p w14:paraId="607E08D4" w14:textId="77777777" w:rsidR="00335E47" w:rsidRPr="00B67E3D" w:rsidRDefault="009A7B08" w:rsidP="009E1DA8">
            <w:pPr>
              <w:keepNext/>
              <w:tabs>
                <w:tab w:val="left" w:pos="2160"/>
                <w:tab w:val="left" w:pos="2700"/>
                <w:tab w:val="left" w:pos="3420"/>
                <w:tab w:val="left" w:pos="3780"/>
                <w:tab w:val="left" w:pos="5760"/>
                <w:tab w:val="left" w:pos="7212"/>
              </w:tabs>
              <w:spacing w:after="0" w:line="240" w:lineRule="exact"/>
              <w:jc w:val="center"/>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t>&lt;&lt;User input&gt;&gt;</w:t>
            </w:r>
          </w:p>
        </w:tc>
      </w:tr>
      <w:tr w:rsidR="00335E47" w:rsidRPr="006F1F7B" w14:paraId="607E08D9" w14:textId="77777777" w:rsidTr="00B67E3D">
        <w:trPr>
          <w:trHeight w:val="255"/>
        </w:trPr>
        <w:tc>
          <w:tcPr>
            <w:tcW w:w="3463" w:type="dxa"/>
            <w:tcBorders>
              <w:top w:val="single" w:sz="4" w:space="0" w:color="auto"/>
              <w:bottom w:val="single" w:sz="4" w:space="0" w:color="auto"/>
              <w:right w:val="single" w:sz="4" w:space="0" w:color="auto"/>
            </w:tcBorders>
            <w:vAlign w:val="bottom"/>
          </w:tcPr>
          <w:p w14:paraId="607E08D6" w14:textId="77777777" w:rsidR="00335E47" w:rsidRPr="00B67E3D" w:rsidRDefault="00335E47" w:rsidP="00335E4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110" w:type="dxa"/>
            <w:tcBorders>
              <w:top w:val="single" w:sz="4" w:space="0" w:color="auto"/>
              <w:left w:val="single" w:sz="4" w:space="0" w:color="auto"/>
              <w:bottom w:val="single" w:sz="4" w:space="0" w:color="auto"/>
              <w:right w:val="single" w:sz="4" w:space="0" w:color="auto"/>
            </w:tcBorders>
            <w:vAlign w:val="bottom"/>
          </w:tcPr>
          <w:p w14:paraId="607E08D7" w14:textId="77777777" w:rsidR="00335E47" w:rsidRPr="00B67E3D" w:rsidRDefault="00335E47" w:rsidP="00335E4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796" w:type="dxa"/>
            <w:tcBorders>
              <w:top w:val="single" w:sz="4" w:space="0" w:color="auto"/>
              <w:left w:val="single" w:sz="4" w:space="0" w:color="auto"/>
              <w:bottom w:val="single" w:sz="4" w:space="0" w:color="auto"/>
            </w:tcBorders>
          </w:tcPr>
          <w:p w14:paraId="607E08D8" w14:textId="77777777" w:rsidR="00335E47" w:rsidRPr="00B67E3D" w:rsidRDefault="00335E47" w:rsidP="00335E4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bl>
    <w:p w14:paraId="4A79DA28" w14:textId="789F183C" w:rsidR="009F122B" w:rsidRPr="003E7D46" w:rsidRDefault="009F122B" w:rsidP="00E76316">
      <w:pPr>
        <w:tabs>
          <w:tab w:val="left" w:pos="-720"/>
        </w:tabs>
        <w:suppressAutoHyphens/>
        <w:spacing w:after="0" w:line="240" w:lineRule="auto"/>
        <w:ind w:left="446"/>
        <w:rPr>
          <w:rFonts w:asciiTheme="minorHAnsi" w:hAnsiTheme="minorHAnsi" w:cstheme="minorHAnsi"/>
          <w:b/>
          <w:sz w:val="20"/>
          <w:szCs w:val="20"/>
        </w:rPr>
      </w:pPr>
    </w:p>
    <w:tbl>
      <w:tblPr>
        <w:tblpPr w:leftFromText="180" w:rightFromText="180" w:vertAnchor="text" w:tblpY="1"/>
        <w:tblOverlap w:val="neve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13"/>
        <w:gridCol w:w="13677"/>
      </w:tblGrid>
      <w:tr w:rsidR="009F122B" w:rsidRPr="006F1F7B" w14:paraId="6A220B26" w14:textId="77777777" w:rsidTr="00F947E9">
        <w:trPr>
          <w:trHeight w:val="144"/>
        </w:trPr>
        <w:tc>
          <w:tcPr>
            <w:tcW w:w="14390" w:type="dxa"/>
            <w:gridSpan w:val="2"/>
          </w:tcPr>
          <w:p w14:paraId="50A7BD83" w14:textId="77777777" w:rsidR="009F122B" w:rsidRDefault="00276172" w:rsidP="00F947E9">
            <w:pPr>
              <w:keepNext/>
              <w:spacing w:after="0" w:line="240" w:lineRule="auto"/>
              <w:jc w:val="both"/>
              <w:rPr>
                <w:ins w:id="1277" w:author="Alhabibi, Haider@Energy" w:date="2022-03-11T09:55:00Z"/>
                <w:rFonts w:asciiTheme="minorHAnsi" w:hAnsiTheme="minorHAnsi" w:cstheme="minorHAnsi"/>
                <w:b/>
                <w:sz w:val="20"/>
                <w:szCs w:val="20"/>
              </w:rPr>
            </w:pPr>
            <w:r w:rsidRPr="003E7D46">
              <w:rPr>
                <w:rFonts w:asciiTheme="minorHAnsi" w:hAnsiTheme="minorHAnsi" w:cstheme="minorHAnsi"/>
                <w:b/>
                <w:sz w:val="20"/>
                <w:szCs w:val="20"/>
              </w:rPr>
              <w:t>G</w:t>
            </w:r>
            <w:r w:rsidR="009F122B" w:rsidRPr="003E7D46">
              <w:rPr>
                <w:rFonts w:asciiTheme="minorHAnsi" w:hAnsiTheme="minorHAnsi" w:cstheme="minorHAnsi"/>
                <w:b/>
                <w:sz w:val="20"/>
                <w:szCs w:val="20"/>
              </w:rPr>
              <w:t>. Mandatory Requirements for All Central Domestic Hot Water Systems</w:t>
            </w:r>
          </w:p>
          <w:p w14:paraId="1F4661C8" w14:textId="4005CAD3" w:rsidR="00F14564" w:rsidRPr="003E7D46" w:rsidRDefault="00F14564" w:rsidP="00F947E9">
            <w:pPr>
              <w:keepNext/>
              <w:spacing w:after="0" w:line="240" w:lineRule="auto"/>
              <w:jc w:val="both"/>
              <w:rPr>
                <w:rFonts w:asciiTheme="minorHAnsi" w:hAnsiTheme="minorHAnsi" w:cstheme="minorHAnsi"/>
                <w:sz w:val="20"/>
                <w:szCs w:val="20"/>
              </w:rPr>
            </w:pPr>
            <w:ins w:id="1278" w:author="Alhabibi, Haider@Energy" w:date="2022-03-11T09:55:00Z">
              <w:r>
                <w:rPr>
                  <w:sz w:val="18"/>
                  <w:szCs w:val="18"/>
                </w:rPr>
                <w:t>&lt;&lt;Static Text - see the top&gt;&gt;</w:t>
              </w:r>
            </w:ins>
          </w:p>
        </w:tc>
      </w:tr>
      <w:tr w:rsidR="009F122B" w:rsidRPr="006F1F7B" w:rsidDel="00F14564" w14:paraId="7F559551" w14:textId="22D4BF60" w:rsidTr="00F947E9">
        <w:trPr>
          <w:trHeight w:val="144"/>
          <w:del w:id="1279" w:author="Alhabibi, Haider@Energy" w:date="2022-03-11T09:55:00Z"/>
        </w:trPr>
        <w:tc>
          <w:tcPr>
            <w:tcW w:w="713" w:type="dxa"/>
            <w:vAlign w:val="center"/>
          </w:tcPr>
          <w:p w14:paraId="3712944F" w14:textId="1F325907" w:rsidR="009F122B" w:rsidRPr="005C5AB0" w:rsidDel="00F14564" w:rsidRDefault="009F122B" w:rsidP="00F947E9">
            <w:pPr>
              <w:keepNext/>
              <w:spacing w:after="0" w:line="240" w:lineRule="auto"/>
              <w:jc w:val="center"/>
              <w:rPr>
                <w:del w:id="1280" w:author="Alhabibi, Haider@Energy" w:date="2022-03-11T09:55:00Z"/>
                <w:rFonts w:asciiTheme="minorHAnsi" w:hAnsiTheme="minorHAnsi" w:cstheme="minorHAnsi"/>
                <w:sz w:val="20"/>
                <w:szCs w:val="20"/>
              </w:rPr>
            </w:pPr>
            <w:del w:id="1281" w:author="Alhabibi, Haider@Energy" w:date="2022-03-11T09:55:00Z">
              <w:r w:rsidRPr="001462EE" w:rsidDel="00F14564">
                <w:rPr>
                  <w:rFonts w:asciiTheme="minorHAnsi" w:hAnsiTheme="minorHAnsi" w:cstheme="minorHAnsi"/>
                  <w:sz w:val="20"/>
                  <w:szCs w:val="20"/>
                </w:rPr>
                <w:lastRenderedPageBreak/>
                <w:delText>01</w:delText>
              </w:r>
            </w:del>
          </w:p>
        </w:tc>
        <w:tc>
          <w:tcPr>
            <w:tcW w:w="13677" w:type="dxa"/>
          </w:tcPr>
          <w:p w14:paraId="5ED07CEE" w14:textId="6E0A791A" w:rsidR="009F122B" w:rsidRPr="00DF4A6F" w:rsidDel="00F14564" w:rsidRDefault="009F122B" w:rsidP="00F947E9">
            <w:pPr>
              <w:keepNext/>
              <w:autoSpaceDE w:val="0"/>
              <w:autoSpaceDN w:val="0"/>
              <w:adjustRightInd w:val="0"/>
              <w:spacing w:after="0" w:line="240" w:lineRule="auto"/>
              <w:rPr>
                <w:del w:id="1282" w:author="Alhabibi, Haider@Energy" w:date="2022-03-11T09:55:00Z"/>
                <w:rFonts w:asciiTheme="minorHAnsi" w:hAnsiTheme="minorHAnsi" w:cstheme="minorHAnsi"/>
                <w:sz w:val="20"/>
                <w:szCs w:val="20"/>
              </w:rPr>
            </w:pPr>
            <w:del w:id="1283" w:author="Alhabibi, Haider@Energy" w:date="2022-03-11T09:55:00Z">
              <w:r w:rsidRPr="00294A45" w:rsidDel="00F14564">
                <w:rPr>
                  <w:rFonts w:asciiTheme="minorHAnsi" w:hAnsiTheme="minorHAnsi" w:cstheme="minorHAnsi"/>
                  <w:bCs/>
                  <w:sz w:val="20"/>
                  <w:szCs w:val="20"/>
                </w:rPr>
                <w:delText xml:space="preserve">On systems that have a total capacity greater than 167,000 Btu/hr, outlets that require higher than service water temperatures as listed in the ASHRAE Handbook </w:delText>
              </w:r>
              <w:r w:rsidRPr="00294A45" w:rsidDel="00F14564">
                <w:rPr>
                  <w:rFonts w:asciiTheme="minorHAnsi" w:hAnsiTheme="minorHAnsi" w:cstheme="minorHAnsi"/>
                  <w:sz w:val="20"/>
                  <w:szCs w:val="20"/>
                </w:rPr>
                <w:delText xml:space="preserve">have separate remote heaters, heat exchangers, or boosters to supply the outlet with the higher </w:delText>
              </w:r>
              <w:r w:rsidRPr="00F05920" w:rsidDel="00F14564">
                <w:rPr>
                  <w:rFonts w:asciiTheme="minorHAnsi" w:hAnsiTheme="minorHAnsi" w:cstheme="minorHAnsi"/>
                  <w:sz w:val="20"/>
                  <w:szCs w:val="20"/>
                </w:rPr>
                <w:delText>temperature</w:delText>
              </w:r>
              <w:r w:rsidRPr="00287A60" w:rsidDel="00F14564">
                <w:rPr>
                  <w:rFonts w:asciiTheme="minorHAnsi" w:hAnsiTheme="minorHAnsi" w:cstheme="minorHAnsi"/>
                  <w:bCs/>
                  <w:sz w:val="20"/>
                  <w:szCs w:val="20"/>
                </w:rPr>
                <w:delText>.  (Section 110.3 (c)1)</w:delText>
              </w:r>
            </w:del>
          </w:p>
        </w:tc>
      </w:tr>
      <w:tr w:rsidR="009F122B" w:rsidRPr="006F1F7B" w:rsidDel="00F14564" w14:paraId="14081290" w14:textId="2B664D25" w:rsidTr="00F947E9">
        <w:trPr>
          <w:trHeight w:val="144"/>
          <w:del w:id="1284" w:author="Alhabibi, Haider@Energy" w:date="2022-03-11T09:55:00Z"/>
        </w:trPr>
        <w:tc>
          <w:tcPr>
            <w:tcW w:w="713" w:type="dxa"/>
            <w:vAlign w:val="center"/>
          </w:tcPr>
          <w:p w14:paraId="114E42FC" w14:textId="681F16E0" w:rsidR="009F122B" w:rsidRPr="005C5AB0" w:rsidDel="00F14564" w:rsidRDefault="009F122B" w:rsidP="00F947E9">
            <w:pPr>
              <w:keepNext/>
              <w:spacing w:after="0" w:line="240" w:lineRule="auto"/>
              <w:jc w:val="center"/>
              <w:rPr>
                <w:del w:id="1285" w:author="Alhabibi, Haider@Energy" w:date="2022-03-11T09:55:00Z"/>
                <w:rFonts w:asciiTheme="minorHAnsi" w:hAnsiTheme="minorHAnsi" w:cstheme="minorHAnsi"/>
                <w:sz w:val="20"/>
                <w:szCs w:val="20"/>
              </w:rPr>
            </w:pPr>
            <w:del w:id="1286" w:author="Alhabibi, Haider@Energy" w:date="2022-03-11T09:55:00Z">
              <w:r w:rsidRPr="001462EE" w:rsidDel="00F14564">
                <w:rPr>
                  <w:rFonts w:asciiTheme="minorHAnsi" w:hAnsiTheme="minorHAnsi" w:cstheme="minorHAnsi"/>
                  <w:sz w:val="20"/>
                  <w:szCs w:val="20"/>
                </w:rPr>
                <w:delText>02</w:delText>
              </w:r>
            </w:del>
          </w:p>
        </w:tc>
        <w:tc>
          <w:tcPr>
            <w:tcW w:w="13677" w:type="dxa"/>
          </w:tcPr>
          <w:p w14:paraId="026C6916" w14:textId="4509FE1C" w:rsidR="009F122B" w:rsidRPr="00294A45" w:rsidDel="00F14564" w:rsidRDefault="009F122B" w:rsidP="00F947E9">
            <w:pPr>
              <w:keepNext/>
              <w:autoSpaceDE w:val="0"/>
              <w:autoSpaceDN w:val="0"/>
              <w:adjustRightInd w:val="0"/>
              <w:spacing w:after="0" w:line="240" w:lineRule="auto"/>
              <w:rPr>
                <w:del w:id="1287" w:author="Alhabibi, Haider@Energy" w:date="2022-03-11T09:55:00Z"/>
                <w:rFonts w:asciiTheme="minorHAnsi" w:hAnsiTheme="minorHAnsi" w:cstheme="minorHAnsi"/>
                <w:sz w:val="20"/>
                <w:szCs w:val="20"/>
              </w:rPr>
            </w:pPr>
            <w:del w:id="1288" w:author="Alhabibi, Haider@Energy" w:date="2022-03-11T09:55:00Z">
              <w:r w:rsidRPr="00294A45" w:rsidDel="00F14564">
                <w:rPr>
                  <w:rFonts w:asciiTheme="minorHAnsi" w:hAnsiTheme="minorHAnsi" w:cstheme="minorHAnsi"/>
                  <w:sz w:val="20"/>
                  <w:szCs w:val="20"/>
                </w:rPr>
                <w:delText>Systems with circulating pumps or with electrical heat trace systems shall be capable of automatically turning off the system.  (Section 110.3(c)2).</w:delText>
              </w:r>
            </w:del>
          </w:p>
        </w:tc>
      </w:tr>
      <w:tr w:rsidR="009F122B" w:rsidRPr="006F1F7B" w:rsidDel="00F14564" w14:paraId="5B1AF954" w14:textId="2CC8639F" w:rsidTr="00F947E9">
        <w:trPr>
          <w:trHeight w:val="144"/>
          <w:del w:id="1289" w:author="Alhabibi, Haider@Energy" w:date="2022-03-11T09:55:00Z"/>
        </w:trPr>
        <w:tc>
          <w:tcPr>
            <w:tcW w:w="713" w:type="dxa"/>
            <w:vAlign w:val="center"/>
          </w:tcPr>
          <w:p w14:paraId="14BCE02E" w14:textId="3685BDA2" w:rsidR="009F122B" w:rsidRPr="005C5AB0" w:rsidDel="00F14564" w:rsidRDefault="009F122B" w:rsidP="00F947E9">
            <w:pPr>
              <w:keepNext/>
              <w:spacing w:after="0" w:line="240" w:lineRule="auto"/>
              <w:jc w:val="center"/>
              <w:rPr>
                <w:del w:id="1290" w:author="Alhabibi, Haider@Energy" w:date="2022-03-11T09:55:00Z"/>
                <w:rFonts w:asciiTheme="minorHAnsi" w:hAnsiTheme="minorHAnsi" w:cstheme="minorHAnsi"/>
                <w:sz w:val="20"/>
                <w:szCs w:val="20"/>
              </w:rPr>
            </w:pPr>
            <w:del w:id="1291" w:author="Alhabibi, Haider@Energy" w:date="2022-03-11T09:55:00Z">
              <w:r w:rsidRPr="001462EE" w:rsidDel="00F14564">
                <w:rPr>
                  <w:rFonts w:asciiTheme="minorHAnsi" w:hAnsiTheme="minorHAnsi" w:cstheme="minorHAnsi"/>
                  <w:sz w:val="20"/>
                  <w:szCs w:val="20"/>
                </w:rPr>
                <w:delText>03</w:delText>
              </w:r>
            </w:del>
          </w:p>
        </w:tc>
        <w:tc>
          <w:tcPr>
            <w:tcW w:w="13677" w:type="dxa"/>
          </w:tcPr>
          <w:p w14:paraId="02498FB6" w14:textId="6FBFD12B" w:rsidR="009F122B" w:rsidRPr="001074AE" w:rsidDel="00F14564" w:rsidRDefault="001074AE" w:rsidP="001074AE">
            <w:pPr>
              <w:keepNext/>
              <w:spacing w:after="0" w:line="240" w:lineRule="auto"/>
              <w:rPr>
                <w:del w:id="1292" w:author="Alhabibi, Haider@Energy" w:date="2022-03-11T09:55:00Z"/>
                <w:rFonts w:asciiTheme="minorHAnsi" w:hAnsiTheme="minorHAnsi" w:cstheme="minorHAnsi"/>
                <w:sz w:val="20"/>
                <w:szCs w:val="20"/>
              </w:rPr>
            </w:pPr>
            <w:del w:id="1293" w:author="Alhabibi, Haider@Energy" w:date="2022-03-11T09:55:00Z">
              <w:r w:rsidRPr="001074AE" w:rsidDel="00F14564">
                <w:rPr>
                  <w:rFonts w:asciiTheme="minorHAnsi" w:eastAsiaTheme="minorEastAsia" w:hAnsiTheme="minorHAnsi" w:cstheme="minorHAnsi"/>
                  <w:sz w:val="20"/>
                  <w:szCs w:val="20"/>
                </w:rPr>
                <w:delText xml:space="preserve">Unfired storage tanks are insulated with an external R-12 </w:delText>
              </w:r>
            </w:del>
            <w:ins w:id="1294" w:author="Tam, Danny@Energy" w:date="2021-11-03T13:52:00Z">
              <w:del w:id="1295" w:author="Alhabibi, Haider@Energy" w:date="2022-03-11T09:55:00Z">
                <w:r w:rsidR="00D2316F" w:rsidDel="00F14564">
                  <w:rPr>
                    <w:rFonts w:asciiTheme="minorHAnsi" w:eastAsiaTheme="minorEastAsia" w:hAnsiTheme="minorHAnsi" w:cstheme="minorHAnsi"/>
                    <w:sz w:val="20"/>
                    <w:szCs w:val="20"/>
                  </w:rPr>
                  <w:delText>3.5</w:delText>
                </w:r>
                <w:r w:rsidR="00D2316F" w:rsidRPr="001074AE" w:rsidDel="00F14564">
                  <w:rPr>
                    <w:rFonts w:asciiTheme="minorHAnsi" w:eastAsiaTheme="minorEastAsia" w:hAnsiTheme="minorHAnsi" w:cstheme="minorHAnsi"/>
                    <w:sz w:val="20"/>
                    <w:szCs w:val="20"/>
                  </w:rPr>
                  <w:delText xml:space="preserve"> </w:delText>
                </w:r>
              </w:del>
            </w:ins>
            <w:del w:id="1296" w:author="Alhabibi, Haider@Energy" w:date="2022-03-11T09:55:00Z">
              <w:r w:rsidRPr="001074AE" w:rsidDel="00F14564">
                <w:rPr>
                  <w:rFonts w:asciiTheme="minorHAnsi" w:eastAsiaTheme="minorEastAsia" w:hAnsiTheme="minorHAnsi" w:cstheme="minorHAnsi"/>
                  <w:sz w:val="20"/>
                  <w:szCs w:val="20"/>
                </w:rPr>
                <w:delText>or combination of R-16 internal and external Insulation. (Section 110.3(c)4).</w:delText>
              </w:r>
            </w:del>
          </w:p>
        </w:tc>
      </w:tr>
      <w:tr w:rsidR="009F122B" w:rsidRPr="006F1F7B" w:rsidDel="00F14564" w14:paraId="6E7E4F4B" w14:textId="3CC7D45B" w:rsidTr="00F947E9">
        <w:trPr>
          <w:trHeight w:val="144"/>
          <w:del w:id="1297" w:author="Alhabibi, Haider@Energy" w:date="2022-03-11T09:55:00Z"/>
        </w:trPr>
        <w:tc>
          <w:tcPr>
            <w:tcW w:w="713" w:type="dxa"/>
            <w:vAlign w:val="center"/>
          </w:tcPr>
          <w:p w14:paraId="34DBFEE9" w14:textId="5D33206A" w:rsidR="009F122B" w:rsidRPr="005C5AB0" w:rsidDel="00F14564" w:rsidRDefault="009F122B" w:rsidP="00F947E9">
            <w:pPr>
              <w:keepNext/>
              <w:spacing w:after="0" w:line="240" w:lineRule="auto"/>
              <w:jc w:val="center"/>
              <w:rPr>
                <w:del w:id="1298" w:author="Alhabibi, Haider@Energy" w:date="2022-03-11T09:55:00Z"/>
                <w:rFonts w:asciiTheme="minorHAnsi" w:hAnsiTheme="minorHAnsi" w:cstheme="minorHAnsi"/>
                <w:sz w:val="20"/>
                <w:szCs w:val="20"/>
              </w:rPr>
            </w:pPr>
            <w:del w:id="1299" w:author="Alhabibi, Haider@Energy" w:date="2022-03-11T09:55:00Z">
              <w:r w:rsidRPr="001462EE" w:rsidDel="00F14564">
                <w:rPr>
                  <w:rFonts w:asciiTheme="minorHAnsi" w:hAnsiTheme="minorHAnsi" w:cstheme="minorHAnsi"/>
                  <w:sz w:val="20"/>
                  <w:szCs w:val="20"/>
                </w:rPr>
                <w:delText>04</w:delText>
              </w:r>
            </w:del>
          </w:p>
        </w:tc>
        <w:tc>
          <w:tcPr>
            <w:tcW w:w="13677" w:type="dxa"/>
          </w:tcPr>
          <w:p w14:paraId="76CEF0A1" w14:textId="4DA507A4" w:rsidR="009F122B" w:rsidRPr="00294A45" w:rsidDel="00F14564" w:rsidRDefault="009F122B" w:rsidP="00F947E9">
            <w:pPr>
              <w:keepNext/>
              <w:autoSpaceDE w:val="0"/>
              <w:autoSpaceDN w:val="0"/>
              <w:adjustRightInd w:val="0"/>
              <w:spacing w:after="0" w:line="240" w:lineRule="auto"/>
              <w:rPr>
                <w:del w:id="1300" w:author="Alhabibi, Haider@Energy" w:date="2022-03-11T09:55:00Z"/>
                <w:rFonts w:asciiTheme="minorHAnsi" w:hAnsiTheme="minorHAnsi" w:cstheme="minorHAnsi"/>
                <w:bCs/>
                <w:sz w:val="20"/>
                <w:szCs w:val="20"/>
              </w:rPr>
            </w:pPr>
            <w:del w:id="1301" w:author="Alhabibi, Haider@Energy" w:date="2022-03-11T09:55:00Z">
              <w:r w:rsidRPr="00294A45" w:rsidDel="00F14564">
                <w:rPr>
                  <w:rFonts w:asciiTheme="minorHAnsi" w:hAnsiTheme="minorHAnsi" w:cstheme="minorHAnsi"/>
                  <w:bCs/>
                  <w:sz w:val="20"/>
                  <w:szCs w:val="20"/>
                </w:rPr>
                <w:delText>Recirculation loop</w:delText>
              </w:r>
              <w:r w:rsidR="00CE720F" w:rsidDel="00F14564">
                <w:rPr>
                  <w:rFonts w:asciiTheme="minorHAnsi" w:hAnsiTheme="minorHAnsi" w:cstheme="minorHAnsi"/>
                  <w:bCs/>
                  <w:sz w:val="20"/>
                  <w:szCs w:val="20"/>
                </w:rPr>
                <w:delText>s</w:delText>
              </w:r>
              <w:r w:rsidRPr="00294A45" w:rsidDel="00F14564">
                <w:rPr>
                  <w:rFonts w:asciiTheme="minorHAnsi" w:hAnsiTheme="minorHAnsi" w:cstheme="minorHAnsi"/>
                  <w:bCs/>
                  <w:sz w:val="20"/>
                  <w:szCs w:val="20"/>
                </w:rPr>
                <w:delText xml:space="preserve"> shall meet the following requirements:</w:delText>
              </w:r>
            </w:del>
          </w:p>
          <w:p w14:paraId="7BF25555" w14:textId="40051201" w:rsidR="009F122B" w:rsidRPr="00F43B53" w:rsidDel="00F14564" w:rsidRDefault="009F122B" w:rsidP="005E690B">
            <w:pPr>
              <w:pStyle w:val="ListParagraph"/>
              <w:keepNext/>
              <w:numPr>
                <w:ilvl w:val="1"/>
                <w:numId w:val="38"/>
              </w:numPr>
              <w:autoSpaceDE w:val="0"/>
              <w:autoSpaceDN w:val="0"/>
              <w:adjustRightInd w:val="0"/>
              <w:spacing w:after="0" w:line="240" w:lineRule="auto"/>
              <w:ind w:hanging="284"/>
              <w:rPr>
                <w:del w:id="1302" w:author="Alhabibi, Haider@Energy" w:date="2022-03-11T09:55:00Z"/>
                <w:rFonts w:asciiTheme="minorHAnsi" w:hAnsiTheme="minorHAnsi" w:cstheme="minorHAnsi"/>
                <w:bCs/>
                <w:sz w:val="20"/>
                <w:szCs w:val="20"/>
              </w:rPr>
            </w:pPr>
            <w:del w:id="1303" w:author="Alhabibi, Haider@Energy" w:date="2022-03-11T09:55:00Z">
              <w:r w:rsidRPr="00F05920" w:rsidDel="00F14564">
                <w:rPr>
                  <w:rFonts w:asciiTheme="minorHAnsi" w:hAnsiTheme="minorHAnsi" w:cstheme="minorHAnsi"/>
                  <w:bCs/>
                  <w:sz w:val="20"/>
                  <w:szCs w:val="20"/>
                </w:rPr>
                <w:delText xml:space="preserve">The </w:delText>
              </w:r>
              <w:r w:rsidRPr="00287A60" w:rsidDel="00F14564">
                <w:rPr>
                  <w:rFonts w:asciiTheme="minorHAnsi" w:hAnsiTheme="minorHAnsi" w:cstheme="minorHAnsi"/>
                  <w:bCs/>
                  <w:sz w:val="20"/>
                  <w:szCs w:val="20"/>
                </w:rPr>
                <w:delText>recirculation pump is mounted on a vertical section of the return line, OR an automatic air release valve is installed on a riser at least 12 inches in length, on the inlet side of the recirculation pump, no more than 4 feet from the pump. (</w:delText>
              </w:r>
              <w:r w:rsidRPr="00DF4A6F" w:rsidDel="00F14564">
                <w:rPr>
                  <w:rFonts w:asciiTheme="minorHAnsi" w:hAnsiTheme="minorHAnsi" w:cstheme="minorHAnsi"/>
                  <w:sz w:val="20"/>
                  <w:szCs w:val="20"/>
                </w:rPr>
                <w:delText>Section 110.3(c</w:delText>
              </w:r>
              <w:r w:rsidRPr="00F43B53" w:rsidDel="00F14564">
                <w:rPr>
                  <w:rFonts w:asciiTheme="minorHAnsi" w:hAnsiTheme="minorHAnsi" w:cstheme="minorHAnsi"/>
                  <w:sz w:val="20"/>
                  <w:szCs w:val="20"/>
                </w:rPr>
                <w:delText>)</w:delText>
              </w:r>
              <w:r w:rsidR="00DF4A6F" w:rsidDel="00F14564">
                <w:rPr>
                  <w:rFonts w:asciiTheme="minorHAnsi" w:hAnsiTheme="minorHAnsi" w:cstheme="minorHAnsi"/>
                  <w:sz w:val="20"/>
                  <w:szCs w:val="20"/>
                </w:rPr>
                <w:delText xml:space="preserve"> </w:delText>
              </w:r>
              <w:r w:rsidRPr="00F43B53" w:rsidDel="00F14564">
                <w:rPr>
                  <w:rFonts w:asciiTheme="minorHAnsi" w:hAnsiTheme="minorHAnsi" w:cstheme="minorHAnsi"/>
                  <w:sz w:val="20"/>
                  <w:szCs w:val="20"/>
                </w:rPr>
                <w:delText>4A).</w:delText>
              </w:r>
            </w:del>
          </w:p>
          <w:p w14:paraId="1AC0A008" w14:textId="78EA2396" w:rsidR="009F122B" w:rsidRPr="00F43B53" w:rsidDel="00F14564" w:rsidRDefault="009F122B" w:rsidP="005E690B">
            <w:pPr>
              <w:pStyle w:val="ListParagraph"/>
              <w:keepNext/>
              <w:numPr>
                <w:ilvl w:val="1"/>
                <w:numId w:val="38"/>
              </w:numPr>
              <w:autoSpaceDE w:val="0"/>
              <w:autoSpaceDN w:val="0"/>
              <w:adjustRightInd w:val="0"/>
              <w:spacing w:after="0" w:line="240" w:lineRule="auto"/>
              <w:ind w:hanging="284"/>
              <w:rPr>
                <w:del w:id="1304" w:author="Alhabibi, Haider@Energy" w:date="2022-03-11T09:55:00Z"/>
                <w:rFonts w:asciiTheme="minorHAnsi" w:hAnsiTheme="minorHAnsi" w:cstheme="minorHAnsi"/>
                <w:bCs/>
                <w:sz w:val="20"/>
                <w:szCs w:val="20"/>
              </w:rPr>
            </w:pPr>
            <w:del w:id="1305" w:author="Alhabibi, Haider@Energy" w:date="2022-03-11T09:55:00Z">
              <w:r w:rsidRPr="0089312C" w:rsidDel="00F14564">
                <w:rPr>
                  <w:rFonts w:asciiTheme="minorHAnsi" w:hAnsiTheme="minorHAnsi" w:cstheme="minorHAnsi"/>
                  <w:sz w:val="20"/>
                  <w:szCs w:val="20"/>
                </w:rPr>
                <w:delText>A check valve is located between the recirculation pump and the water heater. (</w:delText>
              </w:r>
              <w:r w:rsidRPr="009202EE" w:rsidDel="00F14564">
                <w:rPr>
                  <w:rFonts w:asciiTheme="minorHAnsi" w:hAnsiTheme="minorHAnsi" w:cstheme="minorHAnsi"/>
                  <w:sz w:val="20"/>
                  <w:szCs w:val="20"/>
                </w:rPr>
                <w:delText>Section 110.3(c)</w:delText>
              </w:r>
              <w:r w:rsidR="00DF4A6F" w:rsidDel="00F14564">
                <w:rPr>
                  <w:rFonts w:asciiTheme="minorHAnsi" w:hAnsiTheme="minorHAnsi" w:cstheme="minorHAnsi"/>
                  <w:sz w:val="20"/>
                  <w:szCs w:val="20"/>
                </w:rPr>
                <w:delText xml:space="preserve"> </w:delText>
              </w:r>
              <w:r w:rsidRPr="00F43B53" w:rsidDel="00F14564">
                <w:rPr>
                  <w:rFonts w:asciiTheme="minorHAnsi" w:hAnsiTheme="minorHAnsi" w:cstheme="minorHAnsi"/>
                  <w:sz w:val="20"/>
                  <w:szCs w:val="20"/>
                </w:rPr>
                <w:delText>4B).</w:delText>
              </w:r>
            </w:del>
          </w:p>
          <w:p w14:paraId="6AC81A03" w14:textId="4E6044AF" w:rsidR="009F122B" w:rsidRPr="00FB3C06" w:rsidDel="00F14564" w:rsidRDefault="009F122B" w:rsidP="005E690B">
            <w:pPr>
              <w:pStyle w:val="ListParagraph"/>
              <w:keepNext/>
              <w:numPr>
                <w:ilvl w:val="1"/>
                <w:numId w:val="38"/>
              </w:numPr>
              <w:autoSpaceDE w:val="0"/>
              <w:autoSpaceDN w:val="0"/>
              <w:adjustRightInd w:val="0"/>
              <w:spacing w:after="0" w:line="240" w:lineRule="auto"/>
              <w:ind w:hanging="284"/>
              <w:rPr>
                <w:del w:id="1306" w:author="Alhabibi, Haider@Energy" w:date="2022-03-11T09:55:00Z"/>
                <w:rFonts w:asciiTheme="minorHAnsi" w:hAnsiTheme="minorHAnsi" w:cstheme="minorHAnsi"/>
                <w:bCs/>
                <w:sz w:val="20"/>
                <w:szCs w:val="20"/>
              </w:rPr>
            </w:pPr>
            <w:del w:id="1307" w:author="Alhabibi, Haider@Energy" w:date="2022-03-11T09:55:00Z">
              <w:r w:rsidRPr="0089312C" w:rsidDel="00F14564">
                <w:rPr>
                  <w:rFonts w:asciiTheme="minorHAnsi" w:hAnsiTheme="minorHAnsi" w:cstheme="minorHAnsi"/>
                  <w:sz w:val="20"/>
                  <w:szCs w:val="20"/>
                </w:rPr>
                <w:delText>A hose bib is installed between the pump and the water heating equipment with an isolation valve between the hose bib and the water heating equipm</w:delText>
              </w:r>
              <w:r w:rsidRPr="009202EE" w:rsidDel="00F14564">
                <w:rPr>
                  <w:rFonts w:asciiTheme="minorHAnsi" w:hAnsiTheme="minorHAnsi" w:cstheme="minorHAnsi"/>
                  <w:sz w:val="20"/>
                  <w:szCs w:val="20"/>
                </w:rPr>
                <w:delText>ent.</w:delText>
              </w:r>
              <w:r w:rsidRPr="00FB3C06" w:rsidDel="00F14564">
                <w:rPr>
                  <w:rFonts w:asciiTheme="minorHAnsi" w:hAnsiTheme="minorHAnsi" w:cstheme="minorHAnsi"/>
                  <w:sz w:val="20"/>
                  <w:szCs w:val="20"/>
                </w:rPr>
                <w:delText xml:space="preserve"> </w:delText>
              </w:r>
              <w:r w:rsidR="00CE720F" w:rsidDel="00F14564">
                <w:rPr>
                  <w:rFonts w:asciiTheme="minorHAnsi" w:hAnsiTheme="minorHAnsi" w:cstheme="minorHAnsi"/>
                  <w:sz w:val="20"/>
                  <w:szCs w:val="20"/>
                </w:rPr>
                <w:delText xml:space="preserve">(Section </w:delText>
              </w:r>
              <w:r w:rsidRPr="00FB3C06" w:rsidDel="00F14564">
                <w:rPr>
                  <w:rFonts w:asciiTheme="minorHAnsi" w:hAnsiTheme="minorHAnsi" w:cstheme="minorHAnsi"/>
                  <w:sz w:val="20"/>
                  <w:szCs w:val="20"/>
                </w:rPr>
                <w:delText>110.3(c)4C).</w:delText>
              </w:r>
            </w:del>
          </w:p>
          <w:p w14:paraId="199ACD65" w14:textId="47F65565" w:rsidR="009F122B" w:rsidRPr="001462EE" w:rsidDel="00F14564" w:rsidRDefault="009F122B" w:rsidP="005E690B">
            <w:pPr>
              <w:pStyle w:val="ListParagraph"/>
              <w:keepNext/>
              <w:numPr>
                <w:ilvl w:val="1"/>
                <w:numId w:val="38"/>
              </w:numPr>
              <w:autoSpaceDE w:val="0"/>
              <w:autoSpaceDN w:val="0"/>
              <w:adjustRightInd w:val="0"/>
              <w:spacing w:after="0" w:line="240" w:lineRule="auto"/>
              <w:ind w:hanging="284"/>
              <w:rPr>
                <w:del w:id="1308" w:author="Alhabibi, Haider@Energy" w:date="2022-03-11T09:55:00Z"/>
                <w:rFonts w:asciiTheme="minorHAnsi" w:hAnsiTheme="minorHAnsi" w:cstheme="minorHAnsi"/>
                <w:bCs/>
                <w:sz w:val="20"/>
                <w:szCs w:val="20"/>
              </w:rPr>
            </w:pPr>
            <w:del w:id="1309" w:author="Alhabibi, Haider@Energy" w:date="2022-03-11T09:55:00Z">
              <w:r w:rsidRPr="00B67E3D" w:rsidDel="00F14564">
                <w:rPr>
                  <w:rFonts w:asciiTheme="minorHAnsi" w:hAnsiTheme="minorHAnsi" w:cstheme="minorHAnsi"/>
                  <w:sz w:val="20"/>
                  <w:szCs w:val="20"/>
                </w:rPr>
                <w:delText>Isolation valves shall be installed on both sides of the pump, of which the valve</w:delText>
              </w:r>
              <w:r w:rsidR="00CF1CFE" w:rsidDel="00F14564">
                <w:rPr>
                  <w:rFonts w:asciiTheme="minorHAnsi" w:hAnsiTheme="minorHAnsi" w:cstheme="minorHAnsi"/>
                  <w:sz w:val="20"/>
                  <w:szCs w:val="20"/>
                </w:rPr>
                <w:delText xml:space="preserve"> required in Section 110.3(c)4C </w:delText>
              </w:r>
              <w:r w:rsidRPr="00B67E3D" w:rsidDel="00F14564">
                <w:rPr>
                  <w:rFonts w:asciiTheme="minorHAnsi" w:hAnsiTheme="minorHAnsi" w:cstheme="minorHAnsi"/>
                  <w:sz w:val="20"/>
                  <w:szCs w:val="20"/>
                </w:rPr>
                <w:delText xml:space="preserve">can be one. </w:delText>
              </w:r>
              <w:r w:rsidR="00CE720F" w:rsidDel="00F14564">
                <w:rPr>
                  <w:rFonts w:asciiTheme="minorHAnsi" w:hAnsiTheme="minorHAnsi" w:cstheme="minorHAnsi"/>
                  <w:sz w:val="20"/>
                  <w:szCs w:val="20"/>
                </w:rPr>
                <w:delText xml:space="preserve">(Section </w:delText>
              </w:r>
              <w:r w:rsidRPr="00B67E3D" w:rsidDel="00F14564">
                <w:rPr>
                  <w:rFonts w:asciiTheme="minorHAnsi" w:hAnsiTheme="minorHAnsi" w:cstheme="minorHAnsi"/>
                  <w:sz w:val="20"/>
                  <w:szCs w:val="20"/>
                </w:rPr>
                <w:delText>110.3(c)4D</w:delText>
              </w:r>
              <w:r w:rsidR="00CE720F" w:rsidDel="00F14564">
                <w:rPr>
                  <w:rFonts w:asciiTheme="minorHAnsi" w:hAnsiTheme="minorHAnsi" w:cstheme="minorHAnsi"/>
                  <w:sz w:val="20"/>
                  <w:szCs w:val="20"/>
                </w:rPr>
                <w:delText>).</w:delText>
              </w:r>
            </w:del>
          </w:p>
          <w:p w14:paraId="62C6492C" w14:textId="0E10DFDB" w:rsidR="009F122B" w:rsidRPr="001462EE" w:rsidDel="00F14564" w:rsidRDefault="009F122B" w:rsidP="005E690B">
            <w:pPr>
              <w:pStyle w:val="ListParagraph"/>
              <w:keepNext/>
              <w:numPr>
                <w:ilvl w:val="1"/>
                <w:numId w:val="38"/>
              </w:numPr>
              <w:autoSpaceDE w:val="0"/>
              <w:autoSpaceDN w:val="0"/>
              <w:adjustRightInd w:val="0"/>
              <w:spacing w:after="0" w:line="240" w:lineRule="auto"/>
              <w:ind w:hanging="284"/>
              <w:rPr>
                <w:del w:id="1310" w:author="Alhabibi, Haider@Energy" w:date="2022-03-11T09:55:00Z"/>
                <w:rFonts w:asciiTheme="minorHAnsi" w:hAnsiTheme="minorHAnsi" w:cstheme="minorHAnsi"/>
                <w:bCs/>
                <w:sz w:val="20"/>
                <w:szCs w:val="20"/>
              </w:rPr>
            </w:pPr>
            <w:del w:id="1311" w:author="Alhabibi, Haider@Energy" w:date="2022-03-11T09:55:00Z">
              <w:r w:rsidRPr="00B67E3D" w:rsidDel="00F14564">
                <w:rPr>
                  <w:rFonts w:asciiTheme="minorHAnsi" w:hAnsiTheme="minorHAnsi" w:cstheme="minorHAnsi"/>
                  <w:sz w:val="20"/>
                  <w:szCs w:val="20"/>
                </w:rPr>
                <w:delText xml:space="preserve">The cold water piping and the recirculation loop piping shall not be connected to the hot water storage tank drain port. </w:delText>
              </w:r>
              <w:r w:rsidR="00CE720F" w:rsidDel="00F14564">
                <w:rPr>
                  <w:rFonts w:asciiTheme="minorHAnsi" w:hAnsiTheme="minorHAnsi" w:cstheme="minorHAnsi"/>
                  <w:sz w:val="20"/>
                  <w:szCs w:val="20"/>
                </w:rPr>
                <w:delText xml:space="preserve">(Section </w:delText>
              </w:r>
              <w:r w:rsidRPr="00B67E3D" w:rsidDel="00F14564">
                <w:rPr>
                  <w:rFonts w:asciiTheme="minorHAnsi" w:hAnsiTheme="minorHAnsi" w:cstheme="minorHAnsi"/>
                  <w:sz w:val="20"/>
                  <w:szCs w:val="20"/>
                </w:rPr>
                <w:delText>110.3(c)4E</w:delText>
              </w:r>
              <w:r w:rsidR="00CE720F" w:rsidDel="00F14564">
                <w:rPr>
                  <w:rFonts w:asciiTheme="minorHAnsi" w:hAnsiTheme="minorHAnsi" w:cstheme="minorHAnsi"/>
                  <w:sz w:val="20"/>
                  <w:szCs w:val="20"/>
                </w:rPr>
                <w:delText>).</w:delText>
              </w:r>
              <w:r w:rsidRPr="00B67E3D" w:rsidDel="00F14564">
                <w:rPr>
                  <w:rFonts w:asciiTheme="minorHAnsi" w:hAnsiTheme="minorHAnsi" w:cstheme="minorHAnsi"/>
                  <w:sz w:val="20"/>
                  <w:szCs w:val="20"/>
                </w:rPr>
                <w:delText xml:space="preserve"> </w:delText>
              </w:r>
            </w:del>
          </w:p>
          <w:p w14:paraId="3E0F5D62" w14:textId="4571E0BF" w:rsidR="009F122B" w:rsidRPr="00294A45" w:rsidDel="00F14564" w:rsidRDefault="009F122B" w:rsidP="005E690B">
            <w:pPr>
              <w:pStyle w:val="ListParagraph"/>
              <w:keepNext/>
              <w:numPr>
                <w:ilvl w:val="1"/>
                <w:numId w:val="38"/>
              </w:numPr>
              <w:autoSpaceDE w:val="0"/>
              <w:autoSpaceDN w:val="0"/>
              <w:adjustRightInd w:val="0"/>
              <w:spacing w:after="0" w:line="240" w:lineRule="auto"/>
              <w:ind w:hanging="284"/>
              <w:rPr>
                <w:del w:id="1312" w:author="Alhabibi, Haider@Energy" w:date="2022-03-11T09:55:00Z"/>
                <w:rFonts w:asciiTheme="minorHAnsi" w:hAnsiTheme="minorHAnsi" w:cstheme="minorHAnsi"/>
                <w:bCs/>
                <w:sz w:val="20"/>
                <w:szCs w:val="20"/>
              </w:rPr>
            </w:pPr>
            <w:del w:id="1313" w:author="Alhabibi, Haider@Energy" w:date="2022-03-11T09:55:00Z">
              <w:r w:rsidRPr="00B67E3D" w:rsidDel="00F14564">
                <w:rPr>
                  <w:rFonts w:asciiTheme="minorHAnsi" w:hAnsiTheme="minorHAnsi" w:cstheme="minorHAnsi"/>
                  <w:sz w:val="20"/>
                  <w:szCs w:val="20"/>
                </w:rPr>
                <w:delText xml:space="preserve">A check valve shall be installed on the cold water supply line between the hot water system and the next closest tee on the cold water supply line. </w:delText>
              </w:r>
              <w:r w:rsidR="00CE720F" w:rsidDel="00F14564">
                <w:rPr>
                  <w:rFonts w:asciiTheme="minorHAnsi" w:hAnsiTheme="minorHAnsi" w:cstheme="minorHAnsi"/>
                  <w:sz w:val="20"/>
                  <w:szCs w:val="20"/>
                </w:rPr>
                <w:delText xml:space="preserve">(Section </w:delText>
              </w:r>
              <w:r w:rsidRPr="00B67E3D" w:rsidDel="00F14564">
                <w:rPr>
                  <w:rFonts w:asciiTheme="minorHAnsi" w:hAnsiTheme="minorHAnsi" w:cstheme="minorHAnsi"/>
                  <w:sz w:val="20"/>
                  <w:szCs w:val="20"/>
                </w:rPr>
                <w:delText>110.3(c)</w:delText>
              </w:r>
              <w:r w:rsidR="00DF4A6F" w:rsidDel="00F14564">
                <w:rPr>
                  <w:rFonts w:asciiTheme="minorHAnsi" w:hAnsiTheme="minorHAnsi" w:cstheme="minorHAnsi"/>
                  <w:sz w:val="20"/>
                  <w:szCs w:val="20"/>
                </w:rPr>
                <w:delText xml:space="preserve"> </w:delText>
              </w:r>
              <w:r w:rsidRPr="00B67E3D" w:rsidDel="00F14564">
                <w:rPr>
                  <w:rFonts w:asciiTheme="minorHAnsi" w:hAnsiTheme="minorHAnsi" w:cstheme="minorHAnsi"/>
                  <w:sz w:val="20"/>
                  <w:szCs w:val="20"/>
                </w:rPr>
                <w:delText>4F</w:delText>
              </w:r>
              <w:r w:rsidR="00CE720F" w:rsidDel="00F14564">
                <w:rPr>
                  <w:rFonts w:asciiTheme="minorHAnsi" w:hAnsiTheme="minorHAnsi" w:cstheme="minorHAnsi"/>
                  <w:sz w:val="20"/>
                  <w:szCs w:val="20"/>
                </w:rPr>
                <w:delText>)</w:delText>
              </w:r>
              <w:r w:rsidRPr="001462EE" w:rsidDel="00F14564">
                <w:rPr>
                  <w:rFonts w:asciiTheme="minorHAnsi" w:hAnsiTheme="minorHAnsi" w:cstheme="minorHAnsi"/>
                  <w:bCs/>
                  <w:sz w:val="20"/>
                  <w:szCs w:val="20"/>
                </w:rPr>
                <w:delText>.</w:delText>
              </w:r>
            </w:del>
          </w:p>
        </w:tc>
      </w:tr>
      <w:tr w:rsidR="009F122B" w:rsidRPr="006F1F7B" w:rsidDel="00F14564" w14:paraId="63AAF75D" w14:textId="7A33D839" w:rsidTr="00F947E9">
        <w:trPr>
          <w:trHeight w:val="144"/>
          <w:del w:id="1314" w:author="Alhabibi, Haider@Energy" w:date="2022-03-11T09:55:00Z"/>
        </w:trPr>
        <w:tc>
          <w:tcPr>
            <w:tcW w:w="713" w:type="dxa"/>
            <w:vAlign w:val="center"/>
          </w:tcPr>
          <w:p w14:paraId="7EB4D027" w14:textId="14376C8E" w:rsidR="009F122B" w:rsidRPr="005C5AB0" w:rsidDel="00F14564" w:rsidRDefault="009F122B" w:rsidP="00F947E9">
            <w:pPr>
              <w:keepNext/>
              <w:spacing w:after="0" w:line="240" w:lineRule="auto"/>
              <w:jc w:val="center"/>
              <w:rPr>
                <w:del w:id="1315" w:author="Alhabibi, Haider@Energy" w:date="2022-03-11T09:55:00Z"/>
                <w:rFonts w:asciiTheme="minorHAnsi" w:hAnsiTheme="minorHAnsi" w:cstheme="minorHAnsi"/>
                <w:sz w:val="20"/>
                <w:szCs w:val="20"/>
              </w:rPr>
            </w:pPr>
            <w:del w:id="1316" w:author="Alhabibi, Haider@Energy" w:date="2022-03-11T09:55:00Z">
              <w:r w:rsidRPr="001462EE" w:rsidDel="00F14564">
                <w:rPr>
                  <w:rFonts w:asciiTheme="minorHAnsi" w:hAnsiTheme="minorHAnsi" w:cstheme="minorHAnsi"/>
                  <w:sz w:val="20"/>
                  <w:szCs w:val="20"/>
                </w:rPr>
                <w:delText>0</w:delText>
              </w:r>
              <w:r w:rsidR="00BE053F" w:rsidDel="00F14564">
                <w:rPr>
                  <w:rFonts w:asciiTheme="minorHAnsi" w:hAnsiTheme="minorHAnsi" w:cstheme="minorHAnsi"/>
                  <w:sz w:val="20"/>
                  <w:szCs w:val="20"/>
                </w:rPr>
                <w:delText>5</w:delText>
              </w:r>
            </w:del>
          </w:p>
        </w:tc>
        <w:tc>
          <w:tcPr>
            <w:tcW w:w="13677" w:type="dxa"/>
          </w:tcPr>
          <w:p w14:paraId="79A2552F" w14:textId="14DCEB19" w:rsidR="009F122B" w:rsidRPr="00287A60" w:rsidDel="00F14564" w:rsidRDefault="009F122B" w:rsidP="00CE720F">
            <w:pPr>
              <w:keepNext/>
              <w:autoSpaceDE w:val="0"/>
              <w:autoSpaceDN w:val="0"/>
              <w:adjustRightInd w:val="0"/>
              <w:spacing w:after="0" w:line="240" w:lineRule="auto"/>
              <w:rPr>
                <w:del w:id="1317" w:author="Alhabibi, Haider@Energy" w:date="2022-03-11T09:55:00Z"/>
                <w:rFonts w:asciiTheme="minorHAnsi" w:hAnsiTheme="minorHAnsi" w:cstheme="minorHAnsi"/>
                <w:bCs/>
                <w:sz w:val="20"/>
                <w:szCs w:val="20"/>
              </w:rPr>
            </w:pPr>
            <w:del w:id="1318" w:author="Alhabibi, Haider@Energy" w:date="2022-03-11T09:55:00Z">
              <w:r w:rsidRPr="00294A45" w:rsidDel="00F14564">
                <w:rPr>
                  <w:rFonts w:asciiTheme="minorHAnsi" w:hAnsiTheme="minorHAnsi" w:cstheme="minorHAnsi"/>
                  <w:bCs/>
                  <w:sz w:val="20"/>
                  <w:szCs w:val="20"/>
                </w:rPr>
                <w:delText>Instantaneous water heaters with an input greater than 6.8 kB</w:delText>
              </w:r>
              <w:r w:rsidR="00CE720F" w:rsidDel="00F14564">
                <w:rPr>
                  <w:rFonts w:asciiTheme="minorHAnsi" w:hAnsiTheme="minorHAnsi" w:cstheme="minorHAnsi"/>
                  <w:bCs/>
                  <w:sz w:val="20"/>
                  <w:szCs w:val="20"/>
                </w:rPr>
                <w:delText>tu</w:delText>
              </w:r>
              <w:r w:rsidRPr="00294A45" w:rsidDel="00F14564">
                <w:rPr>
                  <w:rFonts w:asciiTheme="minorHAnsi" w:hAnsiTheme="minorHAnsi" w:cstheme="minorHAnsi"/>
                  <w:bCs/>
                  <w:sz w:val="20"/>
                  <w:szCs w:val="20"/>
                </w:rPr>
                <w:delText>/hr</w:delText>
              </w:r>
              <w:r w:rsidR="002E6A3E" w:rsidRPr="00294A45" w:rsidDel="00F14564">
                <w:rPr>
                  <w:rFonts w:asciiTheme="minorHAnsi" w:hAnsiTheme="minorHAnsi" w:cstheme="minorHAnsi"/>
                  <w:bCs/>
                  <w:sz w:val="20"/>
                  <w:szCs w:val="20"/>
                </w:rPr>
                <w:delText>.</w:delText>
              </w:r>
              <w:r w:rsidRPr="00F05920" w:rsidDel="00F14564">
                <w:rPr>
                  <w:rFonts w:asciiTheme="minorHAnsi" w:hAnsiTheme="minorHAnsi" w:cstheme="minorHAnsi"/>
                  <w:bCs/>
                  <w:sz w:val="20"/>
                  <w:szCs w:val="20"/>
                </w:rPr>
                <w:delText xml:space="preserve">  (2kW) shall have isolation valves on both the cold water supply and the hot water line. (110.3 (c)6).</w:delText>
              </w:r>
            </w:del>
          </w:p>
        </w:tc>
      </w:tr>
      <w:tr w:rsidR="009F122B" w:rsidRPr="006F1F7B" w:rsidDel="00F14564" w14:paraId="6D8BE3C5" w14:textId="7473EF89" w:rsidTr="00F947E9">
        <w:trPr>
          <w:trHeight w:val="144"/>
          <w:del w:id="1319" w:author="Alhabibi, Haider@Energy" w:date="2022-03-11T09:55:00Z"/>
        </w:trPr>
        <w:tc>
          <w:tcPr>
            <w:tcW w:w="713" w:type="dxa"/>
            <w:vAlign w:val="center"/>
          </w:tcPr>
          <w:p w14:paraId="30E09E67" w14:textId="474FCD4F" w:rsidR="009F122B" w:rsidRPr="005C5AB0" w:rsidDel="00F14564" w:rsidRDefault="009F122B" w:rsidP="00BE053F">
            <w:pPr>
              <w:keepNext/>
              <w:spacing w:after="0" w:line="240" w:lineRule="auto"/>
              <w:jc w:val="center"/>
              <w:rPr>
                <w:del w:id="1320" w:author="Alhabibi, Haider@Energy" w:date="2022-03-11T09:55:00Z"/>
                <w:rFonts w:asciiTheme="minorHAnsi" w:hAnsiTheme="minorHAnsi" w:cstheme="minorHAnsi"/>
                <w:sz w:val="20"/>
                <w:szCs w:val="20"/>
              </w:rPr>
            </w:pPr>
            <w:del w:id="1321" w:author="Alhabibi, Haider@Energy" w:date="2022-03-11T09:55:00Z">
              <w:r w:rsidRPr="001462EE" w:rsidDel="00F14564">
                <w:rPr>
                  <w:rFonts w:asciiTheme="minorHAnsi" w:hAnsiTheme="minorHAnsi" w:cstheme="minorHAnsi"/>
                  <w:sz w:val="20"/>
                  <w:szCs w:val="20"/>
                </w:rPr>
                <w:delText>0</w:delText>
              </w:r>
              <w:r w:rsidR="00BE053F" w:rsidDel="00F14564">
                <w:rPr>
                  <w:rFonts w:asciiTheme="minorHAnsi" w:hAnsiTheme="minorHAnsi" w:cstheme="minorHAnsi"/>
                  <w:sz w:val="20"/>
                  <w:szCs w:val="20"/>
                </w:rPr>
                <w:delText>6</w:delText>
              </w:r>
            </w:del>
          </w:p>
        </w:tc>
        <w:tc>
          <w:tcPr>
            <w:tcW w:w="13677" w:type="dxa"/>
          </w:tcPr>
          <w:p w14:paraId="319DF8C0" w14:textId="6D34E045" w:rsidR="001074AE" w:rsidRPr="001074AE" w:rsidDel="00F14564" w:rsidRDefault="001074AE" w:rsidP="00D2316F">
            <w:pPr>
              <w:keepNext/>
              <w:autoSpaceDE w:val="0"/>
              <w:autoSpaceDN w:val="0"/>
              <w:adjustRightInd w:val="0"/>
              <w:spacing w:after="0" w:line="240" w:lineRule="auto"/>
              <w:rPr>
                <w:del w:id="1322" w:author="Alhabibi, Haider@Energy" w:date="2022-03-11T09:55:00Z"/>
                <w:rFonts w:asciiTheme="minorHAnsi" w:eastAsiaTheme="minorEastAsia" w:hAnsiTheme="minorHAnsi" w:cstheme="minorHAnsi"/>
                <w:b/>
                <w:bCs/>
                <w:sz w:val="20"/>
                <w:szCs w:val="20"/>
              </w:rPr>
            </w:pPr>
            <w:del w:id="1323" w:author="Alhabibi, Haider@Energy" w:date="2022-03-11T09:55:00Z">
              <w:r w:rsidRPr="001074AE" w:rsidDel="00F14564">
                <w:rPr>
                  <w:rFonts w:asciiTheme="minorHAnsi" w:eastAsiaTheme="minorEastAsia" w:hAnsiTheme="minorHAnsi" w:cstheme="minorHAnsi"/>
                  <w:bCs/>
                  <w:sz w:val="20"/>
                  <w:szCs w:val="20"/>
                </w:rPr>
                <w:delText>All domestic hot water piping shall be insulated as specified in Section 609.11 of the California Plumbing Code. In addition, the following piping conditions shall have a minimum insulation wall thickness of 1 inch or a minimum insulation R-value of 7.7 (RA4.4.1)</w:delText>
              </w:r>
            </w:del>
          </w:p>
          <w:p w14:paraId="145CAB9A" w14:textId="51FDBCC6" w:rsidR="001074AE" w:rsidRPr="001074AE" w:rsidDel="00F14564" w:rsidRDefault="001074AE" w:rsidP="00D2316F">
            <w:pPr>
              <w:keepNext/>
              <w:autoSpaceDE w:val="0"/>
              <w:autoSpaceDN w:val="0"/>
              <w:adjustRightInd w:val="0"/>
              <w:spacing w:after="0" w:line="240" w:lineRule="auto"/>
              <w:rPr>
                <w:del w:id="1324" w:author="Alhabibi, Haider@Energy" w:date="2022-03-11T09:55:00Z"/>
                <w:rFonts w:asciiTheme="minorHAnsi" w:eastAsia="Times New Roman" w:hAnsiTheme="minorHAnsi" w:cstheme="minorHAnsi"/>
                <w:b/>
                <w:bCs/>
                <w:sz w:val="20"/>
                <w:szCs w:val="20"/>
              </w:rPr>
            </w:pPr>
            <w:del w:id="1325" w:author="Alhabibi, Haider@Energy" w:date="2022-03-11T09:55:00Z">
              <w:r w:rsidRPr="001074AE" w:rsidDel="00F14564">
                <w:rPr>
                  <w:rFonts w:asciiTheme="minorHAnsi" w:eastAsia="Times New Roman" w:hAnsiTheme="minorHAnsi" w:cstheme="minorHAnsi"/>
                  <w:bCs/>
                  <w:sz w:val="20"/>
                  <w:szCs w:val="20"/>
                </w:rPr>
                <w:delText>The first 5 feet (1.5 meters) of cold water pipes from the storage tank.</w:delText>
              </w:r>
            </w:del>
          </w:p>
          <w:p w14:paraId="42300238" w14:textId="43EBC6E2" w:rsidR="001074AE" w:rsidRPr="001074AE" w:rsidDel="00F14564" w:rsidRDefault="001074AE" w:rsidP="00D2316F">
            <w:pPr>
              <w:keepNext/>
              <w:autoSpaceDE w:val="0"/>
              <w:autoSpaceDN w:val="0"/>
              <w:adjustRightInd w:val="0"/>
              <w:spacing w:after="0" w:line="240" w:lineRule="auto"/>
              <w:rPr>
                <w:del w:id="1326" w:author="Alhabibi, Haider@Energy" w:date="2022-03-11T09:55:00Z"/>
                <w:rFonts w:asciiTheme="minorHAnsi" w:eastAsia="Times New Roman" w:hAnsiTheme="minorHAnsi" w:cstheme="minorHAnsi"/>
                <w:b/>
                <w:bCs/>
                <w:sz w:val="20"/>
                <w:szCs w:val="20"/>
              </w:rPr>
            </w:pPr>
            <w:del w:id="1327" w:author="Alhabibi, Haider@Energy" w:date="2022-03-11T09:55:00Z">
              <w:r w:rsidRPr="001074AE" w:rsidDel="00F14564">
                <w:rPr>
                  <w:rFonts w:asciiTheme="minorHAnsi" w:eastAsia="Times New Roman" w:hAnsiTheme="minorHAnsi" w:cstheme="minorHAnsi"/>
                  <w:bCs/>
                  <w:sz w:val="20"/>
                  <w:szCs w:val="20"/>
                </w:rPr>
                <w:delText>All piping with a nominal diameter of 3/4 inch (19 millimeter) and less than 1 inch.</w:delText>
              </w:r>
            </w:del>
          </w:p>
          <w:p w14:paraId="46D1FEED" w14:textId="07585A7B" w:rsidR="001074AE" w:rsidRPr="001074AE" w:rsidDel="00F14564" w:rsidRDefault="001074AE" w:rsidP="00D2316F">
            <w:pPr>
              <w:keepNext/>
              <w:autoSpaceDE w:val="0"/>
              <w:autoSpaceDN w:val="0"/>
              <w:adjustRightInd w:val="0"/>
              <w:spacing w:after="0" w:line="240" w:lineRule="auto"/>
              <w:rPr>
                <w:del w:id="1328" w:author="Alhabibi, Haider@Energy" w:date="2022-03-11T09:55:00Z"/>
                <w:rFonts w:asciiTheme="minorHAnsi" w:eastAsia="Times New Roman" w:hAnsiTheme="minorHAnsi" w:cstheme="minorHAnsi"/>
                <w:b/>
                <w:bCs/>
                <w:sz w:val="20"/>
                <w:szCs w:val="20"/>
              </w:rPr>
            </w:pPr>
            <w:del w:id="1329" w:author="Alhabibi, Haider@Energy" w:date="2022-03-11T09:55:00Z">
              <w:r w:rsidRPr="001074AE" w:rsidDel="00F14564">
                <w:rPr>
                  <w:rFonts w:asciiTheme="minorHAnsi" w:eastAsia="Times New Roman" w:hAnsiTheme="minorHAnsi" w:cstheme="minorHAnsi"/>
                  <w:bCs/>
                  <w:sz w:val="20"/>
                  <w:szCs w:val="20"/>
                </w:rPr>
                <w:delText>All hot water piping from the heating source to the kitchen fixtures.</w:delText>
              </w:r>
            </w:del>
          </w:p>
          <w:p w14:paraId="012DA91C" w14:textId="053DF78D" w:rsidR="001074AE" w:rsidRPr="001074AE" w:rsidDel="00F14564" w:rsidRDefault="001074AE" w:rsidP="00D2316F">
            <w:pPr>
              <w:keepNext/>
              <w:autoSpaceDE w:val="0"/>
              <w:autoSpaceDN w:val="0"/>
              <w:adjustRightInd w:val="0"/>
              <w:spacing w:after="0" w:line="240" w:lineRule="auto"/>
              <w:rPr>
                <w:del w:id="1330" w:author="Alhabibi, Haider@Energy" w:date="2022-03-11T09:55:00Z"/>
                <w:rFonts w:asciiTheme="minorHAnsi" w:eastAsia="Times New Roman" w:hAnsiTheme="minorHAnsi" w:cstheme="minorHAnsi"/>
                <w:b/>
                <w:bCs/>
                <w:sz w:val="20"/>
                <w:szCs w:val="20"/>
              </w:rPr>
            </w:pPr>
            <w:del w:id="1331" w:author="Alhabibi, Haider@Energy" w:date="2022-03-11T09:55:00Z">
              <w:r w:rsidRPr="001074AE" w:rsidDel="00F14564">
                <w:rPr>
                  <w:rFonts w:asciiTheme="minorHAnsi" w:eastAsia="Times New Roman" w:hAnsiTheme="minorHAnsi" w:cstheme="minorHAnsi"/>
                  <w:bCs/>
                  <w:sz w:val="20"/>
                  <w:szCs w:val="20"/>
                </w:rPr>
                <w:delText>Piping from the heating source to storage tank or between tanks.</w:delText>
              </w:r>
            </w:del>
          </w:p>
          <w:p w14:paraId="4FBD56EF" w14:textId="2008AD6E" w:rsidR="001074AE" w:rsidRPr="001074AE" w:rsidDel="00F14564" w:rsidRDefault="001074AE" w:rsidP="00D2316F">
            <w:pPr>
              <w:keepNext/>
              <w:autoSpaceDE w:val="0"/>
              <w:autoSpaceDN w:val="0"/>
              <w:adjustRightInd w:val="0"/>
              <w:spacing w:after="0" w:line="240" w:lineRule="auto"/>
              <w:rPr>
                <w:del w:id="1332" w:author="Alhabibi, Haider@Energy" w:date="2022-03-11T09:55:00Z"/>
                <w:rFonts w:asciiTheme="minorHAnsi" w:eastAsia="Times New Roman" w:hAnsiTheme="minorHAnsi" w:cstheme="minorHAnsi"/>
                <w:bCs/>
                <w:sz w:val="20"/>
                <w:szCs w:val="20"/>
              </w:rPr>
            </w:pPr>
            <w:del w:id="1333" w:author="Alhabibi, Haider@Energy" w:date="2022-03-11T09:55:00Z">
              <w:r w:rsidRPr="001074AE" w:rsidDel="00F14564">
                <w:rPr>
                  <w:rFonts w:asciiTheme="minorHAnsi" w:eastAsia="Times New Roman" w:hAnsiTheme="minorHAnsi" w:cstheme="minorHAnsi"/>
                  <w:bCs/>
                  <w:sz w:val="20"/>
                  <w:szCs w:val="20"/>
                </w:rPr>
                <w:delText>All piping associated with a recirculation system</w:delText>
              </w:r>
            </w:del>
          </w:p>
          <w:p w14:paraId="2DBCFEC5" w14:textId="6B6E4007" w:rsidR="001074AE" w:rsidRPr="001074AE" w:rsidDel="00F14564" w:rsidRDefault="001074AE" w:rsidP="00D2316F">
            <w:pPr>
              <w:keepNext/>
              <w:autoSpaceDE w:val="0"/>
              <w:autoSpaceDN w:val="0"/>
              <w:adjustRightInd w:val="0"/>
              <w:spacing w:after="0" w:line="240" w:lineRule="auto"/>
              <w:rPr>
                <w:del w:id="1334" w:author="Alhabibi, Haider@Energy" w:date="2022-03-11T09:55:00Z"/>
                <w:rFonts w:asciiTheme="minorHAnsi" w:eastAsia="Times New Roman" w:hAnsiTheme="minorHAnsi" w:cstheme="minorHAnsi"/>
                <w:b/>
                <w:bCs/>
                <w:sz w:val="20"/>
                <w:szCs w:val="20"/>
              </w:rPr>
            </w:pPr>
            <w:del w:id="1335" w:author="Alhabibi, Haider@Energy" w:date="2022-03-11T09:55:00Z">
              <w:r w:rsidRPr="001074AE" w:rsidDel="00F14564">
                <w:rPr>
                  <w:rFonts w:asciiTheme="minorHAnsi" w:eastAsia="Times New Roman" w:hAnsiTheme="minorHAnsi" w:cstheme="minorHAnsi"/>
                  <w:bCs/>
                  <w:sz w:val="20"/>
                  <w:szCs w:val="20"/>
                </w:rPr>
                <w:delText>All underground piping.</w:delText>
              </w:r>
            </w:del>
          </w:p>
          <w:p w14:paraId="468698BE" w14:textId="042C8984" w:rsidR="001074AE" w:rsidRPr="001074AE" w:rsidDel="00F14564" w:rsidRDefault="001074AE" w:rsidP="001074AE">
            <w:pPr>
              <w:keepNext/>
              <w:numPr>
                <w:ilvl w:val="1"/>
                <w:numId w:val="42"/>
              </w:numPr>
              <w:autoSpaceDE w:val="0"/>
              <w:autoSpaceDN w:val="0"/>
              <w:adjustRightInd w:val="0"/>
              <w:spacing w:after="0" w:line="240" w:lineRule="auto"/>
              <w:ind w:left="346"/>
              <w:contextualSpacing/>
              <w:rPr>
                <w:del w:id="1336" w:author="Alhabibi, Haider@Energy" w:date="2022-03-11T09:55:00Z"/>
                <w:rFonts w:asciiTheme="minorHAnsi" w:eastAsia="Times New Roman" w:hAnsiTheme="minorHAnsi" w:cstheme="minorHAnsi"/>
                <w:bCs/>
                <w:sz w:val="20"/>
                <w:szCs w:val="20"/>
              </w:rPr>
            </w:pPr>
            <w:del w:id="1337" w:author="Alhabibi, Haider@Energy" w:date="2022-03-11T09:55:00Z">
              <w:r w:rsidRPr="001074AE" w:rsidDel="00F14564">
                <w:rPr>
                  <w:rFonts w:asciiTheme="minorHAnsi" w:eastAsia="Times New Roman" w:hAnsiTheme="minorHAnsi" w:cstheme="minorHAnsi"/>
                  <w:bCs/>
                  <w:sz w:val="20"/>
                  <w:szCs w:val="20"/>
                </w:rPr>
                <w:delText>Insulation buried below grade must be installed in a waterproof and non-crushable casing or sleeve.</w:delText>
              </w:r>
            </w:del>
          </w:p>
          <w:p w14:paraId="349E8E4F" w14:textId="2A6CBEC8" w:rsidR="001074AE" w:rsidRPr="001074AE" w:rsidDel="00F14564" w:rsidRDefault="001074AE" w:rsidP="001074AE">
            <w:pPr>
              <w:keepNext/>
              <w:numPr>
                <w:ilvl w:val="1"/>
                <w:numId w:val="44"/>
              </w:numPr>
              <w:autoSpaceDE w:val="0"/>
              <w:autoSpaceDN w:val="0"/>
              <w:adjustRightInd w:val="0"/>
              <w:spacing w:after="0" w:line="240" w:lineRule="auto"/>
              <w:ind w:left="344" w:hanging="344"/>
              <w:contextualSpacing/>
              <w:rPr>
                <w:del w:id="1338" w:author="Alhabibi, Haider@Energy" w:date="2022-03-11T09:55:00Z"/>
                <w:rFonts w:asciiTheme="minorHAnsi" w:eastAsia="Times New Roman" w:hAnsiTheme="minorHAnsi" w:cstheme="minorHAnsi"/>
                <w:b/>
                <w:bCs/>
                <w:sz w:val="20"/>
                <w:szCs w:val="20"/>
              </w:rPr>
            </w:pPr>
            <w:del w:id="1339" w:author="Alhabibi, Haider@Energy" w:date="2022-03-11T09:55:00Z">
              <w:r w:rsidRPr="001074AE" w:rsidDel="00F14564">
                <w:rPr>
                  <w:rFonts w:asciiTheme="minorHAnsi" w:eastAsia="Times New Roman" w:hAnsiTheme="minorHAnsi" w:cstheme="minorHAnsi"/>
                  <w:bCs/>
                  <w:sz w:val="20"/>
                  <w:szCs w:val="20"/>
                </w:rPr>
                <w:delText xml:space="preserve">Piping that penetrates framing members shall not be required to have pipe insulation for the distance of the framing penetration. Piping that penetrates metal framing shall use grommets, plugs, wrapping or other insulating material to assure that no contact is made with the metal framing. Insulation shall butt securely against all framing members. </w:delText>
              </w:r>
            </w:del>
          </w:p>
          <w:p w14:paraId="41C64C02" w14:textId="647025F8" w:rsidR="001074AE" w:rsidRPr="001074AE" w:rsidDel="00F14564" w:rsidRDefault="001074AE" w:rsidP="001074AE">
            <w:pPr>
              <w:keepNext/>
              <w:numPr>
                <w:ilvl w:val="1"/>
                <w:numId w:val="44"/>
              </w:numPr>
              <w:autoSpaceDE w:val="0"/>
              <w:autoSpaceDN w:val="0"/>
              <w:adjustRightInd w:val="0"/>
              <w:spacing w:after="0" w:line="240" w:lineRule="auto"/>
              <w:ind w:left="344" w:hanging="344"/>
              <w:contextualSpacing/>
              <w:rPr>
                <w:del w:id="1340" w:author="Alhabibi, Haider@Energy" w:date="2022-03-11T09:55:00Z"/>
                <w:rFonts w:asciiTheme="minorHAnsi" w:eastAsia="Times New Roman" w:hAnsiTheme="minorHAnsi" w:cstheme="minorHAnsi"/>
                <w:b/>
                <w:bCs/>
                <w:sz w:val="20"/>
                <w:szCs w:val="20"/>
              </w:rPr>
            </w:pPr>
            <w:del w:id="1341" w:author="Alhabibi, Haider@Energy" w:date="2022-03-11T09:55:00Z">
              <w:r w:rsidRPr="001074AE" w:rsidDel="00F14564">
                <w:rPr>
                  <w:rFonts w:asciiTheme="minorHAnsi" w:eastAsia="Times New Roman" w:hAnsiTheme="minorHAnsi" w:cstheme="minorHAnsi"/>
                  <w:bCs/>
                  <w:sz w:val="20"/>
                  <w:szCs w:val="20"/>
                </w:rPr>
                <w:delText>Piping installed in interior or exterior walls that is surrounded on all sides by at least 1 inch (</w:delText>
              </w:r>
              <w:r w:rsidR="00725B31" w:rsidDel="00F14564">
                <w:rPr>
                  <w:rFonts w:asciiTheme="minorHAnsi" w:eastAsia="Times New Roman" w:hAnsiTheme="minorHAnsi" w:cstheme="minorHAnsi"/>
                  <w:bCs/>
                  <w:sz w:val="20"/>
                  <w:szCs w:val="20"/>
                </w:rPr>
                <w:delText>2.</w:delText>
              </w:r>
              <w:r w:rsidRPr="001074AE" w:rsidDel="00F14564">
                <w:rPr>
                  <w:rFonts w:asciiTheme="minorHAnsi" w:eastAsia="Times New Roman" w:hAnsiTheme="minorHAnsi" w:cstheme="minorHAnsi"/>
                  <w:bCs/>
                  <w:sz w:val="20"/>
                  <w:szCs w:val="20"/>
                </w:rPr>
                <w:delText>5 cm) of insulation.</w:delText>
              </w:r>
            </w:del>
          </w:p>
          <w:p w14:paraId="6F5EC45C" w14:textId="58202C62" w:rsidR="001074AE" w:rsidRPr="001074AE" w:rsidDel="00F14564" w:rsidRDefault="001074AE" w:rsidP="001074AE">
            <w:pPr>
              <w:keepNext/>
              <w:numPr>
                <w:ilvl w:val="1"/>
                <w:numId w:val="44"/>
              </w:numPr>
              <w:autoSpaceDE w:val="0"/>
              <w:autoSpaceDN w:val="0"/>
              <w:adjustRightInd w:val="0"/>
              <w:spacing w:after="0" w:line="240" w:lineRule="auto"/>
              <w:ind w:left="344" w:hanging="344"/>
              <w:contextualSpacing/>
              <w:rPr>
                <w:del w:id="1342" w:author="Alhabibi, Haider@Energy" w:date="2022-03-11T09:55:00Z"/>
                <w:rFonts w:asciiTheme="minorHAnsi" w:eastAsia="Times New Roman" w:hAnsiTheme="minorHAnsi" w:cstheme="minorHAnsi"/>
                <w:b/>
                <w:bCs/>
                <w:sz w:val="20"/>
                <w:szCs w:val="20"/>
              </w:rPr>
            </w:pPr>
            <w:del w:id="1343" w:author="Alhabibi, Haider@Energy" w:date="2022-03-11T09:55:00Z">
              <w:r w:rsidRPr="001074AE" w:rsidDel="00F14564">
                <w:rPr>
                  <w:rFonts w:asciiTheme="minorHAnsi" w:eastAsia="Times New Roman" w:hAnsiTheme="minorHAnsi" w:cstheme="minorHAnsi"/>
                  <w:bCs/>
                  <w:sz w:val="20"/>
                  <w:szCs w:val="20"/>
                </w:rPr>
                <w:delText>Piping installed in crawlspace with a minimum of 1 inches (</w:delText>
              </w:r>
              <w:r w:rsidR="00725B31" w:rsidDel="00F14564">
                <w:rPr>
                  <w:rFonts w:asciiTheme="minorHAnsi" w:eastAsia="Times New Roman" w:hAnsiTheme="minorHAnsi" w:cstheme="minorHAnsi"/>
                  <w:bCs/>
                  <w:sz w:val="20"/>
                  <w:szCs w:val="20"/>
                </w:rPr>
                <w:delText>2.</w:delText>
              </w:r>
              <w:r w:rsidRPr="001074AE" w:rsidDel="00F14564">
                <w:rPr>
                  <w:rFonts w:asciiTheme="minorHAnsi" w:eastAsia="Times New Roman" w:hAnsiTheme="minorHAnsi" w:cstheme="minorHAnsi"/>
                  <w:bCs/>
                  <w:sz w:val="20"/>
                  <w:szCs w:val="20"/>
                </w:rPr>
                <w:delText>5 cm) of crawlspace insulation above and below.</w:delText>
              </w:r>
            </w:del>
          </w:p>
          <w:p w14:paraId="21A0033F" w14:textId="4F55BBAE" w:rsidR="001074AE" w:rsidRPr="001074AE" w:rsidDel="00F14564" w:rsidRDefault="001074AE" w:rsidP="001074AE">
            <w:pPr>
              <w:keepNext/>
              <w:numPr>
                <w:ilvl w:val="1"/>
                <w:numId w:val="44"/>
              </w:numPr>
              <w:autoSpaceDE w:val="0"/>
              <w:autoSpaceDN w:val="0"/>
              <w:adjustRightInd w:val="0"/>
              <w:spacing w:after="0" w:line="240" w:lineRule="auto"/>
              <w:ind w:left="344" w:hanging="344"/>
              <w:contextualSpacing/>
              <w:rPr>
                <w:del w:id="1344" w:author="Alhabibi, Haider@Energy" w:date="2022-03-11T09:55:00Z"/>
                <w:rFonts w:asciiTheme="minorHAnsi" w:eastAsia="Times New Roman" w:hAnsiTheme="minorHAnsi" w:cstheme="minorHAnsi"/>
                <w:b/>
                <w:bCs/>
                <w:sz w:val="20"/>
                <w:szCs w:val="20"/>
              </w:rPr>
            </w:pPr>
            <w:del w:id="1345" w:author="Alhabibi, Haider@Energy" w:date="2022-03-11T09:55:00Z">
              <w:r w:rsidRPr="001074AE" w:rsidDel="00F14564">
                <w:rPr>
                  <w:rFonts w:asciiTheme="minorHAnsi" w:eastAsia="Times New Roman" w:hAnsiTheme="minorHAnsi" w:cstheme="minorHAnsi"/>
                  <w:bCs/>
                  <w:sz w:val="20"/>
                  <w:szCs w:val="20"/>
                </w:rPr>
                <w:delText>Piping installed in attics with a minimum of 4 inches (10 cm) of attic insulation on top.</w:delText>
              </w:r>
            </w:del>
          </w:p>
          <w:p w14:paraId="1B036D7C" w14:textId="5B3DFF31" w:rsidR="009F122B" w:rsidRPr="001462EE" w:rsidDel="00F14564" w:rsidRDefault="001074AE" w:rsidP="001074AE">
            <w:pPr>
              <w:pStyle w:val="ListParagraph"/>
              <w:keepNext/>
              <w:numPr>
                <w:ilvl w:val="0"/>
                <w:numId w:val="25"/>
              </w:numPr>
              <w:autoSpaceDE w:val="0"/>
              <w:autoSpaceDN w:val="0"/>
              <w:adjustRightInd w:val="0"/>
              <w:spacing w:after="0" w:line="240" w:lineRule="auto"/>
              <w:ind w:left="344"/>
              <w:rPr>
                <w:del w:id="1346" w:author="Alhabibi, Haider@Energy" w:date="2022-03-11T09:55:00Z"/>
                <w:rFonts w:asciiTheme="minorHAnsi" w:hAnsiTheme="minorHAnsi" w:cstheme="minorHAnsi"/>
                <w:bCs/>
                <w:sz w:val="20"/>
                <w:szCs w:val="20"/>
              </w:rPr>
            </w:pPr>
            <w:del w:id="1347" w:author="Alhabibi, Haider@Energy" w:date="2022-03-11T09:55:00Z">
              <w:r w:rsidRPr="001074AE" w:rsidDel="00F14564">
                <w:rPr>
                  <w:rFonts w:asciiTheme="minorHAnsi" w:eastAsia="Times New Roman" w:hAnsiTheme="minorHAnsi" w:cstheme="minorHAnsi"/>
                  <w:bCs/>
                  <w:sz w:val="20"/>
                  <w:szCs w:val="20"/>
                </w:rPr>
                <w:delText>Pipe insulation shall fit tightly and all elbows and tees shall be fully insulated.</w:delText>
              </w:r>
            </w:del>
          </w:p>
        </w:tc>
      </w:tr>
    </w:tbl>
    <w:p w14:paraId="0BFF1E02" w14:textId="77777777" w:rsidR="002B0F09" w:rsidRPr="001462EE" w:rsidRDefault="002B0F09" w:rsidP="00E76316">
      <w:pPr>
        <w:tabs>
          <w:tab w:val="left" w:pos="-720"/>
        </w:tabs>
        <w:suppressAutoHyphens/>
        <w:spacing w:after="0" w:line="240" w:lineRule="auto"/>
        <w:ind w:left="446"/>
        <w:rPr>
          <w:rFonts w:asciiTheme="minorHAnsi" w:hAnsiTheme="minorHAnsi" w:cstheme="minorHAnsi"/>
          <w:b/>
          <w:sz w:val="20"/>
          <w:szCs w:val="20"/>
        </w:rPr>
      </w:pPr>
    </w:p>
    <w:tbl>
      <w:tblPr>
        <w:tblW w:w="499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29"/>
        <w:gridCol w:w="13638"/>
      </w:tblGrid>
      <w:tr w:rsidR="00E76316" w:rsidRPr="006F1F7B" w14:paraId="607E0920" w14:textId="77777777" w:rsidTr="00F14564">
        <w:trPr>
          <w:trHeight w:hRule="exact" w:val="973"/>
          <w:tblHeader/>
        </w:trPr>
        <w:tc>
          <w:tcPr>
            <w:tcW w:w="14367" w:type="dxa"/>
            <w:gridSpan w:val="2"/>
            <w:tcBorders>
              <w:bottom w:val="single" w:sz="4" w:space="0" w:color="000000"/>
            </w:tcBorders>
            <w:vAlign w:val="center"/>
          </w:tcPr>
          <w:p w14:paraId="607E091C" w14:textId="52A9F75C" w:rsidR="00A80404" w:rsidRPr="00F43B53" w:rsidRDefault="00276172">
            <w:pPr>
              <w:keepNext/>
              <w:spacing w:after="0" w:line="240" w:lineRule="auto"/>
              <w:rPr>
                <w:rFonts w:asciiTheme="minorHAnsi" w:hAnsiTheme="minorHAnsi" w:cstheme="minorHAnsi"/>
                <w:b/>
                <w:sz w:val="20"/>
                <w:szCs w:val="20"/>
              </w:rPr>
            </w:pPr>
            <w:r w:rsidRPr="005C5AB0">
              <w:rPr>
                <w:rFonts w:asciiTheme="minorHAnsi" w:hAnsiTheme="minorHAnsi" w:cstheme="minorHAnsi"/>
                <w:b/>
                <w:sz w:val="20"/>
                <w:szCs w:val="20"/>
              </w:rPr>
              <w:lastRenderedPageBreak/>
              <w:t>H</w:t>
            </w:r>
            <w:r w:rsidR="00E76316" w:rsidRPr="00294A45">
              <w:rPr>
                <w:rFonts w:asciiTheme="minorHAnsi" w:hAnsiTheme="minorHAnsi" w:cstheme="minorHAnsi"/>
                <w:b/>
                <w:sz w:val="20"/>
                <w:szCs w:val="20"/>
              </w:rPr>
              <w:t>. Multiple Dwelling Units – Recirculation Temperature Modulation Control</w:t>
            </w:r>
            <w:r w:rsidR="00E76316" w:rsidRPr="00F05920">
              <w:rPr>
                <w:rFonts w:asciiTheme="minorHAnsi" w:hAnsiTheme="minorHAnsi" w:cstheme="minorHAnsi"/>
                <w:sz w:val="20"/>
                <w:szCs w:val="20"/>
              </w:rPr>
              <w:t xml:space="preserve"> </w:t>
            </w:r>
            <w:r w:rsidR="003174C1" w:rsidRPr="00287A60">
              <w:rPr>
                <w:rFonts w:asciiTheme="minorHAnsi" w:hAnsiTheme="minorHAnsi" w:cstheme="minorHAnsi"/>
                <w:b/>
                <w:sz w:val="20"/>
                <w:szCs w:val="20"/>
              </w:rPr>
              <w:t>Requirements</w:t>
            </w:r>
            <w:r w:rsidR="0014132C" w:rsidRPr="00DF4A6F">
              <w:rPr>
                <w:rFonts w:asciiTheme="minorHAnsi" w:hAnsiTheme="minorHAnsi" w:cstheme="minorHAnsi"/>
                <w:b/>
                <w:sz w:val="20"/>
                <w:szCs w:val="20"/>
              </w:rPr>
              <w:t xml:space="preserve"> (RA4.4.11)</w:t>
            </w:r>
          </w:p>
          <w:p w14:paraId="607E091D" w14:textId="57D4483A" w:rsidR="00A80404" w:rsidRPr="00FB3C06" w:rsidRDefault="00F14564">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20"/>
                <w:szCs w:val="20"/>
              </w:rPr>
            </w:pPr>
            <w:ins w:id="1348" w:author="Alhabibi, Haider@Energy" w:date="2022-03-11T09:55:00Z">
              <w:r>
                <w:rPr>
                  <w:sz w:val="18"/>
                  <w:szCs w:val="18"/>
                </w:rPr>
                <w:t>&lt;&lt;Static Text - see the top&gt;&gt;</w:t>
              </w:r>
            </w:ins>
            <w:del w:id="1349" w:author="Alhabibi, Haider@Energy" w:date="2022-03-11T09:55:00Z">
              <w:r w:rsidR="00D5274E" w:rsidRPr="0089312C" w:rsidDel="00F14564">
                <w:rPr>
                  <w:rFonts w:asciiTheme="minorHAnsi" w:hAnsiTheme="minorHAnsi" w:cstheme="minorHAnsi"/>
                  <w:sz w:val="20"/>
                  <w:szCs w:val="20"/>
                </w:rPr>
                <w:delText>Systems that utilize</w:delText>
              </w:r>
              <w:r w:rsidR="00D5274E" w:rsidRPr="009202EE" w:rsidDel="00F14564">
                <w:rPr>
                  <w:rFonts w:asciiTheme="minorHAnsi" w:hAnsiTheme="minorHAnsi" w:cstheme="minorHAnsi"/>
                  <w:sz w:val="20"/>
                  <w:szCs w:val="20"/>
                </w:rPr>
                <w:delText xml:space="preserve"> this distribution type shall comply with these requirements</w:delText>
              </w:r>
              <w:r w:rsidR="00241C88" w:rsidRPr="00FB3C06" w:rsidDel="00F14564">
                <w:rPr>
                  <w:rFonts w:asciiTheme="minorHAnsi" w:hAnsiTheme="minorHAnsi" w:cstheme="minorHAnsi"/>
                  <w:sz w:val="20"/>
                  <w:szCs w:val="20"/>
                </w:rPr>
                <w:delText>.</w:delText>
              </w:r>
            </w:del>
          </w:p>
          <w:p w14:paraId="607E091E" w14:textId="53A07AC8" w:rsidR="00A80404" w:rsidRPr="004B329A" w:rsidRDefault="00B36001">
            <w:pPr>
              <w:keepNext/>
              <w:spacing w:after="0" w:line="240" w:lineRule="auto"/>
              <w:rPr>
                <w:rFonts w:asciiTheme="minorHAnsi" w:hAnsiTheme="minorHAnsi" w:cstheme="minorHAnsi"/>
                <w:sz w:val="18"/>
                <w:szCs w:val="20"/>
              </w:rPr>
            </w:pPr>
            <w:r w:rsidRPr="004B329A">
              <w:rPr>
                <w:rFonts w:asciiTheme="minorHAnsi" w:hAnsiTheme="minorHAnsi" w:cstheme="minorHAnsi"/>
                <w:sz w:val="18"/>
                <w:szCs w:val="20"/>
              </w:rPr>
              <w:t xml:space="preserve">&lt;&lt;If </w:t>
            </w:r>
            <w:r w:rsidR="00600BAC" w:rsidRPr="004B329A">
              <w:rPr>
                <w:rFonts w:asciiTheme="minorHAnsi" w:hAnsiTheme="minorHAnsi" w:cstheme="minorHAnsi"/>
                <w:sz w:val="18"/>
                <w:szCs w:val="20"/>
              </w:rPr>
              <w:t xml:space="preserve">there are no systems in </w:t>
            </w:r>
            <w:ins w:id="1350" w:author="Markstrum, Alexis@Energy" w:date="2021-10-20T14:02:00Z">
              <w:r w:rsidR="004E39F0">
                <w:rPr>
                  <w:rFonts w:asciiTheme="minorHAnsi" w:hAnsiTheme="minorHAnsi" w:cstheme="minorHAnsi"/>
                  <w:sz w:val="18"/>
                  <w:szCs w:val="20"/>
                </w:rPr>
                <w:t>F</w:t>
              </w:r>
            </w:ins>
            <w:del w:id="1351" w:author="Markstrum, Alexis@Energy" w:date="2021-10-20T14:02:00Z">
              <w:r w:rsidR="00747CBA" w:rsidDel="004E39F0">
                <w:rPr>
                  <w:rFonts w:asciiTheme="minorHAnsi" w:hAnsiTheme="minorHAnsi" w:cstheme="minorHAnsi"/>
                  <w:sz w:val="18"/>
                  <w:szCs w:val="20"/>
                </w:rPr>
                <w:delText>D</w:delText>
              </w:r>
            </w:del>
            <w:r w:rsidR="00747CBA">
              <w:rPr>
                <w:rFonts w:asciiTheme="minorHAnsi" w:hAnsiTheme="minorHAnsi" w:cstheme="minorHAnsi"/>
                <w:sz w:val="18"/>
                <w:szCs w:val="20"/>
              </w:rPr>
              <w:t>02</w:t>
            </w:r>
            <w:r w:rsidR="00600BAC" w:rsidRPr="004B329A">
              <w:rPr>
                <w:rFonts w:asciiTheme="minorHAnsi" w:hAnsiTheme="minorHAnsi" w:cstheme="minorHAnsi"/>
                <w:sz w:val="18"/>
                <w:szCs w:val="20"/>
              </w:rPr>
              <w:t xml:space="preserve"> that have a value=</w:t>
            </w:r>
            <w:r w:rsidR="003E30BA" w:rsidRPr="004B329A">
              <w:rPr>
                <w:rFonts w:asciiTheme="minorHAnsi" w:hAnsiTheme="minorHAnsi" w:cstheme="minorHAnsi"/>
                <w:sz w:val="18"/>
                <w:szCs w:val="20"/>
              </w:rPr>
              <w:t xml:space="preserve"> </w:t>
            </w:r>
            <w:r w:rsidRPr="004B329A">
              <w:rPr>
                <w:rFonts w:asciiTheme="minorHAnsi" w:hAnsiTheme="minorHAnsi" w:cstheme="minorHAnsi"/>
                <w:sz w:val="18"/>
                <w:szCs w:val="20"/>
              </w:rPr>
              <w:t>“</w:t>
            </w:r>
            <w:r w:rsidR="004F7BAF" w:rsidRPr="004B329A">
              <w:rPr>
                <w:rFonts w:asciiTheme="minorHAnsi" w:hAnsiTheme="minorHAnsi" w:cstheme="minorHAnsi"/>
                <w:sz w:val="18"/>
                <w:szCs w:val="20"/>
              </w:rPr>
              <w:t>Multi-family: Recirculating with temperature modulation</w:t>
            </w:r>
            <w:r w:rsidRPr="004B329A">
              <w:rPr>
                <w:rFonts w:asciiTheme="minorHAnsi" w:hAnsiTheme="minorHAnsi" w:cstheme="minorHAnsi"/>
                <w:sz w:val="18"/>
                <w:szCs w:val="20"/>
              </w:rPr>
              <w:t>”</w:t>
            </w:r>
            <w:r w:rsidR="00AB10DA" w:rsidRPr="004B329A">
              <w:rPr>
                <w:rFonts w:asciiTheme="minorHAnsi" w:hAnsiTheme="minorHAnsi" w:cstheme="minorHAnsi"/>
                <w:sz w:val="18"/>
                <w:szCs w:val="20"/>
              </w:rPr>
              <w:t xml:space="preserve">, </w:t>
            </w:r>
            <w:r w:rsidR="00AB10DA" w:rsidRPr="00B67E3D">
              <w:rPr>
                <w:rFonts w:asciiTheme="minorHAnsi" w:hAnsiTheme="minorHAnsi" w:cstheme="minorHAnsi"/>
                <w:sz w:val="18"/>
                <w:szCs w:val="20"/>
              </w:rPr>
              <w:t>then display the "section does not apply" message</w:t>
            </w:r>
            <w:r w:rsidR="003E30BA" w:rsidRPr="00B67E3D">
              <w:rPr>
                <w:rFonts w:asciiTheme="minorHAnsi" w:hAnsiTheme="minorHAnsi" w:cstheme="minorHAnsi"/>
                <w:sz w:val="18"/>
                <w:szCs w:val="20"/>
              </w:rPr>
              <w:t>; else display this entire table</w:t>
            </w:r>
            <w:r w:rsidR="00AB10DA" w:rsidRPr="00B67E3D">
              <w:rPr>
                <w:rFonts w:asciiTheme="minorHAnsi" w:hAnsiTheme="minorHAnsi" w:cstheme="minorHAnsi"/>
                <w:sz w:val="18"/>
                <w:szCs w:val="20"/>
              </w:rPr>
              <w:t>&gt;&gt;</w:t>
            </w:r>
          </w:p>
          <w:p w14:paraId="607E091F" w14:textId="77777777" w:rsidR="00E76316" w:rsidRPr="005C5AB0" w:rsidRDefault="00E76316" w:rsidP="00335E4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pPr>
          </w:p>
        </w:tc>
      </w:tr>
      <w:tr w:rsidR="00AB10DA" w:rsidRPr="006F1F7B" w:rsidDel="00F14564" w14:paraId="607E0923" w14:textId="542A843C" w:rsidTr="00F14564">
        <w:trPr>
          <w:trHeight w:hRule="exact" w:val="550"/>
          <w:tblHeader/>
          <w:del w:id="1352" w:author="Alhabibi, Haider@Energy" w:date="2022-03-11T09:55:00Z"/>
        </w:trPr>
        <w:tc>
          <w:tcPr>
            <w:tcW w:w="729" w:type="dxa"/>
            <w:tcBorders>
              <w:top w:val="single" w:sz="4" w:space="0" w:color="000000"/>
            </w:tcBorders>
            <w:vAlign w:val="center"/>
          </w:tcPr>
          <w:p w14:paraId="607E0921" w14:textId="140B8260" w:rsidR="00AB10DA" w:rsidRPr="004B329A" w:rsidDel="00F14564" w:rsidRDefault="00AB10DA" w:rsidP="00335E4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del w:id="1353" w:author="Alhabibi, Haider@Energy" w:date="2022-03-11T09:55:00Z"/>
                <w:rFonts w:asciiTheme="minorHAnsi" w:hAnsiTheme="minorHAnsi" w:cstheme="minorHAnsi"/>
                <w:sz w:val="18"/>
                <w:szCs w:val="20"/>
              </w:rPr>
            </w:pPr>
            <w:del w:id="1354" w:author="Alhabibi, Haider@Energy" w:date="2022-03-11T09:55:00Z">
              <w:r w:rsidRPr="004B329A" w:rsidDel="00F14564">
                <w:rPr>
                  <w:rFonts w:asciiTheme="minorHAnsi" w:hAnsiTheme="minorHAnsi" w:cstheme="minorHAnsi"/>
                  <w:sz w:val="18"/>
                  <w:szCs w:val="20"/>
                </w:rPr>
                <w:delText>01</w:delText>
              </w:r>
            </w:del>
          </w:p>
        </w:tc>
        <w:tc>
          <w:tcPr>
            <w:tcW w:w="13638" w:type="dxa"/>
            <w:tcBorders>
              <w:top w:val="single" w:sz="4" w:space="0" w:color="000000"/>
            </w:tcBorders>
            <w:vAlign w:val="center"/>
          </w:tcPr>
          <w:p w14:paraId="607E0922" w14:textId="093F158D" w:rsidR="00A80404" w:rsidRPr="004B329A" w:rsidDel="00F14564" w:rsidRDefault="00AB10DA" w:rsidP="0014132C">
            <w:pPr>
              <w:keepNext/>
              <w:autoSpaceDE w:val="0"/>
              <w:autoSpaceDN w:val="0"/>
              <w:adjustRightInd w:val="0"/>
              <w:spacing w:after="0" w:line="240" w:lineRule="auto"/>
              <w:rPr>
                <w:del w:id="1355" w:author="Alhabibi, Haider@Energy" w:date="2022-03-11T09:55:00Z"/>
                <w:rFonts w:asciiTheme="minorHAnsi" w:hAnsiTheme="minorHAnsi" w:cstheme="minorHAnsi"/>
                <w:sz w:val="18"/>
                <w:szCs w:val="20"/>
              </w:rPr>
            </w:pPr>
            <w:del w:id="1356" w:author="Alhabibi, Haider@Energy" w:date="2022-03-11T09:55:00Z">
              <w:r w:rsidRPr="004B329A" w:rsidDel="00F14564">
                <w:rPr>
                  <w:rFonts w:asciiTheme="minorHAnsi" w:hAnsiTheme="minorHAnsi" w:cstheme="minorHAnsi"/>
                  <w:sz w:val="18"/>
                  <w:szCs w:val="20"/>
                </w:rPr>
                <w:delText xml:space="preserve">Controls have been installed that </w:delText>
              </w:r>
              <w:r w:rsidR="00E41D1D" w:rsidRPr="004B329A" w:rsidDel="00F14564">
                <w:rPr>
                  <w:rFonts w:asciiTheme="minorHAnsi" w:hAnsiTheme="minorHAnsi" w:cstheme="minorHAnsi"/>
                  <w:sz w:val="18"/>
                  <w:szCs w:val="20"/>
                </w:rPr>
                <w:delText>reduce the hot water supply temperature when hot water demand is determined to be low by the control system. The control system may use a fixed control schedule or dynamic control schedule</w:delText>
              </w:r>
              <w:r w:rsidR="00E41D1D" w:rsidRPr="007C3C1A" w:rsidDel="00F14564">
                <w:rPr>
                  <w:rFonts w:asciiTheme="minorHAnsi" w:hAnsiTheme="minorHAnsi" w:cstheme="minorHAnsi"/>
                  <w:sz w:val="18"/>
                  <w:szCs w:val="20"/>
                </w:rPr>
                <w:delText xml:space="preserve">s based </w:delText>
              </w:r>
              <w:r w:rsidR="00CF1CFE" w:rsidRPr="007C3C1A" w:rsidDel="00F14564">
                <w:rPr>
                  <w:rFonts w:asciiTheme="minorHAnsi" w:hAnsiTheme="minorHAnsi" w:cstheme="minorHAnsi"/>
                  <w:sz w:val="18"/>
                  <w:szCs w:val="20"/>
                </w:rPr>
                <w:delText xml:space="preserve">on </w:delText>
              </w:r>
              <w:r w:rsidR="00E41D1D" w:rsidRPr="007C3C1A" w:rsidDel="00F14564">
                <w:rPr>
                  <w:rFonts w:asciiTheme="minorHAnsi" w:hAnsiTheme="minorHAnsi" w:cstheme="minorHAnsi"/>
                  <w:sz w:val="18"/>
                  <w:szCs w:val="20"/>
                </w:rPr>
                <w:delText>measurements of h</w:delText>
              </w:r>
              <w:r w:rsidR="00E41D1D" w:rsidRPr="004B329A" w:rsidDel="00F14564">
                <w:rPr>
                  <w:rFonts w:asciiTheme="minorHAnsi" w:hAnsiTheme="minorHAnsi" w:cstheme="minorHAnsi"/>
                  <w:sz w:val="18"/>
                  <w:szCs w:val="20"/>
                </w:rPr>
                <w:delText>ot water demand.</w:delText>
              </w:r>
            </w:del>
          </w:p>
        </w:tc>
      </w:tr>
      <w:tr w:rsidR="00AB10DA" w:rsidRPr="006F1F7B" w:rsidDel="00F14564" w14:paraId="607E0926" w14:textId="4D0644C6" w:rsidTr="00F14564">
        <w:trPr>
          <w:trHeight w:hRule="exact" w:val="388"/>
          <w:tblHeader/>
          <w:del w:id="1357" w:author="Alhabibi, Haider@Energy" w:date="2022-03-11T09:55:00Z"/>
        </w:trPr>
        <w:tc>
          <w:tcPr>
            <w:tcW w:w="729" w:type="dxa"/>
            <w:vAlign w:val="center"/>
          </w:tcPr>
          <w:p w14:paraId="607E0924" w14:textId="24F95C35" w:rsidR="00AB10DA" w:rsidRPr="004B329A" w:rsidDel="00F14564" w:rsidRDefault="00AB10DA" w:rsidP="00335E4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del w:id="1358" w:author="Alhabibi, Haider@Energy" w:date="2022-03-11T09:55:00Z"/>
                <w:rFonts w:asciiTheme="minorHAnsi" w:hAnsiTheme="minorHAnsi" w:cstheme="minorHAnsi"/>
                <w:sz w:val="18"/>
                <w:szCs w:val="20"/>
              </w:rPr>
            </w:pPr>
            <w:del w:id="1359" w:author="Alhabibi, Haider@Energy" w:date="2022-03-11T09:55:00Z">
              <w:r w:rsidRPr="004B329A" w:rsidDel="00F14564">
                <w:rPr>
                  <w:rFonts w:asciiTheme="minorHAnsi" w:hAnsiTheme="minorHAnsi" w:cstheme="minorHAnsi"/>
                  <w:sz w:val="18"/>
                  <w:szCs w:val="20"/>
                </w:rPr>
                <w:delText>02</w:delText>
              </w:r>
            </w:del>
          </w:p>
        </w:tc>
        <w:tc>
          <w:tcPr>
            <w:tcW w:w="13638" w:type="dxa"/>
            <w:vAlign w:val="center"/>
          </w:tcPr>
          <w:p w14:paraId="607E0925" w14:textId="754E0442" w:rsidR="00AB10DA" w:rsidRPr="004B329A" w:rsidDel="00F14564" w:rsidRDefault="00AB10DA" w:rsidP="00335E4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del w:id="1360" w:author="Alhabibi, Haider@Energy" w:date="2022-03-11T09:55:00Z"/>
                <w:rFonts w:asciiTheme="minorHAnsi" w:hAnsiTheme="minorHAnsi" w:cstheme="minorHAnsi"/>
                <w:sz w:val="18"/>
                <w:szCs w:val="20"/>
              </w:rPr>
            </w:pPr>
            <w:del w:id="1361" w:author="Alhabibi, Haider@Energy" w:date="2022-03-11T09:55:00Z">
              <w:r w:rsidRPr="004B329A" w:rsidDel="00F14564">
                <w:rPr>
                  <w:rFonts w:asciiTheme="minorHAnsi" w:hAnsiTheme="minorHAnsi" w:cstheme="minorHAnsi"/>
                  <w:sz w:val="18"/>
                  <w:szCs w:val="20"/>
                </w:rPr>
                <w:delText>Daily hot water supply temperature reduction (</w:delText>
              </w:r>
              <w:r w:rsidR="00E41D1D" w:rsidRPr="004B329A" w:rsidDel="00F14564">
                <w:rPr>
                  <w:rFonts w:asciiTheme="minorHAnsi" w:hAnsiTheme="minorHAnsi" w:cstheme="minorHAnsi"/>
                  <w:sz w:val="18"/>
                  <w:szCs w:val="20"/>
                </w:rPr>
                <w:delText xml:space="preserve">which is defined as the </w:delText>
              </w:r>
              <w:r w:rsidRPr="004B329A" w:rsidDel="00F14564">
                <w:rPr>
                  <w:rFonts w:asciiTheme="minorHAnsi" w:hAnsiTheme="minorHAnsi" w:cstheme="minorHAnsi"/>
                  <w:sz w:val="18"/>
                  <w:szCs w:val="20"/>
                </w:rPr>
                <w:delText>sum of temperature reduction by the control in each hour within a 24-hour period) shall be more than 50</w:delText>
              </w:r>
              <w:r w:rsidR="00241C88" w:rsidRPr="004B329A" w:rsidDel="00F14564">
                <w:rPr>
                  <w:rFonts w:asciiTheme="minorHAnsi" w:hAnsiTheme="minorHAnsi" w:cstheme="minorHAnsi"/>
                  <w:sz w:val="18"/>
                  <w:szCs w:val="20"/>
                </w:rPr>
                <w:delText>°</w:delText>
              </w:r>
              <w:r w:rsidRPr="004B329A" w:rsidDel="00F14564">
                <w:rPr>
                  <w:rFonts w:asciiTheme="minorHAnsi" w:hAnsiTheme="minorHAnsi" w:cstheme="minorHAnsi"/>
                  <w:sz w:val="18"/>
                  <w:szCs w:val="20"/>
                </w:rPr>
                <w:delText>F</w:delText>
              </w:r>
              <w:r w:rsidR="00B36001" w:rsidRPr="004B329A" w:rsidDel="00F14564">
                <w:rPr>
                  <w:rFonts w:asciiTheme="minorHAnsi" w:hAnsiTheme="minorHAnsi" w:cstheme="minorHAnsi"/>
                  <w:sz w:val="18"/>
                  <w:szCs w:val="20"/>
                </w:rPr>
                <w:delText>.</w:delText>
              </w:r>
            </w:del>
          </w:p>
        </w:tc>
      </w:tr>
      <w:tr w:rsidR="0093694E" w:rsidRPr="006F1F7B" w14:paraId="607E0928" w14:textId="77777777" w:rsidTr="00F14564">
        <w:trPr>
          <w:trHeight w:hRule="exact" w:val="262"/>
        </w:trPr>
        <w:tc>
          <w:tcPr>
            <w:tcW w:w="14367" w:type="dxa"/>
            <w:gridSpan w:val="2"/>
            <w:tcBorders>
              <w:top w:val="single" w:sz="4" w:space="0" w:color="000000"/>
              <w:left w:val="single" w:sz="4" w:space="0" w:color="000000"/>
              <w:bottom w:val="single" w:sz="4" w:space="0" w:color="000000"/>
              <w:right w:val="single" w:sz="4" w:space="0" w:color="000000"/>
            </w:tcBorders>
          </w:tcPr>
          <w:p w14:paraId="607E0927" w14:textId="77777777" w:rsidR="00A80404" w:rsidRPr="00980F3E" w:rsidRDefault="0093694E">
            <w:pPr>
              <w:keepNext/>
              <w:spacing w:after="0" w:line="240" w:lineRule="auto"/>
              <w:rPr>
                <w:rFonts w:asciiTheme="minorHAnsi" w:hAnsiTheme="minorHAnsi" w:cstheme="minorHAnsi"/>
                <w:b/>
                <w:sz w:val="18"/>
                <w:szCs w:val="20"/>
              </w:rPr>
            </w:pPr>
            <w:r w:rsidRPr="00BC623E">
              <w:rPr>
                <w:rFonts w:asciiTheme="minorHAnsi" w:hAnsiTheme="minorHAnsi" w:cstheme="minorHAnsi"/>
                <w:b/>
                <w:sz w:val="18"/>
                <w:szCs w:val="20"/>
              </w:rPr>
              <w:t xml:space="preserve">The responsible person’s signature on this compliance document affirms that all applicable requirements in this table have been met.  </w:t>
            </w:r>
          </w:p>
        </w:tc>
      </w:tr>
    </w:tbl>
    <w:p w14:paraId="607E0929" w14:textId="77777777" w:rsidR="00E76316" w:rsidRPr="001462EE" w:rsidRDefault="00E76316" w:rsidP="00E76316">
      <w:pPr>
        <w:tabs>
          <w:tab w:val="left" w:pos="-720"/>
        </w:tabs>
        <w:suppressAutoHyphens/>
        <w:spacing w:after="0" w:line="240" w:lineRule="auto"/>
        <w:ind w:left="446"/>
        <w:rPr>
          <w:rFonts w:asciiTheme="minorHAnsi" w:hAnsiTheme="minorHAnsi" w:cstheme="minorHAnsi"/>
          <w:b/>
          <w:sz w:val="20"/>
          <w:szCs w:val="20"/>
        </w:rPr>
      </w:pPr>
    </w:p>
    <w:tbl>
      <w:tblPr>
        <w:tblW w:w="499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29"/>
        <w:gridCol w:w="13638"/>
      </w:tblGrid>
      <w:tr w:rsidR="00E76316" w:rsidRPr="006F1F7B" w14:paraId="607E092F" w14:textId="77777777" w:rsidTr="00F14564">
        <w:trPr>
          <w:trHeight w:hRule="exact" w:val="1018"/>
          <w:tblHeader/>
        </w:trPr>
        <w:tc>
          <w:tcPr>
            <w:tcW w:w="14367" w:type="dxa"/>
            <w:gridSpan w:val="2"/>
            <w:tcBorders>
              <w:bottom w:val="single" w:sz="4" w:space="0" w:color="000000"/>
            </w:tcBorders>
            <w:vAlign w:val="center"/>
          </w:tcPr>
          <w:p w14:paraId="607E092A" w14:textId="149DD52E" w:rsidR="00E76316" w:rsidRPr="00DF4A6F" w:rsidRDefault="00276172" w:rsidP="00335E47">
            <w:pPr>
              <w:keepNext/>
              <w:spacing w:after="0" w:line="240" w:lineRule="auto"/>
              <w:rPr>
                <w:rFonts w:asciiTheme="minorHAnsi" w:hAnsiTheme="minorHAnsi" w:cstheme="minorHAnsi"/>
                <w:sz w:val="20"/>
                <w:szCs w:val="20"/>
              </w:rPr>
            </w:pPr>
            <w:r w:rsidRPr="005C5AB0">
              <w:rPr>
                <w:rFonts w:asciiTheme="minorHAnsi" w:hAnsiTheme="minorHAnsi" w:cstheme="minorHAnsi"/>
                <w:b/>
                <w:sz w:val="20"/>
                <w:szCs w:val="20"/>
              </w:rPr>
              <w:t>I</w:t>
            </w:r>
            <w:r w:rsidR="00E76316" w:rsidRPr="00294A45">
              <w:rPr>
                <w:rFonts w:asciiTheme="minorHAnsi" w:hAnsiTheme="minorHAnsi" w:cstheme="minorHAnsi"/>
                <w:b/>
                <w:sz w:val="20"/>
                <w:szCs w:val="20"/>
              </w:rPr>
              <w:t>. Multiple Dwelling Units – Recirculation Continuous Monitoring Systems</w:t>
            </w:r>
            <w:r w:rsidR="003174C1" w:rsidRPr="00F05920">
              <w:rPr>
                <w:rFonts w:asciiTheme="minorHAnsi" w:hAnsiTheme="minorHAnsi" w:cstheme="minorHAnsi"/>
                <w:b/>
                <w:sz w:val="20"/>
                <w:szCs w:val="20"/>
              </w:rPr>
              <w:t xml:space="preserve"> Requirements</w:t>
            </w:r>
            <w:r w:rsidR="0014132C" w:rsidRPr="00287A60">
              <w:rPr>
                <w:rFonts w:asciiTheme="minorHAnsi" w:hAnsiTheme="minorHAnsi" w:cstheme="minorHAnsi"/>
                <w:b/>
                <w:sz w:val="20"/>
                <w:szCs w:val="20"/>
              </w:rPr>
              <w:t xml:space="preserve"> (RA4.4.12)</w:t>
            </w:r>
          </w:p>
          <w:p w14:paraId="607E092B" w14:textId="134F561E" w:rsidR="00A80404" w:rsidRPr="004B329A" w:rsidDel="00F14564" w:rsidRDefault="00F14564">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del w:id="1362" w:author="Alhabibi, Haider@Energy" w:date="2022-03-11T09:55:00Z"/>
                <w:rFonts w:asciiTheme="minorHAnsi" w:hAnsiTheme="minorHAnsi" w:cstheme="minorHAnsi"/>
                <w:sz w:val="18"/>
                <w:szCs w:val="20"/>
              </w:rPr>
            </w:pPr>
            <w:ins w:id="1363" w:author="Alhabibi, Haider@Energy" w:date="2022-03-11T09:55:00Z">
              <w:r>
                <w:rPr>
                  <w:sz w:val="18"/>
                  <w:szCs w:val="18"/>
                </w:rPr>
                <w:t>&lt;&lt;Static Text - see the top&gt;&gt;</w:t>
              </w:r>
            </w:ins>
            <w:del w:id="1364" w:author="Alhabibi, Haider@Energy" w:date="2022-03-11T09:55:00Z">
              <w:r w:rsidR="00D5274E" w:rsidRPr="004B329A" w:rsidDel="00F14564">
                <w:rPr>
                  <w:rFonts w:asciiTheme="minorHAnsi" w:hAnsiTheme="minorHAnsi" w:cstheme="minorHAnsi"/>
                  <w:sz w:val="18"/>
                  <w:szCs w:val="20"/>
                </w:rPr>
                <w:delText>Systems that utilize this distribution type shall comply with these requirements</w:delText>
              </w:r>
              <w:r w:rsidR="00241C88" w:rsidRPr="004B329A" w:rsidDel="00F14564">
                <w:rPr>
                  <w:rFonts w:asciiTheme="minorHAnsi" w:hAnsiTheme="minorHAnsi" w:cstheme="minorHAnsi"/>
                  <w:sz w:val="18"/>
                  <w:szCs w:val="20"/>
                </w:rPr>
                <w:delText>.</w:delText>
              </w:r>
            </w:del>
          </w:p>
          <w:p w14:paraId="607E092E" w14:textId="1752E0E0" w:rsidR="00E76316" w:rsidRPr="00294A45" w:rsidRDefault="00AB10DA" w:rsidP="00335E4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pPr>
            <w:r w:rsidRPr="004B329A">
              <w:rPr>
                <w:rFonts w:asciiTheme="minorHAnsi" w:hAnsiTheme="minorHAnsi" w:cstheme="minorHAnsi"/>
                <w:sz w:val="18"/>
                <w:szCs w:val="20"/>
              </w:rPr>
              <w:t xml:space="preserve">&lt;&lt;If </w:t>
            </w:r>
            <w:r w:rsidR="00600BAC" w:rsidRPr="004B329A">
              <w:rPr>
                <w:rFonts w:asciiTheme="minorHAnsi" w:hAnsiTheme="minorHAnsi" w:cstheme="minorHAnsi"/>
                <w:sz w:val="18"/>
                <w:szCs w:val="20"/>
              </w:rPr>
              <w:t xml:space="preserve">there are no systems in </w:t>
            </w:r>
            <w:ins w:id="1365" w:author="Markstrum, Alexis@Energy" w:date="2021-10-20T14:02:00Z">
              <w:del w:id="1366" w:author="Alhabibi, Haider@Energy" w:date="2022-03-11T09:56:00Z">
                <w:r w:rsidR="004E39F0" w:rsidDel="00D8426C">
                  <w:rPr>
                    <w:rFonts w:asciiTheme="minorHAnsi" w:hAnsiTheme="minorHAnsi" w:cstheme="minorHAnsi"/>
                    <w:sz w:val="18"/>
                    <w:szCs w:val="20"/>
                  </w:rPr>
                  <w:delText>F</w:delText>
                </w:r>
              </w:del>
            </w:ins>
            <w:r w:rsidR="00747CBA">
              <w:rPr>
                <w:rFonts w:asciiTheme="minorHAnsi" w:hAnsiTheme="minorHAnsi" w:cstheme="minorHAnsi"/>
                <w:sz w:val="18"/>
                <w:szCs w:val="20"/>
              </w:rPr>
              <w:t xml:space="preserve">D02 </w:t>
            </w:r>
            <w:r w:rsidR="00600BAC" w:rsidRPr="004B329A">
              <w:rPr>
                <w:rFonts w:asciiTheme="minorHAnsi" w:hAnsiTheme="minorHAnsi" w:cstheme="minorHAnsi"/>
                <w:sz w:val="18"/>
                <w:szCs w:val="20"/>
              </w:rPr>
              <w:t xml:space="preserve">that have a value = </w:t>
            </w:r>
            <w:r w:rsidR="003E30BA" w:rsidRPr="004B329A">
              <w:rPr>
                <w:rFonts w:asciiTheme="minorHAnsi" w:hAnsiTheme="minorHAnsi" w:cstheme="minorHAnsi"/>
                <w:sz w:val="18"/>
                <w:szCs w:val="20"/>
              </w:rPr>
              <w:t>“</w:t>
            </w:r>
            <w:r w:rsidR="004F7BAF" w:rsidRPr="004B329A">
              <w:rPr>
                <w:rFonts w:asciiTheme="minorHAnsi" w:hAnsiTheme="minorHAnsi" w:cstheme="minorHAnsi"/>
                <w:sz w:val="18"/>
                <w:szCs w:val="20"/>
              </w:rPr>
              <w:t>Multi-family: Recirculating with temperature modulation and monitoring</w:t>
            </w:r>
            <w:r w:rsidR="003E30BA" w:rsidRPr="004B329A">
              <w:rPr>
                <w:rFonts w:asciiTheme="minorHAnsi" w:hAnsiTheme="minorHAnsi" w:cstheme="minorHAnsi"/>
                <w:sz w:val="18"/>
                <w:szCs w:val="20"/>
              </w:rPr>
              <w:t>”</w:t>
            </w:r>
            <w:r w:rsidRPr="004B329A">
              <w:rPr>
                <w:rFonts w:asciiTheme="minorHAnsi" w:hAnsiTheme="minorHAnsi" w:cstheme="minorHAnsi"/>
                <w:sz w:val="18"/>
                <w:szCs w:val="20"/>
              </w:rPr>
              <w:t xml:space="preserve">, </w:t>
            </w:r>
            <w:r w:rsidRPr="00B67E3D">
              <w:rPr>
                <w:rFonts w:asciiTheme="minorHAnsi" w:hAnsiTheme="minorHAnsi" w:cstheme="minorHAnsi"/>
                <w:sz w:val="18"/>
                <w:szCs w:val="20"/>
              </w:rPr>
              <w:t>then display the "section does not apply" message</w:t>
            </w:r>
            <w:r w:rsidR="003E30BA" w:rsidRPr="00B67E3D">
              <w:rPr>
                <w:rFonts w:asciiTheme="minorHAnsi" w:hAnsiTheme="minorHAnsi" w:cstheme="minorHAnsi"/>
                <w:sz w:val="18"/>
                <w:szCs w:val="20"/>
              </w:rPr>
              <w:t xml:space="preserve">; else display this entire table </w:t>
            </w:r>
            <w:r w:rsidRPr="00B67E3D">
              <w:rPr>
                <w:rFonts w:asciiTheme="minorHAnsi" w:hAnsiTheme="minorHAnsi" w:cstheme="minorHAnsi"/>
                <w:sz w:val="18"/>
                <w:szCs w:val="20"/>
              </w:rPr>
              <w:t>&gt;&gt;</w:t>
            </w:r>
          </w:p>
        </w:tc>
      </w:tr>
      <w:tr w:rsidR="00AB10DA" w:rsidRPr="006F1F7B" w:rsidDel="00F14564" w14:paraId="607E0932" w14:textId="21780D33" w:rsidTr="00F14564">
        <w:trPr>
          <w:trHeight w:hRule="exact" w:val="352"/>
          <w:tblHeader/>
          <w:del w:id="1367" w:author="Alhabibi, Haider@Energy" w:date="2022-03-11T09:55:00Z"/>
        </w:trPr>
        <w:tc>
          <w:tcPr>
            <w:tcW w:w="729" w:type="dxa"/>
            <w:tcBorders>
              <w:top w:val="single" w:sz="4" w:space="0" w:color="000000"/>
            </w:tcBorders>
            <w:vAlign w:val="center"/>
          </w:tcPr>
          <w:p w14:paraId="607E0930" w14:textId="124263E0" w:rsidR="00AB10DA" w:rsidRPr="004B329A" w:rsidDel="00F14564" w:rsidRDefault="00AB10DA" w:rsidP="00335E4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del w:id="1368" w:author="Alhabibi, Haider@Energy" w:date="2022-03-11T09:55:00Z"/>
                <w:rFonts w:asciiTheme="minorHAnsi" w:hAnsiTheme="minorHAnsi" w:cstheme="minorHAnsi"/>
                <w:sz w:val="18"/>
                <w:szCs w:val="20"/>
              </w:rPr>
            </w:pPr>
            <w:del w:id="1369" w:author="Alhabibi, Haider@Energy" w:date="2022-03-11T09:55:00Z">
              <w:r w:rsidRPr="004B329A" w:rsidDel="00F14564">
                <w:rPr>
                  <w:rFonts w:asciiTheme="minorHAnsi" w:hAnsiTheme="minorHAnsi" w:cstheme="minorHAnsi"/>
                  <w:sz w:val="18"/>
                  <w:szCs w:val="20"/>
                </w:rPr>
                <w:delText>01</w:delText>
              </w:r>
            </w:del>
          </w:p>
        </w:tc>
        <w:tc>
          <w:tcPr>
            <w:tcW w:w="13638" w:type="dxa"/>
            <w:tcBorders>
              <w:top w:val="single" w:sz="4" w:space="0" w:color="000000"/>
            </w:tcBorders>
            <w:vAlign w:val="center"/>
          </w:tcPr>
          <w:p w14:paraId="607E0931" w14:textId="6A999863" w:rsidR="00AB10DA" w:rsidRPr="004B329A" w:rsidDel="00F14564" w:rsidRDefault="00AB10DA" w:rsidP="0014132C">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del w:id="1370" w:author="Alhabibi, Haider@Energy" w:date="2022-03-11T09:55:00Z"/>
                <w:rFonts w:asciiTheme="minorHAnsi" w:hAnsiTheme="minorHAnsi" w:cstheme="minorHAnsi"/>
                <w:sz w:val="18"/>
                <w:szCs w:val="20"/>
              </w:rPr>
            </w:pPr>
            <w:del w:id="1371" w:author="Alhabibi, Haider@Energy" w:date="2022-03-11T09:55:00Z">
              <w:r w:rsidRPr="004B329A" w:rsidDel="00F14564">
                <w:rPr>
                  <w:rFonts w:asciiTheme="minorHAnsi" w:hAnsiTheme="minorHAnsi" w:cstheme="minorHAnsi"/>
                  <w:sz w:val="18"/>
                  <w:szCs w:val="20"/>
                </w:rPr>
                <w:delText xml:space="preserve">The water heating system must have </w:delText>
              </w:r>
              <w:r w:rsidR="00E41D1D" w:rsidRPr="004B329A" w:rsidDel="00F14564">
                <w:rPr>
                  <w:rFonts w:asciiTheme="minorHAnsi" w:hAnsiTheme="minorHAnsi" w:cstheme="minorHAnsi"/>
                  <w:sz w:val="18"/>
                  <w:szCs w:val="20"/>
                </w:rPr>
                <w:delText>a means of communicating with the remote monitoring facility</w:delText>
              </w:r>
              <w:r w:rsidRPr="004B329A" w:rsidDel="00F14564">
                <w:rPr>
                  <w:rFonts w:asciiTheme="minorHAnsi" w:hAnsiTheme="minorHAnsi" w:cstheme="minorHAnsi"/>
                  <w:sz w:val="18"/>
                  <w:szCs w:val="20"/>
                </w:rPr>
                <w:delText>.</w:delText>
              </w:r>
              <w:r w:rsidR="00B36001" w:rsidRPr="004B329A" w:rsidDel="00F14564">
                <w:rPr>
                  <w:rFonts w:asciiTheme="minorHAnsi" w:hAnsiTheme="minorHAnsi" w:cstheme="minorHAnsi"/>
                  <w:sz w:val="18"/>
                  <w:szCs w:val="20"/>
                </w:rPr>
                <w:delText xml:space="preserve"> </w:delText>
              </w:r>
            </w:del>
          </w:p>
        </w:tc>
      </w:tr>
      <w:tr w:rsidR="00AB10DA" w:rsidRPr="006F1F7B" w:rsidDel="00F14564" w14:paraId="607E0935" w14:textId="2F87A97D" w:rsidTr="00F14564">
        <w:trPr>
          <w:trHeight w:hRule="exact" w:val="460"/>
          <w:tblHeader/>
          <w:del w:id="1372" w:author="Alhabibi, Haider@Energy" w:date="2022-03-11T09:55:00Z"/>
        </w:trPr>
        <w:tc>
          <w:tcPr>
            <w:tcW w:w="729" w:type="dxa"/>
            <w:vAlign w:val="center"/>
          </w:tcPr>
          <w:p w14:paraId="607E0933" w14:textId="1281835B" w:rsidR="00AB10DA" w:rsidRPr="004B329A" w:rsidDel="00F14564" w:rsidRDefault="00AB10DA" w:rsidP="00335E4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del w:id="1373" w:author="Alhabibi, Haider@Energy" w:date="2022-03-11T09:55:00Z"/>
                <w:rFonts w:asciiTheme="minorHAnsi" w:hAnsiTheme="minorHAnsi" w:cstheme="minorHAnsi"/>
                <w:sz w:val="18"/>
                <w:szCs w:val="20"/>
              </w:rPr>
            </w:pPr>
            <w:del w:id="1374" w:author="Alhabibi, Haider@Energy" w:date="2022-03-11T09:55:00Z">
              <w:r w:rsidRPr="004B329A" w:rsidDel="00F14564">
                <w:rPr>
                  <w:rFonts w:asciiTheme="minorHAnsi" w:hAnsiTheme="minorHAnsi" w:cstheme="minorHAnsi"/>
                  <w:sz w:val="18"/>
                  <w:szCs w:val="20"/>
                </w:rPr>
                <w:delText>02</w:delText>
              </w:r>
            </w:del>
          </w:p>
        </w:tc>
        <w:tc>
          <w:tcPr>
            <w:tcW w:w="13638" w:type="dxa"/>
            <w:vAlign w:val="center"/>
          </w:tcPr>
          <w:p w14:paraId="607E0934" w14:textId="67BF4359" w:rsidR="00AB10DA" w:rsidRPr="004B329A" w:rsidDel="00F14564" w:rsidRDefault="00B36001" w:rsidP="00335E4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del w:id="1375" w:author="Alhabibi, Haider@Energy" w:date="2022-03-11T09:55:00Z"/>
                <w:rFonts w:asciiTheme="minorHAnsi" w:hAnsiTheme="minorHAnsi" w:cstheme="minorHAnsi"/>
                <w:sz w:val="18"/>
                <w:szCs w:val="20"/>
              </w:rPr>
            </w:pPr>
            <w:del w:id="1376" w:author="Alhabibi, Haider@Energy" w:date="2022-03-11T09:55:00Z">
              <w:r w:rsidRPr="004B329A" w:rsidDel="00F14564">
                <w:rPr>
                  <w:rFonts w:asciiTheme="minorHAnsi" w:hAnsiTheme="minorHAnsi" w:cstheme="minorHAnsi"/>
                  <w:sz w:val="18"/>
                  <w:szCs w:val="20"/>
                </w:rPr>
                <w:delText>The m</w:delText>
              </w:r>
              <w:r w:rsidR="00AB10DA" w:rsidRPr="004B329A" w:rsidDel="00F14564">
                <w:rPr>
                  <w:rFonts w:asciiTheme="minorHAnsi" w:hAnsiTheme="minorHAnsi" w:cstheme="minorHAnsi"/>
                  <w:sz w:val="18"/>
                  <w:szCs w:val="20"/>
                </w:rPr>
                <w:delText>onitoring system must record no less frequently than hourly measurement of key system operation parameters, including hot water supply and return temperatures, and status of gas valve relays</w:delText>
              </w:r>
              <w:r w:rsidRPr="004B329A" w:rsidDel="00F14564">
                <w:rPr>
                  <w:rFonts w:asciiTheme="minorHAnsi" w:hAnsiTheme="minorHAnsi" w:cstheme="minorHAnsi"/>
                  <w:sz w:val="18"/>
                  <w:szCs w:val="20"/>
                </w:rPr>
                <w:delText>.</w:delText>
              </w:r>
            </w:del>
          </w:p>
        </w:tc>
      </w:tr>
      <w:tr w:rsidR="00AB10DA" w:rsidRPr="006F1F7B" w:rsidDel="00F14564" w14:paraId="607E0938" w14:textId="75FE968B" w:rsidTr="00F14564">
        <w:trPr>
          <w:trHeight w:hRule="exact" w:val="352"/>
          <w:tblHeader/>
          <w:del w:id="1377" w:author="Alhabibi, Haider@Energy" w:date="2022-03-11T09:55:00Z"/>
        </w:trPr>
        <w:tc>
          <w:tcPr>
            <w:tcW w:w="729" w:type="dxa"/>
            <w:vAlign w:val="center"/>
          </w:tcPr>
          <w:p w14:paraId="607E0936" w14:textId="35D69C58" w:rsidR="00AB10DA" w:rsidRPr="004B329A" w:rsidDel="00F14564" w:rsidRDefault="00AB10DA" w:rsidP="00335E4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del w:id="1378" w:author="Alhabibi, Haider@Energy" w:date="2022-03-11T09:55:00Z"/>
                <w:rFonts w:asciiTheme="minorHAnsi" w:hAnsiTheme="minorHAnsi" w:cstheme="minorHAnsi"/>
                <w:sz w:val="18"/>
                <w:szCs w:val="20"/>
              </w:rPr>
            </w:pPr>
            <w:del w:id="1379" w:author="Alhabibi, Haider@Energy" w:date="2022-03-11T09:55:00Z">
              <w:r w:rsidRPr="004B329A" w:rsidDel="00F14564">
                <w:rPr>
                  <w:rFonts w:asciiTheme="minorHAnsi" w:hAnsiTheme="minorHAnsi" w:cstheme="minorHAnsi"/>
                  <w:sz w:val="18"/>
                  <w:szCs w:val="20"/>
                </w:rPr>
                <w:delText>03</w:delText>
              </w:r>
            </w:del>
          </w:p>
        </w:tc>
        <w:tc>
          <w:tcPr>
            <w:tcW w:w="13638" w:type="dxa"/>
            <w:vAlign w:val="center"/>
          </w:tcPr>
          <w:p w14:paraId="607E0937" w14:textId="735744FD" w:rsidR="00AB10DA" w:rsidRPr="004B329A" w:rsidDel="00F14564" w:rsidRDefault="00B36001" w:rsidP="00335E4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del w:id="1380" w:author="Alhabibi, Haider@Energy" w:date="2022-03-11T09:55:00Z"/>
                <w:rFonts w:asciiTheme="minorHAnsi" w:hAnsiTheme="minorHAnsi" w:cstheme="minorHAnsi"/>
                <w:sz w:val="18"/>
                <w:szCs w:val="20"/>
              </w:rPr>
            </w:pPr>
            <w:del w:id="1381" w:author="Alhabibi, Haider@Energy" w:date="2022-03-11T09:55:00Z">
              <w:r w:rsidRPr="004B329A" w:rsidDel="00F14564">
                <w:rPr>
                  <w:rFonts w:asciiTheme="minorHAnsi" w:hAnsiTheme="minorHAnsi" w:cstheme="minorHAnsi"/>
                  <w:sz w:val="18"/>
                  <w:szCs w:val="20"/>
                </w:rPr>
                <w:delText>A c</w:delText>
              </w:r>
              <w:r w:rsidR="00AB10DA" w:rsidRPr="004B329A" w:rsidDel="00F14564">
                <w:rPr>
                  <w:rFonts w:asciiTheme="minorHAnsi" w:hAnsiTheme="minorHAnsi" w:cstheme="minorHAnsi"/>
                  <w:sz w:val="18"/>
                  <w:szCs w:val="20"/>
                </w:rPr>
                <w:delText>urrent contract must be available that demonstrate</w:delText>
              </w:r>
              <w:r w:rsidR="00241C88" w:rsidRPr="004B329A" w:rsidDel="00F14564">
                <w:rPr>
                  <w:rFonts w:asciiTheme="minorHAnsi" w:hAnsiTheme="minorHAnsi" w:cstheme="minorHAnsi"/>
                  <w:sz w:val="18"/>
                  <w:szCs w:val="20"/>
                </w:rPr>
                <w:delText>s</w:delText>
              </w:r>
              <w:r w:rsidR="00AB10DA" w:rsidRPr="004B329A" w:rsidDel="00F14564">
                <w:rPr>
                  <w:rFonts w:asciiTheme="minorHAnsi" w:hAnsiTheme="minorHAnsi" w:cstheme="minorHAnsi"/>
                  <w:sz w:val="18"/>
                  <w:szCs w:val="20"/>
                </w:rPr>
                <w:delText xml:space="preserve"> the system will be monitored.</w:delText>
              </w:r>
            </w:del>
          </w:p>
        </w:tc>
      </w:tr>
      <w:tr w:rsidR="0093694E" w:rsidRPr="006F1F7B" w14:paraId="607E093A" w14:textId="77777777" w:rsidTr="00F14564">
        <w:trPr>
          <w:trHeight w:hRule="exact" w:val="262"/>
        </w:trPr>
        <w:tc>
          <w:tcPr>
            <w:tcW w:w="14367" w:type="dxa"/>
            <w:gridSpan w:val="2"/>
            <w:tcBorders>
              <w:top w:val="single" w:sz="4" w:space="0" w:color="000000"/>
              <w:left w:val="single" w:sz="4" w:space="0" w:color="000000"/>
              <w:bottom w:val="single" w:sz="4" w:space="0" w:color="000000"/>
              <w:right w:val="single" w:sz="4" w:space="0" w:color="000000"/>
            </w:tcBorders>
          </w:tcPr>
          <w:p w14:paraId="607E0939" w14:textId="77777777" w:rsidR="00A80404" w:rsidRPr="00980F3E" w:rsidRDefault="0093694E">
            <w:pPr>
              <w:keepNext/>
              <w:spacing w:after="0" w:line="240" w:lineRule="auto"/>
              <w:rPr>
                <w:rFonts w:asciiTheme="minorHAnsi" w:hAnsiTheme="minorHAnsi" w:cstheme="minorHAnsi"/>
                <w:b/>
                <w:sz w:val="18"/>
                <w:szCs w:val="20"/>
              </w:rPr>
            </w:pPr>
            <w:r w:rsidRPr="00BC623E">
              <w:rPr>
                <w:rFonts w:asciiTheme="minorHAnsi" w:hAnsiTheme="minorHAnsi" w:cstheme="minorHAnsi"/>
                <w:b/>
                <w:sz w:val="18"/>
                <w:szCs w:val="20"/>
              </w:rPr>
              <w:t xml:space="preserve">The responsible person’s signature on this compliance document affirms that all applicable requirements in this table have been met.  </w:t>
            </w:r>
          </w:p>
        </w:tc>
      </w:tr>
    </w:tbl>
    <w:p w14:paraId="607E093B" w14:textId="77777777" w:rsidR="00E76316" w:rsidRPr="001462EE" w:rsidRDefault="00E76316" w:rsidP="00E76316">
      <w:pPr>
        <w:tabs>
          <w:tab w:val="left" w:pos="-720"/>
        </w:tabs>
        <w:suppressAutoHyphens/>
        <w:spacing w:after="0" w:line="240" w:lineRule="auto"/>
        <w:ind w:left="446"/>
        <w:rPr>
          <w:rFonts w:asciiTheme="minorHAnsi" w:hAnsiTheme="minorHAnsi" w:cstheme="minorHAnsi"/>
          <w:b/>
          <w:sz w:val="20"/>
          <w:szCs w:val="20"/>
        </w:rPr>
      </w:pPr>
    </w:p>
    <w:tbl>
      <w:tblPr>
        <w:tblW w:w="499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29"/>
        <w:gridCol w:w="13638"/>
      </w:tblGrid>
      <w:tr w:rsidR="00E76316" w:rsidRPr="006F1F7B" w14:paraId="607E093F" w14:textId="77777777" w:rsidTr="00F14564">
        <w:trPr>
          <w:trHeight w:hRule="exact" w:val="775"/>
          <w:tblHeader/>
        </w:trPr>
        <w:tc>
          <w:tcPr>
            <w:tcW w:w="14367" w:type="dxa"/>
            <w:gridSpan w:val="2"/>
            <w:tcBorders>
              <w:bottom w:val="single" w:sz="4" w:space="0" w:color="000000"/>
            </w:tcBorders>
            <w:vAlign w:val="center"/>
          </w:tcPr>
          <w:p w14:paraId="607E093C" w14:textId="68410FA5" w:rsidR="00076238" w:rsidRPr="00DF4A6F" w:rsidRDefault="00276172" w:rsidP="00076238">
            <w:pPr>
              <w:keepNext/>
              <w:spacing w:after="0" w:line="240" w:lineRule="auto"/>
              <w:rPr>
                <w:rFonts w:asciiTheme="minorHAnsi" w:hAnsiTheme="minorHAnsi" w:cstheme="minorHAnsi"/>
                <w:sz w:val="20"/>
                <w:szCs w:val="20"/>
              </w:rPr>
            </w:pPr>
            <w:r w:rsidRPr="005C5AB0">
              <w:rPr>
                <w:rFonts w:asciiTheme="minorHAnsi" w:hAnsiTheme="minorHAnsi" w:cstheme="minorHAnsi"/>
                <w:b/>
                <w:sz w:val="20"/>
                <w:szCs w:val="20"/>
              </w:rPr>
              <w:lastRenderedPageBreak/>
              <w:t>J</w:t>
            </w:r>
            <w:r w:rsidR="00E76316" w:rsidRPr="00294A45">
              <w:rPr>
                <w:rFonts w:asciiTheme="minorHAnsi" w:hAnsiTheme="minorHAnsi" w:cstheme="minorHAnsi"/>
                <w:b/>
                <w:sz w:val="20"/>
                <w:szCs w:val="20"/>
              </w:rPr>
              <w:t>. Multiple Dwelling Units – Demand Recirculation</w:t>
            </w:r>
            <w:r w:rsidR="003174C1" w:rsidRPr="00F05920">
              <w:rPr>
                <w:rFonts w:asciiTheme="minorHAnsi" w:hAnsiTheme="minorHAnsi" w:cstheme="minorHAnsi"/>
                <w:b/>
                <w:sz w:val="20"/>
                <w:szCs w:val="20"/>
              </w:rPr>
              <w:t xml:space="preserve"> Requirements</w:t>
            </w:r>
            <w:r w:rsidR="0014132C" w:rsidRPr="00287A60">
              <w:rPr>
                <w:rFonts w:asciiTheme="minorHAnsi" w:hAnsiTheme="minorHAnsi" w:cstheme="minorHAnsi"/>
                <w:b/>
                <w:sz w:val="20"/>
                <w:szCs w:val="20"/>
              </w:rPr>
              <w:t xml:space="preserve"> (RA4.4.13)</w:t>
            </w:r>
          </w:p>
          <w:p w14:paraId="06740789" w14:textId="5355F27D" w:rsidR="003978E4" w:rsidDel="00F14564" w:rsidRDefault="00F14564" w:rsidP="00A15DA0">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ins w:id="1382" w:author="Markstrum, Alexis@Energy" w:date="2021-10-20T14:02:00Z"/>
                <w:del w:id="1383" w:author="Alhabibi, Haider@Energy" w:date="2022-03-11T09:56:00Z"/>
                <w:rFonts w:asciiTheme="minorHAnsi" w:hAnsiTheme="minorHAnsi" w:cstheme="minorHAnsi"/>
                <w:sz w:val="18"/>
                <w:szCs w:val="20"/>
              </w:rPr>
            </w:pPr>
            <w:ins w:id="1384" w:author="Alhabibi, Haider@Energy" w:date="2022-03-11T09:56:00Z">
              <w:r>
                <w:rPr>
                  <w:sz w:val="18"/>
                  <w:szCs w:val="18"/>
                </w:rPr>
                <w:t>&lt;&lt;Static Text - see the top&gt;&gt;</w:t>
              </w:r>
            </w:ins>
            <w:del w:id="1385" w:author="Alhabibi, Haider@Energy" w:date="2022-03-11T09:56:00Z">
              <w:r w:rsidR="00D5274E" w:rsidRPr="004B329A" w:rsidDel="00F14564">
                <w:rPr>
                  <w:rFonts w:asciiTheme="minorHAnsi" w:hAnsiTheme="minorHAnsi" w:cstheme="minorHAnsi"/>
                  <w:sz w:val="18"/>
                  <w:szCs w:val="20"/>
                </w:rPr>
                <w:delText>Systems that utilize this distribution type shall comply with these requirements</w:delText>
              </w:r>
              <w:r w:rsidR="00241C88" w:rsidRPr="004B329A" w:rsidDel="00F14564">
                <w:rPr>
                  <w:rFonts w:asciiTheme="minorHAnsi" w:hAnsiTheme="minorHAnsi" w:cstheme="minorHAnsi"/>
                  <w:sz w:val="18"/>
                  <w:szCs w:val="20"/>
                </w:rPr>
                <w:delText>.</w:delText>
              </w:r>
              <w:r w:rsidR="004B329A" w:rsidDel="00F14564">
                <w:rPr>
                  <w:rFonts w:asciiTheme="minorHAnsi" w:hAnsiTheme="minorHAnsi" w:cstheme="minorHAnsi"/>
                  <w:sz w:val="18"/>
                  <w:szCs w:val="20"/>
                </w:rPr>
                <w:delText xml:space="preserve">  </w:delText>
              </w:r>
            </w:del>
          </w:p>
          <w:p w14:paraId="607E093E" w14:textId="45E4CC42" w:rsidR="00A80404" w:rsidRPr="001462EE" w:rsidRDefault="00AB10DA" w:rsidP="00A15DA0">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pPr>
            <w:r w:rsidRPr="004B329A">
              <w:rPr>
                <w:rFonts w:asciiTheme="minorHAnsi" w:hAnsiTheme="minorHAnsi" w:cstheme="minorHAnsi"/>
                <w:sz w:val="18"/>
                <w:szCs w:val="20"/>
              </w:rPr>
              <w:t xml:space="preserve">&lt;&lt;If </w:t>
            </w:r>
            <w:r w:rsidR="006D6971" w:rsidRPr="004B329A">
              <w:rPr>
                <w:rFonts w:asciiTheme="minorHAnsi" w:hAnsiTheme="minorHAnsi" w:cstheme="minorHAnsi"/>
                <w:sz w:val="18"/>
                <w:szCs w:val="20"/>
              </w:rPr>
              <w:t xml:space="preserve">there are no systems in </w:t>
            </w:r>
            <w:r w:rsidR="00EB67CC" w:rsidRPr="004B329A">
              <w:rPr>
                <w:rFonts w:asciiTheme="minorHAnsi" w:hAnsiTheme="minorHAnsi" w:cstheme="minorHAnsi"/>
                <w:sz w:val="18"/>
                <w:szCs w:val="20"/>
              </w:rPr>
              <w:t xml:space="preserve">column </w:t>
            </w:r>
            <w:ins w:id="1386" w:author="Markstrum, Alexis@Energy" w:date="2021-10-20T14:02:00Z">
              <w:del w:id="1387" w:author="Alhabibi, Haider@Energy" w:date="2022-03-11T09:57:00Z">
                <w:r w:rsidR="003978E4" w:rsidDel="00E81D56">
                  <w:rPr>
                    <w:rFonts w:asciiTheme="minorHAnsi" w:hAnsiTheme="minorHAnsi" w:cstheme="minorHAnsi"/>
                    <w:sz w:val="18"/>
                    <w:szCs w:val="20"/>
                  </w:rPr>
                  <w:delText>F</w:delText>
                </w:r>
              </w:del>
            </w:ins>
            <w:r w:rsidR="00747CBA">
              <w:rPr>
                <w:rFonts w:asciiTheme="minorHAnsi" w:hAnsiTheme="minorHAnsi" w:cstheme="minorHAnsi"/>
                <w:sz w:val="18"/>
                <w:szCs w:val="20"/>
              </w:rPr>
              <w:t>D02</w:t>
            </w:r>
            <w:r w:rsidR="00747CBA" w:rsidRPr="004B329A">
              <w:rPr>
                <w:rFonts w:asciiTheme="minorHAnsi" w:hAnsiTheme="minorHAnsi" w:cstheme="minorHAnsi"/>
                <w:sz w:val="18"/>
                <w:szCs w:val="20"/>
              </w:rPr>
              <w:t xml:space="preserve"> </w:t>
            </w:r>
            <w:r w:rsidR="006D6971" w:rsidRPr="004B329A">
              <w:rPr>
                <w:rFonts w:asciiTheme="minorHAnsi" w:hAnsiTheme="minorHAnsi" w:cstheme="minorHAnsi"/>
                <w:sz w:val="18"/>
                <w:szCs w:val="20"/>
              </w:rPr>
              <w:t>that have a value=</w:t>
            </w:r>
            <w:r w:rsidR="003978E4">
              <w:rPr>
                <w:rFonts w:asciiTheme="minorHAnsi" w:hAnsiTheme="minorHAnsi" w:cstheme="minorHAnsi"/>
                <w:sz w:val="18"/>
                <w:szCs w:val="20"/>
              </w:rPr>
              <w:t xml:space="preserve"> </w:t>
            </w:r>
            <w:r w:rsidR="003E30BA" w:rsidRPr="004B329A">
              <w:rPr>
                <w:rFonts w:asciiTheme="minorHAnsi" w:hAnsiTheme="minorHAnsi" w:cstheme="minorHAnsi"/>
                <w:sz w:val="18"/>
                <w:szCs w:val="20"/>
              </w:rPr>
              <w:t>“</w:t>
            </w:r>
            <w:r w:rsidR="004F7BAF" w:rsidRPr="004B329A">
              <w:rPr>
                <w:rFonts w:asciiTheme="minorHAnsi" w:hAnsiTheme="minorHAnsi" w:cstheme="minorHAnsi"/>
                <w:sz w:val="18"/>
                <w:szCs w:val="20"/>
              </w:rPr>
              <w:t>Multi-family: Recirculating demand control</w:t>
            </w:r>
            <w:r w:rsidR="003E30BA" w:rsidRPr="004B329A">
              <w:rPr>
                <w:rFonts w:asciiTheme="minorHAnsi" w:hAnsiTheme="minorHAnsi" w:cstheme="minorHAnsi"/>
                <w:sz w:val="18"/>
                <w:szCs w:val="20"/>
              </w:rPr>
              <w:t>”</w:t>
            </w:r>
            <w:r w:rsidRPr="004B329A">
              <w:rPr>
                <w:rFonts w:asciiTheme="minorHAnsi" w:hAnsiTheme="minorHAnsi" w:cstheme="minorHAnsi"/>
                <w:sz w:val="18"/>
                <w:szCs w:val="20"/>
              </w:rPr>
              <w:t xml:space="preserve">, </w:t>
            </w:r>
            <w:r w:rsidRPr="00B67E3D">
              <w:rPr>
                <w:rFonts w:asciiTheme="minorHAnsi" w:hAnsiTheme="minorHAnsi" w:cstheme="minorHAnsi"/>
                <w:sz w:val="18"/>
                <w:szCs w:val="20"/>
              </w:rPr>
              <w:t>then display the "section does not apply" message</w:t>
            </w:r>
            <w:r w:rsidR="003E30BA" w:rsidRPr="00B67E3D">
              <w:rPr>
                <w:rFonts w:asciiTheme="minorHAnsi" w:hAnsiTheme="minorHAnsi" w:cstheme="minorHAnsi"/>
                <w:sz w:val="18"/>
                <w:szCs w:val="20"/>
              </w:rPr>
              <w:t xml:space="preserve">; else display this entire table </w:t>
            </w:r>
            <w:r w:rsidRPr="00B67E3D">
              <w:rPr>
                <w:rFonts w:asciiTheme="minorHAnsi" w:hAnsiTheme="minorHAnsi" w:cstheme="minorHAnsi"/>
                <w:sz w:val="18"/>
                <w:szCs w:val="20"/>
              </w:rPr>
              <w:t>&gt;&gt;</w:t>
            </w:r>
          </w:p>
        </w:tc>
      </w:tr>
      <w:tr w:rsidR="00AB10DA" w:rsidRPr="006F1F7B" w:rsidDel="00F14564" w14:paraId="607E0942" w14:textId="03928D9A" w:rsidTr="00F14564">
        <w:trPr>
          <w:trHeight w:hRule="exact" w:val="550"/>
          <w:tblHeader/>
          <w:del w:id="1388" w:author="Alhabibi, Haider@Energy" w:date="2022-03-11T09:56:00Z"/>
        </w:trPr>
        <w:tc>
          <w:tcPr>
            <w:tcW w:w="729" w:type="dxa"/>
            <w:tcBorders>
              <w:top w:val="single" w:sz="4" w:space="0" w:color="000000"/>
            </w:tcBorders>
            <w:vAlign w:val="center"/>
          </w:tcPr>
          <w:p w14:paraId="607E0940" w14:textId="66D18670" w:rsidR="00AB10DA" w:rsidRPr="004B329A" w:rsidDel="00F14564" w:rsidRDefault="00AB10DA" w:rsidP="00335E4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del w:id="1389" w:author="Alhabibi, Haider@Energy" w:date="2022-03-11T09:56:00Z"/>
                <w:rFonts w:asciiTheme="minorHAnsi" w:hAnsiTheme="minorHAnsi" w:cstheme="minorHAnsi"/>
                <w:sz w:val="18"/>
                <w:szCs w:val="20"/>
              </w:rPr>
            </w:pPr>
            <w:del w:id="1390" w:author="Alhabibi, Haider@Energy" w:date="2022-03-11T09:56:00Z">
              <w:r w:rsidRPr="004B329A" w:rsidDel="00F14564">
                <w:rPr>
                  <w:rFonts w:asciiTheme="minorHAnsi" w:hAnsiTheme="minorHAnsi" w:cstheme="minorHAnsi"/>
                  <w:sz w:val="18"/>
                  <w:szCs w:val="20"/>
                </w:rPr>
                <w:delText>01</w:delText>
              </w:r>
            </w:del>
          </w:p>
        </w:tc>
        <w:tc>
          <w:tcPr>
            <w:tcW w:w="13638" w:type="dxa"/>
            <w:tcBorders>
              <w:top w:val="single" w:sz="4" w:space="0" w:color="000000"/>
            </w:tcBorders>
            <w:vAlign w:val="center"/>
          </w:tcPr>
          <w:p w14:paraId="607E0941" w14:textId="58E92739" w:rsidR="00AB10DA" w:rsidRPr="004B329A" w:rsidDel="00F14564" w:rsidRDefault="00B36001" w:rsidP="00335E4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del w:id="1391" w:author="Alhabibi, Haider@Energy" w:date="2022-03-11T09:56:00Z"/>
                <w:rFonts w:asciiTheme="minorHAnsi" w:hAnsiTheme="minorHAnsi" w:cstheme="minorHAnsi"/>
                <w:sz w:val="18"/>
                <w:szCs w:val="20"/>
              </w:rPr>
            </w:pPr>
            <w:del w:id="1392" w:author="Alhabibi, Haider@Energy" w:date="2022-03-11T09:56:00Z">
              <w:r w:rsidRPr="004B329A" w:rsidDel="00F14564">
                <w:rPr>
                  <w:rFonts w:asciiTheme="minorHAnsi" w:hAnsiTheme="minorHAnsi" w:cstheme="minorHAnsi"/>
                  <w:sz w:val="18"/>
                  <w:szCs w:val="20"/>
                </w:rPr>
                <w:delText>T</w:delText>
              </w:r>
              <w:r w:rsidR="00E41D1D" w:rsidRPr="004B329A" w:rsidDel="00F14564">
                <w:rPr>
                  <w:rFonts w:asciiTheme="minorHAnsi" w:hAnsiTheme="minorHAnsi" w:cstheme="minorHAnsi"/>
                  <w:sz w:val="18"/>
                  <w:szCs w:val="20"/>
                </w:rPr>
                <w:delText>he system operate</w:delText>
              </w:r>
              <w:r w:rsidRPr="004B329A" w:rsidDel="00F14564">
                <w:rPr>
                  <w:rFonts w:asciiTheme="minorHAnsi" w:hAnsiTheme="minorHAnsi" w:cstheme="minorHAnsi"/>
                  <w:sz w:val="18"/>
                  <w:szCs w:val="20"/>
                </w:rPr>
                <w:delText>s</w:delText>
              </w:r>
              <w:r w:rsidR="00E41D1D" w:rsidRPr="004B329A" w:rsidDel="00F14564">
                <w:rPr>
                  <w:rFonts w:asciiTheme="minorHAnsi" w:hAnsiTheme="minorHAnsi" w:cstheme="minorHAnsi"/>
                  <w:sz w:val="18"/>
                  <w:szCs w:val="20"/>
                </w:rPr>
                <w:delText xml:space="preserve"> “on-demand”, meaning that the pump begins to operate </w:delText>
              </w:r>
              <w:r w:rsidRPr="004B329A" w:rsidDel="00F14564">
                <w:rPr>
                  <w:rFonts w:asciiTheme="minorHAnsi" w:hAnsiTheme="minorHAnsi" w:cstheme="minorHAnsi"/>
                  <w:sz w:val="18"/>
                  <w:szCs w:val="20"/>
                </w:rPr>
                <w:delText xml:space="preserve">shortly before or </w:delText>
              </w:r>
              <w:r w:rsidR="00E41D1D" w:rsidRPr="004B329A" w:rsidDel="00F14564">
                <w:rPr>
                  <w:rFonts w:asciiTheme="minorHAnsi" w:hAnsiTheme="minorHAnsi" w:cstheme="minorHAnsi"/>
                  <w:sz w:val="18"/>
                  <w:szCs w:val="20"/>
                </w:rPr>
                <w:delText>immediately after hot water draw begins, and stops when the return water temperature reaches a certain threshold value.</w:delText>
              </w:r>
              <w:r w:rsidRPr="004B329A" w:rsidDel="00F14564">
                <w:rPr>
                  <w:rFonts w:asciiTheme="minorHAnsi" w:hAnsiTheme="minorHAnsi" w:cstheme="minorHAnsi"/>
                  <w:sz w:val="18"/>
                  <w:szCs w:val="20"/>
                </w:rPr>
                <w:delText xml:space="preserve"> </w:delText>
              </w:r>
            </w:del>
          </w:p>
        </w:tc>
      </w:tr>
      <w:tr w:rsidR="00B36001" w:rsidRPr="006F1F7B" w:rsidDel="00F14564" w14:paraId="607E0947" w14:textId="723AE619" w:rsidTr="00F14564">
        <w:trPr>
          <w:trHeight w:hRule="exact" w:val="748"/>
          <w:tblHeader/>
          <w:del w:id="1393" w:author="Alhabibi, Haider@Energy" w:date="2022-03-11T09:56:00Z"/>
        </w:trPr>
        <w:tc>
          <w:tcPr>
            <w:tcW w:w="729" w:type="dxa"/>
            <w:vAlign w:val="center"/>
          </w:tcPr>
          <w:p w14:paraId="607E0943" w14:textId="7A2EDCA3" w:rsidR="00B36001" w:rsidRPr="004B329A" w:rsidDel="00F14564" w:rsidRDefault="00B36001" w:rsidP="00335E4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del w:id="1394" w:author="Alhabibi, Haider@Energy" w:date="2022-03-11T09:56:00Z"/>
                <w:rFonts w:asciiTheme="minorHAnsi" w:hAnsiTheme="minorHAnsi" w:cstheme="minorHAnsi"/>
                <w:sz w:val="18"/>
                <w:szCs w:val="20"/>
              </w:rPr>
            </w:pPr>
            <w:del w:id="1395" w:author="Alhabibi, Haider@Energy" w:date="2022-03-11T09:56:00Z">
              <w:r w:rsidRPr="004B329A" w:rsidDel="00F14564">
                <w:rPr>
                  <w:rFonts w:asciiTheme="minorHAnsi" w:hAnsiTheme="minorHAnsi" w:cstheme="minorHAnsi"/>
                  <w:sz w:val="18"/>
                  <w:szCs w:val="20"/>
                </w:rPr>
                <w:delText>02</w:delText>
              </w:r>
            </w:del>
          </w:p>
        </w:tc>
        <w:tc>
          <w:tcPr>
            <w:tcW w:w="13638" w:type="dxa"/>
            <w:vAlign w:val="center"/>
          </w:tcPr>
          <w:p w14:paraId="607E0944" w14:textId="10409DDE" w:rsidR="00B36001" w:rsidRPr="00B67E3D" w:rsidDel="00F14564" w:rsidRDefault="00B36001" w:rsidP="00335E4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del w:id="1396" w:author="Alhabibi, Haider@Energy" w:date="2022-03-11T09:56:00Z"/>
                <w:rFonts w:asciiTheme="minorHAnsi" w:hAnsiTheme="minorHAnsi" w:cstheme="minorHAnsi"/>
                <w:sz w:val="18"/>
                <w:szCs w:val="20"/>
              </w:rPr>
            </w:pPr>
            <w:del w:id="1397" w:author="Alhabibi, Haider@Energy" w:date="2022-03-11T09:56:00Z">
              <w:r w:rsidRPr="00B67E3D" w:rsidDel="00F14564">
                <w:rPr>
                  <w:rFonts w:asciiTheme="minorHAnsi" w:hAnsiTheme="minorHAnsi" w:cstheme="minorHAnsi"/>
                  <w:sz w:val="18"/>
                  <w:szCs w:val="20"/>
                </w:rPr>
                <w:delText>After the pump has been activated, the controls shall allow the pump to operate until the water temperature at the thermo-sensor rises to one of the following values:</w:delText>
              </w:r>
              <w:r w:rsidR="00524AB7" w:rsidRPr="00B67E3D" w:rsidDel="00F14564">
                <w:rPr>
                  <w:rFonts w:asciiTheme="minorHAnsi" w:hAnsiTheme="minorHAnsi" w:cstheme="minorHAnsi"/>
                  <w:sz w:val="18"/>
                  <w:szCs w:val="20"/>
                </w:rPr>
                <w:delText xml:space="preserve"> </w:delText>
              </w:r>
            </w:del>
          </w:p>
          <w:p w14:paraId="607E0945" w14:textId="45F5EBA9" w:rsidR="00B36001" w:rsidRPr="00B67E3D" w:rsidDel="00F14564" w:rsidRDefault="00B36001" w:rsidP="00335E47">
            <w:pPr>
              <w:pStyle w:val="ListParagraph"/>
              <w:keepNext/>
              <w:numPr>
                <w:ilvl w:val="0"/>
                <w:numId w:val="27"/>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del w:id="1398" w:author="Alhabibi, Haider@Energy" w:date="2022-03-11T09:56:00Z"/>
                <w:rFonts w:asciiTheme="minorHAnsi" w:hAnsiTheme="minorHAnsi" w:cstheme="minorHAnsi"/>
                <w:sz w:val="18"/>
                <w:szCs w:val="20"/>
              </w:rPr>
            </w:pPr>
            <w:del w:id="1399" w:author="Alhabibi, Haider@Energy" w:date="2022-03-11T09:56:00Z">
              <w:r w:rsidRPr="00B67E3D" w:rsidDel="00F14564">
                <w:rPr>
                  <w:rFonts w:asciiTheme="minorHAnsi" w:hAnsiTheme="minorHAnsi" w:cstheme="minorHAnsi"/>
                  <w:sz w:val="18"/>
                  <w:szCs w:val="20"/>
                </w:rPr>
                <w:delText>Not more than 10</w:delText>
              </w:r>
              <w:r w:rsidR="00241C88" w:rsidRPr="004B329A" w:rsidDel="00F14564">
                <w:rPr>
                  <w:rFonts w:asciiTheme="minorHAnsi" w:hAnsiTheme="minorHAnsi" w:cstheme="minorHAnsi"/>
                  <w:sz w:val="18"/>
                  <w:szCs w:val="20"/>
                </w:rPr>
                <w:delText>°</w:delText>
              </w:r>
              <w:r w:rsidR="00335E47" w:rsidRPr="004B329A" w:rsidDel="00F14564">
                <w:rPr>
                  <w:rFonts w:asciiTheme="minorHAnsi" w:hAnsiTheme="minorHAnsi" w:cstheme="minorHAnsi"/>
                  <w:sz w:val="18"/>
                  <w:szCs w:val="20"/>
                </w:rPr>
                <w:delText>F</w:delText>
              </w:r>
              <w:r w:rsidR="00335E47" w:rsidRPr="00B67E3D" w:rsidDel="00F14564">
                <w:rPr>
                  <w:rFonts w:asciiTheme="minorHAnsi" w:hAnsiTheme="minorHAnsi" w:cstheme="minorHAnsi"/>
                  <w:sz w:val="18"/>
                  <w:szCs w:val="20"/>
                </w:rPr>
                <w:delText xml:space="preserve"> </w:delText>
              </w:r>
              <w:r w:rsidRPr="00B67E3D" w:rsidDel="00F14564">
                <w:rPr>
                  <w:rFonts w:asciiTheme="minorHAnsi" w:hAnsiTheme="minorHAnsi" w:cstheme="minorHAnsi"/>
                  <w:sz w:val="18"/>
                  <w:szCs w:val="20"/>
                </w:rPr>
                <w:delText>( 5.6</w:delText>
              </w:r>
              <w:r w:rsidR="004F66DC" w:rsidRPr="00B67E3D" w:rsidDel="00F14564">
                <w:rPr>
                  <w:rFonts w:asciiTheme="minorHAnsi" w:hAnsiTheme="minorHAnsi" w:cstheme="minorHAnsi"/>
                  <w:sz w:val="18"/>
                  <w:szCs w:val="20"/>
                </w:rPr>
                <w:delText>°</w:delText>
              </w:r>
              <w:r w:rsidR="00335E47" w:rsidRPr="004B329A" w:rsidDel="00F14564">
                <w:rPr>
                  <w:rFonts w:asciiTheme="minorHAnsi" w:hAnsiTheme="minorHAnsi" w:cstheme="minorHAnsi"/>
                  <w:sz w:val="18"/>
                  <w:szCs w:val="20"/>
                </w:rPr>
                <w:delText>C</w:delText>
              </w:r>
              <w:r w:rsidRPr="00B67E3D" w:rsidDel="00F14564">
                <w:rPr>
                  <w:rFonts w:asciiTheme="minorHAnsi" w:hAnsiTheme="minorHAnsi" w:cstheme="minorHAnsi"/>
                  <w:sz w:val="18"/>
                  <w:szCs w:val="20"/>
                </w:rPr>
                <w:delText>) above the initial temperature of the water in the pipe</w:delText>
              </w:r>
              <w:r w:rsidR="00CE720F" w:rsidDel="00F14564">
                <w:rPr>
                  <w:rFonts w:asciiTheme="minorHAnsi" w:hAnsiTheme="minorHAnsi" w:cstheme="minorHAnsi"/>
                  <w:sz w:val="18"/>
                  <w:szCs w:val="20"/>
                </w:rPr>
                <w:delText>; or</w:delText>
              </w:r>
            </w:del>
          </w:p>
          <w:p w14:paraId="607E0946" w14:textId="74837560" w:rsidR="00B36001" w:rsidRPr="00B67E3D" w:rsidDel="00F14564" w:rsidRDefault="00B36001" w:rsidP="004F66DC">
            <w:pPr>
              <w:pStyle w:val="ListParagraph"/>
              <w:keepNext/>
              <w:numPr>
                <w:ilvl w:val="0"/>
                <w:numId w:val="27"/>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del w:id="1400" w:author="Alhabibi, Haider@Energy" w:date="2022-03-11T09:56:00Z"/>
                <w:rFonts w:asciiTheme="minorHAnsi" w:hAnsiTheme="minorHAnsi" w:cstheme="minorHAnsi"/>
                <w:sz w:val="18"/>
                <w:szCs w:val="20"/>
              </w:rPr>
            </w:pPr>
            <w:del w:id="1401" w:author="Alhabibi, Haider@Energy" w:date="2022-03-11T09:56:00Z">
              <w:r w:rsidRPr="00B67E3D" w:rsidDel="00F14564">
                <w:rPr>
                  <w:rFonts w:asciiTheme="minorHAnsi" w:hAnsiTheme="minorHAnsi" w:cstheme="minorHAnsi"/>
                  <w:sz w:val="18"/>
                  <w:szCs w:val="20"/>
                </w:rPr>
                <w:delText>Not more than 102</w:delText>
              </w:r>
              <w:r w:rsidR="004F66DC" w:rsidRPr="00B67E3D" w:rsidDel="00F14564">
                <w:rPr>
                  <w:rFonts w:asciiTheme="minorHAnsi" w:hAnsiTheme="minorHAnsi" w:cstheme="minorHAnsi"/>
                  <w:sz w:val="18"/>
                  <w:szCs w:val="20"/>
                </w:rPr>
                <w:delText>°</w:delText>
              </w:r>
              <w:r w:rsidR="00335E47" w:rsidRPr="004B329A" w:rsidDel="00F14564">
                <w:rPr>
                  <w:rFonts w:asciiTheme="minorHAnsi" w:hAnsiTheme="minorHAnsi" w:cstheme="minorHAnsi"/>
                  <w:sz w:val="18"/>
                  <w:szCs w:val="20"/>
                </w:rPr>
                <w:delText>F</w:delText>
              </w:r>
              <w:r w:rsidRPr="00B67E3D" w:rsidDel="00F14564">
                <w:rPr>
                  <w:rFonts w:asciiTheme="minorHAnsi" w:hAnsiTheme="minorHAnsi" w:cstheme="minorHAnsi"/>
                  <w:sz w:val="18"/>
                  <w:szCs w:val="20"/>
                </w:rPr>
                <w:delText xml:space="preserve"> (38.9</w:delText>
              </w:r>
              <w:r w:rsidR="004F66DC" w:rsidRPr="00B67E3D" w:rsidDel="00F14564">
                <w:rPr>
                  <w:rFonts w:asciiTheme="minorHAnsi" w:hAnsiTheme="minorHAnsi" w:cstheme="minorHAnsi"/>
                  <w:sz w:val="18"/>
                  <w:szCs w:val="20"/>
                </w:rPr>
                <w:delText>°</w:delText>
              </w:r>
              <w:r w:rsidR="00335E47" w:rsidRPr="004B329A" w:rsidDel="00F14564">
                <w:rPr>
                  <w:rFonts w:asciiTheme="minorHAnsi" w:hAnsiTheme="minorHAnsi" w:cstheme="minorHAnsi"/>
                  <w:sz w:val="18"/>
                  <w:szCs w:val="20"/>
                </w:rPr>
                <w:delText>C</w:delText>
              </w:r>
              <w:r w:rsidRPr="00B67E3D" w:rsidDel="00F14564">
                <w:rPr>
                  <w:rFonts w:asciiTheme="minorHAnsi" w:hAnsiTheme="minorHAnsi" w:cstheme="minorHAnsi"/>
                  <w:sz w:val="18"/>
                  <w:szCs w:val="20"/>
                </w:rPr>
                <w:delText>).</w:delText>
              </w:r>
            </w:del>
          </w:p>
        </w:tc>
      </w:tr>
      <w:tr w:rsidR="00B36001" w:rsidRPr="006F1F7B" w:rsidDel="00F14564" w14:paraId="607E094A" w14:textId="2A4ED8F0" w:rsidTr="00F14564">
        <w:trPr>
          <w:trHeight w:hRule="exact" w:val="352"/>
          <w:tblHeader/>
          <w:del w:id="1402" w:author="Alhabibi, Haider@Energy" w:date="2022-03-11T09:56:00Z"/>
        </w:trPr>
        <w:tc>
          <w:tcPr>
            <w:tcW w:w="729" w:type="dxa"/>
            <w:vAlign w:val="center"/>
          </w:tcPr>
          <w:p w14:paraId="607E0948" w14:textId="30D34F71" w:rsidR="00B36001" w:rsidRPr="004B329A" w:rsidDel="00F14564" w:rsidRDefault="00B36001" w:rsidP="00335E4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del w:id="1403" w:author="Alhabibi, Haider@Energy" w:date="2022-03-11T09:56:00Z"/>
                <w:rFonts w:asciiTheme="minorHAnsi" w:hAnsiTheme="minorHAnsi" w:cstheme="minorHAnsi"/>
                <w:sz w:val="18"/>
                <w:szCs w:val="20"/>
              </w:rPr>
            </w:pPr>
            <w:del w:id="1404" w:author="Alhabibi, Haider@Energy" w:date="2022-03-11T09:56:00Z">
              <w:r w:rsidRPr="004B329A" w:rsidDel="00F14564">
                <w:rPr>
                  <w:rFonts w:asciiTheme="minorHAnsi" w:hAnsiTheme="minorHAnsi" w:cstheme="minorHAnsi"/>
                  <w:sz w:val="18"/>
                  <w:szCs w:val="20"/>
                </w:rPr>
                <w:delText>03</w:delText>
              </w:r>
            </w:del>
          </w:p>
        </w:tc>
        <w:tc>
          <w:tcPr>
            <w:tcW w:w="13638" w:type="dxa"/>
            <w:vAlign w:val="center"/>
          </w:tcPr>
          <w:p w14:paraId="607E0949" w14:textId="28825049" w:rsidR="00B36001" w:rsidRPr="00B67E3D" w:rsidDel="00F14564" w:rsidRDefault="00B36001" w:rsidP="00335E4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del w:id="1405" w:author="Alhabibi, Haider@Energy" w:date="2022-03-11T09:56:00Z"/>
                <w:rFonts w:asciiTheme="minorHAnsi" w:hAnsiTheme="minorHAnsi" w:cstheme="minorHAnsi"/>
                <w:sz w:val="18"/>
                <w:szCs w:val="20"/>
              </w:rPr>
            </w:pPr>
            <w:del w:id="1406" w:author="Alhabibi, Haider@Energy" w:date="2022-03-11T09:56:00Z">
              <w:r w:rsidRPr="00B67E3D" w:rsidDel="00F14564">
                <w:rPr>
                  <w:rFonts w:asciiTheme="minorHAnsi" w:hAnsiTheme="minorHAnsi" w:cstheme="minorHAnsi"/>
                  <w:sz w:val="18"/>
                  <w:szCs w:val="20"/>
                </w:rPr>
                <w:delText>The controls shall limit pump operation to a maximum of 10 minutes following any activation. This is provided in the event that the normal means of shutting off the pump have failed.</w:delText>
              </w:r>
            </w:del>
          </w:p>
        </w:tc>
      </w:tr>
      <w:tr w:rsidR="00B36001" w:rsidRPr="006F1F7B" w:rsidDel="00F14564" w14:paraId="607E0950" w14:textId="59472F1F" w:rsidTr="00F14564">
        <w:trPr>
          <w:trHeight w:hRule="exact" w:val="1378"/>
          <w:tblHeader/>
          <w:del w:id="1407" w:author="Alhabibi, Haider@Energy" w:date="2022-03-11T09:56:00Z"/>
        </w:trPr>
        <w:tc>
          <w:tcPr>
            <w:tcW w:w="729" w:type="dxa"/>
            <w:vAlign w:val="center"/>
          </w:tcPr>
          <w:p w14:paraId="607E094B" w14:textId="4C5E0F2F" w:rsidR="00B36001" w:rsidRPr="004B329A" w:rsidDel="00F14564" w:rsidRDefault="00B36001" w:rsidP="00335E4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del w:id="1408" w:author="Alhabibi, Haider@Energy" w:date="2022-03-11T09:56:00Z"/>
                <w:rFonts w:asciiTheme="minorHAnsi" w:hAnsiTheme="minorHAnsi" w:cstheme="minorHAnsi"/>
                <w:sz w:val="18"/>
                <w:szCs w:val="20"/>
              </w:rPr>
            </w:pPr>
            <w:del w:id="1409" w:author="Alhabibi, Haider@Energy" w:date="2022-03-11T09:56:00Z">
              <w:r w:rsidRPr="004B329A" w:rsidDel="00F14564">
                <w:rPr>
                  <w:rFonts w:asciiTheme="minorHAnsi" w:hAnsiTheme="minorHAnsi" w:cstheme="minorHAnsi"/>
                  <w:sz w:val="18"/>
                  <w:szCs w:val="20"/>
                </w:rPr>
                <w:delText>04</w:delText>
              </w:r>
            </w:del>
          </w:p>
        </w:tc>
        <w:tc>
          <w:tcPr>
            <w:tcW w:w="13638" w:type="dxa"/>
            <w:vAlign w:val="center"/>
          </w:tcPr>
          <w:p w14:paraId="607E094C" w14:textId="7E32D84B" w:rsidR="00B36001" w:rsidRPr="00B67E3D" w:rsidDel="00F14564" w:rsidRDefault="00B36001" w:rsidP="00335E4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del w:id="1410" w:author="Alhabibi, Haider@Energy" w:date="2022-03-11T09:56:00Z"/>
                <w:rFonts w:asciiTheme="minorHAnsi" w:hAnsiTheme="minorHAnsi" w:cstheme="minorHAnsi"/>
                <w:sz w:val="18"/>
                <w:szCs w:val="20"/>
              </w:rPr>
            </w:pPr>
            <w:del w:id="1411" w:author="Alhabibi, Haider@Energy" w:date="2022-03-11T09:56:00Z">
              <w:r w:rsidRPr="00B67E3D" w:rsidDel="00F14564">
                <w:rPr>
                  <w:rFonts w:asciiTheme="minorHAnsi" w:hAnsiTheme="minorHAnsi" w:cstheme="minorHAnsi"/>
                  <w:sz w:val="18"/>
                  <w:szCs w:val="20"/>
                </w:rPr>
                <w:delText>Pump and control placement shall meet one of the following criteria:</w:delText>
              </w:r>
              <w:r w:rsidR="00524AB7" w:rsidRPr="00B67E3D" w:rsidDel="00F14564">
                <w:rPr>
                  <w:rFonts w:asciiTheme="minorHAnsi" w:hAnsiTheme="minorHAnsi" w:cstheme="minorHAnsi"/>
                  <w:sz w:val="18"/>
                  <w:szCs w:val="20"/>
                </w:rPr>
                <w:delText xml:space="preserve"> </w:delText>
              </w:r>
            </w:del>
          </w:p>
          <w:p w14:paraId="607E094D" w14:textId="531E915E" w:rsidR="00B36001" w:rsidRPr="00B67E3D" w:rsidDel="00F14564" w:rsidRDefault="00B36001" w:rsidP="00335E47">
            <w:pPr>
              <w:pStyle w:val="ListParagraph"/>
              <w:keepNext/>
              <w:numPr>
                <w:ilvl w:val="0"/>
                <w:numId w:val="29"/>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del w:id="1412" w:author="Alhabibi, Haider@Energy" w:date="2022-03-11T09:56:00Z"/>
                <w:rFonts w:asciiTheme="minorHAnsi" w:hAnsiTheme="minorHAnsi" w:cstheme="minorHAnsi"/>
                <w:sz w:val="18"/>
                <w:szCs w:val="20"/>
              </w:rPr>
            </w:pPr>
            <w:del w:id="1413" w:author="Alhabibi, Haider@Energy" w:date="2022-03-11T09:56:00Z">
              <w:r w:rsidRPr="00B67E3D" w:rsidDel="00F14564">
                <w:rPr>
                  <w:rFonts w:asciiTheme="minorHAnsi" w:hAnsiTheme="minorHAnsi" w:cstheme="minorHAnsi"/>
                  <w:sz w:val="18"/>
                  <w:szCs w:val="20"/>
                </w:rPr>
                <w:delText>When a dedicated return line has been installed the pump, controls and thermo-sensor are installed at the end of the supply portion of the recirculation loop; or</w:delText>
              </w:r>
            </w:del>
          </w:p>
          <w:p w14:paraId="607E094E" w14:textId="0B29EE90" w:rsidR="00B36001" w:rsidRPr="00B67E3D" w:rsidDel="00F14564" w:rsidRDefault="00B36001" w:rsidP="00335E47">
            <w:pPr>
              <w:pStyle w:val="ListParagraph"/>
              <w:keepNext/>
              <w:numPr>
                <w:ilvl w:val="0"/>
                <w:numId w:val="29"/>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del w:id="1414" w:author="Alhabibi, Haider@Energy" w:date="2022-03-11T09:56:00Z"/>
                <w:rFonts w:asciiTheme="minorHAnsi" w:hAnsiTheme="minorHAnsi" w:cstheme="minorHAnsi"/>
                <w:sz w:val="18"/>
                <w:szCs w:val="20"/>
              </w:rPr>
            </w:pPr>
            <w:del w:id="1415" w:author="Alhabibi, Haider@Energy" w:date="2022-03-11T09:56:00Z">
              <w:r w:rsidRPr="00B67E3D" w:rsidDel="00F14564">
                <w:rPr>
                  <w:rFonts w:asciiTheme="minorHAnsi" w:hAnsiTheme="minorHAnsi" w:cstheme="minorHAnsi"/>
                  <w:sz w:val="18"/>
                  <w:szCs w:val="20"/>
                </w:rPr>
                <w:delText>The pump and controls are installed on the dedicated return line near the water heater and the thermo-sensor is installed in an accessible location as close to the end of the supply portion of the recirculation loop as possible, or</w:delText>
              </w:r>
            </w:del>
          </w:p>
          <w:p w14:paraId="607E094F" w14:textId="3DAE0D76" w:rsidR="00B36001" w:rsidRPr="00B67E3D" w:rsidDel="00F14564" w:rsidRDefault="00B36001" w:rsidP="00335E47">
            <w:pPr>
              <w:pStyle w:val="ListParagraph"/>
              <w:keepNext/>
              <w:numPr>
                <w:ilvl w:val="0"/>
                <w:numId w:val="29"/>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del w:id="1416" w:author="Alhabibi, Haider@Energy" w:date="2022-03-11T09:56:00Z"/>
                <w:rFonts w:asciiTheme="minorHAnsi" w:hAnsiTheme="minorHAnsi" w:cstheme="minorHAnsi"/>
                <w:sz w:val="18"/>
                <w:szCs w:val="20"/>
              </w:rPr>
            </w:pPr>
            <w:del w:id="1417" w:author="Alhabibi, Haider@Energy" w:date="2022-03-11T09:56:00Z">
              <w:r w:rsidRPr="00B67E3D" w:rsidDel="00F14564">
                <w:rPr>
                  <w:rFonts w:asciiTheme="minorHAnsi" w:hAnsiTheme="minorHAnsi" w:cstheme="minorHAnsi"/>
                  <w:sz w:val="18"/>
                  <w:szCs w:val="20"/>
                </w:rPr>
                <w:delText xml:space="preserve">When the cold water line is used as the return, the pump, demand controls and </w:delText>
              </w:r>
              <w:r w:rsidR="00DF4A6F" w:rsidRPr="004B329A" w:rsidDel="00F14564">
                <w:rPr>
                  <w:rFonts w:asciiTheme="minorHAnsi" w:hAnsiTheme="minorHAnsi" w:cstheme="minorHAnsi"/>
                  <w:sz w:val="18"/>
                  <w:szCs w:val="20"/>
                </w:rPr>
                <w:delText>thermos-</w:delText>
              </w:r>
              <w:r w:rsidRPr="00B67E3D" w:rsidDel="00F14564">
                <w:rPr>
                  <w:rFonts w:asciiTheme="minorHAnsi" w:hAnsiTheme="minorHAnsi" w:cstheme="minorHAnsi"/>
                  <w:sz w:val="18"/>
                  <w:szCs w:val="20"/>
                </w:rPr>
                <w:delText>sensor shall be installed in an accessible location at the end of supply portion of the hot water distribution line (typically under a sink).</w:delText>
              </w:r>
            </w:del>
          </w:p>
        </w:tc>
      </w:tr>
      <w:tr w:rsidR="00B36001" w:rsidRPr="006F1F7B" w:rsidDel="00F14564" w14:paraId="607E0953" w14:textId="6C1A5C9D" w:rsidTr="00F14564">
        <w:trPr>
          <w:trHeight w:hRule="exact" w:val="262"/>
          <w:tblHeader/>
          <w:del w:id="1418" w:author="Alhabibi, Haider@Energy" w:date="2022-03-11T09:56:00Z"/>
        </w:trPr>
        <w:tc>
          <w:tcPr>
            <w:tcW w:w="729" w:type="dxa"/>
            <w:vAlign w:val="center"/>
          </w:tcPr>
          <w:p w14:paraId="607E0951" w14:textId="451E301A" w:rsidR="00B36001" w:rsidRPr="004B329A" w:rsidDel="00F14564" w:rsidRDefault="00B36001" w:rsidP="00335E4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del w:id="1419" w:author="Alhabibi, Haider@Energy" w:date="2022-03-11T09:56:00Z"/>
                <w:rFonts w:asciiTheme="minorHAnsi" w:hAnsiTheme="minorHAnsi" w:cstheme="minorHAnsi"/>
                <w:sz w:val="18"/>
                <w:szCs w:val="20"/>
              </w:rPr>
            </w:pPr>
            <w:del w:id="1420" w:author="Alhabibi, Haider@Energy" w:date="2022-03-11T09:56:00Z">
              <w:r w:rsidRPr="004B329A" w:rsidDel="00F14564">
                <w:rPr>
                  <w:rFonts w:asciiTheme="minorHAnsi" w:hAnsiTheme="minorHAnsi" w:cstheme="minorHAnsi"/>
                  <w:sz w:val="18"/>
                  <w:szCs w:val="20"/>
                </w:rPr>
                <w:delText>05</w:delText>
              </w:r>
            </w:del>
          </w:p>
        </w:tc>
        <w:tc>
          <w:tcPr>
            <w:tcW w:w="13638" w:type="dxa"/>
            <w:vAlign w:val="center"/>
          </w:tcPr>
          <w:p w14:paraId="607E0952" w14:textId="5389E4C6" w:rsidR="00B36001" w:rsidRPr="00B67E3D" w:rsidDel="00F14564" w:rsidRDefault="00B36001" w:rsidP="00335E4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del w:id="1421" w:author="Alhabibi, Haider@Energy" w:date="2022-03-11T09:56:00Z"/>
                <w:rFonts w:asciiTheme="minorHAnsi" w:hAnsiTheme="minorHAnsi" w:cstheme="minorHAnsi"/>
                <w:sz w:val="18"/>
                <w:szCs w:val="20"/>
              </w:rPr>
            </w:pPr>
            <w:del w:id="1422" w:author="Alhabibi, Haider@Energy" w:date="2022-03-11T09:56:00Z">
              <w:r w:rsidRPr="00B67E3D" w:rsidDel="00F14564">
                <w:rPr>
                  <w:rFonts w:asciiTheme="minorHAnsi" w:hAnsiTheme="minorHAnsi" w:cstheme="minorHAnsi"/>
                  <w:sz w:val="18"/>
                  <w:szCs w:val="20"/>
                </w:rPr>
                <w:delText>Insulation is not required on the cold water line when it is used as the return.</w:delText>
              </w:r>
            </w:del>
          </w:p>
        </w:tc>
      </w:tr>
      <w:tr w:rsidR="00B36001" w:rsidRPr="006F1F7B" w:rsidDel="00F14564" w14:paraId="607E0956" w14:textId="6DA100A4" w:rsidTr="00F14564">
        <w:trPr>
          <w:trHeight w:hRule="exact" w:val="550"/>
          <w:tblHeader/>
          <w:del w:id="1423" w:author="Alhabibi, Haider@Energy" w:date="2022-03-11T09:56:00Z"/>
        </w:trPr>
        <w:tc>
          <w:tcPr>
            <w:tcW w:w="729" w:type="dxa"/>
            <w:vAlign w:val="center"/>
          </w:tcPr>
          <w:p w14:paraId="607E0954" w14:textId="5C3A3165" w:rsidR="00B36001" w:rsidRPr="004B329A" w:rsidDel="00F14564" w:rsidRDefault="00B36001" w:rsidP="00335E4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del w:id="1424" w:author="Alhabibi, Haider@Energy" w:date="2022-03-11T09:56:00Z"/>
                <w:rFonts w:asciiTheme="minorHAnsi" w:hAnsiTheme="minorHAnsi" w:cstheme="minorHAnsi"/>
                <w:sz w:val="18"/>
                <w:szCs w:val="20"/>
              </w:rPr>
            </w:pPr>
            <w:del w:id="1425" w:author="Alhabibi, Haider@Energy" w:date="2022-03-11T09:56:00Z">
              <w:r w:rsidRPr="004B329A" w:rsidDel="00F14564">
                <w:rPr>
                  <w:rFonts w:asciiTheme="minorHAnsi" w:hAnsiTheme="minorHAnsi" w:cstheme="minorHAnsi"/>
                  <w:sz w:val="18"/>
                  <w:szCs w:val="20"/>
                </w:rPr>
                <w:delText>06</w:delText>
              </w:r>
            </w:del>
          </w:p>
        </w:tc>
        <w:tc>
          <w:tcPr>
            <w:tcW w:w="13638" w:type="dxa"/>
            <w:vAlign w:val="center"/>
          </w:tcPr>
          <w:p w14:paraId="607E0955" w14:textId="07C3625B" w:rsidR="00B36001" w:rsidRPr="00B67E3D" w:rsidDel="00F14564" w:rsidRDefault="00B36001" w:rsidP="00335E4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del w:id="1426" w:author="Alhabibi, Haider@Energy" w:date="2022-03-11T09:56:00Z"/>
                <w:rFonts w:asciiTheme="minorHAnsi" w:hAnsiTheme="minorHAnsi" w:cstheme="minorHAnsi"/>
                <w:sz w:val="18"/>
                <w:szCs w:val="20"/>
              </w:rPr>
            </w:pPr>
            <w:del w:id="1427" w:author="Alhabibi, Haider@Energy" w:date="2022-03-11T09:56:00Z">
              <w:r w:rsidRPr="00B67E3D" w:rsidDel="00F14564">
                <w:rPr>
                  <w:rFonts w:asciiTheme="minorHAnsi" w:hAnsiTheme="minorHAnsi" w:cstheme="minorHAnsi"/>
                  <w:sz w:val="18"/>
                  <w:szCs w:val="20"/>
                </w:rPr>
                <w:delText xml:space="preserve">Manual or sensor controls shall be installed and, if powered, </w:delText>
              </w:r>
              <w:r w:rsidR="004465ED" w:rsidRPr="00B67E3D" w:rsidDel="00F14564">
                <w:rPr>
                  <w:rFonts w:asciiTheme="minorHAnsi" w:hAnsiTheme="minorHAnsi" w:cstheme="minorHAnsi"/>
                  <w:sz w:val="18"/>
                  <w:szCs w:val="20"/>
                </w:rPr>
                <w:delText>each control has</w:delText>
              </w:r>
              <w:r w:rsidRPr="00B67E3D" w:rsidDel="00F14564">
                <w:rPr>
                  <w:rFonts w:asciiTheme="minorHAnsi" w:hAnsiTheme="minorHAnsi" w:cstheme="minorHAnsi"/>
                  <w:sz w:val="18"/>
                  <w:szCs w:val="20"/>
                </w:rPr>
                <w:delText xml:space="preserve"> standby power of 1 Watt or less.  Controls may be located in individual units or on the loop. Controls may be activated by wired or wireless mechanisms, including buttons, motion sensors, door switches and flow switches.</w:delText>
              </w:r>
            </w:del>
          </w:p>
        </w:tc>
      </w:tr>
      <w:tr w:rsidR="00B36001" w:rsidRPr="006F1F7B" w14:paraId="607E0958" w14:textId="77777777" w:rsidTr="00F14564">
        <w:trPr>
          <w:trHeight w:hRule="exact" w:val="262"/>
        </w:trPr>
        <w:tc>
          <w:tcPr>
            <w:tcW w:w="14367" w:type="dxa"/>
            <w:gridSpan w:val="2"/>
            <w:tcBorders>
              <w:top w:val="single" w:sz="4" w:space="0" w:color="000000"/>
              <w:left w:val="single" w:sz="4" w:space="0" w:color="000000"/>
              <w:bottom w:val="single" w:sz="4" w:space="0" w:color="000000"/>
              <w:right w:val="single" w:sz="4" w:space="0" w:color="000000"/>
            </w:tcBorders>
          </w:tcPr>
          <w:p w14:paraId="607E0957" w14:textId="77777777" w:rsidR="00A80404" w:rsidRPr="00980F3E" w:rsidRDefault="00B36001">
            <w:pPr>
              <w:keepNext/>
              <w:spacing w:after="0" w:line="240" w:lineRule="auto"/>
              <w:rPr>
                <w:rFonts w:asciiTheme="minorHAnsi" w:hAnsiTheme="minorHAnsi" w:cstheme="minorHAnsi"/>
                <w:b/>
                <w:sz w:val="18"/>
                <w:szCs w:val="20"/>
              </w:rPr>
            </w:pPr>
            <w:r w:rsidRPr="00BC623E">
              <w:rPr>
                <w:rFonts w:asciiTheme="minorHAnsi" w:hAnsiTheme="minorHAnsi" w:cstheme="minorHAnsi"/>
                <w:b/>
                <w:sz w:val="18"/>
                <w:szCs w:val="20"/>
              </w:rPr>
              <w:t xml:space="preserve">The responsible person’s signature on this compliance document affirms that all applicable requirements in this table have been met.  </w:t>
            </w:r>
          </w:p>
        </w:tc>
      </w:tr>
    </w:tbl>
    <w:p w14:paraId="607E0959" w14:textId="1137F190" w:rsidR="00A80404" w:rsidRPr="00B67E3D" w:rsidRDefault="00A80404">
      <w:pPr>
        <w:spacing w:after="0"/>
        <w:rPr>
          <w:rFonts w:asciiTheme="minorHAnsi" w:hAnsiTheme="minorHAnsi" w:cstheme="minorHAnsi"/>
          <w:sz w:val="20"/>
          <w:szCs w:val="20"/>
        </w:rPr>
      </w:pPr>
    </w:p>
    <w:tbl>
      <w:tblPr>
        <w:tblW w:w="4994"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01"/>
        <w:gridCol w:w="13872"/>
      </w:tblGrid>
      <w:tr w:rsidR="00227530" w:rsidRPr="006F1F7B" w:rsidDel="00B4695C" w14:paraId="52494C61" w14:textId="3ACFDD98" w:rsidTr="00B67E3D">
        <w:trPr>
          <w:trHeight w:val="288"/>
          <w:del w:id="1428" w:author="Markstrum, Alexis@Energy" w:date="2021-10-18T14:19:00Z"/>
        </w:trPr>
        <w:tc>
          <w:tcPr>
            <w:tcW w:w="14598" w:type="dxa"/>
            <w:gridSpan w:val="2"/>
            <w:tcBorders>
              <w:bottom w:val="single" w:sz="4" w:space="0" w:color="000000"/>
            </w:tcBorders>
            <w:vAlign w:val="center"/>
          </w:tcPr>
          <w:p w14:paraId="54D2874D" w14:textId="2DBD202B" w:rsidR="00227530" w:rsidRPr="00294A45" w:rsidDel="00B4695C" w:rsidRDefault="00276172" w:rsidP="000311BA">
            <w:pPr>
              <w:keepNext/>
              <w:spacing w:after="0" w:line="240" w:lineRule="auto"/>
              <w:rPr>
                <w:del w:id="1429" w:author="Markstrum, Alexis@Energy" w:date="2021-10-18T14:19:00Z"/>
                <w:rFonts w:asciiTheme="minorHAnsi" w:hAnsiTheme="minorHAnsi" w:cstheme="minorHAnsi"/>
                <w:b/>
                <w:sz w:val="20"/>
                <w:szCs w:val="20"/>
              </w:rPr>
            </w:pPr>
            <w:del w:id="1430" w:author="Markstrum, Alexis@Energy" w:date="2021-10-18T14:19:00Z">
              <w:r w:rsidRPr="001462EE" w:rsidDel="00B4695C">
                <w:rPr>
                  <w:rFonts w:asciiTheme="minorHAnsi" w:hAnsiTheme="minorHAnsi" w:cstheme="minorHAnsi"/>
                  <w:b/>
                  <w:sz w:val="20"/>
                  <w:szCs w:val="20"/>
                </w:rPr>
                <w:delText>K</w:delText>
              </w:r>
              <w:r w:rsidR="00227530" w:rsidRPr="005C5AB0" w:rsidDel="00B4695C">
                <w:rPr>
                  <w:rFonts w:asciiTheme="minorHAnsi" w:hAnsiTheme="minorHAnsi" w:cstheme="minorHAnsi"/>
                  <w:b/>
                  <w:sz w:val="20"/>
                  <w:szCs w:val="20"/>
                </w:rPr>
                <w:delText xml:space="preserve">. Multiple Dwelling Units – Non-Demand Control Recirculation </w:delText>
              </w:r>
              <w:r w:rsidR="00227530" w:rsidRPr="00294A45" w:rsidDel="00B4695C">
                <w:rPr>
                  <w:rFonts w:asciiTheme="minorHAnsi" w:hAnsiTheme="minorHAnsi" w:cstheme="minorHAnsi"/>
                  <w:b/>
                  <w:sz w:val="20"/>
                  <w:szCs w:val="20"/>
                </w:rPr>
                <w:delText>Systems Requirements</w:delText>
              </w:r>
            </w:del>
          </w:p>
          <w:p w14:paraId="2152042E" w14:textId="29671642" w:rsidR="00227530" w:rsidDel="00B4695C" w:rsidRDefault="00227530" w:rsidP="000311B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del w:id="1431" w:author="Markstrum, Alexis@Energy" w:date="2021-10-18T14:19:00Z"/>
                <w:rFonts w:asciiTheme="minorHAnsi" w:hAnsiTheme="minorHAnsi" w:cstheme="minorHAnsi"/>
                <w:sz w:val="18"/>
                <w:szCs w:val="20"/>
              </w:rPr>
            </w:pPr>
            <w:del w:id="1432" w:author="Markstrum, Alexis@Energy" w:date="2021-10-18T14:19:00Z">
              <w:r w:rsidRPr="004B329A" w:rsidDel="00B4695C">
                <w:rPr>
                  <w:rFonts w:asciiTheme="minorHAnsi" w:hAnsiTheme="minorHAnsi" w:cstheme="minorHAnsi"/>
                  <w:sz w:val="18"/>
                  <w:szCs w:val="20"/>
                </w:rPr>
                <w:delText>Systems that utilize this distribution type shall comply with these requirements</w:delText>
              </w:r>
              <w:r w:rsidR="0052392E" w:rsidDel="00B4695C">
                <w:rPr>
                  <w:rFonts w:asciiTheme="minorHAnsi" w:hAnsiTheme="minorHAnsi" w:cstheme="minorHAnsi"/>
                  <w:sz w:val="18"/>
                  <w:szCs w:val="20"/>
                </w:rPr>
                <w:delText>.</w:delText>
              </w:r>
            </w:del>
          </w:p>
          <w:p w14:paraId="2B9D72C9" w14:textId="2C119D64" w:rsidR="0052392E" w:rsidRPr="00287A60" w:rsidDel="00B4695C" w:rsidRDefault="0052392E" w:rsidP="007C3C1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del w:id="1433" w:author="Markstrum, Alexis@Energy" w:date="2021-10-18T14:19:00Z"/>
                <w:rFonts w:asciiTheme="minorHAnsi" w:hAnsiTheme="minorHAnsi" w:cstheme="minorHAnsi"/>
                <w:b/>
                <w:sz w:val="20"/>
                <w:szCs w:val="20"/>
              </w:rPr>
            </w:pPr>
            <w:del w:id="1434" w:author="Markstrum, Alexis@Energy" w:date="2021-10-18T14:19:00Z">
              <w:r w:rsidRPr="004B329A" w:rsidDel="00B4695C">
                <w:rPr>
                  <w:rFonts w:asciiTheme="minorHAnsi" w:hAnsiTheme="minorHAnsi" w:cstheme="minorHAnsi"/>
                  <w:sz w:val="18"/>
                  <w:szCs w:val="20"/>
                </w:rPr>
                <w:delText xml:space="preserve">&lt;&lt;If there are no systems in column </w:delText>
              </w:r>
              <w:r w:rsidDel="00B4695C">
                <w:rPr>
                  <w:rFonts w:asciiTheme="minorHAnsi" w:hAnsiTheme="minorHAnsi" w:cstheme="minorHAnsi"/>
                  <w:sz w:val="18"/>
                  <w:szCs w:val="20"/>
                </w:rPr>
                <w:delText>D02</w:delText>
              </w:r>
              <w:r w:rsidRPr="004B329A" w:rsidDel="00B4695C">
                <w:rPr>
                  <w:rFonts w:asciiTheme="minorHAnsi" w:hAnsiTheme="minorHAnsi" w:cstheme="minorHAnsi"/>
                  <w:sz w:val="18"/>
                  <w:szCs w:val="20"/>
                </w:rPr>
                <w:delText xml:space="preserve"> =“Multi-family: </w:delText>
              </w:r>
              <w:r w:rsidR="00355D9D" w:rsidRPr="00B67E3D" w:rsidDel="00B4695C">
                <w:rPr>
                  <w:rFonts w:asciiTheme="minorHAnsi" w:eastAsia="Times New Roman" w:hAnsiTheme="minorHAnsi" w:cstheme="minorHAnsi"/>
                  <w:sz w:val="20"/>
                  <w:szCs w:val="20"/>
                </w:rPr>
                <w:delText>Recirculating with no control</w:delText>
              </w:r>
              <w:r w:rsidRPr="004B329A" w:rsidDel="00B4695C">
                <w:rPr>
                  <w:rFonts w:asciiTheme="minorHAnsi" w:hAnsiTheme="minorHAnsi" w:cstheme="minorHAnsi"/>
                  <w:sz w:val="18"/>
                  <w:szCs w:val="20"/>
                </w:rPr>
                <w:delText xml:space="preserve">”, </w:delText>
              </w:r>
              <w:r w:rsidRPr="00B67E3D" w:rsidDel="00B4695C">
                <w:rPr>
                  <w:rFonts w:asciiTheme="minorHAnsi" w:hAnsiTheme="minorHAnsi" w:cstheme="minorHAnsi"/>
                  <w:sz w:val="18"/>
                  <w:szCs w:val="20"/>
                </w:rPr>
                <w:delText>then</w:delText>
              </w:r>
              <w:r w:rsidR="007C3C1A" w:rsidDel="00B4695C">
                <w:rPr>
                  <w:rFonts w:asciiTheme="minorHAnsi" w:hAnsiTheme="minorHAnsi" w:cstheme="minorHAnsi"/>
                  <w:sz w:val="18"/>
                  <w:szCs w:val="20"/>
                </w:rPr>
                <w:delText xml:space="preserve"> display the “section does not apply” message;</w:delText>
              </w:r>
              <w:r w:rsidRPr="00B67E3D" w:rsidDel="00B4695C">
                <w:rPr>
                  <w:rFonts w:asciiTheme="minorHAnsi" w:hAnsiTheme="minorHAnsi" w:cstheme="minorHAnsi"/>
                  <w:sz w:val="18"/>
                  <w:szCs w:val="20"/>
                </w:rPr>
                <w:delText xml:space="preserve"> else display this entire table &gt;&gt;</w:delText>
              </w:r>
            </w:del>
          </w:p>
        </w:tc>
      </w:tr>
      <w:tr w:rsidR="00227530" w:rsidRPr="006F1F7B" w:rsidDel="00B4695C" w14:paraId="34BE0D11" w14:textId="6C160033" w:rsidTr="00B67E3D">
        <w:trPr>
          <w:trHeight w:val="288"/>
          <w:tblHeader/>
          <w:del w:id="1435" w:author="Markstrum, Alexis@Energy" w:date="2021-10-18T14:19:00Z"/>
        </w:trPr>
        <w:tc>
          <w:tcPr>
            <w:tcW w:w="505" w:type="dxa"/>
            <w:vAlign w:val="center"/>
          </w:tcPr>
          <w:p w14:paraId="61040A64" w14:textId="471BD4EE" w:rsidR="00227530" w:rsidRPr="005C5AB0" w:rsidDel="00B4695C" w:rsidRDefault="00227530" w:rsidP="000311BA">
            <w:pPr>
              <w:keepNext/>
              <w:spacing w:after="0" w:line="240" w:lineRule="auto"/>
              <w:jc w:val="center"/>
              <w:rPr>
                <w:del w:id="1436" w:author="Markstrum, Alexis@Energy" w:date="2021-10-18T14:19:00Z"/>
                <w:rFonts w:asciiTheme="minorHAnsi" w:hAnsiTheme="minorHAnsi" w:cstheme="minorHAnsi"/>
                <w:sz w:val="20"/>
                <w:szCs w:val="20"/>
              </w:rPr>
            </w:pPr>
            <w:del w:id="1437" w:author="Markstrum, Alexis@Energy" w:date="2021-10-18T14:19:00Z">
              <w:r w:rsidRPr="004B329A" w:rsidDel="00B4695C">
                <w:rPr>
                  <w:rFonts w:asciiTheme="minorHAnsi" w:hAnsiTheme="minorHAnsi" w:cstheme="minorHAnsi"/>
                  <w:sz w:val="18"/>
                  <w:szCs w:val="20"/>
                </w:rPr>
                <w:delText>01</w:delText>
              </w:r>
            </w:del>
          </w:p>
        </w:tc>
        <w:tc>
          <w:tcPr>
            <w:tcW w:w="14093" w:type="dxa"/>
            <w:vAlign w:val="center"/>
          </w:tcPr>
          <w:p w14:paraId="730F8068" w14:textId="2187A6C8" w:rsidR="00227530" w:rsidRPr="004B329A" w:rsidDel="00B4695C" w:rsidRDefault="00227530" w:rsidP="000311BA">
            <w:pPr>
              <w:keepNext/>
              <w:autoSpaceDE w:val="0"/>
              <w:autoSpaceDN w:val="0"/>
              <w:adjustRightInd w:val="0"/>
              <w:spacing w:after="0" w:line="240" w:lineRule="auto"/>
              <w:rPr>
                <w:del w:id="1438" w:author="Markstrum, Alexis@Energy" w:date="2021-10-18T14:19:00Z"/>
                <w:rFonts w:asciiTheme="minorHAnsi" w:hAnsiTheme="minorHAnsi" w:cstheme="minorHAnsi"/>
                <w:sz w:val="18"/>
                <w:szCs w:val="20"/>
              </w:rPr>
            </w:pPr>
            <w:del w:id="1439" w:author="Markstrum, Alexis@Energy" w:date="2021-10-18T14:19:00Z">
              <w:r w:rsidRPr="004B329A" w:rsidDel="00B4695C">
                <w:rPr>
                  <w:rFonts w:asciiTheme="minorHAnsi" w:hAnsiTheme="minorHAnsi" w:cstheme="minorHAnsi"/>
                  <w:sz w:val="18"/>
                  <w:szCs w:val="20"/>
                </w:rPr>
                <w:delText>The active control shall be either: timer, temperature, or time and temperature. Timers shall be set to less than 24 hours. The temperature sensor shall be connected to the piping and to the controls for the pump.</w:delText>
              </w:r>
            </w:del>
          </w:p>
        </w:tc>
      </w:tr>
      <w:tr w:rsidR="00227530" w:rsidRPr="006F1F7B" w:rsidDel="00B4695C" w14:paraId="2597A2BF" w14:textId="6B33EE8F" w:rsidTr="00B67E3D">
        <w:trPr>
          <w:trHeight w:val="288"/>
          <w:del w:id="1440" w:author="Markstrum, Alexis@Energy" w:date="2021-10-18T14:19:00Z"/>
        </w:trPr>
        <w:tc>
          <w:tcPr>
            <w:tcW w:w="14598" w:type="dxa"/>
            <w:gridSpan w:val="2"/>
            <w:tcBorders>
              <w:top w:val="single" w:sz="4" w:space="0" w:color="000000"/>
              <w:left w:val="single" w:sz="4" w:space="0" w:color="000000"/>
              <w:bottom w:val="single" w:sz="4" w:space="0" w:color="000000"/>
              <w:right w:val="single" w:sz="4" w:space="0" w:color="000000"/>
            </w:tcBorders>
            <w:vAlign w:val="center"/>
          </w:tcPr>
          <w:p w14:paraId="7A08259B" w14:textId="1A668CCA" w:rsidR="00227530" w:rsidRPr="00980F3E" w:rsidDel="00B4695C" w:rsidRDefault="00227530" w:rsidP="000311BA">
            <w:pPr>
              <w:keepNext/>
              <w:spacing w:after="0" w:line="240" w:lineRule="auto"/>
              <w:rPr>
                <w:del w:id="1441" w:author="Markstrum, Alexis@Energy" w:date="2021-10-18T14:19:00Z"/>
                <w:rFonts w:asciiTheme="minorHAnsi" w:hAnsiTheme="minorHAnsi" w:cstheme="minorHAnsi"/>
                <w:b/>
                <w:sz w:val="18"/>
                <w:szCs w:val="20"/>
              </w:rPr>
            </w:pPr>
            <w:del w:id="1442" w:author="Markstrum, Alexis@Energy" w:date="2021-10-18T14:19:00Z">
              <w:r w:rsidRPr="00BC623E" w:rsidDel="00B4695C">
                <w:rPr>
                  <w:rFonts w:asciiTheme="minorHAnsi" w:hAnsiTheme="minorHAnsi" w:cstheme="minorHAnsi"/>
                  <w:b/>
                  <w:sz w:val="18"/>
                  <w:szCs w:val="20"/>
                </w:rPr>
                <w:delText xml:space="preserve">The responsible person’s signature on this compliance document affirms that all applicable requirements in this table have been met.  </w:delText>
              </w:r>
            </w:del>
          </w:p>
        </w:tc>
      </w:tr>
    </w:tbl>
    <w:p w14:paraId="607E0963" w14:textId="1FA1BBF4" w:rsidR="0092312B" w:rsidRPr="001462EE" w:rsidRDefault="0092312B" w:rsidP="004468E1">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450"/>
        <w:rPr>
          <w:rFonts w:asciiTheme="minorHAnsi" w:hAnsiTheme="minorHAnsi" w:cstheme="minorHAnsi"/>
          <w:b/>
          <w:sz w:val="20"/>
          <w:szCs w:val="20"/>
        </w:rPr>
      </w:pPr>
    </w:p>
    <w:p w14:paraId="616078E1" w14:textId="1168ACED" w:rsidR="00F947E9" w:rsidRDefault="00F947E9">
      <w:pPr>
        <w:rPr>
          <w:rFonts w:asciiTheme="minorHAnsi" w:hAnsiTheme="minorHAnsi" w:cstheme="minorHAnsi"/>
          <w:sz w:val="20"/>
          <w:szCs w:val="20"/>
        </w:rPr>
      </w:pPr>
    </w:p>
    <w:p w14:paraId="77BEB020" w14:textId="7C8A5C01" w:rsidR="00F947E9" w:rsidRDefault="00F947E9">
      <w:pPr>
        <w:spacing w:after="0" w:line="240" w:lineRule="auto"/>
        <w:rPr>
          <w:rFonts w:asciiTheme="minorHAnsi" w:hAnsiTheme="minorHAnsi" w:cstheme="minorHAnsi"/>
          <w:sz w:val="20"/>
          <w:szCs w:val="20"/>
        </w:rPr>
      </w:pPr>
    </w:p>
    <w:tbl>
      <w:tblPr>
        <w:tblW w:w="14534"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7048"/>
        <w:gridCol w:w="359"/>
        <w:gridCol w:w="3388"/>
        <w:gridCol w:w="3739"/>
      </w:tblGrid>
      <w:tr w:rsidR="00070FC5" w:rsidRPr="006F1F7B" w14:paraId="607E0965" w14:textId="77777777" w:rsidTr="00B67E3D">
        <w:trPr>
          <w:trHeight w:val="323"/>
        </w:trPr>
        <w:tc>
          <w:tcPr>
            <w:tcW w:w="14534" w:type="dxa"/>
            <w:gridSpan w:val="4"/>
            <w:vAlign w:val="center"/>
          </w:tcPr>
          <w:p w14:paraId="607E0964" w14:textId="77777777" w:rsidR="00070FC5" w:rsidRPr="00B67E3D" w:rsidRDefault="00070FC5" w:rsidP="00CD594B">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cstheme="minorHAnsi"/>
                <w:b/>
                <w:sz w:val="20"/>
                <w:szCs w:val="20"/>
              </w:rPr>
            </w:pPr>
            <w:r w:rsidRPr="00B67E3D">
              <w:rPr>
                <w:rFonts w:asciiTheme="minorHAnsi" w:eastAsia="Times New Roman" w:hAnsiTheme="minorHAnsi" w:cstheme="minorHAnsi"/>
                <w:b/>
                <w:caps/>
                <w:sz w:val="20"/>
                <w:szCs w:val="20"/>
              </w:rPr>
              <w:lastRenderedPageBreak/>
              <w:t>Documentation Author's Declaration Statement</w:t>
            </w:r>
          </w:p>
        </w:tc>
      </w:tr>
      <w:tr w:rsidR="00070FC5" w:rsidRPr="006F1F7B" w14:paraId="607E0967" w14:textId="77777777" w:rsidTr="00B67E3D">
        <w:trPr>
          <w:trHeight w:hRule="exact" w:val="271"/>
        </w:trPr>
        <w:tc>
          <w:tcPr>
            <w:tcW w:w="14534" w:type="dxa"/>
            <w:gridSpan w:val="4"/>
            <w:vAlign w:val="center"/>
          </w:tcPr>
          <w:p w14:paraId="607E0966" w14:textId="77777777" w:rsidR="00070FC5" w:rsidRPr="00B67E3D" w:rsidRDefault="00070FC5" w:rsidP="00070FC5">
            <w:pPr>
              <w:keepNext/>
              <w:numPr>
                <w:ilvl w:val="0"/>
                <w:numId w:val="18"/>
              </w:numPr>
              <w:tabs>
                <w:tab w:val="left" w:pos="-2600"/>
              </w:tabs>
              <w:spacing w:after="60" w:line="240" w:lineRule="auto"/>
              <w:ind w:right="90"/>
              <w:outlineLvl w:val="2"/>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t>I certify that this Certificate of Installation documentation is accurate and complete.</w:t>
            </w:r>
          </w:p>
        </w:tc>
      </w:tr>
      <w:tr w:rsidR="00070FC5" w:rsidRPr="006F1F7B" w14:paraId="607E096A" w14:textId="77777777" w:rsidTr="00B67E3D">
        <w:trPr>
          <w:trHeight w:val="360"/>
        </w:trPr>
        <w:tc>
          <w:tcPr>
            <w:tcW w:w="7407" w:type="dxa"/>
            <w:gridSpan w:val="2"/>
          </w:tcPr>
          <w:p w14:paraId="607E0968" w14:textId="77777777" w:rsidR="00070FC5" w:rsidRPr="00B67E3D" w:rsidRDefault="00070FC5" w:rsidP="00CD594B">
            <w:pPr>
              <w:keepNext/>
              <w:spacing w:after="0" w:line="240" w:lineRule="auto"/>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t>Documentation Author Name:</w:t>
            </w:r>
          </w:p>
        </w:tc>
        <w:tc>
          <w:tcPr>
            <w:tcW w:w="7127" w:type="dxa"/>
            <w:gridSpan w:val="2"/>
          </w:tcPr>
          <w:p w14:paraId="607E0969" w14:textId="77777777" w:rsidR="00070FC5" w:rsidRPr="00B67E3D" w:rsidRDefault="00070FC5" w:rsidP="00CD594B">
            <w:pPr>
              <w:keepNext/>
              <w:spacing w:after="0" w:line="240" w:lineRule="auto"/>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t>Documentation Author Signature:</w:t>
            </w:r>
          </w:p>
        </w:tc>
      </w:tr>
      <w:tr w:rsidR="00070FC5" w:rsidRPr="006F1F7B" w14:paraId="607E096D" w14:textId="77777777" w:rsidTr="00B67E3D">
        <w:trPr>
          <w:trHeight w:val="360"/>
        </w:trPr>
        <w:tc>
          <w:tcPr>
            <w:tcW w:w="7407" w:type="dxa"/>
            <w:gridSpan w:val="2"/>
          </w:tcPr>
          <w:p w14:paraId="607E096B" w14:textId="77777777" w:rsidR="00070FC5" w:rsidRPr="00B67E3D" w:rsidRDefault="00070FC5" w:rsidP="00CD594B">
            <w:pPr>
              <w:keepNext/>
              <w:spacing w:after="0" w:line="240" w:lineRule="auto"/>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t>Documentation Author Company Name:</w:t>
            </w:r>
          </w:p>
        </w:tc>
        <w:tc>
          <w:tcPr>
            <w:tcW w:w="7127" w:type="dxa"/>
            <w:gridSpan w:val="2"/>
          </w:tcPr>
          <w:p w14:paraId="607E096C" w14:textId="77777777" w:rsidR="00070FC5" w:rsidRPr="00B67E3D" w:rsidRDefault="00070FC5" w:rsidP="00CD594B">
            <w:pPr>
              <w:keepNext/>
              <w:spacing w:after="0" w:line="240" w:lineRule="auto"/>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t>Date Signed:</w:t>
            </w:r>
          </w:p>
        </w:tc>
      </w:tr>
      <w:tr w:rsidR="00070FC5" w:rsidRPr="006F1F7B" w14:paraId="607E0970" w14:textId="77777777" w:rsidTr="00B67E3D">
        <w:trPr>
          <w:trHeight w:val="360"/>
        </w:trPr>
        <w:tc>
          <w:tcPr>
            <w:tcW w:w="7407" w:type="dxa"/>
            <w:gridSpan w:val="2"/>
          </w:tcPr>
          <w:p w14:paraId="607E096E" w14:textId="77777777" w:rsidR="00070FC5" w:rsidRPr="00B67E3D" w:rsidRDefault="00070FC5" w:rsidP="00CD594B">
            <w:pPr>
              <w:keepNext/>
              <w:spacing w:after="0" w:line="240" w:lineRule="auto"/>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t>Address:</w:t>
            </w:r>
          </w:p>
        </w:tc>
        <w:tc>
          <w:tcPr>
            <w:tcW w:w="7127" w:type="dxa"/>
            <w:gridSpan w:val="2"/>
          </w:tcPr>
          <w:p w14:paraId="607E096F" w14:textId="649D3F6A" w:rsidR="00070FC5" w:rsidRPr="00B67E3D" w:rsidRDefault="00070FC5" w:rsidP="00CD594B">
            <w:pPr>
              <w:keepNext/>
              <w:spacing w:after="0" w:line="240" w:lineRule="auto"/>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t>CEA/HERS Certification Identification (</w:t>
            </w:r>
            <w:r w:rsidR="00072AD8" w:rsidRPr="00B67E3D">
              <w:rPr>
                <w:rFonts w:asciiTheme="minorHAnsi" w:eastAsia="Times New Roman" w:hAnsiTheme="minorHAnsi" w:cstheme="minorHAnsi"/>
                <w:sz w:val="20"/>
                <w:szCs w:val="20"/>
              </w:rPr>
              <w:t>i</w:t>
            </w:r>
            <w:r w:rsidRPr="00B67E3D">
              <w:rPr>
                <w:rFonts w:asciiTheme="minorHAnsi" w:eastAsia="Times New Roman" w:hAnsiTheme="minorHAnsi" w:cstheme="minorHAnsi"/>
                <w:sz w:val="20"/>
                <w:szCs w:val="20"/>
              </w:rPr>
              <w:t>f applicable):</w:t>
            </w:r>
          </w:p>
        </w:tc>
      </w:tr>
      <w:tr w:rsidR="00070FC5" w:rsidRPr="006F1F7B" w14:paraId="607E0973" w14:textId="77777777" w:rsidTr="00B67E3D">
        <w:trPr>
          <w:trHeight w:val="360"/>
        </w:trPr>
        <w:tc>
          <w:tcPr>
            <w:tcW w:w="7407" w:type="dxa"/>
            <w:gridSpan w:val="2"/>
          </w:tcPr>
          <w:p w14:paraId="607E0971" w14:textId="77777777" w:rsidR="00070FC5" w:rsidRPr="00B67E3D" w:rsidRDefault="00070FC5" w:rsidP="00CD594B">
            <w:pPr>
              <w:keepNext/>
              <w:spacing w:after="0" w:line="240" w:lineRule="auto"/>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t>City/State/Zip:</w:t>
            </w:r>
          </w:p>
        </w:tc>
        <w:tc>
          <w:tcPr>
            <w:tcW w:w="7127" w:type="dxa"/>
            <w:gridSpan w:val="2"/>
          </w:tcPr>
          <w:p w14:paraId="607E0972" w14:textId="77777777" w:rsidR="00070FC5" w:rsidRPr="00B67E3D" w:rsidRDefault="00070FC5" w:rsidP="00CD594B">
            <w:pPr>
              <w:keepNext/>
              <w:spacing w:after="0" w:line="240" w:lineRule="auto"/>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t>Phone:</w:t>
            </w:r>
          </w:p>
        </w:tc>
      </w:tr>
      <w:tr w:rsidR="00070FC5" w:rsidRPr="006F1F7B" w14:paraId="607E0975" w14:textId="77777777" w:rsidTr="00B67E3D">
        <w:tblPrEx>
          <w:tblCellMar>
            <w:left w:w="115" w:type="dxa"/>
            <w:right w:w="115" w:type="dxa"/>
          </w:tblCellMar>
        </w:tblPrEx>
        <w:trPr>
          <w:trHeight w:val="296"/>
        </w:trPr>
        <w:tc>
          <w:tcPr>
            <w:tcW w:w="14534" w:type="dxa"/>
            <w:gridSpan w:val="4"/>
            <w:vAlign w:val="center"/>
          </w:tcPr>
          <w:p w14:paraId="607E0974" w14:textId="77777777" w:rsidR="00070FC5" w:rsidRPr="00B67E3D" w:rsidRDefault="00070FC5" w:rsidP="00CD594B">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cstheme="minorHAnsi"/>
                <w:sz w:val="20"/>
                <w:szCs w:val="20"/>
              </w:rPr>
            </w:pPr>
            <w:r w:rsidRPr="00B67E3D">
              <w:rPr>
                <w:rFonts w:asciiTheme="minorHAnsi" w:eastAsia="Times New Roman" w:hAnsiTheme="minorHAnsi" w:cstheme="minorHAnsi"/>
                <w:b/>
                <w:caps/>
                <w:sz w:val="20"/>
                <w:szCs w:val="20"/>
              </w:rPr>
              <w:t>Responsible Person's Declaration statement</w:t>
            </w:r>
          </w:p>
        </w:tc>
      </w:tr>
      <w:tr w:rsidR="00070FC5" w:rsidRPr="006F1F7B" w14:paraId="607E097C" w14:textId="77777777" w:rsidTr="00B67E3D">
        <w:tblPrEx>
          <w:tblCellMar>
            <w:left w:w="115" w:type="dxa"/>
            <w:right w:w="115" w:type="dxa"/>
          </w:tblCellMar>
        </w:tblPrEx>
        <w:trPr>
          <w:trHeight w:val="504"/>
        </w:trPr>
        <w:tc>
          <w:tcPr>
            <w:tcW w:w="14534" w:type="dxa"/>
            <w:gridSpan w:val="4"/>
          </w:tcPr>
          <w:p w14:paraId="09EFC9C3" w14:textId="77777777" w:rsidR="00EA6A47" w:rsidRPr="00B67E3D" w:rsidRDefault="00EA6A47" w:rsidP="00EA6A47">
            <w:pPr>
              <w:pStyle w:val="Heading3"/>
              <w:numPr>
                <w:ilvl w:val="0"/>
                <w:numId w:val="0"/>
              </w:numPr>
              <w:spacing w:before="60"/>
              <w:ind w:right="86"/>
              <w:rPr>
                <w:rFonts w:asciiTheme="minorHAnsi" w:hAnsiTheme="minorHAnsi" w:cstheme="minorHAnsi"/>
              </w:rPr>
            </w:pPr>
            <w:r w:rsidRPr="00B67E3D">
              <w:rPr>
                <w:rFonts w:asciiTheme="minorHAnsi" w:hAnsiTheme="minorHAnsi" w:cstheme="minorHAnsi"/>
              </w:rPr>
              <w:t xml:space="preserve">I certify the following under penalty of perjury, under the laws of the State of California: </w:t>
            </w:r>
          </w:p>
          <w:p w14:paraId="4F1BF2F7" w14:textId="77777777" w:rsidR="00EA6A47" w:rsidRPr="00B67E3D" w:rsidRDefault="00EA6A47" w:rsidP="00EA6A47">
            <w:pPr>
              <w:pStyle w:val="Heading3"/>
              <w:numPr>
                <w:ilvl w:val="0"/>
                <w:numId w:val="35"/>
              </w:numPr>
              <w:tabs>
                <w:tab w:val="left" w:pos="-2600"/>
              </w:tabs>
              <w:spacing w:before="0"/>
              <w:ind w:right="90"/>
              <w:rPr>
                <w:rFonts w:asciiTheme="minorHAnsi" w:hAnsiTheme="minorHAnsi" w:cstheme="minorHAnsi"/>
                <w:color w:val="4F81BD" w:themeColor="accent1"/>
              </w:rPr>
            </w:pPr>
            <w:r w:rsidRPr="00B67E3D">
              <w:rPr>
                <w:rFonts w:asciiTheme="minorHAnsi" w:hAnsiTheme="minorHAnsi" w:cstheme="minorHAnsi"/>
              </w:rPr>
              <w:t xml:space="preserve">The information provided on this Certificate of Installation is true and correct. </w:t>
            </w:r>
          </w:p>
          <w:p w14:paraId="7E44BF40" w14:textId="77777777" w:rsidR="00EA6A47" w:rsidRPr="00B67E3D" w:rsidRDefault="00EA6A47" w:rsidP="00EA6A47">
            <w:pPr>
              <w:keepNext/>
              <w:widowControl w:val="0"/>
              <w:numPr>
                <w:ilvl w:val="0"/>
                <w:numId w:val="35"/>
              </w:numPr>
              <w:spacing w:after="0" w:line="240" w:lineRule="auto"/>
              <w:ind w:right="90"/>
              <w:rPr>
                <w:rFonts w:asciiTheme="minorHAnsi" w:hAnsiTheme="minorHAnsi" w:cstheme="minorHAnsi"/>
                <w:sz w:val="20"/>
                <w:szCs w:val="20"/>
              </w:rPr>
            </w:pPr>
            <w:r w:rsidRPr="00B67E3D">
              <w:rPr>
                <w:rFonts w:asciiTheme="minorHAnsi" w:hAnsiTheme="minorHAnsi" w:cstheme="minorHAnsi"/>
                <w:snapToGrid w:val="0"/>
                <w:sz w:val="20"/>
                <w:szCs w:val="20"/>
              </w:rPr>
              <w:t xml:space="preserve">I am either: a) a responsible person eligible under Division 3 of the Business and Professions Code </w:t>
            </w:r>
            <w:r w:rsidRPr="00B67E3D">
              <w:rPr>
                <w:rFonts w:asciiTheme="minorHAnsi" w:hAnsiTheme="minorHAnsi" w:cstheme="minorHAnsi"/>
                <w:sz w:val="20"/>
                <w:szCs w:val="20"/>
              </w:rPr>
              <w:t xml:space="preserve">in the applicable classification to accept responsibility for the system design, construction, or installation </w:t>
            </w:r>
            <w:r w:rsidRPr="00B67E3D">
              <w:rPr>
                <w:rFonts w:asciiTheme="minorHAnsi" w:hAnsiTheme="minorHAnsi" w:cstheme="minorHAnsi"/>
                <w:snapToGrid w:val="0"/>
                <w:sz w:val="20"/>
                <w:szCs w:val="20"/>
              </w:rPr>
              <w:t xml:space="preserve">of features, materials, components, or manufactured devices </w:t>
            </w:r>
            <w:r w:rsidRPr="00B67E3D">
              <w:rPr>
                <w:rFonts w:asciiTheme="minorHAnsi" w:hAnsiTheme="minorHAnsi" w:cstheme="minorHAnsi"/>
                <w:sz w:val="20"/>
                <w:szCs w:val="20"/>
              </w:rPr>
              <w:t xml:space="preserve">for the scope of work identified on this Certificate of Installation, </w:t>
            </w:r>
            <w:r w:rsidRPr="00B67E3D">
              <w:rPr>
                <w:rFonts w:asciiTheme="minorHAnsi" w:hAnsiTheme="minorHAnsi" w:cstheme="minorHAnsi"/>
                <w:snapToGrid w:val="0"/>
                <w:sz w:val="20"/>
                <w:szCs w:val="20"/>
              </w:rPr>
              <w:t>and attest to the declarations in this statement</w:t>
            </w:r>
            <w:r w:rsidRPr="00B67E3D">
              <w:rPr>
                <w:rFonts w:asciiTheme="minorHAnsi" w:hAnsiTheme="minorHAnsi" w:cstheme="minorHAnsi"/>
                <w:sz w:val="20"/>
                <w:szCs w:val="20"/>
              </w:rPr>
              <w:t>, or b) I am an authorized representative of the responsible person and attest to the declarations in this statement on the responsible person’s behalf.</w:t>
            </w:r>
          </w:p>
          <w:p w14:paraId="2E69EC11" w14:textId="77777777" w:rsidR="00EA6A47" w:rsidRPr="00B67E3D" w:rsidRDefault="00EA6A47" w:rsidP="00EA6A47">
            <w:pPr>
              <w:pStyle w:val="ListParagraph"/>
              <w:keepNext/>
              <w:numPr>
                <w:ilvl w:val="0"/>
                <w:numId w:val="35"/>
              </w:numPr>
              <w:autoSpaceDE w:val="0"/>
              <w:autoSpaceDN w:val="0"/>
              <w:adjustRightInd w:val="0"/>
              <w:spacing w:after="0" w:line="240" w:lineRule="auto"/>
              <w:ind w:right="90"/>
              <w:rPr>
                <w:rFonts w:asciiTheme="minorHAnsi" w:hAnsiTheme="minorHAnsi" w:cstheme="minorHAnsi"/>
                <w:sz w:val="20"/>
                <w:szCs w:val="20"/>
              </w:rPr>
            </w:pPr>
            <w:r w:rsidRPr="00B67E3D">
              <w:rPr>
                <w:rFonts w:asciiTheme="minorHAnsi" w:hAnsiTheme="minorHAnsi" w:cstheme="minorHAnsi"/>
                <w:sz w:val="20"/>
                <w:szCs w:val="20"/>
              </w:rPr>
              <w:t xml:space="preserve">The constructed or installed features, materials, </w:t>
            </w:r>
            <w:proofErr w:type="gramStart"/>
            <w:r w:rsidRPr="00B67E3D">
              <w:rPr>
                <w:rFonts w:asciiTheme="minorHAnsi" w:hAnsiTheme="minorHAnsi" w:cstheme="minorHAnsi"/>
                <w:sz w:val="20"/>
                <w:szCs w:val="20"/>
              </w:rPr>
              <w:t>components</w:t>
            </w:r>
            <w:proofErr w:type="gramEnd"/>
            <w:r w:rsidRPr="00B67E3D">
              <w:rPr>
                <w:rFonts w:asciiTheme="minorHAnsi" w:hAnsiTheme="minorHAnsi" w:cstheme="minorHAnsi"/>
                <w:sz w:val="20"/>
                <w:szCs w:val="20"/>
              </w:rPr>
              <w:t xml:space="preserve">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p>
          <w:p w14:paraId="607E097B" w14:textId="13605AB0" w:rsidR="00070FC5" w:rsidRPr="00B67E3D" w:rsidRDefault="00EA6A47" w:rsidP="00EA6A47">
            <w:pPr>
              <w:keepNext/>
              <w:numPr>
                <w:ilvl w:val="0"/>
                <w:numId w:val="35"/>
              </w:numPr>
              <w:spacing w:after="0" w:line="240" w:lineRule="auto"/>
              <w:contextualSpacing/>
              <w:rPr>
                <w:rFonts w:asciiTheme="minorHAnsi" w:eastAsia="Times New Roman" w:hAnsiTheme="minorHAnsi" w:cstheme="minorHAnsi"/>
                <w:sz w:val="20"/>
                <w:szCs w:val="20"/>
              </w:rPr>
            </w:pPr>
            <w:r w:rsidRPr="00B67E3D">
              <w:rPr>
                <w:rFonts w:asciiTheme="minorHAnsi" w:hAnsiTheme="minorHAnsi" w:cstheme="minorHAnsi"/>
                <w:sz w:val="20"/>
                <w:szCs w:val="20"/>
              </w:rPr>
              <w:t xml:space="preserve">I will ensure that a registered copy of this Certificate of Installation shall be posted or made available with the building permit(s) issued for the </w:t>
            </w:r>
            <w:proofErr w:type="gramStart"/>
            <w:r w:rsidRPr="00B67E3D">
              <w:rPr>
                <w:rFonts w:asciiTheme="minorHAnsi" w:hAnsiTheme="minorHAnsi" w:cstheme="minorHAnsi"/>
                <w:sz w:val="20"/>
                <w:szCs w:val="20"/>
              </w:rPr>
              <w:t>building, and</w:t>
            </w:r>
            <w:proofErr w:type="gramEnd"/>
            <w:r w:rsidRPr="00B67E3D">
              <w:rPr>
                <w:rFonts w:asciiTheme="minorHAnsi" w:hAnsiTheme="minorHAnsi" w:cstheme="minorHAnsi"/>
                <w:sz w:val="20"/>
                <w:szCs w:val="20"/>
              </w:rPr>
              <w:t xml:space="preserve"> made available to the enforcement agency for all applicable inspections. I understand that a registered copy of this Certificate of Installation is required to be included with the documentation the builder provides to the building owner at occupancy.</w:t>
            </w:r>
          </w:p>
        </w:tc>
      </w:tr>
      <w:tr w:rsidR="00070FC5" w:rsidRPr="006F1F7B" w14:paraId="607E097F" w14:textId="77777777" w:rsidTr="00B67E3D">
        <w:tblPrEx>
          <w:tblCellMar>
            <w:left w:w="108" w:type="dxa"/>
            <w:right w:w="108" w:type="dxa"/>
          </w:tblCellMar>
        </w:tblPrEx>
        <w:trPr>
          <w:trHeight w:val="360"/>
        </w:trPr>
        <w:tc>
          <w:tcPr>
            <w:tcW w:w="7048" w:type="dxa"/>
          </w:tcPr>
          <w:p w14:paraId="607E097D" w14:textId="77777777" w:rsidR="00070FC5" w:rsidRPr="00B67E3D" w:rsidRDefault="00070FC5" w:rsidP="00CD59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t>Responsible Builder/Installer Name:</w:t>
            </w:r>
          </w:p>
        </w:tc>
        <w:tc>
          <w:tcPr>
            <w:tcW w:w="7486" w:type="dxa"/>
            <w:gridSpan w:val="3"/>
          </w:tcPr>
          <w:p w14:paraId="607E097E" w14:textId="77777777" w:rsidR="00070FC5" w:rsidRPr="00B67E3D" w:rsidRDefault="00070FC5" w:rsidP="00CD59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t>Responsible Builder/Installer Signature:</w:t>
            </w:r>
          </w:p>
        </w:tc>
      </w:tr>
      <w:tr w:rsidR="00070FC5" w:rsidRPr="006F1F7B" w14:paraId="607E0982" w14:textId="77777777" w:rsidTr="00B67E3D">
        <w:tblPrEx>
          <w:tblCellMar>
            <w:left w:w="108" w:type="dxa"/>
            <w:right w:w="108" w:type="dxa"/>
          </w:tblCellMar>
        </w:tblPrEx>
        <w:trPr>
          <w:trHeight w:val="360"/>
        </w:trPr>
        <w:tc>
          <w:tcPr>
            <w:tcW w:w="7048" w:type="dxa"/>
            <w:tcBorders>
              <w:top w:val="single" w:sz="4" w:space="0" w:color="auto"/>
              <w:left w:val="single" w:sz="4" w:space="0" w:color="auto"/>
              <w:bottom w:val="single" w:sz="4" w:space="0" w:color="auto"/>
              <w:right w:val="single" w:sz="4" w:space="0" w:color="auto"/>
            </w:tcBorders>
          </w:tcPr>
          <w:p w14:paraId="607E0980" w14:textId="37FB0C7C" w:rsidR="00070FC5" w:rsidRPr="00B67E3D" w:rsidRDefault="00070FC5" w:rsidP="00CD594B">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t>Company Name: (Installing Subcontractor or General Contractor or Builder/Owner)</w:t>
            </w:r>
          </w:p>
        </w:tc>
        <w:tc>
          <w:tcPr>
            <w:tcW w:w="7486" w:type="dxa"/>
            <w:gridSpan w:val="3"/>
            <w:tcBorders>
              <w:top w:val="single" w:sz="4" w:space="0" w:color="auto"/>
              <w:left w:val="single" w:sz="4" w:space="0" w:color="auto"/>
              <w:bottom w:val="single" w:sz="4" w:space="0" w:color="auto"/>
              <w:right w:val="single" w:sz="4" w:space="0" w:color="auto"/>
            </w:tcBorders>
          </w:tcPr>
          <w:p w14:paraId="607E0981" w14:textId="77777777" w:rsidR="00070FC5" w:rsidRPr="00B67E3D" w:rsidRDefault="00070FC5" w:rsidP="00CD594B">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t>Position With Company (Title):</w:t>
            </w:r>
          </w:p>
        </w:tc>
      </w:tr>
      <w:tr w:rsidR="00070FC5" w:rsidRPr="006F1F7B" w14:paraId="607E0985" w14:textId="77777777" w:rsidTr="00B67E3D">
        <w:tblPrEx>
          <w:tblCellMar>
            <w:left w:w="108" w:type="dxa"/>
            <w:right w:w="108" w:type="dxa"/>
          </w:tblCellMar>
        </w:tblPrEx>
        <w:trPr>
          <w:trHeight w:val="360"/>
        </w:trPr>
        <w:tc>
          <w:tcPr>
            <w:tcW w:w="7048" w:type="dxa"/>
            <w:tcBorders>
              <w:top w:val="single" w:sz="4" w:space="0" w:color="auto"/>
              <w:left w:val="single" w:sz="4" w:space="0" w:color="auto"/>
              <w:bottom w:val="single" w:sz="4" w:space="0" w:color="auto"/>
              <w:right w:val="single" w:sz="4" w:space="0" w:color="auto"/>
            </w:tcBorders>
          </w:tcPr>
          <w:p w14:paraId="607E0983" w14:textId="77777777" w:rsidR="00070FC5" w:rsidRPr="00B67E3D" w:rsidRDefault="00070FC5" w:rsidP="00CD594B">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t>Address:</w:t>
            </w:r>
          </w:p>
        </w:tc>
        <w:tc>
          <w:tcPr>
            <w:tcW w:w="7486" w:type="dxa"/>
            <w:gridSpan w:val="3"/>
            <w:tcBorders>
              <w:top w:val="single" w:sz="4" w:space="0" w:color="auto"/>
              <w:left w:val="single" w:sz="4" w:space="0" w:color="auto"/>
              <w:bottom w:val="single" w:sz="4" w:space="0" w:color="auto"/>
              <w:right w:val="single" w:sz="4" w:space="0" w:color="auto"/>
            </w:tcBorders>
          </w:tcPr>
          <w:p w14:paraId="607E0984" w14:textId="77777777" w:rsidR="00070FC5" w:rsidRPr="00B67E3D" w:rsidRDefault="00070FC5" w:rsidP="00CD594B">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t>CSLB License:</w:t>
            </w:r>
          </w:p>
        </w:tc>
      </w:tr>
      <w:tr w:rsidR="00070FC5" w:rsidRPr="006F1F7B" w14:paraId="607E0989" w14:textId="77777777" w:rsidTr="00B67E3D">
        <w:tblPrEx>
          <w:tblCellMar>
            <w:left w:w="108" w:type="dxa"/>
            <w:right w:w="108" w:type="dxa"/>
          </w:tblCellMar>
        </w:tblPrEx>
        <w:trPr>
          <w:trHeight w:val="360"/>
        </w:trPr>
        <w:tc>
          <w:tcPr>
            <w:tcW w:w="7048" w:type="dxa"/>
            <w:tcBorders>
              <w:top w:val="single" w:sz="4" w:space="0" w:color="auto"/>
              <w:left w:val="single" w:sz="4" w:space="0" w:color="auto"/>
              <w:bottom w:val="single" w:sz="4" w:space="0" w:color="auto"/>
              <w:right w:val="single" w:sz="4" w:space="0" w:color="auto"/>
            </w:tcBorders>
          </w:tcPr>
          <w:p w14:paraId="607E0986" w14:textId="77777777" w:rsidR="00070FC5" w:rsidRPr="00B67E3D" w:rsidRDefault="00070FC5" w:rsidP="00CD594B">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t>City/State/Zip:</w:t>
            </w:r>
          </w:p>
        </w:tc>
        <w:tc>
          <w:tcPr>
            <w:tcW w:w="3747" w:type="dxa"/>
            <w:gridSpan w:val="2"/>
            <w:tcBorders>
              <w:top w:val="single" w:sz="4" w:space="0" w:color="auto"/>
              <w:left w:val="single" w:sz="4" w:space="0" w:color="auto"/>
              <w:bottom w:val="single" w:sz="4" w:space="0" w:color="auto"/>
              <w:right w:val="single" w:sz="4" w:space="0" w:color="auto"/>
            </w:tcBorders>
          </w:tcPr>
          <w:p w14:paraId="607E0987" w14:textId="6D560AC1" w:rsidR="00070FC5" w:rsidRPr="00B67E3D" w:rsidRDefault="00070FC5" w:rsidP="00CD594B">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t>Phone</w:t>
            </w:r>
            <w:r w:rsidR="00072AD8" w:rsidRPr="00B67E3D">
              <w:rPr>
                <w:rFonts w:asciiTheme="minorHAnsi" w:eastAsia="Times New Roman" w:hAnsiTheme="minorHAnsi" w:cstheme="minorHAnsi"/>
                <w:sz w:val="20"/>
                <w:szCs w:val="20"/>
              </w:rPr>
              <w:t>:</w:t>
            </w:r>
          </w:p>
        </w:tc>
        <w:tc>
          <w:tcPr>
            <w:tcW w:w="3739" w:type="dxa"/>
            <w:tcBorders>
              <w:top w:val="single" w:sz="4" w:space="0" w:color="auto"/>
              <w:left w:val="single" w:sz="4" w:space="0" w:color="auto"/>
              <w:bottom w:val="single" w:sz="4" w:space="0" w:color="auto"/>
              <w:right w:val="single" w:sz="4" w:space="0" w:color="auto"/>
            </w:tcBorders>
          </w:tcPr>
          <w:p w14:paraId="607E0988" w14:textId="77777777" w:rsidR="00070FC5" w:rsidRPr="00B67E3D" w:rsidRDefault="00070FC5" w:rsidP="00CD594B">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t>Date Signed:</w:t>
            </w:r>
          </w:p>
        </w:tc>
      </w:tr>
    </w:tbl>
    <w:p w14:paraId="607E098A" w14:textId="77777777" w:rsidR="00070FC5" w:rsidRPr="001462EE" w:rsidRDefault="00070FC5" w:rsidP="004468E1">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450"/>
        <w:rPr>
          <w:rFonts w:asciiTheme="minorHAnsi" w:hAnsiTheme="minorHAnsi" w:cstheme="minorHAnsi"/>
          <w:b/>
          <w:sz w:val="20"/>
          <w:szCs w:val="20"/>
        </w:rPr>
      </w:pPr>
    </w:p>
    <w:sectPr w:rsidR="00070FC5" w:rsidRPr="001462EE" w:rsidSect="00223B57">
      <w:headerReference w:type="even" r:id="rId20"/>
      <w:headerReference w:type="default" r:id="rId21"/>
      <w:headerReference w:type="first" r:id="rId22"/>
      <w:pgSz w:w="15840" w:h="12240" w:orient="landscape"/>
      <w:pgMar w:top="720" w:right="720" w:bottom="720" w:left="720" w:header="576" w:footer="576"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9DDB62" w14:textId="77777777" w:rsidR="008E2BA6" w:rsidRPr="00DB7BEA" w:rsidRDefault="008E2BA6" w:rsidP="00B3063C">
      <w:pPr>
        <w:spacing w:after="0" w:line="240" w:lineRule="auto"/>
      </w:pPr>
      <w:r>
        <w:separator/>
      </w:r>
    </w:p>
  </w:endnote>
  <w:endnote w:type="continuationSeparator" w:id="0">
    <w:p w14:paraId="713D9076" w14:textId="77777777" w:rsidR="008E2BA6" w:rsidRPr="00DB7BEA" w:rsidRDefault="008E2BA6" w:rsidP="00B3063C">
      <w:pPr>
        <w:spacing w:after="0" w:line="240" w:lineRule="auto"/>
      </w:pPr>
      <w:r>
        <w:continuationSeparator/>
      </w:r>
    </w:p>
  </w:endnote>
  <w:endnote w:type="continuationNotice" w:id="1">
    <w:p w14:paraId="4D73C2B4" w14:textId="77777777" w:rsidR="008E2BA6" w:rsidRDefault="008E2BA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7E09A2" w14:textId="5FBC6F29" w:rsidR="0087469D" w:rsidRPr="002811BA" w:rsidRDefault="0087469D" w:rsidP="002811BA">
    <w:pPr>
      <w:pBdr>
        <w:top w:val="single" w:sz="4" w:space="1" w:color="auto"/>
      </w:pBdr>
      <w:tabs>
        <w:tab w:val="center" w:pos="4320"/>
        <w:tab w:val="right" w:pos="10800"/>
      </w:tabs>
      <w:spacing w:after="0" w:line="240" w:lineRule="auto"/>
      <w:rPr>
        <w:rFonts w:asciiTheme="minorHAnsi" w:eastAsia="Times New Roman" w:hAnsiTheme="minorHAnsi"/>
        <w:sz w:val="20"/>
        <w:szCs w:val="20"/>
      </w:rPr>
    </w:pPr>
    <w:r w:rsidRPr="002811BA">
      <w:rPr>
        <w:rFonts w:asciiTheme="minorHAnsi" w:eastAsia="Times New Roman" w:hAnsiTheme="minorHAnsi"/>
        <w:sz w:val="20"/>
        <w:szCs w:val="20"/>
      </w:rPr>
      <w:t xml:space="preserve">Registration Number:                                      </w:t>
    </w:r>
    <w:r>
      <w:rPr>
        <w:rFonts w:asciiTheme="minorHAnsi" w:eastAsia="Times New Roman" w:hAnsiTheme="minorHAnsi"/>
        <w:sz w:val="20"/>
        <w:szCs w:val="20"/>
      </w:rPr>
      <w:t xml:space="preserve">         </w:t>
    </w:r>
    <w:r w:rsidRPr="002811BA">
      <w:rPr>
        <w:rFonts w:asciiTheme="minorHAnsi" w:eastAsia="Times New Roman" w:hAnsiTheme="minorHAnsi"/>
        <w:sz w:val="20"/>
        <w:szCs w:val="20"/>
      </w:rPr>
      <w:t xml:space="preserve">  Registration Date/Time:                </w:t>
    </w:r>
    <w:r>
      <w:rPr>
        <w:rFonts w:asciiTheme="minorHAnsi" w:eastAsia="Times New Roman" w:hAnsiTheme="minorHAnsi"/>
        <w:sz w:val="20"/>
        <w:szCs w:val="20"/>
      </w:rPr>
      <w:t xml:space="preserve">              </w:t>
    </w:r>
    <w:r w:rsidRPr="002811BA">
      <w:rPr>
        <w:rFonts w:asciiTheme="minorHAnsi" w:eastAsia="Times New Roman" w:hAnsiTheme="minorHAnsi"/>
        <w:sz w:val="20"/>
        <w:szCs w:val="20"/>
      </w:rPr>
      <w:t xml:space="preserve">                  HERS Provider:                       </w:t>
    </w:r>
  </w:p>
  <w:p w14:paraId="607E09A3" w14:textId="10C1D899" w:rsidR="0087469D" w:rsidRPr="002811BA" w:rsidRDefault="0087469D" w:rsidP="00B67E3D">
    <w:pPr>
      <w:pBdr>
        <w:top w:val="single" w:sz="4" w:space="1" w:color="auto"/>
      </w:pBdr>
      <w:tabs>
        <w:tab w:val="center" w:pos="4320"/>
      </w:tabs>
      <w:spacing w:after="0" w:line="240" w:lineRule="auto"/>
      <w:rPr>
        <w:rFonts w:asciiTheme="minorHAnsi" w:eastAsia="Times New Roman" w:hAnsiTheme="minorHAnsi"/>
        <w:sz w:val="20"/>
        <w:szCs w:val="20"/>
      </w:rPr>
    </w:pPr>
    <w:r w:rsidRPr="002811BA">
      <w:rPr>
        <w:rFonts w:asciiTheme="minorHAnsi" w:eastAsia="Times New Roman" w:hAnsiTheme="minorHAnsi"/>
        <w:sz w:val="20"/>
        <w:szCs w:val="20"/>
      </w:rPr>
      <w:t>CA Building Energy Efficiency Standards - 20</w:t>
    </w:r>
    <w:ins w:id="232" w:author="Alhabibi, Haider@Energy" w:date="2021-08-24T16:31:00Z">
      <w:r w:rsidR="00636F20">
        <w:rPr>
          <w:rFonts w:asciiTheme="minorHAnsi" w:eastAsia="Times New Roman" w:hAnsiTheme="minorHAnsi"/>
          <w:sz w:val="20"/>
          <w:szCs w:val="20"/>
        </w:rPr>
        <w:t>22</w:t>
      </w:r>
    </w:ins>
    <w:del w:id="233" w:author="Alhabibi, Haider@Energy" w:date="2021-08-24T16:31:00Z">
      <w:r w:rsidRPr="002811BA" w:rsidDel="00636F20">
        <w:rPr>
          <w:rFonts w:asciiTheme="minorHAnsi" w:eastAsia="Times New Roman" w:hAnsiTheme="minorHAnsi"/>
          <w:sz w:val="20"/>
          <w:szCs w:val="20"/>
        </w:rPr>
        <w:delText>1</w:delText>
      </w:r>
      <w:r w:rsidDel="00636F20">
        <w:rPr>
          <w:rFonts w:asciiTheme="minorHAnsi" w:eastAsia="Times New Roman" w:hAnsiTheme="minorHAnsi"/>
          <w:sz w:val="20"/>
          <w:szCs w:val="20"/>
        </w:rPr>
        <w:delText>9</w:delText>
      </w:r>
    </w:del>
    <w:r w:rsidRPr="002811BA">
      <w:rPr>
        <w:rFonts w:asciiTheme="minorHAnsi" w:eastAsia="Times New Roman" w:hAnsiTheme="minorHAnsi"/>
        <w:sz w:val="20"/>
        <w:szCs w:val="20"/>
      </w:rPr>
      <w:t xml:space="preserve"> </w:t>
    </w:r>
    <w:del w:id="234" w:author="Alhabibi, Haider@Energy" w:date="2022-03-11T12:15:00Z">
      <w:r w:rsidRPr="002811BA" w:rsidDel="0042774F">
        <w:rPr>
          <w:rFonts w:asciiTheme="minorHAnsi" w:eastAsia="Times New Roman" w:hAnsiTheme="minorHAnsi"/>
          <w:sz w:val="20"/>
          <w:szCs w:val="20"/>
        </w:rPr>
        <w:delText xml:space="preserve">Residential </w:delText>
      </w:r>
    </w:del>
    <w:ins w:id="235" w:author="Alhabibi, Haider@Energy" w:date="2022-03-11T12:15:00Z">
      <w:r w:rsidR="0042774F">
        <w:rPr>
          <w:rFonts w:asciiTheme="minorHAnsi" w:eastAsia="Times New Roman" w:hAnsiTheme="minorHAnsi"/>
          <w:sz w:val="20"/>
          <w:szCs w:val="20"/>
        </w:rPr>
        <w:t>Low-rise Multifamily</w:t>
      </w:r>
      <w:r w:rsidR="0042774F" w:rsidRPr="002811BA">
        <w:rPr>
          <w:rFonts w:asciiTheme="minorHAnsi" w:eastAsia="Times New Roman" w:hAnsiTheme="minorHAnsi"/>
          <w:sz w:val="20"/>
          <w:szCs w:val="20"/>
        </w:rPr>
        <w:t xml:space="preserve"> </w:t>
      </w:r>
    </w:ins>
    <w:r w:rsidRPr="002811BA">
      <w:rPr>
        <w:rFonts w:asciiTheme="minorHAnsi" w:eastAsia="Times New Roman" w:hAnsiTheme="minorHAnsi"/>
        <w:sz w:val="20"/>
        <w:szCs w:val="20"/>
      </w:rPr>
      <w:t>Compliance</w:t>
    </w:r>
    <w:r w:rsidRPr="002811BA">
      <w:rPr>
        <w:rFonts w:asciiTheme="minorHAnsi" w:eastAsia="Times New Roman" w:hAnsiTheme="minorHAnsi"/>
        <w:sz w:val="20"/>
        <w:szCs w:val="20"/>
      </w:rPr>
      <w:tab/>
    </w:r>
    <w:r>
      <w:rPr>
        <w:rFonts w:asciiTheme="minorHAnsi" w:eastAsia="Times New Roman" w:hAnsiTheme="minorHAnsi"/>
        <w:sz w:val="20"/>
        <w:szCs w:val="20"/>
      </w:rPr>
      <w:tab/>
    </w:r>
    <w:r>
      <w:rPr>
        <w:rFonts w:asciiTheme="minorHAnsi" w:eastAsia="Times New Roman" w:hAnsiTheme="minorHAnsi"/>
        <w:sz w:val="20"/>
        <w:szCs w:val="20"/>
      </w:rPr>
      <w:tab/>
    </w:r>
    <w:r>
      <w:rPr>
        <w:rFonts w:asciiTheme="minorHAnsi" w:eastAsia="Times New Roman" w:hAnsiTheme="minorHAnsi"/>
        <w:sz w:val="20"/>
        <w:szCs w:val="20"/>
      </w:rPr>
      <w:tab/>
    </w:r>
    <w:r>
      <w:rPr>
        <w:rFonts w:asciiTheme="minorHAnsi" w:eastAsia="Times New Roman" w:hAnsiTheme="minorHAnsi"/>
        <w:sz w:val="20"/>
        <w:szCs w:val="20"/>
      </w:rPr>
      <w:tab/>
    </w:r>
    <w:r>
      <w:rPr>
        <w:rFonts w:eastAsia="Times New Roman"/>
        <w:sz w:val="20"/>
        <w:szCs w:val="18"/>
      </w:rPr>
      <w:t>January 20</w:t>
    </w:r>
    <w:ins w:id="236" w:author="Alhabibi, Haider@Energy" w:date="2021-08-24T16:31:00Z">
      <w:r w:rsidR="00636F20">
        <w:rPr>
          <w:rFonts w:eastAsia="Times New Roman"/>
          <w:sz w:val="20"/>
          <w:szCs w:val="18"/>
        </w:rPr>
        <w:t>22</w:t>
      </w:r>
    </w:ins>
    <w:del w:id="237" w:author="Alhabibi, Haider@Energy" w:date="2021-08-24T16:31:00Z">
      <w:r w:rsidDel="00636F20">
        <w:rPr>
          <w:rFonts w:eastAsia="Times New Roman"/>
          <w:sz w:val="20"/>
          <w:szCs w:val="18"/>
        </w:rPr>
        <w:delText>20</w:delText>
      </w:r>
    </w:del>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7E09AE" w14:textId="3E295B38" w:rsidR="0087469D" w:rsidRPr="009D5B35" w:rsidRDefault="0087469D" w:rsidP="00A606BF">
    <w:pPr>
      <w:pStyle w:val="Style7"/>
      <w:tabs>
        <w:tab w:val="clear" w:pos="10800"/>
        <w:tab w:val="right" w:pos="14400"/>
      </w:tabs>
    </w:pPr>
    <w:r w:rsidRPr="009D5B35">
      <w:t>CA Building Energy Efficiency Standards - 20</w:t>
    </w:r>
    <w:ins w:id="322" w:author="Alhabibi, Haider@Energy" w:date="2021-08-24T16:35:00Z">
      <w:r w:rsidR="00531A13">
        <w:t>22</w:t>
      </w:r>
    </w:ins>
    <w:del w:id="323" w:author="Alhabibi, Haider@Energy" w:date="2021-08-24T16:35:00Z">
      <w:r w:rsidRPr="009D5B35" w:rsidDel="00531A13">
        <w:delText>1</w:delText>
      </w:r>
      <w:r w:rsidDel="00531A13">
        <w:delText>9</w:delText>
      </w:r>
    </w:del>
    <w:r w:rsidRPr="009D5B35">
      <w:t xml:space="preserve"> </w:t>
    </w:r>
    <w:del w:id="324" w:author="Alhabibi, Haider@Energy" w:date="2022-03-11T12:16:00Z">
      <w:r w:rsidRPr="009D5B35" w:rsidDel="0040328C">
        <w:delText xml:space="preserve">Residential </w:delText>
      </w:r>
    </w:del>
    <w:ins w:id="325" w:author="Alhabibi, Haider@Energy" w:date="2022-03-11T12:16:00Z">
      <w:r w:rsidR="0040328C">
        <w:t>Low-rise Multifamily</w:t>
      </w:r>
      <w:r w:rsidR="0040328C" w:rsidRPr="009D5B35">
        <w:t xml:space="preserve"> </w:t>
      </w:r>
    </w:ins>
    <w:r w:rsidRPr="009D5B35">
      <w:t>Compliance</w:t>
    </w:r>
    <w:r w:rsidRPr="009D5B35">
      <w:tab/>
    </w:r>
    <w:r>
      <w:t>January 20</w:t>
    </w:r>
    <w:ins w:id="326" w:author="Alhabibi, Haider@Energy" w:date="2021-08-24T16:35:00Z">
      <w:r w:rsidR="00531A13">
        <w:t>22</w:t>
      </w:r>
    </w:ins>
    <w:del w:id="327" w:author="Alhabibi, Haider@Energy" w:date="2021-08-24T16:35:00Z">
      <w:r w:rsidDel="00531A13">
        <w:delText>20</w:delText>
      </w:r>
    </w:del>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B00049" w14:textId="77777777" w:rsidR="008E2BA6" w:rsidRPr="00DB7BEA" w:rsidRDefault="008E2BA6" w:rsidP="00B3063C">
      <w:pPr>
        <w:spacing w:after="0" w:line="240" w:lineRule="auto"/>
      </w:pPr>
      <w:r>
        <w:separator/>
      </w:r>
    </w:p>
  </w:footnote>
  <w:footnote w:type="continuationSeparator" w:id="0">
    <w:p w14:paraId="7ED3D29D" w14:textId="77777777" w:rsidR="008E2BA6" w:rsidRPr="00DB7BEA" w:rsidRDefault="008E2BA6" w:rsidP="00B3063C">
      <w:pPr>
        <w:spacing w:after="0" w:line="240" w:lineRule="auto"/>
      </w:pPr>
      <w:r>
        <w:continuationSeparator/>
      </w:r>
    </w:p>
  </w:footnote>
  <w:footnote w:type="continuationNotice" w:id="1">
    <w:p w14:paraId="09656FF9" w14:textId="77777777" w:rsidR="008E2BA6" w:rsidRDefault="008E2BA6">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7E098F" w14:textId="77777777" w:rsidR="0087469D" w:rsidRDefault="003B10B5">
    <w:pPr>
      <w:pStyle w:val="Header"/>
    </w:pPr>
    <w:r>
      <w:rPr>
        <w:noProof/>
      </w:rPr>
      <w:pict w14:anchorId="607E09B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511032" o:spid="_x0000_s2050" type="#_x0000_t75" style="position:absolute;margin-left:0;margin-top:0;width:10in;height:540pt;z-index:-251658239;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7E0990" w14:textId="30AFAD1F" w:rsidR="0087469D" w:rsidRPr="00D618EF" w:rsidRDefault="0087469D" w:rsidP="00D618EF">
    <w:pPr>
      <w:suppressAutoHyphens/>
      <w:spacing w:after="0" w:line="240" w:lineRule="auto"/>
      <w:ind w:left="-90"/>
      <w:rPr>
        <w:rFonts w:ascii="Arial" w:eastAsia="Times New Roman" w:hAnsi="Arial" w:cs="Arial"/>
        <w:sz w:val="14"/>
        <w:szCs w:val="14"/>
      </w:rPr>
    </w:pPr>
    <w:r w:rsidRPr="00A1549E">
      <w:rPr>
        <w:rFonts w:ascii="Arial" w:eastAsia="Times New Roman" w:hAnsi="Arial"/>
        <w:noProof/>
        <w:sz w:val="14"/>
      </w:rPr>
      <w:drawing>
        <wp:anchor distT="0" distB="0" distL="114300" distR="114300" simplePos="0" relativeHeight="251658249" behindDoc="0" locked="0" layoutInCell="1" allowOverlap="1" wp14:anchorId="607E09BA" wp14:editId="64FDC190">
          <wp:simplePos x="0" y="0"/>
          <wp:positionH relativeFrom="margin">
            <wp:posOffset>6543040</wp:posOffset>
          </wp:positionH>
          <wp:positionV relativeFrom="margin">
            <wp:posOffset>-1320800</wp:posOffset>
          </wp:positionV>
          <wp:extent cx="314325" cy="275590"/>
          <wp:effectExtent l="0" t="0" r="0" b="0"/>
          <wp:wrapSquare wrapText="bothSides"/>
          <wp:docPr id="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314325" cy="275590"/>
                  </a:xfrm>
                  <a:prstGeom prst="rect">
                    <a:avLst/>
                  </a:prstGeom>
                  <a:noFill/>
                  <a:ln w="9525">
                    <a:noFill/>
                    <a:miter lim="800000"/>
                    <a:headEnd/>
                    <a:tailEnd/>
                  </a:ln>
                </pic:spPr>
              </pic:pic>
            </a:graphicData>
          </a:graphic>
          <wp14:sizeRelV relativeFrom="margin">
            <wp14:pctHeight>0</wp14:pctHeight>
          </wp14:sizeRelV>
        </wp:anchor>
      </w:drawing>
    </w:r>
    <w:r w:rsidR="003B10B5">
      <w:rPr>
        <w:rFonts w:ascii="Arial" w:eastAsia="Times New Roman" w:hAnsi="Arial" w:cs="Arial"/>
        <w:noProof/>
        <w:sz w:val="14"/>
        <w:szCs w:val="14"/>
      </w:rPr>
      <w:pict w14:anchorId="607E09B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511033" o:spid="_x0000_s2051" type="#_x0000_t75" style="position:absolute;left:0;text-align:left;margin-left:0;margin-top:0;width:10in;height:540pt;z-index:-251658238;mso-position-horizontal:center;mso-position-horizontal-relative:margin;mso-position-vertical:center;mso-position-vertical-relative:margin" o:allowincell="f">
          <v:imagedata r:id="rId2" o:title="For information and data collection only" gain="19661f" blacklevel="22938f"/>
          <w10:wrap anchorx="margin" anchory="margin"/>
        </v:shape>
      </w:pict>
    </w:r>
    <w:r w:rsidRPr="00D618EF">
      <w:rPr>
        <w:rFonts w:ascii="Arial" w:eastAsia="Times New Roman" w:hAnsi="Arial" w:cs="Arial"/>
        <w:sz w:val="14"/>
        <w:szCs w:val="14"/>
      </w:rPr>
      <w:t>STATE OF CALIFORNIA</w:t>
    </w:r>
  </w:p>
  <w:p w14:paraId="607E0991" w14:textId="09161EFE" w:rsidR="0087469D" w:rsidRPr="00D618EF" w:rsidRDefault="0087469D" w:rsidP="00D618EF">
    <w:pPr>
      <w:suppressAutoHyphens/>
      <w:spacing w:after="0" w:line="240" w:lineRule="auto"/>
      <w:ind w:left="-90"/>
      <w:rPr>
        <w:rFonts w:ascii="Arial" w:eastAsia="Times New Roman" w:hAnsi="Arial" w:cs="Arial"/>
        <w:b/>
        <w:sz w:val="24"/>
        <w:szCs w:val="24"/>
      </w:rPr>
    </w:pPr>
    <w:r>
      <w:rPr>
        <w:rFonts w:ascii="Arial" w:eastAsia="Times New Roman" w:hAnsi="Arial" w:cs="Arial"/>
        <w:b/>
        <w:sz w:val="24"/>
        <w:szCs w:val="24"/>
      </w:rPr>
      <w:t>MULTIFAMILY CENTRAL HOT WATER SYSTEM DISTRIBUTION</w:t>
    </w:r>
  </w:p>
  <w:p w14:paraId="607E0992" w14:textId="2FA37E3B" w:rsidR="0087469D" w:rsidRPr="00D618EF" w:rsidRDefault="0087469D" w:rsidP="00D618EF">
    <w:pPr>
      <w:suppressAutoHyphens/>
      <w:spacing w:after="0" w:line="240" w:lineRule="auto"/>
      <w:ind w:left="-90"/>
      <w:rPr>
        <w:rFonts w:ascii="Arial" w:eastAsia="Times New Roman" w:hAnsi="Arial" w:cs="Arial"/>
        <w:sz w:val="14"/>
        <w:szCs w:val="14"/>
      </w:rPr>
    </w:pPr>
    <w:r w:rsidRPr="00D618EF">
      <w:rPr>
        <w:rFonts w:ascii="Arial" w:eastAsia="Times New Roman" w:hAnsi="Arial" w:cs="Arial"/>
        <w:sz w:val="14"/>
        <w:szCs w:val="14"/>
      </w:rPr>
      <w:t>CEC-</w:t>
    </w:r>
    <w:del w:id="226" w:author="Tam, Danny@Energy" w:date="2022-02-28T13:10:00Z">
      <w:r w:rsidRPr="00D618EF" w:rsidDel="00AD73E0">
        <w:rPr>
          <w:rFonts w:ascii="Arial" w:eastAsia="Times New Roman" w:hAnsi="Arial" w:cs="Arial"/>
          <w:sz w:val="14"/>
          <w:szCs w:val="14"/>
        </w:rPr>
        <w:delText>CF2R</w:delText>
      </w:r>
    </w:del>
    <w:ins w:id="227" w:author="Tam, Danny@Energy" w:date="2022-02-28T13:10:00Z">
      <w:r w:rsidR="00AD73E0">
        <w:rPr>
          <w:rFonts w:ascii="Arial" w:eastAsia="Times New Roman" w:hAnsi="Arial" w:cs="Arial"/>
          <w:sz w:val="14"/>
          <w:szCs w:val="14"/>
        </w:rPr>
        <w:t>LMCI</w:t>
      </w:r>
    </w:ins>
    <w:r w:rsidRPr="00D618EF">
      <w:rPr>
        <w:rFonts w:ascii="Arial" w:eastAsia="Times New Roman" w:hAnsi="Arial" w:cs="Arial"/>
        <w:sz w:val="14"/>
        <w:szCs w:val="14"/>
      </w:rPr>
      <w:t>-</w:t>
    </w:r>
    <w:r>
      <w:rPr>
        <w:rFonts w:ascii="Arial" w:eastAsia="Times New Roman" w:hAnsi="Arial" w:cs="Arial"/>
        <w:sz w:val="14"/>
        <w:szCs w:val="14"/>
      </w:rPr>
      <w:t>PLB-01-E</w:t>
    </w:r>
    <w:r w:rsidRPr="00D618EF">
      <w:rPr>
        <w:rFonts w:ascii="Arial" w:eastAsia="Times New Roman" w:hAnsi="Arial" w:cs="Arial"/>
        <w:sz w:val="14"/>
        <w:szCs w:val="14"/>
      </w:rPr>
      <w:t xml:space="preserve"> (Revised </w:t>
    </w:r>
    <w:r>
      <w:rPr>
        <w:rFonts w:ascii="Arial" w:eastAsia="Times New Roman" w:hAnsi="Arial" w:cs="Arial"/>
        <w:sz w:val="14"/>
        <w:szCs w:val="14"/>
      </w:rPr>
      <w:t>01/</w:t>
    </w:r>
    <w:ins w:id="228" w:author="Alhabibi, Haider@Energy" w:date="2021-08-24T16:31:00Z">
      <w:r w:rsidR="00222034">
        <w:rPr>
          <w:rFonts w:ascii="Arial" w:eastAsia="Times New Roman" w:hAnsi="Arial" w:cs="Arial"/>
          <w:sz w:val="14"/>
          <w:szCs w:val="14"/>
        </w:rPr>
        <w:t>22</w:t>
      </w:r>
    </w:ins>
    <w:del w:id="229" w:author="Alhabibi, Haider@Energy" w:date="2021-08-24T16:31:00Z">
      <w:r w:rsidDel="00222034">
        <w:rPr>
          <w:rFonts w:ascii="Arial" w:eastAsia="Times New Roman" w:hAnsi="Arial" w:cs="Arial"/>
          <w:sz w:val="14"/>
          <w:szCs w:val="14"/>
        </w:rPr>
        <w:delText>20</w:delText>
      </w:r>
    </w:del>
    <w:r w:rsidRPr="00D618EF">
      <w:rPr>
        <w:rFonts w:ascii="Arial" w:eastAsia="Times New Roman" w:hAnsi="Arial" w:cs="Arial"/>
        <w:sz w:val="14"/>
        <w:szCs w:val="14"/>
      </w:rPr>
      <w:t xml:space="preserve">)                                                                          </w:t>
    </w:r>
    <w:r>
      <w:rPr>
        <w:rFonts w:ascii="Arial" w:eastAsia="Times New Roman" w:hAnsi="Arial" w:cs="Arial"/>
        <w:sz w:val="14"/>
        <w:szCs w:val="14"/>
      </w:rPr>
      <w:t xml:space="preserve">                                                               </w:t>
    </w:r>
    <w:r w:rsidRPr="00D618EF">
      <w:rPr>
        <w:rFonts w:ascii="Arial" w:eastAsia="Times New Roman" w:hAnsi="Arial" w:cs="Arial"/>
        <w:sz w:val="14"/>
        <w:szCs w:val="14"/>
      </w:rPr>
      <w:t>CALIFORNIA ENERGY COMMISSION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685"/>
      <w:gridCol w:w="615"/>
      <w:gridCol w:w="3854"/>
      <w:gridCol w:w="1636"/>
    </w:tblGrid>
    <w:tr w:rsidR="0087469D" w:rsidRPr="00F85124" w14:paraId="607E0995" w14:textId="77777777" w:rsidTr="00D618EF">
      <w:trPr>
        <w:cantSplit/>
        <w:trHeight w:val="144"/>
      </w:trPr>
      <w:tc>
        <w:tcPr>
          <w:tcW w:w="3957" w:type="pct"/>
          <w:gridSpan w:val="3"/>
          <w:tcBorders>
            <w:bottom w:val="single" w:sz="4" w:space="0" w:color="auto"/>
            <w:right w:val="nil"/>
          </w:tcBorders>
          <w:vAlign w:val="center"/>
        </w:tcPr>
        <w:p w14:paraId="607E0993" w14:textId="77777777" w:rsidR="0087469D" w:rsidRPr="00F85124" w:rsidRDefault="0087469D" w:rsidP="001C2B59">
          <w:pPr>
            <w:pStyle w:val="Heading1"/>
            <w:numPr>
              <w:ilvl w:val="0"/>
              <w:numId w:val="0"/>
            </w:numPr>
            <w:spacing w:before="0"/>
            <w:rPr>
              <w:rFonts w:asciiTheme="minorHAnsi" w:hAnsiTheme="minorHAnsi"/>
              <w:b w:val="0"/>
              <w:bCs/>
              <w:sz w:val="20"/>
            </w:rPr>
          </w:pPr>
          <w:r>
            <w:rPr>
              <w:rFonts w:asciiTheme="minorHAnsi" w:hAnsiTheme="minorHAnsi"/>
              <w:b w:val="0"/>
              <w:bCs/>
              <w:sz w:val="20"/>
            </w:rPr>
            <w:t>CERTIFICATE OF INSTALLATION</w:t>
          </w:r>
        </w:p>
      </w:tc>
      <w:tc>
        <w:tcPr>
          <w:tcW w:w="1043" w:type="pct"/>
          <w:tcBorders>
            <w:left w:val="nil"/>
            <w:bottom w:val="single" w:sz="4" w:space="0" w:color="auto"/>
          </w:tcBorders>
          <w:tcMar>
            <w:left w:w="115" w:type="dxa"/>
            <w:right w:w="115" w:type="dxa"/>
          </w:tcMar>
          <w:vAlign w:val="center"/>
        </w:tcPr>
        <w:p w14:paraId="607E0994" w14:textId="37017D8E" w:rsidR="0087469D" w:rsidRPr="00F85124" w:rsidRDefault="0087469D" w:rsidP="00A00450">
          <w:pPr>
            <w:pStyle w:val="Heading1"/>
            <w:numPr>
              <w:ilvl w:val="0"/>
              <w:numId w:val="0"/>
            </w:numPr>
            <w:spacing w:before="0"/>
            <w:jc w:val="right"/>
            <w:rPr>
              <w:rFonts w:asciiTheme="minorHAnsi" w:hAnsiTheme="minorHAnsi"/>
              <w:b w:val="0"/>
              <w:bCs/>
              <w:sz w:val="20"/>
            </w:rPr>
          </w:pPr>
          <w:del w:id="230" w:author="Tam, Danny@Energy" w:date="2022-02-28T13:10:00Z">
            <w:r w:rsidDel="00AD73E0">
              <w:rPr>
                <w:rFonts w:asciiTheme="minorHAnsi" w:hAnsiTheme="minorHAnsi"/>
                <w:b w:val="0"/>
                <w:bCs/>
                <w:sz w:val="20"/>
              </w:rPr>
              <w:delText>CF2R</w:delText>
            </w:r>
          </w:del>
          <w:ins w:id="231" w:author="Tam, Danny@Energy" w:date="2022-02-28T13:10:00Z">
            <w:r w:rsidR="00AD73E0">
              <w:rPr>
                <w:rFonts w:asciiTheme="minorHAnsi" w:hAnsiTheme="minorHAnsi"/>
                <w:b w:val="0"/>
                <w:bCs/>
                <w:sz w:val="20"/>
              </w:rPr>
              <w:t>LMCI</w:t>
            </w:r>
          </w:ins>
          <w:r>
            <w:rPr>
              <w:rFonts w:asciiTheme="minorHAnsi" w:hAnsiTheme="minorHAnsi"/>
              <w:b w:val="0"/>
              <w:bCs/>
              <w:sz w:val="20"/>
            </w:rPr>
            <w:t>-PLB-01-E</w:t>
          </w:r>
        </w:p>
      </w:tc>
    </w:tr>
    <w:tr w:rsidR="0087469D" w:rsidRPr="00F85124" w14:paraId="607E0998" w14:textId="77777777" w:rsidTr="00D618EF">
      <w:trPr>
        <w:cantSplit/>
        <w:trHeight w:val="288"/>
      </w:trPr>
      <w:tc>
        <w:tcPr>
          <w:tcW w:w="2456" w:type="pct"/>
          <w:gridSpan w:val="2"/>
          <w:tcBorders>
            <w:right w:val="nil"/>
          </w:tcBorders>
        </w:tcPr>
        <w:p w14:paraId="607E0996" w14:textId="77777777" w:rsidR="0087469D" w:rsidRPr="00586C72" w:rsidRDefault="0087469D" w:rsidP="007C409B">
          <w:pPr>
            <w:tabs>
              <w:tab w:val="right" w:pos="10543"/>
            </w:tabs>
            <w:spacing w:after="0"/>
            <w:rPr>
              <w:rFonts w:asciiTheme="minorHAnsi" w:hAnsiTheme="minorHAnsi"/>
              <w:sz w:val="20"/>
              <w:szCs w:val="20"/>
            </w:rPr>
          </w:pPr>
          <w:r>
            <w:rPr>
              <w:rFonts w:asciiTheme="minorHAnsi" w:hAnsiTheme="minorHAnsi"/>
              <w:bCs/>
              <w:sz w:val="20"/>
              <w:szCs w:val="20"/>
            </w:rPr>
            <w:t>Multifamily</w:t>
          </w:r>
          <w:r w:rsidRPr="007C409B">
            <w:rPr>
              <w:rFonts w:asciiTheme="minorHAnsi" w:hAnsiTheme="minorHAnsi"/>
              <w:bCs/>
              <w:sz w:val="20"/>
              <w:szCs w:val="20"/>
            </w:rPr>
            <w:t xml:space="preserve"> </w:t>
          </w:r>
          <w:r>
            <w:rPr>
              <w:rFonts w:asciiTheme="minorHAnsi" w:hAnsiTheme="minorHAnsi"/>
              <w:bCs/>
              <w:sz w:val="20"/>
              <w:szCs w:val="20"/>
            </w:rPr>
            <w:t>Central</w:t>
          </w:r>
          <w:r w:rsidRPr="00586C72">
            <w:rPr>
              <w:rFonts w:asciiTheme="minorHAnsi" w:hAnsiTheme="minorHAnsi"/>
              <w:bCs/>
              <w:sz w:val="20"/>
              <w:szCs w:val="20"/>
            </w:rPr>
            <w:t xml:space="preserve"> Hot Water System Distribution</w:t>
          </w:r>
        </w:p>
      </w:tc>
      <w:tc>
        <w:tcPr>
          <w:tcW w:w="2544" w:type="pct"/>
          <w:gridSpan w:val="2"/>
          <w:tcBorders>
            <w:left w:val="nil"/>
          </w:tcBorders>
        </w:tcPr>
        <w:p w14:paraId="607E0997" w14:textId="317A0D3E" w:rsidR="0087469D" w:rsidRPr="00586C72" w:rsidRDefault="0087469D" w:rsidP="001C2B59">
          <w:pPr>
            <w:tabs>
              <w:tab w:val="right" w:pos="10543"/>
            </w:tabs>
            <w:spacing w:after="0"/>
            <w:jc w:val="right"/>
            <w:rPr>
              <w:rFonts w:asciiTheme="minorHAnsi" w:hAnsiTheme="minorHAnsi"/>
              <w:sz w:val="20"/>
              <w:szCs w:val="20"/>
            </w:rPr>
          </w:pPr>
          <w:r w:rsidRPr="00586C72">
            <w:rPr>
              <w:rFonts w:asciiTheme="minorHAnsi" w:hAnsiTheme="minorHAnsi"/>
              <w:bCs/>
              <w:sz w:val="20"/>
              <w:szCs w:val="20"/>
            </w:rPr>
            <w:t xml:space="preserve">(Page </w:t>
          </w:r>
          <w:r w:rsidRPr="00586C72">
            <w:rPr>
              <w:rFonts w:asciiTheme="minorHAnsi" w:hAnsiTheme="minorHAnsi"/>
              <w:bCs/>
              <w:sz w:val="20"/>
              <w:szCs w:val="20"/>
            </w:rPr>
            <w:fldChar w:fldCharType="begin"/>
          </w:r>
          <w:r w:rsidRPr="00586C72">
            <w:rPr>
              <w:rFonts w:asciiTheme="minorHAnsi" w:hAnsiTheme="minorHAnsi"/>
              <w:bCs/>
              <w:sz w:val="20"/>
              <w:szCs w:val="20"/>
            </w:rPr>
            <w:instrText xml:space="preserve"> PAGE   \* MERGEFORMAT </w:instrText>
          </w:r>
          <w:r w:rsidRPr="00586C72">
            <w:rPr>
              <w:rFonts w:asciiTheme="minorHAnsi" w:hAnsiTheme="minorHAnsi"/>
              <w:bCs/>
              <w:sz w:val="20"/>
              <w:szCs w:val="20"/>
            </w:rPr>
            <w:fldChar w:fldCharType="separate"/>
          </w:r>
          <w:r w:rsidR="006554F4">
            <w:rPr>
              <w:rFonts w:asciiTheme="minorHAnsi" w:hAnsiTheme="minorHAnsi"/>
              <w:bCs/>
              <w:noProof/>
              <w:sz w:val="20"/>
              <w:szCs w:val="20"/>
            </w:rPr>
            <w:t>1</w:t>
          </w:r>
          <w:r w:rsidRPr="00586C72">
            <w:rPr>
              <w:rFonts w:asciiTheme="minorHAnsi" w:hAnsiTheme="minorHAnsi"/>
              <w:bCs/>
              <w:sz w:val="20"/>
              <w:szCs w:val="20"/>
            </w:rPr>
            <w:fldChar w:fldCharType="end"/>
          </w:r>
          <w:r w:rsidRPr="00586C72">
            <w:rPr>
              <w:rFonts w:asciiTheme="minorHAnsi" w:hAnsiTheme="minorHAnsi"/>
              <w:bCs/>
              <w:sz w:val="20"/>
              <w:szCs w:val="20"/>
            </w:rPr>
            <w:t xml:space="preserve"> of </w:t>
          </w:r>
          <w:r>
            <w:rPr>
              <w:rFonts w:asciiTheme="minorHAnsi" w:hAnsiTheme="minorHAnsi"/>
              <w:bCs/>
              <w:noProof/>
              <w:sz w:val="20"/>
              <w:szCs w:val="20"/>
            </w:rPr>
            <w:fldChar w:fldCharType="begin"/>
          </w:r>
          <w:r>
            <w:rPr>
              <w:rFonts w:asciiTheme="minorHAnsi" w:hAnsiTheme="minorHAnsi"/>
              <w:bCs/>
              <w:noProof/>
              <w:sz w:val="20"/>
              <w:szCs w:val="20"/>
            </w:rPr>
            <w:instrText xml:space="preserve"> SECTIONPAGES   \* MERGEFORMAT </w:instrText>
          </w:r>
          <w:r>
            <w:rPr>
              <w:rFonts w:asciiTheme="minorHAnsi" w:hAnsiTheme="minorHAnsi"/>
              <w:bCs/>
              <w:noProof/>
              <w:sz w:val="20"/>
              <w:szCs w:val="20"/>
            </w:rPr>
            <w:fldChar w:fldCharType="separate"/>
          </w:r>
          <w:r w:rsidR="003B10B5">
            <w:rPr>
              <w:rFonts w:asciiTheme="minorHAnsi" w:hAnsiTheme="minorHAnsi"/>
              <w:bCs/>
              <w:noProof/>
              <w:sz w:val="20"/>
              <w:szCs w:val="20"/>
            </w:rPr>
            <w:t>5</w:t>
          </w:r>
          <w:r>
            <w:rPr>
              <w:rFonts w:asciiTheme="minorHAnsi" w:hAnsiTheme="minorHAnsi"/>
              <w:bCs/>
              <w:noProof/>
              <w:sz w:val="20"/>
              <w:szCs w:val="20"/>
            </w:rPr>
            <w:fldChar w:fldCharType="end"/>
          </w:r>
          <w:r w:rsidRPr="00586C72">
            <w:rPr>
              <w:rFonts w:asciiTheme="minorHAnsi" w:hAnsiTheme="minorHAnsi"/>
              <w:bCs/>
              <w:sz w:val="20"/>
              <w:szCs w:val="20"/>
            </w:rPr>
            <w:t>)</w:t>
          </w:r>
        </w:p>
      </w:tc>
    </w:tr>
    <w:tr w:rsidR="0087469D" w:rsidRPr="00F85124" w14:paraId="607E099C" w14:textId="77777777" w:rsidTr="00D618EF">
      <w:trPr>
        <w:cantSplit/>
        <w:trHeight w:val="288"/>
      </w:trPr>
      <w:tc>
        <w:tcPr>
          <w:tcW w:w="0" w:type="auto"/>
        </w:tcPr>
        <w:p w14:paraId="607E0999" w14:textId="77777777" w:rsidR="0087469D" w:rsidRPr="00F85124" w:rsidRDefault="0087469D" w:rsidP="001C2B59">
          <w:pPr>
            <w:rPr>
              <w:rFonts w:asciiTheme="minorHAnsi" w:hAnsiTheme="minorHAnsi"/>
              <w:sz w:val="12"/>
              <w:szCs w:val="12"/>
            </w:rPr>
          </w:pPr>
          <w:r w:rsidRPr="00F85124">
            <w:rPr>
              <w:rFonts w:asciiTheme="minorHAnsi" w:hAnsiTheme="minorHAnsi"/>
              <w:sz w:val="12"/>
              <w:szCs w:val="12"/>
            </w:rPr>
            <w:t>Project Name:</w:t>
          </w:r>
        </w:p>
      </w:tc>
      <w:tc>
        <w:tcPr>
          <w:tcW w:w="1786" w:type="pct"/>
          <w:gridSpan w:val="2"/>
        </w:tcPr>
        <w:p w14:paraId="607E099A" w14:textId="77777777" w:rsidR="0087469D" w:rsidRPr="00F85124" w:rsidRDefault="0087469D" w:rsidP="001C2B59">
          <w:pPr>
            <w:rPr>
              <w:rFonts w:asciiTheme="minorHAnsi" w:hAnsiTheme="minorHAnsi"/>
              <w:sz w:val="12"/>
              <w:szCs w:val="12"/>
            </w:rPr>
          </w:pPr>
          <w:r w:rsidRPr="00F85124">
            <w:rPr>
              <w:rFonts w:asciiTheme="minorHAnsi" w:hAnsiTheme="minorHAnsi"/>
              <w:sz w:val="12"/>
              <w:szCs w:val="12"/>
            </w:rPr>
            <w:t>Enforcement Agency:</w:t>
          </w:r>
        </w:p>
      </w:tc>
      <w:tc>
        <w:tcPr>
          <w:tcW w:w="1043" w:type="pct"/>
        </w:tcPr>
        <w:p w14:paraId="607E099B" w14:textId="77777777" w:rsidR="0087469D" w:rsidRPr="00F85124" w:rsidRDefault="0087469D" w:rsidP="001C2B59">
          <w:pPr>
            <w:rPr>
              <w:rFonts w:asciiTheme="minorHAnsi" w:hAnsiTheme="minorHAnsi"/>
              <w:sz w:val="12"/>
              <w:szCs w:val="12"/>
            </w:rPr>
          </w:pPr>
          <w:r w:rsidRPr="00F85124">
            <w:rPr>
              <w:rFonts w:asciiTheme="minorHAnsi" w:hAnsiTheme="minorHAnsi"/>
              <w:sz w:val="12"/>
              <w:szCs w:val="12"/>
            </w:rPr>
            <w:t>Permit Number:</w:t>
          </w:r>
        </w:p>
      </w:tc>
    </w:tr>
    <w:tr w:rsidR="0087469D" w:rsidRPr="00F85124" w14:paraId="607E09A0" w14:textId="77777777" w:rsidTr="00D618EF">
      <w:trPr>
        <w:cantSplit/>
        <w:trHeight w:val="288"/>
      </w:trPr>
      <w:tc>
        <w:tcPr>
          <w:tcW w:w="0" w:type="auto"/>
        </w:tcPr>
        <w:p w14:paraId="607E099D" w14:textId="77777777" w:rsidR="0087469D" w:rsidRPr="00F85124" w:rsidRDefault="0087469D" w:rsidP="001C2B59">
          <w:pPr>
            <w:rPr>
              <w:rFonts w:asciiTheme="minorHAnsi" w:hAnsiTheme="minorHAnsi"/>
              <w:sz w:val="12"/>
              <w:szCs w:val="12"/>
              <w:vertAlign w:val="superscript"/>
            </w:rPr>
          </w:pPr>
          <w:r w:rsidRPr="00F85124">
            <w:rPr>
              <w:rFonts w:asciiTheme="minorHAnsi" w:hAnsiTheme="minorHAnsi"/>
              <w:sz w:val="12"/>
              <w:szCs w:val="12"/>
            </w:rPr>
            <w:t>Dwelling Address:</w:t>
          </w:r>
        </w:p>
      </w:tc>
      <w:tc>
        <w:tcPr>
          <w:tcW w:w="1786" w:type="pct"/>
          <w:gridSpan w:val="2"/>
        </w:tcPr>
        <w:p w14:paraId="607E099E" w14:textId="77777777" w:rsidR="0087469D" w:rsidRPr="00F85124" w:rsidRDefault="0087469D" w:rsidP="001C2B59">
          <w:pPr>
            <w:rPr>
              <w:rFonts w:asciiTheme="minorHAnsi" w:hAnsiTheme="minorHAnsi"/>
              <w:sz w:val="12"/>
              <w:szCs w:val="12"/>
              <w:vertAlign w:val="superscript"/>
            </w:rPr>
          </w:pPr>
          <w:r w:rsidRPr="00F85124">
            <w:rPr>
              <w:rFonts w:asciiTheme="minorHAnsi" w:hAnsiTheme="minorHAnsi"/>
              <w:sz w:val="12"/>
              <w:szCs w:val="12"/>
            </w:rPr>
            <w:t>City</w:t>
          </w:r>
        </w:p>
      </w:tc>
      <w:tc>
        <w:tcPr>
          <w:tcW w:w="1043" w:type="pct"/>
        </w:tcPr>
        <w:p w14:paraId="607E099F" w14:textId="77777777" w:rsidR="0087469D" w:rsidRPr="00F85124" w:rsidRDefault="0087469D" w:rsidP="001C2B59">
          <w:pPr>
            <w:rPr>
              <w:rFonts w:asciiTheme="minorHAnsi" w:hAnsiTheme="minorHAnsi"/>
              <w:sz w:val="12"/>
              <w:szCs w:val="12"/>
              <w:vertAlign w:val="superscript"/>
            </w:rPr>
          </w:pPr>
          <w:r w:rsidRPr="00F85124">
            <w:rPr>
              <w:rFonts w:asciiTheme="minorHAnsi" w:hAnsiTheme="minorHAnsi"/>
              <w:sz w:val="12"/>
              <w:szCs w:val="12"/>
            </w:rPr>
            <w:t>Zip Code</w:t>
          </w:r>
        </w:p>
      </w:tc>
    </w:tr>
  </w:tbl>
  <w:p w14:paraId="607E09A1" w14:textId="77777777" w:rsidR="0087469D" w:rsidRPr="00072AD8" w:rsidRDefault="0087469D" w:rsidP="00C325F7">
    <w:pPr>
      <w:pStyle w:val="Header"/>
      <w:spacing w:after="0"/>
      <w:rPr>
        <w:sz w:val="20"/>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7E09A5" w14:textId="77777777" w:rsidR="0087469D" w:rsidRDefault="003B10B5">
    <w:pPr>
      <w:pStyle w:val="Header"/>
    </w:pPr>
    <w:r>
      <w:rPr>
        <w:noProof/>
      </w:rPr>
      <w:pict w14:anchorId="607E09B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511031" o:spid="_x0000_s2049" type="#_x0000_t75" style="position:absolute;margin-left:0;margin-top:0;width:10in;height:540pt;z-index:-251658240;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7E09A6" w14:textId="77777777" w:rsidR="0087469D" w:rsidRDefault="003B10B5">
    <w:pPr>
      <w:pStyle w:val="Header"/>
    </w:pPr>
    <w:r>
      <w:rPr>
        <w:noProof/>
      </w:rPr>
      <w:pict w14:anchorId="607E09B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511035" o:spid="_x0000_s2053" type="#_x0000_t75" style="position:absolute;margin-left:0;margin-top:0;width:10in;height:540pt;z-index:-251658236;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p w14:paraId="13DF807C" w14:textId="77777777" w:rsidR="0087469D" w:rsidRDefault="0087469D"/>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496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5645"/>
      <w:gridCol w:w="3338"/>
      <w:gridCol w:w="1729"/>
    </w:tblGrid>
    <w:tr w:rsidR="0087469D" w:rsidRPr="00F85124" w14:paraId="607E09A9" w14:textId="77777777" w:rsidTr="00B67E3D">
      <w:trPr>
        <w:cantSplit/>
        <w:trHeight w:val="144"/>
      </w:trPr>
      <w:tc>
        <w:tcPr>
          <w:tcW w:w="4193" w:type="pct"/>
          <w:gridSpan w:val="2"/>
          <w:tcBorders>
            <w:bottom w:val="single" w:sz="4" w:space="0" w:color="auto"/>
            <w:right w:val="nil"/>
          </w:tcBorders>
          <w:vAlign w:val="center"/>
        </w:tcPr>
        <w:p w14:paraId="607E09A7" w14:textId="05E0B4FC" w:rsidR="0087469D" w:rsidRPr="00F85124" w:rsidRDefault="0087469D" w:rsidP="00CD594B">
          <w:pPr>
            <w:pStyle w:val="Heading1"/>
            <w:numPr>
              <w:ilvl w:val="0"/>
              <w:numId w:val="0"/>
            </w:numPr>
            <w:spacing w:before="0"/>
            <w:rPr>
              <w:rFonts w:asciiTheme="minorHAnsi" w:hAnsiTheme="minorHAnsi"/>
              <w:b w:val="0"/>
              <w:bCs/>
              <w:sz w:val="20"/>
            </w:rPr>
          </w:pPr>
          <w:r>
            <w:rPr>
              <w:rFonts w:asciiTheme="minorHAnsi" w:hAnsiTheme="minorHAnsi"/>
              <w:b w:val="0"/>
              <w:bCs/>
              <w:sz w:val="20"/>
            </w:rPr>
            <w:t>CERTIFICATE OF INSTALLATION – USER INSTRUCTIONS</w:t>
          </w:r>
        </w:p>
      </w:tc>
      <w:tc>
        <w:tcPr>
          <w:tcW w:w="807" w:type="pct"/>
          <w:tcBorders>
            <w:left w:val="nil"/>
            <w:bottom w:val="single" w:sz="4" w:space="0" w:color="auto"/>
          </w:tcBorders>
          <w:tcMar>
            <w:left w:w="115" w:type="dxa"/>
            <w:right w:w="115" w:type="dxa"/>
          </w:tcMar>
          <w:vAlign w:val="center"/>
        </w:tcPr>
        <w:p w14:paraId="607E09A8" w14:textId="5C82D0D3" w:rsidR="0087469D" w:rsidRDefault="0087469D">
          <w:pPr>
            <w:pStyle w:val="Heading1"/>
            <w:numPr>
              <w:ilvl w:val="0"/>
              <w:numId w:val="0"/>
            </w:numPr>
            <w:spacing w:before="0"/>
            <w:jc w:val="right"/>
            <w:rPr>
              <w:rFonts w:asciiTheme="minorHAnsi" w:hAnsiTheme="minorHAnsi"/>
              <w:b w:val="0"/>
              <w:bCs/>
              <w:sz w:val="20"/>
            </w:rPr>
          </w:pPr>
          <w:del w:id="320" w:author="Tam, Danny@Energy" w:date="2022-02-28T15:34:00Z">
            <w:r w:rsidDel="00DB5185">
              <w:rPr>
                <w:rFonts w:asciiTheme="minorHAnsi" w:hAnsiTheme="minorHAnsi"/>
                <w:b w:val="0"/>
                <w:bCs/>
                <w:sz w:val="20"/>
              </w:rPr>
              <w:delText>CF2R</w:delText>
            </w:r>
          </w:del>
          <w:ins w:id="321" w:author="Tam, Danny@Energy" w:date="2022-02-28T15:34:00Z">
            <w:r w:rsidR="00DB5185">
              <w:rPr>
                <w:rFonts w:asciiTheme="minorHAnsi" w:hAnsiTheme="minorHAnsi"/>
                <w:b w:val="0"/>
                <w:bCs/>
                <w:sz w:val="20"/>
              </w:rPr>
              <w:t>LMCI</w:t>
            </w:r>
          </w:ins>
          <w:r>
            <w:rPr>
              <w:rFonts w:asciiTheme="minorHAnsi" w:hAnsiTheme="minorHAnsi"/>
              <w:b w:val="0"/>
              <w:bCs/>
              <w:sz w:val="20"/>
            </w:rPr>
            <w:t>-PLB-01-E</w:t>
          </w:r>
        </w:p>
      </w:tc>
    </w:tr>
    <w:tr w:rsidR="0087469D" w:rsidRPr="00F85124" w14:paraId="607E09AC" w14:textId="77777777" w:rsidTr="00B67E3D">
      <w:trPr>
        <w:cantSplit/>
        <w:trHeight w:val="288"/>
      </w:trPr>
      <w:tc>
        <w:tcPr>
          <w:tcW w:w="2635" w:type="pct"/>
          <w:tcBorders>
            <w:right w:val="nil"/>
          </w:tcBorders>
        </w:tcPr>
        <w:p w14:paraId="607E09AA" w14:textId="77777777" w:rsidR="0087469D" w:rsidRPr="00586C72" w:rsidRDefault="0087469D" w:rsidP="00CD594B">
          <w:pPr>
            <w:tabs>
              <w:tab w:val="right" w:pos="10543"/>
            </w:tabs>
            <w:spacing w:after="0"/>
            <w:rPr>
              <w:rFonts w:asciiTheme="minorHAnsi" w:hAnsiTheme="minorHAnsi"/>
              <w:sz w:val="20"/>
              <w:szCs w:val="20"/>
            </w:rPr>
          </w:pPr>
          <w:r>
            <w:rPr>
              <w:rFonts w:asciiTheme="minorHAnsi" w:hAnsiTheme="minorHAnsi"/>
              <w:bCs/>
              <w:sz w:val="20"/>
              <w:szCs w:val="20"/>
            </w:rPr>
            <w:t>Multifamily</w:t>
          </w:r>
          <w:r w:rsidRPr="007C409B">
            <w:rPr>
              <w:rFonts w:asciiTheme="minorHAnsi" w:hAnsiTheme="minorHAnsi"/>
              <w:bCs/>
              <w:sz w:val="20"/>
              <w:szCs w:val="20"/>
            </w:rPr>
            <w:t xml:space="preserve"> </w:t>
          </w:r>
          <w:r>
            <w:rPr>
              <w:rFonts w:asciiTheme="minorHAnsi" w:hAnsiTheme="minorHAnsi"/>
              <w:bCs/>
              <w:sz w:val="20"/>
              <w:szCs w:val="20"/>
            </w:rPr>
            <w:t>Central</w:t>
          </w:r>
          <w:r w:rsidRPr="00586C72">
            <w:rPr>
              <w:rFonts w:asciiTheme="minorHAnsi" w:hAnsiTheme="minorHAnsi"/>
              <w:bCs/>
              <w:sz w:val="20"/>
              <w:szCs w:val="20"/>
            </w:rPr>
            <w:t xml:space="preserve"> Hot Water System Distribution</w:t>
          </w:r>
        </w:p>
      </w:tc>
      <w:tc>
        <w:tcPr>
          <w:tcW w:w="2365" w:type="pct"/>
          <w:gridSpan w:val="2"/>
          <w:tcBorders>
            <w:left w:val="nil"/>
          </w:tcBorders>
        </w:tcPr>
        <w:p w14:paraId="607E09AB" w14:textId="60817A78" w:rsidR="0087469D" w:rsidRPr="00586C72" w:rsidRDefault="0087469D" w:rsidP="00CD594B">
          <w:pPr>
            <w:tabs>
              <w:tab w:val="right" w:pos="10543"/>
            </w:tabs>
            <w:spacing w:after="0"/>
            <w:jc w:val="right"/>
            <w:rPr>
              <w:rFonts w:asciiTheme="minorHAnsi" w:hAnsiTheme="minorHAnsi"/>
              <w:sz w:val="20"/>
              <w:szCs w:val="20"/>
            </w:rPr>
          </w:pPr>
          <w:r w:rsidRPr="00586C72">
            <w:rPr>
              <w:rFonts w:asciiTheme="minorHAnsi" w:hAnsiTheme="minorHAnsi"/>
              <w:bCs/>
              <w:sz w:val="20"/>
              <w:szCs w:val="20"/>
            </w:rPr>
            <w:t xml:space="preserve">(Page </w:t>
          </w:r>
          <w:r w:rsidRPr="00586C72">
            <w:rPr>
              <w:rFonts w:asciiTheme="minorHAnsi" w:hAnsiTheme="minorHAnsi"/>
              <w:bCs/>
              <w:sz w:val="20"/>
              <w:szCs w:val="20"/>
            </w:rPr>
            <w:fldChar w:fldCharType="begin"/>
          </w:r>
          <w:r w:rsidRPr="00586C72">
            <w:rPr>
              <w:rFonts w:asciiTheme="minorHAnsi" w:hAnsiTheme="minorHAnsi"/>
              <w:bCs/>
              <w:sz w:val="20"/>
              <w:szCs w:val="20"/>
            </w:rPr>
            <w:instrText xml:space="preserve"> PAGE   \* MERGEFORMAT </w:instrText>
          </w:r>
          <w:r w:rsidRPr="00586C72">
            <w:rPr>
              <w:rFonts w:asciiTheme="minorHAnsi" w:hAnsiTheme="minorHAnsi"/>
              <w:bCs/>
              <w:sz w:val="20"/>
              <w:szCs w:val="20"/>
            </w:rPr>
            <w:fldChar w:fldCharType="separate"/>
          </w:r>
          <w:r>
            <w:rPr>
              <w:rFonts w:asciiTheme="minorHAnsi" w:hAnsiTheme="minorHAnsi"/>
              <w:bCs/>
              <w:noProof/>
              <w:sz w:val="20"/>
              <w:szCs w:val="20"/>
            </w:rPr>
            <w:t>1</w:t>
          </w:r>
          <w:r w:rsidRPr="00586C72">
            <w:rPr>
              <w:rFonts w:asciiTheme="minorHAnsi" w:hAnsiTheme="minorHAnsi"/>
              <w:bCs/>
              <w:sz w:val="20"/>
              <w:szCs w:val="20"/>
            </w:rPr>
            <w:fldChar w:fldCharType="end"/>
          </w:r>
          <w:r w:rsidRPr="00586C72">
            <w:rPr>
              <w:rFonts w:asciiTheme="minorHAnsi" w:hAnsiTheme="minorHAnsi"/>
              <w:bCs/>
              <w:sz w:val="20"/>
              <w:szCs w:val="20"/>
            </w:rPr>
            <w:t xml:space="preserve"> of </w:t>
          </w:r>
          <w:r>
            <w:rPr>
              <w:rFonts w:asciiTheme="minorHAnsi" w:hAnsiTheme="minorHAnsi"/>
              <w:bCs/>
              <w:noProof/>
              <w:sz w:val="20"/>
              <w:szCs w:val="20"/>
            </w:rPr>
            <w:fldChar w:fldCharType="begin"/>
          </w:r>
          <w:r>
            <w:rPr>
              <w:rFonts w:asciiTheme="minorHAnsi" w:hAnsiTheme="minorHAnsi"/>
              <w:bCs/>
              <w:noProof/>
              <w:sz w:val="20"/>
              <w:szCs w:val="20"/>
            </w:rPr>
            <w:instrText xml:space="preserve"> SECTIONPAGES   \* MERGEFORMAT </w:instrText>
          </w:r>
          <w:r>
            <w:rPr>
              <w:rFonts w:asciiTheme="minorHAnsi" w:hAnsiTheme="minorHAnsi"/>
              <w:bCs/>
              <w:noProof/>
              <w:sz w:val="20"/>
              <w:szCs w:val="20"/>
            </w:rPr>
            <w:fldChar w:fldCharType="separate"/>
          </w:r>
          <w:r w:rsidR="003B10B5">
            <w:rPr>
              <w:rFonts w:asciiTheme="minorHAnsi" w:hAnsiTheme="minorHAnsi"/>
              <w:bCs/>
              <w:noProof/>
              <w:sz w:val="20"/>
              <w:szCs w:val="20"/>
            </w:rPr>
            <w:t>2</w:t>
          </w:r>
          <w:r>
            <w:rPr>
              <w:rFonts w:asciiTheme="minorHAnsi" w:hAnsiTheme="minorHAnsi"/>
              <w:bCs/>
              <w:noProof/>
              <w:sz w:val="20"/>
              <w:szCs w:val="20"/>
            </w:rPr>
            <w:fldChar w:fldCharType="end"/>
          </w:r>
          <w:r w:rsidRPr="00586C72">
            <w:rPr>
              <w:rFonts w:asciiTheme="minorHAnsi" w:hAnsiTheme="minorHAnsi"/>
              <w:bCs/>
              <w:sz w:val="20"/>
              <w:szCs w:val="20"/>
            </w:rPr>
            <w:t>)</w:t>
          </w:r>
        </w:p>
      </w:tc>
    </w:tr>
  </w:tbl>
  <w:p w14:paraId="607E09AD" w14:textId="188BCF56" w:rsidR="0087469D" w:rsidRPr="00072AD8" w:rsidRDefault="003B10B5" w:rsidP="00C325F7">
    <w:pPr>
      <w:pStyle w:val="Header"/>
      <w:spacing w:after="0"/>
      <w:rPr>
        <w:sz w:val="20"/>
        <w:szCs w:val="16"/>
      </w:rPr>
    </w:pPr>
    <w:r>
      <w:rPr>
        <w:rFonts w:asciiTheme="minorHAnsi" w:hAnsiTheme="minorHAnsi"/>
        <w:b/>
        <w:bCs/>
        <w:noProof/>
        <w:sz w:val="20"/>
      </w:rPr>
      <w:pict w14:anchorId="607E09B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511036" o:spid="_x0000_s2059" type="#_x0000_t75" style="position:absolute;margin-left:0;margin-top:0;width:10in;height:540pt;z-index:-251658235;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7E09AF" w14:textId="77777777" w:rsidR="0087469D" w:rsidRDefault="003B10B5">
    <w:pPr>
      <w:pStyle w:val="Header"/>
    </w:pPr>
    <w:r>
      <w:rPr>
        <w:noProof/>
      </w:rPr>
      <w:pict w14:anchorId="607E09C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511034" o:spid="_x0000_s2052" type="#_x0000_t75" style="position:absolute;margin-left:0;margin-top:0;width:10in;height:540pt;z-index:-251658237;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7E09B0" w14:textId="77777777" w:rsidR="0087469D" w:rsidRDefault="003B10B5">
    <w:pPr>
      <w:pStyle w:val="Header"/>
    </w:pPr>
    <w:r>
      <w:rPr>
        <w:noProof/>
      </w:rPr>
      <w:pict w14:anchorId="607E09C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511038" o:spid="_x0000_s2056" type="#_x0000_t75" style="position:absolute;margin-left:0;margin-top:0;width:10in;height:540pt;z-index:-251658233;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p w14:paraId="00ED5050" w14:textId="77777777" w:rsidR="0087469D" w:rsidRDefault="0087469D"/>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496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5645"/>
      <w:gridCol w:w="3338"/>
      <w:gridCol w:w="1729"/>
    </w:tblGrid>
    <w:tr w:rsidR="0087469D" w:rsidRPr="00F85124" w14:paraId="607E09B3" w14:textId="77777777" w:rsidTr="00B67E3D">
      <w:trPr>
        <w:cantSplit/>
        <w:trHeight w:val="144"/>
      </w:trPr>
      <w:tc>
        <w:tcPr>
          <w:tcW w:w="4193" w:type="pct"/>
          <w:gridSpan w:val="2"/>
          <w:tcBorders>
            <w:bottom w:val="single" w:sz="4" w:space="0" w:color="auto"/>
            <w:right w:val="nil"/>
          </w:tcBorders>
          <w:vAlign w:val="center"/>
        </w:tcPr>
        <w:p w14:paraId="607E09B1" w14:textId="21A30BE2" w:rsidR="0087469D" w:rsidRPr="00F85124" w:rsidRDefault="0087469D" w:rsidP="00CD594B">
          <w:pPr>
            <w:pStyle w:val="Heading1"/>
            <w:numPr>
              <w:ilvl w:val="0"/>
              <w:numId w:val="0"/>
            </w:numPr>
            <w:spacing w:before="0"/>
            <w:rPr>
              <w:rFonts w:asciiTheme="minorHAnsi" w:hAnsiTheme="minorHAnsi"/>
              <w:b w:val="0"/>
              <w:bCs/>
              <w:sz w:val="20"/>
            </w:rPr>
          </w:pPr>
          <w:r>
            <w:rPr>
              <w:rFonts w:asciiTheme="minorHAnsi" w:hAnsiTheme="minorHAnsi"/>
              <w:b w:val="0"/>
              <w:bCs/>
              <w:sz w:val="20"/>
            </w:rPr>
            <w:t xml:space="preserve">CERTIFICATE OF INSTALLATION - </w:t>
          </w:r>
          <w:r w:rsidRPr="00B40F13">
            <w:rPr>
              <w:rFonts w:asciiTheme="minorHAnsi" w:hAnsiTheme="minorHAnsi"/>
              <w:b w:val="0"/>
              <w:bCs/>
              <w:sz w:val="20"/>
            </w:rPr>
            <w:t>DATA FIELD DEFINITIONS AND CALCULATIONS</w:t>
          </w:r>
        </w:p>
      </w:tc>
      <w:tc>
        <w:tcPr>
          <w:tcW w:w="807" w:type="pct"/>
          <w:tcBorders>
            <w:left w:val="nil"/>
            <w:bottom w:val="single" w:sz="4" w:space="0" w:color="auto"/>
          </w:tcBorders>
          <w:tcMar>
            <w:left w:w="115" w:type="dxa"/>
            <w:right w:w="115" w:type="dxa"/>
          </w:tcMar>
          <w:vAlign w:val="center"/>
        </w:tcPr>
        <w:p w14:paraId="607E09B2" w14:textId="33D8B93E" w:rsidR="0087469D" w:rsidRPr="00F85124" w:rsidRDefault="0087469D" w:rsidP="00CD594B">
          <w:pPr>
            <w:pStyle w:val="Heading1"/>
            <w:numPr>
              <w:ilvl w:val="0"/>
              <w:numId w:val="0"/>
            </w:numPr>
            <w:spacing w:before="0"/>
            <w:jc w:val="right"/>
            <w:rPr>
              <w:rFonts w:asciiTheme="minorHAnsi" w:hAnsiTheme="minorHAnsi"/>
              <w:b w:val="0"/>
              <w:bCs/>
              <w:sz w:val="20"/>
            </w:rPr>
          </w:pPr>
          <w:del w:id="1443" w:author="Tam, Danny@Energy" w:date="2022-02-28T13:16:00Z">
            <w:r w:rsidDel="005138AE">
              <w:rPr>
                <w:rFonts w:asciiTheme="minorHAnsi" w:hAnsiTheme="minorHAnsi"/>
                <w:b w:val="0"/>
                <w:bCs/>
                <w:sz w:val="20"/>
              </w:rPr>
              <w:delText>CF2R</w:delText>
            </w:r>
          </w:del>
          <w:ins w:id="1444" w:author="Tam, Danny@Energy" w:date="2022-02-28T13:16:00Z">
            <w:r w:rsidR="005138AE">
              <w:rPr>
                <w:rFonts w:asciiTheme="minorHAnsi" w:hAnsiTheme="minorHAnsi"/>
                <w:b w:val="0"/>
                <w:bCs/>
                <w:sz w:val="20"/>
              </w:rPr>
              <w:t>LMCI</w:t>
            </w:r>
          </w:ins>
          <w:r>
            <w:rPr>
              <w:rFonts w:asciiTheme="minorHAnsi" w:hAnsiTheme="minorHAnsi"/>
              <w:b w:val="0"/>
              <w:bCs/>
              <w:sz w:val="20"/>
            </w:rPr>
            <w:t>-PLB-01-E</w:t>
          </w:r>
        </w:p>
      </w:tc>
    </w:tr>
    <w:tr w:rsidR="0087469D" w:rsidRPr="00F85124" w14:paraId="607E09B6" w14:textId="77777777" w:rsidTr="00B67E3D">
      <w:trPr>
        <w:cantSplit/>
        <w:trHeight w:val="288"/>
      </w:trPr>
      <w:tc>
        <w:tcPr>
          <w:tcW w:w="2635" w:type="pct"/>
          <w:tcBorders>
            <w:right w:val="nil"/>
          </w:tcBorders>
        </w:tcPr>
        <w:p w14:paraId="607E09B4" w14:textId="77777777" w:rsidR="0087469D" w:rsidRPr="00586C72" w:rsidRDefault="0087469D" w:rsidP="00CD594B">
          <w:pPr>
            <w:tabs>
              <w:tab w:val="right" w:pos="10543"/>
            </w:tabs>
            <w:spacing w:after="0"/>
            <w:rPr>
              <w:rFonts w:asciiTheme="minorHAnsi" w:hAnsiTheme="minorHAnsi"/>
              <w:sz w:val="20"/>
              <w:szCs w:val="20"/>
            </w:rPr>
          </w:pPr>
          <w:r>
            <w:rPr>
              <w:rFonts w:asciiTheme="minorHAnsi" w:hAnsiTheme="minorHAnsi"/>
              <w:bCs/>
              <w:sz w:val="20"/>
              <w:szCs w:val="20"/>
            </w:rPr>
            <w:t>Multifamily</w:t>
          </w:r>
          <w:r w:rsidRPr="007C409B">
            <w:rPr>
              <w:rFonts w:asciiTheme="minorHAnsi" w:hAnsiTheme="minorHAnsi"/>
              <w:bCs/>
              <w:sz w:val="20"/>
              <w:szCs w:val="20"/>
            </w:rPr>
            <w:t xml:space="preserve"> </w:t>
          </w:r>
          <w:r>
            <w:rPr>
              <w:rFonts w:asciiTheme="minorHAnsi" w:hAnsiTheme="minorHAnsi"/>
              <w:bCs/>
              <w:sz w:val="20"/>
              <w:szCs w:val="20"/>
            </w:rPr>
            <w:t>Central</w:t>
          </w:r>
          <w:r w:rsidRPr="00586C72">
            <w:rPr>
              <w:rFonts w:asciiTheme="minorHAnsi" w:hAnsiTheme="minorHAnsi"/>
              <w:bCs/>
              <w:sz w:val="20"/>
              <w:szCs w:val="20"/>
            </w:rPr>
            <w:t xml:space="preserve"> Hot Water System Distribution</w:t>
          </w:r>
        </w:p>
      </w:tc>
      <w:tc>
        <w:tcPr>
          <w:tcW w:w="2365" w:type="pct"/>
          <w:gridSpan w:val="2"/>
          <w:tcBorders>
            <w:left w:val="nil"/>
          </w:tcBorders>
        </w:tcPr>
        <w:p w14:paraId="607E09B5" w14:textId="787EF11F" w:rsidR="0087469D" w:rsidRPr="00586C72" w:rsidRDefault="0087469D" w:rsidP="00CD594B">
          <w:pPr>
            <w:tabs>
              <w:tab w:val="right" w:pos="10543"/>
            </w:tabs>
            <w:spacing w:after="0"/>
            <w:jc w:val="right"/>
            <w:rPr>
              <w:rFonts w:asciiTheme="minorHAnsi" w:hAnsiTheme="minorHAnsi"/>
              <w:sz w:val="20"/>
              <w:szCs w:val="20"/>
            </w:rPr>
          </w:pPr>
          <w:r w:rsidRPr="00586C72">
            <w:rPr>
              <w:rFonts w:asciiTheme="minorHAnsi" w:hAnsiTheme="minorHAnsi"/>
              <w:bCs/>
              <w:sz w:val="20"/>
              <w:szCs w:val="20"/>
            </w:rPr>
            <w:t xml:space="preserve">(Page </w:t>
          </w:r>
          <w:r w:rsidRPr="00586C72">
            <w:rPr>
              <w:rFonts w:asciiTheme="minorHAnsi" w:hAnsiTheme="minorHAnsi"/>
              <w:bCs/>
              <w:sz w:val="20"/>
              <w:szCs w:val="20"/>
            </w:rPr>
            <w:fldChar w:fldCharType="begin"/>
          </w:r>
          <w:r w:rsidRPr="00586C72">
            <w:rPr>
              <w:rFonts w:asciiTheme="minorHAnsi" w:hAnsiTheme="minorHAnsi"/>
              <w:bCs/>
              <w:sz w:val="20"/>
              <w:szCs w:val="20"/>
            </w:rPr>
            <w:instrText xml:space="preserve"> PAGE   \* MERGEFORMAT </w:instrText>
          </w:r>
          <w:r w:rsidRPr="00586C72">
            <w:rPr>
              <w:rFonts w:asciiTheme="minorHAnsi" w:hAnsiTheme="minorHAnsi"/>
              <w:bCs/>
              <w:sz w:val="20"/>
              <w:szCs w:val="20"/>
            </w:rPr>
            <w:fldChar w:fldCharType="separate"/>
          </w:r>
          <w:r w:rsidR="006554F4">
            <w:rPr>
              <w:rFonts w:asciiTheme="minorHAnsi" w:hAnsiTheme="minorHAnsi"/>
              <w:bCs/>
              <w:noProof/>
              <w:sz w:val="20"/>
              <w:szCs w:val="20"/>
            </w:rPr>
            <w:t>1</w:t>
          </w:r>
          <w:r w:rsidRPr="00586C72">
            <w:rPr>
              <w:rFonts w:asciiTheme="minorHAnsi" w:hAnsiTheme="minorHAnsi"/>
              <w:bCs/>
              <w:sz w:val="20"/>
              <w:szCs w:val="20"/>
            </w:rPr>
            <w:fldChar w:fldCharType="end"/>
          </w:r>
          <w:r w:rsidRPr="00586C72">
            <w:rPr>
              <w:rFonts w:asciiTheme="minorHAnsi" w:hAnsiTheme="minorHAnsi"/>
              <w:bCs/>
              <w:sz w:val="20"/>
              <w:szCs w:val="20"/>
            </w:rPr>
            <w:t xml:space="preserve"> of </w:t>
          </w:r>
          <w:r>
            <w:rPr>
              <w:rFonts w:asciiTheme="minorHAnsi" w:hAnsiTheme="minorHAnsi"/>
              <w:bCs/>
              <w:noProof/>
              <w:sz w:val="20"/>
              <w:szCs w:val="20"/>
            </w:rPr>
            <w:fldChar w:fldCharType="begin"/>
          </w:r>
          <w:r>
            <w:rPr>
              <w:rFonts w:asciiTheme="minorHAnsi" w:hAnsiTheme="minorHAnsi"/>
              <w:bCs/>
              <w:noProof/>
              <w:sz w:val="20"/>
              <w:szCs w:val="20"/>
            </w:rPr>
            <w:instrText xml:space="preserve"> SECTIONPAGES   \* MERGEFORMAT </w:instrText>
          </w:r>
          <w:r>
            <w:rPr>
              <w:rFonts w:asciiTheme="minorHAnsi" w:hAnsiTheme="minorHAnsi"/>
              <w:bCs/>
              <w:noProof/>
              <w:sz w:val="20"/>
              <w:szCs w:val="20"/>
            </w:rPr>
            <w:fldChar w:fldCharType="separate"/>
          </w:r>
          <w:r w:rsidR="003B10B5">
            <w:rPr>
              <w:rFonts w:asciiTheme="minorHAnsi" w:hAnsiTheme="minorHAnsi"/>
              <w:bCs/>
              <w:noProof/>
              <w:sz w:val="20"/>
              <w:szCs w:val="20"/>
            </w:rPr>
            <w:t>10</w:t>
          </w:r>
          <w:r>
            <w:rPr>
              <w:rFonts w:asciiTheme="minorHAnsi" w:hAnsiTheme="minorHAnsi"/>
              <w:bCs/>
              <w:noProof/>
              <w:sz w:val="20"/>
              <w:szCs w:val="20"/>
            </w:rPr>
            <w:fldChar w:fldCharType="end"/>
          </w:r>
          <w:r w:rsidRPr="00586C72">
            <w:rPr>
              <w:rFonts w:asciiTheme="minorHAnsi" w:hAnsiTheme="minorHAnsi"/>
              <w:bCs/>
              <w:sz w:val="20"/>
              <w:szCs w:val="20"/>
            </w:rPr>
            <w:t>)</w:t>
          </w:r>
        </w:p>
      </w:tc>
    </w:tr>
  </w:tbl>
  <w:p w14:paraId="607E09B7" w14:textId="070B92FB" w:rsidR="0087469D" w:rsidRPr="00072AD8" w:rsidRDefault="003B10B5" w:rsidP="00C325F7">
    <w:pPr>
      <w:pStyle w:val="Header"/>
      <w:spacing w:after="0"/>
      <w:rPr>
        <w:sz w:val="20"/>
        <w:szCs w:val="16"/>
      </w:rPr>
    </w:pPr>
    <w:r>
      <w:rPr>
        <w:rFonts w:asciiTheme="minorHAnsi" w:hAnsiTheme="minorHAnsi"/>
        <w:b/>
        <w:bCs/>
        <w:noProof/>
        <w:sz w:val="20"/>
      </w:rPr>
      <w:pict w14:anchorId="607E09C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511039" o:spid="_x0000_s2058" type="#_x0000_t75" style="position:absolute;margin-left:0;margin-top:0;width:10in;height:540pt;z-index:-251658232;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7E09B8" w14:textId="77777777" w:rsidR="0087469D" w:rsidRDefault="003B10B5">
    <w:pPr>
      <w:pStyle w:val="Header"/>
    </w:pPr>
    <w:r>
      <w:rPr>
        <w:noProof/>
      </w:rPr>
      <w:pict w14:anchorId="607E09C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511037" o:spid="_x0000_s2055" type="#_x0000_t75" style="position:absolute;margin-left:0;margin-top:0;width:10in;height:540pt;z-index:-251658234;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620DC0"/>
    <w:multiLevelType w:val="hybridMultilevel"/>
    <w:tmpl w:val="D5D6EC0C"/>
    <w:lvl w:ilvl="0" w:tplc="3F8EA59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9D5A02"/>
    <w:multiLevelType w:val="multilevel"/>
    <w:tmpl w:val="60C01518"/>
    <w:lvl w:ilvl="0">
      <w:start w:val="1"/>
      <w:numFmt w:val="decimal"/>
      <w:lvlText w:val="%1."/>
      <w:lvlJc w:val="left"/>
      <w:pPr>
        <w:tabs>
          <w:tab w:val="num" w:pos="630"/>
        </w:tabs>
        <w:ind w:left="63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 w15:restartNumberingAfterBreak="0">
    <w:nsid w:val="0C247EF1"/>
    <w:multiLevelType w:val="hybridMultilevel"/>
    <w:tmpl w:val="45EAAB00"/>
    <w:lvl w:ilvl="0" w:tplc="5CFA361A">
      <w:start w:val="1"/>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C12032"/>
    <w:multiLevelType w:val="hybridMultilevel"/>
    <w:tmpl w:val="1D082F04"/>
    <w:lvl w:ilvl="0" w:tplc="04090001">
      <w:start w:val="1"/>
      <w:numFmt w:val="bullet"/>
      <w:lvlText w:val=""/>
      <w:lvlJc w:val="left"/>
      <w:pPr>
        <w:ind w:left="765" w:hanging="45"/>
      </w:pPr>
      <w:rPr>
        <w:rFonts w:ascii="Symbol" w:hAnsi="Symbol" w:hint="default"/>
      </w:rPr>
    </w:lvl>
    <w:lvl w:ilvl="1" w:tplc="04090019" w:tentative="1">
      <w:start w:val="1"/>
      <w:numFmt w:val="lowerLetter"/>
      <w:lvlText w:val="%2."/>
      <w:lvlJc w:val="left"/>
      <w:pPr>
        <w:ind w:left="1485" w:hanging="360"/>
      </w:pPr>
    </w:lvl>
    <w:lvl w:ilvl="2" w:tplc="0409001B" w:tentative="1">
      <w:start w:val="1"/>
      <w:numFmt w:val="lowerRoman"/>
      <w:lvlText w:val="%3."/>
      <w:lvlJc w:val="right"/>
      <w:pPr>
        <w:ind w:left="2205" w:hanging="180"/>
      </w:pPr>
    </w:lvl>
    <w:lvl w:ilvl="3" w:tplc="0409000F" w:tentative="1">
      <w:start w:val="1"/>
      <w:numFmt w:val="decimal"/>
      <w:lvlText w:val="%4."/>
      <w:lvlJc w:val="left"/>
      <w:pPr>
        <w:ind w:left="2925" w:hanging="360"/>
      </w:pPr>
    </w:lvl>
    <w:lvl w:ilvl="4" w:tplc="04090019" w:tentative="1">
      <w:start w:val="1"/>
      <w:numFmt w:val="lowerLetter"/>
      <w:lvlText w:val="%5."/>
      <w:lvlJc w:val="left"/>
      <w:pPr>
        <w:ind w:left="3645" w:hanging="360"/>
      </w:pPr>
    </w:lvl>
    <w:lvl w:ilvl="5" w:tplc="0409001B" w:tentative="1">
      <w:start w:val="1"/>
      <w:numFmt w:val="lowerRoman"/>
      <w:lvlText w:val="%6."/>
      <w:lvlJc w:val="right"/>
      <w:pPr>
        <w:ind w:left="4365" w:hanging="180"/>
      </w:pPr>
    </w:lvl>
    <w:lvl w:ilvl="6" w:tplc="0409000F" w:tentative="1">
      <w:start w:val="1"/>
      <w:numFmt w:val="decimal"/>
      <w:lvlText w:val="%7."/>
      <w:lvlJc w:val="left"/>
      <w:pPr>
        <w:ind w:left="5085" w:hanging="360"/>
      </w:pPr>
    </w:lvl>
    <w:lvl w:ilvl="7" w:tplc="04090019" w:tentative="1">
      <w:start w:val="1"/>
      <w:numFmt w:val="lowerLetter"/>
      <w:lvlText w:val="%8."/>
      <w:lvlJc w:val="left"/>
      <w:pPr>
        <w:ind w:left="5805" w:hanging="360"/>
      </w:pPr>
    </w:lvl>
    <w:lvl w:ilvl="8" w:tplc="0409001B" w:tentative="1">
      <w:start w:val="1"/>
      <w:numFmt w:val="lowerRoman"/>
      <w:lvlText w:val="%9."/>
      <w:lvlJc w:val="right"/>
      <w:pPr>
        <w:ind w:left="6525" w:hanging="180"/>
      </w:pPr>
    </w:lvl>
  </w:abstractNum>
  <w:abstractNum w:abstractNumId="4" w15:restartNumberingAfterBreak="0">
    <w:nsid w:val="10A706E0"/>
    <w:multiLevelType w:val="hybridMultilevel"/>
    <w:tmpl w:val="FEDC00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655758F"/>
    <w:multiLevelType w:val="hybridMultilevel"/>
    <w:tmpl w:val="3FE6C032"/>
    <w:lvl w:ilvl="0" w:tplc="5CFA361A">
      <w:start w:val="1"/>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730324B"/>
    <w:multiLevelType w:val="hybridMultilevel"/>
    <w:tmpl w:val="4FAA9840"/>
    <w:lvl w:ilvl="0" w:tplc="7EEE07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BA302B5"/>
    <w:multiLevelType w:val="hybridMultilevel"/>
    <w:tmpl w:val="EA823D8E"/>
    <w:lvl w:ilvl="0" w:tplc="E132C872">
      <w:start w:val="1"/>
      <w:numFmt w:val="decimal"/>
      <w:lvlText w:val="%1."/>
      <w:lvlJc w:val="left"/>
      <w:pPr>
        <w:ind w:left="360" w:hanging="360"/>
      </w:pPr>
      <w:rPr>
        <w:rFonts w:hint="default"/>
        <w:sz w:val="18"/>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D4F1859"/>
    <w:multiLevelType w:val="hybridMultilevel"/>
    <w:tmpl w:val="7E807846"/>
    <w:lvl w:ilvl="0" w:tplc="DCAAE708">
      <w:start w:val="1"/>
      <w:numFmt w:val="decimal"/>
      <w:lvlText w:val="%1."/>
      <w:lvlJc w:val="left"/>
      <w:pPr>
        <w:ind w:left="1080" w:hanging="360"/>
      </w:pPr>
      <w:rPr>
        <w:rFonts w:cs="Aria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21A57171"/>
    <w:multiLevelType w:val="hybridMultilevel"/>
    <w:tmpl w:val="990838CC"/>
    <w:lvl w:ilvl="0" w:tplc="5FE2B916">
      <w:start w:val="3"/>
      <w:numFmt w:val="upperLetter"/>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10" w15:restartNumberingAfterBreak="0">
    <w:nsid w:val="27AD4FAA"/>
    <w:multiLevelType w:val="hybridMultilevel"/>
    <w:tmpl w:val="11BCA6BE"/>
    <w:lvl w:ilvl="0" w:tplc="FF726606">
      <w:start w:val="1"/>
      <w:numFmt w:val="decimal"/>
      <w:lvlText w:val="%1."/>
      <w:lvlJc w:val="left"/>
      <w:pPr>
        <w:ind w:left="360" w:hanging="360"/>
      </w:pPr>
      <w:rPr>
        <w:rFonts w:asciiTheme="minorHAnsi" w:hAnsiTheme="minorHAnsi" w:hint="default"/>
        <w:sz w:val="18"/>
        <w:szCs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BF46B38"/>
    <w:multiLevelType w:val="hybridMultilevel"/>
    <w:tmpl w:val="762A8FCA"/>
    <w:lvl w:ilvl="0" w:tplc="999ED45E">
      <w:start w:val="1"/>
      <w:numFmt w:val="decimal"/>
      <w:lvlText w:val="%1."/>
      <w:lvlJc w:val="left"/>
      <w:pPr>
        <w:ind w:left="360" w:hanging="360"/>
      </w:pPr>
      <w:rPr>
        <w:rFonts w:hint="default"/>
        <w:sz w:val="18"/>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E6A4913"/>
    <w:multiLevelType w:val="hybridMultilevel"/>
    <w:tmpl w:val="11BCA6BE"/>
    <w:lvl w:ilvl="0" w:tplc="FF726606">
      <w:start w:val="1"/>
      <w:numFmt w:val="decimal"/>
      <w:lvlText w:val="%1."/>
      <w:lvlJc w:val="left"/>
      <w:pPr>
        <w:ind w:left="360" w:hanging="360"/>
      </w:pPr>
      <w:rPr>
        <w:rFonts w:asciiTheme="minorHAnsi" w:hAnsiTheme="minorHAnsi" w:hint="default"/>
        <w:sz w:val="18"/>
        <w:szCs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34276EFD"/>
    <w:multiLevelType w:val="hybridMultilevel"/>
    <w:tmpl w:val="684210D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6B75685"/>
    <w:multiLevelType w:val="multilevel"/>
    <w:tmpl w:val="49BE91C8"/>
    <w:lvl w:ilvl="0">
      <w:start w:val="1"/>
      <w:numFmt w:val="decimal"/>
      <w:pStyle w:val="Heading1"/>
      <w:suff w:val="space"/>
      <w:lvlText w:val="Appendix RA%1"/>
      <w:lvlJc w:val="left"/>
      <w:pPr>
        <w:ind w:left="1980" w:firstLine="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1">
      <w:start w:val="1"/>
      <w:numFmt w:val="decimal"/>
      <w:pStyle w:val="Heading2"/>
      <w:lvlText w:val="RA%1.%2"/>
      <w:lvlJc w:val="left"/>
      <w:pPr>
        <w:tabs>
          <w:tab w:val="num" w:pos="540"/>
        </w:tabs>
        <w:ind w:left="180" w:hanging="180"/>
      </w:pPr>
      <w:rPr>
        <w:rFonts w:ascii="Arial" w:hAnsi="Arial"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2">
      <w:start w:val="1"/>
      <w:numFmt w:val="decimal"/>
      <w:pStyle w:val="Heading3"/>
      <w:suff w:val="space"/>
      <w:lvlText w:val="RA%1.%2.%3"/>
      <w:lvlJc w:val="left"/>
      <w:pPr>
        <w:ind w:left="720" w:firstLine="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3">
      <w:start w:val="1"/>
      <w:numFmt w:val="decimal"/>
      <w:pStyle w:val="Heading4"/>
      <w:lvlText w:val="RA%1.%2.%3.%4"/>
      <w:lvlJc w:val="left"/>
      <w:pPr>
        <w:tabs>
          <w:tab w:val="num" w:pos="2340"/>
        </w:tabs>
        <w:ind w:left="1980" w:hanging="36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4">
      <w:start w:val="1"/>
      <w:numFmt w:val="decimal"/>
      <w:pStyle w:val="Heading5"/>
      <w:lvlText w:val="RA%1.%2.%3.%4.%5"/>
      <w:lvlJc w:val="left"/>
      <w:pPr>
        <w:tabs>
          <w:tab w:val="num" w:pos="1530"/>
        </w:tabs>
        <w:ind w:left="1170" w:hanging="36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5">
      <w:start w:val="1"/>
      <w:numFmt w:val="decimal"/>
      <w:pStyle w:val="Heading6"/>
      <w:lvlText w:val="RA%1.%2.%3.%4.%5.%6"/>
      <w:lvlJc w:val="left"/>
      <w:pPr>
        <w:tabs>
          <w:tab w:val="num" w:pos="720"/>
        </w:tabs>
        <w:ind w:left="360" w:hanging="360"/>
      </w:pPr>
      <w:rPr>
        <w:rFonts w:ascii="Arial" w:hAnsi="Arial" w:hint="default"/>
      </w:rPr>
    </w:lvl>
    <w:lvl w:ilvl="6">
      <w:start w:val="1"/>
      <w:numFmt w:val="none"/>
      <w:pStyle w:val="Heading7"/>
      <w:suff w:val="nothing"/>
      <w:lvlText w:val=""/>
      <w:lvlJc w:val="left"/>
      <w:pPr>
        <w:ind w:left="360" w:firstLine="0"/>
      </w:pPr>
      <w:rPr>
        <w:rFonts w:hint="default"/>
      </w:rPr>
    </w:lvl>
    <w:lvl w:ilvl="7">
      <w:start w:val="1"/>
      <w:numFmt w:val="none"/>
      <w:pStyle w:val="Heading8"/>
      <w:suff w:val="nothing"/>
      <w:lvlText w:val=""/>
      <w:lvlJc w:val="left"/>
      <w:pPr>
        <w:ind w:left="360" w:firstLine="0"/>
      </w:pPr>
      <w:rPr>
        <w:rFonts w:hint="default"/>
      </w:rPr>
    </w:lvl>
    <w:lvl w:ilvl="8">
      <w:start w:val="1"/>
      <w:numFmt w:val="none"/>
      <w:pStyle w:val="Heading9"/>
      <w:suff w:val="nothing"/>
      <w:lvlText w:val=""/>
      <w:lvlJc w:val="left"/>
      <w:pPr>
        <w:ind w:left="360" w:firstLine="0"/>
      </w:pPr>
      <w:rPr>
        <w:rFonts w:hint="default"/>
      </w:rPr>
    </w:lvl>
  </w:abstractNum>
  <w:abstractNum w:abstractNumId="15" w15:restartNumberingAfterBreak="0">
    <w:nsid w:val="39D2648C"/>
    <w:multiLevelType w:val="hybridMultilevel"/>
    <w:tmpl w:val="4AC84C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BAA1BAF"/>
    <w:multiLevelType w:val="hybridMultilevel"/>
    <w:tmpl w:val="E9668058"/>
    <w:lvl w:ilvl="0" w:tplc="0409000F">
      <w:start w:val="1"/>
      <w:numFmt w:val="decimal"/>
      <w:lvlText w:val="%1."/>
      <w:lvlJc w:val="left"/>
      <w:pPr>
        <w:ind w:left="1440" w:hanging="360"/>
      </w:pPr>
      <w:rPr>
        <w:rFont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409B4CFB"/>
    <w:multiLevelType w:val="hybridMultilevel"/>
    <w:tmpl w:val="DE526F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638084C"/>
    <w:multiLevelType w:val="hybridMultilevel"/>
    <w:tmpl w:val="10AA918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C02346D"/>
    <w:multiLevelType w:val="multilevel"/>
    <w:tmpl w:val="18B41B86"/>
    <w:lvl w:ilvl="0">
      <w:start w:val="1"/>
      <w:numFmt w:val="upperRoman"/>
      <w:lvlText w:val="%1."/>
      <w:lvlJc w:val="left"/>
      <w:pPr>
        <w:ind w:left="0" w:firstLine="0"/>
      </w:pPr>
      <w:rPr>
        <w:rFonts w:hint="default"/>
      </w:rPr>
    </w:lvl>
    <w:lvl w:ilvl="1">
      <w:start w:val="1"/>
      <w:numFmt w:val="upperLetter"/>
      <w:lvlText w:val="%2."/>
      <w:lvlJc w:val="left"/>
      <w:pPr>
        <w:ind w:left="720" w:firstLine="0"/>
      </w:pPr>
      <w:rPr>
        <w:rFonts w:hint="default"/>
      </w:rPr>
    </w:lvl>
    <w:lvl w:ilvl="2">
      <w:start w:val="1"/>
      <w:numFmt w:val="none"/>
      <w:lvlText w:val="A."/>
      <w:lvlJc w:val="left"/>
      <w:pPr>
        <w:ind w:left="1440" w:firstLine="0"/>
      </w:pPr>
      <w:rPr>
        <w:rFonts w:hint="default"/>
      </w:rPr>
    </w:lvl>
    <w:lvl w:ilvl="3">
      <w:start w:val="1"/>
      <w:numFmt w:val="lowerLetter"/>
      <w:lvlText w:val="%4)"/>
      <w:lvlJc w:val="left"/>
      <w:pPr>
        <w:ind w:left="2160" w:firstLine="0"/>
      </w:pPr>
      <w:rPr>
        <w:rFonts w:hint="default"/>
      </w:rPr>
    </w:lvl>
    <w:lvl w:ilvl="4">
      <w:start w:val="1"/>
      <w:numFmt w:val="decimal"/>
      <w:lvlText w:val="(%5)"/>
      <w:lvlJc w:val="left"/>
      <w:pPr>
        <w:ind w:left="2880" w:firstLine="0"/>
      </w:pPr>
      <w:rPr>
        <w:rFonts w:hint="default"/>
      </w:rPr>
    </w:lvl>
    <w:lvl w:ilvl="5">
      <w:start w:val="1"/>
      <w:numFmt w:val="lowerLetter"/>
      <w:lvlText w:val="(%6)"/>
      <w:lvlJc w:val="left"/>
      <w:pPr>
        <w:ind w:left="3600" w:firstLine="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20" w15:restartNumberingAfterBreak="0">
    <w:nsid w:val="4FD86111"/>
    <w:multiLevelType w:val="hybridMultilevel"/>
    <w:tmpl w:val="3C329B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0A226AA"/>
    <w:multiLevelType w:val="hybridMultilevel"/>
    <w:tmpl w:val="774ADC40"/>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18F2448"/>
    <w:multiLevelType w:val="hybridMultilevel"/>
    <w:tmpl w:val="06AEA38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3B50E33"/>
    <w:multiLevelType w:val="hybridMultilevel"/>
    <w:tmpl w:val="E3F82A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63E4726"/>
    <w:multiLevelType w:val="hybridMultilevel"/>
    <w:tmpl w:val="723AA5B8"/>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6640BBC"/>
    <w:multiLevelType w:val="hybridMultilevel"/>
    <w:tmpl w:val="D1986E0C"/>
    <w:lvl w:ilvl="0" w:tplc="0230300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7440F4E"/>
    <w:multiLevelType w:val="hybridMultilevel"/>
    <w:tmpl w:val="89BC6B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9154BDD"/>
    <w:multiLevelType w:val="hybridMultilevel"/>
    <w:tmpl w:val="990838CC"/>
    <w:lvl w:ilvl="0" w:tplc="5FE2B916">
      <w:start w:val="3"/>
      <w:numFmt w:val="upperLetter"/>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28" w15:restartNumberingAfterBreak="0">
    <w:nsid w:val="5EFA54BF"/>
    <w:multiLevelType w:val="hybridMultilevel"/>
    <w:tmpl w:val="E2F437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1990834"/>
    <w:multiLevelType w:val="hybridMultilevel"/>
    <w:tmpl w:val="C610CE94"/>
    <w:lvl w:ilvl="0" w:tplc="DCAAE708">
      <w:start w:val="1"/>
      <w:numFmt w:val="decimal"/>
      <w:lvlText w:val="%1."/>
      <w:lvlJc w:val="left"/>
      <w:pPr>
        <w:ind w:left="720" w:hanging="360"/>
      </w:pPr>
      <w:rPr>
        <w:rFonts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2134E19"/>
    <w:multiLevelType w:val="multilevel"/>
    <w:tmpl w:val="780E1F0A"/>
    <w:lvl w:ilvl="0">
      <w:start w:val="1"/>
      <w:numFmt w:val="upperRoman"/>
      <w:lvlText w:val="%1."/>
      <w:lvlJc w:val="left"/>
      <w:pPr>
        <w:ind w:left="0" w:firstLine="0"/>
      </w:pPr>
      <w:rPr>
        <w:rFonts w:hint="default"/>
      </w:rPr>
    </w:lvl>
    <w:lvl w:ilvl="1">
      <w:start w:val="1"/>
      <w:numFmt w:val="bullet"/>
      <w:lvlText w:val=""/>
      <w:lvlJc w:val="left"/>
      <w:pPr>
        <w:ind w:left="720" w:firstLine="0"/>
      </w:pPr>
      <w:rPr>
        <w:rFonts w:ascii="Symbol" w:hAnsi="Symbol" w:hint="default"/>
      </w:rPr>
    </w:lvl>
    <w:lvl w:ilvl="2">
      <w:start w:val="1"/>
      <w:numFmt w:val="none"/>
      <w:lvlText w:val="A."/>
      <w:lvlJc w:val="left"/>
      <w:pPr>
        <w:ind w:left="1440" w:firstLine="0"/>
      </w:pPr>
      <w:rPr>
        <w:rFonts w:hint="default"/>
      </w:rPr>
    </w:lvl>
    <w:lvl w:ilvl="3">
      <w:start w:val="1"/>
      <w:numFmt w:val="lowerLetter"/>
      <w:lvlText w:val="%4)"/>
      <w:lvlJc w:val="left"/>
      <w:pPr>
        <w:ind w:left="2160" w:firstLine="0"/>
      </w:pPr>
      <w:rPr>
        <w:rFonts w:hint="default"/>
      </w:rPr>
    </w:lvl>
    <w:lvl w:ilvl="4">
      <w:start w:val="1"/>
      <w:numFmt w:val="decimal"/>
      <w:lvlText w:val="(%5)"/>
      <w:lvlJc w:val="left"/>
      <w:pPr>
        <w:ind w:left="2880" w:firstLine="0"/>
      </w:pPr>
      <w:rPr>
        <w:rFonts w:hint="default"/>
      </w:rPr>
    </w:lvl>
    <w:lvl w:ilvl="5">
      <w:start w:val="1"/>
      <w:numFmt w:val="lowerLetter"/>
      <w:lvlText w:val="(%6)"/>
      <w:lvlJc w:val="left"/>
      <w:pPr>
        <w:ind w:left="3600" w:firstLine="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31" w15:restartNumberingAfterBreak="0">
    <w:nsid w:val="62EE0A87"/>
    <w:multiLevelType w:val="hybridMultilevel"/>
    <w:tmpl w:val="43047084"/>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63542B2"/>
    <w:multiLevelType w:val="hybridMultilevel"/>
    <w:tmpl w:val="11EAA08A"/>
    <w:lvl w:ilvl="0" w:tplc="DCAAE708">
      <w:start w:val="1"/>
      <w:numFmt w:val="decimal"/>
      <w:lvlText w:val="%1."/>
      <w:lvlJc w:val="left"/>
      <w:pPr>
        <w:ind w:left="720" w:hanging="360"/>
      </w:pPr>
      <w:rPr>
        <w:rFonts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85C6019"/>
    <w:multiLevelType w:val="hybridMultilevel"/>
    <w:tmpl w:val="808639FC"/>
    <w:lvl w:ilvl="0" w:tplc="4FA0153A">
      <w:start w:val="1"/>
      <w:numFmt w:val="decimal"/>
      <w:lvlText w:val="%1."/>
      <w:lvlJc w:val="left"/>
      <w:pPr>
        <w:ind w:left="540" w:hanging="360"/>
      </w:pPr>
      <w:rPr>
        <w:rFonts w:asciiTheme="minorHAnsi" w:hAnsiTheme="minorHAnsi"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B03220C"/>
    <w:multiLevelType w:val="hybridMultilevel"/>
    <w:tmpl w:val="4496974C"/>
    <w:lvl w:ilvl="0" w:tplc="9828B3A0">
      <w:start w:val="1"/>
      <w:numFmt w:val="decimal"/>
      <w:lvlText w:val="%1."/>
      <w:lvlJc w:val="left"/>
      <w:pPr>
        <w:ind w:left="720" w:hanging="360"/>
      </w:pPr>
      <w:rPr>
        <w:rFonts w:hint="default"/>
      </w:rPr>
    </w:lvl>
    <w:lvl w:ilvl="1" w:tplc="9482E9EC">
      <w:start w:val="1"/>
      <w:numFmt w:val="lowerLetter"/>
      <w:lvlText w:val="%2."/>
      <w:lvlJc w:val="left"/>
      <w:pPr>
        <w:ind w:left="1440" w:hanging="360"/>
      </w:pPr>
    </w:lvl>
    <w:lvl w:ilvl="2" w:tplc="C734C172" w:tentative="1">
      <w:start w:val="1"/>
      <w:numFmt w:val="lowerRoman"/>
      <w:lvlText w:val="%3."/>
      <w:lvlJc w:val="right"/>
      <w:pPr>
        <w:ind w:left="2160" w:hanging="180"/>
      </w:pPr>
    </w:lvl>
    <w:lvl w:ilvl="3" w:tplc="C15EDC5A" w:tentative="1">
      <w:start w:val="1"/>
      <w:numFmt w:val="decimal"/>
      <w:lvlText w:val="%4."/>
      <w:lvlJc w:val="left"/>
      <w:pPr>
        <w:ind w:left="2880" w:hanging="360"/>
      </w:pPr>
    </w:lvl>
    <w:lvl w:ilvl="4" w:tplc="0A7ED4D0" w:tentative="1">
      <w:start w:val="1"/>
      <w:numFmt w:val="lowerLetter"/>
      <w:lvlText w:val="%5."/>
      <w:lvlJc w:val="left"/>
      <w:pPr>
        <w:ind w:left="3600" w:hanging="360"/>
      </w:pPr>
    </w:lvl>
    <w:lvl w:ilvl="5" w:tplc="B52ABC88" w:tentative="1">
      <w:start w:val="1"/>
      <w:numFmt w:val="lowerRoman"/>
      <w:lvlText w:val="%6."/>
      <w:lvlJc w:val="right"/>
      <w:pPr>
        <w:ind w:left="4320" w:hanging="180"/>
      </w:pPr>
    </w:lvl>
    <w:lvl w:ilvl="6" w:tplc="1DE67E58" w:tentative="1">
      <w:start w:val="1"/>
      <w:numFmt w:val="decimal"/>
      <w:lvlText w:val="%7."/>
      <w:lvlJc w:val="left"/>
      <w:pPr>
        <w:ind w:left="5040" w:hanging="360"/>
      </w:pPr>
    </w:lvl>
    <w:lvl w:ilvl="7" w:tplc="8EBC5168" w:tentative="1">
      <w:start w:val="1"/>
      <w:numFmt w:val="lowerLetter"/>
      <w:lvlText w:val="%8."/>
      <w:lvlJc w:val="left"/>
      <w:pPr>
        <w:ind w:left="5760" w:hanging="360"/>
      </w:pPr>
    </w:lvl>
    <w:lvl w:ilvl="8" w:tplc="9064B2BA" w:tentative="1">
      <w:start w:val="1"/>
      <w:numFmt w:val="lowerRoman"/>
      <w:lvlText w:val="%9."/>
      <w:lvlJc w:val="right"/>
      <w:pPr>
        <w:ind w:left="6480" w:hanging="180"/>
      </w:pPr>
    </w:lvl>
  </w:abstractNum>
  <w:abstractNum w:abstractNumId="35" w15:restartNumberingAfterBreak="0">
    <w:nsid w:val="6B143573"/>
    <w:multiLevelType w:val="hybridMultilevel"/>
    <w:tmpl w:val="F19C8FD2"/>
    <w:lvl w:ilvl="0" w:tplc="C2781350">
      <w:start w:val="1"/>
      <w:numFmt w:val="decimal"/>
      <w:pStyle w:val="NormalBullet"/>
      <w:lvlText w:val="%1."/>
      <w:lvlJc w:val="left"/>
      <w:pPr>
        <w:tabs>
          <w:tab w:val="num" w:pos="360"/>
        </w:tabs>
        <w:ind w:left="360" w:hanging="36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1" w:tplc="4DA2C8BC">
      <w:start w:val="1"/>
      <w:numFmt w:val="bullet"/>
      <w:lvlText w:val="o"/>
      <w:lvlJc w:val="left"/>
      <w:pPr>
        <w:tabs>
          <w:tab w:val="num" w:pos="1440"/>
        </w:tabs>
        <w:ind w:left="1440" w:hanging="360"/>
      </w:pPr>
      <w:rPr>
        <w:rFonts w:ascii="Courier New" w:hAnsi="Courier New" w:cs="Courier New" w:hint="default"/>
      </w:rPr>
    </w:lvl>
    <w:lvl w:ilvl="2" w:tplc="5888B2B4" w:tentative="1">
      <w:start w:val="1"/>
      <w:numFmt w:val="bullet"/>
      <w:lvlText w:val=""/>
      <w:lvlJc w:val="left"/>
      <w:pPr>
        <w:tabs>
          <w:tab w:val="num" w:pos="2160"/>
        </w:tabs>
        <w:ind w:left="2160" w:hanging="360"/>
      </w:pPr>
      <w:rPr>
        <w:rFonts w:ascii="Wingdings" w:hAnsi="Wingdings" w:hint="default"/>
      </w:rPr>
    </w:lvl>
    <w:lvl w:ilvl="3" w:tplc="2782EF6C" w:tentative="1">
      <w:start w:val="1"/>
      <w:numFmt w:val="bullet"/>
      <w:lvlText w:val=""/>
      <w:lvlJc w:val="left"/>
      <w:pPr>
        <w:tabs>
          <w:tab w:val="num" w:pos="2880"/>
        </w:tabs>
        <w:ind w:left="2880" w:hanging="360"/>
      </w:pPr>
      <w:rPr>
        <w:rFonts w:ascii="Symbol" w:hAnsi="Symbol" w:hint="default"/>
      </w:rPr>
    </w:lvl>
    <w:lvl w:ilvl="4" w:tplc="8682C0E2" w:tentative="1">
      <w:start w:val="1"/>
      <w:numFmt w:val="bullet"/>
      <w:lvlText w:val="o"/>
      <w:lvlJc w:val="left"/>
      <w:pPr>
        <w:tabs>
          <w:tab w:val="num" w:pos="3600"/>
        </w:tabs>
        <w:ind w:left="3600" w:hanging="360"/>
      </w:pPr>
      <w:rPr>
        <w:rFonts w:ascii="Courier New" w:hAnsi="Courier New" w:cs="Courier New" w:hint="default"/>
      </w:rPr>
    </w:lvl>
    <w:lvl w:ilvl="5" w:tplc="460E0D98" w:tentative="1">
      <w:start w:val="1"/>
      <w:numFmt w:val="bullet"/>
      <w:lvlText w:val=""/>
      <w:lvlJc w:val="left"/>
      <w:pPr>
        <w:tabs>
          <w:tab w:val="num" w:pos="4320"/>
        </w:tabs>
        <w:ind w:left="4320" w:hanging="360"/>
      </w:pPr>
      <w:rPr>
        <w:rFonts w:ascii="Wingdings" w:hAnsi="Wingdings" w:hint="default"/>
      </w:rPr>
    </w:lvl>
    <w:lvl w:ilvl="6" w:tplc="02FCC290" w:tentative="1">
      <w:start w:val="1"/>
      <w:numFmt w:val="bullet"/>
      <w:lvlText w:val=""/>
      <w:lvlJc w:val="left"/>
      <w:pPr>
        <w:tabs>
          <w:tab w:val="num" w:pos="5040"/>
        </w:tabs>
        <w:ind w:left="5040" w:hanging="360"/>
      </w:pPr>
      <w:rPr>
        <w:rFonts w:ascii="Symbol" w:hAnsi="Symbol" w:hint="default"/>
      </w:rPr>
    </w:lvl>
    <w:lvl w:ilvl="7" w:tplc="8E141A6E" w:tentative="1">
      <w:start w:val="1"/>
      <w:numFmt w:val="bullet"/>
      <w:lvlText w:val="o"/>
      <w:lvlJc w:val="left"/>
      <w:pPr>
        <w:tabs>
          <w:tab w:val="num" w:pos="5760"/>
        </w:tabs>
        <w:ind w:left="5760" w:hanging="360"/>
      </w:pPr>
      <w:rPr>
        <w:rFonts w:ascii="Courier New" w:hAnsi="Courier New" w:cs="Courier New" w:hint="default"/>
      </w:rPr>
    </w:lvl>
    <w:lvl w:ilvl="8" w:tplc="78003010"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6B88008C"/>
    <w:multiLevelType w:val="hybridMultilevel"/>
    <w:tmpl w:val="39D86320"/>
    <w:lvl w:ilvl="0" w:tplc="18EEE77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CF95ADA"/>
    <w:multiLevelType w:val="multilevel"/>
    <w:tmpl w:val="0E6EE4FC"/>
    <w:lvl w:ilvl="0">
      <w:start w:val="1"/>
      <w:numFmt w:val="upperRoman"/>
      <w:lvlText w:val="%1."/>
      <w:lvlJc w:val="left"/>
      <w:pPr>
        <w:ind w:left="0" w:firstLine="0"/>
      </w:pPr>
      <w:rPr>
        <w:rFonts w:hint="default"/>
      </w:rPr>
    </w:lvl>
    <w:lvl w:ilvl="1">
      <w:start w:val="1"/>
      <w:numFmt w:val="upperLetter"/>
      <w:lvlText w:val="%2."/>
      <w:lvlJc w:val="left"/>
      <w:pPr>
        <w:ind w:left="720" w:firstLine="0"/>
      </w:pPr>
      <w:rPr>
        <w:rFonts w:hint="default"/>
      </w:rPr>
    </w:lvl>
    <w:lvl w:ilvl="2">
      <w:start w:val="1"/>
      <w:numFmt w:val="decimal"/>
      <w:lvlText w:val="%3."/>
      <w:lvlJc w:val="left"/>
      <w:pPr>
        <w:ind w:left="1440" w:firstLine="0"/>
      </w:pPr>
      <w:rPr>
        <w:rFonts w:hint="default"/>
      </w:rPr>
    </w:lvl>
    <w:lvl w:ilvl="3">
      <w:start w:val="1"/>
      <w:numFmt w:val="lowerLetter"/>
      <w:lvlText w:val="%4)"/>
      <w:lvlJc w:val="left"/>
      <w:pPr>
        <w:ind w:left="2160" w:firstLine="0"/>
      </w:pPr>
      <w:rPr>
        <w:rFonts w:hint="default"/>
      </w:rPr>
    </w:lvl>
    <w:lvl w:ilvl="4">
      <w:start w:val="1"/>
      <w:numFmt w:val="decimal"/>
      <w:lvlText w:val="(%5)"/>
      <w:lvlJc w:val="left"/>
      <w:pPr>
        <w:ind w:left="2880" w:firstLine="0"/>
      </w:pPr>
      <w:rPr>
        <w:rFonts w:hint="default"/>
      </w:rPr>
    </w:lvl>
    <w:lvl w:ilvl="5">
      <w:start w:val="1"/>
      <w:numFmt w:val="lowerLetter"/>
      <w:lvlText w:val="(%6)"/>
      <w:lvlJc w:val="left"/>
      <w:pPr>
        <w:ind w:left="3600" w:firstLine="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38" w15:restartNumberingAfterBreak="0">
    <w:nsid w:val="6D6D2E92"/>
    <w:multiLevelType w:val="hybridMultilevel"/>
    <w:tmpl w:val="E6C01B6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EEE77BE"/>
    <w:multiLevelType w:val="hybridMultilevel"/>
    <w:tmpl w:val="8480816C"/>
    <w:lvl w:ilvl="0" w:tplc="6DF6E0B4">
      <w:start w:val="1"/>
      <w:numFmt w:val="decimal"/>
      <w:lvlText w:val="%1."/>
      <w:lvlJc w:val="left"/>
      <w:pPr>
        <w:ind w:left="360" w:hanging="360"/>
      </w:pPr>
      <w:rPr>
        <w:rFonts w:asciiTheme="minorHAnsi" w:hAnsiTheme="minorHAnsi" w:hint="default"/>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F77725C"/>
    <w:multiLevelType w:val="hybridMultilevel"/>
    <w:tmpl w:val="E2E40866"/>
    <w:lvl w:ilvl="0" w:tplc="02303008">
      <w:start w:val="1"/>
      <w:numFmt w:val="bullet"/>
      <w:lvlText w:val=""/>
      <w:lvlJc w:val="left"/>
      <w:pPr>
        <w:ind w:left="1235" w:hanging="360"/>
      </w:pPr>
      <w:rPr>
        <w:rFonts w:ascii="Symbol" w:hAnsi="Symbol" w:hint="default"/>
      </w:rPr>
    </w:lvl>
    <w:lvl w:ilvl="1" w:tplc="04090003" w:tentative="1">
      <w:start w:val="1"/>
      <w:numFmt w:val="bullet"/>
      <w:lvlText w:val="o"/>
      <w:lvlJc w:val="left"/>
      <w:pPr>
        <w:ind w:left="1955" w:hanging="360"/>
      </w:pPr>
      <w:rPr>
        <w:rFonts w:ascii="Courier New" w:hAnsi="Courier New" w:cs="Courier New" w:hint="default"/>
      </w:rPr>
    </w:lvl>
    <w:lvl w:ilvl="2" w:tplc="04090005" w:tentative="1">
      <w:start w:val="1"/>
      <w:numFmt w:val="bullet"/>
      <w:lvlText w:val=""/>
      <w:lvlJc w:val="left"/>
      <w:pPr>
        <w:ind w:left="2675" w:hanging="360"/>
      </w:pPr>
      <w:rPr>
        <w:rFonts w:ascii="Wingdings" w:hAnsi="Wingdings" w:hint="default"/>
      </w:rPr>
    </w:lvl>
    <w:lvl w:ilvl="3" w:tplc="04090001" w:tentative="1">
      <w:start w:val="1"/>
      <w:numFmt w:val="bullet"/>
      <w:lvlText w:val=""/>
      <w:lvlJc w:val="left"/>
      <w:pPr>
        <w:ind w:left="3395" w:hanging="360"/>
      </w:pPr>
      <w:rPr>
        <w:rFonts w:ascii="Symbol" w:hAnsi="Symbol" w:hint="default"/>
      </w:rPr>
    </w:lvl>
    <w:lvl w:ilvl="4" w:tplc="04090003" w:tentative="1">
      <w:start w:val="1"/>
      <w:numFmt w:val="bullet"/>
      <w:lvlText w:val="o"/>
      <w:lvlJc w:val="left"/>
      <w:pPr>
        <w:ind w:left="4115" w:hanging="360"/>
      </w:pPr>
      <w:rPr>
        <w:rFonts w:ascii="Courier New" w:hAnsi="Courier New" w:cs="Courier New" w:hint="default"/>
      </w:rPr>
    </w:lvl>
    <w:lvl w:ilvl="5" w:tplc="04090005" w:tentative="1">
      <w:start w:val="1"/>
      <w:numFmt w:val="bullet"/>
      <w:lvlText w:val=""/>
      <w:lvlJc w:val="left"/>
      <w:pPr>
        <w:ind w:left="4835" w:hanging="360"/>
      </w:pPr>
      <w:rPr>
        <w:rFonts w:ascii="Wingdings" w:hAnsi="Wingdings" w:hint="default"/>
      </w:rPr>
    </w:lvl>
    <w:lvl w:ilvl="6" w:tplc="04090001" w:tentative="1">
      <w:start w:val="1"/>
      <w:numFmt w:val="bullet"/>
      <w:lvlText w:val=""/>
      <w:lvlJc w:val="left"/>
      <w:pPr>
        <w:ind w:left="5555" w:hanging="360"/>
      </w:pPr>
      <w:rPr>
        <w:rFonts w:ascii="Symbol" w:hAnsi="Symbol" w:hint="default"/>
      </w:rPr>
    </w:lvl>
    <w:lvl w:ilvl="7" w:tplc="04090003" w:tentative="1">
      <w:start w:val="1"/>
      <w:numFmt w:val="bullet"/>
      <w:lvlText w:val="o"/>
      <w:lvlJc w:val="left"/>
      <w:pPr>
        <w:ind w:left="6275" w:hanging="360"/>
      </w:pPr>
      <w:rPr>
        <w:rFonts w:ascii="Courier New" w:hAnsi="Courier New" w:cs="Courier New" w:hint="default"/>
      </w:rPr>
    </w:lvl>
    <w:lvl w:ilvl="8" w:tplc="04090005" w:tentative="1">
      <w:start w:val="1"/>
      <w:numFmt w:val="bullet"/>
      <w:lvlText w:val=""/>
      <w:lvlJc w:val="left"/>
      <w:pPr>
        <w:ind w:left="6995" w:hanging="360"/>
      </w:pPr>
      <w:rPr>
        <w:rFonts w:ascii="Wingdings" w:hAnsi="Wingdings" w:hint="default"/>
      </w:rPr>
    </w:lvl>
  </w:abstractNum>
  <w:abstractNum w:abstractNumId="41" w15:restartNumberingAfterBreak="0">
    <w:nsid w:val="78DC5B82"/>
    <w:multiLevelType w:val="hybridMultilevel"/>
    <w:tmpl w:val="FC0E6D7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9481BD4"/>
    <w:multiLevelType w:val="hybridMultilevel"/>
    <w:tmpl w:val="7310C4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F6B7E16"/>
    <w:multiLevelType w:val="hybridMultilevel"/>
    <w:tmpl w:val="0366A7C8"/>
    <w:lvl w:ilvl="0" w:tplc="9BD23468">
      <w:start w:val="1"/>
      <w:numFmt w:val="lowerLetter"/>
      <w:lvlText w:val="(%1)"/>
      <w:lvlJc w:val="left"/>
      <w:pPr>
        <w:ind w:left="810" w:hanging="360"/>
      </w:pPr>
      <w:rPr>
        <w:rFonts w:hint="default"/>
      </w:rPr>
    </w:lvl>
    <w:lvl w:ilvl="1" w:tplc="FFFFFFFF">
      <w:start w:val="1"/>
      <w:numFmt w:val="lowerLetter"/>
      <w:lvlText w:val="%2."/>
      <w:lvlJc w:val="left"/>
      <w:pPr>
        <w:ind w:left="1530" w:hanging="360"/>
      </w:pPr>
    </w:lvl>
    <w:lvl w:ilvl="2" w:tplc="FFFFFFFF" w:tentative="1">
      <w:start w:val="1"/>
      <w:numFmt w:val="lowerRoman"/>
      <w:lvlText w:val="%3."/>
      <w:lvlJc w:val="right"/>
      <w:pPr>
        <w:ind w:left="2250" w:hanging="180"/>
      </w:pPr>
    </w:lvl>
    <w:lvl w:ilvl="3" w:tplc="FFFFFFFF" w:tentative="1">
      <w:start w:val="1"/>
      <w:numFmt w:val="decimal"/>
      <w:lvlText w:val="%4."/>
      <w:lvlJc w:val="left"/>
      <w:pPr>
        <w:ind w:left="2970" w:hanging="360"/>
      </w:pPr>
    </w:lvl>
    <w:lvl w:ilvl="4" w:tplc="FFFFFFFF" w:tentative="1">
      <w:start w:val="1"/>
      <w:numFmt w:val="lowerLetter"/>
      <w:lvlText w:val="%5."/>
      <w:lvlJc w:val="left"/>
      <w:pPr>
        <w:ind w:left="3690" w:hanging="360"/>
      </w:pPr>
    </w:lvl>
    <w:lvl w:ilvl="5" w:tplc="FFFFFFFF" w:tentative="1">
      <w:start w:val="1"/>
      <w:numFmt w:val="lowerRoman"/>
      <w:lvlText w:val="%6."/>
      <w:lvlJc w:val="right"/>
      <w:pPr>
        <w:ind w:left="4410" w:hanging="180"/>
      </w:pPr>
    </w:lvl>
    <w:lvl w:ilvl="6" w:tplc="FFFFFFFF" w:tentative="1">
      <w:start w:val="1"/>
      <w:numFmt w:val="decimal"/>
      <w:lvlText w:val="%7."/>
      <w:lvlJc w:val="left"/>
      <w:pPr>
        <w:ind w:left="5130" w:hanging="360"/>
      </w:pPr>
    </w:lvl>
    <w:lvl w:ilvl="7" w:tplc="FFFFFFFF" w:tentative="1">
      <w:start w:val="1"/>
      <w:numFmt w:val="lowerLetter"/>
      <w:lvlText w:val="%8."/>
      <w:lvlJc w:val="left"/>
      <w:pPr>
        <w:ind w:left="5850" w:hanging="360"/>
      </w:pPr>
    </w:lvl>
    <w:lvl w:ilvl="8" w:tplc="FFFFFFFF" w:tentative="1">
      <w:start w:val="1"/>
      <w:numFmt w:val="lowerRoman"/>
      <w:lvlText w:val="%9."/>
      <w:lvlJc w:val="right"/>
      <w:pPr>
        <w:ind w:left="6570" w:hanging="180"/>
      </w:pPr>
    </w:lvl>
  </w:abstractNum>
  <w:num w:numId="1">
    <w:abstractNumId w:val="35"/>
  </w:num>
  <w:num w:numId="2">
    <w:abstractNumId w:val="14"/>
  </w:num>
  <w:num w:numId="3">
    <w:abstractNumId w:val="1"/>
  </w:num>
  <w:num w:numId="4">
    <w:abstractNumId w:val="6"/>
  </w:num>
  <w:num w:numId="5">
    <w:abstractNumId w:val="34"/>
  </w:num>
  <w:num w:numId="6">
    <w:abstractNumId w:val="2"/>
  </w:num>
  <w:num w:numId="7">
    <w:abstractNumId w:val="5"/>
  </w:num>
  <w:num w:numId="8">
    <w:abstractNumId w:val="16"/>
  </w:num>
  <w:num w:numId="9">
    <w:abstractNumId w:val="11"/>
  </w:num>
  <w:num w:numId="10">
    <w:abstractNumId w:val="9"/>
  </w:num>
  <w:num w:numId="11">
    <w:abstractNumId w:val="27"/>
  </w:num>
  <w:num w:numId="12">
    <w:abstractNumId w:val="33"/>
  </w:num>
  <w:num w:numId="13">
    <w:abstractNumId w:val="43"/>
  </w:num>
  <w:num w:numId="14">
    <w:abstractNumId w:val="10"/>
  </w:num>
  <w:num w:numId="15">
    <w:abstractNumId w:val="29"/>
  </w:num>
  <w:num w:numId="16">
    <w:abstractNumId w:val="8"/>
  </w:num>
  <w:num w:numId="17">
    <w:abstractNumId w:val="32"/>
  </w:num>
  <w:num w:numId="18">
    <w:abstractNumId w:val="7"/>
  </w:num>
  <w:num w:numId="19">
    <w:abstractNumId w:val="39"/>
  </w:num>
  <w:num w:numId="20">
    <w:abstractNumId w:val="40"/>
  </w:num>
  <w:num w:numId="21">
    <w:abstractNumId w:val="4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7"/>
  </w:num>
  <w:num w:numId="23">
    <w:abstractNumId w:val="20"/>
  </w:num>
  <w:num w:numId="24">
    <w:abstractNumId w:val="18"/>
  </w:num>
  <w:num w:numId="25">
    <w:abstractNumId w:val="38"/>
  </w:num>
  <w:num w:numId="26">
    <w:abstractNumId w:val="23"/>
  </w:num>
  <w:num w:numId="27">
    <w:abstractNumId w:val="42"/>
  </w:num>
  <w:num w:numId="28">
    <w:abstractNumId w:val="28"/>
  </w:num>
  <w:num w:numId="29">
    <w:abstractNumId w:val="15"/>
  </w:num>
  <w:num w:numId="30">
    <w:abstractNumId w:val="36"/>
  </w:num>
  <w:num w:numId="31">
    <w:abstractNumId w:val="4"/>
  </w:num>
  <w:num w:numId="32">
    <w:abstractNumId w:val="0"/>
  </w:num>
  <w:num w:numId="33">
    <w:abstractNumId w:val="25"/>
  </w:num>
  <w:num w:numId="34">
    <w:abstractNumId w:val="10"/>
  </w:num>
  <w:num w:numId="35">
    <w:abstractNumId w:val="12"/>
  </w:num>
  <w:num w:numId="36">
    <w:abstractNumId w:val="37"/>
  </w:num>
  <w:num w:numId="37">
    <w:abstractNumId w:val="19"/>
  </w:num>
  <w:num w:numId="38">
    <w:abstractNumId w:val="30"/>
  </w:num>
  <w:num w:numId="39">
    <w:abstractNumId w:val="3"/>
  </w:num>
  <w:num w:numId="40">
    <w:abstractNumId w:val="22"/>
  </w:num>
  <w:num w:numId="41">
    <w:abstractNumId w:val="41"/>
  </w:num>
  <w:num w:numId="42">
    <w:abstractNumId w:val="21"/>
  </w:num>
  <w:num w:numId="43">
    <w:abstractNumId w:val="31"/>
  </w:num>
  <w:num w:numId="44">
    <w:abstractNumId w:val="24"/>
  </w:num>
  <w:num w:numId="45">
    <w:abstractNumId w:val="13"/>
  </w:num>
  <w:num w:numId="46">
    <w:abstractNumId w:val="2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lhabibi, Haider@Energy">
    <w15:presenceInfo w15:providerId="AD" w15:userId="S::Haider.Alhabibi@energy.ca.gov::9decb8d2-95ad-4b7d-9bf6-d4373f69254c"/>
  </w15:person>
  <w15:person w15:author="Tam, Danny@Energy">
    <w15:presenceInfo w15:providerId="AD" w15:userId="S::Danny.Tam@energy.ca.gov::a6ee4652-f9b2-403d-bfc6-d23a6916fd73"/>
  </w15:person>
  <w15:person w15:author="Markstrum, Alexis@Energy">
    <w15:presenceInfo w15:providerId="AD" w15:userId="S::alexis.markstrum@energy.ca.gov::e6e55ac6-69d0-40ac-bbd2-3f40141a077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removeDateAndTime/>
  <w:proofState w:spelling="clean" w:grammar="clean"/>
  <w:trackRevisions/>
  <w:doNotTrackFormatting/>
  <w:defaultTabStop w:val="720"/>
  <w:drawingGridHorizontalSpacing w:val="110"/>
  <w:displayHorizontalDrawingGridEvery w:val="2"/>
  <w:characterSpacingControl w:val="doNotCompress"/>
  <w:hdrShapeDefaults>
    <o:shapedefaults v:ext="edit" spidmax="2060"/>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56D7"/>
    <w:rsid w:val="00000C0E"/>
    <w:rsid w:val="00005EA3"/>
    <w:rsid w:val="00014C20"/>
    <w:rsid w:val="00014DD4"/>
    <w:rsid w:val="0001647D"/>
    <w:rsid w:val="0002006B"/>
    <w:rsid w:val="00021B48"/>
    <w:rsid w:val="00024BC9"/>
    <w:rsid w:val="000262C2"/>
    <w:rsid w:val="00026BD1"/>
    <w:rsid w:val="000311BA"/>
    <w:rsid w:val="00033610"/>
    <w:rsid w:val="00035038"/>
    <w:rsid w:val="000355D7"/>
    <w:rsid w:val="00051A47"/>
    <w:rsid w:val="00052AEF"/>
    <w:rsid w:val="00054164"/>
    <w:rsid w:val="00056C2E"/>
    <w:rsid w:val="0006139B"/>
    <w:rsid w:val="00065422"/>
    <w:rsid w:val="00065668"/>
    <w:rsid w:val="00070FC5"/>
    <w:rsid w:val="00072AD8"/>
    <w:rsid w:val="000744AF"/>
    <w:rsid w:val="00076238"/>
    <w:rsid w:val="00084AC4"/>
    <w:rsid w:val="00091C07"/>
    <w:rsid w:val="0009219B"/>
    <w:rsid w:val="000968F2"/>
    <w:rsid w:val="000A511C"/>
    <w:rsid w:val="000B2EF2"/>
    <w:rsid w:val="000B3DE3"/>
    <w:rsid w:val="000B4A98"/>
    <w:rsid w:val="000B4F44"/>
    <w:rsid w:val="000C1AEF"/>
    <w:rsid w:val="000C7FC8"/>
    <w:rsid w:val="000D5453"/>
    <w:rsid w:val="000E434C"/>
    <w:rsid w:val="000E4BFC"/>
    <w:rsid w:val="000F282C"/>
    <w:rsid w:val="000F626C"/>
    <w:rsid w:val="000F7411"/>
    <w:rsid w:val="00106FB3"/>
    <w:rsid w:val="001074AE"/>
    <w:rsid w:val="001104BC"/>
    <w:rsid w:val="00123DA3"/>
    <w:rsid w:val="00140960"/>
    <w:rsid w:val="0014132C"/>
    <w:rsid w:val="0014237C"/>
    <w:rsid w:val="001462EE"/>
    <w:rsid w:val="00147B60"/>
    <w:rsid w:val="00152D3E"/>
    <w:rsid w:val="00167BA4"/>
    <w:rsid w:val="00170CD6"/>
    <w:rsid w:val="001772DD"/>
    <w:rsid w:val="00181AB3"/>
    <w:rsid w:val="00183712"/>
    <w:rsid w:val="00192C4E"/>
    <w:rsid w:val="00193D08"/>
    <w:rsid w:val="00197E61"/>
    <w:rsid w:val="001B0A17"/>
    <w:rsid w:val="001B19F4"/>
    <w:rsid w:val="001B2619"/>
    <w:rsid w:val="001B7B6F"/>
    <w:rsid w:val="001C0551"/>
    <w:rsid w:val="001C08E0"/>
    <w:rsid w:val="001C2B59"/>
    <w:rsid w:val="001C43F9"/>
    <w:rsid w:val="001C5FCB"/>
    <w:rsid w:val="001D3219"/>
    <w:rsid w:val="001D56D7"/>
    <w:rsid w:val="001E0DF0"/>
    <w:rsid w:val="002014B2"/>
    <w:rsid w:val="00205F79"/>
    <w:rsid w:val="00206F4A"/>
    <w:rsid w:val="00216BB6"/>
    <w:rsid w:val="002202FA"/>
    <w:rsid w:val="00222034"/>
    <w:rsid w:val="00223B57"/>
    <w:rsid w:val="00227530"/>
    <w:rsid w:val="00236931"/>
    <w:rsid w:val="00241C88"/>
    <w:rsid w:val="002466C6"/>
    <w:rsid w:val="00247881"/>
    <w:rsid w:val="00247B09"/>
    <w:rsid w:val="0025134C"/>
    <w:rsid w:val="00252B8F"/>
    <w:rsid w:val="0025594C"/>
    <w:rsid w:val="00255AE5"/>
    <w:rsid w:val="00256BBF"/>
    <w:rsid w:val="00260A4F"/>
    <w:rsid w:val="00263EE9"/>
    <w:rsid w:val="00265061"/>
    <w:rsid w:val="00265184"/>
    <w:rsid w:val="00272E56"/>
    <w:rsid w:val="00272FA2"/>
    <w:rsid w:val="00273FAE"/>
    <w:rsid w:val="00276172"/>
    <w:rsid w:val="002811BA"/>
    <w:rsid w:val="00287A60"/>
    <w:rsid w:val="002935E9"/>
    <w:rsid w:val="0029370B"/>
    <w:rsid w:val="00294A45"/>
    <w:rsid w:val="00296D76"/>
    <w:rsid w:val="002A1135"/>
    <w:rsid w:val="002A2698"/>
    <w:rsid w:val="002A39E6"/>
    <w:rsid w:val="002A601F"/>
    <w:rsid w:val="002A7E1D"/>
    <w:rsid w:val="002B0F09"/>
    <w:rsid w:val="002B4EA9"/>
    <w:rsid w:val="002C7A07"/>
    <w:rsid w:val="002C7A8A"/>
    <w:rsid w:val="002D3446"/>
    <w:rsid w:val="002E6A3E"/>
    <w:rsid w:val="002F60B7"/>
    <w:rsid w:val="00301091"/>
    <w:rsid w:val="00303E9B"/>
    <w:rsid w:val="00307870"/>
    <w:rsid w:val="00313865"/>
    <w:rsid w:val="003174C1"/>
    <w:rsid w:val="0032314A"/>
    <w:rsid w:val="00326C72"/>
    <w:rsid w:val="00326DFD"/>
    <w:rsid w:val="00331637"/>
    <w:rsid w:val="0033180C"/>
    <w:rsid w:val="0033484F"/>
    <w:rsid w:val="00335828"/>
    <w:rsid w:val="00335E47"/>
    <w:rsid w:val="00354FA7"/>
    <w:rsid w:val="00355D9D"/>
    <w:rsid w:val="00361263"/>
    <w:rsid w:val="00364B62"/>
    <w:rsid w:val="003727FA"/>
    <w:rsid w:val="003769F7"/>
    <w:rsid w:val="00377A6D"/>
    <w:rsid w:val="0038341F"/>
    <w:rsid w:val="003848D0"/>
    <w:rsid w:val="003850F1"/>
    <w:rsid w:val="003872FE"/>
    <w:rsid w:val="0039561D"/>
    <w:rsid w:val="003978E4"/>
    <w:rsid w:val="00397F07"/>
    <w:rsid w:val="003A1EE7"/>
    <w:rsid w:val="003A4DF2"/>
    <w:rsid w:val="003B10B5"/>
    <w:rsid w:val="003C0E64"/>
    <w:rsid w:val="003C5FBB"/>
    <w:rsid w:val="003C73DC"/>
    <w:rsid w:val="003D19CA"/>
    <w:rsid w:val="003D35D1"/>
    <w:rsid w:val="003D3964"/>
    <w:rsid w:val="003D3BDA"/>
    <w:rsid w:val="003D5896"/>
    <w:rsid w:val="003D6A77"/>
    <w:rsid w:val="003D76C7"/>
    <w:rsid w:val="003E095C"/>
    <w:rsid w:val="003E0E2F"/>
    <w:rsid w:val="003E30BA"/>
    <w:rsid w:val="003E3FC8"/>
    <w:rsid w:val="003E7D46"/>
    <w:rsid w:val="003F0D53"/>
    <w:rsid w:val="003F3DEE"/>
    <w:rsid w:val="003F5DCA"/>
    <w:rsid w:val="003F7369"/>
    <w:rsid w:val="0040328C"/>
    <w:rsid w:val="004044EB"/>
    <w:rsid w:val="00413A63"/>
    <w:rsid w:val="00416A80"/>
    <w:rsid w:val="0042774F"/>
    <w:rsid w:val="00435049"/>
    <w:rsid w:val="00442AE5"/>
    <w:rsid w:val="004432C7"/>
    <w:rsid w:val="00444576"/>
    <w:rsid w:val="00446446"/>
    <w:rsid w:val="004465ED"/>
    <w:rsid w:val="004468E1"/>
    <w:rsid w:val="00453602"/>
    <w:rsid w:val="00454254"/>
    <w:rsid w:val="004559CF"/>
    <w:rsid w:val="004600F6"/>
    <w:rsid w:val="004635D7"/>
    <w:rsid w:val="004725F7"/>
    <w:rsid w:val="0047749E"/>
    <w:rsid w:val="00481751"/>
    <w:rsid w:val="004831E6"/>
    <w:rsid w:val="00485FBE"/>
    <w:rsid w:val="0049349C"/>
    <w:rsid w:val="004A1F4E"/>
    <w:rsid w:val="004A74F1"/>
    <w:rsid w:val="004B329A"/>
    <w:rsid w:val="004B4E7D"/>
    <w:rsid w:val="004C3650"/>
    <w:rsid w:val="004C4971"/>
    <w:rsid w:val="004C50C6"/>
    <w:rsid w:val="004D54BF"/>
    <w:rsid w:val="004D59A7"/>
    <w:rsid w:val="004E39F0"/>
    <w:rsid w:val="004E49B8"/>
    <w:rsid w:val="004E67E5"/>
    <w:rsid w:val="004F51D9"/>
    <w:rsid w:val="004F6669"/>
    <w:rsid w:val="004F66DC"/>
    <w:rsid w:val="004F7021"/>
    <w:rsid w:val="004F7BAF"/>
    <w:rsid w:val="0050392D"/>
    <w:rsid w:val="00505D76"/>
    <w:rsid w:val="005062FA"/>
    <w:rsid w:val="00511FCC"/>
    <w:rsid w:val="0051348A"/>
    <w:rsid w:val="005138AE"/>
    <w:rsid w:val="0052342C"/>
    <w:rsid w:val="0052392E"/>
    <w:rsid w:val="00524AB7"/>
    <w:rsid w:val="00525030"/>
    <w:rsid w:val="0052725F"/>
    <w:rsid w:val="00531A13"/>
    <w:rsid w:val="00532CB8"/>
    <w:rsid w:val="005349D1"/>
    <w:rsid w:val="0053535C"/>
    <w:rsid w:val="00535A33"/>
    <w:rsid w:val="005423C1"/>
    <w:rsid w:val="00556774"/>
    <w:rsid w:val="00567B95"/>
    <w:rsid w:val="0058211E"/>
    <w:rsid w:val="005833ED"/>
    <w:rsid w:val="005838F1"/>
    <w:rsid w:val="00586A4A"/>
    <w:rsid w:val="005B195B"/>
    <w:rsid w:val="005B67BA"/>
    <w:rsid w:val="005B7AA1"/>
    <w:rsid w:val="005C443A"/>
    <w:rsid w:val="005C4D6C"/>
    <w:rsid w:val="005C5AB0"/>
    <w:rsid w:val="005D1D0F"/>
    <w:rsid w:val="005D3643"/>
    <w:rsid w:val="005E317A"/>
    <w:rsid w:val="005E3B0F"/>
    <w:rsid w:val="005E690B"/>
    <w:rsid w:val="005E7C5B"/>
    <w:rsid w:val="005F1E16"/>
    <w:rsid w:val="005F3104"/>
    <w:rsid w:val="005F3E72"/>
    <w:rsid w:val="005F4375"/>
    <w:rsid w:val="005F556D"/>
    <w:rsid w:val="00600BAC"/>
    <w:rsid w:val="00602B64"/>
    <w:rsid w:val="006032B4"/>
    <w:rsid w:val="00604203"/>
    <w:rsid w:val="00626FE9"/>
    <w:rsid w:val="006277AC"/>
    <w:rsid w:val="00636F20"/>
    <w:rsid w:val="006554F4"/>
    <w:rsid w:val="0066172B"/>
    <w:rsid w:val="00672F4C"/>
    <w:rsid w:val="00674291"/>
    <w:rsid w:val="00675D88"/>
    <w:rsid w:val="00680BB9"/>
    <w:rsid w:val="00695C28"/>
    <w:rsid w:val="006A51DA"/>
    <w:rsid w:val="006A5A28"/>
    <w:rsid w:val="006B2181"/>
    <w:rsid w:val="006B6DEE"/>
    <w:rsid w:val="006D3F37"/>
    <w:rsid w:val="006D4FB1"/>
    <w:rsid w:val="006D6971"/>
    <w:rsid w:val="006E7AF8"/>
    <w:rsid w:val="006F1F7B"/>
    <w:rsid w:val="006F5395"/>
    <w:rsid w:val="006F74A5"/>
    <w:rsid w:val="00704898"/>
    <w:rsid w:val="00707C74"/>
    <w:rsid w:val="00712D4B"/>
    <w:rsid w:val="00716022"/>
    <w:rsid w:val="00716CC0"/>
    <w:rsid w:val="00725B31"/>
    <w:rsid w:val="00737519"/>
    <w:rsid w:val="007413D8"/>
    <w:rsid w:val="00747503"/>
    <w:rsid w:val="00747CBA"/>
    <w:rsid w:val="0076384B"/>
    <w:rsid w:val="00770BB3"/>
    <w:rsid w:val="00770DB1"/>
    <w:rsid w:val="00770F7D"/>
    <w:rsid w:val="00773995"/>
    <w:rsid w:val="00773EF9"/>
    <w:rsid w:val="0078200C"/>
    <w:rsid w:val="007865F1"/>
    <w:rsid w:val="0078773A"/>
    <w:rsid w:val="007953C5"/>
    <w:rsid w:val="007A3D95"/>
    <w:rsid w:val="007B1D42"/>
    <w:rsid w:val="007C3709"/>
    <w:rsid w:val="007C3C1A"/>
    <w:rsid w:val="007C409B"/>
    <w:rsid w:val="007C6B37"/>
    <w:rsid w:val="007D0483"/>
    <w:rsid w:val="007D43A6"/>
    <w:rsid w:val="007D43E0"/>
    <w:rsid w:val="007D4B5B"/>
    <w:rsid w:val="007D6D19"/>
    <w:rsid w:val="007E2278"/>
    <w:rsid w:val="007E55EA"/>
    <w:rsid w:val="007E72B8"/>
    <w:rsid w:val="007F019D"/>
    <w:rsid w:val="007F6FA2"/>
    <w:rsid w:val="0080172A"/>
    <w:rsid w:val="00804738"/>
    <w:rsid w:val="00813078"/>
    <w:rsid w:val="0082211E"/>
    <w:rsid w:val="0083289A"/>
    <w:rsid w:val="008355DF"/>
    <w:rsid w:val="00842758"/>
    <w:rsid w:val="00842E1F"/>
    <w:rsid w:val="00843213"/>
    <w:rsid w:val="00843247"/>
    <w:rsid w:val="0084428F"/>
    <w:rsid w:val="0084681C"/>
    <w:rsid w:val="00852201"/>
    <w:rsid w:val="00855553"/>
    <w:rsid w:val="00865AD1"/>
    <w:rsid w:val="008670A6"/>
    <w:rsid w:val="00870180"/>
    <w:rsid w:val="00873F76"/>
    <w:rsid w:val="0087469D"/>
    <w:rsid w:val="00883EFF"/>
    <w:rsid w:val="0088598C"/>
    <w:rsid w:val="0089243F"/>
    <w:rsid w:val="0089312C"/>
    <w:rsid w:val="008A7CF4"/>
    <w:rsid w:val="008B30ED"/>
    <w:rsid w:val="008B4F3F"/>
    <w:rsid w:val="008B5F61"/>
    <w:rsid w:val="008B6A82"/>
    <w:rsid w:val="008C5EAB"/>
    <w:rsid w:val="008C6410"/>
    <w:rsid w:val="008C720F"/>
    <w:rsid w:val="008C7C7F"/>
    <w:rsid w:val="008D1BDA"/>
    <w:rsid w:val="008D7321"/>
    <w:rsid w:val="008E1EA5"/>
    <w:rsid w:val="008E1FA0"/>
    <w:rsid w:val="008E2BA6"/>
    <w:rsid w:val="008E623A"/>
    <w:rsid w:val="008F0805"/>
    <w:rsid w:val="009010E5"/>
    <w:rsid w:val="00906E20"/>
    <w:rsid w:val="0091519B"/>
    <w:rsid w:val="00916AF6"/>
    <w:rsid w:val="009202EE"/>
    <w:rsid w:val="009210BC"/>
    <w:rsid w:val="0092312B"/>
    <w:rsid w:val="0092680B"/>
    <w:rsid w:val="00930217"/>
    <w:rsid w:val="009304DE"/>
    <w:rsid w:val="0093093E"/>
    <w:rsid w:val="0093694E"/>
    <w:rsid w:val="0093726E"/>
    <w:rsid w:val="009375EC"/>
    <w:rsid w:val="00937B59"/>
    <w:rsid w:val="00944C1F"/>
    <w:rsid w:val="00947331"/>
    <w:rsid w:val="00960FC1"/>
    <w:rsid w:val="00963041"/>
    <w:rsid w:val="00980F3E"/>
    <w:rsid w:val="00984EEC"/>
    <w:rsid w:val="00987235"/>
    <w:rsid w:val="00990D96"/>
    <w:rsid w:val="00996455"/>
    <w:rsid w:val="009A3CB7"/>
    <w:rsid w:val="009A49F0"/>
    <w:rsid w:val="009A507E"/>
    <w:rsid w:val="009A7B08"/>
    <w:rsid w:val="009B08F6"/>
    <w:rsid w:val="009C09FC"/>
    <w:rsid w:val="009C48B8"/>
    <w:rsid w:val="009C6A8E"/>
    <w:rsid w:val="009D0912"/>
    <w:rsid w:val="009D52B9"/>
    <w:rsid w:val="009E0782"/>
    <w:rsid w:val="009E1DA8"/>
    <w:rsid w:val="009E392D"/>
    <w:rsid w:val="009F0089"/>
    <w:rsid w:val="009F122B"/>
    <w:rsid w:val="009F29A2"/>
    <w:rsid w:val="009F4FB6"/>
    <w:rsid w:val="009F61DE"/>
    <w:rsid w:val="00A00450"/>
    <w:rsid w:val="00A045E3"/>
    <w:rsid w:val="00A04C0D"/>
    <w:rsid w:val="00A14DC6"/>
    <w:rsid w:val="00A1549E"/>
    <w:rsid w:val="00A15DA0"/>
    <w:rsid w:val="00A15E28"/>
    <w:rsid w:val="00A267C4"/>
    <w:rsid w:val="00A35067"/>
    <w:rsid w:val="00A37430"/>
    <w:rsid w:val="00A606BF"/>
    <w:rsid w:val="00A65670"/>
    <w:rsid w:val="00A656BE"/>
    <w:rsid w:val="00A728FE"/>
    <w:rsid w:val="00A72C17"/>
    <w:rsid w:val="00A80404"/>
    <w:rsid w:val="00A86D19"/>
    <w:rsid w:val="00A92970"/>
    <w:rsid w:val="00A92BDE"/>
    <w:rsid w:val="00A94527"/>
    <w:rsid w:val="00AA256A"/>
    <w:rsid w:val="00AB10DA"/>
    <w:rsid w:val="00AB20C4"/>
    <w:rsid w:val="00AC49AC"/>
    <w:rsid w:val="00AD1659"/>
    <w:rsid w:val="00AD4F8E"/>
    <w:rsid w:val="00AD73E0"/>
    <w:rsid w:val="00AE2F88"/>
    <w:rsid w:val="00AE3DB2"/>
    <w:rsid w:val="00AE40B1"/>
    <w:rsid w:val="00AF3F32"/>
    <w:rsid w:val="00AF40B3"/>
    <w:rsid w:val="00B157FF"/>
    <w:rsid w:val="00B2014B"/>
    <w:rsid w:val="00B21660"/>
    <w:rsid w:val="00B3063C"/>
    <w:rsid w:val="00B36001"/>
    <w:rsid w:val="00B43DD2"/>
    <w:rsid w:val="00B4695C"/>
    <w:rsid w:val="00B53F98"/>
    <w:rsid w:val="00B569DA"/>
    <w:rsid w:val="00B649A0"/>
    <w:rsid w:val="00B67E3D"/>
    <w:rsid w:val="00B725D7"/>
    <w:rsid w:val="00B74E33"/>
    <w:rsid w:val="00B841B7"/>
    <w:rsid w:val="00B90A45"/>
    <w:rsid w:val="00BA0015"/>
    <w:rsid w:val="00BA034D"/>
    <w:rsid w:val="00BB4441"/>
    <w:rsid w:val="00BB6D04"/>
    <w:rsid w:val="00BC1D2A"/>
    <w:rsid w:val="00BC3161"/>
    <w:rsid w:val="00BC46D1"/>
    <w:rsid w:val="00BC623E"/>
    <w:rsid w:val="00BD37B5"/>
    <w:rsid w:val="00BD7053"/>
    <w:rsid w:val="00BD7DC9"/>
    <w:rsid w:val="00BE053F"/>
    <w:rsid w:val="00BE508B"/>
    <w:rsid w:val="00BE5405"/>
    <w:rsid w:val="00BF0DE9"/>
    <w:rsid w:val="00BF5E3E"/>
    <w:rsid w:val="00C04956"/>
    <w:rsid w:val="00C060F2"/>
    <w:rsid w:val="00C17CBE"/>
    <w:rsid w:val="00C21BB4"/>
    <w:rsid w:val="00C24CD0"/>
    <w:rsid w:val="00C325F7"/>
    <w:rsid w:val="00C34538"/>
    <w:rsid w:val="00C66FA7"/>
    <w:rsid w:val="00C757D5"/>
    <w:rsid w:val="00C8137E"/>
    <w:rsid w:val="00C83F55"/>
    <w:rsid w:val="00C915BD"/>
    <w:rsid w:val="00C951EE"/>
    <w:rsid w:val="00C966D5"/>
    <w:rsid w:val="00CA13F1"/>
    <w:rsid w:val="00CA7F58"/>
    <w:rsid w:val="00CB10EC"/>
    <w:rsid w:val="00CB11A7"/>
    <w:rsid w:val="00CC7EDD"/>
    <w:rsid w:val="00CD0AA9"/>
    <w:rsid w:val="00CD2C84"/>
    <w:rsid w:val="00CD594B"/>
    <w:rsid w:val="00CE10D2"/>
    <w:rsid w:val="00CE2A3E"/>
    <w:rsid w:val="00CE35AA"/>
    <w:rsid w:val="00CE5554"/>
    <w:rsid w:val="00CE71BB"/>
    <w:rsid w:val="00CE720F"/>
    <w:rsid w:val="00CF1CFE"/>
    <w:rsid w:val="00CF275D"/>
    <w:rsid w:val="00CF3609"/>
    <w:rsid w:val="00D023EC"/>
    <w:rsid w:val="00D045AB"/>
    <w:rsid w:val="00D13A90"/>
    <w:rsid w:val="00D13F18"/>
    <w:rsid w:val="00D169E8"/>
    <w:rsid w:val="00D2316F"/>
    <w:rsid w:val="00D2350E"/>
    <w:rsid w:val="00D27334"/>
    <w:rsid w:val="00D30801"/>
    <w:rsid w:val="00D311FE"/>
    <w:rsid w:val="00D33833"/>
    <w:rsid w:val="00D40936"/>
    <w:rsid w:val="00D42D4B"/>
    <w:rsid w:val="00D45382"/>
    <w:rsid w:val="00D5006D"/>
    <w:rsid w:val="00D5274E"/>
    <w:rsid w:val="00D52F85"/>
    <w:rsid w:val="00D564E0"/>
    <w:rsid w:val="00D618EF"/>
    <w:rsid w:val="00D645DE"/>
    <w:rsid w:val="00D73D63"/>
    <w:rsid w:val="00D754D9"/>
    <w:rsid w:val="00D76311"/>
    <w:rsid w:val="00D81280"/>
    <w:rsid w:val="00D83193"/>
    <w:rsid w:val="00D8426C"/>
    <w:rsid w:val="00D94F37"/>
    <w:rsid w:val="00D96A59"/>
    <w:rsid w:val="00DB310B"/>
    <w:rsid w:val="00DB5185"/>
    <w:rsid w:val="00DB5C9B"/>
    <w:rsid w:val="00DB7BAB"/>
    <w:rsid w:val="00DC1EA1"/>
    <w:rsid w:val="00DC20D2"/>
    <w:rsid w:val="00DD0930"/>
    <w:rsid w:val="00DD5F61"/>
    <w:rsid w:val="00DE02C7"/>
    <w:rsid w:val="00DE0BD3"/>
    <w:rsid w:val="00DE1683"/>
    <w:rsid w:val="00DE27E0"/>
    <w:rsid w:val="00DE3F84"/>
    <w:rsid w:val="00DF0071"/>
    <w:rsid w:val="00DF0A9C"/>
    <w:rsid w:val="00DF4A6F"/>
    <w:rsid w:val="00E067C0"/>
    <w:rsid w:val="00E12A63"/>
    <w:rsid w:val="00E140EE"/>
    <w:rsid w:val="00E146EB"/>
    <w:rsid w:val="00E14EA4"/>
    <w:rsid w:val="00E2111D"/>
    <w:rsid w:val="00E215C5"/>
    <w:rsid w:val="00E315E6"/>
    <w:rsid w:val="00E3167F"/>
    <w:rsid w:val="00E3534B"/>
    <w:rsid w:val="00E35EC8"/>
    <w:rsid w:val="00E41D1D"/>
    <w:rsid w:val="00E462A6"/>
    <w:rsid w:val="00E53B15"/>
    <w:rsid w:val="00E56F51"/>
    <w:rsid w:val="00E57C15"/>
    <w:rsid w:val="00E667A8"/>
    <w:rsid w:val="00E7423B"/>
    <w:rsid w:val="00E76316"/>
    <w:rsid w:val="00E81945"/>
    <w:rsid w:val="00E81D56"/>
    <w:rsid w:val="00E8270D"/>
    <w:rsid w:val="00E83DA5"/>
    <w:rsid w:val="00E85679"/>
    <w:rsid w:val="00E90CB1"/>
    <w:rsid w:val="00E93373"/>
    <w:rsid w:val="00E93FA3"/>
    <w:rsid w:val="00E95C0C"/>
    <w:rsid w:val="00E97D01"/>
    <w:rsid w:val="00EA24E3"/>
    <w:rsid w:val="00EA6A47"/>
    <w:rsid w:val="00EA7F57"/>
    <w:rsid w:val="00EB023F"/>
    <w:rsid w:val="00EB0C71"/>
    <w:rsid w:val="00EB67CC"/>
    <w:rsid w:val="00EB6881"/>
    <w:rsid w:val="00EC6276"/>
    <w:rsid w:val="00EC644E"/>
    <w:rsid w:val="00ED0648"/>
    <w:rsid w:val="00ED393A"/>
    <w:rsid w:val="00ED429B"/>
    <w:rsid w:val="00EE20EF"/>
    <w:rsid w:val="00EE5214"/>
    <w:rsid w:val="00EF1EAC"/>
    <w:rsid w:val="00EF33D6"/>
    <w:rsid w:val="00EF3B23"/>
    <w:rsid w:val="00EF4E76"/>
    <w:rsid w:val="00EF79B7"/>
    <w:rsid w:val="00F02B49"/>
    <w:rsid w:val="00F02BF1"/>
    <w:rsid w:val="00F05920"/>
    <w:rsid w:val="00F07721"/>
    <w:rsid w:val="00F14564"/>
    <w:rsid w:val="00F1677A"/>
    <w:rsid w:val="00F22500"/>
    <w:rsid w:val="00F2291F"/>
    <w:rsid w:val="00F23767"/>
    <w:rsid w:val="00F43B53"/>
    <w:rsid w:val="00F47919"/>
    <w:rsid w:val="00F55307"/>
    <w:rsid w:val="00F57506"/>
    <w:rsid w:val="00F642E8"/>
    <w:rsid w:val="00F6458B"/>
    <w:rsid w:val="00F73771"/>
    <w:rsid w:val="00F76C64"/>
    <w:rsid w:val="00F84483"/>
    <w:rsid w:val="00F84919"/>
    <w:rsid w:val="00F858EE"/>
    <w:rsid w:val="00F87E81"/>
    <w:rsid w:val="00F947E9"/>
    <w:rsid w:val="00FA64CA"/>
    <w:rsid w:val="00FA67C7"/>
    <w:rsid w:val="00FA74CD"/>
    <w:rsid w:val="00FA77F7"/>
    <w:rsid w:val="00FA7843"/>
    <w:rsid w:val="00FA7C47"/>
    <w:rsid w:val="00FA7C96"/>
    <w:rsid w:val="00FB3775"/>
    <w:rsid w:val="00FB3C06"/>
    <w:rsid w:val="00FC6523"/>
    <w:rsid w:val="00FC7B2D"/>
    <w:rsid w:val="00FD0CF7"/>
    <w:rsid w:val="00FD1EEB"/>
    <w:rsid w:val="00FE3223"/>
    <w:rsid w:val="00FF2854"/>
    <w:rsid w:val="00FF38ED"/>
    <w:rsid w:val="00FF432D"/>
    <w:rsid w:val="00FF6F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60"/>
    <o:shapelayout v:ext="edit">
      <o:idmap v:ext="edit" data="1"/>
    </o:shapelayout>
  </w:shapeDefaults>
  <w:decimalSymbol w:val="."/>
  <w:listSeparator w:val=","/>
  <w14:docId w14:val="607E069C"/>
  <w15:docId w15:val="{FE10EA7F-7DC6-416E-9E32-271ACFFC6D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lsdException w:name="heading 2" w:semiHidden="1" w:uiPriority="0" w:unhideWhenUsed="1"/>
    <w:lsdException w:name="heading 3" w:semiHidden="1" w:uiPriority="0" w:unhideWhenUsed="1"/>
    <w:lsdException w:name="heading 4" w:semiHidden="1" w:uiPriority="0" w:unhideWhenUsed="1"/>
    <w:lsdException w:name="heading 5" w:semiHidden="1" w:uiPriority="0" w:unhideWhenUsed="1"/>
    <w:lsdException w:name="heading 6" w:semiHidden="1" w:uiPriority="0" w:unhideWhenUsed="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034D"/>
    <w:pPr>
      <w:spacing w:after="200" w:line="276" w:lineRule="auto"/>
    </w:pPr>
    <w:rPr>
      <w:sz w:val="22"/>
      <w:szCs w:val="22"/>
    </w:rPr>
  </w:style>
  <w:style w:type="paragraph" w:styleId="Heading1">
    <w:name w:val="heading 1"/>
    <w:basedOn w:val="Normal"/>
    <w:next w:val="Normal"/>
    <w:link w:val="Heading1Char"/>
    <w:rsid w:val="00005EA3"/>
    <w:pPr>
      <w:keepNext/>
      <w:numPr>
        <w:numId w:val="2"/>
      </w:numPr>
      <w:spacing w:before="480" w:after="0" w:line="240" w:lineRule="auto"/>
      <w:outlineLvl w:val="0"/>
    </w:pPr>
    <w:rPr>
      <w:rFonts w:ascii="Arial" w:eastAsia="Times New Roman" w:hAnsi="Arial"/>
      <w:b/>
      <w:sz w:val="36"/>
      <w:szCs w:val="20"/>
    </w:rPr>
  </w:style>
  <w:style w:type="paragraph" w:styleId="Heading2">
    <w:name w:val="heading 2"/>
    <w:aliases w:val="h2,h21,h22"/>
    <w:basedOn w:val="Normal"/>
    <w:next w:val="Normal"/>
    <w:link w:val="Heading2Char"/>
    <w:rsid w:val="00005EA3"/>
    <w:pPr>
      <w:keepNext/>
      <w:numPr>
        <w:ilvl w:val="1"/>
        <w:numId w:val="2"/>
      </w:numPr>
      <w:pBdr>
        <w:top w:val="single" w:sz="4" w:space="1" w:color="auto"/>
      </w:pBdr>
      <w:spacing w:before="360" w:after="0" w:line="240" w:lineRule="auto"/>
      <w:outlineLvl w:val="1"/>
    </w:pPr>
    <w:rPr>
      <w:rFonts w:ascii="Arial" w:eastAsia="Times New Roman" w:hAnsi="Arial"/>
      <w:b/>
      <w:i/>
      <w:szCs w:val="20"/>
    </w:rPr>
  </w:style>
  <w:style w:type="paragraph" w:styleId="Heading3">
    <w:name w:val="heading 3"/>
    <w:basedOn w:val="Normal"/>
    <w:next w:val="Normal"/>
    <w:link w:val="Heading3Char"/>
    <w:rsid w:val="00005EA3"/>
    <w:pPr>
      <w:keepNext/>
      <w:numPr>
        <w:ilvl w:val="2"/>
        <w:numId w:val="2"/>
      </w:numPr>
      <w:spacing w:before="240" w:after="0" w:line="240" w:lineRule="auto"/>
      <w:outlineLvl w:val="2"/>
    </w:pPr>
    <w:rPr>
      <w:rFonts w:ascii="Arial Black" w:eastAsia="Times New Roman" w:hAnsi="Arial Black"/>
      <w:sz w:val="20"/>
      <w:szCs w:val="20"/>
    </w:rPr>
  </w:style>
  <w:style w:type="paragraph" w:styleId="Heading4">
    <w:name w:val="heading 4"/>
    <w:basedOn w:val="Normal"/>
    <w:next w:val="Normal"/>
    <w:link w:val="Heading4Char"/>
    <w:rsid w:val="00005EA3"/>
    <w:pPr>
      <w:keepNext/>
      <w:numPr>
        <w:ilvl w:val="3"/>
        <w:numId w:val="2"/>
      </w:numPr>
      <w:spacing w:before="360" w:after="0" w:line="240" w:lineRule="auto"/>
      <w:outlineLvl w:val="3"/>
    </w:pPr>
    <w:rPr>
      <w:rFonts w:ascii="Arial" w:eastAsia="Times New Roman" w:hAnsi="Arial"/>
      <w:b/>
      <w:i/>
      <w:sz w:val="20"/>
      <w:szCs w:val="20"/>
    </w:rPr>
  </w:style>
  <w:style w:type="paragraph" w:styleId="Heading5">
    <w:name w:val="heading 5"/>
    <w:basedOn w:val="Normal"/>
    <w:next w:val="Normal"/>
    <w:link w:val="Heading5Char"/>
    <w:rsid w:val="00005EA3"/>
    <w:pPr>
      <w:keepNext/>
      <w:numPr>
        <w:ilvl w:val="4"/>
        <w:numId w:val="2"/>
      </w:numPr>
      <w:tabs>
        <w:tab w:val="left" w:pos="1440"/>
      </w:tabs>
      <w:spacing w:before="240" w:after="0" w:line="240" w:lineRule="auto"/>
      <w:outlineLvl w:val="4"/>
    </w:pPr>
    <w:rPr>
      <w:rFonts w:ascii="Arial" w:eastAsia="Times New Roman" w:hAnsi="Arial"/>
      <w:b/>
      <w:sz w:val="20"/>
      <w:szCs w:val="20"/>
    </w:rPr>
  </w:style>
  <w:style w:type="paragraph" w:styleId="Heading6">
    <w:name w:val="heading 6"/>
    <w:basedOn w:val="Normal"/>
    <w:next w:val="Normal"/>
    <w:link w:val="Heading6Char"/>
    <w:rsid w:val="00005EA3"/>
    <w:pPr>
      <w:keepNext/>
      <w:numPr>
        <w:ilvl w:val="5"/>
        <w:numId w:val="2"/>
      </w:numPr>
      <w:tabs>
        <w:tab w:val="left" w:pos="1440"/>
      </w:tabs>
      <w:spacing w:before="240" w:after="0" w:line="240" w:lineRule="auto"/>
      <w:outlineLvl w:val="5"/>
    </w:pPr>
    <w:rPr>
      <w:rFonts w:ascii="Arial" w:eastAsia="Times New Roman" w:hAnsi="Arial"/>
      <w:i/>
      <w:sz w:val="20"/>
      <w:szCs w:val="20"/>
    </w:rPr>
  </w:style>
  <w:style w:type="paragraph" w:styleId="Heading7">
    <w:name w:val="heading 7"/>
    <w:basedOn w:val="Normal"/>
    <w:next w:val="Normal"/>
    <w:link w:val="Heading7Char"/>
    <w:qFormat/>
    <w:rsid w:val="00005EA3"/>
    <w:pPr>
      <w:numPr>
        <w:ilvl w:val="6"/>
        <w:numId w:val="2"/>
      </w:numPr>
      <w:spacing w:before="240" w:after="0" w:line="240" w:lineRule="auto"/>
      <w:outlineLvl w:val="6"/>
    </w:pPr>
    <w:rPr>
      <w:rFonts w:ascii="Arial" w:eastAsia="Times New Roman" w:hAnsi="Arial"/>
      <w:i/>
      <w:sz w:val="20"/>
      <w:szCs w:val="20"/>
    </w:rPr>
  </w:style>
  <w:style w:type="paragraph" w:styleId="Heading8">
    <w:name w:val="heading 8"/>
    <w:basedOn w:val="Normal"/>
    <w:next w:val="Normal"/>
    <w:link w:val="Heading8Char"/>
    <w:qFormat/>
    <w:rsid w:val="00005EA3"/>
    <w:pPr>
      <w:numPr>
        <w:ilvl w:val="7"/>
        <w:numId w:val="2"/>
      </w:numPr>
      <w:spacing w:before="240" w:after="0" w:line="240" w:lineRule="auto"/>
      <w:jc w:val="center"/>
      <w:outlineLvl w:val="7"/>
    </w:pPr>
    <w:rPr>
      <w:rFonts w:ascii="Arial" w:eastAsia="Times New Roman" w:hAnsi="Arial"/>
      <w:i/>
      <w:sz w:val="20"/>
      <w:szCs w:val="20"/>
    </w:rPr>
  </w:style>
  <w:style w:type="paragraph" w:styleId="Heading9">
    <w:name w:val="heading 9"/>
    <w:basedOn w:val="Normal"/>
    <w:next w:val="Normal"/>
    <w:link w:val="Heading9Char"/>
    <w:qFormat/>
    <w:rsid w:val="00005EA3"/>
    <w:pPr>
      <w:numPr>
        <w:ilvl w:val="8"/>
        <w:numId w:val="2"/>
      </w:numPr>
      <w:spacing w:before="240" w:after="0" w:line="240" w:lineRule="auto"/>
      <w:outlineLvl w:val="8"/>
    </w:pPr>
    <w:rPr>
      <w:rFonts w:ascii="Arial" w:eastAsia="Times New Roman" w:hAnsi="Arial"/>
      <w:b/>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05EA3"/>
    <w:rPr>
      <w:rFonts w:ascii="Arial" w:eastAsia="Times New Roman" w:hAnsi="Arial"/>
      <w:b/>
      <w:sz w:val="36"/>
    </w:rPr>
  </w:style>
  <w:style w:type="character" w:customStyle="1" w:styleId="Heading2Char">
    <w:name w:val="Heading 2 Char"/>
    <w:aliases w:val="h2 Char,h21 Char,h22 Char"/>
    <w:basedOn w:val="DefaultParagraphFont"/>
    <w:link w:val="Heading2"/>
    <w:rsid w:val="00005EA3"/>
    <w:rPr>
      <w:rFonts w:ascii="Arial" w:eastAsia="Times New Roman" w:hAnsi="Arial"/>
      <w:b/>
      <w:i/>
      <w:sz w:val="22"/>
    </w:rPr>
  </w:style>
  <w:style w:type="character" w:customStyle="1" w:styleId="Heading3Char">
    <w:name w:val="Heading 3 Char"/>
    <w:basedOn w:val="DefaultParagraphFont"/>
    <w:link w:val="Heading3"/>
    <w:rsid w:val="00005EA3"/>
    <w:rPr>
      <w:rFonts w:ascii="Arial Black" w:eastAsia="Times New Roman" w:hAnsi="Arial Black"/>
    </w:rPr>
  </w:style>
  <w:style w:type="character" w:customStyle="1" w:styleId="Heading4Char">
    <w:name w:val="Heading 4 Char"/>
    <w:basedOn w:val="DefaultParagraphFont"/>
    <w:link w:val="Heading4"/>
    <w:rsid w:val="00005EA3"/>
    <w:rPr>
      <w:rFonts w:ascii="Arial" w:eastAsia="Times New Roman" w:hAnsi="Arial"/>
      <w:b/>
      <w:i/>
    </w:rPr>
  </w:style>
  <w:style w:type="character" w:customStyle="1" w:styleId="Heading5Char">
    <w:name w:val="Heading 5 Char"/>
    <w:basedOn w:val="DefaultParagraphFont"/>
    <w:link w:val="Heading5"/>
    <w:rsid w:val="00005EA3"/>
    <w:rPr>
      <w:rFonts w:ascii="Arial" w:eastAsia="Times New Roman" w:hAnsi="Arial"/>
      <w:b/>
    </w:rPr>
  </w:style>
  <w:style w:type="character" w:customStyle="1" w:styleId="Heading6Char">
    <w:name w:val="Heading 6 Char"/>
    <w:basedOn w:val="DefaultParagraphFont"/>
    <w:link w:val="Heading6"/>
    <w:rsid w:val="00005EA3"/>
    <w:rPr>
      <w:rFonts w:ascii="Arial" w:eastAsia="Times New Roman" w:hAnsi="Arial"/>
      <w:i/>
    </w:rPr>
  </w:style>
  <w:style w:type="character" w:customStyle="1" w:styleId="Heading7Char">
    <w:name w:val="Heading 7 Char"/>
    <w:basedOn w:val="DefaultParagraphFont"/>
    <w:link w:val="Heading7"/>
    <w:rsid w:val="00005EA3"/>
    <w:rPr>
      <w:rFonts w:ascii="Arial" w:eastAsia="Times New Roman" w:hAnsi="Arial"/>
      <w:i/>
    </w:rPr>
  </w:style>
  <w:style w:type="character" w:customStyle="1" w:styleId="Heading8Char">
    <w:name w:val="Heading 8 Char"/>
    <w:basedOn w:val="DefaultParagraphFont"/>
    <w:link w:val="Heading8"/>
    <w:rsid w:val="00005EA3"/>
    <w:rPr>
      <w:rFonts w:ascii="Arial" w:eastAsia="Times New Roman" w:hAnsi="Arial"/>
      <w:i/>
    </w:rPr>
  </w:style>
  <w:style w:type="character" w:customStyle="1" w:styleId="Heading9Char">
    <w:name w:val="Heading 9 Char"/>
    <w:basedOn w:val="DefaultParagraphFont"/>
    <w:link w:val="Heading9"/>
    <w:rsid w:val="00005EA3"/>
    <w:rPr>
      <w:rFonts w:ascii="Arial" w:eastAsia="Times New Roman" w:hAnsi="Arial"/>
      <w:b/>
      <w:i/>
      <w:sz w:val="18"/>
    </w:rPr>
  </w:style>
  <w:style w:type="paragraph" w:customStyle="1" w:styleId="NormalBullet">
    <w:name w:val="Normal Bullet"/>
    <w:basedOn w:val="Normal"/>
    <w:rsid w:val="00005EA3"/>
    <w:pPr>
      <w:numPr>
        <w:numId w:val="1"/>
      </w:numPr>
      <w:spacing w:before="120" w:after="0" w:line="240" w:lineRule="auto"/>
    </w:pPr>
    <w:rPr>
      <w:rFonts w:ascii="Arial" w:eastAsia="Times New Roman" w:hAnsi="Arial"/>
      <w:sz w:val="20"/>
      <w:szCs w:val="20"/>
    </w:rPr>
  </w:style>
  <w:style w:type="paragraph" w:styleId="ListParagraph">
    <w:name w:val="List Paragraph"/>
    <w:basedOn w:val="Normal"/>
    <w:uiPriority w:val="34"/>
    <w:qFormat/>
    <w:rsid w:val="002014B2"/>
    <w:pPr>
      <w:ind w:left="720"/>
      <w:contextualSpacing/>
    </w:pPr>
  </w:style>
  <w:style w:type="paragraph" w:customStyle="1" w:styleId="BulletDiRoman">
    <w:name w:val="Bullet D (i. Roman)"/>
    <w:basedOn w:val="Normal"/>
    <w:rsid w:val="002014B2"/>
    <w:pPr>
      <w:suppressAutoHyphens/>
      <w:spacing w:before="120" w:after="0" w:line="240" w:lineRule="auto"/>
      <w:ind w:left="1440" w:hanging="360"/>
    </w:pPr>
    <w:rPr>
      <w:rFonts w:ascii="Times New Roman" w:eastAsia="Times New Roman" w:hAnsi="Times New Roman"/>
      <w:sz w:val="20"/>
      <w:szCs w:val="20"/>
    </w:rPr>
  </w:style>
  <w:style w:type="paragraph" w:customStyle="1" w:styleId="BulletCALetter">
    <w:name w:val="Bullet C (A. Letter)"/>
    <w:basedOn w:val="Normal"/>
    <w:rsid w:val="002014B2"/>
    <w:pPr>
      <w:suppressAutoHyphens/>
      <w:spacing w:before="120" w:after="0" w:line="240" w:lineRule="auto"/>
      <w:ind w:left="1080" w:hanging="360"/>
    </w:pPr>
    <w:rPr>
      <w:rFonts w:ascii="Times New Roman" w:eastAsia="Times New Roman" w:hAnsi="Times New Roman"/>
      <w:sz w:val="20"/>
      <w:szCs w:val="20"/>
    </w:rPr>
  </w:style>
  <w:style w:type="table" w:styleId="TableGrid">
    <w:name w:val="Table Grid"/>
    <w:basedOn w:val="TableNormal"/>
    <w:uiPriority w:val="59"/>
    <w:rsid w:val="00140960"/>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nhideWhenUsed/>
    <w:rsid w:val="00B3063C"/>
    <w:pPr>
      <w:tabs>
        <w:tab w:val="center" w:pos="4680"/>
        <w:tab w:val="right" w:pos="9360"/>
      </w:tabs>
    </w:pPr>
  </w:style>
  <w:style w:type="character" w:customStyle="1" w:styleId="HeaderChar">
    <w:name w:val="Header Char"/>
    <w:basedOn w:val="DefaultParagraphFont"/>
    <w:link w:val="Header"/>
    <w:rsid w:val="00B3063C"/>
    <w:rPr>
      <w:sz w:val="22"/>
      <w:szCs w:val="22"/>
    </w:rPr>
  </w:style>
  <w:style w:type="paragraph" w:styleId="Footer">
    <w:name w:val="footer"/>
    <w:basedOn w:val="Normal"/>
    <w:link w:val="FooterChar"/>
    <w:uiPriority w:val="99"/>
    <w:unhideWhenUsed/>
    <w:rsid w:val="00B3063C"/>
    <w:pPr>
      <w:tabs>
        <w:tab w:val="center" w:pos="4680"/>
        <w:tab w:val="right" w:pos="9360"/>
      </w:tabs>
    </w:pPr>
  </w:style>
  <w:style w:type="character" w:customStyle="1" w:styleId="FooterChar">
    <w:name w:val="Footer Char"/>
    <w:basedOn w:val="DefaultParagraphFont"/>
    <w:link w:val="Footer"/>
    <w:uiPriority w:val="99"/>
    <w:rsid w:val="00B3063C"/>
    <w:rPr>
      <w:sz w:val="22"/>
      <w:szCs w:val="22"/>
    </w:rPr>
  </w:style>
  <w:style w:type="paragraph" w:styleId="BalloonText">
    <w:name w:val="Balloon Text"/>
    <w:basedOn w:val="Normal"/>
    <w:link w:val="BalloonTextChar"/>
    <w:uiPriority w:val="99"/>
    <w:semiHidden/>
    <w:unhideWhenUsed/>
    <w:rsid w:val="00DB7BA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B7BAB"/>
    <w:rPr>
      <w:rFonts w:ascii="Tahoma" w:hAnsi="Tahoma" w:cs="Tahoma"/>
      <w:sz w:val="16"/>
      <w:szCs w:val="16"/>
    </w:rPr>
  </w:style>
  <w:style w:type="paragraph" w:customStyle="1" w:styleId="p2">
    <w:name w:val="p2"/>
    <w:basedOn w:val="Normal"/>
    <w:rsid w:val="00DB7BAB"/>
    <w:pPr>
      <w:widowControl w:val="0"/>
      <w:tabs>
        <w:tab w:val="left" w:pos="357"/>
      </w:tabs>
      <w:spacing w:after="0" w:line="255" w:lineRule="atLeast"/>
      <w:ind w:left="1083" w:hanging="357"/>
    </w:pPr>
    <w:rPr>
      <w:rFonts w:ascii="Times New Roman" w:eastAsia="Times New Roman" w:hAnsi="Times New Roman"/>
      <w:snapToGrid w:val="0"/>
      <w:sz w:val="24"/>
      <w:szCs w:val="20"/>
    </w:rPr>
  </w:style>
  <w:style w:type="paragraph" w:customStyle="1" w:styleId="Style7">
    <w:name w:val="Style7"/>
    <w:basedOn w:val="Footer"/>
    <w:link w:val="Style7Char"/>
    <w:qFormat/>
    <w:rsid w:val="009304DE"/>
    <w:pPr>
      <w:pBdr>
        <w:top w:val="single" w:sz="4" w:space="1" w:color="auto"/>
      </w:pBdr>
      <w:tabs>
        <w:tab w:val="clear" w:pos="4680"/>
        <w:tab w:val="clear" w:pos="9360"/>
        <w:tab w:val="center" w:pos="4320"/>
        <w:tab w:val="right" w:pos="10800"/>
      </w:tabs>
      <w:spacing w:after="0" w:line="240" w:lineRule="auto"/>
    </w:pPr>
    <w:rPr>
      <w:rFonts w:asciiTheme="minorHAnsi" w:eastAsia="Times New Roman" w:hAnsiTheme="minorHAnsi"/>
      <w:sz w:val="20"/>
      <w:szCs w:val="20"/>
    </w:rPr>
  </w:style>
  <w:style w:type="character" w:customStyle="1" w:styleId="Style7Char">
    <w:name w:val="Style7 Char"/>
    <w:basedOn w:val="FooterChar"/>
    <w:link w:val="Style7"/>
    <w:rsid w:val="009304DE"/>
    <w:rPr>
      <w:rFonts w:asciiTheme="minorHAnsi" w:eastAsia="Times New Roman" w:hAnsiTheme="minorHAnsi"/>
      <w:sz w:val="22"/>
      <w:szCs w:val="22"/>
    </w:rPr>
  </w:style>
  <w:style w:type="character" w:styleId="CommentReference">
    <w:name w:val="annotation reference"/>
    <w:basedOn w:val="DefaultParagraphFont"/>
    <w:uiPriority w:val="99"/>
    <w:semiHidden/>
    <w:unhideWhenUsed/>
    <w:rsid w:val="00E90CB1"/>
    <w:rPr>
      <w:sz w:val="16"/>
      <w:szCs w:val="16"/>
    </w:rPr>
  </w:style>
  <w:style w:type="paragraph" w:styleId="CommentText">
    <w:name w:val="annotation text"/>
    <w:basedOn w:val="Normal"/>
    <w:link w:val="CommentTextChar"/>
    <w:uiPriority w:val="99"/>
    <w:semiHidden/>
    <w:unhideWhenUsed/>
    <w:rsid w:val="00E90CB1"/>
    <w:pPr>
      <w:spacing w:line="240" w:lineRule="auto"/>
    </w:pPr>
    <w:rPr>
      <w:sz w:val="20"/>
      <w:szCs w:val="20"/>
    </w:rPr>
  </w:style>
  <w:style w:type="character" w:customStyle="1" w:styleId="CommentTextChar">
    <w:name w:val="Comment Text Char"/>
    <w:basedOn w:val="DefaultParagraphFont"/>
    <w:link w:val="CommentText"/>
    <w:uiPriority w:val="99"/>
    <w:semiHidden/>
    <w:rsid w:val="00E90CB1"/>
  </w:style>
  <w:style w:type="paragraph" w:styleId="CommentSubject">
    <w:name w:val="annotation subject"/>
    <w:basedOn w:val="CommentText"/>
    <w:next w:val="CommentText"/>
    <w:link w:val="CommentSubjectChar"/>
    <w:uiPriority w:val="99"/>
    <w:semiHidden/>
    <w:unhideWhenUsed/>
    <w:rsid w:val="00E90CB1"/>
    <w:rPr>
      <w:b/>
      <w:bCs/>
    </w:rPr>
  </w:style>
  <w:style w:type="character" w:customStyle="1" w:styleId="CommentSubjectChar">
    <w:name w:val="Comment Subject Char"/>
    <w:basedOn w:val="CommentTextChar"/>
    <w:link w:val="CommentSubject"/>
    <w:uiPriority w:val="99"/>
    <w:semiHidden/>
    <w:rsid w:val="00E90CB1"/>
    <w:rPr>
      <w:b/>
      <w:bCs/>
    </w:rPr>
  </w:style>
  <w:style w:type="paragraph" w:styleId="Revision">
    <w:name w:val="Revision"/>
    <w:hidden/>
    <w:uiPriority w:val="99"/>
    <w:semiHidden/>
    <w:rsid w:val="00335E47"/>
    <w:rPr>
      <w:sz w:val="22"/>
      <w:szCs w:val="22"/>
    </w:rPr>
  </w:style>
  <w:style w:type="character" w:styleId="UnresolvedMention">
    <w:name w:val="Unresolved Mention"/>
    <w:basedOn w:val="DefaultParagraphFont"/>
    <w:uiPriority w:val="99"/>
    <w:unhideWhenUsed/>
    <w:rsid w:val="00770DB1"/>
    <w:rPr>
      <w:color w:val="605E5C"/>
      <w:shd w:val="clear" w:color="auto" w:fill="E1DFDD"/>
    </w:rPr>
  </w:style>
  <w:style w:type="character" w:styleId="Mention">
    <w:name w:val="Mention"/>
    <w:basedOn w:val="DefaultParagraphFont"/>
    <w:uiPriority w:val="99"/>
    <w:unhideWhenUsed/>
    <w:rsid w:val="00770DB1"/>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3468610">
      <w:bodyDiv w:val="1"/>
      <w:marLeft w:val="0"/>
      <w:marRight w:val="0"/>
      <w:marTop w:val="0"/>
      <w:marBottom w:val="0"/>
      <w:divBdr>
        <w:top w:val="none" w:sz="0" w:space="0" w:color="auto"/>
        <w:left w:val="none" w:sz="0" w:space="0" w:color="auto"/>
        <w:bottom w:val="none" w:sz="0" w:space="0" w:color="auto"/>
        <w:right w:val="none" w:sz="0" w:space="0" w:color="auto"/>
      </w:divBdr>
    </w:div>
    <w:div w:id="1339113281">
      <w:bodyDiv w:val="1"/>
      <w:marLeft w:val="0"/>
      <w:marRight w:val="0"/>
      <w:marTop w:val="0"/>
      <w:marBottom w:val="0"/>
      <w:divBdr>
        <w:top w:val="none" w:sz="0" w:space="0" w:color="auto"/>
        <w:left w:val="none" w:sz="0" w:space="0" w:color="auto"/>
        <w:bottom w:val="none" w:sz="0" w:space="0" w:color="auto"/>
        <w:right w:val="none" w:sz="0" w:space="0" w:color="auto"/>
      </w:divBdr>
    </w:div>
    <w:div w:id="1513761410">
      <w:bodyDiv w:val="1"/>
      <w:marLeft w:val="0"/>
      <w:marRight w:val="0"/>
      <w:marTop w:val="0"/>
      <w:marBottom w:val="0"/>
      <w:divBdr>
        <w:top w:val="none" w:sz="0" w:space="0" w:color="auto"/>
        <w:left w:val="none" w:sz="0" w:space="0" w:color="auto"/>
        <w:bottom w:val="none" w:sz="0" w:space="0" w:color="auto"/>
        <w:right w:val="none" w:sz="0" w:space="0" w:color="auto"/>
      </w:divBdr>
    </w:div>
    <w:div w:id="1946648097">
      <w:bodyDiv w:val="1"/>
      <w:marLeft w:val="0"/>
      <w:marRight w:val="0"/>
      <w:marTop w:val="0"/>
      <w:marBottom w:val="0"/>
      <w:divBdr>
        <w:top w:val="none" w:sz="0" w:space="0" w:color="auto"/>
        <w:left w:val="none" w:sz="0" w:space="0" w:color="auto"/>
        <w:bottom w:val="none" w:sz="0" w:space="0" w:color="auto"/>
        <w:right w:val="none" w:sz="0" w:space="0" w:color="auto"/>
      </w:divBdr>
      <w:divsChild>
        <w:div w:id="1645156239">
          <w:marLeft w:val="0"/>
          <w:marRight w:val="0"/>
          <w:marTop w:val="0"/>
          <w:marBottom w:val="0"/>
          <w:divBdr>
            <w:top w:val="none" w:sz="0" w:space="0" w:color="auto"/>
            <w:left w:val="none" w:sz="0" w:space="0" w:color="auto"/>
            <w:bottom w:val="none" w:sz="0" w:space="0" w:color="auto"/>
            <w:right w:val="none" w:sz="0" w:space="0" w:color="auto"/>
          </w:divBdr>
        </w:div>
        <w:div w:id="1166897343">
          <w:marLeft w:val="0"/>
          <w:marRight w:val="0"/>
          <w:marTop w:val="0"/>
          <w:marBottom w:val="0"/>
          <w:divBdr>
            <w:top w:val="none" w:sz="0" w:space="0" w:color="auto"/>
            <w:left w:val="none" w:sz="0" w:space="0" w:color="auto"/>
            <w:bottom w:val="none" w:sz="0" w:space="0" w:color="auto"/>
            <w:right w:val="none" w:sz="0" w:space="0" w:color="auto"/>
          </w:divBdr>
        </w:div>
        <w:div w:id="2123764452">
          <w:marLeft w:val="0"/>
          <w:marRight w:val="0"/>
          <w:marTop w:val="0"/>
          <w:marBottom w:val="0"/>
          <w:divBdr>
            <w:top w:val="none" w:sz="0" w:space="0" w:color="auto"/>
            <w:left w:val="none" w:sz="0" w:space="0" w:color="auto"/>
            <w:bottom w:val="none" w:sz="0" w:space="0" w:color="auto"/>
            <w:right w:val="none" w:sz="0" w:space="0" w:color="auto"/>
          </w:divBdr>
        </w:div>
        <w:div w:id="1059861072">
          <w:marLeft w:val="0"/>
          <w:marRight w:val="0"/>
          <w:marTop w:val="0"/>
          <w:marBottom w:val="0"/>
          <w:divBdr>
            <w:top w:val="none" w:sz="0" w:space="0" w:color="auto"/>
            <w:left w:val="none" w:sz="0" w:space="0" w:color="auto"/>
            <w:bottom w:val="none" w:sz="0" w:space="0" w:color="auto"/>
            <w:right w:val="none" w:sz="0" w:space="0" w:color="auto"/>
          </w:divBdr>
        </w:div>
        <w:div w:id="1059330177">
          <w:marLeft w:val="0"/>
          <w:marRight w:val="0"/>
          <w:marTop w:val="0"/>
          <w:marBottom w:val="0"/>
          <w:divBdr>
            <w:top w:val="none" w:sz="0" w:space="0" w:color="auto"/>
            <w:left w:val="none" w:sz="0" w:space="0" w:color="auto"/>
            <w:bottom w:val="none" w:sz="0" w:space="0" w:color="auto"/>
            <w:right w:val="none" w:sz="0" w:space="0" w:color="auto"/>
          </w:divBdr>
        </w:div>
        <w:div w:id="633559889">
          <w:marLeft w:val="0"/>
          <w:marRight w:val="0"/>
          <w:marTop w:val="0"/>
          <w:marBottom w:val="0"/>
          <w:divBdr>
            <w:top w:val="none" w:sz="0" w:space="0" w:color="auto"/>
            <w:left w:val="none" w:sz="0" w:space="0" w:color="auto"/>
            <w:bottom w:val="none" w:sz="0" w:space="0" w:color="auto"/>
            <w:right w:val="none" w:sz="0" w:space="0" w:color="auto"/>
          </w:divBdr>
        </w:div>
        <w:div w:id="1703477882">
          <w:marLeft w:val="0"/>
          <w:marRight w:val="0"/>
          <w:marTop w:val="0"/>
          <w:marBottom w:val="0"/>
          <w:divBdr>
            <w:top w:val="none" w:sz="0" w:space="0" w:color="auto"/>
            <w:left w:val="none" w:sz="0" w:space="0" w:color="auto"/>
            <w:bottom w:val="none" w:sz="0" w:space="0" w:color="auto"/>
            <w:right w:val="none" w:sz="0" w:space="0" w:color="auto"/>
          </w:divBdr>
        </w:div>
        <w:div w:id="401759788">
          <w:marLeft w:val="0"/>
          <w:marRight w:val="0"/>
          <w:marTop w:val="0"/>
          <w:marBottom w:val="0"/>
          <w:divBdr>
            <w:top w:val="none" w:sz="0" w:space="0" w:color="auto"/>
            <w:left w:val="none" w:sz="0" w:space="0" w:color="auto"/>
            <w:bottom w:val="none" w:sz="0" w:space="0" w:color="auto"/>
            <w:right w:val="none" w:sz="0" w:space="0" w:color="auto"/>
          </w:divBdr>
        </w:div>
        <w:div w:id="1423835400">
          <w:marLeft w:val="0"/>
          <w:marRight w:val="0"/>
          <w:marTop w:val="0"/>
          <w:marBottom w:val="0"/>
          <w:divBdr>
            <w:top w:val="none" w:sz="0" w:space="0" w:color="auto"/>
            <w:left w:val="none" w:sz="0" w:space="0" w:color="auto"/>
            <w:bottom w:val="none" w:sz="0" w:space="0" w:color="auto"/>
            <w:right w:val="none" w:sz="0" w:space="0" w:color="auto"/>
          </w:divBdr>
        </w:div>
        <w:div w:id="595359838">
          <w:marLeft w:val="0"/>
          <w:marRight w:val="0"/>
          <w:marTop w:val="0"/>
          <w:marBottom w:val="0"/>
          <w:divBdr>
            <w:top w:val="none" w:sz="0" w:space="0" w:color="auto"/>
            <w:left w:val="none" w:sz="0" w:space="0" w:color="auto"/>
            <w:bottom w:val="none" w:sz="0" w:space="0" w:color="auto"/>
            <w:right w:val="none" w:sz="0" w:space="0" w:color="auto"/>
          </w:divBdr>
        </w:div>
        <w:div w:id="1414624170">
          <w:marLeft w:val="0"/>
          <w:marRight w:val="0"/>
          <w:marTop w:val="0"/>
          <w:marBottom w:val="0"/>
          <w:divBdr>
            <w:top w:val="none" w:sz="0" w:space="0" w:color="auto"/>
            <w:left w:val="none" w:sz="0" w:space="0" w:color="auto"/>
            <w:bottom w:val="none" w:sz="0" w:space="0" w:color="auto"/>
            <w:right w:val="none" w:sz="0" w:space="0" w:color="auto"/>
          </w:divBdr>
        </w:div>
        <w:div w:id="1479031202">
          <w:marLeft w:val="0"/>
          <w:marRight w:val="0"/>
          <w:marTop w:val="0"/>
          <w:marBottom w:val="0"/>
          <w:divBdr>
            <w:top w:val="none" w:sz="0" w:space="0" w:color="auto"/>
            <w:left w:val="none" w:sz="0" w:space="0" w:color="auto"/>
            <w:bottom w:val="none" w:sz="0" w:space="0" w:color="auto"/>
            <w:right w:val="none" w:sz="0" w:space="0" w:color="auto"/>
          </w:divBdr>
        </w:div>
        <w:div w:id="54002210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header" Target="header8.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header" Target="header5.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microsoft.com/office/2011/relationships/people" Target="people.xml"/><Relationship Id="rId5" Type="http://schemas.openxmlformats.org/officeDocument/2006/relationships/customXml" Target="../customXml/item5.xml"/><Relationship Id="rId15" Type="http://schemas.openxmlformats.org/officeDocument/2006/relationships/header" Target="header3.xm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header" Target="header6.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header" Target="header9.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17" ma:contentTypeDescription="Create a new document." ma:contentTypeScope="" ma:versionID="fc2579ad1970445b0ba1f5954956792b">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864106e033a537969187528b3c0914e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SharedWithUsers xmlns="5067c814-4b34-462c-a21d-c185ff6548d2">
      <UserInfo>
        <DisplayName>Tam, Danny@Energy</DisplayName>
        <AccountId>63</AccountId>
        <AccountType/>
      </UserInfo>
      <UserInfo>
        <DisplayName>Tsan, Bach@Energy</DisplayName>
        <AccountId>362</AccountId>
        <AccountType/>
      </UserInfo>
      <UserInfo>
        <DisplayName>Alhabibi, Haider@Energy</DisplayName>
        <AccountId>224</AccountId>
        <AccountType/>
      </UserInfo>
      <UserInfo>
        <DisplayName>Geiser, Che@Energy</DisplayName>
        <AccountId>225</AccountId>
        <AccountType/>
      </UserInfo>
      <UserInfo>
        <DisplayName>Shewmaker, Michael@Energy</DisplayName>
        <AccountId>13</AccountId>
        <AccountType/>
      </UserInfo>
    </SharedWithUsers>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6F085DC-93C4-4477-8BDE-F7D5B48BBA6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7F99AB4-78B4-4686-9527-ECC5E3616991}">
  <ds:schemaRefs>
    <ds:schemaRef ds:uri="http://schemas.openxmlformats.org/officeDocument/2006/bibliography"/>
  </ds:schemaRefs>
</ds:datastoreItem>
</file>

<file path=customXml/itemProps3.xml><?xml version="1.0" encoding="utf-8"?>
<ds:datastoreItem xmlns:ds="http://schemas.openxmlformats.org/officeDocument/2006/customXml" ds:itemID="{2829863F-D352-40FF-A61E-029A244313DF}">
  <ds:schemaRefs>
    <ds:schemaRef ds:uri="http://schemas.openxmlformats.org/officeDocument/2006/bibliography"/>
  </ds:schemaRefs>
</ds:datastoreItem>
</file>

<file path=customXml/itemProps4.xml><?xml version="1.0" encoding="utf-8"?>
<ds:datastoreItem xmlns:ds="http://schemas.openxmlformats.org/officeDocument/2006/customXml" ds:itemID="{8BB55785-DFAE-49BF-9881-2739B37E5A09}">
  <ds:schemaRefs>
    <ds:schemaRef ds:uri="http://schemas.microsoft.com/office/2006/metadata/properties"/>
    <ds:schemaRef ds:uri="http://schemas.microsoft.com/office/2006/documentManagement/types"/>
    <ds:schemaRef ds:uri="http://schemas.microsoft.com/office/infopath/2007/PartnerControls"/>
    <ds:schemaRef ds:uri="http://www.w3.org/XML/1998/namespace"/>
    <ds:schemaRef ds:uri="5067c814-4b34-462c-a21d-c185ff6548d2"/>
    <ds:schemaRef ds:uri="http://purl.org/dc/dcmitype/"/>
    <ds:schemaRef ds:uri="http://purl.org/dc/terms/"/>
    <ds:schemaRef ds:uri="785685f2-c2e1-4352-89aa-3faca8eaba52"/>
    <ds:schemaRef ds:uri="http://schemas.openxmlformats.org/package/2006/metadata/core-properties"/>
    <ds:schemaRef ds:uri="http://purl.org/dc/elements/1.1/"/>
  </ds:schemaRefs>
</ds:datastoreItem>
</file>

<file path=customXml/itemProps5.xml><?xml version="1.0" encoding="utf-8"?>
<ds:datastoreItem xmlns:ds="http://schemas.openxmlformats.org/officeDocument/2006/customXml" ds:itemID="{74734547-8B0D-47DB-9B7E-BAFCDA34016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17</Pages>
  <Words>6120</Words>
  <Characters>34886</Characters>
  <Application>Microsoft Office Word</Application>
  <DocSecurity>0</DocSecurity>
  <Lines>290</Lines>
  <Paragraphs>81</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40925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Shewmaker, Michael@Energy</dc:creator>
  <cp:lastModifiedBy>Geiser, Che@Energy</cp:lastModifiedBy>
  <cp:revision>3</cp:revision>
  <cp:lastPrinted>2018-12-03T19:27:00Z</cp:lastPrinted>
  <dcterms:created xsi:type="dcterms:W3CDTF">2022-04-07T17:36:00Z</dcterms:created>
  <dcterms:modified xsi:type="dcterms:W3CDTF">2022-04-17T03:13:00Z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