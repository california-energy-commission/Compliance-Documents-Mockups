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5AB05" w14:textId="35B5B09A" w:rsidR="008B7BF9" w:rsidRPr="00857086" w:rsidRDefault="008B7BF9" w:rsidP="008B7BF9">
      <w:pPr>
        <w:spacing w:line="259" w:lineRule="auto"/>
        <w:ind w:left="-90"/>
        <w:rPr>
          <w:rFonts w:asciiTheme="minorHAnsi" w:eastAsia="Calibri" w:hAnsiTheme="minorHAnsi" w:cstheme="minorBidi"/>
          <w:sz w:val="24"/>
          <w:szCs w:val="24"/>
        </w:rPr>
      </w:pPr>
      <w:r w:rsidRPr="4C65AD15">
        <w:rPr>
          <w:rFonts w:asciiTheme="minorHAnsi" w:eastAsia="Calibri" w:hAnsiTheme="minorHAnsi" w:cstheme="minorBidi"/>
          <w:b/>
          <w:bCs/>
          <w:sz w:val="24"/>
          <w:szCs w:val="24"/>
        </w:rPr>
        <w:t xml:space="preserve">CERTIFICATE OF </w:t>
      </w:r>
      <w:r w:rsidRPr="4C65AD15">
        <w:rPr>
          <w:rFonts w:ascii="Calibri" w:eastAsia="Calibri" w:hAnsi="Calibri" w:cs="Calibri"/>
          <w:b/>
          <w:bCs/>
          <w:sz w:val="24"/>
          <w:szCs w:val="24"/>
        </w:rPr>
        <w:t>INSTALLATION</w:t>
      </w:r>
      <w:r>
        <w:br/>
      </w:r>
      <w:r w:rsidRPr="4C65AD15">
        <w:rPr>
          <w:rFonts w:asciiTheme="minorHAnsi" w:eastAsia="Calibri" w:hAnsiTheme="minorHAnsi" w:cstheme="minorBidi"/>
          <w:b/>
          <w:bCs/>
          <w:sz w:val="24"/>
          <w:szCs w:val="24"/>
        </w:rPr>
        <w:t>Note:</w:t>
      </w:r>
      <w:r w:rsidRPr="4C65AD15">
        <w:rPr>
          <w:rFonts w:asciiTheme="minorHAnsi" w:eastAsia="Calibri" w:hAnsiTheme="minorHAnsi" w:cstheme="minorBidi"/>
          <w:sz w:val="24"/>
          <w:szCs w:val="24"/>
        </w:rPr>
        <w:t xml:space="preserve"> This table completed by HERS Registry</w:t>
      </w:r>
      <w:r>
        <w:rPr>
          <w:rFonts w:asciiTheme="minorHAnsi" w:eastAsia="Calibri" w:hAnsiTheme="minorHAnsi" w:cstheme="minorBidi"/>
          <w:sz w:val="24"/>
          <w:szCs w:val="24"/>
        </w:rPr>
        <w:t>.</w:t>
      </w:r>
    </w:p>
    <w:tbl>
      <w:tblPr>
        <w:tblStyle w:val="TableGrid1"/>
        <w:tblW w:w="5000" w:type="pct"/>
        <w:tblInd w:w="18" w:type="dxa"/>
        <w:tblLook w:val="0020" w:firstRow="1" w:lastRow="0" w:firstColumn="0" w:lastColumn="0" w:noHBand="0" w:noVBand="0"/>
      </w:tblPr>
      <w:tblGrid>
        <w:gridCol w:w="5520"/>
        <w:gridCol w:w="5496"/>
      </w:tblGrid>
      <w:tr w:rsidR="008B7BF9" w:rsidRPr="00857086" w14:paraId="33E2558F" w14:textId="77777777" w:rsidTr="00994FDF">
        <w:trPr>
          <w:trHeight w:val="284"/>
        </w:trPr>
        <w:tc>
          <w:tcPr>
            <w:tcW w:w="5548" w:type="dxa"/>
          </w:tcPr>
          <w:p w14:paraId="51AE931E" w14:textId="77777777" w:rsidR="008B7BF9" w:rsidRPr="00857086" w:rsidRDefault="008B7BF9" w:rsidP="00994FDF">
            <w:pPr>
              <w:rPr>
                <w:rFonts w:asciiTheme="minorHAnsi" w:hAnsiTheme="minorHAnsi" w:cstheme="minorHAnsi"/>
                <w:sz w:val="24"/>
                <w:szCs w:val="24"/>
              </w:rPr>
            </w:pPr>
            <w:r w:rsidRPr="00857086">
              <w:rPr>
                <w:rFonts w:asciiTheme="minorHAnsi" w:hAnsiTheme="minorHAnsi" w:cstheme="minorHAnsi"/>
                <w:sz w:val="24"/>
                <w:szCs w:val="24"/>
              </w:rPr>
              <w:t>Project Name:</w:t>
            </w:r>
          </w:p>
        </w:tc>
        <w:tc>
          <w:tcPr>
            <w:tcW w:w="5522" w:type="dxa"/>
          </w:tcPr>
          <w:p w14:paraId="314EB77F" w14:textId="77777777" w:rsidR="008B7BF9" w:rsidRPr="00857086" w:rsidRDefault="008B7BF9" w:rsidP="00994FDF">
            <w:pPr>
              <w:rPr>
                <w:rFonts w:asciiTheme="minorHAnsi" w:hAnsiTheme="minorHAnsi" w:cstheme="minorHAnsi"/>
                <w:sz w:val="24"/>
                <w:szCs w:val="24"/>
              </w:rPr>
            </w:pPr>
            <w:r w:rsidRPr="00857086">
              <w:rPr>
                <w:rFonts w:asciiTheme="minorHAnsi" w:hAnsiTheme="minorHAnsi" w:cstheme="minorHAnsi"/>
                <w:sz w:val="24"/>
                <w:szCs w:val="24"/>
              </w:rPr>
              <w:t>Enforcement Agency:</w:t>
            </w:r>
          </w:p>
        </w:tc>
      </w:tr>
      <w:tr w:rsidR="008B7BF9" w:rsidRPr="00857086" w14:paraId="45C75869" w14:textId="77777777" w:rsidTr="00994FDF">
        <w:trPr>
          <w:trHeight w:val="284"/>
        </w:trPr>
        <w:tc>
          <w:tcPr>
            <w:tcW w:w="5548" w:type="dxa"/>
          </w:tcPr>
          <w:p w14:paraId="0CF9214D" w14:textId="77777777" w:rsidR="008B7BF9" w:rsidRPr="00857086" w:rsidRDefault="008B7BF9" w:rsidP="00994FDF">
            <w:pPr>
              <w:rPr>
                <w:rFonts w:asciiTheme="minorHAnsi" w:hAnsiTheme="minorHAnsi" w:cstheme="minorHAnsi"/>
                <w:sz w:val="24"/>
                <w:szCs w:val="24"/>
                <w:vertAlign w:val="superscript"/>
              </w:rPr>
            </w:pPr>
            <w:r w:rsidRPr="00857086">
              <w:rPr>
                <w:rFonts w:asciiTheme="minorHAnsi" w:hAnsiTheme="minorHAnsi" w:cstheme="minorHAnsi"/>
                <w:sz w:val="24"/>
                <w:szCs w:val="24"/>
              </w:rPr>
              <w:t>Dwelling Address:</w:t>
            </w:r>
          </w:p>
        </w:tc>
        <w:tc>
          <w:tcPr>
            <w:tcW w:w="5522" w:type="dxa"/>
          </w:tcPr>
          <w:p w14:paraId="4C7F2BFD" w14:textId="77777777" w:rsidR="008B7BF9" w:rsidRPr="00857086" w:rsidRDefault="008B7BF9" w:rsidP="00994FDF">
            <w:pPr>
              <w:rPr>
                <w:rFonts w:asciiTheme="minorHAnsi" w:hAnsiTheme="minorHAnsi" w:cstheme="minorHAnsi"/>
                <w:sz w:val="24"/>
                <w:szCs w:val="24"/>
                <w:vertAlign w:val="superscript"/>
              </w:rPr>
            </w:pPr>
            <w:r w:rsidRPr="00857086">
              <w:rPr>
                <w:rFonts w:asciiTheme="minorHAnsi" w:hAnsiTheme="minorHAnsi" w:cstheme="minorHAnsi"/>
                <w:sz w:val="24"/>
                <w:szCs w:val="24"/>
              </w:rPr>
              <w:t>Permit Number:</w:t>
            </w:r>
          </w:p>
        </w:tc>
      </w:tr>
      <w:tr w:rsidR="008B7BF9" w:rsidRPr="00857086" w14:paraId="1554ED5F" w14:textId="77777777" w:rsidTr="00994FDF">
        <w:trPr>
          <w:trHeight w:val="284"/>
        </w:trPr>
        <w:tc>
          <w:tcPr>
            <w:tcW w:w="5548" w:type="dxa"/>
          </w:tcPr>
          <w:p w14:paraId="0B978346" w14:textId="77777777" w:rsidR="008B7BF9" w:rsidRPr="00857086" w:rsidRDefault="008B7BF9" w:rsidP="00994FDF">
            <w:pPr>
              <w:rPr>
                <w:rFonts w:asciiTheme="minorHAnsi" w:hAnsiTheme="minorHAnsi" w:cstheme="minorHAnsi"/>
                <w:sz w:val="24"/>
                <w:szCs w:val="24"/>
              </w:rPr>
            </w:pPr>
            <w:r w:rsidRPr="00857086">
              <w:rPr>
                <w:rFonts w:asciiTheme="minorHAnsi" w:hAnsiTheme="minorHAnsi" w:cstheme="minorHAnsi"/>
                <w:sz w:val="24"/>
                <w:szCs w:val="24"/>
              </w:rPr>
              <w:t>City and Zip Code:</w:t>
            </w:r>
          </w:p>
        </w:tc>
        <w:tc>
          <w:tcPr>
            <w:tcW w:w="5522" w:type="dxa"/>
          </w:tcPr>
          <w:p w14:paraId="4E93C0B6" w14:textId="77777777" w:rsidR="008B7BF9" w:rsidRPr="00857086" w:rsidRDefault="008B7BF9" w:rsidP="00994FDF">
            <w:pPr>
              <w:rPr>
                <w:rFonts w:asciiTheme="minorHAnsi" w:hAnsiTheme="minorHAnsi" w:cstheme="minorBidi"/>
                <w:sz w:val="24"/>
                <w:szCs w:val="24"/>
              </w:rPr>
            </w:pPr>
            <w:r w:rsidRPr="6D784AD0">
              <w:rPr>
                <w:rFonts w:ascii="Calibri" w:eastAsia="Calibri" w:hAnsi="Calibri" w:cs="Calibri"/>
                <w:color w:val="000000" w:themeColor="text1"/>
                <w:sz w:val="24"/>
                <w:szCs w:val="24"/>
              </w:rPr>
              <w:t>Permit Application Date</w:t>
            </w:r>
            <w:r w:rsidRPr="6D784AD0">
              <w:rPr>
                <w:rFonts w:asciiTheme="minorHAnsi" w:hAnsiTheme="minorHAnsi" w:cstheme="minorBidi"/>
                <w:sz w:val="24"/>
                <w:szCs w:val="24"/>
              </w:rPr>
              <w:t>:</w:t>
            </w:r>
          </w:p>
        </w:tc>
      </w:tr>
    </w:tbl>
    <w:p w14:paraId="01ABBF98" w14:textId="76231486" w:rsidR="00A527FA" w:rsidRDefault="00A527FA"/>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3551F" w:rsidRPr="00D83E48" w14:paraId="65CE9BD8" w14:textId="77777777" w:rsidTr="00E3551F">
        <w:trPr>
          <w:cantSplit/>
          <w:trHeight w:val="144"/>
        </w:trPr>
        <w:tc>
          <w:tcPr>
            <w:tcW w:w="11030" w:type="dxa"/>
            <w:gridSpan w:val="3"/>
            <w:tcBorders>
              <w:top w:val="single" w:sz="4" w:space="0" w:color="auto"/>
            </w:tcBorders>
            <w:vAlign w:val="center"/>
          </w:tcPr>
          <w:p w14:paraId="65CE9BD7" w14:textId="4AE9AD57" w:rsidR="00E3551F" w:rsidRPr="005B03AD" w:rsidRDefault="00E3551F" w:rsidP="00E3551F">
            <w:pPr>
              <w:keepNext/>
              <w:rPr>
                <w:rFonts w:asciiTheme="minorHAnsi" w:hAnsiTheme="minorHAnsi"/>
                <w:b/>
                <w:sz w:val="18"/>
                <w:szCs w:val="18"/>
              </w:rPr>
            </w:pPr>
            <w:r>
              <w:br w:type="page"/>
            </w:r>
            <w:r w:rsidRPr="0036342F">
              <w:rPr>
                <w:rFonts w:asciiTheme="minorHAnsi" w:hAnsiTheme="minorHAnsi"/>
                <w:b/>
                <w:szCs w:val="18"/>
              </w:rPr>
              <w:t>A. Ducted Cooling System Information</w:t>
            </w:r>
          </w:p>
        </w:tc>
      </w:tr>
      <w:tr w:rsidR="006A67C2" w:rsidRPr="00D83E48" w14:paraId="65CE9BDC" w14:textId="77777777" w:rsidTr="00E3551F">
        <w:trPr>
          <w:cantSplit/>
          <w:trHeight w:val="144"/>
        </w:trPr>
        <w:tc>
          <w:tcPr>
            <w:tcW w:w="475" w:type="dxa"/>
            <w:vAlign w:val="center"/>
          </w:tcPr>
          <w:p w14:paraId="65CE9BD9"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01</w:t>
            </w:r>
          </w:p>
        </w:tc>
        <w:tc>
          <w:tcPr>
            <w:tcW w:w="4950" w:type="dxa"/>
            <w:vAlign w:val="center"/>
          </w:tcPr>
          <w:p w14:paraId="65CE9BDA" w14:textId="55B8F208" w:rsidR="006A67C2" w:rsidRPr="005B03AD" w:rsidRDefault="006A67C2" w:rsidP="00E3551F">
            <w:pPr>
              <w:rPr>
                <w:rFonts w:asciiTheme="minorHAnsi" w:hAnsiTheme="minorHAnsi"/>
                <w:color w:val="000000"/>
                <w:sz w:val="18"/>
                <w:szCs w:val="18"/>
                <w:highlight w:val="yellow"/>
              </w:rPr>
            </w:pPr>
            <w:r w:rsidRPr="005B03AD">
              <w:rPr>
                <w:rFonts w:asciiTheme="minorHAnsi" w:hAnsiTheme="minorHAnsi"/>
                <w:sz w:val="18"/>
                <w:szCs w:val="18"/>
              </w:rPr>
              <w:t>System Identification or Name</w:t>
            </w:r>
          </w:p>
        </w:tc>
        <w:tc>
          <w:tcPr>
            <w:tcW w:w="5605" w:type="dxa"/>
            <w:vAlign w:val="center"/>
          </w:tcPr>
          <w:p w14:paraId="65CE9BDB" w14:textId="77777777" w:rsidR="006A67C2" w:rsidRPr="005B03AD" w:rsidRDefault="006A67C2" w:rsidP="00E3551F">
            <w:pPr>
              <w:rPr>
                <w:rFonts w:asciiTheme="minorHAnsi" w:hAnsiTheme="minorHAnsi"/>
                <w:color w:val="000000"/>
                <w:sz w:val="18"/>
                <w:szCs w:val="18"/>
                <w:highlight w:val="yellow"/>
              </w:rPr>
            </w:pPr>
          </w:p>
        </w:tc>
      </w:tr>
      <w:tr w:rsidR="006A67C2" w:rsidRPr="00D83E48" w14:paraId="65CE9BE0" w14:textId="77777777" w:rsidTr="00E3551F">
        <w:trPr>
          <w:cantSplit/>
          <w:trHeight w:val="144"/>
        </w:trPr>
        <w:tc>
          <w:tcPr>
            <w:tcW w:w="475" w:type="dxa"/>
            <w:vAlign w:val="center"/>
          </w:tcPr>
          <w:p w14:paraId="65CE9BDD"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02</w:t>
            </w:r>
          </w:p>
        </w:tc>
        <w:tc>
          <w:tcPr>
            <w:tcW w:w="4950" w:type="dxa"/>
            <w:vAlign w:val="center"/>
          </w:tcPr>
          <w:p w14:paraId="65CE9BDE" w14:textId="3329F998"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Location or Area Served</w:t>
            </w:r>
          </w:p>
        </w:tc>
        <w:tc>
          <w:tcPr>
            <w:tcW w:w="5605" w:type="dxa"/>
            <w:vAlign w:val="center"/>
          </w:tcPr>
          <w:p w14:paraId="65CE9BDF" w14:textId="77777777" w:rsidR="006A67C2" w:rsidRPr="005B03AD" w:rsidRDefault="006A67C2" w:rsidP="00E3551F">
            <w:pPr>
              <w:rPr>
                <w:rFonts w:asciiTheme="minorHAnsi" w:hAnsiTheme="minorHAnsi"/>
                <w:sz w:val="18"/>
                <w:szCs w:val="18"/>
              </w:rPr>
            </w:pPr>
          </w:p>
        </w:tc>
      </w:tr>
      <w:tr w:rsidR="00A840E1" w:rsidRPr="00D83E48" w14:paraId="036485FA" w14:textId="77777777" w:rsidTr="00A840E1">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3913A60D" w14:textId="48F7E2DC" w:rsidR="00A840E1" w:rsidRPr="005B03AD" w:rsidRDefault="00A840E1" w:rsidP="00A840E1">
            <w:pPr>
              <w:pStyle w:val="FootnoteText"/>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41D6049C" w14:textId="3345DFA1" w:rsidR="00A840E1" w:rsidRPr="005B03AD" w:rsidRDefault="00A840E1" w:rsidP="00A840E1">
            <w:pPr>
              <w:rPr>
                <w:rFonts w:asciiTheme="minorHAnsi" w:hAnsiTheme="minorHAnsi"/>
                <w:sz w:val="18"/>
                <w:szCs w:val="18"/>
              </w:rPr>
            </w:pPr>
            <w:r w:rsidRPr="007A6D82">
              <w:rPr>
                <w:rFonts w:asciiTheme="minorHAnsi" w:hAnsiTheme="minorHAnsi"/>
                <w:sz w:val="18"/>
              </w:rPr>
              <w:t>Indoor Unit Name</w:t>
            </w:r>
            <w:r w:rsidR="001E1A8E">
              <w:rPr>
                <w:rFonts w:asciiTheme="minorHAnsi" w:hAnsiTheme="minorHAnsi"/>
                <w:sz w:val="18"/>
              </w:rPr>
              <w:t xml:space="preserve"> </w:t>
            </w:r>
            <w:r w:rsidR="001E1A8E" w:rsidRPr="00AA1C65">
              <w:rPr>
                <w:rFonts w:asciiTheme="minorHAnsi" w:hAnsiTheme="minorHAnsi"/>
                <w:sz w:val="18"/>
                <w:szCs w:val="18"/>
              </w:rPr>
              <w:t>or Description of Area Served</w:t>
            </w:r>
          </w:p>
        </w:tc>
        <w:tc>
          <w:tcPr>
            <w:tcW w:w="5605" w:type="dxa"/>
            <w:vAlign w:val="center"/>
          </w:tcPr>
          <w:p w14:paraId="4A7B9DE0" w14:textId="77777777" w:rsidR="00A840E1" w:rsidRPr="005B03AD" w:rsidRDefault="00A840E1" w:rsidP="00A840E1">
            <w:pPr>
              <w:rPr>
                <w:rFonts w:asciiTheme="minorHAnsi" w:hAnsiTheme="minorHAnsi"/>
                <w:sz w:val="18"/>
                <w:szCs w:val="18"/>
              </w:rPr>
            </w:pPr>
          </w:p>
        </w:tc>
      </w:tr>
      <w:tr w:rsidR="00A840E1" w:rsidRPr="00D83E48" w14:paraId="65CE9BE4" w14:textId="77777777" w:rsidTr="00E3551F">
        <w:trPr>
          <w:cantSplit/>
          <w:trHeight w:val="144"/>
        </w:trPr>
        <w:tc>
          <w:tcPr>
            <w:tcW w:w="475" w:type="dxa"/>
            <w:vAlign w:val="center"/>
          </w:tcPr>
          <w:p w14:paraId="65CE9BE1" w14:textId="5B8E040C" w:rsidR="00A840E1" w:rsidRPr="005B03AD" w:rsidRDefault="00A840E1" w:rsidP="00A840E1">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4</w:t>
            </w:r>
          </w:p>
        </w:tc>
        <w:tc>
          <w:tcPr>
            <w:tcW w:w="4950" w:type="dxa"/>
            <w:vAlign w:val="center"/>
          </w:tcPr>
          <w:p w14:paraId="65CE9BE2" w14:textId="2A79EE93" w:rsidR="00A840E1" w:rsidRPr="005B03AD" w:rsidRDefault="00A840E1" w:rsidP="00A840E1">
            <w:pPr>
              <w:rPr>
                <w:rFonts w:asciiTheme="minorHAnsi" w:hAnsiTheme="minorHAnsi"/>
                <w:sz w:val="18"/>
                <w:szCs w:val="18"/>
              </w:rPr>
            </w:pPr>
            <w:r w:rsidRPr="005B03AD">
              <w:rPr>
                <w:rFonts w:asciiTheme="minorHAnsi" w:hAnsiTheme="minorHAnsi"/>
                <w:sz w:val="18"/>
                <w:szCs w:val="18"/>
              </w:rPr>
              <w:t>System Installation Type</w:t>
            </w:r>
          </w:p>
        </w:tc>
        <w:tc>
          <w:tcPr>
            <w:tcW w:w="5605" w:type="dxa"/>
            <w:vAlign w:val="center"/>
          </w:tcPr>
          <w:p w14:paraId="65CE9BE3" w14:textId="77777777" w:rsidR="00A840E1" w:rsidRPr="005B03AD" w:rsidRDefault="00A840E1" w:rsidP="00A840E1">
            <w:pPr>
              <w:pStyle w:val="ListParagraph"/>
              <w:ind w:left="0"/>
              <w:rPr>
                <w:rFonts w:asciiTheme="minorHAnsi" w:hAnsiTheme="minorHAnsi"/>
                <w:sz w:val="18"/>
                <w:szCs w:val="18"/>
              </w:rPr>
            </w:pPr>
          </w:p>
        </w:tc>
      </w:tr>
      <w:tr w:rsidR="00A840E1" w:rsidRPr="00D83E48" w14:paraId="65CE9BE8" w14:textId="77777777" w:rsidTr="00E3551F">
        <w:trPr>
          <w:cantSplit/>
          <w:trHeight w:val="144"/>
        </w:trPr>
        <w:tc>
          <w:tcPr>
            <w:tcW w:w="475" w:type="dxa"/>
            <w:vAlign w:val="center"/>
          </w:tcPr>
          <w:p w14:paraId="65CE9BE5" w14:textId="723E1F71" w:rsidR="00A840E1" w:rsidRPr="005B03AD" w:rsidRDefault="00A840E1" w:rsidP="00A840E1">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5</w:t>
            </w:r>
          </w:p>
        </w:tc>
        <w:tc>
          <w:tcPr>
            <w:tcW w:w="4950" w:type="dxa"/>
            <w:vAlign w:val="center"/>
          </w:tcPr>
          <w:p w14:paraId="65CE9BE6" w14:textId="22C234A0" w:rsidR="00A840E1" w:rsidRPr="005B03AD" w:rsidRDefault="00A840E1" w:rsidP="00A840E1">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Nominal Cooling Capacity (tons) of Condenser</w:t>
            </w:r>
          </w:p>
        </w:tc>
        <w:tc>
          <w:tcPr>
            <w:tcW w:w="5605" w:type="dxa"/>
            <w:vAlign w:val="center"/>
          </w:tcPr>
          <w:p w14:paraId="65CE9BE7" w14:textId="77777777" w:rsidR="00A840E1" w:rsidRPr="005B03AD" w:rsidRDefault="00A840E1" w:rsidP="00A840E1">
            <w:pPr>
              <w:rPr>
                <w:rFonts w:asciiTheme="minorHAnsi" w:hAnsiTheme="minorHAnsi"/>
                <w:sz w:val="18"/>
                <w:szCs w:val="18"/>
              </w:rPr>
            </w:pPr>
          </w:p>
        </w:tc>
      </w:tr>
      <w:tr w:rsidR="00A840E1" w:rsidRPr="00D83E48" w14:paraId="65CE9BEC" w14:textId="77777777" w:rsidTr="00E3551F">
        <w:trPr>
          <w:cantSplit/>
          <w:trHeight w:val="144"/>
        </w:trPr>
        <w:tc>
          <w:tcPr>
            <w:tcW w:w="475" w:type="dxa"/>
            <w:vAlign w:val="center"/>
          </w:tcPr>
          <w:p w14:paraId="65CE9BE9" w14:textId="54491F25" w:rsidR="00A840E1" w:rsidRPr="005B03AD" w:rsidRDefault="00A840E1" w:rsidP="00A840E1">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6</w:t>
            </w:r>
          </w:p>
        </w:tc>
        <w:tc>
          <w:tcPr>
            <w:tcW w:w="4950" w:type="dxa"/>
            <w:vAlign w:val="center"/>
          </w:tcPr>
          <w:p w14:paraId="65CE9BEA" w14:textId="0F69B2F2" w:rsidR="00A840E1" w:rsidRPr="005B03AD" w:rsidRDefault="00A840E1" w:rsidP="00A840E1">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Condenser Speed Type</w:t>
            </w:r>
          </w:p>
        </w:tc>
        <w:tc>
          <w:tcPr>
            <w:tcW w:w="5605" w:type="dxa"/>
            <w:vAlign w:val="center"/>
          </w:tcPr>
          <w:p w14:paraId="65CE9BEB" w14:textId="77777777" w:rsidR="00A840E1" w:rsidRPr="005B03AD" w:rsidRDefault="00A840E1" w:rsidP="00A840E1">
            <w:pPr>
              <w:rPr>
                <w:rFonts w:asciiTheme="minorHAnsi" w:hAnsiTheme="minorHAnsi"/>
                <w:sz w:val="18"/>
                <w:szCs w:val="18"/>
              </w:rPr>
            </w:pPr>
          </w:p>
        </w:tc>
      </w:tr>
      <w:tr w:rsidR="00A840E1" w:rsidRPr="00D83E48" w14:paraId="65CE9BF0" w14:textId="77777777" w:rsidTr="00E3551F">
        <w:trPr>
          <w:cantSplit/>
          <w:trHeight w:val="144"/>
        </w:trPr>
        <w:tc>
          <w:tcPr>
            <w:tcW w:w="475" w:type="dxa"/>
            <w:vAlign w:val="center"/>
          </w:tcPr>
          <w:p w14:paraId="65CE9BED" w14:textId="143CBA44" w:rsidR="00A840E1" w:rsidRPr="005B03AD" w:rsidRDefault="00A840E1" w:rsidP="00A840E1">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7</w:t>
            </w:r>
          </w:p>
        </w:tc>
        <w:tc>
          <w:tcPr>
            <w:tcW w:w="4950" w:type="dxa"/>
            <w:vAlign w:val="center"/>
          </w:tcPr>
          <w:p w14:paraId="65CE9BEE" w14:textId="6502B911" w:rsidR="00A840E1" w:rsidRPr="005B03AD" w:rsidRDefault="00A840E1" w:rsidP="00A840E1">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Cooling System Zonal Control Type</w:t>
            </w:r>
          </w:p>
        </w:tc>
        <w:tc>
          <w:tcPr>
            <w:tcW w:w="5605" w:type="dxa"/>
            <w:vAlign w:val="center"/>
          </w:tcPr>
          <w:p w14:paraId="65CE9BEF" w14:textId="77777777" w:rsidR="00A840E1" w:rsidRPr="005B03AD" w:rsidRDefault="00A840E1" w:rsidP="00A840E1">
            <w:pPr>
              <w:rPr>
                <w:rFonts w:asciiTheme="minorHAnsi" w:hAnsiTheme="minorHAnsi"/>
                <w:sz w:val="18"/>
                <w:szCs w:val="18"/>
              </w:rPr>
            </w:pPr>
          </w:p>
        </w:tc>
      </w:tr>
      <w:tr w:rsidR="00A840E1" w:rsidRPr="00D83E48" w14:paraId="65CE9BF4" w14:textId="77777777" w:rsidTr="00E3551F">
        <w:trPr>
          <w:cantSplit/>
          <w:trHeight w:val="144"/>
        </w:trPr>
        <w:tc>
          <w:tcPr>
            <w:tcW w:w="475" w:type="dxa"/>
            <w:vAlign w:val="center"/>
          </w:tcPr>
          <w:p w14:paraId="65CE9BF1" w14:textId="78C284C9" w:rsidR="00A840E1" w:rsidRPr="005B03AD" w:rsidRDefault="00A840E1" w:rsidP="00A840E1">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8</w:t>
            </w:r>
          </w:p>
        </w:tc>
        <w:tc>
          <w:tcPr>
            <w:tcW w:w="4950" w:type="dxa"/>
            <w:vAlign w:val="center"/>
          </w:tcPr>
          <w:p w14:paraId="65CE9BF2" w14:textId="3482A222" w:rsidR="00A840E1" w:rsidRPr="005B03AD" w:rsidRDefault="00A840E1" w:rsidP="00A840E1">
            <w:pPr>
              <w:keepNext/>
              <w:rPr>
                <w:rFonts w:asciiTheme="minorHAnsi" w:hAnsiTheme="minorHAnsi"/>
                <w:sz w:val="18"/>
                <w:szCs w:val="18"/>
              </w:rPr>
            </w:pPr>
            <w:r w:rsidRPr="005B03AD">
              <w:rPr>
                <w:rFonts w:asciiTheme="minorHAnsi" w:hAnsiTheme="minorHAnsi"/>
                <w:sz w:val="18"/>
                <w:szCs w:val="18"/>
              </w:rPr>
              <w:t>Central Fan Integrated (CFI) Ventilation System Status</w:t>
            </w:r>
          </w:p>
        </w:tc>
        <w:tc>
          <w:tcPr>
            <w:tcW w:w="5605" w:type="dxa"/>
            <w:vAlign w:val="center"/>
          </w:tcPr>
          <w:p w14:paraId="65CE9BF3" w14:textId="77777777" w:rsidR="00A840E1" w:rsidRPr="005B03AD" w:rsidRDefault="00A840E1" w:rsidP="00A840E1">
            <w:pPr>
              <w:rPr>
                <w:rFonts w:asciiTheme="minorHAnsi" w:hAnsiTheme="minorHAnsi"/>
                <w:sz w:val="18"/>
                <w:szCs w:val="18"/>
              </w:rPr>
            </w:pPr>
          </w:p>
        </w:tc>
      </w:tr>
      <w:tr w:rsidR="00A840E1" w:rsidRPr="00D83E48" w14:paraId="65CE9BF8" w14:textId="77777777" w:rsidTr="00E3551F">
        <w:trPr>
          <w:cantSplit/>
          <w:trHeight w:val="144"/>
        </w:trPr>
        <w:tc>
          <w:tcPr>
            <w:tcW w:w="475" w:type="dxa"/>
            <w:vAlign w:val="center"/>
          </w:tcPr>
          <w:p w14:paraId="65CE9BF5" w14:textId="596D1B2A" w:rsidR="00A840E1" w:rsidRPr="005B03AD" w:rsidRDefault="00A840E1" w:rsidP="00A840E1">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9</w:t>
            </w:r>
          </w:p>
        </w:tc>
        <w:tc>
          <w:tcPr>
            <w:tcW w:w="4950" w:type="dxa"/>
            <w:vAlign w:val="center"/>
          </w:tcPr>
          <w:p w14:paraId="65CE9BF6" w14:textId="1292CDD8" w:rsidR="00A840E1" w:rsidRPr="005B03AD" w:rsidRDefault="00A840E1" w:rsidP="00A840E1">
            <w:pPr>
              <w:keepNext/>
              <w:rPr>
                <w:rFonts w:asciiTheme="minorHAnsi" w:hAnsiTheme="minorHAnsi"/>
                <w:sz w:val="18"/>
                <w:szCs w:val="18"/>
              </w:rPr>
            </w:pPr>
            <w:r w:rsidRPr="005B03AD">
              <w:rPr>
                <w:rFonts w:asciiTheme="minorHAnsi" w:hAnsiTheme="minorHAnsi"/>
                <w:sz w:val="18"/>
                <w:szCs w:val="18"/>
              </w:rPr>
              <w:t>System Bypass Duct Status</w:t>
            </w:r>
          </w:p>
        </w:tc>
        <w:tc>
          <w:tcPr>
            <w:tcW w:w="5605" w:type="dxa"/>
            <w:vAlign w:val="center"/>
          </w:tcPr>
          <w:p w14:paraId="65CE9BF7" w14:textId="77777777" w:rsidR="00A840E1" w:rsidRPr="005B03AD" w:rsidRDefault="00A840E1" w:rsidP="00A840E1">
            <w:pPr>
              <w:pStyle w:val="ListParagraph"/>
              <w:keepNext/>
              <w:ind w:left="0"/>
              <w:rPr>
                <w:rFonts w:asciiTheme="minorHAnsi" w:hAnsiTheme="minorHAnsi"/>
                <w:sz w:val="18"/>
                <w:szCs w:val="18"/>
              </w:rPr>
            </w:pPr>
          </w:p>
        </w:tc>
      </w:tr>
      <w:tr w:rsidR="00A840E1" w:rsidRPr="00D83E48" w14:paraId="65CE9BFC" w14:textId="77777777" w:rsidTr="00E3551F">
        <w:trPr>
          <w:cantSplit/>
          <w:trHeight w:val="144"/>
        </w:trPr>
        <w:tc>
          <w:tcPr>
            <w:tcW w:w="475" w:type="dxa"/>
            <w:vAlign w:val="center"/>
          </w:tcPr>
          <w:p w14:paraId="65CE9BF9" w14:textId="49B7F5BF" w:rsidR="00A840E1" w:rsidRPr="005B03AD" w:rsidRDefault="00A840E1" w:rsidP="00A840E1">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BFA" w14:textId="24EF82A1" w:rsidR="00A840E1" w:rsidRPr="005B03AD" w:rsidRDefault="00A840E1" w:rsidP="00A840E1">
            <w:pPr>
              <w:keepNext/>
              <w:rPr>
                <w:rFonts w:asciiTheme="minorHAnsi" w:hAnsiTheme="minorHAnsi"/>
                <w:sz w:val="18"/>
                <w:szCs w:val="18"/>
              </w:rPr>
            </w:pPr>
            <w:r w:rsidRPr="005B03AD">
              <w:rPr>
                <w:rFonts w:asciiTheme="minorHAnsi" w:hAnsiTheme="minorHAnsi"/>
                <w:sz w:val="18"/>
                <w:szCs w:val="18"/>
              </w:rPr>
              <w:t>Date of System Airflow Rate Measurement</w:t>
            </w:r>
          </w:p>
        </w:tc>
        <w:tc>
          <w:tcPr>
            <w:tcW w:w="5605" w:type="dxa"/>
            <w:vAlign w:val="center"/>
          </w:tcPr>
          <w:p w14:paraId="65CE9BFB" w14:textId="77777777" w:rsidR="00A840E1" w:rsidRPr="005B03AD" w:rsidRDefault="00A840E1" w:rsidP="00A840E1">
            <w:pPr>
              <w:keepNext/>
              <w:rPr>
                <w:rFonts w:asciiTheme="minorHAnsi" w:hAnsiTheme="minorHAnsi"/>
                <w:sz w:val="18"/>
                <w:szCs w:val="18"/>
              </w:rPr>
            </w:pPr>
          </w:p>
        </w:tc>
      </w:tr>
      <w:tr w:rsidR="00A840E1" w:rsidRPr="00D83E48" w14:paraId="65CE9C00" w14:textId="77777777" w:rsidTr="00E3551F">
        <w:trPr>
          <w:cantSplit/>
          <w:trHeight w:val="144"/>
        </w:trPr>
        <w:tc>
          <w:tcPr>
            <w:tcW w:w="475" w:type="dxa"/>
            <w:vAlign w:val="center"/>
          </w:tcPr>
          <w:p w14:paraId="65CE9BFD" w14:textId="315B71E9" w:rsidR="00A840E1" w:rsidRPr="005B03AD" w:rsidDel="006E5AE2" w:rsidRDefault="00A840E1" w:rsidP="00A840E1">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65CE9BFE" w14:textId="137325F2" w:rsidR="00A840E1" w:rsidRPr="005B03AD" w:rsidRDefault="00A840E1" w:rsidP="00A840E1">
            <w:pPr>
              <w:keepNext/>
              <w:rPr>
                <w:rFonts w:asciiTheme="minorHAnsi" w:hAnsiTheme="minorHAnsi"/>
                <w:sz w:val="18"/>
                <w:szCs w:val="18"/>
              </w:rPr>
            </w:pPr>
            <w:r w:rsidRPr="005B03AD">
              <w:rPr>
                <w:rFonts w:asciiTheme="minorHAnsi" w:hAnsiTheme="minorHAnsi"/>
                <w:sz w:val="18"/>
                <w:szCs w:val="18"/>
              </w:rPr>
              <w:t xml:space="preserve">Airflow Rate Protocol </w:t>
            </w:r>
            <w:r>
              <w:rPr>
                <w:rFonts w:asciiTheme="minorHAnsi" w:hAnsiTheme="minorHAnsi"/>
                <w:sz w:val="18"/>
                <w:szCs w:val="18"/>
              </w:rPr>
              <w:t>U</w:t>
            </w:r>
            <w:r w:rsidRPr="005B03AD">
              <w:rPr>
                <w:rFonts w:asciiTheme="minorHAnsi" w:hAnsiTheme="minorHAnsi"/>
                <w:sz w:val="18"/>
                <w:szCs w:val="18"/>
              </w:rPr>
              <w:t>tilized</w:t>
            </w:r>
          </w:p>
        </w:tc>
        <w:tc>
          <w:tcPr>
            <w:tcW w:w="5605" w:type="dxa"/>
            <w:vAlign w:val="center"/>
          </w:tcPr>
          <w:p w14:paraId="65CE9BFF" w14:textId="77777777" w:rsidR="00A840E1" w:rsidRPr="005B03AD" w:rsidRDefault="00A840E1" w:rsidP="00A840E1">
            <w:pPr>
              <w:keepNext/>
              <w:rPr>
                <w:rFonts w:asciiTheme="minorHAnsi" w:hAnsiTheme="minorHAnsi"/>
                <w:sz w:val="18"/>
                <w:szCs w:val="18"/>
              </w:rPr>
            </w:pPr>
          </w:p>
        </w:tc>
      </w:tr>
      <w:tr w:rsidR="00A840E1" w:rsidRPr="00D83E48" w:rsidDel="00E559DB" w14:paraId="07E7E800" w14:textId="5AFB14E8" w:rsidTr="00E3551F">
        <w:trPr>
          <w:cantSplit/>
          <w:trHeight w:val="144"/>
          <w:del w:id="0" w:author="Alhabibi, Haider@Energy" w:date="2023-11-09T16:03:00Z"/>
        </w:trPr>
        <w:tc>
          <w:tcPr>
            <w:tcW w:w="475" w:type="dxa"/>
            <w:vAlign w:val="center"/>
          </w:tcPr>
          <w:p w14:paraId="3FC7EED0" w14:textId="0F8D3BFD" w:rsidR="00A840E1" w:rsidDel="00E559DB" w:rsidRDefault="00A840E1" w:rsidP="00A840E1">
            <w:pPr>
              <w:pStyle w:val="FootnoteText"/>
              <w:jc w:val="center"/>
              <w:rPr>
                <w:del w:id="1" w:author="Alhabibi, Haider@Energy" w:date="2023-11-09T16:03:00Z"/>
                <w:rFonts w:asciiTheme="minorHAnsi" w:hAnsiTheme="minorHAnsi"/>
                <w:sz w:val="18"/>
                <w:szCs w:val="18"/>
              </w:rPr>
            </w:pPr>
            <w:del w:id="2" w:author="Alhabibi, Haider@Energy" w:date="2023-11-09T16:03:00Z">
              <w:r w:rsidDel="00E559DB">
                <w:rPr>
                  <w:rFonts w:asciiTheme="minorHAnsi" w:hAnsiTheme="minorHAnsi"/>
                  <w:sz w:val="18"/>
                  <w:szCs w:val="18"/>
                </w:rPr>
                <w:delText>12</w:delText>
              </w:r>
            </w:del>
          </w:p>
        </w:tc>
        <w:tc>
          <w:tcPr>
            <w:tcW w:w="4950" w:type="dxa"/>
            <w:vAlign w:val="center"/>
          </w:tcPr>
          <w:p w14:paraId="7421879D" w14:textId="7E89EBC8" w:rsidR="00A840E1" w:rsidRPr="005B03AD" w:rsidDel="00E559DB" w:rsidRDefault="00A840E1" w:rsidP="00A840E1">
            <w:pPr>
              <w:keepNext/>
              <w:rPr>
                <w:del w:id="3" w:author="Alhabibi, Haider@Energy" w:date="2023-11-09T16:03:00Z"/>
                <w:rFonts w:asciiTheme="minorHAnsi" w:hAnsiTheme="minorHAnsi"/>
                <w:sz w:val="18"/>
                <w:szCs w:val="18"/>
              </w:rPr>
            </w:pPr>
            <w:del w:id="4" w:author="Alhabibi, Haider@Energy" w:date="2023-11-09T16:03:00Z">
              <w:r w:rsidDel="00E559DB">
                <w:rPr>
                  <w:rFonts w:asciiTheme="minorHAnsi" w:hAnsiTheme="minorHAnsi"/>
                  <w:sz w:val="18"/>
                  <w:szCs w:val="18"/>
                </w:rPr>
                <w:delText>Central Fan Ventilation Cooling System Status</w:delText>
              </w:r>
            </w:del>
          </w:p>
        </w:tc>
        <w:tc>
          <w:tcPr>
            <w:tcW w:w="5605" w:type="dxa"/>
            <w:vAlign w:val="center"/>
          </w:tcPr>
          <w:p w14:paraId="455C7B02" w14:textId="0C274E7F" w:rsidR="00A840E1" w:rsidRPr="005B03AD" w:rsidDel="00E559DB" w:rsidRDefault="00A840E1" w:rsidP="00A840E1">
            <w:pPr>
              <w:keepNext/>
              <w:rPr>
                <w:del w:id="5" w:author="Alhabibi, Haider@Energy" w:date="2023-11-09T16:03:00Z"/>
                <w:rFonts w:asciiTheme="minorHAnsi" w:hAnsiTheme="minorHAnsi"/>
                <w:sz w:val="18"/>
                <w:szCs w:val="18"/>
              </w:rPr>
            </w:pPr>
          </w:p>
        </w:tc>
      </w:tr>
    </w:tbl>
    <w:p w14:paraId="65CE9C01" w14:textId="77777777" w:rsidR="003602D0" w:rsidRPr="0036342F"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D83E48" w14:paraId="65CE9C04" w14:textId="77777777" w:rsidTr="00E3551F">
        <w:trPr>
          <w:cantSplit/>
          <w:trHeight w:val="144"/>
        </w:trPr>
        <w:tc>
          <w:tcPr>
            <w:tcW w:w="5000" w:type="pct"/>
            <w:gridSpan w:val="3"/>
            <w:vAlign w:val="center"/>
          </w:tcPr>
          <w:p w14:paraId="65CE9C02" w14:textId="23FB147E" w:rsidR="00E3551F" w:rsidRPr="0036342F" w:rsidRDefault="00E3551F" w:rsidP="00E3551F">
            <w:pPr>
              <w:keepNext/>
              <w:rPr>
                <w:rFonts w:asciiTheme="minorHAnsi" w:hAnsiTheme="minorHAnsi"/>
                <w:b/>
                <w:szCs w:val="18"/>
              </w:rPr>
            </w:pPr>
            <w:r w:rsidRPr="0036342F">
              <w:rPr>
                <w:rFonts w:asciiTheme="minorHAnsi" w:hAnsiTheme="minorHAnsi"/>
                <w:b/>
                <w:szCs w:val="18"/>
              </w:rPr>
              <w:t>B. Fan Watt Measurement Apparatus and Procedure Information</w:t>
            </w:r>
          </w:p>
          <w:p w14:paraId="65CE9C03" w14:textId="77777777" w:rsidR="00E3551F" w:rsidRPr="00E3551F" w:rsidRDefault="00E3551F" w:rsidP="00E3551F">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E3551F" w:rsidRPr="00D83E48" w14:paraId="65CE9C08" w14:textId="77777777" w:rsidTr="00710CB9">
        <w:trPr>
          <w:cantSplit/>
          <w:trHeight w:val="144"/>
        </w:trPr>
        <w:tc>
          <w:tcPr>
            <w:tcW w:w="212" w:type="pct"/>
            <w:vAlign w:val="center"/>
          </w:tcPr>
          <w:p w14:paraId="65CE9C05" w14:textId="77777777" w:rsidR="00E3551F" w:rsidRPr="00E3551F" w:rsidRDefault="00E3551F" w:rsidP="00E3551F">
            <w:pPr>
              <w:keepNext/>
              <w:jc w:val="center"/>
              <w:rPr>
                <w:rFonts w:asciiTheme="minorHAnsi" w:hAnsiTheme="minorHAnsi"/>
                <w:sz w:val="18"/>
                <w:szCs w:val="18"/>
              </w:rPr>
            </w:pPr>
            <w:r w:rsidRPr="00E3551F">
              <w:rPr>
                <w:rFonts w:asciiTheme="minorHAnsi" w:hAnsiTheme="minorHAnsi"/>
                <w:sz w:val="18"/>
                <w:szCs w:val="18"/>
              </w:rPr>
              <w:t>01</w:t>
            </w:r>
          </w:p>
        </w:tc>
        <w:tc>
          <w:tcPr>
            <w:tcW w:w="2288" w:type="pct"/>
            <w:vAlign w:val="center"/>
          </w:tcPr>
          <w:p w14:paraId="65CE9C06" w14:textId="43836505" w:rsidR="00E3551F" w:rsidRPr="00E3551F" w:rsidRDefault="00E3551F" w:rsidP="00E3551F">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00" w:type="pct"/>
          </w:tcPr>
          <w:p w14:paraId="65CE9C07" w14:textId="77777777" w:rsidR="00E3551F" w:rsidRPr="00E3551F" w:rsidRDefault="00E3551F" w:rsidP="006A67C2">
            <w:pPr>
              <w:pStyle w:val="ListParagraph"/>
              <w:keepNext/>
              <w:ind w:left="0"/>
              <w:rPr>
                <w:rFonts w:asciiTheme="minorHAnsi" w:hAnsiTheme="minorHAnsi"/>
                <w:sz w:val="18"/>
                <w:szCs w:val="18"/>
              </w:rPr>
            </w:pPr>
          </w:p>
        </w:tc>
      </w:tr>
    </w:tbl>
    <w:p w14:paraId="65CE9C09" w14:textId="77777777" w:rsidR="00E3551F" w:rsidRPr="00710CB9"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D83E48" w14:paraId="65CE9C0D" w14:textId="77777777" w:rsidTr="00E3551F">
        <w:trPr>
          <w:cantSplit/>
          <w:trHeight w:val="144"/>
        </w:trPr>
        <w:tc>
          <w:tcPr>
            <w:tcW w:w="5000" w:type="pct"/>
            <w:vAlign w:val="center"/>
          </w:tcPr>
          <w:p w14:paraId="65CE9C0C" w14:textId="06617648" w:rsidR="004F6841" w:rsidRPr="00E3551F" w:rsidRDefault="00036F28" w:rsidP="00E3551F">
            <w:pPr>
              <w:rPr>
                <w:rFonts w:asciiTheme="minorHAnsi" w:hAnsiTheme="minorHAnsi"/>
                <w:b/>
                <w:sz w:val="18"/>
                <w:szCs w:val="18"/>
              </w:rPr>
            </w:pPr>
            <w:r w:rsidRPr="005B03AD">
              <w:rPr>
                <w:rFonts w:asciiTheme="minorHAnsi" w:hAnsiTheme="minorHAnsi"/>
                <w:b/>
                <w:sz w:val="18"/>
                <w:szCs w:val="18"/>
              </w:rPr>
              <w:t>MCH-22b Forced Air System Fan Efficacy Measurement – Newly Installed Zoned Single-Speed Compressor Systems</w:t>
            </w:r>
          </w:p>
        </w:tc>
      </w:tr>
    </w:tbl>
    <w:p w14:paraId="65CE9C0E" w14:textId="77777777" w:rsidR="00E3551F" w:rsidRPr="00710CB9"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E3551F" w:rsidRPr="00D83E48" w14:paraId="65CE9C11" w14:textId="77777777" w:rsidTr="000E3240">
        <w:trPr>
          <w:gridAfter w:val="1"/>
          <w:wAfter w:w="4" w:type="pct"/>
          <w:trHeight w:val="144"/>
        </w:trPr>
        <w:tc>
          <w:tcPr>
            <w:tcW w:w="4996" w:type="pct"/>
            <w:gridSpan w:val="3"/>
            <w:vAlign w:val="center"/>
          </w:tcPr>
          <w:p w14:paraId="65CE9C0F" w14:textId="2C2C344F" w:rsidR="00E3551F" w:rsidRPr="005B03AD" w:rsidRDefault="00E3551F" w:rsidP="00E3551F">
            <w:pPr>
              <w:keepNext/>
              <w:rPr>
                <w:rFonts w:asciiTheme="minorHAnsi" w:hAnsiTheme="minorHAnsi"/>
                <w:b/>
                <w:sz w:val="18"/>
                <w:szCs w:val="18"/>
              </w:rPr>
            </w:pPr>
            <w:r w:rsidRPr="00710CB9">
              <w:rPr>
                <w:rFonts w:asciiTheme="minorHAnsi" w:hAnsiTheme="minorHAnsi"/>
                <w:b/>
                <w:szCs w:val="18"/>
              </w:rPr>
              <w:t xml:space="preserve">C. Forced Air System </w:t>
            </w:r>
            <w:r w:rsidR="004D5FB9" w:rsidRPr="00710CB9">
              <w:rPr>
                <w:rFonts w:asciiTheme="minorHAnsi" w:hAnsiTheme="minorHAnsi"/>
                <w:b/>
                <w:szCs w:val="18"/>
              </w:rPr>
              <w:t>Fan Efficacy</w:t>
            </w:r>
            <w:r w:rsidRPr="00710CB9">
              <w:rPr>
                <w:rFonts w:asciiTheme="minorHAnsi" w:hAnsiTheme="minorHAnsi"/>
                <w:b/>
                <w:szCs w:val="18"/>
              </w:rPr>
              <w:t xml:space="preserve"> Measurement – All Zones Calling</w:t>
            </w:r>
          </w:p>
          <w:p w14:paraId="65CE9C10" w14:textId="6891AE73" w:rsidR="00E3551F" w:rsidRPr="005B03AD" w:rsidRDefault="00E3551F" w:rsidP="00B32117">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E3551F" w:rsidRPr="00D83E48" w14:paraId="65CE9C15" w14:textId="77777777" w:rsidTr="000E3240">
        <w:tblPrEx>
          <w:tblCellMar>
            <w:top w:w="0" w:type="dxa"/>
            <w:left w:w="108" w:type="dxa"/>
            <w:bottom w:w="0" w:type="dxa"/>
            <w:right w:w="108" w:type="dxa"/>
          </w:tblCellMar>
        </w:tblPrEx>
        <w:trPr>
          <w:cantSplit/>
          <w:trHeight w:val="144"/>
        </w:trPr>
        <w:tc>
          <w:tcPr>
            <w:tcW w:w="212" w:type="pct"/>
            <w:vAlign w:val="center"/>
          </w:tcPr>
          <w:p w14:paraId="65CE9C12"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C13" w14:textId="22C73BD2"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C14" w14:textId="77777777" w:rsidR="00E3551F" w:rsidRPr="005B03AD" w:rsidRDefault="00E3551F" w:rsidP="00E3551F">
            <w:pPr>
              <w:keepNext/>
              <w:rPr>
                <w:rFonts w:asciiTheme="minorHAnsi" w:hAnsiTheme="minorHAnsi"/>
                <w:sz w:val="18"/>
                <w:szCs w:val="18"/>
              </w:rPr>
            </w:pPr>
          </w:p>
        </w:tc>
      </w:tr>
      <w:tr w:rsidR="00E3551F" w:rsidRPr="00D83E48" w14:paraId="65CE9C19" w14:textId="77777777" w:rsidTr="000E3240">
        <w:tblPrEx>
          <w:tblCellMar>
            <w:top w:w="0" w:type="dxa"/>
            <w:left w:w="108" w:type="dxa"/>
            <w:bottom w:w="0" w:type="dxa"/>
            <w:right w:w="108" w:type="dxa"/>
          </w:tblCellMar>
        </w:tblPrEx>
        <w:trPr>
          <w:cantSplit/>
          <w:trHeight w:val="144"/>
        </w:trPr>
        <w:tc>
          <w:tcPr>
            <w:tcW w:w="212" w:type="pct"/>
            <w:vAlign w:val="center"/>
          </w:tcPr>
          <w:p w14:paraId="65CE9C16"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C17" w14:textId="504EBA4F"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C18" w14:textId="77777777" w:rsidR="00E3551F" w:rsidRPr="005B03AD" w:rsidRDefault="00E3551F" w:rsidP="00E3551F">
            <w:pPr>
              <w:keepNext/>
              <w:rPr>
                <w:rFonts w:asciiTheme="minorHAnsi" w:hAnsiTheme="minorHAnsi"/>
                <w:sz w:val="18"/>
                <w:szCs w:val="18"/>
              </w:rPr>
            </w:pPr>
          </w:p>
        </w:tc>
      </w:tr>
      <w:tr w:rsidR="00E3551F" w:rsidRPr="00D83E48" w14:paraId="65CE9C1D" w14:textId="77777777" w:rsidTr="000E3240">
        <w:tblPrEx>
          <w:tblCellMar>
            <w:top w:w="0" w:type="dxa"/>
            <w:left w:w="108" w:type="dxa"/>
            <w:bottom w:w="0" w:type="dxa"/>
            <w:right w:w="108" w:type="dxa"/>
          </w:tblCellMar>
        </w:tblPrEx>
        <w:trPr>
          <w:cantSplit/>
          <w:trHeight w:val="144"/>
        </w:trPr>
        <w:tc>
          <w:tcPr>
            <w:tcW w:w="212" w:type="pct"/>
            <w:vAlign w:val="center"/>
          </w:tcPr>
          <w:p w14:paraId="65CE9C1A"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C1B" w14:textId="28C4F894" w:rsidR="00E3551F" w:rsidRPr="005B03AD" w:rsidRDefault="00E3551F" w:rsidP="002E53A2">
            <w:pPr>
              <w:keepNext/>
              <w:rPr>
                <w:rFonts w:asciiTheme="minorHAnsi" w:hAnsiTheme="minorHAnsi"/>
                <w:sz w:val="18"/>
                <w:szCs w:val="18"/>
              </w:rPr>
            </w:pPr>
            <w:r w:rsidRPr="005B03AD">
              <w:rPr>
                <w:rFonts w:asciiTheme="minorHAnsi" w:hAnsiTheme="minorHAnsi"/>
                <w:sz w:val="18"/>
                <w:szCs w:val="18"/>
              </w:rPr>
              <w:t>Required Fan Efficacy (</w:t>
            </w:r>
            <w:r w:rsidR="002E53A2">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1C" w14:textId="77777777" w:rsidR="00E3551F" w:rsidRPr="005B03AD" w:rsidRDefault="00E3551F" w:rsidP="00E3551F">
            <w:pPr>
              <w:keepNext/>
              <w:rPr>
                <w:rFonts w:asciiTheme="minorHAnsi" w:hAnsiTheme="minorHAnsi"/>
                <w:sz w:val="18"/>
                <w:szCs w:val="18"/>
              </w:rPr>
            </w:pPr>
          </w:p>
        </w:tc>
      </w:tr>
      <w:tr w:rsidR="00E3551F" w:rsidRPr="00D83E48" w14:paraId="65CE9C21" w14:textId="77777777" w:rsidTr="000E3240">
        <w:tblPrEx>
          <w:tblCellMar>
            <w:top w:w="0" w:type="dxa"/>
            <w:left w:w="108" w:type="dxa"/>
            <w:bottom w:w="0" w:type="dxa"/>
            <w:right w:w="108" w:type="dxa"/>
          </w:tblCellMar>
        </w:tblPrEx>
        <w:trPr>
          <w:cantSplit/>
          <w:trHeight w:val="144"/>
        </w:trPr>
        <w:tc>
          <w:tcPr>
            <w:tcW w:w="212" w:type="pct"/>
            <w:vAlign w:val="center"/>
          </w:tcPr>
          <w:p w14:paraId="65CE9C1E"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C1F" w14:textId="27810455" w:rsidR="00E3551F" w:rsidRPr="005B03AD" w:rsidRDefault="00E3551F" w:rsidP="002E53A2">
            <w:pPr>
              <w:keepNext/>
              <w:rPr>
                <w:rFonts w:asciiTheme="minorHAnsi" w:hAnsiTheme="minorHAnsi"/>
                <w:sz w:val="18"/>
                <w:szCs w:val="18"/>
              </w:rPr>
            </w:pPr>
            <w:r w:rsidRPr="005B03AD">
              <w:rPr>
                <w:rFonts w:asciiTheme="minorHAnsi" w:hAnsiTheme="minorHAnsi"/>
                <w:sz w:val="18"/>
                <w:szCs w:val="18"/>
              </w:rPr>
              <w:t>Actual Fan Efficacy (</w:t>
            </w:r>
            <w:r w:rsidR="002E53A2">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20" w14:textId="77777777" w:rsidR="00E3551F" w:rsidRPr="005B03AD" w:rsidRDefault="00E3551F" w:rsidP="00E3551F">
            <w:pPr>
              <w:keepNext/>
              <w:rPr>
                <w:rFonts w:asciiTheme="minorHAnsi" w:hAnsiTheme="minorHAnsi"/>
                <w:sz w:val="18"/>
                <w:szCs w:val="18"/>
              </w:rPr>
            </w:pPr>
          </w:p>
        </w:tc>
      </w:tr>
      <w:tr w:rsidR="00E3551F" w:rsidRPr="00D83E48" w14:paraId="65CE9C25" w14:textId="77777777" w:rsidTr="000E3240">
        <w:tblPrEx>
          <w:tblCellMar>
            <w:top w:w="0" w:type="dxa"/>
            <w:left w:w="108" w:type="dxa"/>
            <w:bottom w:w="0" w:type="dxa"/>
            <w:right w:w="108" w:type="dxa"/>
          </w:tblCellMar>
        </w:tblPrEx>
        <w:trPr>
          <w:cantSplit/>
          <w:trHeight w:val="144"/>
        </w:trPr>
        <w:tc>
          <w:tcPr>
            <w:tcW w:w="212" w:type="pct"/>
            <w:vAlign w:val="center"/>
          </w:tcPr>
          <w:p w14:paraId="65CE9C22" w14:textId="77777777" w:rsidR="00E3551F" w:rsidRPr="005B03AD" w:rsidRDefault="00E3551F" w:rsidP="00E3551F">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C23" w14:textId="77777777"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65CE9C24" w14:textId="77777777" w:rsidR="00E3551F" w:rsidRPr="005B03AD" w:rsidRDefault="00E3551F" w:rsidP="006A67C2">
            <w:pPr>
              <w:keepNext/>
              <w:rPr>
                <w:rFonts w:asciiTheme="minorHAnsi" w:hAnsiTheme="minorHAnsi"/>
                <w:sz w:val="18"/>
                <w:szCs w:val="18"/>
              </w:rPr>
            </w:pPr>
          </w:p>
        </w:tc>
      </w:tr>
    </w:tbl>
    <w:p w14:paraId="65CE9C26" w14:textId="77777777" w:rsidR="00E3551F"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D83E48" w14:paraId="65CE9C29" w14:textId="77777777" w:rsidTr="00E3551F">
        <w:trPr>
          <w:trHeight w:val="144"/>
        </w:trPr>
        <w:tc>
          <w:tcPr>
            <w:tcW w:w="5000" w:type="pct"/>
            <w:gridSpan w:val="7"/>
          </w:tcPr>
          <w:p w14:paraId="65CE9C27" w14:textId="345DB250" w:rsidR="00E3551F" w:rsidRPr="00AF2430" w:rsidRDefault="00E3551F" w:rsidP="00E3551F">
            <w:pPr>
              <w:keepNext/>
              <w:rPr>
                <w:rFonts w:asciiTheme="minorHAnsi" w:hAnsiTheme="minorHAnsi"/>
                <w:b/>
                <w:sz w:val="18"/>
                <w:szCs w:val="18"/>
              </w:rPr>
            </w:pPr>
            <w:r w:rsidRPr="00710CB9">
              <w:rPr>
                <w:rFonts w:asciiTheme="minorHAnsi" w:hAnsiTheme="minorHAnsi"/>
                <w:b/>
                <w:szCs w:val="18"/>
              </w:rPr>
              <w:t>D. Forced Air System Fan Efficacy Measurement – All Zonal Control Modes</w:t>
            </w:r>
          </w:p>
          <w:p w14:paraId="65CE9C28" w14:textId="77777777" w:rsidR="00E3551F" w:rsidRPr="00AF2430" w:rsidRDefault="00E3551F" w:rsidP="00E3551F">
            <w:pPr>
              <w:keepNext/>
              <w:rPr>
                <w:rFonts w:asciiTheme="minorHAnsi" w:hAnsiTheme="minorHAnsi"/>
                <w:b/>
                <w:sz w:val="18"/>
                <w:szCs w:val="18"/>
              </w:rPr>
            </w:pPr>
            <w:r w:rsidRPr="00AF2430">
              <w:rPr>
                <w:rFonts w:asciiTheme="minorHAnsi" w:hAnsiTheme="minorHAnsi"/>
                <w:sz w:val="18"/>
                <w:szCs w:val="18"/>
              </w:rPr>
              <w:t>The procedures for System Fan Efficacy Verification are specified in Reference Residential Appendix RA3.3.Note: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D83E48" w14:paraId="65CE9C2D" w14:textId="77777777" w:rsidTr="000E3240">
        <w:tblPrEx>
          <w:tblCellMar>
            <w:top w:w="0" w:type="dxa"/>
            <w:left w:w="115" w:type="dxa"/>
            <w:bottom w:w="0" w:type="dxa"/>
            <w:right w:w="115" w:type="dxa"/>
          </w:tblCellMar>
        </w:tblPrEx>
        <w:trPr>
          <w:trHeight w:val="144"/>
        </w:trPr>
        <w:tc>
          <w:tcPr>
            <w:tcW w:w="217" w:type="pct"/>
            <w:vAlign w:val="center"/>
          </w:tcPr>
          <w:p w14:paraId="65CE9C2A" w14:textId="77777777" w:rsidR="00E3551F" w:rsidRPr="00AF2430" w:rsidRDefault="00E3551F" w:rsidP="00E3551F">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35D440A9" w14:textId="6C590A24" w:rsidR="00710CB9" w:rsidRDefault="00E3551F" w:rsidP="00E3551F">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710CB9">
              <w:rPr>
                <w:rFonts w:asciiTheme="minorHAnsi" w:hAnsiTheme="minorHAnsi"/>
                <w:sz w:val="18"/>
                <w:szCs w:val="18"/>
              </w:rPr>
              <w:t>I</w:t>
            </w:r>
            <w:r w:rsidRPr="00AF2430">
              <w:rPr>
                <w:rFonts w:asciiTheme="minorHAnsi" w:hAnsiTheme="minorHAnsi"/>
                <w:sz w:val="18"/>
                <w:szCs w:val="18"/>
              </w:rPr>
              <w:t xml:space="preserve">ndependently </w:t>
            </w:r>
            <w:r w:rsidR="00710CB9">
              <w:rPr>
                <w:rFonts w:asciiTheme="minorHAnsi" w:hAnsiTheme="minorHAnsi"/>
                <w:sz w:val="18"/>
                <w:szCs w:val="18"/>
              </w:rPr>
              <w:t>C</w:t>
            </w:r>
            <w:r w:rsidRPr="00AF2430">
              <w:rPr>
                <w:rFonts w:asciiTheme="minorHAnsi" w:hAnsiTheme="minorHAnsi"/>
                <w:sz w:val="18"/>
                <w:szCs w:val="18"/>
              </w:rPr>
              <w:t xml:space="preserve">ontrolled </w:t>
            </w:r>
            <w:r w:rsidR="00710CB9">
              <w:rPr>
                <w:rFonts w:asciiTheme="minorHAnsi" w:hAnsiTheme="minorHAnsi"/>
                <w:sz w:val="18"/>
                <w:szCs w:val="18"/>
              </w:rPr>
              <w:t>Z</w:t>
            </w:r>
            <w:r w:rsidRPr="00AF2430">
              <w:rPr>
                <w:rFonts w:asciiTheme="minorHAnsi" w:hAnsiTheme="minorHAnsi"/>
                <w:sz w:val="18"/>
                <w:szCs w:val="18"/>
              </w:rPr>
              <w:t>ones</w:t>
            </w:r>
          </w:p>
          <w:p w14:paraId="65CE9C2B" w14:textId="2AC16059" w:rsidR="00E3551F" w:rsidRPr="00AF2430" w:rsidRDefault="00E3551F" w:rsidP="00E3551F">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65CE9C2C" w14:textId="77777777" w:rsidR="00E3551F" w:rsidRPr="00AF2430" w:rsidRDefault="00E3551F" w:rsidP="006A67C2">
            <w:pPr>
              <w:pStyle w:val="FootnoteText"/>
              <w:keepNext/>
              <w:rPr>
                <w:rFonts w:asciiTheme="minorHAnsi" w:hAnsiTheme="minorHAnsi"/>
                <w:sz w:val="18"/>
                <w:szCs w:val="18"/>
              </w:rPr>
            </w:pPr>
          </w:p>
        </w:tc>
      </w:tr>
      <w:tr w:rsidR="00E3551F" w:rsidRPr="00D83E48" w14:paraId="65CE9C31" w14:textId="77777777" w:rsidTr="000E3240">
        <w:tblPrEx>
          <w:tblCellMar>
            <w:top w:w="0" w:type="dxa"/>
            <w:left w:w="108" w:type="dxa"/>
            <w:bottom w:w="0" w:type="dxa"/>
            <w:right w:w="108" w:type="dxa"/>
          </w:tblCellMar>
        </w:tblPrEx>
        <w:trPr>
          <w:trHeight w:val="144"/>
        </w:trPr>
        <w:tc>
          <w:tcPr>
            <w:tcW w:w="217" w:type="pct"/>
            <w:vAlign w:val="center"/>
          </w:tcPr>
          <w:p w14:paraId="65CE9C2E" w14:textId="77777777" w:rsidR="00E3551F" w:rsidRPr="00AF2430" w:rsidRDefault="00E3551F" w:rsidP="00E3551F">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C2F" w14:textId="51C7B30F" w:rsidR="00E3551F" w:rsidRPr="00AF2430" w:rsidRDefault="00E3551F" w:rsidP="00710CB9">
            <w:pPr>
              <w:keepNext/>
              <w:rPr>
                <w:rFonts w:asciiTheme="minorHAnsi" w:hAnsiTheme="minorHAnsi"/>
                <w:sz w:val="18"/>
                <w:szCs w:val="18"/>
              </w:rPr>
            </w:pPr>
            <w:r w:rsidRPr="00AF2430">
              <w:rPr>
                <w:rFonts w:asciiTheme="minorHAnsi" w:hAnsiTheme="minorHAnsi"/>
                <w:sz w:val="18"/>
                <w:szCs w:val="18"/>
              </w:rPr>
              <w:t xml:space="preserve">Required Fan Efficacy in </w:t>
            </w:r>
            <w:r w:rsidR="00710CB9">
              <w:rPr>
                <w:rFonts w:asciiTheme="minorHAnsi" w:hAnsiTheme="minorHAnsi"/>
                <w:sz w:val="18"/>
                <w:szCs w:val="18"/>
              </w:rPr>
              <w:t>A</w:t>
            </w:r>
            <w:r w:rsidRPr="00AF2430">
              <w:rPr>
                <w:rFonts w:asciiTheme="minorHAnsi" w:hAnsiTheme="minorHAnsi"/>
                <w:sz w:val="18"/>
                <w:szCs w:val="18"/>
              </w:rPr>
              <w:t>ll Zonal Control Modes(</w:t>
            </w:r>
            <w:r w:rsidR="00710CB9">
              <w:rPr>
                <w:rFonts w:asciiTheme="minorHAnsi" w:hAnsiTheme="minorHAnsi"/>
                <w:sz w:val="18"/>
                <w:szCs w:val="18"/>
              </w:rPr>
              <w:t>W</w:t>
            </w:r>
            <w:r w:rsidRPr="00AF2430">
              <w:rPr>
                <w:rFonts w:asciiTheme="minorHAnsi" w:hAnsiTheme="minorHAnsi"/>
                <w:sz w:val="18"/>
                <w:szCs w:val="18"/>
              </w:rPr>
              <w:t>att/cfm)</w:t>
            </w:r>
          </w:p>
        </w:tc>
        <w:tc>
          <w:tcPr>
            <w:tcW w:w="2501" w:type="pct"/>
            <w:gridSpan w:val="3"/>
            <w:vAlign w:val="center"/>
          </w:tcPr>
          <w:p w14:paraId="65CE9C30" w14:textId="77777777" w:rsidR="00E3551F" w:rsidRPr="00AF2430" w:rsidRDefault="00E3551F" w:rsidP="00E3551F">
            <w:pPr>
              <w:keepNext/>
              <w:rPr>
                <w:rFonts w:asciiTheme="minorHAnsi" w:hAnsiTheme="minorHAnsi"/>
                <w:sz w:val="18"/>
                <w:szCs w:val="18"/>
              </w:rPr>
            </w:pPr>
          </w:p>
        </w:tc>
      </w:tr>
      <w:tr w:rsidR="00E3551F" w:rsidRPr="00710CB9" w14:paraId="65CE9C33" w14:textId="77777777" w:rsidTr="00710CB9">
        <w:tblPrEx>
          <w:tblCellMar>
            <w:top w:w="0" w:type="dxa"/>
            <w:left w:w="108" w:type="dxa"/>
            <w:bottom w:w="0" w:type="dxa"/>
            <w:right w:w="108" w:type="dxa"/>
          </w:tblCellMar>
        </w:tblPrEx>
        <w:trPr>
          <w:trHeight w:val="62"/>
        </w:trPr>
        <w:tc>
          <w:tcPr>
            <w:tcW w:w="5000" w:type="pct"/>
            <w:gridSpan w:val="7"/>
            <w:vAlign w:val="center"/>
          </w:tcPr>
          <w:p w14:paraId="65CE9C32" w14:textId="77777777" w:rsidR="00E3551F" w:rsidRPr="00710CB9" w:rsidRDefault="00E3551F" w:rsidP="00E3551F">
            <w:pPr>
              <w:keepNext/>
              <w:rPr>
                <w:rFonts w:asciiTheme="minorHAnsi" w:hAnsiTheme="minorHAnsi"/>
                <w:sz w:val="4"/>
                <w:szCs w:val="18"/>
              </w:rPr>
            </w:pPr>
          </w:p>
        </w:tc>
      </w:tr>
      <w:tr w:rsidR="00E3551F" w:rsidRPr="00D83E48" w14:paraId="65CE9C3A" w14:textId="77777777" w:rsidTr="00710CB9">
        <w:tblPrEx>
          <w:tblCellMar>
            <w:top w:w="0" w:type="dxa"/>
            <w:left w:w="108" w:type="dxa"/>
            <w:bottom w:w="0" w:type="dxa"/>
            <w:right w:w="108" w:type="dxa"/>
          </w:tblCellMar>
        </w:tblPrEx>
        <w:trPr>
          <w:trHeight w:val="144"/>
        </w:trPr>
        <w:tc>
          <w:tcPr>
            <w:tcW w:w="854" w:type="pct"/>
            <w:gridSpan w:val="2"/>
            <w:vAlign w:val="center"/>
          </w:tcPr>
          <w:p w14:paraId="65CE9C34"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C35"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C36"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C37"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C38"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C39"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08</w:t>
            </w:r>
          </w:p>
        </w:tc>
      </w:tr>
      <w:tr w:rsidR="00E3551F" w:rsidRPr="00D83E48" w14:paraId="65CE9C44" w14:textId="77777777" w:rsidTr="00710CB9">
        <w:tblPrEx>
          <w:tblCellMar>
            <w:top w:w="0" w:type="dxa"/>
            <w:left w:w="108" w:type="dxa"/>
            <w:bottom w:w="0" w:type="dxa"/>
            <w:right w:w="108" w:type="dxa"/>
          </w:tblCellMar>
        </w:tblPrEx>
        <w:trPr>
          <w:trHeight w:val="144"/>
        </w:trPr>
        <w:tc>
          <w:tcPr>
            <w:tcW w:w="854" w:type="pct"/>
            <w:gridSpan w:val="2"/>
            <w:vAlign w:val="center"/>
          </w:tcPr>
          <w:p w14:paraId="65CE9C3B"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C3C"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C3E" w14:textId="632071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C40" w14:textId="20FADE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C41"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Calculated Fan Efficacy</w:t>
            </w:r>
          </w:p>
          <w:p w14:paraId="65CE9C42" w14:textId="3D85BC6C"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C43"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E3551F" w:rsidRPr="00D83E48" w14:paraId="65CE9C4B" w14:textId="77777777" w:rsidTr="00710CB9">
        <w:tblPrEx>
          <w:tblCellMar>
            <w:top w:w="0" w:type="dxa"/>
            <w:left w:w="108" w:type="dxa"/>
            <w:bottom w:w="0" w:type="dxa"/>
            <w:right w:w="108" w:type="dxa"/>
          </w:tblCellMar>
        </w:tblPrEx>
        <w:trPr>
          <w:trHeight w:val="144"/>
        </w:trPr>
        <w:tc>
          <w:tcPr>
            <w:tcW w:w="854" w:type="pct"/>
            <w:gridSpan w:val="2"/>
            <w:vAlign w:val="center"/>
          </w:tcPr>
          <w:p w14:paraId="65CE9C45"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6" w14:textId="77777777" w:rsidR="00E3551F" w:rsidRPr="00AF2430" w:rsidRDefault="00E3551F" w:rsidP="00E3551F">
            <w:pPr>
              <w:keepNext/>
              <w:jc w:val="center"/>
              <w:rPr>
                <w:rFonts w:asciiTheme="minorHAnsi" w:hAnsiTheme="minorHAnsi"/>
                <w:sz w:val="18"/>
                <w:szCs w:val="18"/>
              </w:rPr>
            </w:pPr>
          </w:p>
        </w:tc>
        <w:tc>
          <w:tcPr>
            <w:tcW w:w="817" w:type="pct"/>
            <w:vAlign w:val="center"/>
          </w:tcPr>
          <w:p w14:paraId="65CE9C47" w14:textId="77777777" w:rsidR="00E3551F" w:rsidRPr="00AF2430" w:rsidRDefault="00E3551F" w:rsidP="00E3551F">
            <w:pPr>
              <w:keepNext/>
              <w:jc w:val="center"/>
              <w:rPr>
                <w:rFonts w:asciiTheme="minorHAnsi" w:hAnsiTheme="minorHAnsi"/>
                <w:sz w:val="18"/>
                <w:szCs w:val="18"/>
              </w:rPr>
            </w:pPr>
          </w:p>
        </w:tc>
        <w:tc>
          <w:tcPr>
            <w:tcW w:w="840" w:type="pct"/>
            <w:vAlign w:val="center"/>
          </w:tcPr>
          <w:p w14:paraId="65CE9C48"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9" w14:textId="77777777" w:rsidR="00E3551F" w:rsidRPr="00AF2430" w:rsidRDefault="00E3551F" w:rsidP="00E3551F">
            <w:pPr>
              <w:keepNext/>
              <w:jc w:val="center"/>
              <w:rPr>
                <w:rFonts w:asciiTheme="minorHAnsi" w:hAnsiTheme="minorHAnsi"/>
                <w:sz w:val="18"/>
                <w:szCs w:val="18"/>
              </w:rPr>
            </w:pPr>
          </w:p>
        </w:tc>
        <w:tc>
          <w:tcPr>
            <w:tcW w:w="833" w:type="pct"/>
            <w:vAlign w:val="center"/>
          </w:tcPr>
          <w:p w14:paraId="65CE9C4A" w14:textId="77777777" w:rsidR="00E3551F" w:rsidRPr="00AF2430" w:rsidRDefault="00E3551F" w:rsidP="00E3551F">
            <w:pPr>
              <w:keepNext/>
              <w:jc w:val="center"/>
              <w:rPr>
                <w:rFonts w:asciiTheme="minorHAnsi" w:hAnsiTheme="minorHAnsi"/>
                <w:sz w:val="18"/>
                <w:szCs w:val="18"/>
              </w:rPr>
            </w:pPr>
          </w:p>
        </w:tc>
      </w:tr>
      <w:tr w:rsidR="006A67C2" w:rsidRPr="00D83E48" w14:paraId="65CE9C52" w14:textId="77777777" w:rsidTr="00710CB9">
        <w:tblPrEx>
          <w:tblCellMar>
            <w:top w:w="0" w:type="dxa"/>
            <w:left w:w="108" w:type="dxa"/>
            <w:bottom w:w="0" w:type="dxa"/>
            <w:right w:w="108" w:type="dxa"/>
          </w:tblCellMar>
        </w:tblPrEx>
        <w:trPr>
          <w:trHeight w:val="144"/>
        </w:trPr>
        <w:tc>
          <w:tcPr>
            <w:tcW w:w="854" w:type="pct"/>
            <w:gridSpan w:val="2"/>
            <w:vAlign w:val="center"/>
          </w:tcPr>
          <w:p w14:paraId="65CE9C4C" w14:textId="77777777" w:rsidR="006A67C2" w:rsidRPr="00AF2430" w:rsidRDefault="006A67C2" w:rsidP="00E3551F">
            <w:pPr>
              <w:keepNext/>
              <w:jc w:val="center"/>
              <w:rPr>
                <w:rFonts w:asciiTheme="minorHAnsi" w:hAnsiTheme="minorHAnsi"/>
                <w:sz w:val="18"/>
                <w:szCs w:val="18"/>
              </w:rPr>
            </w:pPr>
          </w:p>
        </w:tc>
        <w:tc>
          <w:tcPr>
            <w:tcW w:w="828" w:type="pct"/>
            <w:vAlign w:val="center"/>
          </w:tcPr>
          <w:p w14:paraId="65CE9C4D" w14:textId="77777777" w:rsidR="006A67C2" w:rsidRPr="00AF2430" w:rsidRDefault="006A67C2" w:rsidP="006A67C2">
            <w:pPr>
              <w:keepNext/>
              <w:jc w:val="center"/>
              <w:rPr>
                <w:rFonts w:asciiTheme="minorHAnsi" w:hAnsiTheme="minorHAnsi"/>
                <w:sz w:val="18"/>
                <w:szCs w:val="18"/>
              </w:rPr>
            </w:pPr>
          </w:p>
        </w:tc>
        <w:tc>
          <w:tcPr>
            <w:tcW w:w="817" w:type="pct"/>
            <w:vAlign w:val="center"/>
          </w:tcPr>
          <w:p w14:paraId="65CE9C4E" w14:textId="77777777" w:rsidR="006A67C2" w:rsidRPr="00AF2430" w:rsidRDefault="006A67C2" w:rsidP="006A67C2">
            <w:pPr>
              <w:keepNext/>
              <w:jc w:val="center"/>
              <w:rPr>
                <w:rFonts w:asciiTheme="minorHAnsi" w:hAnsiTheme="minorHAnsi"/>
                <w:sz w:val="18"/>
                <w:szCs w:val="18"/>
              </w:rPr>
            </w:pPr>
          </w:p>
        </w:tc>
        <w:tc>
          <w:tcPr>
            <w:tcW w:w="840" w:type="pct"/>
            <w:vAlign w:val="center"/>
          </w:tcPr>
          <w:p w14:paraId="65CE9C4F" w14:textId="77777777" w:rsidR="006A67C2" w:rsidRPr="00AF2430" w:rsidRDefault="006A67C2" w:rsidP="006A67C2">
            <w:pPr>
              <w:keepNext/>
              <w:jc w:val="center"/>
              <w:rPr>
                <w:rFonts w:asciiTheme="minorHAnsi" w:hAnsiTheme="minorHAnsi"/>
                <w:sz w:val="18"/>
                <w:szCs w:val="18"/>
              </w:rPr>
            </w:pPr>
          </w:p>
        </w:tc>
        <w:tc>
          <w:tcPr>
            <w:tcW w:w="828" w:type="pct"/>
            <w:vAlign w:val="center"/>
          </w:tcPr>
          <w:p w14:paraId="65CE9C50" w14:textId="77777777" w:rsidR="006A67C2" w:rsidRPr="00AF2430" w:rsidRDefault="006A67C2" w:rsidP="006A67C2">
            <w:pPr>
              <w:keepNext/>
              <w:jc w:val="center"/>
              <w:rPr>
                <w:rFonts w:asciiTheme="minorHAnsi" w:hAnsiTheme="minorHAnsi"/>
                <w:sz w:val="18"/>
                <w:szCs w:val="18"/>
              </w:rPr>
            </w:pPr>
          </w:p>
        </w:tc>
        <w:tc>
          <w:tcPr>
            <w:tcW w:w="833" w:type="pct"/>
            <w:vAlign w:val="center"/>
          </w:tcPr>
          <w:p w14:paraId="65CE9C51" w14:textId="77777777" w:rsidR="006A67C2" w:rsidRPr="00AF2430" w:rsidRDefault="006A67C2" w:rsidP="00E3551F">
            <w:pPr>
              <w:keepNext/>
              <w:jc w:val="center"/>
              <w:rPr>
                <w:rFonts w:asciiTheme="minorHAnsi" w:hAnsiTheme="minorHAnsi"/>
                <w:sz w:val="18"/>
                <w:szCs w:val="18"/>
              </w:rPr>
            </w:pPr>
          </w:p>
        </w:tc>
      </w:tr>
      <w:tr w:rsidR="006A67C2" w:rsidRPr="00D83E48" w14:paraId="65CE9C56" w14:textId="77777777" w:rsidTr="000E3240">
        <w:tblPrEx>
          <w:tblCellMar>
            <w:top w:w="0" w:type="dxa"/>
            <w:left w:w="115" w:type="dxa"/>
            <w:bottom w:w="0" w:type="dxa"/>
            <w:right w:w="115" w:type="dxa"/>
          </w:tblCellMar>
        </w:tblPrEx>
        <w:trPr>
          <w:trHeight w:val="144"/>
        </w:trPr>
        <w:tc>
          <w:tcPr>
            <w:tcW w:w="217" w:type="pct"/>
            <w:vAlign w:val="center"/>
          </w:tcPr>
          <w:p w14:paraId="65CE9C53" w14:textId="77777777" w:rsidR="006A67C2" w:rsidRPr="00AF2430" w:rsidRDefault="006A67C2" w:rsidP="00E3551F">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C54" w14:textId="77777777" w:rsidR="006A67C2" w:rsidRPr="00AF2430" w:rsidRDefault="006A67C2" w:rsidP="00E3551F">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C55" w14:textId="77777777" w:rsidR="006A67C2" w:rsidRPr="00AF2430" w:rsidRDefault="006A67C2" w:rsidP="00E3551F">
            <w:pPr>
              <w:pStyle w:val="FootnoteText"/>
              <w:keepNext/>
              <w:rPr>
                <w:rFonts w:asciiTheme="minorHAnsi" w:hAnsiTheme="minorHAnsi"/>
                <w:sz w:val="18"/>
                <w:szCs w:val="18"/>
              </w:rPr>
            </w:pPr>
          </w:p>
        </w:tc>
      </w:tr>
    </w:tbl>
    <w:p w14:paraId="65CE9C57" w14:textId="77777777" w:rsidR="00E3551F" w:rsidRDefault="00E3551F"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036F28" w:rsidRPr="00D83E48" w14:paraId="65CE9C59" w14:textId="77777777" w:rsidTr="0005113D">
        <w:trPr>
          <w:trHeight w:val="144"/>
        </w:trPr>
        <w:tc>
          <w:tcPr>
            <w:tcW w:w="10998" w:type="dxa"/>
            <w:gridSpan w:val="2"/>
          </w:tcPr>
          <w:p w14:paraId="7F49E86D" w14:textId="77777777" w:rsidR="00036F28" w:rsidRDefault="00036F28" w:rsidP="00036F28">
            <w:pPr>
              <w:keepNext/>
              <w:rPr>
                <w:rFonts w:asciiTheme="minorHAnsi" w:hAnsiTheme="minorHAnsi"/>
                <w:b/>
                <w:szCs w:val="18"/>
              </w:rPr>
            </w:pPr>
            <w:r w:rsidRPr="0036342F">
              <w:rPr>
                <w:rFonts w:asciiTheme="minorHAnsi" w:hAnsiTheme="minorHAnsi"/>
                <w:b/>
                <w:szCs w:val="18"/>
              </w:rPr>
              <w:lastRenderedPageBreak/>
              <w:t>E. Additional Requirements</w:t>
            </w:r>
          </w:p>
          <w:p w14:paraId="65CE9C58" w14:textId="31CC223A" w:rsidR="00DC453B" w:rsidRPr="00207D4B" w:rsidRDefault="00DC453B" w:rsidP="00036F28">
            <w:pPr>
              <w:keepNext/>
              <w:rPr>
                <w:rFonts w:asciiTheme="minorHAnsi" w:hAnsiTheme="minorHAnsi"/>
                <w:sz w:val="18"/>
                <w:szCs w:val="18"/>
              </w:rPr>
            </w:pPr>
          </w:p>
        </w:tc>
      </w:tr>
      <w:tr w:rsidR="00036F28" w:rsidRPr="00D83E48" w14:paraId="65CE9C5C" w14:textId="77777777" w:rsidTr="0005113D">
        <w:trPr>
          <w:trHeight w:val="144"/>
        </w:trPr>
        <w:tc>
          <w:tcPr>
            <w:tcW w:w="468" w:type="dxa"/>
          </w:tcPr>
          <w:p w14:paraId="65CE9C5A"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tcPr>
          <w:p w14:paraId="65CE9C5B"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036F28" w:rsidRPr="00D83E48" w14:paraId="65CE9C5F" w14:textId="77777777" w:rsidTr="0005113D">
        <w:trPr>
          <w:trHeight w:val="144"/>
        </w:trPr>
        <w:tc>
          <w:tcPr>
            <w:tcW w:w="468" w:type="dxa"/>
          </w:tcPr>
          <w:p w14:paraId="65CE9C5D"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tcPr>
          <w:p w14:paraId="65CE9C5E"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036F28" w:rsidRPr="00D83E48" w14:paraId="65CE9C62" w14:textId="77777777" w:rsidTr="0005113D">
        <w:trPr>
          <w:trHeight w:val="144"/>
        </w:trPr>
        <w:tc>
          <w:tcPr>
            <w:tcW w:w="468" w:type="dxa"/>
          </w:tcPr>
          <w:p w14:paraId="65CE9C60"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tcPr>
          <w:p w14:paraId="65CE9C61"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If fresh air duct is part of the HVAC system it was not closed during the diagnostic test.</w:t>
            </w:r>
          </w:p>
        </w:tc>
      </w:tr>
      <w:tr w:rsidR="00036F28" w:rsidRPr="00D83E48" w14:paraId="65CE9C65" w14:textId="77777777" w:rsidTr="0005113D">
        <w:trPr>
          <w:trHeight w:val="144"/>
        </w:trPr>
        <w:tc>
          <w:tcPr>
            <w:tcW w:w="468" w:type="dxa"/>
          </w:tcPr>
          <w:p w14:paraId="65CE9C63"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tcPr>
          <w:p w14:paraId="65CE9C64" w14:textId="77777777" w:rsidR="00036F28" w:rsidRPr="00207D4B" w:rsidRDefault="00036F28" w:rsidP="0005113D">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036F28" w:rsidRPr="00D83E48" w14:paraId="65CE9C68" w14:textId="77777777" w:rsidTr="00036F28">
        <w:trPr>
          <w:trHeight w:val="144"/>
        </w:trPr>
        <w:tc>
          <w:tcPr>
            <w:tcW w:w="468" w:type="dxa"/>
            <w:vAlign w:val="center"/>
          </w:tcPr>
          <w:p w14:paraId="65CE9C66"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tcPr>
          <w:p w14:paraId="65CE9C67" w14:textId="1B8FFE0F" w:rsidR="00036F28" w:rsidRPr="00207D4B" w:rsidRDefault="00036F28" w:rsidP="002E53A2">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sidR="002E53A2">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036F28" w:rsidRPr="00D83E48" w14:paraId="65CE9C6B" w14:textId="77777777" w:rsidTr="00036F28">
        <w:trPr>
          <w:trHeight w:val="144"/>
        </w:trPr>
        <w:tc>
          <w:tcPr>
            <w:tcW w:w="468" w:type="dxa"/>
            <w:vAlign w:val="center"/>
          </w:tcPr>
          <w:p w14:paraId="65CE9C69"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tcPr>
          <w:p w14:paraId="65CE9C6A" w14:textId="7E123C5E" w:rsidR="00036F28" w:rsidRPr="00207D4B" w:rsidRDefault="00036F28" w:rsidP="002E53A2">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sidR="002E53A2">
              <w:rPr>
                <w:rFonts w:asciiTheme="minorHAnsi" w:hAnsiTheme="minorHAnsi"/>
                <w:sz w:val="18"/>
                <w:szCs w:val="18"/>
              </w:rPr>
              <w:t>w</w:t>
            </w:r>
            <w:r w:rsidRPr="00207D4B">
              <w:rPr>
                <w:rFonts w:asciiTheme="minorHAnsi" w:hAnsiTheme="minorHAnsi"/>
                <w:sz w:val="18"/>
                <w:szCs w:val="18"/>
              </w:rPr>
              <w:t>att/cfm) criteria in every zonal control mode.</w:t>
            </w:r>
          </w:p>
        </w:tc>
      </w:tr>
      <w:tr w:rsidR="00036F28" w:rsidRPr="00D83E48" w14:paraId="65CE9C6E" w14:textId="77777777" w:rsidTr="00036F28">
        <w:trPr>
          <w:trHeight w:val="144"/>
        </w:trPr>
        <w:tc>
          <w:tcPr>
            <w:tcW w:w="468" w:type="dxa"/>
            <w:vAlign w:val="center"/>
          </w:tcPr>
          <w:p w14:paraId="65CE9C6C" w14:textId="77777777" w:rsidR="00036F28" w:rsidRPr="00207D4B" w:rsidRDefault="00036F28" w:rsidP="00036F28">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tcPr>
          <w:p w14:paraId="65CE9C6D" w14:textId="1CA2E7D3" w:rsidR="00036F28" w:rsidRPr="00207D4B" w:rsidRDefault="00036F28" w:rsidP="002E53A2">
            <w:pPr>
              <w:keepNext/>
              <w:rPr>
                <w:rFonts w:asciiTheme="minorHAnsi" w:hAnsiTheme="minorHAnsi"/>
                <w:sz w:val="18"/>
                <w:szCs w:val="18"/>
              </w:rPr>
            </w:pPr>
            <w:r w:rsidRPr="00207D4B">
              <w:rPr>
                <w:rFonts w:asciiTheme="minorHAnsi" w:hAnsiTheme="minorHAnsi"/>
                <w:sz w:val="18"/>
                <w:szCs w:val="18"/>
              </w:rPr>
              <w:t>Portable Watt meters used for measurements of air</w:t>
            </w:r>
            <w:r w:rsidR="004416D7">
              <w:rPr>
                <w:rFonts w:asciiTheme="minorHAnsi" w:hAnsiTheme="minorHAnsi"/>
                <w:sz w:val="18"/>
                <w:szCs w:val="18"/>
              </w:rPr>
              <w:t>-</w:t>
            </w:r>
            <w:r w:rsidRPr="00207D4B">
              <w:rPr>
                <w:rFonts w:asciiTheme="minorHAnsi" w:hAnsiTheme="minorHAnsi"/>
                <w:sz w:val="18"/>
                <w:szCs w:val="18"/>
              </w:rPr>
              <w:t xml:space="preserve">handler </w:t>
            </w:r>
            <w:r w:rsidR="004416D7">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sidR="002E53A2">
              <w:rPr>
                <w:rFonts w:asciiTheme="minorHAnsi" w:hAnsiTheme="minorHAnsi"/>
                <w:sz w:val="18"/>
                <w:szCs w:val="18"/>
              </w:rPr>
              <w:t>w</w:t>
            </w:r>
            <w:r w:rsidRPr="00207D4B">
              <w:rPr>
                <w:rFonts w:asciiTheme="minorHAnsi" w:hAnsiTheme="minorHAnsi"/>
                <w:sz w:val="18"/>
                <w:szCs w:val="18"/>
              </w:rPr>
              <w:t>atts whichever is greater</w:t>
            </w:r>
            <w:r w:rsidR="00710CB9">
              <w:rPr>
                <w:rFonts w:asciiTheme="minorHAnsi" w:hAnsiTheme="minorHAnsi"/>
                <w:sz w:val="18"/>
                <w:szCs w:val="18"/>
              </w:rPr>
              <w:t>.</w:t>
            </w:r>
          </w:p>
        </w:tc>
      </w:tr>
      <w:tr w:rsidR="00036F28" w:rsidRPr="00D83E48" w14:paraId="65CE9C70" w14:textId="77777777" w:rsidTr="0005113D">
        <w:trPr>
          <w:trHeight w:val="144"/>
        </w:trPr>
        <w:tc>
          <w:tcPr>
            <w:tcW w:w="10998" w:type="dxa"/>
            <w:gridSpan w:val="2"/>
          </w:tcPr>
          <w:p w14:paraId="65CE9C6F" w14:textId="77777777" w:rsidR="00036F28" w:rsidRPr="00207D4B" w:rsidRDefault="00036F28" w:rsidP="0005113D">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C71" w14:textId="77777777" w:rsidR="00863755" w:rsidRDefault="00863755" w:rsidP="00B816B4">
      <w:pPr>
        <w:rPr>
          <w:rFonts w:asciiTheme="minorHAnsi" w:hAnsiTheme="minorHAnsi"/>
          <w:sz w:val="18"/>
          <w:szCs w:val="18"/>
        </w:rPr>
      </w:pPr>
    </w:p>
    <w:p w14:paraId="65CE9C72" w14:textId="53A4F324" w:rsidR="00A0534A" w:rsidRDefault="00A0534A">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56"/>
        <w:gridCol w:w="268"/>
        <w:gridCol w:w="2528"/>
        <w:gridCol w:w="2920"/>
      </w:tblGrid>
      <w:tr w:rsidR="007C4CA6" w:rsidRPr="00006DCF" w14:paraId="39831E43" w14:textId="77777777" w:rsidTr="00994FDF">
        <w:trPr>
          <w:trHeight w:val="206"/>
        </w:trPr>
        <w:tc>
          <w:tcPr>
            <w:tcW w:w="10885" w:type="dxa"/>
            <w:gridSpan w:val="4"/>
            <w:vAlign w:val="center"/>
          </w:tcPr>
          <w:p w14:paraId="5EC4A88D" w14:textId="77777777" w:rsidR="007C4CA6" w:rsidRPr="00006DCF" w:rsidRDefault="007C4CA6"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006DCF">
              <w:rPr>
                <w:rFonts w:ascii="Calibri" w:hAnsi="Calibri" w:cs="Arial"/>
                <w:b/>
                <w:caps/>
              </w:rPr>
              <w:lastRenderedPageBreak/>
              <w:t>Documentation Author's Declaration Statement</w:t>
            </w:r>
          </w:p>
        </w:tc>
      </w:tr>
      <w:tr w:rsidR="007C4CA6" w:rsidRPr="00006DCF" w14:paraId="2F74B6F6" w14:textId="77777777" w:rsidTr="00994FDF">
        <w:trPr>
          <w:trHeight w:val="206"/>
        </w:trPr>
        <w:tc>
          <w:tcPr>
            <w:tcW w:w="10885" w:type="dxa"/>
            <w:gridSpan w:val="4"/>
            <w:vAlign w:val="center"/>
          </w:tcPr>
          <w:p w14:paraId="762CCB00" w14:textId="77777777" w:rsidR="007C4CA6" w:rsidRPr="00006DCF" w:rsidRDefault="007C4CA6" w:rsidP="007C4CA6">
            <w:pPr>
              <w:keepNext/>
              <w:numPr>
                <w:ilvl w:val="0"/>
                <w:numId w:val="33"/>
              </w:numPr>
              <w:ind w:left="360" w:hanging="270"/>
              <w:rPr>
                <w:rFonts w:ascii="Calibri" w:hAnsi="Calibri"/>
              </w:rPr>
            </w:pPr>
            <w:r w:rsidRPr="00006DCF">
              <w:rPr>
                <w:rFonts w:ascii="Calibri" w:hAnsi="Calibri"/>
              </w:rPr>
              <w:t>I certify that this Certificate of Installation documentation is accurate and complete.</w:t>
            </w:r>
          </w:p>
        </w:tc>
      </w:tr>
      <w:tr w:rsidR="007C4CA6" w:rsidRPr="00006DCF" w14:paraId="042D8B35" w14:textId="77777777" w:rsidTr="00994FDF">
        <w:trPr>
          <w:trHeight w:val="360"/>
        </w:trPr>
        <w:tc>
          <w:tcPr>
            <w:tcW w:w="5480" w:type="dxa"/>
            <w:gridSpan w:val="2"/>
          </w:tcPr>
          <w:p w14:paraId="2B9BCDDD" w14:textId="77777777" w:rsidR="007C4CA6" w:rsidRPr="00006DCF" w:rsidRDefault="007C4CA6" w:rsidP="00994FDF">
            <w:pPr>
              <w:keepNext/>
              <w:rPr>
                <w:rFonts w:ascii="Calibri" w:hAnsi="Calibri"/>
              </w:rPr>
            </w:pPr>
            <w:r w:rsidRPr="00006DCF">
              <w:rPr>
                <w:rFonts w:ascii="Calibri" w:hAnsi="Calibri"/>
              </w:rPr>
              <w:t>Documentation Author Name:</w:t>
            </w:r>
          </w:p>
        </w:tc>
        <w:tc>
          <w:tcPr>
            <w:tcW w:w="5405" w:type="dxa"/>
            <w:gridSpan w:val="2"/>
          </w:tcPr>
          <w:p w14:paraId="1335709A" w14:textId="77777777" w:rsidR="007C4CA6" w:rsidRPr="00006DCF" w:rsidRDefault="007C4CA6" w:rsidP="00994FDF">
            <w:pPr>
              <w:keepNext/>
              <w:rPr>
                <w:rFonts w:ascii="Calibri" w:hAnsi="Calibri"/>
              </w:rPr>
            </w:pPr>
            <w:r w:rsidRPr="00006DCF">
              <w:rPr>
                <w:rFonts w:ascii="Calibri" w:hAnsi="Calibri"/>
              </w:rPr>
              <w:t>Documentation Author Signature:</w:t>
            </w:r>
          </w:p>
        </w:tc>
      </w:tr>
      <w:tr w:rsidR="007C4CA6" w:rsidRPr="00006DCF" w14:paraId="5513A63D" w14:textId="77777777" w:rsidTr="00994FDF">
        <w:trPr>
          <w:trHeight w:val="360"/>
        </w:trPr>
        <w:tc>
          <w:tcPr>
            <w:tcW w:w="5480" w:type="dxa"/>
            <w:gridSpan w:val="2"/>
          </w:tcPr>
          <w:p w14:paraId="624219C3" w14:textId="77777777" w:rsidR="007C4CA6" w:rsidRPr="00006DCF" w:rsidRDefault="007C4CA6" w:rsidP="00994FDF">
            <w:pPr>
              <w:keepNext/>
              <w:rPr>
                <w:rFonts w:ascii="Calibri" w:hAnsi="Calibri"/>
              </w:rPr>
            </w:pPr>
            <w:r w:rsidRPr="00006DCF">
              <w:rPr>
                <w:rFonts w:ascii="Calibri" w:hAnsi="Calibri"/>
              </w:rPr>
              <w:t>Documentation Author Company Name:</w:t>
            </w:r>
          </w:p>
        </w:tc>
        <w:tc>
          <w:tcPr>
            <w:tcW w:w="5405" w:type="dxa"/>
            <w:gridSpan w:val="2"/>
          </w:tcPr>
          <w:p w14:paraId="1CE33FCF" w14:textId="77777777" w:rsidR="007C4CA6" w:rsidRPr="00006DCF" w:rsidRDefault="007C4CA6" w:rsidP="00994FDF">
            <w:pPr>
              <w:keepNext/>
              <w:rPr>
                <w:rFonts w:ascii="Calibri" w:hAnsi="Calibri"/>
              </w:rPr>
            </w:pPr>
            <w:r w:rsidRPr="00006DCF">
              <w:rPr>
                <w:rFonts w:ascii="Calibri" w:hAnsi="Calibri"/>
              </w:rPr>
              <w:t>Date Signed:</w:t>
            </w:r>
          </w:p>
        </w:tc>
      </w:tr>
      <w:tr w:rsidR="007C4CA6" w:rsidRPr="00006DCF" w14:paraId="0DCD9AB9" w14:textId="77777777" w:rsidTr="00994FDF">
        <w:trPr>
          <w:trHeight w:val="360"/>
        </w:trPr>
        <w:tc>
          <w:tcPr>
            <w:tcW w:w="5480" w:type="dxa"/>
            <w:gridSpan w:val="2"/>
          </w:tcPr>
          <w:p w14:paraId="6DDD5B48" w14:textId="77777777" w:rsidR="007C4CA6" w:rsidRPr="00006DCF" w:rsidRDefault="007C4CA6" w:rsidP="00994FDF">
            <w:pPr>
              <w:keepNext/>
              <w:rPr>
                <w:rFonts w:ascii="Calibri" w:hAnsi="Calibri"/>
              </w:rPr>
            </w:pPr>
            <w:r w:rsidRPr="00006DCF">
              <w:rPr>
                <w:rFonts w:ascii="Calibri" w:hAnsi="Calibri"/>
              </w:rPr>
              <w:t>Address:</w:t>
            </w:r>
          </w:p>
        </w:tc>
        <w:tc>
          <w:tcPr>
            <w:tcW w:w="5405" w:type="dxa"/>
            <w:gridSpan w:val="2"/>
          </w:tcPr>
          <w:p w14:paraId="6003D34A" w14:textId="77777777" w:rsidR="007C4CA6" w:rsidRPr="00006DCF" w:rsidRDefault="007C4CA6" w:rsidP="00994FDF">
            <w:pPr>
              <w:keepNext/>
              <w:rPr>
                <w:rFonts w:ascii="Calibri" w:hAnsi="Calibri"/>
              </w:rPr>
            </w:pPr>
            <w:r w:rsidRPr="00006DCF">
              <w:rPr>
                <w:rFonts w:ascii="Calibri" w:hAnsi="Calibri"/>
              </w:rPr>
              <w:t>CEA/HERS Certification Identification (If applicable):</w:t>
            </w:r>
          </w:p>
        </w:tc>
      </w:tr>
      <w:tr w:rsidR="007C4CA6" w:rsidRPr="00006DCF" w14:paraId="77214252" w14:textId="77777777" w:rsidTr="00994FDF">
        <w:trPr>
          <w:trHeight w:val="360"/>
        </w:trPr>
        <w:tc>
          <w:tcPr>
            <w:tcW w:w="5480" w:type="dxa"/>
            <w:gridSpan w:val="2"/>
          </w:tcPr>
          <w:p w14:paraId="23B560B5" w14:textId="77777777" w:rsidR="007C4CA6" w:rsidRPr="00006DCF" w:rsidRDefault="007C4CA6" w:rsidP="00994FDF">
            <w:pPr>
              <w:keepNext/>
              <w:rPr>
                <w:rFonts w:ascii="Calibri" w:hAnsi="Calibri"/>
              </w:rPr>
            </w:pPr>
            <w:r w:rsidRPr="00006DCF">
              <w:rPr>
                <w:rFonts w:ascii="Calibri" w:hAnsi="Calibri"/>
              </w:rPr>
              <w:t>City/State/Zip:</w:t>
            </w:r>
          </w:p>
        </w:tc>
        <w:tc>
          <w:tcPr>
            <w:tcW w:w="5405" w:type="dxa"/>
            <w:gridSpan w:val="2"/>
          </w:tcPr>
          <w:p w14:paraId="004BCDC2" w14:textId="77777777" w:rsidR="007C4CA6" w:rsidRPr="00006DCF" w:rsidRDefault="007C4CA6" w:rsidP="00994FDF">
            <w:pPr>
              <w:keepNext/>
              <w:rPr>
                <w:rFonts w:ascii="Calibri" w:hAnsi="Calibri"/>
              </w:rPr>
            </w:pPr>
            <w:r w:rsidRPr="00006DCF">
              <w:rPr>
                <w:rFonts w:ascii="Calibri" w:hAnsi="Calibri"/>
              </w:rPr>
              <w:t>Phone:</w:t>
            </w:r>
          </w:p>
        </w:tc>
      </w:tr>
      <w:tr w:rsidR="007C4CA6" w:rsidRPr="00006DCF" w14:paraId="08D5C9FF" w14:textId="77777777" w:rsidTr="00994FDF">
        <w:tblPrEx>
          <w:tblCellMar>
            <w:left w:w="115" w:type="dxa"/>
            <w:right w:w="115" w:type="dxa"/>
          </w:tblCellMar>
        </w:tblPrEx>
        <w:trPr>
          <w:trHeight w:val="296"/>
        </w:trPr>
        <w:tc>
          <w:tcPr>
            <w:tcW w:w="10885" w:type="dxa"/>
            <w:gridSpan w:val="4"/>
            <w:vAlign w:val="center"/>
          </w:tcPr>
          <w:p w14:paraId="51FA427E" w14:textId="77777777" w:rsidR="007C4CA6" w:rsidRPr="00006DCF" w:rsidRDefault="007C4CA6"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006DCF">
              <w:rPr>
                <w:rFonts w:ascii="Calibri" w:hAnsi="Calibri" w:cs="Arial"/>
                <w:b/>
                <w:caps/>
              </w:rPr>
              <w:t xml:space="preserve">Responsible Person's Declaration statement  </w:t>
            </w:r>
          </w:p>
        </w:tc>
      </w:tr>
      <w:tr w:rsidR="007C4CA6" w:rsidRPr="00006DCF" w14:paraId="56F79D2C" w14:textId="77777777" w:rsidTr="00994FDF">
        <w:tblPrEx>
          <w:tblCellMar>
            <w:left w:w="115" w:type="dxa"/>
            <w:right w:w="115" w:type="dxa"/>
          </w:tblCellMar>
        </w:tblPrEx>
        <w:trPr>
          <w:trHeight w:val="504"/>
        </w:trPr>
        <w:tc>
          <w:tcPr>
            <w:tcW w:w="10885" w:type="dxa"/>
            <w:gridSpan w:val="4"/>
          </w:tcPr>
          <w:p w14:paraId="0CB2F689" w14:textId="77777777" w:rsidR="007C4CA6" w:rsidRPr="00006DCF" w:rsidRDefault="007C4CA6" w:rsidP="00D654E7">
            <w:pPr>
              <w:keepNext/>
              <w:rPr>
                <w:rFonts w:ascii="Calibri" w:hAnsi="Calibri"/>
              </w:rPr>
            </w:pPr>
            <w:r w:rsidRPr="00006DCF">
              <w:rPr>
                <w:rFonts w:ascii="Calibri" w:hAnsi="Calibri"/>
              </w:rPr>
              <w:t>I certify the following under penalty of perjury, under the laws of the State of California:</w:t>
            </w:r>
          </w:p>
          <w:p w14:paraId="48A89067" w14:textId="77777777" w:rsidR="007C4CA6" w:rsidRPr="00006DCF" w:rsidRDefault="007C4CA6" w:rsidP="007C4CA6">
            <w:pPr>
              <w:numPr>
                <w:ilvl w:val="0"/>
                <w:numId w:val="41"/>
              </w:numPr>
              <w:ind w:left="865" w:hanging="360"/>
              <w:contextualSpacing/>
              <w:rPr>
                <w:rFonts w:asciiTheme="minorHAnsi" w:hAnsiTheme="minorHAnsi" w:cstheme="minorBidi"/>
                <w:caps/>
              </w:rPr>
            </w:pPr>
            <w:r w:rsidRPr="00006DCF">
              <w:rPr>
                <w:rFonts w:asciiTheme="minorHAnsi" w:hAnsiTheme="minorHAnsi" w:cstheme="minorBidi"/>
              </w:rPr>
              <w:t xml:space="preserve">The information provided on this certificate of installation is true and correct. </w:t>
            </w:r>
          </w:p>
          <w:p w14:paraId="05B8A6D3" w14:textId="77777777" w:rsidR="007C4CA6" w:rsidRPr="00006DCF" w:rsidRDefault="007C4CA6" w:rsidP="007C4CA6">
            <w:pPr>
              <w:numPr>
                <w:ilvl w:val="0"/>
                <w:numId w:val="41"/>
              </w:numPr>
              <w:ind w:left="865" w:hanging="360"/>
              <w:contextualSpacing/>
              <w:rPr>
                <w:rFonts w:asciiTheme="minorHAnsi" w:hAnsiTheme="minorHAnsi" w:cstheme="minorHAnsi"/>
                <w:caps/>
              </w:rPr>
            </w:pPr>
            <w:r w:rsidRPr="00006DCF">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17E4933E" w14:textId="77777777" w:rsidR="007C4CA6" w:rsidRPr="00006DCF" w:rsidRDefault="007C4CA6" w:rsidP="007C4CA6">
            <w:pPr>
              <w:numPr>
                <w:ilvl w:val="0"/>
                <w:numId w:val="41"/>
              </w:numPr>
              <w:ind w:left="865" w:hanging="360"/>
              <w:contextualSpacing/>
              <w:rPr>
                <w:rFonts w:asciiTheme="minorHAnsi" w:hAnsiTheme="minorHAnsi" w:cstheme="minorHAnsi"/>
                <w:caps/>
              </w:rPr>
            </w:pPr>
            <w:r w:rsidRPr="00006DCF">
              <w:rPr>
                <w:rFonts w:asciiTheme="minorHAnsi"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6F179E8" w14:textId="77777777" w:rsidR="007C4CA6" w:rsidRPr="00006DCF" w:rsidRDefault="007C4CA6" w:rsidP="007C4CA6">
            <w:pPr>
              <w:numPr>
                <w:ilvl w:val="0"/>
                <w:numId w:val="41"/>
              </w:numPr>
              <w:ind w:left="865" w:hanging="360"/>
              <w:contextualSpacing/>
              <w:rPr>
                <w:rFonts w:asciiTheme="minorHAnsi" w:hAnsiTheme="minorHAnsi" w:cstheme="minorHAnsi"/>
                <w:caps/>
              </w:rPr>
            </w:pPr>
            <w:r w:rsidRPr="00006DCF">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8DE7E96" w14:textId="77777777" w:rsidR="007C4CA6" w:rsidRPr="00006DCF" w:rsidRDefault="007C4CA6" w:rsidP="007C4CA6">
            <w:pPr>
              <w:numPr>
                <w:ilvl w:val="0"/>
                <w:numId w:val="41"/>
              </w:numPr>
              <w:ind w:left="865" w:hanging="360"/>
              <w:contextualSpacing/>
              <w:rPr>
                <w:rFonts w:asciiTheme="minorHAnsi" w:hAnsiTheme="minorHAnsi" w:cstheme="minorBidi"/>
                <w:caps/>
              </w:rPr>
            </w:pPr>
            <w:r w:rsidRPr="00006DCF">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3AAB415F" w14:textId="77777777" w:rsidR="007C4CA6" w:rsidRPr="00006DCF" w:rsidRDefault="007C4CA6" w:rsidP="007C4CA6">
            <w:pPr>
              <w:numPr>
                <w:ilvl w:val="0"/>
                <w:numId w:val="41"/>
              </w:numPr>
              <w:ind w:left="865" w:hanging="360"/>
              <w:contextualSpacing/>
              <w:rPr>
                <w:rFonts w:ascii="Calibri" w:hAnsi="Calibri"/>
                <w:b/>
              </w:rPr>
            </w:pPr>
            <w:r w:rsidRPr="00006DCF">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7C4CA6" w:rsidRPr="00006DCF" w14:paraId="4813506A" w14:textId="77777777" w:rsidTr="00994FDF">
        <w:tblPrEx>
          <w:tblCellMar>
            <w:left w:w="108" w:type="dxa"/>
            <w:right w:w="108" w:type="dxa"/>
          </w:tblCellMar>
        </w:tblPrEx>
        <w:trPr>
          <w:trHeight w:val="360"/>
        </w:trPr>
        <w:tc>
          <w:tcPr>
            <w:tcW w:w="5214" w:type="dxa"/>
          </w:tcPr>
          <w:p w14:paraId="74557BA5" w14:textId="77777777" w:rsidR="007C4CA6" w:rsidRPr="00006DCF" w:rsidRDefault="007C4CA6"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Name:</w:t>
            </w:r>
          </w:p>
        </w:tc>
        <w:tc>
          <w:tcPr>
            <w:tcW w:w="5671" w:type="dxa"/>
            <w:gridSpan w:val="3"/>
          </w:tcPr>
          <w:p w14:paraId="0E7560E8" w14:textId="77777777" w:rsidR="007C4CA6" w:rsidRPr="00006DCF" w:rsidRDefault="007C4CA6"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Signature:</w:t>
            </w:r>
          </w:p>
        </w:tc>
      </w:tr>
      <w:tr w:rsidR="007C4CA6" w:rsidRPr="00006DCF" w14:paraId="04CCCE86" w14:textId="77777777" w:rsidTr="00994FDF">
        <w:tblPrEx>
          <w:tblCellMar>
            <w:left w:w="108" w:type="dxa"/>
            <w:right w:w="108" w:type="dxa"/>
          </w:tblCellMar>
        </w:tblPrEx>
        <w:trPr>
          <w:trHeight w:val="360"/>
        </w:trPr>
        <w:tc>
          <w:tcPr>
            <w:tcW w:w="5214" w:type="dxa"/>
          </w:tcPr>
          <w:p w14:paraId="2800CBD3"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Company Name:  (Installing Subcontractor or General Contractor or Builder/Owner)</w:t>
            </w:r>
          </w:p>
        </w:tc>
        <w:tc>
          <w:tcPr>
            <w:tcW w:w="5671" w:type="dxa"/>
            <w:gridSpan w:val="3"/>
          </w:tcPr>
          <w:p w14:paraId="419824E9"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Position With Company (Title):</w:t>
            </w:r>
          </w:p>
        </w:tc>
      </w:tr>
      <w:tr w:rsidR="007C4CA6" w:rsidRPr="00006DCF" w14:paraId="7EDCAB0D" w14:textId="77777777" w:rsidTr="00994FDF">
        <w:tblPrEx>
          <w:tblCellMar>
            <w:left w:w="108" w:type="dxa"/>
            <w:right w:w="108" w:type="dxa"/>
          </w:tblCellMar>
        </w:tblPrEx>
        <w:trPr>
          <w:trHeight w:val="360"/>
        </w:trPr>
        <w:tc>
          <w:tcPr>
            <w:tcW w:w="5214" w:type="dxa"/>
          </w:tcPr>
          <w:p w14:paraId="401B8FEB"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Address:</w:t>
            </w:r>
          </w:p>
        </w:tc>
        <w:tc>
          <w:tcPr>
            <w:tcW w:w="5671" w:type="dxa"/>
            <w:gridSpan w:val="3"/>
          </w:tcPr>
          <w:p w14:paraId="7C6D0EC6"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CSLB License:</w:t>
            </w:r>
          </w:p>
        </w:tc>
      </w:tr>
      <w:tr w:rsidR="007C4CA6" w:rsidRPr="00006DCF" w14:paraId="01FCF6C6" w14:textId="77777777" w:rsidTr="00994FDF">
        <w:tblPrEx>
          <w:tblCellMar>
            <w:left w:w="108" w:type="dxa"/>
            <w:right w:w="108" w:type="dxa"/>
          </w:tblCellMar>
        </w:tblPrEx>
        <w:trPr>
          <w:trHeight w:val="360"/>
        </w:trPr>
        <w:tc>
          <w:tcPr>
            <w:tcW w:w="5214" w:type="dxa"/>
          </w:tcPr>
          <w:p w14:paraId="729B0BEE"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City/State/Zip:</w:t>
            </w:r>
          </w:p>
        </w:tc>
        <w:tc>
          <w:tcPr>
            <w:tcW w:w="2774" w:type="dxa"/>
            <w:gridSpan w:val="2"/>
          </w:tcPr>
          <w:p w14:paraId="41258D31"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Phone:</w:t>
            </w:r>
          </w:p>
        </w:tc>
        <w:tc>
          <w:tcPr>
            <w:tcW w:w="2897" w:type="dxa"/>
          </w:tcPr>
          <w:p w14:paraId="58A661A6"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Date Signed:</w:t>
            </w:r>
          </w:p>
        </w:tc>
      </w:tr>
      <w:tr w:rsidR="007C4CA6" w:rsidRPr="00006DCF" w14:paraId="60347D4F" w14:textId="77777777" w:rsidTr="00994FDF">
        <w:tblPrEx>
          <w:tblCellMar>
            <w:left w:w="108" w:type="dxa"/>
            <w:right w:w="108" w:type="dxa"/>
          </w:tblCellMar>
        </w:tblPrEx>
        <w:trPr>
          <w:trHeight w:val="360"/>
        </w:trPr>
        <w:tc>
          <w:tcPr>
            <w:tcW w:w="5214" w:type="dxa"/>
          </w:tcPr>
          <w:p w14:paraId="6093B8C2"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Third Party Quality Control Program (TPQCP) Status:</w:t>
            </w:r>
          </w:p>
        </w:tc>
        <w:tc>
          <w:tcPr>
            <w:tcW w:w="5671" w:type="dxa"/>
            <w:gridSpan w:val="3"/>
          </w:tcPr>
          <w:p w14:paraId="1E23D87A" w14:textId="77777777" w:rsidR="007C4CA6" w:rsidRPr="00006DCF" w:rsidRDefault="007C4CA6"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 xml:space="preserve">Name of TPQCP (if applicable): </w:t>
            </w:r>
          </w:p>
        </w:tc>
      </w:tr>
    </w:tbl>
    <w:p w14:paraId="65CE9C9D" w14:textId="77777777" w:rsidR="003602D0" w:rsidRPr="00D83E48" w:rsidRDefault="003602D0" w:rsidP="00DA2B2D">
      <w:pPr>
        <w:pStyle w:val="CommentText"/>
        <w:rPr>
          <w:rFonts w:ascii="Calibri" w:hAnsi="Calibri"/>
        </w:rPr>
      </w:pPr>
    </w:p>
    <w:p w14:paraId="65CE9C9E" w14:textId="77777777" w:rsidR="003602D0" w:rsidRPr="00D83E48" w:rsidRDefault="003602D0" w:rsidP="00DA2B2D">
      <w:pPr>
        <w:pStyle w:val="CommentText"/>
        <w:rPr>
          <w:rFonts w:ascii="Calibri" w:hAnsi="Calibri"/>
        </w:rPr>
      </w:pPr>
    </w:p>
    <w:p w14:paraId="65CE9C9F" w14:textId="77777777" w:rsidR="003602D0" w:rsidRPr="00D83E48" w:rsidRDefault="003602D0" w:rsidP="00DA2B2D">
      <w:pPr>
        <w:rPr>
          <w:rFonts w:ascii="Calibri" w:hAnsi="Calibri"/>
          <w:b/>
          <w:sz w:val="32"/>
          <w:szCs w:val="32"/>
        </w:rPr>
        <w:sectPr w:rsidR="003602D0" w:rsidRPr="00D83E48" w:rsidSect="003C4626">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65CE9CA0" w14:textId="4D4AA5FE" w:rsidR="003602D0" w:rsidRPr="00710CB9" w:rsidRDefault="00927DB9" w:rsidP="00710CB9">
      <w:pPr>
        <w:jc w:val="center"/>
        <w:rPr>
          <w:rFonts w:ascii="Calibri" w:hAnsi="Calibri"/>
          <w:b/>
        </w:rPr>
      </w:pPr>
      <w:r>
        <w:rPr>
          <w:rFonts w:ascii="Calibri" w:hAnsi="Calibri"/>
          <w:b/>
        </w:rPr>
        <w:lastRenderedPageBreak/>
        <w:t>LMCI</w:t>
      </w:r>
      <w:r w:rsidR="006F6146" w:rsidRPr="00710CB9">
        <w:rPr>
          <w:rFonts w:ascii="Calibri" w:hAnsi="Calibri"/>
          <w:b/>
        </w:rPr>
        <w:t>-MCH-22b</w:t>
      </w:r>
      <w:r w:rsidR="00710CB9">
        <w:rPr>
          <w:rFonts w:ascii="Calibri" w:hAnsi="Calibri"/>
          <w:b/>
        </w:rPr>
        <w:t>-H User Instructions</w:t>
      </w:r>
    </w:p>
    <w:p w14:paraId="65CE9CA1" w14:textId="77777777" w:rsidR="004F6841" w:rsidRDefault="004F6841" w:rsidP="0009456E">
      <w:pPr>
        <w:rPr>
          <w:rFonts w:ascii="Calibri" w:hAnsi="Calibri"/>
        </w:rPr>
      </w:pPr>
    </w:p>
    <w:p w14:paraId="65CE9CA2" w14:textId="77777777" w:rsidR="006F6146" w:rsidRPr="00710CB9" w:rsidRDefault="006F6146" w:rsidP="006F6146">
      <w:pPr>
        <w:rPr>
          <w:rFonts w:ascii="Calibri" w:hAnsi="Calibri"/>
          <w:b/>
        </w:rPr>
      </w:pPr>
      <w:r w:rsidRPr="00710CB9">
        <w:rPr>
          <w:rFonts w:ascii="Calibri" w:hAnsi="Calibri"/>
          <w:b/>
        </w:rPr>
        <w:t>Section A. Ducted Cooling System Information</w:t>
      </w:r>
    </w:p>
    <w:p w14:paraId="65CE9CA3" w14:textId="43CED93D" w:rsidR="006F6146" w:rsidRPr="00710CB9" w:rsidRDefault="006F6146" w:rsidP="006F6146">
      <w:pPr>
        <w:numPr>
          <w:ilvl w:val="0"/>
          <w:numId w:val="34"/>
        </w:numPr>
        <w:ind w:left="360" w:hanging="360"/>
        <w:contextualSpacing/>
        <w:rPr>
          <w:rFonts w:ascii="Calibri" w:hAnsi="Calibri"/>
          <w:i/>
        </w:rPr>
      </w:pPr>
      <w:r w:rsidRPr="00710CB9">
        <w:rPr>
          <w:rFonts w:ascii="Calibri" w:hAnsi="Calibri"/>
          <w:i/>
        </w:rPr>
        <w:t xml:space="preserve">System Identification or Name: </w:t>
      </w:r>
      <w:r w:rsidRPr="00710CB9">
        <w:rPr>
          <w:rFonts w:ascii="Calibri" w:hAnsi="Calibri"/>
        </w:rPr>
        <w:t xml:space="preserve">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65CE9CA4" w14:textId="7170DC70" w:rsidR="006F6146" w:rsidRPr="00A840E1" w:rsidRDefault="006F6146" w:rsidP="006F6146">
      <w:pPr>
        <w:numPr>
          <w:ilvl w:val="0"/>
          <w:numId w:val="34"/>
        </w:numPr>
        <w:ind w:left="360" w:hanging="360"/>
        <w:contextualSpacing/>
        <w:rPr>
          <w:rFonts w:ascii="Calibri" w:hAnsi="Calibri"/>
          <w:i/>
        </w:rPr>
      </w:pPr>
      <w:r w:rsidRPr="00710CB9">
        <w:rPr>
          <w:rFonts w:asciiTheme="minorHAnsi" w:hAnsiTheme="minorHAnsi"/>
          <w:i/>
        </w:rPr>
        <w:t>System Location or Area Served:</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05FD5F44" w14:textId="66D95618" w:rsidR="007C4C54" w:rsidRPr="003E3490" w:rsidRDefault="007C4C54" w:rsidP="007C4C54">
      <w:pPr>
        <w:numPr>
          <w:ilvl w:val="0"/>
          <w:numId w:val="34"/>
        </w:numPr>
        <w:spacing w:line="276" w:lineRule="auto"/>
        <w:ind w:left="360" w:hanging="360"/>
        <w:rPr>
          <w:rFonts w:ascii="Calibri" w:hAnsi="Calibri"/>
          <w:i/>
        </w:rPr>
      </w:pPr>
      <w:r w:rsidRPr="007A6D82">
        <w:rPr>
          <w:rFonts w:asciiTheme="minorHAnsi" w:hAnsiTheme="minorHAnsi"/>
          <w:i/>
        </w:rPr>
        <w:t xml:space="preserve">Indoor Unit Name: </w:t>
      </w:r>
      <w:r w:rsidRPr="007A6D82">
        <w:rPr>
          <w:rFonts w:ascii="Calibri" w:hAnsi="Calibri"/>
        </w:rPr>
        <w:t xml:space="preserve">This field is filled out automatically. It is referenced from the </w:t>
      </w:r>
      <w:r w:rsidR="00927DB9">
        <w:rPr>
          <w:rFonts w:ascii="Calibri" w:hAnsi="Calibri"/>
        </w:rPr>
        <w:t>LMCI</w:t>
      </w:r>
      <w:r>
        <w:rPr>
          <w:rFonts w:ascii="Calibri" w:hAnsi="Calibri"/>
        </w:rPr>
        <w:t>-MCH-23</w:t>
      </w:r>
      <w:r w:rsidRPr="007A6D82">
        <w:rPr>
          <w:rFonts w:ascii="Calibri" w:hAnsi="Calibri"/>
        </w:rPr>
        <w:t>, which must be completed prior to this document.</w:t>
      </w:r>
    </w:p>
    <w:p w14:paraId="65CE9CA5" w14:textId="3AC8D426"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Installation Type:</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65CE9CA6" w14:textId="457F9231"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Nominal Cooling Capacity (tons) of Condenser:</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65CE9CA7" w14:textId="4A183A37"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Condenser Speed Type:</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65CE9CA8" w14:textId="1E7E36B6"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Cooling System Zonal Control Type:</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65CE9CA9" w14:textId="6B0598B7"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Central Fan Integrated (CFI) Ventilation System Status:</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65CE9CAA" w14:textId="50C091F3"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Bypass Duct Status:</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65CE9CAB" w14:textId="06ABFFA8"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Date of System Airflow Rate Measurement:</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65CE9CAC" w14:textId="0F7B847C" w:rsidR="006F6146" w:rsidRPr="00B96D25" w:rsidRDefault="006F6146" w:rsidP="006F6146">
      <w:pPr>
        <w:numPr>
          <w:ilvl w:val="0"/>
          <w:numId w:val="34"/>
        </w:numPr>
        <w:ind w:left="360" w:hanging="360"/>
        <w:contextualSpacing/>
        <w:rPr>
          <w:rFonts w:ascii="Calibri" w:hAnsi="Calibri"/>
          <w:i/>
        </w:rPr>
      </w:pPr>
      <w:r w:rsidRPr="00710CB9">
        <w:rPr>
          <w:rFonts w:asciiTheme="minorHAnsi" w:hAnsiTheme="minorHAnsi"/>
          <w:i/>
        </w:rPr>
        <w:t>Airflow Rate Protocol utilized:</w:t>
      </w:r>
      <w:r w:rsidRPr="00710CB9">
        <w:rPr>
          <w:rFonts w:ascii="Calibri" w:hAnsi="Calibri"/>
        </w:rPr>
        <w:t xml:space="preserve"> 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2451722F" w14:textId="5B251161" w:rsidR="005A044D" w:rsidRPr="00710CB9" w:rsidDel="00E559DB" w:rsidRDefault="005A044D" w:rsidP="006F6146">
      <w:pPr>
        <w:numPr>
          <w:ilvl w:val="0"/>
          <w:numId w:val="34"/>
        </w:numPr>
        <w:ind w:left="360" w:hanging="360"/>
        <w:contextualSpacing/>
        <w:rPr>
          <w:del w:id="6" w:author="Alhabibi, Haider@Energy" w:date="2023-11-09T16:03:00Z"/>
          <w:rFonts w:ascii="Calibri" w:hAnsi="Calibri"/>
          <w:i/>
        </w:rPr>
      </w:pPr>
      <w:del w:id="7" w:author="Alhabibi, Haider@Energy" w:date="2023-11-09T16:03:00Z">
        <w:r w:rsidDel="00E559DB">
          <w:rPr>
            <w:rFonts w:asciiTheme="minorHAnsi" w:hAnsiTheme="minorHAnsi"/>
            <w:i/>
            <w:szCs w:val="18"/>
          </w:rPr>
          <w:delText xml:space="preserve">Central Fan Ventilation Cooling System Status: </w:delText>
        </w:r>
        <w:r w:rsidRPr="00CB4055" w:rsidDel="00E559DB">
          <w:rPr>
            <w:rFonts w:asciiTheme="minorHAnsi" w:hAnsiTheme="minorHAnsi"/>
            <w:szCs w:val="18"/>
          </w:rPr>
          <w:delText>This field is filled out automatically. It is reference</w:delText>
        </w:r>
        <w:r w:rsidDel="00E559DB">
          <w:rPr>
            <w:rFonts w:asciiTheme="minorHAnsi" w:hAnsiTheme="minorHAnsi"/>
            <w:szCs w:val="18"/>
          </w:rPr>
          <w:delText>d</w:delText>
        </w:r>
        <w:r w:rsidRPr="00CB4055" w:rsidDel="00E559DB">
          <w:rPr>
            <w:rFonts w:asciiTheme="minorHAnsi" w:hAnsiTheme="minorHAnsi"/>
            <w:szCs w:val="18"/>
          </w:rPr>
          <w:delText xml:space="preserve"> from the </w:delText>
        </w:r>
        <w:r w:rsidR="00927DB9" w:rsidDel="00E559DB">
          <w:rPr>
            <w:rFonts w:asciiTheme="minorHAnsi" w:hAnsiTheme="minorHAnsi"/>
            <w:szCs w:val="18"/>
          </w:rPr>
          <w:delText>LMCI</w:delText>
        </w:r>
        <w:r w:rsidRPr="00CB4055" w:rsidDel="00E559DB">
          <w:rPr>
            <w:rFonts w:asciiTheme="minorHAnsi" w:hAnsiTheme="minorHAnsi"/>
            <w:szCs w:val="18"/>
          </w:rPr>
          <w:delText>-MCH-23, which must be completed prior to this document.</w:delText>
        </w:r>
      </w:del>
    </w:p>
    <w:p w14:paraId="65CE9CAD" w14:textId="77777777" w:rsidR="006F6146" w:rsidRPr="00710CB9" w:rsidRDefault="006F6146" w:rsidP="006F6146">
      <w:pPr>
        <w:rPr>
          <w:rFonts w:ascii="Calibri" w:hAnsi="Calibri"/>
        </w:rPr>
      </w:pPr>
    </w:p>
    <w:p w14:paraId="65CE9CAE" w14:textId="00EA92EC" w:rsidR="006F6146" w:rsidRPr="00710CB9" w:rsidRDefault="006F6146" w:rsidP="006F6146">
      <w:pPr>
        <w:keepNext/>
        <w:rPr>
          <w:rFonts w:asciiTheme="minorHAnsi" w:hAnsiTheme="minorHAnsi"/>
          <w:b/>
        </w:rPr>
      </w:pPr>
      <w:r w:rsidRPr="00710CB9">
        <w:rPr>
          <w:rFonts w:asciiTheme="minorHAnsi" w:hAnsiTheme="minorHAnsi"/>
          <w:b/>
        </w:rPr>
        <w:t>Section B. Fan Watt Measurement Apparatus and Procedure Information</w:t>
      </w:r>
    </w:p>
    <w:p w14:paraId="65CE9CAF" w14:textId="47D4F544" w:rsidR="006F6146" w:rsidRPr="00710CB9" w:rsidRDefault="006F6146" w:rsidP="006F6146">
      <w:pPr>
        <w:numPr>
          <w:ilvl w:val="0"/>
          <w:numId w:val="35"/>
        </w:numPr>
        <w:ind w:left="360" w:hanging="360"/>
        <w:contextualSpacing/>
        <w:rPr>
          <w:rFonts w:ascii="Calibri" w:hAnsi="Calibri"/>
          <w:i/>
        </w:rPr>
      </w:pPr>
      <w:r w:rsidRPr="00710CB9">
        <w:rPr>
          <w:rFonts w:asciiTheme="minorHAnsi" w:hAnsiTheme="minorHAnsi"/>
          <w:i/>
        </w:rPr>
        <w:t>Fan Watt Verification Device Used</w:t>
      </w:r>
      <w:r w:rsidRPr="00710CB9">
        <w:rPr>
          <w:rFonts w:ascii="Calibri" w:hAnsi="Calibri"/>
          <w:i/>
        </w:rPr>
        <w:t xml:space="preserve">:  </w:t>
      </w:r>
      <w:r w:rsidRPr="00710CB9">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65CE9CB0" w14:textId="77777777" w:rsidR="006F6146" w:rsidRPr="00710CB9" w:rsidRDefault="006F6146" w:rsidP="006F6146">
      <w:pPr>
        <w:rPr>
          <w:rFonts w:ascii="Calibri" w:hAnsi="Calibri"/>
          <w:i/>
        </w:rPr>
      </w:pPr>
    </w:p>
    <w:p w14:paraId="65CE9CB1" w14:textId="42131584" w:rsidR="006F6146" w:rsidRPr="00710CB9" w:rsidRDefault="006F6146" w:rsidP="006F6146">
      <w:pPr>
        <w:keepNext/>
        <w:rPr>
          <w:rFonts w:asciiTheme="minorHAnsi" w:hAnsiTheme="minorHAnsi"/>
          <w:b/>
        </w:rPr>
      </w:pPr>
      <w:r w:rsidRPr="00710CB9">
        <w:rPr>
          <w:rFonts w:asciiTheme="minorHAnsi" w:hAnsiTheme="minorHAnsi"/>
          <w:b/>
        </w:rPr>
        <w:t>Section C. Forced Air System Fan Efficacy Measurement – All Zones Calling</w:t>
      </w:r>
    </w:p>
    <w:p w14:paraId="65CE9CB2" w14:textId="712D421E" w:rsidR="006F6146" w:rsidRPr="00710CB9" w:rsidRDefault="006F6146" w:rsidP="006F6146">
      <w:pPr>
        <w:numPr>
          <w:ilvl w:val="0"/>
          <w:numId w:val="36"/>
        </w:numPr>
        <w:ind w:left="360" w:hanging="360"/>
        <w:contextualSpacing/>
        <w:rPr>
          <w:rFonts w:ascii="Calibri" w:hAnsi="Calibri"/>
        </w:rPr>
      </w:pPr>
      <w:r w:rsidRPr="00710CB9">
        <w:rPr>
          <w:rFonts w:asciiTheme="minorHAnsi" w:hAnsiTheme="minorHAnsi"/>
          <w:i/>
        </w:rPr>
        <w:t>Actual Tested Watts</w:t>
      </w:r>
      <w:r w:rsidRPr="00710CB9">
        <w:rPr>
          <w:rFonts w:ascii="Calibri" w:hAnsi="Calibri"/>
          <w:i/>
        </w:rPr>
        <w:t xml:space="preserve">: </w:t>
      </w:r>
      <w:r w:rsidRPr="00710CB9">
        <w:rPr>
          <w:rFonts w:ascii="Calibri" w:hAnsi="Calibri"/>
        </w:rPr>
        <w:t xml:space="preserve">Enter the number of watts tested using the device specified in </w:t>
      </w:r>
      <w:r w:rsidR="004416D7">
        <w:rPr>
          <w:rFonts w:ascii="Calibri" w:hAnsi="Calibri"/>
        </w:rPr>
        <w:t>S</w:t>
      </w:r>
      <w:r w:rsidRPr="00710CB9">
        <w:rPr>
          <w:rFonts w:ascii="Calibri" w:hAnsi="Calibri"/>
        </w:rPr>
        <w:t>ection B and tested with all zones calling for cooling simultaneously.</w:t>
      </w:r>
    </w:p>
    <w:p w14:paraId="65CE9CB3" w14:textId="6F772885"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Actual Tested Airflow from MCH-23 (cfm): </w:t>
      </w:r>
      <w:r w:rsidRPr="00710CB9">
        <w:rPr>
          <w:rFonts w:ascii="Calibri" w:hAnsi="Calibri"/>
        </w:rPr>
        <w:t xml:space="preserve">This field is filled out automatically. It is referenced from the </w:t>
      </w:r>
      <w:r w:rsidR="00927DB9">
        <w:rPr>
          <w:rFonts w:ascii="Calibri" w:hAnsi="Calibri"/>
        </w:rPr>
        <w:t>LMCI</w:t>
      </w:r>
      <w:r w:rsidRPr="00710CB9">
        <w:rPr>
          <w:rFonts w:ascii="Calibri" w:hAnsi="Calibri"/>
        </w:rPr>
        <w:t>-MCH-23, which must be completed prior to this document.</w:t>
      </w:r>
    </w:p>
    <w:p w14:paraId="79EA189F" w14:textId="495A6FC6" w:rsidR="00DA771C" w:rsidRPr="00CB4055" w:rsidRDefault="00DA771C" w:rsidP="00DA771C">
      <w:pPr>
        <w:numPr>
          <w:ilvl w:val="0"/>
          <w:numId w:val="36"/>
        </w:numPr>
        <w:ind w:left="360" w:hanging="360"/>
        <w:contextualSpacing/>
        <w:rPr>
          <w:rFonts w:ascii="Calibri" w:hAnsi="Calibri"/>
        </w:rPr>
      </w:pPr>
      <w:r w:rsidRPr="00710CB9">
        <w:rPr>
          <w:rFonts w:asciiTheme="minorHAnsi" w:hAnsiTheme="minorHAnsi"/>
          <w:i/>
        </w:rPr>
        <w:t>Required Fan Efficacy (</w:t>
      </w:r>
      <w:r>
        <w:rPr>
          <w:rFonts w:asciiTheme="minorHAnsi" w:hAnsiTheme="minorHAnsi"/>
          <w:i/>
        </w:rPr>
        <w:t>w</w:t>
      </w:r>
      <w:r w:rsidRPr="00710CB9">
        <w:rPr>
          <w:rFonts w:asciiTheme="minorHAnsi" w:hAnsiTheme="minorHAnsi"/>
          <w:i/>
        </w:rPr>
        <w:t xml:space="preserve">atts/cfm): </w:t>
      </w:r>
      <w:r w:rsidRPr="00CB4055">
        <w:rPr>
          <w:rFonts w:ascii="Calibri" w:hAnsi="Calibri"/>
        </w:rPr>
        <w:t xml:space="preserve">This field is filled out automatically and referenced from MCH-01. Values below are used unless higher efficacy values are </w:t>
      </w:r>
      <w:r>
        <w:rPr>
          <w:rFonts w:ascii="Calibri" w:hAnsi="Calibri"/>
        </w:rPr>
        <w:t>listed</w:t>
      </w:r>
      <w:r w:rsidRPr="00CB4055">
        <w:rPr>
          <w:rFonts w:ascii="Calibri" w:hAnsi="Calibri"/>
        </w:rPr>
        <w:t xml:space="preserve"> on the </w:t>
      </w:r>
      <w:r w:rsidR="00927DB9">
        <w:rPr>
          <w:rFonts w:ascii="Calibri" w:hAnsi="Calibri"/>
        </w:rPr>
        <w:t>LMCC</w:t>
      </w:r>
      <w:r w:rsidRPr="00CB4055">
        <w:rPr>
          <w:rFonts w:ascii="Calibri" w:hAnsi="Calibri"/>
        </w:rPr>
        <w:t xml:space="preserve"> for performance compliance.</w:t>
      </w:r>
    </w:p>
    <w:p w14:paraId="24BF7AE2" w14:textId="77777777" w:rsidR="00DA771C" w:rsidRPr="00CB4055" w:rsidRDefault="00DA771C" w:rsidP="00DA771C">
      <w:pPr>
        <w:pStyle w:val="ListParagraph"/>
        <w:numPr>
          <w:ilvl w:val="1"/>
          <w:numId w:val="36"/>
        </w:numPr>
        <w:rPr>
          <w:rFonts w:ascii="Calibri" w:hAnsi="Calibri"/>
          <w:i/>
        </w:rPr>
      </w:pPr>
      <w:r>
        <w:rPr>
          <w:rFonts w:ascii="Calibri" w:hAnsi="Calibri"/>
        </w:rPr>
        <w:t>0.62 watts/cfm for small duct high velocity HP or AC systems</w:t>
      </w:r>
    </w:p>
    <w:p w14:paraId="60D9F1F6" w14:textId="77777777" w:rsidR="00DA771C" w:rsidRPr="00CB4055" w:rsidRDefault="00DA771C" w:rsidP="00DA771C">
      <w:pPr>
        <w:pStyle w:val="ListParagraph"/>
        <w:numPr>
          <w:ilvl w:val="1"/>
          <w:numId w:val="36"/>
        </w:numPr>
        <w:rPr>
          <w:rFonts w:ascii="Calibri" w:hAnsi="Calibri"/>
          <w:i/>
        </w:rPr>
      </w:pPr>
      <w:r>
        <w:rPr>
          <w:rFonts w:ascii="Calibri" w:hAnsi="Calibri"/>
        </w:rPr>
        <w:t>0.45 watts/cfm for central gas furnace or packaged gas furnace systems</w:t>
      </w:r>
    </w:p>
    <w:p w14:paraId="24245D9C" w14:textId="77777777" w:rsidR="00DA771C" w:rsidRPr="00710CB9" w:rsidRDefault="00DA771C" w:rsidP="00DA771C">
      <w:pPr>
        <w:numPr>
          <w:ilvl w:val="1"/>
          <w:numId w:val="36"/>
        </w:numPr>
        <w:contextualSpacing/>
        <w:rPr>
          <w:rFonts w:ascii="Calibri" w:hAnsi="Calibri"/>
          <w:i/>
        </w:rPr>
      </w:pPr>
      <w:r w:rsidRPr="00CB4055">
        <w:rPr>
          <w:rFonts w:ascii="Calibri" w:hAnsi="Calibri"/>
        </w:rPr>
        <w:t>0.58 watt</w:t>
      </w:r>
      <w:r>
        <w:rPr>
          <w:rFonts w:ascii="Calibri" w:hAnsi="Calibri"/>
        </w:rPr>
        <w:t>s</w:t>
      </w:r>
      <w:r w:rsidRPr="00CB4055">
        <w:rPr>
          <w:rFonts w:ascii="Calibri" w:hAnsi="Calibri"/>
        </w:rPr>
        <w:t>/cfm for all other systems</w:t>
      </w:r>
    </w:p>
    <w:p w14:paraId="65CE9CB5" w14:textId="2161F133"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Actual Fan Efficacy (</w:t>
      </w:r>
      <w:r w:rsidR="00DA771C">
        <w:rPr>
          <w:rFonts w:asciiTheme="minorHAnsi" w:hAnsiTheme="minorHAnsi"/>
          <w:i/>
        </w:rPr>
        <w:t>w</w:t>
      </w:r>
      <w:r w:rsidRPr="00710CB9">
        <w:rPr>
          <w:rFonts w:asciiTheme="minorHAnsi" w:hAnsiTheme="minorHAnsi"/>
          <w:i/>
        </w:rPr>
        <w:t xml:space="preserve">atts/cfm): </w:t>
      </w:r>
      <w:r w:rsidRPr="00710CB9">
        <w:rPr>
          <w:rFonts w:ascii="Calibri" w:hAnsi="Calibri"/>
        </w:rPr>
        <w:t>This field is filled out automatically. It is calculated by dividing the actual tested watts by the actual tested airflow.</w:t>
      </w:r>
    </w:p>
    <w:p w14:paraId="65CE9CB6" w14:textId="20D16CB7" w:rsidR="006F6146" w:rsidRPr="00B96D25"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Compliance Statement: </w:t>
      </w:r>
      <w:r w:rsidRPr="00710CB9">
        <w:rPr>
          <w:rFonts w:asciiTheme="minorHAnsi" w:hAnsiTheme="minorHAnsi"/>
        </w:rPr>
        <w:t>This field is filled out automatically. The result is based on whether or not the actual fan efficacy meets the required fan efficacy.</w:t>
      </w:r>
    </w:p>
    <w:p w14:paraId="1D447044" w14:textId="77777777" w:rsidR="00332ADB" w:rsidRPr="00710CB9" w:rsidRDefault="00332ADB" w:rsidP="00B96D25">
      <w:pPr>
        <w:contextualSpacing/>
        <w:rPr>
          <w:rFonts w:ascii="Calibri" w:hAnsi="Calibri"/>
          <w:i/>
        </w:rPr>
      </w:pPr>
    </w:p>
    <w:p w14:paraId="65CE9CB7" w14:textId="43D333E9" w:rsidR="004F6841" w:rsidRDefault="005A044D" w:rsidP="00B96D25">
      <w:pPr>
        <w:keepNext/>
        <w:rPr>
          <w:rFonts w:asciiTheme="minorHAnsi" w:hAnsiTheme="minorHAnsi"/>
          <w:b/>
        </w:rPr>
      </w:pPr>
      <w:r w:rsidRPr="00B96D25">
        <w:rPr>
          <w:rFonts w:asciiTheme="minorHAnsi" w:hAnsiTheme="minorHAnsi"/>
          <w:b/>
        </w:rPr>
        <w:t xml:space="preserve">Section </w:t>
      </w:r>
      <w:r>
        <w:rPr>
          <w:rFonts w:asciiTheme="minorHAnsi" w:hAnsiTheme="minorHAnsi"/>
          <w:b/>
        </w:rPr>
        <w:t>D</w:t>
      </w:r>
      <w:r w:rsidRPr="00B96D25">
        <w:rPr>
          <w:rFonts w:asciiTheme="minorHAnsi" w:hAnsiTheme="minorHAnsi"/>
          <w:b/>
        </w:rPr>
        <w:t xml:space="preserve">. Forced Air System Fan Efficacy Measurement – </w:t>
      </w:r>
      <w:r w:rsidRPr="005A044D">
        <w:rPr>
          <w:rFonts w:asciiTheme="minorHAnsi" w:hAnsiTheme="minorHAnsi"/>
          <w:b/>
        </w:rPr>
        <w:t>All Zonal Control Modes</w:t>
      </w:r>
    </w:p>
    <w:p w14:paraId="31401CBB" w14:textId="77777777" w:rsidR="00B72566" w:rsidRDefault="005A044D" w:rsidP="00B96D25">
      <w:pPr>
        <w:numPr>
          <w:ilvl w:val="0"/>
          <w:numId w:val="39"/>
        </w:numPr>
        <w:ind w:left="360" w:hanging="360"/>
        <w:contextualSpacing/>
        <w:rPr>
          <w:rFonts w:ascii="Calibri" w:hAnsi="Calibri"/>
        </w:rPr>
      </w:pPr>
      <w:r>
        <w:rPr>
          <w:rFonts w:asciiTheme="minorHAnsi" w:hAnsiTheme="minorHAnsi"/>
          <w:i/>
        </w:rPr>
        <w:t>Number of Independently Controlled Zones:</w:t>
      </w:r>
      <w:r w:rsidR="008264FD">
        <w:rPr>
          <w:rFonts w:asciiTheme="minorHAnsi" w:hAnsiTheme="minorHAnsi"/>
          <w:i/>
        </w:rPr>
        <w:t xml:space="preserve"> Enter the number of </w:t>
      </w:r>
      <w:r w:rsidR="00311DA4">
        <w:rPr>
          <w:rFonts w:asciiTheme="minorHAnsi" w:hAnsiTheme="minorHAnsi"/>
          <w:i/>
        </w:rPr>
        <w:t xml:space="preserve">independently controlled </w:t>
      </w:r>
      <w:r w:rsidR="008264FD">
        <w:rPr>
          <w:rFonts w:asciiTheme="minorHAnsi" w:hAnsiTheme="minorHAnsi"/>
          <w:i/>
        </w:rPr>
        <w:t>zones</w:t>
      </w:r>
      <w:r w:rsidR="00311DA4">
        <w:rPr>
          <w:rFonts w:asciiTheme="minorHAnsi" w:hAnsiTheme="minorHAnsi"/>
          <w:i/>
        </w:rPr>
        <w:t>.</w:t>
      </w:r>
    </w:p>
    <w:p w14:paraId="5322A0FA" w14:textId="2D7EE9B4" w:rsidR="00311DA4" w:rsidRPr="00B96D25" w:rsidRDefault="00311DA4" w:rsidP="00B96D25">
      <w:pPr>
        <w:numPr>
          <w:ilvl w:val="0"/>
          <w:numId w:val="39"/>
        </w:numPr>
        <w:ind w:left="360" w:hanging="360"/>
        <w:contextualSpacing/>
        <w:rPr>
          <w:rFonts w:ascii="Calibri" w:hAnsi="Calibri"/>
        </w:rPr>
      </w:pPr>
      <w:r w:rsidRPr="00B96D25">
        <w:rPr>
          <w:rFonts w:ascii="Calibri" w:hAnsi="Calibri"/>
          <w:i/>
        </w:rPr>
        <w:t>Required Fan Efficacy (Watts/cfm):</w:t>
      </w:r>
      <w:r w:rsidRPr="00B96D25">
        <w:rPr>
          <w:rFonts w:ascii="Calibri" w:hAnsi="Calibri"/>
        </w:rPr>
        <w:t xml:space="preserve"> This field is filled out automatically and referenced from MCH-01. Values below are used unless higher efficacy values are scheduled on the </w:t>
      </w:r>
      <w:r w:rsidR="00927DB9">
        <w:rPr>
          <w:rFonts w:ascii="Calibri" w:hAnsi="Calibri"/>
        </w:rPr>
        <w:t>LMCC</w:t>
      </w:r>
      <w:r w:rsidRPr="00B96D25">
        <w:rPr>
          <w:rFonts w:ascii="Calibri" w:hAnsi="Calibri"/>
        </w:rPr>
        <w:t xml:space="preserve"> for performance compliance.</w:t>
      </w:r>
    </w:p>
    <w:p w14:paraId="72866C50" w14:textId="271C4891" w:rsidR="00311DA4" w:rsidRPr="00CB4055" w:rsidRDefault="00311DA4" w:rsidP="00311DA4">
      <w:pPr>
        <w:pStyle w:val="ListParagraph"/>
        <w:numPr>
          <w:ilvl w:val="1"/>
          <w:numId w:val="36"/>
        </w:numPr>
        <w:rPr>
          <w:rFonts w:ascii="Calibri" w:hAnsi="Calibri"/>
          <w:i/>
        </w:rPr>
      </w:pPr>
      <w:r>
        <w:rPr>
          <w:rFonts w:ascii="Calibri" w:hAnsi="Calibri"/>
        </w:rPr>
        <w:t>0.62 watt</w:t>
      </w:r>
      <w:r w:rsidR="00DA771C">
        <w:rPr>
          <w:rFonts w:ascii="Calibri" w:hAnsi="Calibri"/>
        </w:rPr>
        <w:t>s</w:t>
      </w:r>
      <w:r>
        <w:rPr>
          <w:rFonts w:ascii="Calibri" w:hAnsi="Calibri"/>
        </w:rPr>
        <w:t>/cfm for small duct high velocity HP or AC systems</w:t>
      </w:r>
    </w:p>
    <w:p w14:paraId="4DF24CF9" w14:textId="68F6BA8F" w:rsidR="00311DA4" w:rsidRPr="00B96D25" w:rsidRDefault="00311DA4" w:rsidP="00B96D25">
      <w:pPr>
        <w:pStyle w:val="ListParagraph"/>
        <w:numPr>
          <w:ilvl w:val="1"/>
          <w:numId w:val="36"/>
        </w:numPr>
        <w:rPr>
          <w:rFonts w:ascii="Calibri" w:hAnsi="Calibri"/>
          <w:i/>
        </w:rPr>
      </w:pPr>
      <w:r>
        <w:rPr>
          <w:rFonts w:ascii="Calibri" w:hAnsi="Calibri"/>
        </w:rPr>
        <w:t>0.45 watt</w:t>
      </w:r>
      <w:r w:rsidR="00DA771C">
        <w:rPr>
          <w:rFonts w:ascii="Calibri" w:hAnsi="Calibri"/>
        </w:rPr>
        <w:t>s</w:t>
      </w:r>
      <w:r>
        <w:rPr>
          <w:rFonts w:ascii="Calibri" w:hAnsi="Calibri"/>
        </w:rPr>
        <w:t>/cfm for central gas furnace or packaged gas furnace systems</w:t>
      </w:r>
    </w:p>
    <w:p w14:paraId="5ED16A32" w14:textId="15CF589D" w:rsidR="005D779B" w:rsidRPr="00B96D25" w:rsidRDefault="00311DA4" w:rsidP="00B96D25">
      <w:pPr>
        <w:pStyle w:val="ListParagraph"/>
        <w:numPr>
          <w:ilvl w:val="1"/>
          <w:numId w:val="36"/>
        </w:numPr>
        <w:rPr>
          <w:rFonts w:ascii="Calibri" w:hAnsi="Calibri"/>
          <w:i/>
        </w:rPr>
      </w:pPr>
      <w:r w:rsidRPr="00B96D25">
        <w:rPr>
          <w:rFonts w:ascii="Calibri" w:hAnsi="Calibri"/>
        </w:rPr>
        <w:lastRenderedPageBreak/>
        <w:t>0.58 watt</w:t>
      </w:r>
      <w:r w:rsidR="00DA771C">
        <w:rPr>
          <w:rFonts w:ascii="Calibri" w:hAnsi="Calibri"/>
        </w:rPr>
        <w:t>s</w:t>
      </w:r>
      <w:r w:rsidRPr="00B96D25">
        <w:rPr>
          <w:rFonts w:ascii="Calibri" w:hAnsi="Calibri"/>
        </w:rPr>
        <w:t>/cfm for all other systems</w:t>
      </w:r>
    </w:p>
    <w:p w14:paraId="6258BF19" w14:textId="43A7774F" w:rsidR="001802CC" w:rsidRDefault="001802CC" w:rsidP="001802CC">
      <w:pPr>
        <w:numPr>
          <w:ilvl w:val="0"/>
          <w:numId w:val="39"/>
        </w:numPr>
        <w:ind w:left="360" w:hanging="360"/>
        <w:contextualSpacing/>
        <w:rPr>
          <w:rFonts w:ascii="Calibri" w:hAnsi="Calibri"/>
        </w:rPr>
      </w:pPr>
      <w:r w:rsidRPr="00B96D25">
        <w:rPr>
          <w:rFonts w:ascii="Calibri" w:hAnsi="Calibri"/>
          <w:i/>
        </w:rPr>
        <w:t>Zone Name</w:t>
      </w:r>
      <w:r>
        <w:rPr>
          <w:rFonts w:ascii="Calibri" w:hAnsi="Calibri"/>
        </w:rPr>
        <w:t xml:space="preserve">: Enter </w:t>
      </w:r>
      <w:r w:rsidR="00672473">
        <w:rPr>
          <w:rFonts w:ascii="Calibri" w:hAnsi="Calibri"/>
        </w:rPr>
        <w:t xml:space="preserve">a </w:t>
      </w:r>
      <w:r>
        <w:rPr>
          <w:rFonts w:ascii="Calibri" w:hAnsi="Calibri"/>
        </w:rPr>
        <w:t>unique name for each independent zone.</w:t>
      </w:r>
    </w:p>
    <w:p w14:paraId="0987E785" w14:textId="034807E3" w:rsidR="001802CC" w:rsidRDefault="001802CC" w:rsidP="001802CC">
      <w:pPr>
        <w:numPr>
          <w:ilvl w:val="0"/>
          <w:numId w:val="39"/>
        </w:numPr>
        <w:ind w:left="360" w:hanging="360"/>
        <w:contextualSpacing/>
        <w:rPr>
          <w:rFonts w:ascii="Calibri" w:hAnsi="Calibri"/>
        </w:rPr>
      </w:pPr>
      <w:r w:rsidRPr="00B96D25">
        <w:rPr>
          <w:rFonts w:ascii="Calibri" w:hAnsi="Calibri"/>
          <w:i/>
        </w:rPr>
        <w:t>Zone Description</w:t>
      </w:r>
      <w:r>
        <w:rPr>
          <w:rFonts w:ascii="Calibri" w:hAnsi="Calibri"/>
        </w:rPr>
        <w:t xml:space="preserve">: </w:t>
      </w:r>
      <w:r w:rsidR="00672473">
        <w:rPr>
          <w:rFonts w:ascii="Calibri" w:hAnsi="Calibri"/>
        </w:rPr>
        <w:t>Enter a description of the zone (e.g. upstairs, downstairs).</w:t>
      </w:r>
    </w:p>
    <w:p w14:paraId="210C3CF7" w14:textId="65B94B4E" w:rsidR="001802CC" w:rsidRDefault="00057DB2" w:rsidP="001802CC">
      <w:pPr>
        <w:numPr>
          <w:ilvl w:val="0"/>
          <w:numId w:val="39"/>
        </w:numPr>
        <w:ind w:left="360" w:hanging="360"/>
        <w:contextualSpacing/>
        <w:rPr>
          <w:rFonts w:ascii="Calibri" w:hAnsi="Calibri"/>
        </w:rPr>
      </w:pPr>
      <w:r w:rsidRPr="00B96D25">
        <w:rPr>
          <w:rFonts w:ascii="Calibri" w:hAnsi="Calibri"/>
          <w:i/>
        </w:rPr>
        <w:t>Measured Watt Draw with All Other Zones Off</w:t>
      </w:r>
      <w:r>
        <w:rPr>
          <w:rFonts w:ascii="Calibri" w:hAnsi="Calibri"/>
        </w:rPr>
        <w:t xml:space="preserve">: </w:t>
      </w:r>
      <w:r w:rsidR="00FB1F76" w:rsidRPr="00710CB9">
        <w:rPr>
          <w:rFonts w:ascii="Calibri" w:hAnsi="Calibri"/>
        </w:rPr>
        <w:t xml:space="preserve">Enter the number of watts tested using the device specified in </w:t>
      </w:r>
      <w:r w:rsidR="00FB1F76">
        <w:rPr>
          <w:rFonts w:ascii="Calibri" w:hAnsi="Calibri"/>
        </w:rPr>
        <w:t>S</w:t>
      </w:r>
      <w:r w:rsidR="00FB1F76" w:rsidRPr="00710CB9">
        <w:rPr>
          <w:rFonts w:ascii="Calibri" w:hAnsi="Calibri"/>
        </w:rPr>
        <w:t xml:space="preserve">ection B and tested with all </w:t>
      </w:r>
      <w:r w:rsidR="00672473">
        <w:rPr>
          <w:rFonts w:ascii="Calibri" w:hAnsi="Calibri"/>
        </w:rPr>
        <w:t xml:space="preserve">other </w:t>
      </w:r>
      <w:r w:rsidR="00FB1F76" w:rsidRPr="00710CB9">
        <w:rPr>
          <w:rFonts w:ascii="Calibri" w:hAnsi="Calibri"/>
        </w:rPr>
        <w:t xml:space="preserve">zones </w:t>
      </w:r>
      <w:r w:rsidR="00672473">
        <w:rPr>
          <w:rFonts w:ascii="Calibri" w:hAnsi="Calibri"/>
        </w:rPr>
        <w:t>off</w:t>
      </w:r>
      <w:r w:rsidR="00FB1F76" w:rsidRPr="00710CB9">
        <w:rPr>
          <w:rFonts w:ascii="Calibri" w:hAnsi="Calibri"/>
        </w:rPr>
        <w:t>.</w:t>
      </w:r>
    </w:p>
    <w:p w14:paraId="76BEA74E" w14:textId="78D87202" w:rsidR="00057DB2" w:rsidRPr="00672473" w:rsidRDefault="00057DB2" w:rsidP="00672473">
      <w:pPr>
        <w:numPr>
          <w:ilvl w:val="0"/>
          <w:numId w:val="39"/>
        </w:numPr>
        <w:ind w:left="360" w:hanging="360"/>
        <w:contextualSpacing/>
        <w:rPr>
          <w:rFonts w:ascii="Calibri" w:hAnsi="Calibri"/>
        </w:rPr>
      </w:pPr>
      <w:r w:rsidRPr="00B96D25">
        <w:rPr>
          <w:rFonts w:ascii="Calibri" w:hAnsi="Calibri"/>
          <w:i/>
        </w:rPr>
        <w:t>Measured Airflow with All Other Zones Off</w:t>
      </w:r>
      <w:r w:rsidRPr="00672473">
        <w:rPr>
          <w:rFonts w:ascii="Calibri" w:hAnsi="Calibri"/>
        </w:rPr>
        <w:t>:</w:t>
      </w:r>
      <w:r w:rsidR="00672473" w:rsidRPr="00672473">
        <w:rPr>
          <w:rFonts w:ascii="Calibri" w:hAnsi="Calibri"/>
        </w:rPr>
        <w:t xml:space="preserve"> This field is filled out automatically. It is referenced from the </w:t>
      </w:r>
      <w:r w:rsidR="00927DB9">
        <w:rPr>
          <w:rFonts w:ascii="Calibri" w:hAnsi="Calibri"/>
        </w:rPr>
        <w:t>LMCI</w:t>
      </w:r>
      <w:r w:rsidR="00672473" w:rsidRPr="00672473">
        <w:rPr>
          <w:rFonts w:ascii="Calibri" w:hAnsi="Calibri"/>
        </w:rPr>
        <w:t>-MCH-23, which must be completed prior to this document.</w:t>
      </w:r>
    </w:p>
    <w:p w14:paraId="4F1AE1DD" w14:textId="724EBC0F" w:rsidR="00057DB2" w:rsidRDefault="00057DB2" w:rsidP="001802CC">
      <w:pPr>
        <w:numPr>
          <w:ilvl w:val="0"/>
          <w:numId w:val="39"/>
        </w:numPr>
        <w:ind w:left="360" w:hanging="360"/>
        <w:contextualSpacing/>
        <w:rPr>
          <w:rFonts w:ascii="Calibri" w:hAnsi="Calibri"/>
        </w:rPr>
      </w:pPr>
      <w:r w:rsidRPr="00B96D25">
        <w:rPr>
          <w:rFonts w:ascii="Calibri" w:hAnsi="Calibri"/>
          <w:i/>
        </w:rPr>
        <w:t>Calculated Fan Efficacy</w:t>
      </w:r>
      <w:r>
        <w:rPr>
          <w:rFonts w:ascii="Calibri" w:hAnsi="Calibri"/>
        </w:rPr>
        <w:t>:</w:t>
      </w:r>
      <w:r w:rsidR="00FB1F76" w:rsidRPr="00FB1F76">
        <w:rPr>
          <w:rFonts w:ascii="Calibri" w:hAnsi="Calibri"/>
        </w:rPr>
        <w:t xml:space="preserve"> </w:t>
      </w:r>
      <w:r w:rsidR="00FB1F76" w:rsidRPr="00710CB9">
        <w:rPr>
          <w:rFonts w:ascii="Calibri" w:hAnsi="Calibri"/>
        </w:rPr>
        <w:t xml:space="preserve">This field is filled out automatically. It is calculated by dividing the </w:t>
      </w:r>
      <w:r w:rsidR="00FB1F76">
        <w:rPr>
          <w:rFonts w:ascii="Calibri" w:hAnsi="Calibri"/>
        </w:rPr>
        <w:t xml:space="preserve">measured watt draw by the measured </w:t>
      </w:r>
      <w:r w:rsidR="00FB1F76" w:rsidRPr="00710CB9">
        <w:rPr>
          <w:rFonts w:ascii="Calibri" w:hAnsi="Calibri"/>
        </w:rPr>
        <w:t>airflow.</w:t>
      </w:r>
    </w:p>
    <w:p w14:paraId="65E6896A" w14:textId="40D5C192" w:rsidR="00057DB2" w:rsidRDefault="00057DB2" w:rsidP="001802CC">
      <w:pPr>
        <w:numPr>
          <w:ilvl w:val="0"/>
          <w:numId w:val="39"/>
        </w:numPr>
        <w:ind w:left="360" w:hanging="360"/>
        <w:contextualSpacing/>
        <w:rPr>
          <w:rFonts w:ascii="Calibri" w:hAnsi="Calibri"/>
        </w:rPr>
      </w:pPr>
      <w:r w:rsidRPr="00B96D25">
        <w:rPr>
          <w:rFonts w:ascii="Calibri" w:hAnsi="Calibri"/>
          <w:i/>
        </w:rPr>
        <w:t>Zone Compliance Status</w:t>
      </w:r>
      <w:r>
        <w:rPr>
          <w:rFonts w:ascii="Calibri" w:hAnsi="Calibri"/>
        </w:rPr>
        <w:t>:</w:t>
      </w:r>
      <w:r w:rsidR="00672473" w:rsidRPr="00672473">
        <w:rPr>
          <w:rFonts w:asciiTheme="minorHAnsi" w:hAnsiTheme="minorHAnsi"/>
        </w:rPr>
        <w:t xml:space="preserve"> </w:t>
      </w:r>
      <w:r w:rsidR="00672473"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this zone.</w:t>
      </w:r>
    </w:p>
    <w:p w14:paraId="7AC5FAA4" w14:textId="25C5DF35" w:rsidR="00057DB2" w:rsidRPr="00B96D25" w:rsidRDefault="00057DB2" w:rsidP="001802CC">
      <w:pPr>
        <w:numPr>
          <w:ilvl w:val="0"/>
          <w:numId w:val="39"/>
        </w:numPr>
        <w:ind w:left="360" w:hanging="360"/>
        <w:contextualSpacing/>
        <w:rPr>
          <w:rFonts w:ascii="Calibri" w:hAnsi="Calibri"/>
        </w:rPr>
      </w:pPr>
      <w:r w:rsidRPr="00B96D25">
        <w:rPr>
          <w:rFonts w:ascii="Calibri" w:hAnsi="Calibri"/>
          <w:i/>
        </w:rPr>
        <w:t>Compliance Statement</w:t>
      </w:r>
      <w:r>
        <w:rPr>
          <w:rFonts w:ascii="Calibri" w:hAnsi="Calibri"/>
        </w:rPr>
        <w:t>:</w:t>
      </w:r>
      <w:r w:rsidRPr="00057DB2">
        <w:rPr>
          <w:rFonts w:asciiTheme="minorHAnsi" w:hAnsiTheme="minorHAnsi"/>
        </w:rPr>
        <w:t xml:space="preserve"> </w:t>
      </w:r>
      <w:r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all zones tested.</w:t>
      </w:r>
    </w:p>
    <w:p w14:paraId="3310CB06" w14:textId="58B669F9" w:rsidR="00DA771C" w:rsidRDefault="00DA771C" w:rsidP="00B96D25">
      <w:pPr>
        <w:contextualSpacing/>
        <w:rPr>
          <w:rFonts w:ascii="Calibri" w:hAnsi="Calibri"/>
        </w:rPr>
      </w:pPr>
    </w:p>
    <w:p w14:paraId="1B5B891C" w14:textId="3726BF2C" w:rsidR="00DA771C" w:rsidRDefault="00DA771C" w:rsidP="00DA771C">
      <w:pPr>
        <w:contextualSpacing/>
        <w:rPr>
          <w:rFonts w:ascii="Calibri" w:hAnsi="Calibri"/>
          <w:b/>
        </w:rPr>
      </w:pPr>
      <w:r>
        <w:rPr>
          <w:rFonts w:ascii="Calibri" w:hAnsi="Calibri"/>
          <w:b/>
        </w:rPr>
        <w:t>Section E. Additional Requirements</w:t>
      </w:r>
    </w:p>
    <w:p w14:paraId="21A7A75A"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37CBF9AB"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735E406"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597977EB"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3FA65FD"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582758CD" w14:textId="77777777" w:rsidR="00DA771C"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78868BA8" w14:textId="77777777" w:rsidR="00DA771C" w:rsidRPr="0029461A" w:rsidRDefault="00DA771C" w:rsidP="00DA771C">
      <w:pPr>
        <w:numPr>
          <w:ilvl w:val="0"/>
          <w:numId w:val="4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690C6B78" w14:textId="77777777" w:rsidR="00DA771C" w:rsidRPr="00311DA4" w:rsidRDefault="00DA771C" w:rsidP="00B96D25">
      <w:pPr>
        <w:contextualSpacing/>
        <w:rPr>
          <w:rFonts w:ascii="Calibri" w:hAnsi="Calibri"/>
        </w:rPr>
      </w:pPr>
    </w:p>
    <w:p w14:paraId="73DDE81B" w14:textId="77777777" w:rsidR="001802CC" w:rsidRPr="00B96D25" w:rsidRDefault="001802CC" w:rsidP="00B96D25">
      <w:pPr>
        <w:rPr>
          <w:rFonts w:ascii="Calibri" w:hAnsi="Calibri"/>
          <w:i/>
        </w:rPr>
      </w:pPr>
    </w:p>
    <w:p w14:paraId="187B3E26" w14:textId="77777777" w:rsidR="005A044D" w:rsidRPr="00311DA4" w:rsidRDefault="005A044D" w:rsidP="00B96D25">
      <w:pPr>
        <w:keepNext/>
        <w:rPr>
          <w:rFonts w:ascii="Calibri" w:hAnsi="Calibri"/>
        </w:rPr>
      </w:pPr>
    </w:p>
    <w:p w14:paraId="65CE9CB8" w14:textId="77777777" w:rsidR="003602D0" w:rsidRPr="00B96D25" w:rsidRDefault="003602D0" w:rsidP="00B96D25">
      <w:pPr>
        <w:keepNext/>
        <w:rPr>
          <w:rFonts w:asciiTheme="minorHAnsi" w:hAnsiTheme="minorHAnsi"/>
          <w:b/>
        </w:rPr>
      </w:pPr>
    </w:p>
    <w:p w14:paraId="65CE9CB9" w14:textId="77777777" w:rsidR="003602D0" w:rsidRPr="00D83E48" w:rsidRDefault="003602D0" w:rsidP="0009456E">
      <w:pPr>
        <w:rPr>
          <w:rFonts w:ascii="Calibri" w:hAnsi="Calibri"/>
        </w:rPr>
        <w:sectPr w:rsidR="003602D0" w:rsidRPr="00D83E48">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A97BC3" w:rsidRPr="002C21B2" w14:paraId="65CE9CBB" w14:textId="77777777" w:rsidTr="00A0534A">
        <w:trPr>
          <w:cantSplit/>
          <w:trHeight w:val="144"/>
        </w:trPr>
        <w:tc>
          <w:tcPr>
            <w:tcW w:w="11030" w:type="dxa"/>
            <w:gridSpan w:val="3"/>
            <w:tcBorders>
              <w:top w:val="single" w:sz="4" w:space="0" w:color="auto"/>
            </w:tcBorders>
            <w:vAlign w:val="center"/>
          </w:tcPr>
          <w:p w14:paraId="65CE9CBA" w14:textId="77777777" w:rsidR="00A97BC3" w:rsidRPr="002C21B2" w:rsidRDefault="00A97BC3" w:rsidP="00A0534A">
            <w:pPr>
              <w:keepNext/>
              <w:rPr>
                <w:rFonts w:asciiTheme="minorHAnsi" w:hAnsiTheme="minorHAnsi"/>
                <w:b/>
                <w:sz w:val="18"/>
                <w:szCs w:val="18"/>
              </w:rPr>
            </w:pPr>
            <w:r w:rsidRPr="0036342F">
              <w:rPr>
                <w:rFonts w:asciiTheme="minorHAnsi" w:hAnsiTheme="minorHAnsi"/>
                <w:b/>
                <w:szCs w:val="18"/>
              </w:rPr>
              <w:lastRenderedPageBreak/>
              <w:t>A. Ducted Cooling System Information</w:t>
            </w:r>
          </w:p>
        </w:tc>
      </w:tr>
      <w:tr w:rsidR="00A97BC3" w:rsidRPr="002C21B2" w14:paraId="65CE9CBF" w14:textId="77777777" w:rsidTr="00A0534A">
        <w:trPr>
          <w:cantSplit/>
          <w:trHeight w:val="144"/>
        </w:trPr>
        <w:tc>
          <w:tcPr>
            <w:tcW w:w="475" w:type="dxa"/>
            <w:vAlign w:val="center"/>
          </w:tcPr>
          <w:p w14:paraId="65CE9CBC"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65CE9CBD" w14:textId="2B18A621" w:rsidR="00A97BC3" w:rsidRPr="002C21B2" w:rsidRDefault="00A97BC3" w:rsidP="00A0534A">
            <w:pPr>
              <w:rPr>
                <w:rFonts w:asciiTheme="minorHAnsi" w:hAnsiTheme="minorHAnsi"/>
                <w:color w:val="000000"/>
                <w:sz w:val="18"/>
                <w:szCs w:val="18"/>
                <w:highlight w:val="yellow"/>
              </w:rPr>
            </w:pPr>
            <w:r w:rsidRPr="002C21B2">
              <w:rPr>
                <w:rFonts w:asciiTheme="minorHAnsi" w:hAnsiTheme="minorHAnsi"/>
                <w:sz w:val="18"/>
                <w:szCs w:val="18"/>
              </w:rPr>
              <w:t>System Identification or Name</w:t>
            </w:r>
          </w:p>
        </w:tc>
        <w:tc>
          <w:tcPr>
            <w:tcW w:w="5605" w:type="dxa"/>
            <w:vAlign w:val="center"/>
          </w:tcPr>
          <w:p w14:paraId="65CE9CBE" w14:textId="229AABD7" w:rsidR="00A97BC3" w:rsidRPr="002C21B2" w:rsidRDefault="00A97BC3" w:rsidP="00E37BA0">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sidR="00927DB9">
              <w:rPr>
                <w:rFonts w:asciiTheme="minorHAnsi" w:hAnsiTheme="minorHAnsi"/>
                <w:sz w:val="18"/>
                <w:szCs w:val="18"/>
              </w:rPr>
              <w:t>LMCI</w:t>
            </w:r>
            <w:r w:rsidR="00E37BA0">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97BC3" w:rsidRPr="002C21B2" w14:paraId="65CE9CC3" w14:textId="77777777" w:rsidTr="00A0534A">
        <w:trPr>
          <w:cantSplit/>
          <w:trHeight w:val="144"/>
        </w:trPr>
        <w:tc>
          <w:tcPr>
            <w:tcW w:w="475" w:type="dxa"/>
            <w:vAlign w:val="center"/>
          </w:tcPr>
          <w:p w14:paraId="65CE9CC0"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65CE9CC1" w14:textId="6BAA0991" w:rsidR="00A97BC3" w:rsidRPr="002C21B2" w:rsidRDefault="00A97BC3" w:rsidP="00A0534A">
            <w:pPr>
              <w:rPr>
                <w:rFonts w:asciiTheme="minorHAnsi" w:hAnsiTheme="minorHAnsi"/>
                <w:sz w:val="18"/>
                <w:szCs w:val="18"/>
              </w:rPr>
            </w:pPr>
            <w:r w:rsidRPr="002C21B2">
              <w:rPr>
                <w:rFonts w:asciiTheme="minorHAnsi" w:hAnsiTheme="minorHAnsi"/>
                <w:sz w:val="18"/>
                <w:szCs w:val="18"/>
              </w:rPr>
              <w:t>System Location or Area Served</w:t>
            </w:r>
          </w:p>
        </w:tc>
        <w:tc>
          <w:tcPr>
            <w:tcW w:w="5605" w:type="dxa"/>
            <w:vAlign w:val="center"/>
          </w:tcPr>
          <w:p w14:paraId="65CE9CC2" w14:textId="22BF2D5A" w:rsidR="00A97BC3" w:rsidRPr="002C21B2" w:rsidRDefault="00A97BC3" w:rsidP="00A0534A">
            <w:pPr>
              <w:rPr>
                <w:rFonts w:asciiTheme="minorHAnsi" w:hAnsiTheme="minorHAnsi"/>
                <w:sz w:val="18"/>
                <w:szCs w:val="18"/>
              </w:rPr>
            </w:pPr>
            <w:r w:rsidRPr="002C21B2">
              <w:rPr>
                <w:rFonts w:asciiTheme="minorHAnsi" w:hAnsiTheme="minorHAnsi"/>
                <w:sz w:val="18"/>
                <w:szCs w:val="18"/>
              </w:rPr>
              <w:t xml:space="preserve">&lt;&lt;auto filled text: referenced from </w:t>
            </w:r>
            <w:r w:rsidR="00927DB9">
              <w:rPr>
                <w:rFonts w:asciiTheme="minorHAnsi" w:hAnsiTheme="minorHAnsi"/>
                <w:sz w:val="18"/>
                <w:szCs w:val="18"/>
              </w:rPr>
              <w:t>LMCI</w:t>
            </w:r>
            <w:r w:rsidR="00E37BA0">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840E1" w:rsidRPr="002C21B2" w14:paraId="6CE1C59A" w14:textId="77777777" w:rsidTr="00A840E1">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0B2A9F7E" w14:textId="0A5E79F8" w:rsidR="00A840E1" w:rsidRPr="002C21B2" w:rsidRDefault="00A840E1" w:rsidP="00A840E1">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D356C7A" w14:textId="0AD2096D" w:rsidR="00A840E1" w:rsidRPr="002C21B2" w:rsidRDefault="00A840E1" w:rsidP="00A840E1">
            <w:pPr>
              <w:rPr>
                <w:rFonts w:asciiTheme="minorHAnsi" w:hAnsiTheme="minorHAnsi"/>
                <w:sz w:val="18"/>
                <w:szCs w:val="18"/>
              </w:rPr>
            </w:pPr>
            <w:r w:rsidRPr="003E3490">
              <w:rPr>
                <w:rFonts w:asciiTheme="minorHAnsi" w:hAnsiTheme="minorHAnsi"/>
                <w:sz w:val="18"/>
              </w:rPr>
              <w:t>Indoor Unit Name</w:t>
            </w:r>
            <w:r w:rsidR="001E1A8E">
              <w:rPr>
                <w:rFonts w:asciiTheme="minorHAnsi" w:hAnsiTheme="minorHAnsi"/>
                <w:sz w:val="18"/>
              </w:rPr>
              <w:t xml:space="preserve"> </w:t>
            </w:r>
            <w:r w:rsidR="001E1A8E"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058F7E02" w14:textId="1B3B8BCC" w:rsidR="00A840E1" w:rsidRPr="002C21B2" w:rsidRDefault="00A840E1" w:rsidP="00A840E1">
            <w:pPr>
              <w:rPr>
                <w:rFonts w:asciiTheme="minorHAnsi" w:hAnsiTheme="minorHAnsi"/>
                <w:sz w:val="18"/>
                <w:szCs w:val="18"/>
              </w:rPr>
            </w:pPr>
            <w:r w:rsidRPr="002C21B2">
              <w:rPr>
                <w:rFonts w:asciiTheme="minorHAnsi" w:hAnsiTheme="minorHAnsi"/>
                <w:sz w:val="18"/>
                <w:szCs w:val="18"/>
              </w:rPr>
              <w:t xml:space="preserve">&lt;&lt;auto filled text: referenced from </w:t>
            </w:r>
            <w:r w:rsidR="00927DB9">
              <w:rPr>
                <w:rFonts w:asciiTheme="minorHAnsi" w:hAnsiTheme="minorHAnsi"/>
                <w:sz w:val="18"/>
                <w:szCs w:val="18"/>
              </w:rPr>
              <w:t>LMCI</w:t>
            </w:r>
            <w:r>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840E1" w:rsidRPr="002C21B2" w14:paraId="65CE9CC7" w14:textId="77777777" w:rsidTr="00A0534A">
        <w:trPr>
          <w:cantSplit/>
          <w:trHeight w:val="144"/>
        </w:trPr>
        <w:tc>
          <w:tcPr>
            <w:tcW w:w="475" w:type="dxa"/>
            <w:vAlign w:val="center"/>
          </w:tcPr>
          <w:p w14:paraId="65CE9CC4" w14:textId="4C2B283A"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65CE9CC5" w14:textId="68ECBC1C" w:rsidR="00A840E1" w:rsidRPr="002C21B2" w:rsidRDefault="00A840E1" w:rsidP="00A840E1">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65CE9CC6" w14:textId="566ECA21" w:rsidR="00A840E1" w:rsidRPr="002C21B2" w:rsidRDefault="00A840E1" w:rsidP="00A840E1">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sidR="00927DB9">
              <w:rPr>
                <w:rFonts w:asciiTheme="minorHAnsi" w:hAnsiTheme="minorHAnsi"/>
                <w:sz w:val="18"/>
                <w:szCs w:val="18"/>
              </w:rPr>
              <w:t>LMCI</w:t>
            </w:r>
            <w:r>
              <w:rPr>
                <w:rFonts w:asciiTheme="minorHAnsi" w:hAnsiTheme="minorHAnsi"/>
                <w:sz w:val="18"/>
                <w:szCs w:val="18"/>
              </w:rPr>
              <w:t>-MCH23&gt;&gt;</w:t>
            </w:r>
            <w:r w:rsidRPr="002C21B2">
              <w:rPr>
                <w:rFonts w:asciiTheme="minorHAnsi" w:hAnsiTheme="minorHAnsi"/>
                <w:sz w:val="18"/>
                <w:szCs w:val="18"/>
              </w:rPr>
              <w:t xml:space="preserve"> </w:t>
            </w:r>
          </w:p>
        </w:tc>
      </w:tr>
      <w:tr w:rsidR="00A840E1" w:rsidRPr="002C21B2" w14:paraId="65CE9CCB" w14:textId="77777777" w:rsidTr="00A0534A">
        <w:trPr>
          <w:cantSplit/>
          <w:trHeight w:val="144"/>
        </w:trPr>
        <w:tc>
          <w:tcPr>
            <w:tcW w:w="475" w:type="dxa"/>
            <w:vAlign w:val="center"/>
          </w:tcPr>
          <w:p w14:paraId="65CE9CC8" w14:textId="2EB30C18"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65CE9CC9" w14:textId="5CF96293" w:rsidR="00A840E1" w:rsidRPr="002C21B2" w:rsidRDefault="00A840E1" w:rsidP="00A840E1">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65CE9CCA" w14:textId="734D3697" w:rsidR="00A840E1" w:rsidRPr="002C21B2" w:rsidRDefault="00A840E1" w:rsidP="00A840E1">
            <w:pPr>
              <w:rPr>
                <w:rFonts w:asciiTheme="minorHAnsi" w:hAnsiTheme="minorHAnsi"/>
                <w:sz w:val="18"/>
                <w:szCs w:val="18"/>
              </w:rPr>
            </w:pPr>
            <w:r w:rsidRPr="002C21B2">
              <w:rPr>
                <w:rFonts w:asciiTheme="minorHAnsi" w:hAnsiTheme="minorHAnsi"/>
                <w:sz w:val="18"/>
                <w:szCs w:val="18"/>
              </w:rPr>
              <w:t xml:space="preserve">&lt;&lt; auto filled text: referenced from </w:t>
            </w:r>
            <w:r w:rsidR="00927DB9">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A840E1" w:rsidRPr="002C21B2" w14:paraId="65CE9CCF" w14:textId="77777777" w:rsidTr="00A0534A">
        <w:trPr>
          <w:cantSplit/>
          <w:trHeight w:val="144"/>
        </w:trPr>
        <w:tc>
          <w:tcPr>
            <w:tcW w:w="475" w:type="dxa"/>
            <w:vAlign w:val="center"/>
          </w:tcPr>
          <w:p w14:paraId="65CE9CCC" w14:textId="25E3B216"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65CE9CCD" w14:textId="66478A86" w:rsidR="00A840E1" w:rsidRPr="002C21B2" w:rsidRDefault="00A840E1" w:rsidP="00A840E1">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65CE9CCE" w14:textId="7434408E" w:rsidR="00A840E1" w:rsidRDefault="00A840E1" w:rsidP="00A840E1">
            <w:pPr>
              <w:rPr>
                <w:rFonts w:asciiTheme="minorHAnsi" w:hAnsiTheme="minorHAnsi"/>
                <w:sz w:val="18"/>
                <w:szCs w:val="18"/>
              </w:rPr>
            </w:pPr>
            <w:r w:rsidRPr="002C21B2">
              <w:rPr>
                <w:rFonts w:asciiTheme="minorHAnsi" w:hAnsiTheme="minorHAnsi"/>
                <w:sz w:val="18"/>
                <w:szCs w:val="18"/>
              </w:rPr>
              <w:t xml:space="preserve">&lt;&lt; auto filled text: referenced from </w:t>
            </w:r>
            <w:r w:rsidR="00927DB9">
              <w:rPr>
                <w:rFonts w:asciiTheme="minorHAnsi" w:hAnsiTheme="minorHAnsi"/>
                <w:sz w:val="18"/>
                <w:szCs w:val="18"/>
              </w:rPr>
              <w:t>LMCI</w:t>
            </w:r>
            <w:r>
              <w:rPr>
                <w:rFonts w:asciiTheme="minorHAnsi" w:hAnsiTheme="minorHAnsi"/>
                <w:sz w:val="18"/>
                <w:szCs w:val="18"/>
              </w:rPr>
              <w:t>-MCH23&gt;&gt;</w:t>
            </w:r>
          </w:p>
        </w:tc>
      </w:tr>
      <w:tr w:rsidR="00A840E1" w:rsidRPr="002C21B2" w14:paraId="65CE9CD3" w14:textId="77777777" w:rsidTr="00A0534A">
        <w:trPr>
          <w:cantSplit/>
          <w:trHeight w:val="144"/>
        </w:trPr>
        <w:tc>
          <w:tcPr>
            <w:tcW w:w="475" w:type="dxa"/>
            <w:vAlign w:val="center"/>
          </w:tcPr>
          <w:p w14:paraId="65CE9CD0" w14:textId="2B33C6C4"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65CE9CD1" w14:textId="619A30D0" w:rsidR="00A840E1" w:rsidRPr="002C21B2" w:rsidRDefault="00A840E1" w:rsidP="00A840E1">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5CE9CD2" w14:textId="139D719D" w:rsidR="00A840E1" w:rsidRDefault="00A840E1" w:rsidP="00A840E1">
            <w:pPr>
              <w:rPr>
                <w:rFonts w:asciiTheme="minorHAnsi" w:hAnsiTheme="minorHAnsi"/>
                <w:sz w:val="18"/>
                <w:szCs w:val="18"/>
              </w:rPr>
            </w:pPr>
            <w:r w:rsidRPr="002C21B2">
              <w:rPr>
                <w:rFonts w:asciiTheme="minorHAnsi" w:hAnsiTheme="minorHAnsi"/>
                <w:sz w:val="18"/>
                <w:szCs w:val="18"/>
              </w:rPr>
              <w:t xml:space="preserve">&lt;&lt; auto filled text: referenced from </w:t>
            </w:r>
            <w:r w:rsidR="00927DB9">
              <w:rPr>
                <w:rFonts w:asciiTheme="minorHAnsi" w:hAnsiTheme="minorHAnsi"/>
                <w:sz w:val="18"/>
                <w:szCs w:val="18"/>
              </w:rPr>
              <w:t>LMCI</w:t>
            </w:r>
            <w:r>
              <w:rPr>
                <w:rFonts w:asciiTheme="minorHAnsi" w:hAnsiTheme="minorHAnsi"/>
                <w:sz w:val="18"/>
                <w:szCs w:val="18"/>
              </w:rPr>
              <w:t>-MCH-23&gt;&gt;</w:t>
            </w:r>
          </w:p>
        </w:tc>
      </w:tr>
      <w:tr w:rsidR="00A840E1" w:rsidRPr="002C21B2" w14:paraId="65CE9CD7" w14:textId="77777777" w:rsidTr="00A0534A">
        <w:trPr>
          <w:cantSplit/>
          <w:trHeight w:val="144"/>
        </w:trPr>
        <w:tc>
          <w:tcPr>
            <w:tcW w:w="475" w:type="dxa"/>
            <w:vAlign w:val="center"/>
          </w:tcPr>
          <w:p w14:paraId="65CE9CD4" w14:textId="7C5D1FB2"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65CE9CD5" w14:textId="734F783F"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65CE9CD6" w14:textId="1A1C486A" w:rsidR="00A840E1" w:rsidRDefault="00A840E1" w:rsidP="00A840E1">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 xml:space="preserve">d from </w:t>
            </w:r>
            <w:r w:rsidR="00927DB9">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A840E1" w:rsidRPr="002C21B2" w14:paraId="65CE9CDB" w14:textId="77777777" w:rsidTr="00A0534A">
        <w:trPr>
          <w:cantSplit/>
          <w:trHeight w:val="144"/>
        </w:trPr>
        <w:tc>
          <w:tcPr>
            <w:tcW w:w="475" w:type="dxa"/>
            <w:vAlign w:val="center"/>
          </w:tcPr>
          <w:p w14:paraId="65CE9CD8" w14:textId="1B95EF58"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65CE9CD9" w14:textId="4AC4FD2D"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65CE9CDA" w14:textId="4A12BCB6" w:rsidR="00A840E1" w:rsidRDefault="00A840E1" w:rsidP="00A840E1">
            <w:pPr>
              <w:rPr>
                <w:rFonts w:asciiTheme="minorHAnsi" w:hAnsiTheme="minorHAnsi"/>
                <w:sz w:val="18"/>
                <w:szCs w:val="18"/>
              </w:rPr>
            </w:pPr>
            <w:r w:rsidRPr="002C21B2">
              <w:rPr>
                <w:rFonts w:asciiTheme="minorHAnsi" w:hAnsiTheme="minorHAnsi"/>
                <w:sz w:val="18"/>
                <w:szCs w:val="18"/>
              </w:rPr>
              <w:t xml:space="preserve">&lt;&lt; auto filled text: referenced from </w:t>
            </w:r>
            <w:r w:rsidR="00927DB9">
              <w:rPr>
                <w:rFonts w:asciiTheme="minorHAnsi" w:hAnsiTheme="minorHAnsi"/>
                <w:sz w:val="18"/>
                <w:szCs w:val="18"/>
              </w:rPr>
              <w:t>LMCI</w:t>
            </w:r>
            <w:r>
              <w:rPr>
                <w:rFonts w:asciiTheme="minorHAnsi" w:hAnsiTheme="minorHAnsi"/>
                <w:sz w:val="18"/>
                <w:szCs w:val="18"/>
              </w:rPr>
              <w:t>-MCH23&gt;&gt;</w:t>
            </w:r>
          </w:p>
        </w:tc>
      </w:tr>
      <w:tr w:rsidR="00A840E1" w:rsidRPr="002C21B2" w14:paraId="65CE9CDF" w14:textId="77777777" w:rsidTr="00A0534A">
        <w:trPr>
          <w:cantSplit/>
          <w:trHeight w:val="144"/>
        </w:trPr>
        <w:tc>
          <w:tcPr>
            <w:tcW w:w="475" w:type="dxa"/>
            <w:vAlign w:val="center"/>
          </w:tcPr>
          <w:p w14:paraId="65CE9CDC" w14:textId="620BCA39" w:rsidR="00A840E1" w:rsidRPr="002C21B2" w:rsidRDefault="00A840E1" w:rsidP="00A840E1">
            <w:pPr>
              <w:jc w:val="center"/>
              <w:rPr>
                <w:rFonts w:asciiTheme="minorHAnsi" w:hAnsiTheme="minorHAnsi"/>
                <w:sz w:val="18"/>
                <w:szCs w:val="18"/>
              </w:rPr>
            </w:pPr>
            <w:r>
              <w:rPr>
                <w:rFonts w:asciiTheme="minorHAnsi" w:hAnsiTheme="minorHAnsi"/>
                <w:sz w:val="18"/>
                <w:szCs w:val="18"/>
              </w:rPr>
              <w:t>01</w:t>
            </w:r>
          </w:p>
        </w:tc>
        <w:tc>
          <w:tcPr>
            <w:tcW w:w="4950" w:type="dxa"/>
            <w:vAlign w:val="center"/>
          </w:tcPr>
          <w:p w14:paraId="65CE9CDD" w14:textId="02317D98"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65CE9CDE" w14:textId="4BDE606B"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927DB9">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A840E1" w:rsidRPr="002C21B2" w14:paraId="65CE9CE3" w14:textId="77777777" w:rsidTr="00A0534A">
        <w:trPr>
          <w:cantSplit/>
          <w:trHeight w:val="144"/>
        </w:trPr>
        <w:tc>
          <w:tcPr>
            <w:tcW w:w="475" w:type="dxa"/>
            <w:vAlign w:val="center"/>
          </w:tcPr>
          <w:p w14:paraId="65CE9CE0" w14:textId="7959E2F1" w:rsidR="00A840E1" w:rsidRPr="002C21B2" w:rsidDel="006E5AE2" w:rsidRDefault="00A840E1" w:rsidP="00A840E1">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65CE9CE1" w14:textId="76CF7050"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65CE9CE2" w14:textId="2D25BB98"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927DB9">
              <w:rPr>
                <w:rFonts w:asciiTheme="minorHAnsi" w:hAnsiTheme="minorHAnsi"/>
                <w:sz w:val="18"/>
                <w:szCs w:val="18"/>
              </w:rPr>
              <w:t>LMCI</w:t>
            </w:r>
            <w:r>
              <w:rPr>
                <w:rFonts w:asciiTheme="minorHAnsi" w:hAnsiTheme="minorHAnsi"/>
                <w:sz w:val="18"/>
                <w:szCs w:val="18"/>
              </w:rPr>
              <w:t>-MCH23</w:t>
            </w:r>
            <w:r w:rsidRPr="002C21B2">
              <w:rPr>
                <w:rFonts w:asciiTheme="minorHAnsi" w:hAnsiTheme="minorHAnsi"/>
                <w:sz w:val="18"/>
                <w:szCs w:val="18"/>
              </w:rPr>
              <w:t>&gt;&gt;</w:t>
            </w:r>
          </w:p>
        </w:tc>
      </w:tr>
      <w:tr w:rsidR="00A840E1" w:rsidRPr="002C21B2" w:rsidDel="00833343" w14:paraId="28C315E8" w14:textId="6FE1D5B3" w:rsidTr="00A0534A">
        <w:trPr>
          <w:cantSplit/>
          <w:trHeight w:val="144"/>
          <w:del w:id="8" w:author="Alhabibi, Haider@Energy" w:date="2023-11-09T16:06:00Z"/>
        </w:trPr>
        <w:tc>
          <w:tcPr>
            <w:tcW w:w="475" w:type="dxa"/>
            <w:vAlign w:val="center"/>
          </w:tcPr>
          <w:p w14:paraId="3BD8E905" w14:textId="5FCCCCB4" w:rsidR="00A840E1" w:rsidRPr="002C21B2" w:rsidDel="00833343" w:rsidRDefault="00A840E1" w:rsidP="00A840E1">
            <w:pPr>
              <w:jc w:val="center"/>
              <w:rPr>
                <w:del w:id="9" w:author="Alhabibi, Haider@Energy" w:date="2023-11-09T16:06:00Z"/>
                <w:rFonts w:asciiTheme="minorHAnsi" w:hAnsiTheme="minorHAnsi"/>
                <w:sz w:val="18"/>
                <w:szCs w:val="18"/>
              </w:rPr>
            </w:pPr>
            <w:del w:id="10" w:author="Alhabibi, Haider@Energy" w:date="2023-11-09T16:06:00Z">
              <w:r w:rsidDel="00833343">
                <w:rPr>
                  <w:rFonts w:asciiTheme="minorHAnsi" w:hAnsiTheme="minorHAnsi"/>
                  <w:sz w:val="18"/>
                  <w:szCs w:val="18"/>
                </w:rPr>
                <w:delText>12</w:delText>
              </w:r>
            </w:del>
          </w:p>
        </w:tc>
        <w:tc>
          <w:tcPr>
            <w:tcW w:w="4950" w:type="dxa"/>
            <w:vAlign w:val="center"/>
          </w:tcPr>
          <w:p w14:paraId="0B703F42" w14:textId="00F3F45A" w:rsidR="00A840E1" w:rsidRPr="002C21B2" w:rsidDel="00833343" w:rsidRDefault="00A840E1" w:rsidP="00A840E1">
            <w:pPr>
              <w:keepNext/>
              <w:rPr>
                <w:del w:id="11" w:author="Alhabibi, Haider@Energy" w:date="2023-11-09T16:06:00Z"/>
                <w:rFonts w:asciiTheme="minorHAnsi" w:hAnsiTheme="minorHAnsi"/>
                <w:sz w:val="18"/>
                <w:szCs w:val="18"/>
              </w:rPr>
            </w:pPr>
            <w:del w:id="12" w:author="Alhabibi, Haider@Energy" w:date="2023-11-09T16:06:00Z">
              <w:r w:rsidRPr="0060069E" w:rsidDel="00833343">
                <w:rPr>
                  <w:rFonts w:asciiTheme="minorHAnsi" w:hAnsiTheme="minorHAnsi"/>
                  <w:sz w:val="18"/>
                  <w:szCs w:val="18"/>
                </w:rPr>
                <w:delText>Central Fan Ventilation Cooling System Status</w:delText>
              </w:r>
            </w:del>
          </w:p>
        </w:tc>
        <w:tc>
          <w:tcPr>
            <w:tcW w:w="5605" w:type="dxa"/>
            <w:vAlign w:val="center"/>
          </w:tcPr>
          <w:p w14:paraId="6C3783AB" w14:textId="76D54C6C" w:rsidR="00A840E1" w:rsidRPr="002C21B2" w:rsidDel="00833343" w:rsidRDefault="00A840E1" w:rsidP="00A840E1">
            <w:pPr>
              <w:keepNext/>
              <w:rPr>
                <w:del w:id="13" w:author="Alhabibi, Haider@Energy" w:date="2023-11-09T16:06:00Z"/>
                <w:rFonts w:asciiTheme="minorHAnsi" w:hAnsiTheme="minorHAnsi"/>
                <w:sz w:val="18"/>
                <w:szCs w:val="18"/>
              </w:rPr>
            </w:pPr>
            <w:del w:id="14" w:author="Alhabibi, Haider@Energy" w:date="2023-11-09T16:06:00Z">
              <w:r w:rsidRPr="002C21B2" w:rsidDel="00833343">
                <w:rPr>
                  <w:rFonts w:asciiTheme="minorHAnsi" w:hAnsiTheme="minorHAnsi"/>
                  <w:sz w:val="18"/>
                  <w:szCs w:val="18"/>
                </w:rPr>
                <w:delText xml:space="preserve">&lt;&lt; auto filled text: referenced from </w:delText>
              </w:r>
              <w:r w:rsidR="00927DB9" w:rsidDel="00833343">
                <w:rPr>
                  <w:rFonts w:asciiTheme="minorHAnsi" w:hAnsiTheme="minorHAnsi"/>
                  <w:sz w:val="18"/>
                  <w:szCs w:val="18"/>
                </w:rPr>
                <w:delText>LMCI</w:delText>
              </w:r>
              <w:r w:rsidDel="00833343">
                <w:rPr>
                  <w:rFonts w:asciiTheme="minorHAnsi" w:hAnsiTheme="minorHAnsi"/>
                  <w:sz w:val="18"/>
                  <w:szCs w:val="18"/>
                </w:rPr>
                <w:delText>-MCH23</w:delText>
              </w:r>
              <w:r w:rsidRPr="002C21B2" w:rsidDel="00833343">
                <w:rPr>
                  <w:rFonts w:asciiTheme="minorHAnsi" w:hAnsiTheme="minorHAnsi"/>
                  <w:sz w:val="18"/>
                  <w:szCs w:val="18"/>
                </w:rPr>
                <w:delText>&gt;&gt;</w:delText>
              </w:r>
            </w:del>
          </w:p>
        </w:tc>
      </w:tr>
    </w:tbl>
    <w:p w14:paraId="65CE9CE4" w14:textId="77777777" w:rsidR="003602D0" w:rsidRPr="0036342F"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D83E48" w14:paraId="65CE9CE7" w14:textId="77777777" w:rsidTr="00E3551F">
        <w:trPr>
          <w:cantSplit/>
          <w:trHeight w:val="144"/>
        </w:trPr>
        <w:tc>
          <w:tcPr>
            <w:tcW w:w="5000" w:type="pct"/>
            <w:gridSpan w:val="3"/>
            <w:vAlign w:val="center"/>
          </w:tcPr>
          <w:p w14:paraId="65CE9CE5" w14:textId="10D72E45" w:rsidR="003602D0" w:rsidRPr="0036342F" w:rsidRDefault="003602D0" w:rsidP="00693010">
            <w:pPr>
              <w:keepNext/>
              <w:rPr>
                <w:rFonts w:asciiTheme="minorHAnsi" w:hAnsiTheme="minorHAnsi"/>
                <w:b/>
              </w:rPr>
            </w:pPr>
            <w:r w:rsidRPr="0036342F">
              <w:rPr>
                <w:rFonts w:asciiTheme="minorHAnsi" w:hAnsiTheme="minorHAnsi"/>
                <w:b/>
              </w:rPr>
              <w:t>B. Fan Watt Measurement Apparatus and Procedure Information</w:t>
            </w:r>
          </w:p>
          <w:p w14:paraId="65CE9CE6" w14:textId="02B875E5" w:rsidR="003602D0" w:rsidRPr="00E3551F" w:rsidRDefault="00DB6422" w:rsidP="003E6408">
            <w:pPr>
              <w:keepNext/>
              <w:rPr>
                <w:rFonts w:asciiTheme="minorHAnsi" w:hAnsiTheme="minorHAnsi"/>
                <w:b/>
                <w:sz w:val="18"/>
                <w:szCs w:val="18"/>
              </w:rPr>
            </w:pPr>
            <w:r w:rsidRPr="00597DBA">
              <w:rPr>
                <w:rFonts w:asciiTheme="minorHAnsi" w:hAnsiTheme="minorHAnsi"/>
                <w:iCs/>
                <w:sz w:val="18"/>
                <w:szCs w:val="18"/>
              </w:rPr>
              <w:t>&lt;&lt;Static Text - see the top&gt;&gt;</w:t>
            </w:r>
          </w:p>
        </w:tc>
      </w:tr>
      <w:tr w:rsidR="003602D0" w:rsidRPr="00D83E48" w14:paraId="65CE9CEE" w14:textId="77777777" w:rsidTr="00E3551F">
        <w:trPr>
          <w:cantSplit/>
          <w:trHeight w:val="144"/>
        </w:trPr>
        <w:tc>
          <w:tcPr>
            <w:tcW w:w="212" w:type="pct"/>
            <w:vAlign w:val="center"/>
          </w:tcPr>
          <w:p w14:paraId="65CE9CE8" w14:textId="77777777" w:rsidR="003602D0" w:rsidRPr="00E3551F" w:rsidRDefault="003602D0" w:rsidP="00693010">
            <w:pPr>
              <w:keepNext/>
              <w:jc w:val="center"/>
              <w:rPr>
                <w:rFonts w:asciiTheme="minorHAnsi" w:hAnsiTheme="minorHAnsi"/>
                <w:sz w:val="18"/>
                <w:szCs w:val="18"/>
              </w:rPr>
            </w:pPr>
            <w:r w:rsidRPr="00E3551F">
              <w:rPr>
                <w:rFonts w:asciiTheme="minorHAnsi" w:hAnsiTheme="minorHAnsi"/>
                <w:sz w:val="18"/>
                <w:szCs w:val="18"/>
              </w:rPr>
              <w:t>01</w:t>
            </w:r>
          </w:p>
        </w:tc>
        <w:tc>
          <w:tcPr>
            <w:tcW w:w="2248" w:type="pct"/>
            <w:vAlign w:val="center"/>
          </w:tcPr>
          <w:p w14:paraId="65CE9CE9" w14:textId="0F14A999"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40" w:type="pct"/>
          </w:tcPr>
          <w:p w14:paraId="65CE9CEA" w14:textId="77777777"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 xml:space="preserve">&lt;&lt; user select one from list: </w:t>
            </w:r>
          </w:p>
          <w:p w14:paraId="65CE9CEB"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Portable watt meter</w:t>
            </w:r>
          </w:p>
          <w:p w14:paraId="65CE9CEC"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Analog Utility Revenue Meter (spinning wheel type)</w:t>
            </w:r>
          </w:p>
          <w:p w14:paraId="65CE9CED"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Digital Utility Revenue Meter</w:t>
            </w:r>
            <w:r w:rsidRPr="00E3551F">
              <w:rPr>
                <w:rFonts w:asciiTheme="minorHAnsi" w:hAnsiTheme="minorHAnsi"/>
                <w:sz w:val="18"/>
                <w:szCs w:val="18"/>
              </w:rPr>
              <w:t>&gt;&gt;</w:t>
            </w:r>
          </w:p>
        </w:tc>
      </w:tr>
      <w:tr w:rsidR="00B50563" w:rsidRPr="00D83E48" w14:paraId="65CE9CF3" w14:textId="77777777" w:rsidTr="00E3551F">
        <w:trPr>
          <w:cantSplit/>
          <w:trHeight w:val="144"/>
        </w:trPr>
        <w:tc>
          <w:tcPr>
            <w:tcW w:w="212" w:type="pct"/>
            <w:vAlign w:val="center"/>
          </w:tcPr>
          <w:p w14:paraId="65CE9CEF" w14:textId="77777777" w:rsidR="00B50563" w:rsidRPr="00E3551F" w:rsidRDefault="00B50563" w:rsidP="00B50563">
            <w:pPr>
              <w:keepNext/>
              <w:jc w:val="center"/>
              <w:rPr>
                <w:rFonts w:asciiTheme="minorHAnsi" w:hAnsiTheme="minorHAnsi"/>
                <w:sz w:val="18"/>
                <w:szCs w:val="18"/>
              </w:rPr>
            </w:pPr>
            <w:r w:rsidRPr="00E3551F">
              <w:rPr>
                <w:rFonts w:asciiTheme="minorHAnsi" w:hAnsiTheme="minorHAnsi"/>
                <w:sz w:val="18"/>
                <w:szCs w:val="18"/>
              </w:rPr>
              <w:t>02</w:t>
            </w:r>
          </w:p>
        </w:tc>
        <w:tc>
          <w:tcPr>
            <w:tcW w:w="2248" w:type="pct"/>
            <w:vAlign w:val="center"/>
          </w:tcPr>
          <w:p w14:paraId="65CE9CF0" w14:textId="77777777" w:rsidR="00B50563" w:rsidRPr="00E3551F" w:rsidRDefault="00B50563" w:rsidP="00B50563">
            <w:pPr>
              <w:keepNext/>
              <w:rPr>
                <w:rFonts w:asciiTheme="minorHAnsi" w:hAnsiTheme="minorHAnsi"/>
                <w:sz w:val="18"/>
                <w:szCs w:val="18"/>
              </w:rPr>
            </w:pPr>
            <w:r w:rsidRPr="00E3551F">
              <w:rPr>
                <w:rFonts w:asciiTheme="minorHAnsi" w:hAnsiTheme="minorHAnsi"/>
                <w:sz w:val="18"/>
                <w:szCs w:val="18"/>
              </w:rPr>
              <w:t>Determination of MCH22 type (this field not visible to user)</w:t>
            </w:r>
          </w:p>
        </w:tc>
        <w:tc>
          <w:tcPr>
            <w:tcW w:w="2540" w:type="pct"/>
          </w:tcPr>
          <w:p w14:paraId="484BE982" w14:textId="77777777" w:rsidR="0031372A" w:rsidRDefault="0031372A" w:rsidP="0031372A">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2349FECA" w14:textId="77777777" w:rsidR="0031372A" w:rsidRDefault="0031372A" w:rsidP="0031372A">
            <w:pPr>
              <w:pStyle w:val="ListParagraph"/>
              <w:keepNext/>
              <w:ind w:left="0"/>
              <w:rPr>
                <w:rFonts w:ascii="Calibri" w:hAnsi="Calibri"/>
                <w:sz w:val="18"/>
                <w:szCs w:val="18"/>
              </w:rPr>
            </w:pPr>
            <w:r>
              <w:rPr>
                <w:rFonts w:ascii="Calibri" w:hAnsi="Calibri"/>
                <w:sz w:val="18"/>
                <w:szCs w:val="18"/>
              </w:rPr>
              <w:t>If MCH-23 variant = MCH-23a, then display version MCH-22a;</w:t>
            </w:r>
          </w:p>
          <w:p w14:paraId="68C047B3" w14:textId="77777777" w:rsidR="0031372A" w:rsidRDefault="0031372A" w:rsidP="0031372A">
            <w:pPr>
              <w:pStyle w:val="ListParagraph"/>
              <w:keepNext/>
              <w:ind w:left="0"/>
              <w:rPr>
                <w:rFonts w:ascii="Calibri" w:hAnsi="Calibri"/>
                <w:sz w:val="18"/>
                <w:szCs w:val="18"/>
              </w:rPr>
            </w:pPr>
            <w:r>
              <w:rPr>
                <w:rFonts w:ascii="Calibri" w:hAnsi="Calibri"/>
                <w:sz w:val="18"/>
                <w:szCs w:val="18"/>
              </w:rPr>
              <w:t>If MCH-23 variant = MCH-23b, then display version MCH-22b;</w:t>
            </w:r>
          </w:p>
          <w:p w14:paraId="338B8056" w14:textId="77777777" w:rsidR="0031372A" w:rsidRDefault="0031372A" w:rsidP="0031372A">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MCH-22</w:t>
            </w:r>
            <w:r>
              <w:rPr>
                <w:rFonts w:ascii="Calibri" w:hAnsi="Calibri"/>
                <w:sz w:val="18"/>
                <w:szCs w:val="18"/>
              </w:rPr>
              <w:t>c;</w:t>
            </w:r>
          </w:p>
          <w:p w14:paraId="09C722B6" w14:textId="77777777" w:rsidR="0031372A" w:rsidRDefault="0031372A" w:rsidP="0031372A">
            <w:pPr>
              <w:pStyle w:val="ListParagraph"/>
              <w:keepNext/>
              <w:ind w:left="0"/>
              <w:rPr>
                <w:rFonts w:ascii="Calibri" w:hAnsi="Calibri"/>
                <w:sz w:val="18"/>
                <w:szCs w:val="18"/>
              </w:rPr>
            </w:pPr>
            <w:r>
              <w:rPr>
                <w:rFonts w:ascii="Calibri" w:hAnsi="Calibri"/>
                <w:sz w:val="18"/>
                <w:szCs w:val="18"/>
              </w:rPr>
              <w:t>If MCH-23 variant = MCH-23f, then display version MCH-22d;</w:t>
            </w:r>
          </w:p>
          <w:p w14:paraId="378B4DD3" w14:textId="77777777" w:rsidR="0031372A" w:rsidRDefault="0031372A" w:rsidP="0031372A">
            <w:pPr>
              <w:pStyle w:val="ListParagraph"/>
              <w:keepNext/>
              <w:ind w:left="0"/>
              <w:rPr>
                <w:rFonts w:ascii="Calibri" w:hAnsi="Calibri"/>
                <w:sz w:val="18"/>
                <w:szCs w:val="18"/>
              </w:rPr>
            </w:pPr>
          </w:p>
          <w:p w14:paraId="763569D8" w14:textId="77777777" w:rsidR="0031372A" w:rsidRDefault="0031372A" w:rsidP="0031372A">
            <w:pPr>
              <w:pStyle w:val="ListParagraph"/>
              <w:keepNext/>
              <w:ind w:left="0"/>
              <w:rPr>
                <w:rFonts w:ascii="Calibri" w:hAnsi="Calibri"/>
                <w:sz w:val="18"/>
                <w:szCs w:val="18"/>
              </w:rPr>
            </w:pPr>
            <w:r>
              <w:rPr>
                <w:rFonts w:ascii="Calibri" w:hAnsi="Calibri"/>
                <w:sz w:val="18"/>
                <w:szCs w:val="18"/>
              </w:rPr>
              <w:t>If MCH-23 variant = MCH-23c and A07 = ZonallyControlled and A06 = SingleSpeed, then display MCH-22b; Else display version MCH-22a;</w:t>
            </w:r>
          </w:p>
          <w:p w14:paraId="7A2A8DA2" w14:textId="77777777" w:rsidR="0031372A" w:rsidRDefault="0031372A" w:rsidP="0031372A">
            <w:pPr>
              <w:pStyle w:val="ListParagraph"/>
              <w:keepNext/>
              <w:ind w:left="0"/>
              <w:rPr>
                <w:rFonts w:ascii="Calibri" w:hAnsi="Calibri"/>
                <w:sz w:val="18"/>
                <w:szCs w:val="18"/>
              </w:rPr>
            </w:pPr>
          </w:p>
          <w:p w14:paraId="4D887DF5" w14:textId="5570EBF0" w:rsidR="0031372A" w:rsidRDefault="0031372A" w:rsidP="0031372A">
            <w:pPr>
              <w:pStyle w:val="ListParagraph"/>
              <w:keepNext/>
              <w:ind w:left="0"/>
              <w:rPr>
                <w:rFonts w:ascii="Calibri" w:hAnsi="Calibri"/>
                <w:sz w:val="18"/>
                <w:szCs w:val="18"/>
              </w:rPr>
            </w:pPr>
            <w:r>
              <w:rPr>
                <w:rFonts w:ascii="Calibri" w:hAnsi="Calibri"/>
                <w:sz w:val="18"/>
                <w:szCs w:val="18"/>
              </w:rPr>
              <w:t>If MCH-23 variant = MCH-23d</w:t>
            </w:r>
            <w:del w:id="15" w:author="Alhabibi, Haider@Energy" w:date="2023-11-09T16:04:00Z">
              <w:r w:rsidDel="008F037E">
                <w:rPr>
                  <w:rFonts w:ascii="Calibri" w:hAnsi="Calibri"/>
                  <w:sz w:val="18"/>
                  <w:szCs w:val="18"/>
                </w:rPr>
                <w:delText xml:space="preserve"> and A1</w:delText>
              </w:r>
              <w:r w:rsidR="00A840E1" w:rsidDel="008F037E">
                <w:rPr>
                  <w:rFonts w:ascii="Calibri" w:hAnsi="Calibri"/>
                  <w:sz w:val="18"/>
                  <w:szCs w:val="18"/>
                </w:rPr>
                <w:delText>2</w:delText>
              </w:r>
              <w:r w:rsidDel="008F037E">
                <w:rPr>
                  <w:rFonts w:ascii="Calibri" w:hAnsi="Calibri"/>
                  <w:sz w:val="18"/>
                  <w:szCs w:val="18"/>
                </w:rPr>
                <w:delText xml:space="preserve"> = ‘</w:delText>
              </w:r>
              <w:r w:rsidDel="008F037E">
                <w:rPr>
                  <w:rFonts w:asciiTheme="minorHAnsi" w:hAnsiTheme="minorHAnsi"/>
                  <w:sz w:val="18"/>
                  <w:szCs w:val="18"/>
                </w:rPr>
                <w:delText>Variable CFVCS’ or ‘Fixed CFVCS’</w:delText>
              </w:r>
            </w:del>
            <w:r>
              <w:rPr>
                <w:rFonts w:asciiTheme="minorHAnsi" w:hAnsiTheme="minorHAnsi"/>
                <w:sz w:val="18"/>
                <w:szCs w:val="18"/>
              </w:rPr>
              <w:t>, then display version MCH-22c; Else display version MCH-22a</w:t>
            </w:r>
          </w:p>
          <w:p w14:paraId="65CE9CF2" w14:textId="3E3B6F7C" w:rsidR="00B50563" w:rsidRPr="00E3551F" w:rsidRDefault="0031372A" w:rsidP="00B50563">
            <w:pPr>
              <w:keepNext/>
              <w:rPr>
                <w:rFonts w:asciiTheme="minorHAnsi" w:hAnsiTheme="minorHAnsi"/>
                <w:sz w:val="18"/>
                <w:szCs w:val="18"/>
              </w:rPr>
            </w:pPr>
            <w:r w:rsidRPr="00E3551F">
              <w:rPr>
                <w:rFonts w:ascii="Calibri" w:hAnsi="Calibri"/>
                <w:sz w:val="18"/>
                <w:szCs w:val="18"/>
              </w:rPr>
              <w:t>&gt;&gt;</w:t>
            </w:r>
          </w:p>
        </w:tc>
      </w:tr>
    </w:tbl>
    <w:p w14:paraId="65CE9CF5" w14:textId="77777777" w:rsidR="00170DAA" w:rsidRPr="0036342F"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D83E48" w14:paraId="65CE9CF9" w14:textId="77777777" w:rsidTr="00E3551F">
        <w:trPr>
          <w:trHeight w:val="144"/>
        </w:trPr>
        <w:tc>
          <w:tcPr>
            <w:tcW w:w="5000" w:type="pct"/>
            <w:vAlign w:val="center"/>
          </w:tcPr>
          <w:p w14:paraId="65CE9CF8" w14:textId="09282E0F" w:rsidR="004F6841" w:rsidRPr="005B03AD" w:rsidRDefault="003602D0" w:rsidP="005B03AD">
            <w:pPr>
              <w:rPr>
                <w:rFonts w:asciiTheme="minorHAnsi" w:hAnsiTheme="minorHAnsi"/>
                <w:b/>
                <w:sz w:val="18"/>
                <w:szCs w:val="18"/>
              </w:rPr>
            </w:pPr>
            <w:r w:rsidRPr="0036342F">
              <w:rPr>
                <w:rFonts w:asciiTheme="minorHAnsi" w:hAnsiTheme="minorHAnsi"/>
                <w:b/>
                <w:szCs w:val="18"/>
              </w:rPr>
              <w:t>MCH-22b Forced Air System Fan Efficacy Measurement – Newly Installed Zoned Single-Speed Compressor Systems</w:t>
            </w:r>
          </w:p>
        </w:tc>
      </w:tr>
    </w:tbl>
    <w:p w14:paraId="65CE9CFB" w14:textId="77777777" w:rsidR="004F6841" w:rsidRPr="0036342F" w:rsidRDefault="004F6841"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3602D0" w:rsidRPr="00D83E48" w14:paraId="65CE9CFE" w14:textId="77777777" w:rsidTr="004D5FB9">
        <w:trPr>
          <w:gridAfter w:val="1"/>
          <w:wAfter w:w="4" w:type="pct"/>
          <w:trHeight w:val="144"/>
        </w:trPr>
        <w:tc>
          <w:tcPr>
            <w:tcW w:w="4996" w:type="pct"/>
            <w:gridSpan w:val="3"/>
            <w:vAlign w:val="center"/>
          </w:tcPr>
          <w:p w14:paraId="65CE9CFC" w14:textId="6B064CE2" w:rsidR="003602D0" w:rsidRPr="005B03AD" w:rsidRDefault="003602D0" w:rsidP="005B03AD">
            <w:pPr>
              <w:keepNext/>
              <w:rPr>
                <w:rFonts w:asciiTheme="minorHAnsi" w:hAnsiTheme="minorHAnsi"/>
                <w:b/>
                <w:sz w:val="18"/>
                <w:szCs w:val="18"/>
              </w:rPr>
            </w:pPr>
            <w:r w:rsidRPr="0036342F">
              <w:rPr>
                <w:rFonts w:asciiTheme="minorHAnsi" w:hAnsiTheme="minorHAnsi"/>
                <w:b/>
                <w:szCs w:val="18"/>
              </w:rPr>
              <w:lastRenderedPageBreak/>
              <w:t xml:space="preserve">C. Forced Air System </w:t>
            </w:r>
            <w:r w:rsidR="004D5FB9" w:rsidRPr="0036342F">
              <w:rPr>
                <w:rFonts w:asciiTheme="minorHAnsi" w:hAnsiTheme="minorHAnsi"/>
                <w:b/>
                <w:szCs w:val="18"/>
              </w:rPr>
              <w:t>Fan Efficacy</w:t>
            </w:r>
            <w:r w:rsidRPr="0036342F">
              <w:rPr>
                <w:rFonts w:asciiTheme="minorHAnsi" w:hAnsiTheme="minorHAnsi"/>
                <w:b/>
                <w:szCs w:val="18"/>
              </w:rPr>
              <w:t xml:space="preserve"> Measurement – All Zones Calling</w:t>
            </w:r>
          </w:p>
          <w:p w14:paraId="65CE9CFD" w14:textId="14100B64" w:rsidR="003602D0" w:rsidRPr="005B03AD" w:rsidRDefault="00BB3A1C" w:rsidP="005B03AD">
            <w:pPr>
              <w:keepNext/>
              <w:rPr>
                <w:rFonts w:asciiTheme="minorHAnsi" w:hAnsiTheme="minorHAnsi"/>
                <w:b/>
                <w:i/>
                <w:sz w:val="18"/>
                <w:szCs w:val="18"/>
              </w:rPr>
            </w:pPr>
            <w:r w:rsidRPr="00597DBA">
              <w:rPr>
                <w:rFonts w:asciiTheme="minorHAnsi" w:hAnsiTheme="minorHAnsi"/>
                <w:iCs/>
                <w:sz w:val="18"/>
                <w:szCs w:val="18"/>
              </w:rPr>
              <w:t>&lt;&lt;Static Text - see the top&gt;&gt;</w:t>
            </w:r>
          </w:p>
        </w:tc>
      </w:tr>
      <w:tr w:rsidR="003602D0" w:rsidRPr="00D83E48" w14:paraId="65CE9D02" w14:textId="77777777" w:rsidTr="004D5FB9">
        <w:tblPrEx>
          <w:tblCellMar>
            <w:top w:w="0" w:type="dxa"/>
            <w:left w:w="108" w:type="dxa"/>
            <w:bottom w:w="0" w:type="dxa"/>
            <w:right w:w="108" w:type="dxa"/>
          </w:tblCellMar>
        </w:tblPrEx>
        <w:trPr>
          <w:cantSplit/>
          <w:trHeight w:val="144"/>
        </w:trPr>
        <w:tc>
          <w:tcPr>
            <w:tcW w:w="212" w:type="pct"/>
            <w:vAlign w:val="center"/>
          </w:tcPr>
          <w:p w14:paraId="65CE9CFF"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D00" w14:textId="26BB01B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D01"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&lt;&lt;user input, numeric value xx.xx&gt;&gt;</w:t>
            </w:r>
          </w:p>
        </w:tc>
      </w:tr>
      <w:tr w:rsidR="003602D0" w:rsidRPr="00D83E48" w14:paraId="65CE9D06" w14:textId="77777777" w:rsidTr="004D5FB9">
        <w:tblPrEx>
          <w:tblCellMar>
            <w:top w:w="0" w:type="dxa"/>
            <w:left w:w="108" w:type="dxa"/>
            <w:bottom w:w="0" w:type="dxa"/>
            <w:right w:w="108" w:type="dxa"/>
          </w:tblCellMar>
        </w:tblPrEx>
        <w:trPr>
          <w:cantSplit/>
          <w:trHeight w:val="144"/>
        </w:trPr>
        <w:tc>
          <w:tcPr>
            <w:tcW w:w="212" w:type="pct"/>
            <w:vAlign w:val="center"/>
          </w:tcPr>
          <w:p w14:paraId="65CE9D03"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D04" w14:textId="6F3D869F"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D05"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&lt;&lt;referenced from MCH-23 (make sure to reference tested airflow value and not target airflow value)&gt;&gt;</w:t>
            </w:r>
          </w:p>
        </w:tc>
      </w:tr>
      <w:tr w:rsidR="003602D0" w:rsidRPr="00D83E48" w14:paraId="65CE9D0D" w14:textId="77777777" w:rsidTr="004D5FB9">
        <w:tblPrEx>
          <w:tblCellMar>
            <w:top w:w="0" w:type="dxa"/>
            <w:left w:w="108" w:type="dxa"/>
            <w:bottom w:w="0" w:type="dxa"/>
            <w:right w:w="108" w:type="dxa"/>
          </w:tblCellMar>
        </w:tblPrEx>
        <w:trPr>
          <w:cantSplit/>
          <w:trHeight w:val="144"/>
        </w:trPr>
        <w:tc>
          <w:tcPr>
            <w:tcW w:w="212" w:type="pct"/>
            <w:vAlign w:val="center"/>
          </w:tcPr>
          <w:p w14:paraId="65CE9D07"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D08" w14:textId="6C6F706A" w:rsidR="003602D0" w:rsidRPr="005B03AD" w:rsidRDefault="003602D0" w:rsidP="00B50563">
            <w:pPr>
              <w:keepNext/>
              <w:rPr>
                <w:rFonts w:asciiTheme="minorHAnsi" w:hAnsiTheme="minorHAnsi"/>
                <w:sz w:val="18"/>
                <w:szCs w:val="18"/>
              </w:rPr>
            </w:pPr>
            <w:r w:rsidRPr="005B03AD">
              <w:rPr>
                <w:rFonts w:asciiTheme="minorHAnsi" w:hAnsiTheme="minorHAnsi"/>
                <w:sz w:val="18"/>
                <w:szCs w:val="18"/>
              </w:rPr>
              <w:t>Required Fan Efficacy (</w:t>
            </w:r>
            <w:r w:rsidR="00B5056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09" w14:textId="0A09FFF5"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0ED4699B"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C09 – MaximumCoolingWperCFM</w:t>
            </w:r>
            <w:r>
              <w:rPr>
                <w:rFonts w:asciiTheme="minorHAnsi" w:hAnsiTheme="minorHAnsi"/>
                <w:sz w:val="18"/>
                <w:szCs w:val="18"/>
              </w:rPr>
              <w:t>;</w:t>
            </w:r>
          </w:p>
          <w:p w14:paraId="05E41A48" w14:textId="77777777" w:rsidR="00163B06" w:rsidRDefault="00163B06" w:rsidP="00163B06">
            <w:pPr>
              <w:keepNext/>
              <w:rPr>
                <w:rFonts w:asciiTheme="minorHAnsi" w:hAnsiTheme="minorHAnsi"/>
                <w:sz w:val="18"/>
                <w:szCs w:val="18"/>
              </w:rPr>
            </w:pPr>
          </w:p>
          <w:p w14:paraId="1AD0EDC3" w14:textId="77777777" w:rsidR="00163B06" w:rsidRPr="00470B9A" w:rsidRDefault="00163B06" w:rsidP="00163B06">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Row C09 – MaximumCoolingWperCFM</w:t>
            </w:r>
            <w:r>
              <w:rPr>
                <w:rFonts w:asciiTheme="minorHAnsi" w:hAnsiTheme="minorHAnsi"/>
                <w:sz w:val="18"/>
                <w:szCs w:val="18"/>
              </w:rPr>
              <w:t>;</w:t>
            </w:r>
          </w:p>
          <w:p w14:paraId="5C3E0EC1" w14:textId="77777777" w:rsidR="00163B06" w:rsidRDefault="00163B06" w:rsidP="00163B06">
            <w:pPr>
              <w:keepNext/>
              <w:rPr>
                <w:rFonts w:asciiTheme="minorHAnsi" w:hAnsiTheme="minorHAnsi"/>
                <w:sz w:val="18"/>
                <w:szCs w:val="18"/>
              </w:rPr>
            </w:pPr>
          </w:p>
          <w:p w14:paraId="53C8F5C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parent is MCH-01b then calculate: </w:t>
            </w:r>
          </w:p>
          <w:p w14:paraId="5F8AA4B2"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Row C06 – ResidentialCoolingSystemType</w:t>
            </w:r>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4DD17BB" w14:textId="77777777" w:rsidR="00163B06" w:rsidRDefault="00163B06" w:rsidP="00163B06">
            <w:pPr>
              <w:keepNext/>
              <w:rPr>
                <w:rFonts w:asciiTheme="minorHAnsi" w:hAnsiTheme="minorHAnsi"/>
                <w:sz w:val="18"/>
                <w:szCs w:val="18"/>
              </w:rPr>
            </w:pPr>
          </w:p>
          <w:p w14:paraId="10E43D53"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r>
              <w:rPr>
                <w:rFonts w:asciiTheme="minorHAnsi" w:hAnsiTheme="minorHAnsi"/>
                <w:i/>
                <w:sz w:val="18"/>
                <w:szCs w:val="18"/>
              </w:rPr>
              <w:t>ResidentialHeatingSystemType = Central Gas Furnace or Package Gas Furnace then use value 0.45, else use value 0.58</w:t>
            </w:r>
            <w:r w:rsidRPr="002E64C4">
              <w:rPr>
                <w:rFonts w:asciiTheme="minorHAnsi" w:hAnsiTheme="minorHAnsi"/>
                <w:sz w:val="18"/>
                <w:szCs w:val="18"/>
              </w:rPr>
              <w:t>;</w:t>
            </w:r>
          </w:p>
          <w:p w14:paraId="1F114B35" w14:textId="77777777" w:rsidR="00163B06" w:rsidRDefault="00163B06" w:rsidP="00163B06">
            <w:pPr>
              <w:keepNext/>
              <w:rPr>
                <w:rFonts w:asciiTheme="minorHAnsi" w:hAnsiTheme="minorHAnsi"/>
                <w:sz w:val="18"/>
                <w:szCs w:val="18"/>
              </w:rPr>
            </w:pPr>
          </w:p>
          <w:p w14:paraId="757EF09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MCH-01c then calculate: </w:t>
            </w:r>
          </w:p>
          <w:p w14:paraId="21E1B85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ResidentialCoolingSystemType</w:t>
            </w:r>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B6A8F0A" w14:textId="77777777" w:rsidR="00163B06" w:rsidRDefault="00163B06" w:rsidP="00163B06">
            <w:pPr>
              <w:keepNext/>
              <w:rPr>
                <w:rFonts w:asciiTheme="minorHAnsi" w:hAnsiTheme="minorHAnsi"/>
                <w:sz w:val="18"/>
                <w:szCs w:val="18"/>
              </w:rPr>
            </w:pPr>
          </w:p>
          <w:p w14:paraId="3CAD08D6" w14:textId="71FE68DE"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r>
              <w:rPr>
                <w:rFonts w:asciiTheme="minorHAnsi" w:hAnsiTheme="minorHAnsi"/>
                <w:i/>
                <w:sz w:val="18"/>
                <w:szCs w:val="18"/>
              </w:rPr>
              <w:t>ResidentialHeatingSystemType = Central Gas Furnace or Package Gas Furnace then use value 0.45, else use value 0.58</w:t>
            </w:r>
          </w:p>
          <w:p w14:paraId="65CE9D0C" w14:textId="693A7309" w:rsidR="003602D0" w:rsidRPr="005B03AD"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11" w14:textId="77777777" w:rsidTr="004D5FB9">
        <w:tblPrEx>
          <w:tblCellMar>
            <w:top w:w="0" w:type="dxa"/>
            <w:left w:w="108" w:type="dxa"/>
            <w:bottom w:w="0" w:type="dxa"/>
            <w:right w:w="108" w:type="dxa"/>
          </w:tblCellMar>
        </w:tblPrEx>
        <w:trPr>
          <w:cantSplit/>
          <w:trHeight w:val="144"/>
        </w:trPr>
        <w:tc>
          <w:tcPr>
            <w:tcW w:w="212" w:type="pct"/>
            <w:vAlign w:val="center"/>
          </w:tcPr>
          <w:p w14:paraId="65CE9D0E"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D0F" w14:textId="025C1E3A" w:rsidR="003602D0" w:rsidRPr="005B03AD" w:rsidRDefault="003602D0" w:rsidP="00B50563">
            <w:pPr>
              <w:keepNext/>
              <w:rPr>
                <w:rFonts w:asciiTheme="minorHAnsi" w:hAnsiTheme="minorHAnsi"/>
                <w:sz w:val="18"/>
                <w:szCs w:val="18"/>
              </w:rPr>
            </w:pPr>
            <w:r w:rsidRPr="005B03AD">
              <w:rPr>
                <w:rFonts w:asciiTheme="minorHAnsi" w:hAnsiTheme="minorHAnsi"/>
                <w:sz w:val="18"/>
                <w:szCs w:val="18"/>
              </w:rPr>
              <w:t>Actual Fan Efficacy (</w:t>
            </w:r>
            <w:r w:rsidR="00B5056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10"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&lt;&lt;calculated field, row C01/row C02&gt;&gt;</w:t>
            </w:r>
          </w:p>
        </w:tc>
      </w:tr>
      <w:tr w:rsidR="005B03AD" w:rsidRPr="00D83E48" w14:paraId="65CE9D15" w14:textId="77777777" w:rsidTr="004D5FB9">
        <w:tblPrEx>
          <w:tblCellMar>
            <w:top w:w="0" w:type="dxa"/>
            <w:left w:w="108" w:type="dxa"/>
            <w:bottom w:w="0" w:type="dxa"/>
            <w:right w:w="108" w:type="dxa"/>
          </w:tblCellMar>
        </w:tblPrEx>
        <w:trPr>
          <w:cantSplit/>
          <w:trHeight w:val="144"/>
        </w:trPr>
        <w:tc>
          <w:tcPr>
            <w:tcW w:w="212" w:type="pct"/>
            <w:vAlign w:val="center"/>
          </w:tcPr>
          <w:p w14:paraId="65CE9D12" w14:textId="77777777" w:rsidR="005B03AD" w:rsidRPr="005B03AD" w:rsidRDefault="005B03AD" w:rsidP="005B03AD">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D13" w14:textId="77777777" w:rsidR="005B03AD" w:rsidRPr="005B03AD" w:rsidRDefault="005B03AD" w:rsidP="005B03AD">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29CBEEE8" w14:textId="682216E2" w:rsidR="009E58C2" w:rsidRDefault="005B03AD" w:rsidP="000C1C67">
            <w:pPr>
              <w:keepNext/>
              <w:rPr>
                <w:rFonts w:asciiTheme="minorHAnsi" w:hAnsiTheme="minorHAnsi"/>
                <w:sz w:val="18"/>
                <w:szCs w:val="18"/>
              </w:rPr>
            </w:pPr>
            <w:r w:rsidRPr="005B03AD">
              <w:rPr>
                <w:rFonts w:asciiTheme="minorHAnsi" w:hAnsiTheme="minorHAnsi"/>
                <w:sz w:val="18"/>
                <w:szCs w:val="18"/>
              </w:rPr>
              <w:t>&lt;&lt;</w:t>
            </w:r>
            <w:r>
              <w:rPr>
                <w:rFonts w:asciiTheme="minorHAnsi" w:hAnsiTheme="minorHAnsi"/>
                <w:sz w:val="18"/>
                <w:szCs w:val="18"/>
              </w:rPr>
              <w:t>I</w:t>
            </w:r>
            <w:r w:rsidRPr="005B03AD">
              <w:rPr>
                <w:rFonts w:asciiTheme="minorHAnsi" w:hAnsiTheme="minorHAnsi"/>
                <w:sz w:val="18"/>
                <w:szCs w:val="18"/>
              </w:rPr>
              <w:t xml:space="preserve">f </w:t>
            </w:r>
            <w:r w:rsidR="000C1C67">
              <w:rPr>
                <w:rFonts w:asciiTheme="minorHAnsi" w:hAnsiTheme="minorHAnsi"/>
                <w:sz w:val="18"/>
                <w:szCs w:val="18"/>
              </w:rPr>
              <w:t>C</w:t>
            </w:r>
            <w:r w:rsidRPr="005B03AD">
              <w:rPr>
                <w:rFonts w:asciiTheme="minorHAnsi" w:hAnsiTheme="minorHAnsi"/>
                <w:sz w:val="18"/>
                <w:szCs w:val="18"/>
              </w:rPr>
              <w:t>03≥</w:t>
            </w:r>
            <w:r w:rsidR="000C1C67">
              <w:rPr>
                <w:rFonts w:asciiTheme="minorHAnsi" w:hAnsiTheme="minorHAnsi"/>
                <w:sz w:val="18"/>
                <w:szCs w:val="18"/>
              </w:rPr>
              <w:t>C</w:t>
            </w:r>
            <w:r w:rsidRPr="005B03AD">
              <w:rPr>
                <w:rFonts w:asciiTheme="minorHAnsi" w:hAnsiTheme="minorHAnsi"/>
                <w:sz w:val="18"/>
                <w:szCs w:val="18"/>
              </w:rPr>
              <w:t xml:space="preserve">04, then display text: </w:t>
            </w:r>
            <w:r w:rsidR="000C1C67">
              <w:rPr>
                <w:rFonts w:asciiTheme="minorHAnsi" w:hAnsiTheme="minorHAnsi"/>
                <w:sz w:val="18"/>
                <w:szCs w:val="18"/>
              </w:rPr>
              <w:t>“</w:t>
            </w:r>
            <w:r w:rsidRPr="005B03AD">
              <w:rPr>
                <w:rFonts w:asciiTheme="minorHAnsi" w:hAnsiTheme="minorHAnsi"/>
                <w:sz w:val="18"/>
                <w:szCs w:val="18"/>
              </w:rPr>
              <w:t>system fan efficacy complies</w:t>
            </w:r>
            <w:r w:rsidR="000C1C67">
              <w:rPr>
                <w:rFonts w:asciiTheme="minorHAnsi" w:hAnsiTheme="minorHAnsi"/>
                <w:sz w:val="18"/>
                <w:szCs w:val="18"/>
              </w:rPr>
              <w:t>”;</w:t>
            </w:r>
            <w:r w:rsidRPr="005B03AD">
              <w:rPr>
                <w:rFonts w:asciiTheme="minorHAnsi" w:hAnsiTheme="minorHAnsi"/>
                <w:sz w:val="18"/>
                <w:szCs w:val="18"/>
              </w:rPr>
              <w:t xml:space="preserve"> </w:t>
            </w:r>
          </w:p>
          <w:p w14:paraId="65CE9D14" w14:textId="52F2058E" w:rsidR="005B03AD" w:rsidRPr="005B03AD" w:rsidRDefault="005B03AD" w:rsidP="000C1C67">
            <w:pPr>
              <w:keepNext/>
              <w:rPr>
                <w:rFonts w:asciiTheme="minorHAnsi" w:hAnsiTheme="minorHAnsi"/>
                <w:sz w:val="18"/>
                <w:szCs w:val="18"/>
              </w:rPr>
            </w:pPr>
            <w:r w:rsidRPr="005B03AD">
              <w:rPr>
                <w:rFonts w:asciiTheme="minorHAnsi" w:hAnsiTheme="minorHAnsi"/>
                <w:sz w:val="18"/>
                <w:szCs w:val="18"/>
              </w:rPr>
              <w:t>else display text: system does not comply with fan efficacy requirement</w:t>
            </w:r>
            <w:r>
              <w:rPr>
                <w:rFonts w:asciiTheme="minorHAnsi" w:hAnsiTheme="minorHAnsi"/>
                <w:sz w:val="18"/>
                <w:szCs w:val="18"/>
              </w:rPr>
              <w:t>&gt;&gt;</w:t>
            </w:r>
          </w:p>
        </w:tc>
      </w:tr>
    </w:tbl>
    <w:p w14:paraId="65CE9D16" w14:textId="77777777" w:rsidR="003602D0" w:rsidRDefault="003602D0" w:rsidP="00693010"/>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3602D0" w:rsidRPr="00D83E48" w14:paraId="65CE9D19" w14:textId="77777777" w:rsidTr="00036F28">
        <w:trPr>
          <w:trHeight w:val="144"/>
        </w:trPr>
        <w:tc>
          <w:tcPr>
            <w:tcW w:w="5000" w:type="pct"/>
            <w:gridSpan w:val="7"/>
          </w:tcPr>
          <w:p w14:paraId="65CE9D17" w14:textId="0DC1AC56" w:rsidR="003602D0" w:rsidRPr="0036342F" w:rsidRDefault="003602D0" w:rsidP="00E15FD7">
            <w:pPr>
              <w:keepNext/>
              <w:rPr>
                <w:rFonts w:asciiTheme="minorHAnsi" w:hAnsiTheme="minorHAnsi"/>
                <w:b/>
                <w:szCs w:val="18"/>
              </w:rPr>
            </w:pPr>
            <w:r w:rsidRPr="0036342F">
              <w:rPr>
                <w:rFonts w:asciiTheme="minorHAnsi" w:hAnsiTheme="minorHAnsi"/>
                <w:b/>
                <w:szCs w:val="18"/>
              </w:rPr>
              <w:lastRenderedPageBreak/>
              <w:t>D. Forced Air System Fan Efficacy Measurement – All Zonal Control Modes</w:t>
            </w:r>
          </w:p>
          <w:p w14:paraId="65CE9D18" w14:textId="7B1A05CA" w:rsidR="003602D0" w:rsidRPr="00AF2430" w:rsidRDefault="00DC453B" w:rsidP="00E15FD7">
            <w:pPr>
              <w:keepNext/>
              <w:rPr>
                <w:rFonts w:asciiTheme="minorHAnsi" w:hAnsiTheme="minorHAnsi"/>
                <w:b/>
                <w:sz w:val="18"/>
                <w:szCs w:val="18"/>
              </w:rPr>
            </w:pPr>
            <w:r w:rsidRPr="00DC453B">
              <w:rPr>
                <w:rFonts w:asciiTheme="minorHAnsi" w:hAnsiTheme="minorHAnsi"/>
                <w:sz w:val="18"/>
                <w:szCs w:val="18"/>
              </w:rPr>
              <w:t>&lt;&lt;Static Text - see the top&gt;&gt;</w:t>
            </w:r>
          </w:p>
        </w:tc>
      </w:tr>
      <w:tr w:rsidR="003602D0" w:rsidRPr="00D83E48" w14:paraId="65CE9D1D" w14:textId="77777777" w:rsidTr="004D5FB9">
        <w:tblPrEx>
          <w:tblCellMar>
            <w:top w:w="0" w:type="dxa"/>
            <w:left w:w="115" w:type="dxa"/>
            <w:bottom w:w="0" w:type="dxa"/>
            <w:right w:w="115" w:type="dxa"/>
          </w:tblCellMar>
        </w:tblPrEx>
        <w:trPr>
          <w:trHeight w:val="144"/>
        </w:trPr>
        <w:tc>
          <w:tcPr>
            <w:tcW w:w="217" w:type="pct"/>
            <w:vAlign w:val="center"/>
          </w:tcPr>
          <w:p w14:paraId="65CE9D1A" w14:textId="77777777" w:rsidR="003602D0" w:rsidRPr="00AF2430" w:rsidRDefault="003602D0" w:rsidP="00E15FD7">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4A5D8666" w14:textId="753DE7C0" w:rsidR="0036342F" w:rsidRDefault="003602D0" w:rsidP="00E15FD7">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36342F">
              <w:rPr>
                <w:rFonts w:asciiTheme="minorHAnsi" w:hAnsiTheme="minorHAnsi"/>
                <w:sz w:val="18"/>
                <w:szCs w:val="18"/>
              </w:rPr>
              <w:t>I</w:t>
            </w:r>
            <w:r w:rsidRPr="00AF2430">
              <w:rPr>
                <w:rFonts w:asciiTheme="minorHAnsi" w:hAnsiTheme="minorHAnsi"/>
                <w:sz w:val="18"/>
                <w:szCs w:val="18"/>
              </w:rPr>
              <w:t xml:space="preserve">ndependently </w:t>
            </w:r>
            <w:r w:rsidR="0036342F">
              <w:rPr>
                <w:rFonts w:asciiTheme="minorHAnsi" w:hAnsiTheme="minorHAnsi"/>
                <w:sz w:val="18"/>
                <w:szCs w:val="18"/>
              </w:rPr>
              <w:t>C</w:t>
            </w:r>
            <w:r w:rsidRPr="00AF2430">
              <w:rPr>
                <w:rFonts w:asciiTheme="minorHAnsi" w:hAnsiTheme="minorHAnsi"/>
                <w:sz w:val="18"/>
                <w:szCs w:val="18"/>
              </w:rPr>
              <w:t xml:space="preserve">ontrolled </w:t>
            </w:r>
            <w:r w:rsidR="0036342F">
              <w:rPr>
                <w:rFonts w:asciiTheme="minorHAnsi" w:hAnsiTheme="minorHAnsi"/>
                <w:sz w:val="18"/>
                <w:szCs w:val="18"/>
              </w:rPr>
              <w:t>Z</w:t>
            </w:r>
            <w:r w:rsidRPr="00AF2430">
              <w:rPr>
                <w:rFonts w:asciiTheme="minorHAnsi" w:hAnsiTheme="minorHAnsi"/>
                <w:sz w:val="18"/>
                <w:szCs w:val="18"/>
              </w:rPr>
              <w:t>ones</w:t>
            </w:r>
          </w:p>
          <w:p w14:paraId="65CE9D1B" w14:textId="00F9DE50"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tcPr>
          <w:p w14:paraId="65CE9D1C" w14:textId="77777777"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&lt;&lt;user input, integer&gt;&gt;</w:t>
            </w:r>
          </w:p>
        </w:tc>
      </w:tr>
      <w:tr w:rsidR="003602D0" w:rsidRPr="00D83E48" w14:paraId="65CE9D24" w14:textId="77777777" w:rsidTr="004D5FB9">
        <w:tblPrEx>
          <w:tblCellMar>
            <w:top w:w="0" w:type="dxa"/>
            <w:left w:w="108" w:type="dxa"/>
            <w:bottom w:w="0" w:type="dxa"/>
            <w:right w:w="108" w:type="dxa"/>
          </w:tblCellMar>
        </w:tblPrEx>
        <w:trPr>
          <w:trHeight w:val="144"/>
        </w:trPr>
        <w:tc>
          <w:tcPr>
            <w:tcW w:w="217" w:type="pct"/>
            <w:vAlign w:val="center"/>
          </w:tcPr>
          <w:p w14:paraId="65CE9D1E"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D1F" w14:textId="7ED4BBB5"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Required Fan Efficacy in all Zonal Control Modes(</w:t>
            </w:r>
            <w:r w:rsidR="00B50563">
              <w:rPr>
                <w:rFonts w:asciiTheme="minorHAnsi" w:hAnsiTheme="minorHAnsi"/>
                <w:sz w:val="18"/>
                <w:szCs w:val="18"/>
              </w:rPr>
              <w:t>w</w:t>
            </w:r>
            <w:r w:rsidRPr="00AF2430">
              <w:rPr>
                <w:rFonts w:asciiTheme="minorHAnsi" w:hAnsiTheme="minorHAnsi"/>
                <w:sz w:val="18"/>
                <w:szCs w:val="18"/>
              </w:rPr>
              <w:t>att</w:t>
            </w:r>
            <w:r w:rsidR="00B50563">
              <w:rPr>
                <w:rFonts w:asciiTheme="minorHAnsi" w:hAnsiTheme="minorHAnsi"/>
                <w:sz w:val="18"/>
                <w:szCs w:val="18"/>
              </w:rPr>
              <w:t>s</w:t>
            </w:r>
            <w:r w:rsidRPr="00AF2430">
              <w:rPr>
                <w:rFonts w:asciiTheme="minorHAnsi" w:hAnsiTheme="minorHAnsi"/>
                <w:sz w:val="18"/>
                <w:szCs w:val="18"/>
              </w:rPr>
              <w:t>/cfm)</w:t>
            </w:r>
          </w:p>
        </w:tc>
        <w:tc>
          <w:tcPr>
            <w:tcW w:w="2501" w:type="pct"/>
            <w:gridSpan w:val="3"/>
            <w:vAlign w:val="center"/>
          </w:tcPr>
          <w:p w14:paraId="65CE9D20" w14:textId="70AEBFC1"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11A71A4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C09 – MaximumCoolingWperCFM</w:t>
            </w:r>
            <w:r>
              <w:rPr>
                <w:rFonts w:asciiTheme="minorHAnsi" w:hAnsiTheme="minorHAnsi"/>
                <w:sz w:val="18"/>
                <w:szCs w:val="18"/>
              </w:rPr>
              <w:t>;</w:t>
            </w:r>
          </w:p>
          <w:p w14:paraId="52A7BD0E" w14:textId="77777777" w:rsidR="0060069E" w:rsidRDefault="0060069E" w:rsidP="0060069E">
            <w:pPr>
              <w:keepNext/>
              <w:rPr>
                <w:rFonts w:asciiTheme="minorHAnsi" w:hAnsiTheme="minorHAnsi"/>
                <w:sz w:val="18"/>
                <w:szCs w:val="18"/>
              </w:rPr>
            </w:pPr>
          </w:p>
          <w:p w14:paraId="080CA2D2" w14:textId="77777777" w:rsidR="0060069E" w:rsidRPr="00470B9A" w:rsidRDefault="0060069E" w:rsidP="0060069E">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Row C09 – MaximumCoolingWperCFM</w:t>
            </w:r>
            <w:r>
              <w:rPr>
                <w:rFonts w:asciiTheme="minorHAnsi" w:hAnsiTheme="minorHAnsi"/>
                <w:sz w:val="18"/>
                <w:szCs w:val="18"/>
              </w:rPr>
              <w:t>;</w:t>
            </w:r>
          </w:p>
          <w:p w14:paraId="67CF18DF" w14:textId="77777777" w:rsidR="0060069E" w:rsidRDefault="0060069E" w:rsidP="0060069E">
            <w:pPr>
              <w:keepNext/>
              <w:rPr>
                <w:rFonts w:asciiTheme="minorHAnsi" w:hAnsiTheme="minorHAnsi"/>
                <w:sz w:val="18"/>
                <w:szCs w:val="18"/>
              </w:rPr>
            </w:pPr>
          </w:p>
          <w:p w14:paraId="0EFA00E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parent is MCH-01b then calculate: </w:t>
            </w:r>
          </w:p>
          <w:p w14:paraId="280141E3"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Row C06 – ResidentialCoolingSystemType</w:t>
            </w:r>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53495C22" w14:textId="77777777" w:rsidR="0060069E" w:rsidRDefault="0060069E" w:rsidP="0060069E">
            <w:pPr>
              <w:keepNext/>
              <w:rPr>
                <w:rFonts w:asciiTheme="minorHAnsi" w:hAnsiTheme="minorHAnsi"/>
                <w:sz w:val="18"/>
                <w:szCs w:val="18"/>
              </w:rPr>
            </w:pPr>
          </w:p>
          <w:p w14:paraId="406066CF"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r>
              <w:rPr>
                <w:rFonts w:asciiTheme="minorHAnsi" w:hAnsiTheme="minorHAnsi"/>
                <w:i/>
                <w:sz w:val="18"/>
                <w:szCs w:val="18"/>
              </w:rPr>
              <w:t>ResidentialHeatingSystemType = Central Gas Furnace or Package Gas Furnace then use value 0.45, else use value 0.58</w:t>
            </w:r>
            <w:r w:rsidRPr="002E64C4">
              <w:rPr>
                <w:rFonts w:asciiTheme="minorHAnsi" w:hAnsiTheme="minorHAnsi"/>
                <w:sz w:val="18"/>
                <w:szCs w:val="18"/>
              </w:rPr>
              <w:t>;</w:t>
            </w:r>
          </w:p>
          <w:p w14:paraId="4D54E09A" w14:textId="77777777" w:rsidR="0060069E" w:rsidRDefault="0060069E" w:rsidP="0060069E">
            <w:pPr>
              <w:keepNext/>
              <w:rPr>
                <w:rFonts w:asciiTheme="minorHAnsi" w:hAnsiTheme="minorHAnsi"/>
                <w:sz w:val="18"/>
                <w:szCs w:val="18"/>
              </w:rPr>
            </w:pPr>
          </w:p>
          <w:p w14:paraId="4C393FC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MCH-01c then calculate: </w:t>
            </w:r>
          </w:p>
          <w:p w14:paraId="4B5061E0"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ResidentialCoolingSystemType</w:t>
            </w:r>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5C7AB22" w14:textId="77777777" w:rsidR="0060069E" w:rsidRDefault="0060069E" w:rsidP="0060069E">
            <w:pPr>
              <w:keepNext/>
              <w:rPr>
                <w:rFonts w:asciiTheme="minorHAnsi" w:hAnsiTheme="minorHAnsi"/>
                <w:sz w:val="18"/>
                <w:szCs w:val="18"/>
              </w:rPr>
            </w:pPr>
          </w:p>
          <w:p w14:paraId="7AFF31A4" w14:textId="37650483" w:rsidR="0060069E" w:rsidRDefault="0060069E" w:rsidP="004F6841">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r>
              <w:rPr>
                <w:rFonts w:asciiTheme="minorHAnsi" w:hAnsiTheme="minorHAnsi"/>
                <w:i/>
                <w:sz w:val="18"/>
                <w:szCs w:val="18"/>
              </w:rPr>
              <w:t>ResidentialHeatingSystemType = Central Gas Furnace or Package Gas Furnace then use value 0.45, else use value 0.58</w:t>
            </w:r>
          </w:p>
          <w:p w14:paraId="65CE9D23" w14:textId="3E1310CB" w:rsidR="003602D0" w:rsidRPr="00AF2430"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26" w14:textId="77777777" w:rsidTr="00036F28">
        <w:tblPrEx>
          <w:tblCellMar>
            <w:top w:w="0" w:type="dxa"/>
            <w:left w:w="108" w:type="dxa"/>
            <w:bottom w:w="0" w:type="dxa"/>
            <w:right w:w="108" w:type="dxa"/>
          </w:tblCellMar>
        </w:tblPrEx>
        <w:trPr>
          <w:trHeight w:val="144"/>
        </w:trPr>
        <w:tc>
          <w:tcPr>
            <w:tcW w:w="5000" w:type="pct"/>
            <w:gridSpan w:val="7"/>
            <w:vAlign w:val="center"/>
          </w:tcPr>
          <w:p w14:paraId="65CE9D25"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&lt;&lt;create 1 row of data for each of the number of independently controlled zones identified in D01&gt;&gt;</w:t>
            </w:r>
          </w:p>
        </w:tc>
      </w:tr>
      <w:tr w:rsidR="003602D0" w:rsidRPr="00D83E48" w14:paraId="65CE9D2D" w14:textId="77777777" w:rsidTr="0036342F">
        <w:tblPrEx>
          <w:tblCellMar>
            <w:top w:w="0" w:type="dxa"/>
            <w:left w:w="108" w:type="dxa"/>
            <w:bottom w:w="0" w:type="dxa"/>
            <w:right w:w="108" w:type="dxa"/>
          </w:tblCellMar>
        </w:tblPrEx>
        <w:trPr>
          <w:trHeight w:val="144"/>
        </w:trPr>
        <w:tc>
          <w:tcPr>
            <w:tcW w:w="854" w:type="pct"/>
            <w:gridSpan w:val="2"/>
            <w:vAlign w:val="center"/>
          </w:tcPr>
          <w:p w14:paraId="65CE9D27"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D28"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D29"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D2A"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D2B"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D2C"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08</w:t>
            </w:r>
          </w:p>
        </w:tc>
      </w:tr>
      <w:tr w:rsidR="003602D0" w:rsidRPr="00D83E48" w14:paraId="65CE9D35" w14:textId="77777777" w:rsidTr="0036342F">
        <w:tblPrEx>
          <w:tblCellMar>
            <w:top w:w="0" w:type="dxa"/>
            <w:left w:w="108" w:type="dxa"/>
            <w:bottom w:w="0" w:type="dxa"/>
            <w:right w:w="108" w:type="dxa"/>
          </w:tblCellMar>
        </w:tblPrEx>
        <w:trPr>
          <w:trHeight w:val="144"/>
        </w:trPr>
        <w:tc>
          <w:tcPr>
            <w:tcW w:w="854" w:type="pct"/>
            <w:gridSpan w:val="2"/>
            <w:vAlign w:val="center"/>
          </w:tcPr>
          <w:p w14:paraId="65CE9D2E"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D2F"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D30" w14:textId="69C991A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D31" w14:textId="4F75CAF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D32"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Calculated Fan Efficacy</w:t>
            </w:r>
          </w:p>
          <w:p w14:paraId="65CE9D33" w14:textId="12BC5B0B"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D34"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3602D0" w:rsidRPr="00D83E48" w14:paraId="65CE9D3C" w14:textId="77777777" w:rsidTr="0036342F">
        <w:tblPrEx>
          <w:tblCellMar>
            <w:top w:w="0" w:type="dxa"/>
            <w:left w:w="108" w:type="dxa"/>
            <w:bottom w:w="0" w:type="dxa"/>
            <w:right w:w="108" w:type="dxa"/>
          </w:tblCellMar>
        </w:tblPrEx>
        <w:trPr>
          <w:trHeight w:val="144"/>
        </w:trPr>
        <w:tc>
          <w:tcPr>
            <w:tcW w:w="854" w:type="pct"/>
            <w:gridSpan w:val="2"/>
            <w:vAlign w:val="center"/>
          </w:tcPr>
          <w:p w14:paraId="65CE9D36"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20 characters&gt;&gt;</w:t>
            </w:r>
          </w:p>
        </w:tc>
        <w:tc>
          <w:tcPr>
            <w:tcW w:w="828" w:type="pct"/>
            <w:vAlign w:val="center"/>
          </w:tcPr>
          <w:p w14:paraId="65CE9D37"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50 characters&gt;&gt;</w:t>
            </w:r>
          </w:p>
        </w:tc>
        <w:tc>
          <w:tcPr>
            <w:tcW w:w="817" w:type="pct"/>
            <w:vAlign w:val="center"/>
          </w:tcPr>
          <w:p w14:paraId="65CE9D38"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input numeric value: xxxx&gt;&gt;</w:t>
            </w:r>
          </w:p>
        </w:tc>
        <w:tc>
          <w:tcPr>
            <w:tcW w:w="840" w:type="pct"/>
            <w:vAlign w:val="center"/>
          </w:tcPr>
          <w:p w14:paraId="65CE9D39"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&lt;&lt;from MCH23&gt;&gt;</w:t>
            </w:r>
          </w:p>
        </w:tc>
        <w:tc>
          <w:tcPr>
            <w:tcW w:w="828" w:type="pct"/>
            <w:vAlign w:val="center"/>
          </w:tcPr>
          <w:p w14:paraId="65CE9D3A"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&lt;&lt;calculated value, D05</w:t>
            </w:r>
            <w:r w:rsidR="001445A1">
              <w:rPr>
                <w:rFonts w:asciiTheme="minorHAnsi" w:hAnsiTheme="minorHAnsi"/>
                <w:sz w:val="18"/>
                <w:szCs w:val="18"/>
              </w:rPr>
              <w:t>divided by</w:t>
            </w:r>
            <w:r w:rsidRPr="00AF2430">
              <w:rPr>
                <w:rFonts w:asciiTheme="minorHAnsi" w:hAnsiTheme="minorHAnsi"/>
                <w:sz w:val="18"/>
                <w:szCs w:val="18"/>
              </w:rPr>
              <w:t>D06&gt;&gt;</w:t>
            </w:r>
          </w:p>
        </w:tc>
        <w:tc>
          <w:tcPr>
            <w:tcW w:w="833" w:type="pct"/>
            <w:vAlign w:val="center"/>
          </w:tcPr>
          <w:p w14:paraId="65CE9D3B" w14:textId="77777777" w:rsidR="003602D0" w:rsidRPr="00AF2430" w:rsidRDefault="003602D0" w:rsidP="002E7255">
            <w:pPr>
              <w:keepNext/>
              <w:jc w:val="center"/>
              <w:rPr>
                <w:rFonts w:asciiTheme="minorHAnsi" w:hAnsiTheme="minorHAnsi"/>
                <w:sz w:val="18"/>
                <w:szCs w:val="18"/>
              </w:rPr>
            </w:pPr>
            <w:r w:rsidRPr="00AF2430">
              <w:rPr>
                <w:rFonts w:asciiTheme="minorHAnsi" w:hAnsiTheme="minorHAnsi"/>
                <w:sz w:val="18"/>
                <w:szCs w:val="18"/>
              </w:rPr>
              <w:t xml:space="preserve">&lt;&lt;if D07 &lt;= </w:t>
            </w:r>
            <w:r w:rsidR="002E7255">
              <w:rPr>
                <w:rFonts w:asciiTheme="minorHAnsi" w:hAnsiTheme="minorHAnsi"/>
                <w:sz w:val="18"/>
                <w:szCs w:val="18"/>
              </w:rPr>
              <w:t>D02</w:t>
            </w:r>
            <w:r w:rsidRPr="00AF2430">
              <w:rPr>
                <w:rFonts w:asciiTheme="minorHAnsi" w:hAnsiTheme="minorHAnsi"/>
                <w:sz w:val="18"/>
                <w:szCs w:val="18"/>
              </w:rPr>
              <w:t>, then display text: Pass, else display text: Fail&gt;&gt;</w:t>
            </w:r>
          </w:p>
        </w:tc>
      </w:tr>
      <w:tr w:rsidR="003602D0" w:rsidRPr="00D83E48" w14:paraId="65CE9D43" w14:textId="77777777" w:rsidTr="0036342F">
        <w:tblPrEx>
          <w:tblCellMar>
            <w:top w:w="0" w:type="dxa"/>
            <w:left w:w="108" w:type="dxa"/>
            <w:bottom w:w="0" w:type="dxa"/>
            <w:right w:w="108" w:type="dxa"/>
          </w:tblCellMar>
        </w:tblPrEx>
        <w:trPr>
          <w:trHeight w:val="144"/>
        </w:trPr>
        <w:tc>
          <w:tcPr>
            <w:tcW w:w="854" w:type="pct"/>
            <w:gridSpan w:val="2"/>
            <w:vAlign w:val="center"/>
          </w:tcPr>
          <w:p w14:paraId="65CE9D3D"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3E" w14:textId="77777777" w:rsidR="003602D0" w:rsidRPr="00AF2430" w:rsidRDefault="003602D0" w:rsidP="00E15FD7">
            <w:pPr>
              <w:keepNext/>
              <w:jc w:val="center"/>
              <w:rPr>
                <w:rFonts w:asciiTheme="minorHAnsi" w:hAnsiTheme="minorHAnsi"/>
                <w:sz w:val="18"/>
                <w:szCs w:val="18"/>
              </w:rPr>
            </w:pPr>
          </w:p>
        </w:tc>
        <w:tc>
          <w:tcPr>
            <w:tcW w:w="817" w:type="pct"/>
            <w:vAlign w:val="center"/>
          </w:tcPr>
          <w:p w14:paraId="65CE9D3F" w14:textId="77777777" w:rsidR="003602D0" w:rsidRPr="00AF2430" w:rsidRDefault="003602D0" w:rsidP="00E15FD7">
            <w:pPr>
              <w:keepNext/>
              <w:jc w:val="center"/>
              <w:rPr>
                <w:rFonts w:asciiTheme="minorHAnsi" w:hAnsiTheme="minorHAnsi"/>
                <w:sz w:val="18"/>
                <w:szCs w:val="18"/>
              </w:rPr>
            </w:pPr>
          </w:p>
        </w:tc>
        <w:tc>
          <w:tcPr>
            <w:tcW w:w="840" w:type="pct"/>
            <w:vAlign w:val="center"/>
          </w:tcPr>
          <w:p w14:paraId="65CE9D40"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41" w14:textId="77777777" w:rsidR="003602D0" w:rsidRPr="00AF2430" w:rsidRDefault="003602D0" w:rsidP="00E15FD7">
            <w:pPr>
              <w:keepNext/>
              <w:jc w:val="center"/>
              <w:rPr>
                <w:rFonts w:asciiTheme="minorHAnsi" w:hAnsiTheme="minorHAnsi"/>
                <w:sz w:val="18"/>
                <w:szCs w:val="18"/>
              </w:rPr>
            </w:pPr>
          </w:p>
        </w:tc>
        <w:tc>
          <w:tcPr>
            <w:tcW w:w="833" w:type="pct"/>
            <w:vAlign w:val="center"/>
          </w:tcPr>
          <w:p w14:paraId="65CE9D42" w14:textId="77777777" w:rsidR="003602D0" w:rsidRPr="00AF2430" w:rsidRDefault="003602D0" w:rsidP="00E15FD7">
            <w:pPr>
              <w:keepNext/>
              <w:jc w:val="center"/>
              <w:rPr>
                <w:rFonts w:asciiTheme="minorHAnsi" w:hAnsiTheme="minorHAnsi"/>
                <w:sz w:val="18"/>
                <w:szCs w:val="18"/>
              </w:rPr>
            </w:pPr>
          </w:p>
        </w:tc>
      </w:tr>
      <w:tr w:rsidR="004D5FB9" w:rsidRPr="00D83E48" w14:paraId="65CE9D4A" w14:textId="77777777" w:rsidTr="0036342F">
        <w:tblPrEx>
          <w:tblCellMar>
            <w:top w:w="0" w:type="dxa"/>
            <w:left w:w="108" w:type="dxa"/>
            <w:bottom w:w="0" w:type="dxa"/>
            <w:right w:w="108" w:type="dxa"/>
          </w:tblCellMar>
        </w:tblPrEx>
        <w:trPr>
          <w:trHeight w:val="144"/>
        </w:trPr>
        <w:tc>
          <w:tcPr>
            <w:tcW w:w="854" w:type="pct"/>
            <w:gridSpan w:val="2"/>
            <w:vAlign w:val="center"/>
          </w:tcPr>
          <w:p w14:paraId="65CE9D44"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5" w14:textId="77777777" w:rsidR="004D5FB9" w:rsidRPr="00AF2430" w:rsidRDefault="004D5FB9" w:rsidP="00E15FD7">
            <w:pPr>
              <w:keepNext/>
              <w:jc w:val="center"/>
              <w:rPr>
                <w:rFonts w:asciiTheme="minorHAnsi" w:hAnsiTheme="minorHAnsi"/>
                <w:sz w:val="18"/>
                <w:szCs w:val="18"/>
              </w:rPr>
            </w:pPr>
          </w:p>
        </w:tc>
        <w:tc>
          <w:tcPr>
            <w:tcW w:w="817" w:type="pct"/>
            <w:vAlign w:val="center"/>
          </w:tcPr>
          <w:p w14:paraId="65CE9D46" w14:textId="77777777" w:rsidR="004D5FB9" w:rsidRPr="00AF2430" w:rsidRDefault="004D5FB9" w:rsidP="00E15FD7">
            <w:pPr>
              <w:keepNext/>
              <w:jc w:val="center"/>
              <w:rPr>
                <w:rFonts w:asciiTheme="minorHAnsi" w:hAnsiTheme="minorHAnsi"/>
                <w:sz w:val="18"/>
                <w:szCs w:val="18"/>
              </w:rPr>
            </w:pPr>
          </w:p>
        </w:tc>
        <w:tc>
          <w:tcPr>
            <w:tcW w:w="840" w:type="pct"/>
            <w:vAlign w:val="center"/>
          </w:tcPr>
          <w:p w14:paraId="65CE9D47"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8" w14:textId="77777777" w:rsidR="004D5FB9" w:rsidRPr="00AF2430" w:rsidRDefault="004D5FB9" w:rsidP="00E15FD7">
            <w:pPr>
              <w:keepNext/>
              <w:jc w:val="center"/>
              <w:rPr>
                <w:rFonts w:asciiTheme="minorHAnsi" w:hAnsiTheme="minorHAnsi"/>
                <w:sz w:val="18"/>
                <w:szCs w:val="18"/>
              </w:rPr>
            </w:pPr>
          </w:p>
        </w:tc>
        <w:tc>
          <w:tcPr>
            <w:tcW w:w="833" w:type="pct"/>
            <w:vAlign w:val="center"/>
          </w:tcPr>
          <w:p w14:paraId="65CE9D49" w14:textId="77777777" w:rsidR="004D5FB9" w:rsidRPr="00AF2430" w:rsidRDefault="004D5FB9" w:rsidP="00E15FD7">
            <w:pPr>
              <w:keepNext/>
              <w:jc w:val="center"/>
              <w:rPr>
                <w:rFonts w:asciiTheme="minorHAnsi" w:hAnsiTheme="minorHAnsi"/>
                <w:sz w:val="18"/>
                <w:szCs w:val="18"/>
              </w:rPr>
            </w:pPr>
          </w:p>
        </w:tc>
      </w:tr>
      <w:tr w:rsidR="00207D4B" w:rsidRPr="00D83E48" w14:paraId="65CE9D4E" w14:textId="77777777" w:rsidTr="004D5FB9">
        <w:tblPrEx>
          <w:tblCellMar>
            <w:top w:w="0" w:type="dxa"/>
            <w:left w:w="115" w:type="dxa"/>
            <w:bottom w:w="0" w:type="dxa"/>
            <w:right w:w="115" w:type="dxa"/>
          </w:tblCellMar>
        </w:tblPrEx>
        <w:trPr>
          <w:trHeight w:val="144"/>
        </w:trPr>
        <w:tc>
          <w:tcPr>
            <w:tcW w:w="217" w:type="pct"/>
            <w:vAlign w:val="center"/>
          </w:tcPr>
          <w:p w14:paraId="65CE9D4B" w14:textId="77777777" w:rsidR="00207D4B" w:rsidRPr="00AF2430" w:rsidRDefault="00207D4B" w:rsidP="00E15FD7">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D4C"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D4D"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&lt;&lt;</w:t>
            </w:r>
            <w:r>
              <w:rPr>
                <w:rFonts w:asciiTheme="minorHAnsi" w:hAnsiTheme="minorHAnsi"/>
                <w:sz w:val="18"/>
                <w:szCs w:val="18"/>
              </w:rPr>
              <w:t>I</w:t>
            </w:r>
            <w:r w:rsidRPr="00AF2430">
              <w:rPr>
                <w:rFonts w:asciiTheme="minorHAnsi" w:hAnsiTheme="minorHAnsi"/>
                <w:sz w:val="18"/>
                <w:szCs w:val="18"/>
              </w:rPr>
              <w:t>f all values in D08 = pass, then display text: system fan efficacy complies, else display text: system does not comply with fan efficacy requirement&gt;&gt;</w:t>
            </w:r>
          </w:p>
        </w:tc>
      </w:tr>
    </w:tbl>
    <w:p w14:paraId="65CE9D4F" w14:textId="77777777" w:rsidR="003602D0" w:rsidRPr="0036342F" w:rsidRDefault="003602D0" w:rsidP="0069301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3602D0" w:rsidRPr="0036342F" w14:paraId="65CE9D51" w14:textId="77777777" w:rsidTr="00207D4B">
        <w:trPr>
          <w:trHeight w:val="144"/>
        </w:trPr>
        <w:tc>
          <w:tcPr>
            <w:tcW w:w="10998" w:type="dxa"/>
          </w:tcPr>
          <w:p w14:paraId="585EAC95" w14:textId="77777777" w:rsidR="003602D0" w:rsidRDefault="003602D0" w:rsidP="00693010">
            <w:pPr>
              <w:keepNext/>
              <w:rPr>
                <w:rFonts w:asciiTheme="minorHAnsi" w:hAnsiTheme="minorHAnsi"/>
                <w:b/>
                <w:szCs w:val="18"/>
              </w:rPr>
            </w:pPr>
            <w:r w:rsidRPr="0036342F">
              <w:rPr>
                <w:rFonts w:asciiTheme="minorHAnsi" w:hAnsiTheme="minorHAnsi"/>
                <w:b/>
                <w:szCs w:val="18"/>
              </w:rPr>
              <w:t>E. Additional Requirements</w:t>
            </w:r>
          </w:p>
          <w:p w14:paraId="65CE9D50" w14:textId="48CF2AEF" w:rsidR="0096554C" w:rsidRPr="00597DBA" w:rsidRDefault="0096554C" w:rsidP="00693010">
            <w:pPr>
              <w:keepNext/>
              <w:rPr>
                <w:rFonts w:asciiTheme="minorHAnsi" w:hAnsiTheme="minorHAnsi"/>
                <w:bCs/>
                <w:sz w:val="18"/>
                <w:szCs w:val="18"/>
              </w:rPr>
            </w:pPr>
            <w:r w:rsidRPr="00597DBA">
              <w:rPr>
                <w:rFonts w:asciiTheme="minorHAnsi" w:hAnsiTheme="minorHAnsi"/>
                <w:bCs/>
                <w:sz w:val="18"/>
                <w:szCs w:val="18"/>
              </w:rPr>
              <w:t>&lt;&lt;Static Text - see the top&gt;&gt;</w:t>
            </w:r>
          </w:p>
        </w:tc>
      </w:tr>
      <w:tr w:rsidR="003602D0" w:rsidRPr="00D83E48" w14:paraId="65CE9D68" w14:textId="77777777" w:rsidTr="00207D4B">
        <w:trPr>
          <w:trHeight w:val="144"/>
        </w:trPr>
        <w:tc>
          <w:tcPr>
            <w:tcW w:w="10998" w:type="dxa"/>
          </w:tcPr>
          <w:p w14:paraId="65CE9D67" w14:textId="77777777" w:rsidR="003602D0" w:rsidRPr="00207D4B" w:rsidRDefault="003602D0" w:rsidP="00693010">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D71" w14:textId="77777777" w:rsidR="003602D0" w:rsidRPr="00D83E48" w:rsidRDefault="003602D0" w:rsidP="0009456E">
      <w:pPr>
        <w:rPr>
          <w:rFonts w:ascii="Calibri" w:hAnsi="Calibri"/>
        </w:rPr>
      </w:pPr>
    </w:p>
    <w:sectPr w:rsidR="003602D0" w:rsidRPr="00D83E48" w:rsidSect="003C4626">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251ED" w14:textId="77777777" w:rsidR="004D1E36" w:rsidRDefault="004D1E36">
      <w:r>
        <w:separator/>
      </w:r>
    </w:p>
  </w:endnote>
  <w:endnote w:type="continuationSeparator" w:id="0">
    <w:p w14:paraId="0EAEE64C" w14:textId="77777777" w:rsidR="004D1E36" w:rsidRDefault="004D1E36">
      <w:r>
        <w:continuationSeparator/>
      </w:r>
    </w:p>
  </w:endnote>
  <w:endnote w:type="continuationNotice" w:id="1">
    <w:p w14:paraId="46FC32EF" w14:textId="77777777" w:rsidR="004D1E36" w:rsidRDefault="004D1E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8C" w14:textId="77777777" w:rsidR="00FF13A2" w:rsidRPr="00CB64DD" w:rsidRDefault="00FF13A2" w:rsidP="0036342F">
    <w:pPr>
      <w:pStyle w:val="Footer"/>
    </w:pPr>
    <w:r w:rsidRPr="00CB64DD">
      <w:t xml:space="preserve">Registration Number:                                                           Registration Date/Time:                                           HERS Provider:                       </w:t>
    </w:r>
  </w:p>
  <w:p w14:paraId="65CE9D8D" w14:textId="466FAC48" w:rsidR="00FF13A2" w:rsidRPr="00CB64DD" w:rsidRDefault="00FF13A2" w:rsidP="0036342F">
    <w:pPr>
      <w:pStyle w:val="Footer"/>
    </w:pPr>
    <w:r w:rsidRPr="00CB64DD">
      <w:t>CA Building Energy Efficiency Standards - 20</w:t>
    </w:r>
    <w:r w:rsidR="0063637E">
      <w:t>22</w:t>
    </w:r>
    <w:r w:rsidRPr="00CB64DD">
      <w:t xml:space="preserve"> </w:t>
    </w:r>
    <w:r w:rsidR="00927DB9" w:rsidRPr="00927DB9">
      <w:t>Low-</w:t>
    </w:r>
    <w:r w:rsidR="008B7BF9">
      <w:t>R</w:t>
    </w:r>
    <w:r w:rsidR="00927DB9" w:rsidRPr="00927DB9">
      <w:t xml:space="preserve">ise </w:t>
    </w:r>
    <w:r w:rsidR="008B7BF9" w:rsidRPr="00927DB9">
      <w:t>Multifamily</w:t>
    </w:r>
    <w:r w:rsidR="008B7BF9" w:rsidRPr="00CB64DD">
      <w:t xml:space="preserve"> Compliance</w:t>
    </w:r>
    <w:r w:rsidRPr="00CB64DD">
      <w:tab/>
    </w:r>
    <w:r>
      <w:t>January 20</w:t>
    </w:r>
    <w:r w:rsidR="0063637E">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D" w14:textId="77777777" w:rsidR="00FF13A2" w:rsidRPr="00CB64DD" w:rsidRDefault="00FF13A2" w:rsidP="0036342F">
    <w:pPr>
      <w:pStyle w:val="Footer"/>
    </w:pPr>
    <w:r w:rsidRPr="00CB64DD">
      <w:t xml:space="preserve">Registration Number:                                                           Registration Date/Time:                                           HERS Provider:                       </w:t>
    </w:r>
  </w:p>
  <w:p w14:paraId="65CE9D9E" w14:textId="77777777" w:rsidR="00FF13A2" w:rsidRPr="00CB64DD" w:rsidRDefault="00FF13A2" w:rsidP="0036342F">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7" w14:textId="71B07A89" w:rsidR="00FF13A2" w:rsidRPr="00CB64DD" w:rsidRDefault="00FF13A2" w:rsidP="0036342F">
    <w:pPr>
      <w:pStyle w:val="Footer"/>
    </w:pPr>
    <w:r w:rsidRPr="00CB64DD">
      <w:t>CA Building Energy Efficiency Standards - 20</w:t>
    </w:r>
    <w:r w:rsidR="0063637E">
      <w:t>22</w:t>
    </w:r>
    <w:r w:rsidRPr="00CB64DD">
      <w:t xml:space="preserve"> </w:t>
    </w:r>
    <w:r w:rsidR="00927DB9" w:rsidRPr="00927DB9">
      <w:t>Low-</w:t>
    </w:r>
    <w:r w:rsidR="007C4CA6">
      <w:t>R</w:t>
    </w:r>
    <w:r w:rsidR="00927DB9" w:rsidRPr="00927DB9">
      <w:t>ise Multifamily</w:t>
    </w:r>
    <w:r w:rsidRPr="00CB64DD">
      <w:t xml:space="preserve"> Compliance</w:t>
    </w:r>
    <w:r w:rsidRPr="00CB64DD">
      <w:tab/>
    </w:r>
    <w:r>
      <w:t>January 20</w:t>
    </w:r>
    <w:r w:rsidR="0063637E">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F" w14:textId="77777777" w:rsidR="00FF13A2" w:rsidRPr="00CB64DD" w:rsidRDefault="00FF13A2" w:rsidP="0036342F">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70EC3" w14:textId="77777777" w:rsidR="004D1E36" w:rsidRDefault="004D1E36">
      <w:r>
        <w:separator/>
      </w:r>
    </w:p>
  </w:footnote>
  <w:footnote w:type="continuationSeparator" w:id="0">
    <w:p w14:paraId="6CE99652" w14:textId="77777777" w:rsidR="004D1E36" w:rsidRDefault="004D1E36">
      <w:r>
        <w:continuationSeparator/>
      </w:r>
    </w:p>
  </w:footnote>
  <w:footnote w:type="continuationNotice" w:id="1">
    <w:p w14:paraId="14631833" w14:textId="77777777" w:rsidR="004D1E36" w:rsidRDefault="004D1E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8" w14:textId="77777777" w:rsidR="00FF13A2" w:rsidRDefault="00000000">
    <w:pPr>
      <w:pStyle w:val="Header"/>
    </w:pPr>
    <w:r>
      <w:rPr>
        <w:noProof/>
      </w:rPr>
      <w:pict w14:anchorId="65CE9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6" o:spid="_x0000_s1026" type="#_x0000_t75" style="position:absolute;margin-left:0;margin-top:0;width:10in;height:540pt;z-index:-25166080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02878" w14:textId="77777777" w:rsidR="00A527FA" w:rsidRPr="00B83DFE" w:rsidRDefault="00A527FA" w:rsidP="00A527FA">
    <w:pPr>
      <w:tabs>
        <w:tab w:val="center" w:pos="4320"/>
        <w:tab w:val="right" w:pos="8640"/>
      </w:tabs>
      <w:ind w:left="360"/>
      <w:jc w:val="center"/>
      <w:rPr>
        <w:rFonts w:ascii="Arial" w:hAnsi="Arial" w:cs="Arial"/>
        <w:sz w:val="24"/>
        <w:szCs w:val="24"/>
      </w:rPr>
    </w:pPr>
    <w:r w:rsidRPr="00B83DFE">
      <w:rPr>
        <w:rFonts w:ascii="Calibri" w:hAnsi="Calibri" w:cs="Calibri"/>
        <w:noProof/>
        <w:sz w:val="28"/>
        <w:szCs w:val="28"/>
      </w:rPr>
      <w:drawing>
        <wp:anchor distT="0" distB="0" distL="114300" distR="114300" simplePos="0" relativeHeight="251656192" behindDoc="0" locked="0" layoutInCell="1" allowOverlap="1" wp14:anchorId="4C763A44" wp14:editId="160FB2DE">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FAN EFFICACY</w:t>
    </w:r>
  </w:p>
  <w:p w14:paraId="015D62C2" w14:textId="77777777" w:rsidR="00A527FA" w:rsidRPr="00B83DFE" w:rsidRDefault="00A527FA" w:rsidP="00A527FA">
    <w:pPr>
      <w:tabs>
        <w:tab w:val="center" w:pos="4320"/>
        <w:tab w:val="right" w:pos="8640"/>
      </w:tabs>
      <w:ind w:left="360"/>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LMCI-MCH-22-H</w:t>
    </w:r>
  </w:p>
  <w:p w14:paraId="76A253D0" w14:textId="77777777" w:rsidR="00A527FA" w:rsidRPr="00B83DFE" w:rsidRDefault="00A527FA" w:rsidP="00A527FA">
    <w:pPr>
      <w:spacing w:after="160" w:line="259" w:lineRule="auto"/>
      <w:ind w:left="360"/>
      <w:rPr>
        <w:rFonts w:ascii="Calibri" w:eastAsia="Calibri" w:hAnsi="Calibri" w:cs="Calibri"/>
        <w:b/>
        <w:bCs/>
        <w:i/>
        <w:iCs/>
        <w:sz w:val="28"/>
        <w:szCs w:val="28"/>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FF13A2" w:rsidRPr="00F85124" w14:paraId="65CE9D90" w14:textId="77777777">
      <w:trPr>
        <w:cantSplit/>
        <w:trHeight w:val="288"/>
      </w:trPr>
      <w:tc>
        <w:tcPr>
          <w:tcW w:w="3738" w:type="pct"/>
          <w:gridSpan w:val="2"/>
          <w:tcBorders>
            <w:right w:val="nil"/>
          </w:tcBorders>
          <w:vAlign w:val="center"/>
        </w:tcPr>
        <w:p w14:paraId="65CE9D8E" w14:textId="77777777" w:rsidR="00FF13A2" w:rsidRPr="00F85124" w:rsidRDefault="00000000" w:rsidP="007924C2">
          <w:pPr>
            <w:pStyle w:val="Heading1"/>
            <w:rPr>
              <w:rFonts w:ascii="Calibri" w:hAnsi="Calibri"/>
              <w:b w:val="0"/>
              <w:bCs/>
              <w:sz w:val="20"/>
            </w:rPr>
          </w:pPr>
          <w:r>
            <w:rPr>
              <w:rFonts w:ascii="Calibri" w:hAnsi="Calibri"/>
              <w:b w:val="0"/>
              <w:bCs/>
              <w:noProof/>
              <w:sz w:val="20"/>
            </w:rPr>
            <w:pict w14:anchorId="65CE9D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5" o:spid="_x0000_s1025" type="#_x0000_t75" style="position:absolute;margin-left:0;margin-top:0;width:10in;height:540pt;z-index:-251661824;mso-position-horizontal:center;mso-position-horizontal-relative:margin;mso-position-vertical:center;mso-position-vertical-relative:margin" o:allowincell="f">
                <v:imagedata r:id="rId1" o:title="Watermark" gain="19661f" blacklevel="22938f"/>
                <w10:wrap anchorx="margin" anchory="margin"/>
              </v:shape>
            </w:pict>
          </w:r>
          <w:r w:rsidR="00FF13A2">
            <w:rPr>
              <w:rFonts w:ascii="Calibri" w:hAnsi="Calibri"/>
              <w:b w:val="0"/>
              <w:bCs/>
              <w:sz w:val="20"/>
            </w:rPr>
            <w:t>CERTIFICATE OF INSTALLATION</w:t>
          </w:r>
        </w:p>
      </w:tc>
      <w:tc>
        <w:tcPr>
          <w:tcW w:w="1262" w:type="pct"/>
          <w:tcBorders>
            <w:left w:val="nil"/>
          </w:tcBorders>
          <w:tcMar>
            <w:left w:w="115" w:type="dxa"/>
            <w:right w:w="115" w:type="dxa"/>
          </w:tcMar>
          <w:vAlign w:val="center"/>
        </w:tcPr>
        <w:p w14:paraId="65CE9D8F" w14:textId="7A936858" w:rsidR="00FF13A2" w:rsidRPr="00F85124" w:rsidRDefault="00927DB9" w:rsidP="002E105D">
          <w:pPr>
            <w:pStyle w:val="Heading1"/>
            <w:jc w:val="right"/>
            <w:rPr>
              <w:rFonts w:ascii="Calibri" w:hAnsi="Calibri"/>
              <w:b w:val="0"/>
              <w:bCs/>
              <w:sz w:val="20"/>
            </w:rPr>
          </w:pPr>
          <w:r>
            <w:rPr>
              <w:rFonts w:ascii="Calibri" w:hAnsi="Calibri"/>
              <w:b w:val="0"/>
              <w:bCs/>
              <w:sz w:val="20"/>
            </w:rPr>
            <w:t>LMCI</w:t>
          </w:r>
          <w:r w:rsidR="00FF13A2">
            <w:rPr>
              <w:rFonts w:ascii="Calibri" w:hAnsi="Calibri"/>
              <w:b w:val="0"/>
              <w:bCs/>
              <w:sz w:val="20"/>
            </w:rPr>
            <w:t>-MCH-23-H</w:t>
          </w:r>
        </w:p>
      </w:tc>
    </w:tr>
    <w:tr w:rsidR="00FF13A2" w:rsidRPr="00F85124" w14:paraId="65CE9D93" w14:textId="77777777">
      <w:trPr>
        <w:cantSplit/>
        <w:trHeight w:val="288"/>
      </w:trPr>
      <w:tc>
        <w:tcPr>
          <w:tcW w:w="2500" w:type="pct"/>
          <w:tcBorders>
            <w:right w:val="nil"/>
          </w:tcBorders>
        </w:tcPr>
        <w:p w14:paraId="65CE9D91" w14:textId="77777777" w:rsidR="00FF13A2" w:rsidRPr="002E105D" w:rsidRDefault="00FF13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92" w14:textId="77777777" w:rsidR="00FF13A2" w:rsidRPr="00F85124" w:rsidRDefault="00FF13A2"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FF13A2" w:rsidRPr="00F85124" w14:paraId="65CE9D97" w14:textId="77777777">
      <w:trPr>
        <w:cantSplit/>
        <w:trHeight w:val="288"/>
      </w:trPr>
      <w:tc>
        <w:tcPr>
          <w:tcW w:w="0" w:type="auto"/>
        </w:tcPr>
        <w:p w14:paraId="65CE9D94" w14:textId="77777777" w:rsidR="00FF13A2" w:rsidRPr="00F85124" w:rsidRDefault="00FF13A2" w:rsidP="007924C2">
          <w:pPr>
            <w:rPr>
              <w:rFonts w:ascii="Calibri" w:hAnsi="Calibri"/>
              <w:sz w:val="12"/>
              <w:szCs w:val="12"/>
            </w:rPr>
          </w:pPr>
          <w:r w:rsidRPr="00F85124">
            <w:rPr>
              <w:rFonts w:ascii="Calibri" w:hAnsi="Calibri"/>
              <w:sz w:val="12"/>
              <w:szCs w:val="12"/>
            </w:rPr>
            <w:t>Project Name:</w:t>
          </w:r>
        </w:p>
      </w:tc>
      <w:tc>
        <w:tcPr>
          <w:tcW w:w="1377" w:type="pct"/>
        </w:tcPr>
        <w:p w14:paraId="65CE9D95" w14:textId="77777777" w:rsidR="00FF13A2" w:rsidRPr="00F85124" w:rsidRDefault="00FF13A2" w:rsidP="007924C2">
          <w:pPr>
            <w:rPr>
              <w:rFonts w:ascii="Calibri" w:hAnsi="Calibri"/>
              <w:sz w:val="12"/>
              <w:szCs w:val="12"/>
            </w:rPr>
          </w:pPr>
          <w:r w:rsidRPr="00F85124">
            <w:rPr>
              <w:rFonts w:ascii="Calibri" w:hAnsi="Calibri"/>
              <w:sz w:val="12"/>
              <w:szCs w:val="12"/>
            </w:rPr>
            <w:t>Enforcement Agency:</w:t>
          </w:r>
        </w:p>
      </w:tc>
      <w:tc>
        <w:tcPr>
          <w:tcW w:w="1262" w:type="pct"/>
        </w:tcPr>
        <w:p w14:paraId="65CE9D96" w14:textId="77777777" w:rsidR="00FF13A2" w:rsidRPr="00F85124" w:rsidRDefault="00FF13A2" w:rsidP="007924C2">
          <w:pPr>
            <w:rPr>
              <w:rFonts w:ascii="Calibri" w:hAnsi="Calibri"/>
              <w:sz w:val="12"/>
              <w:szCs w:val="12"/>
            </w:rPr>
          </w:pPr>
          <w:r w:rsidRPr="00F85124">
            <w:rPr>
              <w:rFonts w:ascii="Calibri" w:hAnsi="Calibri"/>
              <w:sz w:val="12"/>
              <w:szCs w:val="12"/>
            </w:rPr>
            <w:t>Permit Number:</w:t>
          </w:r>
        </w:p>
      </w:tc>
    </w:tr>
    <w:tr w:rsidR="00FF13A2" w:rsidRPr="00F85124" w14:paraId="65CE9D9B" w14:textId="77777777">
      <w:trPr>
        <w:cantSplit/>
        <w:trHeight w:val="288"/>
      </w:trPr>
      <w:tc>
        <w:tcPr>
          <w:tcW w:w="0" w:type="auto"/>
        </w:tcPr>
        <w:p w14:paraId="65CE9D98" w14:textId="77777777" w:rsidR="00FF13A2" w:rsidRPr="00F85124" w:rsidRDefault="00FF13A2"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65CE9D99" w14:textId="77777777" w:rsidR="00FF13A2" w:rsidRPr="00F85124" w:rsidRDefault="00FF13A2"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65CE9D9A" w14:textId="77777777" w:rsidR="00FF13A2" w:rsidRPr="00F85124" w:rsidRDefault="00FF13A2" w:rsidP="007924C2">
          <w:pPr>
            <w:rPr>
              <w:rFonts w:ascii="Calibri" w:hAnsi="Calibri"/>
              <w:sz w:val="12"/>
              <w:szCs w:val="12"/>
              <w:vertAlign w:val="superscript"/>
            </w:rPr>
          </w:pPr>
          <w:r w:rsidRPr="00F85124">
            <w:rPr>
              <w:rFonts w:ascii="Calibri" w:hAnsi="Calibri"/>
              <w:sz w:val="12"/>
              <w:szCs w:val="12"/>
            </w:rPr>
            <w:t>Zip Code</w:t>
          </w:r>
        </w:p>
      </w:tc>
    </w:tr>
  </w:tbl>
  <w:p w14:paraId="65CE9D9C" w14:textId="77777777" w:rsidR="00FF13A2" w:rsidRDefault="00FF13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F" w14:textId="77777777" w:rsidR="00FF13A2" w:rsidRDefault="00000000">
    <w:pPr>
      <w:pStyle w:val="Header"/>
    </w:pPr>
    <w:r>
      <w:rPr>
        <w:noProof/>
      </w:rPr>
      <w:pict w14:anchorId="65CE9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9" o:spid="_x0000_s1029" type="#_x0000_t75" style="position:absolute;margin-left:0;margin-top:0;width:10in;height:540pt;z-index:-25165875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FF13A2" w:rsidRPr="00F85124" w14:paraId="65CE9DA2" w14:textId="77777777">
      <w:trPr>
        <w:cantSplit/>
        <w:trHeight w:val="288"/>
      </w:trPr>
      <w:tc>
        <w:tcPr>
          <w:tcW w:w="4016" w:type="pct"/>
          <w:gridSpan w:val="2"/>
          <w:tcBorders>
            <w:right w:val="nil"/>
          </w:tcBorders>
          <w:vAlign w:val="center"/>
        </w:tcPr>
        <w:p w14:paraId="65CE9DA0" w14:textId="77777777" w:rsidR="00FF13A2" w:rsidRPr="00F85124" w:rsidRDefault="00000000" w:rsidP="007924C2">
          <w:pPr>
            <w:pStyle w:val="Heading1"/>
            <w:rPr>
              <w:rFonts w:ascii="Calibri" w:hAnsi="Calibri"/>
              <w:b w:val="0"/>
              <w:bCs/>
              <w:sz w:val="20"/>
            </w:rPr>
          </w:pPr>
          <w:r>
            <w:rPr>
              <w:rFonts w:ascii="Calibri" w:hAnsi="Calibri"/>
              <w:b w:val="0"/>
              <w:bCs/>
              <w:noProof/>
              <w:sz w:val="20"/>
            </w:rPr>
            <w:pict w14:anchorId="65CE9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0" o:spid="_x0000_s1030" type="#_x0000_t75" style="position:absolute;margin-left:0;margin-top:0;width:10in;height:540pt;z-index:-251657728;mso-position-horizontal:center;mso-position-horizontal-relative:margin;mso-position-vertical:center;mso-position-vertical-relative:margin" o:allowincell="f">
                <v:imagedata r:id="rId1" o:title="Watermark" gain="19661f" blacklevel="22938f"/>
                <w10:wrap anchorx="margin" anchory="margin"/>
              </v:shape>
            </w:pict>
          </w:r>
          <w:r w:rsidR="00FF13A2">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1" w14:textId="0416E8BD" w:rsidR="00FF13A2" w:rsidRPr="00F85124" w:rsidRDefault="00927DB9" w:rsidP="007924C2">
          <w:pPr>
            <w:pStyle w:val="Heading1"/>
            <w:jc w:val="right"/>
            <w:rPr>
              <w:rFonts w:ascii="Calibri" w:hAnsi="Calibri"/>
              <w:b w:val="0"/>
              <w:bCs/>
              <w:sz w:val="20"/>
            </w:rPr>
          </w:pPr>
          <w:r>
            <w:rPr>
              <w:rFonts w:ascii="Calibri" w:hAnsi="Calibri"/>
              <w:b w:val="0"/>
              <w:bCs/>
              <w:sz w:val="20"/>
            </w:rPr>
            <w:t>LMCI</w:t>
          </w:r>
          <w:r w:rsidR="00FF13A2">
            <w:rPr>
              <w:rFonts w:ascii="Calibri" w:hAnsi="Calibri"/>
              <w:b w:val="0"/>
              <w:bCs/>
              <w:sz w:val="20"/>
            </w:rPr>
            <w:t>-MCH-22-H</w:t>
          </w:r>
        </w:p>
      </w:tc>
    </w:tr>
    <w:tr w:rsidR="00FF13A2" w:rsidRPr="00F85124" w14:paraId="65CE9DA5" w14:textId="77777777">
      <w:trPr>
        <w:cantSplit/>
        <w:trHeight w:val="288"/>
      </w:trPr>
      <w:tc>
        <w:tcPr>
          <w:tcW w:w="2500" w:type="pct"/>
          <w:tcBorders>
            <w:right w:val="nil"/>
          </w:tcBorders>
        </w:tcPr>
        <w:p w14:paraId="65CE9DA3" w14:textId="77777777" w:rsidR="00FF13A2" w:rsidRPr="002E105D" w:rsidRDefault="00FF13A2"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A4" w14:textId="36EE11BD" w:rsidR="00FF13A2" w:rsidRPr="00F85124" w:rsidRDefault="00FF13A2"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FF13A2">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33343">
            <w:rPr>
              <w:rFonts w:ascii="Calibri" w:hAnsi="Calibri"/>
              <w:bCs/>
              <w:noProof/>
            </w:rPr>
            <w:t>2</w:t>
          </w:r>
          <w:r>
            <w:rPr>
              <w:rFonts w:ascii="Calibri" w:hAnsi="Calibri"/>
              <w:bCs/>
              <w:noProof/>
            </w:rPr>
            <w:fldChar w:fldCharType="end"/>
          </w:r>
          <w:r w:rsidRPr="00F85124">
            <w:rPr>
              <w:rFonts w:ascii="Calibri" w:hAnsi="Calibri"/>
              <w:bCs/>
            </w:rPr>
            <w:t>)</w:t>
          </w:r>
        </w:p>
      </w:tc>
    </w:tr>
  </w:tbl>
  <w:p w14:paraId="65CE9DA6" w14:textId="77777777" w:rsidR="00FF13A2" w:rsidRDefault="00FF13A2"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FF13A2" w:rsidRPr="00F85124" w14:paraId="65CE9DAA" w14:textId="77777777">
      <w:trPr>
        <w:cantSplit/>
        <w:trHeight w:val="288"/>
      </w:trPr>
      <w:tc>
        <w:tcPr>
          <w:tcW w:w="4016" w:type="pct"/>
          <w:gridSpan w:val="2"/>
          <w:tcBorders>
            <w:right w:val="nil"/>
          </w:tcBorders>
          <w:vAlign w:val="center"/>
        </w:tcPr>
        <w:p w14:paraId="65CE9DA8" w14:textId="77777777" w:rsidR="00FF13A2" w:rsidRPr="00F85124" w:rsidRDefault="00000000" w:rsidP="007924C2">
          <w:pPr>
            <w:pStyle w:val="Heading1"/>
            <w:rPr>
              <w:rFonts w:ascii="Calibri" w:hAnsi="Calibri"/>
              <w:b w:val="0"/>
              <w:bCs/>
              <w:sz w:val="20"/>
            </w:rPr>
          </w:pPr>
          <w:r>
            <w:rPr>
              <w:rFonts w:ascii="Calibri" w:hAnsi="Calibri"/>
              <w:b w:val="0"/>
              <w:bCs/>
              <w:noProof/>
              <w:sz w:val="20"/>
            </w:rPr>
            <w:pict w14:anchorId="65CE9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8" o:spid="_x0000_s1028" type="#_x0000_t75" style="position:absolute;margin-left:0;margin-top:0;width:10in;height:540pt;z-index:-251659776;mso-position-horizontal:center;mso-position-horizontal-relative:margin;mso-position-vertical:center;mso-position-vertical-relative:margin" o:allowincell="f">
                <v:imagedata r:id="rId1" o:title="Watermark" gain="19661f" blacklevel="22938f"/>
                <w10:wrap anchorx="margin" anchory="margin"/>
              </v:shape>
            </w:pict>
          </w:r>
          <w:r w:rsidR="00FF13A2">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9" w14:textId="231F0662" w:rsidR="00FF13A2" w:rsidRPr="00F85124" w:rsidRDefault="00927DB9" w:rsidP="002E105D">
          <w:pPr>
            <w:pStyle w:val="Heading1"/>
            <w:jc w:val="right"/>
            <w:rPr>
              <w:rFonts w:ascii="Calibri" w:hAnsi="Calibri"/>
              <w:b w:val="0"/>
              <w:bCs/>
              <w:sz w:val="20"/>
            </w:rPr>
          </w:pPr>
          <w:r>
            <w:rPr>
              <w:rFonts w:ascii="Calibri" w:hAnsi="Calibri"/>
              <w:b w:val="0"/>
              <w:bCs/>
              <w:sz w:val="20"/>
            </w:rPr>
            <w:t>LMCI</w:t>
          </w:r>
          <w:r w:rsidR="00FF13A2">
            <w:rPr>
              <w:rFonts w:ascii="Calibri" w:hAnsi="Calibri"/>
              <w:b w:val="0"/>
              <w:bCs/>
              <w:sz w:val="20"/>
            </w:rPr>
            <w:t>-MCH-23-H</w:t>
          </w:r>
        </w:p>
      </w:tc>
    </w:tr>
    <w:tr w:rsidR="00FF13A2" w:rsidRPr="00F85124" w14:paraId="65CE9DAD" w14:textId="77777777">
      <w:trPr>
        <w:cantSplit/>
        <w:trHeight w:val="288"/>
      </w:trPr>
      <w:tc>
        <w:tcPr>
          <w:tcW w:w="2500" w:type="pct"/>
          <w:tcBorders>
            <w:right w:val="nil"/>
          </w:tcBorders>
        </w:tcPr>
        <w:p w14:paraId="65CE9DAB" w14:textId="77777777" w:rsidR="00FF13A2" w:rsidRPr="002E105D" w:rsidRDefault="00FF13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AC" w14:textId="77777777" w:rsidR="00FF13A2" w:rsidRPr="00F85124" w:rsidRDefault="00FF13A2"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65CE9DAE" w14:textId="77777777" w:rsidR="00FF13A2" w:rsidRDefault="00FF13A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0" w14:textId="77777777" w:rsidR="00FF13A2" w:rsidRDefault="00000000">
    <w:pPr>
      <w:pStyle w:val="Header"/>
    </w:pPr>
    <w:r>
      <w:rPr>
        <w:noProof/>
      </w:rPr>
      <w:pict w14:anchorId="65CE9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2" o:spid="_x0000_s1032" type="#_x0000_t75" style="position:absolute;margin-left:0;margin-top:0;width:10in;height:540pt;z-index:-25165568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FF13A2" w:rsidRPr="00F85124" w14:paraId="65CE9DB3" w14:textId="77777777">
      <w:trPr>
        <w:cantSplit/>
        <w:trHeight w:val="288"/>
      </w:trPr>
      <w:tc>
        <w:tcPr>
          <w:tcW w:w="4016" w:type="pct"/>
          <w:gridSpan w:val="2"/>
          <w:tcBorders>
            <w:right w:val="nil"/>
          </w:tcBorders>
          <w:vAlign w:val="center"/>
        </w:tcPr>
        <w:p w14:paraId="65CE9DB1" w14:textId="77777777" w:rsidR="00FF13A2" w:rsidRPr="00F85124" w:rsidRDefault="00000000" w:rsidP="00CB64DD">
          <w:pPr>
            <w:pStyle w:val="Heading1"/>
            <w:rPr>
              <w:rFonts w:ascii="Calibri" w:hAnsi="Calibri"/>
              <w:b w:val="0"/>
              <w:bCs/>
              <w:sz w:val="20"/>
            </w:rPr>
          </w:pPr>
          <w:r>
            <w:rPr>
              <w:rFonts w:ascii="Calibri" w:hAnsi="Calibri"/>
              <w:b w:val="0"/>
              <w:bCs/>
              <w:noProof/>
              <w:sz w:val="20"/>
            </w:rPr>
            <w:pict w14:anchorId="65CE9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3" o:spid="_x0000_s1033" type="#_x0000_t75" style="position:absolute;margin-left:0;margin-top:0;width:10in;height:540pt;z-index:-251654656;mso-position-horizontal:center;mso-position-horizontal-relative:margin;mso-position-vertical:center;mso-position-vertical-relative:margin" o:allowincell="f">
                <v:imagedata r:id="rId1" o:title="Watermark" gain="19661f" blacklevel="22938f"/>
                <w10:wrap anchorx="margin" anchory="margin"/>
              </v:shape>
            </w:pict>
          </w:r>
          <w:r w:rsidR="00FF13A2">
            <w:rPr>
              <w:rFonts w:ascii="Calibri" w:hAnsi="Calibri"/>
              <w:b w:val="0"/>
              <w:bCs/>
              <w:sz w:val="20"/>
            </w:rPr>
            <w:t xml:space="preserve">CERTIFICATE OF INSTALLATION – </w:t>
          </w:r>
          <w:r w:rsidR="00FF13A2"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65CE9DB2" w14:textId="7844A7A1" w:rsidR="00FF13A2" w:rsidRPr="00F85124" w:rsidRDefault="00927DB9" w:rsidP="007924C2">
          <w:pPr>
            <w:pStyle w:val="Heading1"/>
            <w:jc w:val="right"/>
            <w:rPr>
              <w:rFonts w:ascii="Calibri" w:hAnsi="Calibri"/>
              <w:b w:val="0"/>
              <w:bCs/>
              <w:sz w:val="20"/>
            </w:rPr>
          </w:pPr>
          <w:r>
            <w:rPr>
              <w:rFonts w:ascii="Calibri" w:hAnsi="Calibri"/>
              <w:b w:val="0"/>
              <w:bCs/>
              <w:sz w:val="20"/>
            </w:rPr>
            <w:t>LMCI</w:t>
          </w:r>
          <w:r w:rsidR="00FF13A2">
            <w:rPr>
              <w:rFonts w:ascii="Calibri" w:hAnsi="Calibri"/>
              <w:b w:val="0"/>
              <w:bCs/>
              <w:sz w:val="20"/>
            </w:rPr>
            <w:t>-MCH-22-H</w:t>
          </w:r>
        </w:p>
      </w:tc>
    </w:tr>
    <w:tr w:rsidR="00FF13A2" w:rsidRPr="00F85124" w14:paraId="65CE9DB6" w14:textId="77777777">
      <w:trPr>
        <w:cantSplit/>
        <w:trHeight w:val="288"/>
      </w:trPr>
      <w:tc>
        <w:tcPr>
          <w:tcW w:w="2500" w:type="pct"/>
          <w:tcBorders>
            <w:right w:val="nil"/>
          </w:tcBorders>
        </w:tcPr>
        <w:p w14:paraId="65CE9DB4" w14:textId="77777777" w:rsidR="00FF13A2" w:rsidRPr="002E105D" w:rsidRDefault="00FF13A2"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B5" w14:textId="1314EC8B" w:rsidR="00FF13A2" w:rsidRPr="00F85124" w:rsidRDefault="00FF13A2"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E07B30" w:rsidRPr="00E07B30">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33343">
            <w:rPr>
              <w:rFonts w:ascii="Calibri" w:hAnsi="Calibri"/>
              <w:bCs/>
              <w:noProof/>
            </w:rPr>
            <w:t>3</w:t>
          </w:r>
          <w:r>
            <w:rPr>
              <w:rFonts w:ascii="Calibri" w:hAnsi="Calibri"/>
              <w:bCs/>
              <w:noProof/>
            </w:rPr>
            <w:fldChar w:fldCharType="end"/>
          </w:r>
          <w:r w:rsidRPr="00F85124">
            <w:rPr>
              <w:rFonts w:ascii="Calibri" w:hAnsi="Calibri"/>
              <w:bCs/>
            </w:rPr>
            <w:t>)</w:t>
          </w:r>
        </w:p>
      </w:tc>
    </w:tr>
  </w:tbl>
  <w:p w14:paraId="65CE9DB7" w14:textId="77777777" w:rsidR="00FF13A2" w:rsidRDefault="00FF13A2"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8" w14:textId="77777777" w:rsidR="00FF13A2" w:rsidRDefault="00000000">
    <w:pPr>
      <w:pStyle w:val="Header"/>
    </w:pPr>
    <w:r>
      <w:rPr>
        <w:noProof/>
      </w:rPr>
      <w:pict w14:anchorId="65CE9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1" o:spid="_x0000_s1031" type="#_x0000_t75" style="position:absolute;margin-left:0;margin-top:0;width:10in;height:540pt;z-index:-25165670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FF480B1C"/>
    <w:lvl w:ilvl="0" w:tplc="B26AFD72">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D72DE3"/>
    <w:multiLevelType w:val="hybridMultilevel"/>
    <w:tmpl w:val="4EA6B18E"/>
    <w:lvl w:ilvl="0" w:tplc="0D966F3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8" w15:restartNumberingAfterBreak="0">
    <w:nsid w:val="27C43ABD"/>
    <w:multiLevelType w:val="hybridMultilevel"/>
    <w:tmpl w:val="B58E9698"/>
    <w:lvl w:ilvl="0" w:tplc="0409000F">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B3090A"/>
    <w:multiLevelType w:val="hybridMultilevel"/>
    <w:tmpl w:val="3DF44716"/>
    <w:lvl w:ilvl="0" w:tplc="949C8AD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598914A8"/>
    <w:multiLevelType w:val="hybridMultilevel"/>
    <w:tmpl w:val="1D129760"/>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2" w15:restartNumberingAfterBreak="0">
    <w:nsid w:val="71483049"/>
    <w:multiLevelType w:val="hybridMultilevel"/>
    <w:tmpl w:val="EA148C10"/>
    <w:lvl w:ilvl="0" w:tplc="C0FC2934">
      <w:start w:val="1"/>
      <w:numFmt w:val="decimal"/>
      <w:lvlText w:val="%1."/>
      <w:lvlJc w:val="left"/>
      <w:pPr>
        <w:ind w:left="720" w:hanging="72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15:restartNumberingAfterBreak="0">
    <w:nsid w:val="7F3730D4"/>
    <w:multiLevelType w:val="hybridMultilevel"/>
    <w:tmpl w:val="59C42DB0"/>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11369629">
    <w:abstractNumId w:val="1"/>
  </w:num>
  <w:num w:numId="2" w16cid:durableId="242226588">
    <w:abstractNumId w:val="0"/>
  </w:num>
  <w:num w:numId="3" w16cid:durableId="1232084692">
    <w:abstractNumId w:val="1"/>
  </w:num>
  <w:num w:numId="4" w16cid:durableId="1030647198">
    <w:abstractNumId w:val="0"/>
  </w:num>
  <w:num w:numId="5" w16cid:durableId="1942029610">
    <w:abstractNumId w:val="1"/>
  </w:num>
  <w:num w:numId="6" w16cid:durableId="533426926">
    <w:abstractNumId w:val="0"/>
  </w:num>
  <w:num w:numId="7" w16cid:durableId="244727834">
    <w:abstractNumId w:val="1"/>
  </w:num>
  <w:num w:numId="8" w16cid:durableId="108547415">
    <w:abstractNumId w:val="0"/>
  </w:num>
  <w:num w:numId="9" w16cid:durableId="857504956">
    <w:abstractNumId w:val="1"/>
  </w:num>
  <w:num w:numId="10" w16cid:durableId="838616863">
    <w:abstractNumId w:val="0"/>
  </w:num>
  <w:num w:numId="11" w16cid:durableId="429938109">
    <w:abstractNumId w:val="0"/>
  </w:num>
  <w:num w:numId="12" w16cid:durableId="1305505975">
    <w:abstractNumId w:val="1"/>
  </w:num>
  <w:num w:numId="13" w16cid:durableId="1805200583">
    <w:abstractNumId w:val="7"/>
  </w:num>
  <w:num w:numId="14" w16cid:durableId="711273275">
    <w:abstractNumId w:val="7"/>
  </w:num>
  <w:num w:numId="15" w16cid:durableId="959453353">
    <w:abstractNumId w:val="2"/>
  </w:num>
  <w:num w:numId="16" w16cid:durableId="1896815530">
    <w:abstractNumId w:val="16"/>
  </w:num>
  <w:num w:numId="17" w16cid:durableId="1745031827">
    <w:abstractNumId w:val="12"/>
  </w:num>
  <w:num w:numId="18" w16cid:durableId="466893515">
    <w:abstractNumId w:val="26"/>
  </w:num>
  <w:num w:numId="19" w16cid:durableId="1612321256">
    <w:abstractNumId w:val="14"/>
  </w:num>
  <w:num w:numId="20" w16cid:durableId="618686332">
    <w:abstractNumId w:val="23"/>
  </w:num>
  <w:num w:numId="21" w16cid:durableId="983586449">
    <w:abstractNumId w:val="21"/>
  </w:num>
  <w:num w:numId="22" w16cid:durableId="1237089578">
    <w:abstractNumId w:val="20"/>
  </w:num>
  <w:num w:numId="23" w16cid:durableId="881745282">
    <w:abstractNumId w:val="4"/>
  </w:num>
  <w:num w:numId="24" w16cid:durableId="1860270701">
    <w:abstractNumId w:val="11"/>
  </w:num>
  <w:num w:numId="25" w16cid:durableId="1320884480">
    <w:abstractNumId w:val="24"/>
  </w:num>
  <w:num w:numId="26" w16cid:durableId="445002957">
    <w:abstractNumId w:val="19"/>
  </w:num>
  <w:num w:numId="27" w16cid:durableId="314266411">
    <w:abstractNumId w:val="13"/>
  </w:num>
  <w:num w:numId="28" w16cid:durableId="1403943422">
    <w:abstractNumId w:val="9"/>
  </w:num>
  <w:num w:numId="29" w16cid:durableId="84765323">
    <w:abstractNumId w:val="25"/>
  </w:num>
  <w:num w:numId="30" w16cid:durableId="1407148888">
    <w:abstractNumId w:val="5"/>
  </w:num>
  <w:num w:numId="31" w16cid:durableId="915017592">
    <w:abstractNumId w:val="10"/>
  </w:num>
  <w:num w:numId="32" w16cid:durableId="1726106417">
    <w:abstractNumId w:val="6"/>
  </w:num>
  <w:num w:numId="33" w16cid:durableId="1106657533">
    <w:abstractNumId w:val="17"/>
  </w:num>
  <w:num w:numId="34" w16cid:durableId="318311289">
    <w:abstractNumId w:val="3"/>
  </w:num>
  <w:num w:numId="35" w16cid:durableId="1138570075">
    <w:abstractNumId w:val="8"/>
  </w:num>
  <w:num w:numId="36" w16cid:durableId="1451363907">
    <w:abstractNumId w:val="27"/>
  </w:num>
  <w:num w:numId="37" w16cid:durableId="588082020">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8" w16cid:durableId="1285387728">
    <w:abstractNumId w:val="6"/>
    <w:lvlOverride w:ilvl="0">
      <w:startOverride w:val="1"/>
    </w:lvlOverride>
    <w:lvlOverride w:ilvl="1"/>
    <w:lvlOverride w:ilvl="2"/>
    <w:lvlOverride w:ilvl="3"/>
    <w:lvlOverride w:ilvl="4"/>
    <w:lvlOverride w:ilvl="5"/>
    <w:lvlOverride w:ilvl="6"/>
    <w:lvlOverride w:ilvl="7"/>
    <w:lvlOverride w:ilvl="8"/>
  </w:num>
  <w:num w:numId="39" w16cid:durableId="82066914">
    <w:abstractNumId w:val="18"/>
  </w:num>
  <w:num w:numId="40" w16cid:durableId="1368263198">
    <w:abstractNumId w:val="22"/>
  </w:num>
  <w:num w:numId="41" w16cid:durableId="938368147">
    <w:abstractNumId w:val="15"/>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70D7"/>
    <w:rsid w:val="000471F6"/>
    <w:rsid w:val="0005113D"/>
    <w:rsid w:val="00051F14"/>
    <w:rsid w:val="00053A0E"/>
    <w:rsid w:val="0005435C"/>
    <w:rsid w:val="00056129"/>
    <w:rsid w:val="00057DB2"/>
    <w:rsid w:val="0006016B"/>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A04"/>
    <w:rsid w:val="000C0AD0"/>
    <w:rsid w:val="000C1A4A"/>
    <w:rsid w:val="000C1C67"/>
    <w:rsid w:val="000C301E"/>
    <w:rsid w:val="000C3774"/>
    <w:rsid w:val="000C4C97"/>
    <w:rsid w:val="000C6426"/>
    <w:rsid w:val="000C6B8F"/>
    <w:rsid w:val="000C7320"/>
    <w:rsid w:val="000D25DB"/>
    <w:rsid w:val="000D51EE"/>
    <w:rsid w:val="000D7DA8"/>
    <w:rsid w:val="000E0BE1"/>
    <w:rsid w:val="000E3240"/>
    <w:rsid w:val="000E53E9"/>
    <w:rsid w:val="000E57D0"/>
    <w:rsid w:val="000E7344"/>
    <w:rsid w:val="000E7ABD"/>
    <w:rsid w:val="000F070F"/>
    <w:rsid w:val="000F0BA7"/>
    <w:rsid w:val="000F3B26"/>
    <w:rsid w:val="000F67E7"/>
    <w:rsid w:val="000F754C"/>
    <w:rsid w:val="00104505"/>
    <w:rsid w:val="00104AAF"/>
    <w:rsid w:val="00112E80"/>
    <w:rsid w:val="001131A2"/>
    <w:rsid w:val="00121AAA"/>
    <w:rsid w:val="00123861"/>
    <w:rsid w:val="00125717"/>
    <w:rsid w:val="00126F26"/>
    <w:rsid w:val="001305CE"/>
    <w:rsid w:val="0013118A"/>
    <w:rsid w:val="001315EE"/>
    <w:rsid w:val="00134757"/>
    <w:rsid w:val="00135763"/>
    <w:rsid w:val="001376A8"/>
    <w:rsid w:val="00137AA4"/>
    <w:rsid w:val="00142FD3"/>
    <w:rsid w:val="001445A1"/>
    <w:rsid w:val="0015180E"/>
    <w:rsid w:val="00154354"/>
    <w:rsid w:val="00155ACD"/>
    <w:rsid w:val="00155BF5"/>
    <w:rsid w:val="0015741B"/>
    <w:rsid w:val="001577AB"/>
    <w:rsid w:val="001615D7"/>
    <w:rsid w:val="00162081"/>
    <w:rsid w:val="00163B06"/>
    <w:rsid w:val="00165726"/>
    <w:rsid w:val="00170DAA"/>
    <w:rsid w:val="00171597"/>
    <w:rsid w:val="001739A4"/>
    <w:rsid w:val="001739FA"/>
    <w:rsid w:val="00174BD1"/>
    <w:rsid w:val="00175D42"/>
    <w:rsid w:val="00177A87"/>
    <w:rsid w:val="001802CC"/>
    <w:rsid w:val="0018104F"/>
    <w:rsid w:val="00181190"/>
    <w:rsid w:val="00185834"/>
    <w:rsid w:val="00187604"/>
    <w:rsid w:val="0019624F"/>
    <w:rsid w:val="0019726F"/>
    <w:rsid w:val="001A2E6A"/>
    <w:rsid w:val="001A5583"/>
    <w:rsid w:val="001B29A4"/>
    <w:rsid w:val="001B3D76"/>
    <w:rsid w:val="001B5BA4"/>
    <w:rsid w:val="001C56C2"/>
    <w:rsid w:val="001C6A01"/>
    <w:rsid w:val="001D51B2"/>
    <w:rsid w:val="001E1A8E"/>
    <w:rsid w:val="001E3C52"/>
    <w:rsid w:val="001F0E8D"/>
    <w:rsid w:val="001F20EE"/>
    <w:rsid w:val="00200E53"/>
    <w:rsid w:val="0020229C"/>
    <w:rsid w:val="00202608"/>
    <w:rsid w:val="00206039"/>
    <w:rsid w:val="00207D4B"/>
    <w:rsid w:val="00213E8E"/>
    <w:rsid w:val="002155B9"/>
    <w:rsid w:val="00216C55"/>
    <w:rsid w:val="00222F6D"/>
    <w:rsid w:val="002241A5"/>
    <w:rsid w:val="002308EB"/>
    <w:rsid w:val="00231FB7"/>
    <w:rsid w:val="00233903"/>
    <w:rsid w:val="00236841"/>
    <w:rsid w:val="002379A7"/>
    <w:rsid w:val="002420D2"/>
    <w:rsid w:val="00243047"/>
    <w:rsid w:val="00243923"/>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ED5"/>
    <w:rsid w:val="002979F2"/>
    <w:rsid w:val="002A1004"/>
    <w:rsid w:val="002A199B"/>
    <w:rsid w:val="002A3F41"/>
    <w:rsid w:val="002A6A1F"/>
    <w:rsid w:val="002A7C05"/>
    <w:rsid w:val="002B2393"/>
    <w:rsid w:val="002B4F6F"/>
    <w:rsid w:val="002B6520"/>
    <w:rsid w:val="002B73D1"/>
    <w:rsid w:val="002C131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53A2"/>
    <w:rsid w:val="002E7255"/>
    <w:rsid w:val="002E7941"/>
    <w:rsid w:val="002F40A7"/>
    <w:rsid w:val="002F6775"/>
    <w:rsid w:val="00301622"/>
    <w:rsid w:val="0030261F"/>
    <w:rsid w:val="003051D0"/>
    <w:rsid w:val="0030536C"/>
    <w:rsid w:val="00306026"/>
    <w:rsid w:val="00311DA4"/>
    <w:rsid w:val="00312673"/>
    <w:rsid w:val="00313178"/>
    <w:rsid w:val="0031372A"/>
    <w:rsid w:val="0031378A"/>
    <w:rsid w:val="00314D52"/>
    <w:rsid w:val="00314EC3"/>
    <w:rsid w:val="0032018D"/>
    <w:rsid w:val="00320F01"/>
    <w:rsid w:val="00323157"/>
    <w:rsid w:val="003247CA"/>
    <w:rsid w:val="00332ADB"/>
    <w:rsid w:val="00334030"/>
    <w:rsid w:val="00334F4F"/>
    <w:rsid w:val="00335C78"/>
    <w:rsid w:val="00337397"/>
    <w:rsid w:val="00340CE9"/>
    <w:rsid w:val="00346A44"/>
    <w:rsid w:val="003500C8"/>
    <w:rsid w:val="00350A8C"/>
    <w:rsid w:val="00350A99"/>
    <w:rsid w:val="00351233"/>
    <w:rsid w:val="0035179E"/>
    <w:rsid w:val="00352FF0"/>
    <w:rsid w:val="00353C3B"/>
    <w:rsid w:val="00355827"/>
    <w:rsid w:val="0035603C"/>
    <w:rsid w:val="00357343"/>
    <w:rsid w:val="003602D0"/>
    <w:rsid w:val="0036342F"/>
    <w:rsid w:val="00371157"/>
    <w:rsid w:val="00372700"/>
    <w:rsid w:val="003761D5"/>
    <w:rsid w:val="00376EAA"/>
    <w:rsid w:val="003809C0"/>
    <w:rsid w:val="00383ADD"/>
    <w:rsid w:val="003850E9"/>
    <w:rsid w:val="0038521B"/>
    <w:rsid w:val="00386209"/>
    <w:rsid w:val="003864EA"/>
    <w:rsid w:val="0038684E"/>
    <w:rsid w:val="00386CC0"/>
    <w:rsid w:val="0039142A"/>
    <w:rsid w:val="00394C8C"/>
    <w:rsid w:val="00394CE0"/>
    <w:rsid w:val="003A3E27"/>
    <w:rsid w:val="003A4FE2"/>
    <w:rsid w:val="003A754B"/>
    <w:rsid w:val="003B20F8"/>
    <w:rsid w:val="003B3641"/>
    <w:rsid w:val="003B3B36"/>
    <w:rsid w:val="003B4815"/>
    <w:rsid w:val="003B5B3C"/>
    <w:rsid w:val="003C1788"/>
    <w:rsid w:val="003C4626"/>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49BD"/>
    <w:rsid w:val="003F6A76"/>
    <w:rsid w:val="00401367"/>
    <w:rsid w:val="00404538"/>
    <w:rsid w:val="0041147D"/>
    <w:rsid w:val="00413C34"/>
    <w:rsid w:val="004145CD"/>
    <w:rsid w:val="00415FD0"/>
    <w:rsid w:val="00426AD4"/>
    <w:rsid w:val="00430C61"/>
    <w:rsid w:val="00430CEA"/>
    <w:rsid w:val="00432098"/>
    <w:rsid w:val="00433301"/>
    <w:rsid w:val="0043390E"/>
    <w:rsid w:val="0043422C"/>
    <w:rsid w:val="00435279"/>
    <w:rsid w:val="004367A7"/>
    <w:rsid w:val="00436FE0"/>
    <w:rsid w:val="00440841"/>
    <w:rsid w:val="004416D7"/>
    <w:rsid w:val="00444C61"/>
    <w:rsid w:val="004469E1"/>
    <w:rsid w:val="004471E4"/>
    <w:rsid w:val="00447230"/>
    <w:rsid w:val="004507D3"/>
    <w:rsid w:val="004510F5"/>
    <w:rsid w:val="00451C85"/>
    <w:rsid w:val="00452364"/>
    <w:rsid w:val="00454C3D"/>
    <w:rsid w:val="00462AAE"/>
    <w:rsid w:val="00462AC1"/>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24AB"/>
    <w:rsid w:val="004B4582"/>
    <w:rsid w:val="004B6E17"/>
    <w:rsid w:val="004B7BD2"/>
    <w:rsid w:val="004C0E48"/>
    <w:rsid w:val="004C23D9"/>
    <w:rsid w:val="004C2C61"/>
    <w:rsid w:val="004C6E7B"/>
    <w:rsid w:val="004D1CE3"/>
    <w:rsid w:val="004D1E36"/>
    <w:rsid w:val="004D287C"/>
    <w:rsid w:val="004D3474"/>
    <w:rsid w:val="004D49F5"/>
    <w:rsid w:val="004D5FB9"/>
    <w:rsid w:val="004E112A"/>
    <w:rsid w:val="004E230B"/>
    <w:rsid w:val="004E4E00"/>
    <w:rsid w:val="004E73D1"/>
    <w:rsid w:val="004F0A7F"/>
    <w:rsid w:val="004F40C1"/>
    <w:rsid w:val="004F66DC"/>
    <w:rsid w:val="004F6841"/>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7DBA"/>
    <w:rsid w:val="005A044D"/>
    <w:rsid w:val="005B03AD"/>
    <w:rsid w:val="005B19EC"/>
    <w:rsid w:val="005B1AD1"/>
    <w:rsid w:val="005B3A68"/>
    <w:rsid w:val="005B6F6C"/>
    <w:rsid w:val="005C0766"/>
    <w:rsid w:val="005C1AC1"/>
    <w:rsid w:val="005C4233"/>
    <w:rsid w:val="005C4D4D"/>
    <w:rsid w:val="005C5038"/>
    <w:rsid w:val="005C73C7"/>
    <w:rsid w:val="005D2752"/>
    <w:rsid w:val="005D30D4"/>
    <w:rsid w:val="005D43B3"/>
    <w:rsid w:val="005D55BB"/>
    <w:rsid w:val="005D779B"/>
    <w:rsid w:val="005E23CD"/>
    <w:rsid w:val="005E2724"/>
    <w:rsid w:val="005E2AE3"/>
    <w:rsid w:val="005E3E55"/>
    <w:rsid w:val="005E68FF"/>
    <w:rsid w:val="005F178B"/>
    <w:rsid w:val="005F4CDC"/>
    <w:rsid w:val="005F5D2C"/>
    <w:rsid w:val="0060069E"/>
    <w:rsid w:val="006016EB"/>
    <w:rsid w:val="006019F9"/>
    <w:rsid w:val="00601C19"/>
    <w:rsid w:val="006040F5"/>
    <w:rsid w:val="00605944"/>
    <w:rsid w:val="00605FEF"/>
    <w:rsid w:val="00610D55"/>
    <w:rsid w:val="00611910"/>
    <w:rsid w:val="00613F4A"/>
    <w:rsid w:val="00614268"/>
    <w:rsid w:val="006169F1"/>
    <w:rsid w:val="00616C4D"/>
    <w:rsid w:val="00617B42"/>
    <w:rsid w:val="006200D7"/>
    <w:rsid w:val="006222FF"/>
    <w:rsid w:val="006225F1"/>
    <w:rsid w:val="006227B1"/>
    <w:rsid w:val="00622943"/>
    <w:rsid w:val="00622990"/>
    <w:rsid w:val="00631115"/>
    <w:rsid w:val="00632F51"/>
    <w:rsid w:val="00632F73"/>
    <w:rsid w:val="00633F6C"/>
    <w:rsid w:val="0063637E"/>
    <w:rsid w:val="006411CF"/>
    <w:rsid w:val="00641C71"/>
    <w:rsid w:val="00641F88"/>
    <w:rsid w:val="0064300C"/>
    <w:rsid w:val="00643BDC"/>
    <w:rsid w:val="00643FF1"/>
    <w:rsid w:val="00654BBD"/>
    <w:rsid w:val="00654F37"/>
    <w:rsid w:val="00663AF7"/>
    <w:rsid w:val="00664AA2"/>
    <w:rsid w:val="00666C02"/>
    <w:rsid w:val="00667362"/>
    <w:rsid w:val="00672473"/>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7C2"/>
    <w:rsid w:val="006A722E"/>
    <w:rsid w:val="006B4081"/>
    <w:rsid w:val="006B5C0E"/>
    <w:rsid w:val="006B6431"/>
    <w:rsid w:val="006C0044"/>
    <w:rsid w:val="006C0E98"/>
    <w:rsid w:val="006C3CC2"/>
    <w:rsid w:val="006C7335"/>
    <w:rsid w:val="006C7406"/>
    <w:rsid w:val="006D21DC"/>
    <w:rsid w:val="006D2463"/>
    <w:rsid w:val="006D4D01"/>
    <w:rsid w:val="006D5730"/>
    <w:rsid w:val="006D7492"/>
    <w:rsid w:val="006E1FC1"/>
    <w:rsid w:val="006E36A3"/>
    <w:rsid w:val="006E5AE2"/>
    <w:rsid w:val="006F0652"/>
    <w:rsid w:val="006F1BC9"/>
    <w:rsid w:val="006F2C70"/>
    <w:rsid w:val="006F38BB"/>
    <w:rsid w:val="006F6146"/>
    <w:rsid w:val="006F702A"/>
    <w:rsid w:val="0070354F"/>
    <w:rsid w:val="00703A31"/>
    <w:rsid w:val="007108CC"/>
    <w:rsid w:val="00710BD4"/>
    <w:rsid w:val="00710CB9"/>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3217"/>
    <w:rsid w:val="007439DA"/>
    <w:rsid w:val="0074424A"/>
    <w:rsid w:val="00746D06"/>
    <w:rsid w:val="00750EA4"/>
    <w:rsid w:val="00751673"/>
    <w:rsid w:val="00753CFA"/>
    <w:rsid w:val="007551EC"/>
    <w:rsid w:val="007635A5"/>
    <w:rsid w:val="0076441C"/>
    <w:rsid w:val="00764CBD"/>
    <w:rsid w:val="00765F67"/>
    <w:rsid w:val="007755D6"/>
    <w:rsid w:val="007756F6"/>
    <w:rsid w:val="00775CAB"/>
    <w:rsid w:val="00776799"/>
    <w:rsid w:val="007770C5"/>
    <w:rsid w:val="00777B2F"/>
    <w:rsid w:val="00777F24"/>
    <w:rsid w:val="00780FD8"/>
    <w:rsid w:val="00783A13"/>
    <w:rsid w:val="00785B34"/>
    <w:rsid w:val="007924C2"/>
    <w:rsid w:val="007931FB"/>
    <w:rsid w:val="00793E1C"/>
    <w:rsid w:val="0079479E"/>
    <w:rsid w:val="007952E9"/>
    <w:rsid w:val="00795EB8"/>
    <w:rsid w:val="00797224"/>
    <w:rsid w:val="00797290"/>
    <w:rsid w:val="00797860"/>
    <w:rsid w:val="007A2BF2"/>
    <w:rsid w:val="007A4603"/>
    <w:rsid w:val="007A6818"/>
    <w:rsid w:val="007B2B98"/>
    <w:rsid w:val="007B4BEA"/>
    <w:rsid w:val="007B645E"/>
    <w:rsid w:val="007C05F6"/>
    <w:rsid w:val="007C12FC"/>
    <w:rsid w:val="007C24A3"/>
    <w:rsid w:val="007C30FF"/>
    <w:rsid w:val="007C4C54"/>
    <w:rsid w:val="007C4CA6"/>
    <w:rsid w:val="007D060B"/>
    <w:rsid w:val="007D0D8F"/>
    <w:rsid w:val="007D19B2"/>
    <w:rsid w:val="007D2000"/>
    <w:rsid w:val="007D2198"/>
    <w:rsid w:val="007D2B57"/>
    <w:rsid w:val="007D2DD3"/>
    <w:rsid w:val="007D39E2"/>
    <w:rsid w:val="007D726A"/>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64FD"/>
    <w:rsid w:val="00833343"/>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3755"/>
    <w:rsid w:val="00863DD8"/>
    <w:rsid w:val="0086502C"/>
    <w:rsid w:val="00865861"/>
    <w:rsid w:val="0087046E"/>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B7BF9"/>
    <w:rsid w:val="008C10F1"/>
    <w:rsid w:val="008C23D7"/>
    <w:rsid w:val="008C4452"/>
    <w:rsid w:val="008C60CA"/>
    <w:rsid w:val="008C6F5C"/>
    <w:rsid w:val="008D0B8D"/>
    <w:rsid w:val="008D14C1"/>
    <w:rsid w:val="008D3743"/>
    <w:rsid w:val="008D3813"/>
    <w:rsid w:val="008D464B"/>
    <w:rsid w:val="008D6BC2"/>
    <w:rsid w:val="008E429B"/>
    <w:rsid w:val="008E42D0"/>
    <w:rsid w:val="008E4542"/>
    <w:rsid w:val="008E7E5C"/>
    <w:rsid w:val="008F037E"/>
    <w:rsid w:val="008F1900"/>
    <w:rsid w:val="008F1DA0"/>
    <w:rsid w:val="00900975"/>
    <w:rsid w:val="00900C86"/>
    <w:rsid w:val="0090130C"/>
    <w:rsid w:val="00904D03"/>
    <w:rsid w:val="00910674"/>
    <w:rsid w:val="0091105E"/>
    <w:rsid w:val="009119ED"/>
    <w:rsid w:val="009142F9"/>
    <w:rsid w:val="00915048"/>
    <w:rsid w:val="00915BCF"/>
    <w:rsid w:val="00923AC3"/>
    <w:rsid w:val="00927DB9"/>
    <w:rsid w:val="00931348"/>
    <w:rsid w:val="0093223E"/>
    <w:rsid w:val="009379DB"/>
    <w:rsid w:val="009412E7"/>
    <w:rsid w:val="00941530"/>
    <w:rsid w:val="00941E17"/>
    <w:rsid w:val="009437C6"/>
    <w:rsid w:val="009461BE"/>
    <w:rsid w:val="00946688"/>
    <w:rsid w:val="00954E45"/>
    <w:rsid w:val="00955A9A"/>
    <w:rsid w:val="009561BC"/>
    <w:rsid w:val="009564C7"/>
    <w:rsid w:val="00957C6B"/>
    <w:rsid w:val="0096554C"/>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630"/>
    <w:rsid w:val="009A2D42"/>
    <w:rsid w:val="009A3318"/>
    <w:rsid w:val="009A3B68"/>
    <w:rsid w:val="009A5A68"/>
    <w:rsid w:val="009A698F"/>
    <w:rsid w:val="009A6F10"/>
    <w:rsid w:val="009B7349"/>
    <w:rsid w:val="009C1C43"/>
    <w:rsid w:val="009C1F4E"/>
    <w:rsid w:val="009C4B49"/>
    <w:rsid w:val="009C4F9A"/>
    <w:rsid w:val="009C53C1"/>
    <w:rsid w:val="009C7266"/>
    <w:rsid w:val="009C7B11"/>
    <w:rsid w:val="009D0F10"/>
    <w:rsid w:val="009D1A2A"/>
    <w:rsid w:val="009D3023"/>
    <w:rsid w:val="009D7D0E"/>
    <w:rsid w:val="009E0B1A"/>
    <w:rsid w:val="009E2E57"/>
    <w:rsid w:val="009E3BB5"/>
    <w:rsid w:val="009E5099"/>
    <w:rsid w:val="009E58C2"/>
    <w:rsid w:val="009E6117"/>
    <w:rsid w:val="009E6B59"/>
    <w:rsid w:val="009F2090"/>
    <w:rsid w:val="009F3C44"/>
    <w:rsid w:val="009F5E57"/>
    <w:rsid w:val="00A0003D"/>
    <w:rsid w:val="00A0027A"/>
    <w:rsid w:val="00A00AE7"/>
    <w:rsid w:val="00A02090"/>
    <w:rsid w:val="00A029A2"/>
    <w:rsid w:val="00A034EC"/>
    <w:rsid w:val="00A0534A"/>
    <w:rsid w:val="00A05D8F"/>
    <w:rsid w:val="00A07D19"/>
    <w:rsid w:val="00A11984"/>
    <w:rsid w:val="00A12015"/>
    <w:rsid w:val="00A16546"/>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94F"/>
    <w:rsid w:val="00A46AEC"/>
    <w:rsid w:val="00A51851"/>
    <w:rsid w:val="00A527FA"/>
    <w:rsid w:val="00A55365"/>
    <w:rsid w:val="00A55444"/>
    <w:rsid w:val="00A66549"/>
    <w:rsid w:val="00A66D66"/>
    <w:rsid w:val="00A670F8"/>
    <w:rsid w:val="00A677BB"/>
    <w:rsid w:val="00A702F0"/>
    <w:rsid w:val="00A70722"/>
    <w:rsid w:val="00A742B3"/>
    <w:rsid w:val="00A75B9B"/>
    <w:rsid w:val="00A81137"/>
    <w:rsid w:val="00A840E1"/>
    <w:rsid w:val="00A87572"/>
    <w:rsid w:val="00A90ECB"/>
    <w:rsid w:val="00A97BC3"/>
    <w:rsid w:val="00AA01C1"/>
    <w:rsid w:val="00AA18EC"/>
    <w:rsid w:val="00AA464A"/>
    <w:rsid w:val="00AA5B60"/>
    <w:rsid w:val="00AA63EF"/>
    <w:rsid w:val="00AA767E"/>
    <w:rsid w:val="00AB07F0"/>
    <w:rsid w:val="00AB1578"/>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411"/>
    <w:rsid w:val="00AF7B65"/>
    <w:rsid w:val="00B02BCF"/>
    <w:rsid w:val="00B02E79"/>
    <w:rsid w:val="00B03FBA"/>
    <w:rsid w:val="00B04BC3"/>
    <w:rsid w:val="00B132B1"/>
    <w:rsid w:val="00B17F24"/>
    <w:rsid w:val="00B2256E"/>
    <w:rsid w:val="00B23304"/>
    <w:rsid w:val="00B273D8"/>
    <w:rsid w:val="00B27A2A"/>
    <w:rsid w:val="00B30A7D"/>
    <w:rsid w:val="00B32117"/>
    <w:rsid w:val="00B33471"/>
    <w:rsid w:val="00B34290"/>
    <w:rsid w:val="00B35C45"/>
    <w:rsid w:val="00B401EA"/>
    <w:rsid w:val="00B40F13"/>
    <w:rsid w:val="00B4146E"/>
    <w:rsid w:val="00B4216F"/>
    <w:rsid w:val="00B429F3"/>
    <w:rsid w:val="00B43A8B"/>
    <w:rsid w:val="00B446FE"/>
    <w:rsid w:val="00B47B99"/>
    <w:rsid w:val="00B50563"/>
    <w:rsid w:val="00B51352"/>
    <w:rsid w:val="00B55F60"/>
    <w:rsid w:val="00B61D39"/>
    <w:rsid w:val="00B6238C"/>
    <w:rsid w:val="00B644F7"/>
    <w:rsid w:val="00B6647D"/>
    <w:rsid w:val="00B67A1C"/>
    <w:rsid w:val="00B710F5"/>
    <w:rsid w:val="00B72566"/>
    <w:rsid w:val="00B7450E"/>
    <w:rsid w:val="00B767F7"/>
    <w:rsid w:val="00B778B9"/>
    <w:rsid w:val="00B816B4"/>
    <w:rsid w:val="00B82069"/>
    <w:rsid w:val="00B82CAC"/>
    <w:rsid w:val="00B82F48"/>
    <w:rsid w:val="00B85CEC"/>
    <w:rsid w:val="00B867D6"/>
    <w:rsid w:val="00B90F8F"/>
    <w:rsid w:val="00B940F6"/>
    <w:rsid w:val="00B94F6B"/>
    <w:rsid w:val="00B96D25"/>
    <w:rsid w:val="00BA0A8C"/>
    <w:rsid w:val="00BA1C0D"/>
    <w:rsid w:val="00BA2927"/>
    <w:rsid w:val="00BA3419"/>
    <w:rsid w:val="00BA4050"/>
    <w:rsid w:val="00BA6DA1"/>
    <w:rsid w:val="00BA6FA0"/>
    <w:rsid w:val="00BB3A1C"/>
    <w:rsid w:val="00BB5A6F"/>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77A7"/>
    <w:rsid w:val="00C50E08"/>
    <w:rsid w:val="00C51617"/>
    <w:rsid w:val="00C520F6"/>
    <w:rsid w:val="00C52E36"/>
    <w:rsid w:val="00C557A8"/>
    <w:rsid w:val="00C5702B"/>
    <w:rsid w:val="00C60365"/>
    <w:rsid w:val="00C6068F"/>
    <w:rsid w:val="00C64E63"/>
    <w:rsid w:val="00C65399"/>
    <w:rsid w:val="00C65957"/>
    <w:rsid w:val="00C66D9B"/>
    <w:rsid w:val="00C67305"/>
    <w:rsid w:val="00C679B6"/>
    <w:rsid w:val="00C71EA2"/>
    <w:rsid w:val="00C73E32"/>
    <w:rsid w:val="00C74D2D"/>
    <w:rsid w:val="00C77A8B"/>
    <w:rsid w:val="00C80426"/>
    <w:rsid w:val="00C80803"/>
    <w:rsid w:val="00C841DC"/>
    <w:rsid w:val="00C874DA"/>
    <w:rsid w:val="00C87925"/>
    <w:rsid w:val="00C91D27"/>
    <w:rsid w:val="00C91DB5"/>
    <w:rsid w:val="00CA129C"/>
    <w:rsid w:val="00CA1A3D"/>
    <w:rsid w:val="00CA1F13"/>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03E0"/>
    <w:rsid w:val="00CE104A"/>
    <w:rsid w:val="00CE2183"/>
    <w:rsid w:val="00CE2409"/>
    <w:rsid w:val="00CE24FE"/>
    <w:rsid w:val="00CE33A8"/>
    <w:rsid w:val="00CE4AF0"/>
    <w:rsid w:val="00CE4E99"/>
    <w:rsid w:val="00CE5390"/>
    <w:rsid w:val="00CE6EA5"/>
    <w:rsid w:val="00CF098F"/>
    <w:rsid w:val="00CF6791"/>
    <w:rsid w:val="00D00777"/>
    <w:rsid w:val="00D01766"/>
    <w:rsid w:val="00D05A28"/>
    <w:rsid w:val="00D06E4B"/>
    <w:rsid w:val="00D0788B"/>
    <w:rsid w:val="00D165AA"/>
    <w:rsid w:val="00D17E5B"/>
    <w:rsid w:val="00D2266C"/>
    <w:rsid w:val="00D2673F"/>
    <w:rsid w:val="00D32BE4"/>
    <w:rsid w:val="00D34244"/>
    <w:rsid w:val="00D35026"/>
    <w:rsid w:val="00D430F6"/>
    <w:rsid w:val="00D4468E"/>
    <w:rsid w:val="00D44F0C"/>
    <w:rsid w:val="00D462C2"/>
    <w:rsid w:val="00D4686B"/>
    <w:rsid w:val="00D47F2D"/>
    <w:rsid w:val="00D50B07"/>
    <w:rsid w:val="00D53350"/>
    <w:rsid w:val="00D53733"/>
    <w:rsid w:val="00D53974"/>
    <w:rsid w:val="00D56CD8"/>
    <w:rsid w:val="00D57765"/>
    <w:rsid w:val="00D57A73"/>
    <w:rsid w:val="00D62D39"/>
    <w:rsid w:val="00D62DB5"/>
    <w:rsid w:val="00D651D1"/>
    <w:rsid w:val="00D654E7"/>
    <w:rsid w:val="00D67071"/>
    <w:rsid w:val="00D7323D"/>
    <w:rsid w:val="00D76FE3"/>
    <w:rsid w:val="00D77E2E"/>
    <w:rsid w:val="00D81ED4"/>
    <w:rsid w:val="00D82516"/>
    <w:rsid w:val="00D83CD6"/>
    <w:rsid w:val="00D83E48"/>
    <w:rsid w:val="00D84532"/>
    <w:rsid w:val="00D87559"/>
    <w:rsid w:val="00D916A4"/>
    <w:rsid w:val="00D924FC"/>
    <w:rsid w:val="00DA23E0"/>
    <w:rsid w:val="00DA2B2D"/>
    <w:rsid w:val="00DA3D14"/>
    <w:rsid w:val="00DA40CB"/>
    <w:rsid w:val="00DA41D8"/>
    <w:rsid w:val="00DA6654"/>
    <w:rsid w:val="00DA771C"/>
    <w:rsid w:val="00DA7914"/>
    <w:rsid w:val="00DB17CA"/>
    <w:rsid w:val="00DB44FE"/>
    <w:rsid w:val="00DB49D1"/>
    <w:rsid w:val="00DB5125"/>
    <w:rsid w:val="00DB6422"/>
    <w:rsid w:val="00DC0505"/>
    <w:rsid w:val="00DC20F2"/>
    <w:rsid w:val="00DC242D"/>
    <w:rsid w:val="00DC3CB2"/>
    <w:rsid w:val="00DC453B"/>
    <w:rsid w:val="00DC516E"/>
    <w:rsid w:val="00DC7484"/>
    <w:rsid w:val="00DD2B0C"/>
    <w:rsid w:val="00DD2F31"/>
    <w:rsid w:val="00DD41B5"/>
    <w:rsid w:val="00DE0768"/>
    <w:rsid w:val="00DE0AD3"/>
    <w:rsid w:val="00DE4647"/>
    <w:rsid w:val="00DF1740"/>
    <w:rsid w:val="00DF25CC"/>
    <w:rsid w:val="00DF381E"/>
    <w:rsid w:val="00DF453E"/>
    <w:rsid w:val="00DF6ADD"/>
    <w:rsid w:val="00E00E2C"/>
    <w:rsid w:val="00E00F00"/>
    <w:rsid w:val="00E01B17"/>
    <w:rsid w:val="00E04D18"/>
    <w:rsid w:val="00E074BC"/>
    <w:rsid w:val="00E07B30"/>
    <w:rsid w:val="00E114D6"/>
    <w:rsid w:val="00E12FCC"/>
    <w:rsid w:val="00E1414A"/>
    <w:rsid w:val="00E15FD7"/>
    <w:rsid w:val="00E224A4"/>
    <w:rsid w:val="00E23A7C"/>
    <w:rsid w:val="00E25456"/>
    <w:rsid w:val="00E25F01"/>
    <w:rsid w:val="00E32371"/>
    <w:rsid w:val="00E336A6"/>
    <w:rsid w:val="00E3551F"/>
    <w:rsid w:val="00E35F78"/>
    <w:rsid w:val="00E36AEC"/>
    <w:rsid w:val="00E37BA0"/>
    <w:rsid w:val="00E40256"/>
    <w:rsid w:val="00E419F7"/>
    <w:rsid w:val="00E458D7"/>
    <w:rsid w:val="00E45D6F"/>
    <w:rsid w:val="00E47FB6"/>
    <w:rsid w:val="00E5051C"/>
    <w:rsid w:val="00E510FF"/>
    <w:rsid w:val="00E53C54"/>
    <w:rsid w:val="00E559DB"/>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6503"/>
    <w:rsid w:val="00EA0E37"/>
    <w:rsid w:val="00EB1719"/>
    <w:rsid w:val="00EB19D1"/>
    <w:rsid w:val="00EB42BF"/>
    <w:rsid w:val="00EB4D48"/>
    <w:rsid w:val="00EB6A58"/>
    <w:rsid w:val="00EC09AF"/>
    <w:rsid w:val="00EC21BB"/>
    <w:rsid w:val="00EC3B21"/>
    <w:rsid w:val="00ED0C3C"/>
    <w:rsid w:val="00ED0EBB"/>
    <w:rsid w:val="00EE19D8"/>
    <w:rsid w:val="00EE2A79"/>
    <w:rsid w:val="00EE35D0"/>
    <w:rsid w:val="00EE7347"/>
    <w:rsid w:val="00EE77ED"/>
    <w:rsid w:val="00EF00B4"/>
    <w:rsid w:val="00EF03D0"/>
    <w:rsid w:val="00EF1254"/>
    <w:rsid w:val="00EF2900"/>
    <w:rsid w:val="00EF3B3C"/>
    <w:rsid w:val="00EF3E05"/>
    <w:rsid w:val="00EF764F"/>
    <w:rsid w:val="00F00493"/>
    <w:rsid w:val="00F00B7C"/>
    <w:rsid w:val="00F0379B"/>
    <w:rsid w:val="00F03C64"/>
    <w:rsid w:val="00F10646"/>
    <w:rsid w:val="00F14D4B"/>
    <w:rsid w:val="00F22DF7"/>
    <w:rsid w:val="00F230AF"/>
    <w:rsid w:val="00F23B4A"/>
    <w:rsid w:val="00F25D56"/>
    <w:rsid w:val="00F334AF"/>
    <w:rsid w:val="00F36DEC"/>
    <w:rsid w:val="00F426FB"/>
    <w:rsid w:val="00F4326A"/>
    <w:rsid w:val="00F45CAA"/>
    <w:rsid w:val="00F501EC"/>
    <w:rsid w:val="00F512AC"/>
    <w:rsid w:val="00F53F9A"/>
    <w:rsid w:val="00F54276"/>
    <w:rsid w:val="00F555CD"/>
    <w:rsid w:val="00F5614E"/>
    <w:rsid w:val="00F6060C"/>
    <w:rsid w:val="00F60828"/>
    <w:rsid w:val="00F630D2"/>
    <w:rsid w:val="00F6376C"/>
    <w:rsid w:val="00F655D6"/>
    <w:rsid w:val="00F707C1"/>
    <w:rsid w:val="00F70ACB"/>
    <w:rsid w:val="00F71AC4"/>
    <w:rsid w:val="00F725F3"/>
    <w:rsid w:val="00F739C8"/>
    <w:rsid w:val="00F74FE8"/>
    <w:rsid w:val="00F7769F"/>
    <w:rsid w:val="00F77F99"/>
    <w:rsid w:val="00F81046"/>
    <w:rsid w:val="00F821B1"/>
    <w:rsid w:val="00F85124"/>
    <w:rsid w:val="00F93566"/>
    <w:rsid w:val="00F949C8"/>
    <w:rsid w:val="00FA1346"/>
    <w:rsid w:val="00FA2F41"/>
    <w:rsid w:val="00FA35DD"/>
    <w:rsid w:val="00FA473E"/>
    <w:rsid w:val="00FA5BCF"/>
    <w:rsid w:val="00FB1F76"/>
    <w:rsid w:val="00FB2FA7"/>
    <w:rsid w:val="00FB3189"/>
    <w:rsid w:val="00FB3217"/>
    <w:rsid w:val="00FB77A2"/>
    <w:rsid w:val="00FC0300"/>
    <w:rsid w:val="00FC0A25"/>
    <w:rsid w:val="00FC25BE"/>
    <w:rsid w:val="00FC2A0E"/>
    <w:rsid w:val="00FD08B4"/>
    <w:rsid w:val="00FD1218"/>
    <w:rsid w:val="00FD3283"/>
    <w:rsid w:val="00FD3686"/>
    <w:rsid w:val="00FD380D"/>
    <w:rsid w:val="00FD3F8A"/>
    <w:rsid w:val="00FD51E2"/>
    <w:rsid w:val="00FE0622"/>
    <w:rsid w:val="00FE153B"/>
    <w:rsid w:val="00FE3982"/>
    <w:rsid w:val="00FE5E48"/>
    <w:rsid w:val="00FF13A2"/>
    <w:rsid w:val="00FF218D"/>
    <w:rsid w:val="00FF21DA"/>
    <w:rsid w:val="00FF486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CE9BD7"/>
  <w15:docId w15:val="{F2F9614A-5C3A-471F-8DBD-2009355C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634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36342F"/>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17"/>
      </w:numPr>
    </w:pPr>
  </w:style>
  <w:style w:type="table" w:customStyle="1" w:styleId="TableGrid1">
    <w:name w:val="Table Grid1"/>
    <w:basedOn w:val="TableNormal"/>
    <w:next w:val="TableGrid"/>
    <w:uiPriority w:val="39"/>
    <w:rsid w:val="008B7B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E13031-3672-49D1-ACFE-29D6130E280A}">
  <ds:schemaRefs>
    <ds:schemaRef ds:uri="http://schemas.openxmlformats.org/officeDocument/2006/bibliography"/>
  </ds:schemaRefs>
</ds:datastoreItem>
</file>

<file path=customXml/itemProps2.xml><?xml version="1.0" encoding="utf-8"?>
<ds:datastoreItem xmlns:ds="http://schemas.openxmlformats.org/officeDocument/2006/customXml" ds:itemID="{0FEC1548-58F1-4B57-A3E8-275B9D607747}">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6BD19A4D-A28D-4851-9A63-C2109C4F51EE}">
  <ds:schemaRefs>
    <ds:schemaRef ds:uri="http://schemas.microsoft.com/sharepoint/v3/contenttype/forms"/>
  </ds:schemaRefs>
</ds:datastoreItem>
</file>

<file path=customXml/itemProps4.xml><?xml version="1.0" encoding="utf-8"?>
<ds:datastoreItem xmlns:ds="http://schemas.openxmlformats.org/officeDocument/2006/customXml" ds:itemID="{E96CBE34-2CED-464E-8685-02C405FC7254}"/>
</file>

<file path=customXml/itemProps5.xml><?xml version="1.0" encoding="utf-8"?>
<ds:datastoreItem xmlns:ds="http://schemas.openxmlformats.org/officeDocument/2006/customXml" ds:itemID="{B5636898-CAE8-4A4D-B257-E7112BB7B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8</Pages>
  <Words>2620</Words>
  <Characters>14939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jrm20131116</dc:creator>
  <cp:lastModifiedBy>Alhabibi, Haider@Energy</cp:lastModifiedBy>
  <cp:revision>50</cp:revision>
  <dcterms:created xsi:type="dcterms:W3CDTF">2015-06-09T16:54:00Z</dcterms:created>
  <dcterms:modified xsi:type="dcterms:W3CDTF">2023-11-10T00:06:00Z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