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B7347F" w:rsidRPr="002C21B2" w14:paraId="44F031BF" w14:textId="77777777" w:rsidTr="00B7347F">
        <w:trPr>
          <w:cantSplit/>
          <w:trHeight w:val="144"/>
        </w:trPr>
        <w:tc>
          <w:tcPr>
            <w:tcW w:w="11030" w:type="dxa"/>
            <w:gridSpan w:val="3"/>
            <w:tcBorders>
              <w:top w:val="single" w:sz="4" w:space="0" w:color="auto"/>
            </w:tcBorders>
            <w:vAlign w:val="center"/>
          </w:tcPr>
          <w:p w14:paraId="10D7E170" w14:textId="77777777" w:rsidR="00B7347F" w:rsidRPr="002C21B2" w:rsidRDefault="00B7347F" w:rsidP="00B7347F">
            <w:pPr>
              <w:keepNext/>
              <w:rPr>
                <w:rFonts w:asciiTheme="minorHAnsi" w:hAnsiTheme="minorHAnsi"/>
                <w:b/>
                <w:sz w:val="18"/>
                <w:szCs w:val="18"/>
              </w:rPr>
            </w:pPr>
            <w:r w:rsidRPr="00890BB7">
              <w:rPr>
                <w:rFonts w:asciiTheme="minorHAnsi" w:hAnsiTheme="minorHAnsi"/>
                <w:b/>
                <w:szCs w:val="18"/>
              </w:rPr>
              <w:t>A. Ducted Cooling System Information</w:t>
            </w:r>
          </w:p>
        </w:tc>
      </w:tr>
      <w:tr w:rsidR="00B7347F" w:rsidRPr="002C21B2" w14:paraId="297F9675" w14:textId="77777777" w:rsidTr="00B7347F">
        <w:trPr>
          <w:cantSplit/>
          <w:trHeight w:val="144"/>
        </w:trPr>
        <w:tc>
          <w:tcPr>
            <w:tcW w:w="475" w:type="dxa"/>
            <w:vAlign w:val="center"/>
          </w:tcPr>
          <w:p w14:paraId="4DB13EBB" w14:textId="77777777"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23C07DAD" w14:textId="77777777" w:rsidR="00B7347F" w:rsidRPr="002C21B2" w:rsidRDefault="00B7347F" w:rsidP="00B7347F">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2AA22559" w14:textId="439D75B4" w:rsidR="00B7347F" w:rsidRPr="002C21B2" w:rsidRDefault="00B7347F" w:rsidP="00B7347F">
            <w:pPr>
              <w:rPr>
                <w:rFonts w:asciiTheme="minorHAnsi" w:hAnsiTheme="minorHAnsi"/>
                <w:color w:val="000000"/>
                <w:sz w:val="18"/>
                <w:szCs w:val="18"/>
                <w:highlight w:val="yellow"/>
              </w:rPr>
            </w:pPr>
          </w:p>
        </w:tc>
      </w:tr>
      <w:tr w:rsidR="00B7347F" w:rsidRPr="002C21B2" w14:paraId="030749DB" w14:textId="77777777" w:rsidTr="00B7347F">
        <w:trPr>
          <w:cantSplit/>
          <w:trHeight w:val="144"/>
        </w:trPr>
        <w:tc>
          <w:tcPr>
            <w:tcW w:w="475" w:type="dxa"/>
            <w:vAlign w:val="center"/>
          </w:tcPr>
          <w:p w14:paraId="1EBBD927" w14:textId="77777777" w:rsidR="00B7347F" w:rsidRPr="002C21B2" w:rsidRDefault="00B7347F" w:rsidP="00B7347F">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27866E0F" w14:textId="77777777" w:rsidR="00B7347F" w:rsidRPr="002C21B2" w:rsidRDefault="00B7347F" w:rsidP="00B7347F">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6B38F476" w14:textId="0AB96039" w:rsidR="00B7347F" w:rsidRPr="002C21B2" w:rsidRDefault="00B7347F" w:rsidP="00B7347F">
            <w:pPr>
              <w:rPr>
                <w:rFonts w:asciiTheme="minorHAnsi" w:hAnsiTheme="minorHAnsi"/>
                <w:sz w:val="18"/>
                <w:szCs w:val="18"/>
              </w:rPr>
            </w:pPr>
          </w:p>
        </w:tc>
      </w:tr>
      <w:tr w:rsidR="00AA3B68" w:rsidRPr="002C21B2" w14:paraId="61575074" w14:textId="77777777" w:rsidTr="00AA3B68">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04FBE64E" w14:textId="747D0866" w:rsidR="00AA3B68" w:rsidRPr="002C21B2" w:rsidRDefault="00AA3B68" w:rsidP="00AA3B68">
            <w:pPr>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4EBEF3AF" w14:textId="146F628D" w:rsidR="00AA3B68" w:rsidRPr="002C21B2" w:rsidRDefault="00AA3B68" w:rsidP="00AA3B68">
            <w:pPr>
              <w:rPr>
                <w:rFonts w:asciiTheme="minorHAnsi" w:hAnsiTheme="minorHAnsi"/>
                <w:sz w:val="18"/>
                <w:szCs w:val="18"/>
              </w:rPr>
            </w:pPr>
            <w:r w:rsidRPr="007A6D82">
              <w:rPr>
                <w:rFonts w:asciiTheme="minorHAnsi" w:hAnsiTheme="minorHAnsi"/>
                <w:sz w:val="18"/>
              </w:rPr>
              <w:t>Indoor Unit Name</w:t>
            </w:r>
            <w:r w:rsidR="00C5001C">
              <w:rPr>
                <w:rFonts w:asciiTheme="minorHAnsi" w:hAnsiTheme="minorHAnsi"/>
                <w:sz w:val="18"/>
              </w:rPr>
              <w:t xml:space="preserve"> </w:t>
            </w:r>
            <w:r w:rsidR="00C5001C" w:rsidRPr="00AA1C65">
              <w:rPr>
                <w:rFonts w:asciiTheme="minorHAnsi" w:hAnsiTheme="minorHAnsi"/>
                <w:sz w:val="18"/>
                <w:szCs w:val="18"/>
              </w:rPr>
              <w:t>or Description of Area Served</w:t>
            </w:r>
          </w:p>
        </w:tc>
        <w:tc>
          <w:tcPr>
            <w:tcW w:w="5605" w:type="dxa"/>
            <w:vAlign w:val="center"/>
          </w:tcPr>
          <w:p w14:paraId="0E976701" w14:textId="77777777" w:rsidR="00AA3B68" w:rsidRPr="002C21B2" w:rsidRDefault="00AA3B68" w:rsidP="00AA3B68">
            <w:pPr>
              <w:rPr>
                <w:rFonts w:asciiTheme="minorHAnsi" w:hAnsiTheme="minorHAnsi"/>
                <w:sz w:val="18"/>
                <w:szCs w:val="18"/>
              </w:rPr>
            </w:pPr>
          </w:p>
        </w:tc>
      </w:tr>
      <w:tr w:rsidR="00AA3B68" w:rsidRPr="002C21B2" w14:paraId="7B265C4D" w14:textId="77777777" w:rsidTr="00B7347F">
        <w:trPr>
          <w:cantSplit/>
          <w:trHeight w:val="144"/>
        </w:trPr>
        <w:tc>
          <w:tcPr>
            <w:tcW w:w="475" w:type="dxa"/>
            <w:vAlign w:val="center"/>
          </w:tcPr>
          <w:p w14:paraId="49A91B1E" w14:textId="4987482E"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77822F74"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58637903" w14:textId="04AD186B" w:rsidR="00AA3B68" w:rsidRPr="002C21B2" w:rsidRDefault="00AA3B68" w:rsidP="00AA3B68">
            <w:pPr>
              <w:rPr>
                <w:rFonts w:asciiTheme="minorHAnsi" w:hAnsiTheme="minorHAnsi"/>
                <w:sz w:val="18"/>
                <w:szCs w:val="18"/>
              </w:rPr>
            </w:pPr>
          </w:p>
        </w:tc>
      </w:tr>
      <w:tr w:rsidR="00AA3B68" w:rsidRPr="002C21B2" w14:paraId="0D8BD9AC" w14:textId="77777777" w:rsidTr="00B7347F">
        <w:trPr>
          <w:cantSplit/>
          <w:trHeight w:val="144"/>
        </w:trPr>
        <w:tc>
          <w:tcPr>
            <w:tcW w:w="475" w:type="dxa"/>
            <w:vAlign w:val="center"/>
          </w:tcPr>
          <w:p w14:paraId="09AFEB9D" w14:textId="65E8EA38"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3CEEA068"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298C7C5E" w14:textId="7F8E6CB3" w:rsidR="00AA3B68" w:rsidRPr="002C21B2" w:rsidRDefault="00AA3B68" w:rsidP="00AA3B68">
            <w:pPr>
              <w:rPr>
                <w:rFonts w:asciiTheme="minorHAnsi" w:hAnsiTheme="minorHAnsi"/>
                <w:sz w:val="18"/>
                <w:szCs w:val="18"/>
              </w:rPr>
            </w:pPr>
          </w:p>
        </w:tc>
      </w:tr>
      <w:tr w:rsidR="00AA3B68" w:rsidRPr="002C21B2" w14:paraId="5C5E8466" w14:textId="77777777" w:rsidTr="00B7347F">
        <w:trPr>
          <w:cantSplit/>
          <w:trHeight w:val="144"/>
        </w:trPr>
        <w:tc>
          <w:tcPr>
            <w:tcW w:w="475" w:type="dxa"/>
            <w:vAlign w:val="center"/>
          </w:tcPr>
          <w:p w14:paraId="492A65D0" w14:textId="336E5A8F"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7A90BD97"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1DC652AD" w14:textId="15ED1933" w:rsidR="00AA3B68" w:rsidRDefault="00AA3B68" w:rsidP="00AA3B68">
            <w:pPr>
              <w:rPr>
                <w:rFonts w:asciiTheme="minorHAnsi" w:hAnsiTheme="minorHAnsi"/>
                <w:sz w:val="18"/>
                <w:szCs w:val="18"/>
              </w:rPr>
            </w:pPr>
          </w:p>
        </w:tc>
      </w:tr>
      <w:tr w:rsidR="00AA3B68" w:rsidRPr="002C21B2" w14:paraId="44B545DF" w14:textId="77777777" w:rsidTr="00B7347F">
        <w:trPr>
          <w:cantSplit/>
          <w:trHeight w:val="144"/>
        </w:trPr>
        <w:tc>
          <w:tcPr>
            <w:tcW w:w="475" w:type="dxa"/>
            <w:vAlign w:val="center"/>
          </w:tcPr>
          <w:p w14:paraId="310A16D2" w14:textId="2B94EF3A"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B1A40FE" w14:textId="77777777" w:rsidR="00AA3B68" w:rsidRPr="002C21B2" w:rsidRDefault="00AA3B68" w:rsidP="00AA3B68">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93C2DC8" w14:textId="43EC6AE8" w:rsidR="00AA3B68" w:rsidRDefault="00AA3B68" w:rsidP="00AA3B68">
            <w:pPr>
              <w:rPr>
                <w:rFonts w:asciiTheme="minorHAnsi" w:hAnsiTheme="minorHAnsi"/>
                <w:sz w:val="18"/>
                <w:szCs w:val="18"/>
              </w:rPr>
            </w:pPr>
          </w:p>
        </w:tc>
      </w:tr>
      <w:tr w:rsidR="00AA3B68" w:rsidRPr="002C21B2" w14:paraId="5147EC23" w14:textId="77777777" w:rsidTr="00B7347F">
        <w:trPr>
          <w:cantSplit/>
          <w:trHeight w:val="144"/>
        </w:trPr>
        <w:tc>
          <w:tcPr>
            <w:tcW w:w="475" w:type="dxa"/>
            <w:vAlign w:val="center"/>
          </w:tcPr>
          <w:p w14:paraId="79464B48" w14:textId="0BAA3E4B"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18C3101B"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0E4D9488" w14:textId="5FCE14A8" w:rsidR="00AA3B68" w:rsidRDefault="00AA3B68" w:rsidP="00AA3B68">
            <w:pPr>
              <w:rPr>
                <w:rFonts w:asciiTheme="minorHAnsi" w:hAnsiTheme="minorHAnsi"/>
                <w:sz w:val="18"/>
                <w:szCs w:val="18"/>
              </w:rPr>
            </w:pPr>
          </w:p>
        </w:tc>
      </w:tr>
      <w:tr w:rsidR="00AA3B68" w:rsidRPr="002C21B2" w14:paraId="48F7830A" w14:textId="77777777" w:rsidTr="00B7347F">
        <w:trPr>
          <w:cantSplit/>
          <w:trHeight w:val="144"/>
        </w:trPr>
        <w:tc>
          <w:tcPr>
            <w:tcW w:w="475" w:type="dxa"/>
            <w:vAlign w:val="center"/>
          </w:tcPr>
          <w:p w14:paraId="4F3AE689" w14:textId="1D247BE5"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21AAFE39"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37E78C20" w14:textId="7FFB4AB8" w:rsidR="00AA3B68" w:rsidRDefault="00AA3B68" w:rsidP="00AA3B68">
            <w:pPr>
              <w:rPr>
                <w:rFonts w:asciiTheme="minorHAnsi" w:hAnsiTheme="minorHAnsi"/>
                <w:sz w:val="18"/>
                <w:szCs w:val="18"/>
              </w:rPr>
            </w:pPr>
          </w:p>
        </w:tc>
      </w:tr>
      <w:tr w:rsidR="00AA3B68" w:rsidRPr="002C21B2" w14:paraId="650D8C99" w14:textId="77777777" w:rsidTr="00B7347F">
        <w:trPr>
          <w:cantSplit/>
          <w:trHeight w:val="144"/>
        </w:trPr>
        <w:tc>
          <w:tcPr>
            <w:tcW w:w="475" w:type="dxa"/>
            <w:vAlign w:val="center"/>
          </w:tcPr>
          <w:p w14:paraId="5A6AE12F" w14:textId="1BB1BFF5" w:rsidR="00AA3B68" w:rsidRPr="002C21B2" w:rsidRDefault="00AA3B68" w:rsidP="00AA3B68">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514DBE03"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2E7F4F2F" w14:textId="666E5EF1" w:rsidR="00AA3B68" w:rsidRPr="002C21B2" w:rsidRDefault="00AA3B68" w:rsidP="00AA3B68">
            <w:pPr>
              <w:keepNext/>
              <w:rPr>
                <w:rFonts w:asciiTheme="minorHAnsi" w:hAnsiTheme="minorHAnsi"/>
                <w:sz w:val="18"/>
                <w:szCs w:val="18"/>
              </w:rPr>
            </w:pPr>
          </w:p>
        </w:tc>
      </w:tr>
      <w:tr w:rsidR="00AA3B68" w:rsidRPr="002C21B2" w14:paraId="11ED7206" w14:textId="77777777" w:rsidTr="00B7347F">
        <w:trPr>
          <w:cantSplit/>
          <w:trHeight w:val="144"/>
        </w:trPr>
        <w:tc>
          <w:tcPr>
            <w:tcW w:w="475" w:type="dxa"/>
            <w:vAlign w:val="center"/>
          </w:tcPr>
          <w:p w14:paraId="53D7B135" w14:textId="0D1DE396" w:rsidR="00AA3B68" w:rsidRPr="002C21B2" w:rsidDel="006E5AE2" w:rsidRDefault="00AA3B68" w:rsidP="00AA3B68">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14B6201D" w14:textId="77777777"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29FAB48E" w14:textId="333D252F" w:rsidR="00AA3B68" w:rsidRPr="002C21B2" w:rsidRDefault="00AA3B68" w:rsidP="00AA3B68">
            <w:pPr>
              <w:keepNext/>
              <w:rPr>
                <w:rFonts w:asciiTheme="minorHAnsi" w:hAnsiTheme="minorHAnsi"/>
                <w:sz w:val="18"/>
                <w:szCs w:val="18"/>
              </w:rPr>
            </w:pPr>
          </w:p>
        </w:tc>
      </w:tr>
      <w:tr w:rsidR="00AA3B68" w:rsidRPr="002C21B2" w14:paraId="3B53331E" w14:textId="77777777" w:rsidTr="00B7347F">
        <w:trPr>
          <w:cantSplit/>
          <w:trHeight w:val="144"/>
        </w:trPr>
        <w:tc>
          <w:tcPr>
            <w:tcW w:w="475" w:type="dxa"/>
            <w:vAlign w:val="center"/>
          </w:tcPr>
          <w:p w14:paraId="5D3BF9C3" w14:textId="4EB0B334" w:rsidR="00AA3B68" w:rsidRPr="002C21B2" w:rsidRDefault="00AA3B68" w:rsidP="00AA3B68">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60E9A6C6" w14:textId="77777777" w:rsidR="00AA3B68" w:rsidRPr="002C21B2" w:rsidRDefault="00AA3B68" w:rsidP="00AA3B68">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7EAFDA36" w14:textId="4BC8498D" w:rsidR="00AA3B68" w:rsidRPr="002C21B2" w:rsidRDefault="00AA3B68" w:rsidP="00AA3B68">
            <w:pPr>
              <w:keepNext/>
              <w:rPr>
                <w:rFonts w:asciiTheme="minorHAnsi" w:hAnsiTheme="minorHAnsi"/>
                <w:sz w:val="18"/>
                <w:szCs w:val="18"/>
              </w:rPr>
            </w:pPr>
          </w:p>
        </w:tc>
      </w:tr>
    </w:tbl>
    <w:p w14:paraId="4BAA81D8" w14:textId="72CCBDF2" w:rsidR="00EA1EC9"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B7347F" w:rsidRPr="00D83E48" w14:paraId="51E02F63" w14:textId="77777777" w:rsidTr="00B7347F">
        <w:trPr>
          <w:cantSplit/>
          <w:trHeight w:val="144"/>
        </w:trPr>
        <w:tc>
          <w:tcPr>
            <w:tcW w:w="5000" w:type="pct"/>
            <w:gridSpan w:val="3"/>
            <w:vAlign w:val="center"/>
          </w:tcPr>
          <w:p w14:paraId="2D8F979E" w14:textId="77777777" w:rsidR="00B7347F" w:rsidRPr="00B904BC" w:rsidRDefault="00B7347F" w:rsidP="00B7347F">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78B84FF4" w14:textId="77777777" w:rsidR="00B7347F" w:rsidRPr="00B904BC" w:rsidRDefault="00B7347F" w:rsidP="00B7347F">
            <w:pPr>
              <w:keepNext/>
              <w:rPr>
                <w:rFonts w:asciiTheme="minorHAnsi" w:hAnsiTheme="minorHAnsi"/>
                <w:b/>
                <w:sz w:val="18"/>
                <w:szCs w:val="18"/>
              </w:rPr>
            </w:pPr>
            <w:r w:rsidRPr="00B904BC">
              <w:rPr>
                <w:rFonts w:asciiTheme="minorHAnsi" w:hAnsiTheme="minorHAnsi"/>
                <w:i/>
                <w:sz w:val="18"/>
                <w:szCs w:val="18"/>
              </w:rPr>
              <w:t>Instrument Specifications are given in RA3.3.1, and system fan watt measurement apparatus information is given in RA3.3.2.2.</w:t>
            </w:r>
          </w:p>
        </w:tc>
      </w:tr>
      <w:tr w:rsidR="00B7347F" w:rsidRPr="00D83E48" w14:paraId="3803CEA1" w14:textId="77777777" w:rsidTr="00B7347F">
        <w:trPr>
          <w:cantSplit/>
          <w:trHeight w:val="144"/>
        </w:trPr>
        <w:tc>
          <w:tcPr>
            <w:tcW w:w="212" w:type="pct"/>
            <w:vAlign w:val="center"/>
          </w:tcPr>
          <w:p w14:paraId="2086CA99" w14:textId="77777777" w:rsidR="00B7347F" w:rsidRPr="00B904BC" w:rsidRDefault="00B7347F" w:rsidP="00B7347F">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6E171D0E" w14:textId="77777777" w:rsidR="00B7347F" w:rsidRPr="00B904BC" w:rsidRDefault="00B7347F" w:rsidP="00B7347F">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7F032DDF" w14:textId="1532F321" w:rsidR="00B7347F" w:rsidRPr="00F50784" w:rsidRDefault="00B7347F" w:rsidP="00F50784">
            <w:pPr>
              <w:keepNext/>
              <w:rPr>
                <w:rFonts w:asciiTheme="minorHAnsi" w:hAnsiTheme="minorHAnsi"/>
                <w:sz w:val="18"/>
                <w:szCs w:val="18"/>
              </w:rPr>
            </w:pPr>
          </w:p>
        </w:tc>
      </w:tr>
    </w:tbl>
    <w:p w14:paraId="339FDC8F" w14:textId="302C9C71" w:rsidR="00B7347F" w:rsidRDefault="00B7347F"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7347F" w:rsidRPr="00890BB7" w14:paraId="488AEFD5" w14:textId="77777777" w:rsidTr="00B7347F">
        <w:trPr>
          <w:trHeight w:val="144"/>
        </w:trPr>
        <w:tc>
          <w:tcPr>
            <w:tcW w:w="5000" w:type="pct"/>
          </w:tcPr>
          <w:p w14:paraId="0AED315A" w14:textId="494329B4" w:rsidR="00B7347F" w:rsidRPr="00890BB7" w:rsidRDefault="00F50784" w:rsidP="000A5F2D">
            <w:pPr>
              <w:rPr>
                <w:rFonts w:asciiTheme="minorHAnsi" w:hAnsiTheme="minorHAnsi"/>
                <w:b/>
                <w:szCs w:val="18"/>
              </w:rPr>
            </w:pPr>
            <w:r>
              <w:rPr>
                <w:rFonts w:asciiTheme="minorHAnsi" w:hAnsiTheme="minorHAnsi"/>
                <w:b/>
                <w:szCs w:val="18"/>
              </w:rPr>
              <w:t>MCH-22c</w:t>
            </w:r>
            <w:r w:rsidR="00B7347F" w:rsidRPr="00890BB7">
              <w:rPr>
                <w:rFonts w:asciiTheme="minorHAnsi" w:hAnsiTheme="minorHAnsi"/>
                <w:b/>
                <w:szCs w:val="18"/>
              </w:rPr>
              <w:t xml:space="preserve"> Forced Air System Fan Efficacy Measurement – Newly Installed Non-Zoned or Zoned Multi-Speed Compressor </w:t>
            </w:r>
            <w:r w:rsidR="000A5F2D">
              <w:rPr>
                <w:rFonts w:asciiTheme="minorHAnsi" w:hAnsiTheme="minorHAnsi"/>
                <w:b/>
                <w:szCs w:val="18"/>
              </w:rPr>
              <w:t>Systems with Central Fan Ventilation Cooling</w:t>
            </w:r>
          </w:p>
        </w:tc>
      </w:tr>
    </w:tbl>
    <w:p w14:paraId="3A7A7710" w14:textId="64EF299A" w:rsidR="00B7347F" w:rsidRDefault="00B7347F"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B7347F" w:rsidRPr="00D83E48" w14:paraId="0FC01C1F" w14:textId="77777777" w:rsidTr="00B7347F">
        <w:trPr>
          <w:gridAfter w:val="1"/>
          <w:wAfter w:w="5" w:type="pct"/>
          <w:trHeight w:val="144"/>
        </w:trPr>
        <w:tc>
          <w:tcPr>
            <w:tcW w:w="4990" w:type="pct"/>
            <w:gridSpan w:val="3"/>
          </w:tcPr>
          <w:p w14:paraId="5C2EA85B" w14:textId="77777777" w:rsidR="00B7347F" w:rsidRPr="00890BB7" w:rsidRDefault="00B7347F" w:rsidP="00B7347F">
            <w:pPr>
              <w:keepNext/>
              <w:rPr>
                <w:rFonts w:asciiTheme="minorHAnsi" w:hAnsiTheme="minorHAnsi"/>
                <w:b/>
                <w:szCs w:val="18"/>
              </w:rPr>
            </w:pPr>
            <w:r w:rsidRPr="00890BB7">
              <w:rPr>
                <w:rFonts w:asciiTheme="minorHAnsi" w:hAnsiTheme="minorHAnsi"/>
                <w:b/>
                <w:szCs w:val="18"/>
              </w:rPr>
              <w:t>C. Forced Air System Fan Efficacy Measurement</w:t>
            </w:r>
          </w:p>
          <w:p w14:paraId="04FD9815" w14:textId="77777777" w:rsidR="00B7347F" w:rsidRPr="00B904BC" w:rsidRDefault="00B7347F" w:rsidP="00B7347F">
            <w:pPr>
              <w:keepNext/>
              <w:rPr>
                <w:rFonts w:asciiTheme="minorHAnsi" w:hAnsiTheme="minorHAnsi"/>
                <w:b/>
                <w:i/>
                <w:sz w:val="18"/>
                <w:szCs w:val="18"/>
              </w:rPr>
            </w:pPr>
            <w:r w:rsidRPr="00B904BC">
              <w:rPr>
                <w:rFonts w:asciiTheme="minorHAnsi" w:hAnsiTheme="minorHAnsi"/>
                <w:i/>
                <w:sz w:val="18"/>
                <w:szCs w:val="18"/>
              </w:rPr>
              <w:t>The procedures for System Fan Watt Verification are specified in Reference Residential Appendix RA3.3.</w:t>
            </w:r>
          </w:p>
        </w:tc>
      </w:tr>
      <w:tr w:rsidR="00B7347F" w:rsidRPr="00D83E48" w14:paraId="4A3FCDFC" w14:textId="77777777" w:rsidTr="00B7347F">
        <w:tblPrEx>
          <w:tblCellMar>
            <w:top w:w="0" w:type="dxa"/>
            <w:left w:w="108" w:type="dxa"/>
            <w:bottom w:w="0" w:type="dxa"/>
            <w:right w:w="108" w:type="dxa"/>
          </w:tblCellMar>
        </w:tblPrEx>
        <w:trPr>
          <w:cantSplit/>
          <w:trHeight w:val="144"/>
        </w:trPr>
        <w:tc>
          <w:tcPr>
            <w:tcW w:w="212" w:type="pct"/>
            <w:vAlign w:val="center"/>
          </w:tcPr>
          <w:p w14:paraId="58039778"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1CD6B801"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745DB6EE" w14:textId="2D472305" w:rsidR="00B7347F" w:rsidRPr="00926D9A" w:rsidRDefault="00B7347F" w:rsidP="00B7347F">
            <w:pPr>
              <w:keepNext/>
              <w:rPr>
                <w:rFonts w:asciiTheme="minorHAnsi" w:hAnsiTheme="minorHAnsi"/>
                <w:sz w:val="18"/>
                <w:szCs w:val="18"/>
              </w:rPr>
            </w:pPr>
          </w:p>
        </w:tc>
      </w:tr>
      <w:tr w:rsidR="00B7347F" w:rsidRPr="00D83E48" w14:paraId="1F97E318" w14:textId="77777777" w:rsidTr="00B7347F">
        <w:tblPrEx>
          <w:tblCellMar>
            <w:top w:w="0" w:type="dxa"/>
            <w:left w:w="108" w:type="dxa"/>
            <w:bottom w:w="0" w:type="dxa"/>
            <w:right w:w="108" w:type="dxa"/>
          </w:tblCellMar>
        </w:tblPrEx>
        <w:trPr>
          <w:cantSplit/>
          <w:trHeight w:val="144"/>
        </w:trPr>
        <w:tc>
          <w:tcPr>
            <w:tcW w:w="212" w:type="pct"/>
            <w:vAlign w:val="center"/>
          </w:tcPr>
          <w:p w14:paraId="0CCE0A67"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5771BA54"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1060919" w14:textId="1D175262" w:rsidR="00B7347F" w:rsidRPr="00926D9A" w:rsidRDefault="00B7347F" w:rsidP="00B7347F">
            <w:pPr>
              <w:keepNext/>
              <w:rPr>
                <w:rFonts w:asciiTheme="minorHAnsi" w:hAnsiTheme="minorHAnsi"/>
                <w:sz w:val="18"/>
                <w:szCs w:val="18"/>
              </w:rPr>
            </w:pPr>
          </w:p>
        </w:tc>
      </w:tr>
      <w:tr w:rsidR="00B7347F" w:rsidRPr="00D83E48" w14:paraId="60044426" w14:textId="77777777" w:rsidTr="00B7347F">
        <w:tblPrEx>
          <w:tblCellMar>
            <w:top w:w="0" w:type="dxa"/>
            <w:left w:w="108" w:type="dxa"/>
            <w:bottom w:w="0" w:type="dxa"/>
            <w:right w:w="108" w:type="dxa"/>
          </w:tblCellMar>
        </w:tblPrEx>
        <w:trPr>
          <w:cantSplit/>
          <w:trHeight w:val="144"/>
        </w:trPr>
        <w:tc>
          <w:tcPr>
            <w:tcW w:w="212" w:type="pct"/>
            <w:vAlign w:val="center"/>
          </w:tcPr>
          <w:p w14:paraId="20EFCF7C"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2AF791A1" w14:textId="30A3BE3A"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Required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7273D020" w14:textId="22C02BBB" w:rsidR="00B7347F" w:rsidRPr="00926D9A" w:rsidRDefault="00B7347F" w:rsidP="00B7347F">
            <w:pPr>
              <w:keepNext/>
              <w:rPr>
                <w:rFonts w:asciiTheme="minorHAnsi" w:hAnsiTheme="minorHAnsi"/>
                <w:sz w:val="18"/>
                <w:szCs w:val="18"/>
              </w:rPr>
            </w:pPr>
          </w:p>
        </w:tc>
      </w:tr>
      <w:tr w:rsidR="00B7347F" w:rsidRPr="00D83E48" w14:paraId="5E180A73" w14:textId="77777777" w:rsidTr="00B7347F">
        <w:tblPrEx>
          <w:tblCellMar>
            <w:top w:w="0" w:type="dxa"/>
            <w:left w:w="108" w:type="dxa"/>
            <w:bottom w:w="0" w:type="dxa"/>
            <w:right w:w="108" w:type="dxa"/>
          </w:tblCellMar>
        </w:tblPrEx>
        <w:trPr>
          <w:cantSplit/>
          <w:trHeight w:val="144"/>
        </w:trPr>
        <w:tc>
          <w:tcPr>
            <w:tcW w:w="212" w:type="pct"/>
            <w:vAlign w:val="center"/>
          </w:tcPr>
          <w:p w14:paraId="1EB74EA2"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795054BF" w14:textId="14C576C3"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Actual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19D0108F" w14:textId="4A32B475" w:rsidR="00B7347F" w:rsidRPr="00926D9A" w:rsidRDefault="00B7347F" w:rsidP="00B7347F">
            <w:pPr>
              <w:keepNext/>
              <w:rPr>
                <w:rFonts w:asciiTheme="minorHAnsi" w:hAnsiTheme="minorHAnsi"/>
                <w:sz w:val="18"/>
                <w:szCs w:val="18"/>
              </w:rPr>
            </w:pPr>
          </w:p>
        </w:tc>
      </w:tr>
      <w:tr w:rsidR="00B7347F" w:rsidRPr="00D83E48" w14:paraId="55FC40EE" w14:textId="77777777" w:rsidTr="00B7347F">
        <w:tblPrEx>
          <w:tblCellMar>
            <w:top w:w="0" w:type="dxa"/>
            <w:left w:w="108" w:type="dxa"/>
            <w:bottom w:w="0" w:type="dxa"/>
            <w:right w:w="108" w:type="dxa"/>
          </w:tblCellMar>
        </w:tblPrEx>
        <w:trPr>
          <w:cantSplit/>
          <w:trHeight w:val="144"/>
        </w:trPr>
        <w:tc>
          <w:tcPr>
            <w:tcW w:w="212" w:type="pct"/>
            <w:vAlign w:val="center"/>
          </w:tcPr>
          <w:p w14:paraId="5B55C913"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050FBBF1"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47A9BE74" w14:textId="1641DA80" w:rsidR="00B7347F" w:rsidRPr="00926D9A" w:rsidRDefault="00B7347F" w:rsidP="00B7347F">
            <w:pPr>
              <w:keepNext/>
              <w:rPr>
                <w:rFonts w:asciiTheme="minorHAnsi" w:hAnsiTheme="minorHAnsi"/>
                <w:sz w:val="18"/>
                <w:szCs w:val="18"/>
              </w:rPr>
            </w:pPr>
          </w:p>
        </w:tc>
      </w:tr>
    </w:tbl>
    <w:p w14:paraId="461BD33C" w14:textId="2F7858A1" w:rsidR="00B7347F" w:rsidRDefault="00B7347F"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8"/>
        <w:gridCol w:w="5597"/>
      </w:tblGrid>
      <w:tr w:rsidR="00B7347F" w:rsidRPr="00D83E48" w14:paraId="1F9CFE5F" w14:textId="77777777" w:rsidTr="00EE4253">
        <w:trPr>
          <w:trHeight w:val="144"/>
        </w:trPr>
        <w:tc>
          <w:tcPr>
            <w:tcW w:w="5000" w:type="pct"/>
            <w:gridSpan w:val="3"/>
          </w:tcPr>
          <w:p w14:paraId="71B1CDF7" w14:textId="77777777" w:rsidR="00B7347F" w:rsidRPr="00890BB7" w:rsidRDefault="00B7347F" w:rsidP="00B7347F">
            <w:pPr>
              <w:keepNext/>
              <w:rPr>
                <w:rFonts w:asciiTheme="minorHAnsi" w:hAnsiTheme="minorHAnsi"/>
                <w:b/>
                <w:szCs w:val="18"/>
              </w:rPr>
            </w:pPr>
            <w:r>
              <w:rPr>
                <w:rFonts w:asciiTheme="minorHAnsi" w:hAnsiTheme="minorHAnsi"/>
                <w:b/>
                <w:szCs w:val="18"/>
              </w:rPr>
              <w:t>D</w:t>
            </w:r>
            <w:r w:rsidRPr="00890BB7">
              <w:rPr>
                <w:rFonts w:asciiTheme="minorHAnsi" w:hAnsiTheme="minorHAnsi"/>
                <w:b/>
                <w:szCs w:val="18"/>
              </w:rPr>
              <w:t xml:space="preserve">. </w:t>
            </w:r>
            <w:r>
              <w:rPr>
                <w:rFonts w:asciiTheme="minorHAnsi" w:hAnsiTheme="minorHAnsi"/>
                <w:b/>
                <w:szCs w:val="18"/>
              </w:rPr>
              <w:t xml:space="preserve">Central Fan Ventilation Cooling </w:t>
            </w:r>
            <w:r w:rsidRPr="00890BB7">
              <w:rPr>
                <w:rFonts w:asciiTheme="minorHAnsi" w:hAnsiTheme="minorHAnsi"/>
                <w:b/>
                <w:szCs w:val="18"/>
              </w:rPr>
              <w:t>System Fan Efficacy Measurement</w:t>
            </w:r>
          </w:p>
          <w:p w14:paraId="6544E89F" w14:textId="184BAB78" w:rsidR="00B7347F" w:rsidRPr="00AC34DA" w:rsidRDefault="00B7347F" w:rsidP="0079245B">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B7347F" w:rsidRPr="00D83E48" w14:paraId="0E0C359A" w14:textId="77777777" w:rsidTr="00EE4253">
        <w:tblPrEx>
          <w:tblCellMar>
            <w:top w:w="0" w:type="dxa"/>
            <w:left w:w="108" w:type="dxa"/>
            <w:bottom w:w="0" w:type="dxa"/>
            <w:right w:w="108" w:type="dxa"/>
          </w:tblCellMar>
        </w:tblPrEx>
        <w:trPr>
          <w:cantSplit/>
          <w:trHeight w:val="144"/>
        </w:trPr>
        <w:tc>
          <w:tcPr>
            <w:tcW w:w="212" w:type="pct"/>
            <w:vAlign w:val="center"/>
          </w:tcPr>
          <w:p w14:paraId="64D7377C"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9" w:type="pct"/>
            <w:vAlign w:val="center"/>
          </w:tcPr>
          <w:p w14:paraId="2F7879FF"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38" w:type="pct"/>
            <w:vAlign w:val="center"/>
          </w:tcPr>
          <w:p w14:paraId="3BECFF55" w14:textId="20786E5E" w:rsidR="00B7347F" w:rsidRPr="00926D9A" w:rsidRDefault="00B7347F" w:rsidP="00B7347F">
            <w:pPr>
              <w:keepNext/>
              <w:rPr>
                <w:rFonts w:asciiTheme="minorHAnsi" w:hAnsiTheme="minorHAnsi"/>
                <w:sz w:val="18"/>
                <w:szCs w:val="18"/>
              </w:rPr>
            </w:pPr>
          </w:p>
        </w:tc>
      </w:tr>
      <w:tr w:rsidR="00B7347F" w:rsidRPr="00D83E48" w14:paraId="69FA309F" w14:textId="77777777" w:rsidTr="00EE4253">
        <w:tblPrEx>
          <w:tblCellMar>
            <w:top w:w="0" w:type="dxa"/>
            <w:left w:w="108" w:type="dxa"/>
            <w:bottom w:w="0" w:type="dxa"/>
            <w:right w:w="108" w:type="dxa"/>
          </w:tblCellMar>
        </w:tblPrEx>
        <w:trPr>
          <w:cantSplit/>
          <w:trHeight w:val="144"/>
        </w:trPr>
        <w:tc>
          <w:tcPr>
            <w:tcW w:w="212" w:type="pct"/>
            <w:vAlign w:val="center"/>
          </w:tcPr>
          <w:p w14:paraId="057100A2"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02</w:t>
            </w:r>
          </w:p>
        </w:tc>
        <w:tc>
          <w:tcPr>
            <w:tcW w:w="2249" w:type="pct"/>
            <w:vAlign w:val="center"/>
          </w:tcPr>
          <w:p w14:paraId="5B31F65B"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vAlign w:val="center"/>
          </w:tcPr>
          <w:p w14:paraId="26C4E10B" w14:textId="472ED1AF" w:rsidR="00B7347F" w:rsidRPr="00926D9A" w:rsidRDefault="00B7347F" w:rsidP="00B7347F">
            <w:pPr>
              <w:keepNext/>
              <w:rPr>
                <w:rFonts w:asciiTheme="minorHAnsi" w:hAnsiTheme="minorHAnsi"/>
                <w:sz w:val="18"/>
                <w:szCs w:val="18"/>
              </w:rPr>
            </w:pPr>
          </w:p>
        </w:tc>
      </w:tr>
      <w:tr w:rsidR="00B7347F" w:rsidRPr="00D83E48" w14:paraId="44FF45F7" w14:textId="77777777" w:rsidTr="00EE4253">
        <w:tblPrEx>
          <w:tblCellMar>
            <w:top w:w="0" w:type="dxa"/>
            <w:left w:w="108" w:type="dxa"/>
            <w:bottom w:w="0" w:type="dxa"/>
            <w:right w:w="108" w:type="dxa"/>
          </w:tblCellMar>
        </w:tblPrEx>
        <w:trPr>
          <w:cantSplit/>
          <w:trHeight w:val="144"/>
        </w:trPr>
        <w:tc>
          <w:tcPr>
            <w:tcW w:w="212" w:type="pct"/>
            <w:vAlign w:val="center"/>
          </w:tcPr>
          <w:p w14:paraId="3E28247F"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9" w:type="pct"/>
            <w:vAlign w:val="center"/>
          </w:tcPr>
          <w:p w14:paraId="250CE2B9" w14:textId="29FDEB71"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Required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vAlign w:val="center"/>
          </w:tcPr>
          <w:p w14:paraId="2A421A7F" w14:textId="6A2EEFA1" w:rsidR="00B7347F" w:rsidRPr="00926D9A" w:rsidRDefault="00B7347F" w:rsidP="00B7347F">
            <w:pPr>
              <w:keepNext/>
              <w:rPr>
                <w:rFonts w:asciiTheme="minorHAnsi" w:hAnsiTheme="minorHAnsi"/>
                <w:sz w:val="18"/>
                <w:szCs w:val="18"/>
              </w:rPr>
            </w:pPr>
          </w:p>
        </w:tc>
      </w:tr>
      <w:tr w:rsidR="00B7347F" w:rsidRPr="00D83E48" w14:paraId="445421DF" w14:textId="77777777" w:rsidTr="00EE4253">
        <w:tblPrEx>
          <w:tblCellMar>
            <w:top w:w="0" w:type="dxa"/>
            <w:left w:w="108" w:type="dxa"/>
            <w:bottom w:w="0" w:type="dxa"/>
            <w:right w:w="108" w:type="dxa"/>
          </w:tblCellMar>
        </w:tblPrEx>
        <w:trPr>
          <w:cantSplit/>
          <w:trHeight w:val="144"/>
        </w:trPr>
        <w:tc>
          <w:tcPr>
            <w:tcW w:w="212" w:type="pct"/>
            <w:vAlign w:val="center"/>
          </w:tcPr>
          <w:p w14:paraId="102BE7AE"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9" w:type="pct"/>
            <w:vAlign w:val="center"/>
          </w:tcPr>
          <w:p w14:paraId="7F63B49B" w14:textId="0D3E2785" w:rsidR="00B7347F" w:rsidRPr="00926D9A" w:rsidRDefault="00B7347F" w:rsidP="00154520">
            <w:pPr>
              <w:keepNext/>
              <w:rPr>
                <w:rFonts w:asciiTheme="minorHAnsi" w:hAnsiTheme="minorHAnsi"/>
                <w:sz w:val="18"/>
                <w:szCs w:val="18"/>
              </w:rPr>
            </w:pPr>
            <w:r w:rsidRPr="00926D9A">
              <w:rPr>
                <w:rFonts w:asciiTheme="minorHAnsi" w:hAnsiTheme="minorHAnsi"/>
                <w:sz w:val="18"/>
                <w:szCs w:val="18"/>
              </w:rPr>
              <w:t>Actual Fan Efficacy (</w:t>
            </w:r>
            <w:r w:rsidR="00154520">
              <w:rPr>
                <w:rFonts w:asciiTheme="minorHAnsi" w:hAnsiTheme="minorHAnsi"/>
                <w:sz w:val="18"/>
                <w:szCs w:val="18"/>
              </w:rPr>
              <w:t>w</w:t>
            </w:r>
            <w:r w:rsidRPr="00926D9A">
              <w:rPr>
                <w:rFonts w:asciiTheme="minorHAnsi" w:hAnsiTheme="minorHAnsi"/>
                <w:sz w:val="18"/>
                <w:szCs w:val="18"/>
              </w:rPr>
              <w:t>atts/cfm)</w:t>
            </w:r>
          </w:p>
        </w:tc>
        <w:tc>
          <w:tcPr>
            <w:tcW w:w="2538" w:type="pct"/>
            <w:vAlign w:val="center"/>
          </w:tcPr>
          <w:p w14:paraId="2F149991" w14:textId="25ABD127" w:rsidR="00B7347F" w:rsidRPr="00926D9A" w:rsidRDefault="00B7347F" w:rsidP="00B7347F">
            <w:pPr>
              <w:keepNext/>
              <w:rPr>
                <w:rFonts w:asciiTheme="minorHAnsi" w:hAnsiTheme="minorHAnsi"/>
                <w:sz w:val="18"/>
                <w:szCs w:val="18"/>
              </w:rPr>
            </w:pPr>
          </w:p>
        </w:tc>
      </w:tr>
      <w:tr w:rsidR="00B7347F" w:rsidRPr="00D83E48" w14:paraId="74287FD3" w14:textId="77777777" w:rsidTr="00EE4253">
        <w:tblPrEx>
          <w:tblCellMar>
            <w:top w:w="0" w:type="dxa"/>
            <w:left w:w="108" w:type="dxa"/>
            <w:bottom w:w="0" w:type="dxa"/>
            <w:right w:w="108" w:type="dxa"/>
          </w:tblCellMar>
        </w:tblPrEx>
        <w:trPr>
          <w:cantSplit/>
          <w:trHeight w:val="144"/>
        </w:trPr>
        <w:tc>
          <w:tcPr>
            <w:tcW w:w="212" w:type="pct"/>
            <w:vAlign w:val="center"/>
          </w:tcPr>
          <w:p w14:paraId="6AA44BD0" w14:textId="77777777" w:rsidR="00B7347F" w:rsidRPr="00952AA6" w:rsidRDefault="00B7347F"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9" w:type="pct"/>
            <w:vAlign w:val="center"/>
          </w:tcPr>
          <w:p w14:paraId="3BFD68AB" w14:textId="77777777" w:rsidR="00B7347F" w:rsidRPr="00926D9A" w:rsidRDefault="00B7347F"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vAlign w:val="center"/>
          </w:tcPr>
          <w:p w14:paraId="03A53680" w14:textId="4B837A97" w:rsidR="00B7347F" w:rsidRPr="00926D9A" w:rsidRDefault="00B7347F" w:rsidP="00B7347F">
            <w:pPr>
              <w:keepNext/>
              <w:rPr>
                <w:rFonts w:asciiTheme="minorHAnsi" w:hAnsiTheme="minorHAnsi"/>
                <w:sz w:val="18"/>
                <w:szCs w:val="18"/>
              </w:rPr>
            </w:pPr>
          </w:p>
        </w:tc>
      </w:tr>
    </w:tbl>
    <w:p w14:paraId="36ECF7DF" w14:textId="6379EAFA" w:rsidR="00B7347F" w:rsidRDefault="00B7347F"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AD6A33" w:rsidRPr="00D83E48" w14:paraId="308759BC" w14:textId="77777777" w:rsidTr="006A4227">
        <w:trPr>
          <w:trHeight w:val="144"/>
        </w:trPr>
        <w:tc>
          <w:tcPr>
            <w:tcW w:w="10998" w:type="dxa"/>
            <w:gridSpan w:val="2"/>
            <w:vAlign w:val="center"/>
          </w:tcPr>
          <w:p w14:paraId="28A08126" w14:textId="77777777" w:rsidR="00AD6A33" w:rsidRPr="00904139" w:rsidRDefault="00AD6A33" w:rsidP="006A4227">
            <w:pPr>
              <w:keepNext/>
              <w:rPr>
                <w:rFonts w:asciiTheme="minorHAnsi" w:hAnsiTheme="minorHAnsi"/>
                <w:b/>
                <w:sz w:val="18"/>
                <w:szCs w:val="18"/>
              </w:rPr>
            </w:pPr>
            <w:r>
              <w:rPr>
                <w:rFonts w:asciiTheme="minorHAnsi" w:hAnsiTheme="minorHAnsi"/>
                <w:b/>
                <w:szCs w:val="18"/>
              </w:rPr>
              <w:lastRenderedPageBreak/>
              <w:t>E</w:t>
            </w:r>
            <w:r w:rsidRPr="00890BB7">
              <w:rPr>
                <w:rFonts w:asciiTheme="minorHAnsi" w:hAnsiTheme="minorHAnsi"/>
                <w:b/>
                <w:szCs w:val="18"/>
              </w:rPr>
              <w:t>. Additional Requirements</w:t>
            </w:r>
          </w:p>
        </w:tc>
      </w:tr>
      <w:tr w:rsidR="00AD6A33" w:rsidRPr="00D83E48" w14:paraId="7E3FD678" w14:textId="77777777" w:rsidTr="006A4227">
        <w:trPr>
          <w:trHeight w:val="144"/>
        </w:trPr>
        <w:tc>
          <w:tcPr>
            <w:tcW w:w="468" w:type="dxa"/>
            <w:vAlign w:val="center"/>
          </w:tcPr>
          <w:p w14:paraId="538A4D59"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01</w:t>
            </w:r>
          </w:p>
        </w:tc>
        <w:tc>
          <w:tcPr>
            <w:tcW w:w="10530" w:type="dxa"/>
            <w:vAlign w:val="center"/>
          </w:tcPr>
          <w:p w14:paraId="7BC6372E" w14:textId="77777777" w:rsidR="00AD6A33" w:rsidRPr="00B904BC" w:rsidRDefault="00AD6A33" w:rsidP="006A4227">
            <w:pPr>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AD6A33" w:rsidRPr="00D83E48" w14:paraId="08F33B76" w14:textId="77777777" w:rsidTr="006A4227">
        <w:trPr>
          <w:trHeight w:val="144"/>
        </w:trPr>
        <w:tc>
          <w:tcPr>
            <w:tcW w:w="468" w:type="dxa"/>
            <w:vAlign w:val="center"/>
          </w:tcPr>
          <w:p w14:paraId="7213B60C"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02</w:t>
            </w:r>
          </w:p>
        </w:tc>
        <w:tc>
          <w:tcPr>
            <w:tcW w:w="10530" w:type="dxa"/>
            <w:vAlign w:val="center"/>
          </w:tcPr>
          <w:p w14:paraId="793BDF52" w14:textId="77777777" w:rsidR="00AD6A33" w:rsidRPr="00B904BC" w:rsidRDefault="00AD6A33" w:rsidP="006A4227">
            <w:pPr>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AD6A33" w:rsidRPr="00D83E48" w14:paraId="5EF34701" w14:textId="77777777" w:rsidTr="006A4227">
        <w:trPr>
          <w:trHeight w:val="144"/>
        </w:trPr>
        <w:tc>
          <w:tcPr>
            <w:tcW w:w="468" w:type="dxa"/>
            <w:vAlign w:val="center"/>
          </w:tcPr>
          <w:p w14:paraId="763CDC48"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03</w:t>
            </w:r>
          </w:p>
        </w:tc>
        <w:tc>
          <w:tcPr>
            <w:tcW w:w="10530" w:type="dxa"/>
            <w:vAlign w:val="center"/>
          </w:tcPr>
          <w:p w14:paraId="17DB9BC3" w14:textId="77777777" w:rsidR="00AD6A33" w:rsidRPr="00B904BC" w:rsidRDefault="00AD6A33" w:rsidP="006A4227">
            <w:pPr>
              <w:rPr>
                <w:rFonts w:asciiTheme="minorHAnsi" w:hAnsiTheme="minorHAnsi"/>
                <w:sz w:val="18"/>
                <w:szCs w:val="18"/>
              </w:rPr>
            </w:pPr>
            <w:r w:rsidRPr="00B904BC">
              <w:rPr>
                <w:rFonts w:asciiTheme="minorHAnsi" w:hAnsiTheme="minorHAnsi"/>
                <w:sz w:val="18"/>
                <w:szCs w:val="18"/>
              </w:rPr>
              <w:t xml:space="preserve">If fresh air duct is part of the HVAC </w:t>
            </w:r>
            <w:proofErr w:type="gramStart"/>
            <w:r w:rsidRPr="00B904BC">
              <w:rPr>
                <w:rFonts w:asciiTheme="minorHAnsi" w:hAnsiTheme="minorHAnsi"/>
                <w:sz w:val="18"/>
                <w:szCs w:val="18"/>
              </w:rPr>
              <w:t>system</w:t>
            </w:r>
            <w:proofErr w:type="gramEnd"/>
            <w:r w:rsidRPr="00B904BC">
              <w:rPr>
                <w:rFonts w:asciiTheme="minorHAnsi" w:hAnsiTheme="minorHAnsi"/>
                <w:sz w:val="18"/>
                <w:szCs w:val="18"/>
              </w:rPr>
              <w:t xml:space="preserve"> it was not closed during the diagnostic test.</w:t>
            </w:r>
          </w:p>
        </w:tc>
      </w:tr>
      <w:tr w:rsidR="00AD6A33" w:rsidRPr="00D83E48" w14:paraId="69888BD0" w14:textId="77777777" w:rsidTr="006A4227">
        <w:trPr>
          <w:trHeight w:val="144"/>
        </w:trPr>
        <w:tc>
          <w:tcPr>
            <w:tcW w:w="468" w:type="dxa"/>
            <w:vAlign w:val="center"/>
          </w:tcPr>
          <w:p w14:paraId="35F7CFEC"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04</w:t>
            </w:r>
          </w:p>
        </w:tc>
        <w:tc>
          <w:tcPr>
            <w:tcW w:w="10530" w:type="dxa"/>
            <w:vAlign w:val="center"/>
          </w:tcPr>
          <w:p w14:paraId="7EF07369" w14:textId="77777777" w:rsidR="00AD6A33" w:rsidRPr="00B904BC" w:rsidRDefault="00AD6A33" w:rsidP="006A4227">
            <w:pPr>
              <w:keepNext/>
              <w:rPr>
                <w:rFonts w:asciiTheme="minorHAnsi" w:hAnsiTheme="minorHAnsi"/>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AD6A33" w:rsidRPr="00D83E48" w14:paraId="6F7FBB40" w14:textId="77777777" w:rsidTr="006A4227">
        <w:trPr>
          <w:trHeight w:val="144"/>
        </w:trPr>
        <w:tc>
          <w:tcPr>
            <w:tcW w:w="468" w:type="dxa"/>
            <w:vAlign w:val="center"/>
          </w:tcPr>
          <w:p w14:paraId="36689064"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05</w:t>
            </w:r>
          </w:p>
        </w:tc>
        <w:tc>
          <w:tcPr>
            <w:tcW w:w="10530" w:type="dxa"/>
            <w:vAlign w:val="center"/>
          </w:tcPr>
          <w:p w14:paraId="64782065" w14:textId="247EC826" w:rsidR="00AD6A33" w:rsidRPr="00B904BC" w:rsidRDefault="00AD6A33" w:rsidP="00154520">
            <w:pPr>
              <w:pStyle w:val="NormalBullet"/>
              <w:tabs>
                <w:tab w:val="clear" w:pos="-2966"/>
              </w:tabs>
              <w:spacing w:before="0"/>
              <w:ind w:left="0" w:firstLine="0"/>
              <w:rPr>
                <w:rFonts w:asciiTheme="minorHAnsi" w:hAnsiTheme="minorHAnsi"/>
                <w:sz w:val="18"/>
                <w:szCs w:val="18"/>
              </w:rPr>
            </w:pPr>
            <w:r w:rsidRPr="00B904BC">
              <w:rPr>
                <w:rFonts w:asciiTheme="minorHAnsi" w:hAnsiTheme="minorHAnsi"/>
                <w:sz w:val="18"/>
                <w:szCs w:val="18"/>
              </w:rPr>
              <w:t>Multi-speed compressor space cooling systems or variable speed compressor systems shall verify air flow (cfm/ton) and fan efficacy (</w:t>
            </w:r>
            <w:r w:rsidR="00154520">
              <w:rPr>
                <w:rFonts w:asciiTheme="minorHAnsi" w:hAnsiTheme="minorHAnsi"/>
                <w:sz w:val="18"/>
                <w:szCs w:val="18"/>
              </w:rPr>
              <w:t>w</w:t>
            </w:r>
            <w:r w:rsidRPr="00B904BC">
              <w:rPr>
                <w:rFonts w:asciiTheme="minorHAnsi" w:hAnsiTheme="minorHAnsi"/>
                <w:sz w:val="18"/>
                <w:szCs w:val="18"/>
              </w:rPr>
              <w:t>att</w:t>
            </w:r>
            <w:r w:rsidR="00154520">
              <w:rPr>
                <w:rFonts w:asciiTheme="minorHAnsi" w:hAnsiTheme="minorHAnsi"/>
                <w:sz w:val="18"/>
                <w:szCs w:val="18"/>
              </w:rPr>
              <w:t>s</w:t>
            </w:r>
            <w:r w:rsidRPr="00B904BC">
              <w:rPr>
                <w:rFonts w:asciiTheme="minorHAnsi" w:hAnsiTheme="minorHAnsi"/>
                <w:sz w:val="18"/>
                <w:szCs w:val="18"/>
              </w:rPr>
              <w:t>/cfm) with system operating in cooling mode at the maximum compressor speed and the maximum air handler fan speed.</w:t>
            </w:r>
          </w:p>
        </w:tc>
      </w:tr>
      <w:tr w:rsidR="00AD6A33" w:rsidRPr="00D83E48" w14:paraId="6245FD64" w14:textId="77777777" w:rsidTr="006A4227">
        <w:trPr>
          <w:trHeight w:val="144"/>
        </w:trPr>
        <w:tc>
          <w:tcPr>
            <w:tcW w:w="468" w:type="dxa"/>
            <w:vAlign w:val="center"/>
          </w:tcPr>
          <w:p w14:paraId="123F6A0F" w14:textId="77777777" w:rsidR="00AD6A33" w:rsidRPr="00B904BC" w:rsidRDefault="00AD6A33" w:rsidP="006A4227">
            <w:pPr>
              <w:pStyle w:val="FootnoteText"/>
              <w:keepNext/>
              <w:jc w:val="center"/>
              <w:rPr>
                <w:rFonts w:asciiTheme="minorHAnsi" w:hAnsiTheme="minorHAnsi"/>
                <w:sz w:val="18"/>
                <w:szCs w:val="18"/>
              </w:rPr>
            </w:pPr>
            <w:r w:rsidRPr="00B904BC">
              <w:rPr>
                <w:rFonts w:asciiTheme="minorHAnsi" w:hAnsiTheme="minorHAnsi"/>
                <w:sz w:val="18"/>
                <w:szCs w:val="18"/>
              </w:rPr>
              <w:t>06</w:t>
            </w:r>
          </w:p>
        </w:tc>
        <w:tc>
          <w:tcPr>
            <w:tcW w:w="10530" w:type="dxa"/>
            <w:vAlign w:val="center"/>
          </w:tcPr>
          <w:p w14:paraId="25D472D4" w14:textId="2ED12170" w:rsidR="00AD6A33" w:rsidRPr="00B904BC" w:rsidRDefault="00AD6A33" w:rsidP="00154520">
            <w:pPr>
              <w:keepNext/>
              <w:rPr>
                <w:rFonts w:asciiTheme="minorHAnsi" w:hAnsiTheme="minorHAnsi"/>
                <w:sz w:val="18"/>
                <w:szCs w:val="18"/>
              </w:rPr>
            </w:pPr>
            <w:r w:rsidRPr="00B904BC">
              <w:rPr>
                <w:rFonts w:asciiTheme="minorHAnsi" w:hAnsiTheme="minorHAnsi"/>
                <w:sz w:val="18"/>
                <w:szCs w:val="18"/>
              </w:rPr>
              <w:t>Zoned cooling air distribution systems with single speed compressors shall meet both the airflow (cfm/ton) and fan efficacy (</w:t>
            </w:r>
            <w:r w:rsidR="00154520">
              <w:rPr>
                <w:rFonts w:asciiTheme="minorHAnsi" w:hAnsiTheme="minorHAnsi"/>
                <w:sz w:val="18"/>
                <w:szCs w:val="18"/>
              </w:rPr>
              <w:t>w</w:t>
            </w:r>
            <w:r w:rsidRPr="00B904BC">
              <w:rPr>
                <w:rFonts w:asciiTheme="minorHAnsi" w:hAnsiTheme="minorHAnsi"/>
                <w:sz w:val="18"/>
                <w:szCs w:val="18"/>
              </w:rPr>
              <w:t>att</w:t>
            </w:r>
            <w:r w:rsidR="00154520">
              <w:rPr>
                <w:rFonts w:asciiTheme="minorHAnsi" w:hAnsiTheme="minorHAnsi"/>
                <w:sz w:val="18"/>
                <w:szCs w:val="18"/>
              </w:rPr>
              <w:t>s</w:t>
            </w:r>
            <w:r w:rsidRPr="00B904BC">
              <w:rPr>
                <w:rFonts w:asciiTheme="minorHAnsi" w:hAnsiTheme="minorHAnsi"/>
                <w:sz w:val="18"/>
                <w:szCs w:val="18"/>
              </w:rPr>
              <w:t>/cfm) criteria in every zonal control mode.</w:t>
            </w:r>
          </w:p>
        </w:tc>
      </w:tr>
      <w:tr w:rsidR="00B11496" w:rsidRPr="00D83E48" w14:paraId="0FD1685F" w14:textId="77777777" w:rsidTr="00BB6632">
        <w:trPr>
          <w:trHeight w:val="144"/>
        </w:trPr>
        <w:tc>
          <w:tcPr>
            <w:tcW w:w="468" w:type="dxa"/>
            <w:vAlign w:val="center"/>
          </w:tcPr>
          <w:p w14:paraId="787DBEDF" w14:textId="2F4E216E" w:rsidR="00B11496" w:rsidRPr="00B904BC" w:rsidRDefault="00B11496" w:rsidP="00B11496">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0B106A79" w14:textId="0B405706" w:rsidR="00B11496" w:rsidRPr="00B904BC" w:rsidRDefault="00B11496" w:rsidP="00B11496">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B11496" w:rsidRPr="00D83E48" w14:paraId="2DAAE68E" w14:textId="77777777" w:rsidTr="006A4227">
        <w:trPr>
          <w:trHeight w:val="144"/>
        </w:trPr>
        <w:tc>
          <w:tcPr>
            <w:tcW w:w="10998" w:type="dxa"/>
            <w:gridSpan w:val="2"/>
          </w:tcPr>
          <w:p w14:paraId="3216BF05" w14:textId="77777777" w:rsidR="00B11496" w:rsidRPr="00B904BC" w:rsidRDefault="00B11496" w:rsidP="00B11496">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57385774" w14:textId="13BBDB7A" w:rsidR="00B7347F" w:rsidRDefault="00B7347F" w:rsidP="00B816B4">
      <w:pPr>
        <w:rPr>
          <w:rFonts w:asciiTheme="minorHAnsi" w:hAnsiTheme="minorHAnsi"/>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07"/>
        <w:gridCol w:w="270"/>
        <w:gridCol w:w="2551"/>
        <w:gridCol w:w="2822"/>
      </w:tblGrid>
      <w:tr w:rsidR="00CD7DDB" w14:paraId="4BAA8216" w14:textId="77777777" w:rsidTr="00502177">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BAA8215" w14:textId="77777777" w:rsidR="00CD7DDB" w:rsidRDefault="00CD7DD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br w:type="page"/>
            </w:r>
            <w:r>
              <w:rPr>
                <w:rFonts w:asciiTheme="minorHAnsi" w:hAnsiTheme="minorHAnsi"/>
                <w:sz w:val="18"/>
                <w:szCs w:val="18"/>
              </w:rPr>
              <w:br w:type="page"/>
            </w:r>
            <w:r>
              <w:rPr>
                <w:rFonts w:asciiTheme="minorHAnsi" w:hAnsiTheme="minorHAnsi" w:cs="Arial"/>
                <w:b/>
                <w:caps/>
                <w:sz w:val="18"/>
                <w:szCs w:val="18"/>
              </w:rPr>
              <w:t>Documentation Author's Declaration Statement</w:t>
            </w:r>
          </w:p>
        </w:tc>
      </w:tr>
      <w:tr w:rsidR="00CD7DDB" w14:paraId="4BAA8218" w14:textId="77777777" w:rsidTr="00CD7DDB">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BAA8217" w14:textId="77777777" w:rsidR="00CD7DDB" w:rsidRDefault="00CD7DDB" w:rsidP="00502177">
            <w:pPr>
              <w:keepNext/>
              <w:numPr>
                <w:ilvl w:val="0"/>
                <w:numId w:val="32"/>
              </w:numPr>
              <w:ind w:left="271" w:hanging="270"/>
              <w:rPr>
                <w:rFonts w:asciiTheme="minorHAnsi" w:hAnsiTheme="minorHAnsi"/>
                <w:sz w:val="18"/>
                <w:szCs w:val="18"/>
              </w:rPr>
            </w:pPr>
            <w:r>
              <w:rPr>
                <w:rFonts w:asciiTheme="minorHAnsi" w:hAnsiTheme="minorHAnsi"/>
                <w:sz w:val="18"/>
                <w:szCs w:val="18"/>
              </w:rPr>
              <w:t>I certify that this Certificate of Installation documentation is accurate and complete.</w:t>
            </w:r>
          </w:p>
        </w:tc>
      </w:tr>
      <w:tr w:rsidR="00CD7DDB" w14:paraId="4BAA821B"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19" w14:textId="77777777" w:rsidR="00CD7DDB" w:rsidRDefault="00CD7DDB">
            <w:pPr>
              <w:keepNext/>
              <w:rPr>
                <w:rFonts w:asciiTheme="minorHAnsi" w:hAnsiTheme="minorHAnsi"/>
                <w:sz w:val="14"/>
                <w:szCs w:val="14"/>
              </w:rPr>
            </w:pPr>
            <w:r>
              <w:rPr>
                <w:rFonts w:asciiTheme="minorHAnsi" w:hAnsiTheme="minorHAnsi"/>
                <w:sz w:val="14"/>
                <w:szCs w:val="14"/>
              </w:rPr>
              <w:t>Documentation Author Name:</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1A" w14:textId="77777777" w:rsidR="00CD7DDB" w:rsidRDefault="00CD7DDB">
            <w:pPr>
              <w:keepNext/>
              <w:rPr>
                <w:rFonts w:asciiTheme="minorHAnsi" w:hAnsiTheme="minorHAnsi"/>
                <w:sz w:val="14"/>
                <w:szCs w:val="14"/>
              </w:rPr>
            </w:pPr>
            <w:r>
              <w:rPr>
                <w:rFonts w:asciiTheme="minorHAnsi" w:hAnsiTheme="minorHAnsi"/>
                <w:sz w:val="14"/>
                <w:szCs w:val="14"/>
              </w:rPr>
              <w:t>Documentation Author Signature:</w:t>
            </w:r>
          </w:p>
        </w:tc>
      </w:tr>
      <w:tr w:rsidR="00CD7DDB" w14:paraId="4BAA821E"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1C" w14:textId="77777777" w:rsidR="00CD7DDB" w:rsidRDefault="00CD7DDB">
            <w:pPr>
              <w:keepNext/>
              <w:rPr>
                <w:rFonts w:asciiTheme="minorHAnsi" w:hAnsiTheme="minorHAnsi"/>
                <w:sz w:val="14"/>
                <w:szCs w:val="14"/>
              </w:rPr>
            </w:pPr>
            <w:r>
              <w:rPr>
                <w:rFonts w:asciiTheme="minorHAnsi" w:hAnsiTheme="minorHAnsi"/>
                <w:sz w:val="14"/>
                <w:szCs w:val="14"/>
              </w:rPr>
              <w:t>Documentation Author Company Name:</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1D" w14:textId="77777777" w:rsidR="00CD7DDB" w:rsidRDefault="00CD7DDB">
            <w:pPr>
              <w:keepNext/>
              <w:rPr>
                <w:rFonts w:asciiTheme="minorHAnsi" w:hAnsiTheme="minorHAnsi"/>
                <w:sz w:val="14"/>
                <w:szCs w:val="14"/>
              </w:rPr>
            </w:pPr>
            <w:r>
              <w:rPr>
                <w:rFonts w:asciiTheme="minorHAnsi" w:hAnsiTheme="minorHAnsi"/>
                <w:sz w:val="14"/>
                <w:szCs w:val="14"/>
              </w:rPr>
              <w:t>Date Signed:</w:t>
            </w:r>
          </w:p>
        </w:tc>
      </w:tr>
      <w:tr w:rsidR="00CD7DDB" w14:paraId="4BAA8221"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1F" w14:textId="77777777" w:rsidR="00CD7DDB" w:rsidRDefault="00CD7DDB">
            <w:pPr>
              <w:keepNext/>
              <w:rPr>
                <w:rFonts w:asciiTheme="minorHAnsi" w:hAnsiTheme="minorHAnsi"/>
                <w:sz w:val="14"/>
                <w:szCs w:val="14"/>
              </w:rPr>
            </w:pPr>
            <w:r>
              <w:rPr>
                <w:rFonts w:asciiTheme="minorHAnsi" w:hAnsiTheme="minorHAnsi"/>
                <w:sz w:val="14"/>
                <w:szCs w:val="14"/>
              </w:rPr>
              <w:t>Address:</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20" w14:textId="4026855D" w:rsidR="00CD7DDB" w:rsidRDefault="00CD7DDB">
            <w:pPr>
              <w:keepNext/>
              <w:rPr>
                <w:rFonts w:asciiTheme="minorHAnsi" w:hAnsiTheme="minorHAnsi"/>
                <w:sz w:val="14"/>
                <w:szCs w:val="14"/>
              </w:rPr>
            </w:pPr>
            <w:r>
              <w:rPr>
                <w:rFonts w:asciiTheme="minorHAnsi" w:hAnsiTheme="minorHAnsi"/>
                <w:sz w:val="14"/>
                <w:szCs w:val="14"/>
              </w:rPr>
              <w:t>CEA/HERS Certification Identification (</w:t>
            </w:r>
            <w:r w:rsidR="00502177">
              <w:rPr>
                <w:rFonts w:asciiTheme="minorHAnsi" w:hAnsiTheme="minorHAnsi"/>
                <w:sz w:val="14"/>
                <w:szCs w:val="14"/>
              </w:rPr>
              <w:t>i</w:t>
            </w:r>
            <w:r>
              <w:rPr>
                <w:rFonts w:asciiTheme="minorHAnsi" w:hAnsiTheme="minorHAnsi"/>
                <w:sz w:val="14"/>
                <w:szCs w:val="14"/>
              </w:rPr>
              <w:t>f applicable):</w:t>
            </w:r>
          </w:p>
        </w:tc>
      </w:tr>
      <w:tr w:rsidR="00CD7DDB" w14:paraId="4BAA8224" w14:textId="77777777" w:rsidTr="00CD7DDB">
        <w:trPr>
          <w:trHeight w:val="360"/>
        </w:trPr>
        <w:tc>
          <w:tcPr>
            <w:tcW w:w="5577" w:type="dxa"/>
            <w:gridSpan w:val="2"/>
            <w:tcBorders>
              <w:top w:val="single" w:sz="4" w:space="0" w:color="auto"/>
              <w:left w:val="single" w:sz="4" w:space="0" w:color="auto"/>
              <w:bottom w:val="single" w:sz="4" w:space="0" w:color="auto"/>
              <w:right w:val="single" w:sz="4" w:space="0" w:color="auto"/>
            </w:tcBorders>
            <w:hideMark/>
          </w:tcPr>
          <w:p w14:paraId="4BAA8222" w14:textId="77777777" w:rsidR="00CD7DDB" w:rsidRDefault="00CD7DDB">
            <w:pPr>
              <w:keepNext/>
              <w:rPr>
                <w:rFonts w:asciiTheme="minorHAnsi" w:hAnsiTheme="minorHAnsi"/>
                <w:sz w:val="14"/>
                <w:szCs w:val="14"/>
              </w:rPr>
            </w:pPr>
            <w:r>
              <w:rPr>
                <w:rFonts w:asciiTheme="minorHAnsi" w:hAnsiTheme="minorHAnsi"/>
                <w:sz w:val="14"/>
                <w:szCs w:val="14"/>
              </w:rPr>
              <w:t>City/State/Zip:</w:t>
            </w:r>
          </w:p>
        </w:tc>
        <w:tc>
          <w:tcPr>
            <w:tcW w:w="5373" w:type="dxa"/>
            <w:gridSpan w:val="2"/>
            <w:tcBorders>
              <w:top w:val="single" w:sz="4" w:space="0" w:color="auto"/>
              <w:left w:val="single" w:sz="4" w:space="0" w:color="auto"/>
              <w:bottom w:val="single" w:sz="4" w:space="0" w:color="auto"/>
              <w:right w:val="single" w:sz="4" w:space="0" w:color="auto"/>
            </w:tcBorders>
            <w:hideMark/>
          </w:tcPr>
          <w:p w14:paraId="4BAA8223" w14:textId="77777777" w:rsidR="00CD7DDB" w:rsidRDefault="00CD7DDB">
            <w:pPr>
              <w:keepNext/>
              <w:rPr>
                <w:rFonts w:asciiTheme="minorHAnsi" w:hAnsiTheme="minorHAnsi"/>
                <w:sz w:val="14"/>
                <w:szCs w:val="14"/>
              </w:rPr>
            </w:pPr>
            <w:r>
              <w:rPr>
                <w:rFonts w:asciiTheme="minorHAnsi" w:hAnsiTheme="minorHAnsi"/>
                <w:sz w:val="14"/>
                <w:szCs w:val="14"/>
              </w:rPr>
              <w:t>Phone:</w:t>
            </w:r>
          </w:p>
        </w:tc>
      </w:tr>
      <w:tr w:rsidR="00CD7DDB" w14:paraId="4BAA8226" w14:textId="77777777" w:rsidTr="00CD7DDB">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BAA8225" w14:textId="77777777" w:rsidR="00CD7DDB" w:rsidRDefault="00CD7DD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Declaration statement  </w:t>
            </w:r>
          </w:p>
        </w:tc>
      </w:tr>
      <w:tr w:rsidR="00CD7DDB" w14:paraId="4BAA822E" w14:textId="77777777" w:rsidTr="00CD7DDB">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BAA8227" w14:textId="77777777" w:rsidR="00CD7DDB" w:rsidRPr="009E093F" w:rsidRDefault="00CD7DDB" w:rsidP="00502177">
            <w:pPr>
              <w:keepNext/>
              <w:tabs>
                <w:tab w:val="left" w:pos="-2600"/>
              </w:tabs>
              <w:ind w:right="86"/>
              <w:outlineLvl w:val="2"/>
              <w:rPr>
                <w:rFonts w:asciiTheme="minorHAnsi" w:hAnsiTheme="minorHAnsi"/>
                <w:sz w:val="18"/>
                <w:szCs w:val="18"/>
              </w:rPr>
            </w:pPr>
            <w:r w:rsidRPr="009E093F">
              <w:rPr>
                <w:rFonts w:asciiTheme="minorHAnsi" w:hAnsiTheme="minorHAnsi"/>
                <w:sz w:val="18"/>
                <w:szCs w:val="18"/>
              </w:rPr>
              <w:t xml:space="preserve">I certify the following under penalty of perjury, under the laws of the State of California: </w:t>
            </w:r>
          </w:p>
          <w:p w14:paraId="105D00A8" w14:textId="77777777" w:rsidR="00CA02D8" w:rsidRPr="009E093F" w:rsidRDefault="00CA02D8" w:rsidP="00CA02D8">
            <w:pPr>
              <w:pStyle w:val="Heading3"/>
              <w:numPr>
                <w:ilvl w:val="0"/>
                <w:numId w:val="39"/>
              </w:numPr>
              <w:spacing w:before="0"/>
              <w:ind w:right="90"/>
              <w:rPr>
                <w:rFonts w:asciiTheme="minorHAnsi" w:hAnsiTheme="minorHAnsi"/>
                <w:b/>
                <w:caps/>
                <w:sz w:val="18"/>
                <w:szCs w:val="18"/>
              </w:rPr>
            </w:pPr>
            <w:r w:rsidRPr="009E093F">
              <w:rPr>
                <w:rFonts w:asciiTheme="minorHAnsi" w:hAnsiTheme="minorHAnsi"/>
                <w:sz w:val="18"/>
                <w:szCs w:val="18"/>
              </w:rPr>
              <w:t xml:space="preserve">The information provided on this Certificate of Installation is true and correct. </w:t>
            </w:r>
          </w:p>
          <w:p w14:paraId="5AEEF0C4" w14:textId="77777777" w:rsidR="00CA02D8" w:rsidRPr="009E093F" w:rsidRDefault="00CA02D8" w:rsidP="00CA02D8">
            <w:pPr>
              <w:pStyle w:val="Heading3"/>
              <w:numPr>
                <w:ilvl w:val="0"/>
                <w:numId w:val="39"/>
              </w:numPr>
              <w:spacing w:before="0"/>
              <w:ind w:right="90"/>
              <w:rPr>
                <w:rFonts w:asciiTheme="minorHAnsi" w:hAnsiTheme="minorHAnsi"/>
                <w:b/>
                <w:caps/>
                <w:sz w:val="18"/>
              </w:rPr>
            </w:pPr>
            <w:r w:rsidRPr="009E093F">
              <w:rPr>
                <w:rFonts w:asciiTheme="minorHAnsi" w:hAnsiTheme="minorHAnsi"/>
                <w:snapToGrid w:val="0"/>
                <w:sz w:val="18"/>
                <w:szCs w:val="18"/>
              </w:rPr>
              <w:t xml:space="preserve">I am either: a) a responsible person eligible under Division 3 of the Business and Professions Code </w:t>
            </w:r>
            <w:r w:rsidRPr="009E093F">
              <w:rPr>
                <w:rFonts w:asciiTheme="minorHAnsi" w:hAnsiTheme="minorHAnsi"/>
                <w:sz w:val="18"/>
                <w:szCs w:val="18"/>
              </w:rPr>
              <w:t xml:space="preserve">in the applicable classification to accept responsibility for the system design, construction, or installation </w:t>
            </w:r>
            <w:r w:rsidRPr="009E093F">
              <w:rPr>
                <w:rFonts w:asciiTheme="minorHAnsi" w:hAnsiTheme="minorHAnsi"/>
                <w:snapToGrid w:val="0"/>
                <w:sz w:val="18"/>
                <w:szCs w:val="18"/>
              </w:rPr>
              <w:t xml:space="preserve">of features, materials, components, or manufactured devices </w:t>
            </w:r>
            <w:r w:rsidRPr="009E093F">
              <w:rPr>
                <w:rFonts w:asciiTheme="minorHAnsi" w:hAnsiTheme="minorHAnsi"/>
                <w:sz w:val="18"/>
                <w:szCs w:val="18"/>
              </w:rPr>
              <w:t xml:space="preserve">for the scope of work identified on this Certificate of Installation </w:t>
            </w:r>
            <w:r w:rsidRPr="009E093F">
              <w:rPr>
                <w:rFonts w:asciiTheme="minorHAnsi" w:hAnsiTheme="minorHAnsi"/>
                <w:snapToGrid w:val="0"/>
                <w:sz w:val="18"/>
                <w:szCs w:val="18"/>
              </w:rPr>
              <w:t>and attest to the declarations in this statement</w:t>
            </w:r>
            <w:r w:rsidRPr="009E093F">
              <w:rPr>
                <w:rFonts w:asciiTheme="minorHAnsi" w:hAnsiTheme="minorHAnsi"/>
                <w:sz w:val="18"/>
                <w:szCs w:val="18"/>
              </w:rPr>
              <w:t>, or b) I am an authorized representative of the responsible person and attest to the declarations in this statement on the responsible person’s behalf</w:t>
            </w:r>
            <w:r w:rsidRPr="009E093F">
              <w:rPr>
                <w:rFonts w:asciiTheme="minorHAnsi" w:eastAsia="Calibri" w:hAnsiTheme="minorHAnsi"/>
                <w:sz w:val="18"/>
                <w:szCs w:val="18"/>
              </w:rPr>
              <w:t>.</w:t>
            </w:r>
          </w:p>
          <w:p w14:paraId="1B9770D6" w14:textId="77777777" w:rsidR="00CA02D8" w:rsidRPr="009E093F" w:rsidRDefault="00CA02D8" w:rsidP="009E093F">
            <w:pPr>
              <w:keepNext/>
              <w:numPr>
                <w:ilvl w:val="0"/>
                <w:numId w:val="39"/>
              </w:numPr>
              <w:autoSpaceDE w:val="0"/>
              <w:autoSpaceDN w:val="0"/>
              <w:adjustRightInd w:val="0"/>
              <w:ind w:right="90"/>
              <w:rPr>
                <w:rFonts w:asciiTheme="minorHAnsi" w:hAnsiTheme="minorHAnsi"/>
                <w:sz w:val="18"/>
                <w:szCs w:val="18"/>
              </w:rPr>
            </w:pPr>
            <w:r w:rsidRPr="009E093F">
              <w:rPr>
                <w:rFonts w:asciiTheme="minorHAnsi" w:hAnsiTheme="minorHAnsi"/>
                <w:sz w:val="18"/>
                <w:szCs w:val="18"/>
              </w:rPr>
              <w:t xml:space="preserve">The constructed or installed features, materials, </w:t>
            </w:r>
            <w:proofErr w:type="gramStart"/>
            <w:r w:rsidRPr="009E093F">
              <w:rPr>
                <w:rFonts w:asciiTheme="minorHAnsi" w:hAnsiTheme="minorHAnsi"/>
                <w:sz w:val="18"/>
                <w:szCs w:val="18"/>
              </w:rPr>
              <w:t>components</w:t>
            </w:r>
            <w:proofErr w:type="gramEnd"/>
            <w:r w:rsidRPr="009E093F">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E093F">
              <w:rPr>
                <w:rFonts w:asciiTheme="minorHAnsi" w:eastAsia="Calibri" w:hAnsiTheme="minorHAnsi" w:cs="TimesNewRomanPSMT"/>
                <w:sz w:val="18"/>
                <w:szCs w:val="18"/>
              </w:rPr>
              <w:t>.</w:t>
            </w:r>
          </w:p>
          <w:p w14:paraId="1BD08F38" w14:textId="77777777" w:rsidR="00CA02D8" w:rsidRPr="009E093F" w:rsidRDefault="00CA02D8" w:rsidP="00CA02D8">
            <w:pPr>
              <w:pStyle w:val="ListParagraph"/>
              <w:keepNext/>
              <w:numPr>
                <w:ilvl w:val="0"/>
                <w:numId w:val="39"/>
              </w:numPr>
              <w:autoSpaceDE w:val="0"/>
              <w:autoSpaceDN w:val="0"/>
              <w:adjustRightInd w:val="0"/>
              <w:rPr>
                <w:rFonts w:asciiTheme="minorHAnsi" w:hAnsiTheme="minorHAnsi"/>
                <w:sz w:val="18"/>
              </w:rPr>
            </w:pPr>
            <w:r w:rsidRPr="009E093F">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4BAA822D" w14:textId="2FC15AD0" w:rsidR="00CD7DDB" w:rsidRPr="009E093F" w:rsidRDefault="00CA02D8" w:rsidP="009E093F">
            <w:pPr>
              <w:pStyle w:val="ListParagraph"/>
              <w:keepNext/>
              <w:numPr>
                <w:ilvl w:val="0"/>
                <w:numId w:val="39"/>
              </w:numPr>
              <w:autoSpaceDE w:val="0"/>
              <w:autoSpaceDN w:val="0"/>
              <w:adjustRightInd w:val="0"/>
              <w:rPr>
                <w:rFonts w:asciiTheme="minorHAnsi" w:hAnsiTheme="minorHAnsi"/>
                <w:b/>
              </w:rPr>
            </w:pPr>
            <w:r w:rsidRPr="009E093F">
              <w:rPr>
                <w:rFonts w:asciiTheme="minorHAnsi" w:hAnsiTheme="minorHAnsi"/>
                <w:sz w:val="18"/>
                <w:szCs w:val="18"/>
              </w:rPr>
              <w:t xml:space="preserve">I will ensure that a registered copy of this Certificate of Installation shall be </w:t>
            </w:r>
            <w:proofErr w:type="gramStart"/>
            <w:r w:rsidRPr="009E093F">
              <w:rPr>
                <w:rFonts w:asciiTheme="minorHAnsi" w:hAnsiTheme="minorHAnsi"/>
                <w:sz w:val="18"/>
                <w:szCs w:val="18"/>
              </w:rPr>
              <w:t>posted, or</w:t>
            </w:r>
            <w:proofErr w:type="gramEnd"/>
            <w:r w:rsidRPr="009E093F">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CD7DDB" w14:paraId="4BAA8231"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2F" w14:textId="77777777" w:rsidR="00CD7DDB" w:rsidRDefault="00CD7DD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Name:</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0" w14:textId="77777777" w:rsidR="00CD7DDB" w:rsidRDefault="00CD7DD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Builder/Installer Signature:</w:t>
            </w:r>
          </w:p>
        </w:tc>
      </w:tr>
      <w:tr w:rsidR="00CD7DDB" w14:paraId="4BAA8234"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2" w14:textId="2A4996E5"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3"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Position With Company (Title):</w:t>
            </w:r>
          </w:p>
        </w:tc>
      </w:tr>
      <w:tr w:rsidR="00CD7DDB" w14:paraId="4BAA8237"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5"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6"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CSLB License:</w:t>
            </w:r>
          </w:p>
        </w:tc>
      </w:tr>
      <w:tr w:rsidR="00CD7DDB" w14:paraId="4BAA823B"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8"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9" w14:textId="643E115C"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0217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A"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Date Signed:</w:t>
            </w:r>
          </w:p>
        </w:tc>
      </w:tr>
      <w:tr w:rsidR="00CD7DDB" w14:paraId="4BAA823E" w14:textId="77777777" w:rsidTr="00CD7DDB">
        <w:trPr>
          <w:trHeight w:val="360"/>
        </w:trPr>
        <w:tc>
          <w:tcPr>
            <w:tcW w:w="530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C"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A823D" w14:textId="77777777" w:rsidR="00CD7DDB" w:rsidRDefault="00CD7DD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 xml:space="preserve">Name of TPQCP (if applicable): </w:t>
            </w:r>
          </w:p>
        </w:tc>
      </w:tr>
    </w:tbl>
    <w:p w14:paraId="4BAA823F" w14:textId="77777777" w:rsidR="00EA1EC9" w:rsidRPr="00CD7DDB" w:rsidRDefault="00EA1EC9" w:rsidP="00DA2B2D">
      <w:pPr>
        <w:pStyle w:val="CommentText"/>
        <w:rPr>
          <w:rFonts w:asciiTheme="minorHAnsi" w:hAnsiTheme="minorHAnsi"/>
          <w:sz w:val="18"/>
          <w:szCs w:val="18"/>
        </w:rPr>
      </w:pPr>
    </w:p>
    <w:p w14:paraId="4BAA8240" w14:textId="77777777" w:rsidR="00EA1EC9" w:rsidRPr="00D83E48" w:rsidRDefault="00EA1EC9" w:rsidP="00DA2B2D">
      <w:pPr>
        <w:rPr>
          <w:rFonts w:ascii="Calibri" w:hAnsi="Calibri"/>
          <w:b/>
          <w:sz w:val="32"/>
          <w:szCs w:val="32"/>
        </w:rPr>
        <w:sectPr w:rsidR="00EA1EC9" w:rsidRPr="00D83E48" w:rsidSect="001750A9">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4BAA8241" w14:textId="3093C583" w:rsidR="00EA1EC9" w:rsidRPr="00502177" w:rsidRDefault="00D975FF" w:rsidP="00502177">
      <w:pPr>
        <w:jc w:val="center"/>
        <w:rPr>
          <w:rFonts w:ascii="Calibri" w:hAnsi="Calibri"/>
          <w:b/>
        </w:rPr>
      </w:pPr>
      <w:del w:id="17" w:author="Alhabibi, Haider@Energy" w:date="2022-02-24T08:51:00Z">
        <w:r w:rsidRPr="00502177" w:rsidDel="00C26066">
          <w:rPr>
            <w:rFonts w:ascii="Calibri" w:hAnsi="Calibri"/>
            <w:b/>
          </w:rPr>
          <w:lastRenderedPageBreak/>
          <w:delText>CF2R</w:delText>
        </w:r>
      </w:del>
      <w:ins w:id="18" w:author="Alhabibi, Haider@Energy" w:date="2022-02-24T08:51:00Z">
        <w:r w:rsidR="00C26066">
          <w:rPr>
            <w:rFonts w:ascii="Calibri" w:hAnsi="Calibri"/>
            <w:b/>
          </w:rPr>
          <w:t>LMCI</w:t>
        </w:r>
      </w:ins>
      <w:r w:rsidRPr="00502177">
        <w:rPr>
          <w:rFonts w:ascii="Calibri" w:hAnsi="Calibri"/>
          <w:b/>
        </w:rPr>
        <w:t>-MCH-22</w:t>
      </w:r>
      <w:r w:rsidR="00A3025D">
        <w:rPr>
          <w:rFonts w:ascii="Calibri" w:hAnsi="Calibri"/>
          <w:b/>
        </w:rPr>
        <w:t>c</w:t>
      </w:r>
      <w:r w:rsidR="00502177">
        <w:rPr>
          <w:rFonts w:ascii="Calibri" w:hAnsi="Calibri"/>
          <w:b/>
        </w:rPr>
        <w:t>-H User Instructions</w:t>
      </w:r>
    </w:p>
    <w:p w14:paraId="4BAA8242" w14:textId="77777777" w:rsidR="00D975FF" w:rsidRPr="00D83E48" w:rsidRDefault="00D975FF" w:rsidP="0009456E">
      <w:pPr>
        <w:rPr>
          <w:rFonts w:ascii="Calibri" w:hAnsi="Calibri"/>
        </w:rPr>
      </w:pPr>
    </w:p>
    <w:p w14:paraId="4BAA8243" w14:textId="77777777" w:rsidR="00D975FF" w:rsidRPr="005D199F" w:rsidRDefault="00D975FF" w:rsidP="00D975FF">
      <w:pPr>
        <w:rPr>
          <w:rFonts w:ascii="Calibri" w:hAnsi="Calibri"/>
          <w:b/>
        </w:rPr>
      </w:pPr>
      <w:r w:rsidRPr="00714E84">
        <w:rPr>
          <w:rFonts w:ascii="Calibri" w:hAnsi="Calibri"/>
          <w:b/>
        </w:rPr>
        <w:t>Section A. Ducted Cooling System Information</w:t>
      </w:r>
    </w:p>
    <w:p w14:paraId="4BAA8244" w14:textId="74A84133" w:rsidR="00D975FF" w:rsidRPr="004D611C" w:rsidRDefault="00D975FF" w:rsidP="00D975FF">
      <w:pPr>
        <w:pStyle w:val="ListParagraph"/>
        <w:numPr>
          <w:ilvl w:val="0"/>
          <w:numId w:val="34"/>
        </w:numPr>
        <w:ind w:left="360" w:hanging="360"/>
        <w:rPr>
          <w:rFonts w:ascii="Calibri" w:hAnsi="Calibri"/>
          <w:i/>
        </w:rPr>
      </w:pPr>
      <w:r w:rsidRPr="00714E84">
        <w:rPr>
          <w:rFonts w:ascii="Calibri" w:hAnsi="Calibri"/>
          <w:i/>
        </w:rPr>
        <w:t>System Identification or Name:</w:t>
      </w:r>
      <w:r>
        <w:rPr>
          <w:rFonts w:ascii="Calibri" w:hAnsi="Calibri"/>
          <w:i/>
        </w:rPr>
        <w:t xml:space="preserve"> </w:t>
      </w:r>
      <w:r>
        <w:rPr>
          <w:rFonts w:ascii="Calibri" w:hAnsi="Calibri"/>
        </w:rPr>
        <w:t xml:space="preserve">This field is filled out automatically. It is referenced from the </w:t>
      </w:r>
      <w:del w:id="19" w:author="Alhabibi, Haider@Energy" w:date="2022-02-24T08:51:00Z">
        <w:r w:rsidDel="00C26066">
          <w:rPr>
            <w:rFonts w:ascii="Calibri" w:hAnsi="Calibri"/>
          </w:rPr>
          <w:delText>CF2R</w:delText>
        </w:r>
      </w:del>
      <w:ins w:id="20" w:author="Alhabibi, Haider@Energy" w:date="2022-02-24T08:51:00Z">
        <w:r w:rsidR="00C26066">
          <w:rPr>
            <w:rFonts w:ascii="Calibri" w:hAnsi="Calibri"/>
          </w:rPr>
          <w:t>LMCI</w:t>
        </w:r>
      </w:ins>
      <w:r>
        <w:rPr>
          <w:rFonts w:ascii="Calibri" w:hAnsi="Calibri"/>
        </w:rPr>
        <w:t>-MCH-23, which must be completed prior to this document.</w:t>
      </w:r>
    </w:p>
    <w:p w14:paraId="4BAA8245" w14:textId="28D46F46" w:rsidR="00D975FF" w:rsidRPr="006A3323"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Location or Area Served:</w:t>
      </w:r>
      <w:r w:rsidRPr="004D611C">
        <w:rPr>
          <w:rFonts w:ascii="Calibri" w:hAnsi="Calibri"/>
        </w:rPr>
        <w:t xml:space="preserve"> </w:t>
      </w:r>
      <w:r>
        <w:rPr>
          <w:rFonts w:ascii="Calibri" w:hAnsi="Calibri"/>
        </w:rPr>
        <w:t xml:space="preserve">This field is filled out automatically. It is referenced from the </w:t>
      </w:r>
      <w:del w:id="21" w:author="Alhabibi, Haider@Energy" w:date="2022-02-24T08:51:00Z">
        <w:r w:rsidDel="00C26066">
          <w:rPr>
            <w:rFonts w:ascii="Calibri" w:hAnsi="Calibri"/>
          </w:rPr>
          <w:delText>CF2R</w:delText>
        </w:r>
      </w:del>
      <w:ins w:id="22" w:author="Alhabibi, Haider@Energy" w:date="2022-02-24T08:51:00Z">
        <w:r w:rsidR="00C26066">
          <w:rPr>
            <w:rFonts w:ascii="Calibri" w:hAnsi="Calibri"/>
          </w:rPr>
          <w:t>LMCI</w:t>
        </w:r>
      </w:ins>
      <w:r>
        <w:rPr>
          <w:rFonts w:ascii="Calibri" w:hAnsi="Calibri"/>
        </w:rPr>
        <w:t>-MCH-23, which must be completed prior to this document.</w:t>
      </w:r>
    </w:p>
    <w:p w14:paraId="430C585C" w14:textId="7821E638" w:rsidR="00626DC2" w:rsidRPr="00626DC2" w:rsidRDefault="00626DC2" w:rsidP="006A3323">
      <w:pPr>
        <w:numPr>
          <w:ilvl w:val="0"/>
          <w:numId w:val="34"/>
        </w:numPr>
        <w:spacing w:line="276" w:lineRule="auto"/>
        <w:ind w:left="360" w:hanging="360"/>
        <w:rPr>
          <w:rFonts w:ascii="Calibri" w:hAnsi="Calibri"/>
          <w:i/>
        </w:rPr>
      </w:pPr>
      <w:r w:rsidRPr="00626DC2">
        <w:rPr>
          <w:rFonts w:asciiTheme="minorHAnsi" w:hAnsiTheme="minorHAnsi"/>
          <w:i/>
        </w:rPr>
        <w:t xml:space="preserve">Indoor Unit Name: </w:t>
      </w:r>
      <w:r w:rsidRPr="00626DC2">
        <w:rPr>
          <w:rFonts w:ascii="Calibri" w:hAnsi="Calibri"/>
        </w:rPr>
        <w:t xml:space="preserve">This field is filled out automatically. It is referenced from the </w:t>
      </w:r>
      <w:del w:id="23" w:author="Alhabibi, Haider@Energy" w:date="2022-02-24T08:51:00Z">
        <w:r w:rsidRPr="00626DC2" w:rsidDel="00C26066">
          <w:rPr>
            <w:rFonts w:ascii="Calibri" w:hAnsi="Calibri"/>
          </w:rPr>
          <w:delText>CF2R</w:delText>
        </w:r>
      </w:del>
      <w:ins w:id="24" w:author="Alhabibi, Haider@Energy" w:date="2022-02-24T08:51:00Z">
        <w:r w:rsidR="00C26066">
          <w:rPr>
            <w:rFonts w:ascii="Calibri" w:hAnsi="Calibri"/>
          </w:rPr>
          <w:t>LMCI</w:t>
        </w:r>
      </w:ins>
      <w:r w:rsidRPr="00626DC2">
        <w:rPr>
          <w:rFonts w:ascii="Calibri" w:hAnsi="Calibri"/>
        </w:rPr>
        <w:t>-MCH-23, which must be completed prior to this document.</w:t>
      </w:r>
    </w:p>
    <w:p w14:paraId="4BAA8246" w14:textId="4D7B71B7"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Installation Type:</w:t>
      </w:r>
      <w:r w:rsidRPr="004D611C">
        <w:rPr>
          <w:rFonts w:ascii="Calibri" w:hAnsi="Calibri"/>
        </w:rPr>
        <w:t xml:space="preserve"> </w:t>
      </w:r>
      <w:r>
        <w:rPr>
          <w:rFonts w:ascii="Calibri" w:hAnsi="Calibri"/>
        </w:rPr>
        <w:t xml:space="preserve">This field is filled out automatically. It is referenced from the </w:t>
      </w:r>
      <w:del w:id="25" w:author="Alhabibi, Haider@Energy" w:date="2022-02-24T08:51:00Z">
        <w:r w:rsidDel="00C26066">
          <w:rPr>
            <w:rFonts w:ascii="Calibri" w:hAnsi="Calibri"/>
          </w:rPr>
          <w:delText>CF2R</w:delText>
        </w:r>
      </w:del>
      <w:ins w:id="26" w:author="Alhabibi, Haider@Energy" w:date="2022-02-24T08:51:00Z">
        <w:r w:rsidR="00C26066">
          <w:rPr>
            <w:rFonts w:ascii="Calibri" w:hAnsi="Calibri"/>
          </w:rPr>
          <w:t>LMCI</w:t>
        </w:r>
      </w:ins>
      <w:r>
        <w:rPr>
          <w:rFonts w:ascii="Calibri" w:hAnsi="Calibri"/>
        </w:rPr>
        <w:t>-MCH-23, which must be completed prior to this document.</w:t>
      </w:r>
    </w:p>
    <w:p w14:paraId="4BAA8247" w14:textId="19380E84"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Nominal Cooling Capacity (tons) of Condenser:</w:t>
      </w:r>
      <w:r w:rsidRPr="004D611C">
        <w:rPr>
          <w:rFonts w:ascii="Calibri" w:hAnsi="Calibri"/>
        </w:rPr>
        <w:t xml:space="preserve"> </w:t>
      </w:r>
      <w:r>
        <w:rPr>
          <w:rFonts w:ascii="Calibri" w:hAnsi="Calibri"/>
        </w:rPr>
        <w:t xml:space="preserve">This field is filled out automatically. It is referenced from the </w:t>
      </w:r>
      <w:del w:id="27" w:author="Alhabibi, Haider@Energy" w:date="2022-02-24T08:51:00Z">
        <w:r w:rsidDel="00C26066">
          <w:rPr>
            <w:rFonts w:ascii="Calibri" w:hAnsi="Calibri"/>
          </w:rPr>
          <w:delText>CF2R</w:delText>
        </w:r>
      </w:del>
      <w:ins w:id="28" w:author="Alhabibi, Haider@Energy" w:date="2022-02-24T08:51:00Z">
        <w:r w:rsidR="00C26066">
          <w:rPr>
            <w:rFonts w:ascii="Calibri" w:hAnsi="Calibri"/>
          </w:rPr>
          <w:t>LMCI</w:t>
        </w:r>
      </w:ins>
      <w:r>
        <w:rPr>
          <w:rFonts w:ascii="Calibri" w:hAnsi="Calibri"/>
        </w:rPr>
        <w:t>-MCH-23, which must be completed prior to this document.</w:t>
      </w:r>
    </w:p>
    <w:p w14:paraId="4BAA8248" w14:textId="4B2F5B0F"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Condenser Speed Type:</w:t>
      </w:r>
      <w:r w:rsidRPr="004D611C">
        <w:rPr>
          <w:rFonts w:ascii="Calibri" w:hAnsi="Calibri"/>
        </w:rPr>
        <w:t xml:space="preserve"> </w:t>
      </w:r>
      <w:r>
        <w:rPr>
          <w:rFonts w:ascii="Calibri" w:hAnsi="Calibri"/>
        </w:rPr>
        <w:t xml:space="preserve">This field is filled out automatically. It is referenced from the </w:t>
      </w:r>
      <w:del w:id="29" w:author="Alhabibi, Haider@Energy" w:date="2022-02-24T08:52:00Z">
        <w:r w:rsidDel="00C26066">
          <w:rPr>
            <w:rFonts w:ascii="Calibri" w:hAnsi="Calibri"/>
          </w:rPr>
          <w:delText>CF2R</w:delText>
        </w:r>
      </w:del>
      <w:ins w:id="30" w:author="Alhabibi, Haider@Energy" w:date="2022-02-24T08:52:00Z">
        <w:r w:rsidR="00C26066">
          <w:rPr>
            <w:rFonts w:ascii="Calibri" w:hAnsi="Calibri"/>
          </w:rPr>
          <w:t>LMCI</w:t>
        </w:r>
      </w:ins>
      <w:r>
        <w:rPr>
          <w:rFonts w:ascii="Calibri" w:hAnsi="Calibri"/>
        </w:rPr>
        <w:t>-MCH-23, which must be completed prior to this document.</w:t>
      </w:r>
    </w:p>
    <w:p w14:paraId="4BAA8249" w14:textId="46BE3166"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Cooling System Zonal Control Type:</w:t>
      </w:r>
      <w:r w:rsidRPr="004D611C">
        <w:rPr>
          <w:rFonts w:ascii="Calibri" w:hAnsi="Calibri"/>
        </w:rPr>
        <w:t xml:space="preserve"> </w:t>
      </w:r>
      <w:r>
        <w:rPr>
          <w:rFonts w:ascii="Calibri" w:hAnsi="Calibri"/>
        </w:rPr>
        <w:t xml:space="preserve">This field is filled out automatically. It is referenced from the </w:t>
      </w:r>
      <w:del w:id="31" w:author="Alhabibi, Haider@Energy" w:date="2022-02-24T08:52:00Z">
        <w:r w:rsidDel="00C26066">
          <w:rPr>
            <w:rFonts w:ascii="Calibri" w:hAnsi="Calibri"/>
          </w:rPr>
          <w:delText>CF2R</w:delText>
        </w:r>
      </w:del>
      <w:ins w:id="32" w:author="Alhabibi, Haider@Energy" w:date="2022-02-24T08:52:00Z">
        <w:r w:rsidR="00C26066">
          <w:rPr>
            <w:rFonts w:ascii="Calibri" w:hAnsi="Calibri"/>
          </w:rPr>
          <w:t>LMCI</w:t>
        </w:r>
      </w:ins>
      <w:r>
        <w:rPr>
          <w:rFonts w:ascii="Calibri" w:hAnsi="Calibri"/>
        </w:rPr>
        <w:t>-MCH-23, which must be completed prior to this document.</w:t>
      </w:r>
    </w:p>
    <w:p w14:paraId="4BAA824A" w14:textId="09973872"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Central Fan Integrated (CFI) Ventilation System Status:</w:t>
      </w:r>
      <w:r w:rsidRPr="004D611C">
        <w:rPr>
          <w:rFonts w:ascii="Calibri" w:hAnsi="Calibri"/>
        </w:rPr>
        <w:t xml:space="preserve"> </w:t>
      </w:r>
      <w:r>
        <w:rPr>
          <w:rFonts w:ascii="Calibri" w:hAnsi="Calibri"/>
        </w:rPr>
        <w:t xml:space="preserve">This field is filled out automatically. It is referenced from the </w:t>
      </w:r>
      <w:del w:id="33" w:author="Alhabibi, Haider@Energy" w:date="2022-02-24T08:52:00Z">
        <w:r w:rsidDel="00C26066">
          <w:rPr>
            <w:rFonts w:ascii="Calibri" w:hAnsi="Calibri"/>
          </w:rPr>
          <w:delText>CF2R</w:delText>
        </w:r>
      </w:del>
      <w:ins w:id="34" w:author="Alhabibi, Haider@Energy" w:date="2022-02-24T08:52:00Z">
        <w:r w:rsidR="00C26066">
          <w:rPr>
            <w:rFonts w:ascii="Calibri" w:hAnsi="Calibri"/>
          </w:rPr>
          <w:t>LMCI</w:t>
        </w:r>
      </w:ins>
      <w:r>
        <w:rPr>
          <w:rFonts w:ascii="Calibri" w:hAnsi="Calibri"/>
        </w:rPr>
        <w:t>-MCH-23, which must be completed prior to this document.</w:t>
      </w:r>
    </w:p>
    <w:p w14:paraId="4BAA824B" w14:textId="6EC917D2"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System Bypass Duct Status:</w:t>
      </w:r>
      <w:r w:rsidRPr="004D611C">
        <w:rPr>
          <w:rFonts w:ascii="Calibri" w:hAnsi="Calibri"/>
        </w:rPr>
        <w:t xml:space="preserve"> </w:t>
      </w:r>
      <w:r>
        <w:rPr>
          <w:rFonts w:ascii="Calibri" w:hAnsi="Calibri"/>
        </w:rPr>
        <w:t xml:space="preserve">This field is filled out automatically. It is referenced from the </w:t>
      </w:r>
      <w:del w:id="35" w:author="Alhabibi, Haider@Energy" w:date="2022-02-24T08:52:00Z">
        <w:r w:rsidDel="00C26066">
          <w:rPr>
            <w:rFonts w:ascii="Calibri" w:hAnsi="Calibri"/>
          </w:rPr>
          <w:delText>CF2R</w:delText>
        </w:r>
      </w:del>
      <w:ins w:id="36" w:author="Alhabibi, Haider@Energy" w:date="2022-02-24T08:52:00Z">
        <w:r w:rsidR="00C26066">
          <w:rPr>
            <w:rFonts w:ascii="Calibri" w:hAnsi="Calibri"/>
          </w:rPr>
          <w:t>LMCI</w:t>
        </w:r>
      </w:ins>
      <w:r>
        <w:rPr>
          <w:rFonts w:ascii="Calibri" w:hAnsi="Calibri"/>
        </w:rPr>
        <w:t>-MCH-23, which must be completed prior to this document.</w:t>
      </w:r>
    </w:p>
    <w:p w14:paraId="4BAA824C" w14:textId="652DE0D6" w:rsidR="00D975FF" w:rsidRPr="004D611C"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Date of System Airflow Rate Measurement:</w:t>
      </w:r>
      <w:r w:rsidRPr="004D611C">
        <w:rPr>
          <w:rFonts w:ascii="Calibri" w:hAnsi="Calibri"/>
        </w:rPr>
        <w:t xml:space="preserve"> </w:t>
      </w:r>
      <w:r>
        <w:rPr>
          <w:rFonts w:ascii="Calibri" w:hAnsi="Calibri"/>
        </w:rPr>
        <w:t xml:space="preserve">This field is filled out automatically. It is referenced from the </w:t>
      </w:r>
      <w:del w:id="37" w:author="Alhabibi, Haider@Energy" w:date="2022-02-24T08:52:00Z">
        <w:r w:rsidDel="00C26066">
          <w:rPr>
            <w:rFonts w:ascii="Calibri" w:hAnsi="Calibri"/>
          </w:rPr>
          <w:delText>CF2R</w:delText>
        </w:r>
      </w:del>
      <w:ins w:id="38" w:author="Alhabibi, Haider@Energy" w:date="2022-02-24T08:52:00Z">
        <w:r w:rsidR="00C26066">
          <w:rPr>
            <w:rFonts w:ascii="Calibri" w:hAnsi="Calibri"/>
          </w:rPr>
          <w:t>LMCI</w:t>
        </w:r>
      </w:ins>
      <w:r>
        <w:rPr>
          <w:rFonts w:ascii="Calibri" w:hAnsi="Calibri"/>
        </w:rPr>
        <w:t>-MCH-23, which must be completed prior to this document.</w:t>
      </w:r>
    </w:p>
    <w:p w14:paraId="4BAA824D" w14:textId="6291F0B4" w:rsidR="00D975FF" w:rsidRPr="008F4970" w:rsidRDefault="00D975FF" w:rsidP="00D975FF">
      <w:pPr>
        <w:pStyle w:val="ListParagraph"/>
        <w:numPr>
          <w:ilvl w:val="0"/>
          <w:numId w:val="34"/>
        </w:numPr>
        <w:ind w:left="360" w:hanging="360"/>
        <w:rPr>
          <w:rFonts w:ascii="Calibri" w:hAnsi="Calibri"/>
          <w:i/>
        </w:rPr>
      </w:pPr>
      <w:r w:rsidRPr="00714E84">
        <w:rPr>
          <w:rFonts w:asciiTheme="minorHAnsi" w:hAnsiTheme="minorHAnsi"/>
          <w:i/>
          <w:szCs w:val="18"/>
        </w:rPr>
        <w:t>Airflow Rate Protocol utilized:</w:t>
      </w:r>
      <w:r w:rsidRPr="004D611C">
        <w:rPr>
          <w:rFonts w:ascii="Calibri" w:hAnsi="Calibri"/>
        </w:rPr>
        <w:t xml:space="preserve"> </w:t>
      </w:r>
      <w:r>
        <w:rPr>
          <w:rFonts w:ascii="Calibri" w:hAnsi="Calibri"/>
        </w:rPr>
        <w:t xml:space="preserve">This field is filled out automatically. It is referenced from the </w:t>
      </w:r>
      <w:del w:id="39" w:author="Alhabibi, Haider@Energy" w:date="2022-02-24T08:52:00Z">
        <w:r w:rsidDel="00C26066">
          <w:rPr>
            <w:rFonts w:ascii="Calibri" w:hAnsi="Calibri"/>
          </w:rPr>
          <w:delText>CF2R</w:delText>
        </w:r>
      </w:del>
      <w:ins w:id="40" w:author="Alhabibi, Haider@Energy" w:date="2022-02-24T08:52:00Z">
        <w:r w:rsidR="00C26066">
          <w:rPr>
            <w:rFonts w:ascii="Calibri" w:hAnsi="Calibri"/>
          </w:rPr>
          <w:t>LMCI</w:t>
        </w:r>
      </w:ins>
      <w:r>
        <w:rPr>
          <w:rFonts w:ascii="Calibri" w:hAnsi="Calibri"/>
        </w:rPr>
        <w:t>-MCH-23, which must be completed prior to this document.</w:t>
      </w:r>
    </w:p>
    <w:p w14:paraId="7C450357" w14:textId="06AE4777" w:rsidR="00E61E42" w:rsidRPr="00154520" w:rsidRDefault="00154520" w:rsidP="007512C1">
      <w:pPr>
        <w:pStyle w:val="ListParagraph"/>
        <w:numPr>
          <w:ilvl w:val="0"/>
          <w:numId w:val="34"/>
        </w:numPr>
        <w:ind w:left="360" w:hanging="360"/>
        <w:rPr>
          <w:rFonts w:ascii="Calibri" w:hAnsi="Calibri"/>
          <w:i/>
        </w:rPr>
      </w:pPr>
      <w:r w:rsidRPr="00542FBC">
        <w:rPr>
          <w:rFonts w:ascii="Calibri" w:hAnsi="Calibri"/>
        </w:rPr>
        <w:t xml:space="preserve">Central Fan Ventilation Cooling System (CFVCS) Status: </w:t>
      </w:r>
      <w:r w:rsidR="007512C1" w:rsidRPr="007512C1">
        <w:rPr>
          <w:rFonts w:ascii="Calibri" w:hAnsi="Calibri"/>
        </w:rPr>
        <w:t xml:space="preserve">This field is filled out automatically. It is referenced from the </w:t>
      </w:r>
      <w:del w:id="41" w:author="Alhabibi, Haider@Energy" w:date="2022-02-24T08:52:00Z">
        <w:r w:rsidR="007512C1" w:rsidRPr="007512C1" w:rsidDel="00C26066">
          <w:rPr>
            <w:rFonts w:ascii="Calibri" w:hAnsi="Calibri"/>
          </w:rPr>
          <w:delText>CF2R</w:delText>
        </w:r>
      </w:del>
      <w:ins w:id="42" w:author="Alhabibi, Haider@Energy" w:date="2022-02-24T08:52:00Z">
        <w:r w:rsidR="00C26066">
          <w:rPr>
            <w:rFonts w:ascii="Calibri" w:hAnsi="Calibri"/>
          </w:rPr>
          <w:t>LMCI</w:t>
        </w:r>
      </w:ins>
      <w:r w:rsidR="007512C1" w:rsidRPr="007512C1">
        <w:rPr>
          <w:rFonts w:ascii="Calibri" w:hAnsi="Calibri"/>
        </w:rPr>
        <w:t>-MCH-23, which must be completed prior to this document.</w:t>
      </w:r>
    </w:p>
    <w:p w14:paraId="4BAA824E" w14:textId="77777777" w:rsidR="00D975FF" w:rsidRPr="00714E84" w:rsidRDefault="00D975FF" w:rsidP="00D975FF">
      <w:pPr>
        <w:rPr>
          <w:rFonts w:ascii="Calibri" w:hAnsi="Calibri"/>
          <w:i/>
        </w:rPr>
      </w:pPr>
    </w:p>
    <w:p w14:paraId="4BAA824F" w14:textId="17E2CCC7" w:rsidR="00D975FF" w:rsidRPr="004D611C" w:rsidRDefault="00D975FF" w:rsidP="00D975FF">
      <w:pPr>
        <w:keepNext/>
        <w:rPr>
          <w:rFonts w:asciiTheme="minorHAnsi" w:hAnsiTheme="minorHAnsi"/>
          <w:b/>
          <w:szCs w:val="18"/>
        </w:rPr>
      </w:pPr>
      <w:r>
        <w:rPr>
          <w:rFonts w:asciiTheme="minorHAnsi" w:hAnsiTheme="minorHAnsi"/>
          <w:b/>
          <w:szCs w:val="18"/>
        </w:rPr>
        <w:t xml:space="preserve">Section </w:t>
      </w:r>
      <w:r w:rsidRPr="00714E84">
        <w:rPr>
          <w:rFonts w:asciiTheme="minorHAnsi" w:hAnsiTheme="minorHAnsi"/>
          <w:b/>
          <w:szCs w:val="18"/>
        </w:rPr>
        <w:t>B. Fan Watt Measurement Apparatus and Procedure Information</w:t>
      </w:r>
    </w:p>
    <w:p w14:paraId="4BAA8250" w14:textId="0C1063EC" w:rsidR="00D975FF" w:rsidRPr="004D611C" w:rsidRDefault="00D975FF" w:rsidP="00D975FF">
      <w:pPr>
        <w:pStyle w:val="ListParagraph"/>
        <w:numPr>
          <w:ilvl w:val="0"/>
          <w:numId w:val="35"/>
        </w:numPr>
        <w:ind w:left="360" w:hanging="360"/>
        <w:rPr>
          <w:rFonts w:ascii="Calibri" w:hAnsi="Calibri"/>
          <w:i/>
        </w:rPr>
      </w:pPr>
      <w:r w:rsidRPr="00714E84">
        <w:rPr>
          <w:rFonts w:asciiTheme="minorHAnsi" w:hAnsiTheme="minorHAnsi"/>
          <w:i/>
          <w:szCs w:val="18"/>
        </w:rPr>
        <w:t>Fan Watt Verification Device Used</w:t>
      </w:r>
      <w:r>
        <w:rPr>
          <w:rFonts w:ascii="Calibri" w:hAnsi="Calibri"/>
          <w:i/>
        </w:rPr>
        <w:t xml:space="preserve">: </w:t>
      </w:r>
      <w:r>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Default="00D975FF" w:rsidP="00D975FF">
      <w:pPr>
        <w:rPr>
          <w:rFonts w:ascii="Calibri" w:hAnsi="Calibri"/>
          <w:i/>
        </w:rPr>
      </w:pPr>
    </w:p>
    <w:p w14:paraId="4BAA8252" w14:textId="17DFB5BD" w:rsidR="00D975FF" w:rsidRPr="004E6DD7" w:rsidRDefault="00D975FF" w:rsidP="00D975FF">
      <w:pPr>
        <w:keepNext/>
        <w:rPr>
          <w:rFonts w:asciiTheme="minorHAnsi" w:hAnsiTheme="minorHAnsi"/>
          <w:b/>
          <w:szCs w:val="18"/>
        </w:rPr>
      </w:pPr>
      <w:r w:rsidRPr="00714E84">
        <w:rPr>
          <w:rFonts w:asciiTheme="minorHAnsi" w:hAnsiTheme="minorHAnsi"/>
          <w:b/>
          <w:szCs w:val="18"/>
        </w:rPr>
        <w:t>Section C. Forced Air System Fan Efficacy Measurement</w:t>
      </w:r>
    </w:p>
    <w:p w14:paraId="4BAA8253" w14:textId="6DB36BBC" w:rsidR="00D975FF" w:rsidRDefault="00D975FF" w:rsidP="00D975FF">
      <w:pPr>
        <w:pStyle w:val="ListParagraph"/>
        <w:numPr>
          <w:ilvl w:val="0"/>
          <w:numId w:val="36"/>
        </w:numPr>
        <w:ind w:left="360" w:hanging="360"/>
        <w:rPr>
          <w:rFonts w:ascii="Calibri" w:hAnsi="Calibri"/>
        </w:rPr>
      </w:pPr>
      <w:r>
        <w:rPr>
          <w:rFonts w:asciiTheme="minorHAnsi" w:hAnsiTheme="minorHAnsi"/>
          <w:i/>
          <w:szCs w:val="18"/>
        </w:rPr>
        <w:t>Actual Tested Watts</w:t>
      </w:r>
      <w:r w:rsidRPr="004E6DD7">
        <w:rPr>
          <w:rFonts w:ascii="Calibri" w:hAnsi="Calibri"/>
          <w:i/>
        </w:rPr>
        <w:t xml:space="preserve">: </w:t>
      </w:r>
      <w:r>
        <w:rPr>
          <w:rFonts w:ascii="Calibri" w:hAnsi="Calibri"/>
        </w:rPr>
        <w:t>Enter the number of watts tested using the device specified in section B.</w:t>
      </w:r>
    </w:p>
    <w:p w14:paraId="4BAA8254" w14:textId="7078770C"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Tested Airflow from MCH-23 (cfm):</w:t>
      </w:r>
      <w:r>
        <w:rPr>
          <w:rFonts w:asciiTheme="minorHAnsi" w:hAnsiTheme="minorHAnsi"/>
          <w:i/>
          <w:szCs w:val="18"/>
        </w:rPr>
        <w:t xml:space="preserve"> </w:t>
      </w:r>
      <w:r>
        <w:rPr>
          <w:rFonts w:ascii="Calibri" w:hAnsi="Calibri"/>
        </w:rPr>
        <w:t xml:space="preserve">This field is filled out automatically. It is referenced from the </w:t>
      </w:r>
      <w:del w:id="43" w:author="Alhabibi, Haider@Energy" w:date="2022-02-24T08:52:00Z">
        <w:r w:rsidDel="00C26066">
          <w:rPr>
            <w:rFonts w:ascii="Calibri" w:hAnsi="Calibri"/>
          </w:rPr>
          <w:delText>CF2R</w:delText>
        </w:r>
      </w:del>
      <w:ins w:id="44" w:author="Alhabibi, Haider@Energy" w:date="2022-02-24T08:52:00Z">
        <w:r w:rsidR="00C26066">
          <w:rPr>
            <w:rFonts w:ascii="Calibri" w:hAnsi="Calibri"/>
          </w:rPr>
          <w:t>LMCI</w:t>
        </w:r>
      </w:ins>
      <w:r>
        <w:rPr>
          <w:rFonts w:ascii="Calibri" w:hAnsi="Calibri"/>
        </w:rPr>
        <w:t>-MCH-23, which must be completed prior to this document.</w:t>
      </w:r>
    </w:p>
    <w:p w14:paraId="36B390D3" w14:textId="713B31E8" w:rsidR="00726211" w:rsidRPr="008F4970"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Required Fan Efficacy (</w:t>
      </w:r>
      <w:r w:rsidR="005D27C3">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w:t>
      </w:r>
      <w:r w:rsidR="00726211">
        <w:rPr>
          <w:rFonts w:ascii="Calibri" w:hAnsi="Calibri"/>
        </w:rPr>
        <w:t xml:space="preserve"> and </w:t>
      </w:r>
      <w:r w:rsidR="0009646A">
        <w:rPr>
          <w:rFonts w:ascii="Calibri" w:hAnsi="Calibri"/>
        </w:rPr>
        <w:t>referenced from MCH-01.</w:t>
      </w:r>
      <w:r w:rsidR="00726211">
        <w:rPr>
          <w:rFonts w:ascii="Calibri" w:hAnsi="Calibri"/>
        </w:rPr>
        <w:t xml:space="preserve"> Values below are used unless higher efficacy values </w:t>
      </w:r>
      <w:r w:rsidR="00384822">
        <w:rPr>
          <w:rFonts w:ascii="Calibri" w:hAnsi="Calibri"/>
        </w:rPr>
        <w:t xml:space="preserve">are </w:t>
      </w:r>
      <w:r w:rsidR="00D6070D">
        <w:rPr>
          <w:rFonts w:ascii="Calibri" w:hAnsi="Calibri"/>
        </w:rPr>
        <w:t>specified</w:t>
      </w:r>
      <w:r w:rsidR="00384822">
        <w:rPr>
          <w:rFonts w:ascii="Calibri" w:hAnsi="Calibri"/>
        </w:rPr>
        <w:t xml:space="preserve"> on the </w:t>
      </w:r>
      <w:del w:id="45" w:author="Alhabibi, Haider@Energy" w:date="2022-02-24T08:51:00Z">
        <w:r w:rsidR="00384822" w:rsidDel="00C26066">
          <w:rPr>
            <w:rFonts w:ascii="Calibri" w:hAnsi="Calibri"/>
          </w:rPr>
          <w:delText>CF1R</w:delText>
        </w:r>
      </w:del>
      <w:ins w:id="46" w:author="Alhabibi, Haider@Energy" w:date="2022-02-24T08:51:00Z">
        <w:r w:rsidR="00C26066">
          <w:rPr>
            <w:rFonts w:ascii="Calibri" w:hAnsi="Calibri"/>
          </w:rPr>
          <w:t>LMCC</w:t>
        </w:r>
      </w:ins>
      <w:r w:rsidR="00384822">
        <w:rPr>
          <w:rFonts w:ascii="Calibri" w:hAnsi="Calibri"/>
        </w:rPr>
        <w:t xml:space="preserve"> for </w:t>
      </w:r>
      <w:r w:rsidR="00726211">
        <w:rPr>
          <w:rFonts w:ascii="Calibri" w:hAnsi="Calibri"/>
        </w:rPr>
        <w:t>performance compliance.</w:t>
      </w:r>
    </w:p>
    <w:p w14:paraId="6B6F98DE" w14:textId="0A188B99" w:rsidR="00726211" w:rsidRPr="008F4970" w:rsidRDefault="00726211" w:rsidP="008F4970">
      <w:pPr>
        <w:pStyle w:val="ListParagraph"/>
        <w:numPr>
          <w:ilvl w:val="1"/>
          <w:numId w:val="36"/>
        </w:numPr>
        <w:rPr>
          <w:rFonts w:ascii="Calibri" w:hAnsi="Calibri"/>
          <w:i/>
        </w:rPr>
      </w:pPr>
      <w:r>
        <w:rPr>
          <w:rFonts w:ascii="Calibri" w:hAnsi="Calibri"/>
        </w:rPr>
        <w:t>0.62 watt</w:t>
      </w:r>
      <w:r w:rsidR="00154520">
        <w:rPr>
          <w:rFonts w:ascii="Calibri" w:hAnsi="Calibri"/>
        </w:rPr>
        <w:t>s</w:t>
      </w:r>
      <w:r>
        <w:rPr>
          <w:rFonts w:ascii="Calibri" w:hAnsi="Calibri"/>
        </w:rPr>
        <w:t>/cfm for small duct high velocity HP or AC systems</w:t>
      </w:r>
    </w:p>
    <w:p w14:paraId="7DB927F8" w14:textId="6D79F76A" w:rsidR="00726211" w:rsidRPr="008F4970" w:rsidRDefault="00726211" w:rsidP="00BB6632">
      <w:pPr>
        <w:pStyle w:val="ListParagraph"/>
        <w:numPr>
          <w:ilvl w:val="1"/>
          <w:numId w:val="36"/>
        </w:numPr>
        <w:rPr>
          <w:rFonts w:ascii="Calibri" w:hAnsi="Calibri"/>
          <w:i/>
        </w:rPr>
      </w:pPr>
      <w:r>
        <w:rPr>
          <w:rFonts w:ascii="Calibri" w:hAnsi="Calibri"/>
        </w:rPr>
        <w:t>0.45 watt</w:t>
      </w:r>
      <w:r w:rsidR="00154520">
        <w:rPr>
          <w:rFonts w:ascii="Calibri" w:hAnsi="Calibri"/>
        </w:rPr>
        <w:t>s</w:t>
      </w:r>
      <w:r>
        <w:rPr>
          <w:rFonts w:ascii="Calibri" w:hAnsi="Calibri"/>
        </w:rPr>
        <w:t>/cfm for central gas furnace or packaged gas furnace systems</w:t>
      </w:r>
    </w:p>
    <w:p w14:paraId="4BAA8255" w14:textId="20A4C037" w:rsidR="00D975FF" w:rsidRPr="004E6DD7" w:rsidRDefault="00726211" w:rsidP="00BB6632">
      <w:pPr>
        <w:pStyle w:val="ListParagraph"/>
        <w:numPr>
          <w:ilvl w:val="1"/>
          <w:numId w:val="36"/>
        </w:numPr>
        <w:rPr>
          <w:rFonts w:ascii="Calibri" w:hAnsi="Calibri"/>
          <w:i/>
        </w:rPr>
      </w:pPr>
      <w:r>
        <w:rPr>
          <w:rFonts w:ascii="Calibri" w:hAnsi="Calibri"/>
        </w:rPr>
        <w:t>0.58 watt</w:t>
      </w:r>
      <w:r w:rsidR="00154520">
        <w:rPr>
          <w:rFonts w:ascii="Calibri" w:hAnsi="Calibri"/>
        </w:rPr>
        <w:t>s</w:t>
      </w:r>
      <w:r>
        <w:rPr>
          <w:rFonts w:ascii="Calibri" w:hAnsi="Calibri"/>
        </w:rPr>
        <w:t>/cfm for all other systems</w:t>
      </w:r>
    </w:p>
    <w:p w14:paraId="4BAA8256" w14:textId="6B6EBCEB" w:rsidR="00D975FF" w:rsidRPr="004E6DD7"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Actual Fan Efficacy (</w:t>
      </w:r>
      <w:r w:rsidR="00154520">
        <w:rPr>
          <w:rFonts w:asciiTheme="minorHAnsi" w:hAnsiTheme="minorHAnsi"/>
          <w:i/>
          <w:szCs w:val="18"/>
        </w:rPr>
        <w:t>w</w:t>
      </w:r>
      <w:r w:rsidRPr="00714E84">
        <w:rPr>
          <w:rFonts w:asciiTheme="minorHAnsi" w:hAnsiTheme="minorHAnsi"/>
          <w:i/>
          <w:szCs w:val="18"/>
        </w:rPr>
        <w:t>atts/cfm)</w:t>
      </w:r>
      <w:r>
        <w:rPr>
          <w:rFonts w:asciiTheme="minorHAnsi" w:hAnsiTheme="minorHAnsi"/>
          <w:i/>
          <w:szCs w:val="18"/>
        </w:rPr>
        <w:t xml:space="preserve">: </w:t>
      </w:r>
      <w:r>
        <w:rPr>
          <w:rFonts w:ascii="Calibri" w:hAnsi="Calibri"/>
        </w:rPr>
        <w:t>This field is filled out automatically. It is calculated by dividing the actual tested watts by the actual tested airflow.</w:t>
      </w:r>
    </w:p>
    <w:p w14:paraId="4BAA8257" w14:textId="77777777" w:rsidR="00D975FF" w:rsidRPr="00835A0F" w:rsidRDefault="00D975FF" w:rsidP="00D975FF">
      <w:pPr>
        <w:pStyle w:val="ListParagraph"/>
        <w:numPr>
          <w:ilvl w:val="0"/>
          <w:numId w:val="36"/>
        </w:numPr>
        <w:ind w:left="360" w:hanging="360"/>
        <w:rPr>
          <w:rFonts w:ascii="Calibri" w:hAnsi="Calibri"/>
          <w:i/>
        </w:rPr>
      </w:pPr>
      <w:r w:rsidRPr="00714E84">
        <w:rPr>
          <w:rFonts w:asciiTheme="minorHAnsi" w:hAnsiTheme="minorHAnsi"/>
          <w:i/>
          <w:szCs w:val="18"/>
        </w:rPr>
        <w:t>Compliance Statement:</w:t>
      </w:r>
      <w:r>
        <w:rPr>
          <w:rFonts w:asciiTheme="minorHAnsi" w:hAnsiTheme="minorHAnsi"/>
          <w:i/>
          <w:szCs w:val="18"/>
        </w:rPr>
        <w:t xml:space="preserve"> </w:t>
      </w:r>
      <w:r>
        <w:rPr>
          <w:rFonts w:asciiTheme="minorHAnsi" w:hAnsiTheme="minorHAnsi"/>
          <w:szCs w:val="18"/>
        </w:rPr>
        <w:t xml:space="preserve">This field is filled out automatically based on </w:t>
      </w:r>
      <w:proofErr w:type="gramStart"/>
      <w:r>
        <w:rPr>
          <w:rFonts w:asciiTheme="minorHAnsi" w:hAnsiTheme="minorHAnsi"/>
          <w:szCs w:val="18"/>
        </w:rPr>
        <w:t>whether or not</w:t>
      </w:r>
      <w:proofErr w:type="gramEnd"/>
      <w:r>
        <w:rPr>
          <w:rFonts w:asciiTheme="minorHAnsi" w:hAnsiTheme="minorHAnsi"/>
          <w:szCs w:val="18"/>
        </w:rPr>
        <w:t xml:space="preserve"> the actual fan efficacy meets the required fan efficacy.</w:t>
      </w:r>
    </w:p>
    <w:p w14:paraId="4BAA8258" w14:textId="77777777" w:rsidR="00D975FF" w:rsidRDefault="00D975FF" w:rsidP="00D975FF">
      <w:pPr>
        <w:rPr>
          <w:rFonts w:ascii="Calibri" w:hAnsi="Calibri"/>
          <w:i/>
        </w:rPr>
      </w:pPr>
    </w:p>
    <w:p w14:paraId="324DDBDF" w14:textId="3AB9F38E" w:rsidR="00B7347F" w:rsidRDefault="00B7347F" w:rsidP="00D975FF">
      <w:pPr>
        <w:rPr>
          <w:rFonts w:ascii="Calibri" w:hAnsi="Calibri"/>
          <w:b/>
        </w:rPr>
      </w:pPr>
      <w:r>
        <w:rPr>
          <w:rFonts w:ascii="Calibri" w:hAnsi="Calibri"/>
          <w:b/>
        </w:rPr>
        <w:t>Section D. Central Fan Ventilation Cooling System Fan Efficacy Measurement</w:t>
      </w:r>
    </w:p>
    <w:p w14:paraId="67DF2124" w14:textId="77777777" w:rsidR="007512C1" w:rsidRPr="00A2424F" w:rsidRDefault="007512C1" w:rsidP="007512C1">
      <w:pPr>
        <w:numPr>
          <w:ilvl w:val="0"/>
          <w:numId w:val="42"/>
        </w:numPr>
        <w:ind w:left="360" w:hanging="360"/>
        <w:contextualSpacing/>
        <w:rPr>
          <w:rFonts w:ascii="Calibri" w:hAnsi="Calibri"/>
        </w:rPr>
      </w:pPr>
      <w:r w:rsidRPr="00BF666A">
        <w:rPr>
          <w:rFonts w:ascii="Calibri" w:hAnsi="Calibri"/>
          <w:i/>
        </w:rPr>
        <w:t>Actual Tested Watts</w:t>
      </w:r>
      <w:r w:rsidRPr="00A2424F">
        <w:rPr>
          <w:rFonts w:ascii="Calibri" w:hAnsi="Calibri"/>
          <w:i/>
        </w:rPr>
        <w:t xml:space="preserve">: </w:t>
      </w:r>
      <w:r w:rsidRPr="00337A1A">
        <w:rPr>
          <w:rFonts w:ascii="Calibri" w:hAnsi="Calibri"/>
        </w:rPr>
        <w:t>Enter the number of watts tested using the device specified in Section B and tested at ventilation cooling airflow rate.</w:t>
      </w:r>
    </w:p>
    <w:p w14:paraId="7607547E" w14:textId="03425A9E" w:rsidR="007512C1" w:rsidRDefault="007512C1" w:rsidP="007512C1">
      <w:pPr>
        <w:numPr>
          <w:ilvl w:val="0"/>
          <w:numId w:val="42"/>
        </w:numPr>
        <w:ind w:left="360" w:hanging="360"/>
        <w:contextualSpacing/>
        <w:rPr>
          <w:rFonts w:ascii="Calibri" w:hAnsi="Calibri"/>
          <w:i/>
        </w:rPr>
      </w:pPr>
      <w:r w:rsidRPr="0070474F">
        <w:rPr>
          <w:rFonts w:ascii="Calibri" w:hAnsi="Calibri"/>
          <w:i/>
        </w:rPr>
        <w:t>Actual Tested Ventilation Airflow from</w:t>
      </w:r>
      <w:r w:rsidRPr="00A2424F">
        <w:rPr>
          <w:rFonts w:ascii="Calibri" w:hAnsi="Calibri"/>
          <w:i/>
        </w:rPr>
        <w:t xml:space="preserve"> </w:t>
      </w:r>
      <w:r>
        <w:rPr>
          <w:rFonts w:ascii="Calibri" w:hAnsi="Calibri"/>
          <w:i/>
        </w:rPr>
        <w:t xml:space="preserve">MCH-23: </w:t>
      </w:r>
      <w:r w:rsidRPr="00710CB9">
        <w:rPr>
          <w:rFonts w:ascii="Calibri" w:hAnsi="Calibri"/>
        </w:rPr>
        <w:t xml:space="preserve">This field is filled out automatically. It is referenced from the </w:t>
      </w:r>
      <w:del w:id="47" w:author="Alhabibi, Haider@Energy" w:date="2022-02-24T08:52:00Z">
        <w:r w:rsidRPr="00710CB9" w:rsidDel="00C26066">
          <w:rPr>
            <w:rFonts w:ascii="Calibri" w:hAnsi="Calibri"/>
          </w:rPr>
          <w:delText>CF2R</w:delText>
        </w:r>
      </w:del>
      <w:ins w:id="48" w:author="Alhabibi, Haider@Energy" w:date="2022-02-24T08:52:00Z">
        <w:r w:rsidR="00C26066">
          <w:rPr>
            <w:rFonts w:ascii="Calibri" w:hAnsi="Calibri"/>
          </w:rPr>
          <w:t>LMCI</w:t>
        </w:r>
      </w:ins>
      <w:r w:rsidRPr="00710CB9">
        <w:rPr>
          <w:rFonts w:ascii="Calibri" w:hAnsi="Calibri"/>
        </w:rPr>
        <w:t>-MCH-23, which must be completed prior to this document.</w:t>
      </w:r>
    </w:p>
    <w:p w14:paraId="12414DA1" w14:textId="7739B54C" w:rsidR="007512C1" w:rsidRPr="00A2424F" w:rsidRDefault="007512C1" w:rsidP="007512C1">
      <w:pPr>
        <w:numPr>
          <w:ilvl w:val="0"/>
          <w:numId w:val="42"/>
        </w:numPr>
        <w:ind w:left="360" w:hanging="360"/>
        <w:contextualSpacing/>
        <w:rPr>
          <w:rFonts w:ascii="Calibri" w:hAnsi="Calibri"/>
          <w:i/>
        </w:rPr>
      </w:pPr>
      <w:r>
        <w:rPr>
          <w:rFonts w:ascii="Calibri" w:hAnsi="Calibri"/>
          <w:i/>
        </w:rPr>
        <w:t xml:space="preserve">Required Fan Efficacy: </w:t>
      </w:r>
      <w:r w:rsidRPr="00CB4055">
        <w:rPr>
          <w:rFonts w:ascii="Calibri" w:hAnsi="Calibri"/>
        </w:rPr>
        <w:t>This field is filled out automatically and referenced from MCH-01.</w:t>
      </w:r>
      <w:r w:rsidRPr="008623B6">
        <w:t xml:space="preserve"> </w:t>
      </w:r>
      <w:r w:rsidRPr="008623B6">
        <w:rPr>
          <w:rFonts w:ascii="Calibri" w:hAnsi="Calibri"/>
        </w:rPr>
        <w:t xml:space="preserve">Values below are used unless higher efficacy values are listed on the </w:t>
      </w:r>
      <w:del w:id="49" w:author="Alhabibi, Haider@Energy" w:date="2022-02-24T08:51:00Z">
        <w:r w:rsidRPr="008623B6" w:rsidDel="00C26066">
          <w:rPr>
            <w:rFonts w:ascii="Calibri" w:hAnsi="Calibri"/>
          </w:rPr>
          <w:delText>CF1R</w:delText>
        </w:r>
      </w:del>
      <w:ins w:id="50" w:author="Alhabibi, Haider@Energy" w:date="2022-02-24T08:51:00Z">
        <w:r w:rsidR="00C26066">
          <w:rPr>
            <w:rFonts w:ascii="Calibri" w:hAnsi="Calibri"/>
          </w:rPr>
          <w:t>LMCC</w:t>
        </w:r>
      </w:ins>
      <w:r w:rsidRPr="008623B6">
        <w:rPr>
          <w:rFonts w:ascii="Calibri" w:hAnsi="Calibri"/>
        </w:rPr>
        <w:t xml:space="preserve"> for performance compliance.</w:t>
      </w:r>
    </w:p>
    <w:p w14:paraId="6E4BC3AC" w14:textId="77777777" w:rsidR="007512C1" w:rsidRDefault="007512C1" w:rsidP="007512C1">
      <w:pPr>
        <w:numPr>
          <w:ilvl w:val="1"/>
          <w:numId w:val="42"/>
        </w:numPr>
        <w:contextualSpacing/>
        <w:rPr>
          <w:rFonts w:ascii="Calibri" w:hAnsi="Calibri"/>
          <w:i/>
        </w:rPr>
      </w:pPr>
      <w:r>
        <w:rPr>
          <w:rFonts w:ascii="Calibri" w:hAnsi="Calibri"/>
        </w:rPr>
        <w:lastRenderedPageBreak/>
        <w:t>0.62 watt/cfm for small duct high velocity HP or AC systems</w:t>
      </w:r>
      <w:r>
        <w:rPr>
          <w:rFonts w:ascii="Calibri" w:hAnsi="Calibri"/>
          <w:i/>
        </w:rPr>
        <w:t xml:space="preserve"> </w:t>
      </w:r>
    </w:p>
    <w:p w14:paraId="6B9E8170" w14:textId="77777777" w:rsidR="007512C1" w:rsidRDefault="007512C1" w:rsidP="007512C1">
      <w:pPr>
        <w:numPr>
          <w:ilvl w:val="1"/>
          <w:numId w:val="42"/>
        </w:numPr>
        <w:contextualSpacing/>
        <w:rPr>
          <w:rFonts w:ascii="Calibri" w:hAnsi="Calibri"/>
          <w:i/>
        </w:rPr>
      </w:pPr>
      <w:r>
        <w:rPr>
          <w:rFonts w:ascii="Calibri" w:hAnsi="Calibri"/>
        </w:rPr>
        <w:t>0.45 watt/cfm for central gas furnace or packaged gas furnace systems</w:t>
      </w:r>
      <w:r>
        <w:rPr>
          <w:rFonts w:ascii="Calibri" w:hAnsi="Calibri"/>
          <w:i/>
        </w:rPr>
        <w:t xml:space="preserve"> </w:t>
      </w:r>
    </w:p>
    <w:p w14:paraId="3AD88B84" w14:textId="77777777" w:rsidR="007512C1" w:rsidRPr="00A2424F" w:rsidRDefault="007512C1" w:rsidP="007512C1">
      <w:pPr>
        <w:numPr>
          <w:ilvl w:val="1"/>
          <w:numId w:val="42"/>
        </w:numPr>
        <w:contextualSpacing/>
        <w:rPr>
          <w:rFonts w:ascii="Calibri" w:hAnsi="Calibri"/>
          <w:i/>
        </w:rPr>
      </w:pPr>
      <w:r w:rsidRPr="00A2424F">
        <w:rPr>
          <w:rFonts w:ascii="Calibri" w:hAnsi="Calibri"/>
        </w:rPr>
        <w:t>0.58 watt/cfm for all other systems</w:t>
      </w:r>
    </w:p>
    <w:p w14:paraId="206D1B1A" w14:textId="77777777" w:rsidR="007512C1" w:rsidRDefault="007512C1" w:rsidP="007512C1">
      <w:pPr>
        <w:numPr>
          <w:ilvl w:val="0"/>
          <w:numId w:val="42"/>
        </w:numPr>
        <w:ind w:left="360" w:hanging="360"/>
        <w:contextualSpacing/>
        <w:rPr>
          <w:rFonts w:ascii="Calibri" w:hAnsi="Calibri"/>
        </w:rPr>
      </w:pPr>
      <w:r w:rsidRPr="009E0F9E">
        <w:rPr>
          <w:rFonts w:ascii="Calibri" w:hAnsi="Calibri"/>
          <w:i/>
        </w:rPr>
        <w:t xml:space="preserve">Actual Fan Efficacy: </w:t>
      </w:r>
      <w:r w:rsidRPr="00710CB9">
        <w:rPr>
          <w:rFonts w:ascii="Calibri" w:hAnsi="Calibri"/>
        </w:rPr>
        <w:t xml:space="preserve">This field is filled out automatically. </w:t>
      </w:r>
      <w:r>
        <w:rPr>
          <w:rFonts w:ascii="Calibri" w:hAnsi="Calibri"/>
        </w:rPr>
        <w:t>This</w:t>
      </w:r>
      <w:r w:rsidRPr="00710CB9">
        <w:rPr>
          <w:rFonts w:ascii="Calibri" w:hAnsi="Calibri"/>
        </w:rPr>
        <w:t xml:space="preserve"> is calculated by dividing the </w:t>
      </w:r>
      <w:r>
        <w:rPr>
          <w:rFonts w:ascii="Calibri" w:hAnsi="Calibri"/>
        </w:rPr>
        <w:t xml:space="preserve">measured watt draw by the measured </w:t>
      </w:r>
      <w:r w:rsidRPr="00710CB9">
        <w:rPr>
          <w:rFonts w:ascii="Calibri" w:hAnsi="Calibri"/>
        </w:rPr>
        <w:t>airflow.</w:t>
      </w:r>
    </w:p>
    <w:p w14:paraId="14B56740" w14:textId="77777777" w:rsidR="007512C1" w:rsidRPr="00A2424F" w:rsidRDefault="007512C1" w:rsidP="007512C1">
      <w:pPr>
        <w:numPr>
          <w:ilvl w:val="0"/>
          <w:numId w:val="42"/>
        </w:numPr>
        <w:ind w:left="360" w:hanging="360"/>
        <w:contextualSpacing/>
        <w:rPr>
          <w:rFonts w:ascii="Calibri" w:hAnsi="Calibri"/>
          <w:i/>
        </w:rPr>
      </w:pPr>
      <w:r w:rsidRPr="009E0F9E">
        <w:rPr>
          <w:rFonts w:ascii="Calibri" w:hAnsi="Calibri"/>
          <w:i/>
        </w:rPr>
        <w:t xml:space="preserve">Compliance Statement: </w:t>
      </w:r>
      <w:r w:rsidRPr="009E0F9E">
        <w:rPr>
          <w:rFonts w:asciiTheme="minorHAnsi" w:hAnsiTheme="minorHAnsi"/>
        </w:rPr>
        <w:t xml:space="preserve">This field is filled out automatically. The result is based on </w:t>
      </w:r>
      <w:proofErr w:type="gramStart"/>
      <w:r w:rsidRPr="009E0F9E">
        <w:rPr>
          <w:rFonts w:asciiTheme="minorHAnsi" w:hAnsiTheme="minorHAnsi"/>
        </w:rPr>
        <w:t>whether or not</w:t>
      </w:r>
      <w:proofErr w:type="gramEnd"/>
      <w:r w:rsidRPr="009E0F9E">
        <w:rPr>
          <w:rFonts w:asciiTheme="minorHAnsi" w:hAnsiTheme="minorHAnsi"/>
        </w:rPr>
        <w:t xml:space="preserve"> the actual fan efficacy meets the required fan efficacy for all zones tested.</w:t>
      </w:r>
    </w:p>
    <w:p w14:paraId="08C2192E" w14:textId="77777777" w:rsidR="00B7347F" w:rsidRDefault="00B7347F" w:rsidP="00D975FF">
      <w:pPr>
        <w:rPr>
          <w:rFonts w:ascii="Calibri" w:hAnsi="Calibri"/>
          <w:b/>
        </w:rPr>
      </w:pPr>
    </w:p>
    <w:p w14:paraId="4BAA8259" w14:textId="05CA05D1" w:rsidR="00D975FF" w:rsidRPr="00C62500" w:rsidRDefault="00D975FF" w:rsidP="00D975FF">
      <w:pPr>
        <w:rPr>
          <w:rFonts w:ascii="Calibri" w:hAnsi="Calibri"/>
        </w:rPr>
      </w:pPr>
      <w:r w:rsidRPr="00714E84">
        <w:rPr>
          <w:rFonts w:ascii="Calibri" w:hAnsi="Calibri"/>
          <w:b/>
        </w:rPr>
        <w:t xml:space="preserve">Section </w:t>
      </w:r>
      <w:r w:rsidR="00B7347F">
        <w:rPr>
          <w:rFonts w:ascii="Calibri" w:hAnsi="Calibri"/>
          <w:b/>
        </w:rPr>
        <w:t>E</w:t>
      </w:r>
      <w:r w:rsidRPr="00714E84">
        <w:rPr>
          <w:rFonts w:ascii="Calibri" w:hAnsi="Calibri"/>
          <w:b/>
        </w:rPr>
        <w:t>. Additional Requirements</w:t>
      </w:r>
    </w:p>
    <w:p w14:paraId="4BAA825A"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B"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C"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D"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E" w14:textId="77777777" w:rsidR="00D975FF" w:rsidRPr="00C62500"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4BAA825F" w14:textId="0BAD157F" w:rsidR="00D975FF" w:rsidRDefault="00D975FF"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0A1E51E7" w14:textId="0E0A1009" w:rsidR="007512C1" w:rsidRPr="00C62500" w:rsidRDefault="007512C1" w:rsidP="00D975FF">
      <w:pPr>
        <w:numPr>
          <w:ilvl w:val="0"/>
          <w:numId w:val="37"/>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C22AB80" w14:textId="560AB1EF" w:rsidR="00B7347F" w:rsidRDefault="00B7347F" w:rsidP="0009456E">
      <w:pPr>
        <w:rPr>
          <w:rFonts w:ascii="Calibri" w:hAnsi="Calibri"/>
        </w:rPr>
      </w:pPr>
    </w:p>
    <w:p w14:paraId="73590DD7" w14:textId="77777777" w:rsidR="007512C1" w:rsidRPr="00D83E48" w:rsidRDefault="007512C1" w:rsidP="0009456E">
      <w:pPr>
        <w:rPr>
          <w:rFonts w:ascii="Calibri" w:hAnsi="Calibri"/>
        </w:rPr>
        <w:sectPr w:rsidR="007512C1" w:rsidRPr="00D83E48">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2C21B2"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2C21B2" w:rsidRDefault="005A5FAD" w:rsidP="00F761B7">
            <w:pPr>
              <w:keepNext/>
              <w:rPr>
                <w:rFonts w:asciiTheme="minorHAnsi" w:hAnsiTheme="minorHAnsi"/>
                <w:b/>
                <w:sz w:val="18"/>
                <w:szCs w:val="18"/>
              </w:rPr>
            </w:pPr>
            <w:r w:rsidRPr="00890BB7">
              <w:rPr>
                <w:rFonts w:asciiTheme="minorHAnsi" w:hAnsiTheme="minorHAnsi"/>
                <w:b/>
                <w:szCs w:val="18"/>
              </w:rPr>
              <w:lastRenderedPageBreak/>
              <w:t>A. Ducted Cooling System Information</w:t>
            </w:r>
          </w:p>
        </w:tc>
      </w:tr>
      <w:tr w:rsidR="005A5FAD" w:rsidRPr="002C21B2" w14:paraId="4BAA826E" w14:textId="77777777" w:rsidTr="00F761B7">
        <w:trPr>
          <w:cantSplit/>
          <w:trHeight w:val="144"/>
        </w:trPr>
        <w:tc>
          <w:tcPr>
            <w:tcW w:w="475" w:type="dxa"/>
            <w:vAlign w:val="center"/>
          </w:tcPr>
          <w:p w14:paraId="4BAA826B"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4BAA826C" w14:textId="3743A056" w:rsidR="005A5FAD" w:rsidRPr="002C21B2" w:rsidRDefault="005A5FAD" w:rsidP="00F761B7">
            <w:pPr>
              <w:rPr>
                <w:rFonts w:asciiTheme="minorHAnsi" w:hAnsiTheme="minorHAnsi"/>
                <w:color w:val="000000"/>
                <w:sz w:val="18"/>
                <w:szCs w:val="18"/>
                <w:highlight w:val="yellow"/>
              </w:rPr>
            </w:pPr>
            <w:r w:rsidRPr="002C21B2">
              <w:rPr>
                <w:rFonts w:asciiTheme="minorHAnsi" w:hAnsiTheme="minorHAnsi"/>
                <w:sz w:val="18"/>
                <w:szCs w:val="18"/>
              </w:rPr>
              <w:t xml:space="preserve">System Identification or Name </w:t>
            </w:r>
          </w:p>
        </w:tc>
        <w:tc>
          <w:tcPr>
            <w:tcW w:w="5605" w:type="dxa"/>
            <w:vAlign w:val="center"/>
          </w:tcPr>
          <w:p w14:paraId="4BAA826D" w14:textId="48F99FFC" w:rsidR="005A5FAD" w:rsidRPr="002C21B2" w:rsidRDefault="005A5FAD" w:rsidP="005A5FAD">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del w:id="64" w:author="Alhabibi, Haider@Energy" w:date="2022-02-24T08:52:00Z">
              <w:r w:rsidDel="00C26066">
                <w:rPr>
                  <w:rFonts w:asciiTheme="minorHAnsi" w:hAnsiTheme="minorHAnsi"/>
                  <w:sz w:val="18"/>
                  <w:szCs w:val="18"/>
                </w:rPr>
                <w:delText>CF2R</w:delText>
              </w:r>
            </w:del>
            <w:ins w:id="65" w:author="Alhabibi, Haider@Energy" w:date="2022-02-24T08:52:00Z">
              <w:r w:rsidR="00C26066">
                <w:rPr>
                  <w:rFonts w:asciiTheme="minorHAnsi" w:hAnsiTheme="minorHAnsi"/>
                  <w:sz w:val="18"/>
                  <w:szCs w:val="18"/>
                </w:rPr>
                <w:t>LMCI</w:t>
              </w:r>
            </w:ins>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5A5FAD" w:rsidRPr="002C21B2" w14:paraId="4BAA8272" w14:textId="77777777" w:rsidTr="00F761B7">
        <w:trPr>
          <w:cantSplit/>
          <w:trHeight w:val="144"/>
        </w:trPr>
        <w:tc>
          <w:tcPr>
            <w:tcW w:w="475" w:type="dxa"/>
            <w:vAlign w:val="center"/>
          </w:tcPr>
          <w:p w14:paraId="4BAA826F" w14:textId="77777777" w:rsidR="005A5FAD" w:rsidRPr="002C21B2" w:rsidRDefault="005A5FAD" w:rsidP="00F761B7">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4BAA8270" w14:textId="386AE4F3"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System Location or Area Served </w:t>
            </w:r>
          </w:p>
        </w:tc>
        <w:tc>
          <w:tcPr>
            <w:tcW w:w="5605" w:type="dxa"/>
            <w:vAlign w:val="center"/>
          </w:tcPr>
          <w:p w14:paraId="4BAA8271" w14:textId="0BCD5DD4" w:rsidR="005A5FAD" w:rsidRPr="002C21B2" w:rsidRDefault="005A5FAD" w:rsidP="00F761B7">
            <w:pPr>
              <w:rPr>
                <w:rFonts w:asciiTheme="minorHAnsi" w:hAnsiTheme="minorHAnsi"/>
                <w:sz w:val="18"/>
                <w:szCs w:val="18"/>
              </w:rPr>
            </w:pPr>
            <w:r w:rsidRPr="002C21B2">
              <w:rPr>
                <w:rFonts w:asciiTheme="minorHAnsi" w:hAnsiTheme="minorHAnsi"/>
                <w:sz w:val="18"/>
                <w:szCs w:val="18"/>
              </w:rPr>
              <w:t xml:space="preserve">&lt;&lt;auto filled text: referenced from </w:t>
            </w:r>
            <w:del w:id="66" w:author="Alhabibi, Haider@Energy" w:date="2022-02-24T08:52:00Z">
              <w:r w:rsidDel="00C26066">
                <w:rPr>
                  <w:rFonts w:asciiTheme="minorHAnsi" w:hAnsiTheme="minorHAnsi"/>
                  <w:sz w:val="18"/>
                  <w:szCs w:val="18"/>
                </w:rPr>
                <w:delText>CF2R</w:delText>
              </w:r>
            </w:del>
            <w:ins w:id="67" w:author="Alhabibi, Haider@Energy" w:date="2022-02-24T08:52:00Z">
              <w:r w:rsidR="00C26066">
                <w:rPr>
                  <w:rFonts w:asciiTheme="minorHAnsi" w:hAnsiTheme="minorHAnsi"/>
                  <w:sz w:val="18"/>
                  <w:szCs w:val="18"/>
                </w:rPr>
                <w:t>LMCI</w:t>
              </w:r>
            </w:ins>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A3B68" w:rsidRPr="002C21B2" w14:paraId="64C83EA9" w14:textId="77777777" w:rsidTr="006A3323">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2C319E5" w14:textId="0C9BD28A" w:rsidR="00AA3B68" w:rsidRPr="002C21B2" w:rsidRDefault="00AA3B68" w:rsidP="00AA3B68">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1C5523C" w14:textId="6F7A8242" w:rsidR="00AA3B68" w:rsidRPr="002C21B2" w:rsidRDefault="00AA3B68" w:rsidP="00AA3B68">
            <w:pPr>
              <w:rPr>
                <w:rFonts w:asciiTheme="minorHAnsi" w:hAnsiTheme="minorHAnsi"/>
                <w:sz w:val="18"/>
                <w:szCs w:val="18"/>
              </w:rPr>
            </w:pPr>
            <w:r w:rsidRPr="003E3490">
              <w:rPr>
                <w:rFonts w:asciiTheme="minorHAnsi" w:hAnsiTheme="minorHAnsi"/>
                <w:sz w:val="18"/>
              </w:rPr>
              <w:t>Indoor Unit Name</w:t>
            </w:r>
            <w:r w:rsidR="00C5001C">
              <w:rPr>
                <w:rFonts w:asciiTheme="minorHAnsi" w:hAnsiTheme="minorHAnsi"/>
                <w:sz w:val="18"/>
              </w:rPr>
              <w:t xml:space="preserve"> </w:t>
            </w:r>
            <w:r w:rsidR="00C5001C"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39F0C527" w14:textId="72C0382D" w:rsidR="00AA3B68" w:rsidRPr="002C21B2" w:rsidRDefault="00AA3B68" w:rsidP="00AA3B68">
            <w:pPr>
              <w:rPr>
                <w:rFonts w:asciiTheme="minorHAnsi" w:hAnsiTheme="minorHAnsi"/>
                <w:sz w:val="18"/>
                <w:szCs w:val="18"/>
              </w:rPr>
            </w:pPr>
            <w:r w:rsidRPr="002C21B2">
              <w:rPr>
                <w:rFonts w:asciiTheme="minorHAnsi" w:hAnsiTheme="minorHAnsi"/>
                <w:sz w:val="18"/>
                <w:szCs w:val="18"/>
              </w:rPr>
              <w:t xml:space="preserve">&lt;&lt;auto filled text: referenced from </w:t>
            </w:r>
            <w:del w:id="68" w:author="Alhabibi, Haider@Energy" w:date="2022-02-24T08:52:00Z">
              <w:r w:rsidDel="00C26066">
                <w:rPr>
                  <w:rFonts w:asciiTheme="minorHAnsi" w:hAnsiTheme="minorHAnsi"/>
                  <w:sz w:val="18"/>
                  <w:szCs w:val="18"/>
                </w:rPr>
                <w:delText>CF2R</w:delText>
              </w:r>
            </w:del>
            <w:ins w:id="69" w:author="Alhabibi, Haider@Energy" w:date="2022-02-24T08:52:00Z">
              <w:r w:rsidR="00C26066">
                <w:rPr>
                  <w:rFonts w:asciiTheme="minorHAnsi" w:hAnsiTheme="minorHAnsi"/>
                  <w:sz w:val="18"/>
                  <w:szCs w:val="18"/>
                </w:rPr>
                <w:t>LMCI</w:t>
              </w:r>
            </w:ins>
            <w:r>
              <w:rPr>
                <w:rFonts w:asciiTheme="minorHAnsi" w:hAnsiTheme="minorHAnsi"/>
                <w:sz w:val="18"/>
                <w:szCs w:val="18"/>
              </w:rPr>
              <w:t>-</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A3B68" w:rsidRPr="002C21B2" w14:paraId="4BAA8276" w14:textId="77777777" w:rsidTr="00F761B7">
        <w:trPr>
          <w:cantSplit/>
          <w:trHeight w:val="144"/>
        </w:trPr>
        <w:tc>
          <w:tcPr>
            <w:tcW w:w="475" w:type="dxa"/>
            <w:vAlign w:val="center"/>
          </w:tcPr>
          <w:p w14:paraId="4BAA8273" w14:textId="4D9BC2D1"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4BAA8274" w14:textId="77DE12B8" w:rsidR="00AA3B68" w:rsidRPr="002C21B2" w:rsidRDefault="00AA3B68" w:rsidP="00AA3B68">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4BAA8275" w14:textId="283D7AD5" w:rsidR="00AA3B68" w:rsidRPr="002C21B2" w:rsidRDefault="00AA3B68" w:rsidP="00AA3B68">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del w:id="70" w:author="Alhabibi, Haider@Energy" w:date="2022-02-24T08:52:00Z">
              <w:r w:rsidDel="00C26066">
                <w:rPr>
                  <w:rFonts w:asciiTheme="minorHAnsi" w:hAnsiTheme="minorHAnsi"/>
                  <w:sz w:val="18"/>
                  <w:szCs w:val="18"/>
                </w:rPr>
                <w:delText>CF2R</w:delText>
              </w:r>
            </w:del>
            <w:ins w:id="71" w:author="Alhabibi, Haider@Energy" w:date="2022-02-24T08:52:00Z">
              <w:r w:rsidR="00C26066">
                <w:rPr>
                  <w:rFonts w:asciiTheme="minorHAnsi" w:hAnsiTheme="minorHAnsi"/>
                  <w:sz w:val="18"/>
                  <w:szCs w:val="18"/>
                </w:rPr>
                <w:t>LMCI</w:t>
              </w:r>
            </w:ins>
            <w:r>
              <w:rPr>
                <w:rFonts w:asciiTheme="minorHAnsi" w:hAnsiTheme="minorHAnsi"/>
                <w:sz w:val="18"/>
                <w:szCs w:val="18"/>
              </w:rPr>
              <w:t>-MCH23&gt;&gt;</w:t>
            </w:r>
            <w:r w:rsidRPr="002C21B2">
              <w:rPr>
                <w:rFonts w:asciiTheme="minorHAnsi" w:hAnsiTheme="minorHAnsi"/>
                <w:sz w:val="18"/>
                <w:szCs w:val="18"/>
              </w:rPr>
              <w:t xml:space="preserve"> </w:t>
            </w:r>
          </w:p>
        </w:tc>
      </w:tr>
      <w:tr w:rsidR="00AA3B68" w:rsidRPr="002C21B2" w14:paraId="4BAA827A" w14:textId="77777777" w:rsidTr="00F761B7">
        <w:trPr>
          <w:cantSplit/>
          <w:trHeight w:val="144"/>
        </w:trPr>
        <w:tc>
          <w:tcPr>
            <w:tcW w:w="475" w:type="dxa"/>
            <w:vAlign w:val="center"/>
          </w:tcPr>
          <w:p w14:paraId="4BAA8277" w14:textId="6B8DBB0B"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4BAA8278" w14:textId="1D8111E2" w:rsidR="00AA3B68" w:rsidRPr="002C21B2" w:rsidRDefault="00AA3B68" w:rsidP="00AA3B68">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4BAA8279" w14:textId="14B7AB40" w:rsidR="00AA3B68" w:rsidRPr="002C21B2"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del w:id="72" w:author="Alhabibi, Haider@Energy" w:date="2022-02-24T08:52:00Z">
              <w:r w:rsidDel="00C26066">
                <w:rPr>
                  <w:rFonts w:asciiTheme="minorHAnsi" w:hAnsiTheme="minorHAnsi"/>
                  <w:sz w:val="18"/>
                  <w:szCs w:val="18"/>
                </w:rPr>
                <w:delText>CF2R</w:delText>
              </w:r>
            </w:del>
            <w:ins w:id="73" w:author="Alhabibi, Haider@Energy" w:date="2022-02-24T08:52:00Z">
              <w:r w:rsidR="00C26066">
                <w:rPr>
                  <w:rFonts w:asciiTheme="minorHAnsi" w:hAnsiTheme="minorHAnsi"/>
                  <w:sz w:val="18"/>
                  <w:szCs w:val="18"/>
                </w:rPr>
                <w:t>LMCI</w:t>
              </w:r>
            </w:ins>
            <w:r>
              <w:rPr>
                <w:rFonts w:asciiTheme="minorHAnsi" w:hAnsiTheme="minorHAnsi"/>
                <w:sz w:val="18"/>
                <w:szCs w:val="18"/>
              </w:rPr>
              <w:t>-MCH23</w:t>
            </w:r>
            <w:r w:rsidRPr="002C21B2">
              <w:rPr>
                <w:rFonts w:asciiTheme="minorHAnsi" w:hAnsiTheme="minorHAnsi"/>
                <w:sz w:val="18"/>
                <w:szCs w:val="18"/>
              </w:rPr>
              <w:t>&gt;&gt;</w:t>
            </w:r>
          </w:p>
        </w:tc>
      </w:tr>
      <w:tr w:rsidR="00AA3B68" w:rsidRPr="002C21B2" w14:paraId="4BAA827E" w14:textId="77777777" w:rsidTr="00F761B7">
        <w:trPr>
          <w:cantSplit/>
          <w:trHeight w:val="144"/>
        </w:trPr>
        <w:tc>
          <w:tcPr>
            <w:tcW w:w="475" w:type="dxa"/>
            <w:vAlign w:val="center"/>
          </w:tcPr>
          <w:p w14:paraId="4BAA827B" w14:textId="374D7D26"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4BAA827C" w14:textId="7B97DA4C" w:rsidR="00AA3B68" w:rsidRPr="002C21B2" w:rsidRDefault="00AA3B68" w:rsidP="00AA3B68">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4BAA827D" w14:textId="54C1AD95" w:rsidR="00AA3B68"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del w:id="74" w:author="Alhabibi, Haider@Energy" w:date="2022-02-24T08:52:00Z">
              <w:r w:rsidDel="00C26066">
                <w:rPr>
                  <w:rFonts w:asciiTheme="minorHAnsi" w:hAnsiTheme="minorHAnsi"/>
                  <w:sz w:val="18"/>
                  <w:szCs w:val="18"/>
                </w:rPr>
                <w:delText>CF2R</w:delText>
              </w:r>
            </w:del>
            <w:ins w:id="75" w:author="Alhabibi, Haider@Energy" w:date="2022-02-24T08:52:00Z">
              <w:r w:rsidR="00C26066">
                <w:rPr>
                  <w:rFonts w:asciiTheme="minorHAnsi" w:hAnsiTheme="minorHAnsi"/>
                  <w:sz w:val="18"/>
                  <w:szCs w:val="18"/>
                </w:rPr>
                <w:t>LMCI</w:t>
              </w:r>
            </w:ins>
            <w:r>
              <w:rPr>
                <w:rFonts w:asciiTheme="minorHAnsi" w:hAnsiTheme="minorHAnsi"/>
                <w:sz w:val="18"/>
                <w:szCs w:val="18"/>
              </w:rPr>
              <w:t>-MCH23&gt;&gt;</w:t>
            </w:r>
          </w:p>
        </w:tc>
      </w:tr>
      <w:tr w:rsidR="00AA3B68" w:rsidRPr="002C21B2" w14:paraId="4BAA8282" w14:textId="77777777" w:rsidTr="00F761B7">
        <w:trPr>
          <w:cantSplit/>
          <w:trHeight w:val="144"/>
        </w:trPr>
        <w:tc>
          <w:tcPr>
            <w:tcW w:w="475" w:type="dxa"/>
            <w:vAlign w:val="center"/>
          </w:tcPr>
          <w:p w14:paraId="4BAA827F" w14:textId="32C6E0DD"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4BAA8280" w14:textId="0B9E9597" w:rsidR="00AA3B68" w:rsidRPr="002C21B2" w:rsidRDefault="00AA3B68" w:rsidP="00AA3B68">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4BAA8281" w14:textId="023914FB" w:rsidR="00AA3B68"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del w:id="76" w:author="Alhabibi, Haider@Energy" w:date="2022-02-24T08:52:00Z">
              <w:r w:rsidDel="00C26066">
                <w:rPr>
                  <w:rFonts w:asciiTheme="minorHAnsi" w:hAnsiTheme="minorHAnsi"/>
                  <w:sz w:val="18"/>
                  <w:szCs w:val="18"/>
                </w:rPr>
                <w:delText>CF2R</w:delText>
              </w:r>
            </w:del>
            <w:ins w:id="77" w:author="Alhabibi, Haider@Energy" w:date="2022-02-24T08:52:00Z">
              <w:r w:rsidR="00C26066">
                <w:rPr>
                  <w:rFonts w:asciiTheme="minorHAnsi" w:hAnsiTheme="minorHAnsi"/>
                  <w:sz w:val="18"/>
                  <w:szCs w:val="18"/>
                </w:rPr>
                <w:t>LMCI</w:t>
              </w:r>
            </w:ins>
            <w:r>
              <w:rPr>
                <w:rFonts w:asciiTheme="minorHAnsi" w:hAnsiTheme="minorHAnsi"/>
                <w:sz w:val="18"/>
                <w:szCs w:val="18"/>
              </w:rPr>
              <w:t>-MCH-23&gt;&gt;</w:t>
            </w:r>
          </w:p>
        </w:tc>
      </w:tr>
      <w:tr w:rsidR="00AA3B68" w:rsidRPr="002C21B2" w14:paraId="4BAA8286" w14:textId="77777777" w:rsidTr="00F761B7">
        <w:trPr>
          <w:cantSplit/>
          <w:trHeight w:val="144"/>
        </w:trPr>
        <w:tc>
          <w:tcPr>
            <w:tcW w:w="475" w:type="dxa"/>
            <w:vAlign w:val="center"/>
          </w:tcPr>
          <w:p w14:paraId="4BAA8283" w14:textId="12AD51C2"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4BAA8284" w14:textId="5DDD7E9F"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4BAA8285" w14:textId="1C84ED2F" w:rsidR="00AA3B68" w:rsidRDefault="00AA3B68" w:rsidP="00AA3B68">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 xml:space="preserve">d from </w:t>
            </w:r>
            <w:del w:id="78" w:author="Alhabibi, Haider@Energy" w:date="2022-02-24T08:52:00Z">
              <w:r w:rsidDel="00C26066">
                <w:rPr>
                  <w:rFonts w:asciiTheme="minorHAnsi" w:hAnsiTheme="minorHAnsi"/>
                  <w:sz w:val="18"/>
                  <w:szCs w:val="18"/>
                </w:rPr>
                <w:delText>CF2R</w:delText>
              </w:r>
            </w:del>
            <w:ins w:id="79" w:author="Alhabibi, Haider@Energy" w:date="2022-02-24T08:52:00Z">
              <w:r w:rsidR="00C26066">
                <w:rPr>
                  <w:rFonts w:asciiTheme="minorHAnsi" w:hAnsiTheme="minorHAnsi"/>
                  <w:sz w:val="18"/>
                  <w:szCs w:val="18"/>
                </w:rPr>
                <w:t>LMCI</w:t>
              </w:r>
            </w:ins>
            <w:r>
              <w:rPr>
                <w:rFonts w:asciiTheme="minorHAnsi" w:hAnsiTheme="minorHAnsi"/>
                <w:sz w:val="18"/>
                <w:szCs w:val="18"/>
              </w:rPr>
              <w:t>-MCH-23</w:t>
            </w:r>
            <w:r w:rsidRPr="002C21B2">
              <w:rPr>
                <w:rFonts w:asciiTheme="minorHAnsi" w:hAnsiTheme="minorHAnsi"/>
                <w:sz w:val="18"/>
                <w:szCs w:val="18"/>
              </w:rPr>
              <w:t>&gt;&gt;</w:t>
            </w:r>
          </w:p>
        </w:tc>
      </w:tr>
      <w:tr w:rsidR="00AA3B68" w:rsidRPr="002C21B2" w14:paraId="4BAA828A" w14:textId="77777777" w:rsidTr="00F761B7">
        <w:trPr>
          <w:cantSplit/>
          <w:trHeight w:val="144"/>
        </w:trPr>
        <w:tc>
          <w:tcPr>
            <w:tcW w:w="475" w:type="dxa"/>
            <w:vAlign w:val="center"/>
          </w:tcPr>
          <w:p w14:paraId="4BAA8287" w14:textId="1E26404B" w:rsidR="00AA3B68" w:rsidRPr="002C21B2" w:rsidRDefault="00AA3B68" w:rsidP="00AA3B68">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4BAA8288" w14:textId="154F7F84"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4BAA8289" w14:textId="5DAF2B51" w:rsidR="00AA3B68" w:rsidRDefault="00AA3B68" w:rsidP="00AA3B68">
            <w:pPr>
              <w:rPr>
                <w:rFonts w:asciiTheme="minorHAnsi" w:hAnsiTheme="minorHAnsi"/>
                <w:sz w:val="18"/>
                <w:szCs w:val="18"/>
              </w:rPr>
            </w:pPr>
            <w:r w:rsidRPr="002C21B2">
              <w:rPr>
                <w:rFonts w:asciiTheme="minorHAnsi" w:hAnsiTheme="minorHAnsi"/>
                <w:sz w:val="18"/>
                <w:szCs w:val="18"/>
              </w:rPr>
              <w:t xml:space="preserve">&lt;&lt; auto filled text: referenced from </w:t>
            </w:r>
            <w:del w:id="80" w:author="Alhabibi, Haider@Energy" w:date="2022-02-24T08:52:00Z">
              <w:r w:rsidDel="00C26066">
                <w:rPr>
                  <w:rFonts w:asciiTheme="minorHAnsi" w:hAnsiTheme="minorHAnsi"/>
                  <w:sz w:val="18"/>
                  <w:szCs w:val="18"/>
                </w:rPr>
                <w:delText>CF2R</w:delText>
              </w:r>
            </w:del>
            <w:ins w:id="81" w:author="Alhabibi, Haider@Energy" w:date="2022-02-24T08:52:00Z">
              <w:r w:rsidR="00C26066">
                <w:rPr>
                  <w:rFonts w:asciiTheme="minorHAnsi" w:hAnsiTheme="minorHAnsi"/>
                  <w:sz w:val="18"/>
                  <w:szCs w:val="18"/>
                </w:rPr>
                <w:t>LMCI</w:t>
              </w:r>
            </w:ins>
            <w:r>
              <w:rPr>
                <w:rFonts w:asciiTheme="minorHAnsi" w:hAnsiTheme="minorHAnsi"/>
                <w:sz w:val="18"/>
                <w:szCs w:val="18"/>
              </w:rPr>
              <w:t>-MCH23&gt;&gt;</w:t>
            </w:r>
          </w:p>
        </w:tc>
      </w:tr>
      <w:tr w:rsidR="00AA3B68" w:rsidRPr="002C21B2" w14:paraId="4BAA828E" w14:textId="77777777" w:rsidTr="00F761B7">
        <w:trPr>
          <w:cantSplit/>
          <w:trHeight w:val="144"/>
        </w:trPr>
        <w:tc>
          <w:tcPr>
            <w:tcW w:w="475" w:type="dxa"/>
            <w:vAlign w:val="center"/>
          </w:tcPr>
          <w:p w14:paraId="4BAA828B" w14:textId="3C7D354B" w:rsidR="00AA3B68" w:rsidRPr="002C21B2" w:rsidRDefault="00AA3B68" w:rsidP="00AA3B68">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4BAA828C" w14:textId="25DBB80E"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4BAA828D" w14:textId="4154B258"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&lt;&lt; auto filled text: referenced from </w:t>
            </w:r>
            <w:del w:id="82" w:author="Alhabibi, Haider@Energy" w:date="2022-02-24T08:52:00Z">
              <w:r w:rsidDel="00C26066">
                <w:rPr>
                  <w:rFonts w:asciiTheme="minorHAnsi" w:hAnsiTheme="minorHAnsi"/>
                  <w:sz w:val="18"/>
                  <w:szCs w:val="18"/>
                </w:rPr>
                <w:delText>CF2R</w:delText>
              </w:r>
            </w:del>
            <w:ins w:id="83" w:author="Alhabibi, Haider@Energy" w:date="2022-02-24T08:52:00Z">
              <w:r w:rsidR="00C26066">
                <w:rPr>
                  <w:rFonts w:asciiTheme="minorHAnsi" w:hAnsiTheme="minorHAnsi"/>
                  <w:sz w:val="18"/>
                  <w:szCs w:val="18"/>
                </w:rPr>
                <w:t>LMCI</w:t>
              </w:r>
            </w:ins>
            <w:r>
              <w:rPr>
                <w:rFonts w:asciiTheme="minorHAnsi" w:hAnsiTheme="minorHAnsi"/>
                <w:sz w:val="18"/>
                <w:szCs w:val="18"/>
              </w:rPr>
              <w:t>-MCH23</w:t>
            </w:r>
            <w:r w:rsidRPr="002C21B2">
              <w:rPr>
                <w:rFonts w:asciiTheme="minorHAnsi" w:hAnsiTheme="minorHAnsi"/>
                <w:sz w:val="18"/>
                <w:szCs w:val="18"/>
              </w:rPr>
              <w:t>&gt;&gt;</w:t>
            </w:r>
          </w:p>
        </w:tc>
      </w:tr>
      <w:tr w:rsidR="00AA3B68" w:rsidRPr="002C21B2" w14:paraId="4BAA8292" w14:textId="77777777" w:rsidTr="00F761B7">
        <w:trPr>
          <w:cantSplit/>
          <w:trHeight w:val="144"/>
        </w:trPr>
        <w:tc>
          <w:tcPr>
            <w:tcW w:w="475" w:type="dxa"/>
            <w:vAlign w:val="center"/>
          </w:tcPr>
          <w:p w14:paraId="4BAA828F" w14:textId="2A7252FE" w:rsidR="00AA3B68" w:rsidRPr="002C21B2" w:rsidDel="006E5AE2" w:rsidRDefault="00AA3B68" w:rsidP="00AA3B68">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4BAA8290" w14:textId="7930C766"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4BAA8291" w14:textId="128B6755"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&lt;&lt; auto filled text: referenced from </w:t>
            </w:r>
            <w:del w:id="84" w:author="Alhabibi, Haider@Energy" w:date="2022-02-24T08:52:00Z">
              <w:r w:rsidDel="00C26066">
                <w:rPr>
                  <w:rFonts w:asciiTheme="minorHAnsi" w:hAnsiTheme="minorHAnsi"/>
                  <w:sz w:val="18"/>
                  <w:szCs w:val="18"/>
                </w:rPr>
                <w:delText>CF2R</w:delText>
              </w:r>
            </w:del>
            <w:ins w:id="85" w:author="Alhabibi, Haider@Energy" w:date="2022-02-24T08:52:00Z">
              <w:r w:rsidR="00C26066">
                <w:rPr>
                  <w:rFonts w:asciiTheme="minorHAnsi" w:hAnsiTheme="minorHAnsi"/>
                  <w:sz w:val="18"/>
                  <w:szCs w:val="18"/>
                </w:rPr>
                <w:t>LMCI</w:t>
              </w:r>
            </w:ins>
            <w:r>
              <w:rPr>
                <w:rFonts w:asciiTheme="minorHAnsi" w:hAnsiTheme="minorHAnsi"/>
                <w:sz w:val="18"/>
                <w:szCs w:val="18"/>
              </w:rPr>
              <w:t>-MCH23</w:t>
            </w:r>
            <w:r w:rsidRPr="002C21B2">
              <w:rPr>
                <w:rFonts w:asciiTheme="minorHAnsi" w:hAnsiTheme="minorHAnsi"/>
                <w:sz w:val="18"/>
                <w:szCs w:val="18"/>
              </w:rPr>
              <w:t>&gt;&gt;</w:t>
            </w:r>
          </w:p>
        </w:tc>
      </w:tr>
      <w:tr w:rsidR="00AA3B68" w:rsidRPr="002C21B2" w14:paraId="296A6556" w14:textId="77777777" w:rsidTr="00F761B7">
        <w:trPr>
          <w:cantSplit/>
          <w:trHeight w:val="144"/>
        </w:trPr>
        <w:tc>
          <w:tcPr>
            <w:tcW w:w="475" w:type="dxa"/>
            <w:vAlign w:val="center"/>
          </w:tcPr>
          <w:p w14:paraId="7AF0E410" w14:textId="7EE69E74" w:rsidR="00AA3B68" w:rsidRPr="002C21B2" w:rsidRDefault="00AA3B68" w:rsidP="00AA3B68">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66A2B68" w14:textId="269F5864" w:rsidR="00AA3B68" w:rsidRPr="002C21B2" w:rsidRDefault="00AA3B68" w:rsidP="00AA3B68">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320FF658" w14:textId="236E1E76" w:rsidR="00AA3B68" w:rsidRPr="002C21B2" w:rsidRDefault="00AA3B68" w:rsidP="00AA3B68">
            <w:pPr>
              <w:keepNext/>
              <w:rPr>
                <w:rFonts w:asciiTheme="minorHAnsi" w:hAnsiTheme="minorHAnsi"/>
                <w:sz w:val="18"/>
                <w:szCs w:val="18"/>
              </w:rPr>
            </w:pPr>
            <w:r w:rsidRPr="002C21B2">
              <w:rPr>
                <w:rFonts w:asciiTheme="minorHAnsi" w:hAnsiTheme="minorHAnsi"/>
                <w:sz w:val="18"/>
                <w:szCs w:val="18"/>
              </w:rPr>
              <w:t xml:space="preserve">&lt;&lt; auto filled text: referenced from </w:t>
            </w:r>
            <w:del w:id="86" w:author="Alhabibi, Haider@Energy" w:date="2022-02-24T08:52:00Z">
              <w:r w:rsidDel="00C26066">
                <w:rPr>
                  <w:rFonts w:asciiTheme="minorHAnsi" w:hAnsiTheme="minorHAnsi"/>
                  <w:sz w:val="18"/>
                  <w:szCs w:val="18"/>
                </w:rPr>
                <w:delText>CF2R</w:delText>
              </w:r>
            </w:del>
            <w:ins w:id="87" w:author="Alhabibi, Haider@Energy" w:date="2022-02-24T08:52:00Z">
              <w:r w:rsidR="00C26066">
                <w:rPr>
                  <w:rFonts w:asciiTheme="minorHAnsi" w:hAnsiTheme="minorHAnsi"/>
                  <w:sz w:val="18"/>
                  <w:szCs w:val="18"/>
                </w:rPr>
                <w:t>LMCI</w:t>
              </w:r>
            </w:ins>
            <w:r>
              <w:rPr>
                <w:rFonts w:asciiTheme="minorHAnsi" w:hAnsiTheme="minorHAnsi"/>
                <w:sz w:val="18"/>
                <w:szCs w:val="18"/>
              </w:rPr>
              <w:t>-MCH23&gt;&gt;</w:t>
            </w:r>
          </w:p>
        </w:tc>
      </w:tr>
    </w:tbl>
    <w:p w14:paraId="4BAA8293" w14:textId="77777777" w:rsidR="002C21B2" w:rsidRPr="00890BB7"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D83E48" w14:paraId="4BAA8296" w14:textId="77777777" w:rsidTr="00926D9A">
        <w:trPr>
          <w:cantSplit/>
          <w:trHeight w:val="144"/>
        </w:trPr>
        <w:tc>
          <w:tcPr>
            <w:tcW w:w="5000" w:type="pct"/>
            <w:gridSpan w:val="3"/>
            <w:vAlign w:val="center"/>
          </w:tcPr>
          <w:p w14:paraId="4BAA8294" w14:textId="0C450E09" w:rsidR="00EA1EC9" w:rsidRPr="00B904BC" w:rsidRDefault="00EA1EC9" w:rsidP="00693010">
            <w:pPr>
              <w:keepNext/>
              <w:rPr>
                <w:rFonts w:asciiTheme="minorHAnsi" w:hAnsiTheme="minorHAnsi"/>
                <w:b/>
                <w:sz w:val="18"/>
                <w:szCs w:val="18"/>
              </w:rPr>
            </w:pPr>
            <w:r w:rsidRPr="00890BB7">
              <w:rPr>
                <w:rFonts w:asciiTheme="minorHAnsi" w:hAnsiTheme="minorHAnsi"/>
                <w:b/>
                <w:szCs w:val="18"/>
              </w:rPr>
              <w:t>B. Fan Watt Measurement Apparatus and Procedure Information</w:t>
            </w:r>
          </w:p>
          <w:p w14:paraId="4BAA8295" w14:textId="303AFD0C" w:rsidR="00EA1EC9" w:rsidRPr="00B904BC" w:rsidRDefault="005F552B" w:rsidP="00A66549">
            <w:pPr>
              <w:keepNext/>
              <w:rPr>
                <w:rFonts w:asciiTheme="minorHAnsi" w:hAnsiTheme="minorHAnsi"/>
                <w:b/>
                <w:sz w:val="18"/>
                <w:szCs w:val="18"/>
              </w:rPr>
            </w:pPr>
            <w:ins w:id="88" w:author="Alhabibi, Haider@Energy" w:date="2022-03-08T12:34:00Z">
              <w:r w:rsidRPr="005F552B">
                <w:rPr>
                  <w:rFonts w:asciiTheme="minorHAnsi" w:hAnsiTheme="minorHAnsi"/>
                  <w:iCs/>
                  <w:sz w:val="18"/>
                  <w:szCs w:val="18"/>
                  <w:rPrChange w:id="89" w:author="Alhabibi, Haider@Energy" w:date="2022-03-08T12:35:00Z">
                    <w:rPr>
                      <w:rFonts w:asciiTheme="minorHAnsi" w:hAnsiTheme="minorHAnsi"/>
                      <w:i/>
                      <w:sz w:val="18"/>
                      <w:szCs w:val="18"/>
                    </w:rPr>
                  </w:rPrChange>
                </w:rPr>
                <w:t>&lt;&lt;Static Text - see the top&gt;&gt;</w:t>
              </w:r>
            </w:ins>
            <w:del w:id="90" w:author="Alhabibi, Haider@Energy" w:date="2022-03-08T12:34:00Z">
              <w:r w:rsidR="00EA1EC9" w:rsidRPr="00B904BC" w:rsidDel="005F552B">
                <w:rPr>
                  <w:rFonts w:asciiTheme="minorHAnsi" w:hAnsiTheme="minorHAnsi"/>
                  <w:i/>
                  <w:sz w:val="18"/>
                  <w:szCs w:val="18"/>
                </w:rPr>
                <w:delText>Instrument Specifications are given in RA3.3.1, and system fan watt measurement apparatus information is given in RA3.3.2.2.</w:delText>
              </w:r>
            </w:del>
          </w:p>
        </w:tc>
      </w:tr>
      <w:tr w:rsidR="00EA1EC9" w:rsidRPr="00D83E48" w14:paraId="4BAA829D" w14:textId="77777777" w:rsidTr="00926D9A">
        <w:trPr>
          <w:cantSplit/>
          <w:trHeight w:val="144"/>
        </w:trPr>
        <w:tc>
          <w:tcPr>
            <w:tcW w:w="212" w:type="pct"/>
            <w:vAlign w:val="center"/>
          </w:tcPr>
          <w:p w14:paraId="4BAA8297" w14:textId="77777777" w:rsidR="00EA1EC9" w:rsidRPr="00B904BC" w:rsidRDefault="00EA1EC9" w:rsidP="00693010">
            <w:pPr>
              <w:keepNext/>
              <w:jc w:val="center"/>
              <w:rPr>
                <w:rFonts w:asciiTheme="minorHAnsi" w:hAnsiTheme="minorHAnsi"/>
                <w:sz w:val="18"/>
                <w:szCs w:val="18"/>
              </w:rPr>
            </w:pPr>
            <w:r w:rsidRPr="00B904BC">
              <w:rPr>
                <w:rFonts w:asciiTheme="minorHAnsi" w:hAnsiTheme="minorHAnsi"/>
                <w:sz w:val="18"/>
                <w:szCs w:val="18"/>
              </w:rPr>
              <w:t>01</w:t>
            </w:r>
          </w:p>
        </w:tc>
        <w:tc>
          <w:tcPr>
            <w:tcW w:w="2248" w:type="pct"/>
            <w:vAlign w:val="center"/>
          </w:tcPr>
          <w:p w14:paraId="4BAA8298" w14:textId="01C97E3A"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Fan Watt Verification Device Used</w:t>
            </w:r>
          </w:p>
        </w:tc>
        <w:tc>
          <w:tcPr>
            <w:tcW w:w="2540" w:type="pct"/>
          </w:tcPr>
          <w:p w14:paraId="4BAA8299" w14:textId="77777777" w:rsidR="00EA1EC9" w:rsidRPr="00B904BC" w:rsidRDefault="00EA1EC9" w:rsidP="00693010">
            <w:pPr>
              <w:keepNext/>
              <w:rPr>
                <w:rFonts w:asciiTheme="minorHAnsi" w:hAnsiTheme="minorHAnsi"/>
                <w:sz w:val="18"/>
                <w:szCs w:val="18"/>
              </w:rPr>
            </w:pPr>
            <w:r w:rsidRPr="00B904BC">
              <w:rPr>
                <w:rFonts w:asciiTheme="minorHAnsi" w:hAnsiTheme="minorHAnsi"/>
                <w:sz w:val="18"/>
                <w:szCs w:val="18"/>
              </w:rPr>
              <w:t xml:space="preserve">&lt;&lt; </w:t>
            </w:r>
            <w:proofErr w:type="gramStart"/>
            <w:r w:rsidRPr="00B904BC">
              <w:rPr>
                <w:rFonts w:asciiTheme="minorHAnsi" w:hAnsiTheme="minorHAnsi"/>
                <w:sz w:val="18"/>
                <w:szCs w:val="18"/>
              </w:rPr>
              <w:t>user</w:t>
            </w:r>
            <w:proofErr w:type="gramEnd"/>
            <w:r w:rsidRPr="00B904BC">
              <w:rPr>
                <w:rFonts w:asciiTheme="minorHAnsi" w:hAnsiTheme="minorHAnsi"/>
                <w:sz w:val="18"/>
                <w:szCs w:val="18"/>
              </w:rPr>
              <w:t xml:space="preserve"> select one from list: </w:t>
            </w:r>
          </w:p>
          <w:p w14:paraId="4BAA829A"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Portable watt meter</w:t>
            </w:r>
          </w:p>
          <w:p w14:paraId="4BAA829B"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Analog Utility Revenue Meter (spinning wheel type)</w:t>
            </w:r>
          </w:p>
          <w:p w14:paraId="4BAA829C" w14:textId="77777777" w:rsidR="00EA1EC9" w:rsidRPr="00B904BC" w:rsidRDefault="00EA1EC9" w:rsidP="00693010">
            <w:pPr>
              <w:pStyle w:val="ListParagraph"/>
              <w:keepNext/>
              <w:numPr>
                <w:ilvl w:val="0"/>
                <w:numId w:val="25"/>
              </w:numPr>
              <w:rPr>
                <w:rFonts w:asciiTheme="minorHAnsi" w:hAnsiTheme="minorHAnsi"/>
                <w:sz w:val="18"/>
                <w:szCs w:val="18"/>
              </w:rPr>
            </w:pPr>
            <w:r w:rsidRPr="00B904BC">
              <w:rPr>
                <w:rFonts w:asciiTheme="minorHAnsi" w:hAnsiTheme="minorHAnsi"/>
                <w:sz w:val="18"/>
                <w:szCs w:val="18"/>
                <w:u w:val="single"/>
              </w:rPr>
              <w:t>Digital Utility Revenue Meter</w:t>
            </w:r>
            <w:r w:rsidRPr="00B904BC">
              <w:rPr>
                <w:rFonts w:asciiTheme="minorHAnsi" w:hAnsiTheme="minorHAnsi"/>
                <w:sz w:val="18"/>
                <w:szCs w:val="18"/>
              </w:rPr>
              <w:t>&gt;&gt;</w:t>
            </w:r>
          </w:p>
        </w:tc>
      </w:tr>
      <w:tr w:rsidR="00DA13D3" w:rsidRPr="00D83E48" w14:paraId="4BAA82A2" w14:textId="77777777" w:rsidTr="00926D9A">
        <w:trPr>
          <w:cantSplit/>
          <w:trHeight w:val="144"/>
        </w:trPr>
        <w:tc>
          <w:tcPr>
            <w:tcW w:w="212" w:type="pct"/>
            <w:vAlign w:val="center"/>
          </w:tcPr>
          <w:p w14:paraId="4BAA829E" w14:textId="77777777" w:rsidR="00DA13D3" w:rsidRPr="00B904BC" w:rsidRDefault="00DA13D3" w:rsidP="00DA13D3">
            <w:pPr>
              <w:keepNext/>
              <w:jc w:val="center"/>
              <w:rPr>
                <w:rFonts w:asciiTheme="minorHAnsi" w:hAnsiTheme="minorHAnsi"/>
                <w:sz w:val="18"/>
                <w:szCs w:val="18"/>
              </w:rPr>
            </w:pPr>
            <w:r w:rsidRPr="00B904BC">
              <w:rPr>
                <w:rFonts w:asciiTheme="minorHAnsi" w:hAnsiTheme="minorHAnsi"/>
                <w:sz w:val="18"/>
                <w:szCs w:val="18"/>
              </w:rPr>
              <w:t>02</w:t>
            </w:r>
          </w:p>
        </w:tc>
        <w:tc>
          <w:tcPr>
            <w:tcW w:w="2248" w:type="pct"/>
            <w:vAlign w:val="center"/>
          </w:tcPr>
          <w:p w14:paraId="4BAA829F" w14:textId="77777777" w:rsidR="00DA13D3" w:rsidRPr="00B904BC" w:rsidRDefault="00DA13D3" w:rsidP="00DA13D3">
            <w:pPr>
              <w:keepNext/>
              <w:rPr>
                <w:rFonts w:asciiTheme="minorHAnsi" w:hAnsiTheme="minorHAnsi"/>
                <w:sz w:val="18"/>
                <w:szCs w:val="18"/>
              </w:rPr>
            </w:pPr>
            <w:r w:rsidRPr="00B904BC">
              <w:rPr>
                <w:rFonts w:asciiTheme="minorHAnsi" w:hAnsiTheme="minorHAnsi"/>
                <w:sz w:val="18"/>
                <w:szCs w:val="18"/>
              </w:rPr>
              <w:t>Determination of MCH22 type (this field not visible to user)</w:t>
            </w:r>
          </w:p>
        </w:tc>
        <w:tc>
          <w:tcPr>
            <w:tcW w:w="2540" w:type="pct"/>
          </w:tcPr>
          <w:p w14:paraId="026F2C7D" w14:textId="77777777" w:rsidR="00096B25" w:rsidRDefault="00096B25" w:rsidP="00096B25">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7E0A7646" w14:textId="77777777" w:rsidR="00096B25" w:rsidRDefault="00096B25" w:rsidP="00096B25">
            <w:pPr>
              <w:pStyle w:val="ListParagraph"/>
              <w:keepNext/>
              <w:ind w:left="0"/>
              <w:rPr>
                <w:rFonts w:ascii="Calibri" w:hAnsi="Calibri"/>
                <w:sz w:val="18"/>
                <w:szCs w:val="18"/>
              </w:rPr>
            </w:pPr>
            <w:r>
              <w:rPr>
                <w:rFonts w:ascii="Calibri" w:hAnsi="Calibri"/>
                <w:sz w:val="18"/>
                <w:szCs w:val="18"/>
              </w:rPr>
              <w:t>If MCH-23 variant = MCH-23a, then display version MCH-</w:t>
            </w:r>
            <w:proofErr w:type="gramStart"/>
            <w:r>
              <w:rPr>
                <w:rFonts w:ascii="Calibri" w:hAnsi="Calibri"/>
                <w:sz w:val="18"/>
                <w:szCs w:val="18"/>
              </w:rPr>
              <w:t>22a;</w:t>
            </w:r>
            <w:proofErr w:type="gramEnd"/>
          </w:p>
          <w:p w14:paraId="7268447B" w14:textId="77777777" w:rsidR="00096B25" w:rsidRDefault="00096B25" w:rsidP="00096B25">
            <w:pPr>
              <w:pStyle w:val="ListParagraph"/>
              <w:keepNext/>
              <w:ind w:left="0"/>
              <w:rPr>
                <w:rFonts w:ascii="Calibri" w:hAnsi="Calibri"/>
                <w:sz w:val="18"/>
                <w:szCs w:val="18"/>
              </w:rPr>
            </w:pPr>
            <w:r>
              <w:rPr>
                <w:rFonts w:ascii="Calibri" w:hAnsi="Calibri"/>
                <w:sz w:val="18"/>
                <w:szCs w:val="18"/>
              </w:rPr>
              <w:t>If MCH-23 variant = MCH-23b, then display version MCH-</w:t>
            </w:r>
            <w:proofErr w:type="gramStart"/>
            <w:r>
              <w:rPr>
                <w:rFonts w:ascii="Calibri" w:hAnsi="Calibri"/>
                <w:sz w:val="18"/>
                <w:szCs w:val="18"/>
              </w:rPr>
              <w:t>22b;</w:t>
            </w:r>
            <w:proofErr w:type="gramEnd"/>
          </w:p>
          <w:p w14:paraId="25180691" w14:textId="77777777" w:rsidR="00096B25" w:rsidRDefault="00096B25" w:rsidP="00096B25">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w:t>
            </w:r>
            <w:proofErr w:type="gramStart"/>
            <w:r w:rsidRPr="00E3551F">
              <w:rPr>
                <w:rFonts w:ascii="Calibri" w:hAnsi="Calibri"/>
                <w:sz w:val="18"/>
                <w:szCs w:val="18"/>
              </w:rPr>
              <w:t>22</w:t>
            </w:r>
            <w:r>
              <w:rPr>
                <w:rFonts w:ascii="Calibri" w:hAnsi="Calibri"/>
                <w:sz w:val="18"/>
                <w:szCs w:val="18"/>
              </w:rPr>
              <w:t>c;</w:t>
            </w:r>
            <w:proofErr w:type="gramEnd"/>
          </w:p>
          <w:p w14:paraId="25C0A119" w14:textId="77777777" w:rsidR="00096B25" w:rsidRDefault="00096B25" w:rsidP="00096B25">
            <w:pPr>
              <w:pStyle w:val="ListParagraph"/>
              <w:keepNext/>
              <w:ind w:left="0"/>
              <w:rPr>
                <w:rFonts w:ascii="Calibri" w:hAnsi="Calibri"/>
                <w:sz w:val="18"/>
                <w:szCs w:val="18"/>
              </w:rPr>
            </w:pPr>
            <w:r>
              <w:rPr>
                <w:rFonts w:ascii="Calibri" w:hAnsi="Calibri"/>
                <w:sz w:val="18"/>
                <w:szCs w:val="18"/>
              </w:rPr>
              <w:t>If MCH-23 variant = MCH-23f, then display version MCH-</w:t>
            </w:r>
            <w:proofErr w:type="gramStart"/>
            <w:r>
              <w:rPr>
                <w:rFonts w:ascii="Calibri" w:hAnsi="Calibri"/>
                <w:sz w:val="18"/>
                <w:szCs w:val="18"/>
              </w:rPr>
              <w:t>22d;</w:t>
            </w:r>
            <w:proofErr w:type="gramEnd"/>
          </w:p>
          <w:p w14:paraId="69F10D4D" w14:textId="77777777" w:rsidR="00096B25" w:rsidRDefault="00096B25" w:rsidP="00096B25">
            <w:pPr>
              <w:pStyle w:val="ListParagraph"/>
              <w:keepNext/>
              <w:ind w:left="0"/>
              <w:rPr>
                <w:rFonts w:ascii="Calibri" w:hAnsi="Calibri"/>
                <w:sz w:val="18"/>
                <w:szCs w:val="18"/>
              </w:rPr>
            </w:pPr>
          </w:p>
          <w:p w14:paraId="5F983F47" w14:textId="77777777" w:rsidR="00096B25" w:rsidRDefault="00096B25" w:rsidP="00096B25">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w:t>
            </w:r>
            <w:proofErr w:type="gramStart"/>
            <w:r>
              <w:rPr>
                <w:rFonts w:ascii="Calibri" w:hAnsi="Calibri"/>
                <w:sz w:val="18"/>
                <w:szCs w:val="18"/>
              </w:rPr>
              <w:t>22a;</w:t>
            </w:r>
            <w:proofErr w:type="gramEnd"/>
          </w:p>
          <w:p w14:paraId="6EC06DBE" w14:textId="77777777" w:rsidR="00096B25" w:rsidRDefault="00096B25" w:rsidP="00096B25">
            <w:pPr>
              <w:pStyle w:val="ListParagraph"/>
              <w:keepNext/>
              <w:ind w:left="0"/>
              <w:rPr>
                <w:rFonts w:ascii="Calibri" w:hAnsi="Calibri"/>
                <w:sz w:val="18"/>
                <w:szCs w:val="18"/>
              </w:rPr>
            </w:pPr>
          </w:p>
          <w:p w14:paraId="673F01E4" w14:textId="32BAFA1B" w:rsidR="00096B25" w:rsidRDefault="00096B25" w:rsidP="00096B25">
            <w:pPr>
              <w:pStyle w:val="ListParagraph"/>
              <w:keepNext/>
              <w:ind w:left="0"/>
              <w:rPr>
                <w:rFonts w:ascii="Calibri" w:hAnsi="Calibri"/>
                <w:sz w:val="18"/>
                <w:szCs w:val="18"/>
              </w:rPr>
            </w:pPr>
            <w:r>
              <w:rPr>
                <w:rFonts w:ascii="Calibri" w:hAnsi="Calibri"/>
                <w:sz w:val="18"/>
                <w:szCs w:val="18"/>
              </w:rPr>
              <w:t>If MCH-23 variant = MCH-23d and A1</w:t>
            </w:r>
            <w:r w:rsidR="00AA3B68">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4BAA82A1" w14:textId="165FD62E" w:rsidR="00DA13D3" w:rsidRPr="006A3323" w:rsidRDefault="00096B25" w:rsidP="00DA13D3">
            <w:pPr>
              <w:keepNext/>
              <w:rPr>
                <w:rFonts w:asciiTheme="minorHAnsi" w:hAnsiTheme="minorHAnsi"/>
                <w:b/>
                <w:sz w:val="18"/>
                <w:szCs w:val="18"/>
              </w:rPr>
            </w:pPr>
            <w:r w:rsidRPr="00E3551F">
              <w:rPr>
                <w:rFonts w:ascii="Calibri" w:hAnsi="Calibri"/>
                <w:sz w:val="18"/>
                <w:szCs w:val="18"/>
              </w:rPr>
              <w:t>&gt;&gt;</w:t>
            </w:r>
          </w:p>
        </w:tc>
      </w:tr>
    </w:tbl>
    <w:p w14:paraId="4BAA82A3" w14:textId="77777777" w:rsidR="002C21B2" w:rsidRPr="00890BB7"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890BB7" w14:paraId="4BAA82A7" w14:textId="77777777" w:rsidTr="00926D9A">
        <w:trPr>
          <w:trHeight w:val="144"/>
        </w:trPr>
        <w:tc>
          <w:tcPr>
            <w:tcW w:w="5000" w:type="pct"/>
          </w:tcPr>
          <w:p w14:paraId="4BAA82A6" w14:textId="1FCA02D8" w:rsidR="00C80440" w:rsidRPr="00890BB7" w:rsidRDefault="00F50784" w:rsidP="00D10CB1">
            <w:pPr>
              <w:rPr>
                <w:rFonts w:asciiTheme="minorHAnsi" w:hAnsiTheme="minorHAnsi"/>
                <w:b/>
                <w:szCs w:val="18"/>
              </w:rPr>
            </w:pPr>
            <w:r>
              <w:rPr>
                <w:rFonts w:asciiTheme="minorHAnsi" w:hAnsiTheme="minorHAnsi"/>
                <w:b/>
                <w:szCs w:val="18"/>
              </w:rPr>
              <w:t>MCH-22c</w:t>
            </w:r>
            <w:r w:rsidR="00EA1EC9" w:rsidRPr="00890BB7">
              <w:rPr>
                <w:rFonts w:asciiTheme="minorHAnsi" w:hAnsiTheme="minorHAnsi"/>
                <w:b/>
                <w:szCs w:val="18"/>
              </w:rPr>
              <w:t xml:space="preserve"> Forced Air System Fan </w:t>
            </w:r>
            <w:r w:rsidR="00D10CB1" w:rsidRPr="00890BB7">
              <w:rPr>
                <w:rFonts w:asciiTheme="minorHAnsi" w:hAnsiTheme="minorHAnsi"/>
                <w:b/>
                <w:szCs w:val="18"/>
              </w:rPr>
              <w:t xml:space="preserve">Efficacy </w:t>
            </w:r>
            <w:r w:rsidR="00EA1EC9" w:rsidRPr="00890BB7">
              <w:rPr>
                <w:rFonts w:asciiTheme="minorHAnsi" w:hAnsiTheme="minorHAnsi"/>
                <w:b/>
                <w:szCs w:val="18"/>
              </w:rPr>
              <w:t xml:space="preserve">Measurement – </w:t>
            </w:r>
            <w:r w:rsidR="000A5F2D" w:rsidRPr="00890BB7">
              <w:rPr>
                <w:rFonts w:asciiTheme="minorHAnsi" w:hAnsiTheme="minorHAnsi"/>
                <w:b/>
                <w:szCs w:val="18"/>
              </w:rPr>
              <w:t xml:space="preserve">Newly Installed Non-Zoned or Zoned Multi-Speed Compressor </w:t>
            </w:r>
            <w:r w:rsidR="000A5F2D">
              <w:rPr>
                <w:rFonts w:asciiTheme="minorHAnsi" w:hAnsiTheme="minorHAnsi"/>
                <w:b/>
                <w:szCs w:val="18"/>
              </w:rPr>
              <w:t>Systems with Central Fan Ventilation Cooling</w:t>
            </w:r>
          </w:p>
        </w:tc>
      </w:tr>
    </w:tbl>
    <w:p w14:paraId="4BAA82A8" w14:textId="77777777" w:rsidR="00926D9A" w:rsidRPr="00890BB7"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EA1EC9" w:rsidRPr="00D83E48" w14:paraId="4BAA82AB" w14:textId="77777777" w:rsidTr="00952AA6">
        <w:trPr>
          <w:gridAfter w:val="1"/>
          <w:wAfter w:w="5" w:type="pct"/>
          <w:trHeight w:val="144"/>
        </w:trPr>
        <w:tc>
          <w:tcPr>
            <w:tcW w:w="4990" w:type="pct"/>
            <w:gridSpan w:val="3"/>
          </w:tcPr>
          <w:p w14:paraId="4BAA82A9" w14:textId="503839AC" w:rsidR="00EA1EC9" w:rsidRPr="00890BB7" w:rsidRDefault="00EA1EC9" w:rsidP="00693010">
            <w:pPr>
              <w:keepNext/>
              <w:rPr>
                <w:rFonts w:asciiTheme="minorHAnsi" w:hAnsiTheme="minorHAnsi"/>
                <w:b/>
                <w:szCs w:val="18"/>
              </w:rPr>
            </w:pPr>
            <w:r w:rsidRPr="00890BB7">
              <w:rPr>
                <w:rFonts w:asciiTheme="minorHAnsi" w:hAnsiTheme="minorHAnsi"/>
                <w:b/>
                <w:szCs w:val="18"/>
              </w:rPr>
              <w:lastRenderedPageBreak/>
              <w:t xml:space="preserve">C. Forced Air System </w:t>
            </w:r>
            <w:r w:rsidR="00D10CB1" w:rsidRPr="00890BB7">
              <w:rPr>
                <w:rFonts w:asciiTheme="minorHAnsi" w:hAnsiTheme="minorHAnsi"/>
                <w:b/>
                <w:szCs w:val="18"/>
              </w:rPr>
              <w:t>Fan Efficacy</w:t>
            </w:r>
            <w:r w:rsidRPr="00890BB7">
              <w:rPr>
                <w:rFonts w:asciiTheme="minorHAnsi" w:hAnsiTheme="minorHAnsi"/>
                <w:b/>
                <w:szCs w:val="18"/>
              </w:rPr>
              <w:t xml:space="preserve"> Measurement</w:t>
            </w:r>
          </w:p>
          <w:p w14:paraId="4BAA82AA" w14:textId="67A3F3CB" w:rsidR="00EA1EC9" w:rsidRPr="00B904BC" w:rsidRDefault="005F552B" w:rsidP="009249F9">
            <w:pPr>
              <w:keepNext/>
              <w:rPr>
                <w:rFonts w:asciiTheme="minorHAnsi" w:hAnsiTheme="minorHAnsi"/>
                <w:b/>
                <w:i/>
                <w:sz w:val="18"/>
                <w:szCs w:val="18"/>
              </w:rPr>
            </w:pPr>
            <w:ins w:id="91" w:author="Alhabibi, Haider@Energy" w:date="2022-03-08T12:35:00Z">
              <w:r w:rsidRPr="00845997">
                <w:rPr>
                  <w:rFonts w:asciiTheme="minorHAnsi" w:hAnsiTheme="minorHAnsi"/>
                  <w:iCs/>
                  <w:sz w:val="18"/>
                  <w:szCs w:val="18"/>
                  <w:rPrChange w:id="92" w:author="Alhabibi, Haider@Energy" w:date="2022-03-08T12:35:00Z">
                    <w:rPr>
                      <w:rFonts w:asciiTheme="minorHAnsi" w:hAnsiTheme="minorHAnsi"/>
                      <w:i/>
                      <w:sz w:val="18"/>
                      <w:szCs w:val="18"/>
                    </w:rPr>
                  </w:rPrChange>
                </w:rPr>
                <w:t>&lt;&lt;Static Text - see the top&gt;&gt;</w:t>
              </w:r>
            </w:ins>
            <w:del w:id="93" w:author="Alhabibi, Haider@Energy" w:date="2022-03-08T12:35:00Z">
              <w:r w:rsidR="00EA1EC9" w:rsidRPr="00B904BC" w:rsidDel="005F552B">
                <w:rPr>
                  <w:rFonts w:asciiTheme="minorHAnsi" w:hAnsiTheme="minorHAnsi"/>
                  <w:i/>
                  <w:sz w:val="18"/>
                  <w:szCs w:val="18"/>
                </w:rPr>
                <w:delText>The procedures for System Fan Watt Verification are specified in Reference Residential Appendix RA3.3.</w:delText>
              </w:r>
            </w:del>
          </w:p>
        </w:tc>
      </w:tr>
      <w:tr w:rsidR="00952AA6" w:rsidRPr="00D83E48" w14:paraId="4BAA82AF" w14:textId="77777777" w:rsidTr="00952AA6">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4BAA82AD" w14:textId="4BDA692B"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4BAA82AE" w14:textId="77777777"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952AA6" w:rsidRPr="00D83E48" w14:paraId="4BAA82B3" w14:textId="77777777" w:rsidTr="00952AA6">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4BAA82B1" w14:textId="15018093"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Actual Tested Airflow from MCH-23 (cfm)</w:t>
            </w:r>
          </w:p>
        </w:tc>
        <w:tc>
          <w:tcPr>
            <w:tcW w:w="2538" w:type="pct"/>
            <w:gridSpan w:val="2"/>
            <w:vAlign w:val="center"/>
          </w:tcPr>
          <w:p w14:paraId="4BAA82B2" w14:textId="15DB9D7F" w:rsidR="00EA1EC9" w:rsidRPr="00926D9A" w:rsidRDefault="00EA1EC9" w:rsidP="00693010">
            <w:pPr>
              <w:keepNext/>
              <w:rPr>
                <w:rFonts w:asciiTheme="minorHAnsi" w:hAnsiTheme="minorHAnsi"/>
                <w:sz w:val="18"/>
                <w:szCs w:val="18"/>
              </w:rPr>
            </w:pPr>
            <w:r w:rsidRPr="00926D9A">
              <w:rPr>
                <w:rFonts w:asciiTheme="minorHAnsi" w:hAnsiTheme="minorHAnsi"/>
                <w:sz w:val="18"/>
                <w:szCs w:val="18"/>
              </w:rPr>
              <w:t xml:space="preserve">&lt;&lt;referenced from </w:t>
            </w:r>
            <w:del w:id="94" w:author="Alhabibi, Haider@Energy" w:date="2022-02-24T08:52:00Z">
              <w:r w:rsidR="004B3F70" w:rsidDel="00C26066">
                <w:rPr>
                  <w:rFonts w:asciiTheme="minorHAnsi" w:hAnsiTheme="minorHAnsi"/>
                  <w:sz w:val="18"/>
                  <w:szCs w:val="18"/>
                </w:rPr>
                <w:delText>CF2R</w:delText>
              </w:r>
            </w:del>
            <w:ins w:id="95" w:author="Alhabibi, Haider@Energy" w:date="2022-02-24T08:52:00Z">
              <w:r w:rsidR="00C26066">
                <w:rPr>
                  <w:rFonts w:asciiTheme="minorHAnsi" w:hAnsiTheme="minorHAnsi"/>
                  <w:sz w:val="18"/>
                  <w:szCs w:val="18"/>
                </w:rPr>
                <w:t>LMCI</w:t>
              </w:r>
            </w:ins>
            <w:r w:rsidR="004B3F70">
              <w:rPr>
                <w:rFonts w:asciiTheme="minorHAnsi" w:hAnsiTheme="minorHAnsi"/>
                <w:sz w:val="18"/>
                <w:szCs w:val="18"/>
              </w:rPr>
              <w:t>-</w:t>
            </w:r>
            <w:r w:rsidRPr="00926D9A">
              <w:rPr>
                <w:rFonts w:asciiTheme="minorHAnsi" w:hAnsiTheme="minorHAnsi"/>
                <w:sz w:val="18"/>
                <w:szCs w:val="18"/>
              </w:rPr>
              <w:t>MCH-23 (make sure to reference tested airflow value and not target airflow value)&gt;&gt;</w:t>
            </w:r>
          </w:p>
        </w:tc>
      </w:tr>
      <w:tr w:rsidR="00952AA6" w:rsidRPr="00D83E48" w14:paraId="4BAA82BA" w14:textId="77777777" w:rsidTr="00952AA6">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4BAA82B5" w14:textId="44E65529" w:rsidR="00EA1EC9" w:rsidRPr="00926D9A" w:rsidRDefault="00EA1EC9" w:rsidP="007512C1">
            <w:pPr>
              <w:keepNext/>
              <w:rPr>
                <w:rFonts w:asciiTheme="minorHAnsi" w:hAnsiTheme="minorHAnsi"/>
                <w:sz w:val="18"/>
                <w:szCs w:val="18"/>
              </w:rPr>
            </w:pPr>
            <w:r w:rsidRPr="00926D9A">
              <w:rPr>
                <w:rFonts w:asciiTheme="minorHAnsi" w:hAnsiTheme="minorHAnsi"/>
                <w:sz w:val="18"/>
                <w:szCs w:val="18"/>
              </w:rPr>
              <w:t>Required Fan Efficacy (</w:t>
            </w:r>
            <w:r w:rsidR="00F43310">
              <w:rPr>
                <w:rFonts w:asciiTheme="minorHAnsi" w:hAnsiTheme="minorHAnsi"/>
                <w:sz w:val="18"/>
                <w:szCs w:val="18"/>
              </w:rPr>
              <w:t>w</w:t>
            </w:r>
            <w:r w:rsidR="00F43310" w:rsidRPr="00926D9A">
              <w:rPr>
                <w:rFonts w:asciiTheme="minorHAnsi" w:hAnsiTheme="minorHAnsi"/>
                <w:sz w:val="18"/>
                <w:szCs w:val="18"/>
              </w:rPr>
              <w:t>atts</w:t>
            </w:r>
            <w:r w:rsidRPr="00926D9A">
              <w:rPr>
                <w:rFonts w:asciiTheme="minorHAnsi" w:hAnsiTheme="minorHAnsi"/>
                <w:sz w:val="18"/>
                <w:szCs w:val="18"/>
              </w:rPr>
              <w:t>/cfm)</w:t>
            </w:r>
          </w:p>
        </w:tc>
        <w:tc>
          <w:tcPr>
            <w:tcW w:w="2538" w:type="pct"/>
            <w:gridSpan w:val="2"/>
            <w:vAlign w:val="center"/>
          </w:tcPr>
          <w:p w14:paraId="4BAA82B6" w14:textId="77777777" w:rsidR="00E13CCD" w:rsidRDefault="00EA1EC9" w:rsidP="00E13CCD">
            <w:pPr>
              <w:keepNext/>
              <w:rPr>
                <w:rFonts w:asciiTheme="minorHAnsi" w:hAnsiTheme="minorHAnsi"/>
                <w:sz w:val="18"/>
                <w:szCs w:val="18"/>
              </w:rPr>
            </w:pPr>
            <w:r w:rsidRPr="00926D9A">
              <w:rPr>
                <w:rFonts w:asciiTheme="minorHAnsi" w:hAnsiTheme="minorHAnsi"/>
                <w:sz w:val="18"/>
                <w:szCs w:val="18"/>
              </w:rPr>
              <w:t>&lt;&lt;</w:t>
            </w:r>
            <w:r w:rsidR="00E13CCD">
              <w:rPr>
                <w:rFonts w:asciiTheme="minorHAnsi" w:hAnsiTheme="minorHAnsi"/>
                <w:sz w:val="18"/>
                <w:szCs w:val="18"/>
              </w:rPr>
              <w:t>calculated field:</w:t>
            </w:r>
          </w:p>
          <w:p w14:paraId="4BAA82B7" w14:textId="729AD378" w:rsidR="00D60EEA" w:rsidRDefault="00D60EEA" w:rsidP="00E13CCD">
            <w:pPr>
              <w:keepNext/>
              <w:rPr>
                <w:rFonts w:asciiTheme="minorHAnsi" w:hAnsiTheme="minorHAnsi"/>
                <w:sz w:val="18"/>
                <w:szCs w:val="18"/>
              </w:rPr>
            </w:pPr>
            <w:r>
              <w:rPr>
                <w:rFonts w:asciiTheme="minorHAnsi" w:hAnsiTheme="minorHAnsi"/>
                <w:sz w:val="18"/>
                <w:szCs w:val="18"/>
              </w:rPr>
              <w:t>if parent is MCH-01a,</w:t>
            </w:r>
            <w:r w:rsidR="00470B9A">
              <w:rPr>
                <w:rFonts w:asciiTheme="minorHAnsi" w:hAnsiTheme="minorHAnsi"/>
                <w:sz w:val="18"/>
                <w:szCs w:val="18"/>
              </w:rPr>
              <w:t xml:space="preserve"> then reference value from MCH-01a Section C </w:t>
            </w:r>
            <w:r w:rsidR="00470B9A" w:rsidRPr="00470B9A">
              <w:rPr>
                <w:rFonts w:asciiTheme="minorHAnsi" w:hAnsiTheme="minorHAnsi"/>
                <w:sz w:val="18"/>
                <w:szCs w:val="18"/>
              </w:rPr>
              <w:t xml:space="preserve">Row </w:t>
            </w:r>
            <w:del w:id="96" w:author="Markstrum, Alexis@Energy" w:date="2019-10-10T14:18:00Z">
              <w:r w:rsidR="00470B9A" w:rsidRPr="00EB198C" w:rsidDel="008E3F94">
                <w:rPr>
                  <w:rFonts w:asciiTheme="minorHAnsi" w:hAnsiTheme="minorHAnsi"/>
                  <w:i/>
                  <w:sz w:val="18"/>
                  <w:szCs w:val="18"/>
                </w:rPr>
                <w:delText xml:space="preserve">C09 </w:delText>
              </w:r>
            </w:del>
            <w:ins w:id="97" w:author="Markstrum, Alexis@Energy" w:date="2019-10-10T14:18:00Z">
              <w:r w:rsidR="008E3F94" w:rsidRPr="00EB198C">
                <w:rPr>
                  <w:rFonts w:asciiTheme="minorHAnsi" w:hAnsiTheme="minorHAnsi"/>
                  <w:i/>
                  <w:sz w:val="18"/>
                  <w:szCs w:val="18"/>
                </w:rPr>
                <w:t>C</w:t>
              </w:r>
              <w:r w:rsidR="008E3F94">
                <w:rPr>
                  <w:rFonts w:asciiTheme="minorHAnsi" w:hAnsiTheme="minorHAnsi"/>
                  <w:i/>
                  <w:sz w:val="18"/>
                  <w:szCs w:val="18"/>
                </w:rPr>
                <w:t>12</w:t>
              </w:r>
              <w:r w:rsidR="008E3F94" w:rsidRPr="00EB198C">
                <w:rPr>
                  <w:rFonts w:asciiTheme="minorHAnsi" w:hAnsiTheme="minorHAnsi"/>
                  <w:i/>
                  <w:sz w:val="18"/>
                  <w:szCs w:val="18"/>
                </w:rPr>
                <w:t xml:space="preserve"> </w:t>
              </w:r>
            </w:ins>
            <w:r w:rsidR="00470B9A" w:rsidRPr="00EB198C">
              <w:rPr>
                <w:rFonts w:asciiTheme="minorHAnsi" w:hAnsiTheme="minorHAnsi"/>
                <w:i/>
                <w:sz w:val="18"/>
                <w:szCs w:val="18"/>
              </w:rPr>
              <w:t xml:space="preserve">– </w:t>
            </w:r>
            <w:proofErr w:type="spellStart"/>
            <w:proofErr w:type="gramStart"/>
            <w:r w:rsidR="00470B9A" w:rsidRPr="00EB198C">
              <w:rPr>
                <w:rFonts w:asciiTheme="minorHAnsi" w:hAnsiTheme="minorHAnsi"/>
                <w:i/>
                <w:sz w:val="18"/>
                <w:szCs w:val="18"/>
              </w:rPr>
              <w:t>MaximumCoolingWperCFM</w:t>
            </w:r>
            <w:proofErr w:type="spellEnd"/>
            <w:r>
              <w:rPr>
                <w:rFonts w:asciiTheme="minorHAnsi" w:hAnsiTheme="minorHAnsi"/>
                <w:sz w:val="18"/>
                <w:szCs w:val="18"/>
              </w:rPr>
              <w:t>;</w:t>
            </w:r>
            <w:proofErr w:type="gramEnd"/>
          </w:p>
          <w:p w14:paraId="5411D291" w14:textId="77777777" w:rsidR="002E64C4" w:rsidRDefault="002E64C4" w:rsidP="00E13CCD">
            <w:pPr>
              <w:keepNext/>
              <w:rPr>
                <w:rFonts w:asciiTheme="minorHAnsi" w:hAnsiTheme="minorHAnsi"/>
                <w:sz w:val="18"/>
                <w:szCs w:val="18"/>
              </w:rPr>
            </w:pPr>
          </w:p>
          <w:p w14:paraId="059CB59B" w14:textId="35C49E83" w:rsidR="00A15563" w:rsidRPr="00470B9A" w:rsidRDefault="00A15563" w:rsidP="00E13CCD">
            <w:pPr>
              <w:keepNext/>
              <w:rPr>
                <w:rFonts w:asciiTheme="minorHAnsi" w:hAnsiTheme="minorHAnsi"/>
                <w:sz w:val="18"/>
                <w:szCs w:val="18"/>
              </w:rPr>
            </w:pPr>
            <w:r>
              <w:rPr>
                <w:rFonts w:asciiTheme="minorHAnsi" w:hAnsiTheme="minorHAnsi"/>
                <w:sz w:val="18"/>
                <w:szCs w:val="18"/>
              </w:rPr>
              <w:t>else if parent is MCH-01d, then reference value from MCH-01d Section C</w:t>
            </w:r>
            <w:r w:rsidR="00EB198C">
              <w:rPr>
                <w:rFonts w:asciiTheme="minorHAnsi" w:hAnsiTheme="minorHAnsi"/>
                <w:sz w:val="18"/>
                <w:szCs w:val="18"/>
              </w:rPr>
              <w:t xml:space="preserve"> </w:t>
            </w:r>
            <w:r w:rsidR="00EB198C" w:rsidRPr="00EB198C">
              <w:rPr>
                <w:rFonts w:asciiTheme="minorHAnsi" w:hAnsiTheme="minorHAnsi"/>
                <w:i/>
                <w:sz w:val="18"/>
                <w:szCs w:val="18"/>
              </w:rPr>
              <w:t xml:space="preserve">Row </w:t>
            </w:r>
            <w:del w:id="98" w:author="Markstrum, Alexis@Energy" w:date="2019-10-10T14:19:00Z">
              <w:r w:rsidR="00EB198C" w:rsidRPr="00EB198C" w:rsidDel="008E3F94">
                <w:rPr>
                  <w:rFonts w:asciiTheme="minorHAnsi" w:hAnsiTheme="minorHAnsi"/>
                  <w:i/>
                  <w:sz w:val="18"/>
                  <w:szCs w:val="18"/>
                </w:rPr>
                <w:delText xml:space="preserve">C09 </w:delText>
              </w:r>
            </w:del>
            <w:ins w:id="99" w:author="Markstrum, Alexis@Energy" w:date="2019-10-10T14:19:00Z">
              <w:r w:rsidR="008E3F94" w:rsidRPr="00EB198C">
                <w:rPr>
                  <w:rFonts w:asciiTheme="minorHAnsi" w:hAnsiTheme="minorHAnsi"/>
                  <w:i/>
                  <w:sz w:val="18"/>
                  <w:szCs w:val="18"/>
                </w:rPr>
                <w:t>C</w:t>
              </w:r>
              <w:r w:rsidR="008E3F94">
                <w:rPr>
                  <w:rFonts w:asciiTheme="minorHAnsi" w:hAnsiTheme="minorHAnsi"/>
                  <w:i/>
                  <w:sz w:val="18"/>
                  <w:szCs w:val="18"/>
                </w:rPr>
                <w:t>12</w:t>
              </w:r>
              <w:r w:rsidR="008E3F94" w:rsidRPr="00EB198C">
                <w:rPr>
                  <w:rFonts w:asciiTheme="minorHAnsi" w:hAnsiTheme="minorHAnsi"/>
                  <w:i/>
                  <w:sz w:val="18"/>
                  <w:szCs w:val="18"/>
                </w:rPr>
                <w:t xml:space="preserve"> </w:t>
              </w:r>
            </w:ins>
            <w:r w:rsidR="00EB198C" w:rsidRPr="00EB198C">
              <w:rPr>
                <w:rFonts w:asciiTheme="minorHAnsi" w:hAnsiTheme="minorHAnsi"/>
                <w:i/>
                <w:sz w:val="18"/>
                <w:szCs w:val="18"/>
              </w:rPr>
              <w:t xml:space="preserve">– </w:t>
            </w:r>
            <w:proofErr w:type="spellStart"/>
            <w:proofErr w:type="gramStart"/>
            <w:r w:rsidR="00EB198C" w:rsidRPr="00EB198C">
              <w:rPr>
                <w:rFonts w:asciiTheme="minorHAnsi" w:hAnsiTheme="minorHAnsi"/>
                <w:i/>
                <w:sz w:val="18"/>
                <w:szCs w:val="18"/>
              </w:rPr>
              <w:t>MaximumCoolingWperCFM</w:t>
            </w:r>
            <w:proofErr w:type="spellEnd"/>
            <w:r w:rsidR="00470B9A">
              <w:rPr>
                <w:rFonts w:asciiTheme="minorHAnsi" w:hAnsiTheme="minorHAnsi"/>
                <w:sz w:val="18"/>
                <w:szCs w:val="18"/>
              </w:rPr>
              <w:t>;</w:t>
            </w:r>
            <w:proofErr w:type="gramEnd"/>
          </w:p>
          <w:p w14:paraId="7E996648" w14:textId="77777777" w:rsidR="002E64C4" w:rsidRDefault="002E64C4" w:rsidP="00A15563">
            <w:pPr>
              <w:keepNext/>
              <w:rPr>
                <w:rFonts w:asciiTheme="minorHAnsi" w:hAnsiTheme="minorHAnsi"/>
                <w:sz w:val="18"/>
                <w:szCs w:val="18"/>
              </w:rPr>
            </w:pPr>
          </w:p>
          <w:p w14:paraId="0593A81E" w14:textId="77777777" w:rsidR="001D4ACF" w:rsidRDefault="00414AD8" w:rsidP="001D4ACF">
            <w:pPr>
              <w:keepNext/>
              <w:rPr>
                <w:rFonts w:asciiTheme="minorHAnsi" w:hAnsiTheme="minorHAnsi"/>
                <w:sz w:val="18"/>
                <w:szCs w:val="18"/>
              </w:rPr>
            </w:pPr>
            <w:r>
              <w:rPr>
                <w:rFonts w:asciiTheme="minorHAnsi" w:hAnsiTheme="minorHAnsi"/>
                <w:sz w:val="18"/>
                <w:szCs w:val="18"/>
              </w:rPr>
              <w:t xml:space="preserve">else </w:t>
            </w:r>
            <w:r w:rsidR="00A15563">
              <w:rPr>
                <w:rFonts w:asciiTheme="minorHAnsi" w:hAnsiTheme="minorHAnsi"/>
                <w:sz w:val="18"/>
                <w:szCs w:val="18"/>
              </w:rPr>
              <w:t>if parent is MCH-01b</w:t>
            </w:r>
            <w:r w:rsidR="002E64C4">
              <w:rPr>
                <w:rFonts w:asciiTheme="minorHAnsi" w:hAnsiTheme="minorHAnsi"/>
                <w:sz w:val="18"/>
                <w:szCs w:val="18"/>
              </w:rPr>
              <w:t xml:space="preserve"> </w:t>
            </w:r>
            <w:r w:rsidR="00EB198C">
              <w:rPr>
                <w:rFonts w:asciiTheme="minorHAnsi" w:hAnsiTheme="minorHAnsi"/>
                <w:sz w:val="18"/>
                <w:szCs w:val="18"/>
              </w:rPr>
              <w:t xml:space="preserve">then </w:t>
            </w:r>
            <w:r w:rsidR="001A2A49">
              <w:rPr>
                <w:rFonts w:asciiTheme="minorHAnsi" w:hAnsiTheme="minorHAnsi"/>
                <w:sz w:val="18"/>
                <w:szCs w:val="18"/>
              </w:rPr>
              <w:t>calculate</w:t>
            </w:r>
            <w:r w:rsidR="002E64C4">
              <w:rPr>
                <w:rFonts w:asciiTheme="minorHAnsi" w:hAnsiTheme="minorHAnsi"/>
                <w:sz w:val="18"/>
                <w:szCs w:val="18"/>
              </w:rPr>
              <w:t>:</w:t>
            </w:r>
            <w:r w:rsidR="001A2A49">
              <w:rPr>
                <w:rFonts w:asciiTheme="minorHAnsi" w:hAnsiTheme="minorHAnsi"/>
                <w:sz w:val="18"/>
                <w:szCs w:val="18"/>
              </w:rPr>
              <w:t xml:space="preserve"> </w:t>
            </w:r>
          </w:p>
          <w:p w14:paraId="72C407A0" w14:textId="39D79B98" w:rsidR="001D4ACF" w:rsidRDefault="001D4ACF" w:rsidP="001D4ACF">
            <w:pPr>
              <w:keepNext/>
              <w:rPr>
                <w:rFonts w:asciiTheme="minorHAnsi" w:hAnsiTheme="minorHAnsi"/>
                <w:sz w:val="18"/>
                <w:szCs w:val="18"/>
              </w:rPr>
            </w:pPr>
            <w:r>
              <w:rPr>
                <w:rFonts w:asciiTheme="minorHAnsi" w:hAnsiTheme="minorHAnsi"/>
                <w:sz w:val="18"/>
                <w:szCs w:val="18"/>
              </w:rPr>
              <w:t xml:space="preserve">if MCH-01b Section C </w:t>
            </w:r>
            <w:r w:rsidRPr="008F4970">
              <w:rPr>
                <w:rFonts w:asciiTheme="minorHAnsi" w:hAnsiTheme="minorHAnsi"/>
                <w:i/>
                <w:sz w:val="18"/>
                <w:szCs w:val="18"/>
              </w:rPr>
              <w:t xml:space="preserve">Row C06 – </w:t>
            </w:r>
            <w:proofErr w:type="spellStart"/>
            <w:r w:rsidRPr="008F4970">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08660F2" w14:textId="77777777" w:rsidR="001D4ACF" w:rsidRDefault="001D4ACF" w:rsidP="001D4ACF">
            <w:pPr>
              <w:keepNext/>
              <w:rPr>
                <w:rFonts w:asciiTheme="minorHAnsi" w:hAnsiTheme="minorHAnsi"/>
                <w:sz w:val="18"/>
                <w:szCs w:val="18"/>
              </w:rPr>
            </w:pPr>
          </w:p>
          <w:p w14:paraId="2CF6D9F5" w14:textId="496A4390" w:rsidR="00A15563" w:rsidRDefault="001D4ACF" w:rsidP="00A15563">
            <w:pPr>
              <w:keepNext/>
              <w:rPr>
                <w:rFonts w:asciiTheme="minorHAnsi" w:hAnsiTheme="minorHAnsi"/>
                <w:sz w:val="18"/>
                <w:szCs w:val="18"/>
              </w:rPr>
            </w:pPr>
            <w:r>
              <w:rPr>
                <w:rFonts w:asciiTheme="minorHAnsi" w:hAnsiTheme="minorHAnsi"/>
                <w:sz w:val="18"/>
                <w:szCs w:val="18"/>
              </w:rPr>
              <w:t xml:space="preserve">else </w:t>
            </w:r>
            <w:r w:rsidR="001A2A49">
              <w:rPr>
                <w:rFonts w:asciiTheme="minorHAnsi" w:hAnsiTheme="minorHAnsi"/>
                <w:sz w:val="18"/>
                <w:szCs w:val="18"/>
              </w:rPr>
              <w:t xml:space="preserve">if </w:t>
            </w:r>
            <w:r w:rsidR="00EB198C">
              <w:rPr>
                <w:rFonts w:asciiTheme="minorHAnsi" w:hAnsiTheme="minorHAnsi"/>
                <w:sz w:val="18"/>
                <w:szCs w:val="18"/>
              </w:rPr>
              <w:t>MCH-01</w:t>
            </w:r>
            <w:r w:rsidR="00470B9A">
              <w:rPr>
                <w:rFonts w:asciiTheme="minorHAnsi" w:hAnsiTheme="minorHAnsi"/>
                <w:sz w:val="18"/>
                <w:szCs w:val="18"/>
              </w:rPr>
              <w:t>b</w:t>
            </w:r>
            <w:r w:rsidR="00EB198C">
              <w:rPr>
                <w:rFonts w:asciiTheme="minorHAnsi" w:hAnsiTheme="minorHAnsi"/>
                <w:sz w:val="18"/>
                <w:szCs w:val="18"/>
              </w:rPr>
              <w:t xml:space="preserve"> Section C </w:t>
            </w:r>
            <w:r w:rsidR="00EB198C" w:rsidRPr="00EB198C">
              <w:rPr>
                <w:rFonts w:asciiTheme="minorHAnsi" w:hAnsiTheme="minorHAnsi"/>
                <w:i/>
                <w:sz w:val="18"/>
                <w:szCs w:val="18"/>
              </w:rPr>
              <w:t>Row C0</w:t>
            </w:r>
            <w:r w:rsidR="001A2A49">
              <w:rPr>
                <w:rFonts w:asciiTheme="minorHAnsi" w:hAnsiTheme="minorHAnsi"/>
                <w:i/>
                <w:sz w:val="18"/>
                <w:szCs w:val="18"/>
              </w:rPr>
              <w:t>2</w:t>
            </w:r>
            <w:r w:rsidR="00EB198C" w:rsidRPr="00EB198C">
              <w:rPr>
                <w:rFonts w:asciiTheme="minorHAnsi" w:hAnsiTheme="minorHAnsi"/>
                <w:i/>
                <w:sz w:val="18"/>
                <w:szCs w:val="18"/>
              </w:rPr>
              <w:t xml:space="preserve"> – </w:t>
            </w:r>
            <w:proofErr w:type="spellStart"/>
            <w:r w:rsidR="002E64C4">
              <w:rPr>
                <w:rFonts w:asciiTheme="minorHAnsi" w:hAnsiTheme="minorHAnsi"/>
                <w:i/>
                <w:sz w:val="18"/>
                <w:szCs w:val="18"/>
              </w:rPr>
              <w:t>ResidentialHeatingSystemType</w:t>
            </w:r>
            <w:proofErr w:type="spellEnd"/>
            <w:r w:rsidR="002E64C4">
              <w:rPr>
                <w:rFonts w:asciiTheme="minorHAnsi" w:hAnsiTheme="minorHAnsi"/>
                <w:i/>
                <w:sz w:val="18"/>
                <w:szCs w:val="18"/>
              </w:rPr>
              <w:t xml:space="preserve"> = Central</w:t>
            </w:r>
            <w:r w:rsidR="00B43C70">
              <w:rPr>
                <w:rFonts w:asciiTheme="minorHAnsi" w:hAnsiTheme="minorHAnsi"/>
                <w:i/>
                <w:sz w:val="18"/>
                <w:szCs w:val="18"/>
              </w:rPr>
              <w:t xml:space="preserve"> </w:t>
            </w:r>
            <w:r w:rsidR="002E64C4">
              <w:rPr>
                <w:rFonts w:asciiTheme="minorHAnsi" w:hAnsiTheme="minorHAnsi"/>
                <w:i/>
                <w:sz w:val="18"/>
                <w:szCs w:val="18"/>
              </w:rPr>
              <w:t>Gas</w:t>
            </w:r>
            <w:r w:rsidR="00B43C70">
              <w:rPr>
                <w:rFonts w:asciiTheme="minorHAnsi" w:hAnsiTheme="minorHAnsi"/>
                <w:i/>
                <w:sz w:val="18"/>
                <w:szCs w:val="18"/>
              </w:rPr>
              <w:t xml:space="preserve"> </w:t>
            </w:r>
            <w:r w:rsidR="002E64C4">
              <w:rPr>
                <w:rFonts w:asciiTheme="minorHAnsi" w:hAnsiTheme="minorHAnsi"/>
                <w:i/>
                <w:sz w:val="18"/>
                <w:szCs w:val="18"/>
              </w:rPr>
              <w:t>Furnace</w:t>
            </w:r>
            <w:r w:rsidR="00B43C70">
              <w:rPr>
                <w:rFonts w:asciiTheme="minorHAnsi" w:hAnsiTheme="minorHAnsi"/>
                <w:i/>
                <w:sz w:val="18"/>
                <w:szCs w:val="18"/>
              </w:rPr>
              <w:t xml:space="preserve"> or Package Gas Furnace </w:t>
            </w:r>
            <w:r w:rsidR="002E64C4">
              <w:rPr>
                <w:rFonts w:asciiTheme="minorHAnsi" w:hAnsiTheme="minorHAnsi"/>
                <w:i/>
                <w:sz w:val="18"/>
                <w:szCs w:val="18"/>
              </w:rPr>
              <w:t>then use value 0.45</w:t>
            </w:r>
            <w:r w:rsidR="00B43C70">
              <w:rPr>
                <w:rFonts w:asciiTheme="minorHAnsi" w:hAnsiTheme="minorHAnsi"/>
                <w:i/>
                <w:sz w:val="18"/>
                <w:szCs w:val="18"/>
              </w:rPr>
              <w:t xml:space="preserve">, else use value </w:t>
            </w:r>
            <w:proofErr w:type="gramStart"/>
            <w:r w:rsidR="00B43C70">
              <w:rPr>
                <w:rFonts w:asciiTheme="minorHAnsi" w:hAnsiTheme="minorHAnsi"/>
                <w:i/>
                <w:sz w:val="18"/>
                <w:szCs w:val="18"/>
              </w:rPr>
              <w:t>0.58</w:t>
            </w:r>
            <w:r w:rsidR="002E64C4" w:rsidRPr="002E64C4">
              <w:rPr>
                <w:rFonts w:asciiTheme="minorHAnsi" w:hAnsiTheme="minorHAnsi"/>
                <w:sz w:val="18"/>
                <w:szCs w:val="18"/>
              </w:rPr>
              <w:t>;</w:t>
            </w:r>
            <w:proofErr w:type="gramEnd"/>
          </w:p>
          <w:p w14:paraId="3AAE2E51" w14:textId="77777777" w:rsidR="002E64C4" w:rsidRDefault="002E64C4" w:rsidP="00A15563">
            <w:pPr>
              <w:keepNext/>
              <w:rPr>
                <w:rFonts w:asciiTheme="minorHAnsi" w:hAnsiTheme="minorHAnsi"/>
                <w:sz w:val="18"/>
                <w:szCs w:val="18"/>
              </w:rPr>
            </w:pPr>
          </w:p>
          <w:p w14:paraId="5C81245B" w14:textId="77777777" w:rsidR="001D4ACF" w:rsidRDefault="00E22559" w:rsidP="001D4ACF">
            <w:pPr>
              <w:keepNext/>
              <w:rPr>
                <w:rFonts w:asciiTheme="minorHAnsi" w:hAnsiTheme="minorHAnsi"/>
                <w:sz w:val="18"/>
                <w:szCs w:val="18"/>
              </w:rPr>
            </w:pPr>
            <w:r>
              <w:rPr>
                <w:rFonts w:asciiTheme="minorHAnsi" w:hAnsiTheme="minorHAnsi"/>
                <w:sz w:val="18"/>
                <w:szCs w:val="18"/>
              </w:rPr>
              <w:t xml:space="preserve">if parent is MCH-01c then calculate: </w:t>
            </w:r>
          </w:p>
          <w:p w14:paraId="2097E06F" w14:textId="4BDF12F6" w:rsidR="001D4ACF" w:rsidRDefault="00CF38D2" w:rsidP="001D4ACF">
            <w:pPr>
              <w:keepNext/>
              <w:rPr>
                <w:rFonts w:asciiTheme="minorHAnsi" w:hAnsiTheme="minorHAnsi"/>
                <w:sz w:val="18"/>
                <w:szCs w:val="18"/>
              </w:rPr>
            </w:pPr>
            <w:r>
              <w:rPr>
                <w:rFonts w:asciiTheme="minorHAnsi" w:hAnsiTheme="minorHAnsi"/>
                <w:sz w:val="18"/>
                <w:szCs w:val="18"/>
              </w:rPr>
              <w:t>if MCH-01c</w:t>
            </w:r>
            <w:r w:rsidR="001D4ACF">
              <w:rPr>
                <w:rFonts w:asciiTheme="minorHAnsi" w:hAnsiTheme="minorHAnsi"/>
                <w:sz w:val="18"/>
                <w:szCs w:val="18"/>
              </w:rPr>
              <w:t xml:space="preserve"> Section </w:t>
            </w:r>
            <w:r>
              <w:rPr>
                <w:rFonts w:asciiTheme="minorHAnsi" w:hAnsiTheme="minorHAnsi"/>
                <w:sz w:val="18"/>
                <w:szCs w:val="18"/>
              </w:rPr>
              <w:t>B</w:t>
            </w:r>
            <w:r w:rsidR="001D4ACF">
              <w:rPr>
                <w:rFonts w:asciiTheme="minorHAnsi" w:hAnsiTheme="minorHAnsi"/>
                <w:sz w:val="18"/>
                <w:szCs w:val="18"/>
              </w:rPr>
              <w:t xml:space="preserve"> </w:t>
            </w:r>
            <w:r w:rsidR="001D4ACF" w:rsidRPr="00CB4055">
              <w:rPr>
                <w:rFonts w:asciiTheme="minorHAnsi" w:hAnsiTheme="minorHAnsi"/>
                <w:i/>
                <w:sz w:val="18"/>
                <w:szCs w:val="18"/>
              </w:rPr>
              <w:t xml:space="preserve">Row </w:t>
            </w:r>
            <w:r>
              <w:rPr>
                <w:rFonts w:asciiTheme="minorHAnsi" w:hAnsiTheme="minorHAnsi"/>
                <w:i/>
                <w:sz w:val="18"/>
                <w:szCs w:val="18"/>
              </w:rPr>
              <w:t>B</w:t>
            </w:r>
            <w:r w:rsidR="001D4ACF" w:rsidRPr="00CB4055">
              <w:rPr>
                <w:rFonts w:asciiTheme="minorHAnsi" w:hAnsiTheme="minorHAnsi"/>
                <w:i/>
                <w:sz w:val="18"/>
                <w:szCs w:val="18"/>
              </w:rPr>
              <w:t>0</w:t>
            </w:r>
            <w:r>
              <w:rPr>
                <w:rFonts w:asciiTheme="minorHAnsi" w:hAnsiTheme="minorHAnsi"/>
                <w:i/>
                <w:sz w:val="18"/>
                <w:szCs w:val="18"/>
              </w:rPr>
              <w:t>5</w:t>
            </w:r>
            <w:r w:rsidR="001D4ACF" w:rsidRPr="00CB4055">
              <w:rPr>
                <w:rFonts w:asciiTheme="minorHAnsi" w:hAnsiTheme="minorHAnsi"/>
                <w:i/>
                <w:sz w:val="18"/>
                <w:szCs w:val="18"/>
              </w:rPr>
              <w:t xml:space="preserve"> – </w:t>
            </w:r>
            <w:proofErr w:type="spellStart"/>
            <w:r w:rsidR="001D4ACF" w:rsidRPr="00CB4055">
              <w:rPr>
                <w:rFonts w:asciiTheme="minorHAnsi" w:hAnsiTheme="minorHAnsi"/>
                <w:i/>
                <w:sz w:val="18"/>
                <w:szCs w:val="18"/>
              </w:rPr>
              <w:t>ResidentialCoolingSystemType</w:t>
            </w:r>
            <w:proofErr w:type="spellEnd"/>
            <w:r w:rsidR="001D4ACF">
              <w:rPr>
                <w:rFonts w:asciiTheme="minorHAnsi" w:hAnsiTheme="minorHAnsi"/>
                <w:sz w:val="18"/>
                <w:szCs w:val="18"/>
              </w:rPr>
              <w:t xml:space="preserve"> = Small duct high velocity HP or </w:t>
            </w:r>
            <w:r w:rsidR="001D4ACF" w:rsidRPr="001D4ACF">
              <w:rPr>
                <w:rFonts w:asciiTheme="minorHAnsi" w:hAnsiTheme="minorHAnsi"/>
                <w:sz w:val="18"/>
                <w:szCs w:val="18"/>
              </w:rPr>
              <w:t>Small duct high velocity AC</w:t>
            </w:r>
            <w:r w:rsidR="001D4ACF">
              <w:rPr>
                <w:rFonts w:asciiTheme="minorHAnsi" w:hAnsiTheme="minorHAnsi"/>
                <w:sz w:val="18"/>
                <w:szCs w:val="18"/>
              </w:rPr>
              <w:t xml:space="preserve"> then use value 0.62,</w:t>
            </w:r>
          </w:p>
          <w:p w14:paraId="7D89D02C" w14:textId="77777777" w:rsidR="001D4ACF" w:rsidRDefault="001D4ACF" w:rsidP="001D4ACF">
            <w:pPr>
              <w:keepNext/>
              <w:rPr>
                <w:rFonts w:asciiTheme="minorHAnsi" w:hAnsiTheme="minorHAnsi"/>
                <w:sz w:val="18"/>
                <w:szCs w:val="18"/>
              </w:rPr>
            </w:pPr>
          </w:p>
          <w:p w14:paraId="4BAA82B9" w14:textId="2238136D" w:rsidR="00EA1EC9" w:rsidRPr="00926D9A" w:rsidRDefault="001D4ACF" w:rsidP="005637A5">
            <w:pPr>
              <w:keepNext/>
              <w:rPr>
                <w:rFonts w:asciiTheme="minorHAnsi" w:hAnsiTheme="minorHAnsi"/>
                <w:sz w:val="18"/>
                <w:szCs w:val="18"/>
              </w:rPr>
            </w:pPr>
            <w:r>
              <w:rPr>
                <w:rFonts w:asciiTheme="minorHAnsi" w:hAnsiTheme="minorHAnsi"/>
                <w:sz w:val="18"/>
                <w:szCs w:val="18"/>
              </w:rPr>
              <w:t>else if MCH-01</w:t>
            </w:r>
            <w:r w:rsidR="00CF38D2">
              <w:rPr>
                <w:rFonts w:asciiTheme="minorHAnsi" w:hAnsiTheme="minorHAnsi"/>
                <w:sz w:val="18"/>
                <w:szCs w:val="18"/>
              </w:rPr>
              <w:t>c</w:t>
            </w:r>
            <w:r>
              <w:rPr>
                <w:rFonts w:asciiTheme="minorHAnsi" w:hAnsiTheme="minorHAnsi"/>
                <w:sz w:val="18"/>
                <w:szCs w:val="18"/>
              </w:rPr>
              <w:t xml:space="preserve"> Section </w:t>
            </w:r>
            <w:r w:rsidR="00CF38D2">
              <w:rPr>
                <w:rFonts w:asciiTheme="minorHAnsi" w:hAnsiTheme="minorHAnsi"/>
                <w:sz w:val="18"/>
                <w:szCs w:val="18"/>
              </w:rPr>
              <w:t>B</w:t>
            </w:r>
            <w:r>
              <w:rPr>
                <w:rFonts w:asciiTheme="minorHAnsi" w:hAnsiTheme="minorHAnsi"/>
                <w:sz w:val="18"/>
                <w:szCs w:val="18"/>
              </w:rPr>
              <w:t xml:space="preserve"> </w:t>
            </w:r>
            <w:r w:rsidRPr="00EB198C">
              <w:rPr>
                <w:rFonts w:asciiTheme="minorHAnsi" w:hAnsiTheme="minorHAnsi"/>
                <w:i/>
                <w:sz w:val="18"/>
                <w:szCs w:val="18"/>
              </w:rPr>
              <w:t xml:space="preserve">Row </w:t>
            </w:r>
            <w:r w:rsidR="00CF38D2">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004A69B1">
              <w:rPr>
                <w:rFonts w:asciiTheme="minorHAnsi" w:hAnsiTheme="minorHAnsi"/>
                <w:i/>
                <w:sz w:val="18"/>
                <w:szCs w:val="18"/>
              </w:rPr>
              <w:t>&gt;&gt;</w:t>
            </w:r>
          </w:p>
        </w:tc>
      </w:tr>
      <w:tr w:rsidR="00952AA6" w:rsidRPr="00D83E48" w14:paraId="4BAA82BE" w14:textId="77777777" w:rsidTr="00952AA6">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952AA6" w:rsidRDefault="00EA1EC9" w:rsidP="00952AA6">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BAA82BC" w14:textId="5C4DFFA8" w:rsidR="00EA1EC9" w:rsidRPr="00926D9A" w:rsidRDefault="00EA1EC9" w:rsidP="007512C1">
            <w:pPr>
              <w:keepNext/>
              <w:rPr>
                <w:rFonts w:asciiTheme="minorHAnsi" w:hAnsiTheme="minorHAnsi"/>
                <w:sz w:val="18"/>
                <w:szCs w:val="18"/>
              </w:rPr>
            </w:pPr>
            <w:r w:rsidRPr="00926D9A">
              <w:rPr>
                <w:rFonts w:asciiTheme="minorHAnsi" w:hAnsiTheme="minorHAnsi"/>
                <w:sz w:val="18"/>
                <w:szCs w:val="18"/>
              </w:rPr>
              <w:t>Actual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BAA82BD" w14:textId="6FA71C0C" w:rsidR="00EA1EC9" w:rsidRPr="00926D9A" w:rsidRDefault="00EA1EC9" w:rsidP="008225C4">
            <w:pPr>
              <w:keepNext/>
              <w:rPr>
                <w:rFonts w:asciiTheme="minorHAnsi" w:hAnsiTheme="minorHAnsi"/>
                <w:sz w:val="18"/>
                <w:szCs w:val="18"/>
              </w:rPr>
            </w:pPr>
            <w:r w:rsidRPr="00926D9A">
              <w:rPr>
                <w:rFonts w:asciiTheme="minorHAnsi" w:hAnsiTheme="minorHAnsi"/>
                <w:sz w:val="18"/>
                <w:szCs w:val="18"/>
              </w:rPr>
              <w:t xml:space="preserve">&lt;&lt;calculated field, </w:t>
            </w:r>
            <w:r w:rsidR="008225C4" w:rsidRPr="00646058">
              <w:rPr>
                <w:rFonts w:asciiTheme="minorHAnsi" w:hAnsiTheme="minorHAnsi"/>
                <w:i/>
                <w:sz w:val="18"/>
                <w:szCs w:val="18"/>
              </w:rPr>
              <w:t>Table C - Actual Tested Watts</w:t>
            </w:r>
            <w:r w:rsidR="008225C4">
              <w:rPr>
                <w:rFonts w:asciiTheme="minorHAnsi" w:hAnsiTheme="minorHAnsi"/>
                <w:sz w:val="18"/>
                <w:szCs w:val="18"/>
              </w:rPr>
              <w:t xml:space="preserve"> </w:t>
            </w:r>
            <w:r w:rsidR="009142F6">
              <w:rPr>
                <w:rFonts w:asciiTheme="minorHAnsi" w:hAnsiTheme="minorHAnsi"/>
                <w:sz w:val="18"/>
                <w:szCs w:val="18"/>
              </w:rPr>
              <w:t xml:space="preserve">divided by </w:t>
            </w:r>
            <w:r w:rsidR="008225C4" w:rsidRPr="00646058">
              <w:rPr>
                <w:rFonts w:asciiTheme="minorHAnsi" w:hAnsiTheme="minorHAnsi"/>
                <w:i/>
                <w:sz w:val="18"/>
                <w:szCs w:val="18"/>
              </w:rPr>
              <w:t>Table C - Actual Tested Airflow from MCH-23 (cfm)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&gt;&gt;</w:t>
            </w:r>
          </w:p>
        </w:tc>
      </w:tr>
      <w:tr w:rsidR="00952AA6" w:rsidRPr="00D83E48" w14:paraId="4BAA82C2" w14:textId="77777777" w:rsidTr="00952AA6">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952AA6" w:rsidRDefault="00952AA6" w:rsidP="00952AA6">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BAA82C0" w14:textId="77777777" w:rsidR="00952AA6" w:rsidRPr="00926D9A" w:rsidRDefault="00952AA6" w:rsidP="00952AA6">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7954FCA5" w14:textId="78EDA5DC" w:rsidR="002B51DB" w:rsidRDefault="00952AA6" w:rsidP="002B51DB">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8225C4" w:rsidRPr="00F01A03">
              <w:rPr>
                <w:rFonts w:asciiTheme="minorHAnsi" w:hAnsiTheme="minorHAnsi"/>
                <w:i/>
                <w:sz w:val="18"/>
                <w:szCs w:val="18"/>
              </w:rPr>
              <w:t xml:space="preserve">Table C - </w:t>
            </w:r>
            <w:r w:rsidR="002F64EF">
              <w:rPr>
                <w:rFonts w:asciiTheme="minorHAnsi" w:hAnsiTheme="minorHAnsi"/>
                <w:i/>
                <w:sz w:val="18"/>
                <w:szCs w:val="18"/>
              </w:rPr>
              <w:t>Required</w:t>
            </w:r>
            <w:r w:rsidR="008225C4" w:rsidRPr="00F01A03">
              <w:rPr>
                <w:rFonts w:asciiTheme="minorHAnsi" w:hAnsiTheme="minorHAnsi"/>
                <w:i/>
                <w:sz w:val="18"/>
                <w:szCs w:val="18"/>
              </w:rPr>
              <w:t xml:space="preserve"> </w:t>
            </w:r>
            <w:r w:rsidR="008225C4">
              <w:rPr>
                <w:rFonts w:asciiTheme="minorHAnsi" w:hAnsiTheme="minorHAnsi"/>
                <w:i/>
                <w:sz w:val="18"/>
                <w:szCs w:val="18"/>
              </w:rPr>
              <w:t>Fan Efficacy (Watts/cfm)</w:t>
            </w:r>
            <w:r w:rsidR="008225C4" w:rsidRPr="00926D9A" w:rsidDel="008225C4">
              <w:rPr>
                <w:rFonts w:asciiTheme="minorHAnsi" w:hAnsiTheme="minorHAnsi"/>
                <w:sz w:val="18"/>
                <w:szCs w:val="18"/>
              </w:rPr>
              <w:t xml:space="preserve"> </w:t>
            </w:r>
            <w:r w:rsidRPr="00926D9A">
              <w:rPr>
                <w:rFonts w:asciiTheme="minorHAnsi" w:hAnsiTheme="minorHAnsi"/>
                <w:sz w:val="18"/>
                <w:szCs w:val="18"/>
              </w:rPr>
              <w:t>≥</w:t>
            </w:r>
            <w:r w:rsidR="008225C4" w:rsidRPr="00F01A03">
              <w:rPr>
                <w:rFonts w:asciiTheme="minorHAnsi" w:hAnsiTheme="minorHAnsi"/>
                <w:i/>
                <w:sz w:val="18"/>
                <w:szCs w:val="18"/>
              </w:rPr>
              <w:t xml:space="preserve"> </w:t>
            </w:r>
            <w:r w:rsidR="008225C4" w:rsidRPr="00646058">
              <w:rPr>
                <w:rFonts w:asciiTheme="minorHAnsi" w:hAnsiTheme="minorHAnsi"/>
                <w:i/>
                <w:sz w:val="18"/>
                <w:szCs w:val="18"/>
              </w:rPr>
              <w:t xml:space="preserve">Table C - </w:t>
            </w:r>
            <w:r w:rsidR="002F64EF">
              <w:rPr>
                <w:rFonts w:asciiTheme="minorHAnsi" w:hAnsiTheme="minorHAnsi"/>
                <w:i/>
                <w:sz w:val="18"/>
                <w:szCs w:val="18"/>
              </w:rPr>
              <w:t>Actual</w:t>
            </w:r>
            <w:r w:rsidR="008225C4" w:rsidRPr="00646058">
              <w:rPr>
                <w:rFonts w:asciiTheme="minorHAnsi" w:hAnsiTheme="minorHAnsi"/>
                <w:i/>
                <w:sz w:val="18"/>
                <w:szCs w:val="18"/>
              </w:rPr>
              <w:t xml:space="preserve"> Fan Efficacy (Watts/cfm)</w:t>
            </w:r>
            <w:r w:rsidRPr="00926D9A">
              <w:rPr>
                <w:rFonts w:asciiTheme="minorHAnsi" w:hAnsiTheme="minorHAnsi"/>
                <w:sz w:val="18"/>
                <w:szCs w:val="18"/>
              </w:rPr>
              <w:t xml:space="preserve">, the display text: system fan efficacy </w:t>
            </w:r>
            <w:proofErr w:type="gramStart"/>
            <w:r w:rsidRPr="00926D9A">
              <w:rPr>
                <w:rFonts w:asciiTheme="minorHAnsi" w:hAnsiTheme="minorHAnsi"/>
                <w:sz w:val="18"/>
                <w:szCs w:val="18"/>
              </w:rPr>
              <w:t>complies</w:t>
            </w:r>
            <w:r w:rsidR="002B51DB">
              <w:rPr>
                <w:rFonts w:asciiTheme="minorHAnsi" w:hAnsiTheme="minorHAnsi"/>
                <w:sz w:val="18"/>
                <w:szCs w:val="18"/>
              </w:rPr>
              <w:t>;</w:t>
            </w:r>
            <w:proofErr w:type="gramEnd"/>
          </w:p>
          <w:p w14:paraId="4BAA82C1" w14:textId="4AB0110E" w:rsidR="00952AA6" w:rsidRPr="00926D9A" w:rsidRDefault="00952AA6" w:rsidP="002B51DB">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4BAA82C3" w14:textId="46051D0C" w:rsidR="00EA1EC9" w:rsidRDefault="00EA1EC9">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8F415A" w:rsidRPr="00D83E48" w14:paraId="610AD9E0" w14:textId="77777777" w:rsidTr="00DA13D3">
        <w:trPr>
          <w:gridAfter w:val="1"/>
          <w:wAfter w:w="5" w:type="pct"/>
          <w:trHeight w:val="144"/>
        </w:trPr>
        <w:tc>
          <w:tcPr>
            <w:tcW w:w="4995" w:type="pct"/>
            <w:gridSpan w:val="3"/>
          </w:tcPr>
          <w:p w14:paraId="4C9D2253" w14:textId="77777777" w:rsidR="008F415A" w:rsidRPr="00890BB7" w:rsidRDefault="008F415A" w:rsidP="008F415A">
            <w:pPr>
              <w:keepNext/>
              <w:rPr>
                <w:rFonts w:asciiTheme="minorHAnsi" w:hAnsiTheme="minorHAnsi"/>
                <w:b/>
                <w:szCs w:val="18"/>
              </w:rPr>
            </w:pPr>
            <w:r>
              <w:rPr>
                <w:rFonts w:asciiTheme="minorHAnsi" w:hAnsiTheme="minorHAnsi"/>
                <w:b/>
                <w:szCs w:val="18"/>
              </w:rPr>
              <w:t>D</w:t>
            </w:r>
            <w:r w:rsidRPr="00890BB7">
              <w:rPr>
                <w:rFonts w:asciiTheme="minorHAnsi" w:hAnsiTheme="minorHAnsi"/>
                <w:b/>
                <w:szCs w:val="18"/>
              </w:rPr>
              <w:t xml:space="preserve">. </w:t>
            </w:r>
            <w:r>
              <w:rPr>
                <w:rFonts w:asciiTheme="minorHAnsi" w:hAnsiTheme="minorHAnsi"/>
                <w:b/>
                <w:szCs w:val="18"/>
              </w:rPr>
              <w:t xml:space="preserve">Central Fan Ventilation Cooling </w:t>
            </w:r>
            <w:r w:rsidRPr="00890BB7">
              <w:rPr>
                <w:rFonts w:asciiTheme="minorHAnsi" w:hAnsiTheme="minorHAnsi"/>
                <w:b/>
                <w:szCs w:val="18"/>
              </w:rPr>
              <w:t>System Fan Efficacy Measurement</w:t>
            </w:r>
          </w:p>
          <w:p w14:paraId="2B150919" w14:textId="15E7DAE2" w:rsidR="008F415A" w:rsidRPr="00AC34DA" w:rsidRDefault="00845997">
            <w:pPr>
              <w:keepNext/>
              <w:rPr>
                <w:rFonts w:asciiTheme="minorHAnsi" w:hAnsiTheme="minorHAnsi"/>
                <w:sz w:val="18"/>
                <w:szCs w:val="18"/>
              </w:rPr>
            </w:pPr>
            <w:ins w:id="100" w:author="Alhabibi, Haider@Energy" w:date="2022-03-08T12:35:00Z">
              <w:r w:rsidRPr="00845997">
                <w:rPr>
                  <w:rFonts w:asciiTheme="minorHAnsi" w:hAnsiTheme="minorHAnsi"/>
                  <w:sz w:val="18"/>
                  <w:szCs w:val="18"/>
                </w:rPr>
                <w:t>&lt;&lt;Static Text - see the top&gt;&gt;</w:t>
              </w:r>
            </w:ins>
            <w:del w:id="101" w:author="Alhabibi, Haider@Energy" w:date="2022-03-08T12:35:00Z">
              <w:r w:rsidR="008F415A" w:rsidRPr="00926D9A" w:rsidDel="00845997">
                <w:rPr>
                  <w:rFonts w:asciiTheme="minorHAnsi" w:hAnsiTheme="minorHAnsi"/>
                  <w:sz w:val="18"/>
                  <w:szCs w:val="18"/>
                </w:rPr>
                <w:delText xml:space="preserve">The procedures for </w:delText>
              </w:r>
              <w:r w:rsidR="008F415A" w:rsidDel="00845997">
                <w:rPr>
                  <w:rFonts w:asciiTheme="minorHAnsi" w:hAnsiTheme="minorHAnsi"/>
                  <w:sz w:val="18"/>
                  <w:szCs w:val="18"/>
                </w:rPr>
                <w:delText xml:space="preserve">Central Fan Ventilation Cooling </w:delText>
              </w:r>
              <w:r w:rsidR="008F415A" w:rsidRPr="00926D9A" w:rsidDel="00845997">
                <w:rPr>
                  <w:rFonts w:asciiTheme="minorHAnsi" w:hAnsiTheme="minorHAnsi"/>
                  <w:sz w:val="18"/>
                  <w:szCs w:val="18"/>
                </w:rPr>
                <w:delText>System Fan Watt Verification are specified in Reference Residential Appendix RA3.3.</w:delText>
              </w:r>
              <w:r w:rsidR="008F415A" w:rsidDel="00845997">
                <w:rPr>
                  <w:rFonts w:asciiTheme="minorHAnsi" w:hAnsiTheme="minorHAnsi"/>
                  <w:sz w:val="18"/>
                  <w:szCs w:val="18"/>
                </w:rPr>
                <w:delText>4</w:delText>
              </w:r>
              <w:r w:rsidR="00FC1C38" w:rsidDel="00845997">
                <w:rPr>
                  <w:rFonts w:asciiTheme="minorHAnsi" w:hAnsiTheme="minorHAnsi"/>
                  <w:sz w:val="18"/>
                  <w:szCs w:val="18"/>
                </w:rPr>
                <w:delText>.</w:delText>
              </w:r>
            </w:del>
          </w:p>
        </w:tc>
      </w:tr>
      <w:tr w:rsidR="008F415A" w:rsidRPr="00D83E48" w14:paraId="2712E264" w14:textId="77777777" w:rsidTr="00DA13D3">
        <w:tblPrEx>
          <w:tblCellMar>
            <w:top w:w="0" w:type="dxa"/>
            <w:left w:w="108" w:type="dxa"/>
            <w:bottom w:w="0" w:type="dxa"/>
            <w:right w:w="108" w:type="dxa"/>
          </w:tblCellMar>
        </w:tblPrEx>
        <w:trPr>
          <w:cantSplit/>
          <w:trHeight w:val="144"/>
        </w:trPr>
        <w:tc>
          <w:tcPr>
            <w:tcW w:w="212" w:type="pct"/>
            <w:vAlign w:val="center"/>
          </w:tcPr>
          <w:p w14:paraId="78553F63"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796DB112"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002F0657"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DA13D3" w:rsidRPr="00D83E48" w14:paraId="3C69820C" w14:textId="77777777" w:rsidTr="00DA13D3">
        <w:tblPrEx>
          <w:tblCellMar>
            <w:top w:w="0" w:type="dxa"/>
            <w:left w:w="108" w:type="dxa"/>
            <w:bottom w:w="0" w:type="dxa"/>
            <w:right w:w="108" w:type="dxa"/>
          </w:tblCellMar>
        </w:tblPrEx>
        <w:trPr>
          <w:cantSplit/>
          <w:trHeight w:val="144"/>
        </w:trPr>
        <w:tc>
          <w:tcPr>
            <w:tcW w:w="212" w:type="pct"/>
            <w:vAlign w:val="center"/>
          </w:tcPr>
          <w:p w14:paraId="1A83E54E" w14:textId="77777777" w:rsidR="00DA13D3" w:rsidRPr="00952AA6" w:rsidRDefault="00DA13D3" w:rsidP="00DA13D3">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5100B46E" w14:textId="7DED37F4" w:rsidR="00DA13D3" w:rsidRPr="00926D9A" w:rsidRDefault="00DA13D3" w:rsidP="00DA13D3">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41" w:type="pct"/>
            <w:gridSpan w:val="2"/>
            <w:vAlign w:val="center"/>
          </w:tcPr>
          <w:p w14:paraId="2316CAA9" w14:textId="10F12422" w:rsidR="00DA13D3" w:rsidRPr="00926D9A" w:rsidRDefault="00DA13D3" w:rsidP="00DA13D3">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 xml:space="preserve">Referenced from </w:t>
            </w:r>
            <w:del w:id="102" w:author="Alhabibi, Haider@Energy" w:date="2022-02-24T08:52:00Z">
              <w:r w:rsidDel="00C26066">
                <w:rPr>
                  <w:rFonts w:asciiTheme="minorHAnsi" w:hAnsiTheme="minorHAnsi"/>
                  <w:sz w:val="18"/>
                  <w:szCs w:val="18"/>
                </w:rPr>
                <w:delText>CF2R</w:delText>
              </w:r>
            </w:del>
            <w:ins w:id="103" w:author="Alhabibi, Haider@Energy" w:date="2022-02-24T08:52:00Z">
              <w:r w:rsidR="00C26066">
                <w:rPr>
                  <w:rFonts w:asciiTheme="minorHAnsi" w:hAnsiTheme="minorHAnsi"/>
                  <w:sz w:val="18"/>
                  <w:szCs w:val="18"/>
                </w:rPr>
                <w:t>LMCI</w:t>
              </w:r>
            </w:ins>
            <w:r>
              <w:rPr>
                <w:rFonts w:asciiTheme="minorHAnsi" w:hAnsiTheme="minorHAnsi"/>
                <w:sz w:val="18"/>
                <w:szCs w:val="18"/>
              </w:rPr>
              <w:t>-MCH-23e E02, ‘Actual System Ventilation Airflow Rate Measurement (cfm)’&gt;&gt;</w:t>
            </w:r>
          </w:p>
        </w:tc>
      </w:tr>
      <w:tr w:rsidR="008F415A" w:rsidRPr="00D83E48" w14:paraId="726AA9EC" w14:textId="77777777" w:rsidTr="00DA13D3">
        <w:tblPrEx>
          <w:tblCellMar>
            <w:top w:w="0" w:type="dxa"/>
            <w:left w:w="108" w:type="dxa"/>
            <w:bottom w:w="0" w:type="dxa"/>
            <w:right w:w="108" w:type="dxa"/>
          </w:tblCellMar>
        </w:tblPrEx>
        <w:trPr>
          <w:cantSplit/>
          <w:trHeight w:val="144"/>
        </w:trPr>
        <w:tc>
          <w:tcPr>
            <w:tcW w:w="212" w:type="pct"/>
            <w:vAlign w:val="center"/>
          </w:tcPr>
          <w:p w14:paraId="36AED93B"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6CD08239" w14:textId="1880951A" w:rsidR="008F415A" w:rsidRPr="00926D9A" w:rsidRDefault="008F415A" w:rsidP="00F43310">
            <w:pPr>
              <w:keepNext/>
              <w:rPr>
                <w:rFonts w:asciiTheme="minorHAnsi" w:hAnsiTheme="minorHAnsi"/>
                <w:sz w:val="18"/>
                <w:szCs w:val="18"/>
              </w:rPr>
            </w:pPr>
            <w:r w:rsidRPr="00926D9A">
              <w:rPr>
                <w:rFonts w:asciiTheme="minorHAnsi" w:hAnsiTheme="minorHAnsi"/>
                <w:sz w:val="18"/>
                <w:szCs w:val="18"/>
              </w:rPr>
              <w:t>Required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1620C417" w14:textId="77777777" w:rsidR="008F415A" w:rsidRDefault="008F415A" w:rsidP="00B7347F">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63B07B9A" w14:textId="0C0F9A48" w:rsidR="00D958D1" w:rsidRDefault="008F415A" w:rsidP="009B6121">
            <w:pPr>
              <w:keepNext/>
              <w:rPr>
                <w:rFonts w:asciiTheme="minorHAnsi" w:hAnsiTheme="minorHAnsi"/>
                <w:sz w:val="18"/>
                <w:szCs w:val="18"/>
              </w:rPr>
            </w:pPr>
            <w:r>
              <w:rPr>
                <w:rFonts w:asciiTheme="minorHAnsi" w:hAnsiTheme="minorHAnsi"/>
                <w:sz w:val="18"/>
                <w:szCs w:val="18"/>
              </w:rPr>
              <w:t xml:space="preserve">if parent is MCH-01a, then reference value from MCH-01a </w:t>
            </w:r>
            <w:r w:rsidR="00F44B02">
              <w:rPr>
                <w:rFonts w:asciiTheme="minorHAnsi" w:hAnsiTheme="minorHAnsi"/>
                <w:sz w:val="18"/>
                <w:szCs w:val="18"/>
              </w:rPr>
              <w:t>C</w:t>
            </w:r>
            <w:r w:rsidR="00187061">
              <w:rPr>
                <w:rFonts w:asciiTheme="minorHAnsi" w:hAnsiTheme="minorHAnsi"/>
                <w:sz w:val="18"/>
                <w:szCs w:val="18"/>
              </w:rPr>
              <w:t>1</w:t>
            </w:r>
            <w:ins w:id="104" w:author="Markstrum, Alexis@Energy" w:date="2019-09-30T14:19:00Z">
              <w:r w:rsidR="00392957">
                <w:rPr>
                  <w:rFonts w:asciiTheme="minorHAnsi" w:hAnsiTheme="minorHAnsi"/>
                  <w:sz w:val="18"/>
                  <w:szCs w:val="18"/>
                </w:rPr>
                <w:t>2</w:t>
              </w:r>
            </w:ins>
            <w:del w:id="105" w:author="Markstrum, Alexis@Energy" w:date="2019-09-30T14:19:00Z">
              <w:r w:rsidR="00187061" w:rsidDel="00392957">
                <w:rPr>
                  <w:rFonts w:asciiTheme="minorHAnsi" w:hAnsiTheme="minorHAnsi"/>
                  <w:sz w:val="18"/>
                  <w:szCs w:val="18"/>
                </w:rPr>
                <w:delText>1</w:delText>
              </w:r>
            </w:del>
            <w:r w:rsidR="008D3610">
              <w:rPr>
                <w:rFonts w:asciiTheme="minorHAnsi" w:hAnsiTheme="minorHAnsi"/>
                <w:sz w:val="18"/>
                <w:szCs w:val="18"/>
              </w:rPr>
              <w:t>;</w:t>
            </w:r>
          </w:p>
          <w:p w14:paraId="20BFA005" w14:textId="240FCAA6" w:rsidR="008F415A" w:rsidRPr="00926D9A" w:rsidRDefault="00D958D1" w:rsidP="00211AAB">
            <w:pPr>
              <w:keepNext/>
              <w:rPr>
                <w:rFonts w:asciiTheme="minorHAnsi" w:hAnsiTheme="minorHAnsi"/>
                <w:sz w:val="18"/>
                <w:szCs w:val="18"/>
              </w:rPr>
            </w:pPr>
            <w:r>
              <w:rPr>
                <w:rFonts w:asciiTheme="minorHAnsi" w:hAnsiTheme="minorHAnsi"/>
                <w:sz w:val="18"/>
                <w:szCs w:val="18"/>
              </w:rPr>
              <w:t xml:space="preserve">else if parent is MCH-01d, then reference value from MCH-01d </w:t>
            </w:r>
            <w:r w:rsidR="00F44B02">
              <w:rPr>
                <w:rFonts w:asciiTheme="minorHAnsi" w:hAnsiTheme="minorHAnsi"/>
                <w:sz w:val="18"/>
                <w:szCs w:val="18"/>
              </w:rPr>
              <w:t>C</w:t>
            </w:r>
            <w:r w:rsidR="00187061">
              <w:rPr>
                <w:rFonts w:asciiTheme="minorHAnsi" w:hAnsiTheme="minorHAnsi"/>
                <w:sz w:val="18"/>
                <w:szCs w:val="18"/>
              </w:rPr>
              <w:t>1</w:t>
            </w:r>
            <w:ins w:id="106" w:author="Markstrum, Alexis@Energy" w:date="2019-09-30T14:19:00Z">
              <w:r w:rsidR="00392957">
                <w:rPr>
                  <w:rFonts w:asciiTheme="minorHAnsi" w:hAnsiTheme="minorHAnsi"/>
                  <w:sz w:val="18"/>
                  <w:szCs w:val="18"/>
                </w:rPr>
                <w:t>2</w:t>
              </w:r>
            </w:ins>
            <w:del w:id="107" w:author="Markstrum, Alexis@Energy" w:date="2019-09-30T14:19:00Z">
              <w:r w:rsidR="00187061" w:rsidDel="00392957">
                <w:rPr>
                  <w:rFonts w:asciiTheme="minorHAnsi" w:hAnsiTheme="minorHAnsi"/>
                  <w:sz w:val="18"/>
                  <w:szCs w:val="18"/>
                </w:rPr>
                <w:delText>1</w:delText>
              </w:r>
            </w:del>
            <w:r w:rsidR="008F415A" w:rsidRPr="00926D9A">
              <w:rPr>
                <w:rFonts w:asciiTheme="minorHAnsi" w:hAnsiTheme="minorHAnsi"/>
                <w:sz w:val="18"/>
                <w:szCs w:val="18"/>
              </w:rPr>
              <w:t>&gt;&gt;</w:t>
            </w:r>
          </w:p>
        </w:tc>
      </w:tr>
      <w:tr w:rsidR="008F415A" w:rsidRPr="00D83E48" w14:paraId="360270F8" w14:textId="77777777" w:rsidTr="00DA13D3">
        <w:tblPrEx>
          <w:tblCellMar>
            <w:top w:w="0" w:type="dxa"/>
            <w:left w:w="108" w:type="dxa"/>
            <w:bottom w:w="0" w:type="dxa"/>
            <w:right w:w="108" w:type="dxa"/>
          </w:tblCellMar>
        </w:tblPrEx>
        <w:trPr>
          <w:cantSplit/>
          <w:trHeight w:val="144"/>
        </w:trPr>
        <w:tc>
          <w:tcPr>
            <w:tcW w:w="212" w:type="pct"/>
            <w:vAlign w:val="center"/>
          </w:tcPr>
          <w:p w14:paraId="0105A5DE"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50B8F51D" w14:textId="6B6CC9F1" w:rsidR="008F415A" w:rsidRPr="00926D9A" w:rsidRDefault="008F415A" w:rsidP="00F43310">
            <w:pPr>
              <w:keepNext/>
              <w:rPr>
                <w:rFonts w:asciiTheme="minorHAnsi" w:hAnsiTheme="minorHAnsi"/>
                <w:sz w:val="18"/>
                <w:szCs w:val="18"/>
              </w:rPr>
            </w:pPr>
            <w:r w:rsidRPr="00926D9A">
              <w:rPr>
                <w:rFonts w:asciiTheme="minorHAnsi" w:hAnsiTheme="minorHAnsi"/>
                <w:sz w:val="18"/>
                <w:szCs w:val="18"/>
              </w:rPr>
              <w:t>Actual Fan Efficacy (</w:t>
            </w:r>
            <w:r w:rsidR="00F43310">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62A02D9B" w14:textId="614FCF36" w:rsidR="008F415A" w:rsidRPr="00926D9A" w:rsidRDefault="008F415A" w:rsidP="000D7C62">
            <w:pPr>
              <w:keepNext/>
              <w:rPr>
                <w:rFonts w:asciiTheme="minorHAnsi" w:hAnsiTheme="minorHAnsi"/>
                <w:sz w:val="18"/>
                <w:szCs w:val="18"/>
              </w:rPr>
            </w:pPr>
            <w:r w:rsidRPr="00926D9A">
              <w:rPr>
                <w:rFonts w:asciiTheme="minorHAnsi" w:hAnsiTheme="minorHAnsi"/>
                <w:sz w:val="18"/>
                <w:szCs w:val="18"/>
              </w:rPr>
              <w:t xml:space="preserve">&lt;&lt;calculated field, row </w:t>
            </w:r>
            <w:r w:rsidR="000D7C62">
              <w:rPr>
                <w:rFonts w:asciiTheme="minorHAnsi" w:hAnsiTheme="minorHAnsi"/>
                <w:sz w:val="18"/>
                <w:szCs w:val="18"/>
              </w:rPr>
              <w:t>D</w:t>
            </w:r>
            <w:r w:rsidRPr="00926D9A">
              <w:rPr>
                <w:rFonts w:asciiTheme="minorHAnsi" w:hAnsiTheme="minorHAnsi"/>
                <w:sz w:val="18"/>
                <w:szCs w:val="18"/>
              </w:rPr>
              <w:t>01</w:t>
            </w:r>
            <w:r w:rsidR="00D958D1">
              <w:rPr>
                <w:rFonts w:asciiTheme="minorHAnsi" w:hAnsiTheme="minorHAnsi"/>
                <w:sz w:val="18"/>
                <w:szCs w:val="18"/>
              </w:rPr>
              <w:t xml:space="preserve"> </w:t>
            </w:r>
            <w:r>
              <w:rPr>
                <w:rFonts w:asciiTheme="minorHAnsi" w:hAnsiTheme="minorHAnsi"/>
                <w:sz w:val="18"/>
                <w:szCs w:val="18"/>
              </w:rPr>
              <w:t xml:space="preserve">divided by </w:t>
            </w:r>
            <w:r w:rsidRPr="00926D9A">
              <w:rPr>
                <w:rFonts w:asciiTheme="minorHAnsi" w:hAnsiTheme="minorHAnsi"/>
                <w:sz w:val="18"/>
                <w:szCs w:val="18"/>
              </w:rPr>
              <w:t xml:space="preserve">row </w:t>
            </w:r>
            <w:r w:rsidR="000D7C62">
              <w:rPr>
                <w:rFonts w:asciiTheme="minorHAnsi" w:hAnsiTheme="minorHAnsi"/>
                <w:sz w:val="18"/>
                <w:szCs w:val="18"/>
              </w:rPr>
              <w:t>D</w:t>
            </w:r>
            <w:r w:rsidRPr="00926D9A">
              <w:rPr>
                <w:rFonts w:asciiTheme="minorHAnsi" w:hAnsiTheme="minorHAnsi"/>
                <w:sz w:val="18"/>
                <w:szCs w:val="18"/>
              </w:rPr>
              <w:t>02&gt;&gt;</w:t>
            </w:r>
          </w:p>
        </w:tc>
      </w:tr>
      <w:tr w:rsidR="008F415A" w:rsidRPr="00D83E48" w14:paraId="4C049C8A" w14:textId="77777777" w:rsidTr="00DA13D3">
        <w:tblPrEx>
          <w:tblCellMar>
            <w:top w:w="0" w:type="dxa"/>
            <w:left w:w="108" w:type="dxa"/>
            <w:bottom w:w="0" w:type="dxa"/>
            <w:right w:w="108" w:type="dxa"/>
          </w:tblCellMar>
        </w:tblPrEx>
        <w:trPr>
          <w:cantSplit/>
          <w:trHeight w:val="144"/>
        </w:trPr>
        <w:tc>
          <w:tcPr>
            <w:tcW w:w="212" w:type="pct"/>
            <w:vAlign w:val="center"/>
          </w:tcPr>
          <w:p w14:paraId="16B4B5E2" w14:textId="77777777" w:rsidR="008F415A" w:rsidRPr="00952AA6" w:rsidRDefault="008F415A" w:rsidP="00B7347F">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2DB26623" w14:textId="77777777" w:rsidR="008F415A" w:rsidRPr="00926D9A" w:rsidRDefault="008F415A" w:rsidP="00B7347F">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22B0C4E5" w14:textId="2ABC938A" w:rsidR="000D7C62" w:rsidRDefault="008F415A" w:rsidP="000D7C62">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0D7C62">
              <w:rPr>
                <w:rFonts w:asciiTheme="minorHAnsi" w:hAnsiTheme="minorHAnsi"/>
                <w:sz w:val="18"/>
                <w:szCs w:val="18"/>
              </w:rPr>
              <w:t>D</w:t>
            </w:r>
            <w:r w:rsidRPr="00926D9A">
              <w:rPr>
                <w:rFonts w:asciiTheme="minorHAnsi" w:hAnsiTheme="minorHAnsi"/>
                <w:sz w:val="18"/>
                <w:szCs w:val="18"/>
              </w:rPr>
              <w:t>03≥</w:t>
            </w:r>
            <w:r w:rsidR="000D7C62">
              <w:rPr>
                <w:rFonts w:asciiTheme="minorHAnsi" w:hAnsiTheme="minorHAnsi"/>
                <w:sz w:val="18"/>
                <w:szCs w:val="18"/>
              </w:rPr>
              <w:t>D</w:t>
            </w:r>
            <w:r w:rsidRPr="00926D9A">
              <w:rPr>
                <w:rFonts w:asciiTheme="minorHAnsi" w:hAnsiTheme="minorHAnsi"/>
                <w:sz w:val="18"/>
                <w:szCs w:val="18"/>
              </w:rPr>
              <w:t xml:space="preserve">04, the display text: system fan efficacy </w:t>
            </w:r>
            <w:proofErr w:type="gramStart"/>
            <w:r w:rsidRPr="00926D9A">
              <w:rPr>
                <w:rFonts w:asciiTheme="minorHAnsi" w:hAnsiTheme="minorHAnsi"/>
                <w:sz w:val="18"/>
                <w:szCs w:val="18"/>
              </w:rPr>
              <w:t>complies</w:t>
            </w:r>
            <w:r w:rsidR="000D7C62">
              <w:rPr>
                <w:rFonts w:asciiTheme="minorHAnsi" w:hAnsiTheme="minorHAnsi"/>
                <w:sz w:val="18"/>
                <w:szCs w:val="18"/>
              </w:rPr>
              <w:t>;</w:t>
            </w:r>
            <w:proofErr w:type="gramEnd"/>
          </w:p>
          <w:p w14:paraId="300507AF" w14:textId="1F74D918" w:rsidR="008F415A" w:rsidRPr="00926D9A" w:rsidRDefault="008F415A" w:rsidP="000D7C62">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4D38266E" w14:textId="514C57D1" w:rsidR="008F415A" w:rsidRDefault="008F415A">
      <w:pPr>
        <w:rPr>
          <w:rFonts w:asciiTheme="minorHAnsi" w:hAnsiTheme="minorHAnsi"/>
          <w:szCs w:val="18"/>
        </w:rPr>
      </w:pPr>
    </w:p>
    <w:p w14:paraId="78D1DA51" w14:textId="77777777" w:rsidR="008F415A" w:rsidRPr="00890BB7" w:rsidRDefault="008F415A">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EA1EC9" w:rsidRPr="00D83E48" w14:paraId="4BAA82C5" w14:textId="77777777" w:rsidTr="00926D9A">
        <w:trPr>
          <w:trHeight w:val="144"/>
        </w:trPr>
        <w:tc>
          <w:tcPr>
            <w:tcW w:w="10998" w:type="dxa"/>
            <w:gridSpan w:val="2"/>
            <w:vAlign w:val="center"/>
          </w:tcPr>
          <w:p w14:paraId="4BAA82C4" w14:textId="1C41CF19" w:rsidR="00EA1EC9" w:rsidRPr="00904139" w:rsidRDefault="00B7347F" w:rsidP="00926D9A">
            <w:pPr>
              <w:keepNext/>
              <w:rPr>
                <w:rFonts w:asciiTheme="minorHAnsi" w:hAnsiTheme="minorHAnsi"/>
                <w:b/>
                <w:sz w:val="18"/>
                <w:szCs w:val="18"/>
              </w:rPr>
            </w:pPr>
            <w:r>
              <w:rPr>
                <w:rFonts w:asciiTheme="minorHAnsi" w:hAnsiTheme="minorHAnsi"/>
                <w:b/>
                <w:szCs w:val="18"/>
              </w:rPr>
              <w:lastRenderedPageBreak/>
              <w:t>E</w:t>
            </w:r>
            <w:r w:rsidR="00EA1EC9" w:rsidRPr="00890BB7">
              <w:rPr>
                <w:rFonts w:asciiTheme="minorHAnsi" w:hAnsiTheme="minorHAnsi"/>
                <w:b/>
                <w:szCs w:val="18"/>
              </w:rPr>
              <w:t>. Additional Requirements</w:t>
            </w:r>
          </w:p>
        </w:tc>
      </w:tr>
      <w:tr w:rsidR="00EA1EC9" w:rsidRPr="00D83E48" w14:paraId="4BAA82C8" w14:textId="77777777" w:rsidTr="00926D9A">
        <w:trPr>
          <w:trHeight w:val="144"/>
        </w:trPr>
        <w:tc>
          <w:tcPr>
            <w:tcW w:w="468" w:type="dxa"/>
            <w:vAlign w:val="center"/>
          </w:tcPr>
          <w:p w14:paraId="4BAA82C6"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01</w:t>
            </w:r>
          </w:p>
        </w:tc>
        <w:tc>
          <w:tcPr>
            <w:tcW w:w="10530" w:type="dxa"/>
            <w:vAlign w:val="center"/>
          </w:tcPr>
          <w:p w14:paraId="4BAA82C7"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All registers were fully open during the diagnostic test.</w:t>
            </w:r>
          </w:p>
        </w:tc>
      </w:tr>
      <w:tr w:rsidR="00EA1EC9" w:rsidRPr="00D83E48" w14:paraId="4BAA82CB" w14:textId="77777777" w:rsidTr="00926D9A">
        <w:trPr>
          <w:trHeight w:val="144"/>
        </w:trPr>
        <w:tc>
          <w:tcPr>
            <w:tcW w:w="468" w:type="dxa"/>
            <w:vAlign w:val="center"/>
          </w:tcPr>
          <w:p w14:paraId="4BAA82C9"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02</w:t>
            </w:r>
          </w:p>
        </w:tc>
        <w:tc>
          <w:tcPr>
            <w:tcW w:w="10530" w:type="dxa"/>
            <w:vAlign w:val="center"/>
          </w:tcPr>
          <w:p w14:paraId="4BAA82CA"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System fan was set at maximum speed during the diagnostic test.</w:t>
            </w:r>
          </w:p>
        </w:tc>
      </w:tr>
      <w:tr w:rsidR="00EA1EC9" w:rsidRPr="00D83E48" w14:paraId="4BAA82CE" w14:textId="77777777" w:rsidTr="00926D9A">
        <w:trPr>
          <w:trHeight w:val="144"/>
        </w:trPr>
        <w:tc>
          <w:tcPr>
            <w:tcW w:w="468" w:type="dxa"/>
            <w:vAlign w:val="center"/>
          </w:tcPr>
          <w:p w14:paraId="4BAA82CC"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03</w:t>
            </w:r>
          </w:p>
        </w:tc>
        <w:tc>
          <w:tcPr>
            <w:tcW w:w="10530" w:type="dxa"/>
            <w:vAlign w:val="center"/>
          </w:tcPr>
          <w:p w14:paraId="4BAA82CD" w14:textId="77777777" w:rsidR="00EA1EC9" w:rsidRPr="00B904BC" w:rsidRDefault="00EA1EC9" w:rsidP="00926D9A">
            <w:pPr>
              <w:rPr>
                <w:rFonts w:asciiTheme="minorHAnsi" w:hAnsiTheme="minorHAnsi"/>
                <w:sz w:val="18"/>
                <w:szCs w:val="18"/>
              </w:rPr>
            </w:pPr>
            <w:r w:rsidRPr="00B904BC">
              <w:rPr>
                <w:rFonts w:asciiTheme="minorHAnsi" w:hAnsiTheme="minorHAnsi"/>
                <w:sz w:val="18"/>
                <w:szCs w:val="18"/>
              </w:rPr>
              <w:t xml:space="preserve">If fresh air duct is part of the HVAC </w:t>
            </w:r>
            <w:proofErr w:type="gramStart"/>
            <w:r w:rsidRPr="00B904BC">
              <w:rPr>
                <w:rFonts w:asciiTheme="minorHAnsi" w:hAnsiTheme="minorHAnsi"/>
                <w:sz w:val="18"/>
                <w:szCs w:val="18"/>
              </w:rPr>
              <w:t>system</w:t>
            </w:r>
            <w:proofErr w:type="gramEnd"/>
            <w:r w:rsidRPr="00B904BC">
              <w:rPr>
                <w:rFonts w:asciiTheme="minorHAnsi" w:hAnsiTheme="minorHAnsi"/>
                <w:sz w:val="18"/>
                <w:szCs w:val="18"/>
              </w:rPr>
              <w:t xml:space="preserve"> it was not closed during the diagnostic test.</w:t>
            </w:r>
          </w:p>
        </w:tc>
      </w:tr>
      <w:tr w:rsidR="00EA1EC9" w:rsidRPr="00D83E48" w14:paraId="4BAA82D1" w14:textId="77777777" w:rsidTr="00926D9A">
        <w:trPr>
          <w:trHeight w:val="144"/>
        </w:trPr>
        <w:tc>
          <w:tcPr>
            <w:tcW w:w="468" w:type="dxa"/>
            <w:vAlign w:val="center"/>
          </w:tcPr>
          <w:p w14:paraId="4BAA82CF"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04</w:t>
            </w:r>
          </w:p>
        </w:tc>
        <w:tc>
          <w:tcPr>
            <w:tcW w:w="10530" w:type="dxa"/>
            <w:vAlign w:val="center"/>
          </w:tcPr>
          <w:p w14:paraId="4BAA82D0" w14:textId="77777777" w:rsidR="00EA1EC9" w:rsidRPr="00B904BC" w:rsidRDefault="00EA1EC9" w:rsidP="00926D9A">
            <w:pPr>
              <w:keepNext/>
              <w:rPr>
                <w:rFonts w:asciiTheme="minorHAnsi" w:hAnsiTheme="minorHAnsi"/>
                <w:sz w:val="18"/>
                <w:szCs w:val="18"/>
              </w:rPr>
            </w:pPr>
            <w:r w:rsidRPr="00B904BC">
              <w:rPr>
                <w:rFonts w:asciiTheme="minorHAnsi" w:hAnsiTheme="minorHAnsi"/>
                <w:sz w:val="18"/>
                <w:szCs w:val="18"/>
              </w:rPr>
              <w:t>Airflow rate and fan watt draw shall be simultaneous measurements when used to calculate the Fan Efficacy tested value.</w:t>
            </w:r>
          </w:p>
        </w:tc>
      </w:tr>
      <w:tr w:rsidR="00EA1EC9" w:rsidRPr="00D83E48" w14:paraId="4BAA82D4" w14:textId="77777777" w:rsidTr="00926D9A">
        <w:trPr>
          <w:trHeight w:val="144"/>
        </w:trPr>
        <w:tc>
          <w:tcPr>
            <w:tcW w:w="468" w:type="dxa"/>
            <w:vAlign w:val="center"/>
          </w:tcPr>
          <w:p w14:paraId="4BAA82D2"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05</w:t>
            </w:r>
          </w:p>
        </w:tc>
        <w:tc>
          <w:tcPr>
            <w:tcW w:w="10530" w:type="dxa"/>
            <w:vAlign w:val="center"/>
          </w:tcPr>
          <w:p w14:paraId="4BAA82D3" w14:textId="60B93DE4" w:rsidR="00EA1EC9" w:rsidRPr="00B904BC" w:rsidRDefault="00EA1EC9" w:rsidP="00926D9A">
            <w:pPr>
              <w:pStyle w:val="NormalBullet"/>
              <w:tabs>
                <w:tab w:val="clear" w:pos="-2966"/>
              </w:tabs>
              <w:spacing w:before="0"/>
              <w:ind w:left="0" w:firstLine="0"/>
              <w:rPr>
                <w:rFonts w:asciiTheme="minorHAnsi" w:hAnsiTheme="minorHAnsi"/>
                <w:sz w:val="18"/>
                <w:szCs w:val="18"/>
              </w:rPr>
            </w:pPr>
            <w:r w:rsidRPr="00B904BC">
              <w:rPr>
                <w:rFonts w:asciiTheme="minorHAnsi" w:hAnsiTheme="minorHAnsi"/>
                <w:sz w:val="18"/>
                <w:szCs w:val="18"/>
              </w:rPr>
              <w:t>Multi-speed compressor space cooling systems or variable speed compressor systems shall verify air flow (cfm/ton) and fan efficacy (</w:t>
            </w:r>
            <w:r w:rsidR="00F43310">
              <w:rPr>
                <w:rFonts w:asciiTheme="minorHAnsi" w:hAnsiTheme="minorHAnsi"/>
                <w:sz w:val="18"/>
                <w:szCs w:val="18"/>
              </w:rPr>
              <w:t>w</w:t>
            </w:r>
            <w:r w:rsidRPr="00B904BC">
              <w:rPr>
                <w:rFonts w:asciiTheme="minorHAnsi" w:hAnsiTheme="minorHAnsi"/>
                <w:sz w:val="18"/>
                <w:szCs w:val="18"/>
              </w:rPr>
              <w:t>att/cfm) with system operating in cooling mode at the maximum compressor speed and the maximum air handler fan speed.</w:t>
            </w:r>
          </w:p>
        </w:tc>
      </w:tr>
      <w:tr w:rsidR="00EA1EC9" w:rsidRPr="00D83E48" w14:paraId="4BAA82D7" w14:textId="77777777" w:rsidTr="00926D9A">
        <w:trPr>
          <w:trHeight w:val="144"/>
        </w:trPr>
        <w:tc>
          <w:tcPr>
            <w:tcW w:w="468" w:type="dxa"/>
            <w:vAlign w:val="center"/>
          </w:tcPr>
          <w:p w14:paraId="4BAA82D5" w14:textId="77777777" w:rsidR="00EA1EC9" w:rsidRPr="00B904BC" w:rsidRDefault="00EA1EC9" w:rsidP="00926D9A">
            <w:pPr>
              <w:pStyle w:val="FootnoteText"/>
              <w:keepNext/>
              <w:jc w:val="center"/>
              <w:rPr>
                <w:rFonts w:asciiTheme="minorHAnsi" w:hAnsiTheme="minorHAnsi"/>
                <w:sz w:val="18"/>
                <w:szCs w:val="18"/>
              </w:rPr>
            </w:pPr>
            <w:r w:rsidRPr="00B904BC">
              <w:rPr>
                <w:rFonts w:asciiTheme="minorHAnsi" w:hAnsiTheme="minorHAnsi"/>
                <w:sz w:val="18"/>
                <w:szCs w:val="18"/>
              </w:rPr>
              <w:t>06</w:t>
            </w:r>
          </w:p>
        </w:tc>
        <w:tc>
          <w:tcPr>
            <w:tcW w:w="10530" w:type="dxa"/>
            <w:vAlign w:val="center"/>
          </w:tcPr>
          <w:p w14:paraId="4BAA82D6" w14:textId="3D883B4E" w:rsidR="00EA1EC9" w:rsidRPr="00B904BC" w:rsidRDefault="00EA1EC9" w:rsidP="00926D9A">
            <w:pPr>
              <w:keepNext/>
              <w:rPr>
                <w:rFonts w:asciiTheme="minorHAnsi" w:hAnsiTheme="minorHAnsi"/>
                <w:sz w:val="18"/>
                <w:szCs w:val="18"/>
              </w:rPr>
            </w:pPr>
            <w:r w:rsidRPr="00B904BC">
              <w:rPr>
                <w:rFonts w:asciiTheme="minorHAnsi" w:hAnsiTheme="minorHAnsi"/>
                <w:sz w:val="18"/>
                <w:szCs w:val="18"/>
              </w:rPr>
              <w:t>Zoned cooling air distribution systems with single speed compressors shall meet both the airflow (cfm/ton) and fan efficacy (</w:t>
            </w:r>
            <w:r w:rsidR="00F43310">
              <w:rPr>
                <w:rFonts w:asciiTheme="minorHAnsi" w:hAnsiTheme="minorHAnsi"/>
                <w:sz w:val="18"/>
                <w:szCs w:val="18"/>
              </w:rPr>
              <w:t>w</w:t>
            </w:r>
            <w:r w:rsidRPr="00B904BC">
              <w:rPr>
                <w:rFonts w:asciiTheme="minorHAnsi" w:hAnsiTheme="minorHAnsi"/>
                <w:sz w:val="18"/>
                <w:szCs w:val="18"/>
              </w:rPr>
              <w:t>att/cfm) criteria in every zonal control mode.</w:t>
            </w:r>
          </w:p>
        </w:tc>
      </w:tr>
      <w:tr w:rsidR="00B11496" w:rsidRPr="00D83E48" w14:paraId="7C062745" w14:textId="77777777" w:rsidTr="00BB6632">
        <w:trPr>
          <w:trHeight w:val="144"/>
        </w:trPr>
        <w:tc>
          <w:tcPr>
            <w:tcW w:w="468" w:type="dxa"/>
            <w:vAlign w:val="center"/>
          </w:tcPr>
          <w:p w14:paraId="2E791C3D" w14:textId="0B2346CD" w:rsidR="00B11496" w:rsidRPr="00B904BC" w:rsidRDefault="00B11496" w:rsidP="00B11496">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773D0C1A" w14:textId="4A085148" w:rsidR="00B11496" w:rsidRPr="00B904BC" w:rsidRDefault="00B11496" w:rsidP="00B11496">
            <w:pPr>
              <w:keepNext/>
              <w:rPr>
                <w:rFonts w:asciiTheme="minorHAnsi" w:hAnsiTheme="minorHAnsi"/>
                <w:sz w:val="18"/>
                <w:szCs w:val="18"/>
              </w:rPr>
            </w:pPr>
            <w:r>
              <w:rPr>
                <w:rFonts w:asciiTheme="minorHAnsi" w:hAnsiTheme="minorHAnsi"/>
                <w:sz w:val="18"/>
                <w:szCs w:val="18"/>
              </w:rPr>
              <w:t>Portable w</w:t>
            </w:r>
            <w:r w:rsidRPr="00207D4B">
              <w:rPr>
                <w:rFonts w:asciiTheme="minorHAnsi" w:hAnsiTheme="minorHAnsi"/>
                <w:sz w:val="18"/>
                <w:szCs w:val="18"/>
              </w:rPr>
              <w:t>att meters used f</w:t>
            </w:r>
            <w:r>
              <w:rPr>
                <w:rFonts w:asciiTheme="minorHAnsi" w:hAnsiTheme="minorHAnsi"/>
                <w:sz w:val="18"/>
                <w:szCs w:val="18"/>
              </w:rPr>
              <w:t>or measurements of air handler w</w:t>
            </w:r>
            <w:r w:rsidRPr="00207D4B">
              <w:rPr>
                <w:rFonts w:asciiTheme="minorHAnsi" w:hAnsiTheme="minorHAnsi"/>
                <w:sz w:val="18"/>
                <w:szCs w:val="18"/>
              </w:rPr>
              <w:t xml:space="preserve">att draws shall be true power measurement systems (i.e., sensor plus data acquisition system) having an accuracy of ± 2% of reading or ± 10 </w:t>
            </w:r>
            <w:r>
              <w:rPr>
                <w:rFonts w:asciiTheme="minorHAnsi" w:hAnsiTheme="minorHAnsi"/>
                <w:sz w:val="18"/>
                <w:szCs w:val="18"/>
              </w:rPr>
              <w:t>w</w:t>
            </w:r>
            <w:r w:rsidRPr="00207D4B">
              <w:rPr>
                <w:rFonts w:asciiTheme="minorHAnsi" w:hAnsiTheme="minorHAnsi"/>
                <w:sz w:val="18"/>
                <w:szCs w:val="18"/>
              </w:rPr>
              <w:t>atts whichever is greater</w:t>
            </w:r>
          </w:p>
        </w:tc>
      </w:tr>
      <w:tr w:rsidR="00B11496" w:rsidRPr="00D83E48" w14:paraId="4BAA82D9" w14:textId="77777777" w:rsidTr="00926D9A">
        <w:trPr>
          <w:trHeight w:val="144"/>
        </w:trPr>
        <w:tc>
          <w:tcPr>
            <w:tcW w:w="10998" w:type="dxa"/>
            <w:gridSpan w:val="2"/>
          </w:tcPr>
          <w:p w14:paraId="4BAA82D8" w14:textId="77777777" w:rsidR="00B11496" w:rsidRPr="00B904BC" w:rsidRDefault="00B11496" w:rsidP="00B11496">
            <w:pPr>
              <w:pStyle w:val="FootnoteText"/>
              <w:keepNext/>
              <w:rPr>
                <w:rFonts w:asciiTheme="minorHAnsi" w:hAnsiTheme="minorHAnsi"/>
                <w:sz w:val="18"/>
                <w:szCs w:val="18"/>
              </w:rPr>
            </w:pPr>
            <w:r w:rsidRPr="00B904BC">
              <w:rPr>
                <w:rFonts w:asciiTheme="minorHAnsi" w:hAnsiTheme="minorHAnsi" w:cs="Calibri-Bold"/>
                <w:b/>
                <w:bCs/>
                <w:sz w:val="18"/>
                <w:szCs w:val="18"/>
              </w:rPr>
              <w:t>The responsible person’s signature on this compliance document affirms that all applicable requirements in this table have been met.</w:t>
            </w:r>
          </w:p>
        </w:tc>
      </w:tr>
    </w:tbl>
    <w:p w14:paraId="4BAA82E1" w14:textId="77777777" w:rsidR="00EA1EC9" w:rsidRPr="00D83E48" w:rsidRDefault="00EA1EC9" w:rsidP="0009456E">
      <w:pPr>
        <w:rPr>
          <w:rFonts w:ascii="Calibri" w:hAnsi="Calibri"/>
        </w:rPr>
      </w:pPr>
    </w:p>
    <w:p w14:paraId="4BAA82E2" w14:textId="77777777" w:rsidR="00EA1EC9" w:rsidRPr="00D83E48" w:rsidRDefault="00EA1EC9" w:rsidP="0009456E">
      <w:pPr>
        <w:rPr>
          <w:rFonts w:ascii="Calibri" w:hAnsi="Calibri"/>
        </w:rPr>
      </w:pPr>
    </w:p>
    <w:sectPr w:rsidR="00EA1EC9" w:rsidRPr="00D83E48" w:rsidSect="00CB64DD">
      <w:headerReference w:type="even" r:id="rId22"/>
      <w:headerReference w:type="default" r:id="rId23"/>
      <w:headerReference w:type="first" r:id="rId24"/>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F27BC" w14:textId="77777777" w:rsidR="009C0EF6" w:rsidRDefault="009C0EF6">
      <w:r>
        <w:separator/>
      </w:r>
    </w:p>
  </w:endnote>
  <w:endnote w:type="continuationSeparator" w:id="0">
    <w:p w14:paraId="7F11CAF7" w14:textId="77777777" w:rsidR="009C0EF6" w:rsidRDefault="009C0EF6">
      <w:r>
        <w:continuationSeparator/>
      </w:r>
    </w:p>
  </w:endnote>
  <w:endnote w:type="continuationNotice" w:id="1">
    <w:p w14:paraId="07E9DC80" w14:textId="77777777" w:rsidR="009C0EF6" w:rsidRDefault="009C0E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8A68E" w14:textId="77777777" w:rsidR="00A80B7A" w:rsidRDefault="00A80B7A">
    <w:pPr>
      <w:pStyle w:val="Footer"/>
    </w:pPr>
  </w:p>
  <w:p w14:paraId="170E25FB" w14:textId="77777777" w:rsidR="00A80B7A" w:rsidRDefault="00A80B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A80B7A" w:rsidRPr="00CB64DD" w:rsidRDefault="00A80B7A" w:rsidP="00DF373F">
    <w:pPr>
      <w:pStyle w:val="Footer"/>
    </w:pPr>
    <w:r w:rsidRPr="00CB64DD">
      <w:t xml:space="preserve">Registration Number:                                                           Registration Date/Time:                                           HERS Provider:                       </w:t>
    </w:r>
  </w:p>
  <w:p w14:paraId="4BAA82FE" w14:textId="3E5AB67B" w:rsidR="00A80B7A" w:rsidRPr="00CB64DD" w:rsidRDefault="00A80B7A">
    <w:pPr>
      <w:pStyle w:val="Footer"/>
    </w:pPr>
    <w:r w:rsidRPr="00CB64DD">
      <w:t>CA Building Energy Efficiency Standards - 20</w:t>
    </w:r>
    <w:ins w:id="6" w:author="Alhabibi, Haider@Energy" w:date="2021-08-24T13:21:00Z">
      <w:r w:rsidR="0017263A">
        <w:t>22</w:t>
      </w:r>
    </w:ins>
    <w:del w:id="7" w:author="Alhabibi, Haider@Energy" w:date="2021-08-24T13:21:00Z">
      <w:r w:rsidRPr="00CB64DD" w:rsidDel="0017263A">
        <w:delText>1</w:delText>
      </w:r>
      <w:r w:rsidDel="0017263A">
        <w:delText>9</w:delText>
      </w:r>
    </w:del>
    <w:r w:rsidRPr="00CB64DD">
      <w:t xml:space="preserve"> </w:t>
    </w:r>
    <w:ins w:id="8" w:author="Alhabibi, Haider@Energy" w:date="2022-02-24T08:54:00Z">
      <w:r w:rsidR="00395C99" w:rsidRPr="00395C99">
        <w:t xml:space="preserve">Low-rise </w:t>
      </w:r>
      <w:proofErr w:type="spellStart"/>
      <w:r w:rsidR="00395C99" w:rsidRPr="00395C99">
        <w:t>Multifamily</w:t>
      </w:r>
    </w:ins>
    <w:del w:id="9" w:author="Alhabibi, Haider@Energy" w:date="2022-02-24T08:54:00Z">
      <w:r w:rsidRPr="00CB64DD" w:rsidDel="00395C99">
        <w:delText xml:space="preserve">Residential </w:delText>
      </w:r>
    </w:del>
    <w:r w:rsidRPr="00CB64DD">
      <w:t>Compliance</w:t>
    </w:r>
    <w:proofErr w:type="spellEnd"/>
    <w:r w:rsidRPr="00CB64DD">
      <w:tab/>
    </w:r>
    <w:r>
      <w:t xml:space="preserve">January </w:t>
    </w:r>
    <w:del w:id="10" w:author="Markstrum, Alexis@Energy" w:date="2019-10-10T14:14:00Z">
      <w:r w:rsidDel="00F1768A">
        <w:delText>2019</w:delText>
      </w:r>
    </w:del>
    <w:ins w:id="11" w:author="Markstrum, Alexis@Energy" w:date="2019-10-10T14:14:00Z">
      <w:r w:rsidR="00F1768A">
        <w:t>202</w:t>
      </w:r>
    </w:ins>
    <w:ins w:id="12" w:author="Alhabibi, Haider@Energy" w:date="2022-01-06T23:04:00Z">
      <w:r w:rsidR="009E1449">
        <w:t>2</w:t>
      </w:r>
    </w:ins>
    <w:ins w:id="13" w:author="Markstrum, Alexis@Energy" w:date="2019-10-10T14:14:00Z">
      <w:del w:id="14" w:author="Alhabibi, Haider@Energy" w:date="2022-01-06T23:04:00Z">
        <w:r w:rsidR="00F1768A" w:rsidDel="009E1449">
          <w:delText>0</w:delText>
        </w:r>
      </w:del>
    </w:ins>
  </w:p>
  <w:p w14:paraId="4D8AB11D" w14:textId="77777777" w:rsidR="00A80B7A" w:rsidRDefault="00A80B7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A80B7A" w:rsidRPr="00CB64DD" w:rsidRDefault="00A80B7A">
    <w:pPr>
      <w:pStyle w:val="Footer"/>
    </w:pPr>
    <w:r w:rsidRPr="00CB64DD">
      <w:t xml:space="preserve">Registration Number:                                                           Registration Date/Time:                                           HERS Provider:                       </w:t>
    </w:r>
  </w:p>
  <w:p w14:paraId="4BAA830F" w14:textId="77777777" w:rsidR="00A80B7A" w:rsidRPr="00CB64DD" w:rsidRDefault="00A80B7A">
    <w:pPr>
      <w:pStyle w:val="Footer"/>
    </w:pPr>
    <w:r w:rsidRPr="00CB64DD">
      <w:t>CA Building Energy Efficiency Standards - 2013 Residential Compliance</w:t>
    </w:r>
    <w:r w:rsidRPr="00CB64DD">
      <w:tab/>
      <w:t>June 2013</w:t>
    </w:r>
  </w:p>
  <w:p w14:paraId="150C9D57" w14:textId="77777777" w:rsidR="00A80B7A" w:rsidRDefault="00A80B7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8" w14:textId="6600AEF3" w:rsidR="00A80B7A" w:rsidRPr="00CB64DD" w:rsidRDefault="00A80B7A">
    <w:pPr>
      <w:pStyle w:val="Footer"/>
    </w:pPr>
    <w:r w:rsidRPr="00CB64DD">
      <w:t>CA Building Energy Efficiency Standards - 20</w:t>
    </w:r>
    <w:ins w:id="53" w:author="Alhabibi, Haider@Energy" w:date="2021-08-24T13:21:00Z">
      <w:r w:rsidR="0017263A">
        <w:t>22</w:t>
      </w:r>
    </w:ins>
    <w:del w:id="54" w:author="Alhabibi, Haider@Energy" w:date="2021-08-24T13:21:00Z">
      <w:r w:rsidRPr="00CB64DD" w:rsidDel="0017263A">
        <w:delText>1</w:delText>
      </w:r>
      <w:r w:rsidDel="0017263A">
        <w:delText>9</w:delText>
      </w:r>
    </w:del>
    <w:r w:rsidRPr="00CB64DD">
      <w:t xml:space="preserve"> </w:t>
    </w:r>
    <w:ins w:id="55" w:author="Alhabibi, Haider@Energy" w:date="2022-02-24T08:54:00Z">
      <w:r w:rsidR="00395C99" w:rsidRPr="00395C99">
        <w:t>Low-rise Multifamily</w:t>
      </w:r>
    </w:ins>
    <w:del w:id="56" w:author="Alhabibi, Haider@Energy" w:date="2022-02-24T08:54:00Z">
      <w:r w:rsidRPr="00CB64DD" w:rsidDel="00395C99">
        <w:delText>Residential</w:delText>
      </w:r>
    </w:del>
    <w:r w:rsidRPr="00CB64DD">
      <w:t xml:space="preserve"> Compliance</w:t>
    </w:r>
    <w:r w:rsidRPr="00CB64DD">
      <w:tab/>
    </w:r>
    <w:r>
      <w:t xml:space="preserve">January </w:t>
    </w:r>
    <w:del w:id="57" w:author="Markstrum, Alexis@Energy" w:date="2019-10-10T14:14:00Z">
      <w:r w:rsidDel="00F1768A">
        <w:delText>2019</w:delText>
      </w:r>
    </w:del>
    <w:ins w:id="58" w:author="Markstrum, Alexis@Energy" w:date="2019-10-10T14:14:00Z">
      <w:r w:rsidR="00F1768A">
        <w:t>202</w:t>
      </w:r>
    </w:ins>
    <w:ins w:id="59" w:author="Alhabibi, Haider@Energy" w:date="2022-01-06T23:04:00Z">
      <w:r w:rsidR="009E1449">
        <w:t>2</w:t>
      </w:r>
    </w:ins>
    <w:ins w:id="60" w:author="Markstrum, Alexis@Energy" w:date="2019-10-10T14:14:00Z">
      <w:del w:id="61" w:author="Alhabibi, Haider@Energy" w:date="2022-01-06T23:04:00Z">
        <w:r w:rsidR="00F1768A" w:rsidDel="009E1449">
          <w:delText>0</w:delText>
        </w:r>
      </w:del>
    </w:ins>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0" w14:textId="77777777" w:rsidR="00A80B7A" w:rsidRPr="00CB64DD" w:rsidRDefault="00A80B7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1217E" w14:textId="77777777" w:rsidR="009C0EF6" w:rsidRDefault="009C0EF6">
      <w:r>
        <w:separator/>
      </w:r>
    </w:p>
  </w:footnote>
  <w:footnote w:type="continuationSeparator" w:id="0">
    <w:p w14:paraId="31CE1F10" w14:textId="77777777" w:rsidR="009C0EF6" w:rsidRDefault="009C0EF6">
      <w:r>
        <w:continuationSeparator/>
      </w:r>
    </w:p>
  </w:footnote>
  <w:footnote w:type="continuationNotice" w:id="1">
    <w:p w14:paraId="1B41B829" w14:textId="77777777" w:rsidR="009C0EF6" w:rsidRDefault="009C0E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77777777" w:rsidR="00A80B7A" w:rsidRDefault="00845997">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p w14:paraId="1B0788BC" w14:textId="77777777" w:rsidR="00A80B7A" w:rsidRDefault="00A80B7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A" w14:textId="2B3431C9" w:rsidR="00A80B7A" w:rsidRPr="007770C5" w:rsidRDefault="00A80B7A" w:rsidP="00986D7B">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4BAA832C" wp14:editId="22DD1BE6">
          <wp:simplePos x="0" y="0"/>
          <wp:positionH relativeFrom="margin">
            <wp:posOffset>6629400</wp:posOffset>
          </wp:positionH>
          <wp:positionV relativeFrom="margin">
            <wp:posOffset>-1352550</wp:posOffset>
          </wp:positionV>
          <wp:extent cx="311785" cy="27368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845997">
      <w:rPr>
        <w:noProof/>
      </w:rPr>
      <w:pict w14:anchorId="4BAA83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0"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Watermark" gain="19661f" blacklevel="22938f"/>
          <w10:wrap anchorx="margin" anchory="margin"/>
        </v:shape>
      </w:pict>
    </w:r>
    <w:r w:rsidRPr="007770C5">
      <w:rPr>
        <w:rFonts w:ascii="Arial" w:hAnsi="Arial" w:cs="Arial"/>
        <w:sz w:val="14"/>
        <w:szCs w:val="14"/>
      </w:rPr>
      <w:t>STATE OF CALIFORNIA</w:t>
    </w:r>
  </w:p>
  <w:p w14:paraId="4BAA82EB" w14:textId="7041E67D" w:rsidR="00A80B7A" w:rsidRPr="007770C5" w:rsidRDefault="00A80B7A" w:rsidP="00986D7B">
    <w:pPr>
      <w:suppressAutoHyphens/>
      <w:ind w:left="-90"/>
      <w:rPr>
        <w:rFonts w:ascii="Arial" w:hAnsi="Arial" w:cs="Arial"/>
        <w:b/>
        <w:sz w:val="24"/>
        <w:szCs w:val="24"/>
      </w:rPr>
    </w:pPr>
    <w:r>
      <w:rPr>
        <w:rFonts w:ascii="Arial" w:hAnsi="Arial" w:cs="Arial"/>
        <w:b/>
        <w:sz w:val="24"/>
        <w:szCs w:val="24"/>
      </w:rPr>
      <w:t>SPACE CONDITIONING SYSTEM FAN EFFICACY</w:t>
    </w:r>
  </w:p>
  <w:p w14:paraId="4BAA82EC" w14:textId="4A740C5E" w:rsidR="00A80B7A" w:rsidRPr="007770C5" w:rsidRDefault="00A80B7A" w:rsidP="00986D7B">
    <w:pPr>
      <w:suppressAutoHyphens/>
      <w:ind w:left="-90"/>
      <w:rPr>
        <w:rFonts w:ascii="Arial" w:hAnsi="Arial" w:cs="Arial"/>
        <w:sz w:val="14"/>
        <w:szCs w:val="14"/>
      </w:rPr>
    </w:pPr>
    <w:r>
      <w:rPr>
        <w:rFonts w:ascii="Arial" w:hAnsi="Arial" w:cs="Arial"/>
        <w:sz w:val="14"/>
        <w:szCs w:val="14"/>
      </w:rPr>
      <w:t>CEC-</w:t>
    </w:r>
    <w:del w:id="0" w:author="Alhabibi, Haider@Energy" w:date="2022-02-24T08:52:00Z">
      <w:r w:rsidDel="00C26066">
        <w:rPr>
          <w:rFonts w:ascii="Arial" w:hAnsi="Arial" w:cs="Arial"/>
          <w:sz w:val="14"/>
          <w:szCs w:val="14"/>
        </w:rPr>
        <w:delText>CF2R</w:delText>
      </w:r>
    </w:del>
    <w:ins w:id="1" w:author="Alhabibi, Haider@Energy" w:date="2022-02-24T08:52:00Z">
      <w:r w:rsidR="00C26066">
        <w:rPr>
          <w:rFonts w:ascii="Arial" w:hAnsi="Arial" w:cs="Arial"/>
          <w:sz w:val="14"/>
          <w:szCs w:val="14"/>
        </w:rPr>
        <w:t>LMCI</w:t>
      </w:r>
    </w:ins>
    <w:r>
      <w:rPr>
        <w:rFonts w:ascii="Arial" w:hAnsi="Arial" w:cs="Arial"/>
        <w:sz w:val="14"/>
        <w:szCs w:val="14"/>
      </w:rPr>
      <w:t>-MCH-22-H</w:t>
    </w:r>
    <w:r w:rsidRPr="007770C5">
      <w:rPr>
        <w:rFonts w:ascii="Arial" w:hAnsi="Arial" w:cs="Arial"/>
        <w:sz w:val="14"/>
        <w:szCs w:val="14"/>
      </w:rPr>
      <w:t xml:space="preserve"> (Revised </w:t>
    </w:r>
    <w:r>
      <w:rPr>
        <w:rFonts w:ascii="Arial" w:hAnsi="Arial" w:cs="Arial"/>
        <w:sz w:val="14"/>
        <w:szCs w:val="14"/>
      </w:rPr>
      <w:t>01/</w:t>
    </w:r>
    <w:del w:id="2" w:author="Markstrum, Alexis@Energy" w:date="2019-10-10T14:14:00Z">
      <w:r w:rsidDel="00F1768A">
        <w:rPr>
          <w:rFonts w:ascii="Arial" w:hAnsi="Arial" w:cs="Arial"/>
          <w:sz w:val="14"/>
          <w:szCs w:val="14"/>
        </w:rPr>
        <w:delText>19</w:delText>
      </w:r>
    </w:del>
    <w:ins w:id="3" w:author="Markstrum, Alexis@Energy" w:date="2019-10-10T14:14:00Z">
      <w:r w:rsidR="00F1768A">
        <w:rPr>
          <w:rFonts w:ascii="Arial" w:hAnsi="Arial" w:cs="Arial"/>
          <w:sz w:val="14"/>
          <w:szCs w:val="14"/>
        </w:rPr>
        <w:t>20</w:t>
      </w:r>
    </w:ins>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A80B7A" w:rsidRPr="00F85124" w14:paraId="4BAA82EF" w14:textId="77777777">
      <w:trPr>
        <w:cantSplit/>
        <w:trHeight w:val="288"/>
      </w:trPr>
      <w:tc>
        <w:tcPr>
          <w:tcW w:w="4016" w:type="pct"/>
          <w:gridSpan w:val="2"/>
          <w:tcBorders>
            <w:right w:val="nil"/>
          </w:tcBorders>
          <w:vAlign w:val="center"/>
        </w:tcPr>
        <w:p w14:paraId="4BAA82ED" w14:textId="77777777" w:rsidR="00A80B7A" w:rsidRPr="00F85124" w:rsidRDefault="00A80B7A"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4BAA82EE" w14:textId="5C9FF91D" w:rsidR="00A80B7A" w:rsidRPr="00F85124" w:rsidRDefault="00A80B7A" w:rsidP="007924C2">
          <w:pPr>
            <w:pStyle w:val="Heading1"/>
            <w:jc w:val="right"/>
            <w:rPr>
              <w:rFonts w:ascii="Calibri" w:hAnsi="Calibri"/>
              <w:b w:val="0"/>
              <w:bCs/>
              <w:sz w:val="20"/>
            </w:rPr>
          </w:pPr>
          <w:del w:id="4" w:author="Alhabibi, Haider@Energy" w:date="2022-02-24T08:52:00Z">
            <w:r w:rsidDel="00C26066">
              <w:rPr>
                <w:rFonts w:ascii="Calibri" w:hAnsi="Calibri"/>
                <w:b w:val="0"/>
                <w:bCs/>
                <w:sz w:val="20"/>
              </w:rPr>
              <w:delText>CF2R</w:delText>
            </w:r>
          </w:del>
          <w:ins w:id="5" w:author="Alhabibi, Haider@Energy" w:date="2022-02-24T08:52:00Z">
            <w:r w:rsidR="00C26066">
              <w:rPr>
                <w:rFonts w:ascii="Calibri" w:hAnsi="Calibri"/>
                <w:b w:val="0"/>
                <w:bCs/>
                <w:sz w:val="20"/>
              </w:rPr>
              <w:t>LMCI</w:t>
            </w:r>
          </w:ins>
          <w:r>
            <w:rPr>
              <w:rFonts w:ascii="Calibri" w:hAnsi="Calibri"/>
              <w:b w:val="0"/>
              <w:bCs/>
              <w:sz w:val="20"/>
            </w:rPr>
            <w:t>-MCH-22-H</w:t>
          </w:r>
        </w:p>
      </w:tc>
    </w:tr>
    <w:tr w:rsidR="00A80B7A" w:rsidRPr="00F85124" w14:paraId="4BAA82F2" w14:textId="77777777">
      <w:trPr>
        <w:cantSplit/>
        <w:trHeight w:val="288"/>
      </w:trPr>
      <w:tc>
        <w:tcPr>
          <w:tcW w:w="2500" w:type="pct"/>
          <w:tcBorders>
            <w:right w:val="nil"/>
          </w:tcBorders>
        </w:tcPr>
        <w:p w14:paraId="4BAA82F0" w14:textId="77777777" w:rsidR="00A80B7A" w:rsidRPr="002E105D" w:rsidRDefault="00A80B7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2F1" w14:textId="239739F5"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E3F94" w:rsidRPr="008E3F94">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45997">
            <w:rPr>
              <w:rFonts w:ascii="Calibri" w:hAnsi="Calibri"/>
              <w:bCs/>
              <w:noProof/>
            </w:rPr>
            <w:t>2</w:t>
          </w:r>
          <w:r>
            <w:rPr>
              <w:rFonts w:ascii="Calibri" w:hAnsi="Calibri"/>
              <w:bCs/>
              <w:noProof/>
            </w:rPr>
            <w:fldChar w:fldCharType="end"/>
          </w:r>
          <w:r w:rsidRPr="00F85124">
            <w:rPr>
              <w:rFonts w:ascii="Calibri" w:hAnsi="Calibri"/>
              <w:bCs/>
            </w:rPr>
            <w:t>)</w:t>
          </w:r>
        </w:p>
      </w:tc>
    </w:tr>
    <w:tr w:rsidR="00A80B7A" w:rsidRPr="00F85124" w14:paraId="4BAA82F6" w14:textId="77777777">
      <w:trPr>
        <w:cantSplit/>
        <w:trHeight w:val="288"/>
      </w:trPr>
      <w:tc>
        <w:tcPr>
          <w:tcW w:w="0" w:type="auto"/>
        </w:tcPr>
        <w:p w14:paraId="4BAA82F3" w14:textId="77777777" w:rsidR="00A80B7A" w:rsidRPr="00F85124" w:rsidRDefault="00A80B7A" w:rsidP="007924C2">
          <w:pPr>
            <w:rPr>
              <w:rFonts w:ascii="Calibri" w:hAnsi="Calibri"/>
              <w:sz w:val="12"/>
              <w:szCs w:val="12"/>
            </w:rPr>
          </w:pPr>
          <w:r w:rsidRPr="00F85124">
            <w:rPr>
              <w:rFonts w:ascii="Calibri" w:hAnsi="Calibri"/>
              <w:sz w:val="12"/>
              <w:szCs w:val="12"/>
            </w:rPr>
            <w:t>Project Name:</w:t>
          </w:r>
        </w:p>
      </w:tc>
      <w:tc>
        <w:tcPr>
          <w:tcW w:w="1655" w:type="pct"/>
        </w:tcPr>
        <w:p w14:paraId="4BAA82F4" w14:textId="77777777" w:rsidR="00A80B7A" w:rsidRPr="00F85124" w:rsidRDefault="00A80B7A" w:rsidP="007924C2">
          <w:pPr>
            <w:rPr>
              <w:rFonts w:ascii="Calibri" w:hAnsi="Calibri"/>
              <w:sz w:val="12"/>
              <w:szCs w:val="12"/>
            </w:rPr>
          </w:pPr>
          <w:r w:rsidRPr="00F85124">
            <w:rPr>
              <w:rFonts w:ascii="Calibri" w:hAnsi="Calibri"/>
              <w:sz w:val="12"/>
              <w:szCs w:val="12"/>
            </w:rPr>
            <w:t>Enforcement Agency:</w:t>
          </w:r>
        </w:p>
      </w:tc>
      <w:tc>
        <w:tcPr>
          <w:tcW w:w="984" w:type="pct"/>
        </w:tcPr>
        <w:p w14:paraId="4BAA82F5" w14:textId="77777777" w:rsidR="00A80B7A" w:rsidRPr="00F85124" w:rsidRDefault="00A80B7A" w:rsidP="007924C2">
          <w:pPr>
            <w:rPr>
              <w:rFonts w:ascii="Calibri" w:hAnsi="Calibri"/>
              <w:sz w:val="12"/>
              <w:szCs w:val="12"/>
            </w:rPr>
          </w:pPr>
          <w:r w:rsidRPr="00F85124">
            <w:rPr>
              <w:rFonts w:ascii="Calibri" w:hAnsi="Calibri"/>
              <w:sz w:val="12"/>
              <w:szCs w:val="12"/>
            </w:rPr>
            <w:t>Permit Number:</w:t>
          </w:r>
        </w:p>
      </w:tc>
    </w:tr>
    <w:tr w:rsidR="00A80B7A" w:rsidRPr="00F85124" w14:paraId="4BAA82FA" w14:textId="77777777">
      <w:trPr>
        <w:cantSplit/>
        <w:trHeight w:val="288"/>
      </w:trPr>
      <w:tc>
        <w:tcPr>
          <w:tcW w:w="0" w:type="auto"/>
        </w:tcPr>
        <w:p w14:paraId="4BAA82F7"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4BAA82F8" w14:textId="02481F4A" w:rsidR="00A80B7A" w:rsidRPr="00F85124" w:rsidRDefault="00A80B7A"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4BAA82F9" w14:textId="23E51E85" w:rsidR="00A80B7A" w:rsidRPr="00F85124" w:rsidRDefault="00A80B7A"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4BAA82FB" w14:textId="77777777" w:rsidR="00A80B7A" w:rsidRDefault="00A80B7A" w:rsidP="002E105D">
    <w:pPr>
      <w:pStyle w:val="Header"/>
    </w:pPr>
  </w:p>
  <w:p w14:paraId="1CC36432" w14:textId="77777777" w:rsidR="00A80B7A" w:rsidRDefault="00A80B7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A80B7A" w:rsidRPr="00F85124" w14:paraId="4BAA8301" w14:textId="77777777">
      <w:trPr>
        <w:cantSplit/>
        <w:trHeight w:val="288"/>
      </w:trPr>
      <w:tc>
        <w:tcPr>
          <w:tcW w:w="3738" w:type="pct"/>
          <w:gridSpan w:val="2"/>
          <w:tcBorders>
            <w:right w:val="nil"/>
          </w:tcBorders>
          <w:vAlign w:val="center"/>
        </w:tcPr>
        <w:p w14:paraId="4BAA82FF" w14:textId="77777777" w:rsidR="00A80B7A" w:rsidRPr="00F85124" w:rsidRDefault="00845997" w:rsidP="007924C2">
          <w:pPr>
            <w:pStyle w:val="Heading1"/>
            <w:rPr>
              <w:rFonts w:ascii="Calibri" w:hAnsi="Calibri"/>
              <w:b w:val="0"/>
              <w:bCs/>
              <w:sz w:val="20"/>
            </w:rPr>
          </w:pPr>
          <w:r>
            <w:rPr>
              <w:rFonts w:ascii="Calibri" w:hAnsi="Calibri"/>
              <w:b w:val="0"/>
              <w:bCs/>
              <w:noProof/>
              <w:sz w:val="20"/>
            </w:rPr>
            <w:pict w14:anchorId="4BAA83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8"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A80B7A">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33A8A058" w:rsidR="00A80B7A" w:rsidRPr="00F85124" w:rsidRDefault="00A80B7A" w:rsidP="002E105D">
          <w:pPr>
            <w:pStyle w:val="Heading1"/>
            <w:jc w:val="right"/>
            <w:rPr>
              <w:rFonts w:ascii="Calibri" w:hAnsi="Calibri"/>
              <w:b w:val="0"/>
              <w:bCs/>
              <w:sz w:val="20"/>
            </w:rPr>
          </w:pPr>
          <w:del w:id="15" w:author="Alhabibi, Haider@Energy" w:date="2022-02-24T08:52:00Z">
            <w:r w:rsidDel="00C26066">
              <w:rPr>
                <w:rFonts w:ascii="Calibri" w:hAnsi="Calibri"/>
                <w:b w:val="0"/>
                <w:bCs/>
                <w:sz w:val="20"/>
              </w:rPr>
              <w:delText>CF2R</w:delText>
            </w:r>
          </w:del>
          <w:ins w:id="16" w:author="Alhabibi, Haider@Energy" w:date="2022-02-24T08:52:00Z">
            <w:r w:rsidR="00C26066">
              <w:rPr>
                <w:rFonts w:ascii="Calibri" w:hAnsi="Calibri"/>
                <w:b w:val="0"/>
                <w:bCs/>
                <w:sz w:val="20"/>
              </w:rPr>
              <w:t>LMCI</w:t>
            </w:r>
          </w:ins>
          <w:r>
            <w:rPr>
              <w:rFonts w:ascii="Calibri" w:hAnsi="Calibri"/>
              <w:b w:val="0"/>
              <w:bCs/>
              <w:sz w:val="20"/>
            </w:rPr>
            <w:t>-MCH-23-H</w:t>
          </w:r>
        </w:p>
      </w:tc>
    </w:tr>
    <w:tr w:rsidR="00A80B7A" w:rsidRPr="00F85124" w14:paraId="4BAA8304" w14:textId="77777777">
      <w:trPr>
        <w:cantSplit/>
        <w:trHeight w:val="288"/>
      </w:trPr>
      <w:tc>
        <w:tcPr>
          <w:tcW w:w="2500" w:type="pct"/>
          <w:tcBorders>
            <w:right w:val="nil"/>
          </w:tcBorders>
        </w:tcPr>
        <w:p w14:paraId="4BAA8302" w14:textId="77777777" w:rsidR="00A80B7A" w:rsidRPr="002E105D" w:rsidRDefault="00A80B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A80B7A" w:rsidRPr="00F85124" w14:paraId="4BAA8308" w14:textId="77777777">
      <w:trPr>
        <w:cantSplit/>
        <w:trHeight w:val="288"/>
      </w:trPr>
      <w:tc>
        <w:tcPr>
          <w:tcW w:w="0" w:type="auto"/>
        </w:tcPr>
        <w:p w14:paraId="4BAA8305" w14:textId="77777777" w:rsidR="00A80B7A" w:rsidRPr="00F85124" w:rsidRDefault="00A80B7A"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A80B7A" w:rsidRPr="00F85124" w:rsidRDefault="00A80B7A"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A80B7A" w:rsidRPr="00F85124" w:rsidRDefault="00A80B7A" w:rsidP="007924C2">
          <w:pPr>
            <w:rPr>
              <w:rFonts w:ascii="Calibri" w:hAnsi="Calibri"/>
              <w:sz w:val="12"/>
              <w:szCs w:val="12"/>
            </w:rPr>
          </w:pPr>
          <w:r w:rsidRPr="00F85124">
            <w:rPr>
              <w:rFonts w:ascii="Calibri" w:hAnsi="Calibri"/>
              <w:sz w:val="12"/>
              <w:szCs w:val="12"/>
            </w:rPr>
            <w:t>Permit Number:</w:t>
          </w:r>
        </w:p>
      </w:tc>
    </w:tr>
    <w:tr w:rsidR="00A80B7A" w:rsidRPr="00F85124" w14:paraId="4BAA830C" w14:textId="77777777">
      <w:trPr>
        <w:cantSplit/>
        <w:trHeight w:val="288"/>
      </w:trPr>
      <w:tc>
        <w:tcPr>
          <w:tcW w:w="0" w:type="auto"/>
        </w:tcPr>
        <w:p w14:paraId="4BAA8309"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A80B7A" w:rsidRPr="00F85124" w:rsidRDefault="00A80B7A"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A80B7A" w:rsidRDefault="00A80B7A">
    <w:pPr>
      <w:pStyle w:val="Header"/>
    </w:pPr>
  </w:p>
  <w:p w14:paraId="015A3E45" w14:textId="77777777" w:rsidR="00A80B7A" w:rsidRDefault="00A80B7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0" w14:textId="77777777" w:rsidR="00A80B7A" w:rsidRDefault="00845997">
    <w:pPr>
      <w:pStyle w:val="Header"/>
    </w:pPr>
    <w:r>
      <w:rPr>
        <w:noProof/>
      </w:rPr>
      <w:pict w14:anchorId="4BAA83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2"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80B7A" w:rsidRPr="00F85124" w14:paraId="4BAA8313" w14:textId="77777777">
      <w:trPr>
        <w:cantSplit/>
        <w:trHeight w:val="288"/>
      </w:trPr>
      <w:tc>
        <w:tcPr>
          <w:tcW w:w="4016" w:type="pct"/>
          <w:gridSpan w:val="2"/>
          <w:tcBorders>
            <w:right w:val="nil"/>
          </w:tcBorders>
          <w:vAlign w:val="center"/>
        </w:tcPr>
        <w:p w14:paraId="4BAA8311" w14:textId="77777777" w:rsidR="00A80B7A" w:rsidRPr="00F85124" w:rsidRDefault="00845997" w:rsidP="007924C2">
          <w:pPr>
            <w:pStyle w:val="Heading1"/>
            <w:rPr>
              <w:rFonts w:ascii="Calibri" w:hAnsi="Calibri"/>
              <w:b w:val="0"/>
              <w:bCs/>
              <w:sz w:val="20"/>
            </w:rPr>
          </w:pPr>
          <w:r>
            <w:rPr>
              <w:rFonts w:ascii="Calibri" w:hAnsi="Calibri"/>
              <w:b w:val="0"/>
              <w:bCs/>
              <w:noProof/>
              <w:sz w:val="20"/>
            </w:rPr>
            <w:pict w14:anchorId="4BAA8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3"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A80B7A">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2" w14:textId="2237B57C" w:rsidR="00A80B7A" w:rsidRPr="00F85124" w:rsidRDefault="00A80B7A" w:rsidP="007924C2">
          <w:pPr>
            <w:pStyle w:val="Heading1"/>
            <w:jc w:val="right"/>
            <w:rPr>
              <w:rFonts w:ascii="Calibri" w:hAnsi="Calibri"/>
              <w:b w:val="0"/>
              <w:bCs/>
              <w:sz w:val="20"/>
            </w:rPr>
          </w:pPr>
          <w:del w:id="51" w:author="Alhabibi, Haider@Energy" w:date="2022-02-24T08:52:00Z">
            <w:r w:rsidDel="00C26066">
              <w:rPr>
                <w:rFonts w:ascii="Calibri" w:hAnsi="Calibri"/>
                <w:b w:val="0"/>
                <w:bCs/>
                <w:sz w:val="20"/>
              </w:rPr>
              <w:delText>CF2R</w:delText>
            </w:r>
          </w:del>
          <w:ins w:id="52" w:author="Alhabibi, Haider@Energy" w:date="2022-02-24T08:52:00Z">
            <w:r w:rsidR="00C26066">
              <w:rPr>
                <w:rFonts w:ascii="Calibri" w:hAnsi="Calibri"/>
                <w:b w:val="0"/>
                <w:bCs/>
                <w:sz w:val="20"/>
              </w:rPr>
              <w:t>LMCI</w:t>
            </w:r>
          </w:ins>
          <w:r>
            <w:rPr>
              <w:rFonts w:ascii="Calibri" w:hAnsi="Calibri"/>
              <w:b w:val="0"/>
              <w:bCs/>
              <w:sz w:val="20"/>
            </w:rPr>
            <w:t>-MCH-22-H</w:t>
          </w:r>
        </w:p>
      </w:tc>
    </w:tr>
    <w:tr w:rsidR="00A80B7A" w:rsidRPr="00F85124" w14:paraId="4BAA8316" w14:textId="77777777">
      <w:trPr>
        <w:cantSplit/>
        <w:trHeight w:val="288"/>
      </w:trPr>
      <w:tc>
        <w:tcPr>
          <w:tcW w:w="2500" w:type="pct"/>
          <w:tcBorders>
            <w:right w:val="nil"/>
          </w:tcBorders>
        </w:tcPr>
        <w:p w14:paraId="4BAA8314" w14:textId="77777777" w:rsidR="00A80B7A" w:rsidRPr="002E105D" w:rsidRDefault="00A80B7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04BA7F3D"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E3F94" w:rsidRPr="008E3F94">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45997">
            <w:rPr>
              <w:rFonts w:ascii="Calibri" w:hAnsi="Calibri"/>
              <w:bCs/>
              <w:noProof/>
            </w:rPr>
            <w:t>2</w:t>
          </w:r>
          <w:r>
            <w:rPr>
              <w:rFonts w:ascii="Calibri" w:hAnsi="Calibri"/>
              <w:bCs/>
              <w:noProof/>
            </w:rPr>
            <w:fldChar w:fldCharType="end"/>
          </w:r>
          <w:r w:rsidRPr="00F85124">
            <w:rPr>
              <w:rFonts w:ascii="Calibri" w:hAnsi="Calibri"/>
              <w:bCs/>
            </w:rPr>
            <w:t>)</w:t>
          </w:r>
        </w:p>
      </w:tc>
    </w:tr>
  </w:tbl>
  <w:p w14:paraId="4BAA8317" w14:textId="77777777" w:rsidR="00A80B7A" w:rsidRDefault="00A80B7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80B7A" w:rsidRPr="00F85124" w14:paraId="4BAA831B" w14:textId="77777777">
      <w:trPr>
        <w:cantSplit/>
        <w:trHeight w:val="288"/>
      </w:trPr>
      <w:tc>
        <w:tcPr>
          <w:tcW w:w="4016" w:type="pct"/>
          <w:gridSpan w:val="2"/>
          <w:tcBorders>
            <w:right w:val="nil"/>
          </w:tcBorders>
          <w:vAlign w:val="center"/>
        </w:tcPr>
        <w:p w14:paraId="4BAA8319" w14:textId="77777777" w:rsidR="00A80B7A" w:rsidRPr="00F85124" w:rsidRDefault="00845997" w:rsidP="007924C2">
          <w:pPr>
            <w:pStyle w:val="Heading1"/>
            <w:rPr>
              <w:rFonts w:ascii="Calibri" w:hAnsi="Calibri"/>
              <w:b w:val="0"/>
              <w:bCs/>
              <w:sz w:val="20"/>
            </w:rPr>
          </w:pPr>
          <w:r>
            <w:rPr>
              <w:rFonts w:ascii="Calibri" w:hAnsi="Calibri"/>
              <w:b w:val="0"/>
              <w:bCs/>
              <w:noProof/>
              <w:sz w:val="20"/>
            </w:rPr>
            <w:pict w14:anchorId="4BAA8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1"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A80B7A">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A" w14:textId="24576DEA" w:rsidR="00A80B7A" w:rsidRPr="00F85124" w:rsidRDefault="00A80B7A" w:rsidP="002E105D">
          <w:pPr>
            <w:pStyle w:val="Heading1"/>
            <w:jc w:val="right"/>
            <w:rPr>
              <w:rFonts w:ascii="Calibri" w:hAnsi="Calibri"/>
              <w:b w:val="0"/>
              <w:bCs/>
              <w:sz w:val="20"/>
            </w:rPr>
          </w:pPr>
          <w:del w:id="62" w:author="Alhabibi, Haider@Energy" w:date="2022-02-24T08:52:00Z">
            <w:r w:rsidDel="00C26066">
              <w:rPr>
                <w:rFonts w:ascii="Calibri" w:hAnsi="Calibri"/>
                <w:b w:val="0"/>
                <w:bCs/>
                <w:sz w:val="20"/>
              </w:rPr>
              <w:delText>CF2R</w:delText>
            </w:r>
          </w:del>
          <w:ins w:id="63" w:author="Alhabibi, Haider@Energy" w:date="2022-02-24T08:52:00Z">
            <w:r w:rsidR="00C26066">
              <w:rPr>
                <w:rFonts w:ascii="Calibri" w:hAnsi="Calibri"/>
                <w:b w:val="0"/>
                <w:bCs/>
                <w:sz w:val="20"/>
              </w:rPr>
              <w:t>LMCI</w:t>
            </w:r>
          </w:ins>
          <w:r>
            <w:rPr>
              <w:rFonts w:ascii="Calibri" w:hAnsi="Calibri"/>
              <w:b w:val="0"/>
              <w:bCs/>
              <w:sz w:val="20"/>
            </w:rPr>
            <w:t>-MCH-23-H</w:t>
          </w:r>
        </w:p>
      </w:tc>
    </w:tr>
    <w:tr w:rsidR="00A80B7A" w:rsidRPr="00F85124" w14:paraId="4BAA831E" w14:textId="77777777">
      <w:trPr>
        <w:cantSplit/>
        <w:trHeight w:val="288"/>
      </w:trPr>
      <w:tc>
        <w:tcPr>
          <w:tcW w:w="2500" w:type="pct"/>
          <w:tcBorders>
            <w:right w:val="nil"/>
          </w:tcBorders>
        </w:tcPr>
        <w:p w14:paraId="4BAA831C" w14:textId="77777777" w:rsidR="00A80B7A" w:rsidRPr="002E105D" w:rsidRDefault="00A80B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1D" w14:textId="77777777"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4BAA831F" w14:textId="77777777" w:rsidR="00A80B7A" w:rsidRDefault="00A80B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77777777" w:rsidR="00A80B7A" w:rsidRDefault="00845997">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A80B7A" w:rsidRPr="00F85124" w14:paraId="4BAA8324" w14:textId="77777777">
      <w:trPr>
        <w:cantSplit/>
        <w:trHeight w:val="288"/>
      </w:trPr>
      <w:tc>
        <w:tcPr>
          <w:tcW w:w="4016" w:type="pct"/>
          <w:gridSpan w:val="2"/>
          <w:tcBorders>
            <w:right w:val="nil"/>
          </w:tcBorders>
          <w:vAlign w:val="center"/>
        </w:tcPr>
        <w:p w14:paraId="4BAA8322" w14:textId="77777777" w:rsidR="00A80B7A" w:rsidRPr="00F85124" w:rsidRDefault="00845997" w:rsidP="00CB64DD">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A80B7A">
            <w:rPr>
              <w:rFonts w:ascii="Calibri" w:hAnsi="Calibri"/>
              <w:b w:val="0"/>
              <w:bCs/>
              <w:sz w:val="20"/>
            </w:rPr>
            <w:t xml:space="preserve">CERTIFICATE OF INSTALLATION – </w:t>
          </w:r>
          <w:r w:rsidR="00A80B7A"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620A4DA5" w:rsidR="00A80B7A" w:rsidRPr="00F85124" w:rsidRDefault="00A80B7A" w:rsidP="007924C2">
          <w:pPr>
            <w:pStyle w:val="Heading1"/>
            <w:jc w:val="right"/>
            <w:rPr>
              <w:rFonts w:ascii="Calibri" w:hAnsi="Calibri"/>
              <w:b w:val="0"/>
              <w:bCs/>
              <w:sz w:val="20"/>
            </w:rPr>
          </w:pPr>
          <w:del w:id="108" w:author="Alhabibi, Haider@Energy" w:date="2022-02-24T08:52:00Z">
            <w:r w:rsidDel="00C26066">
              <w:rPr>
                <w:rFonts w:ascii="Calibri" w:hAnsi="Calibri"/>
                <w:b w:val="0"/>
                <w:bCs/>
                <w:sz w:val="20"/>
              </w:rPr>
              <w:delText>CF2R</w:delText>
            </w:r>
          </w:del>
          <w:ins w:id="109" w:author="Alhabibi, Haider@Energy" w:date="2022-02-24T08:52:00Z">
            <w:r w:rsidR="00C26066">
              <w:rPr>
                <w:rFonts w:ascii="Calibri" w:hAnsi="Calibri"/>
                <w:b w:val="0"/>
                <w:bCs/>
                <w:sz w:val="20"/>
              </w:rPr>
              <w:t>LMCI</w:t>
            </w:r>
          </w:ins>
          <w:r>
            <w:rPr>
              <w:rFonts w:ascii="Calibri" w:hAnsi="Calibri"/>
              <w:b w:val="0"/>
              <w:bCs/>
              <w:sz w:val="20"/>
            </w:rPr>
            <w:t>-MCH-22-H</w:t>
          </w:r>
        </w:p>
      </w:tc>
    </w:tr>
    <w:tr w:rsidR="00A80B7A" w:rsidRPr="00F85124" w14:paraId="4BAA8327" w14:textId="77777777">
      <w:trPr>
        <w:cantSplit/>
        <w:trHeight w:val="288"/>
      </w:trPr>
      <w:tc>
        <w:tcPr>
          <w:tcW w:w="2500" w:type="pct"/>
          <w:tcBorders>
            <w:right w:val="nil"/>
          </w:tcBorders>
        </w:tcPr>
        <w:p w14:paraId="4BAA8325" w14:textId="77777777" w:rsidR="00A80B7A" w:rsidRPr="002E105D" w:rsidRDefault="00A80B7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4CDC077C" w:rsidR="00A80B7A" w:rsidRPr="00F85124" w:rsidRDefault="00A80B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E3F94" w:rsidRPr="008E3F94">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45997">
            <w:rPr>
              <w:rFonts w:ascii="Calibri" w:hAnsi="Calibri"/>
              <w:bCs/>
              <w:noProof/>
            </w:rPr>
            <w:t>3</w:t>
          </w:r>
          <w:r>
            <w:rPr>
              <w:rFonts w:ascii="Calibri" w:hAnsi="Calibri"/>
              <w:bCs/>
              <w:noProof/>
            </w:rPr>
            <w:fldChar w:fldCharType="end"/>
          </w:r>
          <w:r w:rsidRPr="00F85124">
            <w:rPr>
              <w:rFonts w:ascii="Calibri" w:hAnsi="Calibri"/>
              <w:bCs/>
            </w:rPr>
            <w:t>)</w:t>
          </w:r>
        </w:p>
      </w:tc>
    </w:tr>
  </w:tbl>
  <w:p w14:paraId="4BAA8328" w14:textId="77777777" w:rsidR="00A80B7A" w:rsidRDefault="00A80B7A"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7777777" w:rsidR="00A80B7A" w:rsidRDefault="00845997">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B3090A"/>
    <w:multiLevelType w:val="hybridMultilevel"/>
    <w:tmpl w:val="55EEF3DC"/>
    <w:lvl w:ilvl="0" w:tplc="D4289014">
      <w:start w:val="1"/>
      <w:numFmt w:val="decimal"/>
      <w:lvlText w:val="%1."/>
      <w:lvlJc w:val="left"/>
      <w:pPr>
        <w:ind w:left="630" w:hanging="360"/>
      </w:pPr>
      <w:rPr>
        <w:sz w:val="18"/>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1"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0E62C6"/>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6" w15:restartNumberingAfterBreak="0">
    <w:nsid w:val="7EAC698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F3730D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8"/>
  </w:num>
  <w:num w:numId="14">
    <w:abstractNumId w:val="8"/>
  </w:num>
  <w:num w:numId="15">
    <w:abstractNumId w:val="2"/>
  </w:num>
  <w:num w:numId="16">
    <w:abstractNumId w:val="16"/>
  </w:num>
  <w:num w:numId="17">
    <w:abstractNumId w:val="13"/>
  </w:num>
  <w:num w:numId="18">
    <w:abstractNumId w:val="25"/>
  </w:num>
  <w:num w:numId="19">
    <w:abstractNumId w:val="15"/>
  </w:num>
  <w:num w:numId="20">
    <w:abstractNumId w:val="21"/>
  </w:num>
  <w:num w:numId="21">
    <w:abstractNumId w:val="20"/>
  </w:num>
  <w:num w:numId="22">
    <w:abstractNumId w:val="19"/>
  </w:num>
  <w:num w:numId="23">
    <w:abstractNumId w:val="5"/>
  </w:num>
  <w:num w:numId="24">
    <w:abstractNumId w:val="12"/>
  </w:num>
  <w:num w:numId="25">
    <w:abstractNumId w:val="22"/>
  </w:num>
  <w:num w:numId="26">
    <w:abstractNumId w:val="18"/>
  </w:num>
  <w:num w:numId="27">
    <w:abstractNumId w:val="14"/>
  </w:num>
  <w:num w:numId="28">
    <w:abstractNumId w:val="10"/>
  </w:num>
  <w:num w:numId="29">
    <w:abstractNumId w:val="24"/>
  </w:num>
  <w:num w:numId="30">
    <w:abstractNumId w:val="6"/>
  </w:num>
  <w:num w:numId="31">
    <w:abstractNumId w:val="11"/>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num>
  <w:num w:numId="35">
    <w:abstractNumId w:val="9"/>
  </w:num>
  <w:num w:numId="36">
    <w:abstractNumId w:val="27"/>
  </w:num>
  <w:num w:numId="37">
    <w:abstractNumId w:val="4"/>
  </w:num>
  <w:num w:numId="38">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abstractNumId w:val="7"/>
  </w:num>
  <w:num w:numId="40">
    <w:abstractNumId w:val="7"/>
  </w:num>
  <w:num w:numId="41">
    <w:abstractNumId w:val="26"/>
  </w:num>
  <w:num w:numId="42">
    <w:abstractNumId w:val="23"/>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Markstrum, Alexis@Energy">
    <w15:presenceInfo w15:providerId="AD" w15:userId="S-1-5-21-606747145-1060284298-682003330-86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70E2"/>
    <w:rsid w:val="0001436B"/>
    <w:rsid w:val="000253BC"/>
    <w:rsid w:val="00025422"/>
    <w:rsid w:val="00026750"/>
    <w:rsid w:val="00035A79"/>
    <w:rsid w:val="00037926"/>
    <w:rsid w:val="00042F52"/>
    <w:rsid w:val="0004396E"/>
    <w:rsid w:val="00045455"/>
    <w:rsid w:val="000470D7"/>
    <w:rsid w:val="000471F6"/>
    <w:rsid w:val="00051F14"/>
    <w:rsid w:val="00053A0E"/>
    <w:rsid w:val="00056129"/>
    <w:rsid w:val="0006016B"/>
    <w:rsid w:val="000631C6"/>
    <w:rsid w:val="0006337C"/>
    <w:rsid w:val="000644B7"/>
    <w:rsid w:val="0007448D"/>
    <w:rsid w:val="00076155"/>
    <w:rsid w:val="00076F08"/>
    <w:rsid w:val="00080A37"/>
    <w:rsid w:val="00080EEE"/>
    <w:rsid w:val="00081216"/>
    <w:rsid w:val="00081867"/>
    <w:rsid w:val="00083548"/>
    <w:rsid w:val="000861F1"/>
    <w:rsid w:val="00087946"/>
    <w:rsid w:val="000902F7"/>
    <w:rsid w:val="00091C81"/>
    <w:rsid w:val="00091D81"/>
    <w:rsid w:val="0009456E"/>
    <w:rsid w:val="0009471E"/>
    <w:rsid w:val="00094EF2"/>
    <w:rsid w:val="0009646A"/>
    <w:rsid w:val="00096B25"/>
    <w:rsid w:val="000A03F7"/>
    <w:rsid w:val="000A0D18"/>
    <w:rsid w:val="000A105B"/>
    <w:rsid w:val="000A1F02"/>
    <w:rsid w:val="000A34DF"/>
    <w:rsid w:val="000A35C7"/>
    <w:rsid w:val="000A4A99"/>
    <w:rsid w:val="000A5F2D"/>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C62"/>
    <w:rsid w:val="000D7DA8"/>
    <w:rsid w:val="000E0BE1"/>
    <w:rsid w:val="000E53E9"/>
    <w:rsid w:val="000E7ABD"/>
    <w:rsid w:val="000F070F"/>
    <w:rsid w:val="000F0BA7"/>
    <w:rsid w:val="000F3B26"/>
    <w:rsid w:val="000F67E7"/>
    <w:rsid w:val="000F754C"/>
    <w:rsid w:val="00104505"/>
    <w:rsid w:val="00104AAF"/>
    <w:rsid w:val="00110FA5"/>
    <w:rsid w:val="00112BF8"/>
    <w:rsid w:val="00112E80"/>
    <w:rsid w:val="001131A2"/>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4520"/>
    <w:rsid w:val="00155ACD"/>
    <w:rsid w:val="00155BF5"/>
    <w:rsid w:val="00156AAF"/>
    <w:rsid w:val="0015741B"/>
    <w:rsid w:val="001577AB"/>
    <w:rsid w:val="001615D7"/>
    <w:rsid w:val="00162081"/>
    <w:rsid w:val="00170D1C"/>
    <w:rsid w:val="00171597"/>
    <w:rsid w:val="0017263A"/>
    <w:rsid w:val="001739A4"/>
    <w:rsid w:val="001739FA"/>
    <w:rsid w:val="00174BD1"/>
    <w:rsid w:val="001750A9"/>
    <w:rsid w:val="00175D42"/>
    <w:rsid w:val="00177A87"/>
    <w:rsid w:val="00177F0D"/>
    <w:rsid w:val="00181190"/>
    <w:rsid w:val="00185834"/>
    <w:rsid w:val="00187061"/>
    <w:rsid w:val="00187604"/>
    <w:rsid w:val="0019624F"/>
    <w:rsid w:val="0019726F"/>
    <w:rsid w:val="001A2A49"/>
    <w:rsid w:val="001A2E6A"/>
    <w:rsid w:val="001A5583"/>
    <w:rsid w:val="001A5A09"/>
    <w:rsid w:val="001B00AC"/>
    <w:rsid w:val="001B3D76"/>
    <w:rsid w:val="001B5BA4"/>
    <w:rsid w:val="001C56C2"/>
    <w:rsid w:val="001C6A01"/>
    <w:rsid w:val="001D4ACF"/>
    <w:rsid w:val="001E3C52"/>
    <w:rsid w:val="001F0E8D"/>
    <w:rsid w:val="001F20EE"/>
    <w:rsid w:val="00200E53"/>
    <w:rsid w:val="0020229C"/>
    <w:rsid w:val="00202608"/>
    <w:rsid w:val="00206039"/>
    <w:rsid w:val="00211AAB"/>
    <w:rsid w:val="00213E8E"/>
    <w:rsid w:val="002155B9"/>
    <w:rsid w:val="00216C55"/>
    <w:rsid w:val="00222F6D"/>
    <w:rsid w:val="002241A5"/>
    <w:rsid w:val="00231FB7"/>
    <w:rsid w:val="00236841"/>
    <w:rsid w:val="002379A7"/>
    <w:rsid w:val="002420D2"/>
    <w:rsid w:val="00243047"/>
    <w:rsid w:val="00243923"/>
    <w:rsid w:val="00245AF0"/>
    <w:rsid w:val="00251448"/>
    <w:rsid w:val="00251B09"/>
    <w:rsid w:val="002532A8"/>
    <w:rsid w:val="0025378F"/>
    <w:rsid w:val="002562A4"/>
    <w:rsid w:val="002615BC"/>
    <w:rsid w:val="00262721"/>
    <w:rsid w:val="0026342B"/>
    <w:rsid w:val="002641C7"/>
    <w:rsid w:val="00265000"/>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6A1F"/>
    <w:rsid w:val="002B2393"/>
    <w:rsid w:val="002B4F6F"/>
    <w:rsid w:val="002B51DB"/>
    <w:rsid w:val="002B73D1"/>
    <w:rsid w:val="002C131A"/>
    <w:rsid w:val="002C21B2"/>
    <w:rsid w:val="002C2CD2"/>
    <w:rsid w:val="002C423D"/>
    <w:rsid w:val="002C586B"/>
    <w:rsid w:val="002D1475"/>
    <w:rsid w:val="002D1AB0"/>
    <w:rsid w:val="002D2951"/>
    <w:rsid w:val="002D38CA"/>
    <w:rsid w:val="002D3BA6"/>
    <w:rsid w:val="002D59DB"/>
    <w:rsid w:val="002D680A"/>
    <w:rsid w:val="002D686B"/>
    <w:rsid w:val="002D7AC0"/>
    <w:rsid w:val="002D7DB8"/>
    <w:rsid w:val="002E105D"/>
    <w:rsid w:val="002E1841"/>
    <w:rsid w:val="002E3676"/>
    <w:rsid w:val="002E3F17"/>
    <w:rsid w:val="002E64C4"/>
    <w:rsid w:val="002E7941"/>
    <w:rsid w:val="002F2356"/>
    <w:rsid w:val="002F329B"/>
    <w:rsid w:val="002F40A7"/>
    <w:rsid w:val="002F64EF"/>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34030"/>
    <w:rsid w:val="00335C78"/>
    <w:rsid w:val="00337397"/>
    <w:rsid w:val="00340CE9"/>
    <w:rsid w:val="00346A44"/>
    <w:rsid w:val="00347EF5"/>
    <w:rsid w:val="003500C8"/>
    <w:rsid w:val="00350A8C"/>
    <w:rsid w:val="00350A99"/>
    <w:rsid w:val="0035179E"/>
    <w:rsid w:val="00352FF0"/>
    <w:rsid w:val="00353C3B"/>
    <w:rsid w:val="00354DF9"/>
    <w:rsid w:val="00355827"/>
    <w:rsid w:val="0035603C"/>
    <w:rsid w:val="00357343"/>
    <w:rsid w:val="003671ED"/>
    <w:rsid w:val="00371157"/>
    <w:rsid w:val="00372700"/>
    <w:rsid w:val="003761D5"/>
    <w:rsid w:val="00376EAA"/>
    <w:rsid w:val="003809C0"/>
    <w:rsid w:val="00383ADD"/>
    <w:rsid w:val="00384822"/>
    <w:rsid w:val="003850E9"/>
    <w:rsid w:val="00386209"/>
    <w:rsid w:val="003864EA"/>
    <w:rsid w:val="0038684E"/>
    <w:rsid w:val="00386CC0"/>
    <w:rsid w:val="00386F2B"/>
    <w:rsid w:val="0039142A"/>
    <w:rsid w:val="00392957"/>
    <w:rsid w:val="00394C8C"/>
    <w:rsid w:val="00395C99"/>
    <w:rsid w:val="003A3073"/>
    <w:rsid w:val="003A3E27"/>
    <w:rsid w:val="003A4FE2"/>
    <w:rsid w:val="003A754B"/>
    <w:rsid w:val="003B20F8"/>
    <w:rsid w:val="003B3641"/>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A76"/>
    <w:rsid w:val="003F7A76"/>
    <w:rsid w:val="00401367"/>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69E1"/>
    <w:rsid w:val="004471E4"/>
    <w:rsid w:val="0045043C"/>
    <w:rsid w:val="004507D3"/>
    <w:rsid w:val="004510F5"/>
    <w:rsid w:val="00451C85"/>
    <w:rsid w:val="00452364"/>
    <w:rsid w:val="00454C3D"/>
    <w:rsid w:val="00462AAE"/>
    <w:rsid w:val="00462AC1"/>
    <w:rsid w:val="00463CA1"/>
    <w:rsid w:val="00463D1E"/>
    <w:rsid w:val="004655CC"/>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9B1"/>
    <w:rsid w:val="004A6E7F"/>
    <w:rsid w:val="004B056A"/>
    <w:rsid w:val="004B0D6C"/>
    <w:rsid w:val="004B1012"/>
    <w:rsid w:val="004B2092"/>
    <w:rsid w:val="004B3F70"/>
    <w:rsid w:val="004B4582"/>
    <w:rsid w:val="004B7BD2"/>
    <w:rsid w:val="004C0E48"/>
    <w:rsid w:val="004C23D9"/>
    <w:rsid w:val="004C2C61"/>
    <w:rsid w:val="004C6E7B"/>
    <w:rsid w:val="004D03D6"/>
    <w:rsid w:val="004D1CE3"/>
    <w:rsid w:val="004D287C"/>
    <w:rsid w:val="004D49F5"/>
    <w:rsid w:val="004E112A"/>
    <w:rsid w:val="004E230B"/>
    <w:rsid w:val="004E4E00"/>
    <w:rsid w:val="004E73D1"/>
    <w:rsid w:val="004F0A7F"/>
    <w:rsid w:val="004F40C1"/>
    <w:rsid w:val="004F66DC"/>
    <w:rsid w:val="00502177"/>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607CA"/>
    <w:rsid w:val="00560A10"/>
    <w:rsid w:val="00562BA8"/>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6793"/>
    <w:rsid w:val="0059767A"/>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5F552B"/>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6DC2"/>
    <w:rsid w:val="00627B13"/>
    <w:rsid w:val="00631115"/>
    <w:rsid w:val="00632F51"/>
    <w:rsid w:val="00632F73"/>
    <w:rsid w:val="0063352F"/>
    <w:rsid w:val="00633F6C"/>
    <w:rsid w:val="006411CF"/>
    <w:rsid w:val="00641C71"/>
    <w:rsid w:val="00641F88"/>
    <w:rsid w:val="0064300C"/>
    <w:rsid w:val="00643BDC"/>
    <w:rsid w:val="00643FF1"/>
    <w:rsid w:val="00646058"/>
    <w:rsid w:val="00647AA9"/>
    <w:rsid w:val="00654BBD"/>
    <w:rsid w:val="00654F37"/>
    <w:rsid w:val="00663AF7"/>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3323"/>
    <w:rsid w:val="006A4227"/>
    <w:rsid w:val="006A57F1"/>
    <w:rsid w:val="006A722E"/>
    <w:rsid w:val="006B4081"/>
    <w:rsid w:val="006B43FB"/>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AE2"/>
    <w:rsid w:val="006F0652"/>
    <w:rsid w:val="006F1BC9"/>
    <w:rsid w:val="006F2C70"/>
    <w:rsid w:val="006F38BB"/>
    <w:rsid w:val="006F623E"/>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26211"/>
    <w:rsid w:val="00731F6D"/>
    <w:rsid w:val="00740640"/>
    <w:rsid w:val="00740E3B"/>
    <w:rsid w:val="00743217"/>
    <w:rsid w:val="007439DA"/>
    <w:rsid w:val="0074424A"/>
    <w:rsid w:val="00750EA4"/>
    <w:rsid w:val="007512C1"/>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5B"/>
    <w:rsid w:val="007924C2"/>
    <w:rsid w:val="007931FB"/>
    <w:rsid w:val="00793E1C"/>
    <w:rsid w:val="007943E1"/>
    <w:rsid w:val="00795EB8"/>
    <w:rsid w:val="00795F70"/>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2934"/>
    <w:rsid w:val="007E32B3"/>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97"/>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51A"/>
    <w:rsid w:val="008931CD"/>
    <w:rsid w:val="00894E3E"/>
    <w:rsid w:val="008A0D91"/>
    <w:rsid w:val="008A2598"/>
    <w:rsid w:val="008A52A6"/>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610"/>
    <w:rsid w:val="008D3743"/>
    <w:rsid w:val="008D3813"/>
    <w:rsid w:val="008D464B"/>
    <w:rsid w:val="008D7FB5"/>
    <w:rsid w:val="008E3F94"/>
    <w:rsid w:val="008E429B"/>
    <w:rsid w:val="008E42D0"/>
    <w:rsid w:val="008E4542"/>
    <w:rsid w:val="008E7E5C"/>
    <w:rsid w:val="008F1900"/>
    <w:rsid w:val="008F1DA0"/>
    <w:rsid w:val="008F415A"/>
    <w:rsid w:val="008F4970"/>
    <w:rsid w:val="008F55C0"/>
    <w:rsid w:val="00900C86"/>
    <w:rsid w:val="0090130C"/>
    <w:rsid w:val="00904139"/>
    <w:rsid w:val="00904D03"/>
    <w:rsid w:val="00910674"/>
    <w:rsid w:val="0091105E"/>
    <w:rsid w:val="009119ED"/>
    <w:rsid w:val="009142F6"/>
    <w:rsid w:val="009142F9"/>
    <w:rsid w:val="00914DEF"/>
    <w:rsid w:val="00915048"/>
    <w:rsid w:val="00915BCF"/>
    <w:rsid w:val="00921FB9"/>
    <w:rsid w:val="009249F9"/>
    <w:rsid w:val="00926D9A"/>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5A68"/>
    <w:rsid w:val="009A698F"/>
    <w:rsid w:val="009A6F10"/>
    <w:rsid w:val="009B6121"/>
    <w:rsid w:val="009B7349"/>
    <w:rsid w:val="009C0EF6"/>
    <w:rsid w:val="009C1C43"/>
    <w:rsid w:val="009C1F4E"/>
    <w:rsid w:val="009C275B"/>
    <w:rsid w:val="009C4B49"/>
    <w:rsid w:val="009C4F9A"/>
    <w:rsid w:val="009C54D3"/>
    <w:rsid w:val="009C7266"/>
    <w:rsid w:val="009D0F10"/>
    <w:rsid w:val="009D1A2A"/>
    <w:rsid w:val="009D3023"/>
    <w:rsid w:val="009E093F"/>
    <w:rsid w:val="009E0B1A"/>
    <w:rsid w:val="009E1449"/>
    <w:rsid w:val="009E15F0"/>
    <w:rsid w:val="009E2E57"/>
    <w:rsid w:val="009E3BB5"/>
    <w:rsid w:val="009E5099"/>
    <w:rsid w:val="009E6B59"/>
    <w:rsid w:val="009F2090"/>
    <w:rsid w:val="009F3C44"/>
    <w:rsid w:val="009F5E57"/>
    <w:rsid w:val="00A0027A"/>
    <w:rsid w:val="00A00AE7"/>
    <w:rsid w:val="00A02090"/>
    <w:rsid w:val="00A029A2"/>
    <w:rsid w:val="00A034EC"/>
    <w:rsid w:val="00A05D8F"/>
    <w:rsid w:val="00A07D19"/>
    <w:rsid w:val="00A11984"/>
    <w:rsid w:val="00A12015"/>
    <w:rsid w:val="00A15563"/>
    <w:rsid w:val="00A16546"/>
    <w:rsid w:val="00A24BE2"/>
    <w:rsid w:val="00A24F9F"/>
    <w:rsid w:val="00A251BE"/>
    <w:rsid w:val="00A279BA"/>
    <w:rsid w:val="00A3025D"/>
    <w:rsid w:val="00A30A15"/>
    <w:rsid w:val="00A33A50"/>
    <w:rsid w:val="00A3438B"/>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80B7A"/>
    <w:rsid w:val="00A8111E"/>
    <w:rsid w:val="00A81137"/>
    <w:rsid w:val="00A87572"/>
    <w:rsid w:val="00A90ECB"/>
    <w:rsid w:val="00AA01C1"/>
    <w:rsid w:val="00AA18EC"/>
    <w:rsid w:val="00AA34FD"/>
    <w:rsid w:val="00AA3B68"/>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D6A33"/>
    <w:rsid w:val="00AE381B"/>
    <w:rsid w:val="00AE39CC"/>
    <w:rsid w:val="00AF314D"/>
    <w:rsid w:val="00AF4004"/>
    <w:rsid w:val="00B02BCF"/>
    <w:rsid w:val="00B02E79"/>
    <w:rsid w:val="00B03FBA"/>
    <w:rsid w:val="00B04BC3"/>
    <w:rsid w:val="00B11496"/>
    <w:rsid w:val="00B132B1"/>
    <w:rsid w:val="00B17F24"/>
    <w:rsid w:val="00B2256E"/>
    <w:rsid w:val="00B23304"/>
    <w:rsid w:val="00B273D8"/>
    <w:rsid w:val="00B27A2A"/>
    <w:rsid w:val="00B30A7D"/>
    <w:rsid w:val="00B33471"/>
    <w:rsid w:val="00B34290"/>
    <w:rsid w:val="00B35C45"/>
    <w:rsid w:val="00B401EA"/>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347F"/>
    <w:rsid w:val="00B7450E"/>
    <w:rsid w:val="00B767F6"/>
    <w:rsid w:val="00B767F7"/>
    <w:rsid w:val="00B778B9"/>
    <w:rsid w:val="00B816B4"/>
    <w:rsid w:val="00B82CAC"/>
    <w:rsid w:val="00B82F48"/>
    <w:rsid w:val="00B85CEC"/>
    <w:rsid w:val="00B867D6"/>
    <w:rsid w:val="00B904BC"/>
    <w:rsid w:val="00B90F8F"/>
    <w:rsid w:val="00B940F6"/>
    <w:rsid w:val="00B94F6B"/>
    <w:rsid w:val="00BA0A8C"/>
    <w:rsid w:val="00BA2927"/>
    <w:rsid w:val="00BA3419"/>
    <w:rsid w:val="00BA6FA0"/>
    <w:rsid w:val="00BB5A6F"/>
    <w:rsid w:val="00BB6632"/>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635"/>
    <w:rsid w:val="00BF530C"/>
    <w:rsid w:val="00BF77FA"/>
    <w:rsid w:val="00C04EA8"/>
    <w:rsid w:val="00C06085"/>
    <w:rsid w:val="00C060F0"/>
    <w:rsid w:val="00C06AE0"/>
    <w:rsid w:val="00C072DB"/>
    <w:rsid w:val="00C107D2"/>
    <w:rsid w:val="00C13757"/>
    <w:rsid w:val="00C14210"/>
    <w:rsid w:val="00C15FFB"/>
    <w:rsid w:val="00C16275"/>
    <w:rsid w:val="00C173DB"/>
    <w:rsid w:val="00C21F59"/>
    <w:rsid w:val="00C2497D"/>
    <w:rsid w:val="00C252D6"/>
    <w:rsid w:val="00C25873"/>
    <w:rsid w:val="00C26066"/>
    <w:rsid w:val="00C30BB9"/>
    <w:rsid w:val="00C30FB6"/>
    <w:rsid w:val="00C30FDD"/>
    <w:rsid w:val="00C35471"/>
    <w:rsid w:val="00C36596"/>
    <w:rsid w:val="00C367B7"/>
    <w:rsid w:val="00C36879"/>
    <w:rsid w:val="00C418D9"/>
    <w:rsid w:val="00C42E0D"/>
    <w:rsid w:val="00C477A7"/>
    <w:rsid w:val="00C5001C"/>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440"/>
    <w:rsid w:val="00C80803"/>
    <w:rsid w:val="00C841DC"/>
    <w:rsid w:val="00C874DA"/>
    <w:rsid w:val="00C91D27"/>
    <w:rsid w:val="00C91FFC"/>
    <w:rsid w:val="00C962C1"/>
    <w:rsid w:val="00CA02D8"/>
    <w:rsid w:val="00CA129C"/>
    <w:rsid w:val="00CA15F9"/>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38D2"/>
    <w:rsid w:val="00CF6791"/>
    <w:rsid w:val="00D00777"/>
    <w:rsid w:val="00D01766"/>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70D"/>
    <w:rsid w:val="00D60EEA"/>
    <w:rsid w:val="00D61267"/>
    <w:rsid w:val="00D62DB5"/>
    <w:rsid w:val="00D651D1"/>
    <w:rsid w:val="00D67071"/>
    <w:rsid w:val="00D7323D"/>
    <w:rsid w:val="00D767BA"/>
    <w:rsid w:val="00D76FE3"/>
    <w:rsid w:val="00D770B9"/>
    <w:rsid w:val="00D77E2E"/>
    <w:rsid w:val="00D81ED4"/>
    <w:rsid w:val="00D82516"/>
    <w:rsid w:val="00D83CD6"/>
    <w:rsid w:val="00D83E48"/>
    <w:rsid w:val="00D84532"/>
    <w:rsid w:val="00D87559"/>
    <w:rsid w:val="00D90A42"/>
    <w:rsid w:val="00D916A4"/>
    <w:rsid w:val="00D9183B"/>
    <w:rsid w:val="00D958D1"/>
    <w:rsid w:val="00D975FF"/>
    <w:rsid w:val="00DA13D3"/>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3989"/>
    <w:rsid w:val="00DF453E"/>
    <w:rsid w:val="00DF6ADD"/>
    <w:rsid w:val="00E00E2C"/>
    <w:rsid w:val="00E00F00"/>
    <w:rsid w:val="00E01B17"/>
    <w:rsid w:val="00E04D18"/>
    <w:rsid w:val="00E074BC"/>
    <w:rsid w:val="00E12FCC"/>
    <w:rsid w:val="00E13CCD"/>
    <w:rsid w:val="00E1414A"/>
    <w:rsid w:val="00E224A4"/>
    <w:rsid w:val="00E22559"/>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1E42"/>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9741B"/>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4253"/>
    <w:rsid w:val="00EE7347"/>
    <w:rsid w:val="00EE77ED"/>
    <w:rsid w:val="00EF00B4"/>
    <w:rsid w:val="00EF1254"/>
    <w:rsid w:val="00EF3E05"/>
    <w:rsid w:val="00EF6790"/>
    <w:rsid w:val="00EF764F"/>
    <w:rsid w:val="00F00493"/>
    <w:rsid w:val="00F00B7C"/>
    <w:rsid w:val="00F0379B"/>
    <w:rsid w:val="00F03C64"/>
    <w:rsid w:val="00F105F4"/>
    <w:rsid w:val="00F10646"/>
    <w:rsid w:val="00F14D4B"/>
    <w:rsid w:val="00F1768A"/>
    <w:rsid w:val="00F20917"/>
    <w:rsid w:val="00F230AF"/>
    <w:rsid w:val="00F23B4A"/>
    <w:rsid w:val="00F25D56"/>
    <w:rsid w:val="00F334AF"/>
    <w:rsid w:val="00F36DEC"/>
    <w:rsid w:val="00F426FB"/>
    <w:rsid w:val="00F4326A"/>
    <w:rsid w:val="00F43310"/>
    <w:rsid w:val="00F44B02"/>
    <w:rsid w:val="00F45CAA"/>
    <w:rsid w:val="00F501EC"/>
    <w:rsid w:val="00F50784"/>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61B7"/>
    <w:rsid w:val="00F7769F"/>
    <w:rsid w:val="00F77F99"/>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C0300"/>
    <w:rsid w:val="00FC0A25"/>
    <w:rsid w:val="00FC1C38"/>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CB5114BC-7688-43F2-AB26-F06B8AE037B5}">
  <ds:schemaRefs>
    <ds:schemaRef ds:uri="http://schemas.microsoft.com/sharepoint/v3/contenttype/forms"/>
  </ds:schemaRefs>
</ds:datastoreItem>
</file>

<file path=customXml/itemProps2.xml><?xml version="1.0" encoding="utf-8"?>
<ds:datastoreItem xmlns:ds="http://schemas.openxmlformats.org/officeDocument/2006/customXml" ds:itemID="{76F3D8ED-2344-45E9-9CA1-09DC811262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11678C-4872-45DA-9FF5-A7E86FCCEB2D}">
  <ds:schemaRefs>
    <ds:schemaRef ds:uri="http://schemas.openxmlformats.org/officeDocument/2006/bibliography"/>
  </ds:schemaRefs>
</ds:datastoreItem>
</file>

<file path=customXml/itemProps4.xml><?xml version="1.0" encoding="utf-8"?>
<ds:datastoreItem xmlns:ds="http://schemas.openxmlformats.org/officeDocument/2006/customXml" ds:itemID="{BA524746-02D4-4C07-82D0-21D9FDE93151}">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7</Pages>
  <Words>2470</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Alhabibi, Haider@Energy</cp:lastModifiedBy>
  <cp:revision>41</cp:revision>
  <cp:lastPrinted>2018-12-12T17:15:00Z</cp:lastPrinted>
  <dcterms:created xsi:type="dcterms:W3CDTF">2018-10-11T14:37:00Z</dcterms:created>
  <dcterms:modified xsi:type="dcterms:W3CDTF">2022-03-08T20:36:00Z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