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0F7842" w:rsidRPr="00331215" w14:paraId="22383C08" w14:textId="77777777" w:rsidTr="00A23F79">
        <w:trPr>
          <w:cantSplit/>
          <w:trHeight w:val="449"/>
        </w:trPr>
        <w:tc>
          <w:tcPr>
            <w:tcW w:w="5000" w:type="pct"/>
            <w:gridSpan w:val="3"/>
          </w:tcPr>
          <w:p w14:paraId="22383C06" w14:textId="73B3B170" w:rsidR="000F7842" w:rsidRPr="00331215" w:rsidRDefault="000F7842" w:rsidP="00387069">
            <w:pPr>
              <w:rPr>
                <w:rFonts w:ascii="Calibri" w:hAnsi="Calibri"/>
                <w:b/>
              </w:rPr>
            </w:pPr>
            <w:r w:rsidRPr="00331215">
              <w:rPr>
                <w:rFonts w:ascii="Calibri" w:hAnsi="Calibri"/>
                <w:b/>
              </w:rPr>
              <w:t>A. System Information</w:t>
            </w:r>
          </w:p>
          <w:p w14:paraId="22383C07" w14:textId="77777777" w:rsidR="000F7842" w:rsidRPr="00D013F1" w:rsidRDefault="000F7842" w:rsidP="00387069">
            <w:pPr>
              <w:rPr>
                <w:rFonts w:ascii="Calibri" w:hAnsi="Calibri"/>
              </w:rPr>
            </w:pPr>
            <w:r w:rsidRPr="00D013F1">
              <w:rPr>
                <w:rFonts w:ascii="Calibri" w:hAnsi="Calibri"/>
              </w:rPr>
              <w:t>Each system requiring refrigerant charge verification will be documented on a separate certificate.</w:t>
            </w:r>
          </w:p>
        </w:tc>
      </w:tr>
      <w:tr w:rsidR="000F7842" w:rsidRPr="00331215" w14:paraId="22383C0C" w14:textId="77777777" w:rsidTr="00AC02CA">
        <w:trPr>
          <w:cantSplit/>
          <w:trHeight w:val="360"/>
        </w:trPr>
        <w:tc>
          <w:tcPr>
            <w:tcW w:w="288" w:type="pct"/>
            <w:vAlign w:val="center"/>
          </w:tcPr>
          <w:p w14:paraId="22383C09"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01</w:t>
            </w:r>
          </w:p>
        </w:tc>
        <w:tc>
          <w:tcPr>
            <w:tcW w:w="2212" w:type="pct"/>
            <w:vAlign w:val="center"/>
          </w:tcPr>
          <w:p w14:paraId="22383C0A" w14:textId="7B8ED252" w:rsidR="000F7842" w:rsidRPr="00331215" w:rsidRDefault="00C01847" w:rsidP="00387069">
            <w:pPr>
              <w:pStyle w:val="Header"/>
              <w:tabs>
                <w:tab w:val="clear" w:pos="4320"/>
                <w:tab w:val="clear" w:pos="8640"/>
              </w:tabs>
              <w:rPr>
                <w:rFonts w:ascii="Calibri" w:hAnsi="Calibri"/>
              </w:rPr>
            </w:pPr>
            <w:r>
              <w:rPr>
                <w:rFonts w:ascii="Calibri" w:hAnsi="Calibri"/>
              </w:rPr>
              <w:t xml:space="preserve">Space Conditioning </w:t>
            </w:r>
            <w:r w:rsidR="000F7842" w:rsidRPr="00331215">
              <w:rPr>
                <w:rFonts w:ascii="Calibri" w:hAnsi="Calibri"/>
              </w:rPr>
              <w:t>System Identification or Name</w:t>
            </w:r>
          </w:p>
        </w:tc>
        <w:tc>
          <w:tcPr>
            <w:tcW w:w="2500" w:type="pct"/>
          </w:tcPr>
          <w:p w14:paraId="22383C0B"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10" w14:textId="77777777" w:rsidTr="00AC02CA">
        <w:trPr>
          <w:cantSplit/>
          <w:trHeight w:val="360"/>
        </w:trPr>
        <w:tc>
          <w:tcPr>
            <w:tcW w:w="288" w:type="pct"/>
            <w:vAlign w:val="center"/>
          </w:tcPr>
          <w:p w14:paraId="22383C0D"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02</w:t>
            </w:r>
          </w:p>
        </w:tc>
        <w:tc>
          <w:tcPr>
            <w:tcW w:w="2212" w:type="pct"/>
            <w:vAlign w:val="center"/>
          </w:tcPr>
          <w:p w14:paraId="22383C0E" w14:textId="31709511" w:rsidR="000F7842" w:rsidRPr="00331215" w:rsidRDefault="00C01847" w:rsidP="00387069">
            <w:pPr>
              <w:pStyle w:val="Header"/>
              <w:tabs>
                <w:tab w:val="clear" w:pos="4320"/>
                <w:tab w:val="clear" w:pos="8640"/>
              </w:tabs>
              <w:rPr>
                <w:rFonts w:ascii="Calibri" w:hAnsi="Calibri"/>
              </w:rPr>
            </w:pPr>
            <w:r>
              <w:rPr>
                <w:rFonts w:ascii="Calibri" w:hAnsi="Calibri"/>
              </w:rPr>
              <w:t xml:space="preserve">Space Conditioning </w:t>
            </w:r>
            <w:r w:rsidR="000F7842" w:rsidRPr="00331215">
              <w:rPr>
                <w:rFonts w:ascii="Calibri" w:hAnsi="Calibri"/>
              </w:rPr>
              <w:t>System Location or Area Served</w:t>
            </w:r>
          </w:p>
        </w:tc>
        <w:tc>
          <w:tcPr>
            <w:tcW w:w="2500" w:type="pct"/>
          </w:tcPr>
          <w:p w14:paraId="22383C0F" w14:textId="77777777" w:rsidR="000F7842" w:rsidRPr="00331215" w:rsidRDefault="000F7842" w:rsidP="00A23F79">
            <w:pPr>
              <w:spacing w:after="60"/>
              <w:rPr>
                <w:rFonts w:ascii="Calibri" w:hAnsi="Calibri"/>
              </w:rPr>
            </w:pPr>
          </w:p>
        </w:tc>
      </w:tr>
      <w:tr w:rsidR="000F7842" w:rsidRPr="00331215" w14:paraId="22383C14" w14:textId="77777777" w:rsidTr="00AC02CA">
        <w:trPr>
          <w:cantSplit/>
          <w:trHeight w:val="360"/>
        </w:trPr>
        <w:tc>
          <w:tcPr>
            <w:tcW w:w="288" w:type="pct"/>
            <w:vAlign w:val="center"/>
          </w:tcPr>
          <w:p w14:paraId="22383C11"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03</w:t>
            </w:r>
          </w:p>
        </w:tc>
        <w:tc>
          <w:tcPr>
            <w:tcW w:w="2212" w:type="pct"/>
            <w:vAlign w:val="center"/>
          </w:tcPr>
          <w:p w14:paraId="22383C12" w14:textId="6FB906D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M</w:t>
            </w:r>
            <w:r w:rsidRPr="00331215">
              <w:rPr>
                <w:rFonts w:ascii="Calibri" w:hAnsi="Calibri"/>
              </w:rPr>
              <w:t xml:space="preserve">ake or </w:t>
            </w:r>
            <w:r w:rsidR="00387069">
              <w:rPr>
                <w:rFonts w:ascii="Calibri" w:hAnsi="Calibri"/>
              </w:rPr>
              <w:t>B</w:t>
            </w:r>
            <w:r w:rsidRPr="00331215">
              <w:rPr>
                <w:rFonts w:ascii="Calibri" w:hAnsi="Calibri"/>
              </w:rPr>
              <w:t>rand</w:t>
            </w:r>
          </w:p>
        </w:tc>
        <w:tc>
          <w:tcPr>
            <w:tcW w:w="2500" w:type="pct"/>
          </w:tcPr>
          <w:p w14:paraId="22383C13" w14:textId="77777777" w:rsidR="000F7842" w:rsidRPr="00331215" w:rsidRDefault="000F7842" w:rsidP="00A23F79">
            <w:pPr>
              <w:spacing w:after="60"/>
              <w:rPr>
                <w:rFonts w:ascii="Calibri" w:hAnsi="Calibri"/>
              </w:rPr>
            </w:pPr>
          </w:p>
        </w:tc>
      </w:tr>
      <w:tr w:rsidR="000F7842" w:rsidRPr="00331215" w14:paraId="22383C18" w14:textId="77777777" w:rsidTr="00AC02CA">
        <w:trPr>
          <w:cantSplit/>
          <w:trHeight w:val="360"/>
        </w:trPr>
        <w:tc>
          <w:tcPr>
            <w:tcW w:w="288" w:type="pct"/>
            <w:vAlign w:val="center"/>
          </w:tcPr>
          <w:p w14:paraId="22383C15"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04</w:t>
            </w:r>
          </w:p>
        </w:tc>
        <w:tc>
          <w:tcPr>
            <w:tcW w:w="2212" w:type="pct"/>
            <w:vAlign w:val="center"/>
          </w:tcPr>
          <w:p w14:paraId="22383C16" w14:textId="28499EC3"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M</w:t>
            </w:r>
            <w:r w:rsidRPr="00331215">
              <w:rPr>
                <w:rFonts w:ascii="Calibri" w:hAnsi="Calibri"/>
              </w:rPr>
              <w:t xml:space="preserve">odel </w:t>
            </w:r>
            <w:r w:rsidR="00387069">
              <w:rPr>
                <w:rFonts w:ascii="Calibri" w:hAnsi="Calibri"/>
              </w:rPr>
              <w:t>N</w:t>
            </w:r>
            <w:r w:rsidRPr="00331215">
              <w:rPr>
                <w:rFonts w:ascii="Calibri" w:hAnsi="Calibri"/>
              </w:rPr>
              <w:t>umber</w:t>
            </w:r>
          </w:p>
        </w:tc>
        <w:tc>
          <w:tcPr>
            <w:tcW w:w="2500" w:type="pct"/>
          </w:tcPr>
          <w:p w14:paraId="22383C17" w14:textId="77777777" w:rsidR="000F7842" w:rsidRPr="00331215" w:rsidRDefault="000F7842" w:rsidP="00A23F79">
            <w:pPr>
              <w:spacing w:after="60"/>
              <w:rPr>
                <w:rFonts w:ascii="Calibri" w:hAnsi="Calibri"/>
              </w:rPr>
            </w:pPr>
          </w:p>
        </w:tc>
      </w:tr>
      <w:tr w:rsidR="000F7842" w:rsidRPr="00331215" w14:paraId="22383C1C" w14:textId="77777777" w:rsidTr="00AC02CA">
        <w:trPr>
          <w:cantSplit/>
          <w:trHeight w:val="360"/>
        </w:trPr>
        <w:tc>
          <w:tcPr>
            <w:tcW w:w="288" w:type="pct"/>
            <w:vAlign w:val="center"/>
          </w:tcPr>
          <w:p w14:paraId="22383C19"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05</w:t>
            </w:r>
          </w:p>
        </w:tc>
        <w:tc>
          <w:tcPr>
            <w:tcW w:w="2212" w:type="pct"/>
            <w:vAlign w:val="center"/>
          </w:tcPr>
          <w:p w14:paraId="22383C1A" w14:textId="2B5C5B29" w:rsidR="000F7842" w:rsidRPr="00331215" w:rsidRDefault="000F7842" w:rsidP="00387069">
            <w:pPr>
              <w:pStyle w:val="Header"/>
              <w:tabs>
                <w:tab w:val="clear" w:pos="4320"/>
                <w:tab w:val="clear" w:pos="8640"/>
              </w:tabs>
              <w:rPr>
                <w:rFonts w:ascii="Calibri" w:hAnsi="Calibri"/>
              </w:rPr>
            </w:pPr>
            <w:r w:rsidRPr="00331215">
              <w:rPr>
                <w:rFonts w:ascii="Calibri" w:hAnsi="Calibri"/>
              </w:rPr>
              <w:t>Nominal Cooling Capacity (tons) of Condenser</w:t>
            </w:r>
          </w:p>
        </w:tc>
        <w:tc>
          <w:tcPr>
            <w:tcW w:w="2500" w:type="pct"/>
          </w:tcPr>
          <w:p w14:paraId="22383C1B" w14:textId="77777777" w:rsidR="000F7842" w:rsidRPr="00331215" w:rsidRDefault="000F7842" w:rsidP="00A23F79">
            <w:pPr>
              <w:spacing w:after="60"/>
              <w:rPr>
                <w:rFonts w:ascii="Calibri" w:hAnsi="Calibri"/>
              </w:rPr>
            </w:pPr>
          </w:p>
        </w:tc>
      </w:tr>
      <w:tr w:rsidR="000F7842" w:rsidRPr="00331215" w14:paraId="22383C20" w14:textId="77777777" w:rsidTr="00AC02CA">
        <w:trPr>
          <w:cantSplit/>
          <w:trHeight w:val="360"/>
        </w:trPr>
        <w:tc>
          <w:tcPr>
            <w:tcW w:w="288" w:type="pct"/>
            <w:vAlign w:val="center"/>
          </w:tcPr>
          <w:p w14:paraId="22383C1D"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06</w:t>
            </w:r>
          </w:p>
        </w:tc>
        <w:tc>
          <w:tcPr>
            <w:tcW w:w="2212" w:type="pct"/>
            <w:vAlign w:val="center"/>
          </w:tcPr>
          <w:p w14:paraId="22383C1E" w14:textId="1121EFD7"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Condenser (or package unit) </w:t>
            </w:r>
            <w:r w:rsidR="00387069">
              <w:rPr>
                <w:rFonts w:ascii="Calibri" w:hAnsi="Calibri"/>
              </w:rPr>
              <w:t>S</w:t>
            </w:r>
            <w:r w:rsidRPr="00331215">
              <w:rPr>
                <w:rFonts w:ascii="Calibri" w:hAnsi="Calibri"/>
              </w:rPr>
              <w:t xml:space="preserve">erial </w:t>
            </w:r>
            <w:r w:rsidR="00387069">
              <w:rPr>
                <w:rFonts w:ascii="Calibri" w:hAnsi="Calibri"/>
              </w:rPr>
              <w:t>N</w:t>
            </w:r>
            <w:r w:rsidRPr="00331215">
              <w:rPr>
                <w:rFonts w:ascii="Calibri" w:hAnsi="Calibri"/>
              </w:rPr>
              <w:t>umber</w:t>
            </w:r>
          </w:p>
        </w:tc>
        <w:tc>
          <w:tcPr>
            <w:tcW w:w="2500" w:type="pct"/>
          </w:tcPr>
          <w:p w14:paraId="22383C1F" w14:textId="77777777" w:rsidR="000F7842" w:rsidRPr="00331215" w:rsidRDefault="000F7842" w:rsidP="00A23F79">
            <w:pPr>
              <w:spacing w:after="60"/>
              <w:rPr>
                <w:rFonts w:ascii="Calibri" w:hAnsi="Calibri"/>
              </w:rPr>
            </w:pPr>
          </w:p>
        </w:tc>
      </w:tr>
      <w:tr w:rsidR="000F7842" w:rsidRPr="00331215" w14:paraId="22383C24" w14:textId="77777777" w:rsidTr="00AC02CA">
        <w:trPr>
          <w:cantSplit/>
          <w:trHeight w:val="360"/>
        </w:trPr>
        <w:tc>
          <w:tcPr>
            <w:tcW w:w="288" w:type="pct"/>
            <w:vAlign w:val="center"/>
          </w:tcPr>
          <w:p w14:paraId="22383C21"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07</w:t>
            </w:r>
          </w:p>
        </w:tc>
        <w:tc>
          <w:tcPr>
            <w:tcW w:w="2212" w:type="pct"/>
            <w:vAlign w:val="center"/>
          </w:tcPr>
          <w:p w14:paraId="22383C22" w14:textId="5DFACA91" w:rsidR="000F7842" w:rsidRPr="00331215" w:rsidRDefault="000F7842" w:rsidP="00387069">
            <w:pPr>
              <w:pStyle w:val="Header"/>
              <w:tabs>
                <w:tab w:val="clear" w:pos="4320"/>
                <w:tab w:val="clear" w:pos="8640"/>
              </w:tabs>
              <w:rPr>
                <w:rFonts w:ascii="Calibri" w:hAnsi="Calibri"/>
              </w:rPr>
            </w:pPr>
            <w:r w:rsidRPr="00331215">
              <w:rPr>
                <w:rFonts w:ascii="Calibri" w:hAnsi="Calibri"/>
              </w:rPr>
              <w:t>Refrigerant Type</w:t>
            </w:r>
          </w:p>
        </w:tc>
        <w:tc>
          <w:tcPr>
            <w:tcW w:w="2500" w:type="pct"/>
            <w:vAlign w:val="center"/>
          </w:tcPr>
          <w:p w14:paraId="22383C23"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28" w14:textId="77777777" w:rsidTr="00AC02CA">
        <w:trPr>
          <w:cantSplit/>
          <w:trHeight w:val="360"/>
        </w:trPr>
        <w:tc>
          <w:tcPr>
            <w:tcW w:w="288" w:type="pct"/>
            <w:vAlign w:val="center"/>
          </w:tcPr>
          <w:p w14:paraId="22383C25" w14:textId="77777777" w:rsidR="000F7842" w:rsidRPr="00331215" w:rsidRDefault="000F7842" w:rsidP="00AC02CA">
            <w:pPr>
              <w:pStyle w:val="Header"/>
              <w:tabs>
                <w:tab w:val="clear" w:pos="4320"/>
                <w:tab w:val="clear" w:pos="8640"/>
              </w:tabs>
              <w:jc w:val="center"/>
              <w:rPr>
                <w:rFonts w:ascii="Calibri" w:hAnsi="Calibri"/>
              </w:rPr>
            </w:pPr>
            <w:r w:rsidRPr="00331215">
              <w:rPr>
                <w:rFonts w:ascii="Calibri" w:hAnsi="Calibri"/>
              </w:rPr>
              <w:t>08</w:t>
            </w:r>
          </w:p>
        </w:tc>
        <w:tc>
          <w:tcPr>
            <w:tcW w:w="2212" w:type="pct"/>
            <w:vAlign w:val="center"/>
          </w:tcPr>
          <w:p w14:paraId="22383C26" w14:textId="793A171B" w:rsidR="000F7842" w:rsidRPr="00331215" w:rsidRDefault="000F7842" w:rsidP="00387069">
            <w:pPr>
              <w:pStyle w:val="Header"/>
              <w:tabs>
                <w:tab w:val="clear" w:pos="4320"/>
                <w:tab w:val="clear" w:pos="8640"/>
              </w:tabs>
              <w:rPr>
                <w:rFonts w:ascii="Calibri" w:hAnsi="Calibri"/>
              </w:rPr>
            </w:pPr>
            <w:r w:rsidRPr="00331215">
              <w:rPr>
                <w:rFonts w:ascii="Calibri" w:hAnsi="Calibri"/>
              </w:rPr>
              <w:t>Other Refrigerant Type (if applicable)</w:t>
            </w:r>
          </w:p>
        </w:tc>
        <w:tc>
          <w:tcPr>
            <w:tcW w:w="2500" w:type="pct"/>
            <w:vAlign w:val="center"/>
          </w:tcPr>
          <w:p w14:paraId="22383C27" w14:textId="77777777" w:rsidR="000F7842" w:rsidRPr="00331215" w:rsidRDefault="000F7842" w:rsidP="00A23F79">
            <w:pPr>
              <w:spacing w:after="60"/>
              <w:rPr>
                <w:rFonts w:ascii="Calibri" w:hAnsi="Calibri"/>
              </w:rPr>
            </w:pPr>
          </w:p>
        </w:tc>
      </w:tr>
      <w:tr w:rsidR="00577E06" w:rsidRPr="00331215" w14:paraId="30A6BD45" w14:textId="77777777" w:rsidTr="00AC02CA">
        <w:trPr>
          <w:cantSplit/>
          <w:trHeight w:val="360"/>
        </w:trPr>
        <w:tc>
          <w:tcPr>
            <w:tcW w:w="288" w:type="pct"/>
            <w:vAlign w:val="center"/>
          </w:tcPr>
          <w:p w14:paraId="309D381E" w14:textId="336328A0" w:rsidR="00577E06" w:rsidRPr="00331215" w:rsidRDefault="00577E06" w:rsidP="00AC02C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1A7E94A4" w14:textId="44955F5E" w:rsidR="00577E06" w:rsidRDefault="00577E06" w:rsidP="00387069">
            <w:pPr>
              <w:pStyle w:val="Header"/>
              <w:tabs>
                <w:tab w:val="clear" w:pos="4320"/>
                <w:tab w:val="clear" w:pos="8640"/>
              </w:tabs>
              <w:rPr>
                <w:rFonts w:ascii="Calibri" w:hAnsi="Calibri"/>
              </w:rPr>
            </w:pPr>
            <w:r>
              <w:rPr>
                <w:rFonts w:ascii="Calibri" w:hAnsi="Calibri"/>
              </w:rPr>
              <w:t>Liquid Line Filter Drier installed according to Manufacturer’s Specification (if applicable)</w:t>
            </w:r>
          </w:p>
        </w:tc>
        <w:tc>
          <w:tcPr>
            <w:tcW w:w="2500" w:type="pct"/>
            <w:vAlign w:val="center"/>
          </w:tcPr>
          <w:p w14:paraId="051924D5" w14:textId="77777777" w:rsidR="00577E06" w:rsidRPr="00331215" w:rsidRDefault="00577E06" w:rsidP="00A23F79">
            <w:pPr>
              <w:spacing w:after="60"/>
              <w:rPr>
                <w:rFonts w:ascii="Calibri" w:hAnsi="Calibri"/>
              </w:rPr>
            </w:pPr>
          </w:p>
        </w:tc>
      </w:tr>
      <w:tr w:rsidR="000F7842" w:rsidRPr="00331215" w14:paraId="22383C2C" w14:textId="77777777" w:rsidTr="00AC02CA">
        <w:trPr>
          <w:cantSplit/>
          <w:trHeight w:val="360"/>
        </w:trPr>
        <w:tc>
          <w:tcPr>
            <w:tcW w:w="288" w:type="pct"/>
            <w:vAlign w:val="center"/>
          </w:tcPr>
          <w:p w14:paraId="22383C29" w14:textId="312995F5" w:rsidR="000F7842" w:rsidRPr="00331215" w:rsidRDefault="00577E06" w:rsidP="00AC02C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22383C2A" w14:textId="31787D07" w:rsidR="000F7842" w:rsidRPr="00331215" w:rsidRDefault="000F7842" w:rsidP="00387069">
            <w:pPr>
              <w:pStyle w:val="Header"/>
              <w:tabs>
                <w:tab w:val="clear" w:pos="4320"/>
                <w:tab w:val="clear" w:pos="8640"/>
              </w:tabs>
              <w:rPr>
                <w:rFonts w:ascii="Calibri" w:hAnsi="Calibri"/>
              </w:rPr>
            </w:pPr>
            <w:r>
              <w:rPr>
                <w:rFonts w:ascii="Calibri" w:hAnsi="Calibri"/>
              </w:rPr>
              <w:t>System Installation</w:t>
            </w:r>
            <w:r w:rsidRPr="00331215">
              <w:rPr>
                <w:rFonts w:ascii="Calibri" w:hAnsi="Calibri"/>
              </w:rPr>
              <w:t xml:space="preserve"> Type</w:t>
            </w:r>
          </w:p>
        </w:tc>
        <w:tc>
          <w:tcPr>
            <w:tcW w:w="2500" w:type="pct"/>
            <w:vAlign w:val="center"/>
          </w:tcPr>
          <w:p w14:paraId="22383C2B" w14:textId="77777777" w:rsidR="000F7842" w:rsidRPr="00331215" w:rsidRDefault="000F7842" w:rsidP="00A23F79">
            <w:pPr>
              <w:spacing w:after="60"/>
              <w:rPr>
                <w:rFonts w:ascii="Calibri" w:hAnsi="Calibri"/>
              </w:rPr>
            </w:pPr>
          </w:p>
        </w:tc>
      </w:tr>
      <w:tr w:rsidR="000F7842" w:rsidRPr="00331215" w14:paraId="22383C30" w14:textId="77777777" w:rsidTr="00AC02CA">
        <w:trPr>
          <w:cantSplit/>
          <w:trHeight w:val="360"/>
        </w:trPr>
        <w:tc>
          <w:tcPr>
            <w:tcW w:w="288" w:type="pct"/>
            <w:vAlign w:val="center"/>
          </w:tcPr>
          <w:p w14:paraId="22383C2D" w14:textId="236AA94E" w:rsidR="000F7842" w:rsidRPr="00331215" w:rsidRDefault="00577E06" w:rsidP="00AC02C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7EB6A673" w14:textId="1F3FBDB5" w:rsidR="00387069" w:rsidRDefault="007D273C" w:rsidP="00387069">
            <w:pPr>
              <w:pStyle w:val="Header"/>
              <w:tabs>
                <w:tab w:val="clear" w:pos="4320"/>
                <w:tab w:val="clear" w:pos="8640"/>
              </w:tabs>
              <w:rPr>
                <w:rFonts w:ascii="Calibri" w:hAnsi="Calibri"/>
              </w:rPr>
            </w:pPr>
            <w:r>
              <w:rPr>
                <w:rFonts w:ascii="Calibri" w:hAnsi="Calibri"/>
              </w:rPr>
              <w:t>Fault Indicator Display</w:t>
            </w:r>
            <w:r w:rsidR="000F7842" w:rsidRPr="00331215">
              <w:rPr>
                <w:rFonts w:ascii="Calibri" w:hAnsi="Calibri"/>
              </w:rPr>
              <w:t xml:space="preserve"> (</w:t>
            </w:r>
            <w:r>
              <w:rPr>
                <w:rFonts w:ascii="Calibri" w:hAnsi="Calibri"/>
              </w:rPr>
              <w:t>FID</w:t>
            </w:r>
            <w:r w:rsidR="000F7842" w:rsidRPr="00331215">
              <w:rPr>
                <w:rFonts w:ascii="Calibri" w:hAnsi="Calibri"/>
              </w:rPr>
              <w:t>) Status</w:t>
            </w:r>
          </w:p>
          <w:p w14:paraId="22383C2E" w14:textId="6B5D7FF9"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(Note: Even systems with </w:t>
            </w:r>
            <w:proofErr w:type="gramStart"/>
            <w:r w:rsidRPr="00331215">
              <w:rPr>
                <w:rFonts w:ascii="Calibri" w:hAnsi="Calibri"/>
              </w:rPr>
              <w:t>a</w:t>
            </w:r>
            <w:proofErr w:type="gramEnd"/>
            <w:r w:rsidRPr="00331215">
              <w:rPr>
                <w:rFonts w:ascii="Calibri" w:hAnsi="Calibri"/>
              </w:rPr>
              <w:t xml:space="preserve"> </w:t>
            </w:r>
            <w:r w:rsidR="007D273C">
              <w:rPr>
                <w:rFonts w:ascii="Calibri" w:hAnsi="Calibri"/>
              </w:rPr>
              <w:t>FID</w:t>
            </w:r>
            <w:r w:rsidRPr="00331215">
              <w:rPr>
                <w:rFonts w:ascii="Calibri" w:hAnsi="Calibri"/>
              </w:rPr>
              <w:t xml:space="preserve"> must have refrigerant charge verified by installer)</w:t>
            </w:r>
          </w:p>
        </w:tc>
        <w:tc>
          <w:tcPr>
            <w:tcW w:w="2500" w:type="pct"/>
            <w:vAlign w:val="center"/>
          </w:tcPr>
          <w:p w14:paraId="22383C2F" w14:textId="77777777" w:rsidR="000F7842" w:rsidRPr="00331215" w:rsidRDefault="000F7842" w:rsidP="00A23F79">
            <w:pPr>
              <w:spacing w:after="60"/>
              <w:rPr>
                <w:rFonts w:ascii="Calibri" w:hAnsi="Calibri"/>
              </w:rPr>
            </w:pPr>
          </w:p>
        </w:tc>
      </w:tr>
      <w:tr w:rsidR="000F7842" w:rsidRPr="00331215" w14:paraId="22383C34" w14:textId="77777777" w:rsidTr="00AC02CA">
        <w:trPr>
          <w:cantSplit/>
          <w:trHeight w:val="360"/>
        </w:trPr>
        <w:tc>
          <w:tcPr>
            <w:tcW w:w="288" w:type="pct"/>
            <w:vAlign w:val="center"/>
          </w:tcPr>
          <w:p w14:paraId="22383C31" w14:textId="7D036EA3" w:rsidR="000F7842" w:rsidRPr="00331215" w:rsidRDefault="00577E06" w:rsidP="00AC02C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22383C32" w14:textId="78665078"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Is the system of a type that the minimum airflow can be verified </w:t>
            </w:r>
            <w:r w:rsidR="00461B59">
              <w:rPr>
                <w:rFonts w:ascii="Calibri" w:hAnsi="Calibri"/>
              </w:rPr>
              <w:t xml:space="preserve">for all indoor units </w:t>
            </w:r>
            <w:r w:rsidRPr="00331215">
              <w:rPr>
                <w:rFonts w:ascii="Calibri" w:hAnsi="Calibri"/>
              </w:rPr>
              <w:t>using an approved measurement procedure (RA3.3 or RA</w:t>
            </w:r>
            <w:r w:rsidR="004A27EA">
              <w:rPr>
                <w:rFonts w:ascii="Calibri" w:hAnsi="Calibri"/>
              </w:rPr>
              <w:t>3.3.3</w:t>
            </w:r>
            <w:r w:rsidRPr="00331215">
              <w:rPr>
                <w:rFonts w:ascii="Calibri" w:hAnsi="Calibri"/>
              </w:rPr>
              <w:t>)?</w:t>
            </w:r>
          </w:p>
        </w:tc>
        <w:tc>
          <w:tcPr>
            <w:tcW w:w="2500" w:type="pct"/>
            <w:vAlign w:val="center"/>
          </w:tcPr>
          <w:p w14:paraId="22383C33" w14:textId="77777777" w:rsidR="000F7842" w:rsidRPr="00331215" w:rsidRDefault="000F7842" w:rsidP="00A23F79">
            <w:pPr>
              <w:spacing w:after="60"/>
              <w:rPr>
                <w:rFonts w:ascii="Calibri" w:hAnsi="Calibri"/>
              </w:rPr>
            </w:pPr>
          </w:p>
        </w:tc>
      </w:tr>
      <w:tr w:rsidR="000F7842" w:rsidRPr="00331215" w14:paraId="22383C38" w14:textId="77777777" w:rsidTr="00AC02CA">
        <w:trPr>
          <w:cantSplit/>
          <w:trHeight w:val="360"/>
        </w:trPr>
        <w:tc>
          <w:tcPr>
            <w:tcW w:w="288" w:type="pct"/>
            <w:vAlign w:val="center"/>
          </w:tcPr>
          <w:p w14:paraId="22383C35" w14:textId="07B854BC" w:rsidR="000F7842" w:rsidRPr="00331215" w:rsidRDefault="00577E06" w:rsidP="00AC02C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22383C36" w14:textId="77777777" w:rsidR="000F7842" w:rsidRPr="00331215" w:rsidRDefault="000F7842" w:rsidP="00387069">
            <w:pPr>
              <w:pStyle w:val="Header"/>
              <w:tabs>
                <w:tab w:val="clear" w:pos="4320"/>
                <w:tab w:val="clear" w:pos="8640"/>
              </w:tabs>
              <w:rPr>
                <w:rFonts w:ascii="Calibri" w:hAnsi="Calibri"/>
              </w:rPr>
            </w:pPr>
            <w:r w:rsidRPr="00331215">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22383C37" w14:textId="77777777" w:rsidR="000F7842" w:rsidRPr="00331215" w:rsidRDefault="000F7842" w:rsidP="00A23F79">
            <w:pPr>
              <w:spacing w:after="60"/>
              <w:rPr>
                <w:rFonts w:ascii="Calibri" w:hAnsi="Calibri"/>
              </w:rPr>
            </w:pPr>
          </w:p>
        </w:tc>
      </w:tr>
      <w:tr w:rsidR="000F7842" w:rsidRPr="00331215" w14:paraId="22383C3C" w14:textId="77777777" w:rsidTr="00AC02CA">
        <w:trPr>
          <w:cantSplit/>
          <w:trHeight w:val="360"/>
        </w:trPr>
        <w:tc>
          <w:tcPr>
            <w:tcW w:w="288" w:type="pct"/>
            <w:vAlign w:val="center"/>
          </w:tcPr>
          <w:p w14:paraId="22383C39" w14:textId="45976AF7" w:rsidR="000F7842" w:rsidRPr="00331215" w:rsidRDefault="00577E06" w:rsidP="00AC02C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22383C3A" w14:textId="0EEA0BD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Date of Refrigerant Charge Verification for this </w:t>
            </w:r>
            <w:r w:rsidR="00387069">
              <w:rPr>
                <w:rFonts w:ascii="Calibri" w:hAnsi="Calibri"/>
              </w:rPr>
              <w:t>S</w:t>
            </w:r>
            <w:r w:rsidRPr="00331215">
              <w:rPr>
                <w:rFonts w:ascii="Calibri" w:hAnsi="Calibri"/>
              </w:rPr>
              <w:t>ystem</w:t>
            </w:r>
          </w:p>
        </w:tc>
        <w:tc>
          <w:tcPr>
            <w:tcW w:w="2500" w:type="pct"/>
            <w:vAlign w:val="center"/>
          </w:tcPr>
          <w:p w14:paraId="22383C3B" w14:textId="77777777" w:rsidR="000F7842" w:rsidRPr="00331215" w:rsidRDefault="000F7842" w:rsidP="00A23F79">
            <w:pPr>
              <w:rPr>
                <w:rFonts w:ascii="Calibri" w:hAnsi="Calibri"/>
              </w:rPr>
            </w:pPr>
          </w:p>
        </w:tc>
      </w:tr>
      <w:tr w:rsidR="000F7842" w:rsidRPr="00331215" w14:paraId="22383C40" w14:textId="77777777" w:rsidTr="00AC02CA">
        <w:trPr>
          <w:cantSplit/>
          <w:trHeight w:val="360"/>
        </w:trPr>
        <w:tc>
          <w:tcPr>
            <w:tcW w:w="288" w:type="pct"/>
            <w:vAlign w:val="center"/>
          </w:tcPr>
          <w:p w14:paraId="22383C3D" w14:textId="5CEF682F" w:rsidR="000F7842" w:rsidRPr="00331215" w:rsidRDefault="00577E06" w:rsidP="00AC02C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22383C3E" w14:textId="43D61DCA"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Refrigerant </w:t>
            </w:r>
            <w:r w:rsidR="00387069">
              <w:rPr>
                <w:rFonts w:ascii="Calibri" w:hAnsi="Calibri"/>
              </w:rPr>
              <w:t>C</w:t>
            </w:r>
            <w:r w:rsidRPr="00331215">
              <w:rPr>
                <w:rFonts w:ascii="Calibri" w:hAnsi="Calibri"/>
              </w:rPr>
              <w:t xml:space="preserve">harge </w:t>
            </w:r>
            <w:r w:rsidR="00387069">
              <w:rPr>
                <w:rFonts w:ascii="Calibri" w:hAnsi="Calibri"/>
              </w:rPr>
              <w:t>V</w:t>
            </w:r>
            <w:r w:rsidRPr="00331215">
              <w:rPr>
                <w:rFonts w:ascii="Calibri" w:hAnsi="Calibri"/>
              </w:rPr>
              <w:t xml:space="preserve">erification </w:t>
            </w:r>
            <w:r w:rsidR="00387069">
              <w:rPr>
                <w:rFonts w:ascii="Calibri" w:hAnsi="Calibri"/>
              </w:rPr>
              <w:t>M</w:t>
            </w:r>
            <w:r w:rsidRPr="00331215">
              <w:rPr>
                <w:rFonts w:ascii="Calibri" w:hAnsi="Calibri"/>
              </w:rPr>
              <w:t xml:space="preserve">ethod </w:t>
            </w:r>
            <w:r w:rsidR="00387069">
              <w:rPr>
                <w:rFonts w:ascii="Calibri" w:hAnsi="Calibri"/>
              </w:rPr>
              <w:t>U</w:t>
            </w:r>
            <w:r w:rsidRPr="00331215">
              <w:rPr>
                <w:rFonts w:ascii="Calibri" w:hAnsi="Calibri"/>
              </w:rPr>
              <w:t>sed</w:t>
            </w:r>
          </w:p>
        </w:tc>
        <w:tc>
          <w:tcPr>
            <w:tcW w:w="2500" w:type="pct"/>
            <w:vAlign w:val="center"/>
          </w:tcPr>
          <w:p w14:paraId="22383C3F" w14:textId="77777777" w:rsidR="000F7842" w:rsidRPr="00331215" w:rsidRDefault="000F7842" w:rsidP="000F7842">
            <w:pPr>
              <w:pStyle w:val="ListParagraph"/>
              <w:spacing w:after="60"/>
              <w:rPr>
                <w:rFonts w:ascii="Calibri" w:hAnsi="Calibri"/>
              </w:rPr>
            </w:pPr>
          </w:p>
        </w:tc>
      </w:tr>
      <w:tr w:rsidR="000F7842" w:rsidRPr="00331215" w14:paraId="22383C44" w14:textId="77777777" w:rsidTr="00AC02CA">
        <w:trPr>
          <w:cantSplit/>
          <w:trHeight w:val="953"/>
        </w:trPr>
        <w:tc>
          <w:tcPr>
            <w:tcW w:w="288" w:type="pct"/>
            <w:vAlign w:val="center"/>
          </w:tcPr>
          <w:p w14:paraId="22383C41" w14:textId="677CC6D6" w:rsidR="000F7842" w:rsidRPr="00331215" w:rsidRDefault="00577E06" w:rsidP="00AC02C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22383C42" w14:textId="38E4F1EF" w:rsidR="000F7842" w:rsidRPr="00331215" w:rsidRDefault="000F7842" w:rsidP="00387069">
            <w:pPr>
              <w:pStyle w:val="Header"/>
              <w:tabs>
                <w:tab w:val="clear" w:pos="4320"/>
                <w:tab w:val="clear" w:pos="8640"/>
              </w:tabs>
              <w:rPr>
                <w:rFonts w:ascii="Calibri" w:hAnsi="Calibri"/>
              </w:rPr>
            </w:pPr>
            <w:r w:rsidRPr="00331215">
              <w:rPr>
                <w:rFonts w:ascii="Calibri" w:hAnsi="Calibri"/>
              </w:rPr>
              <w:t xml:space="preserve">Person who </w:t>
            </w:r>
            <w:r w:rsidR="00387069">
              <w:rPr>
                <w:rFonts w:ascii="Calibri" w:hAnsi="Calibri"/>
              </w:rPr>
              <w:t>P</w:t>
            </w:r>
            <w:r w:rsidRPr="00331215">
              <w:rPr>
                <w:rFonts w:ascii="Calibri" w:hAnsi="Calibri"/>
              </w:rPr>
              <w:t xml:space="preserve">erformed the Refrigerant Charge Verification </w:t>
            </w:r>
            <w:r w:rsidR="00387069">
              <w:rPr>
                <w:rFonts w:ascii="Calibri" w:hAnsi="Calibri"/>
              </w:rPr>
              <w:t>R</w:t>
            </w:r>
            <w:r w:rsidRPr="00331215">
              <w:rPr>
                <w:rFonts w:ascii="Calibri" w:hAnsi="Calibri"/>
              </w:rPr>
              <w:t>eported on this Certificate of Installation</w:t>
            </w:r>
          </w:p>
        </w:tc>
        <w:tc>
          <w:tcPr>
            <w:tcW w:w="2500" w:type="pct"/>
            <w:vAlign w:val="center"/>
          </w:tcPr>
          <w:p w14:paraId="22383C43" w14:textId="77777777" w:rsidR="000F7842" w:rsidRPr="00331215" w:rsidRDefault="000F7842" w:rsidP="00A23F79">
            <w:pPr>
              <w:rPr>
                <w:rFonts w:ascii="Calibri" w:hAnsi="Calibri"/>
              </w:rPr>
            </w:pPr>
          </w:p>
        </w:tc>
      </w:tr>
      <w:tr w:rsidR="000F7842" w:rsidRPr="00331215" w14:paraId="22383C48" w14:textId="77777777" w:rsidTr="00AC02CA">
        <w:trPr>
          <w:cantSplit/>
          <w:trHeight w:val="953"/>
        </w:trPr>
        <w:tc>
          <w:tcPr>
            <w:tcW w:w="288" w:type="pct"/>
            <w:vAlign w:val="center"/>
          </w:tcPr>
          <w:p w14:paraId="22383C45" w14:textId="422230C5" w:rsidR="000F7842" w:rsidRPr="00331215" w:rsidRDefault="00577E06" w:rsidP="00AC02C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22383C46" w14:textId="08419592" w:rsidR="000F7842" w:rsidRPr="00331215" w:rsidRDefault="000F7842" w:rsidP="00387069">
            <w:pPr>
              <w:pStyle w:val="Header"/>
              <w:tabs>
                <w:tab w:val="clear" w:pos="4320"/>
                <w:tab w:val="clear" w:pos="8640"/>
              </w:tabs>
              <w:rPr>
                <w:rFonts w:ascii="Calibri" w:hAnsi="Calibri"/>
              </w:rPr>
            </w:pPr>
            <w:r w:rsidRPr="00331215">
              <w:rPr>
                <w:rFonts w:ascii="Calibri" w:hAnsi="Calibri"/>
              </w:rPr>
              <w:t>HERS Verification Compliance Requirement Status</w:t>
            </w:r>
          </w:p>
        </w:tc>
        <w:tc>
          <w:tcPr>
            <w:tcW w:w="2500" w:type="pct"/>
            <w:vAlign w:val="center"/>
          </w:tcPr>
          <w:p w14:paraId="22383C47" w14:textId="77777777" w:rsidR="000F7842" w:rsidRPr="00331215" w:rsidRDefault="000F7842" w:rsidP="00A23F79">
            <w:pPr>
              <w:rPr>
                <w:rFonts w:ascii="Calibri" w:hAnsi="Calibri"/>
              </w:rPr>
            </w:pPr>
          </w:p>
        </w:tc>
      </w:tr>
    </w:tbl>
    <w:p w14:paraId="22383C49" w14:textId="77777777" w:rsidR="000F7842" w:rsidRPr="00331215" w:rsidRDefault="000F7842" w:rsidP="000F7842"/>
    <w:p w14:paraId="22383C4A" w14:textId="77777777" w:rsidR="000F7842" w:rsidRPr="00331215" w:rsidRDefault="000F7842" w:rsidP="000F7842">
      <w:r w:rsidRPr="00331215">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0F7842" w:rsidRPr="00331215" w14:paraId="22383C4E" w14:textId="77777777" w:rsidTr="00A23F79">
        <w:trPr>
          <w:cantSplit/>
          <w:trHeight w:val="288"/>
        </w:trPr>
        <w:tc>
          <w:tcPr>
            <w:tcW w:w="5000" w:type="pct"/>
            <w:vAlign w:val="center"/>
          </w:tcPr>
          <w:p w14:paraId="22383C4B" w14:textId="3ED375AC" w:rsidR="000F7842" w:rsidRPr="00331215" w:rsidRDefault="000F7842" w:rsidP="00CE67A8">
            <w:pPr>
              <w:keepNext/>
              <w:rPr>
                <w:rFonts w:ascii="Calibri" w:hAnsi="Calibri"/>
                <w:b/>
              </w:rPr>
            </w:pPr>
            <w:r w:rsidRPr="00331215">
              <w:rPr>
                <w:rFonts w:ascii="Calibri" w:hAnsi="Calibri"/>
                <w:b/>
              </w:rPr>
              <w:lastRenderedPageBreak/>
              <w:t>MCH</w:t>
            </w:r>
            <w:r w:rsidR="00A76FE4">
              <w:rPr>
                <w:rFonts w:ascii="Calibri" w:hAnsi="Calibri"/>
                <w:b/>
              </w:rPr>
              <w:t>-</w:t>
            </w:r>
            <w:r w:rsidRPr="00331215">
              <w:rPr>
                <w:rFonts w:ascii="Calibri" w:hAnsi="Calibri"/>
                <w:b/>
              </w:rPr>
              <w:t>25e</w:t>
            </w:r>
            <w:r w:rsidR="00B10025">
              <w:rPr>
                <w:rFonts w:ascii="Calibri" w:hAnsi="Calibri"/>
                <w:b/>
              </w:rPr>
              <w:t xml:space="preserve"> - Refrigerant Charge Verification - Winter Setup</w:t>
            </w:r>
          </w:p>
          <w:p w14:paraId="22383C4C" w14:textId="77777777" w:rsidR="000F7842" w:rsidRPr="00331215" w:rsidRDefault="000F7842" w:rsidP="00CE67A8">
            <w:pPr>
              <w:keepNext/>
              <w:numPr>
                <w:ilvl w:val="0"/>
                <w:numId w:val="13"/>
              </w:numPr>
              <w:rPr>
                <w:rFonts w:ascii="Calibri" w:hAnsi="Calibri"/>
                <w:i/>
              </w:rPr>
            </w:pPr>
            <w:r w:rsidRPr="00331215">
              <w:rPr>
                <w:rFonts w:ascii="Calibri" w:hAnsi="Calibri"/>
                <w:i/>
              </w:rPr>
              <w:t>Winter Setup for the Standard Charge Verification Procedure is specified in Reference Residential Appendix RA1.2.</w:t>
            </w:r>
          </w:p>
          <w:p w14:paraId="22383C4D" w14:textId="77777777" w:rsidR="000F7842" w:rsidRPr="00331215" w:rsidRDefault="000F7842" w:rsidP="00CE67A8">
            <w:pPr>
              <w:keepNext/>
              <w:numPr>
                <w:ilvl w:val="0"/>
                <w:numId w:val="13"/>
              </w:numPr>
              <w:rPr>
                <w:rFonts w:ascii="Calibri" w:hAnsi="Calibri"/>
              </w:rPr>
            </w:pPr>
            <w:r w:rsidRPr="00331215">
              <w:rPr>
                <w:rFonts w:ascii="Calibri" w:hAnsi="Calibri"/>
                <w:i/>
              </w:rPr>
              <w:t>Procedures for determining Refrigerant Charge using the Standard Charge Verification Procedure are given in Reference Residential Appendix RA3.2.2.</w:t>
            </w:r>
          </w:p>
        </w:tc>
      </w:tr>
    </w:tbl>
    <w:p w14:paraId="22383C4F" w14:textId="77777777" w:rsidR="000F7842" w:rsidRPr="00331215" w:rsidRDefault="000F7842" w:rsidP="000F7842">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0F7842" w:rsidRPr="00331215" w14:paraId="22383C51" w14:textId="77777777" w:rsidTr="00A23F79">
        <w:trPr>
          <w:cantSplit/>
          <w:trHeight w:val="432"/>
        </w:trPr>
        <w:tc>
          <w:tcPr>
            <w:tcW w:w="5000" w:type="pct"/>
            <w:gridSpan w:val="3"/>
            <w:vAlign w:val="center"/>
          </w:tcPr>
          <w:p w14:paraId="22383C50" w14:textId="411179DB" w:rsidR="000F7842" w:rsidRPr="00331215" w:rsidRDefault="000F7842" w:rsidP="00A23F79">
            <w:pPr>
              <w:keepNext/>
              <w:rPr>
                <w:rFonts w:ascii="Calibri" w:hAnsi="Calibri"/>
                <w:b/>
              </w:rPr>
            </w:pPr>
            <w:r w:rsidRPr="00331215">
              <w:rPr>
                <w:rFonts w:ascii="Calibri" w:hAnsi="Calibri"/>
                <w:b/>
              </w:rPr>
              <w:t>B. System Model Applicability for Winter Setup Method</w:t>
            </w:r>
          </w:p>
        </w:tc>
      </w:tr>
      <w:tr w:rsidR="000F7842" w:rsidRPr="00331215" w14:paraId="22383C55" w14:textId="77777777" w:rsidTr="00A23F79">
        <w:trPr>
          <w:cantSplit/>
          <w:trHeight w:val="432"/>
        </w:trPr>
        <w:tc>
          <w:tcPr>
            <w:tcW w:w="253" w:type="pct"/>
            <w:vAlign w:val="center"/>
          </w:tcPr>
          <w:p w14:paraId="22383C52" w14:textId="77777777" w:rsidR="000F7842" w:rsidRPr="00331215" w:rsidRDefault="000F7842" w:rsidP="00A23F79">
            <w:pPr>
              <w:keepNext/>
              <w:rPr>
                <w:rFonts w:ascii="Calibri" w:hAnsi="Calibri"/>
              </w:rPr>
            </w:pPr>
            <w:r w:rsidRPr="00331215">
              <w:rPr>
                <w:rFonts w:ascii="Calibri" w:hAnsi="Calibri"/>
              </w:rPr>
              <w:t>01</w:t>
            </w:r>
          </w:p>
        </w:tc>
        <w:tc>
          <w:tcPr>
            <w:tcW w:w="2247" w:type="pct"/>
            <w:vAlign w:val="center"/>
          </w:tcPr>
          <w:p w14:paraId="22383C53" w14:textId="5713A494" w:rsidR="000F7842" w:rsidRPr="00331215" w:rsidRDefault="000F7842" w:rsidP="00387069">
            <w:pPr>
              <w:keepNext/>
              <w:spacing w:after="60"/>
              <w:rPr>
                <w:rFonts w:ascii="Calibri" w:hAnsi="Calibri"/>
              </w:rPr>
            </w:pPr>
            <w:r w:rsidRPr="00331215">
              <w:rPr>
                <w:rFonts w:ascii="Calibri" w:hAnsi="Calibri"/>
              </w:rPr>
              <w:t xml:space="preserve">Refrigerant </w:t>
            </w:r>
            <w:r w:rsidR="00387069">
              <w:rPr>
                <w:rFonts w:ascii="Calibri" w:hAnsi="Calibri"/>
              </w:rPr>
              <w:t>M</w:t>
            </w:r>
            <w:r w:rsidRPr="00331215">
              <w:rPr>
                <w:rFonts w:ascii="Calibri" w:hAnsi="Calibri"/>
              </w:rPr>
              <w:t xml:space="preserve">etering </w:t>
            </w:r>
            <w:r w:rsidR="00387069">
              <w:rPr>
                <w:rFonts w:ascii="Calibri" w:hAnsi="Calibri"/>
              </w:rPr>
              <w:t>D</w:t>
            </w:r>
            <w:r w:rsidRPr="00331215">
              <w:rPr>
                <w:rFonts w:ascii="Calibri" w:hAnsi="Calibri"/>
              </w:rPr>
              <w:t>evice</w:t>
            </w:r>
            <w:r>
              <w:rPr>
                <w:rFonts w:ascii="Calibri" w:hAnsi="Calibri"/>
              </w:rPr>
              <w:t xml:space="preserve"> </w:t>
            </w:r>
            <w:r w:rsidR="00387069">
              <w:rPr>
                <w:rFonts w:ascii="Calibri" w:hAnsi="Calibri"/>
              </w:rPr>
              <w:t>T</w:t>
            </w:r>
            <w:r>
              <w:rPr>
                <w:rFonts w:ascii="Calibri" w:hAnsi="Calibri"/>
              </w:rPr>
              <w:t>ype</w:t>
            </w:r>
          </w:p>
        </w:tc>
        <w:tc>
          <w:tcPr>
            <w:tcW w:w="2500" w:type="pct"/>
            <w:vAlign w:val="center"/>
          </w:tcPr>
          <w:p w14:paraId="22383C54" w14:textId="77777777" w:rsidR="000F7842" w:rsidRPr="00331215" w:rsidRDefault="000F7842" w:rsidP="000F7842">
            <w:pPr>
              <w:keepNext/>
              <w:ind w:left="720"/>
              <w:rPr>
                <w:rFonts w:ascii="Calibri" w:hAnsi="Calibri"/>
              </w:rPr>
            </w:pPr>
          </w:p>
        </w:tc>
      </w:tr>
      <w:tr w:rsidR="000F7842" w:rsidRPr="00331215" w14:paraId="22383C59" w14:textId="77777777" w:rsidTr="00A23F79">
        <w:trPr>
          <w:cantSplit/>
          <w:trHeight w:val="432"/>
        </w:trPr>
        <w:tc>
          <w:tcPr>
            <w:tcW w:w="253" w:type="pct"/>
            <w:vAlign w:val="center"/>
          </w:tcPr>
          <w:p w14:paraId="22383C56" w14:textId="77777777" w:rsidR="000F7842" w:rsidRPr="00331215" w:rsidRDefault="000F7842" w:rsidP="00A23F79">
            <w:pPr>
              <w:keepNext/>
              <w:rPr>
                <w:rFonts w:ascii="Calibri" w:hAnsi="Calibri"/>
              </w:rPr>
            </w:pPr>
            <w:r w:rsidRPr="00331215">
              <w:rPr>
                <w:rFonts w:ascii="Calibri" w:hAnsi="Calibri"/>
              </w:rPr>
              <w:t>02</w:t>
            </w:r>
          </w:p>
        </w:tc>
        <w:tc>
          <w:tcPr>
            <w:tcW w:w="2247" w:type="pct"/>
            <w:vAlign w:val="center"/>
          </w:tcPr>
          <w:p w14:paraId="22383C57" w14:textId="279DB7DB" w:rsidR="000F7842" w:rsidRPr="00331215" w:rsidRDefault="000F7842" w:rsidP="00387069">
            <w:pPr>
              <w:keepNext/>
              <w:spacing w:after="60"/>
              <w:rPr>
                <w:rFonts w:ascii="Calibri" w:hAnsi="Calibri"/>
              </w:rPr>
            </w:pPr>
            <w:r w:rsidRPr="00331215">
              <w:rPr>
                <w:rFonts w:ascii="Calibri" w:hAnsi="Calibri"/>
              </w:rPr>
              <w:t xml:space="preserve">Winter Setup Method </w:t>
            </w:r>
            <w:r w:rsidR="00387069">
              <w:rPr>
                <w:rFonts w:ascii="Calibri" w:hAnsi="Calibri"/>
              </w:rPr>
              <w:t>A</w:t>
            </w:r>
            <w:r w:rsidRPr="00331215">
              <w:rPr>
                <w:rFonts w:ascii="Calibri" w:hAnsi="Calibri"/>
              </w:rPr>
              <w:t xml:space="preserve">pplicability </w:t>
            </w:r>
            <w:r w:rsidR="00387069">
              <w:rPr>
                <w:rFonts w:ascii="Calibri" w:hAnsi="Calibri"/>
              </w:rPr>
              <w:t>S</w:t>
            </w:r>
            <w:r w:rsidRPr="00331215">
              <w:rPr>
                <w:rFonts w:ascii="Calibri" w:hAnsi="Calibri"/>
              </w:rPr>
              <w:t>tatus</w:t>
            </w:r>
          </w:p>
        </w:tc>
        <w:tc>
          <w:tcPr>
            <w:tcW w:w="2500" w:type="pct"/>
            <w:vAlign w:val="center"/>
          </w:tcPr>
          <w:p w14:paraId="22383C58" w14:textId="77777777" w:rsidR="000F7842" w:rsidRPr="00331215" w:rsidRDefault="000F7842" w:rsidP="00A23F79">
            <w:pPr>
              <w:keepNext/>
              <w:rPr>
                <w:rFonts w:ascii="Calibri" w:hAnsi="Calibri"/>
              </w:rPr>
            </w:pPr>
          </w:p>
        </w:tc>
      </w:tr>
      <w:tr w:rsidR="000F7842" w:rsidRPr="00331215" w14:paraId="22383C5D" w14:textId="77777777" w:rsidTr="00A23F79">
        <w:trPr>
          <w:cantSplit/>
          <w:trHeight w:val="432"/>
        </w:trPr>
        <w:tc>
          <w:tcPr>
            <w:tcW w:w="253" w:type="pct"/>
            <w:vAlign w:val="center"/>
          </w:tcPr>
          <w:p w14:paraId="22383C5A" w14:textId="77777777" w:rsidR="000F7842" w:rsidRPr="00331215" w:rsidRDefault="000F7842" w:rsidP="00A23F79">
            <w:pPr>
              <w:keepNext/>
              <w:rPr>
                <w:rFonts w:ascii="Calibri" w:hAnsi="Calibri"/>
              </w:rPr>
            </w:pPr>
            <w:r w:rsidRPr="00331215">
              <w:rPr>
                <w:rFonts w:ascii="Calibri" w:hAnsi="Calibri"/>
              </w:rPr>
              <w:t>03</w:t>
            </w:r>
          </w:p>
        </w:tc>
        <w:tc>
          <w:tcPr>
            <w:tcW w:w="4747" w:type="pct"/>
            <w:gridSpan w:val="2"/>
          </w:tcPr>
          <w:p w14:paraId="22383C5B" w14:textId="77777777" w:rsidR="000F7842" w:rsidRPr="00387069" w:rsidRDefault="000F7842" w:rsidP="00AC02CA">
            <w:pPr>
              <w:keepNext/>
              <w:rPr>
                <w:rFonts w:ascii="Calibri" w:hAnsi="Calibri"/>
              </w:rPr>
            </w:pPr>
            <w:r w:rsidRPr="00387069">
              <w:rPr>
                <w:rFonts w:ascii="Calibri" w:hAnsi="Calibri"/>
              </w:rPr>
              <w:t>The responsible person's</w:t>
            </w:r>
            <w:r w:rsidRPr="00387069" w:rsidDel="00EA7925">
              <w:rPr>
                <w:rFonts w:ascii="Calibri" w:hAnsi="Calibri"/>
              </w:rPr>
              <w:t xml:space="preserve"> </w:t>
            </w:r>
            <w:r w:rsidRPr="00387069">
              <w:rPr>
                <w:rFonts w:ascii="Calibri" w:hAnsi="Calibri"/>
              </w:rPr>
              <w:t>signature on this document indicates confirmation that the installed model number is currently listed as approved for Winter Setup Method on the Energy Commission website:</w:t>
            </w:r>
          </w:p>
          <w:p w14:paraId="22383C5C" w14:textId="7A6368F0" w:rsidR="000F7842" w:rsidRPr="00E777F7" w:rsidRDefault="00094C6E" w:rsidP="00A23F79">
            <w:pPr>
              <w:pStyle w:val="CommentText"/>
              <w:rPr>
                <w:rFonts w:asciiTheme="minorHAnsi" w:hAnsiTheme="minorHAnsi"/>
              </w:rPr>
            </w:pPr>
            <w:del w:id="0" w:author="Alhabibi, Haider@Energy" w:date="2021-12-08T16:37:00Z">
              <w:r w:rsidDel="00893BE4">
                <w:fldChar w:fldCharType="begin"/>
              </w:r>
              <w:r w:rsidDel="00893BE4">
                <w:delInstrText xml:space="preserve"> HYPERLINK "http://www.energy.ca.gov/title24/2008standards/special_case_appliance/" </w:delInstrText>
              </w:r>
              <w:r w:rsidDel="00893BE4">
                <w:fldChar w:fldCharType="separate"/>
              </w:r>
              <w:r w:rsidR="000F7842" w:rsidRPr="00E777F7" w:rsidDel="00893BE4">
                <w:rPr>
                  <w:rStyle w:val="Hyperlink"/>
                  <w:rFonts w:asciiTheme="minorHAnsi" w:hAnsiTheme="minorHAnsi"/>
                </w:rPr>
                <w:delText>http://www.energy.ca.gov/title24/2008standards/special_case_appliance/</w:delText>
              </w:r>
              <w:r w:rsidDel="00893BE4">
                <w:rPr>
                  <w:rStyle w:val="Hyperlink"/>
                  <w:rFonts w:asciiTheme="minorHAnsi" w:hAnsiTheme="minorHAnsi"/>
                </w:rPr>
                <w:fldChar w:fldCharType="end"/>
              </w:r>
            </w:del>
            <w:ins w:id="1" w:author="Alhabibi, Haider@Energy" w:date="2021-12-08T16:37:00Z">
              <w:r w:rsidR="00C839DC">
                <w:rPr>
                  <w:rStyle w:val="Hyperlink"/>
                  <w:rFonts w:asciiTheme="minorHAnsi" w:hAnsiTheme="minorHAnsi"/>
                </w:rPr>
                <w:t xml:space="preserve"> </w:t>
              </w:r>
              <w:r w:rsidR="00C839DC" w:rsidRPr="00C839DC">
                <w:rPr>
                  <w:rStyle w:val="Hyperlink"/>
                  <w:rFonts w:asciiTheme="minorHAnsi" w:hAnsiTheme="minorHAnsi"/>
                </w:rPr>
                <w:t>https://www.energy.ca.gov/rules-and-regulations/building-energy-efficiency/manufacturer-certification-building-equipment</w:t>
              </w:r>
            </w:ins>
          </w:p>
        </w:tc>
      </w:tr>
    </w:tbl>
    <w:p w14:paraId="22383C5E" w14:textId="77777777" w:rsidR="000F7842" w:rsidRPr="00331215" w:rsidRDefault="000F7842" w:rsidP="000F7842">
      <w:pPr>
        <w:tabs>
          <w:tab w:val="left" w:pos="8540"/>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0F7842" w:rsidRPr="00331215" w14:paraId="22383C61" w14:textId="77777777" w:rsidTr="00A23F79">
        <w:trPr>
          <w:cantSplit/>
          <w:trHeight w:val="432"/>
        </w:trPr>
        <w:tc>
          <w:tcPr>
            <w:tcW w:w="5000" w:type="pct"/>
            <w:gridSpan w:val="3"/>
          </w:tcPr>
          <w:p w14:paraId="22383C5F" w14:textId="7B6E2955" w:rsidR="000F7842" w:rsidRPr="00331215" w:rsidRDefault="000F7842" w:rsidP="00A23F79">
            <w:pPr>
              <w:keepNext/>
              <w:rPr>
                <w:rFonts w:ascii="Calibri" w:hAnsi="Calibri"/>
                <w:b/>
              </w:rPr>
            </w:pPr>
            <w:r w:rsidRPr="00331215">
              <w:rPr>
                <w:rFonts w:ascii="Calibri" w:hAnsi="Calibri"/>
                <w:b/>
              </w:rPr>
              <w:t>C. Instrument Calibration</w:t>
            </w:r>
          </w:p>
          <w:p w14:paraId="22383C60" w14:textId="3E52B569" w:rsidR="000F7842" w:rsidRPr="00D013F1" w:rsidRDefault="000F7842" w:rsidP="00A23F79">
            <w:pPr>
              <w:keepNext/>
              <w:rPr>
                <w:rFonts w:ascii="Calibri" w:hAnsi="Calibri"/>
              </w:rPr>
            </w:pPr>
            <w:r w:rsidRPr="00D013F1">
              <w:rPr>
                <w:rFonts w:ascii="Calibri" w:hAnsi="Calibri"/>
                <w:sz w:val="18"/>
              </w:rPr>
              <w:t>Instrumentation specifications and procedures for instrument calibration are given in Reference Residential Appendix RA3.2.2.2 and RA3.2.2.4 respectively.</w:t>
            </w:r>
          </w:p>
        </w:tc>
      </w:tr>
      <w:tr w:rsidR="000F7842" w:rsidRPr="00331215" w14:paraId="22383C65" w14:textId="77777777" w:rsidTr="00A23F79">
        <w:trPr>
          <w:cantSplit/>
          <w:trHeight w:val="432"/>
        </w:trPr>
        <w:tc>
          <w:tcPr>
            <w:tcW w:w="253" w:type="pct"/>
            <w:vAlign w:val="center"/>
          </w:tcPr>
          <w:p w14:paraId="22383C62" w14:textId="77777777" w:rsidR="000F7842" w:rsidRPr="00331215" w:rsidRDefault="000F7842" w:rsidP="00A23F79">
            <w:pPr>
              <w:keepNext/>
              <w:rPr>
                <w:rFonts w:ascii="Calibri" w:hAnsi="Calibri"/>
              </w:rPr>
            </w:pPr>
            <w:r w:rsidRPr="00331215">
              <w:rPr>
                <w:rFonts w:ascii="Calibri" w:hAnsi="Calibri"/>
              </w:rPr>
              <w:t>01</w:t>
            </w:r>
          </w:p>
        </w:tc>
        <w:tc>
          <w:tcPr>
            <w:tcW w:w="2247" w:type="pct"/>
            <w:vAlign w:val="center"/>
          </w:tcPr>
          <w:p w14:paraId="22383C63" w14:textId="68A30A39" w:rsidR="000F7842" w:rsidRPr="00331215" w:rsidRDefault="000F7842" w:rsidP="00A23F79">
            <w:pPr>
              <w:keepNext/>
              <w:rPr>
                <w:rFonts w:ascii="Calibri" w:hAnsi="Calibri"/>
              </w:rPr>
            </w:pPr>
            <w:r w:rsidRPr="00331215">
              <w:rPr>
                <w:rFonts w:ascii="Calibri" w:hAnsi="Calibri"/>
              </w:rPr>
              <w:t>Date of Digital Refrigerant Gauge Calibration</w:t>
            </w:r>
          </w:p>
        </w:tc>
        <w:tc>
          <w:tcPr>
            <w:tcW w:w="2500" w:type="pct"/>
            <w:vAlign w:val="center"/>
          </w:tcPr>
          <w:p w14:paraId="22383C64" w14:textId="77777777" w:rsidR="000F7842" w:rsidRPr="00331215" w:rsidRDefault="000F7842" w:rsidP="00A23F79">
            <w:pPr>
              <w:keepNext/>
              <w:rPr>
                <w:rFonts w:ascii="Calibri" w:hAnsi="Calibri"/>
              </w:rPr>
            </w:pPr>
          </w:p>
        </w:tc>
      </w:tr>
      <w:tr w:rsidR="000F7842" w:rsidRPr="00331215" w14:paraId="22383C69" w14:textId="77777777" w:rsidTr="00A23F79">
        <w:trPr>
          <w:cantSplit/>
          <w:trHeight w:val="432"/>
        </w:trPr>
        <w:tc>
          <w:tcPr>
            <w:tcW w:w="253" w:type="pct"/>
            <w:vAlign w:val="center"/>
          </w:tcPr>
          <w:p w14:paraId="22383C66" w14:textId="77777777" w:rsidR="000F7842" w:rsidRPr="00331215" w:rsidRDefault="000F7842" w:rsidP="00A23F79">
            <w:pPr>
              <w:keepNext/>
              <w:rPr>
                <w:rFonts w:ascii="Calibri" w:hAnsi="Calibri"/>
              </w:rPr>
            </w:pPr>
            <w:r w:rsidRPr="00331215">
              <w:rPr>
                <w:rFonts w:ascii="Calibri" w:hAnsi="Calibri"/>
              </w:rPr>
              <w:t>02</w:t>
            </w:r>
          </w:p>
        </w:tc>
        <w:tc>
          <w:tcPr>
            <w:tcW w:w="2247" w:type="pct"/>
            <w:vAlign w:val="center"/>
          </w:tcPr>
          <w:p w14:paraId="22383C67" w14:textId="51CC195A" w:rsidR="000F7842" w:rsidRPr="00331215" w:rsidRDefault="000F7842" w:rsidP="00A23F79">
            <w:pPr>
              <w:keepNext/>
              <w:spacing w:after="60"/>
              <w:rPr>
                <w:rFonts w:ascii="Calibri" w:hAnsi="Calibri"/>
              </w:rPr>
            </w:pPr>
            <w:r w:rsidRPr="00331215">
              <w:rPr>
                <w:rFonts w:ascii="Calibri" w:hAnsi="Calibri"/>
              </w:rPr>
              <w:t>Date of Digital Thermocouple Calibration</w:t>
            </w:r>
          </w:p>
        </w:tc>
        <w:tc>
          <w:tcPr>
            <w:tcW w:w="2500" w:type="pct"/>
            <w:vAlign w:val="center"/>
          </w:tcPr>
          <w:p w14:paraId="22383C68" w14:textId="77777777" w:rsidR="000F7842" w:rsidRPr="00331215" w:rsidRDefault="000F7842" w:rsidP="00A23F79">
            <w:pPr>
              <w:keepNext/>
              <w:rPr>
                <w:rFonts w:ascii="Calibri" w:hAnsi="Calibri"/>
              </w:rPr>
            </w:pPr>
          </w:p>
        </w:tc>
      </w:tr>
      <w:tr w:rsidR="000F7842" w:rsidRPr="00331215" w14:paraId="22383C6D" w14:textId="77777777" w:rsidTr="00A23F79">
        <w:trPr>
          <w:cantSplit/>
          <w:trHeight w:val="432"/>
        </w:trPr>
        <w:tc>
          <w:tcPr>
            <w:tcW w:w="253" w:type="pct"/>
            <w:vAlign w:val="center"/>
          </w:tcPr>
          <w:p w14:paraId="22383C6A" w14:textId="77777777" w:rsidR="000F7842" w:rsidRPr="00331215" w:rsidRDefault="000F7842" w:rsidP="00A23F79">
            <w:pPr>
              <w:keepNext/>
              <w:rPr>
                <w:rFonts w:ascii="Calibri" w:hAnsi="Calibri"/>
              </w:rPr>
            </w:pPr>
            <w:r w:rsidRPr="00331215">
              <w:rPr>
                <w:rFonts w:ascii="Calibri" w:hAnsi="Calibri"/>
              </w:rPr>
              <w:t>03</w:t>
            </w:r>
          </w:p>
        </w:tc>
        <w:tc>
          <w:tcPr>
            <w:tcW w:w="2247" w:type="pct"/>
            <w:vAlign w:val="center"/>
          </w:tcPr>
          <w:p w14:paraId="22383C6B" w14:textId="1DF57A13" w:rsidR="000F7842" w:rsidRPr="00331215" w:rsidRDefault="000F7842" w:rsidP="00A23F79">
            <w:pPr>
              <w:keepNext/>
              <w:spacing w:after="60"/>
              <w:rPr>
                <w:rFonts w:ascii="Calibri" w:hAnsi="Calibri"/>
              </w:rPr>
            </w:pPr>
            <w:r w:rsidRPr="00331215">
              <w:rPr>
                <w:rFonts w:ascii="Calibri" w:hAnsi="Calibri"/>
              </w:rPr>
              <w:t>Digital Refrigerant Gauge Calibration Status</w:t>
            </w:r>
          </w:p>
        </w:tc>
        <w:tc>
          <w:tcPr>
            <w:tcW w:w="2500" w:type="pct"/>
            <w:vAlign w:val="center"/>
          </w:tcPr>
          <w:p w14:paraId="22383C6C" w14:textId="77777777" w:rsidR="000F7842" w:rsidRPr="00331215" w:rsidRDefault="000F7842" w:rsidP="00A23F79">
            <w:pPr>
              <w:keepNext/>
              <w:rPr>
                <w:rFonts w:ascii="Calibri" w:hAnsi="Calibri"/>
              </w:rPr>
            </w:pPr>
          </w:p>
        </w:tc>
      </w:tr>
      <w:tr w:rsidR="000F7842" w:rsidRPr="00331215" w14:paraId="22383C71" w14:textId="77777777" w:rsidTr="00A23F79">
        <w:trPr>
          <w:cantSplit/>
          <w:trHeight w:val="432"/>
        </w:trPr>
        <w:tc>
          <w:tcPr>
            <w:tcW w:w="253" w:type="pct"/>
            <w:vAlign w:val="center"/>
          </w:tcPr>
          <w:p w14:paraId="22383C6E" w14:textId="77777777" w:rsidR="000F7842" w:rsidRPr="00331215" w:rsidRDefault="000F7842" w:rsidP="00A23F79">
            <w:pPr>
              <w:keepNext/>
              <w:rPr>
                <w:rFonts w:ascii="Calibri" w:hAnsi="Calibri"/>
              </w:rPr>
            </w:pPr>
            <w:r w:rsidRPr="00331215">
              <w:rPr>
                <w:rFonts w:ascii="Calibri" w:hAnsi="Calibri"/>
              </w:rPr>
              <w:t>04</w:t>
            </w:r>
          </w:p>
        </w:tc>
        <w:tc>
          <w:tcPr>
            <w:tcW w:w="2247" w:type="pct"/>
            <w:vAlign w:val="center"/>
          </w:tcPr>
          <w:p w14:paraId="22383C6F" w14:textId="6D58DF5A" w:rsidR="000F7842" w:rsidRPr="00331215" w:rsidRDefault="000F7842" w:rsidP="00A23F79">
            <w:pPr>
              <w:keepNext/>
              <w:spacing w:after="60"/>
              <w:rPr>
                <w:rFonts w:ascii="Calibri" w:hAnsi="Calibri"/>
              </w:rPr>
            </w:pPr>
            <w:r w:rsidRPr="00331215">
              <w:rPr>
                <w:rFonts w:ascii="Calibri" w:hAnsi="Calibri"/>
              </w:rPr>
              <w:t>Digital Thermocouple Calibration Status</w:t>
            </w:r>
          </w:p>
        </w:tc>
        <w:tc>
          <w:tcPr>
            <w:tcW w:w="2500" w:type="pct"/>
            <w:vAlign w:val="center"/>
          </w:tcPr>
          <w:p w14:paraId="22383C70" w14:textId="77777777" w:rsidR="000F7842" w:rsidRPr="00331215" w:rsidRDefault="000F7842" w:rsidP="00A23F79">
            <w:pPr>
              <w:keepNext/>
              <w:rPr>
                <w:rFonts w:ascii="Calibri" w:hAnsi="Calibri"/>
              </w:rPr>
            </w:pPr>
          </w:p>
        </w:tc>
      </w:tr>
    </w:tbl>
    <w:p w14:paraId="22383C72" w14:textId="77777777" w:rsidR="000F7842" w:rsidRPr="00331215" w:rsidRDefault="000F7842" w:rsidP="000F784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0"/>
        <w:gridCol w:w="4955"/>
        <w:gridCol w:w="5395"/>
      </w:tblGrid>
      <w:tr w:rsidR="000F7842" w:rsidRPr="00331215" w14:paraId="22383C75" w14:textId="77777777" w:rsidTr="00A23F79">
        <w:trPr>
          <w:cantSplit/>
          <w:trHeight w:val="233"/>
        </w:trPr>
        <w:tc>
          <w:tcPr>
            <w:tcW w:w="5000" w:type="pct"/>
            <w:gridSpan w:val="3"/>
            <w:vAlign w:val="center"/>
          </w:tcPr>
          <w:p w14:paraId="22383C73" w14:textId="0894BDF4" w:rsidR="000F7842" w:rsidRPr="00331215" w:rsidRDefault="000F7842" w:rsidP="00A23F79">
            <w:pPr>
              <w:pStyle w:val="Header"/>
              <w:keepNext/>
              <w:tabs>
                <w:tab w:val="clear" w:pos="4320"/>
                <w:tab w:val="clear" w:pos="8640"/>
              </w:tabs>
              <w:rPr>
                <w:rFonts w:ascii="Calibri" w:hAnsi="Calibri"/>
                <w:b/>
              </w:rPr>
            </w:pPr>
            <w:r w:rsidRPr="00331215">
              <w:rPr>
                <w:rFonts w:ascii="Calibri" w:hAnsi="Calibri"/>
                <w:b/>
              </w:rPr>
              <w:t>D. Measurement Access Hole (MAH) Verification</w:t>
            </w:r>
          </w:p>
          <w:p w14:paraId="22383C74" w14:textId="600C231E" w:rsidR="000F7842" w:rsidRPr="00DD2BEF" w:rsidRDefault="000F7842" w:rsidP="00A23F79">
            <w:pPr>
              <w:pStyle w:val="Header"/>
              <w:keepNext/>
              <w:tabs>
                <w:tab w:val="clear" w:pos="4320"/>
                <w:tab w:val="clear" w:pos="8640"/>
              </w:tabs>
              <w:rPr>
                <w:rFonts w:ascii="Calibri" w:hAnsi="Calibri"/>
              </w:rPr>
            </w:pPr>
            <w:r w:rsidRPr="00D013F1">
              <w:rPr>
                <w:rFonts w:ascii="Calibri" w:hAnsi="Calibri"/>
                <w:sz w:val="18"/>
              </w:rPr>
              <w:t>Procedures for installing MAH are specified in Reference Residential Appendix RA3.2.2.3</w:t>
            </w:r>
            <w:r w:rsidR="00DD2BEF">
              <w:rPr>
                <w:rFonts w:ascii="Calibri" w:hAnsi="Calibri"/>
                <w:sz w:val="18"/>
              </w:rPr>
              <w:t>.</w:t>
            </w:r>
          </w:p>
        </w:tc>
      </w:tr>
      <w:tr w:rsidR="000F7842" w:rsidRPr="00331215" w14:paraId="22383C79" w14:textId="77777777" w:rsidTr="00A23F79">
        <w:trPr>
          <w:cantSplit/>
          <w:trHeight w:val="233"/>
        </w:trPr>
        <w:tc>
          <w:tcPr>
            <w:tcW w:w="204" w:type="pct"/>
            <w:vAlign w:val="center"/>
          </w:tcPr>
          <w:p w14:paraId="22383C76" w14:textId="77777777" w:rsidR="000F7842" w:rsidRPr="00331215" w:rsidRDefault="000F7842" w:rsidP="00A23F79">
            <w:pPr>
              <w:pStyle w:val="IndexHeading"/>
              <w:keepNext/>
              <w:ind w:left="-115"/>
              <w:jc w:val="center"/>
              <w:rPr>
                <w:rFonts w:ascii="Calibri" w:hAnsi="Calibri"/>
                <w:b w:val="0"/>
                <w:bCs/>
              </w:rPr>
            </w:pPr>
            <w:r w:rsidRPr="00331215">
              <w:rPr>
                <w:rFonts w:ascii="Calibri" w:hAnsi="Calibri"/>
                <w:b w:val="0"/>
                <w:bCs/>
              </w:rPr>
              <w:t>01</w:t>
            </w:r>
          </w:p>
        </w:tc>
        <w:tc>
          <w:tcPr>
            <w:tcW w:w="2296" w:type="pct"/>
            <w:tcMar>
              <w:left w:w="115" w:type="dxa"/>
              <w:right w:w="101" w:type="dxa"/>
            </w:tcMar>
            <w:vAlign w:val="center"/>
          </w:tcPr>
          <w:p w14:paraId="22383C77" w14:textId="057D5F3C" w:rsidR="000F7842" w:rsidRPr="00331215" w:rsidRDefault="000F7842" w:rsidP="00451731">
            <w:pPr>
              <w:keepNext/>
              <w:rPr>
                <w:rFonts w:ascii="Calibri" w:hAnsi="Calibri"/>
              </w:rPr>
            </w:pPr>
            <w:r w:rsidRPr="00331215">
              <w:rPr>
                <w:rFonts w:ascii="Calibri" w:hAnsi="Calibri"/>
              </w:rPr>
              <w:t xml:space="preserve">Method </w:t>
            </w:r>
            <w:r w:rsidR="00451731">
              <w:rPr>
                <w:rFonts w:ascii="Calibri" w:hAnsi="Calibri"/>
              </w:rPr>
              <w:t>U</w:t>
            </w:r>
            <w:r w:rsidRPr="00331215">
              <w:rPr>
                <w:rFonts w:ascii="Calibri" w:hAnsi="Calibri"/>
              </w:rPr>
              <w:t xml:space="preserve">sed to </w:t>
            </w:r>
            <w:r w:rsidR="00451731">
              <w:rPr>
                <w:rFonts w:ascii="Calibri" w:hAnsi="Calibri"/>
              </w:rPr>
              <w:t>D</w:t>
            </w:r>
            <w:r w:rsidRPr="00331215">
              <w:rPr>
                <w:rFonts w:ascii="Calibri" w:hAnsi="Calibri"/>
              </w:rPr>
              <w:t xml:space="preserve">emonstrate </w:t>
            </w:r>
            <w:r w:rsidR="00451731">
              <w:rPr>
                <w:rFonts w:ascii="Calibri" w:hAnsi="Calibri"/>
              </w:rPr>
              <w:t>C</w:t>
            </w:r>
            <w:r w:rsidRPr="00331215">
              <w:rPr>
                <w:rFonts w:ascii="Calibri" w:hAnsi="Calibri"/>
              </w:rPr>
              <w:t xml:space="preserve">ompliance with the Measurement Access Hole (MAH) </w:t>
            </w:r>
            <w:r w:rsidR="00451731">
              <w:rPr>
                <w:rFonts w:ascii="Calibri" w:hAnsi="Calibri"/>
              </w:rPr>
              <w:t>R</w:t>
            </w:r>
            <w:r w:rsidRPr="00331215">
              <w:rPr>
                <w:rFonts w:ascii="Calibri" w:hAnsi="Calibri"/>
              </w:rPr>
              <w:t>equirement</w:t>
            </w:r>
          </w:p>
        </w:tc>
        <w:tc>
          <w:tcPr>
            <w:tcW w:w="2500" w:type="pct"/>
            <w:tcMar>
              <w:left w:w="115" w:type="dxa"/>
              <w:right w:w="101" w:type="dxa"/>
            </w:tcMar>
            <w:vAlign w:val="center"/>
          </w:tcPr>
          <w:p w14:paraId="22383C78" w14:textId="77777777" w:rsidR="000F7842" w:rsidRPr="00331215" w:rsidRDefault="000F7842" w:rsidP="000F7842">
            <w:pPr>
              <w:pStyle w:val="ListParagraph"/>
              <w:keepNext/>
              <w:rPr>
                <w:rFonts w:ascii="Calibri" w:hAnsi="Calibri"/>
              </w:rPr>
            </w:pPr>
          </w:p>
        </w:tc>
      </w:tr>
    </w:tbl>
    <w:p w14:paraId="22383C86" w14:textId="61406769" w:rsidR="000F7842" w:rsidRDefault="000F7842" w:rsidP="000F7842">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88"/>
        <w:gridCol w:w="2646"/>
        <w:gridCol w:w="2203"/>
        <w:gridCol w:w="969"/>
        <w:gridCol w:w="4409"/>
        <w:gridCol w:w="17"/>
      </w:tblGrid>
      <w:tr w:rsidR="00C01847" w:rsidRPr="006A3EEB" w14:paraId="276D4B83" w14:textId="77777777" w:rsidTr="00C01847">
        <w:trPr>
          <w:cantSplit/>
          <w:trHeight w:val="432"/>
        </w:trPr>
        <w:tc>
          <w:tcPr>
            <w:tcW w:w="5000" w:type="pct"/>
            <w:gridSpan w:val="7"/>
            <w:tcBorders>
              <w:top w:val="single" w:sz="4" w:space="0" w:color="auto"/>
              <w:left w:val="single" w:sz="4" w:space="0" w:color="auto"/>
              <w:bottom w:val="single" w:sz="4" w:space="0" w:color="auto"/>
              <w:right w:val="single" w:sz="4" w:space="0" w:color="auto"/>
            </w:tcBorders>
            <w:vAlign w:val="center"/>
          </w:tcPr>
          <w:p w14:paraId="36453589" w14:textId="77777777" w:rsidR="00C01847" w:rsidRPr="00BC1E29" w:rsidRDefault="00C01847" w:rsidP="00004682">
            <w:pPr>
              <w:keepNext/>
              <w:rPr>
                <w:rFonts w:ascii="Calibri" w:hAnsi="Calibri"/>
                <w:b/>
              </w:rPr>
            </w:pPr>
            <w:r w:rsidRPr="00BC1E29">
              <w:rPr>
                <w:rFonts w:ascii="Calibri" w:hAnsi="Calibri"/>
                <w:b/>
              </w:rPr>
              <w:t>E. Minimum System Airflow Rate Verification</w:t>
            </w:r>
          </w:p>
          <w:p w14:paraId="1823908E" w14:textId="77777777" w:rsidR="00C01847" w:rsidRPr="0005715F" w:rsidRDefault="00C01847" w:rsidP="00004682">
            <w:pPr>
              <w:keepNext/>
              <w:rPr>
                <w:rFonts w:ascii="Calibri" w:hAnsi="Calibri"/>
              </w:rPr>
            </w:pPr>
            <w:r w:rsidRPr="0005715F">
              <w:rPr>
                <w:rFonts w:ascii="Calibri" w:hAnsi="Calibri"/>
              </w:rPr>
              <w:t>Procedures for verifying minimum system airflow are specified in Reference Residential Appendix RA3.3.3.</w:t>
            </w:r>
          </w:p>
        </w:tc>
      </w:tr>
      <w:tr w:rsidR="00C01847" w:rsidRPr="006A3EEB" w14:paraId="5B8712F9" w14:textId="77777777" w:rsidTr="004A18A7">
        <w:tblPrEx>
          <w:tblLook w:val="00A0" w:firstRow="1" w:lastRow="0" w:firstColumn="1" w:lastColumn="0" w:noHBand="0" w:noVBand="0"/>
        </w:tblPrEx>
        <w:trPr>
          <w:gridAfter w:val="1"/>
          <w:wAfter w:w="8" w:type="pct"/>
          <w:cantSplit/>
          <w:trHeight w:val="305"/>
        </w:trPr>
        <w:tc>
          <w:tcPr>
            <w:tcW w:w="1479" w:type="pct"/>
            <w:gridSpan w:val="3"/>
            <w:vAlign w:val="center"/>
          </w:tcPr>
          <w:p w14:paraId="26F6B5B6" w14:textId="77777777" w:rsidR="00C01847" w:rsidRPr="006A3EEB" w:rsidRDefault="00C01847" w:rsidP="00004682">
            <w:pPr>
              <w:keepNext/>
              <w:jc w:val="center"/>
              <w:rPr>
                <w:rFonts w:ascii="Calibri" w:hAnsi="Calibri"/>
                <w:sz w:val="18"/>
                <w:szCs w:val="18"/>
              </w:rPr>
            </w:pPr>
            <w:r>
              <w:rPr>
                <w:rFonts w:ascii="Calibri" w:hAnsi="Calibri"/>
                <w:sz w:val="18"/>
                <w:szCs w:val="18"/>
              </w:rPr>
              <w:t>01</w:t>
            </w:r>
          </w:p>
        </w:tc>
        <w:tc>
          <w:tcPr>
            <w:tcW w:w="1470" w:type="pct"/>
            <w:gridSpan w:val="2"/>
          </w:tcPr>
          <w:p w14:paraId="61A5C7C7" w14:textId="77777777" w:rsidR="00C01847" w:rsidRDefault="00C01847" w:rsidP="00004682">
            <w:pPr>
              <w:keepNext/>
              <w:jc w:val="center"/>
              <w:rPr>
                <w:rFonts w:ascii="Calibri" w:hAnsi="Calibri"/>
                <w:sz w:val="18"/>
                <w:szCs w:val="18"/>
              </w:rPr>
            </w:pPr>
            <w:r>
              <w:rPr>
                <w:rFonts w:ascii="Calibri" w:hAnsi="Calibri"/>
                <w:sz w:val="18"/>
                <w:szCs w:val="18"/>
              </w:rPr>
              <w:t>02</w:t>
            </w:r>
          </w:p>
        </w:tc>
        <w:tc>
          <w:tcPr>
            <w:tcW w:w="2043" w:type="pct"/>
            <w:vAlign w:val="center"/>
          </w:tcPr>
          <w:p w14:paraId="2FEE1421" w14:textId="77777777" w:rsidR="00C01847" w:rsidRPr="006A3EEB" w:rsidRDefault="00C01847" w:rsidP="00004682">
            <w:pPr>
              <w:keepNext/>
              <w:jc w:val="center"/>
              <w:rPr>
                <w:rFonts w:ascii="Calibri" w:hAnsi="Calibri"/>
                <w:sz w:val="18"/>
                <w:szCs w:val="18"/>
              </w:rPr>
            </w:pPr>
            <w:r>
              <w:rPr>
                <w:rFonts w:ascii="Calibri" w:hAnsi="Calibri"/>
                <w:sz w:val="18"/>
                <w:szCs w:val="18"/>
              </w:rPr>
              <w:t>03</w:t>
            </w:r>
          </w:p>
        </w:tc>
      </w:tr>
      <w:tr w:rsidR="00C01847" w:rsidRPr="006A3EEB" w14:paraId="0BD9DC6D" w14:textId="77777777" w:rsidTr="004A18A7">
        <w:tblPrEx>
          <w:tblLook w:val="00A0" w:firstRow="1" w:lastRow="0" w:firstColumn="1" w:lastColumn="0" w:noHBand="0" w:noVBand="0"/>
        </w:tblPrEx>
        <w:trPr>
          <w:gridAfter w:val="1"/>
          <w:wAfter w:w="8" w:type="pct"/>
          <w:cantSplit/>
          <w:trHeight w:val="882"/>
        </w:trPr>
        <w:tc>
          <w:tcPr>
            <w:tcW w:w="1479" w:type="pct"/>
            <w:gridSpan w:val="3"/>
            <w:tcBorders>
              <w:top w:val="nil"/>
            </w:tcBorders>
            <w:vAlign w:val="bottom"/>
          </w:tcPr>
          <w:p w14:paraId="67EFC441" w14:textId="77777777" w:rsidR="00C01847" w:rsidRPr="006A3EEB" w:rsidRDefault="00C01847" w:rsidP="00004682">
            <w:pPr>
              <w:keepNext/>
              <w:jc w:val="center"/>
              <w:rPr>
                <w:rFonts w:ascii="Calibri" w:hAnsi="Calibri"/>
                <w:sz w:val="18"/>
                <w:szCs w:val="18"/>
              </w:rPr>
            </w:pPr>
            <w:r w:rsidRPr="00442EA4">
              <w:rPr>
                <w:rFonts w:ascii="Calibri" w:hAnsi="Calibri"/>
                <w:sz w:val="18"/>
                <w:szCs w:val="18"/>
              </w:rPr>
              <w:t>Indoor Unit Name or Description of Area Served</w:t>
            </w:r>
          </w:p>
        </w:tc>
        <w:tc>
          <w:tcPr>
            <w:tcW w:w="1470" w:type="pct"/>
            <w:gridSpan w:val="2"/>
            <w:tcBorders>
              <w:top w:val="nil"/>
            </w:tcBorders>
            <w:vAlign w:val="bottom"/>
          </w:tcPr>
          <w:p w14:paraId="7448DDBB" w14:textId="77777777" w:rsidR="00C01847" w:rsidRPr="00810703" w:rsidRDefault="00C01847" w:rsidP="00004682">
            <w:pPr>
              <w:keepNext/>
              <w:jc w:val="center"/>
              <w:rPr>
                <w:rFonts w:ascii="Calibri" w:hAnsi="Calibri"/>
                <w:sz w:val="18"/>
                <w:szCs w:val="18"/>
              </w:rPr>
            </w:pPr>
            <w:r w:rsidRPr="00810703">
              <w:rPr>
                <w:rFonts w:ascii="Calibri" w:hAnsi="Calibri"/>
                <w:sz w:val="18"/>
                <w:szCs w:val="18"/>
              </w:rPr>
              <w:t>Minimum Required System Airflow Rate (cfm)</w:t>
            </w:r>
          </w:p>
        </w:tc>
        <w:tc>
          <w:tcPr>
            <w:tcW w:w="2043" w:type="pct"/>
            <w:tcBorders>
              <w:top w:val="nil"/>
            </w:tcBorders>
            <w:vAlign w:val="bottom"/>
          </w:tcPr>
          <w:p w14:paraId="2A6F5342" w14:textId="77777777" w:rsidR="00C01847" w:rsidRPr="006A3EEB" w:rsidRDefault="00C01847" w:rsidP="00004682">
            <w:pPr>
              <w:keepNext/>
              <w:jc w:val="center"/>
              <w:rPr>
                <w:rFonts w:ascii="Calibri" w:hAnsi="Calibri"/>
                <w:sz w:val="18"/>
                <w:szCs w:val="18"/>
              </w:rPr>
            </w:pPr>
            <w:r w:rsidRPr="005A5F9A">
              <w:rPr>
                <w:rFonts w:ascii="Calibri" w:hAnsi="Calibri"/>
                <w:sz w:val="18"/>
                <w:szCs w:val="18"/>
              </w:rPr>
              <w:t>System Airflow Rate Verification Status</w:t>
            </w:r>
          </w:p>
        </w:tc>
      </w:tr>
      <w:tr w:rsidR="00C01847" w:rsidRPr="006A3EEB" w14:paraId="2C89FB00" w14:textId="77777777" w:rsidTr="004A18A7">
        <w:tblPrEx>
          <w:tblLook w:val="00A0" w:firstRow="1" w:lastRow="0" w:firstColumn="1" w:lastColumn="0" w:noHBand="0" w:noVBand="0"/>
        </w:tblPrEx>
        <w:trPr>
          <w:gridAfter w:val="1"/>
          <w:wAfter w:w="8" w:type="pct"/>
          <w:cantSplit/>
          <w:trHeight w:val="305"/>
        </w:trPr>
        <w:tc>
          <w:tcPr>
            <w:tcW w:w="1479" w:type="pct"/>
            <w:gridSpan w:val="3"/>
          </w:tcPr>
          <w:p w14:paraId="3FEA0615" w14:textId="77777777" w:rsidR="00C01847" w:rsidRPr="00654A92" w:rsidRDefault="00C01847" w:rsidP="00004682">
            <w:pPr>
              <w:keepNext/>
              <w:rPr>
                <w:rFonts w:ascii="Calibri" w:hAnsi="Calibri"/>
                <w:sz w:val="14"/>
                <w:szCs w:val="14"/>
              </w:rPr>
            </w:pPr>
          </w:p>
        </w:tc>
        <w:tc>
          <w:tcPr>
            <w:tcW w:w="1470" w:type="pct"/>
            <w:gridSpan w:val="2"/>
          </w:tcPr>
          <w:p w14:paraId="0FF82E38" w14:textId="77777777" w:rsidR="00C01847" w:rsidRPr="00654A92" w:rsidRDefault="00C01847" w:rsidP="00004682">
            <w:pPr>
              <w:keepNext/>
              <w:rPr>
                <w:rFonts w:ascii="Calibri" w:hAnsi="Calibri"/>
                <w:sz w:val="14"/>
                <w:szCs w:val="14"/>
              </w:rPr>
            </w:pPr>
          </w:p>
        </w:tc>
        <w:tc>
          <w:tcPr>
            <w:tcW w:w="2043" w:type="pct"/>
          </w:tcPr>
          <w:p w14:paraId="3F11E4F9" w14:textId="77777777" w:rsidR="00C01847" w:rsidRPr="006A3EEB" w:rsidRDefault="00C01847" w:rsidP="00004682">
            <w:pPr>
              <w:keepNext/>
              <w:spacing w:afterLines="60" w:after="144"/>
              <w:ind w:left="720"/>
              <w:rPr>
                <w:rFonts w:ascii="Calibri" w:hAnsi="Calibri"/>
                <w:sz w:val="16"/>
                <w:szCs w:val="16"/>
              </w:rPr>
            </w:pPr>
          </w:p>
        </w:tc>
      </w:tr>
      <w:tr w:rsidR="00C01847" w:rsidRPr="006A3EEB" w14:paraId="6E287A82" w14:textId="77777777" w:rsidTr="004A18A7">
        <w:tblPrEx>
          <w:tblLook w:val="00A0" w:firstRow="1" w:lastRow="0" w:firstColumn="1" w:lastColumn="0" w:noHBand="0" w:noVBand="0"/>
        </w:tblPrEx>
        <w:trPr>
          <w:gridAfter w:val="1"/>
          <w:wAfter w:w="8" w:type="pct"/>
          <w:cantSplit/>
          <w:trHeight w:val="314"/>
        </w:trPr>
        <w:tc>
          <w:tcPr>
            <w:tcW w:w="1479" w:type="pct"/>
            <w:gridSpan w:val="3"/>
          </w:tcPr>
          <w:p w14:paraId="446F00F9" w14:textId="77777777" w:rsidR="00C01847" w:rsidRPr="006A3EEB" w:rsidRDefault="00C01847" w:rsidP="00004682">
            <w:pPr>
              <w:keepNext/>
              <w:rPr>
                <w:rFonts w:ascii="Calibri" w:hAnsi="Calibri"/>
                <w:sz w:val="16"/>
                <w:szCs w:val="16"/>
              </w:rPr>
            </w:pPr>
          </w:p>
        </w:tc>
        <w:tc>
          <w:tcPr>
            <w:tcW w:w="1470" w:type="pct"/>
            <w:gridSpan w:val="2"/>
          </w:tcPr>
          <w:p w14:paraId="71851F5B" w14:textId="77777777" w:rsidR="00C01847" w:rsidRPr="006A3EEB" w:rsidRDefault="00C01847" w:rsidP="00004682">
            <w:pPr>
              <w:keepNext/>
              <w:rPr>
                <w:rFonts w:ascii="Calibri" w:hAnsi="Calibri"/>
                <w:sz w:val="16"/>
                <w:szCs w:val="16"/>
              </w:rPr>
            </w:pPr>
          </w:p>
        </w:tc>
        <w:tc>
          <w:tcPr>
            <w:tcW w:w="2043" w:type="pct"/>
          </w:tcPr>
          <w:p w14:paraId="1B10CA2A" w14:textId="77777777" w:rsidR="00C01847" w:rsidRPr="006A3EEB" w:rsidRDefault="00C01847" w:rsidP="00004682">
            <w:pPr>
              <w:keepNext/>
              <w:rPr>
                <w:rFonts w:ascii="Calibri" w:hAnsi="Calibri"/>
                <w:sz w:val="16"/>
                <w:szCs w:val="16"/>
              </w:rPr>
            </w:pPr>
          </w:p>
        </w:tc>
      </w:tr>
      <w:tr w:rsidR="00C01847" w:rsidRPr="00BC1E29" w14:paraId="020F84C5" w14:textId="77777777" w:rsidTr="00C01847">
        <w:trPr>
          <w:gridAfter w:val="1"/>
          <w:wAfter w:w="8" w:type="pct"/>
          <w:trHeight w:val="260"/>
        </w:trPr>
        <w:tc>
          <w:tcPr>
            <w:tcW w:w="212" w:type="pct"/>
            <w:vAlign w:val="center"/>
          </w:tcPr>
          <w:p w14:paraId="21F0B17C" w14:textId="77777777" w:rsidR="00C01847" w:rsidRPr="00BC1E29" w:rsidRDefault="00C01847" w:rsidP="00004682">
            <w:pPr>
              <w:keepNext/>
              <w:jc w:val="center"/>
              <w:rPr>
                <w:rFonts w:ascii="Calibri" w:hAnsi="Calibri"/>
              </w:rPr>
            </w:pPr>
            <w:r>
              <w:rPr>
                <w:rFonts w:ascii="Calibri" w:hAnsi="Calibri"/>
              </w:rPr>
              <w:t>04</w:t>
            </w:r>
          </w:p>
        </w:tc>
        <w:tc>
          <w:tcPr>
            <w:tcW w:w="4780" w:type="pct"/>
            <w:gridSpan w:val="5"/>
          </w:tcPr>
          <w:p w14:paraId="29D59706" w14:textId="77777777" w:rsidR="00C01847" w:rsidRPr="00BC1E29" w:rsidRDefault="00C01847" w:rsidP="00004682">
            <w:pPr>
              <w:keepNext/>
              <w:rPr>
                <w:rFonts w:ascii="Calibri" w:hAnsi="Calibri"/>
              </w:rPr>
            </w:pPr>
            <w:r w:rsidRPr="00C9301F">
              <w:rPr>
                <w:rFonts w:ascii="Calibri" w:hAnsi="Calibri"/>
                <w:sz w:val="18"/>
              </w:rPr>
              <w:t xml:space="preserve">Compliance Statement: </w:t>
            </w:r>
          </w:p>
        </w:tc>
      </w:tr>
      <w:tr w:rsidR="00C01847" w:rsidRPr="006A3EEB" w14:paraId="4B921B46" w14:textId="77777777" w:rsidTr="00C01847">
        <w:tblPrEx>
          <w:tblLook w:val="00A0" w:firstRow="1" w:lastRow="0" w:firstColumn="1" w:lastColumn="0" w:noHBand="0" w:noVBand="0"/>
        </w:tblPrEx>
        <w:trPr>
          <w:gridAfter w:val="1"/>
          <w:wAfter w:w="8" w:type="pct"/>
          <w:cantSplit/>
        </w:trPr>
        <w:tc>
          <w:tcPr>
            <w:tcW w:w="4992" w:type="pct"/>
            <w:gridSpan w:val="6"/>
          </w:tcPr>
          <w:p w14:paraId="286526E6" w14:textId="77777777" w:rsidR="00C01847" w:rsidRPr="006A3EEB" w:rsidRDefault="00C01847" w:rsidP="00004682">
            <w:pPr>
              <w:rPr>
                <w:rFonts w:ascii="Calibri" w:hAnsi="Calibri"/>
                <w:sz w:val="18"/>
                <w:szCs w:val="18"/>
              </w:rPr>
            </w:pPr>
            <w:r w:rsidRPr="006A3EEB">
              <w:rPr>
                <w:rFonts w:ascii="Calibri" w:hAnsi="Calibri"/>
                <w:sz w:val="18"/>
                <w:szCs w:val="18"/>
              </w:rPr>
              <w:t>Notes:</w:t>
            </w:r>
          </w:p>
        </w:tc>
      </w:tr>
      <w:tr w:rsidR="000F7842" w:rsidRPr="00331215" w14:paraId="22383C89" w14:textId="77777777" w:rsidTr="00C01847">
        <w:trPr>
          <w:cantSplit/>
          <w:trHeight w:val="432"/>
        </w:trPr>
        <w:tc>
          <w:tcPr>
            <w:tcW w:w="5000" w:type="pct"/>
            <w:gridSpan w:val="7"/>
            <w:vAlign w:val="center"/>
          </w:tcPr>
          <w:p w14:paraId="22383C87" w14:textId="2CBD9E8C" w:rsidR="000F7842" w:rsidRPr="00331215" w:rsidRDefault="000F7842" w:rsidP="00AC02CA">
            <w:pPr>
              <w:keepNext/>
              <w:rPr>
                <w:rFonts w:ascii="Calibri" w:hAnsi="Calibri"/>
                <w:b/>
              </w:rPr>
            </w:pPr>
            <w:r w:rsidRPr="00331215">
              <w:rPr>
                <w:rFonts w:ascii="Calibri" w:hAnsi="Calibri"/>
                <w:b/>
              </w:rPr>
              <w:lastRenderedPageBreak/>
              <w:t>F. Data Collection and Calculations</w:t>
            </w:r>
          </w:p>
          <w:p w14:paraId="22383C88" w14:textId="77777777" w:rsidR="000F7842" w:rsidRPr="00DD2BEF" w:rsidRDefault="000F7842" w:rsidP="00AC02CA">
            <w:pPr>
              <w:keepNext/>
              <w:rPr>
                <w:rFonts w:ascii="Calibri" w:hAnsi="Calibri"/>
              </w:rPr>
            </w:pPr>
            <w:r w:rsidRPr="00D013F1">
              <w:rPr>
                <w:rFonts w:ascii="Calibri" w:hAnsi="Calibri"/>
                <w:sz w:val="18"/>
              </w:rPr>
              <w:t>Procedures for data collection and variable metering device calculations are given in Reference Residential Appendix RA3.2.2.5 and RA3.2.2.6.2 respectively.</w:t>
            </w:r>
          </w:p>
        </w:tc>
      </w:tr>
      <w:tr w:rsidR="000F7842" w:rsidRPr="00331215" w14:paraId="22383C8C" w14:textId="77777777" w:rsidTr="00C01847">
        <w:trPr>
          <w:cantSplit/>
          <w:trHeight w:val="432"/>
        </w:trPr>
        <w:tc>
          <w:tcPr>
            <w:tcW w:w="253" w:type="pct"/>
            <w:gridSpan w:val="2"/>
            <w:vAlign w:val="center"/>
          </w:tcPr>
          <w:p w14:paraId="22383C8A"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01</w:t>
            </w:r>
          </w:p>
        </w:tc>
        <w:tc>
          <w:tcPr>
            <w:tcW w:w="4747" w:type="pct"/>
            <w:gridSpan w:val="5"/>
            <w:vAlign w:val="center"/>
          </w:tcPr>
          <w:p w14:paraId="22383C8B" w14:textId="77777777" w:rsidR="000F7842" w:rsidRPr="00842D1A" w:rsidRDefault="000F7842" w:rsidP="00A23F79">
            <w:pPr>
              <w:pStyle w:val="Header"/>
              <w:keepNext/>
              <w:tabs>
                <w:tab w:val="clear" w:pos="4320"/>
                <w:tab w:val="clear" w:pos="8640"/>
              </w:tabs>
            </w:pPr>
            <w:r w:rsidRPr="00842D1A">
              <w:rPr>
                <w:rFonts w:ascii="Calibri" w:hAnsi="Calibri"/>
              </w:rPr>
              <w:t>The responsible person's</w:t>
            </w:r>
            <w:r w:rsidRPr="00842D1A" w:rsidDel="00EA7925">
              <w:rPr>
                <w:rFonts w:ascii="Calibri" w:hAnsi="Calibri"/>
              </w:rPr>
              <w:t xml:space="preserve"> </w:t>
            </w:r>
            <w:r w:rsidRPr="00842D1A">
              <w:rPr>
                <w:rFonts w:ascii="Calibri" w:hAnsi="Calibri"/>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0F7842" w:rsidRPr="00331215" w14:paraId="22383C90" w14:textId="77777777" w:rsidTr="00C01847">
        <w:trPr>
          <w:cantSplit/>
          <w:trHeight w:val="432"/>
        </w:trPr>
        <w:tc>
          <w:tcPr>
            <w:tcW w:w="253" w:type="pct"/>
            <w:gridSpan w:val="2"/>
            <w:vAlign w:val="center"/>
          </w:tcPr>
          <w:p w14:paraId="22383C8D"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02</w:t>
            </w:r>
          </w:p>
        </w:tc>
        <w:tc>
          <w:tcPr>
            <w:tcW w:w="2247" w:type="pct"/>
            <w:gridSpan w:val="2"/>
            <w:vAlign w:val="center"/>
          </w:tcPr>
          <w:p w14:paraId="22383C8E" w14:textId="32B649FF" w:rsidR="000F7842" w:rsidRPr="00331215" w:rsidRDefault="000F7842" w:rsidP="00CE67A8">
            <w:pPr>
              <w:pStyle w:val="Header"/>
              <w:keepNext/>
              <w:tabs>
                <w:tab w:val="clear" w:pos="4320"/>
                <w:tab w:val="clear" w:pos="8640"/>
              </w:tabs>
              <w:rPr>
                <w:rFonts w:ascii="Calibri" w:hAnsi="Calibri"/>
              </w:rPr>
            </w:pPr>
            <w:r w:rsidRPr="00331215">
              <w:rPr>
                <w:rFonts w:ascii="Calibri" w:hAnsi="Calibri"/>
              </w:rPr>
              <w:t>Lowest return air dry</w:t>
            </w:r>
            <w:r w:rsidR="00CE67A8">
              <w:rPr>
                <w:rFonts w:ascii="Calibri" w:hAnsi="Calibri"/>
              </w:rPr>
              <w:t>-</w:t>
            </w:r>
            <w:r w:rsidRPr="00331215">
              <w:rPr>
                <w:rFonts w:ascii="Calibri" w:hAnsi="Calibri"/>
              </w:rPr>
              <w:t>bulb temperature that occurred during the refrigerant charge verification procedure (</w:t>
            </w:r>
            <w:r w:rsidR="00CE67A8">
              <w:rPr>
                <w:rFonts w:ascii="Calibri" w:hAnsi="Calibri"/>
              </w:rPr>
              <w:t>°</w:t>
            </w:r>
            <w:r w:rsidRPr="00331215">
              <w:rPr>
                <w:rFonts w:ascii="Calibri" w:hAnsi="Calibri"/>
              </w:rPr>
              <w:t>F)</w:t>
            </w:r>
          </w:p>
        </w:tc>
        <w:tc>
          <w:tcPr>
            <w:tcW w:w="2500" w:type="pct"/>
            <w:gridSpan w:val="3"/>
            <w:vAlign w:val="center"/>
          </w:tcPr>
          <w:p w14:paraId="22383C8F" w14:textId="77777777" w:rsidR="000F7842" w:rsidRPr="00331215" w:rsidRDefault="000F7842" w:rsidP="00A23F79">
            <w:pPr>
              <w:keepNext/>
              <w:spacing w:after="60"/>
              <w:rPr>
                <w:rFonts w:ascii="Calibri" w:hAnsi="Calibri"/>
              </w:rPr>
            </w:pPr>
          </w:p>
        </w:tc>
      </w:tr>
      <w:tr w:rsidR="000F7842" w:rsidRPr="00331215" w14:paraId="22383C94" w14:textId="77777777" w:rsidTr="00C01847">
        <w:trPr>
          <w:cantSplit/>
          <w:trHeight w:val="432"/>
        </w:trPr>
        <w:tc>
          <w:tcPr>
            <w:tcW w:w="253" w:type="pct"/>
            <w:gridSpan w:val="2"/>
            <w:vAlign w:val="center"/>
          </w:tcPr>
          <w:p w14:paraId="22383C91" w14:textId="77777777" w:rsidR="000F7842" w:rsidRPr="00331215" w:rsidRDefault="000F7842" w:rsidP="00A23F79">
            <w:pPr>
              <w:pStyle w:val="FootnoteText"/>
              <w:keepNext/>
              <w:rPr>
                <w:rFonts w:ascii="Calibri" w:hAnsi="Calibri"/>
              </w:rPr>
            </w:pPr>
            <w:r w:rsidRPr="00331215">
              <w:rPr>
                <w:rFonts w:ascii="Calibri" w:hAnsi="Calibri"/>
              </w:rPr>
              <w:t>03</w:t>
            </w:r>
          </w:p>
        </w:tc>
        <w:tc>
          <w:tcPr>
            <w:tcW w:w="2247" w:type="pct"/>
            <w:gridSpan w:val="2"/>
            <w:vAlign w:val="center"/>
          </w:tcPr>
          <w:p w14:paraId="22383C92" w14:textId="164189A4" w:rsidR="000F7842" w:rsidRPr="00331215" w:rsidRDefault="000F7842" w:rsidP="00CE67A8">
            <w:pPr>
              <w:keepNext/>
              <w:spacing w:after="60"/>
              <w:rPr>
                <w:rFonts w:ascii="Calibri" w:hAnsi="Calibri"/>
              </w:rPr>
            </w:pPr>
            <w:r w:rsidRPr="00331215">
              <w:rPr>
                <w:rFonts w:ascii="Calibri" w:hAnsi="Calibri"/>
              </w:rPr>
              <w:t xml:space="preserve">Measured Condenser </w:t>
            </w:r>
            <w:r w:rsidR="00451731">
              <w:rPr>
                <w:rFonts w:ascii="Calibri" w:hAnsi="Calibri"/>
              </w:rPr>
              <w:t>A</w:t>
            </w:r>
            <w:r w:rsidRPr="00331215">
              <w:rPr>
                <w:rFonts w:ascii="Calibri" w:hAnsi="Calibri"/>
              </w:rPr>
              <w:t xml:space="preserve">ir </w:t>
            </w:r>
            <w:r w:rsidR="00451731">
              <w:rPr>
                <w:rFonts w:ascii="Calibri" w:hAnsi="Calibri"/>
              </w:rPr>
              <w:t>E</w:t>
            </w:r>
            <w:r w:rsidRPr="00331215">
              <w:rPr>
                <w:rFonts w:ascii="Calibri" w:hAnsi="Calibri"/>
              </w:rPr>
              <w:t xml:space="preserve">ntering </w:t>
            </w:r>
            <w:r w:rsidR="00451731">
              <w:rPr>
                <w:rFonts w:ascii="Calibri" w:hAnsi="Calibri"/>
              </w:rPr>
              <w:t>D</w:t>
            </w:r>
            <w:r w:rsidRPr="00331215">
              <w:rPr>
                <w:rFonts w:ascii="Calibri" w:hAnsi="Calibri"/>
              </w:rPr>
              <w:t xml:space="preserve">ry-bulb </w:t>
            </w:r>
            <w:r w:rsidR="00451731">
              <w:rPr>
                <w:rFonts w:ascii="Calibri" w:hAnsi="Calibri"/>
              </w:rPr>
              <w:t>T</w:t>
            </w:r>
            <w:r w:rsidRPr="00331215">
              <w:rPr>
                <w:rFonts w:ascii="Calibri" w:hAnsi="Calibri"/>
              </w:rPr>
              <w:t xml:space="preserve">emperature (T </w:t>
            </w:r>
            <w:r w:rsidRPr="00331215">
              <w:rPr>
                <w:rFonts w:ascii="Calibri" w:hAnsi="Calibri"/>
                <w:vertAlign w:val="subscript"/>
              </w:rPr>
              <w:t xml:space="preserve">condenser, </w:t>
            </w:r>
            <w:proofErr w:type="spellStart"/>
            <w:r w:rsidRPr="00331215">
              <w:rPr>
                <w:rFonts w:ascii="Calibri" w:hAnsi="Calibri"/>
                <w:vertAlign w:val="subscript"/>
              </w:rPr>
              <w:t>db</w:t>
            </w:r>
            <w:proofErr w:type="spellEnd"/>
            <w:r w:rsidRPr="00331215">
              <w:rPr>
                <w:rFonts w:ascii="Calibri" w:hAnsi="Calibri"/>
              </w:rPr>
              <w:t>) (</w:t>
            </w:r>
            <w:r w:rsidR="00CE67A8">
              <w:rPr>
                <w:rFonts w:ascii="Calibri" w:hAnsi="Calibri"/>
              </w:rPr>
              <w:t>°</w:t>
            </w:r>
            <w:r w:rsidRPr="00331215">
              <w:rPr>
                <w:rFonts w:ascii="Calibri" w:hAnsi="Calibri"/>
              </w:rPr>
              <w:t>F)</w:t>
            </w:r>
          </w:p>
        </w:tc>
        <w:tc>
          <w:tcPr>
            <w:tcW w:w="2500" w:type="pct"/>
            <w:gridSpan w:val="3"/>
            <w:vAlign w:val="center"/>
          </w:tcPr>
          <w:p w14:paraId="22383C93" w14:textId="77777777" w:rsidR="000F7842" w:rsidRPr="00331215" w:rsidRDefault="000F7842" w:rsidP="00A23F79">
            <w:pPr>
              <w:keepNext/>
              <w:spacing w:after="60"/>
              <w:rPr>
                <w:rFonts w:ascii="Calibri" w:hAnsi="Calibri"/>
              </w:rPr>
            </w:pPr>
          </w:p>
        </w:tc>
      </w:tr>
      <w:tr w:rsidR="000F7842" w:rsidRPr="00331215" w14:paraId="22383C98" w14:textId="77777777" w:rsidTr="00C01847">
        <w:trPr>
          <w:cantSplit/>
          <w:trHeight w:val="432"/>
        </w:trPr>
        <w:tc>
          <w:tcPr>
            <w:tcW w:w="253" w:type="pct"/>
            <w:gridSpan w:val="2"/>
            <w:vAlign w:val="center"/>
          </w:tcPr>
          <w:p w14:paraId="22383C95" w14:textId="77777777"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04</w:t>
            </w:r>
          </w:p>
        </w:tc>
        <w:tc>
          <w:tcPr>
            <w:tcW w:w="2247" w:type="pct"/>
            <w:gridSpan w:val="2"/>
            <w:vAlign w:val="center"/>
          </w:tcPr>
          <w:p w14:paraId="22383C96" w14:textId="29432919" w:rsidR="000F7842" w:rsidRPr="00331215" w:rsidRDefault="000F7842" w:rsidP="00A23F79">
            <w:pPr>
              <w:pStyle w:val="Header"/>
              <w:keepNext/>
              <w:tabs>
                <w:tab w:val="clear" w:pos="4320"/>
                <w:tab w:val="clear" w:pos="8640"/>
              </w:tabs>
              <w:rPr>
                <w:rFonts w:ascii="Calibri" w:hAnsi="Calibri"/>
              </w:rPr>
            </w:pPr>
            <w:r w:rsidRPr="00331215">
              <w:rPr>
                <w:rFonts w:ascii="Calibri" w:hAnsi="Calibri"/>
              </w:rPr>
              <w:t>Outdoor Temperature Qualification Status</w:t>
            </w:r>
          </w:p>
        </w:tc>
        <w:tc>
          <w:tcPr>
            <w:tcW w:w="2500" w:type="pct"/>
            <w:gridSpan w:val="3"/>
            <w:vAlign w:val="center"/>
          </w:tcPr>
          <w:p w14:paraId="22383C97" w14:textId="77777777" w:rsidR="000F7842" w:rsidRPr="00331215" w:rsidRDefault="000F7842" w:rsidP="00A23F79">
            <w:pPr>
              <w:keepNext/>
              <w:spacing w:after="60"/>
              <w:rPr>
                <w:rFonts w:ascii="Calibri" w:hAnsi="Calibri"/>
              </w:rPr>
            </w:pPr>
          </w:p>
        </w:tc>
      </w:tr>
      <w:tr w:rsidR="000F7842" w:rsidRPr="00331215" w14:paraId="22383C9C" w14:textId="77777777" w:rsidTr="00C01847">
        <w:trPr>
          <w:cantSplit/>
          <w:trHeight w:val="432"/>
        </w:trPr>
        <w:tc>
          <w:tcPr>
            <w:tcW w:w="253" w:type="pct"/>
            <w:gridSpan w:val="2"/>
            <w:vAlign w:val="center"/>
          </w:tcPr>
          <w:p w14:paraId="22383C99" w14:textId="77777777" w:rsidR="000F7842" w:rsidRPr="00331215" w:rsidRDefault="000F7842" w:rsidP="00A23F79">
            <w:pPr>
              <w:pStyle w:val="FootnoteText"/>
              <w:keepNext/>
              <w:rPr>
                <w:rFonts w:ascii="Calibri" w:hAnsi="Calibri"/>
              </w:rPr>
            </w:pPr>
            <w:r w:rsidRPr="00331215">
              <w:rPr>
                <w:rFonts w:ascii="Calibri" w:hAnsi="Calibri"/>
              </w:rPr>
              <w:t>05</w:t>
            </w:r>
          </w:p>
        </w:tc>
        <w:tc>
          <w:tcPr>
            <w:tcW w:w="2247" w:type="pct"/>
            <w:gridSpan w:val="2"/>
            <w:vAlign w:val="center"/>
          </w:tcPr>
          <w:p w14:paraId="22383C9A" w14:textId="6B4A0F6C" w:rsidR="000F7842" w:rsidRPr="00331215" w:rsidRDefault="000F7842" w:rsidP="00CE67A8">
            <w:pPr>
              <w:keepNext/>
              <w:spacing w:after="60"/>
              <w:rPr>
                <w:rFonts w:ascii="Calibri" w:hAnsi="Calibri"/>
              </w:rPr>
            </w:pPr>
            <w:r w:rsidRPr="00331215">
              <w:rPr>
                <w:rFonts w:ascii="Calibri" w:hAnsi="Calibri"/>
              </w:rPr>
              <w:t>Measured Liquid Line Temperature (</w:t>
            </w:r>
            <w:proofErr w:type="spellStart"/>
            <w:r w:rsidRPr="00331215">
              <w:rPr>
                <w:rFonts w:ascii="Calibri" w:hAnsi="Calibri"/>
              </w:rPr>
              <w:t>T</w:t>
            </w:r>
            <w:r w:rsidRPr="00331215">
              <w:rPr>
                <w:rFonts w:ascii="Calibri" w:hAnsi="Calibri"/>
                <w:vertAlign w:val="subscript"/>
              </w:rPr>
              <w:t>liquid</w:t>
            </w:r>
            <w:proofErr w:type="spellEnd"/>
            <w:r w:rsidRPr="00331215">
              <w:rPr>
                <w:rFonts w:ascii="Calibri" w:hAnsi="Calibri"/>
              </w:rPr>
              <w:t>) (</w:t>
            </w:r>
            <w:r w:rsidR="00CE67A8">
              <w:rPr>
                <w:rFonts w:ascii="Calibri" w:hAnsi="Calibri"/>
              </w:rPr>
              <w:t>°</w:t>
            </w:r>
            <w:r w:rsidRPr="00331215">
              <w:rPr>
                <w:rFonts w:ascii="Calibri" w:hAnsi="Calibri"/>
              </w:rPr>
              <w:t>F)</w:t>
            </w:r>
          </w:p>
        </w:tc>
        <w:tc>
          <w:tcPr>
            <w:tcW w:w="2500" w:type="pct"/>
            <w:gridSpan w:val="3"/>
            <w:vAlign w:val="center"/>
          </w:tcPr>
          <w:p w14:paraId="22383C9B" w14:textId="77777777" w:rsidR="000F7842" w:rsidRPr="00331215" w:rsidRDefault="000F7842" w:rsidP="00A23F79">
            <w:pPr>
              <w:keepNext/>
              <w:spacing w:after="60"/>
              <w:rPr>
                <w:rFonts w:ascii="Calibri" w:hAnsi="Calibri"/>
              </w:rPr>
            </w:pPr>
          </w:p>
        </w:tc>
      </w:tr>
      <w:tr w:rsidR="000F7842" w:rsidRPr="00331215" w14:paraId="22383CA0" w14:textId="77777777" w:rsidTr="00C01847">
        <w:trPr>
          <w:cantSplit/>
          <w:trHeight w:val="432"/>
        </w:trPr>
        <w:tc>
          <w:tcPr>
            <w:tcW w:w="253" w:type="pct"/>
            <w:gridSpan w:val="2"/>
            <w:vAlign w:val="center"/>
          </w:tcPr>
          <w:p w14:paraId="22383C9D" w14:textId="77777777" w:rsidR="000F7842" w:rsidRPr="00331215" w:rsidRDefault="000F7842" w:rsidP="00A23F79">
            <w:pPr>
              <w:keepNext/>
              <w:rPr>
                <w:rFonts w:ascii="Calibri" w:hAnsi="Calibri"/>
              </w:rPr>
            </w:pPr>
            <w:r w:rsidRPr="00331215">
              <w:rPr>
                <w:rFonts w:ascii="Calibri" w:hAnsi="Calibri"/>
              </w:rPr>
              <w:t>06</w:t>
            </w:r>
          </w:p>
        </w:tc>
        <w:tc>
          <w:tcPr>
            <w:tcW w:w="2247" w:type="pct"/>
            <w:gridSpan w:val="2"/>
            <w:vAlign w:val="center"/>
          </w:tcPr>
          <w:p w14:paraId="22383C9E" w14:textId="76CDAF2A" w:rsidR="000F7842" w:rsidRPr="00331215" w:rsidRDefault="000F7842" w:rsidP="00A23F79">
            <w:pPr>
              <w:keepNext/>
              <w:spacing w:after="60"/>
              <w:rPr>
                <w:rFonts w:ascii="Calibri" w:hAnsi="Calibri"/>
              </w:rPr>
            </w:pPr>
            <w:r w:rsidRPr="00331215">
              <w:rPr>
                <w:rFonts w:ascii="Calibri" w:hAnsi="Calibri"/>
              </w:rPr>
              <w:t>Measured Liquid Line Pressure (</w:t>
            </w:r>
            <w:proofErr w:type="spellStart"/>
            <w:r w:rsidRPr="00331215">
              <w:rPr>
                <w:rFonts w:ascii="Calibri" w:hAnsi="Calibri"/>
              </w:rPr>
              <w:t>P</w:t>
            </w:r>
            <w:r w:rsidRPr="00331215">
              <w:rPr>
                <w:rFonts w:ascii="Calibri" w:hAnsi="Calibri"/>
                <w:vertAlign w:val="subscript"/>
              </w:rPr>
              <w:t>liquid</w:t>
            </w:r>
            <w:proofErr w:type="spellEnd"/>
            <w:r w:rsidRPr="00331215">
              <w:rPr>
                <w:rFonts w:ascii="Calibri" w:hAnsi="Calibri"/>
              </w:rPr>
              <w:t>) (</w:t>
            </w:r>
            <w:proofErr w:type="spellStart"/>
            <w:r w:rsidRPr="00331215">
              <w:rPr>
                <w:rFonts w:ascii="Calibri" w:hAnsi="Calibri"/>
              </w:rPr>
              <w:t>pisg</w:t>
            </w:r>
            <w:proofErr w:type="spellEnd"/>
            <w:r w:rsidRPr="00331215">
              <w:rPr>
                <w:rFonts w:ascii="Calibri" w:hAnsi="Calibri"/>
              </w:rPr>
              <w:t>)</w:t>
            </w:r>
          </w:p>
        </w:tc>
        <w:tc>
          <w:tcPr>
            <w:tcW w:w="2500" w:type="pct"/>
            <w:gridSpan w:val="3"/>
            <w:vAlign w:val="center"/>
          </w:tcPr>
          <w:p w14:paraId="22383C9F" w14:textId="77777777" w:rsidR="000F7842" w:rsidRPr="00331215" w:rsidRDefault="000F7842" w:rsidP="00A23F79">
            <w:pPr>
              <w:keepNext/>
              <w:spacing w:after="60"/>
              <w:rPr>
                <w:rFonts w:ascii="Calibri" w:hAnsi="Calibri"/>
              </w:rPr>
            </w:pPr>
          </w:p>
        </w:tc>
      </w:tr>
      <w:tr w:rsidR="000F7842" w:rsidRPr="00331215" w14:paraId="22383CA5" w14:textId="77777777" w:rsidTr="00C01847">
        <w:trPr>
          <w:cantSplit/>
          <w:trHeight w:val="432"/>
        </w:trPr>
        <w:tc>
          <w:tcPr>
            <w:tcW w:w="253" w:type="pct"/>
            <w:gridSpan w:val="2"/>
            <w:vAlign w:val="center"/>
          </w:tcPr>
          <w:p w14:paraId="22383CA1" w14:textId="77777777" w:rsidR="000F7842" w:rsidRPr="00331215" w:rsidRDefault="000F7842" w:rsidP="00A23F79">
            <w:pPr>
              <w:keepNext/>
              <w:rPr>
                <w:rFonts w:ascii="Calibri" w:hAnsi="Calibri"/>
              </w:rPr>
            </w:pPr>
            <w:r w:rsidRPr="00331215">
              <w:rPr>
                <w:rFonts w:ascii="Calibri" w:hAnsi="Calibri"/>
              </w:rPr>
              <w:t>07</w:t>
            </w:r>
          </w:p>
        </w:tc>
        <w:tc>
          <w:tcPr>
            <w:tcW w:w="2247" w:type="pct"/>
            <w:gridSpan w:val="2"/>
            <w:vAlign w:val="center"/>
          </w:tcPr>
          <w:p w14:paraId="22383CA2" w14:textId="644E31D3" w:rsidR="000F7842" w:rsidRPr="00331215" w:rsidRDefault="000F7842" w:rsidP="00A23F79">
            <w:pPr>
              <w:keepNext/>
              <w:rPr>
                <w:rFonts w:ascii="Calibri" w:hAnsi="Calibri"/>
              </w:rPr>
            </w:pPr>
            <w:r w:rsidRPr="00331215">
              <w:rPr>
                <w:rFonts w:ascii="Calibri" w:hAnsi="Calibri"/>
              </w:rPr>
              <w:t xml:space="preserve">Condenser </w:t>
            </w:r>
            <w:r w:rsidR="00451731">
              <w:rPr>
                <w:rFonts w:ascii="Calibri" w:hAnsi="Calibri"/>
              </w:rPr>
              <w:t>S</w:t>
            </w:r>
            <w:r w:rsidRPr="00331215">
              <w:rPr>
                <w:rFonts w:ascii="Calibri" w:hAnsi="Calibri"/>
              </w:rPr>
              <w:t xml:space="preserve">aturation </w:t>
            </w:r>
            <w:r w:rsidR="00451731">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condensor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CA3" w14:textId="133EA0F1" w:rsidR="000F7842" w:rsidRPr="00331215" w:rsidRDefault="000F7842" w:rsidP="00CE67A8">
            <w:pPr>
              <w:keepNext/>
              <w:rPr>
                <w:rFonts w:ascii="Calibri" w:hAnsi="Calibri"/>
              </w:rPr>
            </w:pPr>
            <w:r w:rsidRPr="00331215">
              <w:rPr>
                <w:rFonts w:ascii="Calibri" w:hAnsi="Calibri"/>
              </w:rPr>
              <w:t xml:space="preserve">from </w:t>
            </w:r>
            <w:r w:rsidR="00451731">
              <w:rPr>
                <w:rFonts w:ascii="Calibri" w:hAnsi="Calibri"/>
              </w:rPr>
              <w:t>D</w:t>
            </w:r>
            <w:r w:rsidRPr="00331215">
              <w:rPr>
                <w:rFonts w:ascii="Calibri" w:hAnsi="Calibri"/>
              </w:rPr>
              <w:t xml:space="preserve">igital </w:t>
            </w:r>
            <w:r w:rsidR="00451731">
              <w:rPr>
                <w:rFonts w:ascii="Calibri" w:hAnsi="Calibri"/>
              </w:rPr>
              <w:t>G</w:t>
            </w:r>
            <w:r w:rsidRPr="00331215">
              <w:rPr>
                <w:rFonts w:ascii="Calibri" w:hAnsi="Calibri"/>
              </w:rPr>
              <w:t>auge or P-T Table using Line F06 (</w:t>
            </w:r>
            <w:r w:rsidR="00CE67A8">
              <w:rPr>
                <w:rFonts w:ascii="Calibri" w:hAnsi="Calibri"/>
              </w:rPr>
              <w:t>°</w:t>
            </w:r>
            <w:r w:rsidRPr="00331215">
              <w:rPr>
                <w:rFonts w:ascii="Calibri" w:hAnsi="Calibri"/>
              </w:rPr>
              <w:t>F)</w:t>
            </w:r>
          </w:p>
        </w:tc>
        <w:tc>
          <w:tcPr>
            <w:tcW w:w="2500" w:type="pct"/>
            <w:gridSpan w:val="3"/>
            <w:vAlign w:val="center"/>
          </w:tcPr>
          <w:p w14:paraId="22383CA4" w14:textId="77777777" w:rsidR="000F7842" w:rsidRPr="00331215" w:rsidRDefault="000F7842" w:rsidP="00A23F79">
            <w:pPr>
              <w:keepNext/>
              <w:spacing w:after="60"/>
              <w:rPr>
                <w:rFonts w:ascii="Calibri" w:hAnsi="Calibri"/>
              </w:rPr>
            </w:pPr>
          </w:p>
        </w:tc>
      </w:tr>
      <w:tr w:rsidR="000F7842" w:rsidRPr="00331215" w14:paraId="22383CA9" w14:textId="77777777" w:rsidTr="00C01847">
        <w:trPr>
          <w:cantSplit/>
          <w:trHeight w:val="432"/>
        </w:trPr>
        <w:tc>
          <w:tcPr>
            <w:tcW w:w="253" w:type="pct"/>
            <w:gridSpan w:val="2"/>
            <w:vAlign w:val="center"/>
          </w:tcPr>
          <w:p w14:paraId="22383CA6" w14:textId="77777777" w:rsidR="000F7842" w:rsidRPr="00331215" w:rsidRDefault="000F7842" w:rsidP="00A23F79">
            <w:pPr>
              <w:keepNext/>
              <w:rPr>
                <w:rFonts w:ascii="Calibri" w:hAnsi="Calibri"/>
              </w:rPr>
            </w:pPr>
            <w:r w:rsidRPr="00331215">
              <w:rPr>
                <w:rFonts w:ascii="Calibri" w:hAnsi="Calibri"/>
              </w:rPr>
              <w:t>08</w:t>
            </w:r>
          </w:p>
        </w:tc>
        <w:tc>
          <w:tcPr>
            <w:tcW w:w="2247" w:type="pct"/>
            <w:gridSpan w:val="2"/>
            <w:vAlign w:val="center"/>
          </w:tcPr>
          <w:p w14:paraId="22383CA7" w14:textId="64B0F705" w:rsidR="000F7842" w:rsidRPr="00331215" w:rsidRDefault="000F7842" w:rsidP="00CE67A8">
            <w:pPr>
              <w:keepNext/>
              <w:spacing w:after="60"/>
              <w:rPr>
                <w:rFonts w:ascii="Calibri" w:hAnsi="Calibri"/>
              </w:rPr>
            </w:pPr>
            <w:r w:rsidRPr="00331215">
              <w:rPr>
                <w:rFonts w:ascii="Calibri" w:hAnsi="Calibri"/>
              </w:rPr>
              <w:t xml:space="preserve">Measured </w:t>
            </w:r>
            <w:proofErr w:type="spellStart"/>
            <w:r w:rsidRPr="00331215">
              <w:rPr>
                <w:rFonts w:ascii="Calibri" w:hAnsi="Calibri"/>
              </w:rPr>
              <w:t>Subcool</w:t>
            </w:r>
            <w:proofErr w:type="spellEnd"/>
            <w:r w:rsidRPr="00331215">
              <w:rPr>
                <w:rFonts w:ascii="Calibri" w:hAnsi="Calibri"/>
              </w:rPr>
              <w:t xml:space="preserve"> (Line F07 – Line F05) (</w:t>
            </w:r>
            <w:r w:rsidR="00CE67A8">
              <w:rPr>
                <w:rFonts w:ascii="Calibri" w:hAnsi="Calibri"/>
              </w:rPr>
              <w:t>°</w:t>
            </w:r>
            <w:r w:rsidRPr="00331215">
              <w:rPr>
                <w:rFonts w:ascii="Calibri" w:hAnsi="Calibri"/>
              </w:rPr>
              <w:t>F)</w:t>
            </w:r>
          </w:p>
        </w:tc>
        <w:tc>
          <w:tcPr>
            <w:tcW w:w="2500" w:type="pct"/>
            <w:gridSpan w:val="3"/>
            <w:vAlign w:val="center"/>
          </w:tcPr>
          <w:p w14:paraId="22383CA8" w14:textId="77777777" w:rsidR="000F7842" w:rsidRPr="00331215" w:rsidRDefault="000F7842" w:rsidP="00A23F79">
            <w:pPr>
              <w:keepNext/>
              <w:spacing w:after="60"/>
              <w:rPr>
                <w:rFonts w:ascii="Calibri" w:hAnsi="Calibri"/>
              </w:rPr>
            </w:pPr>
          </w:p>
        </w:tc>
      </w:tr>
      <w:tr w:rsidR="000F7842" w:rsidRPr="00331215" w14:paraId="22383CAD" w14:textId="77777777" w:rsidTr="00C01847">
        <w:trPr>
          <w:cantSplit/>
          <w:trHeight w:val="432"/>
        </w:trPr>
        <w:tc>
          <w:tcPr>
            <w:tcW w:w="253" w:type="pct"/>
            <w:gridSpan w:val="2"/>
            <w:vAlign w:val="center"/>
          </w:tcPr>
          <w:p w14:paraId="22383CAA" w14:textId="77777777" w:rsidR="000F7842" w:rsidRPr="00331215" w:rsidRDefault="000F7842" w:rsidP="00A23F79">
            <w:pPr>
              <w:keepNext/>
              <w:rPr>
                <w:rFonts w:ascii="Calibri" w:hAnsi="Calibri"/>
              </w:rPr>
            </w:pPr>
            <w:r w:rsidRPr="00331215">
              <w:rPr>
                <w:rFonts w:ascii="Calibri" w:hAnsi="Calibri"/>
              </w:rPr>
              <w:t>09</w:t>
            </w:r>
          </w:p>
        </w:tc>
        <w:tc>
          <w:tcPr>
            <w:tcW w:w="2247" w:type="pct"/>
            <w:gridSpan w:val="2"/>
            <w:vAlign w:val="center"/>
          </w:tcPr>
          <w:p w14:paraId="22383CAB" w14:textId="740160DE" w:rsidR="000F7842" w:rsidRPr="00331215" w:rsidRDefault="000F7842" w:rsidP="00CE67A8">
            <w:pPr>
              <w:keepNext/>
              <w:spacing w:after="60"/>
              <w:rPr>
                <w:rFonts w:ascii="Calibri" w:hAnsi="Calibri"/>
              </w:rPr>
            </w:pPr>
            <w:r w:rsidRPr="00331215">
              <w:rPr>
                <w:rFonts w:ascii="Calibri" w:hAnsi="Calibri"/>
              </w:rPr>
              <w:t xml:space="preserve">Target </w:t>
            </w:r>
            <w:proofErr w:type="spellStart"/>
            <w:r w:rsidRPr="00331215">
              <w:rPr>
                <w:rFonts w:ascii="Calibri" w:hAnsi="Calibri"/>
              </w:rPr>
              <w:t>Subcool</w:t>
            </w:r>
            <w:proofErr w:type="spellEnd"/>
            <w:r w:rsidRPr="00331215">
              <w:rPr>
                <w:rFonts w:ascii="Calibri" w:hAnsi="Calibri"/>
              </w:rPr>
              <w:t xml:space="preserve"> from Manufacturer (</w:t>
            </w:r>
            <w:r w:rsidR="00CE67A8">
              <w:rPr>
                <w:rFonts w:ascii="Calibri" w:hAnsi="Calibri"/>
              </w:rPr>
              <w:t>°</w:t>
            </w:r>
            <w:r w:rsidRPr="00331215">
              <w:rPr>
                <w:rFonts w:ascii="Calibri" w:hAnsi="Calibri"/>
              </w:rPr>
              <w:t>F)</w:t>
            </w:r>
          </w:p>
        </w:tc>
        <w:tc>
          <w:tcPr>
            <w:tcW w:w="2500" w:type="pct"/>
            <w:gridSpan w:val="3"/>
            <w:vAlign w:val="center"/>
          </w:tcPr>
          <w:p w14:paraId="22383CAC" w14:textId="77777777" w:rsidR="000F7842" w:rsidRPr="00331215" w:rsidRDefault="000F7842" w:rsidP="00A23F79">
            <w:pPr>
              <w:keepNext/>
              <w:spacing w:after="60"/>
              <w:rPr>
                <w:rFonts w:ascii="Calibri" w:hAnsi="Calibri"/>
              </w:rPr>
            </w:pPr>
          </w:p>
        </w:tc>
      </w:tr>
      <w:tr w:rsidR="00CE67A8" w:rsidRPr="00331215" w14:paraId="22383CB0" w14:textId="77777777" w:rsidTr="00C01847">
        <w:trPr>
          <w:cantSplit/>
          <w:trHeight w:val="432"/>
        </w:trPr>
        <w:tc>
          <w:tcPr>
            <w:tcW w:w="253" w:type="pct"/>
            <w:gridSpan w:val="2"/>
            <w:vAlign w:val="center"/>
          </w:tcPr>
          <w:p w14:paraId="22383CAE" w14:textId="77777777" w:rsidR="00CE67A8" w:rsidRPr="00331215" w:rsidDel="00C76C40" w:rsidRDefault="00CE67A8" w:rsidP="00A23F79">
            <w:pPr>
              <w:keepNext/>
              <w:rPr>
                <w:rFonts w:ascii="Calibri" w:hAnsi="Calibri"/>
              </w:rPr>
            </w:pPr>
            <w:r w:rsidRPr="00331215">
              <w:rPr>
                <w:rFonts w:ascii="Calibri" w:hAnsi="Calibri"/>
              </w:rPr>
              <w:t>10</w:t>
            </w:r>
          </w:p>
        </w:tc>
        <w:tc>
          <w:tcPr>
            <w:tcW w:w="2247" w:type="pct"/>
            <w:gridSpan w:val="2"/>
            <w:vAlign w:val="center"/>
          </w:tcPr>
          <w:p w14:paraId="40A95E81" w14:textId="77777777" w:rsidR="00CE67A8" w:rsidRPr="00331215" w:rsidRDefault="00CE67A8" w:rsidP="000F7842">
            <w:pPr>
              <w:keepNext/>
              <w:spacing w:after="60"/>
              <w:rPr>
                <w:rFonts w:ascii="Calibri" w:hAnsi="Calibri"/>
              </w:rPr>
            </w:pPr>
            <w:r w:rsidRPr="00331215">
              <w:rPr>
                <w:rFonts w:ascii="Calibri" w:hAnsi="Calibri"/>
              </w:rPr>
              <w:t xml:space="preserve">Compliance Statement: </w:t>
            </w:r>
          </w:p>
        </w:tc>
        <w:tc>
          <w:tcPr>
            <w:tcW w:w="2500" w:type="pct"/>
            <w:gridSpan w:val="3"/>
            <w:vAlign w:val="center"/>
          </w:tcPr>
          <w:p w14:paraId="22383CAF" w14:textId="20AA4F1A" w:rsidR="00CE67A8" w:rsidRPr="00331215" w:rsidRDefault="00CE67A8" w:rsidP="000F7842">
            <w:pPr>
              <w:keepNext/>
              <w:spacing w:after="60"/>
              <w:rPr>
                <w:rFonts w:ascii="Calibri" w:hAnsi="Calibri"/>
              </w:rPr>
            </w:pPr>
          </w:p>
        </w:tc>
      </w:tr>
    </w:tbl>
    <w:p w14:paraId="22383CB1" w14:textId="77777777" w:rsidR="000F7842" w:rsidRPr="00331215" w:rsidRDefault="000F7842" w:rsidP="000F7842">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9"/>
        <w:gridCol w:w="4886"/>
        <w:gridCol w:w="5395"/>
      </w:tblGrid>
      <w:tr w:rsidR="000F7842" w:rsidRPr="00331215" w14:paraId="22383CB4" w14:textId="77777777" w:rsidTr="00A23F79">
        <w:trPr>
          <w:trHeight w:val="360"/>
        </w:trPr>
        <w:tc>
          <w:tcPr>
            <w:tcW w:w="5000" w:type="pct"/>
            <w:gridSpan w:val="3"/>
            <w:vAlign w:val="center"/>
          </w:tcPr>
          <w:p w14:paraId="22383CB2" w14:textId="77777777" w:rsidR="000F7842" w:rsidRPr="00331215" w:rsidRDefault="000F7842" w:rsidP="00A23F79">
            <w:pPr>
              <w:keepNext/>
              <w:rPr>
                <w:rFonts w:ascii="Calibri" w:hAnsi="Calibri"/>
                <w:b/>
              </w:rPr>
            </w:pPr>
            <w:r w:rsidRPr="00331215">
              <w:rPr>
                <w:rFonts w:ascii="Calibri" w:hAnsi="Calibri"/>
                <w:b/>
              </w:rPr>
              <w:t>G. Metering Device Verification</w:t>
            </w:r>
          </w:p>
          <w:p w14:paraId="22383CB3" w14:textId="2F9B8C4F" w:rsidR="000F7842" w:rsidRPr="00D013F1" w:rsidRDefault="000F7842" w:rsidP="00D013F1">
            <w:pPr>
              <w:keepNext/>
              <w:rPr>
                <w:rFonts w:ascii="Calibri" w:hAnsi="Calibri"/>
              </w:rPr>
            </w:pPr>
            <w:r w:rsidRPr="00D013F1">
              <w:rPr>
                <w:rFonts w:ascii="Calibri" w:hAnsi="Calibri"/>
                <w:sz w:val="18"/>
              </w:rPr>
              <w:t>Procedures for the verification of proper metering device operation are specified in RA3.2.2.5.2</w:t>
            </w:r>
            <w:r w:rsidR="00DD2BEF">
              <w:rPr>
                <w:rFonts w:ascii="Calibri" w:hAnsi="Calibri"/>
                <w:sz w:val="18"/>
              </w:rPr>
              <w:t>.</w:t>
            </w:r>
          </w:p>
        </w:tc>
      </w:tr>
      <w:tr w:rsidR="000F7842" w:rsidRPr="00331215" w14:paraId="22383CB8" w14:textId="77777777" w:rsidTr="00AA7E3E">
        <w:trPr>
          <w:trHeight w:val="360"/>
        </w:trPr>
        <w:tc>
          <w:tcPr>
            <w:tcW w:w="236" w:type="pct"/>
            <w:vAlign w:val="center"/>
          </w:tcPr>
          <w:p w14:paraId="22383CB5" w14:textId="77777777" w:rsidR="000F7842" w:rsidRPr="00331215" w:rsidRDefault="000F7842" w:rsidP="00AC02CA">
            <w:pPr>
              <w:keepNext/>
              <w:jc w:val="center"/>
              <w:rPr>
                <w:rFonts w:ascii="Calibri" w:hAnsi="Calibri"/>
              </w:rPr>
            </w:pPr>
            <w:r w:rsidRPr="00331215">
              <w:rPr>
                <w:rFonts w:ascii="Calibri" w:hAnsi="Calibri"/>
              </w:rPr>
              <w:t>01</w:t>
            </w:r>
          </w:p>
        </w:tc>
        <w:tc>
          <w:tcPr>
            <w:tcW w:w="2264" w:type="pct"/>
            <w:vAlign w:val="center"/>
          </w:tcPr>
          <w:p w14:paraId="22383CB6" w14:textId="73EE0D9F" w:rsidR="000F7842" w:rsidRPr="00331215" w:rsidRDefault="000F7842" w:rsidP="00CE67A8">
            <w:pPr>
              <w:keepNext/>
              <w:spacing w:after="60"/>
              <w:rPr>
                <w:rFonts w:ascii="Calibri" w:hAnsi="Calibri"/>
              </w:rPr>
            </w:pPr>
            <w:r w:rsidRPr="00331215">
              <w:rPr>
                <w:rFonts w:ascii="Calibri" w:hAnsi="Calibri"/>
              </w:rPr>
              <w:t xml:space="preserve">Measured Suction </w:t>
            </w:r>
            <w:r w:rsidR="00451731">
              <w:rPr>
                <w:rFonts w:ascii="Calibri" w:hAnsi="Calibri"/>
              </w:rPr>
              <w:t>L</w:t>
            </w:r>
            <w:r w:rsidRPr="00331215">
              <w:rPr>
                <w:rFonts w:ascii="Calibri" w:hAnsi="Calibri"/>
              </w:rPr>
              <w:t xml:space="preserve">ine </w:t>
            </w:r>
            <w:r w:rsidR="00451731">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suction</w:t>
            </w:r>
            <w:proofErr w:type="spellEnd"/>
            <w:r w:rsidRPr="00331215">
              <w:rPr>
                <w:rFonts w:ascii="Calibri" w:hAnsi="Calibri"/>
              </w:rPr>
              <w:t>) (</w:t>
            </w:r>
            <w:r w:rsidR="00CE67A8">
              <w:rPr>
                <w:rFonts w:ascii="Calibri" w:hAnsi="Calibri"/>
              </w:rPr>
              <w:t>°</w:t>
            </w:r>
            <w:r w:rsidRPr="00331215">
              <w:rPr>
                <w:rFonts w:ascii="Calibri" w:hAnsi="Calibri"/>
              </w:rPr>
              <w:t>F)</w:t>
            </w:r>
          </w:p>
        </w:tc>
        <w:tc>
          <w:tcPr>
            <w:tcW w:w="2500" w:type="pct"/>
            <w:vAlign w:val="center"/>
          </w:tcPr>
          <w:p w14:paraId="22383CB7" w14:textId="77777777" w:rsidR="000F7842" w:rsidRPr="00331215" w:rsidRDefault="000F7842" w:rsidP="00A23F79">
            <w:pPr>
              <w:keepNext/>
              <w:spacing w:after="60"/>
              <w:rPr>
                <w:rFonts w:ascii="Calibri" w:hAnsi="Calibri"/>
              </w:rPr>
            </w:pPr>
          </w:p>
        </w:tc>
      </w:tr>
      <w:tr w:rsidR="000F7842" w:rsidRPr="00331215" w14:paraId="22383CBC" w14:textId="77777777" w:rsidTr="00AA7E3E">
        <w:trPr>
          <w:trHeight w:val="360"/>
        </w:trPr>
        <w:tc>
          <w:tcPr>
            <w:tcW w:w="236" w:type="pct"/>
            <w:vAlign w:val="center"/>
          </w:tcPr>
          <w:p w14:paraId="22383CB9" w14:textId="77777777" w:rsidR="000F7842" w:rsidRPr="00331215" w:rsidRDefault="000F7842" w:rsidP="00AC02CA">
            <w:pPr>
              <w:keepNext/>
              <w:jc w:val="center"/>
              <w:rPr>
                <w:rFonts w:ascii="Calibri" w:hAnsi="Calibri"/>
              </w:rPr>
            </w:pPr>
            <w:r w:rsidRPr="00331215">
              <w:rPr>
                <w:rFonts w:ascii="Calibri" w:hAnsi="Calibri"/>
              </w:rPr>
              <w:t>02</w:t>
            </w:r>
          </w:p>
        </w:tc>
        <w:tc>
          <w:tcPr>
            <w:tcW w:w="2264" w:type="pct"/>
            <w:vAlign w:val="center"/>
          </w:tcPr>
          <w:p w14:paraId="22383CBA" w14:textId="507F579F" w:rsidR="000F7842" w:rsidRPr="00331215" w:rsidRDefault="000F7842" w:rsidP="00451731">
            <w:pPr>
              <w:keepNext/>
              <w:spacing w:after="60"/>
              <w:rPr>
                <w:rFonts w:ascii="Calibri" w:hAnsi="Calibri"/>
              </w:rPr>
            </w:pPr>
            <w:r w:rsidRPr="00331215">
              <w:rPr>
                <w:rFonts w:ascii="Calibri" w:hAnsi="Calibri"/>
              </w:rPr>
              <w:t xml:space="preserve">Measured Suction </w:t>
            </w:r>
            <w:r w:rsidR="00451731">
              <w:rPr>
                <w:rFonts w:ascii="Calibri" w:hAnsi="Calibri"/>
              </w:rPr>
              <w:t>L</w:t>
            </w:r>
            <w:r w:rsidRPr="00331215">
              <w:rPr>
                <w:rFonts w:ascii="Calibri" w:hAnsi="Calibri"/>
              </w:rPr>
              <w:t xml:space="preserve">ine </w:t>
            </w:r>
            <w:r w:rsidR="00451731">
              <w:rPr>
                <w:rFonts w:ascii="Calibri" w:hAnsi="Calibri"/>
              </w:rPr>
              <w:t>P</w:t>
            </w:r>
            <w:r w:rsidRPr="00331215">
              <w:rPr>
                <w:rFonts w:ascii="Calibri" w:hAnsi="Calibri"/>
              </w:rPr>
              <w:t>ressure (</w:t>
            </w:r>
            <w:proofErr w:type="spellStart"/>
            <w:r w:rsidRPr="00331215">
              <w:rPr>
                <w:rFonts w:ascii="Calibri" w:hAnsi="Calibri"/>
              </w:rPr>
              <w:t>P</w:t>
            </w:r>
            <w:r w:rsidRPr="00331215">
              <w:rPr>
                <w:rFonts w:ascii="Calibri" w:hAnsi="Calibri"/>
                <w:vertAlign w:val="subscript"/>
              </w:rPr>
              <w:t>suction</w:t>
            </w:r>
            <w:proofErr w:type="spellEnd"/>
            <w:r w:rsidRPr="00331215">
              <w:rPr>
                <w:rFonts w:ascii="Calibri" w:hAnsi="Calibri"/>
              </w:rPr>
              <w:t>) (</w:t>
            </w:r>
            <w:proofErr w:type="spellStart"/>
            <w:r w:rsidRPr="00331215">
              <w:rPr>
                <w:rFonts w:ascii="Calibri" w:hAnsi="Calibri"/>
              </w:rPr>
              <w:t>psig</w:t>
            </w:r>
            <w:proofErr w:type="spellEnd"/>
            <w:r w:rsidRPr="00331215">
              <w:rPr>
                <w:rFonts w:ascii="Calibri" w:hAnsi="Calibri"/>
              </w:rPr>
              <w:t>)</w:t>
            </w:r>
          </w:p>
        </w:tc>
        <w:tc>
          <w:tcPr>
            <w:tcW w:w="2500" w:type="pct"/>
            <w:vAlign w:val="center"/>
          </w:tcPr>
          <w:p w14:paraId="22383CBB" w14:textId="77777777" w:rsidR="000F7842" w:rsidRPr="00331215" w:rsidRDefault="000F7842" w:rsidP="00A23F79">
            <w:pPr>
              <w:keepNext/>
              <w:spacing w:after="60"/>
              <w:rPr>
                <w:rFonts w:ascii="Calibri" w:hAnsi="Calibri"/>
              </w:rPr>
            </w:pPr>
          </w:p>
        </w:tc>
      </w:tr>
      <w:tr w:rsidR="000F7842" w:rsidRPr="00331215" w14:paraId="22383CC1" w14:textId="77777777" w:rsidTr="00AA7E3E">
        <w:trPr>
          <w:trHeight w:val="360"/>
        </w:trPr>
        <w:tc>
          <w:tcPr>
            <w:tcW w:w="236" w:type="pct"/>
            <w:vAlign w:val="center"/>
          </w:tcPr>
          <w:p w14:paraId="22383CBD" w14:textId="77777777" w:rsidR="000F7842" w:rsidRPr="00331215" w:rsidRDefault="000F7842" w:rsidP="00AC02CA">
            <w:pPr>
              <w:keepNext/>
              <w:jc w:val="center"/>
              <w:rPr>
                <w:rFonts w:ascii="Calibri" w:hAnsi="Calibri"/>
              </w:rPr>
            </w:pPr>
            <w:r w:rsidRPr="00331215">
              <w:rPr>
                <w:rFonts w:ascii="Calibri" w:hAnsi="Calibri"/>
              </w:rPr>
              <w:t>03</w:t>
            </w:r>
          </w:p>
        </w:tc>
        <w:tc>
          <w:tcPr>
            <w:tcW w:w="2264" w:type="pct"/>
            <w:vAlign w:val="center"/>
          </w:tcPr>
          <w:p w14:paraId="22383CBE" w14:textId="4DAD8718" w:rsidR="000F7842" w:rsidRPr="00331215" w:rsidRDefault="000F7842" w:rsidP="00A23F79">
            <w:pPr>
              <w:keepNext/>
              <w:rPr>
                <w:rFonts w:ascii="Calibri" w:hAnsi="Calibri"/>
              </w:rPr>
            </w:pPr>
            <w:r w:rsidRPr="00331215">
              <w:rPr>
                <w:rFonts w:ascii="Calibri" w:hAnsi="Calibri"/>
              </w:rPr>
              <w:t xml:space="preserve">Evaporator </w:t>
            </w:r>
            <w:r w:rsidR="00451731">
              <w:rPr>
                <w:rFonts w:ascii="Calibri" w:hAnsi="Calibri"/>
              </w:rPr>
              <w:t>S</w:t>
            </w:r>
            <w:r w:rsidRPr="00331215">
              <w:rPr>
                <w:rFonts w:ascii="Calibri" w:hAnsi="Calibri"/>
              </w:rPr>
              <w:t xml:space="preserve">aturation </w:t>
            </w:r>
            <w:r w:rsidR="00451731">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evaporator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CBF" w14:textId="0E8D7909" w:rsidR="000F7842" w:rsidRPr="00331215" w:rsidRDefault="000F7842" w:rsidP="00CE67A8">
            <w:pPr>
              <w:keepNext/>
              <w:rPr>
                <w:rFonts w:ascii="Calibri" w:hAnsi="Calibri"/>
              </w:rPr>
            </w:pPr>
            <w:r w:rsidRPr="00331215">
              <w:rPr>
                <w:rFonts w:ascii="Calibri" w:hAnsi="Calibri"/>
              </w:rPr>
              <w:t xml:space="preserve">from </w:t>
            </w:r>
            <w:r w:rsidR="00451731">
              <w:rPr>
                <w:rFonts w:ascii="Calibri" w:hAnsi="Calibri"/>
              </w:rPr>
              <w:t>D</w:t>
            </w:r>
            <w:r w:rsidRPr="00331215">
              <w:rPr>
                <w:rFonts w:ascii="Calibri" w:hAnsi="Calibri"/>
              </w:rPr>
              <w:t xml:space="preserve">igital </w:t>
            </w:r>
            <w:r w:rsidR="00451731">
              <w:rPr>
                <w:rFonts w:ascii="Calibri" w:hAnsi="Calibri"/>
              </w:rPr>
              <w:t>G</w:t>
            </w:r>
            <w:r w:rsidRPr="00331215">
              <w:rPr>
                <w:rFonts w:ascii="Calibri" w:hAnsi="Calibri"/>
              </w:rPr>
              <w:t>auge or P-T Table using line G02 (</w:t>
            </w:r>
            <w:r w:rsidR="00CE67A8">
              <w:rPr>
                <w:rFonts w:ascii="Calibri" w:hAnsi="Calibri"/>
              </w:rPr>
              <w:t>°</w:t>
            </w:r>
            <w:r w:rsidRPr="00331215">
              <w:rPr>
                <w:rFonts w:ascii="Calibri" w:hAnsi="Calibri"/>
              </w:rPr>
              <w:t>F)</w:t>
            </w:r>
          </w:p>
        </w:tc>
        <w:tc>
          <w:tcPr>
            <w:tcW w:w="2500" w:type="pct"/>
            <w:vAlign w:val="center"/>
          </w:tcPr>
          <w:p w14:paraId="22383CC0" w14:textId="77777777" w:rsidR="000F7842" w:rsidRPr="00331215" w:rsidRDefault="000F7842" w:rsidP="00A23F79">
            <w:pPr>
              <w:keepNext/>
              <w:spacing w:after="60"/>
              <w:rPr>
                <w:rFonts w:ascii="Calibri" w:hAnsi="Calibri"/>
              </w:rPr>
            </w:pPr>
          </w:p>
        </w:tc>
      </w:tr>
      <w:tr w:rsidR="000F7842" w:rsidRPr="00331215" w14:paraId="22383CC5" w14:textId="77777777" w:rsidTr="00AA7E3E">
        <w:trPr>
          <w:trHeight w:val="360"/>
        </w:trPr>
        <w:tc>
          <w:tcPr>
            <w:tcW w:w="236" w:type="pct"/>
            <w:vAlign w:val="center"/>
          </w:tcPr>
          <w:p w14:paraId="22383CC2" w14:textId="77777777" w:rsidR="000F7842" w:rsidRPr="00331215" w:rsidRDefault="000F7842" w:rsidP="00AC02CA">
            <w:pPr>
              <w:keepNext/>
              <w:jc w:val="center"/>
              <w:rPr>
                <w:rFonts w:ascii="Calibri" w:hAnsi="Calibri"/>
              </w:rPr>
            </w:pPr>
            <w:r w:rsidRPr="00331215">
              <w:rPr>
                <w:rFonts w:ascii="Calibri" w:hAnsi="Calibri"/>
              </w:rPr>
              <w:t>04</w:t>
            </w:r>
          </w:p>
        </w:tc>
        <w:tc>
          <w:tcPr>
            <w:tcW w:w="2264" w:type="pct"/>
            <w:vAlign w:val="center"/>
          </w:tcPr>
          <w:p w14:paraId="22383CC3" w14:textId="646913E0" w:rsidR="000F7842" w:rsidRPr="00331215" w:rsidRDefault="000F7842" w:rsidP="00CE67A8">
            <w:pPr>
              <w:keepNext/>
              <w:spacing w:after="60"/>
              <w:rPr>
                <w:rFonts w:ascii="Calibri" w:hAnsi="Calibri"/>
              </w:rPr>
            </w:pPr>
            <w:r w:rsidRPr="00331215">
              <w:rPr>
                <w:rFonts w:ascii="Calibri" w:hAnsi="Calibri"/>
              </w:rPr>
              <w:t>Measured Superheat (Line G01 – Line G03) (</w:t>
            </w:r>
            <w:r w:rsidR="00CE67A8">
              <w:rPr>
                <w:rFonts w:ascii="Calibri" w:hAnsi="Calibri"/>
              </w:rPr>
              <w:t>°</w:t>
            </w:r>
            <w:r w:rsidRPr="00331215">
              <w:rPr>
                <w:rFonts w:ascii="Calibri" w:hAnsi="Calibri"/>
              </w:rPr>
              <w:t>F)</w:t>
            </w:r>
          </w:p>
        </w:tc>
        <w:tc>
          <w:tcPr>
            <w:tcW w:w="2500" w:type="pct"/>
            <w:vAlign w:val="center"/>
          </w:tcPr>
          <w:p w14:paraId="22383CC4" w14:textId="77777777" w:rsidR="000F7842" w:rsidRPr="00331215" w:rsidRDefault="000F7842" w:rsidP="00A23F79">
            <w:pPr>
              <w:keepNext/>
              <w:spacing w:after="60"/>
              <w:rPr>
                <w:rFonts w:ascii="Calibri" w:hAnsi="Calibri"/>
              </w:rPr>
            </w:pPr>
          </w:p>
        </w:tc>
      </w:tr>
      <w:tr w:rsidR="000F7842" w:rsidRPr="00331215" w14:paraId="22383CC9" w14:textId="77777777" w:rsidTr="00AA7E3E">
        <w:trPr>
          <w:trHeight w:val="360"/>
        </w:trPr>
        <w:tc>
          <w:tcPr>
            <w:tcW w:w="236" w:type="pct"/>
            <w:vAlign w:val="center"/>
          </w:tcPr>
          <w:p w14:paraId="22383CC6" w14:textId="77777777" w:rsidR="000F7842" w:rsidRPr="00331215" w:rsidDel="00C76C40" w:rsidRDefault="000F7842" w:rsidP="00AC02CA">
            <w:pPr>
              <w:keepNext/>
              <w:jc w:val="center"/>
              <w:rPr>
                <w:rFonts w:ascii="Calibri" w:hAnsi="Calibri"/>
              </w:rPr>
            </w:pPr>
            <w:r w:rsidRPr="00331215">
              <w:rPr>
                <w:rFonts w:ascii="Calibri" w:hAnsi="Calibri"/>
              </w:rPr>
              <w:t>05</w:t>
            </w:r>
          </w:p>
        </w:tc>
        <w:tc>
          <w:tcPr>
            <w:tcW w:w="2264" w:type="pct"/>
            <w:vAlign w:val="center"/>
          </w:tcPr>
          <w:p w14:paraId="22383CC7" w14:textId="2E2C6EC3" w:rsidR="000F7842" w:rsidRPr="00331215" w:rsidRDefault="000F7842" w:rsidP="00A23F79">
            <w:pPr>
              <w:keepNext/>
              <w:spacing w:after="60"/>
              <w:rPr>
                <w:rFonts w:ascii="Calibri" w:hAnsi="Calibri"/>
              </w:rPr>
            </w:pPr>
            <w:r w:rsidRPr="00331215">
              <w:rPr>
                <w:rFonts w:ascii="Calibri" w:hAnsi="Calibri"/>
              </w:rPr>
              <w:t>Measured Superheat (Line G04) is between 4</w:t>
            </w:r>
            <w:r w:rsidR="00CE67A8">
              <w:rPr>
                <w:rFonts w:ascii="Calibri" w:hAnsi="Calibri"/>
              </w:rPr>
              <w:t>°F</w:t>
            </w:r>
            <w:r w:rsidRPr="00331215">
              <w:rPr>
                <w:rFonts w:ascii="Calibri" w:hAnsi="Calibri"/>
              </w:rPr>
              <w:t xml:space="preserve"> and 25</w:t>
            </w:r>
            <w:r w:rsidR="00CE67A8">
              <w:rPr>
                <w:rFonts w:ascii="Calibri" w:hAnsi="Calibri"/>
              </w:rPr>
              <w:t>°</w:t>
            </w:r>
            <w:r w:rsidRPr="00331215">
              <w:rPr>
                <w:rFonts w:ascii="Calibri" w:hAnsi="Calibri"/>
              </w:rPr>
              <w:t>F (inclusive)</w:t>
            </w:r>
          </w:p>
        </w:tc>
        <w:tc>
          <w:tcPr>
            <w:tcW w:w="2500" w:type="pct"/>
          </w:tcPr>
          <w:p w14:paraId="22383CC8" w14:textId="77777777" w:rsidR="000F7842" w:rsidRPr="00331215" w:rsidRDefault="000F7842" w:rsidP="00A23F79">
            <w:pPr>
              <w:keepNext/>
              <w:spacing w:after="60"/>
              <w:rPr>
                <w:rFonts w:ascii="Calibri" w:hAnsi="Calibri"/>
              </w:rPr>
            </w:pPr>
          </w:p>
        </w:tc>
      </w:tr>
      <w:tr w:rsidR="000F7842" w:rsidRPr="00331215" w14:paraId="22383CCD" w14:textId="77777777" w:rsidTr="00AA7E3E">
        <w:trPr>
          <w:trHeight w:val="360"/>
        </w:trPr>
        <w:tc>
          <w:tcPr>
            <w:tcW w:w="236" w:type="pct"/>
            <w:vAlign w:val="center"/>
          </w:tcPr>
          <w:p w14:paraId="22383CCA" w14:textId="77777777" w:rsidR="000F7842" w:rsidRPr="00331215" w:rsidRDefault="000F7842" w:rsidP="00AC02CA">
            <w:pPr>
              <w:keepNext/>
              <w:jc w:val="center"/>
              <w:rPr>
                <w:rFonts w:ascii="Calibri" w:hAnsi="Calibri"/>
              </w:rPr>
            </w:pPr>
            <w:r w:rsidRPr="00331215">
              <w:rPr>
                <w:rFonts w:ascii="Calibri" w:hAnsi="Calibri"/>
              </w:rPr>
              <w:t>06</w:t>
            </w:r>
          </w:p>
        </w:tc>
        <w:tc>
          <w:tcPr>
            <w:tcW w:w="2264" w:type="pct"/>
            <w:vAlign w:val="center"/>
          </w:tcPr>
          <w:p w14:paraId="22383CCB" w14:textId="58284D66" w:rsidR="000F7842" w:rsidRPr="00331215" w:rsidRDefault="000F7842" w:rsidP="00CE67A8">
            <w:pPr>
              <w:keepNext/>
              <w:spacing w:after="60"/>
              <w:rPr>
                <w:rFonts w:ascii="Calibri" w:hAnsi="Calibri"/>
              </w:rPr>
            </w:pPr>
            <w:r w:rsidRPr="00331215">
              <w:rPr>
                <w:rFonts w:ascii="Calibri" w:hAnsi="Calibri"/>
              </w:rPr>
              <w:t xml:space="preserve">Measured Superheat (Line G04) is within </w:t>
            </w:r>
            <w:r w:rsidR="00451731">
              <w:rPr>
                <w:rFonts w:ascii="Calibri" w:hAnsi="Calibri"/>
              </w:rPr>
              <w:t>M</w:t>
            </w:r>
            <w:r w:rsidRPr="00331215">
              <w:rPr>
                <w:rFonts w:ascii="Calibri" w:hAnsi="Calibri"/>
              </w:rPr>
              <w:t xml:space="preserve">anufacturer’s </w:t>
            </w:r>
            <w:r w:rsidR="00451731">
              <w:rPr>
                <w:rFonts w:ascii="Calibri" w:hAnsi="Calibri"/>
              </w:rPr>
              <w:t>S</w:t>
            </w:r>
            <w:r w:rsidRPr="00331215">
              <w:rPr>
                <w:rFonts w:ascii="Calibri" w:hAnsi="Calibri"/>
              </w:rPr>
              <w:t xml:space="preserve">pecifications </w:t>
            </w:r>
            <w:r w:rsidR="00CE67A8">
              <w:rPr>
                <w:rFonts w:ascii="Calibri" w:hAnsi="Calibri"/>
              </w:rPr>
              <w:t>(</w:t>
            </w:r>
            <w:r w:rsidRPr="00331215">
              <w:rPr>
                <w:rFonts w:ascii="Calibri" w:hAnsi="Calibri"/>
              </w:rPr>
              <w:t>if known</w:t>
            </w:r>
            <w:r w:rsidR="003D5F91">
              <w:rPr>
                <w:rFonts w:ascii="Calibri" w:hAnsi="Calibri"/>
              </w:rPr>
              <w:t>)</w:t>
            </w:r>
          </w:p>
        </w:tc>
        <w:tc>
          <w:tcPr>
            <w:tcW w:w="2500" w:type="pct"/>
          </w:tcPr>
          <w:p w14:paraId="22383CCC" w14:textId="77777777" w:rsidR="000F7842" w:rsidRPr="00331215" w:rsidRDefault="000F7842" w:rsidP="00A23F79">
            <w:pPr>
              <w:keepNext/>
              <w:spacing w:after="60"/>
              <w:rPr>
                <w:rFonts w:ascii="Calibri" w:hAnsi="Calibri"/>
              </w:rPr>
            </w:pPr>
          </w:p>
        </w:tc>
      </w:tr>
      <w:tr w:rsidR="00CE67A8" w:rsidRPr="00331215" w14:paraId="22383CD0" w14:textId="77777777" w:rsidTr="00CE67A8">
        <w:trPr>
          <w:trHeight w:val="360"/>
        </w:trPr>
        <w:tc>
          <w:tcPr>
            <w:tcW w:w="236" w:type="pct"/>
            <w:vAlign w:val="center"/>
          </w:tcPr>
          <w:p w14:paraId="22383CCE" w14:textId="77777777" w:rsidR="00CE67A8" w:rsidRPr="00331215" w:rsidRDefault="00CE67A8" w:rsidP="00AC02CA">
            <w:pPr>
              <w:keepNext/>
              <w:jc w:val="center"/>
              <w:rPr>
                <w:rFonts w:ascii="Calibri" w:hAnsi="Calibri"/>
              </w:rPr>
            </w:pPr>
            <w:r w:rsidRPr="00331215">
              <w:rPr>
                <w:rFonts w:ascii="Calibri" w:hAnsi="Calibri"/>
              </w:rPr>
              <w:t>07</w:t>
            </w:r>
          </w:p>
        </w:tc>
        <w:tc>
          <w:tcPr>
            <w:tcW w:w="2264" w:type="pct"/>
            <w:vAlign w:val="center"/>
          </w:tcPr>
          <w:p w14:paraId="3D8240B7" w14:textId="77777777" w:rsidR="00CE67A8" w:rsidRPr="00331215" w:rsidRDefault="00CE67A8" w:rsidP="00CE67A8">
            <w:pPr>
              <w:keepNext/>
              <w:rPr>
                <w:rFonts w:ascii="Calibri" w:hAnsi="Calibri"/>
              </w:rPr>
            </w:pPr>
            <w:r w:rsidRPr="00331215">
              <w:rPr>
                <w:rFonts w:ascii="Calibri" w:hAnsi="Calibri"/>
              </w:rPr>
              <w:t xml:space="preserve">Compliance Statement: </w:t>
            </w:r>
          </w:p>
        </w:tc>
        <w:tc>
          <w:tcPr>
            <w:tcW w:w="2500" w:type="pct"/>
            <w:vAlign w:val="center"/>
          </w:tcPr>
          <w:p w14:paraId="22383CCF" w14:textId="7009A816" w:rsidR="00CE67A8" w:rsidRPr="00331215" w:rsidRDefault="00CE67A8" w:rsidP="00CE67A8">
            <w:pPr>
              <w:keepNext/>
              <w:rPr>
                <w:rFonts w:ascii="Calibri" w:hAnsi="Calibri"/>
              </w:rPr>
            </w:pPr>
          </w:p>
        </w:tc>
      </w:tr>
    </w:tbl>
    <w:p w14:paraId="22383CD1" w14:textId="77777777" w:rsidR="000F7842" w:rsidRPr="00331215" w:rsidRDefault="000F7842" w:rsidP="000F7842"/>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0F7842" w:rsidRPr="00331215" w14:paraId="22383CD4" w14:textId="77777777" w:rsidTr="00A23F79">
        <w:trPr>
          <w:trHeight w:val="504"/>
        </w:trPr>
        <w:tc>
          <w:tcPr>
            <w:tcW w:w="5000" w:type="pct"/>
            <w:gridSpan w:val="3"/>
            <w:vAlign w:val="center"/>
          </w:tcPr>
          <w:p w14:paraId="22383CD2" w14:textId="3B93B825" w:rsidR="000F7842" w:rsidRPr="00331215" w:rsidRDefault="000F7842" w:rsidP="00D013F1">
            <w:pPr>
              <w:keepNext/>
              <w:rPr>
                <w:rFonts w:ascii="Calibri" w:hAnsi="Calibri"/>
                <w:b/>
              </w:rPr>
            </w:pPr>
            <w:r w:rsidRPr="00331215">
              <w:rPr>
                <w:rFonts w:ascii="Calibri" w:hAnsi="Calibri"/>
                <w:b/>
              </w:rPr>
              <w:t>H. Confirmation of Refrigerant Pressure Differential</w:t>
            </w:r>
          </w:p>
          <w:p w14:paraId="22383CD3" w14:textId="059E93DF" w:rsidR="000F7842" w:rsidRPr="00DD2BEF" w:rsidRDefault="000F7842" w:rsidP="00DD2BEF">
            <w:pPr>
              <w:keepNext/>
              <w:rPr>
                <w:rFonts w:ascii="Calibri" w:hAnsi="Calibri"/>
                <w:b/>
              </w:rPr>
            </w:pPr>
            <w:r w:rsidRPr="00D013F1">
              <w:rPr>
                <w:rFonts w:ascii="Calibri" w:hAnsi="Calibri"/>
                <w:sz w:val="18"/>
              </w:rPr>
              <w:t>Procedures for the Winter Setup are detailed in RA1.2.22</w:t>
            </w:r>
            <w:r w:rsidR="00DD2BEF">
              <w:rPr>
                <w:rFonts w:ascii="Calibri" w:hAnsi="Calibri"/>
                <w:sz w:val="18"/>
              </w:rPr>
              <w:t>.</w:t>
            </w:r>
          </w:p>
        </w:tc>
      </w:tr>
      <w:tr w:rsidR="000F7842" w:rsidRPr="00331215" w14:paraId="22383CD8" w14:textId="77777777" w:rsidTr="00A23F79">
        <w:trPr>
          <w:trHeight w:val="144"/>
        </w:trPr>
        <w:tc>
          <w:tcPr>
            <w:tcW w:w="211" w:type="pct"/>
            <w:vAlign w:val="center"/>
          </w:tcPr>
          <w:p w14:paraId="22383CD5" w14:textId="77777777" w:rsidR="000F7842" w:rsidRPr="00331215" w:rsidRDefault="000F7842" w:rsidP="00A23F79">
            <w:pPr>
              <w:keepNext/>
              <w:jc w:val="center"/>
              <w:rPr>
                <w:rFonts w:ascii="Calibri" w:hAnsi="Calibri"/>
              </w:rPr>
            </w:pPr>
            <w:r w:rsidRPr="00331215">
              <w:rPr>
                <w:rFonts w:ascii="Calibri" w:hAnsi="Calibri"/>
              </w:rPr>
              <w:t>01</w:t>
            </w:r>
          </w:p>
        </w:tc>
        <w:tc>
          <w:tcPr>
            <w:tcW w:w="2288" w:type="pct"/>
            <w:vAlign w:val="center"/>
          </w:tcPr>
          <w:p w14:paraId="22383CD6" w14:textId="6687EEE1" w:rsidR="000F7842" w:rsidRPr="00331215" w:rsidRDefault="000F7842" w:rsidP="00A23F79">
            <w:pPr>
              <w:keepNext/>
              <w:rPr>
                <w:rFonts w:ascii="Calibri" w:hAnsi="Calibri"/>
              </w:rPr>
            </w:pPr>
            <w:proofErr w:type="spellStart"/>
            <w:r w:rsidRPr="00331215">
              <w:rPr>
                <w:rFonts w:ascii="Calibri" w:hAnsi="Calibri" w:cs="ArialMT"/>
              </w:rPr>
              <w:t>P</w:t>
            </w:r>
            <w:r w:rsidRPr="00331215">
              <w:rPr>
                <w:rFonts w:ascii="Calibri" w:hAnsi="Calibri" w:cs="ArialMT"/>
                <w:sz w:val="13"/>
                <w:szCs w:val="13"/>
              </w:rPr>
              <w:t>high</w:t>
            </w:r>
            <w:proofErr w:type="spellEnd"/>
            <w:r w:rsidRPr="00331215">
              <w:rPr>
                <w:rFonts w:ascii="Calibri" w:hAnsi="Calibri" w:cs="ArialMT"/>
              </w:rPr>
              <w:t>, – P</w:t>
            </w:r>
            <w:r w:rsidRPr="00331215">
              <w:rPr>
                <w:rFonts w:ascii="Calibri" w:hAnsi="Calibri" w:cs="ArialMT"/>
                <w:sz w:val="13"/>
                <w:szCs w:val="13"/>
              </w:rPr>
              <w:t xml:space="preserve">low </w:t>
            </w:r>
            <w:r w:rsidRPr="00331215">
              <w:rPr>
                <w:rFonts w:ascii="Calibri" w:hAnsi="Calibri" w:cs="ArialMT"/>
              </w:rPr>
              <w:t>(</w:t>
            </w:r>
            <w:proofErr w:type="gramStart"/>
            <w:r w:rsidRPr="00331215">
              <w:rPr>
                <w:rFonts w:ascii="Calibri" w:hAnsi="Calibri" w:cs="ArialMT"/>
              </w:rPr>
              <w:t>psi)  from</w:t>
            </w:r>
            <w:proofErr w:type="gramEnd"/>
            <w:r w:rsidRPr="00331215">
              <w:rPr>
                <w:rFonts w:ascii="Calibri" w:hAnsi="Calibri" w:cs="ArialMT"/>
              </w:rPr>
              <w:t xml:space="preserve"> F06 and G02</w:t>
            </w:r>
          </w:p>
        </w:tc>
        <w:tc>
          <w:tcPr>
            <w:tcW w:w="2501" w:type="pct"/>
          </w:tcPr>
          <w:p w14:paraId="22383CD7" w14:textId="77777777" w:rsidR="000F7842" w:rsidRPr="00331215" w:rsidRDefault="000F7842" w:rsidP="00A23F79">
            <w:pPr>
              <w:pStyle w:val="Header"/>
              <w:keepNext/>
              <w:tabs>
                <w:tab w:val="clear" w:pos="4320"/>
                <w:tab w:val="clear" w:pos="8640"/>
              </w:tabs>
              <w:spacing w:after="60"/>
              <w:rPr>
                <w:rFonts w:ascii="Calibri" w:hAnsi="Calibri"/>
              </w:rPr>
            </w:pPr>
          </w:p>
        </w:tc>
      </w:tr>
      <w:tr w:rsidR="00CE67A8" w:rsidRPr="00331215" w14:paraId="22383CDB" w14:textId="77777777" w:rsidTr="00CE67A8">
        <w:trPr>
          <w:trHeight w:val="330"/>
        </w:trPr>
        <w:tc>
          <w:tcPr>
            <w:tcW w:w="211" w:type="pct"/>
            <w:vAlign w:val="center"/>
          </w:tcPr>
          <w:p w14:paraId="22383CD9" w14:textId="77777777" w:rsidR="00CE67A8" w:rsidRPr="00331215" w:rsidRDefault="00CE67A8" w:rsidP="00A23F79">
            <w:pPr>
              <w:keepNext/>
              <w:jc w:val="center"/>
              <w:rPr>
                <w:rFonts w:ascii="Calibri" w:hAnsi="Calibri"/>
              </w:rPr>
            </w:pPr>
            <w:r w:rsidRPr="00331215">
              <w:rPr>
                <w:rFonts w:ascii="Calibri" w:hAnsi="Calibri"/>
              </w:rPr>
              <w:t>02</w:t>
            </w:r>
          </w:p>
        </w:tc>
        <w:tc>
          <w:tcPr>
            <w:tcW w:w="2288" w:type="pct"/>
            <w:vAlign w:val="center"/>
          </w:tcPr>
          <w:p w14:paraId="77C5A3A7" w14:textId="77777777" w:rsidR="00CE67A8" w:rsidRPr="00331215" w:rsidRDefault="00CE67A8" w:rsidP="000F7842">
            <w:pPr>
              <w:keepNext/>
              <w:rPr>
                <w:rFonts w:ascii="Calibri" w:hAnsi="Calibri" w:cs="ArialMT"/>
              </w:rPr>
            </w:pPr>
            <w:r w:rsidRPr="00331215">
              <w:rPr>
                <w:rFonts w:ascii="Calibri" w:hAnsi="Calibri"/>
              </w:rPr>
              <w:t xml:space="preserve">Compliance Statement: </w:t>
            </w:r>
          </w:p>
        </w:tc>
        <w:tc>
          <w:tcPr>
            <w:tcW w:w="2501" w:type="pct"/>
            <w:vAlign w:val="center"/>
          </w:tcPr>
          <w:p w14:paraId="22383CDA" w14:textId="6F42FBE0" w:rsidR="00CE67A8" w:rsidRPr="00331215" w:rsidRDefault="00CE67A8" w:rsidP="000F7842">
            <w:pPr>
              <w:keepNext/>
              <w:rPr>
                <w:rFonts w:ascii="Calibri" w:hAnsi="Calibri" w:cs="ArialMT"/>
              </w:rPr>
            </w:pPr>
          </w:p>
        </w:tc>
      </w:tr>
    </w:tbl>
    <w:p w14:paraId="22383CDC" w14:textId="77777777" w:rsidR="000F7842" w:rsidRPr="00331215" w:rsidRDefault="000F7842" w:rsidP="000F7842"/>
    <w:p w14:paraId="089F39FA" w14:textId="77777777" w:rsidR="00E606CA" w:rsidRDefault="00E606CA">
      <w:pPr>
        <w:rPr>
          <w:rFonts w:asciiTheme="minorHAnsi" w:hAnsiTheme="minorHAnsi"/>
          <w:b/>
          <w:sz w:val="18"/>
          <w:szCs w:val="18"/>
        </w:rPr>
      </w:pPr>
      <w:r>
        <w:rPr>
          <w:rFonts w:asciiTheme="minorHAnsi" w:hAnsiTheme="minorHAnsi"/>
          <w:b/>
          <w:sz w:val="18"/>
          <w:szCs w:val="18"/>
        </w:rPr>
        <w:br w:type="page"/>
      </w:r>
    </w:p>
    <w:p w14:paraId="16BD1504" w14:textId="6EDBFDA9" w:rsidR="00E606CA" w:rsidRDefault="00E606CA" w:rsidP="00E606CA">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Pr>
          <w:rFonts w:asciiTheme="minorHAnsi" w:hAnsiTheme="minorHAnsi"/>
          <w:b/>
          <w:sz w:val="18"/>
          <w:szCs w:val="18"/>
        </w:rPr>
        <w:lastRenderedPageBreak/>
        <w:t>MCH-25d - Refrigerant Charge Verification - Fault Indicator Display (FID)</w:t>
      </w:r>
    </w:p>
    <w:p w14:paraId="18864803" w14:textId="77777777" w:rsidR="00E606CA" w:rsidRDefault="00E606CA"/>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0F7842" w:rsidRPr="00331215" w14:paraId="22383CE0" w14:textId="77777777" w:rsidTr="00A23F79">
        <w:trPr>
          <w:trHeight w:val="504"/>
        </w:trPr>
        <w:tc>
          <w:tcPr>
            <w:tcW w:w="5000" w:type="pct"/>
            <w:gridSpan w:val="3"/>
            <w:vAlign w:val="center"/>
          </w:tcPr>
          <w:p w14:paraId="22383CDE" w14:textId="1D2E2BEE" w:rsidR="000F7842" w:rsidRPr="00331215" w:rsidRDefault="000F7842" w:rsidP="00AC02CA">
            <w:pPr>
              <w:rPr>
                <w:rFonts w:ascii="Calibri" w:hAnsi="Calibri"/>
                <w:b/>
              </w:rPr>
            </w:pPr>
            <w:r w:rsidRPr="00331215">
              <w:rPr>
                <w:rFonts w:ascii="Calibri" w:hAnsi="Calibri"/>
                <w:b/>
              </w:rPr>
              <w:t xml:space="preserve">I. </w:t>
            </w:r>
            <w:r w:rsidR="007D273C">
              <w:rPr>
                <w:rFonts w:ascii="Calibri" w:hAnsi="Calibri"/>
                <w:b/>
              </w:rPr>
              <w:t>Fault Indicator Display</w:t>
            </w:r>
          </w:p>
          <w:p w14:paraId="22383CDF" w14:textId="0F581631" w:rsidR="000F7842" w:rsidRPr="00DD2BEF" w:rsidRDefault="000F7842" w:rsidP="00AC02CA">
            <w:pPr>
              <w:rPr>
                <w:rFonts w:ascii="Calibri" w:hAnsi="Calibri"/>
                <w:b/>
              </w:rPr>
            </w:pPr>
            <w:r w:rsidRPr="00D013F1">
              <w:rPr>
                <w:rFonts w:ascii="Calibri" w:hAnsi="Calibri"/>
                <w:sz w:val="18"/>
              </w:rPr>
              <w:t xml:space="preserve">Procedures for the </w:t>
            </w:r>
            <w:r w:rsidR="007D273C" w:rsidRPr="00D013F1">
              <w:rPr>
                <w:rFonts w:ascii="Calibri" w:hAnsi="Calibri"/>
                <w:sz w:val="18"/>
              </w:rPr>
              <w:t>Fault Indicator Display</w:t>
            </w:r>
            <w:r w:rsidRPr="00D013F1">
              <w:rPr>
                <w:rFonts w:ascii="Calibri" w:hAnsi="Calibri"/>
                <w:sz w:val="18"/>
              </w:rPr>
              <w:t xml:space="preserve"> Verification are detailed in RA3.4.2</w:t>
            </w:r>
            <w:r w:rsidR="00DD2BEF" w:rsidRPr="00D013F1">
              <w:rPr>
                <w:rFonts w:ascii="Calibri" w:hAnsi="Calibri"/>
                <w:sz w:val="18"/>
              </w:rPr>
              <w:t>.</w:t>
            </w:r>
          </w:p>
        </w:tc>
      </w:tr>
      <w:tr w:rsidR="000F7842" w:rsidRPr="00331215" w14:paraId="22383CE4" w14:textId="77777777" w:rsidTr="00A23F79">
        <w:trPr>
          <w:trHeight w:val="144"/>
        </w:trPr>
        <w:tc>
          <w:tcPr>
            <w:tcW w:w="211" w:type="pct"/>
            <w:vAlign w:val="center"/>
          </w:tcPr>
          <w:p w14:paraId="22383CE1" w14:textId="77777777" w:rsidR="000F7842" w:rsidRPr="00331215" w:rsidRDefault="000F7842" w:rsidP="00A23F79">
            <w:pPr>
              <w:jc w:val="center"/>
              <w:rPr>
                <w:rFonts w:ascii="Calibri" w:hAnsi="Calibri"/>
              </w:rPr>
            </w:pPr>
            <w:r w:rsidRPr="00331215">
              <w:rPr>
                <w:rFonts w:ascii="Calibri" w:hAnsi="Calibri"/>
              </w:rPr>
              <w:t>01</w:t>
            </w:r>
          </w:p>
        </w:tc>
        <w:tc>
          <w:tcPr>
            <w:tcW w:w="2288" w:type="pct"/>
            <w:vAlign w:val="center"/>
          </w:tcPr>
          <w:p w14:paraId="22383CE2" w14:textId="41580947" w:rsidR="000F7842" w:rsidRPr="00331215" w:rsidRDefault="007D273C" w:rsidP="00A23F79">
            <w:pPr>
              <w:rPr>
                <w:rFonts w:ascii="Calibri" w:hAnsi="Calibri"/>
              </w:rPr>
            </w:pPr>
            <w:r>
              <w:rPr>
                <w:rFonts w:ascii="Calibri" w:hAnsi="Calibri"/>
              </w:rPr>
              <w:t>FID</w:t>
            </w:r>
            <w:r w:rsidR="000F7842" w:rsidRPr="00331215">
              <w:rPr>
                <w:rFonts w:ascii="Calibri" w:hAnsi="Calibri"/>
              </w:rPr>
              <w:t xml:space="preserve"> Manufacturer Name/Make</w:t>
            </w:r>
          </w:p>
        </w:tc>
        <w:tc>
          <w:tcPr>
            <w:tcW w:w="2501" w:type="pct"/>
          </w:tcPr>
          <w:p w14:paraId="22383CE3"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E8" w14:textId="77777777" w:rsidTr="00A23F79">
        <w:trPr>
          <w:trHeight w:val="144"/>
        </w:trPr>
        <w:tc>
          <w:tcPr>
            <w:tcW w:w="211" w:type="pct"/>
            <w:vAlign w:val="center"/>
          </w:tcPr>
          <w:p w14:paraId="22383CE5" w14:textId="77777777" w:rsidR="000F7842" w:rsidRPr="00331215" w:rsidRDefault="000F7842" w:rsidP="00A23F79">
            <w:pPr>
              <w:jc w:val="center"/>
              <w:rPr>
                <w:rFonts w:ascii="Calibri" w:hAnsi="Calibri"/>
              </w:rPr>
            </w:pPr>
            <w:r w:rsidRPr="00331215">
              <w:rPr>
                <w:rFonts w:ascii="Calibri" w:hAnsi="Calibri"/>
              </w:rPr>
              <w:t>02</w:t>
            </w:r>
          </w:p>
        </w:tc>
        <w:tc>
          <w:tcPr>
            <w:tcW w:w="2288" w:type="pct"/>
            <w:vAlign w:val="center"/>
          </w:tcPr>
          <w:p w14:paraId="22383CE6" w14:textId="6968BA76" w:rsidR="000F7842" w:rsidRPr="00331215" w:rsidRDefault="007D273C" w:rsidP="00A23F79">
            <w:pPr>
              <w:rPr>
                <w:rFonts w:ascii="Calibri" w:hAnsi="Calibri"/>
              </w:rPr>
            </w:pPr>
            <w:r>
              <w:rPr>
                <w:rFonts w:ascii="Calibri" w:hAnsi="Calibri"/>
              </w:rPr>
              <w:t>FID</w:t>
            </w:r>
            <w:r w:rsidR="000F7842" w:rsidRPr="00331215">
              <w:rPr>
                <w:rFonts w:ascii="Calibri" w:hAnsi="Calibri"/>
              </w:rPr>
              <w:t xml:space="preserve"> Model Number</w:t>
            </w:r>
          </w:p>
        </w:tc>
        <w:tc>
          <w:tcPr>
            <w:tcW w:w="2501" w:type="pct"/>
          </w:tcPr>
          <w:p w14:paraId="22383CE7" w14:textId="77777777" w:rsidR="000F7842" w:rsidRPr="00331215" w:rsidRDefault="000F7842" w:rsidP="00A23F79">
            <w:pPr>
              <w:pStyle w:val="Header"/>
              <w:tabs>
                <w:tab w:val="clear" w:pos="4320"/>
                <w:tab w:val="clear" w:pos="8640"/>
              </w:tabs>
              <w:spacing w:after="60"/>
              <w:rPr>
                <w:rFonts w:ascii="Calibri" w:hAnsi="Calibri"/>
              </w:rPr>
            </w:pPr>
          </w:p>
        </w:tc>
      </w:tr>
      <w:tr w:rsidR="000F7842" w:rsidRPr="00331215" w14:paraId="22383CEC" w14:textId="77777777" w:rsidTr="00A23F79">
        <w:trPr>
          <w:trHeight w:val="233"/>
        </w:trPr>
        <w:tc>
          <w:tcPr>
            <w:tcW w:w="211" w:type="pct"/>
            <w:tcBorders>
              <w:top w:val="nil"/>
            </w:tcBorders>
            <w:vAlign w:val="center"/>
          </w:tcPr>
          <w:p w14:paraId="22383CE9" w14:textId="77777777" w:rsidR="000F7842" w:rsidRPr="00331215" w:rsidRDefault="000F7842" w:rsidP="00A23F79">
            <w:pPr>
              <w:jc w:val="center"/>
              <w:rPr>
                <w:rFonts w:ascii="Calibri" w:hAnsi="Calibri"/>
              </w:rPr>
            </w:pPr>
            <w:r w:rsidRPr="00331215">
              <w:rPr>
                <w:rFonts w:ascii="Calibri" w:hAnsi="Calibri"/>
              </w:rPr>
              <w:t>03</w:t>
            </w:r>
          </w:p>
        </w:tc>
        <w:tc>
          <w:tcPr>
            <w:tcW w:w="2288" w:type="pct"/>
            <w:tcBorders>
              <w:top w:val="nil"/>
            </w:tcBorders>
            <w:vAlign w:val="center"/>
          </w:tcPr>
          <w:p w14:paraId="22383CEA" w14:textId="3F6E8E13" w:rsidR="000F7842" w:rsidRPr="00331215" w:rsidRDefault="000F7842" w:rsidP="00A23F79">
            <w:pPr>
              <w:rPr>
                <w:rFonts w:ascii="Calibri" w:hAnsi="Calibri"/>
              </w:rPr>
            </w:pPr>
            <w:r w:rsidRPr="00331215">
              <w:rPr>
                <w:rFonts w:ascii="Calibri" w:hAnsi="Calibri"/>
              </w:rPr>
              <w:t>The display module is mounted adjacent to the system thermostat</w:t>
            </w:r>
            <w:r w:rsidR="00E95588">
              <w:rPr>
                <w:rFonts w:ascii="Calibri" w:hAnsi="Calibri"/>
              </w:rPr>
              <w:t>.</w:t>
            </w:r>
          </w:p>
        </w:tc>
        <w:tc>
          <w:tcPr>
            <w:tcW w:w="2501" w:type="pct"/>
            <w:tcBorders>
              <w:top w:val="nil"/>
            </w:tcBorders>
            <w:vAlign w:val="center"/>
          </w:tcPr>
          <w:p w14:paraId="22383CEB" w14:textId="77777777" w:rsidR="000F7842" w:rsidRPr="00331215" w:rsidRDefault="000F7842" w:rsidP="00A23F79">
            <w:pPr>
              <w:keepNext/>
              <w:rPr>
                <w:rFonts w:ascii="Calibri" w:hAnsi="Calibri"/>
              </w:rPr>
            </w:pPr>
          </w:p>
        </w:tc>
      </w:tr>
      <w:tr w:rsidR="000F7842" w:rsidRPr="00331215" w14:paraId="22383CF0" w14:textId="77777777" w:rsidTr="00A23F79">
        <w:trPr>
          <w:trHeight w:val="233"/>
        </w:trPr>
        <w:tc>
          <w:tcPr>
            <w:tcW w:w="211" w:type="pct"/>
            <w:vAlign w:val="center"/>
          </w:tcPr>
          <w:p w14:paraId="22383CED" w14:textId="77777777" w:rsidR="000F7842" w:rsidRPr="00331215" w:rsidRDefault="000F7842" w:rsidP="00A23F79">
            <w:pPr>
              <w:jc w:val="center"/>
              <w:rPr>
                <w:rFonts w:ascii="Calibri" w:hAnsi="Calibri"/>
              </w:rPr>
            </w:pPr>
            <w:r w:rsidRPr="00331215">
              <w:rPr>
                <w:rFonts w:ascii="Calibri" w:hAnsi="Calibri"/>
              </w:rPr>
              <w:t>04</w:t>
            </w:r>
          </w:p>
        </w:tc>
        <w:tc>
          <w:tcPr>
            <w:tcW w:w="2288" w:type="pct"/>
            <w:vAlign w:val="center"/>
          </w:tcPr>
          <w:p w14:paraId="22383CEE" w14:textId="5DA9E1FC" w:rsidR="000F7842" w:rsidRPr="00331215" w:rsidRDefault="000F7842" w:rsidP="00A23F79">
            <w:pPr>
              <w:rPr>
                <w:rFonts w:ascii="Calibri" w:hAnsi="Calibri"/>
              </w:rPr>
            </w:pPr>
            <w:r w:rsidRPr="00331215">
              <w:rPr>
                <w:rFonts w:ascii="Calibri" w:hAnsi="Calibri"/>
              </w:rPr>
              <w:t xml:space="preserve">The manufacturer has certified to the Energy Commission that the </w:t>
            </w:r>
            <w:r w:rsidR="007D273C">
              <w:rPr>
                <w:rFonts w:ascii="Calibri" w:hAnsi="Calibri"/>
              </w:rPr>
              <w:t>FID</w:t>
            </w:r>
            <w:r w:rsidRPr="00331215">
              <w:rPr>
                <w:rFonts w:ascii="Calibri" w:hAnsi="Calibri"/>
              </w:rPr>
              <w:t xml:space="preserve"> model meets the requirements of Reference Joint Appendix JA6 (Make and model found on CEC list of approved </w:t>
            </w:r>
            <w:r w:rsidR="007D273C">
              <w:rPr>
                <w:rFonts w:ascii="Calibri" w:hAnsi="Calibri"/>
              </w:rPr>
              <w:t>FID</w:t>
            </w:r>
            <w:r w:rsidRPr="00331215">
              <w:rPr>
                <w:rFonts w:ascii="Calibri" w:hAnsi="Calibri"/>
              </w:rPr>
              <w:t xml:space="preserve"> devices)</w:t>
            </w:r>
            <w:r w:rsidR="00E95588">
              <w:rPr>
                <w:rFonts w:ascii="Calibri" w:hAnsi="Calibri"/>
              </w:rPr>
              <w:t>.</w:t>
            </w:r>
          </w:p>
        </w:tc>
        <w:tc>
          <w:tcPr>
            <w:tcW w:w="2501" w:type="pct"/>
            <w:vAlign w:val="center"/>
          </w:tcPr>
          <w:p w14:paraId="22383CEF" w14:textId="77777777" w:rsidR="000F7842" w:rsidRPr="00331215" w:rsidRDefault="000F7842" w:rsidP="00A23F79">
            <w:pPr>
              <w:keepNext/>
              <w:rPr>
                <w:rFonts w:ascii="Calibri" w:hAnsi="Calibri"/>
              </w:rPr>
            </w:pPr>
          </w:p>
        </w:tc>
      </w:tr>
      <w:tr w:rsidR="000F7842" w:rsidRPr="00331215" w14:paraId="22383CF4" w14:textId="77777777" w:rsidTr="00A23F79">
        <w:trPr>
          <w:trHeight w:val="278"/>
        </w:trPr>
        <w:tc>
          <w:tcPr>
            <w:tcW w:w="211" w:type="pct"/>
            <w:vAlign w:val="center"/>
          </w:tcPr>
          <w:p w14:paraId="22383CF1" w14:textId="77777777" w:rsidR="000F7842" w:rsidRPr="00331215" w:rsidRDefault="000F7842" w:rsidP="00A23F79">
            <w:pPr>
              <w:jc w:val="center"/>
              <w:rPr>
                <w:rFonts w:ascii="Calibri" w:hAnsi="Calibri"/>
              </w:rPr>
            </w:pPr>
            <w:r w:rsidRPr="00331215">
              <w:rPr>
                <w:rFonts w:ascii="Calibri" w:hAnsi="Calibri"/>
              </w:rPr>
              <w:t>05</w:t>
            </w:r>
          </w:p>
        </w:tc>
        <w:tc>
          <w:tcPr>
            <w:tcW w:w="2288" w:type="pct"/>
            <w:vAlign w:val="center"/>
          </w:tcPr>
          <w:p w14:paraId="22383CF2" w14:textId="594F72A9" w:rsidR="000F7842" w:rsidRPr="00331215" w:rsidRDefault="000F7842" w:rsidP="00A23F79">
            <w:pPr>
              <w:rPr>
                <w:rFonts w:ascii="Calibri" w:hAnsi="Calibri"/>
              </w:rPr>
            </w:pPr>
            <w:r w:rsidRPr="00331215">
              <w:rPr>
                <w:rFonts w:ascii="Calibri" w:hAnsi="Calibri"/>
              </w:rPr>
              <w:t xml:space="preserve">The system has operated for at least 15 minutes and the </w:t>
            </w:r>
            <w:r w:rsidR="007D273C">
              <w:rPr>
                <w:rFonts w:ascii="Calibri" w:hAnsi="Calibri"/>
              </w:rPr>
              <w:t>FID</w:t>
            </w:r>
            <w:r w:rsidRPr="00331215">
              <w:rPr>
                <w:rFonts w:ascii="Calibri" w:hAnsi="Calibri"/>
              </w:rPr>
              <w:t xml:space="preserve"> reports that the system is operating within acceptable parameters.</w:t>
            </w:r>
          </w:p>
        </w:tc>
        <w:tc>
          <w:tcPr>
            <w:tcW w:w="2501" w:type="pct"/>
            <w:vAlign w:val="center"/>
          </w:tcPr>
          <w:p w14:paraId="22383CF3" w14:textId="77777777" w:rsidR="000F7842" w:rsidRPr="00331215" w:rsidRDefault="000F7842" w:rsidP="00A23F79">
            <w:pPr>
              <w:keepNext/>
              <w:rPr>
                <w:rFonts w:ascii="Calibri" w:hAnsi="Calibri"/>
              </w:rPr>
            </w:pPr>
          </w:p>
        </w:tc>
      </w:tr>
    </w:tbl>
    <w:p w14:paraId="22383CF5" w14:textId="77777777" w:rsidR="000F7842" w:rsidRPr="00331215" w:rsidRDefault="000F7842" w:rsidP="000F7842">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5"/>
        <w:gridCol w:w="10309"/>
        <w:gridCol w:w="6"/>
      </w:tblGrid>
      <w:tr w:rsidR="000F7842" w:rsidRPr="00331215" w14:paraId="22383CF8" w14:textId="77777777" w:rsidTr="00A23F79">
        <w:trPr>
          <w:trHeight w:val="206"/>
        </w:trPr>
        <w:tc>
          <w:tcPr>
            <w:tcW w:w="10972" w:type="dxa"/>
            <w:gridSpan w:val="3"/>
            <w:vAlign w:val="center"/>
          </w:tcPr>
          <w:p w14:paraId="22383CF7" w14:textId="57EEAFBC" w:rsidR="000F7842" w:rsidRPr="00AC02CA" w:rsidRDefault="000F7842" w:rsidP="00A23F7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AC02CA">
              <w:rPr>
                <w:rFonts w:asciiTheme="minorHAnsi" w:hAnsiTheme="minorHAnsi" w:cs="Arial"/>
                <w:b/>
                <w:caps/>
              </w:rPr>
              <w:t xml:space="preserve">J. </w:t>
            </w:r>
            <w:r w:rsidR="007D273C">
              <w:rPr>
                <w:rFonts w:asciiTheme="minorHAnsi" w:hAnsiTheme="minorHAnsi"/>
                <w:b/>
              </w:rPr>
              <w:t>Fault Indicator Display</w:t>
            </w:r>
            <w:r w:rsidR="00E95588" w:rsidRPr="00AC02CA">
              <w:rPr>
                <w:rFonts w:asciiTheme="minorHAnsi" w:hAnsiTheme="minorHAnsi"/>
                <w:b/>
              </w:rPr>
              <w:t xml:space="preserve"> – Additional Requirements</w:t>
            </w:r>
          </w:p>
        </w:tc>
      </w:tr>
      <w:tr w:rsidR="000F7842" w:rsidRPr="00331215" w14:paraId="22383CFB" w14:textId="77777777" w:rsidTr="00A23F79">
        <w:tblPrEx>
          <w:tblCellMar>
            <w:top w:w="29" w:type="dxa"/>
            <w:left w:w="115" w:type="dxa"/>
            <w:bottom w:w="29" w:type="dxa"/>
            <w:right w:w="115" w:type="dxa"/>
          </w:tblCellMar>
        </w:tblPrEx>
        <w:trPr>
          <w:gridAfter w:val="1"/>
          <w:wAfter w:w="6" w:type="dxa"/>
          <w:trHeight w:val="144"/>
        </w:trPr>
        <w:tc>
          <w:tcPr>
            <w:tcW w:w="476" w:type="dxa"/>
            <w:vAlign w:val="center"/>
          </w:tcPr>
          <w:p w14:paraId="22383CF9" w14:textId="77777777" w:rsidR="000F7842" w:rsidRPr="00331215" w:rsidRDefault="000F7842" w:rsidP="00E95588">
            <w:pPr>
              <w:keepNext/>
              <w:jc w:val="center"/>
              <w:rPr>
                <w:rFonts w:ascii="Calibri" w:hAnsi="Calibri"/>
              </w:rPr>
            </w:pPr>
            <w:r w:rsidRPr="00331215">
              <w:rPr>
                <w:rFonts w:ascii="Calibri" w:hAnsi="Calibri"/>
              </w:rPr>
              <w:t>01</w:t>
            </w:r>
          </w:p>
        </w:tc>
        <w:tc>
          <w:tcPr>
            <w:tcW w:w="10490" w:type="dxa"/>
            <w:vAlign w:val="center"/>
          </w:tcPr>
          <w:p w14:paraId="22383CFA" w14:textId="6385D93A" w:rsidR="000F7842" w:rsidRPr="00331215" w:rsidRDefault="007D273C" w:rsidP="00AC02CA">
            <w:pPr>
              <w:pStyle w:val="Header"/>
              <w:keepNext/>
              <w:tabs>
                <w:tab w:val="clear" w:pos="4320"/>
                <w:tab w:val="clear" w:pos="8640"/>
              </w:tabs>
              <w:rPr>
                <w:rFonts w:ascii="Calibri" w:hAnsi="Calibri"/>
              </w:rPr>
            </w:pPr>
            <w:r>
              <w:rPr>
                <w:rFonts w:ascii="Calibri" w:hAnsi="Calibri" w:cs="ArialMT"/>
              </w:rPr>
              <w:t>Fault Indicator Display</w:t>
            </w:r>
            <w:r w:rsidR="000F7842" w:rsidRPr="00331215">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0F7842" w:rsidRPr="00331215">
              <w:rPr>
                <w:rFonts w:ascii="Calibri" w:hAnsi="Calibri" w:cs="ArialMT"/>
              </w:rPr>
              <w:t xml:space="preserve"> manufacturer’s specifications.</w:t>
            </w:r>
          </w:p>
        </w:tc>
      </w:tr>
      <w:tr w:rsidR="000F7842" w:rsidRPr="00331215" w14:paraId="22383CFE" w14:textId="77777777" w:rsidTr="00A23F79">
        <w:tblPrEx>
          <w:tblCellMar>
            <w:top w:w="29" w:type="dxa"/>
            <w:left w:w="115" w:type="dxa"/>
            <w:bottom w:w="29" w:type="dxa"/>
            <w:right w:w="115" w:type="dxa"/>
          </w:tblCellMar>
        </w:tblPrEx>
        <w:trPr>
          <w:gridAfter w:val="1"/>
          <w:wAfter w:w="6" w:type="dxa"/>
          <w:trHeight w:val="144"/>
        </w:trPr>
        <w:tc>
          <w:tcPr>
            <w:tcW w:w="476" w:type="dxa"/>
            <w:vAlign w:val="center"/>
          </w:tcPr>
          <w:p w14:paraId="22383CFC" w14:textId="77777777" w:rsidR="000F7842" w:rsidRPr="00331215" w:rsidRDefault="000F7842" w:rsidP="00E95588">
            <w:pPr>
              <w:keepNext/>
              <w:jc w:val="center"/>
              <w:rPr>
                <w:rFonts w:ascii="Calibri" w:hAnsi="Calibri"/>
              </w:rPr>
            </w:pPr>
            <w:r w:rsidRPr="00331215">
              <w:rPr>
                <w:rFonts w:ascii="Calibri" w:hAnsi="Calibri"/>
              </w:rPr>
              <w:t>02</w:t>
            </w:r>
          </w:p>
        </w:tc>
        <w:tc>
          <w:tcPr>
            <w:tcW w:w="10490" w:type="dxa"/>
            <w:vAlign w:val="center"/>
          </w:tcPr>
          <w:p w14:paraId="22383CFD" w14:textId="20EB8214" w:rsidR="000F7842" w:rsidRPr="00331215" w:rsidRDefault="000F7842" w:rsidP="00AC02CA">
            <w:pPr>
              <w:pStyle w:val="Header"/>
              <w:keepNext/>
              <w:tabs>
                <w:tab w:val="clear" w:pos="4320"/>
                <w:tab w:val="clear" w:pos="8640"/>
              </w:tabs>
              <w:rPr>
                <w:rFonts w:ascii="Calibri" w:hAnsi="Calibri"/>
              </w:rPr>
            </w:pPr>
            <w:r w:rsidRPr="00331215">
              <w:rPr>
                <w:rFonts w:ascii="Calibri" w:hAnsi="Calibri" w:cs="ArialMT"/>
              </w:rPr>
              <w:t xml:space="preserve">The installer shall ensure that a copy of the </w:t>
            </w:r>
            <w:r w:rsidR="007D273C">
              <w:rPr>
                <w:rFonts w:ascii="Calibri" w:hAnsi="Calibri" w:cs="ArialMT"/>
              </w:rPr>
              <w:t>FID</w:t>
            </w:r>
            <w:r w:rsidRPr="00331215">
              <w:rPr>
                <w:rFonts w:ascii="Calibri" w:hAnsi="Calibri" w:cs="ArialMT"/>
              </w:rPr>
              <w:t xml:space="preserve"> manufacturer's user instructions documentation has been made available to the building owner.</w:t>
            </w:r>
          </w:p>
        </w:tc>
      </w:tr>
      <w:tr w:rsidR="000F7842" w:rsidRPr="00331215" w14:paraId="22383D00" w14:textId="77777777" w:rsidTr="00A23F79">
        <w:tblPrEx>
          <w:tblCellMar>
            <w:top w:w="29" w:type="dxa"/>
            <w:left w:w="115" w:type="dxa"/>
            <w:bottom w:w="29" w:type="dxa"/>
            <w:right w:w="115" w:type="dxa"/>
          </w:tblCellMar>
        </w:tblPrEx>
        <w:trPr>
          <w:gridAfter w:val="1"/>
          <w:wAfter w:w="6" w:type="dxa"/>
          <w:trHeight w:val="201"/>
        </w:trPr>
        <w:tc>
          <w:tcPr>
            <w:tcW w:w="10966" w:type="dxa"/>
            <w:gridSpan w:val="2"/>
            <w:vAlign w:val="center"/>
          </w:tcPr>
          <w:p w14:paraId="22383CFF" w14:textId="77777777" w:rsidR="000F7842" w:rsidRPr="00912E9E" w:rsidRDefault="000F7842" w:rsidP="00A23F79">
            <w:pPr>
              <w:pStyle w:val="Header"/>
              <w:keepNext/>
              <w:tabs>
                <w:tab w:val="clear" w:pos="4320"/>
                <w:tab w:val="clear" w:pos="8640"/>
              </w:tabs>
              <w:spacing w:after="60"/>
              <w:rPr>
                <w:rFonts w:ascii="Calibri" w:hAnsi="Calibri" w:cs="ArialMT"/>
                <w:b/>
                <w:sz w:val="18"/>
                <w:szCs w:val="18"/>
              </w:rPr>
            </w:pPr>
            <w:r w:rsidRPr="00912E9E">
              <w:rPr>
                <w:rFonts w:ascii="Calibri" w:hAnsi="Calibri" w:cs="ArialMT"/>
                <w:b/>
                <w:sz w:val="18"/>
                <w:szCs w:val="18"/>
              </w:rPr>
              <w:t xml:space="preserve">The responsible person’s signature on this compliance document affirms that all applicable requirements in this table have been met.  </w:t>
            </w:r>
          </w:p>
        </w:tc>
      </w:tr>
    </w:tbl>
    <w:p w14:paraId="22383D01" w14:textId="77777777" w:rsidR="005F02F3" w:rsidRDefault="005F02F3" w:rsidP="00C34275"/>
    <w:p w14:paraId="22383D02" w14:textId="77777777" w:rsidR="005F02F3" w:rsidRPr="00331215" w:rsidRDefault="005F02F3" w:rsidP="008A10A5"/>
    <w:p w14:paraId="22383D03" w14:textId="77777777" w:rsidR="005F02F3" w:rsidRPr="00331215" w:rsidRDefault="005F02F3" w:rsidP="008A10A5"/>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73539F" w:rsidRPr="00331215" w14:paraId="22383D05" w14:textId="77777777" w:rsidTr="00A9189F">
        <w:trPr>
          <w:trHeight w:val="206"/>
        </w:trPr>
        <w:tc>
          <w:tcPr>
            <w:tcW w:w="10950" w:type="dxa"/>
            <w:gridSpan w:val="4"/>
            <w:vAlign w:val="center"/>
          </w:tcPr>
          <w:p w14:paraId="22383D04" w14:textId="77777777" w:rsidR="0073539F" w:rsidRPr="00331215" w:rsidRDefault="0073539F" w:rsidP="007353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31215">
              <w:rPr>
                <w:rFonts w:asciiTheme="minorHAnsi" w:hAnsiTheme="minorHAnsi" w:cs="Arial"/>
                <w:b/>
                <w:caps/>
                <w:sz w:val="18"/>
                <w:szCs w:val="18"/>
              </w:rPr>
              <w:lastRenderedPageBreak/>
              <w:t>Documentation Author's Declaration Statement</w:t>
            </w:r>
          </w:p>
        </w:tc>
      </w:tr>
      <w:tr w:rsidR="0073539F" w:rsidRPr="00331215" w14:paraId="22383D07" w14:textId="77777777" w:rsidTr="00A9189F">
        <w:trPr>
          <w:trHeight w:val="206"/>
        </w:trPr>
        <w:tc>
          <w:tcPr>
            <w:tcW w:w="10950" w:type="dxa"/>
            <w:gridSpan w:val="4"/>
            <w:vAlign w:val="center"/>
          </w:tcPr>
          <w:p w14:paraId="22383D06" w14:textId="77777777" w:rsidR="0073539F" w:rsidRPr="00331215" w:rsidRDefault="0073539F" w:rsidP="00AC02CA">
            <w:pPr>
              <w:keepNext/>
              <w:numPr>
                <w:ilvl w:val="0"/>
                <w:numId w:val="9"/>
              </w:numPr>
              <w:ind w:left="271" w:hanging="270"/>
              <w:rPr>
                <w:rFonts w:asciiTheme="minorHAnsi" w:hAnsiTheme="minorHAnsi"/>
                <w:sz w:val="18"/>
                <w:szCs w:val="18"/>
              </w:rPr>
            </w:pPr>
            <w:r w:rsidRPr="00331215">
              <w:rPr>
                <w:rFonts w:asciiTheme="minorHAnsi" w:hAnsiTheme="minorHAnsi"/>
                <w:sz w:val="18"/>
                <w:szCs w:val="18"/>
              </w:rPr>
              <w:t>I certify that this Certificate of Installation documentation is accurate and complete.</w:t>
            </w:r>
          </w:p>
        </w:tc>
      </w:tr>
      <w:tr w:rsidR="0073539F" w:rsidRPr="00331215" w14:paraId="22383D0A" w14:textId="77777777" w:rsidTr="00A9189F">
        <w:trPr>
          <w:trHeight w:val="360"/>
        </w:trPr>
        <w:tc>
          <w:tcPr>
            <w:tcW w:w="5577" w:type="dxa"/>
            <w:gridSpan w:val="2"/>
          </w:tcPr>
          <w:p w14:paraId="22383D08"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Name:</w:t>
            </w:r>
          </w:p>
        </w:tc>
        <w:tc>
          <w:tcPr>
            <w:tcW w:w="5373" w:type="dxa"/>
            <w:gridSpan w:val="2"/>
          </w:tcPr>
          <w:p w14:paraId="22383D09"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Signature:</w:t>
            </w:r>
          </w:p>
        </w:tc>
      </w:tr>
      <w:tr w:rsidR="0073539F" w:rsidRPr="00331215" w14:paraId="22383D0D" w14:textId="77777777" w:rsidTr="00A9189F">
        <w:trPr>
          <w:trHeight w:val="360"/>
        </w:trPr>
        <w:tc>
          <w:tcPr>
            <w:tcW w:w="5577" w:type="dxa"/>
            <w:gridSpan w:val="2"/>
          </w:tcPr>
          <w:p w14:paraId="22383D0B"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Documentation Author Company Name:</w:t>
            </w:r>
          </w:p>
        </w:tc>
        <w:tc>
          <w:tcPr>
            <w:tcW w:w="5373" w:type="dxa"/>
            <w:gridSpan w:val="2"/>
          </w:tcPr>
          <w:p w14:paraId="22383D0C"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Date Signed:</w:t>
            </w:r>
          </w:p>
        </w:tc>
      </w:tr>
      <w:tr w:rsidR="0073539F" w:rsidRPr="00331215" w14:paraId="22383D10" w14:textId="77777777" w:rsidTr="00A9189F">
        <w:trPr>
          <w:trHeight w:val="360"/>
        </w:trPr>
        <w:tc>
          <w:tcPr>
            <w:tcW w:w="5577" w:type="dxa"/>
            <w:gridSpan w:val="2"/>
          </w:tcPr>
          <w:p w14:paraId="22383D0E"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Address:</w:t>
            </w:r>
          </w:p>
        </w:tc>
        <w:tc>
          <w:tcPr>
            <w:tcW w:w="5373" w:type="dxa"/>
            <w:gridSpan w:val="2"/>
          </w:tcPr>
          <w:p w14:paraId="22383D0F" w14:textId="0F709990"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CEA/HERS Certification Identification (</w:t>
            </w:r>
            <w:r w:rsidR="00E95588">
              <w:rPr>
                <w:rFonts w:asciiTheme="minorHAnsi" w:hAnsiTheme="minorHAnsi"/>
                <w:sz w:val="14"/>
                <w:szCs w:val="14"/>
              </w:rPr>
              <w:t>i</w:t>
            </w:r>
            <w:r w:rsidRPr="00331215">
              <w:rPr>
                <w:rFonts w:asciiTheme="minorHAnsi" w:hAnsiTheme="minorHAnsi"/>
                <w:sz w:val="14"/>
                <w:szCs w:val="14"/>
              </w:rPr>
              <w:t>f applicable):</w:t>
            </w:r>
          </w:p>
        </w:tc>
      </w:tr>
      <w:tr w:rsidR="0073539F" w:rsidRPr="00331215" w14:paraId="22383D13" w14:textId="77777777" w:rsidTr="00A9189F">
        <w:trPr>
          <w:trHeight w:val="360"/>
        </w:trPr>
        <w:tc>
          <w:tcPr>
            <w:tcW w:w="5577" w:type="dxa"/>
            <w:gridSpan w:val="2"/>
          </w:tcPr>
          <w:p w14:paraId="22383D11"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City/State/Zip:</w:t>
            </w:r>
          </w:p>
        </w:tc>
        <w:tc>
          <w:tcPr>
            <w:tcW w:w="5373" w:type="dxa"/>
            <w:gridSpan w:val="2"/>
          </w:tcPr>
          <w:p w14:paraId="22383D12" w14:textId="77777777" w:rsidR="0073539F" w:rsidRPr="00331215" w:rsidRDefault="0073539F" w:rsidP="0073539F">
            <w:pPr>
              <w:keepNext/>
              <w:rPr>
                <w:rFonts w:asciiTheme="minorHAnsi" w:hAnsiTheme="minorHAnsi"/>
                <w:sz w:val="14"/>
                <w:szCs w:val="14"/>
              </w:rPr>
            </w:pPr>
            <w:r w:rsidRPr="00331215">
              <w:rPr>
                <w:rFonts w:asciiTheme="minorHAnsi" w:hAnsiTheme="minorHAnsi"/>
                <w:sz w:val="14"/>
                <w:szCs w:val="14"/>
              </w:rPr>
              <w:t>Phone:</w:t>
            </w:r>
          </w:p>
        </w:tc>
      </w:tr>
      <w:tr w:rsidR="0073539F" w:rsidRPr="00331215" w14:paraId="22383D15" w14:textId="77777777" w:rsidTr="00A9189F">
        <w:tblPrEx>
          <w:tblCellMar>
            <w:left w:w="115" w:type="dxa"/>
            <w:right w:w="115" w:type="dxa"/>
          </w:tblCellMar>
        </w:tblPrEx>
        <w:trPr>
          <w:trHeight w:val="296"/>
        </w:trPr>
        <w:tc>
          <w:tcPr>
            <w:tcW w:w="10950" w:type="dxa"/>
            <w:gridSpan w:val="4"/>
            <w:vAlign w:val="center"/>
          </w:tcPr>
          <w:p w14:paraId="22383D14" w14:textId="77777777" w:rsidR="0073539F" w:rsidRPr="00331215" w:rsidRDefault="0073539F" w:rsidP="0073539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31215">
              <w:rPr>
                <w:rFonts w:asciiTheme="minorHAnsi" w:hAnsiTheme="minorHAnsi" w:cs="Arial"/>
                <w:b/>
                <w:caps/>
                <w:sz w:val="18"/>
                <w:szCs w:val="18"/>
              </w:rPr>
              <w:t xml:space="preserve">Responsible Person's Declaration statement  </w:t>
            </w:r>
          </w:p>
        </w:tc>
      </w:tr>
      <w:tr w:rsidR="0073539F" w:rsidRPr="00331215" w14:paraId="22383D1D" w14:textId="77777777" w:rsidTr="00A9189F">
        <w:tblPrEx>
          <w:tblCellMar>
            <w:left w:w="115" w:type="dxa"/>
            <w:right w:w="115" w:type="dxa"/>
          </w:tblCellMar>
        </w:tblPrEx>
        <w:trPr>
          <w:trHeight w:val="504"/>
        </w:trPr>
        <w:tc>
          <w:tcPr>
            <w:tcW w:w="10950" w:type="dxa"/>
            <w:gridSpan w:val="4"/>
          </w:tcPr>
          <w:p w14:paraId="22383D16" w14:textId="77777777" w:rsidR="0073539F" w:rsidRPr="00710AB1" w:rsidRDefault="0073539F" w:rsidP="00AC02CA">
            <w:pPr>
              <w:keepNext/>
              <w:tabs>
                <w:tab w:val="left" w:pos="-2600"/>
              </w:tabs>
              <w:ind w:right="86"/>
              <w:outlineLvl w:val="2"/>
              <w:rPr>
                <w:rFonts w:asciiTheme="minorHAnsi" w:hAnsiTheme="minorHAnsi"/>
                <w:sz w:val="18"/>
                <w:szCs w:val="18"/>
              </w:rPr>
            </w:pPr>
            <w:r w:rsidRPr="00710AB1">
              <w:rPr>
                <w:rFonts w:asciiTheme="minorHAnsi" w:hAnsiTheme="minorHAnsi"/>
                <w:sz w:val="18"/>
                <w:szCs w:val="18"/>
              </w:rPr>
              <w:t xml:space="preserve">I certify the following under penalty of perjury, under the laws of the State of California: </w:t>
            </w:r>
          </w:p>
          <w:p w14:paraId="781DB230" w14:textId="77777777" w:rsidR="005A7166" w:rsidRPr="00710AB1" w:rsidRDefault="005A7166" w:rsidP="005A7166">
            <w:pPr>
              <w:pStyle w:val="Heading3"/>
              <w:numPr>
                <w:ilvl w:val="0"/>
                <w:numId w:val="27"/>
              </w:numPr>
              <w:tabs>
                <w:tab w:val="clear" w:pos="1800"/>
              </w:tabs>
              <w:spacing w:before="0"/>
              <w:ind w:right="90"/>
              <w:rPr>
                <w:rFonts w:asciiTheme="minorHAnsi" w:hAnsiTheme="minorHAnsi"/>
                <w:b/>
                <w:caps/>
                <w:sz w:val="18"/>
                <w:szCs w:val="18"/>
              </w:rPr>
            </w:pPr>
            <w:r w:rsidRPr="00710AB1">
              <w:rPr>
                <w:rFonts w:asciiTheme="minorHAnsi" w:hAnsiTheme="minorHAnsi"/>
                <w:sz w:val="18"/>
                <w:szCs w:val="18"/>
              </w:rPr>
              <w:t xml:space="preserve">The information provided on this Certificate of Installation is true and correct. </w:t>
            </w:r>
          </w:p>
          <w:p w14:paraId="2649DC2B" w14:textId="77777777" w:rsidR="005A7166" w:rsidRPr="00710AB1" w:rsidRDefault="005A7166" w:rsidP="005A7166">
            <w:pPr>
              <w:pStyle w:val="Heading3"/>
              <w:numPr>
                <w:ilvl w:val="0"/>
                <w:numId w:val="27"/>
              </w:numPr>
              <w:tabs>
                <w:tab w:val="clear" w:pos="1800"/>
              </w:tabs>
              <w:spacing w:before="0"/>
              <w:ind w:right="90"/>
              <w:rPr>
                <w:rFonts w:asciiTheme="minorHAnsi" w:hAnsiTheme="minorHAnsi"/>
                <w:b/>
                <w:caps/>
                <w:sz w:val="18"/>
              </w:rPr>
            </w:pPr>
            <w:r w:rsidRPr="00710AB1">
              <w:rPr>
                <w:rFonts w:asciiTheme="minorHAnsi" w:hAnsiTheme="minorHAnsi"/>
                <w:snapToGrid w:val="0"/>
                <w:sz w:val="18"/>
                <w:szCs w:val="18"/>
              </w:rPr>
              <w:t xml:space="preserve">I am either: a) a responsible person eligible under Division 3 of the Business and Professions Code </w:t>
            </w:r>
            <w:r w:rsidRPr="00710AB1">
              <w:rPr>
                <w:rFonts w:asciiTheme="minorHAnsi" w:hAnsiTheme="minorHAnsi"/>
                <w:sz w:val="18"/>
                <w:szCs w:val="18"/>
              </w:rPr>
              <w:t xml:space="preserve">in the applicable classification to accept responsibility for the system design, construction, or installation </w:t>
            </w:r>
            <w:r w:rsidRPr="00710AB1">
              <w:rPr>
                <w:rFonts w:asciiTheme="minorHAnsi" w:hAnsiTheme="minorHAnsi"/>
                <w:snapToGrid w:val="0"/>
                <w:sz w:val="18"/>
                <w:szCs w:val="18"/>
              </w:rPr>
              <w:t xml:space="preserve">of features, materials, components, or manufactured devices </w:t>
            </w:r>
            <w:r w:rsidRPr="00710AB1">
              <w:rPr>
                <w:rFonts w:asciiTheme="minorHAnsi" w:hAnsiTheme="minorHAnsi"/>
                <w:sz w:val="18"/>
                <w:szCs w:val="18"/>
              </w:rPr>
              <w:t xml:space="preserve">for the scope of work identified on this Certificate of Installation </w:t>
            </w:r>
            <w:r w:rsidRPr="00710AB1">
              <w:rPr>
                <w:rFonts w:asciiTheme="minorHAnsi" w:hAnsiTheme="minorHAnsi"/>
                <w:snapToGrid w:val="0"/>
                <w:sz w:val="18"/>
                <w:szCs w:val="18"/>
              </w:rPr>
              <w:t>and attest to the declarations in this statement</w:t>
            </w:r>
            <w:r w:rsidRPr="00710AB1">
              <w:rPr>
                <w:rFonts w:asciiTheme="minorHAnsi" w:hAnsiTheme="minorHAnsi"/>
                <w:sz w:val="18"/>
                <w:szCs w:val="18"/>
              </w:rPr>
              <w:t>, or b) I am an authorized representative of the responsible person and attest to the declarations in this statement on the responsible person’s behalf</w:t>
            </w:r>
            <w:r w:rsidRPr="00710AB1">
              <w:rPr>
                <w:rFonts w:asciiTheme="minorHAnsi" w:eastAsia="Calibri" w:hAnsiTheme="minorHAnsi"/>
                <w:sz w:val="18"/>
                <w:szCs w:val="18"/>
              </w:rPr>
              <w:t>.</w:t>
            </w:r>
          </w:p>
          <w:p w14:paraId="7A901357" w14:textId="77777777" w:rsidR="005A7166" w:rsidRPr="00710AB1" w:rsidRDefault="005A7166" w:rsidP="005A7166">
            <w:pPr>
              <w:keepNext/>
              <w:numPr>
                <w:ilvl w:val="0"/>
                <w:numId w:val="27"/>
              </w:numPr>
              <w:autoSpaceDE w:val="0"/>
              <w:autoSpaceDN w:val="0"/>
              <w:adjustRightInd w:val="0"/>
              <w:ind w:right="90"/>
              <w:rPr>
                <w:rFonts w:asciiTheme="minorHAnsi" w:hAnsiTheme="minorHAnsi"/>
                <w:sz w:val="18"/>
                <w:szCs w:val="18"/>
              </w:rPr>
            </w:pPr>
            <w:r w:rsidRPr="00710AB1">
              <w:rPr>
                <w:rFonts w:asciiTheme="minorHAnsi" w:hAnsiTheme="minorHAnsi"/>
                <w:sz w:val="18"/>
                <w:szCs w:val="18"/>
              </w:rPr>
              <w:t xml:space="preserve">The constructed or installed features, materials, </w:t>
            </w:r>
            <w:proofErr w:type="gramStart"/>
            <w:r w:rsidRPr="00710AB1">
              <w:rPr>
                <w:rFonts w:asciiTheme="minorHAnsi" w:hAnsiTheme="minorHAnsi"/>
                <w:sz w:val="18"/>
                <w:szCs w:val="18"/>
              </w:rPr>
              <w:t>components</w:t>
            </w:r>
            <w:proofErr w:type="gramEnd"/>
            <w:r w:rsidRPr="00710AB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0AB1">
              <w:rPr>
                <w:rFonts w:asciiTheme="minorHAnsi" w:eastAsia="Calibri" w:hAnsiTheme="minorHAnsi" w:cs="TimesNewRomanPSMT"/>
                <w:sz w:val="18"/>
                <w:szCs w:val="18"/>
              </w:rPr>
              <w:t>.</w:t>
            </w:r>
          </w:p>
          <w:p w14:paraId="0442F9E1" w14:textId="77777777" w:rsidR="005A7166" w:rsidRPr="00710AB1" w:rsidRDefault="005A7166" w:rsidP="005A7166">
            <w:pPr>
              <w:pStyle w:val="ListParagraph"/>
              <w:keepNext/>
              <w:numPr>
                <w:ilvl w:val="0"/>
                <w:numId w:val="27"/>
              </w:numPr>
              <w:autoSpaceDE w:val="0"/>
              <w:autoSpaceDN w:val="0"/>
              <w:adjustRightInd w:val="0"/>
              <w:rPr>
                <w:rFonts w:asciiTheme="minorHAnsi" w:hAnsiTheme="minorHAnsi"/>
                <w:sz w:val="18"/>
              </w:rPr>
            </w:pPr>
            <w:r w:rsidRPr="00710A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2383D1C" w14:textId="15A236CF" w:rsidR="0073539F" w:rsidRPr="00331215" w:rsidRDefault="005A7166" w:rsidP="00710AB1">
            <w:pPr>
              <w:pStyle w:val="ListParagraph"/>
              <w:numPr>
                <w:ilvl w:val="0"/>
                <w:numId w:val="27"/>
              </w:numPr>
              <w:rPr>
                <w:b/>
              </w:rPr>
            </w:pPr>
            <w:r w:rsidRPr="00710AB1">
              <w:rPr>
                <w:rFonts w:asciiTheme="minorHAnsi" w:hAnsiTheme="minorHAnsi"/>
                <w:sz w:val="18"/>
                <w:szCs w:val="18"/>
              </w:rPr>
              <w:t xml:space="preserve">I will ensure that a registered copy of this Certificate of Installation shall be </w:t>
            </w:r>
            <w:proofErr w:type="gramStart"/>
            <w:r w:rsidRPr="00710AB1">
              <w:rPr>
                <w:rFonts w:asciiTheme="minorHAnsi" w:hAnsiTheme="minorHAnsi"/>
                <w:sz w:val="18"/>
                <w:szCs w:val="18"/>
              </w:rPr>
              <w:t>posted, or</w:t>
            </w:r>
            <w:proofErr w:type="gramEnd"/>
            <w:r w:rsidRPr="00710AB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73539F" w:rsidRPr="00331215" w14:paraId="22383D20" w14:textId="77777777" w:rsidTr="00A9189F">
        <w:tblPrEx>
          <w:tblCellMar>
            <w:left w:w="108" w:type="dxa"/>
            <w:right w:w="108" w:type="dxa"/>
          </w:tblCellMar>
        </w:tblPrEx>
        <w:trPr>
          <w:trHeight w:val="360"/>
        </w:trPr>
        <w:tc>
          <w:tcPr>
            <w:tcW w:w="5307" w:type="dxa"/>
          </w:tcPr>
          <w:p w14:paraId="22383D1E" w14:textId="77777777" w:rsidR="0073539F" w:rsidRPr="00331215" w:rsidRDefault="0073539F" w:rsidP="007353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Responsible Builder/Installer Name:</w:t>
            </w:r>
          </w:p>
        </w:tc>
        <w:tc>
          <w:tcPr>
            <w:tcW w:w="5643" w:type="dxa"/>
            <w:gridSpan w:val="3"/>
          </w:tcPr>
          <w:p w14:paraId="22383D1F" w14:textId="77777777" w:rsidR="0073539F" w:rsidRPr="00331215" w:rsidRDefault="0073539F" w:rsidP="0073539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Responsible Builder/Installer Signature:</w:t>
            </w:r>
          </w:p>
        </w:tc>
      </w:tr>
      <w:tr w:rsidR="0073539F" w:rsidRPr="00331215" w14:paraId="22383D23"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1" w14:textId="10BCD8C8"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2383D22"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Position With Company (Title):</w:t>
            </w:r>
          </w:p>
        </w:tc>
      </w:tr>
      <w:tr w:rsidR="0073539F" w:rsidRPr="00331215" w14:paraId="22383D26"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4"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2383D25"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CSLB License:</w:t>
            </w:r>
          </w:p>
        </w:tc>
      </w:tr>
      <w:tr w:rsidR="0073539F" w:rsidRPr="00331215" w14:paraId="22383D2A"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7"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2383D28" w14:textId="0BA8F22B"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Phone</w:t>
            </w:r>
            <w:r w:rsidR="00E95588">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2383D29"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Date Signed:</w:t>
            </w:r>
          </w:p>
        </w:tc>
      </w:tr>
      <w:tr w:rsidR="0073539F" w:rsidRPr="00331215" w14:paraId="22383D2D" w14:textId="77777777" w:rsidTr="00A9189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2383D2B"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2383D2C" w14:textId="77777777" w:rsidR="0073539F" w:rsidRPr="00331215" w:rsidRDefault="0073539F" w:rsidP="0073539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31215">
              <w:rPr>
                <w:rFonts w:asciiTheme="minorHAnsi" w:hAnsiTheme="minorHAnsi"/>
                <w:sz w:val="14"/>
                <w:szCs w:val="14"/>
              </w:rPr>
              <w:t xml:space="preserve">Name of TPQCP (if applicable): </w:t>
            </w:r>
          </w:p>
        </w:tc>
      </w:tr>
    </w:tbl>
    <w:p w14:paraId="22383D2E" w14:textId="77777777" w:rsidR="005F02F3" w:rsidRPr="00331215" w:rsidRDefault="005F02F3" w:rsidP="00BA2E0E">
      <w:pPr>
        <w:rPr>
          <w:rFonts w:ascii="Calibri" w:hAnsi="Calibri"/>
        </w:rPr>
      </w:pPr>
    </w:p>
    <w:p w14:paraId="22383D2F" w14:textId="77777777" w:rsidR="005F02F3" w:rsidRPr="00331215" w:rsidRDefault="005F02F3" w:rsidP="00C34275">
      <w:pPr>
        <w:rPr>
          <w:rFonts w:ascii="Calibri" w:hAnsi="Calibri"/>
          <w:sz w:val="24"/>
          <w:szCs w:val="2"/>
        </w:rPr>
      </w:pPr>
    </w:p>
    <w:p w14:paraId="22383D30" w14:textId="77777777" w:rsidR="005F02F3" w:rsidRPr="00331215" w:rsidRDefault="005F02F3" w:rsidP="00C34275">
      <w:pPr>
        <w:rPr>
          <w:rFonts w:ascii="Calibri" w:hAnsi="Calibri"/>
          <w:sz w:val="24"/>
          <w:szCs w:val="2"/>
        </w:rPr>
        <w:sectPr w:rsidR="005F02F3" w:rsidRPr="00331215" w:rsidSect="00D013F1">
          <w:headerReference w:type="even" r:id="rId11"/>
          <w:headerReference w:type="default" r:id="rId12"/>
          <w:footerReference w:type="default" r:id="rId13"/>
          <w:headerReference w:type="first" r:id="rId14"/>
          <w:pgSz w:w="12240" w:h="15840" w:code="1"/>
          <w:pgMar w:top="720" w:right="720" w:bottom="720" w:left="720" w:header="432" w:footer="432" w:gutter="0"/>
          <w:cols w:space="720"/>
          <w:docGrid w:linePitch="272"/>
        </w:sectPr>
      </w:pPr>
    </w:p>
    <w:p w14:paraId="22383D32" w14:textId="2609B4D8" w:rsidR="005F02F3" w:rsidRPr="00AC02CA" w:rsidRDefault="00E95588" w:rsidP="00AC02CA">
      <w:pPr>
        <w:jc w:val="center"/>
        <w:rPr>
          <w:rFonts w:asciiTheme="minorHAnsi" w:hAnsiTheme="minorHAnsi"/>
          <w:b/>
        </w:rPr>
      </w:pPr>
      <w:del w:id="19" w:author="Alhabibi, Haider@Energy" w:date="2022-03-09T17:14:00Z">
        <w:r w:rsidRPr="00AC02CA" w:rsidDel="00E42024">
          <w:rPr>
            <w:rFonts w:asciiTheme="minorHAnsi" w:hAnsiTheme="minorHAnsi"/>
            <w:b/>
          </w:rPr>
          <w:lastRenderedPageBreak/>
          <w:delText>CF2R</w:delText>
        </w:r>
      </w:del>
      <w:ins w:id="20" w:author="Alhabibi, Haider@Energy" w:date="2022-03-09T17:14:00Z">
        <w:r w:rsidR="00E42024">
          <w:rPr>
            <w:rFonts w:asciiTheme="minorHAnsi" w:hAnsiTheme="minorHAnsi"/>
            <w:b/>
          </w:rPr>
          <w:t>LMCI</w:t>
        </w:r>
      </w:ins>
      <w:r w:rsidRPr="00AC02CA">
        <w:rPr>
          <w:rFonts w:asciiTheme="minorHAnsi" w:hAnsiTheme="minorHAnsi"/>
          <w:b/>
        </w:rPr>
        <w:t>-MCH-25e-H User Instructions</w:t>
      </w:r>
    </w:p>
    <w:p w14:paraId="22383D33" w14:textId="77777777" w:rsidR="005F02F3" w:rsidRPr="007867DB" w:rsidRDefault="005F02F3" w:rsidP="003E5F65">
      <w:pPr>
        <w:rPr>
          <w:rFonts w:asciiTheme="minorHAnsi" w:hAnsiTheme="minorHAnsi"/>
        </w:rPr>
      </w:pPr>
    </w:p>
    <w:p w14:paraId="22383D34" w14:textId="45AD59F8" w:rsidR="003D0B24" w:rsidRPr="00AC02CA" w:rsidRDefault="003D0B24" w:rsidP="003D0B24">
      <w:pPr>
        <w:rPr>
          <w:rFonts w:asciiTheme="minorHAnsi" w:hAnsiTheme="minorHAnsi"/>
          <w:b/>
        </w:rPr>
      </w:pPr>
      <w:r w:rsidRPr="00AC02CA">
        <w:rPr>
          <w:rFonts w:asciiTheme="minorHAnsi" w:hAnsiTheme="minorHAnsi"/>
          <w:b/>
        </w:rPr>
        <w:t>Section A. System Information</w:t>
      </w:r>
    </w:p>
    <w:p w14:paraId="22383D36"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7"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8"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9"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A"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B"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This information is automatically pulled from the Certificate of Installation (MCH-01)</w:t>
      </w:r>
    </w:p>
    <w:p w14:paraId="22383D3C"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Choose the type of refrigerant used by the system being verified.</w:t>
      </w:r>
    </w:p>
    <w:p w14:paraId="22383D3D" w14:textId="0138090E"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If “Other” is chosen in A07, then indicate the type of refrigerant being used. If R-22 or R-410A is being used (regardless of trade name, </w:t>
      </w:r>
      <w:proofErr w:type="spellStart"/>
      <w:r w:rsidRPr="007867DB">
        <w:rPr>
          <w:rFonts w:asciiTheme="minorHAnsi" w:hAnsiTheme="minorHAnsi"/>
        </w:rPr>
        <w:t>Puron</w:t>
      </w:r>
      <w:proofErr w:type="spellEnd"/>
      <w:r w:rsidRPr="007867DB">
        <w:rPr>
          <w:rFonts w:asciiTheme="minorHAnsi" w:hAnsiTheme="minorHAnsi"/>
        </w:rPr>
        <w:t xml:space="preserve">, </w:t>
      </w:r>
      <w:proofErr w:type="spellStart"/>
      <w:r w:rsidRPr="007867DB">
        <w:rPr>
          <w:rFonts w:asciiTheme="minorHAnsi" w:hAnsiTheme="minorHAnsi"/>
        </w:rPr>
        <w:t>Genetron</w:t>
      </w:r>
      <w:proofErr w:type="spellEnd"/>
      <w:r w:rsidRPr="007867DB">
        <w:rPr>
          <w:rFonts w:asciiTheme="minorHAnsi" w:hAnsiTheme="minorHAnsi"/>
        </w:rPr>
        <w:t>, etc.) it should be indicated in A07. This row is only for refrigerants other than R-22 and R-410a. Documentation of refrigerant may be requested.</w:t>
      </w:r>
    </w:p>
    <w:p w14:paraId="4C495DEE" w14:textId="6BCC5781" w:rsidR="00577E06" w:rsidRDefault="00577E06" w:rsidP="003D0B24">
      <w:pPr>
        <w:pStyle w:val="ListParagraph"/>
        <w:numPr>
          <w:ilvl w:val="0"/>
          <w:numId w:val="14"/>
        </w:numPr>
        <w:rPr>
          <w:rFonts w:asciiTheme="minorHAnsi" w:hAnsiTheme="minorHAnsi"/>
        </w:rPr>
      </w:pPr>
      <w:r>
        <w:rPr>
          <w:rFonts w:asciiTheme="minorHAnsi" w:hAnsiTheme="minorHAnsi"/>
        </w:rPr>
        <w:t xml:space="preserve">If applicable, a liquid line filter drier shall be installed according to manufacturer’s </w:t>
      </w:r>
      <w:proofErr w:type="spellStart"/>
      <w:r>
        <w:rPr>
          <w:rFonts w:asciiTheme="minorHAnsi" w:hAnsiTheme="minorHAnsi"/>
        </w:rPr>
        <w:t>specifcations</w:t>
      </w:r>
      <w:proofErr w:type="spellEnd"/>
      <w:r>
        <w:rPr>
          <w:rFonts w:asciiTheme="minorHAnsi" w:hAnsiTheme="minorHAnsi"/>
        </w:rPr>
        <w:t>.</w:t>
      </w:r>
    </w:p>
    <w:p w14:paraId="22383D3E"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Indicate whether the HVAC system is Completely New, Replacement or an Alteration. These are defined in detail the Residential Compliance Manual.</w:t>
      </w:r>
    </w:p>
    <w:p w14:paraId="22383D3F" w14:textId="3DF68E9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Select the appropriate choice regarding whether this system has a </w:t>
      </w:r>
      <w:r w:rsidR="007D273C">
        <w:rPr>
          <w:rFonts w:asciiTheme="minorHAnsi" w:hAnsiTheme="minorHAnsi"/>
        </w:rPr>
        <w:t>Fault Indicator Display</w:t>
      </w:r>
      <w:r w:rsidRPr="007867DB">
        <w:rPr>
          <w:rFonts w:asciiTheme="minorHAnsi" w:hAnsiTheme="minorHAnsi"/>
        </w:rPr>
        <w:t xml:space="preserve"> (</w:t>
      </w:r>
      <w:r w:rsidR="007D273C">
        <w:rPr>
          <w:rFonts w:asciiTheme="minorHAnsi" w:hAnsiTheme="minorHAnsi"/>
        </w:rPr>
        <w:t>FID</w:t>
      </w:r>
      <w:r w:rsidRPr="007867DB">
        <w:rPr>
          <w:rFonts w:asciiTheme="minorHAnsi" w:hAnsiTheme="minorHAnsi"/>
        </w:rPr>
        <w:t xml:space="preserve">). Qualifying </w:t>
      </w:r>
      <w:r w:rsidR="007D273C">
        <w:rPr>
          <w:rFonts w:asciiTheme="minorHAnsi" w:hAnsiTheme="minorHAnsi"/>
        </w:rPr>
        <w:t>FID</w:t>
      </w:r>
      <w:r w:rsidRPr="007867DB">
        <w:rPr>
          <w:rFonts w:asciiTheme="minorHAnsi" w:hAnsiTheme="minorHAnsi"/>
        </w:rPr>
        <w:t xml:space="preserve">’s may exempt a system from HERS refrigerant charge verification. </w:t>
      </w:r>
      <w:proofErr w:type="gramStart"/>
      <w:r w:rsidR="007D273C">
        <w:rPr>
          <w:rFonts w:asciiTheme="minorHAnsi" w:hAnsiTheme="minorHAnsi"/>
        </w:rPr>
        <w:t>FID</w:t>
      </w:r>
      <w:r w:rsidRPr="007867DB">
        <w:rPr>
          <w:rFonts w:asciiTheme="minorHAnsi" w:hAnsiTheme="minorHAnsi"/>
        </w:rPr>
        <w:t>’s</w:t>
      </w:r>
      <w:proofErr w:type="gramEnd"/>
      <w:r w:rsidRPr="007867DB">
        <w:rPr>
          <w:rFonts w:asciiTheme="minorHAnsi" w:hAnsiTheme="minorHAnsi"/>
        </w:rPr>
        <w:t xml:space="preserve"> are described in Joint Appendix JA6.1. </w:t>
      </w:r>
      <w:proofErr w:type="spellStart"/>
      <w:r w:rsidRPr="007867DB">
        <w:rPr>
          <w:rFonts w:asciiTheme="minorHAnsi" w:hAnsiTheme="minorHAnsi"/>
        </w:rPr>
        <w:t>Qualfying</w:t>
      </w:r>
      <w:proofErr w:type="spellEnd"/>
      <w:r w:rsidRPr="007867DB">
        <w:rPr>
          <w:rFonts w:asciiTheme="minorHAnsi" w:hAnsiTheme="minorHAnsi"/>
        </w:rPr>
        <w:t xml:space="preserve"> </w:t>
      </w:r>
      <w:r w:rsidR="007D273C">
        <w:rPr>
          <w:rFonts w:asciiTheme="minorHAnsi" w:hAnsiTheme="minorHAnsi"/>
        </w:rPr>
        <w:t>FID</w:t>
      </w:r>
      <w:r w:rsidRPr="007867DB">
        <w:rPr>
          <w:rFonts w:asciiTheme="minorHAnsi" w:hAnsiTheme="minorHAnsi"/>
        </w:rPr>
        <w:t>’s must appear on a list of approved devices kept by the Commission.</w:t>
      </w:r>
    </w:p>
    <w:p w14:paraId="22383D40" w14:textId="58C38328"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22383D41" w14:textId="04DD2E6F"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22383D42"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Specify the date the refrigerant charge verification was performed.</w:t>
      </w:r>
    </w:p>
    <w:p w14:paraId="22383D43" w14:textId="77777777"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Select the refrigerant charge verification method used from the choices provided:</w:t>
      </w:r>
    </w:p>
    <w:p w14:paraId="22383D44" w14:textId="4D659CB0"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Superheat (outdoor temperature must be ≥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his verification method can only be used when the outdoor temperature is at or above 55</w:t>
      </w:r>
      <w:r w:rsidR="00B128D2">
        <w:rPr>
          <w:rFonts w:asciiTheme="minorHAnsi" w:hAnsiTheme="minorHAnsi"/>
        </w:rPr>
        <w:t>°</w:t>
      </w:r>
      <w:r w:rsidRPr="007867DB">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sampling. Choosing this option will generate a </w:t>
      </w:r>
      <w:del w:id="21" w:author="Alhabibi, Haider@Energy" w:date="2022-03-09T17:14:00Z">
        <w:r w:rsidRPr="007867DB" w:rsidDel="00E42024">
          <w:rPr>
            <w:rFonts w:asciiTheme="minorHAnsi" w:hAnsiTheme="minorHAnsi"/>
          </w:rPr>
          <w:delText>CF2R</w:delText>
        </w:r>
      </w:del>
      <w:ins w:id="22" w:author="Alhabibi, Haider@Energy" w:date="2022-03-09T17:14:00Z">
        <w:r w:rsidR="00E42024">
          <w:rPr>
            <w:rFonts w:asciiTheme="minorHAnsi" w:hAnsiTheme="minorHAnsi"/>
          </w:rPr>
          <w:t>LMCI</w:t>
        </w:r>
      </w:ins>
      <w:r w:rsidRPr="007867DB">
        <w:rPr>
          <w:rFonts w:asciiTheme="minorHAnsi" w:hAnsiTheme="minorHAnsi"/>
        </w:rPr>
        <w:t>-MCH-25a.</w:t>
      </w:r>
    </w:p>
    <w:p w14:paraId="22383D45" w14:textId="3B4374B8"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Subcooling (outdoor temperature must be ≥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his verification method can only be used when the outdoor temperature is at or above 55</w:t>
      </w:r>
      <w:r w:rsidR="00B128D2">
        <w:rPr>
          <w:rFonts w:asciiTheme="minorHAnsi" w:hAnsiTheme="minorHAnsi"/>
        </w:rPr>
        <w:t>°</w:t>
      </w:r>
      <w:r w:rsidRPr="007867DB">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sampling. Choosing this option will generate a </w:t>
      </w:r>
      <w:del w:id="23" w:author="Alhabibi, Haider@Energy" w:date="2022-03-09T17:14:00Z">
        <w:r w:rsidRPr="007867DB" w:rsidDel="00E42024">
          <w:rPr>
            <w:rFonts w:asciiTheme="minorHAnsi" w:hAnsiTheme="minorHAnsi"/>
          </w:rPr>
          <w:delText>CF2R</w:delText>
        </w:r>
      </w:del>
      <w:ins w:id="24" w:author="Alhabibi, Haider@Energy" w:date="2022-03-09T17:14:00Z">
        <w:r w:rsidR="00E42024">
          <w:rPr>
            <w:rFonts w:asciiTheme="minorHAnsi" w:hAnsiTheme="minorHAnsi"/>
          </w:rPr>
          <w:t>LMCI</w:t>
        </w:r>
      </w:ins>
      <w:r w:rsidRPr="007867DB">
        <w:rPr>
          <w:rFonts w:asciiTheme="minorHAnsi" w:hAnsiTheme="minorHAnsi"/>
        </w:rPr>
        <w:t>-MCH-25b.</w:t>
      </w:r>
    </w:p>
    <w:p w14:paraId="22383D46" w14:textId="22DE13A4"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 xml:space="preserve">Weigh-in; </w:t>
      </w:r>
      <w:r w:rsidR="007B3E5D">
        <w:rPr>
          <w:rFonts w:asciiTheme="minorHAnsi" w:hAnsiTheme="minorHAnsi"/>
        </w:rPr>
        <w:t>t</w:t>
      </w:r>
      <w:r w:rsidRPr="007867DB">
        <w:rPr>
          <w:rFonts w:asciiTheme="minorHAnsi" w:hAnsiTheme="minorHAnsi"/>
        </w:rPr>
        <w:t xml:space="preserve">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w:t>
      </w:r>
      <w:del w:id="25" w:author="Alhabibi, Haider@Energy" w:date="2022-03-09T17:14:00Z">
        <w:r w:rsidRPr="007867DB" w:rsidDel="00E42024">
          <w:rPr>
            <w:rFonts w:asciiTheme="minorHAnsi" w:hAnsiTheme="minorHAnsi"/>
          </w:rPr>
          <w:delText>CF2R</w:delText>
        </w:r>
      </w:del>
      <w:ins w:id="26" w:author="Alhabibi, Haider@Energy" w:date="2022-03-09T17:14:00Z">
        <w:r w:rsidR="00E42024">
          <w:rPr>
            <w:rFonts w:asciiTheme="minorHAnsi" w:hAnsiTheme="minorHAnsi"/>
          </w:rPr>
          <w:t>LMCI</w:t>
        </w:r>
      </w:ins>
      <w:r w:rsidRPr="007867DB">
        <w:rPr>
          <w:rFonts w:asciiTheme="minorHAnsi" w:hAnsiTheme="minorHAnsi"/>
        </w:rPr>
        <w:t>-MCH-25c.</w:t>
      </w:r>
    </w:p>
    <w:p w14:paraId="22383D47" w14:textId="67CBF9C3"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Winter Setup (applicable when outdoor temperature is &lt; 55</w:t>
      </w:r>
      <w:r w:rsidR="00B128D2">
        <w:rPr>
          <w:rFonts w:asciiTheme="minorHAnsi" w:hAnsiTheme="minorHAnsi"/>
        </w:rPr>
        <w:t>°</w:t>
      </w:r>
      <w:r w:rsidRPr="007867DB">
        <w:rPr>
          <w:rFonts w:asciiTheme="minorHAnsi" w:hAnsiTheme="minorHAnsi"/>
        </w:rPr>
        <w:t xml:space="preserve">F); </w:t>
      </w:r>
      <w:r w:rsidR="007B3E5D">
        <w:rPr>
          <w:rFonts w:asciiTheme="minorHAnsi" w:hAnsiTheme="minorHAnsi"/>
        </w:rPr>
        <w:t>t</w:t>
      </w:r>
      <w:r w:rsidRPr="007867DB">
        <w:rPr>
          <w:rFonts w:asciiTheme="minorHAnsi" w:hAnsiTheme="minorHAnsi"/>
        </w:rPr>
        <w:t>he Winter Setup verification method is a special version of the Subcooling method. It can be used when the outdoor temperature is between 37</w:t>
      </w:r>
      <w:r w:rsidR="00B128D2">
        <w:rPr>
          <w:rFonts w:asciiTheme="minorHAnsi" w:hAnsiTheme="minorHAnsi"/>
        </w:rPr>
        <w:t>°F</w:t>
      </w:r>
      <w:r w:rsidRPr="007867DB">
        <w:rPr>
          <w:rFonts w:asciiTheme="minorHAnsi" w:hAnsiTheme="minorHAnsi"/>
        </w:rPr>
        <w:t xml:space="preserve"> and 55</w:t>
      </w:r>
      <w:r w:rsidR="00B128D2">
        <w:rPr>
          <w:rFonts w:asciiTheme="minorHAnsi" w:hAnsiTheme="minorHAnsi"/>
        </w:rPr>
        <w:t>°</w:t>
      </w:r>
      <w:r w:rsidRPr="007867DB">
        <w:rPr>
          <w:rFonts w:asciiTheme="minorHAnsi" w:hAnsiTheme="minorHAnsi"/>
        </w:rPr>
        <w:t xml:space="preserve">F. It can only be used on equipment where the manufacturer has specifically approved it for the equipment being tested. The Winter Setup procedure is details in Residential Appendix RA1.2. Choosing this option will generate a </w:t>
      </w:r>
      <w:del w:id="27" w:author="Alhabibi, Haider@Energy" w:date="2022-03-09T17:14:00Z">
        <w:r w:rsidRPr="007867DB" w:rsidDel="00E42024">
          <w:rPr>
            <w:rFonts w:asciiTheme="minorHAnsi" w:hAnsiTheme="minorHAnsi"/>
          </w:rPr>
          <w:delText>CF2R</w:delText>
        </w:r>
      </w:del>
      <w:ins w:id="28" w:author="Alhabibi, Haider@Energy" w:date="2022-03-09T17:14:00Z">
        <w:r w:rsidR="00E42024">
          <w:rPr>
            <w:rFonts w:asciiTheme="minorHAnsi" w:hAnsiTheme="minorHAnsi"/>
          </w:rPr>
          <w:t>LMCI</w:t>
        </w:r>
      </w:ins>
      <w:r w:rsidRPr="007867DB">
        <w:rPr>
          <w:rFonts w:asciiTheme="minorHAnsi" w:hAnsiTheme="minorHAnsi"/>
        </w:rPr>
        <w:t>-MCH-25e.</w:t>
      </w:r>
    </w:p>
    <w:p w14:paraId="22383D48" w14:textId="05B15F2F" w:rsidR="003D0B24" w:rsidRPr="007867DB" w:rsidRDefault="003D0B24" w:rsidP="003D0B24">
      <w:pPr>
        <w:pStyle w:val="ListParagraph"/>
        <w:numPr>
          <w:ilvl w:val="0"/>
          <w:numId w:val="10"/>
        </w:numPr>
        <w:spacing w:after="60"/>
        <w:ind w:left="1080"/>
        <w:rPr>
          <w:rFonts w:asciiTheme="minorHAnsi" w:hAnsiTheme="minorHAnsi"/>
        </w:rPr>
      </w:pPr>
      <w:r w:rsidRPr="007867DB">
        <w:rPr>
          <w:rFonts w:asciiTheme="minorHAnsi" w:hAnsiTheme="minorHAnsi"/>
        </w:rPr>
        <w:t xml:space="preserve">New Package Unit Factory </w:t>
      </w:r>
      <w:proofErr w:type="gramStart"/>
      <w:r w:rsidRPr="007867DB">
        <w:rPr>
          <w:rFonts w:asciiTheme="minorHAnsi" w:hAnsiTheme="minorHAnsi"/>
        </w:rPr>
        <w:t>Charge;</w:t>
      </w:r>
      <w:proofErr w:type="gramEnd"/>
      <w:r w:rsidRPr="007867DB">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w:t>
      </w:r>
      <w:del w:id="29" w:author="Alhabibi, Haider@Energy" w:date="2022-03-09T17:14:00Z">
        <w:r w:rsidRPr="007867DB" w:rsidDel="00E42024">
          <w:rPr>
            <w:rFonts w:asciiTheme="minorHAnsi" w:hAnsiTheme="minorHAnsi"/>
          </w:rPr>
          <w:delText>CF2R</w:delText>
        </w:r>
      </w:del>
      <w:ins w:id="30" w:author="Alhabibi, Haider@Energy" w:date="2022-03-09T17:14:00Z">
        <w:r w:rsidR="00E42024">
          <w:rPr>
            <w:rFonts w:asciiTheme="minorHAnsi" w:hAnsiTheme="minorHAnsi"/>
          </w:rPr>
          <w:t>LMCI</w:t>
        </w:r>
      </w:ins>
      <w:r w:rsidRPr="007867DB">
        <w:rPr>
          <w:rFonts w:asciiTheme="minorHAnsi" w:hAnsiTheme="minorHAnsi"/>
        </w:rPr>
        <w:t>-MCH-25f.</w:t>
      </w:r>
    </w:p>
    <w:p w14:paraId="22383D49" w14:textId="6BF85346"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w:t>
      </w:r>
      <w:proofErr w:type="gramStart"/>
      <w:r w:rsidRPr="007867DB">
        <w:rPr>
          <w:rFonts w:asciiTheme="minorHAnsi" w:hAnsiTheme="minorHAnsi"/>
        </w:rPr>
        <w:t>in</w:t>
      </w:r>
      <w:proofErr w:type="gramEnd"/>
      <w:r w:rsidRPr="007867DB">
        <w:rPr>
          <w:rFonts w:asciiTheme="minorHAnsi" w:hAnsiTheme="minorHAnsi"/>
        </w:rPr>
        <w:t xml:space="preserve"> behalf of the Installing Contractor (applies to any method but Weigh-In) and the Rater will enter same results on both the </w:t>
      </w:r>
      <w:del w:id="31" w:author="Alhabibi, Haider@Energy" w:date="2022-03-09T17:14:00Z">
        <w:r w:rsidRPr="007867DB" w:rsidDel="00E42024">
          <w:rPr>
            <w:rFonts w:asciiTheme="minorHAnsi" w:hAnsiTheme="minorHAnsi"/>
          </w:rPr>
          <w:delText>CF2R</w:delText>
        </w:r>
      </w:del>
      <w:ins w:id="32" w:author="Alhabibi, Haider@Energy" w:date="2022-03-09T17:14:00Z">
        <w:r w:rsidR="00E42024">
          <w:rPr>
            <w:rFonts w:asciiTheme="minorHAnsi" w:hAnsiTheme="minorHAnsi"/>
          </w:rPr>
          <w:t>LMCI</w:t>
        </w:r>
      </w:ins>
      <w:r w:rsidRPr="007867DB">
        <w:rPr>
          <w:rFonts w:asciiTheme="minorHAnsi" w:hAnsiTheme="minorHAnsi"/>
        </w:rPr>
        <w:t xml:space="preserve"> and </w:t>
      </w:r>
      <w:del w:id="33" w:author="Alhabibi, Haider@Energy" w:date="2022-03-09T17:15:00Z">
        <w:r w:rsidRPr="007867DB" w:rsidDel="00E42024">
          <w:rPr>
            <w:rFonts w:asciiTheme="minorHAnsi" w:hAnsiTheme="minorHAnsi"/>
          </w:rPr>
          <w:delText>CF3R</w:delText>
        </w:r>
      </w:del>
      <w:ins w:id="34" w:author="Alhabibi, Haider@Energy" w:date="2022-03-09T17:15:00Z">
        <w:r w:rsidR="00E42024">
          <w:rPr>
            <w:rFonts w:asciiTheme="minorHAnsi" w:hAnsiTheme="minorHAnsi"/>
          </w:rPr>
          <w:t>LMCV</w:t>
        </w:r>
      </w:ins>
      <w:r w:rsidRPr="007867DB">
        <w:rPr>
          <w:rFonts w:asciiTheme="minorHAnsi" w:hAnsiTheme="minorHAnsi"/>
        </w:rPr>
        <w:t>.</w:t>
      </w:r>
    </w:p>
    <w:p w14:paraId="22383D4A" w14:textId="7F8DCD82" w:rsidR="003D0B24" w:rsidRPr="007867DB" w:rsidRDefault="003D0B24" w:rsidP="003D0B24">
      <w:pPr>
        <w:pStyle w:val="ListParagraph"/>
        <w:numPr>
          <w:ilvl w:val="0"/>
          <w:numId w:val="14"/>
        </w:numPr>
        <w:rPr>
          <w:rFonts w:asciiTheme="minorHAnsi" w:hAnsiTheme="minorHAnsi"/>
        </w:rPr>
      </w:pPr>
      <w:r w:rsidRPr="007867DB">
        <w:rPr>
          <w:rFonts w:asciiTheme="minorHAnsi" w:hAnsiTheme="minorHAnsi"/>
        </w:rPr>
        <w:t xml:space="preserve">The Group Sampling status is automatically displayed based on the input results of </w:t>
      </w:r>
      <w:r w:rsidR="00D42684">
        <w:rPr>
          <w:rFonts w:asciiTheme="minorHAnsi" w:hAnsiTheme="minorHAnsi"/>
        </w:rPr>
        <w:t>A15</w:t>
      </w:r>
      <w:r w:rsidRPr="007867DB">
        <w:rPr>
          <w:rFonts w:asciiTheme="minorHAnsi" w:hAnsiTheme="minorHAnsi"/>
        </w:rPr>
        <w:t xml:space="preserve"> and </w:t>
      </w:r>
      <w:r w:rsidR="00D42684">
        <w:rPr>
          <w:rFonts w:asciiTheme="minorHAnsi" w:hAnsiTheme="minorHAnsi"/>
        </w:rPr>
        <w:t>A16</w:t>
      </w:r>
      <w:r w:rsidRPr="007867DB">
        <w:rPr>
          <w:rFonts w:asciiTheme="minorHAnsi" w:hAnsiTheme="minorHAnsi"/>
        </w:rPr>
        <w:t>. Group Sampling procedures are detailed Residential Appendix RA2.3.</w:t>
      </w:r>
    </w:p>
    <w:p w14:paraId="22383D4B" w14:textId="77777777" w:rsidR="003D0B24" w:rsidRPr="007867DB" w:rsidRDefault="003D0B24" w:rsidP="003D0B24">
      <w:pPr>
        <w:rPr>
          <w:rFonts w:asciiTheme="minorHAnsi" w:hAnsiTheme="minorHAnsi"/>
        </w:rPr>
      </w:pPr>
    </w:p>
    <w:p w14:paraId="22383D4C" w14:textId="77777777" w:rsidR="003D0B24" w:rsidRPr="00AC02CA" w:rsidRDefault="003D0B24" w:rsidP="003D0B24">
      <w:pPr>
        <w:rPr>
          <w:rFonts w:asciiTheme="minorHAnsi" w:hAnsiTheme="minorHAnsi"/>
          <w:b/>
        </w:rPr>
      </w:pPr>
      <w:r w:rsidRPr="00AC02CA">
        <w:rPr>
          <w:rFonts w:asciiTheme="minorHAnsi" w:hAnsiTheme="minorHAnsi"/>
          <w:b/>
        </w:rPr>
        <w:lastRenderedPageBreak/>
        <w:t>Section B. System Model Applicability for Winter Setup Method</w:t>
      </w:r>
    </w:p>
    <w:p w14:paraId="22383D4E" w14:textId="4359A5B2"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 xml:space="preserve">Select the correct metering device used on the system being verified. This will check against the refrigerant charge verification method selected in </w:t>
      </w:r>
      <w:r w:rsidR="00D42684">
        <w:rPr>
          <w:rFonts w:asciiTheme="minorHAnsi" w:hAnsiTheme="minorHAnsi"/>
        </w:rPr>
        <w:t>A15</w:t>
      </w:r>
      <w:r w:rsidRPr="007867DB">
        <w:rPr>
          <w:rFonts w:asciiTheme="minorHAnsi" w:hAnsiTheme="minorHAnsi"/>
        </w:rPr>
        <w:t>. An error message will appear in B02 if the wrong verification method</w:t>
      </w:r>
      <w:r>
        <w:rPr>
          <w:rFonts w:asciiTheme="minorHAnsi" w:hAnsiTheme="minorHAnsi"/>
        </w:rPr>
        <w:t xml:space="preserve"> is</w:t>
      </w:r>
      <w:r w:rsidRPr="007867DB">
        <w:rPr>
          <w:rFonts w:asciiTheme="minorHAnsi" w:hAnsiTheme="minorHAnsi"/>
        </w:rPr>
        <w:t xml:space="preserve"> selected. The Winter Setup Method can only be used on systems with variable metering devices (TXV or EXV). </w:t>
      </w:r>
    </w:p>
    <w:p w14:paraId="22383D4F" w14:textId="61366704"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 xml:space="preserve">An error message in here indicates that the wrong verification method </w:t>
      </w:r>
      <w:r>
        <w:rPr>
          <w:rFonts w:asciiTheme="minorHAnsi" w:hAnsiTheme="minorHAnsi"/>
        </w:rPr>
        <w:t>has</w:t>
      </w:r>
      <w:r w:rsidRPr="007867DB">
        <w:rPr>
          <w:rFonts w:asciiTheme="minorHAnsi" w:hAnsiTheme="minorHAnsi"/>
        </w:rPr>
        <w:t xml:space="preserve"> been selected. The Winter Setup Method can only be used on systems with variable metering devices (TXV or EXV). </w:t>
      </w:r>
    </w:p>
    <w:p w14:paraId="22383D50" w14:textId="498E9E36" w:rsidR="003D0B24" w:rsidRPr="007867DB" w:rsidRDefault="003D0B24" w:rsidP="003D0B24">
      <w:pPr>
        <w:pStyle w:val="ListParagraph"/>
        <w:numPr>
          <w:ilvl w:val="0"/>
          <w:numId w:val="18"/>
        </w:numPr>
        <w:rPr>
          <w:rFonts w:asciiTheme="minorHAnsi" w:hAnsiTheme="minorHAnsi"/>
        </w:rPr>
      </w:pPr>
      <w:r w:rsidRPr="007867DB">
        <w:rPr>
          <w:rFonts w:asciiTheme="minorHAnsi" w:hAnsiTheme="minorHAnsi"/>
        </w:rPr>
        <w:t>Winter Setup Method shall only be used on system model numbers that have a TXV or EXV, and for which the manufacturer has provided written approval to the energy Commission indicating that the Winter Setup Method may be used to verify refrigerant charge. The list of approved systems can be found at the web address shown on the form. The installer must confirm that the model number for the equipment being verified appears on this list.</w:t>
      </w:r>
    </w:p>
    <w:p w14:paraId="22383D51" w14:textId="77777777" w:rsidR="003D0B24" w:rsidRPr="007867DB" w:rsidRDefault="003D0B24" w:rsidP="003D0B24">
      <w:pPr>
        <w:rPr>
          <w:rFonts w:asciiTheme="minorHAnsi" w:hAnsiTheme="minorHAnsi"/>
        </w:rPr>
      </w:pPr>
    </w:p>
    <w:p w14:paraId="22383D52" w14:textId="77777777" w:rsidR="003D0B24" w:rsidRPr="00AC02CA" w:rsidRDefault="003D0B24" w:rsidP="003D0B24">
      <w:pPr>
        <w:rPr>
          <w:rFonts w:asciiTheme="minorHAnsi" w:hAnsiTheme="minorHAnsi"/>
          <w:b/>
        </w:rPr>
      </w:pPr>
      <w:r w:rsidRPr="00AC02CA">
        <w:rPr>
          <w:rFonts w:asciiTheme="minorHAnsi" w:hAnsiTheme="minorHAnsi"/>
          <w:b/>
        </w:rPr>
        <w:t>Section C. Instrument Calibration</w:t>
      </w:r>
    </w:p>
    <w:p w14:paraId="22383D54" w14:textId="10F3E626"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Enter the date of most recent Digital Refrigerant Gauge Calibration Field Check. Analog gauges are not allowed for verification purposes under the 201</w:t>
      </w:r>
      <w:r w:rsidR="00B128D2">
        <w:rPr>
          <w:rFonts w:asciiTheme="minorHAnsi" w:hAnsiTheme="minorHAnsi"/>
        </w:rPr>
        <w:t>6</w:t>
      </w:r>
      <w:r w:rsidRPr="007867DB">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22383D55" w14:textId="3C91C8B0"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22383D56" w14:textId="32297F07"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7867DB">
        <w:rPr>
          <w:rFonts w:asciiTheme="minorHAnsi" w:hAnsiTheme="minorHAnsi"/>
        </w:rPr>
        <w:t>required</w:t>
      </w:r>
      <w:proofErr w:type="gramEnd"/>
      <w:r w:rsidRPr="007867DB">
        <w:rPr>
          <w:rFonts w:asciiTheme="minorHAnsi" w:hAnsiTheme="minorHAnsi"/>
        </w:rPr>
        <w:t xml:space="preserve"> and you will not be allowed to continue filling out this document</w:t>
      </w:r>
      <w:r w:rsidRPr="00521850">
        <w:rPr>
          <w:rFonts w:asciiTheme="minorHAnsi" w:hAnsiTheme="minorHAnsi"/>
        </w:rPr>
        <w:t xml:space="preserve"> </w:t>
      </w:r>
      <w:r>
        <w:rPr>
          <w:rFonts w:asciiTheme="minorHAnsi" w:hAnsiTheme="minorHAnsi"/>
        </w:rPr>
        <w:t>until calibration is performed</w:t>
      </w:r>
      <w:r w:rsidRPr="007867DB">
        <w:rPr>
          <w:rFonts w:asciiTheme="minorHAnsi" w:hAnsiTheme="minorHAnsi"/>
        </w:rPr>
        <w:t>.</w:t>
      </w:r>
    </w:p>
    <w:p w14:paraId="22383D57" w14:textId="420ECF87" w:rsidR="003D0B24" w:rsidRPr="007867DB" w:rsidRDefault="003D0B24" w:rsidP="003D0B24">
      <w:pPr>
        <w:pStyle w:val="ListParagraph"/>
        <w:numPr>
          <w:ilvl w:val="0"/>
          <w:numId w:val="19"/>
        </w:numPr>
        <w:rPr>
          <w:rFonts w:asciiTheme="minorHAnsi" w:hAnsiTheme="minorHAnsi"/>
        </w:rPr>
      </w:pPr>
      <w:r w:rsidRPr="007867DB">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7867DB">
        <w:rPr>
          <w:rFonts w:asciiTheme="minorHAnsi" w:hAnsiTheme="minorHAnsi"/>
        </w:rPr>
        <w:t>required</w:t>
      </w:r>
      <w:proofErr w:type="gramEnd"/>
      <w:r w:rsidRPr="007867DB">
        <w:rPr>
          <w:rFonts w:asciiTheme="minorHAnsi" w:hAnsiTheme="minorHAnsi"/>
        </w:rPr>
        <w:t xml:space="preserve"> and you will not be allowed to continue filling out this document</w:t>
      </w:r>
      <w:r w:rsidRPr="00521850">
        <w:rPr>
          <w:rFonts w:asciiTheme="minorHAnsi" w:hAnsiTheme="minorHAnsi"/>
        </w:rPr>
        <w:t xml:space="preserve"> </w:t>
      </w:r>
      <w:r>
        <w:rPr>
          <w:rFonts w:asciiTheme="minorHAnsi" w:hAnsiTheme="minorHAnsi"/>
        </w:rPr>
        <w:t>until calibration is performed</w:t>
      </w:r>
      <w:r w:rsidRPr="007867DB">
        <w:rPr>
          <w:rFonts w:asciiTheme="minorHAnsi" w:hAnsiTheme="minorHAnsi"/>
        </w:rPr>
        <w:t>.</w:t>
      </w:r>
    </w:p>
    <w:p w14:paraId="22383D58" w14:textId="77777777" w:rsidR="003D0B24" w:rsidRPr="007867DB" w:rsidRDefault="003D0B24" w:rsidP="003D0B24">
      <w:pPr>
        <w:pStyle w:val="ListParagraph"/>
        <w:rPr>
          <w:rFonts w:asciiTheme="minorHAnsi" w:hAnsiTheme="minorHAnsi"/>
        </w:rPr>
      </w:pPr>
    </w:p>
    <w:p w14:paraId="22383D59" w14:textId="7F804288" w:rsidR="003D0B24" w:rsidRPr="00AC02CA" w:rsidRDefault="003D0B24" w:rsidP="003D0B24">
      <w:pPr>
        <w:rPr>
          <w:rFonts w:asciiTheme="minorHAnsi" w:hAnsiTheme="minorHAnsi"/>
          <w:b/>
        </w:rPr>
      </w:pPr>
      <w:r w:rsidRPr="00AC02CA">
        <w:rPr>
          <w:rFonts w:asciiTheme="minorHAnsi" w:hAnsiTheme="minorHAnsi"/>
          <w:b/>
        </w:rPr>
        <w:t>Section D. Measurement Access Hole (MAH) Verification</w:t>
      </w:r>
    </w:p>
    <w:p w14:paraId="22383D5B" w14:textId="4D3C51C6" w:rsidR="003D0B24" w:rsidRPr="007867DB" w:rsidRDefault="003D0B24" w:rsidP="003D0B24">
      <w:pPr>
        <w:pStyle w:val="ListParagraph"/>
        <w:numPr>
          <w:ilvl w:val="0"/>
          <w:numId w:val="15"/>
        </w:numPr>
        <w:rPr>
          <w:rFonts w:asciiTheme="minorHAnsi" w:hAnsiTheme="minorHAnsi"/>
        </w:rPr>
      </w:pPr>
      <w:r w:rsidRPr="007867DB">
        <w:rPr>
          <w:rFonts w:asciiTheme="minorHAnsi" w:hAnsiTheme="minorHAnsi"/>
        </w:rPr>
        <w:t xml:space="preserve">Indicate the method used to demonstrate compliance with the MAH requirement by selecting the appropriate method from the </w:t>
      </w:r>
      <w:proofErr w:type="gramStart"/>
      <w:r w:rsidRPr="007867DB">
        <w:rPr>
          <w:rFonts w:asciiTheme="minorHAnsi" w:hAnsiTheme="minorHAnsi"/>
        </w:rPr>
        <w:t>drop down</w:t>
      </w:r>
      <w:proofErr w:type="gramEnd"/>
      <w:r w:rsidRPr="007867DB">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22383D5C" w14:textId="77777777" w:rsidR="003D0B24" w:rsidRPr="007867DB" w:rsidRDefault="003D0B24" w:rsidP="003D0B24">
      <w:pPr>
        <w:pStyle w:val="ListParagraph"/>
        <w:ind w:left="0"/>
        <w:rPr>
          <w:rFonts w:asciiTheme="minorHAnsi" w:hAnsiTheme="minorHAnsi"/>
        </w:rPr>
      </w:pPr>
    </w:p>
    <w:p w14:paraId="22383D5D" w14:textId="4D2072F1" w:rsidR="003D0B24" w:rsidRPr="00AC02CA" w:rsidRDefault="003D0B24" w:rsidP="003D0B24">
      <w:pPr>
        <w:rPr>
          <w:rFonts w:asciiTheme="minorHAnsi" w:hAnsiTheme="minorHAnsi"/>
          <w:b/>
        </w:rPr>
      </w:pPr>
      <w:r w:rsidRPr="00AC02CA">
        <w:rPr>
          <w:rFonts w:asciiTheme="minorHAnsi" w:hAnsiTheme="minorHAnsi"/>
          <w:b/>
        </w:rPr>
        <w:t>Section E. Minimum System Airflow Rate Verification</w:t>
      </w:r>
    </w:p>
    <w:p w14:paraId="22383D5F" w14:textId="7B228DC7" w:rsidR="003D0B24" w:rsidRPr="007867DB" w:rsidRDefault="003D0B24" w:rsidP="003D0B24">
      <w:pPr>
        <w:pStyle w:val="ListParagraph"/>
        <w:numPr>
          <w:ilvl w:val="0"/>
          <w:numId w:val="16"/>
        </w:numPr>
        <w:rPr>
          <w:rFonts w:asciiTheme="minorHAnsi" w:hAnsiTheme="minorHAnsi"/>
        </w:rPr>
      </w:pPr>
      <w:r w:rsidRPr="007867DB">
        <w:rPr>
          <w:rFonts w:asciiTheme="minorHAnsi" w:hAnsiTheme="minorHAnsi"/>
        </w:rPr>
        <w:t xml:space="preserve">This information is automatically calculated based on the information given in </w:t>
      </w:r>
      <w:r w:rsidR="00D42684">
        <w:rPr>
          <w:rFonts w:asciiTheme="minorHAnsi" w:hAnsiTheme="minorHAnsi"/>
        </w:rPr>
        <w:t>A10</w:t>
      </w:r>
      <w:r w:rsidRPr="007867DB">
        <w:rPr>
          <w:rFonts w:asciiTheme="minorHAnsi" w:hAnsiTheme="minorHAnsi"/>
        </w:rPr>
        <w:t>. This is the target minimum system airflow required for the system being verified.</w:t>
      </w:r>
    </w:p>
    <w:p w14:paraId="22383D60" w14:textId="77A5F8E9" w:rsidR="003D0B24" w:rsidRPr="00120E9A" w:rsidRDefault="003D0B24" w:rsidP="003D0B24">
      <w:pPr>
        <w:pStyle w:val="ListParagraph"/>
        <w:numPr>
          <w:ilvl w:val="0"/>
          <w:numId w:val="16"/>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22383D62" w14:textId="77777777" w:rsidR="003D0B24" w:rsidRPr="007867DB" w:rsidRDefault="003D0B24" w:rsidP="003D0B24">
      <w:pPr>
        <w:rPr>
          <w:rFonts w:asciiTheme="minorHAnsi" w:hAnsiTheme="minorHAnsi"/>
        </w:rPr>
      </w:pPr>
    </w:p>
    <w:p w14:paraId="22383D63" w14:textId="6158198C" w:rsidR="003D0B24" w:rsidRPr="00AC02CA" w:rsidRDefault="003D0B24" w:rsidP="003D0B24">
      <w:pPr>
        <w:rPr>
          <w:rFonts w:asciiTheme="minorHAnsi" w:hAnsiTheme="minorHAnsi"/>
          <w:b/>
        </w:rPr>
      </w:pPr>
      <w:r w:rsidRPr="00AC02CA">
        <w:rPr>
          <w:rFonts w:asciiTheme="minorHAnsi" w:hAnsiTheme="minorHAnsi"/>
          <w:b/>
        </w:rPr>
        <w:t>Section F. Winter Setup Method – Data Collection and Calculations</w:t>
      </w:r>
    </w:p>
    <w:p w14:paraId="22383D65" w14:textId="354AF8F5"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The Winter Setup Method is a variation on the Subcooling Method and involves using a Condenser Outlet Restrictor to drive up the refrigerant pressures. The procedures for this are detailed in Residential Appendix RA1.2.2</w:t>
      </w:r>
    </w:p>
    <w:p w14:paraId="22383D66" w14:textId="08B4345B"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 xml:space="preserve">Measure and record the lowest return air dry-bulb temperature that occurred during the refrigerant charge procedure, in </w:t>
      </w:r>
      <w:r w:rsidR="00B128D2">
        <w:rPr>
          <w:rFonts w:asciiTheme="minorHAnsi" w:hAnsiTheme="minorHAnsi"/>
        </w:rPr>
        <w:t>°</w:t>
      </w:r>
      <w:r w:rsidRPr="007867DB">
        <w:rPr>
          <w:rFonts w:asciiTheme="minorHAnsi" w:hAnsiTheme="minorHAnsi"/>
        </w:rPr>
        <w:t>F. This temperature must remain above 70</w:t>
      </w:r>
      <w:r w:rsidR="00B128D2">
        <w:rPr>
          <w:rFonts w:asciiTheme="minorHAnsi" w:hAnsiTheme="minorHAnsi"/>
        </w:rPr>
        <w:t>°</w:t>
      </w:r>
      <w:r w:rsidRPr="007867DB">
        <w:rPr>
          <w:rFonts w:asciiTheme="minorHAnsi" w:hAnsiTheme="minorHAnsi"/>
        </w:rPr>
        <w:t>F during the verification procedure. This requirement is detailed in Residential Appendix RA3.2.2.5.</w:t>
      </w:r>
    </w:p>
    <w:p w14:paraId="22383D67" w14:textId="3C38D682"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condenser air dry-bulb temperature (</w:t>
      </w:r>
      <w:proofErr w:type="spellStart"/>
      <w:r w:rsidRPr="007867DB">
        <w:rPr>
          <w:rFonts w:asciiTheme="minorHAnsi" w:hAnsiTheme="minorHAnsi"/>
        </w:rPr>
        <w:t>T</w:t>
      </w:r>
      <w:r w:rsidRPr="007867DB">
        <w:rPr>
          <w:rFonts w:asciiTheme="minorHAnsi" w:hAnsiTheme="minorHAnsi"/>
          <w:vertAlign w:val="subscript"/>
        </w:rPr>
        <w:t>condenser</w:t>
      </w:r>
      <w:proofErr w:type="spellEnd"/>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value must be at least 37</w:t>
      </w:r>
      <w:r w:rsidR="00B128D2">
        <w:rPr>
          <w:rFonts w:asciiTheme="minorHAnsi" w:hAnsiTheme="minorHAnsi"/>
        </w:rPr>
        <w:t>°</w:t>
      </w:r>
      <w:r w:rsidRPr="007867DB">
        <w:rPr>
          <w:rFonts w:asciiTheme="minorHAnsi" w:hAnsiTheme="minorHAnsi"/>
        </w:rPr>
        <w:t xml:space="preserve">F and no more than </w:t>
      </w:r>
      <w:r>
        <w:rPr>
          <w:rFonts w:asciiTheme="minorHAnsi" w:hAnsiTheme="minorHAnsi"/>
        </w:rPr>
        <w:t>70</w:t>
      </w:r>
      <w:r w:rsidR="00B128D2">
        <w:rPr>
          <w:rFonts w:asciiTheme="minorHAnsi" w:hAnsiTheme="minorHAnsi"/>
        </w:rPr>
        <w:t>°</w:t>
      </w:r>
      <w:r w:rsidRPr="007867DB">
        <w:rPr>
          <w:rFonts w:asciiTheme="minorHAnsi" w:hAnsiTheme="minorHAnsi"/>
        </w:rPr>
        <w:t>F to use the Subcooling Charge Verification Method.</w:t>
      </w:r>
    </w:p>
    <w:p w14:paraId="22383D68" w14:textId="4A3132D7"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If a value less than 37</w:t>
      </w:r>
      <w:r w:rsidR="00B128D2">
        <w:rPr>
          <w:rFonts w:asciiTheme="minorHAnsi" w:hAnsiTheme="minorHAnsi"/>
        </w:rPr>
        <w:t>°</w:t>
      </w:r>
      <w:r w:rsidRPr="007867DB">
        <w:rPr>
          <w:rFonts w:asciiTheme="minorHAnsi" w:hAnsiTheme="minorHAnsi"/>
        </w:rPr>
        <w:t xml:space="preserve">F or greater than </w:t>
      </w:r>
      <w:r>
        <w:rPr>
          <w:rFonts w:asciiTheme="minorHAnsi" w:hAnsiTheme="minorHAnsi"/>
        </w:rPr>
        <w:t>70</w:t>
      </w:r>
      <w:r w:rsidR="00B128D2">
        <w:rPr>
          <w:rFonts w:asciiTheme="minorHAnsi" w:hAnsiTheme="minorHAnsi"/>
        </w:rPr>
        <w:t>°</w:t>
      </w:r>
      <w:r w:rsidRPr="007867DB">
        <w:rPr>
          <w:rFonts w:asciiTheme="minorHAnsi" w:hAnsiTheme="minorHAnsi"/>
        </w:rPr>
        <w:t>F is entered in F03 the Subcooling Method cannot be used.</w:t>
      </w:r>
    </w:p>
    <w:p w14:paraId="22383D69" w14:textId="0CD9D67E"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liquid line temperature (</w:t>
      </w:r>
      <w:proofErr w:type="spellStart"/>
      <w:r w:rsidRPr="007867DB">
        <w:rPr>
          <w:rFonts w:asciiTheme="minorHAnsi" w:hAnsiTheme="minorHAnsi"/>
        </w:rPr>
        <w:t>T</w:t>
      </w:r>
      <w:r w:rsidRPr="007867DB">
        <w:rPr>
          <w:rFonts w:asciiTheme="minorHAnsi" w:hAnsiTheme="minorHAnsi"/>
          <w:vertAlign w:val="subscript"/>
        </w:rPr>
        <w:t>liquid</w:t>
      </w:r>
      <w:proofErr w:type="spellEnd"/>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 xml:space="preserve">F. This procedure is detailed in RA3.2.2.5. This value is used to calculate the measured </w:t>
      </w:r>
      <w:proofErr w:type="spellStart"/>
      <w:r w:rsidRPr="007867DB">
        <w:rPr>
          <w:rFonts w:asciiTheme="minorHAnsi" w:hAnsiTheme="minorHAnsi"/>
        </w:rPr>
        <w:t>subcool</w:t>
      </w:r>
      <w:proofErr w:type="spellEnd"/>
      <w:r w:rsidRPr="007867DB">
        <w:rPr>
          <w:rFonts w:asciiTheme="minorHAnsi" w:hAnsiTheme="minorHAnsi"/>
        </w:rPr>
        <w:t xml:space="preserve"> temperature.</w:t>
      </w:r>
    </w:p>
    <w:p w14:paraId="22383D6A" w14:textId="3B4F9D6E"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Measure and record the liquid line pressure (</w:t>
      </w:r>
      <w:proofErr w:type="spellStart"/>
      <w:r w:rsidRPr="007867DB">
        <w:rPr>
          <w:rFonts w:asciiTheme="minorHAnsi" w:hAnsiTheme="minorHAnsi"/>
        </w:rPr>
        <w:t>P</w:t>
      </w:r>
      <w:r w:rsidRPr="007867DB">
        <w:rPr>
          <w:rFonts w:asciiTheme="minorHAnsi" w:hAnsiTheme="minorHAnsi"/>
          <w:vertAlign w:val="subscript"/>
        </w:rPr>
        <w:t>liquid</w:t>
      </w:r>
      <w:proofErr w:type="spellEnd"/>
      <w:r w:rsidRPr="007867DB">
        <w:rPr>
          <w:rFonts w:asciiTheme="minorHAnsi" w:hAnsiTheme="minorHAnsi"/>
        </w:rPr>
        <w:t xml:space="preserve">) in </w:t>
      </w:r>
      <w:proofErr w:type="spellStart"/>
      <w:r w:rsidRPr="007867DB">
        <w:rPr>
          <w:rFonts w:asciiTheme="minorHAnsi" w:hAnsiTheme="minorHAnsi"/>
        </w:rPr>
        <w:t>psig</w:t>
      </w:r>
      <w:proofErr w:type="spellEnd"/>
      <w:r w:rsidRPr="007867DB">
        <w:rPr>
          <w:rFonts w:asciiTheme="minorHAnsi" w:hAnsiTheme="minorHAnsi"/>
        </w:rPr>
        <w:t>. This procedure is detailed in RA3.2.2.5. This value is used to determine the condenser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condenser,sat</w:t>
      </w:r>
      <w:proofErr w:type="spellEnd"/>
      <w:proofErr w:type="gramEnd"/>
      <w:r w:rsidRPr="007867DB">
        <w:rPr>
          <w:rFonts w:asciiTheme="minorHAnsi" w:hAnsiTheme="minorHAnsi"/>
        </w:rPr>
        <w:t xml:space="preserve">) from a pressure temperature chart for the appropriate refrigerant (can be internal to a digital gauge), which is entered into F07. </w:t>
      </w:r>
    </w:p>
    <w:p w14:paraId="22383D6B" w14:textId="48B7A8D8"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Enter the condenser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condenser,sat</w:t>
      </w:r>
      <w:proofErr w:type="spellEnd"/>
      <w:proofErr w:type="gramEnd"/>
      <w:r w:rsidRPr="007867DB">
        <w:rPr>
          <w:rFonts w:asciiTheme="minorHAnsi" w:hAnsiTheme="minorHAnsi"/>
        </w:rPr>
        <w:t xml:space="preserve">) from the digital gauge or a separate pressure-temperature chart that corresponds to the liquid line pressure entered in F06, in </w:t>
      </w:r>
      <w:r w:rsidR="00B128D2">
        <w:rPr>
          <w:rFonts w:asciiTheme="minorHAnsi" w:hAnsiTheme="minorHAnsi"/>
        </w:rPr>
        <w:t>°</w:t>
      </w:r>
      <w:r w:rsidRPr="007867DB">
        <w:rPr>
          <w:rFonts w:asciiTheme="minorHAnsi" w:hAnsiTheme="minorHAnsi"/>
        </w:rPr>
        <w:t>F.</w:t>
      </w:r>
    </w:p>
    <w:p w14:paraId="22383D6C" w14:textId="3AFC46BF"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lastRenderedPageBreak/>
        <w:t>Measured Subcooling is automatically calculated as the difference between the liquid line temperature (F05) and the condenser saturation temperature (F07)</w:t>
      </w:r>
    </w:p>
    <w:p w14:paraId="22383D6D" w14:textId="38085422"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22383D6E" w14:textId="1AF8DEC9" w:rsidR="003D0B24" w:rsidRPr="007867DB" w:rsidRDefault="003D0B24" w:rsidP="003D0B24">
      <w:pPr>
        <w:pStyle w:val="ListParagraph"/>
        <w:numPr>
          <w:ilvl w:val="0"/>
          <w:numId w:val="17"/>
        </w:numPr>
        <w:rPr>
          <w:rFonts w:asciiTheme="minorHAnsi" w:hAnsiTheme="minorHAnsi"/>
        </w:rPr>
      </w:pPr>
      <w:r w:rsidRPr="007867DB">
        <w:rPr>
          <w:rFonts w:asciiTheme="minorHAnsi" w:hAnsiTheme="minorHAnsi"/>
        </w:rPr>
        <w:t>System passes Subcooling Method when F09 is within plus or minus 5</w:t>
      </w:r>
      <w:r w:rsidR="00B128D2">
        <w:rPr>
          <w:rFonts w:asciiTheme="minorHAnsi" w:hAnsiTheme="minorHAnsi"/>
        </w:rPr>
        <w:t>°F</w:t>
      </w:r>
      <w:r w:rsidRPr="007867DB">
        <w:rPr>
          <w:rFonts w:asciiTheme="minorHAnsi" w:hAnsiTheme="minorHAnsi"/>
        </w:rPr>
        <w:t xml:space="preserve"> of F08.</w:t>
      </w:r>
    </w:p>
    <w:p w14:paraId="22383D6F" w14:textId="77777777" w:rsidR="003D0B24" w:rsidRPr="007867DB" w:rsidRDefault="003D0B24" w:rsidP="003D0B24">
      <w:pPr>
        <w:rPr>
          <w:rFonts w:asciiTheme="minorHAnsi" w:hAnsiTheme="minorHAnsi"/>
        </w:rPr>
      </w:pPr>
    </w:p>
    <w:p w14:paraId="22383D70" w14:textId="77777777" w:rsidR="003D0B24" w:rsidRPr="00AC02CA" w:rsidRDefault="003D0B24" w:rsidP="003D0B24">
      <w:pPr>
        <w:rPr>
          <w:rFonts w:asciiTheme="minorHAnsi" w:hAnsiTheme="minorHAnsi"/>
          <w:b/>
        </w:rPr>
      </w:pPr>
      <w:r w:rsidRPr="00AC02CA">
        <w:rPr>
          <w:rFonts w:asciiTheme="minorHAnsi" w:hAnsiTheme="minorHAnsi"/>
          <w:b/>
        </w:rPr>
        <w:t>Section G. Metering Device Verification</w:t>
      </w:r>
    </w:p>
    <w:p w14:paraId="22383D72" w14:textId="56E0BAA2"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 and record the suction line temperature (</w:t>
      </w:r>
      <w:proofErr w:type="spellStart"/>
      <w:r w:rsidRPr="007867DB">
        <w:rPr>
          <w:rFonts w:asciiTheme="minorHAnsi" w:hAnsiTheme="minorHAnsi"/>
        </w:rPr>
        <w:t>T</w:t>
      </w:r>
      <w:r w:rsidRPr="007867DB">
        <w:rPr>
          <w:rFonts w:asciiTheme="minorHAnsi" w:hAnsiTheme="minorHAnsi"/>
          <w:vertAlign w:val="subscript"/>
        </w:rPr>
        <w:t>suction</w:t>
      </w:r>
      <w:proofErr w:type="spellEnd"/>
      <w:r w:rsidRPr="007867DB">
        <w:rPr>
          <w:rFonts w:asciiTheme="minorHAnsi" w:hAnsiTheme="minorHAnsi"/>
        </w:rPr>
        <w:t xml:space="preserve">) in </w:t>
      </w:r>
      <w:r w:rsidR="00B128D2">
        <w:rPr>
          <w:rFonts w:asciiTheme="minorHAnsi" w:hAnsiTheme="minorHAnsi"/>
        </w:rPr>
        <w:t>°</w:t>
      </w:r>
      <w:r w:rsidRPr="007867DB">
        <w:rPr>
          <w:rFonts w:asciiTheme="minorHAnsi" w:hAnsiTheme="minorHAnsi"/>
        </w:rPr>
        <w:t>F. This procedure is detailed in RA3.2.2.5. This value is used to calculate the measured superheat.</w:t>
      </w:r>
    </w:p>
    <w:p w14:paraId="22383D73" w14:textId="6025221A"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 and record the suction line pressure (</w:t>
      </w:r>
      <w:proofErr w:type="spellStart"/>
      <w:r w:rsidRPr="007867DB">
        <w:rPr>
          <w:rFonts w:asciiTheme="minorHAnsi" w:hAnsiTheme="minorHAnsi"/>
        </w:rPr>
        <w:t>P</w:t>
      </w:r>
      <w:r w:rsidRPr="007867DB">
        <w:rPr>
          <w:rFonts w:asciiTheme="minorHAnsi" w:hAnsiTheme="minorHAnsi"/>
          <w:vertAlign w:val="subscript"/>
        </w:rPr>
        <w:t>suction</w:t>
      </w:r>
      <w:proofErr w:type="spellEnd"/>
      <w:r w:rsidRPr="007867DB">
        <w:rPr>
          <w:rFonts w:asciiTheme="minorHAnsi" w:hAnsiTheme="minorHAnsi"/>
        </w:rPr>
        <w:t xml:space="preserve">) in </w:t>
      </w:r>
      <w:proofErr w:type="spellStart"/>
      <w:r w:rsidRPr="007867DB">
        <w:rPr>
          <w:rFonts w:asciiTheme="minorHAnsi" w:hAnsiTheme="minorHAnsi"/>
        </w:rPr>
        <w:t>psig</w:t>
      </w:r>
      <w:proofErr w:type="spellEnd"/>
      <w:r w:rsidRPr="007867DB">
        <w:rPr>
          <w:rFonts w:asciiTheme="minorHAnsi" w:hAnsiTheme="minorHAnsi"/>
        </w:rPr>
        <w:t>. This procedure is detailed in RA3.2.2.5. This value is used to determine the evaporator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evaporator,sat</w:t>
      </w:r>
      <w:proofErr w:type="spellEnd"/>
      <w:proofErr w:type="gramEnd"/>
      <w:r w:rsidRPr="007867DB">
        <w:rPr>
          <w:rFonts w:asciiTheme="minorHAnsi" w:hAnsiTheme="minorHAnsi"/>
        </w:rPr>
        <w:t xml:space="preserve">) from a pressure temperature chart for the appropriate refrigerant (can be internal to a digital gauge), which is entered into G03. </w:t>
      </w:r>
    </w:p>
    <w:p w14:paraId="22383D74" w14:textId="3255B0DB"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Enter the evaporator saturation temperature (</w:t>
      </w:r>
      <w:proofErr w:type="spellStart"/>
      <w:proofErr w:type="gramStart"/>
      <w:r w:rsidRPr="007867DB">
        <w:rPr>
          <w:rFonts w:asciiTheme="minorHAnsi" w:hAnsiTheme="minorHAnsi"/>
        </w:rPr>
        <w:t>T</w:t>
      </w:r>
      <w:r w:rsidRPr="007867DB">
        <w:rPr>
          <w:rFonts w:asciiTheme="minorHAnsi" w:hAnsiTheme="minorHAnsi"/>
          <w:vertAlign w:val="subscript"/>
        </w:rPr>
        <w:t>evaporator,sat</w:t>
      </w:r>
      <w:proofErr w:type="spellEnd"/>
      <w:proofErr w:type="gramEnd"/>
      <w:r w:rsidRPr="007867DB">
        <w:rPr>
          <w:rFonts w:asciiTheme="minorHAnsi" w:hAnsiTheme="minorHAnsi"/>
        </w:rPr>
        <w:t xml:space="preserve">) from the digital gauge or a separate pressure-temperature chart that corresponds to the suction line pressure entered in G02, in </w:t>
      </w:r>
      <w:r w:rsidR="00B128D2">
        <w:rPr>
          <w:rFonts w:asciiTheme="minorHAnsi" w:hAnsiTheme="minorHAnsi"/>
        </w:rPr>
        <w:t>°</w:t>
      </w:r>
      <w:r w:rsidRPr="007867DB">
        <w:rPr>
          <w:rFonts w:asciiTheme="minorHAnsi" w:hAnsiTheme="minorHAnsi"/>
        </w:rPr>
        <w:t>F.</w:t>
      </w:r>
    </w:p>
    <w:p w14:paraId="22383D75" w14:textId="58B71BF6"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Measured superheat is automatically calculated as the difference between the suction line temperature (G01) and the evaporator saturation temperature (G03)</w:t>
      </w:r>
    </w:p>
    <w:p w14:paraId="22383D76" w14:textId="605097F1"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There are two possible criteria for passing. If the manufacturer’s specification is known it should be used, otherwise the CEC requirement is that the superheat be between 4</w:t>
      </w:r>
      <w:r w:rsidR="00B128D2">
        <w:rPr>
          <w:rFonts w:asciiTheme="minorHAnsi" w:hAnsiTheme="minorHAnsi"/>
        </w:rPr>
        <w:t>°F</w:t>
      </w:r>
      <w:r w:rsidRPr="007867DB">
        <w:rPr>
          <w:rFonts w:asciiTheme="minorHAnsi" w:hAnsiTheme="minorHAnsi"/>
        </w:rPr>
        <w:t xml:space="preserve"> and 25</w:t>
      </w:r>
      <w:r w:rsidR="00B128D2">
        <w:rPr>
          <w:rFonts w:asciiTheme="minorHAnsi" w:hAnsiTheme="minorHAnsi"/>
        </w:rPr>
        <w:t>°</w:t>
      </w:r>
      <w:r w:rsidRPr="007867DB">
        <w:rPr>
          <w:rFonts w:asciiTheme="minorHAnsi" w:hAnsiTheme="minorHAnsi"/>
        </w:rPr>
        <w:t>F, inclusive. This row checks the CEC requirement.</w:t>
      </w:r>
    </w:p>
    <w:p w14:paraId="22383D77" w14:textId="0A733F6F"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If the manufacturer’s target superheat for ensuring proper metering device operation is known, it supersedes the CEC requirement of being between 4</w:t>
      </w:r>
      <w:r w:rsidR="00B128D2">
        <w:rPr>
          <w:rFonts w:asciiTheme="minorHAnsi" w:hAnsiTheme="minorHAnsi"/>
        </w:rPr>
        <w:t>°F</w:t>
      </w:r>
      <w:r w:rsidRPr="007867DB">
        <w:rPr>
          <w:rFonts w:asciiTheme="minorHAnsi" w:hAnsiTheme="minorHAnsi"/>
        </w:rPr>
        <w:t xml:space="preserve"> and 25</w:t>
      </w:r>
      <w:r w:rsidR="00B128D2">
        <w:rPr>
          <w:rFonts w:asciiTheme="minorHAnsi" w:hAnsiTheme="minorHAnsi"/>
        </w:rPr>
        <w:t>°</w:t>
      </w:r>
      <w:r w:rsidRPr="007867DB">
        <w:rPr>
          <w:rFonts w:asciiTheme="minorHAnsi" w:hAnsiTheme="minorHAnsi"/>
        </w:rPr>
        <w:t>F. If “Yes, documentation to be provided upon request.” is selected, the installer should be prepared to provide documentation for the target values used.</w:t>
      </w:r>
    </w:p>
    <w:p w14:paraId="22383D78" w14:textId="1ACAEAD0" w:rsidR="003D0B24" w:rsidRPr="007867DB" w:rsidRDefault="003D0B24" w:rsidP="003D0B24">
      <w:pPr>
        <w:pStyle w:val="ListParagraph"/>
        <w:numPr>
          <w:ilvl w:val="0"/>
          <w:numId w:val="21"/>
        </w:numPr>
        <w:rPr>
          <w:rFonts w:asciiTheme="minorHAnsi" w:hAnsiTheme="minorHAnsi"/>
        </w:rPr>
      </w:pPr>
      <w:r w:rsidRPr="007867DB">
        <w:rPr>
          <w:rFonts w:asciiTheme="minorHAnsi" w:hAnsiTheme="minorHAnsi"/>
        </w:rPr>
        <w:t>There are two possible criteria for passing. If the manufacturer’s specification is known it should be used, otherwise the CEC requirement is that the superheat be between 4</w:t>
      </w:r>
      <w:r w:rsidR="00961F63">
        <w:rPr>
          <w:rFonts w:asciiTheme="minorHAnsi" w:hAnsiTheme="minorHAnsi"/>
        </w:rPr>
        <w:t>°F</w:t>
      </w:r>
      <w:r w:rsidRPr="007867DB">
        <w:rPr>
          <w:rFonts w:asciiTheme="minorHAnsi" w:hAnsiTheme="minorHAnsi"/>
        </w:rPr>
        <w:t xml:space="preserve"> and 25</w:t>
      </w:r>
      <w:r w:rsidR="00961F63">
        <w:rPr>
          <w:rFonts w:asciiTheme="minorHAnsi" w:hAnsiTheme="minorHAnsi"/>
        </w:rPr>
        <w:t>°</w:t>
      </w:r>
      <w:r w:rsidRPr="007867DB">
        <w:rPr>
          <w:rFonts w:asciiTheme="minorHAnsi" w:hAnsiTheme="minorHAnsi"/>
        </w:rPr>
        <w:t>F, inclusive. If “Yes, documentation to be provided upon request.” is selected in G06, the installer should be prepared to provide documentation for the target values used.</w:t>
      </w:r>
    </w:p>
    <w:p w14:paraId="22383D79" w14:textId="77777777" w:rsidR="003D0B24" w:rsidRPr="007867DB" w:rsidRDefault="003D0B24" w:rsidP="003D0B24">
      <w:pPr>
        <w:rPr>
          <w:rFonts w:asciiTheme="minorHAnsi" w:hAnsiTheme="minorHAnsi"/>
        </w:rPr>
      </w:pPr>
    </w:p>
    <w:p w14:paraId="22383D7A" w14:textId="77777777" w:rsidR="003D0B24" w:rsidRPr="00AC02CA" w:rsidRDefault="003D0B24" w:rsidP="003D0B24">
      <w:pPr>
        <w:rPr>
          <w:rFonts w:asciiTheme="minorHAnsi" w:hAnsiTheme="minorHAnsi"/>
          <w:b/>
        </w:rPr>
      </w:pPr>
      <w:r w:rsidRPr="00AC02CA">
        <w:rPr>
          <w:rFonts w:asciiTheme="minorHAnsi" w:hAnsiTheme="minorHAnsi"/>
          <w:b/>
        </w:rPr>
        <w:t>Section H. Confirmation of Refrigerant Pressure Differential</w:t>
      </w:r>
    </w:p>
    <w:p w14:paraId="22383D7C" w14:textId="6C797F4D" w:rsidR="003D0B24" w:rsidRPr="007867DB" w:rsidRDefault="003D0B24" w:rsidP="003D0B24">
      <w:pPr>
        <w:pStyle w:val="ListParagraph"/>
        <w:numPr>
          <w:ilvl w:val="0"/>
          <w:numId w:val="22"/>
        </w:numPr>
        <w:rPr>
          <w:rFonts w:asciiTheme="minorHAnsi" w:hAnsiTheme="minorHAnsi"/>
        </w:rPr>
      </w:pPr>
      <w:r w:rsidRPr="007867DB">
        <w:rPr>
          <w:rFonts w:asciiTheme="minorHAnsi" w:hAnsiTheme="minorHAnsi"/>
        </w:rPr>
        <w:t>This field is automatically calculated base</w:t>
      </w:r>
      <w:r w:rsidR="000E6E7B">
        <w:rPr>
          <w:rFonts w:asciiTheme="minorHAnsi" w:hAnsiTheme="minorHAnsi"/>
        </w:rPr>
        <w:t>d</w:t>
      </w:r>
      <w:r w:rsidRPr="007867DB">
        <w:rPr>
          <w:rFonts w:asciiTheme="minorHAnsi" w:hAnsiTheme="minorHAnsi"/>
        </w:rPr>
        <w:t xml:space="preserve"> on the liquid line (high side) pressure and suction line (low side) pressure values previously entered. The protocols for the Winter Setup Method require that this pressure differential be between 160 </w:t>
      </w:r>
      <w:proofErr w:type="spellStart"/>
      <w:r w:rsidRPr="007867DB">
        <w:rPr>
          <w:rFonts w:asciiTheme="minorHAnsi" w:hAnsiTheme="minorHAnsi"/>
        </w:rPr>
        <w:t>psig</w:t>
      </w:r>
      <w:proofErr w:type="spellEnd"/>
      <w:r w:rsidRPr="007867DB">
        <w:rPr>
          <w:rFonts w:asciiTheme="minorHAnsi" w:hAnsiTheme="minorHAnsi"/>
        </w:rPr>
        <w:t xml:space="preserve"> and 220 </w:t>
      </w:r>
      <w:proofErr w:type="spellStart"/>
      <w:r w:rsidRPr="007867DB">
        <w:rPr>
          <w:rFonts w:asciiTheme="minorHAnsi" w:hAnsiTheme="minorHAnsi"/>
        </w:rPr>
        <w:t>psig</w:t>
      </w:r>
      <w:proofErr w:type="spellEnd"/>
      <w:r w:rsidRPr="007867DB">
        <w:rPr>
          <w:rFonts w:asciiTheme="minorHAnsi" w:hAnsiTheme="minorHAnsi"/>
        </w:rPr>
        <w:t xml:space="preserve">, inclusive, for R-410a </w:t>
      </w:r>
      <w:proofErr w:type="gramStart"/>
      <w:r w:rsidRPr="007867DB">
        <w:rPr>
          <w:rFonts w:asciiTheme="minorHAnsi" w:hAnsiTheme="minorHAnsi"/>
        </w:rPr>
        <w:t>refrigerant;</w:t>
      </w:r>
      <w:proofErr w:type="gramEnd"/>
      <w:r w:rsidRPr="007867DB">
        <w:rPr>
          <w:rFonts w:asciiTheme="minorHAnsi" w:hAnsiTheme="minorHAnsi"/>
        </w:rPr>
        <w:t xml:space="preserve"> and between 100 </w:t>
      </w:r>
      <w:proofErr w:type="spellStart"/>
      <w:r w:rsidRPr="007867DB">
        <w:rPr>
          <w:rFonts w:asciiTheme="minorHAnsi" w:hAnsiTheme="minorHAnsi"/>
        </w:rPr>
        <w:t>psig</w:t>
      </w:r>
      <w:proofErr w:type="spellEnd"/>
      <w:r w:rsidRPr="007867DB">
        <w:rPr>
          <w:rFonts w:asciiTheme="minorHAnsi" w:hAnsiTheme="minorHAnsi"/>
        </w:rPr>
        <w:t xml:space="preserve"> and 145 </w:t>
      </w:r>
      <w:proofErr w:type="spellStart"/>
      <w:r w:rsidRPr="007867DB">
        <w:rPr>
          <w:rFonts w:asciiTheme="minorHAnsi" w:hAnsiTheme="minorHAnsi"/>
        </w:rPr>
        <w:t>psig</w:t>
      </w:r>
      <w:proofErr w:type="spellEnd"/>
      <w:r w:rsidRPr="007867DB">
        <w:rPr>
          <w:rFonts w:asciiTheme="minorHAnsi" w:hAnsiTheme="minorHAnsi"/>
        </w:rPr>
        <w:t>, inclusive, for R-22 refrigerant. These procedures are detailed in Residential Appendix RA1.2.2.</w:t>
      </w:r>
    </w:p>
    <w:p w14:paraId="22383D7D" w14:textId="2AB9848A" w:rsidR="003D0B24" w:rsidRPr="007867DB" w:rsidRDefault="003D0B24" w:rsidP="003D0B24">
      <w:pPr>
        <w:pStyle w:val="ListParagraph"/>
        <w:numPr>
          <w:ilvl w:val="0"/>
          <w:numId w:val="22"/>
        </w:numPr>
        <w:rPr>
          <w:rFonts w:asciiTheme="minorHAnsi" w:hAnsiTheme="minorHAnsi"/>
        </w:rPr>
      </w:pPr>
      <w:r w:rsidRPr="007867DB">
        <w:rPr>
          <w:rFonts w:asciiTheme="minorHAnsi" w:hAnsiTheme="minorHAnsi"/>
        </w:rPr>
        <w:t>This field is automatically calculated base</w:t>
      </w:r>
      <w:r w:rsidR="000E6E7B">
        <w:rPr>
          <w:rFonts w:asciiTheme="minorHAnsi" w:hAnsiTheme="minorHAnsi"/>
        </w:rPr>
        <w:t>d</w:t>
      </w:r>
      <w:r w:rsidRPr="007867DB">
        <w:rPr>
          <w:rFonts w:asciiTheme="minorHAnsi" w:hAnsiTheme="minorHAnsi"/>
        </w:rPr>
        <w:t xml:space="preserve"> on the liquid line (high side) pressure and suction line (low side) pressure values previously entered. The protocols for the Winter Setup Method require that this pressure differential be between 160 </w:t>
      </w:r>
      <w:proofErr w:type="spellStart"/>
      <w:r w:rsidRPr="007867DB">
        <w:rPr>
          <w:rFonts w:asciiTheme="minorHAnsi" w:hAnsiTheme="minorHAnsi"/>
        </w:rPr>
        <w:t>psig</w:t>
      </w:r>
      <w:proofErr w:type="spellEnd"/>
      <w:r w:rsidRPr="007867DB">
        <w:rPr>
          <w:rFonts w:asciiTheme="minorHAnsi" w:hAnsiTheme="minorHAnsi"/>
        </w:rPr>
        <w:t xml:space="preserve"> and 220 </w:t>
      </w:r>
      <w:proofErr w:type="spellStart"/>
      <w:r w:rsidRPr="007867DB">
        <w:rPr>
          <w:rFonts w:asciiTheme="minorHAnsi" w:hAnsiTheme="minorHAnsi"/>
        </w:rPr>
        <w:t>psig</w:t>
      </w:r>
      <w:proofErr w:type="spellEnd"/>
      <w:r w:rsidRPr="007867DB">
        <w:rPr>
          <w:rFonts w:asciiTheme="minorHAnsi" w:hAnsiTheme="minorHAnsi"/>
        </w:rPr>
        <w:t xml:space="preserve">, inclusive, for R-410a </w:t>
      </w:r>
      <w:proofErr w:type="gramStart"/>
      <w:r w:rsidRPr="007867DB">
        <w:rPr>
          <w:rFonts w:asciiTheme="minorHAnsi" w:hAnsiTheme="minorHAnsi"/>
        </w:rPr>
        <w:t>refrigerant;</w:t>
      </w:r>
      <w:proofErr w:type="gramEnd"/>
      <w:r w:rsidRPr="007867DB">
        <w:rPr>
          <w:rFonts w:asciiTheme="minorHAnsi" w:hAnsiTheme="minorHAnsi"/>
        </w:rPr>
        <w:t xml:space="preserve"> and between 100 </w:t>
      </w:r>
      <w:proofErr w:type="spellStart"/>
      <w:r w:rsidRPr="007867DB">
        <w:rPr>
          <w:rFonts w:asciiTheme="minorHAnsi" w:hAnsiTheme="minorHAnsi"/>
        </w:rPr>
        <w:t>psig</w:t>
      </w:r>
      <w:proofErr w:type="spellEnd"/>
      <w:r w:rsidRPr="007867DB">
        <w:rPr>
          <w:rFonts w:asciiTheme="minorHAnsi" w:hAnsiTheme="minorHAnsi"/>
        </w:rPr>
        <w:t xml:space="preserve"> and 145 </w:t>
      </w:r>
      <w:proofErr w:type="spellStart"/>
      <w:r w:rsidRPr="007867DB">
        <w:rPr>
          <w:rFonts w:asciiTheme="minorHAnsi" w:hAnsiTheme="minorHAnsi"/>
        </w:rPr>
        <w:t>psig</w:t>
      </w:r>
      <w:proofErr w:type="spellEnd"/>
      <w:r w:rsidRPr="007867DB">
        <w:rPr>
          <w:rFonts w:asciiTheme="minorHAnsi" w:hAnsiTheme="minorHAnsi"/>
        </w:rPr>
        <w:t xml:space="preserve">, inclusive, for R-22 refrigerant. These procedures are detailed in Residential Appendix RA1.2.2. If the pressure differential is not within the correct range, a statement will appear here that the system does not </w:t>
      </w:r>
      <w:proofErr w:type="gramStart"/>
      <w:r w:rsidRPr="007867DB">
        <w:rPr>
          <w:rFonts w:asciiTheme="minorHAnsi" w:hAnsiTheme="minorHAnsi"/>
        </w:rPr>
        <w:t>comply</w:t>
      </w:r>
      <w:proofErr w:type="gramEnd"/>
      <w:r w:rsidRPr="007867DB">
        <w:rPr>
          <w:rFonts w:asciiTheme="minorHAnsi" w:hAnsiTheme="minorHAnsi"/>
        </w:rPr>
        <w:t xml:space="preserve"> and the test will need to be redone using the appropriate procedures.</w:t>
      </w:r>
    </w:p>
    <w:p w14:paraId="22383D7E" w14:textId="77777777" w:rsidR="003D0B24" w:rsidRPr="007867DB" w:rsidRDefault="003D0B24" w:rsidP="003D0B24">
      <w:pPr>
        <w:rPr>
          <w:rFonts w:asciiTheme="minorHAnsi" w:hAnsiTheme="minorHAnsi"/>
        </w:rPr>
      </w:pPr>
    </w:p>
    <w:p w14:paraId="22383D7F" w14:textId="2A1E5E4D" w:rsidR="003D0B24" w:rsidRPr="00AC02CA" w:rsidRDefault="00E95588" w:rsidP="003D0B24">
      <w:pPr>
        <w:rPr>
          <w:rFonts w:asciiTheme="minorHAnsi" w:hAnsiTheme="minorHAnsi"/>
          <w:b/>
        </w:rPr>
      </w:pPr>
      <w:r>
        <w:rPr>
          <w:rFonts w:asciiTheme="minorHAnsi" w:hAnsiTheme="minorHAnsi"/>
        </w:rPr>
        <w:br w:type="page"/>
      </w:r>
      <w:r w:rsidR="003D0B24" w:rsidRPr="00AC02CA">
        <w:rPr>
          <w:rFonts w:asciiTheme="minorHAnsi" w:hAnsiTheme="minorHAnsi"/>
          <w:b/>
        </w:rPr>
        <w:lastRenderedPageBreak/>
        <w:t xml:space="preserve">Section I. </w:t>
      </w:r>
      <w:r w:rsidR="007D273C">
        <w:rPr>
          <w:rFonts w:asciiTheme="minorHAnsi" w:hAnsiTheme="minorHAnsi"/>
          <w:b/>
        </w:rPr>
        <w:t>Fault Indicator Display</w:t>
      </w:r>
    </w:p>
    <w:p w14:paraId="22383D81" w14:textId="6A148457"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Enter the manufacturer name or make of the approved </w:t>
      </w:r>
      <w:r w:rsidR="007D273C">
        <w:rPr>
          <w:rFonts w:asciiTheme="minorHAnsi" w:hAnsiTheme="minorHAnsi"/>
        </w:rPr>
        <w:t>Fault Indicator Display</w:t>
      </w:r>
      <w:r w:rsidRPr="007867DB">
        <w:rPr>
          <w:rFonts w:asciiTheme="minorHAnsi" w:hAnsiTheme="minorHAnsi"/>
        </w:rPr>
        <w:t>. Must match name shown on the list of approved devices kept by the Commission.</w:t>
      </w:r>
    </w:p>
    <w:p w14:paraId="22383D82" w14:textId="3025EBAD"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Enter the manufacturer model number of the approved </w:t>
      </w:r>
      <w:r w:rsidR="007D273C">
        <w:rPr>
          <w:rFonts w:asciiTheme="minorHAnsi" w:hAnsiTheme="minorHAnsi"/>
        </w:rPr>
        <w:t>Fault Indicator Display</w:t>
      </w:r>
      <w:r w:rsidRPr="007867DB">
        <w:rPr>
          <w:rFonts w:asciiTheme="minorHAnsi" w:hAnsiTheme="minorHAnsi"/>
        </w:rPr>
        <w:t>. Must match name shown on the list of approved devices kept by the Commission.</w:t>
      </w:r>
    </w:p>
    <w:p w14:paraId="22383D83" w14:textId="39CF1F2B"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w:t>
      </w:r>
      <w:r w:rsidR="007D273C">
        <w:rPr>
          <w:rFonts w:asciiTheme="minorHAnsi" w:hAnsiTheme="minorHAnsi"/>
        </w:rPr>
        <w:t>FID</w:t>
      </w:r>
      <w:r w:rsidRPr="007867DB">
        <w:rPr>
          <w:rFonts w:asciiTheme="minorHAnsi" w:hAnsiTheme="minorHAnsi"/>
        </w:rPr>
        <w:t xml:space="preserve"> display module is mounted adjacent to thermostat that controls the system being verified. This requirement is detailed in Residential Appendix RA3.4.2.</w:t>
      </w:r>
    </w:p>
    <w:p w14:paraId="22383D84" w14:textId="59EB8DDC"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installed </w:t>
      </w:r>
      <w:r w:rsidR="007D273C">
        <w:rPr>
          <w:rFonts w:asciiTheme="minorHAnsi" w:hAnsiTheme="minorHAnsi"/>
        </w:rPr>
        <w:t>FID</w:t>
      </w:r>
      <w:r w:rsidRPr="007867DB">
        <w:rPr>
          <w:rFonts w:asciiTheme="minorHAnsi" w:hAnsiTheme="minorHAnsi"/>
        </w:rPr>
        <w:t xml:space="preserve"> is approved and appears the list of approved devices kept by the Commission. This requirement is detailed in Residential Appendix RA3.4.2.</w:t>
      </w:r>
    </w:p>
    <w:p w14:paraId="22383D85" w14:textId="3CAE1793" w:rsidR="003D0B24" w:rsidRPr="007867DB" w:rsidRDefault="003D0B24" w:rsidP="003D0B24">
      <w:pPr>
        <w:pStyle w:val="ListParagraph"/>
        <w:numPr>
          <w:ilvl w:val="0"/>
          <w:numId w:val="20"/>
        </w:numPr>
        <w:rPr>
          <w:rFonts w:asciiTheme="minorHAnsi" w:hAnsiTheme="minorHAnsi"/>
        </w:rPr>
      </w:pPr>
      <w:r w:rsidRPr="007867DB">
        <w:rPr>
          <w:rFonts w:asciiTheme="minorHAnsi" w:hAnsiTheme="minorHAnsi"/>
        </w:rPr>
        <w:t xml:space="preserve">The installer must confirm that the system has operated for at least 15 minutes and that they system is operating within acceptable parameters as specified by the </w:t>
      </w:r>
      <w:r w:rsidR="007D273C">
        <w:rPr>
          <w:rFonts w:asciiTheme="minorHAnsi" w:hAnsiTheme="minorHAnsi"/>
        </w:rPr>
        <w:t>FID</w:t>
      </w:r>
      <w:r w:rsidRPr="007867DB">
        <w:rPr>
          <w:rFonts w:asciiTheme="minorHAnsi" w:hAnsiTheme="minorHAnsi"/>
        </w:rPr>
        <w:t xml:space="preserve"> and equipment manufacturers. This requirement is detailed in Residential Appendix RA3.4.2.</w:t>
      </w:r>
    </w:p>
    <w:p w14:paraId="22383D86" w14:textId="77777777" w:rsidR="003D0B24" w:rsidRPr="00331215" w:rsidRDefault="003D0B24" w:rsidP="003D0B24"/>
    <w:p w14:paraId="22383D87" w14:textId="77F2B248" w:rsidR="003D0B24" w:rsidRPr="00AC02CA" w:rsidRDefault="003D0B24" w:rsidP="003D0B24">
      <w:pPr>
        <w:rPr>
          <w:rFonts w:asciiTheme="minorHAnsi" w:hAnsiTheme="minorHAnsi"/>
          <w:b/>
        </w:rPr>
      </w:pPr>
      <w:r w:rsidRPr="00AC02CA">
        <w:rPr>
          <w:rFonts w:asciiTheme="minorHAnsi" w:hAnsiTheme="minorHAnsi"/>
          <w:b/>
        </w:rPr>
        <w:t>Section J.</w:t>
      </w:r>
      <w:r w:rsidR="00E95588" w:rsidRPr="00AC02CA">
        <w:rPr>
          <w:rFonts w:asciiTheme="minorHAnsi" w:hAnsiTheme="minorHAnsi"/>
          <w:b/>
        </w:rPr>
        <w:t xml:space="preserve"> </w:t>
      </w:r>
      <w:r w:rsidR="007D273C">
        <w:rPr>
          <w:rFonts w:asciiTheme="minorHAnsi" w:hAnsiTheme="minorHAnsi"/>
          <w:b/>
        </w:rPr>
        <w:t>Fault Indicator Display</w:t>
      </w:r>
      <w:r w:rsidRPr="00AC02CA">
        <w:rPr>
          <w:rFonts w:asciiTheme="minorHAnsi" w:hAnsiTheme="minorHAnsi"/>
          <w:b/>
        </w:rPr>
        <w:t xml:space="preserve"> – Additional Requirements</w:t>
      </w:r>
    </w:p>
    <w:p w14:paraId="22383D89" w14:textId="34AE5C15" w:rsidR="003D0B24" w:rsidRPr="00464996" w:rsidRDefault="003D0B24" w:rsidP="003D0B24">
      <w:pPr>
        <w:pStyle w:val="ListParagraph"/>
        <w:numPr>
          <w:ilvl w:val="0"/>
          <w:numId w:val="25"/>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installing </w:t>
      </w:r>
      <w:r w:rsidR="007D273C">
        <w:rPr>
          <w:rFonts w:asciiTheme="minorHAnsi" w:hAnsiTheme="minorHAnsi"/>
        </w:rPr>
        <w:t>FID</w:t>
      </w:r>
      <w:r w:rsidRPr="00464996">
        <w:rPr>
          <w:rFonts w:asciiTheme="minorHAnsi" w:hAnsiTheme="minorHAnsi"/>
        </w:rPr>
        <w:t>s to manufacturer’s specifications (unless factory installed) can be found in Joint Appendix JA6.1.3.</w:t>
      </w:r>
    </w:p>
    <w:p w14:paraId="22383D8A" w14:textId="200F6913" w:rsidR="003D0B24" w:rsidRPr="00464996" w:rsidRDefault="003D0B24" w:rsidP="003D0B24">
      <w:pPr>
        <w:pStyle w:val="ListParagraph"/>
        <w:numPr>
          <w:ilvl w:val="0"/>
          <w:numId w:val="25"/>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providing manufacturer’s instructions and other documentation for </w:t>
      </w:r>
      <w:r w:rsidR="007D273C">
        <w:rPr>
          <w:rFonts w:asciiTheme="minorHAnsi" w:hAnsiTheme="minorHAnsi"/>
        </w:rPr>
        <w:t>FID</w:t>
      </w:r>
      <w:r w:rsidRPr="00464996">
        <w:rPr>
          <w:rFonts w:asciiTheme="minorHAnsi" w:hAnsiTheme="minorHAnsi"/>
        </w:rPr>
        <w:t>s can be found in Joint Appendix JA6.1.4.</w:t>
      </w:r>
    </w:p>
    <w:p w14:paraId="22383DDF" w14:textId="77777777" w:rsidR="005F02F3" w:rsidRPr="00331215" w:rsidRDefault="005F02F3" w:rsidP="00BA2E0E">
      <w:pPr>
        <w:rPr>
          <w:rFonts w:ascii="Calibri" w:hAnsi="Calibri"/>
          <w:sz w:val="24"/>
          <w:szCs w:val="2"/>
        </w:rPr>
      </w:pPr>
    </w:p>
    <w:p w14:paraId="22383DE0" w14:textId="77777777" w:rsidR="005F02F3" w:rsidRPr="00331215" w:rsidRDefault="005F02F3" w:rsidP="00BA2E0E">
      <w:pPr>
        <w:rPr>
          <w:rFonts w:ascii="Calibri" w:hAnsi="Calibri"/>
          <w:sz w:val="24"/>
          <w:szCs w:val="2"/>
        </w:rPr>
      </w:pPr>
    </w:p>
    <w:p w14:paraId="22383DE1" w14:textId="77777777" w:rsidR="005F02F3" w:rsidRPr="00331215" w:rsidRDefault="005F02F3" w:rsidP="00D92E7B">
      <w:pPr>
        <w:rPr>
          <w:i/>
        </w:rPr>
        <w:sectPr w:rsidR="005F02F3" w:rsidRPr="00331215" w:rsidSect="00D013F1">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5F02F3" w:rsidRPr="00331215" w14:paraId="22383DE4" w14:textId="77777777" w:rsidTr="00CA2D4F">
        <w:trPr>
          <w:cantSplit/>
          <w:trHeight w:val="449"/>
        </w:trPr>
        <w:tc>
          <w:tcPr>
            <w:tcW w:w="5000" w:type="pct"/>
            <w:gridSpan w:val="3"/>
          </w:tcPr>
          <w:p w14:paraId="22383DE2" w14:textId="16DFD327" w:rsidR="005F02F3" w:rsidRPr="00331215" w:rsidRDefault="005F02F3" w:rsidP="00AC02CA">
            <w:pPr>
              <w:rPr>
                <w:rFonts w:ascii="Calibri" w:hAnsi="Calibri"/>
                <w:b/>
              </w:rPr>
            </w:pPr>
            <w:r w:rsidRPr="00331215">
              <w:rPr>
                <w:rFonts w:ascii="Calibri" w:hAnsi="Calibri"/>
                <w:b/>
              </w:rPr>
              <w:lastRenderedPageBreak/>
              <w:t>A. System Information</w:t>
            </w:r>
          </w:p>
          <w:p w14:paraId="22383DE3" w14:textId="4F36ADBE" w:rsidR="005F02F3" w:rsidRPr="00D013F1" w:rsidRDefault="00651930" w:rsidP="00AC02CA">
            <w:pPr>
              <w:rPr>
                <w:rFonts w:ascii="Calibri" w:hAnsi="Calibri"/>
              </w:rPr>
            </w:pPr>
            <w:ins w:id="45" w:author="Alhabibi, Haider@Energy" w:date="2022-03-08T20:14:00Z">
              <w:r>
                <w:rPr>
                  <w:rFonts w:ascii="Calibri" w:hAnsi="Calibri"/>
                  <w:sz w:val="18"/>
                  <w:szCs w:val="18"/>
                </w:rPr>
                <w:t>&lt;&lt;Static Text - see the top&gt;&gt;</w:t>
              </w:r>
            </w:ins>
            <w:del w:id="46" w:author="Alhabibi, Haider@Energy" w:date="2022-03-08T20:14:00Z">
              <w:r w:rsidR="005F02F3" w:rsidRPr="00D013F1" w:rsidDel="00651930">
                <w:rPr>
                  <w:rFonts w:ascii="Calibri" w:hAnsi="Calibri"/>
                  <w:sz w:val="18"/>
                </w:rPr>
                <w:delText>Each system requiring refrigerant charge verification will be documented on a separate certificate.</w:delText>
              </w:r>
            </w:del>
          </w:p>
        </w:tc>
      </w:tr>
      <w:tr w:rsidR="005F02F3" w:rsidRPr="00331215" w14:paraId="22383DE8" w14:textId="77777777" w:rsidTr="00AC02CA">
        <w:trPr>
          <w:cantSplit/>
          <w:trHeight w:val="360"/>
        </w:trPr>
        <w:tc>
          <w:tcPr>
            <w:tcW w:w="288" w:type="pct"/>
            <w:vAlign w:val="center"/>
          </w:tcPr>
          <w:p w14:paraId="22383DE5"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01</w:t>
            </w:r>
          </w:p>
        </w:tc>
        <w:tc>
          <w:tcPr>
            <w:tcW w:w="2212" w:type="pct"/>
          </w:tcPr>
          <w:p w14:paraId="22383DE6" w14:textId="312617A3" w:rsidR="005F02F3" w:rsidRPr="00331215" w:rsidRDefault="00C01847" w:rsidP="00CA2D4F">
            <w:pPr>
              <w:pStyle w:val="Header"/>
              <w:tabs>
                <w:tab w:val="clear" w:pos="4320"/>
                <w:tab w:val="clear" w:pos="8640"/>
              </w:tabs>
              <w:rPr>
                <w:rFonts w:ascii="Calibri" w:hAnsi="Calibri"/>
              </w:rPr>
            </w:pPr>
            <w:r>
              <w:rPr>
                <w:rFonts w:ascii="Calibri" w:hAnsi="Calibri"/>
              </w:rPr>
              <w:t xml:space="preserve">Space Conditioning </w:t>
            </w:r>
            <w:r w:rsidR="005F02F3" w:rsidRPr="00331215">
              <w:rPr>
                <w:rFonts w:ascii="Calibri" w:hAnsi="Calibri"/>
              </w:rPr>
              <w:t>System Identification or Name</w:t>
            </w:r>
          </w:p>
        </w:tc>
        <w:tc>
          <w:tcPr>
            <w:tcW w:w="2500" w:type="pct"/>
          </w:tcPr>
          <w:p w14:paraId="22383DE7" w14:textId="77777777" w:rsidR="005F02F3" w:rsidRPr="00331215" w:rsidRDefault="005F02F3" w:rsidP="00CA2D4F">
            <w:pPr>
              <w:pStyle w:val="Header"/>
              <w:tabs>
                <w:tab w:val="clear" w:pos="4320"/>
                <w:tab w:val="clear" w:pos="8640"/>
              </w:tabs>
              <w:spacing w:after="60"/>
              <w:rPr>
                <w:rFonts w:ascii="Calibri" w:hAnsi="Calibri"/>
              </w:rPr>
            </w:pPr>
            <w:r w:rsidRPr="00331215">
              <w:rPr>
                <w:rFonts w:ascii="Calibri" w:hAnsi="Calibri"/>
              </w:rPr>
              <w:t>&lt;&lt;auto filled text: referenced from MCH01&gt;&gt;</w:t>
            </w:r>
          </w:p>
        </w:tc>
      </w:tr>
      <w:tr w:rsidR="005F02F3" w:rsidRPr="00331215" w14:paraId="22383DEC" w14:textId="77777777" w:rsidTr="00AC02CA">
        <w:trPr>
          <w:cantSplit/>
          <w:trHeight w:val="360"/>
        </w:trPr>
        <w:tc>
          <w:tcPr>
            <w:tcW w:w="288" w:type="pct"/>
            <w:vAlign w:val="center"/>
          </w:tcPr>
          <w:p w14:paraId="22383DE9"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02</w:t>
            </w:r>
          </w:p>
        </w:tc>
        <w:tc>
          <w:tcPr>
            <w:tcW w:w="2212" w:type="pct"/>
          </w:tcPr>
          <w:p w14:paraId="22383DEA" w14:textId="73E78754" w:rsidR="005F02F3" w:rsidRPr="00331215" w:rsidRDefault="00C01847" w:rsidP="00CA2D4F">
            <w:pPr>
              <w:pStyle w:val="Header"/>
              <w:tabs>
                <w:tab w:val="clear" w:pos="4320"/>
                <w:tab w:val="clear" w:pos="8640"/>
              </w:tabs>
              <w:rPr>
                <w:rFonts w:ascii="Calibri" w:hAnsi="Calibri"/>
              </w:rPr>
            </w:pPr>
            <w:r>
              <w:rPr>
                <w:rFonts w:ascii="Calibri" w:hAnsi="Calibri"/>
              </w:rPr>
              <w:t xml:space="preserve">Space Conditioning </w:t>
            </w:r>
            <w:r w:rsidR="005F02F3" w:rsidRPr="00331215">
              <w:rPr>
                <w:rFonts w:ascii="Calibri" w:hAnsi="Calibri"/>
              </w:rPr>
              <w:t>System Location or Area Served</w:t>
            </w:r>
          </w:p>
        </w:tc>
        <w:tc>
          <w:tcPr>
            <w:tcW w:w="2500" w:type="pct"/>
          </w:tcPr>
          <w:p w14:paraId="22383DEB"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0" w14:textId="77777777" w:rsidTr="00AC02CA">
        <w:trPr>
          <w:cantSplit/>
          <w:trHeight w:val="360"/>
        </w:trPr>
        <w:tc>
          <w:tcPr>
            <w:tcW w:w="288" w:type="pct"/>
            <w:vAlign w:val="center"/>
          </w:tcPr>
          <w:p w14:paraId="22383DED"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03</w:t>
            </w:r>
          </w:p>
        </w:tc>
        <w:tc>
          <w:tcPr>
            <w:tcW w:w="2212" w:type="pct"/>
          </w:tcPr>
          <w:p w14:paraId="22383DEE" w14:textId="3B66B5C5"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M</w:t>
            </w:r>
            <w:r w:rsidRPr="00331215">
              <w:rPr>
                <w:rFonts w:ascii="Calibri" w:hAnsi="Calibri"/>
              </w:rPr>
              <w:t xml:space="preserve">ake or </w:t>
            </w:r>
            <w:r w:rsidR="00672DCD">
              <w:rPr>
                <w:rFonts w:ascii="Calibri" w:hAnsi="Calibri"/>
              </w:rPr>
              <w:t>B</w:t>
            </w:r>
            <w:r w:rsidRPr="00331215">
              <w:rPr>
                <w:rFonts w:ascii="Calibri" w:hAnsi="Calibri"/>
              </w:rPr>
              <w:t>rand</w:t>
            </w:r>
          </w:p>
        </w:tc>
        <w:tc>
          <w:tcPr>
            <w:tcW w:w="2500" w:type="pct"/>
          </w:tcPr>
          <w:p w14:paraId="22383DEF"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4" w14:textId="77777777" w:rsidTr="00AC02CA">
        <w:trPr>
          <w:cantSplit/>
          <w:trHeight w:val="360"/>
        </w:trPr>
        <w:tc>
          <w:tcPr>
            <w:tcW w:w="288" w:type="pct"/>
            <w:vAlign w:val="center"/>
          </w:tcPr>
          <w:p w14:paraId="22383DF1"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04</w:t>
            </w:r>
          </w:p>
        </w:tc>
        <w:tc>
          <w:tcPr>
            <w:tcW w:w="2212" w:type="pct"/>
          </w:tcPr>
          <w:p w14:paraId="22383DF2" w14:textId="6E581444"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M</w:t>
            </w:r>
            <w:r w:rsidRPr="00331215">
              <w:rPr>
                <w:rFonts w:ascii="Calibri" w:hAnsi="Calibri"/>
              </w:rPr>
              <w:t xml:space="preserve">odel </w:t>
            </w:r>
            <w:r w:rsidR="00672DCD">
              <w:rPr>
                <w:rFonts w:ascii="Calibri" w:hAnsi="Calibri"/>
              </w:rPr>
              <w:t>N</w:t>
            </w:r>
            <w:r w:rsidRPr="00331215">
              <w:rPr>
                <w:rFonts w:ascii="Calibri" w:hAnsi="Calibri"/>
              </w:rPr>
              <w:t>umber</w:t>
            </w:r>
          </w:p>
        </w:tc>
        <w:tc>
          <w:tcPr>
            <w:tcW w:w="2500" w:type="pct"/>
          </w:tcPr>
          <w:p w14:paraId="22383DF3"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8" w14:textId="77777777" w:rsidTr="00AC02CA">
        <w:trPr>
          <w:cantSplit/>
          <w:trHeight w:val="360"/>
        </w:trPr>
        <w:tc>
          <w:tcPr>
            <w:tcW w:w="288" w:type="pct"/>
            <w:vAlign w:val="center"/>
          </w:tcPr>
          <w:p w14:paraId="22383DF5"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05</w:t>
            </w:r>
          </w:p>
        </w:tc>
        <w:tc>
          <w:tcPr>
            <w:tcW w:w="2212" w:type="pct"/>
          </w:tcPr>
          <w:p w14:paraId="22383DF6" w14:textId="440E5C67" w:rsidR="005F02F3" w:rsidRPr="00331215" w:rsidRDefault="005F02F3" w:rsidP="00CA2D4F">
            <w:pPr>
              <w:pStyle w:val="Header"/>
              <w:tabs>
                <w:tab w:val="clear" w:pos="4320"/>
                <w:tab w:val="clear" w:pos="8640"/>
              </w:tabs>
              <w:rPr>
                <w:rFonts w:ascii="Calibri" w:hAnsi="Calibri"/>
              </w:rPr>
            </w:pPr>
            <w:r w:rsidRPr="00331215">
              <w:rPr>
                <w:rFonts w:ascii="Calibri" w:hAnsi="Calibri"/>
              </w:rPr>
              <w:t>Nominal Cooling Capacity (tons) of Condenser</w:t>
            </w:r>
          </w:p>
        </w:tc>
        <w:tc>
          <w:tcPr>
            <w:tcW w:w="2500" w:type="pct"/>
          </w:tcPr>
          <w:p w14:paraId="22383DF7"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DFC" w14:textId="77777777" w:rsidTr="00AC02CA">
        <w:trPr>
          <w:cantSplit/>
          <w:trHeight w:val="360"/>
        </w:trPr>
        <w:tc>
          <w:tcPr>
            <w:tcW w:w="288" w:type="pct"/>
            <w:vAlign w:val="center"/>
          </w:tcPr>
          <w:p w14:paraId="22383DF9"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06</w:t>
            </w:r>
          </w:p>
        </w:tc>
        <w:tc>
          <w:tcPr>
            <w:tcW w:w="2212" w:type="pct"/>
          </w:tcPr>
          <w:p w14:paraId="22383DFA" w14:textId="75FBC43D"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Condenser (or package unit) </w:t>
            </w:r>
            <w:r w:rsidR="00672DCD">
              <w:rPr>
                <w:rFonts w:ascii="Calibri" w:hAnsi="Calibri"/>
              </w:rPr>
              <w:t>S</w:t>
            </w:r>
            <w:r w:rsidRPr="00331215">
              <w:rPr>
                <w:rFonts w:ascii="Calibri" w:hAnsi="Calibri"/>
              </w:rPr>
              <w:t xml:space="preserve">erial </w:t>
            </w:r>
            <w:r w:rsidR="00672DCD">
              <w:rPr>
                <w:rFonts w:ascii="Calibri" w:hAnsi="Calibri"/>
              </w:rPr>
              <w:t>N</w:t>
            </w:r>
            <w:r w:rsidRPr="00331215">
              <w:rPr>
                <w:rFonts w:ascii="Calibri" w:hAnsi="Calibri"/>
              </w:rPr>
              <w:t>umber</w:t>
            </w:r>
          </w:p>
        </w:tc>
        <w:tc>
          <w:tcPr>
            <w:tcW w:w="2500" w:type="pct"/>
          </w:tcPr>
          <w:p w14:paraId="22383DFB" w14:textId="77777777" w:rsidR="005F02F3" w:rsidRPr="00331215" w:rsidRDefault="005F02F3" w:rsidP="00CA2D4F">
            <w:pPr>
              <w:spacing w:after="60"/>
              <w:rPr>
                <w:rFonts w:ascii="Calibri" w:hAnsi="Calibri"/>
              </w:rPr>
            </w:pPr>
            <w:r w:rsidRPr="00331215">
              <w:rPr>
                <w:rFonts w:ascii="Calibri" w:hAnsi="Calibri"/>
              </w:rPr>
              <w:t>&lt;&lt;auto filled text: referenced from MCH01&gt;&gt;</w:t>
            </w:r>
          </w:p>
        </w:tc>
      </w:tr>
      <w:tr w:rsidR="005F02F3" w:rsidRPr="00331215" w14:paraId="22383E00" w14:textId="77777777" w:rsidTr="00AC02CA">
        <w:trPr>
          <w:cantSplit/>
          <w:trHeight w:val="360"/>
        </w:trPr>
        <w:tc>
          <w:tcPr>
            <w:tcW w:w="288" w:type="pct"/>
            <w:vAlign w:val="center"/>
          </w:tcPr>
          <w:p w14:paraId="22383DFD"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07</w:t>
            </w:r>
          </w:p>
        </w:tc>
        <w:tc>
          <w:tcPr>
            <w:tcW w:w="2212" w:type="pct"/>
          </w:tcPr>
          <w:p w14:paraId="22383DFE" w14:textId="56A45CC8" w:rsidR="005F02F3" w:rsidRPr="00331215" w:rsidRDefault="005F02F3" w:rsidP="00CA2D4F">
            <w:pPr>
              <w:pStyle w:val="Header"/>
              <w:tabs>
                <w:tab w:val="clear" w:pos="4320"/>
                <w:tab w:val="clear" w:pos="8640"/>
              </w:tabs>
              <w:rPr>
                <w:rFonts w:ascii="Calibri" w:hAnsi="Calibri"/>
              </w:rPr>
            </w:pPr>
            <w:r w:rsidRPr="00331215">
              <w:rPr>
                <w:rFonts w:ascii="Calibri" w:hAnsi="Calibri"/>
              </w:rPr>
              <w:t>Refrigerant Type</w:t>
            </w:r>
          </w:p>
        </w:tc>
        <w:tc>
          <w:tcPr>
            <w:tcW w:w="2500" w:type="pct"/>
            <w:vAlign w:val="center"/>
          </w:tcPr>
          <w:p w14:paraId="22383DFF" w14:textId="4A3DCB4F" w:rsidR="005F02F3" w:rsidRPr="00331215" w:rsidRDefault="005F02F3" w:rsidP="00C82FEA">
            <w:pPr>
              <w:pStyle w:val="Header"/>
              <w:tabs>
                <w:tab w:val="clear" w:pos="4320"/>
                <w:tab w:val="clear" w:pos="8640"/>
              </w:tabs>
              <w:spacing w:after="60"/>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select from list: </w:t>
            </w:r>
            <w:r w:rsidRPr="00331215">
              <w:rPr>
                <w:rFonts w:ascii="Calibri" w:hAnsi="Calibri"/>
                <w:u w:val="single"/>
              </w:rPr>
              <w:t>R-22</w:t>
            </w:r>
            <w:r w:rsidRPr="00331215">
              <w:rPr>
                <w:rFonts w:ascii="Calibri" w:hAnsi="Calibri"/>
              </w:rPr>
              <w:t xml:space="preserve">, or </w:t>
            </w:r>
            <w:r w:rsidRPr="00331215">
              <w:rPr>
                <w:rFonts w:ascii="Calibri" w:hAnsi="Calibri"/>
                <w:u w:val="single"/>
              </w:rPr>
              <w:t>R-410A</w:t>
            </w:r>
            <w:r w:rsidRPr="00331215">
              <w:rPr>
                <w:rFonts w:ascii="Calibri" w:hAnsi="Calibri"/>
              </w:rPr>
              <w:t xml:space="preserve">, or </w:t>
            </w:r>
            <w:r w:rsidRPr="00331215">
              <w:rPr>
                <w:rFonts w:ascii="Calibri" w:hAnsi="Calibri"/>
                <w:u w:val="single"/>
              </w:rPr>
              <w:t>other</w:t>
            </w:r>
            <w:r w:rsidRPr="00331215">
              <w:rPr>
                <w:rFonts w:ascii="Calibri" w:hAnsi="Calibri"/>
              </w:rPr>
              <w:t>&gt;&gt;</w:t>
            </w:r>
          </w:p>
        </w:tc>
      </w:tr>
      <w:tr w:rsidR="005F02F3" w:rsidRPr="00331215" w14:paraId="22383E04" w14:textId="77777777" w:rsidTr="00AC02CA">
        <w:trPr>
          <w:cantSplit/>
          <w:trHeight w:val="360"/>
        </w:trPr>
        <w:tc>
          <w:tcPr>
            <w:tcW w:w="288" w:type="pct"/>
            <w:vAlign w:val="center"/>
          </w:tcPr>
          <w:p w14:paraId="22383E01" w14:textId="77777777" w:rsidR="005F02F3" w:rsidRPr="00331215" w:rsidRDefault="005F02F3" w:rsidP="00AC02CA">
            <w:pPr>
              <w:pStyle w:val="Header"/>
              <w:tabs>
                <w:tab w:val="clear" w:pos="4320"/>
                <w:tab w:val="clear" w:pos="8640"/>
              </w:tabs>
              <w:jc w:val="center"/>
              <w:rPr>
                <w:rFonts w:ascii="Calibri" w:hAnsi="Calibri"/>
              </w:rPr>
            </w:pPr>
            <w:r w:rsidRPr="00331215">
              <w:rPr>
                <w:rFonts w:ascii="Calibri" w:hAnsi="Calibri"/>
              </w:rPr>
              <w:t>08</w:t>
            </w:r>
          </w:p>
        </w:tc>
        <w:tc>
          <w:tcPr>
            <w:tcW w:w="2212" w:type="pct"/>
            <w:vAlign w:val="center"/>
          </w:tcPr>
          <w:p w14:paraId="22383E02" w14:textId="7A8851D3" w:rsidR="005F02F3" w:rsidRPr="00331215" w:rsidRDefault="005F02F3" w:rsidP="00CA2D4F">
            <w:pPr>
              <w:pStyle w:val="Header"/>
              <w:tabs>
                <w:tab w:val="clear" w:pos="4320"/>
                <w:tab w:val="clear" w:pos="8640"/>
              </w:tabs>
              <w:rPr>
                <w:rFonts w:ascii="Calibri" w:hAnsi="Calibri"/>
              </w:rPr>
            </w:pPr>
            <w:r w:rsidRPr="00331215">
              <w:rPr>
                <w:rFonts w:ascii="Calibri" w:hAnsi="Calibri"/>
              </w:rPr>
              <w:t>Other Refrigerant Type (if applicable)</w:t>
            </w:r>
          </w:p>
        </w:tc>
        <w:tc>
          <w:tcPr>
            <w:tcW w:w="2500" w:type="pct"/>
            <w:vAlign w:val="center"/>
          </w:tcPr>
          <w:p w14:paraId="22383E03" w14:textId="0AEFF340" w:rsidR="005F02F3" w:rsidRPr="00331215" w:rsidRDefault="005F02F3" w:rsidP="00C82FEA">
            <w:pPr>
              <w:spacing w:after="60"/>
              <w:rPr>
                <w:rFonts w:ascii="Calibri" w:hAnsi="Calibri"/>
              </w:rPr>
            </w:pPr>
            <w:r w:rsidRPr="00331215">
              <w:rPr>
                <w:rFonts w:ascii="Calibri" w:hAnsi="Calibri"/>
              </w:rPr>
              <w:t>&lt;&lt;</w:t>
            </w:r>
            <w:r w:rsidR="00C82FEA">
              <w:rPr>
                <w:rFonts w:ascii="Calibri" w:hAnsi="Calibri"/>
              </w:rPr>
              <w:t xml:space="preserve"> if A07 value = R-22 or R-410A then value in this field = N/A; elseif value in A07= other, then </w:t>
            </w:r>
            <w:r w:rsidRPr="00331215">
              <w:rPr>
                <w:rFonts w:ascii="Calibri" w:hAnsi="Calibri"/>
              </w:rPr>
              <w:t>user input: text</w:t>
            </w:r>
            <w:r w:rsidR="00C82FEA">
              <w:rPr>
                <w:rFonts w:ascii="Calibri" w:hAnsi="Calibri"/>
              </w:rPr>
              <w:t xml:space="preserve"> in this field to identify the refrigerant type</w:t>
            </w:r>
            <w:r w:rsidR="00C82FEA" w:rsidRPr="00331215" w:rsidDel="00C82FEA">
              <w:rPr>
                <w:rFonts w:ascii="Calibri" w:hAnsi="Calibri"/>
              </w:rPr>
              <w:t xml:space="preserve"> </w:t>
            </w:r>
            <w:r w:rsidRPr="00331215">
              <w:rPr>
                <w:rFonts w:ascii="Calibri" w:hAnsi="Calibri"/>
              </w:rPr>
              <w:t>&gt;&gt;</w:t>
            </w:r>
          </w:p>
        </w:tc>
      </w:tr>
      <w:tr w:rsidR="00577E06" w:rsidRPr="00331215" w14:paraId="787D50E2" w14:textId="77777777" w:rsidTr="00AC02CA">
        <w:trPr>
          <w:cantSplit/>
          <w:trHeight w:val="360"/>
        </w:trPr>
        <w:tc>
          <w:tcPr>
            <w:tcW w:w="288" w:type="pct"/>
            <w:vAlign w:val="center"/>
          </w:tcPr>
          <w:p w14:paraId="10B80F27" w14:textId="7A94D62C" w:rsidR="00577E06" w:rsidRPr="00331215" w:rsidRDefault="00577E06" w:rsidP="00AC02C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02A089D" w14:textId="5AB7FE71" w:rsidR="00577E06" w:rsidRDefault="00577E06" w:rsidP="00CA2D4F">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67992069" w14:textId="788EDAFC" w:rsidR="00577E06" w:rsidRPr="00331215" w:rsidRDefault="00577E06" w:rsidP="003C5586">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5F02F3" w:rsidRPr="00331215" w14:paraId="22383E08" w14:textId="77777777" w:rsidTr="00AC02CA">
        <w:trPr>
          <w:cantSplit/>
          <w:trHeight w:val="360"/>
        </w:trPr>
        <w:tc>
          <w:tcPr>
            <w:tcW w:w="288" w:type="pct"/>
            <w:vAlign w:val="center"/>
          </w:tcPr>
          <w:p w14:paraId="22383E05" w14:textId="0A3EB068" w:rsidR="005F02F3" w:rsidRPr="00331215" w:rsidRDefault="00577E06" w:rsidP="00AC02C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22383E06" w14:textId="5FA91961" w:rsidR="005F02F3" w:rsidRPr="00331215" w:rsidRDefault="003C5586" w:rsidP="00CA2D4F">
            <w:pPr>
              <w:pStyle w:val="Header"/>
              <w:tabs>
                <w:tab w:val="clear" w:pos="4320"/>
                <w:tab w:val="clear" w:pos="8640"/>
              </w:tabs>
              <w:rPr>
                <w:rFonts w:ascii="Calibri" w:hAnsi="Calibri"/>
              </w:rPr>
            </w:pPr>
            <w:r>
              <w:rPr>
                <w:rFonts w:ascii="Calibri" w:hAnsi="Calibri"/>
              </w:rPr>
              <w:t>System Installation</w:t>
            </w:r>
            <w:r w:rsidRPr="00331215">
              <w:rPr>
                <w:rFonts w:ascii="Calibri" w:hAnsi="Calibri"/>
              </w:rPr>
              <w:t xml:space="preserve"> </w:t>
            </w:r>
            <w:r w:rsidR="005F02F3" w:rsidRPr="00331215">
              <w:rPr>
                <w:rFonts w:ascii="Calibri" w:hAnsi="Calibri"/>
              </w:rPr>
              <w:t>Type</w:t>
            </w:r>
          </w:p>
        </w:tc>
        <w:tc>
          <w:tcPr>
            <w:tcW w:w="2500" w:type="pct"/>
            <w:vAlign w:val="center"/>
          </w:tcPr>
          <w:p w14:paraId="22383E07" w14:textId="77777777" w:rsidR="005F02F3" w:rsidRPr="00331215" w:rsidRDefault="005F02F3" w:rsidP="003C5586">
            <w:pPr>
              <w:spacing w:after="60"/>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pick one from list: </w:t>
            </w:r>
            <w:r w:rsidRPr="00331215">
              <w:rPr>
                <w:rFonts w:ascii="Calibri" w:hAnsi="Calibri"/>
                <w:u w:val="single"/>
              </w:rPr>
              <w:t>New</w:t>
            </w:r>
            <w:r w:rsidRPr="00331215">
              <w:rPr>
                <w:rFonts w:ascii="Calibri" w:hAnsi="Calibri"/>
              </w:rPr>
              <w:t xml:space="preserve">; or </w:t>
            </w:r>
            <w:r w:rsidRPr="00331215">
              <w:rPr>
                <w:rFonts w:ascii="Calibri" w:hAnsi="Calibri"/>
                <w:u w:val="single"/>
              </w:rPr>
              <w:t>Replacement</w:t>
            </w:r>
            <w:r w:rsidRPr="00331215">
              <w:rPr>
                <w:rFonts w:ascii="Calibri" w:hAnsi="Calibri"/>
              </w:rPr>
              <w:t xml:space="preserve">; or </w:t>
            </w:r>
            <w:r w:rsidRPr="00331215">
              <w:rPr>
                <w:rFonts w:ascii="Calibri" w:hAnsi="Calibri"/>
                <w:u w:val="single"/>
              </w:rPr>
              <w:t>Alteration</w:t>
            </w:r>
            <w:r w:rsidRPr="00331215">
              <w:rPr>
                <w:rFonts w:ascii="Calibri" w:hAnsi="Calibri"/>
              </w:rPr>
              <w:t xml:space="preserve"> &gt;&gt;</w:t>
            </w:r>
          </w:p>
        </w:tc>
      </w:tr>
      <w:tr w:rsidR="005F02F3" w:rsidRPr="00331215" w14:paraId="22383E0C" w14:textId="77777777" w:rsidTr="00AC02CA">
        <w:trPr>
          <w:cantSplit/>
          <w:trHeight w:val="360"/>
        </w:trPr>
        <w:tc>
          <w:tcPr>
            <w:tcW w:w="288" w:type="pct"/>
            <w:vAlign w:val="center"/>
          </w:tcPr>
          <w:p w14:paraId="22383E09" w14:textId="22024998" w:rsidR="005F02F3" w:rsidRPr="00331215" w:rsidRDefault="00577E06" w:rsidP="00AC02C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6F102024" w14:textId="55563617" w:rsidR="00672DCD" w:rsidRDefault="007D273C" w:rsidP="00CA2D4F">
            <w:pPr>
              <w:pStyle w:val="Header"/>
              <w:tabs>
                <w:tab w:val="clear" w:pos="4320"/>
                <w:tab w:val="clear" w:pos="8640"/>
              </w:tabs>
              <w:rPr>
                <w:rFonts w:ascii="Calibri" w:hAnsi="Calibri"/>
              </w:rPr>
            </w:pPr>
            <w:r>
              <w:rPr>
                <w:rFonts w:ascii="Calibri" w:hAnsi="Calibri"/>
              </w:rPr>
              <w:t>Fault Indicator Display</w:t>
            </w:r>
            <w:r w:rsidR="005F02F3" w:rsidRPr="00331215">
              <w:rPr>
                <w:rFonts w:ascii="Calibri" w:hAnsi="Calibri"/>
              </w:rPr>
              <w:t xml:space="preserve"> (</w:t>
            </w:r>
            <w:r>
              <w:rPr>
                <w:rFonts w:ascii="Calibri" w:hAnsi="Calibri"/>
              </w:rPr>
              <w:t>FID</w:t>
            </w:r>
            <w:r w:rsidR="005F02F3" w:rsidRPr="00331215">
              <w:rPr>
                <w:rFonts w:ascii="Calibri" w:hAnsi="Calibri"/>
              </w:rPr>
              <w:t>) Status</w:t>
            </w:r>
          </w:p>
          <w:p w14:paraId="22383E0A" w14:textId="67660205"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(Note: Even systems with </w:t>
            </w:r>
            <w:proofErr w:type="gramStart"/>
            <w:r w:rsidRPr="00331215">
              <w:rPr>
                <w:rFonts w:ascii="Calibri" w:hAnsi="Calibri"/>
              </w:rPr>
              <w:t>a</w:t>
            </w:r>
            <w:proofErr w:type="gramEnd"/>
            <w:r w:rsidRPr="00331215">
              <w:rPr>
                <w:rFonts w:ascii="Calibri" w:hAnsi="Calibri"/>
              </w:rPr>
              <w:t xml:space="preserve"> </w:t>
            </w:r>
            <w:r w:rsidR="007D273C">
              <w:rPr>
                <w:rFonts w:ascii="Calibri" w:hAnsi="Calibri"/>
              </w:rPr>
              <w:t>FID</w:t>
            </w:r>
            <w:r w:rsidRPr="00331215">
              <w:rPr>
                <w:rFonts w:ascii="Calibri" w:hAnsi="Calibri"/>
              </w:rPr>
              <w:t xml:space="preserve"> must have refrigerant charge verified by installer)</w:t>
            </w:r>
          </w:p>
        </w:tc>
        <w:tc>
          <w:tcPr>
            <w:tcW w:w="2500" w:type="pct"/>
            <w:vAlign w:val="center"/>
          </w:tcPr>
          <w:p w14:paraId="22383E0B" w14:textId="72237F0E" w:rsidR="005F02F3" w:rsidRPr="00331215" w:rsidRDefault="005F02F3" w:rsidP="00CA2D4F">
            <w:pPr>
              <w:spacing w:after="60"/>
              <w:rPr>
                <w:rFonts w:ascii="Calibri" w:hAnsi="Calibri"/>
              </w:rPr>
            </w:pPr>
            <w:r w:rsidRPr="00331215">
              <w:rPr>
                <w:rFonts w:ascii="Calibri" w:hAnsi="Calibri"/>
              </w:rPr>
              <w:t xml:space="preserve">&lt;&lt;user pick one from list: </w:t>
            </w:r>
            <w:r w:rsidRPr="00331215">
              <w:rPr>
                <w:rFonts w:ascii="Calibri" w:hAnsi="Calibri"/>
                <w:u w:val="single"/>
              </w:rPr>
              <w:t xml:space="preserve">This system has a factory installed </w:t>
            </w:r>
            <w:proofErr w:type="gramStart"/>
            <w:r w:rsidR="007D273C">
              <w:rPr>
                <w:rFonts w:ascii="Calibri" w:hAnsi="Calibri"/>
                <w:u w:val="single"/>
              </w:rPr>
              <w:t>FID</w:t>
            </w:r>
            <w:r w:rsidRPr="00331215">
              <w:rPr>
                <w:rFonts w:ascii="Calibri" w:hAnsi="Calibri"/>
              </w:rPr>
              <w:t>;  or</w:t>
            </w:r>
            <w:proofErr w:type="gramEnd"/>
            <w:r w:rsidRPr="00331215">
              <w:rPr>
                <w:rFonts w:ascii="Calibri" w:hAnsi="Calibri"/>
                <w:u w:val="single"/>
              </w:rPr>
              <w:t xml:space="preserve"> This system has a field installed </w:t>
            </w:r>
            <w:r w:rsidR="007D273C">
              <w:rPr>
                <w:rFonts w:ascii="Calibri" w:hAnsi="Calibri"/>
                <w:u w:val="single"/>
              </w:rPr>
              <w:t>FID</w:t>
            </w:r>
            <w:r w:rsidRPr="00331215">
              <w:rPr>
                <w:rFonts w:ascii="Calibri" w:hAnsi="Calibri"/>
              </w:rPr>
              <w:t>;  or</w:t>
            </w:r>
            <w:r w:rsidRPr="00331215">
              <w:rPr>
                <w:rFonts w:ascii="Calibri" w:hAnsi="Calibri"/>
                <w:u w:val="single"/>
              </w:rPr>
              <w:t xml:space="preserve"> This system does not have a </w:t>
            </w:r>
            <w:r w:rsidR="007D273C">
              <w:rPr>
                <w:rFonts w:ascii="Calibri" w:hAnsi="Calibri"/>
                <w:u w:val="single"/>
              </w:rPr>
              <w:t>FID</w:t>
            </w:r>
            <w:r w:rsidRPr="00331215">
              <w:rPr>
                <w:rFonts w:ascii="Calibri" w:hAnsi="Calibri"/>
                <w:u w:val="single"/>
              </w:rPr>
              <w:t xml:space="preserve"> device installed&gt;&gt;</w:t>
            </w:r>
          </w:p>
        </w:tc>
      </w:tr>
      <w:tr w:rsidR="005F02F3" w:rsidRPr="00331215" w14:paraId="22383E10" w14:textId="77777777" w:rsidTr="00AC02CA">
        <w:trPr>
          <w:cantSplit/>
          <w:trHeight w:val="360"/>
        </w:trPr>
        <w:tc>
          <w:tcPr>
            <w:tcW w:w="288" w:type="pct"/>
            <w:vAlign w:val="center"/>
          </w:tcPr>
          <w:p w14:paraId="22383E0D" w14:textId="56CE26DC" w:rsidR="005F02F3" w:rsidRPr="00331215" w:rsidRDefault="00577E06" w:rsidP="00AC02C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22383E0E" w14:textId="36B00740"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Is the system of a type that the minimum airflow can be verified </w:t>
            </w:r>
            <w:r w:rsidR="00461B59">
              <w:rPr>
                <w:rFonts w:ascii="Calibri" w:hAnsi="Calibri"/>
              </w:rPr>
              <w:t xml:space="preserve">for all indoor units </w:t>
            </w:r>
            <w:r w:rsidRPr="00331215">
              <w:rPr>
                <w:rFonts w:ascii="Calibri" w:hAnsi="Calibri"/>
              </w:rPr>
              <w:t>using an approved measurement procedure (RA3.3 or RA</w:t>
            </w:r>
            <w:r w:rsidR="004A27EA">
              <w:rPr>
                <w:rFonts w:ascii="Calibri" w:hAnsi="Calibri"/>
              </w:rPr>
              <w:t>3.3.3</w:t>
            </w:r>
            <w:r w:rsidRPr="00331215">
              <w:rPr>
                <w:rFonts w:ascii="Calibri" w:hAnsi="Calibri"/>
              </w:rPr>
              <w:t>)?</w:t>
            </w:r>
          </w:p>
        </w:tc>
        <w:tc>
          <w:tcPr>
            <w:tcW w:w="2500" w:type="pct"/>
            <w:vAlign w:val="center"/>
          </w:tcPr>
          <w:p w14:paraId="18BA0313" w14:textId="77777777" w:rsidR="005C17A9" w:rsidRDefault="005F02F3" w:rsidP="00CA2D4F">
            <w:pPr>
              <w:spacing w:after="60"/>
              <w:rPr>
                <w:rFonts w:ascii="Calibri" w:hAnsi="Calibri"/>
              </w:rPr>
            </w:pPr>
            <w:r w:rsidRPr="00331215">
              <w:rPr>
                <w:rFonts w:ascii="Calibri" w:hAnsi="Calibri"/>
              </w:rPr>
              <w:t>&lt;</w:t>
            </w:r>
            <w:proofErr w:type="gramStart"/>
            <w:r w:rsidRPr="00331215">
              <w:rPr>
                <w:rFonts w:ascii="Calibri" w:hAnsi="Calibri"/>
              </w:rPr>
              <w:t>&lt;</w:t>
            </w:r>
            <w:r w:rsidR="00E606CA">
              <w:rPr>
                <w:rFonts w:ascii="Calibri" w:hAnsi="Calibri"/>
              </w:rPr>
              <w:t>(</w:t>
            </w:r>
            <w:proofErr w:type="gramEnd"/>
            <w:r w:rsidR="005C17A9" w:rsidRPr="009B391A">
              <w:rPr>
                <w:rFonts w:ascii="Calibri" w:hAnsi="Calibri"/>
              </w:rPr>
              <w:t xml:space="preserve">*for criterion 1 below </w:t>
            </w:r>
            <w:r w:rsidR="00E606CA">
              <w:rPr>
                <w:rFonts w:ascii="Calibri" w:hAnsi="Calibri"/>
              </w:rPr>
              <w:t xml:space="preserve">reference data on MCH-01: MCH-01a section J field 12; or MCH-01b </w:t>
            </w:r>
            <w:r w:rsidR="005C17A9">
              <w:rPr>
                <w:rFonts w:ascii="Calibri" w:hAnsi="Calibri"/>
              </w:rPr>
              <w:t xml:space="preserve">section F field 11 or </w:t>
            </w:r>
            <w:r w:rsidR="00E606CA">
              <w:rPr>
                <w:rFonts w:ascii="Calibri" w:hAnsi="Calibri"/>
              </w:rPr>
              <w:t xml:space="preserve">section G field </w:t>
            </w:r>
            <w:r w:rsidR="008E2755">
              <w:rPr>
                <w:rFonts w:ascii="Calibri" w:hAnsi="Calibri"/>
              </w:rPr>
              <w:t>13</w:t>
            </w:r>
            <w:r w:rsidR="00E606CA">
              <w:rPr>
                <w:rFonts w:ascii="Calibri" w:hAnsi="Calibri"/>
              </w:rPr>
              <w:t>; or MCH-01c section I field 11</w:t>
            </w:r>
            <w:r w:rsidR="00F52C0B">
              <w:rPr>
                <w:rFonts w:ascii="Calibri" w:hAnsi="Calibri"/>
              </w:rPr>
              <w:t xml:space="preserve">, or </w:t>
            </w:r>
            <w:r w:rsidR="00CA61BB">
              <w:rPr>
                <w:rFonts w:ascii="Calibri" w:hAnsi="Calibri"/>
              </w:rPr>
              <w:t xml:space="preserve">MCH-01d </w:t>
            </w:r>
            <w:r w:rsidR="005C17A9">
              <w:rPr>
                <w:rFonts w:ascii="Calibri" w:hAnsi="Calibri"/>
              </w:rPr>
              <w:t xml:space="preserve">section K field 11 or </w:t>
            </w:r>
            <w:r w:rsidR="00CA61BB">
              <w:rPr>
                <w:rFonts w:ascii="Calibri" w:hAnsi="Calibri"/>
              </w:rPr>
              <w:t xml:space="preserve">section L field </w:t>
            </w:r>
            <w:r w:rsidR="008E2755">
              <w:rPr>
                <w:rFonts w:ascii="Calibri" w:hAnsi="Calibri"/>
              </w:rPr>
              <w:t>13</w:t>
            </w:r>
            <w:r w:rsidR="005C17A9">
              <w:rPr>
                <w:rFonts w:ascii="Calibri" w:hAnsi="Calibri"/>
              </w:rPr>
              <w:t>;</w:t>
            </w:r>
          </w:p>
          <w:p w14:paraId="660D88B1" w14:textId="77777777" w:rsidR="005C17A9" w:rsidRPr="00126BEC" w:rsidRDefault="005C17A9" w:rsidP="005C17A9">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1B185718" w14:textId="3041E4FD" w:rsidR="00E606CA" w:rsidRDefault="005C17A9" w:rsidP="005C17A9">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E606CA">
              <w:rPr>
                <w:rFonts w:ascii="Calibri" w:hAnsi="Calibri"/>
              </w:rPr>
              <w:t>)</w:t>
            </w:r>
          </w:p>
          <w:p w14:paraId="304DD182" w14:textId="77777777" w:rsidR="005C17A9" w:rsidRDefault="00E606CA" w:rsidP="005C17A9">
            <w:pPr>
              <w:spacing w:after="60"/>
              <w:rPr>
                <w:rFonts w:ascii="Calibri" w:hAnsi="Calibri"/>
              </w:rPr>
            </w:pPr>
            <w:r>
              <w:rPr>
                <w:rFonts w:ascii="Calibri" w:hAnsi="Calibri"/>
              </w:rPr>
              <w:t xml:space="preserve">If </w:t>
            </w:r>
            <w:r w:rsidR="005C17A9" w:rsidRPr="00126BEC">
              <w:rPr>
                <w:rFonts w:ascii="Calibri" w:hAnsi="Calibri"/>
              </w:rPr>
              <w:t>one of the following three criteria are true:</w:t>
            </w:r>
          </w:p>
          <w:p w14:paraId="2D2C6383" w14:textId="4F0817B1" w:rsidR="005C17A9" w:rsidRDefault="005C17A9" w:rsidP="005C17A9">
            <w:pPr>
              <w:spacing w:after="60"/>
              <w:rPr>
                <w:rFonts w:ascii="Calibri" w:hAnsi="Calibri"/>
              </w:rPr>
            </w:pPr>
            <w:r>
              <w:rPr>
                <w:rFonts w:ascii="Calibri" w:hAnsi="Calibri"/>
              </w:rPr>
              <w:t>criterion 1: [</w:t>
            </w:r>
            <w:r w:rsidR="00E606CA">
              <w:rPr>
                <w:rFonts w:ascii="Calibri" w:hAnsi="Calibri"/>
              </w:rPr>
              <w:t xml:space="preserve">value </w:t>
            </w:r>
            <w:r w:rsidRPr="00AB4364">
              <w:rPr>
                <w:rFonts w:ascii="Calibri" w:hAnsi="Calibri"/>
              </w:rPr>
              <w:t xml:space="preserve">for the RA3 airflow measurement question field for any of the ducted indoor units for this system </w:t>
            </w:r>
            <w:r w:rsidR="00E606CA">
              <w:rPr>
                <w:rFonts w:ascii="Calibri" w:hAnsi="Calibri"/>
              </w:rPr>
              <w:t>on MCH-01=</w:t>
            </w:r>
            <w:r>
              <w:rPr>
                <w:rFonts w:ascii="Calibri" w:hAnsi="Calibri"/>
              </w:rPr>
              <w:t>No</w:t>
            </w:r>
            <w:proofErr w:type="gramStart"/>
            <w:r>
              <w:rPr>
                <w:rFonts w:ascii="Calibri" w:hAnsi="Calibri"/>
              </w:rPr>
              <w:t>];</w:t>
            </w:r>
            <w:proofErr w:type="gramEnd"/>
          </w:p>
          <w:p w14:paraId="7919E6B5" w14:textId="77777777" w:rsidR="005C17A9" w:rsidRPr="00AB4364" w:rsidRDefault="005C17A9" w:rsidP="005C17A9">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71B4B752" w14:textId="77777777" w:rsidR="005C17A9" w:rsidRDefault="005C17A9" w:rsidP="005C17A9">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Pr>
                <w:rFonts w:ascii="Calibri" w:hAnsi="Calibri"/>
              </w:rPr>
              <w:t xml:space="preserve">, </w:t>
            </w:r>
          </w:p>
          <w:p w14:paraId="58E5B6BA" w14:textId="729E0B74" w:rsidR="00E606CA" w:rsidRDefault="00E606CA" w:rsidP="005C17A9">
            <w:pPr>
              <w:spacing w:after="60"/>
              <w:rPr>
                <w:rFonts w:ascii="Calibri" w:hAnsi="Calibri"/>
                <w:u w:val="single"/>
              </w:rPr>
            </w:pPr>
            <w:r>
              <w:rPr>
                <w:rFonts w:ascii="Calibri" w:hAnsi="Calibri"/>
              </w:rPr>
              <w:t>then value in this field=</w:t>
            </w:r>
            <w:r w:rsidR="005C17A9">
              <w:rPr>
                <w:rFonts w:ascii="Calibri" w:hAnsi="Calibri"/>
                <w:b/>
                <w:u w:val="single"/>
              </w:rPr>
              <w:t>no</w:t>
            </w:r>
            <w:r w:rsidR="005F02F3" w:rsidRPr="00331215">
              <w:rPr>
                <w:rFonts w:ascii="Calibri" w:hAnsi="Calibri"/>
                <w:u w:val="single"/>
              </w:rPr>
              <w:t xml:space="preserve">, the system airflow rate measurement procedures in RA3.3 or </w:t>
            </w:r>
            <w:r w:rsidR="005F02F3" w:rsidRPr="00331215">
              <w:rPr>
                <w:rFonts w:ascii="Calibri" w:hAnsi="Calibri"/>
              </w:rPr>
              <w:t>RA</w:t>
            </w:r>
            <w:r w:rsidR="004A27EA">
              <w:rPr>
                <w:rFonts w:ascii="Calibri" w:hAnsi="Calibri"/>
              </w:rPr>
              <w:t>3.3.3</w:t>
            </w:r>
            <w:r w:rsidR="005F02F3" w:rsidRPr="00331215">
              <w:rPr>
                <w:rFonts w:ascii="Calibri" w:hAnsi="Calibri"/>
              </w:rPr>
              <w:t xml:space="preserve"> </w:t>
            </w:r>
            <w:r w:rsidR="005F02F3" w:rsidRPr="00331215">
              <w:rPr>
                <w:rFonts w:ascii="Calibri" w:hAnsi="Calibri"/>
                <w:u w:val="single"/>
              </w:rPr>
              <w:t>can</w:t>
            </w:r>
            <w:r w:rsidR="005C17A9">
              <w:rPr>
                <w:rFonts w:ascii="Calibri" w:hAnsi="Calibri"/>
                <w:u w:val="single"/>
              </w:rPr>
              <w:t>not</w:t>
            </w:r>
            <w:r w:rsidR="005F02F3" w:rsidRPr="00331215">
              <w:rPr>
                <w:rFonts w:ascii="Calibri" w:hAnsi="Calibri"/>
                <w:u w:val="single"/>
              </w:rPr>
              <w:t xml:space="preserve"> be used to verify system airflow rate requirements</w:t>
            </w:r>
            <w:r w:rsidR="005C17A9">
              <w:rPr>
                <w:rFonts w:ascii="Calibri" w:hAnsi="Calibri"/>
                <w:u w:val="single"/>
              </w:rPr>
              <w:t xml:space="preserve"> for all the indoor units for this </w:t>
            </w:r>
            <w:proofErr w:type="gramStart"/>
            <w:r w:rsidR="005C17A9">
              <w:rPr>
                <w:rFonts w:ascii="Calibri" w:hAnsi="Calibri"/>
                <w:u w:val="single"/>
              </w:rPr>
              <w:t>system</w:t>
            </w:r>
            <w:r w:rsidR="005F02F3" w:rsidRPr="00331215">
              <w:rPr>
                <w:rFonts w:ascii="Calibri" w:hAnsi="Calibri"/>
                <w:u w:val="single"/>
              </w:rPr>
              <w:t>;</w:t>
            </w:r>
            <w:proofErr w:type="gramEnd"/>
          </w:p>
          <w:p w14:paraId="22383E0F" w14:textId="04E8754F" w:rsidR="005F02F3" w:rsidRPr="00331215" w:rsidRDefault="005C17A9" w:rsidP="00994F75">
            <w:pPr>
              <w:spacing w:after="60"/>
              <w:rPr>
                <w:rFonts w:ascii="Calibri" w:hAnsi="Calibri"/>
              </w:rPr>
            </w:pPr>
            <w:r>
              <w:rPr>
                <w:rFonts w:ascii="Calibri" w:hAnsi="Calibri"/>
                <w:u w:val="single"/>
              </w:rPr>
              <w:t>else value = yes</w:t>
            </w:r>
            <w:r w:rsidR="005F02F3" w:rsidRPr="00331215">
              <w:rPr>
                <w:rFonts w:ascii="Calibri" w:hAnsi="Calibri"/>
                <w:u w:val="single"/>
              </w:rPr>
              <w:t>&gt;&gt;</w:t>
            </w:r>
          </w:p>
        </w:tc>
      </w:tr>
      <w:tr w:rsidR="005F02F3" w:rsidRPr="00331215" w14:paraId="22383E14" w14:textId="77777777" w:rsidTr="00AC02CA">
        <w:trPr>
          <w:cantSplit/>
          <w:trHeight w:val="360"/>
        </w:trPr>
        <w:tc>
          <w:tcPr>
            <w:tcW w:w="288" w:type="pct"/>
            <w:vAlign w:val="center"/>
          </w:tcPr>
          <w:p w14:paraId="22383E11" w14:textId="0FD1EDF1" w:rsidR="005F02F3" w:rsidRPr="00331215" w:rsidRDefault="00577E06" w:rsidP="00AC02C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22383E12" w14:textId="77777777" w:rsidR="005F02F3" w:rsidRPr="00331215" w:rsidRDefault="005F02F3" w:rsidP="00CA2D4F">
            <w:pPr>
              <w:pStyle w:val="Header"/>
              <w:tabs>
                <w:tab w:val="clear" w:pos="4320"/>
                <w:tab w:val="clear" w:pos="8640"/>
              </w:tabs>
              <w:rPr>
                <w:rFonts w:ascii="Calibri" w:hAnsi="Calibri"/>
              </w:rPr>
            </w:pPr>
            <w:r w:rsidRPr="00331215">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22383E13" w14:textId="77777777" w:rsidR="005F02F3" w:rsidRPr="00331215" w:rsidRDefault="005F02F3" w:rsidP="00CA2D4F">
            <w:pPr>
              <w:spacing w:after="60"/>
              <w:rPr>
                <w:rFonts w:ascii="Calibri" w:hAnsi="Calibri"/>
              </w:rPr>
            </w:pPr>
            <w:r w:rsidRPr="00331215">
              <w:rPr>
                <w:rFonts w:ascii="Calibri" w:hAnsi="Calibri"/>
              </w:rPr>
              <w:t xml:space="preserve">&lt;&lt;user pick one from list:  </w:t>
            </w:r>
            <w:r w:rsidRPr="00331215">
              <w:rPr>
                <w:rFonts w:ascii="Calibri" w:hAnsi="Calibri"/>
                <w:b/>
                <w:u w:val="single"/>
              </w:rPr>
              <w:t>yes</w:t>
            </w:r>
            <w:r w:rsidRPr="00331215">
              <w:rPr>
                <w:rFonts w:ascii="Calibri" w:hAnsi="Calibri"/>
                <w:u w:val="single"/>
              </w:rPr>
              <w:t xml:space="preserve">, one of the Refrigerant charge verification procedures from RA3.2.2 or RA1 is applicable to this system and can be used to verify </w:t>
            </w:r>
            <w:proofErr w:type="gramStart"/>
            <w:r w:rsidRPr="00331215">
              <w:rPr>
                <w:rFonts w:ascii="Calibri" w:hAnsi="Calibri"/>
                <w:u w:val="single"/>
              </w:rPr>
              <w:t>compliance;</w:t>
            </w:r>
            <w:r w:rsidRPr="00331215">
              <w:rPr>
                <w:rFonts w:ascii="Calibri" w:hAnsi="Calibri"/>
              </w:rPr>
              <w:t xml:space="preserve">  or</w:t>
            </w:r>
            <w:proofErr w:type="gramEnd"/>
            <w:r w:rsidRPr="00331215">
              <w:rPr>
                <w:rFonts w:ascii="Calibri" w:hAnsi="Calibri"/>
              </w:rPr>
              <w:t xml:space="preserve"> </w:t>
            </w:r>
            <w:r w:rsidRPr="00331215">
              <w:rPr>
                <w:rFonts w:ascii="Calibri" w:hAnsi="Calibri"/>
                <w:b/>
                <w:u w:val="single"/>
              </w:rPr>
              <w:t>no</w:t>
            </w:r>
            <w:r w:rsidRPr="00331215">
              <w:rPr>
                <w:rFonts w:ascii="Calibri" w:hAnsi="Calibri"/>
                <w:u w:val="single"/>
              </w:rPr>
              <w:t>,</w:t>
            </w:r>
            <w:r w:rsidRPr="00331215">
              <w:rPr>
                <w:rFonts w:ascii="Calibri" w:hAnsi="Calibri"/>
              </w:rPr>
              <w:t xml:space="preserve"> </w:t>
            </w:r>
            <w:r w:rsidRPr="00331215">
              <w:rPr>
                <w:rFonts w:ascii="Calibri" w:hAnsi="Calibri"/>
                <w:u w:val="single"/>
              </w:rPr>
              <w:t>none of the refrigerant charge verification procedures in RA3.2.2, or RA1 are applicable to the system therefore compliance shall use HERS Rater observation of the installer's weigh-in charging procedure</w:t>
            </w:r>
            <w:r w:rsidRPr="00331215">
              <w:rPr>
                <w:rFonts w:ascii="Calibri" w:hAnsi="Calibri"/>
              </w:rPr>
              <w:t>&gt;&gt;</w:t>
            </w:r>
          </w:p>
        </w:tc>
      </w:tr>
      <w:tr w:rsidR="005F02F3" w:rsidRPr="00331215" w14:paraId="22383E18" w14:textId="77777777" w:rsidTr="00AC02CA">
        <w:trPr>
          <w:cantSplit/>
          <w:trHeight w:val="360"/>
        </w:trPr>
        <w:tc>
          <w:tcPr>
            <w:tcW w:w="288" w:type="pct"/>
            <w:vAlign w:val="center"/>
          </w:tcPr>
          <w:p w14:paraId="22383E15" w14:textId="4A1E9BD4" w:rsidR="005F02F3" w:rsidRPr="00331215" w:rsidRDefault="00577E06" w:rsidP="00AC02CA">
            <w:pPr>
              <w:pStyle w:val="Header"/>
              <w:tabs>
                <w:tab w:val="clear" w:pos="4320"/>
                <w:tab w:val="clear" w:pos="8640"/>
              </w:tabs>
              <w:jc w:val="center"/>
              <w:rPr>
                <w:rFonts w:ascii="Calibri" w:hAnsi="Calibri"/>
              </w:rPr>
            </w:pPr>
            <w:r>
              <w:rPr>
                <w:rFonts w:ascii="Calibri" w:hAnsi="Calibri"/>
              </w:rPr>
              <w:lastRenderedPageBreak/>
              <w:t>14</w:t>
            </w:r>
          </w:p>
        </w:tc>
        <w:tc>
          <w:tcPr>
            <w:tcW w:w="2212" w:type="pct"/>
            <w:vAlign w:val="center"/>
          </w:tcPr>
          <w:p w14:paraId="22383E16" w14:textId="202D7A96" w:rsidR="005F02F3" w:rsidRPr="00331215" w:rsidRDefault="005F02F3" w:rsidP="00CA2D4F">
            <w:pPr>
              <w:pStyle w:val="Header"/>
              <w:tabs>
                <w:tab w:val="clear" w:pos="4320"/>
                <w:tab w:val="clear" w:pos="8640"/>
              </w:tabs>
              <w:rPr>
                <w:rFonts w:ascii="Calibri" w:hAnsi="Calibri"/>
              </w:rPr>
            </w:pPr>
            <w:r w:rsidRPr="00331215">
              <w:rPr>
                <w:rFonts w:ascii="Calibri" w:hAnsi="Calibri"/>
              </w:rPr>
              <w:t xml:space="preserve">Date of Refrigerant Charge Verification for this </w:t>
            </w:r>
            <w:r w:rsidR="00672DCD">
              <w:rPr>
                <w:rFonts w:ascii="Calibri" w:hAnsi="Calibri"/>
              </w:rPr>
              <w:t>S</w:t>
            </w:r>
            <w:r w:rsidRPr="00331215">
              <w:rPr>
                <w:rFonts w:ascii="Calibri" w:hAnsi="Calibri"/>
              </w:rPr>
              <w:t>ystem</w:t>
            </w:r>
          </w:p>
        </w:tc>
        <w:tc>
          <w:tcPr>
            <w:tcW w:w="2500" w:type="pct"/>
            <w:vAlign w:val="center"/>
          </w:tcPr>
          <w:p w14:paraId="22383E17" w14:textId="77777777" w:rsidR="005F02F3" w:rsidRPr="00331215" w:rsidRDefault="005F02F3" w:rsidP="00CA2D4F">
            <w:pPr>
              <w:rPr>
                <w:rFonts w:ascii="Calibri" w:hAnsi="Calibri"/>
              </w:rPr>
            </w:pPr>
            <w:r w:rsidRPr="00331215">
              <w:rPr>
                <w:rFonts w:ascii="Calibri" w:hAnsi="Calibri"/>
              </w:rPr>
              <w:t>&lt;&lt;user input: date: use validated date format&gt;&gt;</w:t>
            </w:r>
          </w:p>
        </w:tc>
      </w:tr>
      <w:tr w:rsidR="005F02F3" w:rsidRPr="00331215" w14:paraId="22383E21" w14:textId="77777777" w:rsidTr="00AC02CA">
        <w:trPr>
          <w:cantSplit/>
          <w:trHeight w:val="360"/>
        </w:trPr>
        <w:tc>
          <w:tcPr>
            <w:tcW w:w="288" w:type="pct"/>
            <w:vAlign w:val="center"/>
          </w:tcPr>
          <w:p w14:paraId="22383E19" w14:textId="32D101DC" w:rsidR="005F02F3" w:rsidRPr="00331215" w:rsidRDefault="00577E06" w:rsidP="00AC02CA">
            <w:pPr>
              <w:pStyle w:val="Header"/>
              <w:tabs>
                <w:tab w:val="clear" w:pos="4320"/>
                <w:tab w:val="clear" w:pos="8640"/>
              </w:tabs>
              <w:jc w:val="center"/>
              <w:rPr>
                <w:rFonts w:ascii="Calibri" w:hAnsi="Calibri"/>
              </w:rPr>
            </w:pPr>
            <w:r>
              <w:rPr>
                <w:rFonts w:ascii="Calibri" w:hAnsi="Calibri"/>
              </w:rPr>
              <w:t>15</w:t>
            </w:r>
          </w:p>
        </w:tc>
        <w:tc>
          <w:tcPr>
            <w:tcW w:w="288" w:type="pct"/>
            <w:vAlign w:val="center"/>
          </w:tcPr>
          <w:p w14:paraId="22383E1A" w14:textId="4989AEBC" w:rsidR="000A2217" w:rsidRDefault="005F02F3" w:rsidP="00672DCD">
            <w:pPr>
              <w:pStyle w:val="Header"/>
              <w:tabs>
                <w:tab w:val="clear" w:pos="4320"/>
                <w:tab w:val="clear" w:pos="8640"/>
              </w:tabs>
              <w:rPr>
                <w:rFonts w:ascii="Calibri" w:hAnsi="Calibri"/>
              </w:rPr>
            </w:pPr>
            <w:r w:rsidRPr="00331215">
              <w:rPr>
                <w:rFonts w:ascii="Calibri" w:hAnsi="Calibri"/>
              </w:rPr>
              <w:t xml:space="preserve">Refrigerant </w:t>
            </w:r>
            <w:r w:rsidR="00672DCD">
              <w:rPr>
                <w:rFonts w:ascii="Calibri" w:hAnsi="Calibri"/>
              </w:rPr>
              <w:t>C</w:t>
            </w:r>
            <w:r w:rsidRPr="00331215">
              <w:rPr>
                <w:rFonts w:ascii="Calibri" w:hAnsi="Calibri"/>
              </w:rPr>
              <w:t xml:space="preserve">harge </w:t>
            </w:r>
            <w:r w:rsidR="00672DCD">
              <w:rPr>
                <w:rFonts w:ascii="Calibri" w:hAnsi="Calibri"/>
              </w:rPr>
              <w:t>V</w:t>
            </w:r>
            <w:r w:rsidRPr="00331215">
              <w:rPr>
                <w:rFonts w:ascii="Calibri" w:hAnsi="Calibri"/>
              </w:rPr>
              <w:t xml:space="preserve">erification </w:t>
            </w:r>
            <w:r w:rsidR="00672DCD">
              <w:rPr>
                <w:rFonts w:ascii="Calibri" w:hAnsi="Calibri"/>
              </w:rPr>
              <w:t>M</w:t>
            </w:r>
            <w:r w:rsidRPr="00331215">
              <w:rPr>
                <w:rFonts w:ascii="Calibri" w:hAnsi="Calibri"/>
              </w:rPr>
              <w:t xml:space="preserve">ethod </w:t>
            </w:r>
            <w:r w:rsidR="00672DCD">
              <w:rPr>
                <w:rFonts w:ascii="Calibri" w:hAnsi="Calibri"/>
              </w:rPr>
              <w:t>U</w:t>
            </w:r>
            <w:r w:rsidRPr="00331215">
              <w:rPr>
                <w:rFonts w:ascii="Calibri" w:hAnsi="Calibri"/>
              </w:rPr>
              <w:t>sed</w:t>
            </w:r>
          </w:p>
          <w:p w14:paraId="7BDC6F22" w14:textId="77777777" w:rsidR="000A2217" w:rsidRPr="001129E1" w:rsidRDefault="000A2217" w:rsidP="001129E1"/>
          <w:p w14:paraId="6DAA2B28" w14:textId="77777777" w:rsidR="000A2217" w:rsidRPr="001129E1" w:rsidRDefault="000A2217" w:rsidP="001129E1"/>
          <w:p w14:paraId="13B3ABE8" w14:textId="77777777" w:rsidR="000A2217" w:rsidRPr="001129E1" w:rsidRDefault="000A2217" w:rsidP="001129E1"/>
          <w:p w14:paraId="3B426C8D" w14:textId="77777777" w:rsidR="000A2217" w:rsidRPr="001129E1" w:rsidRDefault="000A2217" w:rsidP="001129E1"/>
          <w:p w14:paraId="42013C49" w14:textId="5FCD3C61" w:rsidR="000A2217" w:rsidRDefault="000A2217" w:rsidP="000A2217"/>
          <w:p w14:paraId="40385B51" w14:textId="77777777" w:rsidR="000A2217" w:rsidRPr="000A2217" w:rsidRDefault="000A2217"/>
          <w:p w14:paraId="5F923B97" w14:textId="5141B0F3" w:rsidR="000A2217" w:rsidRDefault="000A2217" w:rsidP="000A2217"/>
          <w:p w14:paraId="602E4460" w14:textId="7ABCCA6E" w:rsidR="000A2217" w:rsidRDefault="000A2217" w:rsidP="000A2217"/>
          <w:p w14:paraId="37AEE13C" w14:textId="77777777" w:rsidR="005F02F3" w:rsidRPr="001129E1" w:rsidRDefault="005F02F3" w:rsidP="001129E1"/>
        </w:tc>
        <w:tc>
          <w:tcPr>
            <w:tcW w:w="2500" w:type="pct"/>
            <w:vAlign w:val="center"/>
          </w:tcPr>
          <w:p w14:paraId="22383E1B" w14:textId="77777777" w:rsidR="005F02F3" w:rsidRPr="00331215" w:rsidRDefault="005F02F3" w:rsidP="00CA2D4F">
            <w:pPr>
              <w:spacing w:after="60"/>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pick one from list: </w:t>
            </w:r>
          </w:p>
          <w:p w14:paraId="22383E1C"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Superheat (outdoor temperature must be ≥ 55 </w:t>
            </w:r>
            <w:proofErr w:type="spellStart"/>
            <w:r w:rsidRPr="00331215">
              <w:rPr>
                <w:rFonts w:ascii="Calibri" w:hAnsi="Calibri"/>
                <w:u w:val="single"/>
              </w:rPr>
              <w:t>degF</w:t>
            </w:r>
            <w:proofErr w:type="spellEnd"/>
            <w:r w:rsidRPr="00331215">
              <w:rPr>
                <w:rFonts w:ascii="Calibri" w:hAnsi="Calibri"/>
                <w:u w:val="single"/>
              </w:rPr>
              <w:t>)</w:t>
            </w:r>
            <w:r w:rsidRPr="00331215">
              <w:rPr>
                <w:rFonts w:ascii="Calibri" w:hAnsi="Calibri"/>
              </w:rPr>
              <w:t xml:space="preserve">; or </w:t>
            </w:r>
          </w:p>
          <w:p w14:paraId="22383E1D"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Subcooling (outdoor temperature must be ≥ 55 </w:t>
            </w:r>
            <w:proofErr w:type="spellStart"/>
            <w:r w:rsidRPr="00331215">
              <w:rPr>
                <w:rFonts w:ascii="Calibri" w:hAnsi="Calibri"/>
                <w:u w:val="single"/>
              </w:rPr>
              <w:t>degF</w:t>
            </w:r>
            <w:proofErr w:type="spellEnd"/>
            <w:r w:rsidRPr="00331215">
              <w:rPr>
                <w:rFonts w:ascii="Calibri" w:hAnsi="Calibri"/>
                <w:u w:val="single"/>
              </w:rPr>
              <w:t>)</w:t>
            </w:r>
            <w:r w:rsidRPr="00331215">
              <w:rPr>
                <w:rFonts w:ascii="Calibri" w:hAnsi="Calibri"/>
              </w:rPr>
              <w:t xml:space="preserve">; or </w:t>
            </w:r>
          </w:p>
          <w:p w14:paraId="22383E1E" w14:textId="04E2A1AA" w:rsidR="005F02F3" w:rsidRDefault="005F02F3" w:rsidP="00CA2D4F">
            <w:pPr>
              <w:pStyle w:val="ListParagraph"/>
              <w:numPr>
                <w:ilvl w:val="0"/>
                <w:numId w:val="10"/>
              </w:numPr>
              <w:spacing w:after="60"/>
              <w:rPr>
                <w:rFonts w:ascii="Calibri" w:hAnsi="Calibri"/>
              </w:rPr>
            </w:pPr>
            <w:r w:rsidRPr="00331215">
              <w:rPr>
                <w:rFonts w:ascii="Calibri" w:hAnsi="Calibri"/>
                <w:u w:val="single"/>
              </w:rPr>
              <w:t>Weigh-in</w:t>
            </w:r>
            <w:r w:rsidR="00F52C0B">
              <w:rPr>
                <w:rFonts w:ascii="Calibri" w:hAnsi="Calibri"/>
                <w:u w:val="single"/>
              </w:rPr>
              <w:t xml:space="preserve"> with Installer independent</w:t>
            </w:r>
            <w:r w:rsidRPr="00331215">
              <w:rPr>
                <w:rFonts w:ascii="Calibri" w:hAnsi="Calibri"/>
              </w:rPr>
              <w:t xml:space="preserve">; or </w:t>
            </w:r>
          </w:p>
          <w:p w14:paraId="05609F39" w14:textId="48BDB40E" w:rsidR="00F52C0B" w:rsidRPr="00331215" w:rsidRDefault="00F52C0B" w:rsidP="00CA2D4F">
            <w:pPr>
              <w:pStyle w:val="ListParagraph"/>
              <w:numPr>
                <w:ilvl w:val="0"/>
                <w:numId w:val="10"/>
              </w:numPr>
              <w:spacing w:after="60"/>
              <w:rPr>
                <w:rFonts w:ascii="Calibri" w:hAnsi="Calibri"/>
              </w:rPr>
            </w:pPr>
            <w:r>
              <w:rPr>
                <w:rFonts w:ascii="Calibri" w:hAnsi="Calibri"/>
                <w:u w:val="single"/>
              </w:rPr>
              <w:t>Weigh</w:t>
            </w:r>
            <w:r w:rsidRPr="00F52C0B">
              <w:rPr>
                <w:rFonts w:ascii="Calibri" w:hAnsi="Calibri"/>
                <w:u w:val="single"/>
              </w:rPr>
              <w:t>-</w:t>
            </w:r>
            <w:r>
              <w:rPr>
                <w:rFonts w:ascii="Calibri" w:hAnsi="Calibri"/>
              </w:rPr>
              <w:t>in with HERS Rater observation; or</w:t>
            </w:r>
          </w:p>
          <w:p w14:paraId="22383E20" w14:textId="77777777" w:rsidR="005F02F3" w:rsidRPr="00331215" w:rsidRDefault="005F02F3" w:rsidP="00CA2D4F">
            <w:pPr>
              <w:pStyle w:val="ListParagraph"/>
              <w:numPr>
                <w:ilvl w:val="0"/>
                <w:numId w:val="10"/>
              </w:numPr>
              <w:spacing w:after="60"/>
              <w:rPr>
                <w:rFonts w:ascii="Calibri" w:hAnsi="Calibri"/>
              </w:rPr>
            </w:pPr>
            <w:r w:rsidRPr="00331215">
              <w:rPr>
                <w:rFonts w:ascii="Calibri" w:hAnsi="Calibri"/>
                <w:u w:val="single"/>
              </w:rPr>
              <w:t xml:space="preserve">New Package Unit Factory Charge </w:t>
            </w:r>
            <w:r w:rsidRPr="00331215">
              <w:rPr>
                <w:rFonts w:ascii="Calibri" w:hAnsi="Calibri"/>
              </w:rPr>
              <w:t>&gt;&gt;</w:t>
            </w:r>
          </w:p>
        </w:tc>
      </w:tr>
      <w:tr w:rsidR="005F02F3" w:rsidRPr="00331215" w14:paraId="22383E25" w14:textId="77777777" w:rsidTr="00AC02CA">
        <w:trPr>
          <w:cantSplit/>
          <w:trHeight w:val="953"/>
        </w:trPr>
        <w:tc>
          <w:tcPr>
            <w:tcW w:w="288" w:type="pct"/>
            <w:vAlign w:val="center"/>
          </w:tcPr>
          <w:p w14:paraId="22383E22" w14:textId="17411583" w:rsidR="005F02F3" w:rsidRPr="00331215" w:rsidRDefault="00577E06" w:rsidP="00AC02C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22383E23" w14:textId="36E30C18" w:rsidR="005F02F3" w:rsidRPr="00331215" w:rsidRDefault="005F02F3" w:rsidP="00672DCD">
            <w:pPr>
              <w:pStyle w:val="Header"/>
              <w:tabs>
                <w:tab w:val="clear" w:pos="4320"/>
                <w:tab w:val="clear" w:pos="8640"/>
              </w:tabs>
              <w:rPr>
                <w:rFonts w:ascii="Calibri" w:hAnsi="Calibri"/>
              </w:rPr>
            </w:pPr>
            <w:r w:rsidRPr="00331215">
              <w:rPr>
                <w:rFonts w:ascii="Calibri" w:hAnsi="Calibri"/>
              </w:rPr>
              <w:t xml:space="preserve">Person who </w:t>
            </w:r>
            <w:r w:rsidR="00672DCD">
              <w:rPr>
                <w:rFonts w:ascii="Calibri" w:hAnsi="Calibri"/>
              </w:rPr>
              <w:t>P</w:t>
            </w:r>
            <w:r w:rsidRPr="00331215">
              <w:rPr>
                <w:rFonts w:ascii="Calibri" w:hAnsi="Calibri"/>
              </w:rPr>
              <w:t xml:space="preserve">erformed the Refrigerant Charge Verification </w:t>
            </w:r>
            <w:r w:rsidR="00672DCD">
              <w:rPr>
                <w:rFonts w:ascii="Calibri" w:hAnsi="Calibri"/>
              </w:rPr>
              <w:t>R</w:t>
            </w:r>
            <w:r w:rsidRPr="00331215">
              <w:rPr>
                <w:rFonts w:ascii="Calibri" w:hAnsi="Calibri"/>
              </w:rPr>
              <w:t>eported on this Certificate of Installation</w:t>
            </w:r>
          </w:p>
        </w:tc>
        <w:tc>
          <w:tcPr>
            <w:tcW w:w="2500" w:type="pct"/>
            <w:vAlign w:val="center"/>
          </w:tcPr>
          <w:p w14:paraId="5AEFB062" w14:textId="702C983A" w:rsidR="00F52C0B" w:rsidRDefault="005F02F3" w:rsidP="00F52C0B">
            <w:pPr>
              <w:rPr>
                <w:rFonts w:ascii="Calibri" w:hAnsi="Calibri"/>
              </w:rPr>
            </w:pPr>
            <w:r w:rsidRPr="00331215">
              <w:rPr>
                <w:rFonts w:ascii="Calibri" w:hAnsi="Calibri"/>
              </w:rPr>
              <w:t>&lt;&lt;</w:t>
            </w:r>
            <w:r w:rsidR="00F52C0B">
              <w:rPr>
                <w:rFonts w:ascii="Calibri" w:hAnsi="Calibri"/>
              </w:rPr>
              <w:t xml:space="preserve">if A15 = Weigh-in with Installer independent, or Weigh-in with HERS Rater observation, then value = HVAC System Installer; else prompt </w:t>
            </w:r>
            <w:r w:rsidRPr="00331215">
              <w:rPr>
                <w:rFonts w:ascii="Calibri" w:hAnsi="Calibri"/>
              </w:rPr>
              <w:t xml:space="preserve">user </w:t>
            </w:r>
            <w:r w:rsidR="00F52C0B">
              <w:rPr>
                <w:rFonts w:ascii="Calibri" w:hAnsi="Calibri"/>
              </w:rPr>
              <w:t>to</w:t>
            </w:r>
            <w:r w:rsidRPr="00331215">
              <w:rPr>
                <w:rFonts w:ascii="Calibri" w:hAnsi="Calibri"/>
              </w:rPr>
              <w:t xml:space="preserve"> pick from list: </w:t>
            </w:r>
          </w:p>
          <w:p w14:paraId="35171F39" w14:textId="77777777" w:rsidR="00F52C0B" w:rsidRDefault="005F02F3" w:rsidP="00F52C0B">
            <w:pPr>
              <w:pStyle w:val="ListParagraph"/>
              <w:numPr>
                <w:ilvl w:val="0"/>
                <w:numId w:val="26"/>
              </w:numPr>
              <w:rPr>
                <w:rFonts w:ascii="Calibri" w:hAnsi="Calibri"/>
              </w:rPr>
            </w:pPr>
            <w:r w:rsidRPr="00F52C0B">
              <w:rPr>
                <w:rFonts w:ascii="Calibri" w:hAnsi="Calibri"/>
                <w:u w:val="single"/>
              </w:rPr>
              <w:t>HVAC System Installer</w:t>
            </w:r>
            <w:r w:rsidRPr="00F52C0B">
              <w:rPr>
                <w:rFonts w:ascii="Calibri" w:hAnsi="Calibri"/>
              </w:rPr>
              <w:t xml:space="preserve">; or </w:t>
            </w:r>
          </w:p>
          <w:p w14:paraId="22383E24" w14:textId="5315A24D" w:rsidR="005F02F3" w:rsidRPr="00F52C0B" w:rsidRDefault="005F02F3" w:rsidP="00F52C0B">
            <w:pPr>
              <w:pStyle w:val="ListParagraph"/>
              <w:numPr>
                <w:ilvl w:val="0"/>
                <w:numId w:val="26"/>
              </w:numPr>
              <w:rPr>
                <w:rFonts w:ascii="Calibri" w:hAnsi="Calibri"/>
              </w:rPr>
            </w:pPr>
            <w:r w:rsidRPr="00F52C0B">
              <w:rPr>
                <w:rFonts w:ascii="Calibri" w:hAnsi="Calibri"/>
                <w:u w:val="single"/>
              </w:rPr>
              <w:t>HERS Rater</w:t>
            </w:r>
            <w:r w:rsidRPr="00F52C0B">
              <w:rPr>
                <w:rFonts w:ascii="Calibri" w:hAnsi="Calibri"/>
              </w:rPr>
              <w:t xml:space="preserve"> &gt;&gt;</w:t>
            </w:r>
          </w:p>
        </w:tc>
      </w:tr>
      <w:tr w:rsidR="005F02F3" w:rsidRPr="00331215" w14:paraId="22383E35" w14:textId="77777777" w:rsidTr="00AC02CA">
        <w:trPr>
          <w:cantSplit/>
          <w:trHeight w:val="953"/>
        </w:trPr>
        <w:tc>
          <w:tcPr>
            <w:tcW w:w="288" w:type="pct"/>
            <w:vAlign w:val="center"/>
          </w:tcPr>
          <w:p w14:paraId="22383E26" w14:textId="3F53D5D4" w:rsidR="005F02F3" w:rsidRPr="00331215" w:rsidRDefault="00577E06" w:rsidP="00AC02C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22383E27" w14:textId="0CCFDA5F" w:rsidR="005F02F3" w:rsidRPr="00331215" w:rsidRDefault="005F02F3" w:rsidP="00CA2D4F">
            <w:pPr>
              <w:pStyle w:val="Header"/>
              <w:tabs>
                <w:tab w:val="clear" w:pos="4320"/>
                <w:tab w:val="clear" w:pos="8640"/>
              </w:tabs>
              <w:rPr>
                <w:rFonts w:ascii="Calibri" w:hAnsi="Calibri"/>
              </w:rPr>
            </w:pPr>
            <w:r w:rsidRPr="00331215">
              <w:rPr>
                <w:rFonts w:ascii="Calibri" w:hAnsi="Calibri"/>
              </w:rPr>
              <w:t>HERS Verification Compliance Requirement Status</w:t>
            </w:r>
          </w:p>
        </w:tc>
        <w:tc>
          <w:tcPr>
            <w:tcW w:w="2500" w:type="pct"/>
            <w:vAlign w:val="center"/>
          </w:tcPr>
          <w:p w14:paraId="22383E28" w14:textId="1E806D8C" w:rsidR="005F02F3" w:rsidRPr="00331215" w:rsidRDefault="005F02F3" w:rsidP="00CA2D4F">
            <w:pPr>
              <w:rPr>
                <w:rFonts w:ascii="Calibri" w:hAnsi="Calibri"/>
              </w:rPr>
            </w:pPr>
            <w:r w:rsidRPr="00331215">
              <w:rPr>
                <w:rFonts w:ascii="Calibri" w:hAnsi="Calibri"/>
              </w:rPr>
              <w:t xml:space="preserve">&lt;&lt;calculated field:  if </w:t>
            </w:r>
            <w:proofErr w:type="spellStart"/>
            <w:r w:rsidRPr="00331215">
              <w:rPr>
                <w:rFonts w:ascii="Calibri" w:hAnsi="Calibri"/>
              </w:rPr>
              <w:t>if</w:t>
            </w:r>
            <w:proofErr w:type="spellEnd"/>
            <w:r w:rsidRPr="00331215">
              <w:rPr>
                <w:rFonts w:ascii="Calibri" w:hAnsi="Calibri"/>
              </w:rPr>
              <w:t xml:space="preserve"> A1</w:t>
            </w:r>
            <w:r w:rsidR="00386251">
              <w:rPr>
                <w:rFonts w:ascii="Calibri" w:hAnsi="Calibri"/>
              </w:rPr>
              <w:t>2</w:t>
            </w:r>
            <w:r w:rsidRPr="00331215">
              <w:rPr>
                <w:rFonts w:ascii="Calibri" w:hAnsi="Calibri"/>
              </w:rPr>
              <w:t xml:space="preserve"> or A1</w:t>
            </w:r>
            <w:r w:rsidR="00386251">
              <w:rPr>
                <w:rFonts w:ascii="Calibri" w:hAnsi="Calibri"/>
              </w:rPr>
              <w:t>3</w:t>
            </w:r>
            <w:r w:rsidRPr="00331215">
              <w:rPr>
                <w:rFonts w:ascii="Calibri" w:hAnsi="Calibri"/>
              </w:rPr>
              <w:t>=no, then display text"</w:t>
            </w:r>
          </w:p>
          <w:p w14:paraId="22383E29" w14:textId="77777777" w:rsidR="005F02F3" w:rsidRPr="00331215" w:rsidRDefault="005F02F3" w:rsidP="00CA2D4F">
            <w:pPr>
              <w:rPr>
                <w:rFonts w:ascii="Calibri" w:hAnsi="Calibri"/>
              </w:rPr>
            </w:pPr>
            <w:r w:rsidRPr="00331215">
              <w:rPr>
                <w:rFonts w:ascii="Calibri" w:hAnsi="Calibri"/>
              </w:rPr>
              <w:t>"System does not qualify for Group Sampling</w:t>
            </w:r>
            <w:proofErr w:type="gramStart"/>
            <w:r w:rsidRPr="00331215">
              <w:rPr>
                <w:rFonts w:ascii="Calibri" w:hAnsi="Calibri"/>
              </w:rPr>
              <w:t>";</w:t>
            </w:r>
            <w:proofErr w:type="gramEnd"/>
            <w:r w:rsidRPr="00331215">
              <w:rPr>
                <w:rFonts w:ascii="Calibri" w:hAnsi="Calibri"/>
              </w:rPr>
              <w:t xml:space="preserve"> </w:t>
            </w:r>
          </w:p>
          <w:p w14:paraId="22383E2A" w14:textId="77777777" w:rsidR="005F02F3" w:rsidRPr="00331215" w:rsidRDefault="005F02F3" w:rsidP="00CA2D4F">
            <w:pPr>
              <w:rPr>
                <w:rFonts w:ascii="Calibri" w:hAnsi="Calibri"/>
              </w:rPr>
            </w:pPr>
          </w:p>
          <w:p w14:paraId="22383E2B" w14:textId="00004097" w:rsidR="005F02F3" w:rsidRPr="00331215" w:rsidRDefault="005F02F3" w:rsidP="00CA2D4F">
            <w:pPr>
              <w:rPr>
                <w:rFonts w:ascii="Calibri" w:hAnsi="Calibri"/>
              </w:rPr>
            </w:pPr>
            <w:r w:rsidRPr="00331215">
              <w:rPr>
                <w:rFonts w:ascii="Calibri" w:hAnsi="Calibri"/>
              </w:rPr>
              <w:t>elseif A1</w:t>
            </w:r>
            <w:r w:rsidR="00386251">
              <w:rPr>
                <w:rFonts w:ascii="Calibri" w:hAnsi="Calibri"/>
              </w:rPr>
              <w:t>5</w:t>
            </w:r>
            <w:r w:rsidRPr="00331215">
              <w:rPr>
                <w:rFonts w:ascii="Calibri" w:hAnsi="Calibri"/>
              </w:rPr>
              <w:t>=</w:t>
            </w:r>
            <w:r w:rsidRPr="00331215">
              <w:rPr>
                <w:rFonts w:ascii="Calibri" w:hAnsi="Calibri"/>
                <w:u w:val="single"/>
              </w:rPr>
              <w:t xml:space="preserve"> Weigh-in</w:t>
            </w:r>
            <w:r w:rsidR="00F52C0B">
              <w:rPr>
                <w:rFonts w:ascii="Calibri" w:hAnsi="Calibri"/>
                <w:u w:val="single"/>
              </w:rPr>
              <w:t xml:space="preserve"> with Installer independent, or Weigh-in with HERS Rater observation</w:t>
            </w:r>
            <w:r w:rsidRPr="00331215">
              <w:rPr>
                <w:rFonts w:ascii="Calibri" w:hAnsi="Calibri"/>
              </w:rPr>
              <w:t xml:space="preserve">, then display text: </w:t>
            </w:r>
          </w:p>
          <w:p w14:paraId="22383E2C" w14:textId="77777777" w:rsidR="005F02F3" w:rsidRPr="00331215" w:rsidRDefault="005F02F3" w:rsidP="00CA2D4F">
            <w:pPr>
              <w:rPr>
                <w:rFonts w:ascii="Calibri" w:hAnsi="Calibri"/>
              </w:rPr>
            </w:pPr>
            <w:r w:rsidRPr="00331215">
              <w:rPr>
                <w:rFonts w:ascii="Calibri" w:hAnsi="Calibri"/>
              </w:rPr>
              <w:t>"System does not qualify for Group Sampling</w:t>
            </w:r>
            <w:proofErr w:type="gramStart"/>
            <w:r w:rsidRPr="00331215">
              <w:rPr>
                <w:rFonts w:ascii="Calibri" w:hAnsi="Calibri"/>
              </w:rPr>
              <w:t>";</w:t>
            </w:r>
            <w:proofErr w:type="gramEnd"/>
            <w:r w:rsidRPr="00331215">
              <w:rPr>
                <w:rFonts w:ascii="Calibri" w:hAnsi="Calibri"/>
              </w:rPr>
              <w:t xml:space="preserve"> </w:t>
            </w:r>
          </w:p>
          <w:p w14:paraId="22383E2D" w14:textId="77777777" w:rsidR="005F02F3" w:rsidRPr="00331215" w:rsidRDefault="005F02F3" w:rsidP="00CA2D4F">
            <w:pPr>
              <w:rPr>
                <w:rFonts w:ascii="Calibri" w:hAnsi="Calibri"/>
              </w:rPr>
            </w:pPr>
          </w:p>
          <w:p w14:paraId="22383E2E" w14:textId="102D153D" w:rsidR="005F02F3" w:rsidRPr="00331215" w:rsidRDefault="005F02F3" w:rsidP="00CA2D4F">
            <w:pPr>
              <w:rPr>
                <w:rFonts w:ascii="Calibri" w:hAnsi="Calibri"/>
              </w:rPr>
            </w:pPr>
            <w:r w:rsidRPr="00331215">
              <w:rPr>
                <w:rFonts w:ascii="Calibri" w:hAnsi="Calibri"/>
              </w:rPr>
              <w:t>elseif A1</w:t>
            </w:r>
            <w:r w:rsidR="00386251">
              <w:rPr>
                <w:rFonts w:ascii="Calibri" w:hAnsi="Calibri"/>
              </w:rPr>
              <w:t>5</w:t>
            </w:r>
            <w:r w:rsidRPr="00331215">
              <w:rPr>
                <w:rFonts w:ascii="Calibri" w:hAnsi="Calibri"/>
              </w:rPr>
              <w:t xml:space="preserve"> = </w:t>
            </w:r>
            <w:r w:rsidRPr="00331215">
              <w:rPr>
                <w:rFonts w:ascii="Calibri" w:hAnsi="Calibri"/>
                <w:u w:val="single"/>
              </w:rPr>
              <w:t>New Package Unit Factory Charge</w:t>
            </w:r>
            <w:r w:rsidRPr="00331215">
              <w:rPr>
                <w:rFonts w:ascii="Calibri" w:hAnsi="Calibri"/>
              </w:rPr>
              <w:t>, then display text: “HERS verification of refrigerant charge is not required</w:t>
            </w:r>
            <w:proofErr w:type="gramStart"/>
            <w:r w:rsidRPr="00331215">
              <w:rPr>
                <w:rFonts w:ascii="Calibri" w:hAnsi="Calibri"/>
              </w:rPr>
              <w:t>”;</w:t>
            </w:r>
            <w:proofErr w:type="gramEnd"/>
          </w:p>
          <w:p w14:paraId="22383E2F" w14:textId="77777777" w:rsidR="005F02F3" w:rsidRPr="00331215" w:rsidRDefault="005F02F3" w:rsidP="00CA2D4F">
            <w:pPr>
              <w:rPr>
                <w:rFonts w:ascii="Calibri" w:hAnsi="Calibri"/>
              </w:rPr>
            </w:pPr>
          </w:p>
          <w:p w14:paraId="22383E30" w14:textId="2C948D51" w:rsidR="005F02F3" w:rsidRPr="00331215" w:rsidRDefault="005F02F3" w:rsidP="00CA2D4F">
            <w:pPr>
              <w:rPr>
                <w:rFonts w:ascii="Calibri" w:hAnsi="Calibri"/>
              </w:rPr>
            </w:pPr>
            <w:r w:rsidRPr="00331215">
              <w:rPr>
                <w:rFonts w:ascii="Calibri" w:hAnsi="Calibri"/>
              </w:rPr>
              <w:t>elseif, A1</w:t>
            </w:r>
            <w:r w:rsidR="00386251">
              <w:rPr>
                <w:rFonts w:ascii="Calibri" w:hAnsi="Calibri"/>
              </w:rPr>
              <w:t>6</w:t>
            </w:r>
            <w:r w:rsidRPr="00331215">
              <w:rPr>
                <w:rFonts w:ascii="Calibri" w:hAnsi="Calibri"/>
              </w:rPr>
              <w:t>=</w:t>
            </w:r>
            <w:r w:rsidRPr="00331215">
              <w:rPr>
                <w:rFonts w:ascii="Calibri" w:hAnsi="Calibri"/>
                <w:u w:val="single"/>
              </w:rPr>
              <w:t>HERS Rater</w:t>
            </w:r>
            <w:r w:rsidRPr="00331215">
              <w:rPr>
                <w:rFonts w:ascii="Calibri" w:hAnsi="Calibri"/>
              </w:rPr>
              <w:t>, then display text:</w:t>
            </w:r>
          </w:p>
          <w:p w14:paraId="22383E31" w14:textId="77777777" w:rsidR="005F02F3" w:rsidRPr="00331215" w:rsidRDefault="005F02F3" w:rsidP="00CA2D4F">
            <w:pPr>
              <w:rPr>
                <w:rFonts w:ascii="Calibri" w:hAnsi="Calibri"/>
              </w:rPr>
            </w:pPr>
            <w:r w:rsidRPr="00331215">
              <w:rPr>
                <w:rFonts w:ascii="Calibri" w:hAnsi="Calibri"/>
              </w:rPr>
              <w:t xml:space="preserve">"System does not qualify for Group </w:t>
            </w:r>
            <w:proofErr w:type="gramStart"/>
            <w:r w:rsidRPr="00331215">
              <w:rPr>
                <w:rFonts w:ascii="Calibri" w:hAnsi="Calibri"/>
              </w:rPr>
              <w:t>Sampling;</w:t>
            </w:r>
            <w:proofErr w:type="gramEnd"/>
            <w:r w:rsidRPr="00331215">
              <w:rPr>
                <w:rFonts w:ascii="Calibri" w:hAnsi="Calibri"/>
              </w:rPr>
              <w:t xml:space="preserve"> </w:t>
            </w:r>
          </w:p>
          <w:p w14:paraId="22383E32" w14:textId="77777777" w:rsidR="005F02F3" w:rsidRPr="00331215" w:rsidRDefault="005F02F3" w:rsidP="00CA2D4F">
            <w:pPr>
              <w:rPr>
                <w:rFonts w:ascii="Calibri" w:hAnsi="Calibri"/>
              </w:rPr>
            </w:pPr>
          </w:p>
          <w:p w14:paraId="22383E33" w14:textId="77777777" w:rsidR="005F02F3" w:rsidRPr="00331215" w:rsidRDefault="005F02F3" w:rsidP="00CA2D4F">
            <w:pPr>
              <w:rPr>
                <w:rFonts w:ascii="Calibri" w:hAnsi="Calibri"/>
              </w:rPr>
            </w:pPr>
            <w:r w:rsidRPr="00331215">
              <w:rPr>
                <w:rFonts w:ascii="Calibri" w:hAnsi="Calibri"/>
              </w:rPr>
              <w:t xml:space="preserve">else display text: </w:t>
            </w:r>
          </w:p>
          <w:p w14:paraId="22383E34" w14:textId="77777777" w:rsidR="005F02F3" w:rsidRPr="00331215" w:rsidRDefault="005F02F3" w:rsidP="00CA2D4F">
            <w:pPr>
              <w:rPr>
                <w:rFonts w:ascii="Calibri" w:hAnsi="Calibri"/>
              </w:rPr>
            </w:pPr>
            <w:proofErr w:type="gramStart"/>
            <w:r w:rsidRPr="00331215">
              <w:rPr>
                <w:rFonts w:ascii="Calibri" w:hAnsi="Calibri"/>
              </w:rPr>
              <w:t>”System</w:t>
            </w:r>
            <w:proofErr w:type="gramEnd"/>
            <w:r w:rsidRPr="00331215">
              <w:rPr>
                <w:rFonts w:ascii="Calibri" w:hAnsi="Calibri"/>
              </w:rPr>
              <w:t xml:space="preserve"> qualifies for Group Sampling.”&gt;&gt;</w:t>
            </w:r>
          </w:p>
        </w:tc>
      </w:tr>
      <w:tr w:rsidR="005F02F3" w:rsidRPr="00331215" w14:paraId="22383E4A" w14:textId="77777777" w:rsidTr="00AC02CA">
        <w:trPr>
          <w:cantSplit/>
          <w:trHeight w:val="953"/>
        </w:trPr>
        <w:tc>
          <w:tcPr>
            <w:tcW w:w="288" w:type="pct"/>
            <w:vAlign w:val="center"/>
          </w:tcPr>
          <w:p w14:paraId="22383E36" w14:textId="59FE3331" w:rsidR="005F02F3" w:rsidRPr="00AC02CA" w:rsidDel="005B4BA0" w:rsidRDefault="005F02F3" w:rsidP="00AC02CA">
            <w:pPr>
              <w:pStyle w:val="Header"/>
              <w:tabs>
                <w:tab w:val="clear" w:pos="4320"/>
                <w:tab w:val="clear" w:pos="8640"/>
              </w:tabs>
              <w:jc w:val="center"/>
              <w:rPr>
                <w:rFonts w:asciiTheme="minorHAnsi" w:hAnsiTheme="minorHAnsi"/>
              </w:rPr>
            </w:pPr>
          </w:p>
        </w:tc>
        <w:tc>
          <w:tcPr>
            <w:tcW w:w="2212" w:type="pct"/>
            <w:vAlign w:val="center"/>
          </w:tcPr>
          <w:p w14:paraId="22383E37" w14:textId="77777777" w:rsidR="005F02F3" w:rsidRPr="00AC02CA" w:rsidRDefault="005F02F3" w:rsidP="00CA2D4F">
            <w:pPr>
              <w:rPr>
                <w:rFonts w:asciiTheme="minorHAnsi" w:hAnsiTheme="minorHAnsi"/>
              </w:rPr>
            </w:pPr>
            <w:r w:rsidRPr="00AC02CA">
              <w:rPr>
                <w:rFonts w:asciiTheme="minorHAnsi" w:hAnsiTheme="minorHAnsi"/>
              </w:rPr>
              <w:t xml:space="preserve">determine compliance method for this </w:t>
            </w:r>
            <w:proofErr w:type="gramStart"/>
            <w:r w:rsidRPr="00AC02CA">
              <w:rPr>
                <w:rFonts w:asciiTheme="minorHAnsi" w:hAnsiTheme="minorHAnsi"/>
              </w:rPr>
              <w:t>document;  display</w:t>
            </w:r>
            <w:proofErr w:type="gramEnd"/>
            <w:r w:rsidRPr="00AC02CA">
              <w:rPr>
                <w:rFonts w:asciiTheme="minorHAnsi" w:hAnsiTheme="minorHAnsi"/>
              </w:rPr>
              <w:t xml:space="preserve"> applicable tables below;</w:t>
            </w:r>
          </w:p>
          <w:p w14:paraId="22383E38" w14:textId="77777777" w:rsidR="005F02F3" w:rsidRPr="00AC02CA" w:rsidRDefault="005F02F3" w:rsidP="00CA2D4F">
            <w:pPr>
              <w:pStyle w:val="Header"/>
              <w:tabs>
                <w:tab w:val="clear" w:pos="4320"/>
                <w:tab w:val="clear" w:pos="8640"/>
              </w:tabs>
              <w:rPr>
                <w:rFonts w:asciiTheme="minorHAnsi" w:hAnsiTheme="minorHAnsi"/>
              </w:rPr>
            </w:pPr>
            <w:r w:rsidRPr="00AC02CA">
              <w:rPr>
                <w:rFonts w:asciiTheme="minorHAnsi" w:hAnsiTheme="minorHAnsi"/>
              </w:rPr>
              <w:t>(</w:t>
            </w:r>
            <w:proofErr w:type="gramStart"/>
            <w:r w:rsidRPr="00AC02CA">
              <w:rPr>
                <w:rFonts w:asciiTheme="minorHAnsi" w:hAnsiTheme="minorHAnsi"/>
              </w:rPr>
              <w:t>this</w:t>
            </w:r>
            <w:proofErr w:type="gramEnd"/>
            <w:r w:rsidRPr="00AC02CA">
              <w:rPr>
                <w:rFonts w:asciiTheme="minorHAnsi" w:hAnsiTheme="minorHAnsi"/>
              </w:rPr>
              <w:t xml:space="preserve"> row not visible to user)</w:t>
            </w:r>
          </w:p>
        </w:tc>
        <w:tc>
          <w:tcPr>
            <w:tcW w:w="2500" w:type="pct"/>
            <w:vAlign w:val="center"/>
          </w:tcPr>
          <w:p w14:paraId="22383E39" w14:textId="77777777" w:rsidR="005F02F3" w:rsidRPr="00331215" w:rsidRDefault="005F02F3" w:rsidP="00CA2D4F">
            <w:pPr>
              <w:rPr>
                <w:rFonts w:ascii="Calibri" w:hAnsi="Calibri"/>
              </w:rPr>
            </w:pPr>
            <w:r w:rsidRPr="00331215">
              <w:rPr>
                <w:rFonts w:ascii="Calibri" w:hAnsi="Calibri"/>
              </w:rPr>
              <w:t xml:space="preserve">&lt;&lt;calculated field:  </w:t>
            </w:r>
          </w:p>
          <w:p w14:paraId="22383E3A" w14:textId="155C929E" w:rsidR="005F02F3" w:rsidRPr="00331215" w:rsidRDefault="005F02F3" w:rsidP="00CA2D4F">
            <w:pPr>
              <w:rPr>
                <w:rFonts w:ascii="Cambria" w:hAnsi="Cambria"/>
              </w:rPr>
            </w:pPr>
            <w:r w:rsidRPr="00331215">
              <w:rPr>
                <w:rFonts w:ascii="Calibri" w:hAnsi="Calibri"/>
              </w:rPr>
              <w:t>if 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proofErr w:type="gramStart"/>
            <w:r w:rsidRPr="00331215">
              <w:rPr>
                <w:rFonts w:ascii="Calibri" w:hAnsi="Calibri"/>
                <w:u w:val="single"/>
              </w:rPr>
              <w:t>Superheat</w:t>
            </w:r>
            <w:r w:rsidRPr="00331215">
              <w:rPr>
                <w:rFonts w:ascii="Cambria" w:hAnsi="Cambria"/>
              </w:rPr>
              <w:t>;  then</w:t>
            </w:r>
            <w:proofErr w:type="gramEnd"/>
            <w:r w:rsidRPr="00331215">
              <w:rPr>
                <w:rFonts w:ascii="Cambria" w:hAnsi="Cambria"/>
              </w:rPr>
              <w:t xml:space="preserve"> display method:</w:t>
            </w:r>
          </w:p>
          <w:p w14:paraId="22383E3B" w14:textId="77777777" w:rsidR="005F02F3" w:rsidRPr="00331215" w:rsidRDefault="005F02F3" w:rsidP="00CA2D4F">
            <w:pPr>
              <w:rPr>
                <w:rFonts w:ascii="Cambria" w:hAnsi="Cambria"/>
              </w:rPr>
            </w:pPr>
            <w:r w:rsidRPr="00331215">
              <w:rPr>
                <w:rFonts w:ascii="Cambria" w:hAnsi="Cambria"/>
              </w:rPr>
              <w:t xml:space="preserve">25a Superheat Charge Verification </w:t>
            </w:r>
            <w:proofErr w:type="gramStart"/>
            <w:r w:rsidRPr="00331215">
              <w:rPr>
                <w:rFonts w:ascii="Cambria" w:hAnsi="Cambria"/>
              </w:rPr>
              <w:t>Procedure;</w:t>
            </w:r>
            <w:proofErr w:type="gramEnd"/>
          </w:p>
          <w:p w14:paraId="22383E3C" w14:textId="77777777" w:rsidR="005F02F3" w:rsidRPr="00331215" w:rsidRDefault="005F02F3" w:rsidP="00CA2D4F">
            <w:pPr>
              <w:rPr>
                <w:rFonts w:ascii="Cambria" w:hAnsi="Cambria"/>
              </w:rPr>
            </w:pPr>
          </w:p>
          <w:p w14:paraId="22383E3D" w14:textId="2CBECE8E"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w:t>
            </w:r>
            <w:proofErr w:type="gramStart"/>
            <w:r w:rsidRPr="00331215">
              <w:rPr>
                <w:rFonts w:ascii="Calibri" w:hAnsi="Calibri"/>
                <w:u w:val="single"/>
              </w:rPr>
              <w:t>Subcooling;</w:t>
            </w:r>
            <w:r w:rsidRPr="00331215">
              <w:rPr>
                <w:rFonts w:ascii="Cambria" w:hAnsi="Cambria"/>
              </w:rPr>
              <w:t xml:space="preserve">  then</w:t>
            </w:r>
            <w:proofErr w:type="gramEnd"/>
            <w:r w:rsidRPr="00331215">
              <w:rPr>
                <w:rFonts w:ascii="Cambria" w:hAnsi="Cambria"/>
              </w:rPr>
              <w:t xml:space="preserve"> display method:</w:t>
            </w:r>
          </w:p>
          <w:p w14:paraId="22383E3E" w14:textId="77777777" w:rsidR="005F02F3" w:rsidRPr="00331215" w:rsidRDefault="005F02F3" w:rsidP="00CA2D4F">
            <w:pPr>
              <w:rPr>
                <w:rFonts w:ascii="Calibri" w:hAnsi="Calibri"/>
              </w:rPr>
            </w:pPr>
            <w:r w:rsidRPr="00331215">
              <w:rPr>
                <w:rFonts w:ascii="Calibri" w:hAnsi="Calibri"/>
              </w:rPr>
              <w:t xml:space="preserve">25b. Subcooling Charge Verification </w:t>
            </w:r>
            <w:proofErr w:type="gramStart"/>
            <w:r w:rsidRPr="00331215">
              <w:rPr>
                <w:rFonts w:ascii="Calibri" w:hAnsi="Calibri"/>
              </w:rPr>
              <w:t>Method;</w:t>
            </w:r>
            <w:proofErr w:type="gramEnd"/>
          </w:p>
          <w:p w14:paraId="22383E3F" w14:textId="77777777" w:rsidR="005F02F3" w:rsidRPr="00331215" w:rsidRDefault="005F02F3" w:rsidP="00CA2D4F">
            <w:pPr>
              <w:rPr>
                <w:rFonts w:ascii="Cambria" w:hAnsi="Cambria"/>
              </w:rPr>
            </w:pPr>
          </w:p>
          <w:p w14:paraId="22383E40" w14:textId="24BA8174"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Weigh-in</w:t>
            </w:r>
            <w:r w:rsidR="00F52C0B">
              <w:rPr>
                <w:rFonts w:ascii="Calibri" w:hAnsi="Calibri"/>
                <w:u w:val="single"/>
              </w:rPr>
              <w:t xml:space="preserve"> with Installer independent, or Weigh-in with HERS Rater </w:t>
            </w:r>
            <w:proofErr w:type="gramStart"/>
            <w:r w:rsidR="00F52C0B">
              <w:rPr>
                <w:rFonts w:ascii="Calibri" w:hAnsi="Calibri"/>
                <w:u w:val="single"/>
              </w:rPr>
              <w:t>observation</w:t>
            </w:r>
            <w:r w:rsidRPr="00331215">
              <w:rPr>
                <w:rFonts w:ascii="Calibri" w:hAnsi="Calibri"/>
                <w:u w:val="single"/>
              </w:rPr>
              <w:t>;</w:t>
            </w:r>
            <w:r w:rsidRPr="00331215">
              <w:rPr>
                <w:rFonts w:ascii="Cambria" w:hAnsi="Cambria"/>
              </w:rPr>
              <w:t xml:space="preserve">  then</w:t>
            </w:r>
            <w:proofErr w:type="gramEnd"/>
            <w:r w:rsidRPr="00331215">
              <w:rPr>
                <w:rFonts w:ascii="Cambria" w:hAnsi="Cambria"/>
              </w:rPr>
              <w:t xml:space="preserve"> display method:</w:t>
            </w:r>
          </w:p>
          <w:p w14:paraId="22383E41" w14:textId="77777777" w:rsidR="005F02F3" w:rsidRPr="00331215" w:rsidRDefault="005F02F3" w:rsidP="00CA2D4F">
            <w:pPr>
              <w:rPr>
                <w:rFonts w:ascii="Calibri" w:hAnsi="Calibri"/>
              </w:rPr>
            </w:pPr>
            <w:r w:rsidRPr="00331215">
              <w:rPr>
                <w:rFonts w:ascii="Calibri" w:hAnsi="Calibri"/>
              </w:rPr>
              <w:t xml:space="preserve">25c. </w:t>
            </w:r>
            <w:r w:rsidRPr="00331215">
              <w:rPr>
                <w:rFonts w:ascii="Calibri" w:hAnsi="Calibri"/>
                <w:u w:val="single"/>
              </w:rPr>
              <w:t>Weigh-in</w:t>
            </w:r>
            <w:r w:rsidRPr="00331215">
              <w:rPr>
                <w:rFonts w:ascii="Calibri" w:hAnsi="Calibri"/>
              </w:rPr>
              <w:t xml:space="preserve"> Charging </w:t>
            </w:r>
            <w:proofErr w:type="gramStart"/>
            <w:r w:rsidRPr="00331215">
              <w:rPr>
                <w:rFonts w:ascii="Calibri" w:hAnsi="Calibri"/>
              </w:rPr>
              <w:t>Procedure;</w:t>
            </w:r>
            <w:proofErr w:type="gramEnd"/>
          </w:p>
          <w:p w14:paraId="22383E42" w14:textId="77777777" w:rsidR="005F02F3" w:rsidRPr="00331215" w:rsidRDefault="005F02F3" w:rsidP="00CA2D4F">
            <w:pPr>
              <w:rPr>
                <w:rFonts w:ascii="Cambria" w:hAnsi="Cambria"/>
              </w:rPr>
            </w:pPr>
          </w:p>
          <w:p w14:paraId="22383E43" w14:textId="7C163441"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Winter </w:t>
            </w:r>
            <w:proofErr w:type="gramStart"/>
            <w:r w:rsidRPr="00331215">
              <w:rPr>
                <w:rFonts w:ascii="Calibri" w:hAnsi="Calibri"/>
                <w:u w:val="single"/>
              </w:rPr>
              <w:t>Setup;</w:t>
            </w:r>
            <w:r w:rsidRPr="00331215">
              <w:rPr>
                <w:rFonts w:ascii="Cambria" w:hAnsi="Cambria"/>
              </w:rPr>
              <w:t xml:space="preserve">  then</w:t>
            </w:r>
            <w:proofErr w:type="gramEnd"/>
            <w:r w:rsidRPr="00331215">
              <w:rPr>
                <w:rFonts w:ascii="Cambria" w:hAnsi="Cambria"/>
              </w:rPr>
              <w:t xml:space="preserve"> display method:</w:t>
            </w:r>
          </w:p>
          <w:p w14:paraId="22383E44" w14:textId="77777777" w:rsidR="005F02F3" w:rsidRPr="00331215" w:rsidRDefault="005F02F3" w:rsidP="00CA2D4F">
            <w:pPr>
              <w:rPr>
                <w:rFonts w:ascii="Calibri" w:hAnsi="Calibri"/>
              </w:rPr>
            </w:pPr>
            <w:r w:rsidRPr="00331215">
              <w:rPr>
                <w:rFonts w:ascii="Calibri" w:hAnsi="Calibri"/>
              </w:rPr>
              <w:t xml:space="preserve">25e. Winter Setup for Standard Charge </w:t>
            </w:r>
            <w:proofErr w:type="gramStart"/>
            <w:r w:rsidRPr="00331215">
              <w:rPr>
                <w:rFonts w:ascii="Calibri" w:hAnsi="Calibri"/>
              </w:rPr>
              <w:t>Verification;</w:t>
            </w:r>
            <w:proofErr w:type="gramEnd"/>
          </w:p>
          <w:p w14:paraId="22383E45" w14:textId="77777777" w:rsidR="005F02F3" w:rsidRPr="00331215" w:rsidRDefault="005F02F3" w:rsidP="00CA2D4F">
            <w:pPr>
              <w:rPr>
                <w:rFonts w:ascii="Cambria" w:hAnsi="Cambria"/>
              </w:rPr>
            </w:pPr>
          </w:p>
          <w:p w14:paraId="22383E46" w14:textId="7E950113" w:rsidR="005F02F3" w:rsidRPr="00331215" w:rsidRDefault="005F02F3" w:rsidP="00CA2D4F">
            <w:pPr>
              <w:rPr>
                <w:rFonts w:ascii="Calibri" w:hAnsi="Calibri"/>
              </w:rPr>
            </w:pPr>
            <w:r w:rsidRPr="00331215">
              <w:rPr>
                <w:rFonts w:ascii="Cambria" w:hAnsi="Cambria"/>
              </w:rPr>
              <w:t xml:space="preserve">elseif </w:t>
            </w:r>
            <w:r w:rsidRPr="00331215">
              <w:rPr>
                <w:rFonts w:ascii="Calibri" w:hAnsi="Calibri"/>
              </w:rPr>
              <w:t>A1</w:t>
            </w:r>
            <w:r w:rsidR="00386251">
              <w:rPr>
                <w:rFonts w:ascii="Calibri" w:hAnsi="Calibri"/>
              </w:rPr>
              <w:t>2</w:t>
            </w:r>
            <w:r w:rsidRPr="00331215">
              <w:rPr>
                <w:rFonts w:ascii="Calibri" w:hAnsi="Calibri"/>
              </w:rPr>
              <w:t xml:space="preserve"> and A1</w:t>
            </w:r>
            <w:r w:rsidR="00386251">
              <w:rPr>
                <w:rFonts w:ascii="Calibri" w:hAnsi="Calibri"/>
              </w:rPr>
              <w:t>3</w:t>
            </w:r>
            <w:r w:rsidRPr="00331215">
              <w:rPr>
                <w:rFonts w:ascii="Calibri" w:hAnsi="Calibri"/>
              </w:rPr>
              <w:t>=yes and A1</w:t>
            </w:r>
            <w:r w:rsidR="00386251">
              <w:rPr>
                <w:rFonts w:ascii="Calibri" w:hAnsi="Calibri"/>
              </w:rPr>
              <w:t>5</w:t>
            </w:r>
            <w:r w:rsidRPr="00331215">
              <w:rPr>
                <w:rFonts w:ascii="Calibri" w:hAnsi="Calibri"/>
              </w:rPr>
              <w:t>=</w:t>
            </w:r>
            <w:r w:rsidRPr="00331215">
              <w:rPr>
                <w:rFonts w:ascii="Calibri" w:hAnsi="Calibri"/>
                <w:u w:val="single"/>
              </w:rPr>
              <w:t xml:space="preserve"> New Package Unit Factory </w:t>
            </w:r>
            <w:proofErr w:type="gramStart"/>
            <w:r w:rsidRPr="00331215">
              <w:rPr>
                <w:rFonts w:ascii="Calibri" w:hAnsi="Calibri"/>
                <w:u w:val="single"/>
              </w:rPr>
              <w:t>Charge;</w:t>
            </w:r>
            <w:r w:rsidRPr="00331215">
              <w:rPr>
                <w:rFonts w:ascii="Cambria" w:hAnsi="Cambria"/>
              </w:rPr>
              <w:t xml:space="preserve">  then</w:t>
            </w:r>
            <w:proofErr w:type="gramEnd"/>
            <w:r w:rsidRPr="00331215">
              <w:rPr>
                <w:rFonts w:ascii="Cambria" w:hAnsi="Cambria"/>
              </w:rPr>
              <w:t xml:space="preserve"> display method:</w:t>
            </w:r>
            <w:r w:rsidRPr="00331215">
              <w:rPr>
                <w:rFonts w:ascii="Calibri" w:hAnsi="Calibri"/>
              </w:rPr>
              <w:t xml:space="preserve"> </w:t>
            </w:r>
          </w:p>
          <w:p w14:paraId="22383E47" w14:textId="34832941" w:rsidR="005F02F3" w:rsidRPr="00331215" w:rsidRDefault="005F02F3" w:rsidP="00CA2D4F">
            <w:pPr>
              <w:rPr>
                <w:rFonts w:ascii="Calibri" w:hAnsi="Calibri"/>
              </w:rPr>
            </w:pPr>
            <w:r w:rsidRPr="00331215">
              <w:rPr>
                <w:rFonts w:ascii="Calibri" w:hAnsi="Calibri"/>
              </w:rPr>
              <w:t xml:space="preserve">25f. </w:t>
            </w:r>
            <w:r w:rsidRPr="00331215">
              <w:rPr>
                <w:rFonts w:ascii="Calibri" w:hAnsi="Calibri"/>
                <w:u w:val="single"/>
              </w:rPr>
              <w:t>New Package Unit with Factory Charge</w:t>
            </w:r>
            <w:r w:rsidRPr="00331215">
              <w:rPr>
                <w:rFonts w:ascii="Calibri" w:hAnsi="Calibri"/>
              </w:rPr>
              <w:t>;</w:t>
            </w:r>
            <w:r w:rsidR="00F52C0B">
              <w:rPr>
                <w:rFonts w:ascii="Calibri" w:hAnsi="Calibri"/>
              </w:rPr>
              <w:t xml:space="preserve"> and do not require a </w:t>
            </w:r>
            <w:del w:id="47" w:author="Alhabibi, Haider@Energy" w:date="2022-03-09T17:15:00Z">
              <w:r w:rsidR="00F52C0B" w:rsidDel="00E42024">
                <w:rPr>
                  <w:rFonts w:ascii="Calibri" w:hAnsi="Calibri"/>
                </w:rPr>
                <w:delText>CF3R</w:delText>
              </w:r>
            </w:del>
            <w:ins w:id="48" w:author="Alhabibi, Haider@Energy" w:date="2022-03-09T17:15:00Z">
              <w:r w:rsidR="00E42024">
                <w:rPr>
                  <w:rFonts w:ascii="Calibri" w:hAnsi="Calibri"/>
                </w:rPr>
                <w:t>LMCV</w:t>
              </w:r>
            </w:ins>
            <w:r w:rsidR="00F52C0B">
              <w:rPr>
                <w:rFonts w:ascii="Calibri" w:hAnsi="Calibri"/>
              </w:rPr>
              <w:t xml:space="preserve">-MCH-25 for the SC system when a </w:t>
            </w:r>
            <w:del w:id="49" w:author="Alhabibi, Haider@Energy" w:date="2022-03-09T17:14:00Z">
              <w:r w:rsidR="00F52C0B" w:rsidDel="00E42024">
                <w:rPr>
                  <w:rFonts w:ascii="Calibri" w:hAnsi="Calibri"/>
                </w:rPr>
                <w:delText>CF2R</w:delText>
              </w:r>
            </w:del>
            <w:ins w:id="50" w:author="Alhabibi, Haider@Energy" w:date="2022-03-09T17:14:00Z">
              <w:r w:rsidR="00E42024">
                <w:rPr>
                  <w:rFonts w:ascii="Calibri" w:hAnsi="Calibri"/>
                </w:rPr>
                <w:t>LMCI</w:t>
              </w:r>
            </w:ins>
            <w:r w:rsidR="00F52C0B">
              <w:rPr>
                <w:rFonts w:ascii="Calibri" w:hAnsi="Calibri"/>
              </w:rPr>
              <w:t>-MCH-25f is used.</w:t>
            </w:r>
          </w:p>
          <w:p w14:paraId="22383E48" w14:textId="77777777" w:rsidR="005F02F3" w:rsidRPr="00331215" w:rsidRDefault="005F02F3" w:rsidP="00CA2D4F">
            <w:pPr>
              <w:rPr>
                <w:rFonts w:ascii="Calibri" w:hAnsi="Calibri"/>
              </w:rPr>
            </w:pPr>
          </w:p>
          <w:p w14:paraId="22383E49" w14:textId="6BC3D293" w:rsidR="005F02F3" w:rsidRPr="00331215" w:rsidRDefault="005F02F3" w:rsidP="00386251">
            <w:pPr>
              <w:rPr>
                <w:rFonts w:ascii="Calibri" w:hAnsi="Calibri"/>
              </w:rPr>
            </w:pPr>
            <w:proofErr w:type="spellStart"/>
            <w:r w:rsidRPr="00331215">
              <w:rPr>
                <w:rFonts w:ascii="Calibri" w:hAnsi="Calibri"/>
              </w:rPr>
              <w:t>elsif</w:t>
            </w:r>
            <w:proofErr w:type="spellEnd"/>
            <w:r w:rsidRPr="00331215">
              <w:rPr>
                <w:rFonts w:ascii="Calibri" w:hAnsi="Calibri"/>
              </w:rPr>
              <w:t xml:space="preserve"> A1</w:t>
            </w:r>
            <w:r w:rsidR="00386251">
              <w:rPr>
                <w:rFonts w:ascii="Calibri" w:hAnsi="Calibri"/>
              </w:rPr>
              <w:t>2</w:t>
            </w:r>
            <w:r w:rsidRPr="00331215">
              <w:rPr>
                <w:rFonts w:ascii="Calibri" w:hAnsi="Calibri"/>
              </w:rPr>
              <w:t>=no, or A1</w:t>
            </w:r>
            <w:r w:rsidR="00386251">
              <w:rPr>
                <w:rFonts w:ascii="Calibri" w:hAnsi="Calibri"/>
              </w:rPr>
              <w:t>3</w:t>
            </w:r>
            <w:r w:rsidRPr="00331215">
              <w:rPr>
                <w:rFonts w:ascii="Calibri" w:hAnsi="Calibri"/>
              </w:rPr>
              <w:t xml:space="preserve">=no; then display method: 25c. </w:t>
            </w:r>
            <w:r w:rsidRPr="00331215">
              <w:rPr>
                <w:rFonts w:ascii="Calibri" w:hAnsi="Calibri"/>
                <w:u w:val="single"/>
              </w:rPr>
              <w:t>Weigh-in</w:t>
            </w:r>
            <w:r w:rsidRPr="00331215">
              <w:rPr>
                <w:rFonts w:ascii="Calibri" w:hAnsi="Calibri"/>
              </w:rPr>
              <w:t xml:space="preserve"> Charging Procedure</w:t>
            </w:r>
          </w:p>
        </w:tc>
      </w:tr>
    </w:tbl>
    <w:p w14:paraId="22383E4B" w14:textId="77777777" w:rsidR="005F02F3" w:rsidRPr="00331215" w:rsidRDefault="005F02F3"/>
    <w:p w14:paraId="22383E4C" w14:textId="77777777" w:rsidR="005F02F3" w:rsidRPr="00331215" w:rsidRDefault="005F02F3">
      <w:r w:rsidRPr="00331215">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5F02F3" w:rsidRPr="00331215" w14:paraId="22383E50" w14:textId="77777777" w:rsidTr="004B4C6C">
        <w:trPr>
          <w:cantSplit/>
          <w:trHeight w:val="288"/>
        </w:trPr>
        <w:tc>
          <w:tcPr>
            <w:tcW w:w="5000" w:type="pct"/>
            <w:vAlign w:val="center"/>
          </w:tcPr>
          <w:p w14:paraId="41EF87E5" w14:textId="77777777" w:rsidR="00651930" w:rsidRDefault="004412E4" w:rsidP="00A76FE4">
            <w:pPr>
              <w:keepNext/>
              <w:spacing w:after="60"/>
              <w:rPr>
                <w:ins w:id="51" w:author="Alhabibi, Haider@Energy" w:date="2022-03-08T20:15:00Z"/>
                <w:rFonts w:ascii="Calibri" w:hAnsi="Calibri"/>
                <w:b/>
              </w:rPr>
            </w:pPr>
            <w:r w:rsidRPr="00331215">
              <w:rPr>
                <w:rFonts w:ascii="Calibri" w:hAnsi="Calibri"/>
                <w:b/>
              </w:rPr>
              <w:lastRenderedPageBreak/>
              <w:t>MCH</w:t>
            </w:r>
            <w:r w:rsidR="00A76FE4">
              <w:rPr>
                <w:rFonts w:ascii="Calibri" w:hAnsi="Calibri"/>
                <w:b/>
              </w:rPr>
              <w:t>-</w:t>
            </w:r>
            <w:r w:rsidRPr="00331215">
              <w:rPr>
                <w:rFonts w:ascii="Calibri" w:hAnsi="Calibri"/>
                <w:b/>
              </w:rPr>
              <w:t>25e</w:t>
            </w:r>
            <w:r>
              <w:rPr>
                <w:rFonts w:ascii="Calibri" w:hAnsi="Calibri"/>
                <w:b/>
              </w:rPr>
              <w:t xml:space="preserve"> - Refrigerant Charge Verification - Winter Setup</w:t>
            </w:r>
            <w:r w:rsidRPr="00331215" w:rsidDel="004412E4">
              <w:rPr>
                <w:rFonts w:ascii="Calibri" w:hAnsi="Calibri"/>
                <w:b/>
              </w:rPr>
              <w:t xml:space="preserve"> </w:t>
            </w:r>
          </w:p>
          <w:p w14:paraId="1BEF2129" w14:textId="15CDE71F" w:rsidR="00651930" w:rsidRDefault="00651930" w:rsidP="00A76FE4">
            <w:pPr>
              <w:keepNext/>
              <w:spacing w:after="60"/>
              <w:rPr>
                <w:ins w:id="52" w:author="Alhabibi, Haider@Energy" w:date="2022-03-08T20:15:00Z"/>
                <w:rFonts w:ascii="Calibri" w:hAnsi="Calibri"/>
                <w:b/>
              </w:rPr>
            </w:pPr>
            <w:ins w:id="53" w:author="Alhabibi, Haider@Energy" w:date="2022-03-08T20:15:00Z">
              <w:r>
                <w:rPr>
                  <w:rFonts w:ascii="Calibri" w:hAnsi="Calibri"/>
                  <w:sz w:val="18"/>
                  <w:szCs w:val="18"/>
                </w:rPr>
                <w:t>&lt;&lt;Static Text - see the top&gt;&gt;</w:t>
              </w:r>
            </w:ins>
          </w:p>
          <w:p w14:paraId="22383E4E" w14:textId="59970152" w:rsidR="005F02F3" w:rsidRPr="00331215" w:rsidDel="00651930" w:rsidRDefault="005F02F3" w:rsidP="00651930">
            <w:pPr>
              <w:keepNext/>
              <w:numPr>
                <w:ilvl w:val="0"/>
                <w:numId w:val="13"/>
              </w:numPr>
              <w:spacing w:after="60"/>
              <w:rPr>
                <w:del w:id="54" w:author="Alhabibi, Haider@Energy" w:date="2022-03-08T20:15:00Z"/>
                <w:rFonts w:ascii="Calibri" w:hAnsi="Calibri"/>
                <w:i/>
              </w:rPr>
            </w:pPr>
            <w:del w:id="55" w:author="Alhabibi, Haider@Energy" w:date="2022-03-08T20:15:00Z">
              <w:r w:rsidRPr="00331215" w:rsidDel="00651930">
                <w:rPr>
                  <w:rFonts w:ascii="Calibri" w:hAnsi="Calibri"/>
                  <w:i/>
                </w:rPr>
                <w:delText>Winter Setup for the Standard Charge Verification Procedure is specified in Reference Residential Appendix RA1.2.</w:delText>
              </w:r>
            </w:del>
          </w:p>
          <w:p w14:paraId="22383E4F" w14:textId="111A9709" w:rsidR="005F02F3" w:rsidRPr="00331215" w:rsidRDefault="005F02F3" w:rsidP="00651930">
            <w:pPr>
              <w:keepNext/>
              <w:spacing w:after="60"/>
              <w:ind w:left="720"/>
              <w:rPr>
                <w:rFonts w:ascii="Calibri" w:hAnsi="Calibri"/>
              </w:rPr>
            </w:pPr>
            <w:del w:id="56" w:author="Alhabibi, Haider@Energy" w:date="2022-03-08T20:15:00Z">
              <w:r w:rsidRPr="00331215" w:rsidDel="00651930">
                <w:rPr>
                  <w:rFonts w:ascii="Calibri" w:hAnsi="Calibri"/>
                  <w:i/>
                </w:rPr>
                <w:delText>Procedures for determining Refrigerant Charge using the Standard Charge Verification Procedure are given in Reference Residential Appendix RA3.2.2</w:delText>
              </w:r>
            </w:del>
            <w:r w:rsidRPr="00331215">
              <w:rPr>
                <w:rFonts w:ascii="Calibri" w:hAnsi="Calibri"/>
                <w:i/>
              </w:rPr>
              <w:t>.</w:t>
            </w:r>
          </w:p>
        </w:tc>
      </w:tr>
    </w:tbl>
    <w:p w14:paraId="22383E51" w14:textId="77777777" w:rsidR="005F02F3" w:rsidRPr="00331215" w:rsidRDefault="005F02F3" w:rsidP="00D92E7B">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F02F3" w:rsidRPr="00331215" w14:paraId="22383E53" w14:textId="77777777" w:rsidTr="004B4C6C">
        <w:trPr>
          <w:cantSplit/>
          <w:trHeight w:val="432"/>
        </w:trPr>
        <w:tc>
          <w:tcPr>
            <w:tcW w:w="5000" w:type="pct"/>
            <w:gridSpan w:val="3"/>
            <w:vAlign w:val="center"/>
          </w:tcPr>
          <w:p w14:paraId="22383E52" w14:textId="4CF3D565" w:rsidR="005F02F3" w:rsidRPr="00331215" w:rsidRDefault="005F02F3" w:rsidP="004B4C6C">
            <w:pPr>
              <w:keepNext/>
              <w:rPr>
                <w:rFonts w:ascii="Calibri" w:hAnsi="Calibri"/>
                <w:b/>
              </w:rPr>
            </w:pPr>
            <w:r w:rsidRPr="00331215">
              <w:rPr>
                <w:rFonts w:ascii="Calibri" w:hAnsi="Calibri"/>
                <w:b/>
              </w:rPr>
              <w:t>B. System Model Applicability for Winter Setup Method</w:t>
            </w:r>
          </w:p>
        </w:tc>
      </w:tr>
      <w:tr w:rsidR="005F02F3" w:rsidRPr="00331215" w14:paraId="22383E5A" w14:textId="77777777" w:rsidTr="00B54FFD">
        <w:trPr>
          <w:cantSplit/>
          <w:trHeight w:val="432"/>
        </w:trPr>
        <w:tc>
          <w:tcPr>
            <w:tcW w:w="253" w:type="pct"/>
            <w:vAlign w:val="center"/>
          </w:tcPr>
          <w:p w14:paraId="22383E54" w14:textId="77777777" w:rsidR="005F02F3" w:rsidRPr="00331215" w:rsidRDefault="005F02F3" w:rsidP="003679C7">
            <w:pPr>
              <w:keepNext/>
              <w:rPr>
                <w:rFonts w:ascii="Calibri" w:hAnsi="Calibri"/>
              </w:rPr>
            </w:pPr>
            <w:r w:rsidRPr="00331215">
              <w:rPr>
                <w:rFonts w:ascii="Calibri" w:hAnsi="Calibri"/>
              </w:rPr>
              <w:t>01</w:t>
            </w:r>
          </w:p>
        </w:tc>
        <w:tc>
          <w:tcPr>
            <w:tcW w:w="2247" w:type="pct"/>
            <w:vAlign w:val="center"/>
          </w:tcPr>
          <w:p w14:paraId="22383E55" w14:textId="1CF92EE1" w:rsidR="005F02F3" w:rsidRPr="00331215" w:rsidRDefault="005F02F3" w:rsidP="00672DCD">
            <w:pPr>
              <w:keepNext/>
              <w:spacing w:after="60"/>
              <w:rPr>
                <w:rFonts w:ascii="Calibri" w:hAnsi="Calibri"/>
              </w:rPr>
            </w:pPr>
            <w:r w:rsidRPr="00331215">
              <w:rPr>
                <w:rFonts w:ascii="Calibri" w:hAnsi="Calibri"/>
              </w:rPr>
              <w:t xml:space="preserve">Refrigerant </w:t>
            </w:r>
            <w:r w:rsidR="00672DCD">
              <w:rPr>
                <w:rFonts w:ascii="Calibri" w:hAnsi="Calibri"/>
              </w:rPr>
              <w:t>M</w:t>
            </w:r>
            <w:r w:rsidRPr="00331215">
              <w:rPr>
                <w:rFonts w:ascii="Calibri" w:hAnsi="Calibri"/>
              </w:rPr>
              <w:t xml:space="preserve">etering </w:t>
            </w:r>
            <w:r w:rsidR="00672DCD">
              <w:rPr>
                <w:rFonts w:ascii="Calibri" w:hAnsi="Calibri"/>
              </w:rPr>
              <w:t>D</w:t>
            </w:r>
            <w:r w:rsidRPr="00331215">
              <w:rPr>
                <w:rFonts w:ascii="Calibri" w:hAnsi="Calibri"/>
              </w:rPr>
              <w:t>evice</w:t>
            </w:r>
            <w:r w:rsidR="0027642E">
              <w:rPr>
                <w:rFonts w:ascii="Calibri" w:hAnsi="Calibri"/>
              </w:rPr>
              <w:t xml:space="preserve"> </w:t>
            </w:r>
            <w:r w:rsidR="00672DCD">
              <w:rPr>
                <w:rFonts w:ascii="Calibri" w:hAnsi="Calibri"/>
              </w:rPr>
              <w:t>T</w:t>
            </w:r>
            <w:r w:rsidR="0098485F">
              <w:rPr>
                <w:rFonts w:ascii="Calibri" w:hAnsi="Calibri"/>
              </w:rPr>
              <w:t>ype</w:t>
            </w:r>
          </w:p>
        </w:tc>
        <w:tc>
          <w:tcPr>
            <w:tcW w:w="2500" w:type="pct"/>
            <w:vAlign w:val="center"/>
          </w:tcPr>
          <w:p w14:paraId="22383E56" w14:textId="77777777" w:rsidR="005F02F3" w:rsidRPr="00331215" w:rsidRDefault="005F02F3" w:rsidP="003679C7">
            <w:pPr>
              <w:keepNext/>
              <w:rPr>
                <w:rFonts w:ascii="Calibri" w:hAnsi="Calibri"/>
                <w:sz w:val="22"/>
              </w:rPr>
            </w:pPr>
            <w:r w:rsidRPr="00331215">
              <w:rPr>
                <w:rFonts w:ascii="Calibri" w:hAnsi="Calibri"/>
              </w:rPr>
              <w:t xml:space="preserve"> &lt;&lt;Choose one: </w:t>
            </w:r>
          </w:p>
          <w:p w14:paraId="22383E57" w14:textId="77777777" w:rsidR="005F02F3" w:rsidRPr="00331215" w:rsidRDefault="005F02F3" w:rsidP="003679C7">
            <w:pPr>
              <w:pStyle w:val="ListParagraph"/>
              <w:keepNext/>
              <w:numPr>
                <w:ilvl w:val="0"/>
                <w:numId w:val="11"/>
              </w:numPr>
              <w:rPr>
                <w:rFonts w:ascii="Calibri" w:hAnsi="Calibri"/>
              </w:rPr>
            </w:pPr>
            <w:r w:rsidRPr="00331215">
              <w:rPr>
                <w:rFonts w:ascii="Calibri" w:hAnsi="Calibri"/>
                <w:u w:val="single"/>
              </w:rPr>
              <w:t>Thermostatic Expansion Valve</w:t>
            </w:r>
            <w:r w:rsidRPr="00331215">
              <w:rPr>
                <w:rFonts w:ascii="Calibri" w:hAnsi="Calibri"/>
              </w:rPr>
              <w:t xml:space="preserve"> (TXV); or</w:t>
            </w:r>
          </w:p>
          <w:p w14:paraId="22383E58" w14:textId="77777777" w:rsidR="005F02F3" w:rsidRPr="00331215" w:rsidRDefault="005F02F3" w:rsidP="003679C7">
            <w:pPr>
              <w:pStyle w:val="ListParagraph"/>
              <w:keepNext/>
              <w:numPr>
                <w:ilvl w:val="0"/>
                <w:numId w:val="11"/>
              </w:numPr>
              <w:rPr>
                <w:rFonts w:ascii="Calibri" w:hAnsi="Calibri"/>
              </w:rPr>
            </w:pPr>
            <w:r w:rsidRPr="00331215">
              <w:rPr>
                <w:rFonts w:ascii="Calibri" w:hAnsi="Calibri"/>
                <w:u w:val="single"/>
              </w:rPr>
              <w:t>Electronic Expansion Valve</w:t>
            </w:r>
            <w:r w:rsidRPr="00331215">
              <w:rPr>
                <w:rFonts w:ascii="Calibri" w:hAnsi="Calibri"/>
              </w:rPr>
              <w:t xml:space="preserve"> (EXV); or</w:t>
            </w:r>
          </w:p>
          <w:p w14:paraId="22383E59" w14:textId="77777777" w:rsidR="005F02F3" w:rsidRPr="00331215" w:rsidRDefault="005F02F3" w:rsidP="002040FD">
            <w:pPr>
              <w:keepNext/>
              <w:numPr>
                <w:ilvl w:val="0"/>
                <w:numId w:val="11"/>
              </w:numPr>
              <w:rPr>
                <w:rFonts w:ascii="Calibri" w:hAnsi="Calibri"/>
              </w:rPr>
            </w:pPr>
            <w:r w:rsidRPr="00331215">
              <w:rPr>
                <w:rFonts w:ascii="Calibri" w:hAnsi="Calibri"/>
                <w:u w:val="single"/>
              </w:rPr>
              <w:t>Fixed orifice</w:t>
            </w:r>
            <w:r w:rsidRPr="00331215">
              <w:rPr>
                <w:rFonts w:ascii="Calibri" w:hAnsi="Calibri"/>
              </w:rPr>
              <w:t>&gt;&gt;</w:t>
            </w:r>
          </w:p>
        </w:tc>
      </w:tr>
      <w:tr w:rsidR="005F02F3" w:rsidRPr="00331215" w14:paraId="22383E61" w14:textId="77777777" w:rsidTr="00B54FFD">
        <w:trPr>
          <w:cantSplit/>
          <w:trHeight w:val="432"/>
        </w:trPr>
        <w:tc>
          <w:tcPr>
            <w:tcW w:w="253" w:type="pct"/>
            <w:vAlign w:val="center"/>
          </w:tcPr>
          <w:p w14:paraId="22383E5B" w14:textId="77777777" w:rsidR="005F02F3" w:rsidRPr="00331215" w:rsidRDefault="005F02F3" w:rsidP="003679C7">
            <w:pPr>
              <w:keepNext/>
              <w:rPr>
                <w:rFonts w:ascii="Calibri" w:hAnsi="Calibri"/>
              </w:rPr>
            </w:pPr>
            <w:r w:rsidRPr="00331215">
              <w:rPr>
                <w:rFonts w:ascii="Calibri" w:hAnsi="Calibri"/>
              </w:rPr>
              <w:t>02</w:t>
            </w:r>
          </w:p>
        </w:tc>
        <w:tc>
          <w:tcPr>
            <w:tcW w:w="2247" w:type="pct"/>
            <w:vAlign w:val="center"/>
          </w:tcPr>
          <w:p w14:paraId="22383E5C" w14:textId="1E882257" w:rsidR="005F02F3" w:rsidRPr="00331215" w:rsidRDefault="005F02F3" w:rsidP="00672DCD">
            <w:pPr>
              <w:keepNext/>
              <w:spacing w:after="60"/>
              <w:rPr>
                <w:rFonts w:ascii="Calibri" w:hAnsi="Calibri"/>
              </w:rPr>
            </w:pPr>
            <w:r w:rsidRPr="00331215">
              <w:rPr>
                <w:rFonts w:ascii="Calibri" w:hAnsi="Calibri"/>
              </w:rPr>
              <w:t xml:space="preserve">Winter Setup Method </w:t>
            </w:r>
            <w:r w:rsidR="00672DCD">
              <w:rPr>
                <w:rFonts w:ascii="Calibri" w:hAnsi="Calibri"/>
              </w:rPr>
              <w:t>A</w:t>
            </w:r>
            <w:r w:rsidRPr="00331215">
              <w:rPr>
                <w:rFonts w:ascii="Calibri" w:hAnsi="Calibri"/>
              </w:rPr>
              <w:t xml:space="preserve">pplicability </w:t>
            </w:r>
            <w:r w:rsidR="00672DCD">
              <w:rPr>
                <w:rFonts w:ascii="Calibri" w:hAnsi="Calibri"/>
              </w:rPr>
              <w:t>S</w:t>
            </w:r>
            <w:r w:rsidRPr="00331215">
              <w:rPr>
                <w:rFonts w:ascii="Calibri" w:hAnsi="Calibri"/>
              </w:rPr>
              <w:t>tatus</w:t>
            </w:r>
          </w:p>
        </w:tc>
        <w:tc>
          <w:tcPr>
            <w:tcW w:w="2500" w:type="pct"/>
            <w:vAlign w:val="center"/>
          </w:tcPr>
          <w:p w14:paraId="22383E5D" w14:textId="77777777" w:rsidR="005F02F3" w:rsidRPr="00331215" w:rsidRDefault="005F02F3" w:rsidP="003679C7">
            <w:pPr>
              <w:keepNext/>
              <w:rPr>
                <w:rFonts w:ascii="Calibri" w:hAnsi="Calibri"/>
              </w:rPr>
            </w:pPr>
            <w:r w:rsidRPr="00331215">
              <w:rPr>
                <w:rFonts w:ascii="Calibri" w:hAnsi="Calibri"/>
              </w:rPr>
              <w:t xml:space="preserve">&lt;&lt; If B01 </w:t>
            </w:r>
            <w:proofErr w:type="gramStart"/>
            <w:r w:rsidRPr="00331215">
              <w:rPr>
                <w:rFonts w:ascii="Calibri" w:hAnsi="Calibri"/>
              </w:rPr>
              <w:t>= ;</w:t>
            </w:r>
            <w:proofErr w:type="gramEnd"/>
            <w:r w:rsidRPr="00331215">
              <w:rPr>
                <w:rFonts w:ascii="Calibri" w:hAnsi="Calibri"/>
              </w:rPr>
              <w:t xml:space="preserve">  </w:t>
            </w:r>
            <w:r w:rsidRPr="00331215">
              <w:rPr>
                <w:rFonts w:ascii="Calibri" w:hAnsi="Calibri"/>
                <w:u w:val="single"/>
              </w:rPr>
              <w:t>Fixed Orifice</w:t>
            </w:r>
            <w:r w:rsidRPr="00331215">
              <w:rPr>
                <w:rFonts w:ascii="Calibri" w:hAnsi="Calibri"/>
              </w:rPr>
              <w:t xml:space="preserve">, then display text: </w:t>
            </w:r>
          </w:p>
          <w:p w14:paraId="22383E5E" w14:textId="77777777" w:rsidR="005F02F3" w:rsidRPr="00331215" w:rsidRDefault="005F02F3" w:rsidP="003679C7">
            <w:pPr>
              <w:keepNext/>
              <w:rPr>
                <w:rFonts w:ascii="Calibri" w:hAnsi="Calibri"/>
                <w:sz w:val="22"/>
              </w:rPr>
            </w:pPr>
            <w:r w:rsidRPr="00331215">
              <w:rPr>
                <w:rFonts w:ascii="Calibri" w:hAnsi="Calibri"/>
              </w:rPr>
              <w:t xml:space="preserve">“Winter Setup Method is </w:t>
            </w:r>
            <w:r w:rsidRPr="00331215">
              <w:rPr>
                <w:rFonts w:ascii="Calibri" w:hAnsi="Calibri"/>
                <w:u w:val="single"/>
              </w:rPr>
              <w:t>not</w:t>
            </w:r>
            <w:r w:rsidRPr="00331215">
              <w:rPr>
                <w:rFonts w:ascii="Calibri" w:hAnsi="Calibri"/>
              </w:rPr>
              <w:t xml:space="preserve"> applicable to this system metering device type” (do not proceed</w:t>
            </w:r>
            <w:proofErr w:type="gramStart"/>
            <w:r w:rsidRPr="00331215">
              <w:rPr>
                <w:rFonts w:ascii="Calibri" w:hAnsi="Calibri"/>
              </w:rPr>
              <w:t>);</w:t>
            </w:r>
            <w:proofErr w:type="gramEnd"/>
            <w:r w:rsidRPr="00331215">
              <w:rPr>
                <w:rFonts w:ascii="Calibri" w:hAnsi="Calibri"/>
              </w:rPr>
              <w:t xml:space="preserve"> </w:t>
            </w:r>
          </w:p>
          <w:p w14:paraId="22383E5F" w14:textId="77777777" w:rsidR="005F02F3" w:rsidRPr="00331215" w:rsidRDefault="005F02F3" w:rsidP="003679C7">
            <w:pPr>
              <w:keepNext/>
              <w:rPr>
                <w:rFonts w:ascii="Calibri" w:hAnsi="Calibri"/>
                <w:sz w:val="22"/>
              </w:rPr>
            </w:pPr>
            <w:r w:rsidRPr="00331215">
              <w:rPr>
                <w:rFonts w:ascii="Calibri" w:hAnsi="Calibri"/>
              </w:rPr>
              <w:t>else, display text:</w:t>
            </w:r>
          </w:p>
          <w:p w14:paraId="22383E60" w14:textId="77777777" w:rsidR="005F02F3" w:rsidRPr="00331215" w:rsidRDefault="005F02F3" w:rsidP="0000731C">
            <w:pPr>
              <w:keepNext/>
              <w:rPr>
                <w:rFonts w:ascii="Calibri" w:hAnsi="Calibri"/>
              </w:rPr>
            </w:pPr>
            <w:r w:rsidRPr="00331215">
              <w:rPr>
                <w:rFonts w:ascii="Calibri" w:hAnsi="Calibri"/>
              </w:rPr>
              <w:t>” Winter Setup Method is applicable to this system metering device type”&gt;&gt;</w:t>
            </w:r>
          </w:p>
        </w:tc>
      </w:tr>
      <w:tr w:rsidR="005F02F3" w:rsidRPr="00331215" w14:paraId="22383E65" w14:textId="77777777" w:rsidTr="00EA7925">
        <w:trPr>
          <w:cantSplit/>
          <w:trHeight w:val="432"/>
        </w:trPr>
        <w:tc>
          <w:tcPr>
            <w:tcW w:w="253" w:type="pct"/>
            <w:vAlign w:val="center"/>
          </w:tcPr>
          <w:p w14:paraId="22383E62" w14:textId="77777777" w:rsidR="005F02F3" w:rsidRPr="00331215" w:rsidRDefault="005F02F3" w:rsidP="003679C7">
            <w:pPr>
              <w:keepNext/>
              <w:rPr>
                <w:rFonts w:ascii="Calibri" w:hAnsi="Calibri"/>
              </w:rPr>
            </w:pPr>
            <w:r w:rsidRPr="00331215">
              <w:rPr>
                <w:rFonts w:ascii="Calibri" w:hAnsi="Calibri"/>
              </w:rPr>
              <w:t>03</w:t>
            </w:r>
          </w:p>
        </w:tc>
        <w:tc>
          <w:tcPr>
            <w:tcW w:w="4747" w:type="pct"/>
            <w:gridSpan w:val="2"/>
          </w:tcPr>
          <w:p w14:paraId="22383E63" w14:textId="77777777" w:rsidR="005F02F3" w:rsidRPr="00AC02CA" w:rsidRDefault="005F02F3" w:rsidP="00AC02CA">
            <w:pPr>
              <w:keepNext/>
              <w:rPr>
                <w:rFonts w:ascii="Calibri" w:hAnsi="Calibri"/>
              </w:rPr>
            </w:pPr>
            <w:r w:rsidRPr="00AC02CA">
              <w:rPr>
                <w:rFonts w:ascii="Calibri" w:hAnsi="Calibri"/>
              </w:rPr>
              <w:t>The responsible person's</w:t>
            </w:r>
            <w:r w:rsidRPr="00AC02CA" w:rsidDel="00EA7925">
              <w:rPr>
                <w:rFonts w:ascii="Calibri" w:hAnsi="Calibri"/>
              </w:rPr>
              <w:t xml:space="preserve"> </w:t>
            </w:r>
            <w:r w:rsidRPr="00AC02CA">
              <w:rPr>
                <w:rFonts w:ascii="Calibri" w:hAnsi="Calibri"/>
              </w:rPr>
              <w:t>signature on this document indicates confirmation that the installed model number is currently listed as approved for Winter Setup Method on the Energy Commission website:</w:t>
            </w:r>
          </w:p>
          <w:p w14:paraId="22383E64" w14:textId="2BA1B186" w:rsidR="005F02F3" w:rsidRPr="00E777F7" w:rsidRDefault="006D3225" w:rsidP="003379B6">
            <w:pPr>
              <w:pStyle w:val="CommentText"/>
              <w:rPr>
                <w:rFonts w:asciiTheme="minorHAnsi" w:hAnsiTheme="minorHAnsi"/>
              </w:rPr>
            </w:pPr>
            <w:ins w:id="57" w:author="Alhabibi, Haider@Energy" w:date="2021-12-08T17:05:00Z">
              <w:r>
                <w:rPr>
                  <w:rFonts w:asciiTheme="minorHAnsi" w:hAnsiTheme="minorHAnsi"/>
                </w:rPr>
                <w:fldChar w:fldCharType="begin"/>
              </w:r>
              <w:r>
                <w:rPr>
                  <w:rFonts w:asciiTheme="minorHAnsi" w:hAnsiTheme="minorHAnsi"/>
                </w:rPr>
                <w:instrText xml:space="preserve"> HYPERLINK "" </w:instrText>
              </w:r>
              <w:r>
                <w:rPr>
                  <w:rFonts w:asciiTheme="minorHAnsi" w:hAnsiTheme="minorHAnsi"/>
                </w:rPr>
                <w:fldChar w:fldCharType="separate"/>
              </w:r>
            </w:ins>
            <w:del w:id="58" w:author="Alhabibi, Haider@Energy" w:date="2021-12-08T17:04:00Z">
              <w:r w:rsidRPr="00065876" w:rsidDel="00C4244C">
                <w:rPr>
                  <w:rStyle w:val="Hyperlink"/>
                  <w:rFonts w:asciiTheme="minorHAnsi" w:hAnsiTheme="minorHAnsi"/>
                </w:rPr>
                <w:delText>http://www.energy.ca.gov/title24/2008standards/special_case_appliance/</w:delText>
              </w:r>
            </w:del>
            <w:ins w:id="59" w:author="Alhabibi, Haider@Energy" w:date="2021-12-08T17:05:00Z">
              <w:r>
                <w:rPr>
                  <w:rFonts w:asciiTheme="minorHAnsi" w:hAnsiTheme="minorHAnsi"/>
                </w:rPr>
                <w:fldChar w:fldCharType="end"/>
              </w:r>
            </w:ins>
            <w:ins w:id="60" w:author="Alhabibi, Haider@Energy" w:date="2021-12-08T16:38:00Z">
              <w:r w:rsidR="00E01D29" w:rsidRPr="00E01D29">
                <w:rPr>
                  <w:rStyle w:val="Hyperlink"/>
                  <w:rFonts w:asciiTheme="minorHAnsi" w:hAnsiTheme="minorHAnsi"/>
                </w:rPr>
                <w:t>://www.energy.ca.gov/rules-and-regulations/building-energy-efficiency/manufacturer-certification-building-equipment</w:t>
              </w:r>
            </w:ins>
          </w:p>
        </w:tc>
      </w:tr>
    </w:tbl>
    <w:p w14:paraId="22383E66" w14:textId="77777777" w:rsidR="005F02F3" w:rsidRPr="00331215" w:rsidRDefault="005F02F3" w:rsidP="00D92E7B">
      <w:pPr>
        <w:tabs>
          <w:tab w:val="left" w:pos="8540"/>
        </w:tab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F02F3" w:rsidRPr="00331215" w14:paraId="22383E69" w14:textId="77777777" w:rsidTr="0027647F">
        <w:trPr>
          <w:cantSplit/>
          <w:trHeight w:val="432"/>
        </w:trPr>
        <w:tc>
          <w:tcPr>
            <w:tcW w:w="5000" w:type="pct"/>
            <w:gridSpan w:val="3"/>
          </w:tcPr>
          <w:p w14:paraId="22383E67" w14:textId="0617C052" w:rsidR="005F02F3" w:rsidRPr="00331215" w:rsidRDefault="005F02F3" w:rsidP="0027647F">
            <w:pPr>
              <w:keepNext/>
              <w:rPr>
                <w:rFonts w:ascii="Calibri" w:hAnsi="Calibri"/>
                <w:b/>
              </w:rPr>
            </w:pPr>
            <w:r w:rsidRPr="00331215">
              <w:rPr>
                <w:rFonts w:ascii="Calibri" w:hAnsi="Calibri"/>
                <w:b/>
              </w:rPr>
              <w:t>C. Instrument Calibration</w:t>
            </w:r>
          </w:p>
          <w:p w14:paraId="22383E68" w14:textId="57BF9CCD" w:rsidR="005F02F3" w:rsidRPr="00D013F1" w:rsidRDefault="009C7E43" w:rsidP="00DD2BEF">
            <w:pPr>
              <w:keepNext/>
              <w:rPr>
                <w:rFonts w:ascii="Calibri" w:hAnsi="Calibri"/>
              </w:rPr>
            </w:pPr>
            <w:ins w:id="61" w:author="Alhabibi, Haider@Energy" w:date="2022-03-08T20:16:00Z">
              <w:r>
                <w:rPr>
                  <w:rFonts w:ascii="Calibri" w:hAnsi="Calibri"/>
                  <w:sz w:val="18"/>
                  <w:szCs w:val="18"/>
                </w:rPr>
                <w:t>&lt;&lt;Static Text - see the top&gt;&gt;</w:t>
              </w:r>
            </w:ins>
            <w:del w:id="62" w:author="Alhabibi, Haider@Energy" w:date="2022-03-08T20:16:00Z">
              <w:r w:rsidR="005F02F3" w:rsidRPr="00D013F1" w:rsidDel="009C7E43">
                <w:rPr>
                  <w:rFonts w:ascii="Calibri" w:hAnsi="Calibri"/>
                  <w:sz w:val="18"/>
                </w:rPr>
                <w:delText>Instrumentation specifications and procedures for instrument calibration are given in Reference Residential Appendix RA3.2.2.2 and RA3.2.2.4 respectively.</w:delText>
              </w:r>
            </w:del>
          </w:p>
        </w:tc>
      </w:tr>
      <w:tr w:rsidR="005F02F3" w:rsidRPr="00331215" w14:paraId="22383E6D" w14:textId="77777777" w:rsidTr="0027647F">
        <w:trPr>
          <w:cantSplit/>
          <w:trHeight w:val="432"/>
        </w:trPr>
        <w:tc>
          <w:tcPr>
            <w:tcW w:w="253" w:type="pct"/>
            <w:vAlign w:val="center"/>
          </w:tcPr>
          <w:p w14:paraId="22383E6A" w14:textId="77777777" w:rsidR="005F02F3" w:rsidRPr="00331215" w:rsidRDefault="005F02F3" w:rsidP="0027647F">
            <w:pPr>
              <w:keepNext/>
              <w:rPr>
                <w:rFonts w:ascii="Calibri" w:hAnsi="Calibri"/>
              </w:rPr>
            </w:pPr>
            <w:r w:rsidRPr="00331215">
              <w:rPr>
                <w:rFonts w:ascii="Calibri" w:hAnsi="Calibri"/>
              </w:rPr>
              <w:t>01</w:t>
            </w:r>
          </w:p>
        </w:tc>
        <w:tc>
          <w:tcPr>
            <w:tcW w:w="2247" w:type="pct"/>
            <w:vAlign w:val="center"/>
          </w:tcPr>
          <w:p w14:paraId="22383E6B" w14:textId="679A2AB6" w:rsidR="005F02F3" w:rsidRPr="00331215" w:rsidRDefault="005F02F3" w:rsidP="0027647F">
            <w:pPr>
              <w:keepNext/>
              <w:rPr>
                <w:rFonts w:ascii="Calibri" w:hAnsi="Calibri"/>
              </w:rPr>
            </w:pPr>
            <w:r w:rsidRPr="00331215">
              <w:rPr>
                <w:rFonts w:ascii="Calibri" w:hAnsi="Calibri"/>
              </w:rPr>
              <w:t>Date of Digital Refrigerant Gauge Calibration</w:t>
            </w:r>
          </w:p>
        </w:tc>
        <w:tc>
          <w:tcPr>
            <w:tcW w:w="2500" w:type="pct"/>
            <w:vAlign w:val="center"/>
          </w:tcPr>
          <w:p w14:paraId="22383E6C" w14:textId="77777777" w:rsidR="005F02F3" w:rsidRPr="00331215" w:rsidRDefault="005F02F3" w:rsidP="0027647F">
            <w:pPr>
              <w:keepNext/>
              <w:rPr>
                <w:rFonts w:ascii="Calibri" w:hAnsi="Calibri"/>
              </w:rPr>
            </w:pPr>
            <w:r w:rsidRPr="00331215">
              <w:rPr>
                <w:rFonts w:ascii="Calibri" w:hAnsi="Calibri"/>
              </w:rPr>
              <w:t>&lt;&lt;user input: date of calibration: use validated date format&gt;&gt;</w:t>
            </w:r>
          </w:p>
        </w:tc>
      </w:tr>
      <w:tr w:rsidR="005F02F3" w:rsidRPr="00331215" w14:paraId="22383E71" w14:textId="77777777" w:rsidTr="0027647F">
        <w:trPr>
          <w:cantSplit/>
          <w:trHeight w:val="432"/>
        </w:trPr>
        <w:tc>
          <w:tcPr>
            <w:tcW w:w="253" w:type="pct"/>
            <w:vAlign w:val="center"/>
          </w:tcPr>
          <w:p w14:paraId="22383E6E" w14:textId="77777777" w:rsidR="005F02F3" w:rsidRPr="00331215" w:rsidRDefault="005F02F3" w:rsidP="0027647F">
            <w:pPr>
              <w:keepNext/>
              <w:rPr>
                <w:rFonts w:ascii="Calibri" w:hAnsi="Calibri"/>
              </w:rPr>
            </w:pPr>
            <w:r w:rsidRPr="00331215">
              <w:rPr>
                <w:rFonts w:ascii="Calibri" w:hAnsi="Calibri"/>
              </w:rPr>
              <w:t>02</w:t>
            </w:r>
          </w:p>
        </w:tc>
        <w:tc>
          <w:tcPr>
            <w:tcW w:w="2247" w:type="pct"/>
            <w:vAlign w:val="center"/>
          </w:tcPr>
          <w:p w14:paraId="22383E6F" w14:textId="2065706B" w:rsidR="005F02F3" w:rsidRPr="00331215" w:rsidRDefault="005F02F3" w:rsidP="0027647F">
            <w:pPr>
              <w:keepNext/>
              <w:spacing w:after="60"/>
              <w:rPr>
                <w:rFonts w:ascii="Calibri" w:hAnsi="Calibri"/>
              </w:rPr>
            </w:pPr>
            <w:r w:rsidRPr="00331215">
              <w:rPr>
                <w:rFonts w:ascii="Calibri" w:hAnsi="Calibri"/>
              </w:rPr>
              <w:t>Date of Digital Thermocouple Calibration</w:t>
            </w:r>
          </w:p>
        </w:tc>
        <w:tc>
          <w:tcPr>
            <w:tcW w:w="2500" w:type="pct"/>
            <w:vAlign w:val="center"/>
          </w:tcPr>
          <w:p w14:paraId="22383E70" w14:textId="77777777" w:rsidR="005F02F3" w:rsidRPr="00331215" w:rsidRDefault="005F02F3" w:rsidP="0027647F">
            <w:pPr>
              <w:keepNext/>
              <w:rPr>
                <w:rFonts w:ascii="Calibri" w:hAnsi="Calibri"/>
              </w:rPr>
            </w:pPr>
            <w:r w:rsidRPr="00331215">
              <w:rPr>
                <w:rFonts w:ascii="Calibri" w:hAnsi="Calibri"/>
              </w:rPr>
              <w:t>&lt;&lt;user input: date of calibration: use validated date format&gt;&gt;</w:t>
            </w:r>
          </w:p>
        </w:tc>
      </w:tr>
      <w:tr w:rsidR="005F02F3" w:rsidRPr="00331215" w14:paraId="22383E78" w14:textId="77777777" w:rsidTr="0027647F">
        <w:trPr>
          <w:cantSplit/>
          <w:trHeight w:val="432"/>
        </w:trPr>
        <w:tc>
          <w:tcPr>
            <w:tcW w:w="253" w:type="pct"/>
            <w:vAlign w:val="center"/>
          </w:tcPr>
          <w:p w14:paraId="22383E72" w14:textId="77777777" w:rsidR="005F02F3" w:rsidRPr="00331215" w:rsidRDefault="005F02F3" w:rsidP="0027647F">
            <w:pPr>
              <w:keepNext/>
              <w:rPr>
                <w:rFonts w:ascii="Calibri" w:hAnsi="Calibri"/>
              </w:rPr>
            </w:pPr>
            <w:r w:rsidRPr="00331215">
              <w:rPr>
                <w:rFonts w:ascii="Calibri" w:hAnsi="Calibri"/>
              </w:rPr>
              <w:t>03</w:t>
            </w:r>
          </w:p>
        </w:tc>
        <w:tc>
          <w:tcPr>
            <w:tcW w:w="2247" w:type="pct"/>
            <w:vAlign w:val="center"/>
          </w:tcPr>
          <w:p w14:paraId="22383E73" w14:textId="6E968CB7" w:rsidR="005F02F3" w:rsidRPr="00331215" w:rsidRDefault="005F02F3" w:rsidP="0027647F">
            <w:pPr>
              <w:keepNext/>
              <w:spacing w:after="60"/>
              <w:rPr>
                <w:rFonts w:ascii="Calibri" w:hAnsi="Calibri"/>
              </w:rPr>
            </w:pPr>
            <w:r w:rsidRPr="00331215">
              <w:rPr>
                <w:rFonts w:ascii="Calibri" w:hAnsi="Calibri"/>
              </w:rPr>
              <w:t>Digital Refrigerant Gauge Calibration Status</w:t>
            </w:r>
          </w:p>
        </w:tc>
        <w:tc>
          <w:tcPr>
            <w:tcW w:w="2500" w:type="pct"/>
            <w:vAlign w:val="center"/>
          </w:tcPr>
          <w:p w14:paraId="22383E74" w14:textId="1BB53207" w:rsidR="005F02F3" w:rsidRPr="00331215" w:rsidRDefault="005F02F3" w:rsidP="0027647F">
            <w:pPr>
              <w:keepNext/>
              <w:rPr>
                <w:rFonts w:ascii="Calibri" w:hAnsi="Calibri"/>
              </w:rPr>
            </w:pPr>
            <w:r w:rsidRPr="00331215">
              <w:rPr>
                <w:rFonts w:ascii="Calibri" w:hAnsi="Calibri"/>
              </w:rPr>
              <w:t>&lt;&lt;if A1</w:t>
            </w:r>
            <w:r w:rsidR="00386251">
              <w:rPr>
                <w:rFonts w:ascii="Calibri" w:hAnsi="Calibri"/>
              </w:rPr>
              <w:t>4</w:t>
            </w:r>
            <w:r w:rsidRPr="00331215">
              <w:rPr>
                <w:rFonts w:ascii="Calibri" w:hAnsi="Calibri"/>
              </w:rPr>
              <w:t xml:space="preserve"> compared to C01 is greater than one month, then display text:  </w:t>
            </w:r>
          </w:p>
          <w:p w14:paraId="22383E75" w14:textId="77777777" w:rsidR="005F02F3" w:rsidRPr="00331215" w:rsidRDefault="005F02F3" w:rsidP="0027647F">
            <w:pPr>
              <w:keepNext/>
              <w:rPr>
                <w:rFonts w:ascii="Calibri" w:hAnsi="Calibri"/>
              </w:rPr>
            </w:pPr>
            <w:r w:rsidRPr="00331215">
              <w:rPr>
                <w:rFonts w:ascii="Calibri" w:hAnsi="Calibri"/>
              </w:rPr>
              <w:t>"Digital Refrigerant Gauge requires Calibration (do not proceed)</w:t>
            </w:r>
            <w:proofErr w:type="gramStart"/>
            <w:r w:rsidRPr="00331215">
              <w:rPr>
                <w:rFonts w:ascii="Calibri" w:hAnsi="Calibri"/>
              </w:rPr>
              <w:t>";</w:t>
            </w:r>
            <w:proofErr w:type="gramEnd"/>
          </w:p>
          <w:p w14:paraId="22383E76" w14:textId="114CFF4C" w:rsidR="005F02F3" w:rsidRPr="00331215" w:rsidRDefault="005F02F3" w:rsidP="0027647F">
            <w:pPr>
              <w:keepNext/>
              <w:rPr>
                <w:rFonts w:ascii="Calibri" w:hAnsi="Calibri"/>
              </w:rPr>
            </w:pPr>
            <w:r w:rsidRPr="00331215">
              <w:rPr>
                <w:rFonts w:ascii="Calibri" w:hAnsi="Calibri"/>
              </w:rPr>
              <w:t>elseif A1</w:t>
            </w:r>
            <w:r w:rsidR="00386251">
              <w:rPr>
                <w:rFonts w:ascii="Calibri" w:hAnsi="Calibri"/>
              </w:rPr>
              <w:t>4</w:t>
            </w:r>
            <w:r w:rsidRPr="00331215">
              <w:rPr>
                <w:rFonts w:ascii="Calibri" w:hAnsi="Calibri"/>
              </w:rPr>
              <w:t xml:space="preserve"> compared to C01 is ≥ 0 and </w:t>
            </w:r>
            <w:r w:rsidR="000763D0">
              <w:rPr>
                <w:rFonts w:ascii="Calibri" w:hAnsi="Calibri"/>
              </w:rPr>
              <w:t xml:space="preserve">≤ </w:t>
            </w:r>
            <w:r w:rsidRPr="00331215">
              <w:rPr>
                <w:rFonts w:ascii="Calibri" w:hAnsi="Calibri"/>
              </w:rPr>
              <w:t xml:space="preserve">one </w:t>
            </w:r>
            <w:proofErr w:type="gramStart"/>
            <w:r w:rsidRPr="00331215">
              <w:rPr>
                <w:rFonts w:ascii="Calibri" w:hAnsi="Calibri"/>
              </w:rPr>
              <w:t>month;  then</w:t>
            </w:r>
            <w:proofErr w:type="gramEnd"/>
            <w:r w:rsidRPr="00331215">
              <w:rPr>
                <w:rFonts w:ascii="Calibri" w:hAnsi="Calibri"/>
              </w:rPr>
              <w:t xml:space="preserve"> display text:</w:t>
            </w:r>
          </w:p>
          <w:p w14:paraId="22383E77" w14:textId="77777777" w:rsidR="005F02F3" w:rsidRPr="00331215" w:rsidRDefault="005F02F3" w:rsidP="0027647F">
            <w:pPr>
              <w:keepNext/>
              <w:rPr>
                <w:rFonts w:ascii="Calibri" w:hAnsi="Calibri"/>
              </w:rPr>
            </w:pPr>
            <w:r w:rsidRPr="00331215">
              <w:rPr>
                <w:rFonts w:ascii="Calibri" w:hAnsi="Calibri"/>
              </w:rPr>
              <w:t>"</w:t>
            </w:r>
            <w:proofErr w:type="gramStart"/>
            <w:r w:rsidRPr="00331215">
              <w:rPr>
                <w:rFonts w:ascii="Calibri" w:hAnsi="Calibri"/>
              </w:rPr>
              <w:t>calibration</w:t>
            </w:r>
            <w:proofErr w:type="gramEnd"/>
            <w:r w:rsidRPr="00331215">
              <w:rPr>
                <w:rFonts w:ascii="Calibri" w:hAnsi="Calibri"/>
              </w:rPr>
              <w:t xml:space="preserve"> is current"&gt;&gt;</w:t>
            </w:r>
          </w:p>
        </w:tc>
      </w:tr>
      <w:tr w:rsidR="005F02F3" w:rsidRPr="00331215" w14:paraId="22383E80" w14:textId="77777777" w:rsidTr="0027647F">
        <w:trPr>
          <w:cantSplit/>
          <w:trHeight w:val="432"/>
        </w:trPr>
        <w:tc>
          <w:tcPr>
            <w:tcW w:w="253" w:type="pct"/>
            <w:vAlign w:val="center"/>
          </w:tcPr>
          <w:p w14:paraId="22383E79" w14:textId="77777777" w:rsidR="005F02F3" w:rsidRPr="00331215" w:rsidRDefault="005F02F3" w:rsidP="0027647F">
            <w:pPr>
              <w:keepNext/>
              <w:rPr>
                <w:rFonts w:ascii="Calibri" w:hAnsi="Calibri"/>
              </w:rPr>
            </w:pPr>
            <w:r w:rsidRPr="00331215">
              <w:rPr>
                <w:rFonts w:ascii="Calibri" w:hAnsi="Calibri"/>
              </w:rPr>
              <w:t>04</w:t>
            </w:r>
          </w:p>
        </w:tc>
        <w:tc>
          <w:tcPr>
            <w:tcW w:w="2247" w:type="pct"/>
            <w:vAlign w:val="center"/>
          </w:tcPr>
          <w:p w14:paraId="22383E7A" w14:textId="20A12C23" w:rsidR="005F02F3" w:rsidRPr="00331215" w:rsidRDefault="005F02F3" w:rsidP="0027647F">
            <w:pPr>
              <w:keepNext/>
              <w:spacing w:after="60"/>
              <w:rPr>
                <w:rFonts w:ascii="Calibri" w:hAnsi="Calibri"/>
              </w:rPr>
            </w:pPr>
            <w:r w:rsidRPr="00331215">
              <w:rPr>
                <w:rFonts w:ascii="Calibri" w:hAnsi="Calibri"/>
              </w:rPr>
              <w:t>Digital Thermocouple Calibration Status</w:t>
            </w:r>
          </w:p>
        </w:tc>
        <w:tc>
          <w:tcPr>
            <w:tcW w:w="2500" w:type="pct"/>
            <w:vAlign w:val="center"/>
          </w:tcPr>
          <w:p w14:paraId="22383E7B" w14:textId="51EAC0C1" w:rsidR="005F02F3" w:rsidRPr="00331215" w:rsidRDefault="005F02F3" w:rsidP="0027647F">
            <w:pPr>
              <w:keepNext/>
              <w:rPr>
                <w:rFonts w:ascii="Calibri" w:hAnsi="Calibri"/>
              </w:rPr>
            </w:pPr>
            <w:r w:rsidRPr="00331215">
              <w:rPr>
                <w:rFonts w:ascii="Calibri" w:hAnsi="Calibri"/>
              </w:rPr>
              <w:t>&lt;&lt;if A1</w:t>
            </w:r>
            <w:r w:rsidR="00386251">
              <w:rPr>
                <w:rFonts w:ascii="Calibri" w:hAnsi="Calibri"/>
              </w:rPr>
              <w:t>4</w:t>
            </w:r>
            <w:r w:rsidRPr="00331215">
              <w:rPr>
                <w:rFonts w:ascii="Calibri" w:hAnsi="Calibri"/>
              </w:rPr>
              <w:t xml:space="preserve"> compared to C02 is greater than one month, then display text:  </w:t>
            </w:r>
          </w:p>
          <w:p w14:paraId="22383E7C" w14:textId="77777777" w:rsidR="005F02F3" w:rsidRPr="00331215" w:rsidRDefault="005F02F3" w:rsidP="0027647F">
            <w:pPr>
              <w:keepNext/>
              <w:rPr>
                <w:rFonts w:ascii="Calibri" w:hAnsi="Calibri"/>
              </w:rPr>
            </w:pPr>
            <w:r w:rsidRPr="00331215">
              <w:rPr>
                <w:rFonts w:ascii="Calibri" w:hAnsi="Calibri"/>
              </w:rPr>
              <w:t>"Digital Thermocouple Gauge requires Calibration (do not proceed)"</w:t>
            </w:r>
          </w:p>
          <w:p w14:paraId="22383E7D" w14:textId="77777777" w:rsidR="005F02F3" w:rsidRPr="00331215" w:rsidRDefault="005F02F3" w:rsidP="0027647F">
            <w:pPr>
              <w:keepNext/>
              <w:rPr>
                <w:rFonts w:ascii="Calibri" w:hAnsi="Calibri"/>
              </w:rPr>
            </w:pPr>
          </w:p>
          <w:p w14:paraId="22383E7E" w14:textId="35F18428" w:rsidR="005F02F3" w:rsidRPr="00331215" w:rsidRDefault="005F02F3" w:rsidP="0027647F">
            <w:pPr>
              <w:keepNext/>
              <w:rPr>
                <w:rFonts w:ascii="Calibri" w:hAnsi="Calibri"/>
              </w:rPr>
            </w:pPr>
            <w:r w:rsidRPr="00331215">
              <w:rPr>
                <w:rFonts w:ascii="Calibri" w:hAnsi="Calibri"/>
              </w:rPr>
              <w:t>elseif A1</w:t>
            </w:r>
            <w:r w:rsidR="00386251">
              <w:rPr>
                <w:rFonts w:ascii="Calibri" w:hAnsi="Calibri"/>
              </w:rPr>
              <w:t>4</w:t>
            </w:r>
            <w:r w:rsidRPr="00331215">
              <w:rPr>
                <w:rFonts w:ascii="Calibri" w:hAnsi="Calibri"/>
              </w:rPr>
              <w:t xml:space="preserve"> compared to C01 is ≥ 0 and </w:t>
            </w:r>
            <w:r w:rsidR="000763D0">
              <w:rPr>
                <w:rFonts w:ascii="Calibri" w:hAnsi="Calibri"/>
              </w:rPr>
              <w:t xml:space="preserve">≤ </w:t>
            </w:r>
            <w:r w:rsidRPr="00331215">
              <w:rPr>
                <w:rFonts w:ascii="Calibri" w:hAnsi="Calibri"/>
              </w:rPr>
              <w:t xml:space="preserve">one </w:t>
            </w:r>
            <w:proofErr w:type="gramStart"/>
            <w:r w:rsidRPr="00331215">
              <w:rPr>
                <w:rFonts w:ascii="Calibri" w:hAnsi="Calibri"/>
              </w:rPr>
              <w:t>month;  then</w:t>
            </w:r>
            <w:proofErr w:type="gramEnd"/>
            <w:r w:rsidRPr="00331215">
              <w:rPr>
                <w:rFonts w:ascii="Calibri" w:hAnsi="Calibri"/>
              </w:rPr>
              <w:t xml:space="preserve"> display text:</w:t>
            </w:r>
          </w:p>
          <w:p w14:paraId="22383E7F" w14:textId="77777777" w:rsidR="005F02F3" w:rsidRPr="00331215" w:rsidRDefault="005F02F3" w:rsidP="0027647F">
            <w:pPr>
              <w:keepNext/>
              <w:rPr>
                <w:rFonts w:ascii="Calibri" w:hAnsi="Calibri"/>
              </w:rPr>
            </w:pPr>
            <w:r w:rsidRPr="00331215">
              <w:rPr>
                <w:rFonts w:ascii="Calibri" w:hAnsi="Calibri"/>
              </w:rPr>
              <w:t>"</w:t>
            </w:r>
            <w:proofErr w:type="gramStart"/>
            <w:r w:rsidRPr="00331215">
              <w:rPr>
                <w:rFonts w:ascii="Calibri" w:hAnsi="Calibri"/>
              </w:rPr>
              <w:t>calibration</w:t>
            </w:r>
            <w:proofErr w:type="gramEnd"/>
            <w:r w:rsidRPr="00331215">
              <w:rPr>
                <w:rFonts w:ascii="Calibri" w:hAnsi="Calibri"/>
              </w:rPr>
              <w:t xml:space="preserve"> is current"&gt;&gt;</w:t>
            </w:r>
          </w:p>
        </w:tc>
      </w:tr>
    </w:tbl>
    <w:p w14:paraId="22383E81" w14:textId="77777777" w:rsidR="005F02F3" w:rsidRPr="00331215" w:rsidRDefault="005F02F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0"/>
        <w:gridCol w:w="4955"/>
        <w:gridCol w:w="5395"/>
      </w:tblGrid>
      <w:tr w:rsidR="005F02F3" w:rsidRPr="00331215" w14:paraId="22383E84" w14:textId="77777777" w:rsidTr="006D0E2F">
        <w:trPr>
          <w:cantSplit/>
          <w:trHeight w:val="233"/>
        </w:trPr>
        <w:tc>
          <w:tcPr>
            <w:tcW w:w="5000" w:type="pct"/>
            <w:gridSpan w:val="3"/>
            <w:vAlign w:val="center"/>
          </w:tcPr>
          <w:p w14:paraId="22383E82" w14:textId="7245350C" w:rsidR="005F02F3" w:rsidRPr="00331215" w:rsidRDefault="005F02F3" w:rsidP="0027647F">
            <w:pPr>
              <w:pStyle w:val="Header"/>
              <w:keepNext/>
              <w:tabs>
                <w:tab w:val="clear" w:pos="4320"/>
                <w:tab w:val="clear" w:pos="8640"/>
              </w:tabs>
              <w:rPr>
                <w:rFonts w:ascii="Calibri" w:hAnsi="Calibri"/>
                <w:b/>
              </w:rPr>
            </w:pPr>
            <w:r w:rsidRPr="00331215">
              <w:rPr>
                <w:rFonts w:ascii="Calibri" w:hAnsi="Calibri"/>
                <w:b/>
              </w:rPr>
              <w:lastRenderedPageBreak/>
              <w:t>D. Measurement Access Hole (MAH) Verification</w:t>
            </w:r>
          </w:p>
          <w:p w14:paraId="22383E83" w14:textId="278A6E9E" w:rsidR="005F02F3" w:rsidRPr="00DD2BEF" w:rsidRDefault="009C7E43" w:rsidP="0027647F">
            <w:pPr>
              <w:pStyle w:val="Header"/>
              <w:keepNext/>
              <w:tabs>
                <w:tab w:val="clear" w:pos="4320"/>
                <w:tab w:val="clear" w:pos="8640"/>
              </w:tabs>
              <w:rPr>
                <w:rFonts w:ascii="Calibri" w:hAnsi="Calibri"/>
              </w:rPr>
            </w:pPr>
            <w:ins w:id="63" w:author="Alhabibi, Haider@Energy" w:date="2022-03-08T20:16:00Z">
              <w:r>
                <w:rPr>
                  <w:rFonts w:ascii="Calibri" w:hAnsi="Calibri"/>
                  <w:sz w:val="18"/>
                  <w:szCs w:val="18"/>
                </w:rPr>
                <w:t>&lt;&lt;Static Text - see the top&gt;&gt;</w:t>
              </w:r>
            </w:ins>
            <w:del w:id="64" w:author="Alhabibi, Haider@Energy" w:date="2022-03-08T20:16:00Z">
              <w:r w:rsidR="005F02F3" w:rsidRPr="00D013F1" w:rsidDel="009C7E43">
                <w:rPr>
                  <w:rFonts w:ascii="Calibri" w:hAnsi="Calibri"/>
                  <w:sz w:val="18"/>
                </w:rPr>
                <w:delText>Procedures for installing MAH are specified in Reference Residential Appendix RA3.2.2.3</w:delText>
              </w:r>
              <w:r w:rsidR="00DD2BEF" w:rsidRPr="00D013F1" w:rsidDel="009C7E43">
                <w:rPr>
                  <w:rFonts w:ascii="Calibri" w:hAnsi="Calibri"/>
                  <w:sz w:val="18"/>
                </w:rPr>
                <w:delText>.</w:delText>
              </w:r>
            </w:del>
          </w:p>
        </w:tc>
      </w:tr>
      <w:tr w:rsidR="005F02F3" w:rsidRPr="00331215" w14:paraId="22383E8B" w14:textId="77777777" w:rsidTr="00B54FFD">
        <w:trPr>
          <w:cantSplit/>
          <w:trHeight w:val="233"/>
        </w:trPr>
        <w:tc>
          <w:tcPr>
            <w:tcW w:w="204" w:type="pct"/>
            <w:vAlign w:val="center"/>
          </w:tcPr>
          <w:p w14:paraId="22383E85" w14:textId="77777777" w:rsidR="005F02F3" w:rsidRPr="00331215" w:rsidRDefault="005F02F3" w:rsidP="0027647F">
            <w:pPr>
              <w:pStyle w:val="IndexHeading"/>
              <w:keepNext/>
              <w:ind w:left="-115"/>
              <w:jc w:val="center"/>
              <w:rPr>
                <w:rFonts w:ascii="Calibri" w:hAnsi="Calibri"/>
                <w:b w:val="0"/>
                <w:bCs/>
              </w:rPr>
            </w:pPr>
            <w:r w:rsidRPr="00331215">
              <w:rPr>
                <w:rFonts w:ascii="Calibri" w:hAnsi="Calibri"/>
                <w:b w:val="0"/>
                <w:bCs/>
              </w:rPr>
              <w:t>01</w:t>
            </w:r>
          </w:p>
        </w:tc>
        <w:tc>
          <w:tcPr>
            <w:tcW w:w="2296" w:type="pct"/>
            <w:tcMar>
              <w:left w:w="115" w:type="dxa"/>
              <w:right w:w="101" w:type="dxa"/>
            </w:tcMar>
            <w:vAlign w:val="center"/>
          </w:tcPr>
          <w:p w14:paraId="22383E86" w14:textId="62270484" w:rsidR="005F02F3" w:rsidRPr="00331215" w:rsidRDefault="005F02F3" w:rsidP="00672DCD">
            <w:pPr>
              <w:keepNext/>
              <w:rPr>
                <w:rFonts w:ascii="Calibri" w:hAnsi="Calibri"/>
              </w:rPr>
            </w:pPr>
            <w:r w:rsidRPr="00331215">
              <w:rPr>
                <w:rFonts w:ascii="Calibri" w:hAnsi="Calibri"/>
              </w:rPr>
              <w:t xml:space="preserve">Method </w:t>
            </w:r>
            <w:r w:rsidR="00672DCD">
              <w:rPr>
                <w:rFonts w:ascii="Calibri" w:hAnsi="Calibri"/>
              </w:rPr>
              <w:t>U</w:t>
            </w:r>
            <w:r w:rsidRPr="00331215">
              <w:rPr>
                <w:rFonts w:ascii="Calibri" w:hAnsi="Calibri"/>
              </w:rPr>
              <w:t xml:space="preserve">sed to </w:t>
            </w:r>
            <w:r w:rsidR="00672DCD">
              <w:rPr>
                <w:rFonts w:ascii="Calibri" w:hAnsi="Calibri"/>
              </w:rPr>
              <w:t>D</w:t>
            </w:r>
            <w:r w:rsidRPr="00331215">
              <w:rPr>
                <w:rFonts w:ascii="Calibri" w:hAnsi="Calibri"/>
              </w:rPr>
              <w:t xml:space="preserve">emonstrate </w:t>
            </w:r>
            <w:r w:rsidR="00672DCD">
              <w:rPr>
                <w:rFonts w:ascii="Calibri" w:hAnsi="Calibri"/>
              </w:rPr>
              <w:t>C</w:t>
            </w:r>
            <w:r w:rsidRPr="00331215">
              <w:rPr>
                <w:rFonts w:ascii="Calibri" w:hAnsi="Calibri"/>
              </w:rPr>
              <w:t xml:space="preserve">ompliance with the Measurement Access Hole (MAH) </w:t>
            </w:r>
            <w:r w:rsidR="00672DCD">
              <w:rPr>
                <w:rFonts w:ascii="Calibri" w:hAnsi="Calibri"/>
              </w:rPr>
              <w:t>R</w:t>
            </w:r>
            <w:r w:rsidRPr="00331215">
              <w:rPr>
                <w:rFonts w:ascii="Calibri" w:hAnsi="Calibri"/>
              </w:rPr>
              <w:t>equirement</w:t>
            </w:r>
          </w:p>
        </w:tc>
        <w:tc>
          <w:tcPr>
            <w:tcW w:w="2500" w:type="pct"/>
            <w:tcMar>
              <w:left w:w="115" w:type="dxa"/>
              <w:right w:w="101" w:type="dxa"/>
            </w:tcMar>
            <w:vAlign w:val="center"/>
          </w:tcPr>
          <w:p w14:paraId="22383E87" w14:textId="77777777" w:rsidR="005F02F3" w:rsidRPr="00331215" w:rsidRDefault="005F02F3" w:rsidP="0027647F">
            <w:pPr>
              <w:pStyle w:val="Header"/>
              <w:keepNext/>
              <w:tabs>
                <w:tab w:val="clear" w:pos="4320"/>
                <w:tab w:val="clear" w:pos="8640"/>
              </w:tabs>
              <w:rPr>
                <w:rFonts w:ascii="Calibri" w:hAnsi="Calibri"/>
              </w:rPr>
            </w:pPr>
            <w:r w:rsidRPr="00331215">
              <w:rPr>
                <w:rFonts w:ascii="Calibri" w:hAnsi="Calibri"/>
              </w:rPr>
              <w:t>&lt;&lt;</w:t>
            </w:r>
            <w:proofErr w:type="gramStart"/>
            <w:r w:rsidRPr="00331215">
              <w:rPr>
                <w:rFonts w:ascii="Calibri" w:hAnsi="Calibri"/>
              </w:rPr>
              <w:t>user</w:t>
            </w:r>
            <w:proofErr w:type="gramEnd"/>
            <w:r w:rsidRPr="00331215">
              <w:rPr>
                <w:rFonts w:ascii="Calibri" w:hAnsi="Calibri"/>
              </w:rPr>
              <w:t xml:space="preserve"> select one of the options from list: </w:t>
            </w:r>
          </w:p>
          <w:p w14:paraId="22383E88" w14:textId="77777777" w:rsidR="005F02F3" w:rsidRPr="00331215" w:rsidRDefault="005F02F3" w:rsidP="0027647F">
            <w:pPr>
              <w:pStyle w:val="Header"/>
              <w:keepNext/>
              <w:numPr>
                <w:ilvl w:val="0"/>
                <w:numId w:val="12"/>
              </w:numPr>
              <w:tabs>
                <w:tab w:val="clear" w:pos="4320"/>
                <w:tab w:val="clear" w:pos="8640"/>
              </w:tabs>
              <w:rPr>
                <w:rFonts w:ascii="Calibri" w:hAnsi="Calibri"/>
              </w:rPr>
            </w:pPr>
            <w:r w:rsidRPr="00331215">
              <w:rPr>
                <w:rFonts w:ascii="Calibri" w:hAnsi="Calibri"/>
              </w:rPr>
              <w:t xml:space="preserve">"MAH installed and labeled consistent with Figure 3.2-1"; or </w:t>
            </w:r>
          </w:p>
          <w:p w14:paraId="22383E89" w14:textId="77777777" w:rsidR="005F02F3" w:rsidRPr="00331215" w:rsidRDefault="005F02F3" w:rsidP="0027647F">
            <w:pPr>
              <w:pStyle w:val="Header"/>
              <w:keepNext/>
              <w:numPr>
                <w:ilvl w:val="0"/>
                <w:numId w:val="12"/>
              </w:numPr>
              <w:tabs>
                <w:tab w:val="clear" w:pos="4320"/>
                <w:tab w:val="clear" w:pos="8640"/>
              </w:tabs>
              <w:rPr>
                <w:rFonts w:ascii="Calibri" w:hAnsi="Calibri"/>
              </w:rPr>
            </w:pPr>
            <w:r w:rsidRPr="00331215">
              <w:rPr>
                <w:rFonts w:ascii="Calibri" w:hAnsi="Calibri"/>
              </w:rPr>
              <w:t>"Return side of system is located entirely within conditioned space such that an accurate return air dry-bulb temperature can be taken at the return grille"; or</w:t>
            </w:r>
          </w:p>
          <w:p w14:paraId="22383E8A" w14:textId="77777777" w:rsidR="005F02F3" w:rsidRPr="00331215" w:rsidRDefault="005F02F3" w:rsidP="0027647F">
            <w:pPr>
              <w:pStyle w:val="ListParagraph"/>
              <w:keepNext/>
              <w:numPr>
                <w:ilvl w:val="0"/>
                <w:numId w:val="12"/>
              </w:numPr>
              <w:rPr>
                <w:rFonts w:ascii="Calibri" w:hAnsi="Calibri"/>
              </w:rPr>
            </w:pPr>
            <w:r w:rsidRPr="00331215">
              <w:rPr>
                <w:rFonts w:ascii="Calibri" w:hAnsi="Calibri"/>
              </w:rPr>
              <w:t>"MAH cannot be installed consistent with Figure 3.2-1.  An alternative location has been provided and clearly labeled"&gt;&gt;</w:t>
            </w:r>
          </w:p>
        </w:tc>
      </w:tr>
    </w:tbl>
    <w:p w14:paraId="22383E8C" w14:textId="77777777" w:rsidR="005F02F3" w:rsidRPr="00331215" w:rsidRDefault="005F02F3"/>
    <w:p w14:paraId="22383EA6" w14:textId="22C0AC23" w:rsidR="005F02F3" w:rsidRDefault="005F02F3" w:rsidP="00D92E7B">
      <w:pPr>
        <w:tabs>
          <w:tab w:val="left" w:pos="8540"/>
        </w:tabs>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88"/>
        <w:gridCol w:w="2466"/>
        <w:gridCol w:w="2381"/>
        <w:gridCol w:w="1145"/>
        <w:gridCol w:w="4230"/>
        <w:gridCol w:w="18"/>
      </w:tblGrid>
      <w:tr w:rsidR="00C01847" w:rsidRPr="006A3EEB" w14:paraId="192F041B" w14:textId="77777777" w:rsidTr="00C01847">
        <w:trPr>
          <w:gridAfter w:val="1"/>
          <w:wAfter w:w="18" w:type="dxa"/>
          <w:cantSplit/>
        </w:trPr>
        <w:tc>
          <w:tcPr>
            <w:tcW w:w="10998" w:type="dxa"/>
            <w:gridSpan w:val="6"/>
          </w:tcPr>
          <w:p w14:paraId="235DC41B" w14:textId="77777777" w:rsidR="00C01847" w:rsidRPr="00BC1E29" w:rsidRDefault="00C01847" w:rsidP="00004682">
            <w:pPr>
              <w:keepNext/>
              <w:rPr>
                <w:rFonts w:ascii="Calibri" w:hAnsi="Calibri"/>
                <w:b/>
              </w:rPr>
            </w:pPr>
            <w:r w:rsidRPr="00BC1E29">
              <w:rPr>
                <w:rFonts w:ascii="Calibri" w:hAnsi="Calibri"/>
                <w:b/>
              </w:rPr>
              <w:t>E. Minimum System Airflow Rate Verification</w:t>
            </w:r>
          </w:p>
          <w:p w14:paraId="5F39026B" w14:textId="21ECD86E" w:rsidR="00C01847" w:rsidDel="009C7E43" w:rsidRDefault="009C7E43" w:rsidP="00004682">
            <w:pPr>
              <w:keepNext/>
              <w:rPr>
                <w:del w:id="65" w:author="Alhabibi, Haider@Energy" w:date="2022-03-08T20:16:00Z"/>
                <w:rFonts w:ascii="Calibri" w:hAnsi="Calibri"/>
                <w:sz w:val="18"/>
              </w:rPr>
            </w:pPr>
            <w:ins w:id="66" w:author="Alhabibi, Haider@Energy" w:date="2022-03-08T20:16:00Z">
              <w:r>
                <w:rPr>
                  <w:rFonts w:ascii="Calibri" w:hAnsi="Calibri"/>
                  <w:sz w:val="18"/>
                  <w:szCs w:val="18"/>
                </w:rPr>
                <w:t>&lt;&lt;Static Text - see the top&gt;&gt;</w:t>
              </w:r>
            </w:ins>
            <w:del w:id="67" w:author="Alhabibi, Haider@Energy" w:date="2022-03-08T20:16:00Z">
              <w:r w:rsidR="00C01847" w:rsidRPr="006F67A3" w:rsidDel="009C7E43">
                <w:rPr>
                  <w:rFonts w:ascii="Calibri" w:hAnsi="Calibri"/>
                  <w:sz w:val="18"/>
                </w:rPr>
                <w:delText>Procedures for verifying minimum system airflow are specified in Reference Residential Appendix RA</w:delText>
              </w:r>
              <w:r w:rsidR="00C01847" w:rsidDel="009C7E43">
                <w:rPr>
                  <w:rFonts w:ascii="Calibri" w:hAnsi="Calibri"/>
                  <w:sz w:val="18"/>
                </w:rPr>
                <w:delText>3.3.3</w:delText>
              </w:r>
              <w:r w:rsidR="00C01847" w:rsidRPr="006F67A3" w:rsidDel="009C7E43">
                <w:rPr>
                  <w:rFonts w:ascii="Calibri" w:hAnsi="Calibri"/>
                  <w:sz w:val="18"/>
                </w:rPr>
                <w:delText>.</w:delText>
              </w:r>
            </w:del>
          </w:p>
          <w:p w14:paraId="291EAF12" w14:textId="77777777" w:rsidR="00C01847" w:rsidRPr="00654A92" w:rsidRDefault="00C01847" w:rsidP="00004682">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C01847" w:rsidRPr="006A3EEB" w14:paraId="6D5AB993" w14:textId="77777777" w:rsidTr="0005715F">
        <w:trPr>
          <w:gridAfter w:val="1"/>
          <w:wAfter w:w="18" w:type="dxa"/>
          <w:cantSplit/>
          <w:trHeight w:val="305"/>
        </w:trPr>
        <w:tc>
          <w:tcPr>
            <w:tcW w:w="3078" w:type="dxa"/>
            <w:gridSpan w:val="3"/>
            <w:vAlign w:val="center"/>
          </w:tcPr>
          <w:p w14:paraId="3BBD4CFC" w14:textId="77777777" w:rsidR="00C01847" w:rsidRPr="006A3EEB" w:rsidRDefault="00C01847" w:rsidP="00004682">
            <w:pPr>
              <w:keepNext/>
              <w:jc w:val="center"/>
              <w:rPr>
                <w:rFonts w:ascii="Calibri" w:hAnsi="Calibri"/>
                <w:sz w:val="18"/>
                <w:szCs w:val="18"/>
              </w:rPr>
            </w:pPr>
            <w:r>
              <w:rPr>
                <w:rFonts w:ascii="Calibri" w:hAnsi="Calibri"/>
                <w:sz w:val="18"/>
                <w:szCs w:val="18"/>
              </w:rPr>
              <w:t>01</w:t>
            </w:r>
          </w:p>
        </w:tc>
        <w:tc>
          <w:tcPr>
            <w:tcW w:w="3600" w:type="dxa"/>
            <w:gridSpan w:val="2"/>
          </w:tcPr>
          <w:p w14:paraId="683F3CD5" w14:textId="77777777" w:rsidR="00C01847" w:rsidRDefault="00C01847" w:rsidP="00004682">
            <w:pPr>
              <w:keepNext/>
              <w:jc w:val="center"/>
              <w:rPr>
                <w:rFonts w:ascii="Calibri" w:hAnsi="Calibri"/>
                <w:sz w:val="18"/>
                <w:szCs w:val="18"/>
              </w:rPr>
            </w:pPr>
            <w:r>
              <w:rPr>
                <w:rFonts w:ascii="Calibri" w:hAnsi="Calibri"/>
                <w:sz w:val="18"/>
                <w:szCs w:val="18"/>
              </w:rPr>
              <w:t>02</w:t>
            </w:r>
          </w:p>
        </w:tc>
        <w:tc>
          <w:tcPr>
            <w:tcW w:w="4320" w:type="dxa"/>
            <w:vAlign w:val="center"/>
          </w:tcPr>
          <w:p w14:paraId="5D0D96B0" w14:textId="77777777" w:rsidR="00C01847" w:rsidRPr="006A3EEB" w:rsidRDefault="00C01847" w:rsidP="00004682">
            <w:pPr>
              <w:keepNext/>
              <w:jc w:val="center"/>
              <w:rPr>
                <w:rFonts w:ascii="Calibri" w:hAnsi="Calibri"/>
                <w:sz w:val="18"/>
                <w:szCs w:val="18"/>
              </w:rPr>
            </w:pPr>
            <w:r>
              <w:rPr>
                <w:rFonts w:ascii="Calibri" w:hAnsi="Calibri"/>
                <w:sz w:val="18"/>
                <w:szCs w:val="18"/>
              </w:rPr>
              <w:t>03</w:t>
            </w:r>
          </w:p>
        </w:tc>
      </w:tr>
      <w:tr w:rsidR="00C01847" w:rsidRPr="006A3EEB" w14:paraId="67566DCD" w14:textId="77777777" w:rsidTr="0005715F">
        <w:trPr>
          <w:gridAfter w:val="1"/>
          <w:wAfter w:w="18" w:type="dxa"/>
          <w:cantSplit/>
          <w:trHeight w:val="882"/>
        </w:trPr>
        <w:tc>
          <w:tcPr>
            <w:tcW w:w="3078" w:type="dxa"/>
            <w:gridSpan w:val="3"/>
            <w:tcBorders>
              <w:top w:val="nil"/>
            </w:tcBorders>
            <w:vAlign w:val="bottom"/>
          </w:tcPr>
          <w:p w14:paraId="4C8E1BDC" w14:textId="77777777" w:rsidR="00C01847" w:rsidRPr="006A3EEB" w:rsidRDefault="00C01847" w:rsidP="00004682">
            <w:pPr>
              <w:keepNext/>
              <w:jc w:val="center"/>
              <w:rPr>
                <w:rFonts w:ascii="Calibri" w:hAnsi="Calibri"/>
                <w:sz w:val="18"/>
                <w:szCs w:val="18"/>
              </w:rPr>
            </w:pPr>
            <w:r w:rsidRPr="00442EA4">
              <w:rPr>
                <w:rFonts w:ascii="Calibri" w:hAnsi="Calibri"/>
                <w:sz w:val="18"/>
                <w:szCs w:val="18"/>
              </w:rPr>
              <w:t>Indoor Unit Name or Description of Area Served</w:t>
            </w:r>
          </w:p>
        </w:tc>
        <w:tc>
          <w:tcPr>
            <w:tcW w:w="3600" w:type="dxa"/>
            <w:gridSpan w:val="2"/>
            <w:tcBorders>
              <w:top w:val="nil"/>
            </w:tcBorders>
            <w:vAlign w:val="bottom"/>
          </w:tcPr>
          <w:p w14:paraId="02CFB0A6" w14:textId="77777777" w:rsidR="00C01847" w:rsidRPr="006A3EEB" w:rsidRDefault="00C01847" w:rsidP="00004682">
            <w:pPr>
              <w:keepNext/>
              <w:jc w:val="center"/>
              <w:rPr>
                <w:rFonts w:ascii="Calibri" w:hAnsi="Calibri"/>
                <w:sz w:val="18"/>
                <w:szCs w:val="18"/>
              </w:rPr>
            </w:pPr>
            <w:r w:rsidRPr="005A5F9A">
              <w:rPr>
                <w:rFonts w:ascii="Calibri" w:hAnsi="Calibri"/>
              </w:rPr>
              <w:t>Minimum Required System Airflow Rate (cfm)</w:t>
            </w:r>
          </w:p>
        </w:tc>
        <w:tc>
          <w:tcPr>
            <w:tcW w:w="4320" w:type="dxa"/>
            <w:tcBorders>
              <w:top w:val="nil"/>
            </w:tcBorders>
            <w:vAlign w:val="bottom"/>
          </w:tcPr>
          <w:p w14:paraId="74B88F17" w14:textId="77777777" w:rsidR="00C01847" w:rsidRPr="006A3EEB" w:rsidRDefault="00C01847" w:rsidP="00004682">
            <w:pPr>
              <w:keepNext/>
              <w:jc w:val="center"/>
              <w:rPr>
                <w:rFonts w:ascii="Calibri" w:hAnsi="Calibri"/>
                <w:sz w:val="18"/>
                <w:szCs w:val="18"/>
              </w:rPr>
            </w:pPr>
            <w:r w:rsidRPr="005A5F9A">
              <w:rPr>
                <w:rFonts w:ascii="Calibri" w:hAnsi="Calibri"/>
                <w:sz w:val="18"/>
                <w:szCs w:val="18"/>
              </w:rPr>
              <w:t>System Airflow Rate Verification Status</w:t>
            </w:r>
          </w:p>
        </w:tc>
      </w:tr>
      <w:tr w:rsidR="00C01847" w:rsidRPr="006A3EEB" w14:paraId="7B8C9842" w14:textId="77777777" w:rsidTr="0005715F">
        <w:trPr>
          <w:gridAfter w:val="1"/>
          <w:wAfter w:w="18" w:type="dxa"/>
          <w:cantSplit/>
          <w:trHeight w:val="2816"/>
        </w:trPr>
        <w:tc>
          <w:tcPr>
            <w:tcW w:w="3078" w:type="dxa"/>
            <w:gridSpan w:val="3"/>
          </w:tcPr>
          <w:p w14:paraId="79BF3965" w14:textId="77777777" w:rsidR="00C01847" w:rsidRPr="00654A92" w:rsidRDefault="00C01847" w:rsidP="00004682">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600" w:type="dxa"/>
            <w:gridSpan w:val="2"/>
          </w:tcPr>
          <w:p w14:paraId="6C389186" w14:textId="661E37D7" w:rsidR="00A920B7" w:rsidRDefault="00C01847" w:rsidP="00A920B7">
            <w:pPr>
              <w:keepNext/>
              <w:rPr>
                <w:rFonts w:ascii="Calibri" w:hAnsi="Calibri"/>
                <w:sz w:val="14"/>
                <w:szCs w:val="14"/>
              </w:rPr>
            </w:pPr>
            <w:r w:rsidRPr="00654A92">
              <w:rPr>
                <w:rFonts w:ascii="Calibri" w:hAnsi="Calibri"/>
                <w:sz w:val="14"/>
                <w:szCs w:val="14"/>
              </w:rPr>
              <w:t>&lt;</w:t>
            </w:r>
            <w:r w:rsidR="00A920B7" w:rsidRPr="00654A92">
              <w:rPr>
                <w:rFonts w:ascii="Calibri" w:hAnsi="Calibri"/>
                <w:sz w:val="14"/>
                <w:szCs w:val="14"/>
              </w:rPr>
              <w:t>&lt;</w:t>
            </w:r>
            <w:r w:rsidR="00A920B7">
              <w:rPr>
                <w:rFonts w:ascii="Calibri" w:hAnsi="Calibri"/>
                <w:sz w:val="14"/>
                <w:szCs w:val="14"/>
              </w:rPr>
              <w:t xml:space="preserve">if the </w:t>
            </w:r>
            <w:del w:id="68" w:author="Alhabibi, Haider@Energy" w:date="2022-03-09T17:14:00Z">
              <w:r w:rsidR="00A920B7" w:rsidDel="00E42024">
                <w:rPr>
                  <w:rFonts w:ascii="Calibri" w:hAnsi="Calibri"/>
                  <w:sz w:val="14"/>
                  <w:szCs w:val="14"/>
                </w:rPr>
                <w:delText>CF2R</w:delText>
              </w:r>
            </w:del>
            <w:ins w:id="69" w:author="Alhabibi, Haider@Energy" w:date="2022-03-09T17:14:00Z">
              <w:r w:rsidR="00E42024">
                <w:rPr>
                  <w:rFonts w:ascii="Calibri" w:hAnsi="Calibri"/>
                  <w:sz w:val="14"/>
                  <w:szCs w:val="14"/>
                </w:rPr>
                <w:t>LMCI</w:t>
              </w:r>
            </w:ins>
            <w:r w:rsidR="00A920B7">
              <w:rPr>
                <w:rFonts w:ascii="Calibri" w:hAnsi="Calibri"/>
                <w:sz w:val="14"/>
                <w:szCs w:val="14"/>
              </w:rPr>
              <w:t xml:space="preserve">-MCH-01 indicates </w:t>
            </w:r>
            <w:proofErr w:type="gramStart"/>
            <w:r w:rsidR="00A920B7">
              <w:rPr>
                <w:rFonts w:ascii="Calibri" w:hAnsi="Calibri"/>
                <w:sz w:val="14"/>
                <w:szCs w:val="14"/>
              </w:rPr>
              <w:t>a</w:t>
            </w:r>
            <w:proofErr w:type="gramEnd"/>
            <w:r w:rsidR="00A920B7">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3809D56C" w14:textId="2F50A447" w:rsidR="00C01847" w:rsidRDefault="00C01847" w:rsidP="00004682">
            <w:pPr>
              <w:keepNext/>
              <w:rPr>
                <w:rFonts w:ascii="Calibri" w:hAnsi="Calibri"/>
                <w:sz w:val="14"/>
                <w:szCs w:val="14"/>
              </w:rPr>
            </w:pPr>
            <w:r w:rsidRPr="00654A92">
              <w:rPr>
                <w:rFonts w:ascii="Calibri" w:hAnsi="Calibri"/>
                <w:sz w:val="14"/>
                <w:szCs w:val="14"/>
              </w:rPr>
              <w:t xml:space="preserve">  </w:t>
            </w:r>
          </w:p>
          <w:p w14:paraId="7BC6FCE5" w14:textId="3AE8285A" w:rsidR="003074F8" w:rsidRDefault="00A920B7" w:rsidP="003074F8">
            <w:pPr>
              <w:keepNext/>
              <w:rPr>
                <w:rFonts w:ascii="Calibri" w:hAnsi="Calibri"/>
                <w:sz w:val="14"/>
                <w:szCs w:val="14"/>
              </w:rPr>
            </w:pPr>
            <w:r>
              <w:rPr>
                <w:rFonts w:ascii="Calibri" w:hAnsi="Calibri"/>
                <w:sz w:val="14"/>
                <w:szCs w:val="14"/>
              </w:rPr>
              <w:t xml:space="preserve">Else </w:t>
            </w:r>
            <w:r w:rsidR="003074F8">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3074F8">
              <w:rPr>
                <w:rFonts w:ascii="Calibri" w:hAnsi="Calibri"/>
                <w:sz w:val="14"/>
                <w:szCs w:val="14"/>
              </w:rPr>
              <w:t>value from applicable MCH-23 field for the indoor unit in E01 according to the following list:</w:t>
            </w:r>
          </w:p>
          <w:p w14:paraId="1BE0E676"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1DF60DB8"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0378FEF3"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53D95F1B" w14:textId="77777777" w:rsidR="003074F8" w:rsidRDefault="003074F8" w:rsidP="003074F8">
            <w:pPr>
              <w:keepNext/>
              <w:rPr>
                <w:rFonts w:ascii="Calibri" w:hAnsi="Calibri"/>
                <w:sz w:val="14"/>
                <w:szCs w:val="14"/>
              </w:rPr>
            </w:pPr>
            <w:r>
              <w:rPr>
                <w:rFonts w:ascii="Calibri" w:hAnsi="Calibri"/>
                <w:sz w:val="14"/>
                <w:szCs w:val="14"/>
              </w:rPr>
              <w:t>(MCH-23d is not applicable)</w:t>
            </w:r>
          </w:p>
          <w:p w14:paraId="55227CCD"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271AB731" w14:textId="77777777" w:rsidR="003074F8" w:rsidRDefault="003074F8" w:rsidP="003074F8">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1DAF531" w14:textId="77777777" w:rsidR="003074F8" w:rsidRPr="00654A92" w:rsidRDefault="003074F8" w:rsidP="00004682">
            <w:pPr>
              <w:keepNext/>
              <w:rPr>
                <w:rFonts w:ascii="Calibri" w:hAnsi="Calibri"/>
                <w:sz w:val="14"/>
                <w:szCs w:val="14"/>
              </w:rPr>
            </w:pPr>
          </w:p>
          <w:p w14:paraId="5B7CB6F8" w14:textId="4C9E5268" w:rsidR="00C01847" w:rsidRPr="00654A92" w:rsidRDefault="00C01847" w:rsidP="00004682">
            <w:pPr>
              <w:keepNext/>
              <w:rPr>
                <w:rFonts w:ascii="Calibri" w:hAnsi="Calibri"/>
                <w:sz w:val="14"/>
                <w:szCs w:val="14"/>
              </w:rPr>
            </w:pPr>
          </w:p>
        </w:tc>
        <w:tc>
          <w:tcPr>
            <w:tcW w:w="4320" w:type="dxa"/>
          </w:tcPr>
          <w:p w14:paraId="00A2827D" w14:textId="77777777" w:rsidR="00C01847" w:rsidRDefault="00C01847" w:rsidP="00C01847">
            <w:pPr>
              <w:keepNext/>
              <w:spacing w:afterLines="60" w:after="144"/>
              <w:rPr>
                <w:rFonts w:ascii="Calibri" w:hAnsi="Calibri"/>
                <w:sz w:val="16"/>
                <w:szCs w:val="16"/>
                <w:u w:val="single"/>
              </w:rPr>
            </w:pPr>
            <w:r>
              <w:rPr>
                <w:rFonts w:ascii="Calibri" w:hAnsi="Calibri"/>
                <w:sz w:val="16"/>
                <w:szCs w:val="16"/>
                <w:u w:val="single"/>
              </w:rPr>
              <w:t>&lt;&lt;calculated field:</w:t>
            </w:r>
          </w:p>
          <w:p w14:paraId="75749E65" w14:textId="25ACBCE5" w:rsidR="00C01847" w:rsidRPr="00D70C2C" w:rsidRDefault="00C01847" w:rsidP="00C01847">
            <w:pPr>
              <w:keepNext/>
              <w:spacing w:afterLines="60" w:after="144"/>
              <w:rPr>
                <w:rFonts w:ascii="Calibri" w:hAnsi="Calibri"/>
                <w:sz w:val="16"/>
                <w:szCs w:val="16"/>
              </w:rPr>
            </w:pPr>
            <w:r w:rsidRPr="00D70C2C">
              <w:rPr>
                <w:rFonts w:ascii="Calibri" w:hAnsi="Calibri"/>
                <w:sz w:val="16"/>
                <w:szCs w:val="16"/>
              </w:rPr>
              <w:t xml:space="preserve">if the </w:t>
            </w:r>
            <w:del w:id="70" w:author="Alhabibi, Haider@Energy" w:date="2022-03-09T17:14:00Z">
              <w:r w:rsidRPr="00D70C2C" w:rsidDel="00E42024">
                <w:rPr>
                  <w:rFonts w:ascii="Calibri" w:hAnsi="Calibri"/>
                  <w:sz w:val="16"/>
                  <w:szCs w:val="16"/>
                </w:rPr>
                <w:delText>CF2R</w:delText>
              </w:r>
            </w:del>
            <w:ins w:id="71" w:author="Alhabibi, Haider@Energy" w:date="2022-03-09T17:14:00Z">
              <w:r w:rsidR="00E42024">
                <w:rPr>
                  <w:rFonts w:ascii="Calibri" w:hAnsi="Calibri"/>
                  <w:sz w:val="16"/>
                  <w:szCs w:val="16"/>
                </w:rPr>
                <w:t>LMCI</w:t>
              </w:r>
            </w:ins>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MCH-28</w:t>
            </w:r>
            <w:r w:rsidRPr="00D70C2C">
              <w:rPr>
                <w:rFonts w:ascii="Calibri" w:hAnsi="Calibri"/>
                <w:sz w:val="16"/>
                <w:szCs w:val="16"/>
              </w:rPr>
              <w:t xml:space="preserve"> is required for alternate </w:t>
            </w:r>
            <w:r>
              <w:rPr>
                <w:rFonts w:ascii="Calibri" w:hAnsi="Calibri"/>
                <w:sz w:val="16"/>
                <w:szCs w:val="16"/>
              </w:rPr>
              <w:t xml:space="preserve">minimum </w:t>
            </w:r>
            <w:r w:rsidRPr="00D70C2C">
              <w:rPr>
                <w:rFonts w:ascii="Calibri" w:hAnsi="Calibri"/>
                <w:sz w:val="16"/>
                <w:szCs w:val="16"/>
              </w:rPr>
              <w:t>airflow rate compliance, then</w:t>
            </w:r>
          </w:p>
          <w:p w14:paraId="15ED703F" w14:textId="48299C3B" w:rsidR="00C01847" w:rsidRDefault="00C01847" w:rsidP="00C01847">
            <w:pPr>
              <w:keepNext/>
              <w:spacing w:afterLines="60" w:after="144"/>
              <w:ind w:left="720"/>
              <w:rPr>
                <w:rFonts w:ascii="Calibri" w:hAnsi="Calibri"/>
                <w:sz w:val="16"/>
                <w:szCs w:val="16"/>
              </w:rPr>
            </w:pPr>
            <w:r w:rsidRPr="00D70C2C">
              <w:rPr>
                <w:rFonts w:ascii="Calibri" w:hAnsi="Calibri"/>
                <w:sz w:val="16"/>
                <w:szCs w:val="16"/>
              </w:rPr>
              <w:t xml:space="preserve">if </w:t>
            </w:r>
            <w:r>
              <w:rPr>
                <w:rFonts w:ascii="Calibri" w:hAnsi="Calibri"/>
                <w:sz w:val="16"/>
                <w:szCs w:val="16"/>
              </w:rPr>
              <w:t>the</w:t>
            </w:r>
            <w:r w:rsidRPr="00D70C2C">
              <w:rPr>
                <w:rFonts w:ascii="Calibri" w:hAnsi="Calibri"/>
                <w:sz w:val="16"/>
                <w:szCs w:val="16"/>
              </w:rPr>
              <w:t xml:space="preserve"> system has a registered </w:t>
            </w:r>
            <w:del w:id="72" w:author="Alhabibi, Haider@Energy" w:date="2022-03-09T17:14:00Z">
              <w:r w:rsidDel="00E42024">
                <w:rPr>
                  <w:rFonts w:ascii="Calibri" w:hAnsi="Calibri"/>
                  <w:sz w:val="16"/>
                  <w:szCs w:val="16"/>
                </w:rPr>
                <w:delText>CF2R</w:delText>
              </w:r>
            </w:del>
            <w:ins w:id="73" w:author="Alhabibi, Haider@Energy" w:date="2022-03-09T17:14:00Z">
              <w:r w:rsidR="00E42024">
                <w:rPr>
                  <w:rFonts w:ascii="Calibri" w:hAnsi="Calibri"/>
                  <w:sz w:val="16"/>
                  <w:szCs w:val="16"/>
                </w:rPr>
                <w:t>LMCI</w:t>
              </w:r>
            </w:ins>
            <w:r>
              <w:rPr>
                <w:rFonts w:ascii="Calibri" w:hAnsi="Calibri"/>
                <w:sz w:val="16"/>
                <w:szCs w:val="16"/>
              </w:rPr>
              <w:t>-</w:t>
            </w:r>
            <w:r w:rsidRPr="00D70C2C">
              <w:rPr>
                <w:rFonts w:ascii="Calibri" w:hAnsi="Calibri"/>
                <w:sz w:val="16"/>
                <w:szCs w:val="16"/>
              </w:rPr>
              <w:t>MCH-28 that indicates compliance with Table 150.0-</w:t>
            </w:r>
            <w:r>
              <w:rPr>
                <w:rFonts w:ascii="Calibri" w:hAnsi="Calibri"/>
                <w:sz w:val="16"/>
                <w:szCs w:val="16"/>
              </w:rPr>
              <w:t>B</w:t>
            </w:r>
            <w:r w:rsidRPr="00D70C2C">
              <w:rPr>
                <w:rFonts w:ascii="Calibri" w:hAnsi="Calibri"/>
                <w:sz w:val="16"/>
                <w:szCs w:val="16"/>
              </w:rPr>
              <w:t xml:space="preserve"> or </w:t>
            </w:r>
            <w:r>
              <w:rPr>
                <w:rFonts w:ascii="Calibri" w:hAnsi="Calibri"/>
                <w:sz w:val="16"/>
                <w:szCs w:val="16"/>
              </w:rPr>
              <w:t>C</w:t>
            </w:r>
            <w:r w:rsidRPr="00D70C2C">
              <w:rPr>
                <w:rFonts w:ascii="Calibri" w:hAnsi="Calibri"/>
                <w:sz w:val="16"/>
                <w:szCs w:val="16"/>
              </w:rPr>
              <w:t xml:space="preserve"> return duct design r</w:t>
            </w:r>
            <w:r>
              <w:rPr>
                <w:rFonts w:ascii="Calibri" w:hAnsi="Calibri"/>
                <w:sz w:val="16"/>
                <w:szCs w:val="16"/>
              </w:rPr>
              <w:t>equirements</w:t>
            </w:r>
            <w:r w:rsidRPr="00D70C2C">
              <w:rPr>
                <w:rFonts w:ascii="Calibri" w:hAnsi="Calibri"/>
                <w:sz w:val="16"/>
                <w:szCs w:val="16"/>
              </w:rPr>
              <w:t>, then result =</w:t>
            </w:r>
            <w:r w:rsidRPr="001A64FF">
              <w:rPr>
                <w:rFonts w:ascii="Calibri" w:hAnsi="Calibri"/>
                <w:b/>
                <w:sz w:val="16"/>
                <w:szCs w:val="16"/>
              </w:rPr>
              <w:t>system complies using Table 150.0-</w:t>
            </w:r>
            <w:r>
              <w:rPr>
                <w:rFonts w:ascii="Calibri" w:hAnsi="Calibri"/>
                <w:b/>
                <w:sz w:val="16"/>
                <w:szCs w:val="16"/>
              </w:rPr>
              <w:t>B</w:t>
            </w:r>
            <w:r w:rsidRPr="001A64FF">
              <w:rPr>
                <w:rFonts w:ascii="Calibri" w:hAnsi="Calibri"/>
                <w:b/>
                <w:sz w:val="16"/>
                <w:szCs w:val="16"/>
              </w:rPr>
              <w:t xml:space="preserve"> or </w:t>
            </w:r>
            <w:r>
              <w:rPr>
                <w:rFonts w:ascii="Calibri" w:hAnsi="Calibri"/>
                <w:b/>
                <w:sz w:val="16"/>
                <w:szCs w:val="16"/>
              </w:rPr>
              <w:t>C</w:t>
            </w:r>
            <w:r w:rsidRPr="001A64FF">
              <w:rPr>
                <w:rFonts w:ascii="Calibri" w:hAnsi="Calibri"/>
                <w:b/>
                <w:sz w:val="16"/>
                <w:szCs w:val="16"/>
              </w:rPr>
              <w:t xml:space="preserve"> alternative return duct design criteria</w:t>
            </w:r>
            <w:r w:rsidRPr="00D70C2C">
              <w:rPr>
                <w:rFonts w:ascii="Calibri" w:hAnsi="Calibri"/>
                <w:sz w:val="16"/>
                <w:szCs w:val="16"/>
              </w:rPr>
              <w:t>.</w:t>
            </w:r>
          </w:p>
          <w:p w14:paraId="50F7E0F3" w14:textId="589A03F1" w:rsidR="00C01847" w:rsidRDefault="00C01847" w:rsidP="00C01847">
            <w:pPr>
              <w:keepNext/>
              <w:spacing w:afterLines="60" w:after="144"/>
              <w:ind w:left="720"/>
              <w:rPr>
                <w:rFonts w:ascii="Calibri" w:hAnsi="Calibri"/>
                <w:sz w:val="16"/>
                <w:szCs w:val="16"/>
              </w:rPr>
            </w:pPr>
            <w:r>
              <w:rPr>
                <w:rFonts w:ascii="Calibri" w:hAnsi="Calibri"/>
                <w:sz w:val="16"/>
                <w:szCs w:val="16"/>
              </w:rPr>
              <w:t>else result=</w:t>
            </w:r>
            <w:r w:rsidRPr="001A64FF">
              <w:rPr>
                <w:rFonts w:ascii="Calibri" w:hAnsi="Calibri"/>
                <w:b/>
                <w:sz w:val="16"/>
                <w:szCs w:val="16"/>
              </w:rPr>
              <w:t xml:space="preserve">System does not comply.  A registered </w:t>
            </w:r>
            <w:del w:id="74" w:author="Alhabibi, Haider@Energy" w:date="2022-03-09T17:14:00Z">
              <w:r w:rsidRPr="001A64FF" w:rsidDel="00E42024">
                <w:rPr>
                  <w:rFonts w:ascii="Calibri" w:hAnsi="Calibri"/>
                  <w:b/>
                  <w:sz w:val="16"/>
                  <w:szCs w:val="16"/>
                </w:rPr>
                <w:delText>CF2R</w:delText>
              </w:r>
            </w:del>
            <w:ins w:id="75" w:author="Alhabibi, Haider@Energy" w:date="2022-03-09T17:14:00Z">
              <w:r w:rsidR="00E42024">
                <w:rPr>
                  <w:rFonts w:ascii="Calibri" w:hAnsi="Calibri"/>
                  <w:b/>
                  <w:sz w:val="16"/>
                  <w:szCs w:val="16"/>
                </w:rPr>
                <w:t>LMCI</w:t>
              </w:r>
            </w:ins>
            <w:r w:rsidRPr="001A64FF">
              <w:rPr>
                <w:rFonts w:ascii="Calibri" w:hAnsi="Calibri"/>
                <w:b/>
                <w:sz w:val="16"/>
                <w:szCs w:val="16"/>
              </w:rPr>
              <w:t xml:space="preserve">-MCH-28 is required </w:t>
            </w:r>
            <w:r>
              <w:rPr>
                <w:rFonts w:ascii="Calibri" w:hAnsi="Calibri"/>
                <w:sz w:val="16"/>
                <w:szCs w:val="16"/>
              </w:rPr>
              <w:t>(do not allow this MCH-25 to be registered)</w:t>
            </w:r>
            <w:r w:rsidRPr="00D70C2C">
              <w:rPr>
                <w:rFonts w:ascii="Calibri" w:hAnsi="Calibri"/>
                <w:sz w:val="16"/>
                <w:szCs w:val="16"/>
              </w:rPr>
              <w:t>.</w:t>
            </w:r>
          </w:p>
          <w:p w14:paraId="507DAFBB" w14:textId="3AF4034D" w:rsidR="00C01847" w:rsidRDefault="00C01847" w:rsidP="00C01847">
            <w:pPr>
              <w:keepNext/>
              <w:spacing w:afterLines="60" w:after="144"/>
              <w:rPr>
                <w:rFonts w:ascii="Calibri" w:hAnsi="Calibri"/>
                <w:sz w:val="16"/>
                <w:szCs w:val="16"/>
              </w:rPr>
            </w:pPr>
            <w:r w:rsidRPr="00D70C2C">
              <w:rPr>
                <w:rFonts w:ascii="Calibri" w:hAnsi="Calibri"/>
                <w:sz w:val="16"/>
                <w:szCs w:val="16"/>
                <w:u w:val="single"/>
              </w:rPr>
              <w:t>else</w:t>
            </w:r>
            <w:r w:rsidRPr="00D70C2C">
              <w:rPr>
                <w:rFonts w:ascii="Calibri" w:hAnsi="Calibri"/>
                <w:sz w:val="16"/>
                <w:szCs w:val="16"/>
              </w:rPr>
              <w:t xml:space="preserve">if the </w:t>
            </w:r>
            <w:del w:id="76" w:author="Alhabibi, Haider@Energy" w:date="2022-03-09T17:14:00Z">
              <w:r w:rsidDel="00E42024">
                <w:rPr>
                  <w:rFonts w:ascii="Calibri" w:hAnsi="Calibri"/>
                  <w:sz w:val="16"/>
                  <w:szCs w:val="16"/>
                </w:rPr>
                <w:delText>CF2R</w:delText>
              </w:r>
            </w:del>
            <w:ins w:id="77" w:author="Alhabibi, Haider@Energy" w:date="2022-03-09T17:14:00Z">
              <w:r w:rsidR="00E42024">
                <w:rPr>
                  <w:rFonts w:ascii="Calibri" w:hAnsi="Calibri"/>
                  <w:sz w:val="16"/>
                  <w:szCs w:val="16"/>
                </w:rPr>
                <w:t>LMCI</w:t>
              </w:r>
            </w:ins>
            <w:r>
              <w:rPr>
                <w:rFonts w:ascii="Calibri" w:hAnsi="Calibri"/>
                <w:sz w:val="16"/>
                <w:szCs w:val="16"/>
              </w:rPr>
              <w:t>-</w:t>
            </w:r>
            <w:r w:rsidRPr="00D70C2C">
              <w:rPr>
                <w:rFonts w:ascii="Calibri" w:hAnsi="Calibri"/>
                <w:sz w:val="16"/>
                <w:szCs w:val="16"/>
              </w:rPr>
              <w:t xml:space="preserve">MCH-01 indicates </w:t>
            </w:r>
            <w:proofErr w:type="gramStart"/>
            <w:r>
              <w:rPr>
                <w:rFonts w:ascii="Calibri" w:hAnsi="Calibri"/>
                <w:sz w:val="16"/>
                <w:szCs w:val="16"/>
              </w:rPr>
              <w:t>a</w:t>
            </w:r>
            <w:proofErr w:type="gramEnd"/>
            <w:r>
              <w:rPr>
                <w:rFonts w:ascii="Calibri" w:hAnsi="Calibri"/>
                <w:sz w:val="16"/>
                <w:szCs w:val="16"/>
              </w:rPr>
              <w:t xml:space="preserve"> </w:t>
            </w:r>
            <w:r w:rsidRPr="00D70C2C">
              <w:rPr>
                <w:rFonts w:ascii="Calibri" w:hAnsi="Calibri"/>
                <w:sz w:val="16"/>
                <w:szCs w:val="16"/>
              </w:rPr>
              <w:t xml:space="preserve">MCH-23 </w:t>
            </w:r>
            <w:r>
              <w:rPr>
                <w:rFonts w:ascii="Calibri" w:hAnsi="Calibri"/>
                <w:sz w:val="16"/>
                <w:szCs w:val="16"/>
              </w:rPr>
              <w:t xml:space="preserve">is </w:t>
            </w:r>
            <w:r w:rsidRPr="00D70C2C">
              <w:rPr>
                <w:rFonts w:ascii="Calibri" w:hAnsi="Calibri"/>
                <w:sz w:val="16"/>
                <w:szCs w:val="16"/>
              </w:rPr>
              <w:t>required for</w:t>
            </w:r>
            <w:r>
              <w:rPr>
                <w:rFonts w:ascii="Calibri" w:hAnsi="Calibri"/>
                <w:sz w:val="16"/>
                <w:szCs w:val="16"/>
              </w:rPr>
              <w:t xml:space="preserve"> minimum</w:t>
            </w:r>
            <w:r w:rsidRPr="00D70C2C">
              <w:rPr>
                <w:rFonts w:ascii="Calibri" w:hAnsi="Calibri"/>
                <w:sz w:val="16"/>
                <w:szCs w:val="16"/>
              </w:rPr>
              <w:t xml:space="preserve"> airflow rate compliance, then</w:t>
            </w:r>
          </w:p>
          <w:p w14:paraId="00CB7087" w14:textId="4D3DA317" w:rsidR="00C01847" w:rsidRDefault="00C01847" w:rsidP="00C01847">
            <w:pPr>
              <w:keepNext/>
              <w:spacing w:afterLines="60" w:after="144"/>
              <w:ind w:left="720"/>
              <w:rPr>
                <w:rFonts w:ascii="Calibri" w:hAnsi="Calibri"/>
                <w:sz w:val="16"/>
                <w:szCs w:val="16"/>
              </w:rPr>
            </w:pPr>
            <w:r w:rsidRPr="00D70C2C">
              <w:rPr>
                <w:rFonts w:ascii="Calibri" w:hAnsi="Calibri"/>
                <w:sz w:val="16"/>
                <w:szCs w:val="16"/>
              </w:rPr>
              <w:t xml:space="preserve">if this system has a registered </w:t>
            </w:r>
            <w:del w:id="78" w:author="Alhabibi, Haider@Energy" w:date="2022-03-09T17:14:00Z">
              <w:r w:rsidDel="00E42024">
                <w:rPr>
                  <w:rFonts w:ascii="Calibri" w:hAnsi="Calibri"/>
                  <w:sz w:val="16"/>
                  <w:szCs w:val="16"/>
                </w:rPr>
                <w:delText>CF2R</w:delText>
              </w:r>
            </w:del>
            <w:ins w:id="79" w:author="Alhabibi, Haider@Energy" w:date="2022-03-09T17:14:00Z">
              <w:r w:rsidR="00E42024">
                <w:rPr>
                  <w:rFonts w:ascii="Calibri" w:hAnsi="Calibri"/>
                  <w:sz w:val="16"/>
                  <w:szCs w:val="16"/>
                </w:rPr>
                <w:t>LMCI</w:t>
              </w:r>
            </w:ins>
            <w:r>
              <w:rPr>
                <w:rFonts w:ascii="Calibri" w:hAnsi="Calibri"/>
                <w:sz w:val="16"/>
                <w:szCs w:val="16"/>
              </w:rPr>
              <w:t>-</w:t>
            </w:r>
            <w:r w:rsidRPr="00D70C2C">
              <w:rPr>
                <w:rFonts w:ascii="Calibri" w:hAnsi="Calibri"/>
                <w:sz w:val="16"/>
                <w:szCs w:val="16"/>
              </w:rPr>
              <w:t>MCH-23</w:t>
            </w:r>
            <w:r>
              <w:rPr>
                <w:rFonts w:ascii="Calibri" w:hAnsi="Calibri"/>
                <w:sz w:val="16"/>
                <w:szCs w:val="16"/>
              </w:rPr>
              <w:t>a</w:t>
            </w:r>
            <w:r w:rsidR="00F53A2B">
              <w:rPr>
                <w:rFonts w:ascii="Calibri" w:hAnsi="Calibri"/>
                <w:sz w:val="16"/>
                <w:szCs w:val="16"/>
              </w:rPr>
              <w:t>,</w:t>
            </w:r>
            <w:r>
              <w:rPr>
                <w:rFonts w:ascii="Calibri" w:hAnsi="Calibri"/>
                <w:sz w:val="16"/>
                <w:szCs w:val="16"/>
              </w:rPr>
              <w:t xml:space="preserve"> </w:t>
            </w:r>
            <w:del w:id="80" w:author="Alhabibi, Haider@Energy" w:date="2022-03-09T17:14:00Z">
              <w:r w:rsidDel="00E42024">
                <w:rPr>
                  <w:rFonts w:ascii="Calibri" w:hAnsi="Calibri"/>
                  <w:sz w:val="16"/>
                  <w:szCs w:val="16"/>
                </w:rPr>
                <w:delText>CF2R</w:delText>
              </w:r>
            </w:del>
            <w:ins w:id="81" w:author="Alhabibi, Haider@Energy" w:date="2022-03-09T17:14:00Z">
              <w:r w:rsidR="00E42024">
                <w:rPr>
                  <w:rFonts w:ascii="Calibri" w:hAnsi="Calibri"/>
                  <w:sz w:val="16"/>
                  <w:szCs w:val="16"/>
                </w:rPr>
                <w:t>LMCI</w:t>
              </w:r>
            </w:ins>
            <w:r>
              <w:rPr>
                <w:rFonts w:ascii="Calibri" w:hAnsi="Calibri"/>
                <w:sz w:val="16"/>
                <w:szCs w:val="16"/>
              </w:rPr>
              <w:t>-MCH-23b</w:t>
            </w:r>
            <w:r w:rsidR="00F53A2B">
              <w:rPr>
                <w:rFonts w:ascii="Calibri" w:hAnsi="Calibri"/>
                <w:sz w:val="16"/>
                <w:szCs w:val="16"/>
              </w:rPr>
              <w:t xml:space="preserve">, </w:t>
            </w:r>
            <w:del w:id="82" w:author="Alhabibi, Haider@Energy" w:date="2022-03-09T17:14:00Z">
              <w:r w:rsidR="00F53A2B" w:rsidDel="00E42024">
                <w:rPr>
                  <w:rFonts w:ascii="Calibri" w:hAnsi="Calibri"/>
                  <w:sz w:val="16"/>
                  <w:szCs w:val="16"/>
                </w:rPr>
                <w:delText>CF2R</w:delText>
              </w:r>
            </w:del>
            <w:ins w:id="83" w:author="Alhabibi, Haider@Energy" w:date="2022-03-09T17:14:00Z">
              <w:r w:rsidR="00E42024">
                <w:rPr>
                  <w:rFonts w:ascii="Calibri" w:hAnsi="Calibri"/>
                  <w:sz w:val="16"/>
                  <w:szCs w:val="16"/>
                </w:rPr>
                <w:t>LMCI</w:t>
              </w:r>
            </w:ins>
            <w:r w:rsidR="00F53A2B">
              <w:rPr>
                <w:rFonts w:ascii="Calibri" w:hAnsi="Calibri"/>
                <w:sz w:val="16"/>
                <w:szCs w:val="16"/>
              </w:rPr>
              <w:t xml:space="preserve">-MCH-23e or </w:t>
            </w:r>
            <w:del w:id="84" w:author="Alhabibi, Haider@Energy" w:date="2022-03-09T17:15:00Z">
              <w:r w:rsidR="00F53A2B" w:rsidDel="00E42024">
                <w:rPr>
                  <w:rFonts w:ascii="Calibri" w:hAnsi="Calibri"/>
                  <w:sz w:val="16"/>
                  <w:szCs w:val="16"/>
                </w:rPr>
                <w:delText>CF2R</w:delText>
              </w:r>
            </w:del>
            <w:ins w:id="85" w:author="Alhabibi, Haider@Energy" w:date="2022-03-09T17:15:00Z">
              <w:r w:rsidR="00E42024">
                <w:rPr>
                  <w:rFonts w:ascii="Calibri" w:hAnsi="Calibri"/>
                  <w:sz w:val="16"/>
                  <w:szCs w:val="16"/>
                </w:rPr>
                <w:t>LMCI</w:t>
              </w:r>
            </w:ins>
            <w:r w:rsidR="00F53A2B">
              <w:rPr>
                <w:rFonts w:ascii="Calibri" w:hAnsi="Calibri"/>
                <w:sz w:val="16"/>
                <w:szCs w:val="16"/>
              </w:rPr>
              <w:t>-MCH-23</w:t>
            </w:r>
            <w:proofErr w:type="gramStart"/>
            <w:r w:rsidR="00F53A2B">
              <w:rPr>
                <w:rFonts w:ascii="Calibri" w:hAnsi="Calibri"/>
                <w:sz w:val="16"/>
                <w:szCs w:val="16"/>
              </w:rPr>
              <w:t>f</w:t>
            </w:r>
            <w:r w:rsidR="00F53A2B" w:rsidRPr="00D70C2C">
              <w:rPr>
                <w:rFonts w:ascii="Calibri" w:hAnsi="Calibri"/>
                <w:sz w:val="16"/>
                <w:szCs w:val="16"/>
              </w:rPr>
              <w:t xml:space="preserve"> </w:t>
            </w:r>
            <w:r w:rsidRPr="00D70C2C">
              <w:rPr>
                <w:rFonts w:ascii="Calibri" w:hAnsi="Calibri"/>
                <w:sz w:val="16"/>
                <w:szCs w:val="16"/>
              </w:rPr>
              <w:t xml:space="preserve"> that</w:t>
            </w:r>
            <w:proofErr w:type="gramEnd"/>
            <w:r w:rsidRPr="00D70C2C">
              <w:rPr>
                <w:rFonts w:ascii="Calibri" w:hAnsi="Calibri"/>
                <w:sz w:val="16"/>
                <w:szCs w:val="16"/>
              </w:rPr>
              <w:t xml:space="preserve"> meets the compliance criterion in </w:t>
            </w:r>
            <w:r>
              <w:rPr>
                <w:rFonts w:ascii="Calibri" w:hAnsi="Calibri"/>
                <w:sz w:val="16"/>
                <w:szCs w:val="16"/>
              </w:rPr>
              <w:t>E</w:t>
            </w:r>
            <w:r w:rsidRPr="00D70C2C">
              <w:rPr>
                <w:rFonts w:ascii="Calibri" w:hAnsi="Calibri"/>
                <w:sz w:val="16"/>
                <w:szCs w:val="16"/>
              </w:rPr>
              <w:t xml:space="preserve">01, </w:t>
            </w:r>
            <w:r>
              <w:rPr>
                <w:rFonts w:ascii="Calibri" w:hAnsi="Calibri"/>
                <w:sz w:val="16"/>
                <w:szCs w:val="16"/>
              </w:rPr>
              <w:t xml:space="preserve">then result = </w:t>
            </w:r>
            <w:r w:rsidRPr="001A64FF">
              <w:rPr>
                <w:rFonts w:ascii="Calibri" w:hAnsi="Calibri"/>
                <w:b/>
                <w:sz w:val="16"/>
                <w:szCs w:val="16"/>
              </w:rPr>
              <w:t>System complies with minimum airflow rate requirements</w:t>
            </w:r>
            <w:r>
              <w:rPr>
                <w:rFonts w:ascii="Calibri" w:hAnsi="Calibri"/>
                <w:sz w:val="16"/>
                <w:szCs w:val="16"/>
              </w:rPr>
              <w:t>;</w:t>
            </w:r>
          </w:p>
          <w:p w14:paraId="17A8AB7C" w14:textId="77777777" w:rsidR="00C01847" w:rsidRDefault="00C01847" w:rsidP="00C01847">
            <w:pPr>
              <w:keepNext/>
              <w:spacing w:afterLines="60" w:after="144"/>
              <w:ind w:left="720"/>
              <w:rPr>
                <w:rFonts w:ascii="Calibri" w:hAnsi="Calibri"/>
                <w:sz w:val="16"/>
                <w:szCs w:val="16"/>
              </w:rPr>
            </w:pPr>
            <w:r>
              <w:rPr>
                <w:rFonts w:ascii="Calibri" w:hAnsi="Calibri"/>
                <w:sz w:val="16"/>
                <w:szCs w:val="16"/>
              </w:rPr>
              <w:t>else</w:t>
            </w:r>
            <w:r w:rsidRPr="00D70C2C">
              <w:rPr>
                <w:rFonts w:ascii="Calibri" w:hAnsi="Calibri"/>
                <w:sz w:val="16"/>
                <w:szCs w:val="16"/>
              </w:rPr>
              <w:t>if A</w:t>
            </w:r>
            <w:r>
              <w:rPr>
                <w:rFonts w:ascii="Calibri" w:hAnsi="Calibri"/>
                <w:sz w:val="16"/>
                <w:szCs w:val="16"/>
              </w:rPr>
              <w:t>10</w:t>
            </w:r>
            <w:r w:rsidRPr="00D70C2C">
              <w:rPr>
                <w:rFonts w:ascii="Calibri" w:hAnsi="Calibri"/>
                <w:sz w:val="16"/>
                <w:szCs w:val="16"/>
              </w:rPr>
              <w:t>=Alteration</w:t>
            </w:r>
            <w:r>
              <w:rPr>
                <w:rFonts w:ascii="Calibri" w:hAnsi="Calibri"/>
                <w:sz w:val="16"/>
                <w:szCs w:val="16"/>
              </w:rPr>
              <w:t>, then</w:t>
            </w:r>
          </w:p>
          <w:p w14:paraId="3CC76F9E" w14:textId="037A8A4E" w:rsidR="00C01847" w:rsidRDefault="00C01847" w:rsidP="00C01847">
            <w:pPr>
              <w:keepNext/>
              <w:spacing w:afterLines="60" w:after="144"/>
              <w:ind w:left="1440"/>
              <w:rPr>
                <w:rFonts w:ascii="Calibri" w:hAnsi="Calibri"/>
                <w:sz w:val="16"/>
                <w:szCs w:val="16"/>
              </w:rPr>
            </w:pPr>
            <w:r>
              <w:rPr>
                <w:rFonts w:ascii="Calibri" w:hAnsi="Calibri"/>
                <w:sz w:val="16"/>
                <w:szCs w:val="16"/>
              </w:rPr>
              <w:t xml:space="preserve">if </w:t>
            </w:r>
            <w:r w:rsidRPr="00D70C2C">
              <w:rPr>
                <w:rFonts w:ascii="Calibri" w:hAnsi="Calibri"/>
                <w:sz w:val="16"/>
                <w:szCs w:val="16"/>
              </w:rPr>
              <w:t xml:space="preserve">the system complies with the </w:t>
            </w:r>
            <w:r>
              <w:rPr>
                <w:rFonts w:ascii="Calibri" w:hAnsi="Calibri"/>
                <w:sz w:val="16"/>
                <w:szCs w:val="16"/>
              </w:rPr>
              <w:t>alternative</w:t>
            </w:r>
            <w:r w:rsidRPr="00D70C2C">
              <w:rPr>
                <w:rFonts w:ascii="Calibri" w:hAnsi="Calibri"/>
                <w:sz w:val="16"/>
                <w:szCs w:val="16"/>
              </w:rPr>
              <w:t xml:space="preserve"> airflow compliance method on a registered </w:t>
            </w:r>
            <w:del w:id="86" w:author="Alhabibi, Haider@Energy" w:date="2022-03-09T17:15:00Z">
              <w:r w:rsidDel="00E42024">
                <w:rPr>
                  <w:rFonts w:ascii="Calibri" w:hAnsi="Calibri"/>
                  <w:sz w:val="16"/>
                  <w:szCs w:val="16"/>
                </w:rPr>
                <w:delText>CF2R</w:delText>
              </w:r>
            </w:del>
            <w:ins w:id="87" w:author="Alhabibi, Haider@Energy" w:date="2022-03-09T17:15:00Z">
              <w:r w:rsidR="00E42024">
                <w:rPr>
                  <w:rFonts w:ascii="Calibri" w:hAnsi="Calibri"/>
                  <w:sz w:val="16"/>
                  <w:szCs w:val="16"/>
                </w:rPr>
                <w:t>LMCI</w:t>
              </w:r>
            </w:ins>
            <w:r>
              <w:rPr>
                <w:rFonts w:ascii="Calibri" w:hAnsi="Calibri"/>
                <w:sz w:val="16"/>
                <w:szCs w:val="16"/>
              </w:rPr>
              <w:t>-</w:t>
            </w:r>
            <w:r w:rsidRPr="00D70C2C">
              <w:rPr>
                <w:rFonts w:ascii="Calibri" w:hAnsi="Calibri"/>
                <w:sz w:val="16"/>
                <w:szCs w:val="16"/>
              </w:rPr>
              <w:t>MCH23</w:t>
            </w:r>
            <w:proofErr w:type="gramStart"/>
            <w:r>
              <w:rPr>
                <w:rFonts w:ascii="Calibri" w:hAnsi="Calibri"/>
                <w:sz w:val="16"/>
                <w:szCs w:val="16"/>
              </w:rPr>
              <w:t>c</w:t>
            </w:r>
            <w:r w:rsidRPr="00D70C2C">
              <w:rPr>
                <w:rFonts w:ascii="Calibri" w:hAnsi="Calibri"/>
                <w:sz w:val="16"/>
                <w:szCs w:val="16"/>
              </w:rPr>
              <w:t xml:space="preserve">; </w:t>
            </w:r>
            <w:r>
              <w:rPr>
                <w:rFonts w:ascii="Calibri" w:hAnsi="Calibri"/>
                <w:sz w:val="16"/>
                <w:szCs w:val="16"/>
              </w:rPr>
              <w:t xml:space="preserve"> </w:t>
            </w:r>
            <w:r w:rsidRPr="00D70C2C">
              <w:rPr>
                <w:rFonts w:ascii="Calibri" w:hAnsi="Calibri"/>
                <w:sz w:val="16"/>
                <w:szCs w:val="16"/>
              </w:rPr>
              <w:t>then</w:t>
            </w:r>
            <w:proofErr w:type="gramEnd"/>
            <w:r w:rsidRPr="00D70C2C">
              <w:rPr>
                <w:rFonts w:ascii="Calibri" w:hAnsi="Calibri"/>
                <w:sz w:val="16"/>
                <w:szCs w:val="16"/>
              </w:rPr>
              <w:t xml:space="preserve"> result =</w:t>
            </w:r>
            <w:r w:rsidRPr="001A64FF">
              <w:rPr>
                <w:rFonts w:ascii="Calibri" w:hAnsi="Calibri"/>
                <w:b/>
                <w:sz w:val="16"/>
                <w:szCs w:val="16"/>
              </w:rPr>
              <w:t>system complies using the alternative remedial actions specified in RA</w:t>
            </w:r>
            <w:r>
              <w:rPr>
                <w:rFonts w:ascii="Calibri" w:hAnsi="Calibri"/>
                <w:b/>
                <w:sz w:val="16"/>
                <w:szCs w:val="16"/>
              </w:rPr>
              <w:t>3.3.3.1.5</w:t>
            </w:r>
            <w:r>
              <w:rPr>
                <w:rFonts w:ascii="Calibri" w:hAnsi="Calibri"/>
                <w:sz w:val="16"/>
                <w:szCs w:val="16"/>
              </w:rPr>
              <w:t>.</w:t>
            </w:r>
            <w:r w:rsidRPr="00D54A79">
              <w:rPr>
                <w:rFonts w:asciiTheme="minorHAnsi" w:hAnsiTheme="minorHAnsi"/>
                <w:sz w:val="18"/>
                <w:szCs w:val="18"/>
              </w:rPr>
              <w:t xml:space="preserve"> </w:t>
            </w:r>
            <w:r w:rsidRPr="00C27870">
              <w:rPr>
                <w:rFonts w:asciiTheme="minorHAnsi" w:hAnsiTheme="minorHAnsi"/>
                <w:b/>
                <w:sz w:val="16"/>
                <w:szCs w:val="16"/>
              </w:rPr>
              <w:t>This System does not qualify for Group Sampling.</w:t>
            </w:r>
          </w:p>
          <w:p w14:paraId="29B40E12" w14:textId="792680DE" w:rsidR="00C01847" w:rsidRPr="006A3EEB" w:rsidRDefault="00C01847" w:rsidP="00C01847">
            <w:pPr>
              <w:keepNext/>
              <w:spacing w:afterLines="60" w:after="144"/>
              <w:ind w:left="720"/>
              <w:rPr>
                <w:rFonts w:ascii="Calibri" w:hAnsi="Calibri"/>
                <w:sz w:val="16"/>
                <w:szCs w:val="16"/>
              </w:rPr>
            </w:pPr>
            <w:r w:rsidRPr="00D70C2C">
              <w:rPr>
                <w:rFonts w:ascii="Calibri" w:hAnsi="Calibri"/>
                <w:sz w:val="16"/>
                <w:szCs w:val="16"/>
              </w:rPr>
              <w:t xml:space="preserve">else </w:t>
            </w:r>
            <w:r>
              <w:rPr>
                <w:rFonts w:ascii="Calibri" w:hAnsi="Calibri"/>
                <w:sz w:val="16"/>
                <w:szCs w:val="16"/>
              </w:rPr>
              <w:t>result=</w:t>
            </w:r>
            <w:r w:rsidRPr="008B5BFD">
              <w:rPr>
                <w:rFonts w:ascii="Calibri" w:hAnsi="Calibri"/>
                <w:b/>
                <w:sz w:val="16"/>
                <w:szCs w:val="16"/>
              </w:rPr>
              <w:t xml:space="preserve">System does not comply. A registered </w:t>
            </w:r>
            <w:del w:id="88" w:author="Alhabibi, Haider@Energy" w:date="2022-03-09T17:15:00Z">
              <w:r w:rsidDel="00E42024">
                <w:rPr>
                  <w:rFonts w:ascii="Calibri" w:hAnsi="Calibri"/>
                  <w:b/>
                  <w:sz w:val="16"/>
                  <w:szCs w:val="16"/>
                </w:rPr>
                <w:delText>CF2R</w:delText>
              </w:r>
            </w:del>
            <w:ins w:id="89" w:author="Alhabibi, Haider@Energy" w:date="2022-03-09T17:15:00Z">
              <w:r w:rsidR="00E42024">
                <w:rPr>
                  <w:rFonts w:ascii="Calibri" w:hAnsi="Calibri"/>
                  <w:b/>
                  <w:sz w:val="16"/>
                  <w:szCs w:val="16"/>
                </w:rPr>
                <w:t>LMCI</w:t>
              </w:r>
            </w:ins>
            <w:r>
              <w:rPr>
                <w:rFonts w:ascii="Calibri" w:hAnsi="Calibri"/>
                <w:b/>
                <w:sz w:val="16"/>
                <w:szCs w:val="16"/>
              </w:rPr>
              <w:t>-</w:t>
            </w:r>
            <w:r w:rsidRPr="008B5BFD">
              <w:rPr>
                <w:rFonts w:ascii="Calibri" w:hAnsi="Calibri"/>
                <w:b/>
                <w:sz w:val="16"/>
                <w:szCs w:val="16"/>
              </w:rPr>
              <w:t xml:space="preserve">MCH-23 for this system is </w:t>
            </w:r>
            <w:proofErr w:type="gramStart"/>
            <w:r w:rsidRPr="008B5BFD">
              <w:rPr>
                <w:rFonts w:ascii="Calibri" w:hAnsi="Calibri"/>
                <w:b/>
                <w:sz w:val="16"/>
                <w:szCs w:val="16"/>
              </w:rPr>
              <w:t>required</w:t>
            </w:r>
            <w:r>
              <w:rPr>
                <w:rFonts w:ascii="Calibri" w:hAnsi="Calibri"/>
                <w:b/>
                <w:sz w:val="16"/>
                <w:szCs w:val="16"/>
              </w:rPr>
              <w:t xml:space="preserve"> </w:t>
            </w:r>
            <w:r w:rsidRPr="00D70C2C">
              <w:rPr>
                <w:rFonts w:ascii="Calibri" w:hAnsi="Calibri"/>
                <w:sz w:val="16"/>
                <w:szCs w:val="16"/>
              </w:rPr>
              <w:t>.</w:t>
            </w:r>
            <w:proofErr w:type="gramEnd"/>
            <w:r>
              <w:rPr>
                <w:rFonts w:ascii="Calibri" w:hAnsi="Calibri"/>
                <w:sz w:val="16"/>
                <w:szCs w:val="16"/>
              </w:rPr>
              <w:t xml:space="preserve"> (</w:t>
            </w:r>
            <w:proofErr w:type="gramStart"/>
            <w:r>
              <w:rPr>
                <w:rFonts w:ascii="Calibri" w:hAnsi="Calibri"/>
                <w:sz w:val="16"/>
                <w:szCs w:val="16"/>
              </w:rPr>
              <w:t>do</w:t>
            </w:r>
            <w:proofErr w:type="gramEnd"/>
            <w:r>
              <w:rPr>
                <w:rFonts w:ascii="Calibri" w:hAnsi="Calibri"/>
                <w:sz w:val="16"/>
                <w:szCs w:val="16"/>
              </w:rPr>
              <w:t xml:space="preserve"> not allow this MCH-25 to be registered)</w:t>
            </w:r>
            <w:r w:rsidRPr="00D70C2C">
              <w:rPr>
                <w:rFonts w:ascii="Calibri" w:hAnsi="Calibri"/>
                <w:sz w:val="16"/>
                <w:szCs w:val="16"/>
              </w:rPr>
              <w:t>&gt;&gt;</w:t>
            </w:r>
          </w:p>
        </w:tc>
      </w:tr>
      <w:tr w:rsidR="00C01847" w:rsidRPr="006A3EEB" w14:paraId="178EBDF8" w14:textId="77777777" w:rsidTr="0005715F">
        <w:trPr>
          <w:gridAfter w:val="1"/>
          <w:wAfter w:w="18" w:type="dxa"/>
          <w:cantSplit/>
          <w:trHeight w:val="197"/>
        </w:trPr>
        <w:tc>
          <w:tcPr>
            <w:tcW w:w="3078" w:type="dxa"/>
            <w:gridSpan w:val="3"/>
          </w:tcPr>
          <w:p w14:paraId="5BBA265E" w14:textId="77777777" w:rsidR="00C01847" w:rsidRPr="006A3EEB" w:rsidRDefault="00C01847" w:rsidP="00004682">
            <w:pPr>
              <w:keepNext/>
              <w:rPr>
                <w:rFonts w:ascii="Calibri" w:hAnsi="Calibri"/>
                <w:sz w:val="16"/>
                <w:szCs w:val="16"/>
              </w:rPr>
            </w:pPr>
          </w:p>
        </w:tc>
        <w:tc>
          <w:tcPr>
            <w:tcW w:w="3600" w:type="dxa"/>
            <w:gridSpan w:val="2"/>
          </w:tcPr>
          <w:p w14:paraId="0F5ED0DF" w14:textId="77777777" w:rsidR="00C01847" w:rsidRPr="006A3EEB" w:rsidRDefault="00C01847" w:rsidP="00004682">
            <w:pPr>
              <w:keepNext/>
              <w:rPr>
                <w:rFonts w:ascii="Calibri" w:hAnsi="Calibri"/>
                <w:sz w:val="16"/>
                <w:szCs w:val="16"/>
              </w:rPr>
            </w:pPr>
          </w:p>
        </w:tc>
        <w:tc>
          <w:tcPr>
            <w:tcW w:w="4320" w:type="dxa"/>
          </w:tcPr>
          <w:p w14:paraId="437FC3FE" w14:textId="77777777" w:rsidR="00C01847" w:rsidRPr="006A3EEB" w:rsidRDefault="00C01847" w:rsidP="00004682">
            <w:pPr>
              <w:keepNext/>
              <w:rPr>
                <w:rFonts w:ascii="Calibri" w:hAnsi="Calibri"/>
                <w:sz w:val="16"/>
                <w:szCs w:val="16"/>
              </w:rPr>
            </w:pPr>
          </w:p>
        </w:tc>
      </w:tr>
      <w:tr w:rsidR="00C01847" w:rsidRPr="00BC1E29" w14:paraId="4F3780A6" w14:textId="77777777" w:rsidTr="00C01847">
        <w:tblPrEx>
          <w:tblLook w:val="0000" w:firstRow="0" w:lastRow="0" w:firstColumn="0" w:lastColumn="0" w:noHBand="0" w:noVBand="0"/>
        </w:tblPrEx>
        <w:trPr>
          <w:gridAfter w:val="1"/>
          <w:wAfter w:w="18" w:type="dxa"/>
          <w:trHeight w:val="360"/>
        </w:trPr>
        <w:tc>
          <w:tcPr>
            <w:tcW w:w="467" w:type="dxa"/>
            <w:vAlign w:val="center"/>
          </w:tcPr>
          <w:p w14:paraId="5A1A8CA3" w14:textId="77777777" w:rsidR="00C01847" w:rsidRPr="00BC1E29" w:rsidRDefault="00C01847" w:rsidP="00004682">
            <w:pPr>
              <w:keepNext/>
              <w:jc w:val="center"/>
              <w:rPr>
                <w:rFonts w:ascii="Calibri" w:hAnsi="Calibri"/>
              </w:rPr>
            </w:pPr>
            <w:r>
              <w:rPr>
                <w:rFonts w:ascii="Calibri" w:hAnsi="Calibri"/>
              </w:rPr>
              <w:t>04</w:t>
            </w:r>
          </w:p>
        </w:tc>
        <w:tc>
          <w:tcPr>
            <w:tcW w:w="10531" w:type="dxa"/>
            <w:gridSpan w:val="5"/>
          </w:tcPr>
          <w:p w14:paraId="4792363C" w14:textId="77777777" w:rsidR="00C01847" w:rsidRPr="00BC1E29" w:rsidRDefault="00C01847" w:rsidP="00004682">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C01847" w:rsidRPr="006A3EEB" w14:paraId="40450EC8" w14:textId="77777777" w:rsidTr="00C01847">
        <w:trPr>
          <w:gridAfter w:val="1"/>
          <w:wAfter w:w="18" w:type="dxa"/>
          <w:cantSplit/>
        </w:trPr>
        <w:tc>
          <w:tcPr>
            <w:tcW w:w="10998" w:type="dxa"/>
            <w:gridSpan w:val="6"/>
          </w:tcPr>
          <w:p w14:paraId="1F4F4CE1" w14:textId="77777777" w:rsidR="00C01847" w:rsidRPr="006A3EEB" w:rsidRDefault="00C01847" w:rsidP="00004682">
            <w:pPr>
              <w:rPr>
                <w:rFonts w:ascii="Calibri" w:hAnsi="Calibri"/>
                <w:sz w:val="18"/>
                <w:szCs w:val="18"/>
              </w:rPr>
            </w:pPr>
            <w:r w:rsidRPr="006A3EEB">
              <w:rPr>
                <w:rFonts w:ascii="Calibri" w:hAnsi="Calibri"/>
                <w:sz w:val="18"/>
                <w:szCs w:val="18"/>
              </w:rPr>
              <w:t>Notes:</w:t>
            </w:r>
          </w:p>
        </w:tc>
      </w:tr>
      <w:tr w:rsidR="005F02F3" w:rsidRPr="00331215" w14:paraId="22383EA9" w14:textId="77777777" w:rsidTr="00C01847">
        <w:tblPrEx>
          <w:tblLook w:val="0000" w:firstRow="0" w:lastRow="0" w:firstColumn="0" w:lastColumn="0" w:noHBand="0" w:noVBand="0"/>
        </w:tblPrEx>
        <w:trPr>
          <w:cantSplit/>
          <w:trHeight w:val="432"/>
        </w:trPr>
        <w:tc>
          <w:tcPr>
            <w:tcW w:w="11016" w:type="dxa"/>
            <w:gridSpan w:val="7"/>
            <w:vAlign w:val="center"/>
          </w:tcPr>
          <w:p w14:paraId="22383EA7" w14:textId="04B18430" w:rsidR="005F02F3" w:rsidRPr="00331215" w:rsidRDefault="005F02F3" w:rsidP="00AC02CA">
            <w:pPr>
              <w:keepNext/>
              <w:rPr>
                <w:rFonts w:ascii="Calibri" w:hAnsi="Calibri"/>
                <w:b/>
              </w:rPr>
            </w:pPr>
            <w:r w:rsidRPr="00331215">
              <w:rPr>
                <w:rFonts w:ascii="Calibri" w:hAnsi="Calibri"/>
                <w:b/>
              </w:rPr>
              <w:lastRenderedPageBreak/>
              <w:t>F. Data Collection and Calculations</w:t>
            </w:r>
          </w:p>
          <w:p w14:paraId="22383EA8" w14:textId="1F4C7D68" w:rsidR="005F02F3" w:rsidRPr="00DD2BEF" w:rsidRDefault="009C7E43" w:rsidP="00AC02CA">
            <w:pPr>
              <w:keepNext/>
              <w:rPr>
                <w:rFonts w:ascii="Calibri" w:hAnsi="Calibri"/>
              </w:rPr>
            </w:pPr>
            <w:ins w:id="90" w:author="Alhabibi, Haider@Energy" w:date="2022-03-08T20:16:00Z">
              <w:r>
                <w:rPr>
                  <w:rFonts w:ascii="Calibri" w:hAnsi="Calibri"/>
                  <w:sz w:val="18"/>
                  <w:szCs w:val="18"/>
                </w:rPr>
                <w:t>&lt;&lt;Static Text - see the top&gt;&gt;</w:t>
              </w:r>
            </w:ins>
            <w:del w:id="91" w:author="Alhabibi, Haider@Energy" w:date="2022-03-08T20:16:00Z">
              <w:r w:rsidR="005F02F3" w:rsidRPr="00D013F1" w:rsidDel="009C7E43">
                <w:rPr>
                  <w:rFonts w:ascii="Calibri" w:hAnsi="Calibri"/>
                  <w:sz w:val="18"/>
                </w:rPr>
                <w:delText>Procedures for data collection and variable metering device calculations are given in Reference Residential Appendix RA3.2.2.5 and RA3.2.2.6.2 respectively.</w:delText>
              </w:r>
            </w:del>
          </w:p>
        </w:tc>
      </w:tr>
      <w:tr w:rsidR="005F02F3" w:rsidRPr="00331215" w14:paraId="22383EAC" w14:textId="77777777" w:rsidTr="00C01847">
        <w:tblPrEx>
          <w:tblLook w:val="0000" w:firstRow="0" w:lastRow="0" w:firstColumn="0" w:lastColumn="0" w:noHBand="0" w:noVBand="0"/>
        </w:tblPrEx>
        <w:trPr>
          <w:cantSplit/>
          <w:trHeight w:val="432"/>
        </w:trPr>
        <w:tc>
          <w:tcPr>
            <w:tcW w:w="557" w:type="dxa"/>
            <w:gridSpan w:val="2"/>
            <w:vAlign w:val="center"/>
          </w:tcPr>
          <w:p w14:paraId="22383EAA"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01</w:t>
            </w:r>
          </w:p>
        </w:tc>
        <w:tc>
          <w:tcPr>
            <w:tcW w:w="10459" w:type="dxa"/>
            <w:gridSpan w:val="5"/>
            <w:vAlign w:val="center"/>
          </w:tcPr>
          <w:p w14:paraId="22383EAB" w14:textId="77777777" w:rsidR="005F02F3" w:rsidRPr="00842D1A" w:rsidRDefault="005F02F3" w:rsidP="001A1F82">
            <w:pPr>
              <w:pStyle w:val="Header"/>
              <w:keepNext/>
              <w:tabs>
                <w:tab w:val="clear" w:pos="4320"/>
                <w:tab w:val="clear" w:pos="8640"/>
              </w:tabs>
            </w:pPr>
            <w:r w:rsidRPr="00842D1A">
              <w:rPr>
                <w:rFonts w:ascii="Calibri" w:hAnsi="Calibri"/>
              </w:rPr>
              <w:t>The responsible person's</w:t>
            </w:r>
            <w:r w:rsidRPr="00842D1A" w:rsidDel="00EA7925">
              <w:rPr>
                <w:rFonts w:ascii="Calibri" w:hAnsi="Calibri"/>
              </w:rPr>
              <w:t xml:space="preserve"> </w:t>
            </w:r>
            <w:r w:rsidRPr="00842D1A">
              <w:rPr>
                <w:rFonts w:ascii="Calibri" w:hAnsi="Calibri"/>
              </w:rPr>
              <w:t>signature on this document indicates confirmation that, with a Condenser Outlet Air Restrictor installed, and after system operation was stabilized for at least 15 minutes, throughout the data collection for this verification, the difference between the liquid line pressure and suction line pressure was maintained between 160 and 220 psi for R-410A systems, or between 100 and 145 psi for R-22 systems.</w:t>
            </w:r>
          </w:p>
        </w:tc>
      </w:tr>
      <w:tr w:rsidR="005F02F3" w:rsidRPr="00331215" w14:paraId="22383EB0" w14:textId="77777777" w:rsidTr="00C01847">
        <w:tblPrEx>
          <w:tblLook w:val="0000" w:firstRow="0" w:lastRow="0" w:firstColumn="0" w:lastColumn="0" w:noHBand="0" w:noVBand="0"/>
        </w:tblPrEx>
        <w:trPr>
          <w:cantSplit/>
          <w:trHeight w:val="432"/>
        </w:trPr>
        <w:tc>
          <w:tcPr>
            <w:tcW w:w="557" w:type="dxa"/>
            <w:gridSpan w:val="2"/>
            <w:vAlign w:val="center"/>
          </w:tcPr>
          <w:p w14:paraId="22383EAD"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02</w:t>
            </w:r>
          </w:p>
        </w:tc>
        <w:tc>
          <w:tcPr>
            <w:tcW w:w="4951" w:type="dxa"/>
            <w:gridSpan w:val="2"/>
            <w:vAlign w:val="center"/>
          </w:tcPr>
          <w:p w14:paraId="22383EAE" w14:textId="06E97FC5" w:rsidR="005F02F3" w:rsidRPr="00331215" w:rsidRDefault="005F02F3" w:rsidP="00961F63">
            <w:pPr>
              <w:pStyle w:val="Header"/>
              <w:keepNext/>
              <w:tabs>
                <w:tab w:val="clear" w:pos="4320"/>
                <w:tab w:val="clear" w:pos="8640"/>
              </w:tabs>
              <w:rPr>
                <w:rFonts w:ascii="Calibri" w:hAnsi="Calibri"/>
              </w:rPr>
            </w:pPr>
            <w:r w:rsidRPr="00331215">
              <w:rPr>
                <w:rFonts w:ascii="Calibri" w:hAnsi="Calibri"/>
              </w:rPr>
              <w:t xml:space="preserve">Lowest </w:t>
            </w:r>
            <w:r w:rsidR="00672DCD">
              <w:rPr>
                <w:rFonts w:ascii="Calibri" w:hAnsi="Calibri"/>
              </w:rPr>
              <w:t>R</w:t>
            </w:r>
            <w:r w:rsidRPr="00331215">
              <w:rPr>
                <w:rFonts w:ascii="Calibri" w:hAnsi="Calibri"/>
              </w:rPr>
              <w:t xml:space="preserve">eturn </w:t>
            </w:r>
            <w:r w:rsidR="00672DCD">
              <w:rPr>
                <w:rFonts w:ascii="Calibri" w:hAnsi="Calibri"/>
              </w:rPr>
              <w:t>A</w:t>
            </w:r>
            <w:r w:rsidRPr="00331215">
              <w:rPr>
                <w:rFonts w:ascii="Calibri" w:hAnsi="Calibri"/>
              </w:rPr>
              <w:t xml:space="preserve">ir </w:t>
            </w:r>
            <w:r w:rsidR="00672DCD">
              <w:rPr>
                <w:rFonts w:ascii="Calibri" w:hAnsi="Calibri"/>
              </w:rPr>
              <w:t>D</w:t>
            </w:r>
            <w:r w:rsidRPr="00331215">
              <w:rPr>
                <w:rFonts w:ascii="Calibri" w:hAnsi="Calibri"/>
              </w:rPr>
              <w:t xml:space="preserve">ry </w:t>
            </w:r>
            <w:proofErr w:type="gramStart"/>
            <w:r w:rsidRPr="00331215">
              <w:rPr>
                <w:rFonts w:ascii="Calibri" w:hAnsi="Calibri"/>
              </w:rPr>
              <w:t>bulb</w:t>
            </w:r>
            <w:proofErr w:type="gramEnd"/>
            <w:r w:rsidRPr="00331215">
              <w:rPr>
                <w:rFonts w:ascii="Calibri" w:hAnsi="Calibri"/>
              </w:rPr>
              <w:t xml:space="preserve"> </w:t>
            </w:r>
            <w:r w:rsidR="00672DCD">
              <w:rPr>
                <w:rFonts w:ascii="Calibri" w:hAnsi="Calibri"/>
              </w:rPr>
              <w:t>T</w:t>
            </w:r>
            <w:r w:rsidRPr="00331215">
              <w:rPr>
                <w:rFonts w:ascii="Calibri" w:hAnsi="Calibri"/>
              </w:rPr>
              <w:t xml:space="preserve">emperature that </w:t>
            </w:r>
            <w:r w:rsidR="00672DCD">
              <w:rPr>
                <w:rFonts w:ascii="Calibri" w:hAnsi="Calibri"/>
              </w:rPr>
              <w:t>O</w:t>
            </w:r>
            <w:r w:rsidRPr="00331215">
              <w:rPr>
                <w:rFonts w:ascii="Calibri" w:hAnsi="Calibri"/>
              </w:rPr>
              <w:t xml:space="preserve">ccurred </w:t>
            </w:r>
            <w:r w:rsidR="00672DCD">
              <w:rPr>
                <w:rFonts w:ascii="Calibri" w:hAnsi="Calibri"/>
              </w:rPr>
              <w:t>D</w:t>
            </w:r>
            <w:r w:rsidRPr="00331215">
              <w:rPr>
                <w:rFonts w:ascii="Calibri" w:hAnsi="Calibri"/>
              </w:rPr>
              <w:t xml:space="preserve">uring the </w:t>
            </w:r>
            <w:r w:rsidR="00672DCD">
              <w:rPr>
                <w:rFonts w:ascii="Calibri" w:hAnsi="Calibri"/>
              </w:rPr>
              <w:t>R</w:t>
            </w:r>
            <w:r w:rsidR="00672DCD" w:rsidRPr="00331215">
              <w:rPr>
                <w:rFonts w:ascii="Calibri" w:hAnsi="Calibri"/>
              </w:rPr>
              <w:t xml:space="preserve">efrigerant </w:t>
            </w:r>
            <w:r w:rsidR="00672DCD">
              <w:rPr>
                <w:rFonts w:ascii="Calibri" w:hAnsi="Calibri"/>
              </w:rPr>
              <w:t>C</w:t>
            </w:r>
            <w:r w:rsidRPr="00331215">
              <w:rPr>
                <w:rFonts w:ascii="Calibri" w:hAnsi="Calibri"/>
              </w:rPr>
              <w:t xml:space="preserve">harge </w:t>
            </w:r>
            <w:r w:rsidR="00672DCD">
              <w:rPr>
                <w:rFonts w:ascii="Calibri" w:hAnsi="Calibri"/>
              </w:rPr>
              <w:t>V</w:t>
            </w:r>
            <w:r w:rsidRPr="00331215">
              <w:rPr>
                <w:rFonts w:ascii="Calibri" w:hAnsi="Calibri"/>
              </w:rPr>
              <w:t xml:space="preserve">erification </w:t>
            </w:r>
            <w:r w:rsidR="00672DCD">
              <w:rPr>
                <w:rFonts w:ascii="Calibri" w:hAnsi="Calibri"/>
              </w:rPr>
              <w:t>P</w:t>
            </w:r>
            <w:r w:rsidRPr="00331215">
              <w:rPr>
                <w:rFonts w:ascii="Calibri" w:hAnsi="Calibri"/>
              </w:rPr>
              <w:t>rocedure (</w:t>
            </w:r>
            <w:r w:rsidR="00961F63">
              <w:rPr>
                <w:rFonts w:ascii="Calibri" w:hAnsi="Calibri"/>
              </w:rPr>
              <w:t>°</w:t>
            </w:r>
            <w:r w:rsidRPr="00331215">
              <w:rPr>
                <w:rFonts w:ascii="Calibri" w:hAnsi="Calibri"/>
              </w:rPr>
              <w:t>F)</w:t>
            </w:r>
          </w:p>
        </w:tc>
        <w:tc>
          <w:tcPr>
            <w:tcW w:w="5508" w:type="dxa"/>
            <w:gridSpan w:val="3"/>
            <w:vAlign w:val="center"/>
          </w:tcPr>
          <w:p w14:paraId="22383EAF" w14:textId="77777777" w:rsidR="005F02F3" w:rsidRPr="00331215" w:rsidRDefault="005F02F3" w:rsidP="001A1F82">
            <w:pPr>
              <w:keepNext/>
              <w:spacing w:after="60"/>
              <w:rPr>
                <w:rFonts w:ascii="Calibri" w:hAnsi="Calibri"/>
              </w:rPr>
            </w:pPr>
            <w:r w:rsidRPr="00331215">
              <w:rPr>
                <w:rFonts w:ascii="Calibri" w:hAnsi="Calibri"/>
              </w:rPr>
              <w:t xml:space="preserve">&lt;&lt;user input: numeric: </w:t>
            </w:r>
            <w:proofErr w:type="spellStart"/>
            <w:r w:rsidRPr="00331215">
              <w:rPr>
                <w:rFonts w:ascii="Calibri" w:hAnsi="Calibri"/>
              </w:rPr>
              <w:t>xxx.x</w:t>
            </w:r>
            <w:proofErr w:type="spellEnd"/>
            <w:r w:rsidRPr="00331215">
              <w:rPr>
                <w:rFonts w:ascii="Calibri" w:hAnsi="Calibri"/>
              </w:rPr>
              <w:t>, (</w:t>
            </w:r>
            <w:proofErr w:type="gramStart"/>
            <w:r w:rsidRPr="00331215">
              <w:rPr>
                <w:rFonts w:ascii="Calibri" w:hAnsi="Calibri"/>
              </w:rPr>
              <w:t>in order to</w:t>
            </w:r>
            <w:proofErr w:type="gramEnd"/>
            <w:r w:rsidRPr="00331215">
              <w:rPr>
                <w:rFonts w:ascii="Calibri" w:hAnsi="Calibri"/>
              </w:rPr>
              <w:t xml:space="preserve"> have a verification that complies, the return air </w:t>
            </w:r>
            <w:proofErr w:type="spellStart"/>
            <w:r w:rsidRPr="00331215">
              <w:rPr>
                <w:rFonts w:ascii="Calibri" w:hAnsi="Calibri"/>
              </w:rPr>
              <w:t>drybulb</w:t>
            </w:r>
            <w:proofErr w:type="spellEnd"/>
            <w:r w:rsidRPr="00331215">
              <w:rPr>
                <w:rFonts w:ascii="Calibri" w:hAnsi="Calibri"/>
              </w:rPr>
              <w:t xml:space="preserve"> temperature must remain above 70F during the verification procedure), range = 0 to 130&gt;&gt;</w:t>
            </w:r>
          </w:p>
        </w:tc>
      </w:tr>
      <w:tr w:rsidR="005F02F3" w:rsidRPr="00331215" w14:paraId="22383EB4" w14:textId="77777777" w:rsidTr="00C01847">
        <w:tblPrEx>
          <w:tblLook w:val="0000" w:firstRow="0" w:lastRow="0" w:firstColumn="0" w:lastColumn="0" w:noHBand="0" w:noVBand="0"/>
        </w:tblPrEx>
        <w:trPr>
          <w:cantSplit/>
          <w:trHeight w:val="432"/>
        </w:trPr>
        <w:tc>
          <w:tcPr>
            <w:tcW w:w="557" w:type="dxa"/>
            <w:gridSpan w:val="2"/>
            <w:vAlign w:val="center"/>
          </w:tcPr>
          <w:p w14:paraId="22383EB1" w14:textId="77777777" w:rsidR="005F02F3" w:rsidRPr="00331215" w:rsidRDefault="005F02F3" w:rsidP="001A1F82">
            <w:pPr>
              <w:pStyle w:val="FootnoteText"/>
              <w:keepNext/>
              <w:rPr>
                <w:rFonts w:ascii="Calibri" w:hAnsi="Calibri"/>
              </w:rPr>
            </w:pPr>
            <w:r w:rsidRPr="00331215">
              <w:rPr>
                <w:rFonts w:ascii="Calibri" w:hAnsi="Calibri"/>
              </w:rPr>
              <w:t>03</w:t>
            </w:r>
          </w:p>
        </w:tc>
        <w:tc>
          <w:tcPr>
            <w:tcW w:w="4951" w:type="dxa"/>
            <w:gridSpan w:val="2"/>
            <w:vAlign w:val="center"/>
          </w:tcPr>
          <w:p w14:paraId="22383EB2" w14:textId="46D76C00" w:rsidR="005F02F3" w:rsidRPr="00331215" w:rsidRDefault="005F02F3" w:rsidP="00961F63">
            <w:pPr>
              <w:keepNext/>
              <w:spacing w:after="60"/>
              <w:rPr>
                <w:rFonts w:ascii="Calibri" w:hAnsi="Calibri"/>
              </w:rPr>
            </w:pPr>
            <w:r w:rsidRPr="00331215">
              <w:rPr>
                <w:rFonts w:ascii="Calibri" w:hAnsi="Calibri"/>
              </w:rPr>
              <w:t xml:space="preserve">Measured Condenser </w:t>
            </w:r>
            <w:r w:rsidR="00672DCD">
              <w:rPr>
                <w:rFonts w:ascii="Calibri" w:hAnsi="Calibri"/>
              </w:rPr>
              <w:t>A</w:t>
            </w:r>
            <w:r w:rsidRPr="00331215">
              <w:rPr>
                <w:rFonts w:ascii="Calibri" w:hAnsi="Calibri"/>
              </w:rPr>
              <w:t xml:space="preserve">ir entering </w:t>
            </w:r>
            <w:r w:rsidR="00672DCD">
              <w:rPr>
                <w:rFonts w:ascii="Calibri" w:hAnsi="Calibri"/>
              </w:rPr>
              <w:t>D</w:t>
            </w:r>
            <w:r w:rsidRPr="00331215">
              <w:rPr>
                <w:rFonts w:ascii="Calibri" w:hAnsi="Calibri"/>
              </w:rPr>
              <w:t xml:space="preserve">ry-bulb </w:t>
            </w:r>
            <w:r w:rsidR="00672DCD">
              <w:rPr>
                <w:rFonts w:ascii="Calibri" w:hAnsi="Calibri"/>
              </w:rPr>
              <w:t>T</w:t>
            </w:r>
            <w:r w:rsidRPr="00331215">
              <w:rPr>
                <w:rFonts w:ascii="Calibri" w:hAnsi="Calibri"/>
              </w:rPr>
              <w:t xml:space="preserve">emperature (T </w:t>
            </w:r>
            <w:r w:rsidRPr="00331215">
              <w:rPr>
                <w:rFonts w:ascii="Calibri" w:hAnsi="Calibri"/>
                <w:vertAlign w:val="subscript"/>
              </w:rPr>
              <w:t xml:space="preserve">condenser, </w:t>
            </w:r>
            <w:proofErr w:type="spellStart"/>
            <w:r w:rsidRPr="00331215">
              <w:rPr>
                <w:rFonts w:ascii="Calibri" w:hAnsi="Calibri"/>
                <w:vertAlign w:val="subscript"/>
              </w:rPr>
              <w:t>db</w:t>
            </w:r>
            <w:proofErr w:type="spellEnd"/>
            <w:r w:rsidRPr="00331215">
              <w:rPr>
                <w:rFonts w:ascii="Calibri" w:hAnsi="Calibri"/>
              </w:rPr>
              <w:t>) (</w:t>
            </w:r>
            <w:r w:rsidR="00961F63">
              <w:rPr>
                <w:rFonts w:ascii="Calibri" w:hAnsi="Calibri"/>
              </w:rPr>
              <w:t>°</w:t>
            </w:r>
            <w:r w:rsidRPr="00331215">
              <w:rPr>
                <w:rFonts w:ascii="Calibri" w:hAnsi="Calibri"/>
              </w:rPr>
              <w:t>F)</w:t>
            </w:r>
          </w:p>
        </w:tc>
        <w:tc>
          <w:tcPr>
            <w:tcW w:w="5508" w:type="dxa"/>
            <w:gridSpan w:val="3"/>
            <w:vAlign w:val="center"/>
          </w:tcPr>
          <w:p w14:paraId="22383EB3" w14:textId="77777777" w:rsidR="005F02F3" w:rsidRPr="00331215" w:rsidRDefault="005F02F3" w:rsidP="001A1F82">
            <w:pPr>
              <w:keepNext/>
              <w:spacing w:after="60"/>
              <w:rPr>
                <w:rFonts w:ascii="Calibri" w:hAnsi="Calibri"/>
              </w:rPr>
            </w:pPr>
            <w:r w:rsidRPr="00331215">
              <w:rPr>
                <w:rFonts w:ascii="Calibri" w:hAnsi="Calibri"/>
              </w:rPr>
              <w:t xml:space="preserve">&lt;user input: numeric: </w:t>
            </w:r>
            <w:proofErr w:type="spellStart"/>
            <w:r w:rsidRPr="00331215">
              <w:rPr>
                <w:rFonts w:ascii="Calibri" w:hAnsi="Calibri"/>
              </w:rPr>
              <w:t>xxx.x</w:t>
            </w:r>
            <w:proofErr w:type="spellEnd"/>
            <w:r w:rsidRPr="00331215">
              <w:rPr>
                <w:rFonts w:ascii="Calibri" w:hAnsi="Calibri"/>
              </w:rPr>
              <w:t>, check range = 0 to 130&gt;</w:t>
            </w:r>
          </w:p>
        </w:tc>
      </w:tr>
      <w:tr w:rsidR="005F02F3" w:rsidRPr="00331215" w14:paraId="22383EB8" w14:textId="77777777" w:rsidTr="00C01847">
        <w:tblPrEx>
          <w:tblLook w:val="0000" w:firstRow="0" w:lastRow="0" w:firstColumn="0" w:lastColumn="0" w:noHBand="0" w:noVBand="0"/>
        </w:tblPrEx>
        <w:trPr>
          <w:cantSplit/>
          <w:trHeight w:val="432"/>
        </w:trPr>
        <w:tc>
          <w:tcPr>
            <w:tcW w:w="557" w:type="dxa"/>
            <w:gridSpan w:val="2"/>
            <w:vAlign w:val="center"/>
          </w:tcPr>
          <w:p w14:paraId="22383EB5" w14:textId="77777777"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04</w:t>
            </w:r>
          </w:p>
        </w:tc>
        <w:tc>
          <w:tcPr>
            <w:tcW w:w="4951" w:type="dxa"/>
            <w:gridSpan w:val="2"/>
            <w:vAlign w:val="center"/>
          </w:tcPr>
          <w:p w14:paraId="22383EB6" w14:textId="6FAA567C" w:rsidR="005F02F3" w:rsidRPr="00331215" w:rsidRDefault="005F02F3" w:rsidP="001A1F82">
            <w:pPr>
              <w:pStyle w:val="Header"/>
              <w:keepNext/>
              <w:tabs>
                <w:tab w:val="clear" w:pos="4320"/>
                <w:tab w:val="clear" w:pos="8640"/>
              </w:tabs>
              <w:rPr>
                <w:rFonts w:ascii="Calibri" w:hAnsi="Calibri"/>
              </w:rPr>
            </w:pPr>
            <w:r w:rsidRPr="00331215">
              <w:rPr>
                <w:rFonts w:ascii="Calibri" w:hAnsi="Calibri"/>
              </w:rPr>
              <w:t>Outdoor Temperature Qualification Status</w:t>
            </w:r>
          </w:p>
        </w:tc>
        <w:tc>
          <w:tcPr>
            <w:tcW w:w="5508" w:type="dxa"/>
            <w:gridSpan w:val="3"/>
            <w:vAlign w:val="center"/>
          </w:tcPr>
          <w:p w14:paraId="22383EB7" w14:textId="77777777" w:rsidR="005F02F3" w:rsidRPr="00331215" w:rsidRDefault="005F02F3" w:rsidP="005B5C47">
            <w:pPr>
              <w:keepNext/>
              <w:spacing w:after="60"/>
              <w:rPr>
                <w:rFonts w:ascii="Calibri" w:hAnsi="Calibri"/>
              </w:rPr>
            </w:pPr>
            <w:r w:rsidRPr="00331215">
              <w:rPr>
                <w:rFonts w:ascii="Calibri" w:hAnsi="Calibri"/>
              </w:rPr>
              <w:t>&lt;&lt;if F03 &lt; 37F or if F03 &gt; 70F, then display text: "Winter Setup is not allowed to be used when the outdoor temperature is less than 37F or greater than 70F ", do not proceed; else display text: "Outdoor temperature is within the allocable range for use of the Winter Setup"&gt;&gt;</w:t>
            </w:r>
          </w:p>
        </w:tc>
      </w:tr>
      <w:tr w:rsidR="005F02F3" w:rsidRPr="00331215" w14:paraId="22383EBC" w14:textId="77777777" w:rsidTr="00C01847">
        <w:tblPrEx>
          <w:tblLook w:val="0000" w:firstRow="0" w:lastRow="0" w:firstColumn="0" w:lastColumn="0" w:noHBand="0" w:noVBand="0"/>
        </w:tblPrEx>
        <w:trPr>
          <w:cantSplit/>
          <w:trHeight w:val="432"/>
        </w:trPr>
        <w:tc>
          <w:tcPr>
            <w:tcW w:w="557" w:type="dxa"/>
            <w:gridSpan w:val="2"/>
            <w:vAlign w:val="center"/>
          </w:tcPr>
          <w:p w14:paraId="22383EB9" w14:textId="77777777" w:rsidR="005F02F3" w:rsidRPr="00331215" w:rsidRDefault="005F02F3" w:rsidP="001A1F82">
            <w:pPr>
              <w:pStyle w:val="FootnoteText"/>
              <w:keepNext/>
              <w:rPr>
                <w:rFonts w:ascii="Calibri" w:hAnsi="Calibri"/>
              </w:rPr>
            </w:pPr>
            <w:r w:rsidRPr="00331215">
              <w:rPr>
                <w:rFonts w:ascii="Calibri" w:hAnsi="Calibri"/>
              </w:rPr>
              <w:t>05</w:t>
            </w:r>
          </w:p>
        </w:tc>
        <w:tc>
          <w:tcPr>
            <w:tcW w:w="4951" w:type="dxa"/>
            <w:gridSpan w:val="2"/>
            <w:vAlign w:val="center"/>
          </w:tcPr>
          <w:p w14:paraId="22383EBA" w14:textId="5157281F" w:rsidR="005F02F3" w:rsidRPr="00331215" w:rsidRDefault="005F02F3" w:rsidP="00961F63">
            <w:pPr>
              <w:keepNext/>
              <w:spacing w:after="60"/>
              <w:rPr>
                <w:rFonts w:ascii="Calibri" w:hAnsi="Calibri"/>
              </w:rPr>
            </w:pPr>
            <w:r w:rsidRPr="00331215">
              <w:rPr>
                <w:rFonts w:ascii="Calibri" w:hAnsi="Calibri"/>
              </w:rPr>
              <w:t>Measured Liquid Line Temperature (</w:t>
            </w:r>
            <w:proofErr w:type="spellStart"/>
            <w:r w:rsidRPr="00331215">
              <w:rPr>
                <w:rFonts w:ascii="Calibri" w:hAnsi="Calibri"/>
              </w:rPr>
              <w:t>T</w:t>
            </w:r>
            <w:r w:rsidRPr="00331215">
              <w:rPr>
                <w:rFonts w:ascii="Calibri" w:hAnsi="Calibri"/>
                <w:vertAlign w:val="subscript"/>
              </w:rPr>
              <w:t>liquid</w:t>
            </w:r>
            <w:proofErr w:type="spellEnd"/>
            <w:r w:rsidRPr="00331215">
              <w:rPr>
                <w:rFonts w:ascii="Calibri" w:hAnsi="Calibri"/>
              </w:rPr>
              <w:t>) (</w:t>
            </w:r>
            <w:r w:rsidR="00961F63">
              <w:rPr>
                <w:rFonts w:ascii="Calibri" w:hAnsi="Calibri"/>
              </w:rPr>
              <w:t>°</w:t>
            </w:r>
            <w:r w:rsidRPr="00331215">
              <w:rPr>
                <w:rFonts w:ascii="Calibri" w:hAnsi="Calibri"/>
              </w:rPr>
              <w:t>F)</w:t>
            </w:r>
          </w:p>
        </w:tc>
        <w:tc>
          <w:tcPr>
            <w:tcW w:w="5508" w:type="dxa"/>
            <w:gridSpan w:val="3"/>
            <w:vAlign w:val="center"/>
          </w:tcPr>
          <w:p w14:paraId="22383EBB" w14:textId="77777777" w:rsidR="005F02F3" w:rsidRPr="00331215" w:rsidRDefault="005F02F3" w:rsidP="001A1F82">
            <w:pPr>
              <w:keepNext/>
              <w:spacing w:after="60"/>
              <w:rPr>
                <w:rFonts w:ascii="Calibri" w:hAnsi="Calibri"/>
              </w:rPr>
            </w:pPr>
            <w:r w:rsidRPr="00331215">
              <w:rPr>
                <w:rFonts w:ascii="Calibri" w:hAnsi="Calibri"/>
              </w:rPr>
              <w:t>&lt;user entry, check range = -40 to 150&gt;</w:t>
            </w:r>
          </w:p>
        </w:tc>
      </w:tr>
      <w:tr w:rsidR="005F02F3" w:rsidRPr="00331215" w14:paraId="22383EC0" w14:textId="77777777" w:rsidTr="00C01847">
        <w:tblPrEx>
          <w:tblLook w:val="0000" w:firstRow="0" w:lastRow="0" w:firstColumn="0" w:lastColumn="0" w:noHBand="0" w:noVBand="0"/>
        </w:tblPrEx>
        <w:trPr>
          <w:cantSplit/>
          <w:trHeight w:val="432"/>
        </w:trPr>
        <w:tc>
          <w:tcPr>
            <w:tcW w:w="557" w:type="dxa"/>
            <w:gridSpan w:val="2"/>
            <w:vAlign w:val="center"/>
          </w:tcPr>
          <w:p w14:paraId="22383EBD" w14:textId="77777777" w:rsidR="005F02F3" w:rsidRPr="00331215" w:rsidRDefault="005F02F3" w:rsidP="001A1F82">
            <w:pPr>
              <w:keepNext/>
              <w:rPr>
                <w:rFonts w:ascii="Calibri" w:hAnsi="Calibri"/>
              </w:rPr>
            </w:pPr>
            <w:r w:rsidRPr="00331215">
              <w:rPr>
                <w:rFonts w:ascii="Calibri" w:hAnsi="Calibri"/>
              </w:rPr>
              <w:t>06</w:t>
            </w:r>
          </w:p>
        </w:tc>
        <w:tc>
          <w:tcPr>
            <w:tcW w:w="4951" w:type="dxa"/>
            <w:gridSpan w:val="2"/>
            <w:vAlign w:val="center"/>
          </w:tcPr>
          <w:p w14:paraId="22383EBE" w14:textId="3C622196" w:rsidR="005F02F3" w:rsidRPr="00331215" w:rsidRDefault="005F02F3" w:rsidP="001A1F82">
            <w:pPr>
              <w:keepNext/>
              <w:spacing w:after="60"/>
              <w:rPr>
                <w:rFonts w:ascii="Calibri" w:hAnsi="Calibri"/>
              </w:rPr>
            </w:pPr>
            <w:r w:rsidRPr="00331215">
              <w:rPr>
                <w:rFonts w:ascii="Calibri" w:hAnsi="Calibri"/>
              </w:rPr>
              <w:t>Measured Liquid Line Pressure (</w:t>
            </w:r>
            <w:proofErr w:type="spellStart"/>
            <w:r w:rsidRPr="00331215">
              <w:rPr>
                <w:rFonts w:ascii="Calibri" w:hAnsi="Calibri"/>
              </w:rPr>
              <w:t>P</w:t>
            </w:r>
            <w:r w:rsidRPr="00331215">
              <w:rPr>
                <w:rFonts w:ascii="Calibri" w:hAnsi="Calibri"/>
                <w:vertAlign w:val="subscript"/>
              </w:rPr>
              <w:t>liquid</w:t>
            </w:r>
            <w:proofErr w:type="spellEnd"/>
            <w:r w:rsidRPr="00331215">
              <w:rPr>
                <w:rFonts w:ascii="Calibri" w:hAnsi="Calibri"/>
              </w:rPr>
              <w:t>) (</w:t>
            </w:r>
            <w:proofErr w:type="spellStart"/>
            <w:r w:rsidRPr="00331215">
              <w:rPr>
                <w:rFonts w:ascii="Calibri" w:hAnsi="Calibri"/>
              </w:rPr>
              <w:t>pisg</w:t>
            </w:r>
            <w:proofErr w:type="spellEnd"/>
            <w:r w:rsidRPr="00331215">
              <w:rPr>
                <w:rFonts w:ascii="Calibri" w:hAnsi="Calibri"/>
              </w:rPr>
              <w:t>)</w:t>
            </w:r>
          </w:p>
        </w:tc>
        <w:tc>
          <w:tcPr>
            <w:tcW w:w="5508" w:type="dxa"/>
            <w:gridSpan w:val="3"/>
            <w:vAlign w:val="center"/>
          </w:tcPr>
          <w:p w14:paraId="22383EBF" w14:textId="77777777" w:rsidR="005F02F3" w:rsidRPr="00331215" w:rsidRDefault="005F02F3" w:rsidP="001A1F82">
            <w:pPr>
              <w:keepNext/>
              <w:spacing w:after="60"/>
              <w:rPr>
                <w:rFonts w:ascii="Calibri" w:hAnsi="Calibri"/>
              </w:rPr>
            </w:pPr>
            <w:r w:rsidRPr="00331215">
              <w:rPr>
                <w:rFonts w:ascii="Calibri" w:hAnsi="Calibri"/>
              </w:rPr>
              <w:t>&lt;user entry, check range = 0 to 800&gt;</w:t>
            </w:r>
          </w:p>
        </w:tc>
      </w:tr>
      <w:tr w:rsidR="005F02F3" w:rsidRPr="00331215" w14:paraId="22383EC5" w14:textId="77777777" w:rsidTr="00C01847">
        <w:tblPrEx>
          <w:tblLook w:val="0000" w:firstRow="0" w:lastRow="0" w:firstColumn="0" w:lastColumn="0" w:noHBand="0" w:noVBand="0"/>
        </w:tblPrEx>
        <w:trPr>
          <w:cantSplit/>
          <w:trHeight w:val="432"/>
        </w:trPr>
        <w:tc>
          <w:tcPr>
            <w:tcW w:w="557" w:type="dxa"/>
            <w:gridSpan w:val="2"/>
            <w:vAlign w:val="center"/>
          </w:tcPr>
          <w:p w14:paraId="22383EC1" w14:textId="77777777" w:rsidR="005F02F3" w:rsidRPr="00331215" w:rsidRDefault="005F02F3" w:rsidP="001A1F82">
            <w:pPr>
              <w:keepNext/>
              <w:rPr>
                <w:rFonts w:ascii="Calibri" w:hAnsi="Calibri"/>
              </w:rPr>
            </w:pPr>
            <w:r w:rsidRPr="00331215">
              <w:rPr>
                <w:rFonts w:ascii="Calibri" w:hAnsi="Calibri"/>
              </w:rPr>
              <w:t>07</w:t>
            </w:r>
          </w:p>
        </w:tc>
        <w:tc>
          <w:tcPr>
            <w:tcW w:w="4951" w:type="dxa"/>
            <w:gridSpan w:val="2"/>
            <w:vAlign w:val="center"/>
          </w:tcPr>
          <w:p w14:paraId="22383EC2" w14:textId="016887D4" w:rsidR="005F02F3" w:rsidRPr="00331215" w:rsidRDefault="005F02F3" w:rsidP="001A1F82">
            <w:pPr>
              <w:keepNext/>
              <w:rPr>
                <w:rFonts w:ascii="Calibri" w:hAnsi="Calibri"/>
              </w:rPr>
            </w:pPr>
            <w:r w:rsidRPr="00331215">
              <w:rPr>
                <w:rFonts w:ascii="Calibri" w:hAnsi="Calibri"/>
              </w:rPr>
              <w:t xml:space="preserve">Condenser </w:t>
            </w:r>
            <w:r w:rsidR="00672DCD">
              <w:rPr>
                <w:rFonts w:ascii="Calibri" w:hAnsi="Calibri"/>
              </w:rPr>
              <w:t>S</w:t>
            </w:r>
            <w:r w:rsidRPr="00331215">
              <w:rPr>
                <w:rFonts w:ascii="Calibri" w:hAnsi="Calibri"/>
              </w:rPr>
              <w:t xml:space="preserve">aturation </w:t>
            </w:r>
            <w:r w:rsidR="00672DCD">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condensor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EC3" w14:textId="17AB0B39" w:rsidR="005F02F3" w:rsidRPr="00331215" w:rsidRDefault="005F02F3" w:rsidP="00961F63">
            <w:pPr>
              <w:keepNext/>
              <w:rPr>
                <w:rFonts w:ascii="Calibri" w:hAnsi="Calibri"/>
              </w:rPr>
            </w:pPr>
            <w:r w:rsidRPr="00331215">
              <w:rPr>
                <w:rFonts w:ascii="Calibri" w:hAnsi="Calibri"/>
              </w:rPr>
              <w:t xml:space="preserve">from </w:t>
            </w:r>
            <w:r w:rsidR="00672DCD">
              <w:rPr>
                <w:rFonts w:ascii="Calibri" w:hAnsi="Calibri"/>
              </w:rPr>
              <w:t>D</w:t>
            </w:r>
            <w:r w:rsidRPr="00331215">
              <w:rPr>
                <w:rFonts w:ascii="Calibri" w:hAnsi="Calibri"/>
              </w:rPr>
              <w:t xml:space="preserve">igital </w:t>
            </w:r>
            <w:r w:rsidR="00672DCD">
              <w:rPr>
                <w:rFonts w:ascii="Calibri" w:hAnsi="Calibri"/>
              </w:rPr>
              <w:t>G</w:t>
            </w:r>
            <w:r w:rsidRPr="00331215">
              <w:rPr>
                <w:rFonts w:ascii="Calibri" w:hAnsi="Calibri"/>
              </w:rPr>
              <w:t>auge or P-T Table using Line F06 (</w:t>
            </w:r>
            <w:r w:rsidR="00961F63">
              <w:rPr>
                <w:rFonts w:ascii="Calibri" w:hAnsi="Calibri"/>
              </w:rPr>
              <w:t>°</w:t>
            </w:r>
            <w:r w:rsidRPr="00331215">
              <w:rPr>
                <w:rFonts w:ascii="Calibri" w:hAnsi="Calibri"/>
              </w:rPr>
              <w:t>F)</w:t>
            </w:r>
          </w:p>
        </w:tc>
        <w:tc>
          <w:tcPr>
            <w:tcW w:w="5508" w:type="dxa"/>
            <w:gridSpan w:val="3"/>
            <w:vAlign w:val="center"/>
          </w:tcPr>
          <w:p w14:paraId="22383EC4" w14:textId="77777777" w:rsidR="005F02F3" w:rsidRPr="00331215" w:rsidRDefault="005F02F3" w:rsidP="001A1F82">
            <w:pPr>
              <w:keepNext/>
              <w:spacing w:after="60"/>
              <w:rPr>
                <w:rFonts w:ascii="Calibri" w:hAnsi="Calibri"/>
              </w:rPr>
            </w:pPr>
            <w:r w:rsidRPr="00331215">
              <w:rPr>
                <w:rFonts w:ascii="Calibri" w:hAnsi="Calibri"/>
              </w:rPr>
              <w:t>&lt;user entry, check range = -40 to 150&gt;</w:t>
            </w:r>
          </w:p>
        </w:tc>
      </w:tr>
      <w:tr w:rsidR="005F02F3" w:rsidRPr="00331215" w14:paraId="22383EC9" w14:textId="77777777" w:rsidTr="00C01847">
        <w:tblPrEx>
          <w:tblLook w:val="0000" w:firstRow="0" w:lastRow="0" w:firstColumn="0" w:lastColumn="0" w:noHBand="0" w:noVBand="0"/>
        </w:tblPrEx>
        <w:trPr>
          <w:cantSplit/>
          <w:trHeight w:val="432"/>
        </w:trPr>
        <w:tc>
          <w:tcPr>
            <w:tcW w:w="557" w:type="dxa"/>
            <w:gridSpan w:val="2"/>
            <w:vAlign w:val="center"/>
          </w:tcPr>
          <w:p w14:paraId="22383EC6" w14:textId="77777777" w:rsidR="005F02F3" w:rsidRPr="00331215" w:rsidRDefault="005F02F3" w:rsidP="001A1F82">
            <w:pPr>
              <w:keepNext/>
              <w:rPr>
                <w:rFonts w:ascii="Calibri" w:hAnsi="Calibri"/>
              </w:rPr>
            </w:pPr>
            <w:r w:rsidRPr="00331215">
              <w:rPr>
                <w:rFonts w:ascii="Calibri" w:hAnsi="Calibri"/>
              </w:rPr>
              <w:t>08</w:t>
            </w:r>
          </w:p>
        </w:tc>
        <w:tc>
          <w:tcPr>
            <w:tcW w:w="4951" w:type="dxa"/>
            <w:gridSpan w:val="2"/>
            <w:vAlign w:val="center"/>
          </w:tcPr>
          <w:p w14:paraId="22383EC7" w14:textId="17DA5B02" w:rsidR="005F02F3" w:rsidRPr="00331215" w:rsidRDefault="005F02F3" w:rsidP="00961F63">
            <w:pPr>
              <w:keepNext/>
              <w:spacing w:after="60"/>
              <w:rPr>
                <w:rFonts w:ascii="Calibri" w:hAnsi="Calibri"/>
              </w:rPr>
            </w:pPr>
            <w:r w:rsidRPr="00331215">
              <w:rPr>
                <w:rFonts w:ascii="Calibri" w:hAnsi="Calibri"/>
              </w:rPr>
              <w:t xml:space="preserve">Measured </w:t>
            </w:r>
            <w:proofErr w:type="spellStart"/>
            <w:r w:rsidRPr="00331215">
              <w:rPr>
                <w:rFonts w:ascii="Calibri" w:hAnsi="Calibri"/>
              </w:rPr>
              <w:t>Subcool</w:t>
            </w:r>
            <w:proofErr w:type="spellEnd"/>
            <w:r w:rsidRPr="00331215">
              <w:rPr>
                <w:rFonts w:ascii="Calibri" w:hAnsi="Calibri"/>
              </w:rPr>
              <w:t xml:space="preserve"> (Line F07 – Line F05) (</w:t>
            </w:r>
            <w:r w:rsidR="00961F63">
              <w:rPr>
                <w:rFonts w:ascii="Calibri" w:hAnsi="Calibri"/>
              </w:rPr>
              <w:t>°</w:t>
            </w:r>
            <w:r w:rsidRPr="00331215">
              <w:rPr>
                <w:rFonts w:ascii="Calibri" w:hAnsi="Calibri"/>
              </w:rPr>
              <w:t>F)</w:t>
            </w:r>
          </w:p>
        </w:tc>
        <w:tc>
          <w:tcPr>
            <w:tcW w:w="5508" w:type="dxa"/>
            <w:gridSpan w:val="3"/>
            <w:vAlign w:val="center"/>
          </w:tcPr>
          <w:p w14:paraId="22383EC8" w14:textId="77777777" w:rsidR="005F02F3" w:rsidRPr="00331215" w:rsidRDefault="005F02F3" w:rsidP="001A1F82">
            <w:pPr>
              <w:keepNext/>
              <w:spacing w:after="60"/>
              <w:rPr>
                <w:rFonts w:ascii="Calibri" w:hAnsi="Calibri"/>
              </w:rPr>
            </w:pPr>
            <w:r w:rsidRPr="00331215">
              <w:rPr>
                <w:rFonts w:ascii="Calibri" w:hAnsi="Calibri"/>
              </w:rPr>
              <w:t>&lt;&lt; calculated (F07 – F05)&gt;&gt;</w:t>
            </w:r>
          </w:p>
        </w:tc>
      </w:tr>
      <w:tr w:rsidR="005F02F3" w:rsidRPr="00331215" w14:paraId="22383ECD" w14:textId="77777777" w:rsidTr="00C01847">
        <w:tblPrEx>
          <w:tblLook w:val="0000" w:firstRow="0" w:lastRow="0" w:firstColumn="0" w:lastColumn="0" w:noHBand="0" w:noVBand="0"/>
        </w:tblPrEx>
        <w:trPr>
          <w:cantSplit/>
          <w:trHeight w:val="432"/>
        </w:trPr>
        <w:tc>
          <w:tcPr>
            <w:tcW w:w="557" w:type="dxa"/>
            <w:gridSpan w:val="2"/>
            <w:vAlign w:val="center"/>
          </w:tcPr>
          <w:p w14:paraId="22383ECA" w14:textId="77777777" w:rsidR="005F02F3" w:rsidRPr="00331215" w:rsidRDefault="005F02F3" w:rsidP="001A1F82">
            <w:pPr>
              <w:keepNext/>
              <w:rPr>
                <w:rFonts w:ascii="Calibri" w:hAnsi="Calibri"/>
              </w:rPr>
            </w:pPr>
            <w:r w:rsidRPr="00331215">
              <w:rPr>
                <w:rFonts w:ascii="Calibri" w:hAnsi="Calibri"/>
              </w:rPr>
              <w:t>09</w:t>
            </w:r>
          </w:p>
        </w:tc>
        <w:tc>
          <w:tcPr>
            <w:tcW w:w="4951" w:type="dxa"/>
            <w:gridSpan w:val="2"/>
            <w:vAlign w:val="center"/>
          </w:tcPr>
          <w:p w14:paraId="22383ECB" w14:textId="2EE21247" w:rsidR="005F02F3" w:rsidRPr="00331215" w:rsidRDefault="005F02F3" w:rsidP="00961F63">
            <w:pPr>
              <w:keepNext/>
              <w:spacing w:after="60"/>
              <w:rPr>
                <w:rFonts w:ascii="Calibri" w:hAnsi="Calibri"/>
              </w:rPr>
            </w:pPr>
            <w:r w:rsidRPr="00331215">
              <w:rPr>
                <w:rFonts w:ascii="Calibri" w:hAnsi="Calibri"/>
              </w:rPr>
              <w:t xml:space="preserve">Target </w:t>
            </w:r>
            <w:proofErr w:type="spellStart"/>
            <w:r w:rsidRPr="00331215">
              <w:rPr>
                <w:rFonts w:ascii="Calibri" w:hAnsi="Calibri"/>
              </w:rPr>
              <w:t>Subcool</w:t>
            </w:r>
            <w:proofErr w:type="spellEnd"/>
            <w:r w:rsidRPr="00331215">
              <w:rPr>
                <w:rFonts w:ascii="Calibri" w:hAnsi="Calibri"/>
              </w:rPr>
              <w:t xml:space="preserve"> from Manufacturer (</w:t>
            </w:r>
            <w:r w:rsidR="00961F63">
              <w:rPr>
                <w:rFonts w:ascii="Calibri" w:hAnsi="Calibri"/>
              </w:rPr>
              <w:t>°</w:t>
            </w:r>
            <w:r w:rsidRPr="00331215">
              <w:rPr>
                <w:rFonts w:ascii="Calibri" w:hAnsi="Calibri"/>
              </w:rPr>
              <w:t>F)</w:t>
            </w:r>
          </w:p>
        </w:tc>
        <w:tc>
          <w:tcPr>
            <w:tcW w:w="5508" w:type="dxa"/>
            <w:gridSpan w:val="3"/>
            <w:vAlign w:val="center"/>
          </w:tcPr>
          <w:p w14:paraId="22383ECC" w14:textId="77777777" w:rsidR="005F02F3" w:rsidRPr="00331215" w:rsidRDefault="005F02F3" w:rsidP="00A9189F">
            <w:pPr>
              <w:keepNext/>
              <w:spacing w:after="60"/>
              <w:rPr>
                <w:rFonts w:ascii="Calibri" w:hAnsi="Calibri"/>
              </w:rPr>
            </w:pPr>
            <w:r w:rsidRPr="00331215">
              <w:rPr>
                <w:rFonts w:ascii="Calibri" w:hAnsi="Calibri"/>
              </w:rPr>
              <w:t>&lt;user entry, check range</w:t>
            </w:r>
            <w:r w:rsidR="00A9189F">
              <w:rPr>
                <w:rFonts w:ascii="Calibri" w:hAnsi="Calibri"/>
              </w:rPr>
              <w:t xml:space="preserve"> =0 to 50</w:t>
            </w:r>
            <w:r w:rsidRPr="00331215">
              <w:rPr>
                <w:rFonts w:ascii="Calibri" w:hAnsi="Calibri"/>
              </w:rPr>
              <w:t>&gt;</w:t>
            </w:r>
          </w:p>
        </w:tc>
      </w:tr>
      <w:tr w:rsidR="005F02F3" w:rsidRPr="00331215" w14:paraId="22383ED0" w14:textId="77777777" w:rsidTr="00C01847">
        <w:tblPrEx>
          <w:tblLook w:val="0000" w:firstRow="0" w:lastRow="0" w:firstColumn="0" w:lastColumn="0" w:noHBand="0" w:noVBand="0"/>
        </w:tblPrEx>
        <w:trPr>
          <w:cantSplit/>
          <w:trHeight w:val="432"/>
        </w:trPr>
        <w:tc>
          <w:tcPr>
            <w:tcW w:w="557" w:type="dxa"/>
            <w:gridSpan w:val="2"/>
            <w:vAlign w:val="center"/>
          </w:tcPr>
          <w:p w14:paraId="22383ECE" w14:textId="77777777" w:rsidR="005F02F3" w:rsidRPr="00331215" w:rsidDel="00C76C40" w:rsidRDefault="005F02F3" w:rsidP="001A1F82">
            <w:pPr>
              <w:keepNext/>
              <w:rPr>
                <w:rFonts w:ascii="Calibri" w:hAnsi="Calibri"/>
              </w:rPr>
            </w:pPr>
            <w:r w:rsidRPr="00331215">
              <w:rPr>
                <w:rFonts w:ascii="Calibri" w:hAnsi="Calibri"/>
              </w:rPr>
              <w:t>10</w:t>
            </w:r>
          </w:p>
        </w:tc>
        <w:tc>
          <w:tcPr>
            <w:tcW w:w="10459" w:type="dxa"/>
            <w:gridSpan w:val="5"/>
            <w:vAlign w:val="center"/>
          </w:tcPr>
          <w:p w14:paraId="22383ECF" w14:textId="31E3EA43" w:rsidR="005F02F3" w:rsidRPr="00331215" w:rsidRDefault="005F02F3" w:rsidP="00242087">
            <w:pPr>
              <w:keepNext/>
              <w:spacing w:after="60"/>
              <w:rPr>
                <w:rFonts w:ascii="Calibri" w:hAnsi="Calibri"/>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ABS (F08 - F09) is ≤ 3, then display text: “System </w:t>
            </w:r>
            <w:r w:rsidR="00242087">
              <w:rPr>
                <w:rFonts w:ascii="Calibri" w:hAnsi="Calibri"/>
              </w:rPr>
              <w:t>complies with</w:t>
            </w:r>
            <w:r w:rsidRPr="00331215">
              <w:rPr>
                <w:rFonts w:ascii="Calibri" w:hAnsi="Calibri"/>
              </w:rPr>
              <w:t xml:space="preserve"> Winter Charge Setup Verification Method - System is also required to pass the Metering Device Verification, next Section.”; else display text: " System Refrigerant </w:t>
            </w:r>
            <w:proofErr w:type="gramStart"/>
            <w:r w:rsidRPr="00331215">
              <w:rPr>
                <w:rFonts w:ascii="Calibri" w:hAnsi="Calibri"/>
              </w:rPr>
              <w:t>Charge  does</w:t>
            </w:r>
            <w:proofErr w:type="gramEnd"/>
            <w:r w:rsidRPr="00331215">
              <w:rPr>
                <w:rFonts w:ascii="Calibri" w:hAnsi="Calibri"/>
              </w:rPr>
              <w:t xml:space="preserve"> not pass"&gt;&gt;</w:t>
            </w:r>
          </w:p>
        </w:tc>
      </w:tr>
    </w:tbl>
    <w:p w14:paraId="22383ED1" w14:textId="77777777" w:rsidR="005F02F3" w:rsidRPr="00331215" w:rsidRDefault="005F02F3" w:rsidP="00D92E7B">
      <w:pPr>
        <w:rPr>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5F02F3" w:rsidRPr="00331215" w14:paraId="22383ED4" w14:textId="77777777" w:rsidTr="006D0E2F">
        <w:trPr>
          <w:trHeight w:val="360"/>
        </w:trPr>
        <w:tc>
          <w:tcPr>
            <w:tcW w:w="5000" w:type="pct"/>
            <w:gridSpan w:val="3"/>
            <w:vAlign w:val="center"/>
          </w:tcPr>
          <w:p w14:paraId="22383ED2" w14:textId="77777777" w:rsidR="005F02F3" w:rsidRPr="00331215" w:rsidRDefault="005F02F3" w:rsidP="00672DCD">
            <w:pPr>
              <w:keepNext/>
              <w:rPr>
                <w:rFonts w:ascii="Calibri" w:hAnsi="Calibri"/>
                <w:b/>
              </w:rPr>
            </w:pPr>
            <w:r w:rsidRPr="00331215">
              <w:rPr>
                <w:rFonts w:ascii="Calibri" w:hAnsi="Calibri"/>
                <w:b/>
              </w:rPr>
              <w:t>G. Metering Device Verification</w:t>
            </w:r>
          </w:p>
          <w:p w14:paraId="22383ED3" w14:textId="26A57C58" w:rsidR="005F02F3" w:rsidRPr="00D013F1" w:rsidRDefault="00645B5B" w:rsidP="00AC02CA">
            <w:pPr>
              <w:keepNext/>
              <w:rPr>
                <w:rFonts w:ascii="Calibri" w:hAnsi="Calibri"/>
              </w:rPr>
            </w:pPr>
            <w:ins w:id="92" w:author="Alhabibi, Haider@Energy" w:date="2022-03-08T20:17:00Z">
              <w:r>
                <w:rPr>
                  <w:rFonts w:ascii="Calibri" w:hAnsi="Calibri"/>
                  <w:sz w:val="18"/>
                  <w:szCs w:val="18"/>
                </w:rPr>
                <w:t>&lt;&lt;Static Text - see the top&gt;&gt;</w:t>
              </w:r>
            </w:ins>
            <w:del w:id="93" w:author="Alhabibi, Haider@Energy" w:date="2022-03-08T20:17:00Z">
              <w:r w:rsidR="005F02F3" w:rsidRPr="00D013F1" w:rsidDel="00645B5B">
                <w:rPr>
                  <w:rFonts w:ascii="Calibri" w:hAnsi="Calibri"/>
                  <w:sz w:val="18"/>
                </w:rPr>
                <w:delText>Procedures for the verification of proper metering device operation are specified in RA3.2.2.5.2</w:delText>
              </w:r>
              <w:r w:rsidR="00DD2BEF" w:rsidRPr="00D013F1" w:rsidDel="00645B5B">
                <w:rPr>
                  <w:rFonts w:ascii="Calibri" w:hAnsi="Calibri"/>
                  <w:sz w:val="18"/>
                </w:rPr>
                <w:delText>.</w:delText>
              </w:r>
            </w:del>
          </w:p>
        </w:tc>
      </w:tr>
      <w:tr w:rsidR="005F02F3" w:rsidRPr="00331215" w14:paraId="22383ED8" w14:textId="77777777" w:rsidTr="00AC02CA">
        <w:trPr>
          <w:trHeight w:val="360"/>
        </w:trPr>
        <w:tc>
          <w:tcPr>
            <w:tcW w:w="253" w:type="pct"/>
            <w:vAlign w:val="center"/>
          </w:tcPr>
          <w:p w14:paraId="22383ED5" w14:textId="77777777" w:rsidR="005F02F3" w:rsidRPr="00331215" w:rsidRDefault="005F02F3" w:rsidP="00AC02CA">
            <w:pPr>
              <w:keepNext/>
              <w:jc w:val="center"/>
              <w:rPr>
                <w:rFonts w:ascii="Calibri" w:hAnsi="Calibri"/>
              </w:rPr>
            </w:pPr>
            <w:r w:rsidRPr="00331215">
              <w:rPr>
                <w:rFonts w:ascii="Calibri" w:hAnsi="Calibri"/>
              </w:rPr>
              <w:t>01</w:t>
            </w:r>
          </w:p>
        </w:tc>
        <w:tc>
          <w:tcPr>
            <w:tcW w:w="2247" w:type="pct"/>
            <w:vAlign w:val="center"/>
          </w:tcPr>
          <w:p w14:paraId="22383ED6" w14:textId="0F9ED639" w:rsidR="005F02F3" w:rsidRPr="00331215" w:rsidRDefault="005F02F3" w:rsidP="00961F63">
            <w:pPr>
              <w:keepNext/>
              <w:spacing w:after="60"/>
              <w:rPr>
                <w:rFonts w:ascii="Calibri" w:hAnsi="Calibri"/>
              </w:rPr>
            </w:pPr>
            <w:r w:rsidRPr="00331215">
              <w:rPr>
                <w:rFonts w:ascii="Calibri" w:hAnsi="Calibri"/>
              </w:rPr>
              <w:t xml:space="preserve">Measured Suction </w:t>
            </w:r>
            <w:r w:rsidR="00672DCD">
              <w:rPr>
                <w:rFonts w:ascii="Calibri" w:hAnsi="Calibri"/>
              </w:rPr>
              <w:t>L</w:t>
            </w:r>
            <w:r w:rsidRPr="00331215">
              <w:rPr>
                <w:rFonts w:ascii="Calibri" w:hAnsi="Calibri"/>
              </w:rPr>
              <w:t xml:space="preserve">ine </w:t>
            </w:r>
            <w:r w:rsidR="00672DCD">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suction</w:t>
            </w:r>
            <w:proofErr w:type="spellEnd"/>
            <w:r w:rsidRPr="00331215">
              <w:rPr>
                <w:rFonts w:ascii="Calibri" w:hAnsi="Calibri"/>
              </w:rPr>
              <w:t>) (</w:t>
            </w:r>
            <w:r w:rsidR="00961F63">
              <w:rPr>
                <w:rFonts w:ascii="Calibri" w:hAnsi="Calibri"/>
              </w:rPr>
              <w:t>°</w:t>
            </w:r>
            <w:r w:rsidRPr="00331215">
              <w:rPr>
                <w:rFonts w:ascii="Calibri" w:hAnsi="Calibri"/>
              </w:rPr>
              <w:t>F)</w:t>
            </w:r>
          </w:p>
        </w:tc>
        <w:tc>
          <w:tcPr>
            <w:tcW w:w="2500" w:type="pct"/>
            <w:vAlign w:val="center"/>
          </w:tcPr>
          <w:p w14:paraId="22383ED7" w14:textId="77777777" w:rsidR="005F02F3" w:rsidRPr="00331215" w:rsidRDefault="005F02F3" w:rsidP="001C6E59">
            <w:pPr>
              <w:keepNext/>
              <w:spacing w:after="60"/>
              <w:rPr>
                <w:rFonts w:ascii="Calibri" w:hAnsi="Calibri"/>
              </w:rPr>
            </w:pPr>
            <w:r w:rsidRPr="00331215">
              <w:rPr>
                <w:rFonts w:ascii="Calibri" w:hAnsi="Calibri"/>
              </w:rPr>
              <w:t>&lt;user entry, check range = -40 to 150&gt;</w:t>
            </w:r>
          </w:p>
        </w:tc>
      </w:tr>
      <w:tr w:rsidR="005F02F3" w:rsidRPr="00331215" w14:paraId="22383EDC" w14:textId="77777777" w:rsidTr="00AC02CA">
        <w:trPr>
          <w:trHeight w:val="360"/>
        </w:trPr>
        <w:tc>
          <w:tcPr>
            <w:tcW w:w="253" w:type="pct"/>
            <w:vAlign w:val="center"/>
          </w:tcPr>
          <w:p w14:paraId="22383ED9" w14:textId="77777777" w:rsidR="005F02F3" w:rsidRPr="00331215" w:rsidRDefault="005F02F3" w:rsidP="00AC02CA">
            <w:pPr>
              <w:keepNext/>
              <w:jc w:val="center"/>
              <w:rPr>
                <w:rFonts w:ascii="Calibri" w:hAnsi="Calibri"/>
              </w:rPr>
            </w:pPr>
            <w:r w:rsidRPr="00331215">
              <w:rPr>
                <w:rFonts w:ascii="Calibri" w:hAnsi="Calibri"/>
              </w:rPr>
              <w:t>02</w:t>
            </w:r>
          </w:p>
        </w:tc>
        <w:tc>
          <w:tcPr>
            <w:tcW w:w="2247" w:type="pct"/>
            <w:vAlign w:val="center"/>
          </w:tcPr>
          <w:p w14:paraId="22383EDA" w14:textId="2AF0AEC4" w:rsidR="005F02F3" w:rsidRPr="00331215" w:rsidRDefault="005F02F3" w:rsidP="00672DCD">
            <w:pPr>
              <w:keepNext/>
              <w:spacing w:after="60"/>
              <w:rPr>
                <w:rFonts w:ascii="Calibri" w:hAnsi="Calibri"/>
              </w:rPr>
            </w:pPr>
            <w:r w:rsidRPr="00331215">
              <w:rPr>
                <w:rFonts w:ascii="Calibri" w:hAnsi="Calibri"/>
              </w:rPr>
              <w:t xml:space="preserve">Measured Suction </w:t>
            </w:r>
            <w:r w:rsidR="00672DCD">
              <w:rPr>
                <w:rFonts w:ascii="Calibri" w:hAnsi="Calibri"/>
              </w:rPr>
              <w:t>L</w:t>
            </w:r>
            <w:r w:rsidRPr="00331215">
              <w:rPr>
                <w:rFonts w:ascii="Calibri" w:hAnsi="Calibri"/>
              </w:rPr>
              <w:t xml:space="preserve">ine </w:t>
            </w:r>
            <w:r w:rsidR="00672DCD">
              <w:rPr>
                <w:rFonts w:ascii="Calibri" w:hAnsi="Calibri"/>
              </w:rPr>
              <w:t>P</w:t>
            </w:r>
            <w:r w:rsidRPr="00331215">
              <w:rPr>
                <w:rFonts w:ascii="Calibri" w:hAnsi="Calibri"/>
              </w:rPr>
              <w:t>ressure (</w:t>
            </w:r>
            <w:proofErr w:type="spellStart"/>
            <w:r w:rsidRPr="00331215">
              <w:rPr>
                <w:rFonts w:ascii="Calibri" w:hAnsi="Calibri"/>
              </w:rPr>
              <w:t>P</w:t>
            </w:r>
            <w:r w:rsidRPr="00331215">
              <w:rPr>
                <w:rFonts w:ascii="Calibri" w:hAnsi="Calibri"/>
                <w:vertAlign w:val="subscript"/>
              </w:rPr>
              <w:t>suction</w:t>
            </w:r>
            <w:proofErr w:type="spellEnd"/>
            <w:r w:rsidRPr="00331215">
              <w:rPr>
                <w:rFonts w:ascii="Calibri" w:hAnsi="Calibri"/>
              </w:rPr>
              <w:t>) (</w:t>
            </w:r>
            <w:proofErr w:type="spellStart"/>
            <w:r w:rsidRPr="00331215">
              <w:rPr>
                <w:rFonts w:ascii="Calibri" w:hAnsi="Calibri"/>
              </w:rPr>
              <w:t>psig</w:t>
            </w:r>
            <w:proofErr w:type="spellEnd"/>
            <w:r w:rsidRPr="00331215">
              <w:rPr>
                <w:rFonts w:ascii="Calibri" w:hAnsi="Calibri"/>
              </w:rPr>
              <w:t>)</w:t>
            </w:r>
          </w:p>
        </w:tc>
        <w:tc>
          <w:tcPr>
            <w:tcW w:w="2500" w:type="pct"/>
            <w:vAlign w:val="center"/>
          </w:tcPr>
          <w:p w14:paraId="22383EDB" w14:textId="77777777" w:rsidR="005F02F3" w:rsidRPr="00331215" w:rsidRDefault="005F02F3" w:rsidP="001C6E59">
            <w:pPr>
              <w:keepNext/>
              <w:spacing w:after="60"/>
              <w:rPr>
                <w:rFonts w:ascii="Calibri" w:hAnsi="Calibri"/>
              </w:rPr>
            </w:pPr>
            <w:r w:rsidRPr="00331215">
              <w:rPr>
                <w:rFonts w:ascii="Calibri" w:hAnsi="Calibri"/>
              </w:rPr>
              <w:t>&lt;user entry, check range = 0 to 400&gt;</w:t>
            </w:r>
          </w:p>
        </w:tc>
      </w:tr>
      <w:tr w:rsidR="005F02F3" w:rsidRPr="00331215" w14:paraId="22383EE1" w14:textId="77777777" w:rsidTr="00AC02CA">
        <w:trPr>
          <w:trHeight w:val="360"/>
        </w:trPr>
        <w:tc>
          <w:tcPr>
            <w:tcW w:w="253" w:type="pct"/>
            <w:vAlign w:val="center"/>
          </w:tcPr>
          <w:p w14:paraId="22383EDD" w14:textId="77777777" w:rsidR="005F02F3" w:rsidRPr="00331215" w:rsidRDefault="005F02F3" w:rsidP="00AC02CA">
            <w:pPr>
              <w:keepNext/>
              <w:jc w:val="center"/>
              <w:rPr>
                <w:rFonts w:ascii="Calibri" w:hAnsi="Calibri"/>
              </w:rPr>
            </w:pPr>
            <w:r w:rsidRPr="00331215">
              <w:rPr>
                <w:rFonts w:ascii="Calibri" w:hAnsi="Calibri"/>
              </w:rPr>
              <w:t>03</w:t>
            </w:r>
          </w:p>
        </w:tc>
        <w:tc>
          <w:tcPr>
            <w:tcW w:w="2247" w:type="pct"/>
            <w:vAlign w:val="center"/>
          </w:tcPr>
          <w:p w14:paraId="22383EDE" w14:textId="5452284C" w:rsidR="005F02F3" w:rsidRPr="00331215" w:rsidRDefault="005F02F3" w:rsidP="001C6E59">
            <w:pPr>
              <w:keepNext/>
              <w:rPr>
                <w:rFonts w:ascii="Calibri" w:hAnsi="Calibri"/>
              </w:rPr>
            </w:pPr>
            <w:r w:rsidRPr="00331215">
              <w:rPr>
                <w:rFonts w:ascii="Calibri" w:hAnsi="Calibri"/>
              </w:rPr>
              <w:t xml:space="preserve">Evaporator </w:t>
            </w:r>
            <w:r w:rsidR="00672DCD">
              <w:rPr>
                <w:rFonts w:ascii="Calibri" w:hAnsi="Calibri"/>
              </w:rPr>
              <w:t>S</w:t>
            </w:r>
            <w:r w:rsidRPr="00331215">
              <w:rPr>
                <w:rFonts w:ascii="Calibri" w:hAnsi="Calibri"/>
              </w:rPr>
              <w:t xml:space="preserve">aturation </w:t>
            </w:r>
            <w:r w:rsidR="00672DCD">
              <w:rPr>
                <w:rFonts w:ascii="Calibri" w:hAnsi="Calibri"/>
              </w:rPr>
              <w:t>T</w:t>
            </w:r>
            <w:r w:rsidRPr="00331215">
              <w:rPr>
                <w:rFonts w:ascii="Calibri" w:hAnsi="Calibri"/>
              </w:rPr>
              <w:t>emperature (</w:t>
            </w:r>
            <w:proofErr w:type="spellStart"/>
            <w:r w:rsidRPr="00331215">
              <w:rPr>
                <w:rFonts w:ascii="Calibri" w:hAnsi="Calibri"/>
              </w:rPr>
              <w:t>T</w:t>
            </w:r>
            <w:r w:rsidRPr="00331215">
              <w:rPr>
                <w:rFonts w:ascii="Calibri" w:hAnsi="Calibri"/>
                <w:vertAlign w:val="subscript"/>
              </w:rPr>
              <w:t>evaporator</w:t>
            </w:r>
            <w:proofErr w:type="spellEnd"/>
            <w:r w:rsidRPr="00331215">
              <w:rPr>
                <w:rFonts w:ascii="Calibri" w:hAnsi="Calibri"/>
              </w:rPr>
              <w:t>,</w:t>
            </w:r>
            <w:r w:rsidRPr="00331215">
              <w:rPr>
                <w:rFonts w:ascii="Calibri" w:hAnsi="Calibri"/>
                <w:vertAlign w:val="subscript"/>
              </w:rPr>
              <w:t xml:space="preserve"> sat</w:t>
            </w:r>
            <w:r w:rsidRPr="00331215">
              <w:rPr>
                <w:rFonts w:ascii="Calibri" w:hAnsi="Calibri"/>
              </w:rPr>
              <w:t xml:space="preserve">) </w:t>
            </w:r>
          </w:p>
          <w:p w14:paraId="22383EDF" w14:textId="5B8CFFEE" w:rsidR="005F02F3" w:rsidRPr="00331215" w:rsidRDefault="005F02F3" w:rsidP="00961F63">
            <w:pPr>
              <w:keepNext/>
              <w:rPr>
                <w:rFonts w:ascii="Calibri" w:hAnsi="Calibri"/>
              </w:rPr>
            </w:pPr>
            <w:r w:rsidRPr="00331215">
              <w:rPr>
                <w:rFonts w:ascii="Calibri" w:hAnsi="Calibri"/>
              </w:rPr>
              <w:t>from digital gauge or P-T Table using line G02 (</w:t>
            </w:r>
            <w:r w:rsidR="00961F63">
              <w:rPr>
                <w:rFonts w:ascii="Calibri" w:hAnsi="Calibri"/>
              </w:rPr>
              <w:t>°</w:t>
            </w:r>
            <w:r w:rsidRPr="00331215">
              <w:rPr>
                <w:rFonts w:ascii="Calibri" w:hAnsi="Calibri"/>
              </w:rPr>
              <w:t>F)</w:t>
            </w:r>
          </w:p>
        </w:tc>
        <w:tc>
          <w:tcPr>
            <w:tcW w:w="2500" w:type="pct"/>
            <w:vAlign w:val="center"/>
          </w:tcPr>
          <w:p w14:paraId="22383EE0" w14:textId="77777777" w:rsidR="005F02F3" w:rsidRPr="00331215" w:rsidRDefault="005F02F3" w:rsidP="001C6E59">
            <w:pPr>
              <w:keepNext/>
              <w:spacing w:after="60"/>
              <w:rPr>
                <w:rFonts w:ascii="Calibri" w:hAnsi="Calibri"/>
              </w:rPr>
            </w:pPr>
            <w:r w:rsidRPr="00331215">
              <w:rPr>
                <w:rFonts w:ascii="Calibri" w:hAnsi="Calibri"/>
              </w:rPr>
              <w:t>&lt;user entry, check range = -40 to 150&gt;</w:t>
            </w:r>
          </w:p>
        </w:tc>
      </w:tr>
      <w:tr w:rsidR="005F02F3" w:rsidRPr="00331215" w14:paraId="22383EE5" w14:textId="77777777" w:rsidTr="00AC02CA">
        <w:trPr>
          <w:trHeight w:val="360"/>
        </w:trPr>
        <w:tc>
          <w:tcPr>
            <w:tcW w:w="253" w:type="pct"/>
            <w:vAlign w:val="center"/>
          </w:tcPr>
          <w:p w14:paraId="22383EE2" w14:textId="77777777" w:rsidR="005F02F3" w:rsidRPr="00331215" w:rsidRDefault="005F02F3" w:rsidP="00AC02CA">
            <w:pPr>
              <w:keepNext/>
              <w:jc w:val="center"/>
              <w:rPr>
                <w:rFonts w:ascii="Calibri" w:hAnsi="Calibri"/>
              </w:rPr>
            </w:pPr>
            <w:r w:rsidRPr="00331215">
              <w:rPr>
                <w:rFonts w:ascii="Calibri" w:hAnsi="Calibri"/>
              </w:rPr>
              <w:t>04</w:t>
            </w:r>
          </w:p>
        </w:tc>
        <w:tc>
          <w:tcPr>
            <w:tcW w:w="2247" w:type="pct"/>
            <w:vAlign w:val="center"/>
          </w:tcPr>
          <w:p w14:paraId="22383EE3" w14:textId="4B432248" w:rsidR="005F02F3" w:rsidRPr="00331215" w:rsidRDefault="005F02F3" w:rsidP="00961F63">
            <w:pPr>
              <w:keepNext/>
              <w:spacing w:after="60"/>
              <w:rPr>
                <w:rFonts w:ascii="Calibri" w:hAnsi="Calibri"/>
              </w:rPr>
            </w:pPr>
            <w:r w:rsidRPr="00331215">
              <w:rPr>
                <w:rFonts w:ascii="Calibri" w:hAnsi="Calibri"/>
              </w:rPr>
              <w:t>Measured Superheat (Line G01 – Line G03) (</w:t>
            </w:r>
            <w:r w:rsidR="00961F63">
              <w:rPr>
                <w:rFonts w:ascii="Calibri" w:hAnsi="Calibri"/>
              </w:rPr>
              <w:t>°</w:t>
            </w:r>
            <w:r w:rsidRPr="00331215">
              <w:rPr>
                <w:rFonts w:ascii="Calibri" w:hAnsi="Calibri"/>
              </w:rPr>
              <w:t>F)</w:t>
            </w:r>
          </w:p>
        </w:tc>
        <w:tc>
          <w:tcPr>
            <w:tcW w:w="2500" w:type="pct"/>
            <w:vAlign w:val="center"/>
          </w:tcPr>
          <w:p w14:paraId="22383EE4" w14:textId="77777777" w:rsidR="005F02F3" w:rsidRPr="00331215" w:rsidRDefault="005F02F3" w:rsidP="001C6E59">
            <w:pPr>
              <w:keepNext/>
              <w:spacing w:after="60"/>
              <w:rPr>
                <w:rFonts w:ascii="Calibri" w:hAnsi="Calibri"/>
              </w:rPr>
            </w:pPr>
            <w:r w:rsidRPr="00331215">
              <w:rPr>
                <w:rFonts w:ascii="Calibri" w:hAnsi="Calibri"/>
              </w:rPr>
              <w:t>&lt;&lt;temperature, calculated, Line G01 – Line G03&gt;&gt;</w:t>
            </w:r>
          </w:p>
        </w:tc>
      </w:tr>
      <w:tr w:rsidR="005F02F3" w:rsidRPr="00331215" w14:paraId="22383EE9" w14:textId="77777777" w:rsidTr="00AC02CA">
        <w:trPr>
          <w:trHeight w:val="360"/>
        </w:trPr>
        <w:tc>
          <w:tcPr>
            <w:tcW w:w="253" w:type="pct"/>
            <w:vAlign w:val="center"/>
          </w:tcPr>
          <w:p w14:paraId="22383EE6" w14:textId="77777777" w:rsidR="005F02F3" w:rsidRPr="00331215" w:rsidDel="00C76C40" w:rsidRDefault="005F02F3" w:rsidP="00AC02CA">
            <w:pPr>
              <w:keepNext/>
              <w:jc w:val="center"/>
              <w:rPr>
                <w:rFonts w:ascii="Calibri" w:hAnsi="Calibri"/>
              </w:rPr>
            </w:pPr>
            <w:r w:rsidRPr="00331215">
              <w:rPr>
                <w:rFonts w:ascii="Calibri" w:hAnsi="Calibri"/>
              </w:rPr>
              <w:t>05</w:t>
            </w:r>
          </w:p>
        </w:tc>
        <w:tc>
          <w:tcPr>
            <w:tcW w:w="2247" w:type="pct"/>
            <w:vAlign w:val="center"/>
          </w:tcPr>
          <w:p w14:paraId="22383EE7" w14:textId="6986EF4F" w:rsidR="005F02F3" w:rsidRPr="00331215" w:rsidRDefault="005F02F3" w:rsidP="001C6E59">
            <w:pPr>
              <w:keepNext/>
              <w:spacing w:after="60"/>
              <w:rPr>
                <w:rFonts w:ascii="Calibri" w:hAnsi="Calibri"/>
              </w:rPr>
            </w:pPr>
            <w:r w:rsidRPr="00331215">
              <w:rPr>
                <w:rFonts w:ascii="Calibri" w:hAnsi="Calibri"/>
              </w:rPr>
              <w:t>Measured Superheat (Line G04) is between 4</w:t>
            </w:r>
            <w:r w:rsidR="00961F63">
              <w:rPr>
                <w:rFonts w:ascii="Calibri" w:hAnsi="Calibri"/>
              </w:rPr>
              <w:t>°F</w:t>
            </w:r>
            <w:r w:rsidRPr="00331215">
              <w:rPr>
                <w:rFonts w:ascii="Calibri" w:hAnsi="Calibri"/>
              </w:rPr>
              <w:t xml:space="preserve"> and 25</w:t>
            </w:r>
            <w:r w:rsidR="00961F63">
              <w:rPr>
                <w:rFonts w:ascii="Calibri" w:hAnsi="Calibri"/>
              </w:rPr>
              <w:t>°</w:t>
            </w:r>
            <w:r w:rsidRPr="00331215">
              <w:rPr>
                <w:rFonts w:ascii="Calibri" w:hAnsi="Calibri"/>
              </w:rPr>
              <w:t>F (inclusive)</w:t>
            </w:r>
          </w:p>
        </w:tc>
        <w:tc>
          <w:tcPr>
            <w:tcW w:w="2500" w:type="pct"/>
          </w:tcPr>
          <w:p w14:paraId="22383EE8" w14:textId="77777777" w:rsidR="005F02F3" w:rsidRPr="00331215" w:rsidRDefault="005F02F3" w:rsidP="001C6E59">
            <w:pPr>
              <w:keepNext/>
              <w:spacing w:after="60"/>
              <w:rPr>
                <w:rFonts w:ascii="Calibri" w:hAnsi="Calibri"/>
              </w:rPr>
            </w:pPr>
            <w:r w:rsidRPr="00331215">
              <w:rPr>
                <w:rFonts w:ascii="Calibri" w:hAnsi="Calibri"/>
              </w:rPr>
              <w:t>&lt;&lt;</w:t>
            </w:r>
            <w:proofErr w:type="gramStart"/>
            <w:r w:rsidRPr="00331215">
              <w:rPr>
                <w:rFonts w:ascii="Calibri" w:hAnsi="Calibri"/>
              </w:rPr>
              <w:t>if  4</w:t>
            </w:r>
            <w:proofErr w:type="gramEnd"/>
            <w:r w:rsidRPr="00331215">
              <w:rPr>
                <w:rFonts w:ascii="Calibri" w:hAnsi="Calibri"/>
              </w:rPr>
              <w:t xml:space="preserve"> </w:t>
            </w:r>
            <w:r w:rsidRPr="00331215">
              <w:rPr>
                <w:rFonts w:ascii="Calibri" w:hAnsi="Calibri"/>
              </w:rPr>
              <w:sym w:font="Symbol" w:char="F0A3"/>
            </w:r>
            <w:r w:rsidRPr="00331215">
              <w:rPr>
                <w:rFonts w:ascii="Calibri" w:hAnsi="Calibri"/>
              </w:rPr>
              <w:t xml:space="preserve"> G04 </w:t>
            </w:r>
            <w:r w:rsidRPr="00331215">
              <w:rPr>
                <w:rFonts w:ascii="Calibri" w:hAnsi="Calibri"/>
              </w:rPr>
              <w:sym w:font="Symbol" w:char="F0A3"/>
            </w:r>
            <w:r w:rsidRPr="00331215">
              <w:rPr>
                <w:rFonts w:ascii="Calibri" w:hAnsi="Calibri"/>
              </w:rPr>
              <w:t xml:space="preserve"> 25 then display text “Passes CEC requirement”&gt;&gt;</w:t>
            </w:r>
          </w:p>
        </w:tc>
      </w:tr>
      <w:tr w:rsidR="005F02F3" w:rsidRPr="00331215" w14:paraId="22383EED" w14:textId="77777777" w:rsidTr="00AC02CA">
        <w:trPr>
          <w:trHeight w:val="360"/>
        </w:trPr>
        <w:tc>
          <w:tcPr>
            <w:tcW w:w="253" w:type="pct"/>
            <w:vAlign w:val="center"/>
          </w:tcPr>
          <w:p w14:paraId="22383EEA" w14:textId="77777777" w:rsidR="005F02F3" w:rsidRPr="00331215" w:rsidRDefault="005F02F3" w:rsidP="00AC02CA">
            <w:pPr>
              <w:keepNext/>
              <w:jc w:val="center"/>
              <w:rPr>
                <w:rFonts w:ascii="Calibri" w:hAnsi="Calibri"/>
              </w:rPr>
            </w:pPr>
            <w:r w:rsidRPr="00331215">
              <w:rPr>
                <w:rFonts w:ascii="Calibri" w:hAnsi="Calibri"/>
              </w:rPr>
              <w:t>06</w:t>
            </w:r>
          </w:p>
        </w:tc>
        <w:tc>
          <w:tcPr>
            <w:tcW w:w="2247" w:type="pct"/>
            <w:vAlign w:val="center"/>
          </w:tcPr>
          <w:p w14:paraId="22383EEB" w14:textId="68AF2A84" w:rsidR="005F02F3" w:rsidRPr="00331215" w:rsidRDefault="005F02F3" w:rsidP="00961F63">
            <w:pPr>
              <w:keepNext/>
              <w:spacing w:after="60"/>
              <w:rPr>
                <w:rFonts w:ascii="Calibri" w:hAnsi="Calibri"/>
              </w:rPr>
            </w:pPr>
            <w:r w:rsidRPr="00331215">
              <w:rPr>
                <w:rFonts w:ascii="Calibri" w:hAnsi="Calibri"/>
              </w:rPr>
              <w:t xml:space="preserve">Measured Superheat (Line G04) is within </w:t>
            </w:r>
            <w:r w:rsidR="00672DCD">
              <w:rPr>
                <w:rFonts w:ascii="Calibri" w:hAnsi="Calibri"/>
              </w:rPr>
              <w:t>M</w:t>
            </w:r>
            <w:r w:rsidRPr="00331215">
              <w:rPr>
                <w:rFonts w:ascii="Calibri" w:hAnsi="Calibri"/>
              </w:rPr>
              <w:t xml:space="preserve">anufacturer’s </w:t>
            </w:r>
            <w:r w:rsidR="00672DCD">
              <w:rPr>
                <w:rFonts w:ascii="Calibri" w:hAnsi="Calibri"/>
              </w:rPr>
              <w:t>S</w:t>
            </w:r>
            <w:r w:rsidRPr="00331215">
              <w:rPr>
                <w:rFonts w:ascii="Calibri" w:hAnsi="Calibri"/>
              </w:rPr>
              <w:t xml:space="preserve">pecifications </w:t>
            </w:r>
            <w:r w:rsidR="00961F63">
              <w:rPr>
                <w:rFonts w:ascii="Calibri" w:hAnsi="Calibri"/>
              </w:rPr>
              <w:t>(</w:t>
            </w:r>
            <w:r w:rsidRPr="00331215">
              <w:rPr>
                <w:rFonts w:ascii="Calibri" w:hAnsi="Calibri"/>
              </w:rPr>
              <w:t>if known</w:t>
            </w:r>
            <w:r w:rsidR="003D5F91">
              <w:rPr>
                <w:rFonts w:ascii="Calibri" w:hAnsi="Calibri"/>
              </w:rPr>
              <w:t>)</w:t>
            </w:r>
          </w:p>
        </w:tc>
        <w:tc>
          <w:tcPr>
            <w:tcW w:w="2500" w:type="pct"/>
          </w:tcPr>
          <w:p w14:paraId="22383EEC" w14:textId="77777777" w:rsidR="005F02F3" w:rsidRPr="00331215" w:rsidRDefault="005F02F3" w:rsidP="001C6E59">
            <w:pPr>
              <w:keepNext/>
              <w:spacing w:after="60"/>
              <w:rPr>
                <w:rFonts w:ascii="Calibri" w:hAnsi="Calibri"/>
              </w:rPr>
            </w:pPr>
            <w:r w:rsidRPr="00331215">
              <w:rPr>
                <w:rFonts w:ascii="Calibri" w:hAnsi="Calibri"/>
              </w:rPr>
              <w:t>&lt;&lt;user entry, choose “Not known”, “Yes, documentation to be provided upon request”, or “No”&gt;&gt;</w:t>
            </w:r>
          </w:p>
        </w:tc>
      </w:tr>
      <w:tr w:rsidR="005F02F3" w:rsidRPr="00331215" w14:paraId="22383EF0" w14:textId="77777777" w:rsidTr="00AC02CA">
        <w:trPr>
          <w:trHeight w:val="360"/>
        </w:trPr>
        <w:tc>
          <w:tcPr>
            <w:tcW w:w="253" w:type="pct"/>
            <w:vAlign w:val="center"/>
          </w:tcPr>
          <w:p w14:paraId="22383EEE" w14:textId="77777777" w:rsidR="005F02F3" w:rsidRPr="00331215" w:rsidRDefault="005F02F3" w:rsidP="00AC02CA">
            <w:pPr>
              <w:keepNext/>
              <w:jc w:val="center"/>
              <w:rPr>
                <w:rFonts w:ascii="Calibri" w:hAnsi="Calibri"/>
              </w:rPr>
            </w:pPr>
            <w:r w:rsidRPr="00331215">
              <w:rPr>
                <w:rFonts w:ascii="Calibri" w:hAnsi="Calibri"/>
              </w:rPr>
              <w:t>07</w:t>
            </w:r>
          </w:p>
        </w:tc>
        <w:tc>
          <w:tcPr>
            <w:tcW w:w="4747" w:type="pct"/>
            <w:gridSpan w:val="2"/>
          </w:tcPr>
          <w:p w14:paraId="22383EEF" w14:textId="22FF01EA" w:rsidR="005F02F3" w:rsidRPr="00331215" w:rsidRDefault="005F02F3" w:rsidP="00961F63">
            <w:pPr>
              <w:keepNext/>
              <w:spacing w:after="60"/>
              <w:rPr>
                <w:rFonts w:ascii="Calibri" w:hAnsi="Calibri"/>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G05 = “Passes CEC requirement” and G06 = “Not known”, or G06 = “Yes, documentation to be provided upon request”, then display text: “Metering Device Verification Passes” </w:t>
            </w:r>
          </w:p>
        </w:tc>
      </w:tr>
    </w:tbl>
    <w:p w14:paraId="22383EF1" w14:textId="77777777" w:rsidR="005F02F3" w:rsidRPr="00331215" w:rsidRDefault="005F02F3"/>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5F02F3" w:rsidRPr="00331215" w14:paraId="22383EF4" w14:textId="77777777" w:rsidTr="001C6E59">
        <w:trPr>
          <w:trHeight w:val="504"/>
        </w:trPr>
        <w:tc>
          <w:tcPr>
            <w:tcW w:w="5000" w:type="pct"/>
            <w:gridSpan w:val="3"/>
            <w:vAlign w:val="center"/>
          </w:tcPr>
          <w:p w14:paraId="22383EF2" w14:textId="049B5CAC" w:rsidR="005F02F3" w:rsidRPr="00331215" w:rsidRDefault="00C833D0" w:rsidP="00AC02CA">
            <w:pPr>
              <w:keepNext/>
              <w:rPr>
                <w:rFonts w:ascii="Calibri" w:hAnsi="Calibri"/>
                <w:b/>
              </w:rPr>
            </w:pPr>
            <w:r w:rsidRPr="00331215">
              <w:rPr>
                <w:rFonts w:ascii="Calibri" w:hAnsi="Calibri"/>
                <w:b/>
              </w:rPr>
              <w:lastRenderedPageBreak/>
              <w:t>H</w:t>
            </w:r>
            <w:r w:rsidR="005F02F3" w:rsidRPr="00331215">
              <w:rPr>
                <w:rFonts w:ascii="Calibri" w:hAnsi="Calibri"/>
                <w:b/>
              </w:rPr>
              <w:t>. Confirmation of Refrigerant Pressure Differential</w:t>
            </w:r>
          </w:p>
          <w:p w14:paraId="22383EF3" w14:textId="17817505" w:rsidR="005F02F3" w:rsidRPr="00DD2BEF" w:rsidRDefault="00645B5B" w:rsidP="00672DCD">
            <w:pPr>
              <w:keepNext/>
              <w:rPr>
                <w:rFonts w:ascii="Calibri" w:hAnsi="Calibri"/>
                <w:b/>
              </w:rPr>
            </w:pPr>
            <w:ins w:id="94" w:author="Alhabibi, Haider@Energy" w:date="2022-03-08T20:17:00Z">
              <w:r>
                <w:rPr>
                  <w:rFonts w:ascii="Calibri" w:hAnsi="Calibri"/>
                  <w:sz w:val="18"/>
                  <w:szCs w:val="18"/>
                </w:rPr>
                <w:t>&lt;&lt;Static Text - see the top&gt;&gt;</w:t>
              </w:r>
            </w:ins>
            <w:del w:id="95" w:author="Alhabibi, Haider@Energy" w:date="2022-03-08T20:17:00Z">
              <w:r w:rsidR="005F02F3" w:rsidRPr="00D013F1" w:rsidDel="00645B5B">
                <w:rPr>
                  <w:rFonts w:ascii="Calibri" w:hAnsi="Calibri"/>
                  <w:sz w:val="18"/>
                </w:rPr>
                <w:delText>Procedures for the Winter Setup are detailed in RA1.2.22</w:delText>
              </w:r>
              <w:r w:rsidR="00DD2BEF" w:rsidRPr="00D013F1" w:rsidDel="00645B5B">
                <w:rPr>
                  <w:rFonts w:ascii="Calibri" w:hAnsi="Calibri"/>
                  <w:sz w:val="18"/>
                </w:rPr>
                <w:delText>.</w:delText>
              </w:r>
            </w:del>
          </w:p>
        </w:tc>
      </w:tr>
      <w:tr w:rsidR="005F02F3" w:rsidRPr="00331215" w14:paraId="22383EF8" w14:textId="77777777" w:rsidTr="001C6E59">
        <w:trPr>
          <w:trHeight w:val="144"/>
        </w:trPr>
        <w:tc>
          <w:tcPr>
            <w:tcW w:w="211" w:type="pct"/>
            <w:vAlign w:val="center"/>
          </w:tcPr>
          <w:p w14:paraId="22383EF5" w14:textId="77777777" w:rsidR="005F02F3" w:rsidRPr="00331215" w:rsidRDefault="005F02F3" w:rsidP="00061F41">
            <w:pPr>
              <w:keepNext/>
              <w:jc w:val="center"/>
              <w:rPr>
                <w:rFonts w:ascii="Calibri" w:hAnsi="Calibri"/>
              </w:rPr>
            </w:pPr>
            <w:r w:rsidRPr="00331215">
              <w:rPr>
                <w:rFonts w:ascii="Calibri" w:hAnsi="Calibri"/>
              </w:rPr>
              <w:t>01</w:t>
            </w:r>
          </w:p>
        </w:tc>
        <w:tc>
          <w:tcPr>
            <w:tcW w:w="2288" w:type="pct"/>
            <w:vAlign w:val="center"/>
          </w:tcPr>
          <w:p w14:paraId="22383EF6" w14:textId="3F6D11CF" w:rsidR="005F02F3" w:rsidRPr="00331215" w:rsidRDefault="005F02F3" w:rsidP="00061F41">
            <w:pPr>
              <w:keepNext/>
              <w:rPr>
                <w:rFonts w:ascii="Calibri" w:hAnsi="Calibri"/>
              </w:rPr>
            </w:pPr>
            <w:proofErr w:type="spellStart"/>
            <w:r w:rsidRPr="00331215">
              <w:rPr>
                <w:rFonts w:ascii="Calibri" w:hAnsi="Calibri" w:cs="ArialMT"/>
              </w:rPr>
              <w:t>P</w:t>
            </w:r>
            <w:r w:rsidRPr="00331215">
              <w:rPr>
                <w:rFonts w:ascii="Calibri" w:hAnsi="Calibri" w:cs="ArialMT"/>
                <w:sz w:val="13"/>
                <w:szCs w:val="13"/>
              </w:rPr>
              <w:t>high</w:t>
            </w:r>
            <w:proofErr w:type="spellEnd"/>
            <w:r w:rsidRPr="00331215">
              <w:rPr>
                <w:rFonts w:ascii="Calibri" w:hAnsi="Calibri" w:cs="ArialMT"/>
              </w:rPr>
              <w:t>, – P</w:t>
            </w:r>
            <w:r w:rsidRPr="00331215">
              <w:rPr>
                <w:rFonts w:ascii="Calibri" w:hAnsi="Calibri" w:cs="ArialMT"/>
                <w:sz w:val="13"/>
                <w:szCs w:val="13"/>
              </w:rPr>
              <w:t xml:space="preserve">low </w:t>
            </w:r>
            <w:r w:rsidRPr="00331215">
              <w:rPr>
                <w:rFonts w:ascii="Calibri" w:hAnsi="Calibri" w:cs="ArialMT"/>
              </w:rPr>
              <w:t>(</w:t>
            </w:r>
            <w:proofErr w:type="gramStart"/>
            <w:r w:rsidRPr="00331215">
              <w:rPr>
                <w:rFonts w:ascii="Calibri" w:hAnsi="Calibri" w:cs="ArialMT"/>
              </w:rPr>
              <w:t>psi)  from</w:t>
            </w:r>
            <w:proofErr w:type="gramEnd"/>
            <w:r w:rsidRPr="00331215">
              <w:rPr>
                <w:rFonts w:ascii="Calibri" w:hAnsi="Calibri" w:cs="ArialMT"/>
              </w:rPr>
              <w:t xml:space="preserve"> F06 and G02</w:t>
            </w:r>
          </w:p>
        </w:tc>
        <w:tc>
          <w:tcPr>
            <w:tcW w:w="2501" w:type="pct"/>
          </w:tcPr>
          <w:p w14:paraId="22383EF7" w14:textId="77777777" w:rsidR="005F02F3" w:rsidRPr="00331215" w:rsidRDefault="005F02F3" w:rsidP="00061F41">
            <w:pPr>
              <w:pStyle w:val="Header"/>
              <w:keepNext/>
              <w:tabs>
                <w:tab w:val="clear" w:pos="4320"/>
                <w:tab w:val="clear" w:pos="8640"/>
              </w:tabs>
              <w:spacing w:after="60"/>
              <w:rPr>
                <w:rFonts w:ascii="Calibri" w:hAnsi="Calibri"/>
              </w:rPr>
            </w:pPr>
            <w:r w:rsidRPr="00331215">
              <w:rPr>
                <w:rFonts w:ascii="Calibri" w:hAnsi="Calibri"/>
              </w:rPr>
              <w:t xml:space="preserve">&lt;&lt;calculated field; numeric xxx: </w:t>
            </w:r>
            <w:proofErr w:type="spellStart"/>
            <w:r w:rsidRPr="00331215">
              <w:rPr>
                <w:rFonts w:ascii="ArialMT" w:hAnsi="ArialMT" w:cs="ArialMT"/>
              </w:rPr>
              <w:t>P</w:t>
            </w:r>
            <w:r w:rsidRPr="00331215">
              <w:rPr>
                <w:rFonts w:ascii="ArialMT" w:hAnsi="ArialMT" w:cs="ArialMT"/>
                <w:sz w:val="13"/>
                <w:szCs w:val="13"/>
              </w:rPr>
              <w:t>high</w:t>
            </w:r>
            <w:proofErr w:type="spellEnd"/>
            <w:r w:rsidRPr="00331215">
              <w:rPr>
                <w:rFonts w:ascii="ArialMT" w:hAnsi="ArialMT" w:cs="ArialMT"/>
              </w:rPr>
              <w:t>–P</w:t>
            </w:r>
            <w:r w:rsidRPr="00331215">
              <w:rPr>
                <w:rFonts w:ascii="ArialMT" w:hAnsi="ArialMT" w:cs="ArialMT"/>
                <w:sz w:val="13"/>
                <w:szCs w:val="13"/>
              </w:rPr>
              <w:t>low =</w:t>
            </w:r>
            <w:r w:rsidRPr="00331215">
              <w:rPr>
                <w:rFonts w:ascii="ArialMT" w:hAnsi="ArialMT" w:cs="ArialMT"/>
              </w:rPr>
              <w:t xml:space="preserve"> F06-G02&gt;&gt;</w:t>
            </w:r>
          </w:p>
        </w:tc>
      </w:tr>
      <w:tr w:rsidR="005F02F3" w:rsidRPr="00331215" w14:paraId="22383EFE" w14:textId="77777777" w:rsidTr="00F8450E">
        <w:trPr>
          <w:trHeight w:val="144"/>
        </w:trPr>
        <w:tc>
          <w:tcPr>
            <w:tcW w:w="211" w:type="pct"/>
            <w:vAlign w:val="center"/>
          </w:tcPr>
          <w:p w14:paraId="22383EF9" w14:textId="77777777" w:rsidR="005F02F3" w:rsidRPr="00331215" w:rsidRDefault="005F02F3" w:rsidP="00061F41">
            <w:pPr>
              <w:keepNext/>
              <w:jc w:val="center"/>
              <w:rPr>
                <w:rFonts w:ascii="Calibri" w:hAnsi="Calibri"/>
              </w:rPr>
            </w:pPr>
            <w:r w:rsidRPr="00331215">
              <w:rPr>
                <w:rFonts w:ascii="Calibri" w:hAnsi="Calibri"/>
              </w:rPr>
              <w:t>02</w:t>
            </w:r>
          </w:p>
        </w:tc>
        <w:tc>
          <w:tcPr>
            <w:tcW w:w="4789" w:type="pct"/>
            <w:gridSpan w:val="2"/>
            <w:vAlign w:val="center"/>
          </w:tcPr>
          <w:p w14:paraId="22383EFA" w14:textId="2BF9406E" w:rsidR="005F02F3" w:rsidRPr="00331215" w:rsidRDefault="005F02F3" w:rsidP="00061F41">
            <w:pPr>
              <w:keepNext/>
              <w:rPr>
                <w:rFonts w:ascii="Calibri" w:hAnsi="Calibri" w:cs="ArialMT"/>
              </w:rPr>
            </w:pPr>
            <w:r w:rsidRPr="00331215">
              <w:rPr>
                <w:rFonts w:ascii="Calibri" w:hAnsi="Calibri"/>
              </w:rPr>
              <w:t xml:space="preserve">Compliance Statement: </w:t>
            </w:r>
            <w:r w:rsidR="00961F63">
              <w:rPr>
                <w:rFonts w:ascii="Calibri" w:hAnsi="Calibri"/>
              </w:rPr>
              <w:t>&lt;&lt;</w:t>
            </w:r>
            <w:r w:rsidRPr="00331215">
              <w:rPr>
                <w:rFonts w:ascii="Calibri" w:hAnsi="Calibri"/>
              </w:rPr>
              <w:t xml:space="preserve">Calculated field: if </w:t>
            </w:r>
            <w:r w:rsidRPr="00331215">
              <w:rPr>
                <w:rFonts w:ascii="Calibri" w:hAnsi="Calibri" w:cs="ArialMT"/>
              </w:rPr>
              <w:t xml:space="preserve">160 psi ≤ (cell </w:t>
            </w:r>
            <w:r w:rsidR="00FD3470">
              <w:rPr>
                <w:rFonts w:ascii="Calibri" w:hAnsi="Calibri" w:cs="ArialMT"/>
              </w:rPr>
              <w:t>H</w:t>
            </w:r>
            <w:proofErr w:type="gramStart"/>
            <w:r w:rsidRPr="00331215">
              <w:rPr>
                <w:rFonts w:ascii="Calibri" w:hAnsi="Calibri" w:cs="ArialMT"/>
              </w:rPr>
              <w:t>01</w:t>
            </w:r>
            <w:r w:rsidRPr="00331215">
              <w:rPr>
                <w:rFonts w:ascii="Calibri" w:hAnsi="Calibri" w:cs="ArialMT"/>
                <w:sz w:val="13"/>
                <w:szCs w:val="13"/>
              </w:rPr>
              <w:t xml:space="preserve"> </w:t>
            </w:r>
            <w:r w:rsidRPr="00331215">
              <w:rPr>
                <w:rFonts w:ascii="Calibri" w:hAnsi="Calibri" w:cs="ArialMT"/>
              </w:rPr>
              <w:t>)</w:t>
            </w:r>
            <w:proofErr w:type="gramEnd"/>
            <w:r w:rsidRPr="00331215">
              <w:rPr>
                <w:rFonts w:ascii="Calibri" w:hAnsi="Calibri" w:cs="ArialMT"/>
              </w:rPr>
              <w:t xml:space="preserve"> ≤ 220 = true, and A0</w:t>
            </w:r>
            <w:r w:rsidR="00FD3470">
              <w:rPr>
                <w:rFonts w:ascii="Calibri" w:hAnsi="Calibri" w:cs="ArialMT"/>
              </w:rPr>
              <w:t>7</w:t>
            </w:r>
            <w:r w:rsidRPr="00331215">
              <w:rPr>
                <w:rFonts w:ascii="Calibri" w:hAnsi="Calibri" w:cs="ArialMT"/>
              </w:rPr>
              <w:t xml:space="preserve">= R-410A; </w:t>
            </w:r>
          </w:p>
          <w:p w14:paraId="22383EFB" w14:textId="77777777" w:rsidR="005F02F3" w:rsidRPr="00331215" w:rsidRDefault="005F02F3" w:rsidP="00061F41">
            <w:pPr>
              <w:keepNext/>
              <w:rPr>
                <w:rFonts w:ascii="Calibri" w:hAnsi="Calibri" w:cs="ArialMT"/>
              </w:rPr>
            </w:pPr>
            <w:r w:rsidRPr="00331215">
              <w:rPr>
                <w:rFonts w:ascii="Calibri" w:hAnsi="Calibri" w:cs="ArialMT"/>
              </w:rPr>
              <w:t xml:space="preserve">elseif 100 psi ≤ (cell </w:t>
            </w:r>
            <w:r w:rsidR="00FD3470">
              <w:rPr>
                <w:rFonts w:ascii="Calibri" w:hAnsi="Calibri" w:cs="ArialMT"/>
              </w:rPr>
              <w:t>H</w:t>
            </w:r>
            <w:r w:rsidRPr="00331215">
              <w:rPr>
                <w:rFonts w:ascii="Calibri" w:hAnsi="Calibri" w:cs="ArialMT"/>
              </w:rPr>
              <w:t xml:space="preserve">01) ≤ 145 and A01= R-22, </w:t>
            </w:r>
          </w:p>
          <w:p w14:paraId="22383EFC" w14:textId="77777777" w:rsidR="005F02F3" w:rsidRPr="00331215" w:rsidRDefault="005F02F3" w:rsidP="00061F41">
            <w:pPr>
              <w:keepNext/>
              <w:rPr>
                <w:rFonts w:ascii="Calibri" w:hAnsi="Calibri" w:cs="ArialMT"/>
              </w:rPr>
            </w:pPr>
            <w:r w:rsidRPr="00331215">
              <w:rPr>
                <w:rFonts w:ascii="Calibri" w:hAnsi="Calibri" w:cs="ArialMT"/>
              </w:rPr>
              <w:t xml:space="preserve">then display text: "refrigerant pressure differential is within allowable range of values for the Winter Setup method - </w:t>
            </w:r>
            <w:proofErr w:type="gramStart"/>
            <w:r w:rsidRPr="00331215">
              <w:rPr>
                <w:rFonts w:ascii="Calibri" w:hAnsi="Calibri" w:cs="ArialMT"/>
              </w:rPr>
              <w:t>passes;</w:t>
            </w:r>
            <w:proofErr w:type="gramEnd"/>
            <w:r w:rsidRPr="00331215">
              <w:rPr>
                <w:rFonts w:ascii="Calibri" w:hAnsi="Calibri" w:cs="ArialMT"/>
              </w:rPr>
              <w:t xml:space="preserve"> </w:t>
            </w:r>
          </w:p>
          <w:p w14:paraId="22383EFD" w14:textId="77777777" w:rsidR="005F02F3" w:rsidRPr="00331215" w:rsidRDefault="005F02F3" w:rsidP="00061F41">
            <w:pPr>
              <w:keepNext/>
              <w:rPr>
                <w:rFonts w:ascii="Calibri" w:hAnsi="Calibri" w:cs="ArialMT"/>
              </w:rPr>
            </w:pPr>
            <w:r w:rsidRPr="00331215">
              <w:rPr>
                <w:rFonts w:ascii="Calibri" w:hAnsi="Calibri" w:cs="ArialMT"/>
              </w:rPr>
              <w:t>else display text: "refrigerant pressure differential is outside of allowable range of values for the Winter Setup method - Does not pass"&gt;&gt;</w:t>
            </w:r>
          </w:p>
        </w:tc>
      </w:tr>
    </w:tbl>
    <w:p w14:paraId="22383EFF" w14:textId="77777777" w:rsidR="005F02F3" w:rsidRPr="00331215" w:rsidRDefault="005F02F3"/>
    <w:p w14:paraId="1D9E88B2" w14:textId="77777777" w:rsidR="00E606CA" w:rsidRDefault="00E606CA" w:rsidP="00E606CA">
      <w:pPr>
        <w:pBdr>
          <w:top w:val="single" w:sz="4" w:space="1" w:color="auto"/>
          <w:left w:val="single" w:sz="4" w:space="4" w:color="auto"/>
          <w:bottom w:val="single" w:sz="4" w:space="1" w:color="auto"/>
          <w:right w:val="single" w:sz="4" w:space="4" w:color="auto"/>
        </w:pBdr>
        <w:rPr>
          <w:rFonts w:asciiTheme="minorHAnsi" w:hAnsiTheme="minorHAnsi"/>
          <w:b/>
          <w:sz w:val="18"/>
          <w:szCs w:val="18"/>
        </w:rPr>
      </w:pPr>
      <w:r>
        <w:rPr>
          <w:rFonts w:asciiTheme="minorHAnsi" w:hAnsiTheme="minorHAnsi"/>
          <w:b/>
          <w:sz w:val="18"/>
          <w:szCs w:val="18"/>
        </w:rPr>
        <w:t>MCH-25d - Refrigerant Charge Verification - Fault Indicator Display (FID)</w:t>
      </w:r>
    </w:p>
    <w:p w14:paraId="22383F00" w14:textId="16D6CDB9" w:rsidR="005F02F3" w:rsidRPr="00331215" w:rsidRDefault="005F02F3">
      <w:pPr>
        <w:rPr>
          <w:rFonts w:ascii="Calibri" w:hAnsi="Calibri"/>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4"/>
        <w:gridCol w:w="4932"/>
        <w:gridCol w:w="5391"/>
      </w:tblGrid>
      <w:tr w:rsidR="005F02F3" w:rsidRPr="00331215" w14:paraId="22383F03" w14:textId="77777777" w:rsidTr="006D0E2F">
        <w:trPr>
          <w:trHeight w:val="504"/>
        </w:trPr>
        <w:tc>
          <w:tcPr>
            <w:tcW w:w="5000" w:type="pct"/>
            <w:gridSpan w:val="3"/>
            <w:vAlign w:val="center"/>
          </w:tcPr>
          <w:p w14:paraId="22383F01" w14:textId="14298E4F" w:rsidR="005F02F3" w:rsidRPr="00331215" w:rsidRDefault="00C833D0" w:rsidP="00D013F1">
            <w:pPr>
              <w:rPr>
                <w:rFonts w:ascii="Calibri" w:hAnsi="Calibri"/>
                <w:b/>
              </w:rPr>
            </w:pPr>
            <w:r w:rsidRPr="00331215">
              <w:rPr>
                <w:rFonts w:ascii="Calibri" w:hAnsi="Calibri"/>
                <w:b/>
              </w:rPr>
              <w:t>I</w:t>
            </w:r>
            <w:r w:rsidR="005F02F3" w:rsidRPr="00331215">
              <w:rPr>
                <w:rFonts w:ascii="Calibri" w:hAnsi="Calibri"/>
                <w:b/>
              </w:rPr>
              <w:t xml:space="preserve">. </w:t>
            </w:r>
            <w:r w:rsidR="007D273C">
              <w:rPr>
                <w:rFonts w:ascii="Calibri" w:hAnsi="Calibri"/>
                <w:b/>
              </w:rPr>
              <w:t>Fault Indicator Display</w:t>
            </w:r>
          </w:p>
          <w:p w14:paraId="2FE1E5B6" w14:textId="72AD0406" w:rsidR="005F02F3" w:rsidRPr="00D013F1" w:rsidDel="00645B5B" w:rsidRDefault="00645B5B" w:rsidP="00DD2BEF">
            <w:pPr>
              <w:rPr>
                <w:del w:id="96" w:author="Alhabibi, Haider@Energy" w:date="2022-03-08T20:17:00Z"/>
                <w:rFonts w:ascii="Calibri" w:hAnsi="Calibri"/>
              </w:rPr>
            </w:pPr>
            <w:ins w:id="97" w:author="Alhabibi, Haider@Energy" w:date="2022-03-08T20:17:00Z">
              <w:r>
                <w:rPr>
                  <w:rFonts w:ascii="Calibri" w:hAnsi="Calibri"/>
                  <w:sz w:val="18"/>
                  <w:szCs w:val="18"/>
                </w:rPr>
                <w:t>&lt;&lt;Static Text - see the top&gt;&gt;</w:t>
              </w:r>
            </w:ins>
            <w:del w:id="98" w:author="Alhabibi, Haider@Energy" w:date="2022-03-08T20:17:00Z">
              <w:r w:rsidR="005F02F3" w:rsidRPr="00D013F1" w:rsidDel="00645B5B">
                <w:rPr>
                  <w:rFonts w:ascii="Calibri" w:hAnsi="Calibri"/>
                </w:rPr>
                <w:delText xml:space="preserve">Procedures for the </w:delText>
              </w:r>
              <w:r w:rsidR="007D273C" w:rsidRPr="00D013F1" w:rsidDel="00645B5B">
                <w:rPr>
                  <w:rFonts w:ascii="Calibri" w:hAnsi="Calibri"/>
                </w:rPr>
                <w:delText>Fault Indicator Display</w:delText>
              </w:r>
              <w:r w:rsidR="005F02F3" w:rsidRPr="00D013F1" w:rsidDel="00645B5B">
                <w:rPr>
                  <w:rFonts w:ascii="Calibri" w:hAnsi="Calibri"/>
                </w:rPr>
                <w:delText xml:space="preserve"> Verification are detailed in RA3.4.2</w:delText>
              </w:r>
              <w:r w:rsidR="00DD2BEF" w:rsidRPr="00D013F1" w:rsidDel="00645B5B">
                <w:rPr>
                  <w:rFonts w:ascii="Calibri" w:hAnsi="Calibri"/>
                </w:rPr>
                <w:delText>.</w:delText>
              </w:r>
            </w:del>
          </w:p>
          <w:p w14:paraId="22383F02" w14:textId="12D8F52A" w:rsidR="00672DCD" w:rsidRPr="00331215" w:rsidRDefault="00672DCD">
            <w:pPr>
              <w:rPr>
                <w:rFonts w:ascii="Calibri" w:hAnsi="Calibri"/>
                <w:b/>
              </w:rPr>
            </w:pPr>
            <w:r w:rsidRPr="00331215">
              <w:rPr>
                <w:rFonts w:ascii="Calibri" w:hAnsi="Calibri"/>
              </w:rPr>
              <w:t>&lt;&lt;If A1</w:t>
            </w:r>
            <w:r w:rsidR="00386251">
              <w:rPr>
                <w:rFonts w:ascii="Calibri" w:hAnsi="Calibri"/>
              </w:rPr>
              <w:t>1</w:t>
            </w:r>
            <w:r w:rsidRPr="00331215">
              <w:rPr>
                <w:rFonts w:ascii="Calibri" w:hAnsi="Calibri"/>
              </w:rPr>
              <w:t xml:space="preserve"> = “</w:t>
            </w:r>
            <w:r w:rsidRPr="00331215">
              <w:rPr>
                <w:rFonts w:ascii="Calibri" w:hAnsi="Calibri"/>
                <w:u w:val="single"/>
              </w:rPr>
              <w:t xml:space="preserve">This system has a factory installed </w:t>
            </w:r>
            <w:r w:rsidR="007D273C">
              <w:rPr>
                <w:rFonts w:ascii="Calibri" w:hAnsi="Calibri"/>
                <w:u w:val="single"/>
              </w:rPr>
              <w:t>FID</w:t>
            </w:r>
            <w:proofErr w:type="gramStart"/>
            <w:r w:rsidRPr="00331215">
              <w:rPr>
                <w:rFonts w:ascii="Calibri" w:hAnsi="Calibri"/>
                <w:u w:val="single"/>
              </w:rPr>
              <w:t>”</w:t>
            </w:r>
            <w:r w:rsidRPr="00331215">
              <w:rPr>
                <w:rFonts w:ascii="Calibri" w:hAnsi="Calibri"/>
              </w:rPr>
              <w:t>;  or</w:t>
            </w:r>
            <w:proofErr w:type="gramEnd"/>
            <w:r w:rsidRPr="00331215">
              <w:rPr>
                <w:rFonts w:ascii="Calibri" w:hAnsi="Calibri"/>
                <w:u w:val="single"/>
              </w:rPr>
              <w:t xml:space="preserve"> “This system has a field installed </w:t>
            </w:r>
            <w:r w:rsidR="007D273C">
              <w:rPr>
                <w:rFonts w:ascii="Calibri" w:hAnsi="Calibri"/>
                <w:u w:val="single"/>
              </w:rPr>
              <w:t>FID</w:t>
            </w:r>
            <w:r w:rsidRPr="00331215">
              <w:rPr>
                <w:rFonts w:ascii="Calibri" w:hAnsi="Calibri"/>
                <w:u w:val="single"/>
              </w:rPr>
              <w:t>”</w:t>
            </w:r>
            <w:r w:rsidRPr="00331215">
              <w:rPr>
                <w:rFonts w:ascii="Calibri" w:hAnsi="Calibri"/>
              </w:rPr>
              <w:t>, then display this section&gt;&gt;</w:t>
            </w:r>
          </w:p>
        </w:tc>
      </w:tr>
      <w:tr w:rsidR="005F02F3" w:rsidRPr="00331215" w14:paraId="22383F07" w14:textId="77777777" w:rsidTr="006D0E2F">
        <w:trPr>
          <w:trHeight w:val="144"/>
        </w:trPr>
        <w:tc>
          <w:tcPr>
            <w:tcW w:w="211" w:type="pct"/>
            <w:vAlign w:val="center"/>
          </w:tcPr>
          <w:p w14:paraId="22383F04" w14:textId="77777777" w:rsidR="005F02F3" w:rsidRPr="00331215" w:rsidRDefault="005F02F3" w:rsidP="00942D3A">
            <w:pPr>
              <w:jc w:val="center"/>
              <w:rPr>
                <w:rFonts w:ascii="Calibri" w:hAnsi="Calibri"/>
              </w:rPr>
            </w:pPr>
            <w:r w:rsidRPr="00331215">
              <w:rPr>
                <w:rFonts w:ascii="Calibri" w:hAnsi="Calibri"/>
              </w:rPr>
              <w:t>01</w:t>
            </w:r>
          </w:p>
        </w:tc>
        <w:tc>
          <w:tcPr>
            <w:tcW w:w="2288" w:type="pct"/>
            <w:vAlign w:val="center"/>
          </w:tcPr>
          <w:p w14:paraId="22383F05" w14:textId="28420D26" w:rsidR="005F02F3" w:rsidRPr="00331215" w:rsidRDefault="007D273C" w:rsidP="00942D3A">
            <w:pPr>
              <w:rPr>
                <w:rFonts w:ascii="Calibri" w:hAnsi="Calibri"/>
              </w:rPr>
            </w:pPr>
            <w:r>
              <w:rPr>
                <w:rFonts w:ascii="Calibri" w:hAnsi="Calibri"/>
              </w:rPr>
              <w:t>FID</w:t>
            </w:r>
            <w:r w:rsidR="005F02F3" w:rsidRPr="00331215">
              <w:rPr>
                <w:rFonts w:ascii="Calibri" w:hAnsi="Calibri"/>
              </w:rPr>
              <w:t xml:space="preserve"> Manufacturer Name/Make</w:t>
            </w:r>
          </w:p>
        </w:tc>
        <w:tc>
          <w:tcPr>
            <w:tcW w:w="2501" w:type="pct"/>
          </w:tcPr>
          <w:p w14:paraId="22383F06" w14:textId="77777777" w:rsidR="005F02F3" w:rsidRPr="00331215" w:rsidRDefault="005F02F3" w:rsidP="00942D3A">
            <w:pPr>
              <w:pStyle w:val="Header"/>
              <w:tabs>
                <w:tab w:val="clear" w:pos="4320"/>
                <w:tab w:val="clear" w:pos="8640"/>
              </w:tabs>
              <w:spacing w:after="60"/>
              <w:rPr>
                <w:rFonts w:ascii="Calibri" w:hAnsi="Calibri"/>
              </w:rPr>
            </w:pPr>
            <w:r w:rsidRPr="00331215">
              <w:rPr>
                <w:rFonts w:ascii="Calibri" w:hAnsi="Calibri"/>
              </w:rPr>
              <w:t>&lt;&lt;user entry, text field (must be on list of approved devices)&gt;&gt;</w:t>
            </w:r>
          </w:p>
        </w:tc>
      </w:tr>
      <w:tr w:rsidR="005F02F3" w:rsidRPr="00331215" w14:paraId="22383F0B" w14:textId="77777777" w:rsidTr="006D0E2F">
        <w:trPr>
          <w:trHeight w:val="144"/>
        </w:trPr>
        <w:tc>
          <w:tcPr>
            <w:tcW w:w="211" w:type="pct"/>
            <w:vAlign w:val="center"/>
          </w:tcPr>
          <w:p w14:paraId="22383F08" w14:textId="77777777" w:rsidR="005F02F3" w:rsidRPr="00331215" w:rsidRDefault="005F02F3" w:rsidP="00942D3A">
            <w:pPr>
              <w:jc w:val="center"/>
              <w:rPr>
                <w:rFonts w:ascii="Calibri" w:hAnsi="Calibri"/>
              </w:rPr>
            </w:pPr>
            <w:r w:rsidRPr="00331215">
              <w:rPr>
                <w:rFonts w:ascii="Calibri" w:hAnsi="Calibri"/>
              </w:rPr>
              <w:t>02</w:t>
            </w:r>
          </w:p>
        </w:tc>
        <w:tc>
          <w:tcPr>
            <w:tcW w:w="2288" w:type="pct"/>
            <w:vAlign w:val="center"/>
          </w:tcPr>
          <w:p w14:paraId="22383F09" w14:textId="08FF40D3" w:rsidR="005F02F3" w:rsidRPr="00331215" w:rsidRDefault="007D273C" w:rsidP="00942D3A">
            <w:pPr>
              <w:rPr>
                <w:rFonts w:ascii="Calibri" w:hAnsi="Calibri"/>
              </w:rPr>
            </w:pPr>
            <w:r>
              <w:rPr>
                <w:rFonts w:ascii="Calibri" w:hAnsi="Calibri"/>
              </w:rPr>
              <w:t>FID</w:t>
            </w:r>
            <w:r w:rsidR="005F02F3" w:rsidRPr="00331215">
              <w:rPr>
                <w:rFonts w:ascii="Calibri" w:hAnsi="Calibri"/>
              </w:rPr>
              <w:t xml:space="preserve"> Model Number</w:t>
            </w:r>
          </w:p>
        </w:tc>
        <w:tc>
          <w:tcPr>
            <w:tcW w:w="2501" w:type="pct"/>
          </w:tcPr>
          <w:p w14:paraId="22383F0A" w14:textId="77777777" w:rsidR="005F02F3" w:rsidRPr="00331215" w:rsidRDefault="005F02F3" w:rsidP="00942D3A">
            <w:pPr>
              <w:pStyle w:val="Header"/>
              <w:tabs>
                <w:tab w:val="clear" w:pos="4320"/>
                <w:tab w:val="clear" w:pos="8640"/>
              </w:tabs>
              <w:spacing w:after="60"/>
              <w:rPr>
                <w:rFonts w:ascii="Calibri" w:hAnsi="Calibri"/>
              </w:rPr>
            </w:pPr>
            <w:r w:rsidRPr="00331215">
              <w:rPr>
                <w:rFonts w:ascii="Calibri" w:hAnsi="Calibri"/>
              </w:rPr>
              <w:t>&lt;&lt;user entry, text field (must be on list of approved devices)&gt;&gt;</w:t>
            </w:r>
          </w:p>
        </w:tc>
      </w:tr>
      <w:tr w:rsidR="005F02F3" w:rsidRPr="00331215" w14:paraId="22383F0F" w14:textId="77777777" w:rsidTr="006D0E2F">
        <w:trPr>
          <w:trHeight w:val="233"/>
        </w:trPr>
        <w:tc>
          <w:tcPr>
            <w:tcW w:w="211" w:type="pct"/>
            <w:tcBorders>
              <w:top w:val="nil"/>
            </w:tcBorders>
            <w:vAlign w:val="center"/>
          </w:tcPr>
          <w:p w14:paraId="22383F0C" w14:textId="77777777" w:rsidR="005F02F3" w:rsidRPr="00331215" w:rsidRDefault="005F02F3" w:rsidP="00942D3A">
            <w:pPr>
              <w:jc w:val="center"/>
              <w:rPr>
                <w:rFonts w:ascii="Calibri" w:hAnsi="Calibri"/>
              </w:rPr>
            </w:pPr>
            <w:r w:rsidRPr="00331215">
              <w:rPr>
                <w:rFonts w:ascii="Calibri" w:hAnsi="Calibri"/>
              </w:rPr>
              <w:t>03</w:t>
            </w:r>
          </w:p>
        </w:tc>
        <w:tc>
          <w:tcPr>
            <w:tcW w:w="2288" w:type="pct"/>
            <w:tcBorders>
              <w:top w:val="nil"/>
            </w:tcBorders>
            <w:vAlign w:val="center"/>
          </w:tcPr>
          <w:p w14:paraId="22383F0D" w14:textId="5FDC920E" w:rsidR="005F02F3" w:rsidRPr="00331215" w:rsidRDefault="005F02F3" w:rsidP="00942D3A">
            <w:pPr>
              <w:rPr>
                <w:rFonts w:ascii="Calibri" w:hAnsi="Calibri"/>
              </w:rPr>
            </w:pPr>
            <w:r w:rsidRPr="00331215">
              <w:rPr>
                <w:rFonts w:ascii="Calibri" w:hAnsi="Calibri"/>
              </w:rPr>
              <w:t>The display module is mounted adjacent to the system thermostat</w:t>
            </w:r>
            <w:r w:rsidR="00961F63">
              <w:rPr>
                <w:rFonts w:ascii="Calibri" w:hAnsi="Calibri"/>
              </w:rPr>
              <w:t>.</w:t>
            </w:r>
          </w:p>
        </w:tc>
        <w:tc>
          <w:tcPr>
            <w:tcW w:w="2501" w:type="pct"/>
            <w:tcBorders>
              <w:top w:val="nil"/>
            </w:tcBorders>
            <w:vAlign w:val="center"/>
          </w:tcPr>
          <w:p w14:paraId="22383F0E"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r w:rsidR="005F02F3" w:rsidRPr="00331215" w14:paraId="22383F13" w14:textId="77777777" w:rsidTr="006D0E2F">
        <w:trPr>
          <w:trHeight w:val="233"/>
        </w:trPr>
        <w:tc>
          <w:tcPr>
            <w:tcW w:w="211" w:type="pct"/>
            <w:vAlign w:val="center"/>
          </w:tcPr>
          <w:p w14:paraId="22383F10" w14:textId="77777777" w:rsidR="005F02F3" w:rsidRPr="00331215" w:rsidRDefault="005F02F3" w:rsidP="00942D3A">
            <w:pPr>
              <w:jc w:val="center"/>
              <w:rPr>
                <w:rFonts w:ascii="Calibri" w:hAnsi="Calibri"/>
              </w:rPr>
            </w:pPr>
            <w:r w:rsidRPr="00331215">
              <w:rPr>
                <w:rFonts w:ascii="Calibri" w:hAnsi="Calibri"/>
              </w:rPr>
              <w:t>04</w:t>
            </w:r>
          </w:p>
        </w:tc>
        <w:tc>
          <w:tcPr>
            <w:tcW w:w="2288" w:type="pct"/>
            <w:vAlign w:val="center"/>
          </w:tcPr>
          <w:p w14:paraId="22383F11" w14:textId="54032B00" w:rsidR="005F02F3" w:rsidRPr="00331215" w:rsidRDefault="005F02F3" w:rsidP="00942D3A">
            <w:pPr>
              <w:rPr>
                <w:rFonts w:ascii="Calibri" w:hAnsi="Calibri"/>
              </w:rPr>
            </w:pPr>
            <w:r w:rsidRPr="00331215">
              <w:rPr>
                <w:rFonts w:ascii="Calibri" w:hAnsi="Calibri"/>
              </w:rPr>
              <w:t xml:space="preserve">The manufacturer has certified to the Energy Commission that the </w:t>
            </w:r>
            <w:r w:rsidR="007D273C">
              <w:rPr>
                <w:rFonts w:ascii="Calibri" w:hAnsi="Calibri"/>
              </w:rPr>
              <w:t>FID</w:t>
            </w:r>
            <w:r w:rsidRPr="00331215">
              <w:rPr>
                <w:rFonts w:ascii="Calibri" w:hAnsi="Calibri"/>
              </w:rPr>
              <w:t xml:space="preserve"> model meets the requirements of Reference Joint Appendix JA6 (Make and model found on CEC list of approved </w:t>
            </w:r>
            <w:r w:rsidR="007D273C">
              <w:rPr>
                <w:rFonts w:ascii="Calibri" w:hAnsi="Calibri"/>
              </w:rPr>
              <w:t>FID</w:t>
            </w:r>
            <w:r w:rsidRPr="00331215">
              <w:rPr>
                <w:rFonts w:ascii="Calibri" w:hAnsi="Calibri"/>
              </w:rPr>
              <w:t xml:space="preserve"> devices)</w:t>
            </w:r>
            <w:r w:rsidR="00961F63">
              <w:rPr>
                <w:rFonts w:ascii="Calibri" w:hAnsi="Calibri"/>
              </w:rPr>
              <w:t>.</w:t>
            </w:r>
          </w:p>
        </w:tc>
        <w:tc>
          <w:tcPr>
            <w:tcW w:w="2501" w:type="pct"/>
            <w:vAlign w:val="center"/>
          </w:tcPr>
          <w:p w14:paraId="22383F12"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r w:rsidR="005F02F3" w:rsidRPr="00331215" w14:paraId="22383F17" w14:textId="77777777" w:rsidTr="006D0E2F">
        <w:trPr>
          <w:trHeight w:val="278"/>
        </w:trPr>
        <w:tc>
          <w:tcPr>
            <w:tcW w:w="211" w:type="pct"/>
            <w:vAlign w:val="center"/>
          </w:tcPr>
          <w:p w14:paraId="22383F14" w14:textId="77777777" w:rsidR="005F02F3" w:rsidRPr="00331215" w:rsidRDefault="005F02F3" w:rsidP="00942D3A">
            <w:pPr>
              <w:jc w:val="center"/>
              <w:rPr>
                <w:rFonts w:ascii="Calibri" w:hAnsi="Calibri"/>
              </w:rPr>
            </w:pPr>
            <w:r w:rsidRPr="00331215">
              <w:rPr>
                <w:rFonts w:ascii="Calibri" w:hAnsi="Calibri"/>
              </w:rPr>
              <w:t>05</w:t>
            </w:r>
          </w:p>
        </w:tc>
        <w:tc>
          <w:tcPr>
            <w:tcW w:w="2288" w:type="pct"/>
            <w:vAlign w:val="center"/>
          </w:tcPr>
          <w:p w14:paraId="22383F15" w14:textId="1895807C" w:rsidR="005F02F3" w:rsidRPr="00331215" w:rsidRDefault="005F02F3" w:rsidP="00942D3A">
            <w:pPr>
              <w:rPr>
                <w:rFonts w:ascii="Calibri" w:hAnsi="Calibri"/>
              </w:rPr>
            </w:pPr>
            <w:r w:rsidRPr="00331215">
              <w:rPr>
                <w:rFonts w:ascii="Calibri" w:hAnsi="Calibri"/>
              </w:rPr>
              <w:t xml:space="preserve">The system has operated for at least 15 minutes and the </w:t>
            </w:r>
            <w:r w:rsidR="007D273C">
              <w:rPr>
                <w:rFonts w:ascii="Calibri" w:hAnsi="Calibri"/>
              </w:rPr>
              <w:t>FID</w:t>
            </w:r>
            <w:r w:rsidRPr="00331215">
              <w:rPr>
                <w:rFonts w:ascii="Calibri" w:hAnsi="Calibri"/>
              </w:rPr>
              <w:t xml:space="preserve"> reports that the system is operating within acceptable parameters.</w:t>
            </w:r>
          </w:p>
        </w:tc>
        <w:tc>
          <w:tcPr>
            <w:tcW w:w="2501" w:type="pct"/>
            <w:vAlign w:val="center"/>
          </w:tcPr>
          <w:p w14:paraId="22383F16" w14:textId="77777777" w:rsidR="005F02F3" w:rsidRPr="00331215" w:rsidRDefault="005F02F3" w:rsidP="00942D3A">
            <w:pPr>
              <w:keepNext/>
              <w:rPr>
                <w:rFonts w:ascii="Calibri" w:hAnsi="Calibri"/>
              </w:rPr>
            </w:pPr>
            <w:r w:rsidRPr="00331215">
              <w:rPr>
                <w:rFonts w:ascii="Calibri" w:hAnsi="Calibri"/>
              </w:rPr>
              <w:t>&lt;&lt;pass if confirmed, else do not proceed.&gt;&gt;</w:t>
            </w:r>
          </w:p>
        </w:tc>
      </w:tr>
    </w:tbl>
    <w:p w14:paraId="22383F18" w14:textId="77777777" w:rsidR="005F02F3" w:rsidRPr="00331215" w:rsidRDefault="005F02F3" w:rsidP="00D92E7B">
      <w:pPr>
        <w:rPr>
          <w:b/>
          <w:bCs/>
        </w:rPr>
      </w:pPr>
    </w:p>
    <w:p w14:paraId="22383F1A" w14:textId="28185858" w:rsidR="005F02F3" w:rsidRPr="00331215" w:rsidRDefault="005F02F3" w:rsidP="006D0E2F">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Change w:id="99" w:author="Alhabibi, Haider@Energy" w:date="2022-03-08T20:18: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PrChange>
      </w:tblPr>
      <w:tblGrid>
        <w:gridCol w:w="475"/>
        <w:gridCol w:w="10309"/>
        <w:gridCol w:w="6"/>
        <w:tblGridChange w:id="100">
          <w:tblGrid>
            <w:gridCol w:w="475"/>
            <w:gridCol w:w="10309"/>
            <w:gridCol w:w="6"/>
          </w:tblGrid>
        </w:tblGridChange>
      </w:tblGrid>
      <w:tr w:rsidR="005F02F3" w:rsidRPr="00331215" w14:paraId="22383F1C" w14:textId="77777777" w:rsidTr="008228D4">
        <w:trPr>
          <w:trHeight w:val="206"/>
          <w:trPrChange w:id="101" w:author="Alhabibi, Haider@Energy" w:date="2022-03-08T20:18:00Z">
            <w:trPr>
              <w:trHeight w:val="206"/>
            </w:trPr>
          </w:trPrChange>
        </w:trPr>
        <w:tc>
          <w:tcPr>
            <w:tcW w:w="10790" w:type="dxa"/>
            <w:gridSpan w:val="3"/>
            <w:vAlign w:val="center"/>
            <w:tcPrChange w:id="102" w:author="Alhabibi, Haider@Energy" w:date="2022-03-08T20:18:00Z">
              <w:tcPr>
                <w:tcW w:w="10972" w:type="dxa"/>
                <w:gridSpan w:val="3"/>
                <w:vAlign w:val="center"/>
              </w:tcPr>
            </w:tcPrChange>
          </w:tcPr>
          <w:p w14:paraId="23E69FE4" w14:textId="3A6ED496" w:rsidR="005F02F3" w:rsidRDefault="00C833D0" w:rsidP="00AC02CA">
            <w:pPr>
              <w:rPr>
                <w:rFonts w:ascii="Calibri" w:hAnsi="Calibri"/>
                <w:b/>
              </w:rPr>
            </w:pPr>
            <w:r w:rsidRPr="00AC02CA">
              <w:rPr>
                <w:rFonts w:ascii="Calibri" w:hAnsi="Calibri" w:cs="Arial"/>
                <w:b/>
                <w:caps/>
              </w:rPr>
              <w:t>J</w:t>
            </w:r>
            <w:r w:rsidR="005F02F3" w:rsidRPr="00AC02CA">
              <w:rPr>
                <w:rFonts w:ascii="Calibri" w:hAnsi="Calibri" w:cs="Arial"/>
                <w:b/>
                <w:caps/>
              </w:rPr>
              <w:t xml:space="preserve">. </w:t>
            </w:r>
            <w:r w:rsidR="007D273C">
              <w:rPr>
                <w:rFonts w:ascii="Calibri" w:hAnsi="Calibri"/>
                <w:b/>
              </w:rPr>
              <w:t>Fault Indicator Display</w:t>
            </w:r>
            <w:r w:rsidR="00AC02CA" w:rsidRPr="00AC02CA">
              <w:rPr>
                <w:rFonts w:ascii="Calibri" w:hAnsi="Calibri"/>
                <w:b/>
              </w:rPr>
              <w:t xml:space="preserve"> – Additional Requirements</w:t>
            </w:r>
          </w:p>
          <w:p w14:paraId="4D375FF0" w14:textId="77777777" w:rsidR="00386251" w:rsidRDefault="00386251" w:rsidP="00386251">
            <w:pPr>
              <w:rPr>
                <w:ins w:id="103" w:author="Alhabibi, Haider@Energy" w:date="2022-03-08T20:18:00Z"/>
                <w:rFonts w:ascii="Calibri" w:hAnsi="Calibri"/>
              </w:rPr>
            </w:pPr>
            <w:r w:rsidRPr="00331215">
              <w:rPr>
                <w:rFonts w:ascii="Calibri" w:hAnsi="Calibri"/>
              </w:rPr>
              <w:t>&lt;&lt;If A1</w:t>
            </w:r>
            <w:r>
              <w:rPr>
                <w:rFonts w:ascii="Calibri" w:hAnsi="Calibri"/>
              </w:rPr>
              <w:t>1</w:t>
            </w:r>
            <w:r w:rsidRPr="00331215">
              <w:rPr>
                <w:rFonts w:ascii="Calibri" w:hAnsi="Calibri"/>
              </w:rPr>
              <w:t xml:space="preserve"> = “</w:t>
            </w:r>
            <w:r w:rsidRPr="00331215">
              <w:rPr>
                <w:rFonts w:ascii="Calibri" w:hAnsi="Calibri"/>
                <w:u w:val="single"/>
              </w:rPr>
              <w:t xml:space="preserve">This system has a factory installed </w:t>
            </w:r>
            <w:r>
              <w:rPr>
                <w:rFonts w:ascii="Calibri" w:hAnsi="Calibri"/>
                <w:u w:val="single"/>
              </w:rPr>
              <w:t>FID</w:t>
            </w:r>
            <w:proofErr w:type="gramStart"/>
            <w:r w:rsidRPr="00331215">
              <w:rPr>
                <w:rFonts w:ascii="Calibri" w:hAnsi="Calibri"/>
                <w:u w:val="single"/>
              </w:rPr>
              <w:t>”</w:t>
            </w:r>
            <w:r w:rsidRPr="00331215">
              <w:rPr>
                <w:rFonts w:ascii="Calibri" w:hAnsi="Calibri"/>
              </w:rPr>
              <w:t>;  or</w:t>
            </w:r>
            <w:proofErr w:type="gramEnd"/>
            <w:r w:rsidRPr="00331215">
              <w:rPr>
                <w:rFonts w:ascii="Calibri" w:hAnsi="Calibri"/>
                <w:u w:val="single"/>
              </w:rPr>
              <w:t xml:space="preserve"> “This system has a field installed </w:t>
            </w:r>
            <w:r>
              <w:rPr>
                <w:rFonts w:ascii="Calibri" w:hAnsi="Calibri"/>
                <w:u w:val="single"/>
              </w:rPr>
              <w:t>FID</w:t>
            </w:r>
            <w:r w:rsidRPr="00331215">
              <w:rPr>
                <w:rFonts w:ascii="Calibri" w:hAnsi="Calibri"/>
                <w:u w:val="single"/>
              </w:rPr>
              <w:t>”</w:t>
            </w:r>
            <w:r w:rsidRPr="00331215">
              <w:rPr>
                <w:rFonts w:ascii="Calibri" w:hAnsi="Calibri"/>
              </w:rPr>
              <w:t>, then display this section&gt;&gt;</w:t>
            </w:r>
          </w:p>
          <w:p w14:paraId="22383F1B" w14:textId="42147257" w:rsidR="008228D4" w:rsidRPr="00AC02CA" w:rsidRDefault="008228D4" w:rsidP="00386251">
            <w:pPr>
              <w:rPr>
                <w:rFonts w:ascii="Calibri" w:hAnsi="Calibri"/>
                <w:b/>
              </w:rPr>
            </w:pPr>
            <w:ins w:id="104" w:author="Alhabibi, Haider@Energy" w:date="2022-03-08T20:18:00Z">
              <w:r>
                <w:rPr>
                  <w:rFonts w:ascii="Calibri" w:hAnsi="Calibri"/>
                  <w:sz w:val="18"/>
                  <w:szCs w:val="18"/>
                </w:rPr>
                <w:t>&lt;&lt;Static Text - see the top&gt;&gt;</w:t>
              </w:r>
            </w:ins>
          </w:p>
        </w:tc>
      </w:tr>
      <w:tr w:rsidR="005F02F3" w:rsidRPr="00331215" w:rsidDel="008228D4" w14:paraId="22383F1F" w14:textId="5276DB2C" w:rsidTr="008228D4">
        <w:tblPrEx>
          <w:tblCellMar>
            <w:top w:w="29" w:type="dxa"/>
            <w:left w:w="115" w:type="dxa"/>
            <w:bottom w:w="29" w:type="dxa"/>
            <w:right w:w="115" w:type="dxa"/>
          </w:tblCellMar>
          <w:tblPrExChange w:id="105" w:author="Alhabibi, Haider@Energy" w:date="2022-03-08T20:18:00Z">
            <w:tblPrEx>
              <w:tblCellMar>
                <w:top w:w="29" w:type="dxa"/>
                <w:left w:w="115" w:type="dxa"/>
                <w:bottom w:w="29" w:type="dxa"/>
                <w:right w:w="115" w:type="dxa"/>
              </w:tblCellMar>
            </w:tblPrEx>
          </w:tblPrExChange>
        </w:tblPrEx>
        <w:trPr>
          <w:gridAfter w:val="1"/>
          <w:wAfter w:w="6" w:type="dxa"/>
          <w:trHeight w:val="144"/>
          <w:del w:id="106" w:author="Alhabibi, Haider@Energy" w:date="2022-03-08T20:18:00Z"/>
          <w:trPrChange w:id="107" w:author="Alhabibi, Haider@Energy" w:date="2022-03-08T20:18:00Z">
            <w:trPr>
              <w:gridAfter w:val="1"/>
              <w:wAfter w:w="6" w:type="dxa"/>
              <w:trHeight w:val="144"/>
            </w:trPr>
          </w:trPrChange>
        </w:trPr>
        <w:tc>
          <w:tcPr>
            <w:tcW w:w="475" w:type="dxa"/>
            <w:vAlign w:val="center"/>
            <w:tcPrChange w:id="108" w:author="Alhabibi, Haider@Energy" w:date="2022-03-08T20:18:00Z">
              <w:tcPr>
                <w:tcW w:w="476" w:type="dxa"/>
                <w:vAlign w:val="center"/>
              </w:tcPr>
            </w:tcPrChange>
          </w:tcPr>
          <w:p w14:paraId="22383F1D" w14:textId="537C9211" w:rsidR="005F02F3" w:rsidRPr="00331215" w:rsidDel="008228D4" w:rsidRDefault="005F02F3" w:rsidP="00AC02CA">
            <w:pPr>
              <w:keepNext/>
              <w:jc w:val="center"/>
              <w:rPr>
                <w:del w:id="109" w:author="Alhabibi, Haider@Energy" w:date="2022-03-08T20:18:00Z"/>
                <w:rFonts w:ascii="Calibri" w:hAnsi="Calibri"/>
              </w:rPr>
            </w:pPr>
            <w:del w:id="110" w:author="Alhabibi, Haider@Energy" w:date="2022-03-08T20:18:00Z">
              <w:r w:rsidRPr="00331215" w:rsidDel="008228D4">
                <w:rPr>
                  <w:rFonts w:ascii="Calibri" w:hAnsi="Calibri"/>
                </w:rPr>
                <w:delText>01</w:delText>
              </w:r>
            </w:del>
          </w:p>
        </w:tc>
        <w:tc>
          <w:tcPr>
            <w:tcW w:w="10309" w:type="dxa"/>
            <w:vAlign w:val="center"/>
            <w:tcPrChange w:id="111" w:author="Alhabibi, Haider@Energy" w:date="2022-03-08T20:18:00Z">
              <w:tcPr>
                <w:tcW w:w="10490" w:type="dxa"/>
                <w:vAlign w:val="center"/>
              </w:tcPr>
            </w:tcPrChange>
          </w:tcPr>
          <w:p w14:paraId="22383F1E" w14:textId="339767D3" w:rsidR="005F02F3" w:rsidRPr="00331215" w:rsidDel="008228D4" w:rsidRDefault="007D273C" w:rsidP="00AC02CA">
            <w:pPr>
              <w:pStyle w:val="Header"/>
              <w:keepNext/>
              <w:tabs>
                <w:tab w:val="clear" w:pos="4320"/>
                <w:tab w:val="clear" w:pos="8640"/>
              </w:tabs>
              <w:rPr>
                <w:del w:id="112" w:author="Alhabibi, Haider@Energy" w:date="2022-03-08T20:18:00Z"/>
                <w:rFonts w:ascii="Calibri" w:hAnsi="Calibri"/>
              </w:rPr>
            </w:pPr>
            <w:del w:id="113" w:author="Alhabibi, Haider@Energy" w:date="2022-03-08T20:18:00Z">
              <w:r w:rsidDel="008228D4">
                <w:rPr>
                  <w:rFonts w:ascii="Calibri" w:hAnsi="Calibri" w:cs="ArialMT"/>
                </w:rPr>
                <w:delText>Fault Indicator Display</w:delText>
              </w:r>
              <w:r w:rsidR="005F02F3" w:rsidRPr="00331215" w:rsidDel="008228D4">
                <w:rPr>
                  <w:rFonts w:ascii="Calibri" w:hAnsi="Calibri" w:cs="ArialMT"/>
                </w:rPr>
                <w:delText xml:space="preserve"> devices shall either be factory installed by the space-conditioning system manufacturer, or field installed according to the space-conditioning system manufacturer's requirements and the </w:delText>
              </w:r>
              <w:r w:rsidDel="008228D4">
                <w:rPr>
                  <w:rFonts w:ascii="Calibri" w:hAnsi="Calibri" w:cs="ArialMT"/>
                </w:rPr>
                <w:delText>FID</w:delText>
              </w:r>
              <w:r w:rsidR="005F02F3" w:rsidRPr="00331215" w:rsidDel="008228D4">
                <w:rPr>
                  <w:rFonts w:ascii="Calibri" w:hAnsi="Calibri" w:cs="ArialMT"/>
                </w:rPr>
                <w:delText xml:space="preserve"> manufacturer’s specifications.</w:delText>
              </w:r>
            </w:del>
          </w:p>
        </w:tc>
      </w:tr>
      <w:tr w:rsidR="005F02F3" w:rsidRPr="00331215" w:rsidDel="008228D4" w14:paraId="22383F22" w14:textId="6348831B" w:rsidTr="008228D4">
        <w:tblPrEx>
          <w:tblCellMar>
            <w:top w:w="29" w:type="dxa"/>
            <w:left w:w="115" w:type="dxa"/>
            <w:bottom w:w="29" w:type="dxa"/>
            <w:right w:w="115" w:type="dxa"/>
          </w:tblCellMar>
          <w:tblPrExChange w:id="114" w:author="Alhabibi, Haider@Energy" w:date="2022-03-08T20:18:00Z">
            <w:tblPrEx>
              <w:tblCellMar>
                <w:top w:w="29" w:type="dxa"/>
                <w:left w:w="115" w:type="dxa"/>
                <w:bottom w:w="29" w:type="dxa"/>
                <w:right w:w="115" w:type="dxa"/>
              </w:tblCellMar>
            </w:tblPrEx>
          </w:tblPrExChange>
        </w:tblPrEx>
        <w:trPr>
          <w:gridAfter w:val="1"/>
          <w:wAfter w:w="6" w:type="dxa"/>
          <w:trHeight w:val="144"/>
          <w:del w:id="115" w:author="Alhabibi, Haider@Energy" w:date="2022-03-08T20:18:00Z"/>
          <w:trPrChange w:id="116" w:author="Alhabibi, Haider@Energy" w:date="2022-03-08T20:18:00Z">
            <w:trPr>
              <w:gridAfter w:val="1"/>
              <w:wAfter w:w="6" w:type="dxa"/>
              <w:trHeight w:val="144"/>
            </w:trPr>
          </w:trPrChange>
        </w:trPr>
        <w:tc>
          <w:tcPr>
            <w:tcW w:w="475" w:type="dxa"/>
            <w:vAlign w:val="center"/>
            <w:tcPrChange w:id="117" w:author="Alhabibi, Haider@Energy" w:date="2022-03-08T20:18:00Z">
              <w:tcPr>
                <w:tcW w:w="476" w:type="dxa"/>
                <w:vAlign w:val="center"/>
              </w:tcPr>
            </w:tcPrChange>
          </w:tcPr>
          <w:p w14:paraId="22383F20" w14:textId="3B9B46F1" w:rsidR="005F02F3" w:rsidRPr="00331215" w:rsidDel="008228D4" w:rsidRDefault="005F02F3" w:rsidP="00AC02CA">
            <w:pPr>
              <w:keepNext/>
              <w:jc w:val="center"/>
              <w:rPr>
                <w:del w:id="118" w:author="Alhabibi, Haider@Energy" w:date="2022-03-08T20:18:00Z"/>
                <w:rFonts w:ascii="Calibri" w:hAnsi="Calibri"/>
              </w:rPr>
            </w:pPr>
            <w:del w:id="119" w:author="Alhabibi, Haider@Energy" w:date="2022-03-08T20:18:00Z">
              <w:r w:rsidRPr="00331215" w:rsidDel="008228D4">
                <w:rPr>
                  <w:rFonts w:ascii="Calibri" w:hAnsi="Calibri"/>
                </w:rPr>
                <w:delText>02</w:delText>
              </w:r>
            </w:del>
          </w:p>
        </w:tc>
        <w:tc>
          <w:tcPr>
            <w:tcW w:w="10309" w:type="dxa"/>
            <w:vAlign w:val="center"/>
            <w:tcPrChange w:id="120" w:author="Alhabibi, Haider@Energy" w:date="2022-03-08T20:18:00Z">
              <w:tcPr>
                <w:tcW w:w="10490" w:type="dxa"/>
                <w:vAlign w:val="center"/>
              </w:tcPr>
            </w:tcPrChange>
          </w:tcPr>
          <w:p w14:paraId="22383F21" w14:textId="2F18BE47" w:rsidR="005F02F3" w:rsidRPr="00331215" w:rsidDel="008228D4" w:rsidRDefault="005F02F3" w:rsidP="00AC02CA">
            <w:pPr>
              <w:pStyle w:val="Header"/>
              <w:keepNext/>
              <w:tabs>
                <w:tab w:val="clear" w:pos="4320"/>
                <w:tab w:val="clear" w:pos="8640"/>
              </w:tabs>
              <w:rPr>
                <w:del w:id="121" w:author="Alhabibi, Haider@Energy" w:date="2022-03-08T20:18:00Z"/>
                <w:rFonts w:ascii="Calibri" w:hAnsi="Calibri"/>
              </w:rPr>
            </w:pPr>
            <w:del w:id="122" w:author="Alhabibi, Haider@Energy" w:date="2022-03-08T20:18:00Z">
              <w:r w:rsidRPr="00331215" w:rsidDel="008228D4">
                <w:rPr>
                  <w:rFonts w:ascii="Calibri" w:hAnsi="Calibri" w:cs="ArialMT"/>
                </w:rPr>
                <w:delText xml:space="preserve">The installer shall ensure that a copy of the </w:delText>
              </w:r>
              <w:r w:rsidR="007D273C" w:rsidDel="008228D4">
                <w:rPr>
                  <w:rFonts w:ascii="Calibri" w:hAnsi="Calibri" w:cs="ArialMT"/>
                </w:rPr>
                <w:delText>FID</w:delText>
              </w:r>
              <w:r w:rsidRPr="00331215" w:rsidDel="008228D4">
                <w:rPr>
                  <w:rFonts w:ascii="Calibri" w:hAnsi="Calibri" w:cs="ArialMT"/>
                </w:rPr>
                <w:delText xml:space="preserve"> manufacturer's user instructions documentation has been made available to the building owner.</w:delText>
              </w:r>
            </w:del>
          </w:p>
        </w:tc>
      </w:tr>
      <w:tr w:rsidR="00912E9E" w:rsidRPr="00331215" w14:paraId="22383F24" w14:textId="77777777" w:rsidTr="008228D4">
        <w:tblPrEx>
          <w:tblCellMar>
            <w:top w:w="29" w:type="dxa"/>
            <w:left w:w="115" w:type="dxa"/>
            <w:bottom w:w="29" w:type="dxa"/>
            <w:right w:w="115" w:type="dxa"/>
          </w:tblCellMar>
          <w:tblPrExChange w:id="123" w:author="Alhabibi, Haider@Energy" w:date="2022-03-08T20:18:00Z">
            <w:tblPrEx>
              <w:tblCellMar>
                <w:top w:w="29" w:type="dxa"/>
                <w:left w:w="115" w:type="dxa"/>
                <w:bottom w:w="29" w:type="dxa"/>
                <w:right w:w="115" w:type="dxa"/>
              </w:tblCellMar>
            </w:tblPrEx>
          </w:tblPrExChange>
        </w:tblPrEx>
        <w:trPr>
          <w:gridAfter w:val="1"/>
          <w:wAfter w:w="6" w:type="dxa"/>
          <w:trHeight w:val="201"/>
          <w:trPrChange w:id="124" w:author="Alhabibi, Haider@Energy" w:date="2022-03-08T20:18:00Z">
            <w:trPr>
              <w:gridAfter w:val="1"/>
              <w:wAfter w:w="6" w:type="dxa"/>
              <w:trHeight w:val="201"/>
            </w:trPr>
          </w:trPrChange>
        </w:trPr>
        <w:tc>
          <w:tcPr>
            <w:tcW w:w="10784" w:type="dxa"/>
            <w:gridSpan w:val="2"/>
            <w:vAlign w:val="center"/>
            <w:tcPrChange w:id="125" w:author="Alhabibi, Haider@Energy" w:date="2022-03-08T20:18:00Z">
              <w:tcPr>
                <w:tcW w:w="10966" w:type="dxa"/>
                <w:gridSpan w:val="2"/>
                <w:vAlign w:val="center"/>
              </w:tcPr>
            </w:tcPrChange>
          </w:tcPr>
          <w:p w14:paraId="22383F23" w14:textId="77777777" w:rsidR="00912E9E" w:rsidRPr="00912E9E" w:rsidRDefault="00912E9E" w:rsidP="00AC02CA">
            <w:pPr>
              <w:pStyle w:val="Header"/>
              <w:keepNext/>
              <w:tabs>
                <w:tab w:val="clear" w:pos="4320"/>
                <w:tab w:val="clear" w:pos="8640"/>
              </w:tabs>
              <w:rPr>
                <w:rFonts w:ascii="Calibri" w:hAnsi="Calibri" w:cs="ArialMT"/>
                <w:b/>
                <w:sz w:val="18"/>
                <w:szCs w:val="18"/>
              </w:rPr>
            </w:pPr>
            <w:r w:rsidRPr="00912E9E">
              <w:rPr>
                <w:rFonts w:ascii="Calibri" w:hAnsi="Calibri" w:cs="ArialMT"/>
                <w:b/>
                <w:sz w:val="18"/>
                <w:szCs w:val="18"/>
              </w:rPr>
              <w:t xml:space="preserve">The responsible person’s signature on this compliance document affirms that all applicable requirements in this table have been met.  </w:t>
            </w:r>
          </w:p>
        </w:tc>
      </w:tr>
    </w:tbl>
    <w:p w14:paraId="22383F25" w14:textId="77777777" w:rsidR="005F02F3" w:rsidRPr="00331215" w:rsidRDefault="005F02F3" w:rsidP="00D92E7B"/>
    <w:p w14:paraId="730B1F98" w14:textId="77777777" w:rsidR="00AC02CA" w:rsidRDefault="00AC02CA">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82"/>
        <w:gridCol w:w="2510"/>
        <w:gridCol w:w="2776"/>
      </w:tblGrid>
      <w:tr w:rsidR="005F02F3" w:rsidRPr="00331215" w14:paraId="22383F28" w14:textId="77777777" w:rsidTr="00942D3A">
        <w:trPr>
          <w:trHeight w:val="206"/>
        </w:trPr>
        <w:tc>
          <w:tcPr>
            <w:tcW w:w="10950" w:type="dxa"/>
            <w:gridSpan w:val="3"/>
            <w:vAlign w:val="center"/>
          </w:tcPr>
          <w:p w14:paraId="22383F27" w14:textId="77777777" w:rsidR="005F02F3" w:rsidRPr="00331215" w:rsidRDefault="005F02F3" w:rsidP="00942D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rPr>
            </w:pPr>
            <w:r w:rsidRPr="00331215">
              <w:rPr>
                <w:rFonts w:ascii="Calibri" w:hAnsi="Calibri" w:cs="Arial"/>
                <w:b/>
                <w:caps/>
                <w:sz w:val="18"/>
                <w:szCs w:val="18"/>
              </w:rPr>
              <w:lastRenderedPageBreak/>
              <w:t>Documentation Author's Declaration Statement</w:t>
            </w:r>
          </w:p>
        </w:tc>
      </w:tr>
      <w:tr w:rsidR="005F02F3" w:rsidRPr="00331215" w14:paraId="22383F2A" w14:textId="77777777" w:rsidTr="00942D3A">
        <w:trPr>
          <w:trHeight w:val="206"/>
        </w:trPr>
        <w:tc>
          <w:tcPr>
            <w:tcW w:w="10950" w:type="dxa"/>
            <w:gridSpan w:val="3"/>
            <w:vAlign w:val="center"/>
          </w:tcPr>
          <w:p w14:paraId="22383F29" w14:textId="77777777" w:rsidR="005F02F3" w:rsidRPr="00331215" w:rsidRDefault="005F02F3" w:rsidP="00AC02CA">
            <w:pPr>
              <w:keepNext/>
              <w:numPr>
                <w:ilvl w:val="0"/>
                <w:numId w:val="23"/>
              </w:numPr>
              <w:ind w:left="360"/>
              <w:rPr>
                <w:rFonts w:ascii="Calibri" w:hAnsi="Calibri"/>
                <w:sz w:val="18"/>
                <w:szCs w:val="18"/>
              </w:rPr>
            </w:pPr>
            <w:r w:rsidRPr="00331215">
              <w:rPr>
                <w:rFonts w:ascii="Calibri" w:hAnsi="Calibri"/>
                <w:sz w:val="18"/>
                <w:szCs w:val="18"/>
              </w:rPr>
              <w:t>I certify that this Certificate of Installation documentation is accurate and complete.</w:t>
            </w:r>
          </w:p>
        </w:tc>
      </w:tr>
      <w:tr w:rsidR="005F02F3" w:rsidRPr="00331215" w14:paraId="22383F2D" w14:textId="77777777" w:rsidTr="00942D3A">
        <w:trPr>
          <w:trHeight w:val="360"/>
        </w:trPr>
        <w:tc>
          <w:tcPr>
            <w:tcW w:w="5577" w:type="dxa"/>
          </w:tcPr>
          <w:p w14:paraId="22383F2B"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Name:</w:t>
            </w:r>
          </w:p>
        </w:tc>
        <w:tc>
          <w:tcPr>
            <w:tcW w:w="5373" w:type="dxa"/>
            <w:gridSpan w:val="2"/>
          </w:tcPr>
          <w:p w14:paraId="22383F2C"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Signature:</w:t>
            </w:r>
          </w:p>
        </w:tc>
      </w:tr>
      <w:tr w:rsidR="005F02F3" w:rsidRPr="00331215" w14:paraId="22383F30" w14:textId="77777777" w:rsidTr="00942D3A">
        <w:trPr>
          <w:trHeight w:val="360"/>
        </w:trPr>
        <w:tc>
          <w:tcPr>
            <w:tcW w:w="5577" w:type="dxa"/>
          </w:tcPr>
          <w:p w14:paraId="22383F2E" w14:textId="77777777" w:rsidR="005F02F3" w:rsidRPr="00331215" w:rsidRDefault="005F02F3" w:rsidP="00942D3A">
            <w:pPr>
              <w:keepNext/>
              <w:rPr>
                <w:rFonts w:ascii="Calibri" w:hAnsi="Calibri"/>
                <w:sz w:val="14"/>
                <w:szCs w:val="14"/>
              </w:rPr>
            </w:pPr>
            <w:r w:rsidRPr="00331215">
              <w:rPr>
                <w:rFonts w:ascii="Calibri" w:hAnsi="Calibri"/>
                <w:sz w:val="14"/>
                <w:szCs w:val="14"/>
              </w:rPr>
              <w:t>Documentation Author Company Name:</w:t>
            </w:r>
          </w:p>
        </w:tc>
        <w:tc>
          <w:tcPr>
            <w:tcW w:w="5373" w:type="dxa"/>
            <w:gridSpan w:val="2"/>
          </w:tcPr>
          <w:p w14:paraId="22383F2F" w14:textId="77777777" w:rsidR="005F02F3" w:rsidRPr="00331215" w:rsidRDefault="005F02F3" w:rsidP="00942D3A">
            <w:pPr>
              <w:keepNext/>
              <w:rPr>
                <w:rFonts w:ascii="Calibri" w:hAnsi="Calibri"/>
                <w:sz w:val="14"/>
                <w:szCs w:val="14"/>
              </w:rPr>
            </w:pPr>
            <w:r w:rsidRPr="00331215">
              <w:rPr>
                <w:rFonts w:ascii="Calibri" w:hAnsi="Calibri"/>
                <w:sz w:val="14"/>
                <w:szCs w:val="14"/>
              </w:rPr>
              <w:t>Date Signed:</w:t>
            </w:r>
          </w:p>
        </w:tc>
      </w:tr>
      <w:tr w:rsidR="005F02F3" w:rsidRPr="00331215" w14:paraId="22383F33" w14:textId="77777777" w:rsidTr="00942D3A">
        <w:trPr>
          <w:trHeight w:val="360"/>
        </w:trPr>
        <w:tc>
          <w:tcPr>
            <w:tcW w:w="5577" w:type="dxa"/>
          </w:tcPr>
          <w:p w14:paraId="22383F31" w14:textId="77777777" w:rsidR="005F02F3" w:rsidRPr="00331215" w:rsidRDefault="005F02F3" w:rsidP="00942D3A">
            <w:pPr>
              <w:keepNext/>
              <w:rPr>
                <w:rFonts w:ascii="Calibri" w:hAnsi="Calibri"/>
                <w:sz w:val="14"/>
                <w:szCs w:val="14"/>
              </w:rPr>
            </w:pPr>
            <w:r w:rsidRPr="00331215">
              <w:rPr>
                <w:rFonts w:ascii="Calibri" w:hAnsi="Calibri"/>
                <w:sz w:val="14"/>
                <w:szCs w:val="14"/>
              </w:rPr>
              <w:t>Address:</w:t>
            </w:r>
          </w:p>
        </w:tc>
        <w:tc>
          <w:tcPr>
            <w:tcW w:w="5373" w:type="dxa"/>
            <w:gridSpan w:val="2"/>
          </w:tcPr>
          <w:p w14:paraId="22383F32" w14:textId="1A428EF8" w:rsidR="005F02F3" w:rsidRPr="00331215" w:rsidRDefault="005F02F3" w:rsidP="00942D3A">
            <w:pPr>
              <w:keepNext/>
              <w:rPr>
                <w:rFonts w:ascii="Calibri" w:hAnsi="Calibri"/>
                <w:sz w:val="14"/>
                <w:szCs w:val="14"/>
              </w:rPr>
            </w:pPr>
            <w:r w:rsidRPr="00331215">
              <w:rPr>
                <w:rFonts w:ascii="Calibri" w:hAnsi="Calibri"/>
                <w:sz w:val="14"/>
                <w:szCs w:val="14"/>
              </w:rPr>
              <w:t>CEA/HERS Certification Identification (</w:t>
            </w:r>
            <w:r w:rsidR="00AC02CA">
              <w:rPr>
                <w:rFonts w:ascii="Calibri" w:hAnsi="Calibri"/>
                <w:sz w:val="14"/>
                <w:szCs w:val="14"/>
              </w:rPr>
              <w:t>i</w:t>
            </w:r>
            <w:r w:rsidRPr="00331215">
              <w:rPr>
                <w:rFonts w:ascii="Calibri" w:hAnsi="Calibri"/>
                <w:sz w:val="14"/>
                <w:szCs w:val="14"/>
              </w:rPr>
              <w:t>f applicable):</w:t>
            </w:r>
          </w:p>
        </w:tc>
      </w:tr>
      <w:tr w:rsidR="005F02F3" w:rsidRPr="00331215" w14:paraId="22383F36" w14:textId="77777777" w:rsidTr="00942D3A">
        <w:trPr>
          <w:trHeight w:val="360"/>
        </w:trPr>
        <w:tc>
          <w:tcPr>
            <w:tcW w:w="5577" w:type="dxa"/>
          </w:tcPr>
          <w:p w14:paraId="22383F34" w14:textId="77777777" w:rsidR="005F02F3" w:rsidRPr="00331215" w:rsidRDefault="005F02F3" w:rsidP="00942D3A">
            <w:pPr>
              <w:keepNext/>
              <w:rPr>
                <w:rFonts w:ascii="Calibri" w:hAnsi="Calibri"/>
                <w:sz w:val="14"/>
                <w:szCs w:val="14"/>
              </w:rPr>
            </w:pPr>
            <w:r w:rsidRPr="00331215">
              <w:rPr>
                <w:rFonts w:ascii="Calibri" w:hAnsi="Calibri"/>
                <w:sz w:val="14"/>
                <w:szCs w:val="14"/>
              </w:rPr>
              <w:t>City/State/Zip:</w:t>
            </w:r>
          </w:p>
        </w:tc>
        <w:tc>
          <w:tcPr>
            <w:tcW w:w="5373" w:type="dxa"/>
            <w:gridSpan w:val="2"/>
          </w:tcPr>
          <w:p w14:paraId="22383F35" w14:textId="77777777" w:rsidR="005F02F3" w:rsidRPr="00331215" w:rsidRDefault="005F02F3" w:rsidP="00942D3A">
            <w:pPr>
              <w:keepNext/>
              <w:rPr>
                <w:rFonts w:ascii="Calibri" w:hAnsi="Calibri"/>
                <w:sz w:val="14"/>
                <w:szCs w:val="14"/>
              </w:rPr>
            </w:pPr>
            <w:r w:rsidRPr="00331215">
              <w:rPr>
                <w:rFonts w:ascii="Calibri" w:hAnsi="Calibri"/>
                <w:sz w:val="14"/>
                <w:szCs w:val="14"/>
              </w:rPr>
              <w:t>Phone:</w:t>
            </w:r>
          </w:p>
        </w:tc>
      </w:tr>
      <w:tr w:rsidR="005F02F3" w:rsidRPr="00331215" w14:paraId="22383F38" w14:textId="77777777" w:rsidTr="00942D3A">
        <w:tblPrEx>
          <w:tblCellMar>
            <w:left w:w="115" w:type="dxa"/>
            <w:right w:w="115" w:type="dxa"/>
          </w:tblCellMar>
        </w:tblPrEx>
        <w:trPr>
          <w:trHeight w:val="296"/>
        </w:trPr>
        <w:tc>
          <w:tcPr>
            <w:tcW w:w="10950" w:type="dxa"/>
            <w:gridSpan w:val="3"/>
            <w:vAlign w:val="center"/>
          </w:tcPr>
          <w:p w14:paraId="22383F37" w14:textId="77777777" w:rsidR="005F02F3" w:rsidRPr="00331215" w:rsidRDefault="005F02F3" w:rsidP="00942D3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331215">
              <w:rPr>
                <w:rFonts w:ascii="Calibri" w:hAnsi="Calibri" w:cs="Arial"/>
                <w:b/>
                <w:caps/>
                <w:sz w:val="18"/>
                <w:szCs w:val="18"/>
              </w:rPr>
              <w:t xml:space="preserve">Responsible Person's Declaration statement  </w:t>
            </w:r>
          </w:p>
        </w:tc>
      </w:tr>
      <w:tr w:rsidR="005F02F3" w:rsidRPr="00331215" w14:paraId="22383F40" w14:textId="77777777" w:rsidTr="00942D3A">
        <w:tblPrEx>
          <w:tblCellMar>
            <w:left w:w="115" w:type="dxa"/>
            <w:right w:w="115" w:type="dxa"/>
          </w:tblCellMar>
        </w:tblPrEx>
        <w:trPr>
          <w:trHeight w:val="504"/>
        </w:trPr>
        <w:tc>
          <w:tcPr>
            <w:tcW w:w="10950" w:type="dxa"/>
            <w:gridSpan w:val="3"/>
          </w:tcPr>
          <w:p w14:paraId="22383F39" w14:textId="77777777" w:rsidR="005F02F3" w:rsidRPr="00710AB1" w:rsidRDefault="005F02F3" w:rsidP="00AC02CA">
            <w:pPr>
              <w:pStyle w:val="Heading3"/>
              <w:tabs>
                <w:tab w:val="clear" w:pos="1080"/>
                <w:tab w:val="clear" w:pos="1800"/>
              </w:tabs>
              <w:spacing w:before="0"/>
              <w:ind w:left="0" w:right="86" w:firstLine="0"/>
              <w:rPr>
                <w:rFonts w:asciiTheme="minorHAnsi" w:hAnsiTheme="minorHAnsi"/>
                <w:sz w:val="18"/>
                <w:szCs w:val="18"/>
              </w:rPr>
            </w:pPr>
            <w:r w:rsidRPr="00710AB1">
              <w:rPr>
                <w:rFonts w:asciiTheme="minorHAnsi" w:hAnsiTheme="minorHAnsi"/>
                <w:sz w:val="18"/>
                <w:szCs w:val="18"/>
              </w:rPr>
              <w:t xml:space="preserve">I certify the following under penalty of perjury, under the laws of the State of California: </w:t>
            </w:r>
          </w:p>
          <w:p w14:paraId="718AB68F" w14:textId="2DF9F041" w:rsidR="005A7166" w:rsidRPr="00710AB1" w:rsidRDefault="005A7166" w:rsidP="00710AB1">
            <w:pPr>
              <w:pStyle w:val="Heading3"/>
              <w:numPr>
                <w:ilvl w:val="0"/>
                <w:numId w:val="28"/>
              </w:numPr>
              <w:tabs>
                <w:tab w:val="clear" w:pos="1800"/>
              </w:tabs>
              <w:spacing w:before="0"/>
              <w:ind w:right="90"/>
              <w:rPr>
                <w:rFonts w:asciiTheme="minorHAnsi" w:hAnsiTheme="minorHAnsi"/>
                <w:b/>
                <w:caps/>
                <w:sz w:val="18"/>
                <w:szCs w:val="18"/>
              </w:rPr>
            </w:pPr>
            <w:r w:rsidRPr="00710AB1">
              <w:rPr>
                <w:rFonts w:asciiTheme="minorHAnsi" w:hAnsiTheme="minorHAnsi"/>
                <w:sz w:val="18"/>
                <w:szCs w:val="18"/>
              </w:rPr>
              <w:t xml:space="preserve">The information provided on this Certificate of Installation is true and correct. </w:t>
            </w:r>
          </w:p>
          <w:p w14:paraId="718A7153" w14:textId="074A47CB" w:rsidR="005A7166" w:rsidRPr="00710AB1" w:rsidRDefault="005A7166" w:rsidP="00710AB1">
            <w:pPr>
              <w:pStyle w:val="Heading3"/>
              <w:numPr>
                <w:ilvl w:val="0"/>
                <w:numId w:val="28"/>
              </w:numPr>
              <w:tabs>
                <w:tab w:val="clear" w:pos="1800"/>
              </w:tabs>
              <w:spacing w:before="0"/>
              <w:ind w:right="90"/>
              <w:rPr>
                <w:rFonts w:asciiTheme="minorHAnsi" w:hAnsiTheme="minorHAnsi"/>
                <w:b/>
                <w:caps/>
                <w:sz w:val="18"/>
              </w:rPr>
            </w:pPr>
            <w:r w:rsidRPr="00710AB1">
              <w:rPr>
                <w:rFonts w:asciiTheme="minorHAnsi" w:hAnsiTheme="minorHAnsi"/>
                <w:snapToGrid w:val="0"/>
                <w:sz w:val="18"/>
                <w:szCs w:val="18"/>
              </w:rPr>
              <w:t xml:space="preserve">I am either: a) a responsible person eligible under Division 3 of the Business and Professions Code </w:t>
            </w:r>
            <w:r w:rsidRPr="00710AB1">
              <w:rPr>
                <w:rFonts w:asciiTheme="minorHAnsi" w:hAnsiTheme="minorHAnsi"/>
                <w:sz w:val="18"/>
                <w:szCs w:val="18"/>
              </w:rPr>
              <w:t xml:space="preserve">in the applicable classification to accept responsibility for the system design, construction, or installation </w:t>
            </w:r>
            <w:r w:rsidRPr="00710AB1">
              <w:rPr>
                <w:rFonts w:asciiTheme="minorHAnsi" w:hAnsiTheme="minorHAnsi"/>
                <w:snapToGrid w:val="0"/>
                <w:sz w:val="18"/>
                <w:szCs w:val="18"/>
              </w:rPr>
              <w:t xml:space="preserve">of features, materials, components, or manufactured devices </w:t>
            </w:r>
            <w:r w:rsidRPr="00710AB1">
              <w:rPr>
                <w:rFonts w:asciiTheme="minorHAnsi" w:hAnsiTheme="minorHAnsi"/>
                <w:sz w:val="18"/>
                <w:szCs w:val="18"/>
              </w:rPr>
              <w:t xml:space="preserve">for the scope of work identified on this Certificate of Installation </w:t>
            </w:r>
            <w:r w:rsidRPr="00710AB1">
              <w:rPr>
                <w:rFonts w:asciiTheme="minorHAnsi" w:hAnsiTheme="minorHAnsi"/>
                <w:snapToGrid w:val="0"/>
                <w:sz w:val="18"/>
                <w:szCs w:val="18"/>
              </w:rPr>
              <w:t>and attest to the declarations in this statement</w:t>
            </w:r>
            <w:r w:rsidRPr="00710AB1">
              <w:rPr>
                <w:rFonts w:asciiTheme="minorHAnsi" w:hAnsiTheme="minorHAnsi"/>
                <w:sz w:val="18"/>
                <w:szCs w:val="18"/>
              </w:rPr>
              <w:t>, or b) I am an authorized representative of the responsible person and attest to the declarations in this statement on the responsible person’s behalf</w:t>
            </w:r>
            <w:r w:rsidRPr="00710AB1">
              <w:rPr>
                <w:rFonts w:asciiTheme="minorHAnsi" w:eastAsia="Calibri" w:hAnsiTheme="minorHAnsi"/>
                <w:sz w:val="18"/>
                <w:szCs w:val="18"/>
              </w:rPr>
              <w:t>.</w:t>
            </w:r>
          </w:p>
          <w:p w14:paraId="672A7436" w14:textId="77777777" w:rsidR="005A7166" w:rsidRPr="00710AB1" w:rsidRDefault="005A7166" w:rsidP="00710AB1">
            <w:pPr>
              <w:keepNext/>
              <w:numPr>
                <w:ilvl w:val="0"/>
                <w:numId w:val="28"/>
              </w:numPr>
              <w:autoSpaceDE w:val="0"/>
              <w:autoSpaceDN w:val="0"/>
              <w:adjustRightInd w:val="0"/>
              <w:ind w:right="90"/>
              <w:rPr>
                <w:rFonts w:asciiTheme="minorHAnsi" w:hAnsiTheme="minorHAnsi"/>
                <w:sz w:val="18"/>
                <w:szCs w:val="18"/>
              </w:rPr>
            </w:pPr>
            <w:r w:rsidRPr="00710AB1">
              <w:rPr>
                <w:rFonts w:asciiTheme="minorHAnsi" w:hAnsiTheme="minorHAnsi"/>
                <w:sz w:val="18"/>
                <w:szCs w:val="18"/>
              </w:rPr>
              <w:t xml:space="preserve">The constructed or installed features, materials, </w:t>
            </w:r>
            <w:proofErr w:type="gramStart"/>
            <w:r w:rsidRPr="00710AB1">
              <w:rPr>
                <w:rFonts w:asciiTheme="minorHAnsi" w:hAnsiTheme="minorHAnsi"/>
                <w:sz w:val="18"/>
                <w:szCs w:val="18"/>
              </w:rPr>
              <w:t>components</w:t>
            </w:r>
            <w:proofErr w:type="gramEnd"/>
            <w:r w:rsidRPr="00710AB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10AB1">
              <w:rPr>
                <w:rFonts w:asciiTheme="minorHAnsi" w:eastAsia="Calibri" w:hAnsiTheme="minorHAnsi" w:cs="TimesNewRomanPSMT"/>
                <w:sz w:val="18"/>
                <w:szCs w:val="18"/>
              </w:rPr>
              <w:t>.</w:t>
            </w:r>
          </w:p>
          <w:p w14:paraId="62B92D95" w14:textId="77777777" w:rsidR="005A7166" w:rsidRPr="00710AB1" w:rsidRDefault="005A7166" w:rsidP="00710AB1">
            <w:pPr>
              <w:pStyle w:val="ListParagraph"/>
              <w:keepNext/>
              <w:numPr>
                <w:ilvl w:val="0"/>
                <w:numId w:val="28"/>
              </w:numPr>
              <w:autoSpaceDE w:val="0"/>
              <w:autoSpaceDN w:val="0"/>
              <w:adjustRightInd w:val="0"/>
              <w:rPr>
                <w:rFonts w:asciiTheme="minorHAnsi" w:hAnsiTheme="minorHAnsi"/>
                <w:sz w:val="18"/>
              </w:rPr>
            </w:pPr>
            <w:r w:rsidRPr="00710AB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2383F3F" w14:textId="592303B8" w:rsidR="005F02F3" w:rsidRPr="00710AB1" w:rsidRDefault="005A7166" w:rsidP="00710AB1">
            <w:pPr>
              <w:pStyle w:val="ListParagraph"/>
              <w:numPr>
                <w:ilvl w:val="0"/>
                <w:numId w:val="28"/>
              </w:numPr>
              <w:rPr>
                <w:rFonts w:ascii="Calibri" w:hAnsi="Calibri"/>
                <w:b/>
              </w:rPr>
            </w:pPr>
            <w:r w:rsidRPr="00710AB1">
              <w:rPr>
                <w:rFonts w:asciiTheme="minorHAnsi" w:hAnsiTheme="minorHAnsi"/>
                <w:sz w:val="18"/>
                <w:szCs w:val="18"/>
              </w:rPr>
              <w:t xml:space="preserve">I will ensure that a registered copy of this Certificate of Installation shall be </w:t>
            </w:r>
            <w:proofErr w:type="gramStart"/>
            <w:r w:rsidRPr="00710AB1">
              <w:rPr>
                <w:rFonts w:asciiTheme="minorHAnsi" w:hAnsiTheme="minorHAnsi"/>
                <w:sz w:val="18"/>
                <w:szCs w:val="18"/>
              </w:rPr>
              <w:t>posted, or</w:t>
            </w:r>
            <w:proofErr w:type="gramEnd"/>
            <w:r w:rsidRPr="00710AB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5F02F3" w:rsidRPr="00331215" w14:paraId="22383F43" w14:textId="77777777" w:rsidTr="00942D3A">
        <w:trPr>
          <w:trHeight w:val="360"/>
        </w:trPr>
        <w:tc>
          <w:tcPr>
            <w:tcW w:w="5577" w:type="dxa"/>
          </w:tcPr>
          <w:p w14:paraId="22383F41" w14:textId="77777777" w:rsidR="005F02F3" w:rsidRPr="00331215" w:rsidRDefault="005F02F3" w:rsidP="00942D3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Responsible Builder/Installer Name:</w:t>
            </w:r>
          </w:p>
        </w:tc>
        <w:tc>
          <w:tcPr>
            <w:tcW w:w="5373" w:type="dxa"/>
            <w:gridSpan w:val="2"/>
          </w:tcPr>
          <w:p w14:paraId="22383F42" w14:textId="77777777" w:rsidR="005F02F3" w:rsidRPr="00331215" w:rsidRDefault="005F02F3" w:rsidP="00942D3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Responsible Builder/Installer Signature:</w:t>
            </w:r>
          </w:p>
        </w:tc>
      </w:tr>
      <w:tr w:rsidR="005F02F3" w:rsidRPr="00331215" w14:paraId="22383F46" w14:textId="77777777" w:rsidTr="00942D3A">
        <w:trPr>
          <w:trHeight w:val="360"/>
        </w:trPr>
        <w:tc>
          <w:tcPr>
            <w:tcW w:w="5577" w:type="dxa"/>
          </w:tcPr>
          <w:p w14:paraId="22383F44" w14:textId="48AE6EAE"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Company Name: (Installing Subcontractor or General Contractor or Builder/Owner)</w:t>
            </w:r>
          </w:p>
        </w:tc>
        <w:tc>
          <w:tcPr>
            <w:tcW w:w="5373" w:type="dxa"/>
            <w:gridSpan w:val="2"/>
          </w:tcPr>
          <w:p w14:paraId="22383F45"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Position With Company (Title):</w:t>
            </w:r>
          </w:p>
        </w:tc>
      </w:tr>
      <w:tr w:rsidR="005F02F3" w:rsidRPr="00331215" w14:paraId="22383F49" w14:textId="77777777" w:rsidTr="00942D3A">
        <w:trPr>
          <w:trHeight w:val="360"/>
        </w:trPr>
        <w:tc>
          <w:tcPr>
            <w:tcW w:w="5577" w:type="dxa"/>
          </w:tcPr>
          <w:p w14:paraId="22383F47"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Address:</w:t>
            </w:r>
          </w:p>
        </w:tc>
        <w:tc>
          <w:tcPr>
            <w:tcW w:w="5373" w:type="dxa"/>
            <w:gridSpan w:val="2"/>
          </w:tcPr>
          <w:p w14:paraId="22383F48"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CSLB License:</w:t>
            </w:r>
          </w:p>
        </w:tc>
      </w:tr>
      <w:tr w:rsidR="005F02F3" w:rsidRPr="00331215" w14:paraId="22383F4D" w14:textId="77777777" w:rsidTr="00942D3A">
        <w:trPr>
          <w:trHeight w:val="360"/>
        </w:trPr>
        <w:tc>
          <w:tcPr>
            <w:tcW w:w="5577" w:type="dxa"/>
          </w:tcPr>
          <w:p w14:paraId="22383F4A"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City/State/Zip:</w:t>
            </w:r>
          </w:p>
        </w:tc>
        <w:tc>
          <w:tcPr>
            <w:tcW w:w="2551" w:type="dxa"/>
          </w:tcPr>
          <w:p w14:paraId="22383F4B" w14:textId="6279978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Phone</w:t>
            </w:r>
            <w:r w:rsidR="00AC02CA">
              <w:rPr>
                <w:rFonts w:ascii="Calibri" w:hAnsi="Calibri"/>
                <w:sz w:val="14"/>
                <w:szCs w:val="14"/>
              </w:rPr>
              <w:t>:</w:t>
            </w:r>
          </w:p>
        </w:tc>
        <w:tc>
          <w:tcPr>
            <w:tcW w:w="2822" w:type="dxa"/>
          </w:tcPr>
          <w:p w14:paraId="22383F4C"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Date Signed:</w:t>
            </w:r>
          </w:p>
        </w:tc>
      </w:tr>
      <w:tr w:rsidR="005F02F3" w:rsidRPr="00F719F9" w14:paraId="22383F50" w14:textId="77777777" w:rsidTr="00942D3A">
        <w:trPr>
          <w:trHeight w:val="360"/>
        </w:trPr>
        <w:tc>
          <w:tcPr>
            <w:tcW w:w="5577" w:type="dxa"/>
          </w:tcPr>
          <w:p w14:paraId="22383F4E" w14:textId="77777777" w:rsidR="005F02F3" w:rsidRPr="00331215"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Third Party Quality Control Program (TPQCP) Status:</w:t>
            </w:r>
          </w:p>
        </w:tc>
        <w:tc>
          <w:tcPr>
            <w:tcW w:w="5373" w:type="dxa"/>
            <w:gridSpan w:val="2"/>
          </w:tcPr>
          <w:p w14:paraId="22383F4F" w14:textId="77777777" w:rsidR="005F02F3" w:rsidRPr="00F719F9" w:rsidRDefault="005F02F3" w:rsidP="00942D3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331215">
              <w:rPr>
                <w:rFonts w:ascii="Calibri" w:hAnsi="Calibri"/>
                <w:sz w:val="14"/>
                <w:szCs w:val="14"/>
              </w:rPr>
              <w:t>Name of TPQCP (if applicable):</w:t>
            </w:r>
            <w:r w:rsidRPr="00F719F9">
              <w:rPr>
                <w:rFonts w:ascii="Calibri" w:hAnsi="Calibri"/>
                <w:sz w:val="14"/>
                <w:szCs w:val="14"/>
              </w:rPr>
              <w:t xml:space="preserve"> </w:t>
            </w:r>
          </w:p>
        </w:tc>
      </w:tr>
    </w:tbl>
    <w:p w14:paraId="22383F51" w14:textId="77777777" w:rsidR="005F02F3" w:rsidRDefault="005F02F3"/>
    <w:sectPr w:rsidR="005F02F3" w:rsidSect="00D013F1">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4692C" w14:textId="77777777" w:rsidR="00F871E1" w:rsidRDefault="00F871E1">
      <w:r>
        <w:separator/>
      </w:r>
    </w:p>
  </w:endnote>
  <w:endnote w:type="continuationSeparator" w:id="0">
    <w:p w14:paraId="405A51C3" w14:textId="77777777" w:rsidR="00F871E1" w:rsidRDefault="00F871E1">
      <w:r>
        <w:continuationSeparator/>
      </w:r>
    </w:p>
  </w:endnote>
  <w:endnote w:type="continuationNotice" w:id="1">
    <w:p w14:paraId="587F2E29" w14:textId="77777777" w:rsidR="00F871E1" w:rsidRDefault="00F871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6C" w14:textId="77777777" w:rsidR="000F6604" w:rsidRPr="00FC55D7" w:rsidRDefault="000F6604" w:rsidP="00FC55D7">
    <w:pPr>
      <w:pStyle w:val="Footer"/>
    </w:pPr>
    <w:r w:rsidRPr="00FC55D7">
      <w:t xml:space="preserve">Registration Number:                                                           Registration Date/Time:                                           HERS Provider:                       </w:t>
    </w:r>
  </w:p>
  <w:p w14:paraId="22383F6D" w14:textId="282AE8F6" w:rsidR="000F6604" w:rsidRPr="00FC55D7" w:rsidRDefault="000F6604" w:rsidP="00FC55D7">
    <w:pPr>
      <w:pStyle w:val="Footer"/>
    </w:pPr>
    <w:r w:rsidRPr="00FC55D7">
      <w:t>CA Building Energy Efficiency Standards - 20</w:t>
    </w:r>
    <w:ins w:id="10" w:author="Alhabibi, Haider@Energy" w:date="2021-08-24T15:39:00Z">
      <w:r w:rsidR="00345816">
        <w:t>22</w:t>
      </w:r>
    </w:ins>
    <w:del w:id="11" w:author="Alhabibi, Haider@Energy" w:date="2021-08-24T15:39:00Z">
      <w:r w:rsidRPr="00FC55D7" w:rsidDel="00345816">
        <w:delText>1</w:delText>
      </w:r>
      <w:r w:rsidDel="00345816">
        <w:delText>9</w:delText>
      </w:r>
    </w:del>
    <w:r w:rsidRPr="00FC55D7">
      <w:t xml:space="preserve"> </w:t>
    </w:r>
    <w:ins w:id="12" w:author="Alhabibi, Haider@Energy" w:date="2022-03-08T20:12:00Z">
      <w:r w:rsidR="002458D1">
        <w:t>Low-rise Mul</w:t>
      </w:r>
    </w:ins>
    <w:ins w:id="13" w:author="Alhabibi, Haider@Energy" w:date="2022-03-08T20:13:00Z">
      <w:r w:rsidR="002458D1">
        <w:t xml:space="preserve">tifamily </w:t>
      </w:r>
    </w:ins>
    <w:del w:id="14" w:author="Alhabibi, Haider@Energy" w:date="2022-03-08T20:12:00Z">
      <w:r w:rsidRPr="00FC55D7" w:rsidDel="002458D1">
        <w:delText xml:space="preserve">Residential </w:delText>
      </w:r>
    </w:del>
    <w:r w:rsidRPr="00FC55D7">
      <w:t>Compliance</w:t>
    </w:r>
    <w:r w:rsidRPr="00FC55D7">
      <w:tab/>
    </w:r>
    <w:del w:id="15" w:author="Alhabibi, Haider@Energy" w:date="2022-03-08T20:23:00Z">
      <w:r w:rsidR="00A920B7" w:rsidDel="00AF300E">
        <w:delText xml:space="preserve">July </w:delText>
      </w:r>
    </w:del>
    <w:ins w:id="16" w:author="Alhabibi, Haider@Energy" w:date="2022-03-08T20:23:00Z">
      <w:r w:rsidR="00AF300E">
        <w:t xml:space="preserve">January </w:t>
      </w:r>
    </w:ins>
    <w:r>
      <w:t>20</w:t>
    </w:r>
    <w:ins w:id="17" w:author="Alhabibi, Haider@Energy" w:date="2021-08-24T15:39:00Z">
      <w:r w:rsidR="00345816">
        <w:t>22</w:t>
      </w:r>
    </w:ins>
    <w:del w:id="18" w:author="Alhabibi, Haider@Energy" w:date="2021-08-24T15:39:00Z">
      <w:r w:rsidDel="00345816">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78" w14:textId="33D9AC01" w:rsidR="000F6604" w:rsidRPr="00FC55D7" w:rsidRDefault="000F6604" w:rsidP="00FC55D7">
    <w:pPr>
      <w:pStyle w:val="Footer"/>
    </w:pPr>
    <w:r w:rsidRPr="00FC55D7">
      <w:t>CA Building Energy Efficiency Standards - 20</w:t>
    </w:r>
    <w:ins w:id="37" w:author="Alhabibi, Haider@Energy" w:date="2021-08-24T15:39:00Z">
      <w:r w:rsidR="00345816">
        <w:t>22</w:t>
      </w:r>
    </w:ins>
    <w:del w:id="38" w:author="Alhabibi, Haider@Energy" w:date="2021-08-24T15:39:00Z">
      <w:r w:rsidRPr="00FC55D7" w:rsidDel="00345816">
        <w:delText>1</w:delText>
      </w:r>
      <w:r w:rsidDel="00345816">
        <w:delText>9</w:delText>
      </w:r>
    </w:del>
    <w:r w:rsidRPr="00FC55D7">
      <w:t xml:space="preserve"> </w:t>
    </w:r>
    <w:ins w:id="39" w:author="Alhabibi, Haider@Energy" w:date="2022-03-08T20:13:00Z">
      <w:r w:rsidR="002458D1">
        <w:t xml:space="preserve">Low-rise Multifamily </w:t>
      </w:r>
    </w:ins>
    <w:del w:id="40" w:author="Alhabibi, Haider@Energy" w:date="2022-03-08T20:13:00Z">
      <w:r w:rsidRPr="00FC55D7" w:rsidDel="002458D1">
        <w:delText xml:space="preserve">Residential </w:delText>
      </w:r>
    </w:del>
    <w:r w:rsidRPr="00FC55D7">
      <w:t>Compliance</w:t>
    </w:r>
    <w:r w:rsidRPr="00FC55D7">
      <w:tab/>
    </w:r>
    <w:del w:id="41" w:author="Alhabibi, Haider@Energy" w:date="2022-03-08T20:23:00Z">
      <w:r w:rsidR="00A920B7" w:rsidDel="00AF300E">
        <w:delText xml:space="preserve">July </w:delText>
      </w:r>
    </w:del>
    <w:ins w:id="42" w:author="Alhabibi, Haider@Energy" w:date="2022-03-08T20:23:00Z">
      <w:r w:rsidR="00AF300E">
        <w:t xml:space="preserve">January </w:t>
      </w:r>
    </w:ins>
    <w:r>
      <w:t>20</w:t>
    </w:r>
    <w:ins w:id="43" w:author="Alhabibi, Haider@Energy" w:date="2021-08-24T15:39:00Z">
      <w:r w:rsidR="00345816">
        <w:t>22</w:t>
      </w:r>
    </w:ins>
    <w:del w:id="44" w:author="Alhabibi, Haider@Energy" w:date="2021-08-24T15:39:00Z">
      <w:r w:rsidDel="00345816">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83" w14:textId="172F8C06" w:rsidR="000F6604" w:rsidRPr="00B12A82" w:rsidRDefault="000F6604" w:rsidP="00FC55D7">
    <w:pPr>
      <w:pStyle w:val="Footer"/>
    </w:pPr>
    <w:r w:rsidRPr="00B12A82">
      <w:t>CA Building Energy Efficiency Standards - 20</w:t>
    </w:r>
    <w:ins w:id="128" w:author="Alhabibi, Haider@Energy" w:date="2021-08-24T15:39:00Z">
      <w:r w:rsidR="00345816">
        <w:t>22</w:t>
      </w:r>
    </w:ins>
    <w:del w:id="129" w:author="Alhabibi, Haider@Energy" w:date="2021-08-24T15:39:00Z">
      <w:r w:rsidRPr="00B12A82" w:rsidDel="00345816">
        <w:delText>1</w:delText>
      </w:r>
      <w:r w:rsidDel="00345816">
        <w:delText>9</w:delText>
      </w:r>
    </w:del>
    <w:r w:rsidRPr="00B12A82">
      <w:t xml:space="preserve"> </w:t>
    </w:r>
    <w:ins w:id="130" w:author="Alhabibi, Haider@Energy" w:date="2022-03-08T20:18:00Z">
      <w:r w:rsidR="008228D4">
        <w:t xml:space="preserve">Low-rise Multifamily </w:t>
      </w:r>
    </w:ins>
    <w:del w:id="131" w:author="Alhabibi, Haider@Energy" w:date="2022-03-08T20:18:00Z">
      <w:r w:rsidRPr="00B12A82" w:rsidDel="008228D4">
        <w:delText xml:space="preserve">Residential </w:delText>
      </w:r>
    </w:del>
    <w:r w:rsidRPr="00B12A82">
      <w:t>Compliance</w:t>
    </w:r>
    <w:r w:rsidRPr="00B12A82">
      <w:tab/>
    </w:r>
    <w:del w:id="132" w:author="Alhabibi, Haider@Energy" w:date="2022-03-08T20:23:00Z">
      <w:r w:rsidR="00A920B7" w:rsidDel="00AF300E">
        <w:delText xml:space="preserve">July </w:delText>
      </w:r>
    </w:del>
    <w:ins w:id="133" w:author="Alhabibi, Haider@Energy" w:date="2022-03-08T20:23:00Z">
      <w:r w:rsidR="00AF300E">
        <w:t xml:space="preserve">January </w:t>
      </w:r>
    </w:ins>
    <w:r>
      <w:t>20</w:t>
    </w:r>
    <w:ins w:id="134" w:author="Alhabibi, Haider@Energy" w:date="2021-08-24T15:39:00Z">
      <w:r w:rsidR="00345816">
        <w:t>22</w:t>
      </w:r>
    </w:ins>
    <w:del w:id="135" w:author="Alhabibi, Haider@Energy" w:date="2021-08-24T15:39:00Z">
      <w:r w:rsidDel="00345816">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D21D8" w14:textId="77777777" w:rsidR="00F871E1" w:rsidRDefault="00F871E1">
      <w:r>
        <w:separator/>
      </w:r>
    </w:p>
  </w:footnote>
  <w:footnote w:type="continuationSeparator" w:id="0">
    <w:p w14:paraId="7A35C826" w14:textId="77777777" w:rsidR="00F871E1" w:rsidRDefault="00F871E1">
      <w:r>
        <w:continuationSeparator/>
      </w:r>
    </w:p>
  </w:footnote>
  <w:footnote w:type="continuationNotice" w:id="1">
    <w:p w14:paraId="15966DF6" w14:textId="77777777" w:rsidR="00F871E1" w:rsidRDefault="00F871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58" w14:textId="77777777" w:rsidR="000F6604" w:rsidRDefault="008D6C9C">
    <w:pPr>
      <w:pStyle w:val="Header"/>
    </w:pPr>
    <w:r>
      <w:rPr>
        <w:noProof/>
      </w:rPr>
      <w:pict w14:anchorId="22383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5" o:spid="_x0000_s205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59" w14:textId="7ED352DB" w:rsidR="000F6604" w:rsidRPr="007770C5" w:rsidRDefault="000F6604" w:rsidP="0073539F">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49A35DA9" wp14:editId="3C32AAE8">
          <wp:simplePos x="0" y="0"/>
          <wp:positionH relativeFrom="column">
            <wp:posOffset>6573520</wp:posOffset>
          </wp:positionH>
          <wp:positionV relativeFrom="paragraph">
            <wp:posOffset>46355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8D6C9C">
      <w:rPr>
        <w:rFonts w:ascii="Arial" w:hAnsi="Arial" w:cs="Arial"/>
        <w:noProof/>
        <w:sz w:val="14"/>
        <w:szCs w:val="14"/>
      </w:rPr>
      <w:pict w14:anchorId="22383F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22383F5A" w14:textId="77777777" w:rsidR="000F6604" w:rsidRPr="007770C5" w:rsidRDefault="000F6604" w:rsidP="0073539F">
    <w:pPr>
      <w:suppressAutoHyphens/>
      <w:ind w:left="-90"/>
      <w:rPr>
        <w:rFonts w:ascii="Arial" w:hAnsi="Arial" w:cs="Arial"/>
        <w:b/>
        <w:sz w:val="24"/>
        <w:szCs w:val="24"/>
      </w:rPr>
    </w:pPr>
    <w:r>
      <w:rPr>
        <w:rFonts w:ascii="Arial" w:hAnsi="Arial" w:cs="Arial"/>
        <w:b/>
        <w:sz w:val="24"/>
        <w:szCs w:val="24"/>
      </w:rPr>
      <w:t>REFRIGERANT CHARGE VERIFICATION</w:t>
    </w:r>
  </w:p>
  <w:p w14:paraId="22383F5B" w14:textId="09CB2F59" w:rsidR="000F6604" w:rsidRPr="007770C5" w:rsidRDefault="000F6604" w:rsidP="0073539F">
    <w:pPr>
      <w:suppressAutoHyphens/>
      <w:ind w:left="-90"/>
      <w:rPr>
        <w:rFonts w:ascii="Arial" w:hAnsi="Arial" w:cs="Arial"/>
        <w:sz w:val="14"/>
        <w:szCs w:val="14"/>
      </w:rPr>
    </w:pPr>
    <w:r>
      <w:rPr>
        <w:rFonts w:ascii="Arial" w:hAnsi="Arial" w:cs="Arial"/>
        <w:sz w:val="14"/>
        <w:szCs w:val="14"/>
      </w:rPr>
      <w:t>CEC-</w:t>
    </w:r>
    <w:del w:id="2" w:author="Alhabibi, Haider@Energy" w:date="2022-03-09T17:15:00Z">
      <w:r w:rsidDel="00E42024">
        <w:rPr>
          <w:rFonts w:ascii="Arial" w:hAnsi="Arial" w:cs="Arial"/>
          <w:sz w:val="14"/>
          <w:szCs w:val="14"/>
        </w:rPr>
        <w:delText>CF2R</w:delText>
      </w:r>
    </w:del>
    <w:ins w:id="3" w:author="Alhabibi, Haider@Energy" w:date="2022-03-09T17:15:00Z">
      <w:r w:rsidR="00E42024">
        <w:rPr>
          <w:rFonts w:ascii="Arial" w:hAnsi="Arial" w:cs="Arial"/>
          <w:sz w:val="14"/>
          <w:szCs w:val="14"/>
        </w:rPr>
        <w:t>LMCI</w:t>
      </w:r>
    </w:ins>
    <w:r>
      <w:rPr>
        <w:rFonts w:ascii="Arial" w:hAnsi="Arial" w:cs="Arial"/>
        <w:sz w:val="14"/>
        <w:szCs w:val="14"/>
      </w:rPr>
      <w:t>-MCH-25-H</w:t>
    </w:r>
    <w:r w:rsidRPr="007770C5">
      <w:rPr>
        <w:rFonts w:ascii="Arial" w:hAnsi="Arial" w:cs="Arial"/>
        <w:sz w:val="14"/>
        <w:szCs w:val="14"/>
      </w:rPr>
      <w:t xml:space="preserve"> (Revised </w:t>
    </w:r>
    <w:del w:id="4" w:author="Alhabibi, Haider@Energy" w:date="2022-03-08T20:22:00Z">
      <w:r w:rsidR="00A920B7" w:rsidDel="00AF300E">
        <w:rPr>
          <w:rFonts w:ascii="Arial" w:hAnsi="Arial" w:cs="Arial"/>
          <w:sz w:val="14"/>
          <w:szCs w:val="14"/>
        </w:rPr>
        <w:delText>07</w:delText>
      </w:r>
    </w:del>
    <w:ins w:id="5" w:author="Alhabibi, Haider@Energy" w:date="2022-03-08T20:22:00Z">
      <w:r w:rsidR="00AF300E">
        <w:rPr>
          <w:rFonts w:ascii="Arial" w:hAnsi="Arial" w:cs="Arial"/>
          <w:sz w:val="14"/>
          <w:szCs w:val="14"/>
        </w:rPr>
        <w:t>01</w:t>
      </w:r>
    </w:ins>
    <w:r>
      <w:rPr>
        <w:rFonts w:ascii="Arial" w:hAnsi="Arial" w:cs="Arial"/>
        <w:sz w:val="14"/>
        <w:szCs w:val="14"/>
      </w:rPr>
      <w:t>/</w:t>
    </w:r>
    <w:ins w:id="6" w:author="Alhabibi, Haider@Energy" w:date="2021-08-24T15:38:00Z">
      <w:r w:rsidR="00345816">
        <w:rPr>
          <w:rFonts w:ascii="Arial" w:hAnsi="Arial" w:cs="Arial"/>
          <w:sz w:val="14"/>
          <w:szCs w:val="14"/>
        </w:rPr>
        <w:t>22</w:t>
      </w:r>
    </w:ins>
    <w:del w:id="7" w:author="Alhabibi, Haider@Energy" w:date="2021-08-24T15:38:00Z">
      <w:r w:rsidDel="00345816">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32"/>
      <w:gridCol w:w="2685"/>
    </w:tblGrid>
    <w:tr w:rsidR="000F6604" w:rsidRPr="009D419B" w14:paraId="22383F5E" w14:textId="77777777" w:rsidTr="0073539F">
      <w:trPr>
        <w:cantSplit/>
        <w:trHeight w:val="288"/>
      </w:trPr>
      <w:tc>
        <w:tcPr>
          <w:tcW w:w="3749" w:type="pct"/>
          <w:gridSpan w:val="2"/>
          <w:tcBorders>
            <w:right w:val="nil"/>
          </w:tcBorders>
          <w:vAlign w:val="center"/>
        </w:tcPr>
        <w:p w14:paraId="22383F5C" w14:textId="77777777" w:rsidR="000F6604" w:rsidRPr="003218FF" w:rsidRDefault="000F6604" w:rsidP="009D419B">
          <w:pPr>
            <w:pStyle w:val="Style17"/>
            <w:rPr>
              <w:rFonts w:ascii="Calibri" w:hAnsi="Calibri"/>
              <w:b/>
              <w:sz w:val="20"/>
            </w:rPr>
          </w:pPr>
          <w:r w:rsidRPr="003218FF">
            <w:rPr>
              <w:rFonts w:ascii="Calibri" w:hAnsi="Calibri"/>
              <w:sz w:val="20"/>
            </w:rPr>
            <w:t>CERTIFICATE OF INSTALLATION</w:t>
          </w:r>
        </w:p>
      </w:tc>
      <w:tc>
        <w:tcPr>
          <w:tcW w:w="1251" w:type="pct"/>
          <w:tcBorders>
            <w:left w:val="nil"/>
          </w:tcBorders>
          <w:tcMar>
            <w:left w:w="115" w:type="dxa"/>
            <w:right w:w="115" w:type="dxa"/>
          </w:tcMar>
          <w:vAlign w:val="center"/>
        </w:tcPr>
        <w:p w14:paraId="22383F5D" w14:textId="040D582D" w:rsidR="000F6604" w:rsidRPr="003218FF" w:rsidRDefault="000F6604" w:rsidP="00B12A82">
          <w:pPr>
            <w:pStyle w:val="Style18"/>
            <w:rPr>
              <w:rFonts w:ascii="Calibri" w:hAnsi="Calibri"/>
              <w:b/>
              <w:sz w:val="20"/>
            </w:rPr>
          </w:pPr>
          <w:del w:id="8" w:author="Alhabibi, Haider@Energy" w:date="2022-03-09T17:15:00Z">
            <w:r w:rsidRPr="003218FF" w:rsidDel="00E42024">
              <w:rPr>
                <w:rFonts w:ascii="Calibri" w:hAnsi="Calibri"/>
                <w:sz w:val="20"/>
              </w:rPr>
              <w:delText>CF2R</w:delText>
            </w:r>
          </w:del>
          <w:ins w:id="9" w:author="Alhabibi, Haider@Energy" w:date="2022-03-09T17:15:00Z">
            <w:r w:rsidR="00E42024">
              <w:rPr>
                <w:rFonts w:ascii="Calibri" w:hAnsi="Calibri"/>
                <w:sz w:val="20"/>
              </w:rPr>
              <w:t>LMCI</w:t>
            </w:r>
          </w:ins>
          <w:r w:rsidRPr="003218FF">
            <w:rPr>
              <w:rFonts w:ascii="Calibri" w:hAnsi="Calibri"/>
              <w:sz w:val="20"/>
            </w:rPr>
            <w:t>-MCH-25</w:t>
          </w:r>
          <w:r>
            <w:rPr>
              <w:rFonts w:ascii="Calibri" w:hAnsi="Calibri"/>
              <w:sz w:val="20"/>
            </w:rPr>
            <w:t>e</w:t>
          </w:r>
          <w:r w:rsidRPr="003218FF">
            <w:rPr>
              <w:rFonts w:ascii="Calibri" w:hAnsi="Calibri"/>
              <w:sz w:val="20"/>
            </w:rPr>
            <w:t>-H</w:t>
          </w:r>
        </w:p>
      </w:tc>
    </w:tr>
    <w:tr w:rsidR="000F6604" w:rsidRPr="009D419B" w14:paraId="22383F61" w14:textId="77777777" w:rsidTr="0073539F">
      <w:trPr>
        <w:cantSplit/>
        <w:trHeight w:val="288"/>
      </w:trPr>
      <w:tc>
        <w:tcPr>
          <w:tcW w:w="2353" w:type="pct"/>
          <w:tcBorders>
            <w:right w:val="nil"/>
          </w:tcBorders>
        </w:tcPr>
        <w:p w14:paraId="22383F5F" w14:textId="77777777" w:rsidR="000F6604" w:rsidRPr="009D419B" w:rsidRDefault="000F6604" w:rsidP="00B12A82">
          <w:pPr>
            <w:pStyle w:val="Style19"/>
            <w:rPr>
              <w:rFonts w:ascii="Calibri" w:hAnsi="Calibri"/>
              <w:sz w:val="12"/>
              <w:szCs w:val="12"/>
            </w:rPr>
          </w:pPr>
          <w:r>
            <w:rPr>
              <w:rFonts w:ascii="Calibri" w:hAnsi="Calibri"/>
            </w:rPr>
            <w:t>Refrigerant Charge Verification</w:t>
          </w:r>
        </w:p>
      </w:tc>
      <w:tc>
        <w:tcPr>
          <w:tcW w:w="2647" w:type="pct"/>
          <w:gridSpan w:val="2"/>
          <w:tcBorders>
            <w:left w:val="nil"/>
          </w:tcBorders>
        </w:tcPr>
        <w:p w14:paraId="22383F60" w14:textId="72F82463" w:rsidR="000F6604" w:rsidRPr="009D419B" w:rsidRDefault="000F6604" w:rsidP="009D419B">
          <w:pPr>
            <w:tabs>
              <w:tab w:val="right" w:pos="10543"/>
            </w:tabs>
            <w:jc w:val="right"/>
            <w:rPr>
              <w:rFonts w:ascii="Calibri" w:hAnsi="Calibri"/>
              <w:sz w:val="12"/>
              <w:szCs w:val="12"/>
            </w:rPr>
          </w:pPr>
          <w:r w:rsidRPr="009D419B">
            <w:rPr>
              <w:rFonts w:ascii="Calibri" w:hAnsi="Calibri"/>
              <w:bCs/>
            </w:rPr>
            <w:t xml:space="preserve">(Page </w:t>
          </w:r>
          <w:r w:rsidRPr="009D419B">
            <w:rPr>
              <w:rFonts w:ascii="Calibri" w:hAnsi="Calibri"/>
              <w:bCs/>
            </w:rPr>
            <w:fldChar w:fldCharType="begin"/>
          </w:r>
          <w:r w:rsidRPr="009D419B">
            <w:rPr>
              <w:rFonts w:ascii="Calibri" w:hAnsi="Calibri"/>
              <w:bCs/>
            </w:rPr>
            <w:instrText xml:space="preserve"> PAGE   \* MERGEFORMAT </w:instrText>
          </w:r>
          <w:r w:rsidRPr="009D419B">
            <w:rPr>
              <w:rFonts w:ascii="Calibri" w:hAnsi="Calibri"/>
              <w:bCs/>
            </w:rPr>
            <w:fldChar w:fldCharType="separate"/>
          </w:r>
          <w:r w:rsidR="00DB3E0A">
            <w:rPr>
              <w:rFonts w:ascii="Calibri" w:hAnsi="Calibri"/>
              <w:bCs/>
              <w:noProof/>
            </w:rPr>
            <w:t>5</w:t>
          </w:r>
          <w:r w:rsidRPr="009D419B">
            <w:rPr>
              <w:rFonts w:ascii="Calibri" w:hAnsi="Calibri"/>
              <w:bCs/>
            </w:rPr>
            <w:fldChar w:fldCharType="end"/>
          </w:r>
          <w:r w:rsidRPr="009D419B">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D6C9C">
            <w:rPr>
              <w:rFonts w:ascii="Calibri" w:hAnsi="Calibri"/>
              <w:bCs/>
              <w:noProof/>
            </w:rPr>
            <w:t>5</w:t>
          </w:r>
          <w:r>
            <w:rPr>
              <w:rFonts w:ascii="Calibri" w:hAnsi="Calibri"/>
              <w:bCs/>
              <w:noProof/>
            </w:rPr>
            <w:fldChar w:fldCharType="end"/>
          </w:r>
          <w:r w:rsidRPr="009D419B">
            <w:rPr>
              <w:rFonts w:ascii="Calibri" w:hAnsi="Calibri"/>
              <w:bCs/>
            </w:rPr>
            <w:t>)</w:t>
          </w:r>
        </w:p>
      </w:tc>
    </w:tr>
    <w:tr w:rsidR="000F6604" w:rsidRPr="009D419B" w14:paraId="22383F65" w14:textId="77777777" w:rsidTr="0073539F">
      <w:trPr>
        <w:cantSplit/>
        <w:trHeight w:val="288"/>
      </w:trPr>
      <w:tc>
        <w:tcPr>
          <w:tcW w:w="0" w:type="auto"/>
        </w:tcPr>
        <w:p w14:paraId="22383F62" w14:textId="77777777" w:rsidR="000F6604" w:rsidRPr="009D419B" w:rsidRDefault="000F6604" w:rsidP="009D419B">
          <w:pPr>
            <w:pStyle w:val="Style20"/>
            <w:rPr>
              <w:rFonts w:ascii="Calibri" w:hAnsi="Calibri"/>
            </w:rPr>
          </w:pPr>
          <w:r w:rsidRPr="009D419B">
            <w:rPr>
              <w:rFonts w:ascii="Calibri" w:hAnsi="Calibri"/>
            </w:rPr>
            <w:t>Project Name:</w:t>
          </w:r>
        </w:p>
      </w:tc>
      <w:tc>
        <w:tcPr>
          <w:tcW w:w="1404" w:type="pct"/>
        </w:tcPr>
        <w:p w14:paraId="22383F63" w14:textId="77777777" w:rsidR="000F6604" w:rsidRPr="009D419B" w:rsidRDefault="000F6604" w:rsidP="009D419B">
          <w:pPr>
            <w:pStyle w:val="Style20"/>
            <w:rPr>
              <w:rFonts w:ascii="Calibri" w:hAnsi="Calibri"/>
            </w:rPr>
          </w:pPr>
          <w:r w:rsidRPr="009D419B">
            <w:rPr>
              <w:rFonts w:ascii="Calibri" w:hAnsi="Calibri"/>
            </w:rPr>
            <w:t>Enforcement Agency:</w:t>
          </w:r>
        </w:p>
      </w:tc>
      <w:tc>
        <w:tcPr>
          <w:tcW w:w="1251" w:type="pct"/>
        </w:tcPr>
        <w:p w14:paraId="22383F64" w14:textId="77777777" w:rsidR="000F6604" w:rsidRPr="009D419B" w:rsidRDefault="000F6604" w:rsidP="009D419B">
          <w:pPr>
            <w:pStyle w:val="Style20"/>
            <w:rPr>
              <w:rFonts w:ascii="Calibri" w:hAnsi="Calibri"/>
            </w:rPr>
          </w:pPr>
          <w:r w:rsidRPr="009D419B">
            <w:rPr>
              <w:rFonts w:ascii="Calibri" w:hAnsi="Calibri"/>
            </w:rPr>
            <w:t>Permit Number:</w:t>
          </w:r>
        </w:p>
      </w:tc>
    </w:tr>
    <w:tr w:rsidR="000F6604" w:rsidRPr="009D419B" w14:paraId="22383F69" w14:textId="77777777" w:rsidTr="0073539F">
      <w:trPr>
        <w:cantSplit/>
        <w:trHeight w:val="288"/>
      </w:trPr>
      <w:tc>
        <w:tcPr>
          <w:tcW w:w="0" w:type="auto"/>
        </w:tcPr>
        <w:p w14:paraId="22383F66" w14:textId="77777777" w:rsidR="000F6604" w:rsidRPr="009D419B" w:rsidRDefault="000F6604" w:rsidP="009D419B">
          <w:pPr>
            <w:pStyle w:val="Style20"/>
            <w:rPr>
              <w:rFonts w:ascii="Calibri" w:hAnsi="Calibri"/>
              <w:vertAlign w:val="superscript"/>
            </w:rPr>
          </w:pPr>
          <w:r w:rsidRPr="009D419B">
            <w:rPr>
              <w:rFonts w:ascii="Calibri" w:hAnsi="Calibri"/>
            </w:rPr>
            <w:t>Dwelling Address:</w:t>
          </w:r>
        </w:p>
      </w:tc>
      <w:tc>
        <w:tcPr>
          <w:tcW w:w="1404" w:type="pct"/>
        </w:tcPr>
        <w:p w14:paraId="22383F67" w14:textId="614F90EA" w:rsidR="000F6604" w:rsidRPr="009D419B" w:rsidRDefault="000F6604" w:rsidP="009D419B">
          <w:pPr>
            <w:pStyle w:val="Style20"/>
            <w:rPr>
              <w:rFonts w:ascii="Calibri" w:hAnsi="Calibri"/>
              <w:vertAlign w:val="superscript"/>
            </w:rPr>
          </w:pPr>
          <w:r w:rsidRPr="009D419B">
            <w:rPr>
              <w:rFonts w:ascii="Calibri" w:hAnsi="Calibri"/>
            </w:rPr>
            <w:t>City</w:t>
          </w:r>
          <w:r>
            <w:rPr>
              <w:rFonts w:ascii="Calibri" w:hAnsi="Calibri"/>
            </w:rPr>
            <w:t>:</w:t>
          </w:r>
        </w:p>
      </w:tc>
      <w:tc>
        <w:tcPr>
          <w:tcW w:w="1251" w:type="pct"/>
        </w:tcPr>
        <w:p w14:paraId="22383F68" w14:textId="447739A4" w:rsidR="000F6604" w:rsidRPr="009D419B" w:rsidRDefault="000F6604" w:rsidP="009D419B">
          <w:pPr>
            <w:pStyle w:val="Style20"/>
            <w:rPr>
              <w:rFonts w:ascii="Calibri" w:hAnsi="Calibri"/>
              <w:vertAlign w:val="superscript"/>
            </w:rPr>
          </w:pPr>
          <w:r w:rsidRPr="009D419B">
            <w:rPr>
              <w:rFonts w:ascii="Calibri" w:hAnsi="Calibri"/>
            </w:rPr>
            <w:t>Zip Code</w:t>
          </w:r>
          <w:r>
            <w:rPr>
              <w:rFonts w:ascii="Calibri" w:hAnsi="Calibri"/>
            </w:rPr>
            <w:t>:</w:t>
          </w:r>
        </w:p>
      </w:tc>
    </w:tr>
  </w:tbl>
  <w:p w14:paraId="22383F6B" w14:textId="77777777" w:rsidR="000F6604" w:rsidRPr="009D419B" w:rsidRDefault="000F6604">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6E" w14:textId="77777777" w:rsidR="000F6604" w:rsidRDefault="008D6C9C">
    <w:pPr>
      <w:pStyle w:val="Header"/>
    </w:pPr>
    <w:r>
      <w:rPr>
        <w:noProof/>
      </w:rPr>
      <w:pict w14:anchorId="22383F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4" o:spid="_x0000_s2050"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6F" w14:textId="77777777" w:rsidR="000F6604" w:rsidRDefault="008D6C9C">
    <w:pPr>
      <w:pStyle w:val="Header"/>
    </w:pPr>
    <w:r>
      <w:rPr>
        <w:noProof/>
      </w:rPr>
      <w:pict w14:anchorId="22383F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8" o:spid="_x0000_s205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0F6604" w:rsidRPr="009D419B" w14:paraId="22383F72" w14:textId="77777777" w:rsidTr="00D92E7B">
      <w:trPr>
        <w:cantSplit/>
        <w:trHeight w:val="288"/>
      </w:trPr>
      <w:tc>
        <w:tcPr>
          <w:tcW w:w="3877" w:type="pct"/>
          <w:gridSpan w:val="2"/>
          <w:tcBorders>
            <w:right w:val="nil"/>
          </w:tcBorders>
          <w:vAlign w:val="center"/>
        </w:tcPr>
        <w:p w14:paraId="22383F70" w14:textId="1748618A" w:rsidR="000F6604" w:rsidRPr="003218FF" w:rsidRDefault="000F6604" w:rsidP="009D419B">
          <w:pPr>
            <w:pStyle w:val="Style17"/>
            <w:rPr>
              <w:rFonts w:ascii="Calibri" w:hAnsi="Calibri"/>
              <w:b/>
              <w:sz w:val="20"/>
            </w:rPr>
          </w:pPr>
          <w:r w:rsidRPr="003218FF">
            <w:rPr>
              <w:rFonts w:ascii="Calibri" w:hAnsi="Calibri"/>
              <w:sz w:val="20"/>
            </w:rPr>
            <w:t>CERTIFICATE OF INSTALLATION</w:t>
          </w:r>
          <w:r>
            <w:rPr>
              <w:rFonts w:ascii="Calibri" w:hAnsi="Calibri"/>
              <w:sz w:val="20"/>
            </w:rPr>
            <w:t xml:space="preserve"> – USER INSTRUCTIONS</w:t>
          </w:r>
        </w:p>
      </w:tc>
      <w:tc>
        <w:tcPr>
          <w:tcW w:w="1123" w:type="pct"/>
          <w:tcBorders>
            <w:left w:val="nil"/>
          </w:tcBorders>
          <w:tcMar>
            <w:left w:w="115" w:type="dxa"/>
            <w:right w:w="115" w:type="dxa"/>
          </w:tcMar>
          <w:vAlign w:val="center"/>
        </w:tcPr>
        <w:p w14:paraId="22383F71" w14:textId="22C25136" w:rsidR="000F6604" w:rsidRPr="003218FF" w:rsidRDefault="000F6604" w:rsidP="00B12A82">
          <w:pPr>
            <w:pStyle w:val="Style18"/>
            <w:rPr>
              <w:rFonts w:ascii="Calibri" w:hAnsi="Calibri"/>
              <w:b/>
              <w:sz w:val="20"/>
            </w:rPr>
          </w:pPr>
          <w:del w:id="35" w:author="Alhabibi, Haider@Energy" w:date="2022-03-09T17:15:00Z">
            <w:r w:rsidRPr="003218FF" w:rsidDel="00E42024">
              <w:rPr>
                <w:rFonts w:ascii="Calibri" w:hAnsi="Calibri"/>
                <w:sz w:val="20"/>
              </w:rPr>
              <w:delText>CF2R</w:delText>
            </w:r>
          </w:del>
          <w:ins w:id="36" w:author="Alhabibi, Haider@Energy" w:date="2022-03-09T17:15:00Z">
            <w:r w:rsidR="00E42024">
              <w:rPr>
                <w:rFonts w:ascii="Calibri" w:hAnsi="Calibri"/>
                <w:sz w:val="20"/>
              </w:rPr>
              <w:t>LMCI</w:t>
            </w:r>
          </w:ins>
          <w:r w:rsidRPr="003218FF">
            <w:rPr>
              <w:rFonts w:ascii="Calibri" w:hAnsi="Calibri"/>
              <w:sz w:val="20"/>
            </w:rPr>
            <w:t>-MCH-25</w:t>
          </w:r>
          <w:r>
            <w:rPr>
              <w:rFonts w:ascii="Calibri" w:hAnsi="Calibri"/>
              <w:sz w:val="20"/>
            </w:rPr>
            <w:t>e</w:t>
          </w:r>
          <w:r w:rsidRPr="003218FF">
            <w:rPr>
              <w:rFonts w:ascii="Calibri" w:hAnsi="Calibri"/>
              <w:sz w:val="20"/>
            </w:rPr>
            <w:t>-H</w:t>
          </w:r>
        </w:p>
      </w:tc>
    </w:tr>
    <w:tr w:rsidR="000F6604" w:rsidRPr="009D419B" w14:paraId="22383F75" w14:textId="77777777" w:rsidTr="009D419B">
      <w:trPr>
        <w:cantSplit/>
        <w:trHeight w:val="288"/>
      </w:trPr>
      <w:tc>
        <w:tcPr>
          <w:tcW w:w="2500" w:type="pct"/>
          <w:tcBorders>
            <w:right w:val="nil"/>
          </w:tcBorders>
        </w:tcPr>
        <w:p w14:paraId="22383F73" w14:textId="77777777" w:rsidR="000F6604" w:rsidRPr="009D419B" w:rsidRDefault="000F6604" w:rsidP="00B12A82">
          <w:pPr>
            <w:pStyle w:val="Style19"/>
            <w:rPr>
              <w:rFonts w:ascii="Calibri" w:hAnsi="Calibri"/>
              <w:sz w:val="12"/>
              <w:szCs w:val="12"/>
            </w:rPr>
          </w:pPr>
          <w:r>
            <w:rPr>
              <w:rFonts w:ascii="Calibri" w:hAnsi="Calibri"/>
            </w:rPr>
            <w:t xml:space="preserve">Refrigerant Charge Verification - </w:t>
          </w:r>
          <w:r w:rsidRPr="003218FF">
            <w:rPr>
              <w:rFonts w:ascii="Calibri" w:hAnsi="Calibri"/>
            </w:rPr>
            <w:t>MCH-25</w:t>
          </w:r>
          <w:r>
            <w:rPr>
              <w:rFonts w:ascii="Calibri" w:hAnsi="Calibri"/>
            </w:rPr>
            <w:t>e</w:t>
          </w:r>
        </w:p>
      </w:tc>
      <w:tc>
        <w:tcPr>
          <w:tcW w:w="2500" w:type="pct"/>
          <w:gridSpan w:val="2"/>
          <w:tcBorders>
            <w:left w:val="nil"/>
          </w:tcBorders>
        </w:tcPr>
        <w:p w14:paraId="22383F74" w14:textId="6965B6FA" w:rsidR="000F6604" w:rsidRPr="009D419B" w:rsidRDefault="000F6604" w:rsidP="00D92E7B">
          <w:pPr>
            <w:tabs>
              <w:tab w:val="right" w:pos="10543"/>
            </w:tabs>
            <w:jc w:val="right"/>
            <w:rPr>
              <w:rFonts w:ascii="Calibri" w:hAnsi="Calibri"/>
              <w:sz w:val="12"/>
              <w:szCs w:val="12"/>
            </w:rPr>
          </w:pPr>
          <w:r w:rsidRPr="009D419B">
            <w:rPr>
              <w:rFonts w:ascii="Calibri" w:hAnsi="Calibri"/>
              <w:bCs/>
            </w:rPr>
            <w:t xml:space="preserve">(Page </w:t>
          </w:r>
          <w:r w:rsidRPr="009D419B">
            <w:rPr>
              <w:rFonts w:ascii="Calibri" w:hAnsi="Calibri"/>
              <w:bCs/>
            </w:rPr>
            <w:fldChar w:fldCharType="begin"/>
          </w:r>
          <w:r w:rsidRPr="009D419B">
            <w:rPr>
              <w:rFonts w:ascii="Calibri" w:hAnsi="Calibri"/>
              <w:bCs/>
            </w:rPr>
            <w:instrText xml:space="preserve"> PAGE   \* MERGEFORMAT </w:instrText>
          </w:r>
          <w:r w:rsidRPr="009D419B">
            <w:rPr>
              <w:rFonts w:ascii="Calibri" w:hAnsi="Calibri"/>
              <w:bCs/>
            </w:rPr>
            <w:fldChar w:fldCharType="separate"/>
          </w:r>
          <w:r w:rsidR="00DB3E0A">
            <w:rPr>
              <w:rFonts w:ascii="Calibri" w:hAnsi="Calibri"/>
              <w:bCs/>
              <w:noProof/>
            </w:rPr>
            <w:t>4</w:t>
          </w:r>
          <w:r w:rsidRPr="009D419B">
            <w:rPr>
              <w:rFonts w:ascii="Calibri" w:hAnsi="Calibri"/>
              <w:bCs/>
            </w:rPr>
            <w:fldChar w:fldCharType="end"/>
          </w:r>
          <w:r w:rsidRPr="009D419B">
            <w:rPr>
              <w:rFonts w:ascii="Calibri" w:hAnsi="Calibri"/>
              <w:bCs/>
            </w:rPr>
            <w:t xml:space="preserve"> of </w:t>
          </w:r>
          <w:r>
            <w:rPr>
              <w:noProof/>
            </w:rPr>
            <w:fldChar w:fldCharType="begin"/>
          </w:r>
          <w:r>
            <w:rPr>
              <w:noProof/>
            </w:rPr>
            <w:instrText xml:space="preserve"> SECTIONPAGES   \* MERGEFORMAT </w:instrText>
          </w:r>
          <w:r>
            <w:rPr>
              <w:noProof/>
            </w:rPr>
            <w:fldChar w:fldCharType="separate"/>
          </w:r>
          <w:r w:rsidR="008D6C9C">
            <w:rPr>
              <w:noProof/>
            </w:rPr>
            <w:t>4</w:t>
          </w:r>
          <w:r>
            <w:rPr>
              <w:noProof/>
            </w:rPr>
            <w:fldChar w:fldCharType="end"/>
          </w:r>
          <w:r w:rsidRPr="009D419B">
            <w:rPr>
              <w:rFonts w:ascii="Calibri" w:hAnsi="Calibri"/>
              <w:bCs/>
            </w:rPr>
            <w:t>)</w:t>
          </w:r>
        </w:p>
      </w:tc>
    </w:tr>
  </w:tbl>
  <w:p w14:paraId="22383F77" w14:textId="4ED2B084" w:rsidR="000F6604" w:rsidRPr="009D419B" w:rsidRDefault="008D6C9C">
    <w:pPr>
      <w:pStyle w:val="Header"/>
      <w:rPr>
        <w:rFonts w:ascii="Calibri" w:hAnsi="Calibri"/>
      </w:rPr>
    </w:pPr>
    <w:r>
      <w:rPr>
        <w:rFonts w:ascii="Calibri" w:hAnsi="Calibri"/>
        <w:noProof/>
      </w:rPr>
      <w:pict w14:anchorId="22383F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9" o:spid="_x0000_s2060"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79" w14:textId="77777777" w:rsidR="000F6604" w:rsidRDefault="008D6C9C">
    <w:pPr>
      <w:pStyle w:val="Header"/>
    </w:pPr>
    <w:r>
      <w:rPr>
        <w:noProof/>
      </w:rPr>
      <w:pict w14:anchorId="22383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87" o:spid="_x0000_s2053"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7A" w14:textId="77777777" w:rsidR="000F6604" w:rsidRDefault="008D6C9C">
    <w:pPr>
      <w:pStyle w:val="Header"/>
    </w:pPr>
    <w:r>
      <w:rPr>
        <w:noProof/>
      </w:rPr>
      <w:pict w14:anchorId="22383F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91" o:spid="_x0000_s205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0F6604" w:rsidRPr="00FE07B5" w14:paraId="22383F7D" w14:textId="77777777" w:rsidTr="00D92E7B">
      <w:trPr>
        <w:cantSplit/>
        <w:trHeight w:val="288"/>
      </w:trPr>
      <w:tc>
        <w:tcPr>
          <w:tcW w:w="3877" w:type="pct"/>
          <w:gridSpan w:val="2"/>
          <w:tcBorders>
            <w:right w:val="nil"/>
          </w:tcBorders>
          <w:vAlign w:val="center"/>
        </w:tcPr>
        <w:p w14:paraId="22383F7B" w14:textId="02A36B69" w:rsidR="000F6604" w:rsidRPr="00FE07B5" w:rsidRDefault="000F6604" w:rsidP="009D419B">
          <w:pPr>
            <w:pStyle w:val="Style17"/>
            <w:rPr>
              <w:rFonts w:ascii="Calibri" w:hAnsi="Calibri"/>
              <w:b/>
              <w:sz w:val="20"/>
            </w:rPr>
          </w:pPr>
          <w:r w:rsidRPr="00FE07B5">
            <w:rPr>
              <w:rFonts w:ascii="Calibri" w:hAnsi="Calibri"/>
              <w:sz w:val="20"/>
            </w:rPr>
            <w:t>CERTIFICATE OF INSTALLATION – DATA FIELD DEFINITIONS AND CALCULATIONS</w:t>
          </w:r>
        </w:p>
      </w:tc>
      <w:tc>
        <w:tcPr>
          <w:tcW w:w="1123" w:type="pct"/>
          <w:tcBorders>
            <w:left w:val="nil"/>
          </w:tcBorders>
          <w:tcMar>
            <w:left w:w="115" w:type="dxa"/>
            <w:right w:w="115" w:type="dxa"/>
          </w:tcMar>
          <w:vAlign w:val="center"/>
        </w:tcPr>
        <w:p w14:paraId="22383F7C" w14:textId="1E3E9837" w:rsidR="000F6604" w:rsidRPr="00FE07B5" w:rsidRDefault="000F6604" w:rsidP="00B12A82">
          <w:pPr>
            <w:pStyle w:val="Style18"/>
            <w:rPr>
              <w:rFonts w:ascii="Calibri" w:hAnsi="Calibri"/>
              <w:b/>
              <w:sz w:val="20"/>
            </w:rPr>
          </w:pPr>
          <w:del w:id="126" w:author="Alhabibi, Haider@Energy" w:date="2022-03-09T17:15:00Z">
            <w:r w:rsidRPr="00FE07B5" w:rsidDel="00E42024">
              <w:rPr>
                <w:rFonts w:ascii="Calibri" w:hAnsi="Calibri"/>
                <w:sz w:val="20"/>
              </w:rPr>
              <w:delText>CF2R</w:delText>
            </w:r>
          </w:del>
          <w:ins w:id="127" w:author="Alhabibi, Haider@Energy" w:date="2022-03-09T17:15:00Z">
            <w:r w:rsidR="00E42024">
              <w:rPr>
                <w:rFonts w:ascii="Calibri" w:hAnsi="Calibri"/>
                <w:sz w:val="20"/>
              </w:rPr>
              <w:t>LMCI</w:t>
            </w:r>
          </w:ins>
          <w:r w:rsidRPr="00FE07B5">
            <w:rPr>
              <w:rFonts w:ascii="Calibri" w:hAnsi="Calibri"/>
              <w:sz w:val="20"/>
            </w:rPr>
            <w:t>-MCH-25</w:t>
          </w:r>
          <w:r>
            <w:rPr>
              <w:rFonts w:ascii="Calibri" w:hAnsi="Calibri"/>
              <w:sz w:val="20"/>
            </w:rPr>
            <w:t>e</w:t>
          </w:r>
          <w:r w:rsidRPr="00FE07B5">
            <w:rPr>
              <w:rFonts w:ascii="Calibri" w:hAnsi="Calibri"/>
              <w:sz w:val="20"/>
            </w:rPr>
            <w:t>-H</w:t>
          </w:r>
        </w:p>
      </w:tc>
    </w:tr>
    <w:tr w:rsidR="000F6604" w:rsidRPr="00FE07B5" w14:paraId="22383F80" w14:textId="77777777" w:rsidTr="009D419B">
      <w:trPr>
        <w:cantSplit/>
        <w:trHeight w:val="288"/>
      </w:trPr>
      <w:tc>
        <w:tcPr>
          <w:tcW w:w="2500" w:type="pct"/>
          <w:tcBorders>
            <w:right w:val="nil"/>
          </w:tcBorders>
        </w:tcPr>
        <w:p w14:paraId="22383F7E" w14:textId="77777777" w:rsidR="000F6604" w:rsidRPr="00FE07B5" w:rsidRDefault="000F6604" w:rsidP="00B12A82">
          <w:pPr>
            <w:pStyle w:val="Style19"/>
            <w:rPr>
              <w:rFonts w:ascii="Calibri" w:hAnsi="Calibri"/>
              <w:sz w:val="12"/>
              <w:szCs w:val="12"/>
            </w:rPr>
          </w:pPr>
          <w:r w:rsidRPr="00FE07B5">
            <w:rPr>
              <w:rFonts w:ascii="Calibri" w:hAnsi="Calibri"/>
            </w:rPr>
            <w:t>Refrigerant Charge Verification - MCH-25e</w:t>
          </w:r>
        </w:p>
      </w:tc>
      <w:tc>
        <w:tcPr>
          <w:tcW w:w="2500" w:type="pct"/>
          <w:gridSpan w:val="2"/>
          <w:tcBorders>
            <w:left w:val="nil"/>
          </w:tcBorders>
        </w:tcPr>
        <w:p w14:paraId="22383F7F" w14:textId="5D240432" w:rsidR="000F6604" w:rsidRPr="00FE07B5" w:rsidRDefault="000F6604" w:rsidP="00D92E7B">
          <w:pPr>
            <w:tabs>
              <w:tab w:val="right" w:pos="10543"/>
            </w:tabs>
            <w:jc w:val="right"/>
            <w:rPr>
              <w:rFonts w:ascii="Calibri" w:hAnsi="Calibri"/>
              <w:sz w:val="12"/>
              <w:szCs w:val="12"/>
            </w:rPr>
          </w:pPr>
          <w:r w:rsidRPr="00FE07B5">
            <w:rPr>
              <w:rFonts w:ascii="Calibri" w:hAnsi="Calibri"/>
              <w:bCs/>
            </w:rPr>
            <w:t xml:space="preserve">(Page </w:t>
          </w:r>
          <w:r w:rsidRPr="00FE07B5">
            <w:rPr>
              <w:rFonts w:ascii="Calibri" w:hAnsi="Calibri"/>
              <w:bCs/>
            </w:rPr>
            <w:fldChar w:fldCharType="begin"/>
          </w:r>
          <w:r w:rsidRPr="00FE07B5">
            <w:rPr>
              <w:rFonts w:ascii="Calibri" w:hAnsi="Calibri"/>
              <w:bCs/>
            </w:rPr>
            <w:instrText xml:space="preserve"> PAGE   \* MERGEFORMAT </w:instrText>
          </w:r>
          <w:r w:rsidRPr="00FE07B5">
            <w:rPr>
              <w:rFonts w:ascii="Calibri" w:hAnsi="Calibri"/>
              <w:bCs/>
            </w:rPr>
            <w:fldChar w:fldCharType="separate"/>
          </w:r>
          <w:r w:rsidR="00DB3E0A">
            <w:rPr>
              <w:rFonts w:ascii="Calibri" w:hAnsi="Calibri"/>
              <w:bCs/>
              <w:noProof/>
            </w:rPr>
            <w:t>6</w:t>
          </w:r>
          <w:r w:rsidRPr="00FE07B5">
            <w:rPr>
              <w:rFonts w:ascii="Calibri" w:hAnsi="Calibri"/>
              <w:bCs/>
            </w:rPr>
            <w:fldChar w:fldCharType="end"/>
          </w:r>
          <w:r w:rsidRPr="00FE07B5">
            <w:rPr>
              <w:rFonts w:ascii="Calibri" w:hAnsi="Calibri"/>
              <w:bCs/>
            </w:rPr>
            <w:t xml:space="preserve"> of </w:t>
          </w:r>
          <w:r>
            <w:rPr>
              <w:rFonts w:ascii="Calibri" w:hAnsi="Calibri"/>
              <w:noProof/>
            </w:rPr>
            <w:fldChar w:fldCharType="begin"/>
          </w:r>
          <w:r>
            <w:rPr>
              <w:rFonts w:ascii="Calibri" w:hAnsi="Calibri"/>
              <w:noProof/>
            </w:rPr>
            <w:instrText xml:space="preserve"> SECTIONPAGES   \* MERGEFORMAT </w:instrText>
          </w:r>
          <w:r>
            <w:rPr>
              <w:rFonts w:ascii="Calibri" w:hAnsi="Calibri"/>
              <w:noProof/>
            </w:rPr>
            <w:fldChar w:fldCharType="separate"/>
          </w:r>
          <w:r w:rsidR="008D6C9C">
            <w:rPr>
              <w:rFonts w:ascii="Calibri" w:hAnsi="Calibri"/>
              <w:noProof/>
            </w:rPr>
            <w:t>8</w:t>
          </w:r>
          <w:r>
            <w:rPr>
              <w:rFonts w:ascii="Calibri" w:hAnsi="Calibri"/>
              <w:noProof/>
            </w:rPr>
            <w:fldChar w:fldCharType="end"/>
          </w:r>
          <w:r w:rsidRPr="00FE07B5">
            <w:rPr>
              <w:rFonts w:ascii="Calibri" w:hAnsi="Calibri"/>
              <w:bCs/>
            </w:rPr>
            <w:t>)</w:t>
          </w:r>
        </w:p>
      </w:tc>
    </w:tr>
  </w:tbl>
  <w:p w14:paraId="22383F82" w14:textId="525C476D" w:rsidR="000F6604" w:rsidRPr="009D419B" w:rsidRDefault="008D6C9C">
    <w:pPr>
      <w:pStyle w:val="Header"/>
      <w:rPr>
        <w:rFonts w:ascii="Calibri" w:hAnsi="Calibri"/>
      </w:rPr>
    </w:pPr>
    <w:r>
      <w:rPr>
        <w:rFonts w:ascii="Calibri" w:hAnsi="Calibri"/>
        <w:noProof/>
      </w:rPr>
      <w:pict w14:anchorId="22383F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92" o:spid="_x0000_s2059"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83F84" w14:textId="77777777" w:rsidR="000F6604" w:rsidRDefault="008D6C9C">
    <w:pPr>
      <w:pStyle w:val="Header"/>
    </w:pPr>
    <w:r>
      <w:rPr>
        <w:noProof/>
      </w:rPr>
      <w:pict w14:anchorId="22383F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74490" o:spid="_x0000_s205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BFC0BD14"/>
    <w:lvl w:ilvl="0" w:tplc="443AB566">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035A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57AAF"/>
    <w:multiLevelType w:val="hybridMultilevel"/>
    <w:tmpl w:val="6D5CB99A"/>
    <w:lvl w:ilvl="0" w:tplc="E5E89972">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8E643700"/>
    <w:lvl w:ilvl="0" w:tplc="5808BF02">
      <w:start w:val="1"/>
      <w:numFmt w:val="decimal"/>
      <w:lvlText w:val="%1."/>
      <w:lvlJc w:val="left"/>
      <w:pPr>
        <w:ind w:left="360" w:hanging="360"/>
      </w:pPr>
      <w:rPr>
        <w:rFonts w:asciiTheme="minorHAnsi" w:hAnsiTheme="minorHAnsi"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6175169"/>
    <w:multiLevelType w:val="hybridMultilevel"/>
    <w:tmpl w:val="D8920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7B17E5"/>
    <w:multiLevelType w:val="hybridMultilevel"/>
    <w:tmpl w:val="A0321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431B243A"/>
    <w:multiLevelType w:val="hybridMultilevel"/>
    <w:tmpl w:val="D102EFCA"/>
    <w:lvl w:ilvl="0" w:tplc="A992F7C2">
      <w:start w:val="1"/>
      <w:numFmt w:val="decimal"/>
      <w:lvlText w:val="%1."/>
      <w:lvlJc w:val="left"/>
      <w:pPr>
        <w:ind w:left="360" w:hanging="360"/>
      </w:pPr>
      <w:rPr>
        <w:rFonts w:asciiTheme="minorHAnsi" w:eastAsia="Times New Roman" w:hAnsiTheme="minorHAnsi" w:cs="Times New Roman"/>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4554AA"/>
    <w:multiLevelType w:val="hybridMultilevel"/>
    <w:tmpl w:val="694E5F1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1B3090A"/>
    <w:multiLevelType w:val="hybridMultilevel"/>
    <w:tmpl w:val="B1F80602"/>
    <w:lvl w:ilvl="0" w:tplc="F760C038">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56802345"/>
    <w:multiLevelType w:val="hybridMultilevel"/>
    <w:tmpl w:val="A4DC0C28"/>
    <w:lvl w:ilvl="0" w:tplc="5A04D816">
      <w:start w:val="7"/>
      <w:numFmt w:val="decimal"/>
      <w:pStyle w:val="ListNumber3"/>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0"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F46518"/>
    <w:multiLevelType w:val="hybridMultilevel"/>
    <w:tmpl w:val="F6C45604"/>
    <w:lvl w:ilvl="0" w:tplc="47DAF72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
  </w:num>
  <w:num w:numId="2">
    <w:abstractNumId w:val="0"/>
  </w:num>
  <w:num w:numId="3">
    <w:abstractNumId w:val="0"/>
  </w:num>
  <w:num w:numId="4">
    <w:abstractNumId w:val="1"/>
  </w:num>
  <w:num w:numId="5">
    <w:abstractNumId w:val="6"/>
  </w:num>
  <w:num w:numId="6">
    <w:abstractNumId w:val="12"/>
  </w:num>
  <w:num w:numId="7">
    <w:abstractNumId w:val="19"/>
  </w:num>
  <w:num w:numId="8">
    <w:abstractNumId w:val="5"/>
  </w:num>
  <w:num w:numId="9">
    <w:abstractNumId w:val="18"/>
  </w:num>
  <w:num w:numId="10">
    <w:abstractNumId w:val="16"/>
  </w:num>
  <w:num w:numId="11">
    <w:abstractNumId w:val="3"/>
  </w:num>
  <w:num w:numId="12">
    <w:abstractNumId w:val="23"/>
  </w:num>
  <w:num w:numId="13">
    <w:abstractNumId w:val="9"/>
  </w:num>
  <w:num w:numId="14">
    <w:abstractNumId w:val="20"/>
  </w:num>
  <w:num w:numId="15">
    <w:abstractNumId w:val="11"/>
  </w:num>
  <w:num w:numId="16">
    <w:abstractNumId w:val="15"/>
  </w:num>
  <w:num w:numId="17">
    <w:abstractNumId w:val="22"/>
  </w:num>
  <w:num w:numId="18">
    <w:abstractNumId w:val="14"/>
  </w:num>
  <w:num w:numId="19">
    <w:abstractNumId w:val="2"/>
  </w:num>
  <w:num w:numId="20">
    <w:abstractNumId w:val="8"/>
  </w:num>
  <w:num w:numId="21">
    <w:abstractNumId w:val="21"/>
  </w:num>
  <w:num w:numId="22">
    <w:abstractNumId w:val="17"/>
  </w:num>
  <w:num w:numId="23">
    <w:abstractNumId w:val="24"/>
  </w:num>
  <w:num w:numId="24">
    <w:abstractNumId w:val="4"/>
  </w:num>
  <w:num w:numId="25">
    <w:abstractNumId w:val="7"/>
  </w:num>
  <w:num w:numId="26">
    <w:abstractNumId w:val="10"/>
  </w:num>
  <w:num w:numId="27">
    <w:abstractNumId w:val="5"/>
    <w:lvlOverride w:ilvl="0">
      <w:startOverride w:val="1"/>
    </w:lvlOverride>
    <w:lvlOverride w:ilvl="1"/>
    <w:lvlOverride w:ilvl="2"/>
    <w:lvlOverride w:ilvl="3"/>
    <w:lvlOverride w:ilvl="4"/>
    <w:lvlOverride w:ilvl="5"/>
    <w:lvlOverride w:ilvl="6"/>
    <w:lvlOverride w:ilvl="7"/>
    <w:lvlOverride w:ilvl="8"/>
  </w:num>
  <w:num w:numId="28">
    <w:abstractNumId w:val="13"/>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4682"/>
    <w:rsid w:val="0000731C"/>
    <w:rsid w:val="00007D1A"/>
    <w:rsid w:val="000139AA"/>
    <w:rsid w:val="000300B5"/>
    <w:rsid w:val="000337B1"/>
    <w:rsid w:val="00044F33"/>
    <w:rsid w:val="00052DEA"/>
    <w:rsid w:val="0005715F"/>
    <w:rsid w:val="00061F41"/>
    <w:rsid w:val="000707BF"/>
    <w:rsid w:val="000763D0"/>
    <w:rsid w:val="00091E69"/>
    <w:rsid w:val="00094C6E"/>
    <w:rsid w:val="00097C1B"/>
    <w:rsid w:val="000A2217"/>
    <w:rsid w:val="000B4749"/>
    <w:rsid w:val="000D0758"/>
    <w:rsid w:val="000E27BA"/>
    <w:rsid w:val="000E674E"/>
    <w:rsid w:val="000E6E7B"/>
    <w:rsid w:val="000F4B46"/>
    <w:rsid w:val="000F6604"/>
    <w:rsid w:val="000F7842"/>
    <w:rsid w:val="00104BE6"/>
    <w:rsid w:val="00107045"/>
    <w:rsid w:val="001111F2"/>
    <w:rsid w:val="001129E1"/>
    <w:rsid w:val="0013260F"/>
    <w:rsid w:val="001377CE"/>
    <w:rsid w:val="00147FF0"/>
    <w:rsid w:val="00170898"/>
    <w:rsid w:val="001919CD"/>
    <w:rsid w:val="001927BC"/>
    <w:rsid w:val="00193B12"/>
    <w:rsid w:val="001A1F82"/>
    <w:rsid w:val="001C1920"/>
    <w:rsid w:val="001C6E59"/>
    <w:rsid w:val="001D40A4"/>
    <w:rsid w:val="001D6CBF"/>
    <w:rsid w:val="002040FD"/>
    <w:rsid w:val="002056C3"/>
    <w:rsid w:val="002137F8"/>
    <w:rsid w:val="00214A53"/>
    <w:rsid w:val="00242087"/>
    <w:rsid w:val="002458D1"/>
    <w:rsid w:val="0024734D"/>
    <w:rsid w:val="002510C9"/>
    <w:rsid w:val="00270E27"/>
    <w:rsid w:val="002746BA"/>
    <w:rsid w:val="0027642E"/>
    <w:rsid w:val="0027647F"/>
    <w:rsid w:val="002A4813"/>
    <w:rsid w:val="002B4F3C"/>
    <w:rsid w:val="002B57AA"/>
    <w:rsid w:val="002E4FAF"/>
    <w:rsid w:val="002F19EE"/>
    <w:rsid w:val="002F74E4"/>
    <w:rsid w:val="003074F8"/>
    <w:rsid w:val="00307FA1"/>
    <w:rsid w:val="0031399A"/>
    <w:rsid w:val="003218FF"/>
    <w:rsid w:val="00331215"/>
    <w:rsid w:val="003379B6"/>
    <w:rsid w:val="003456CB"/>
    <w:rsid w:val="00345816"/>
    <w:rsid w:val="0035426E"/>
    <w:rsid w:val="00355290"/>
    <w:rsid w:val="003679C7"/>
    <w:rsid w:val="0037031A"/>
    <w:rsid w:val="00386251"/>
    <w:rsid w:val="00387069"/>
    <w:rsid w:val="003A7312"/>
    <w:rsid w:val="003C28DA"/>
    <w:rsid w:val="003C2A70"/>
    <w:rsid w:val="003C4BF1"/>
    <w:rsid w:val="003C5586"/>
    <w:rsid w:val="003C7BBE"/>
    <w:rsid w:val="003D0B24"/>
    <w:rsid w:val="003D5F91"/>
    <w:rsid w:val="003E5F65"/>
    <w:rsid w:val="003E696D"/>
    <w:rsid w:val="004144EF"/>
    <w:rsid w:val="00421ACB"/>
    <w:rsid w:val="00426302"/>
    <w:rsid w:val="004412E4"/>
    <w:rsid w:val="00444467"/>
    <w:rsid w:val="004511FC"/>
    <w:rsid w:val="00451731"/>
    <w:rsid w:val="00455B3B"/>
    <w:rsid w:val="00461B59"/>
    <w:rsid w:val="00462837"/>
    <w:rsid w:val="004710BC"/>
    <w:rsid w:val="00473B68"/>
    <w:rsid w:val="00482796"/>
    <w:rsid w:val="004A18A7"/>
    <w:rsid w:val="004A2786"/>
    <w:rsid w:val="004A27DE"/>
    <w:rsid w:val="004A27EA"/>
    <w:rsid w:val="004B2C9A"/>
    <w:rsid w:val="004B4C6C"/>
    <w:rsid w:val="004C1875"/>
    <w:rsid w:val="004C42AA"/>
    <w:rsid w:val="004E0314"/>
    <w:rsid w:val="004E52CE"/>
    <w:rsid w:val="004F383A"/>
    <w:rsid w:val="004F3D4C"/>
    <w:rsid w:val="00502656"/>
    <w:rsid w:val="00503A92"/>
    <w:rsid w:val="0053722C"/>
    <w:rsid w:val="0056639A"/>
    <w:rsid w:val="005720BB"/>
    <w:rsid w:val="0057672C"/>
    <w:rsid w:val="00577E06"/>
    <w:rsid w:val="00577FA7"/>
    <w:rsid w:val="00582DBC"/>
    <w:rsid w:val="005941A0"/>
    <w:rsid w:val="00596D7E"/>
    <w:rsid w:val="005A323A"/>
    <w:rsid w:val="005A7166"/>
    <w:rsid w:val="005B22CA"/>
    <w:rsid w:val="005B2DEE"/>
    <w:rsid w:val="005B4BA0"/>
    <w:rsid w:val="005B58AE"/>
    <w:rsid w:val="005B5C47"/>
    <w:rsid w:val="005C17A9"/>
    <w:rsid w:val="005C7D08"/>
    <w:rsid w:val="005D47C1"/>
    <w:rsid w:val="005F02F3"/>
    <w:rsid w:val="0061534D"/>
    <w:rsid w:val="0061794F"/>
    <w:rsid w:val="00623CE6"/>
    <w:rsid w:val="00626419"/>
    <w:rsid w:val="00645B5B"/>
    <w:rsid w:val="00651930"/>
    <w:rsid w:val="006554EF"/>
    <w:rsid w:val="00672DCD"/>
    <w:rsid w:val="006C13DC"/>
    <w:rsid w:val="006D0E2F"/>
    <w:rsid w:val="006D3225"/>
    <w:rsid w:val="006D6E9B"/>
    <w:rsid w:val="006E279F"/>
    <w:rsid w:val="006E73E1"/>
    <w:rsid w:val="006F4680"/>
    <w:rsid w:val="00704AE4"/>
    <w:rsid w:val="00706A96"/>
    <w:rsid w:val="00710AB1"/>
    <w:rsid w:val="00712188"/>
    <w:rsid w:val="0073539F"/>
    <w:rsid w:val="007377E9"/>
    <w:rsid w:val="00745E2D"/>
    <w:rsid w:val="007503B7"/>
    <w:rsid w:val="00764009"/>
    <w:rsid w:val="00770301"/>
    <w:rsid w:val="00774505"/>
    <w:rsid w:val="00777B2F"/>
    <w:rsid w:val="007811AF"/>
    <w:rsid w:val="007867DB"/>
    <w:rsid w:val="00787C5C"/>
    <w:rsid w:val="00794BFE"/>
    <w:rsid w:val="00797BF9"/>
    <w:rsid w:val="007A03C3"/>
    <w:rsid w:val="007B38E5"/>
    <w:rsid w:val="007B3E5D"/>
    <w:rsid w:val="007D273C"/>
    <w:rsid w:val="007E0DD5"/>
    <w:rsid w:val="007F5E7D"/>
    <w:rsid w:val="008049CB"/>
    <w:rsid w:val="00815F5F"/>
    <w:rsid w:val="008228D4"/>
    <w:rsid w:val="0082587D"/>
    <w:rsid w:val="00831841"/>
    <w:rsid w:val="00837FDC"/>
    <w:rsid w:val="00842D1A"/>
    <w:rsid w:val="00846533"/>
    <w:rsid w:val="00860984"/>
    <w:rsid w:val="00875D31"/>
    <w:rsid w:val="008863AD"/>
    <w:rsid w:val="00891EBC"/>
    <w:rsid w:val="00893BE4"/>
    <w:rsid w:val="00896086"/>
    <w:rsid w:val="008A10A5"/>
    <w:rsid w:val="008A75E8"/>
    <w:rsid w:val="008D6C9C"/>
    <w:rsid w:val="008E2755"/>
    <w:rsid w:val="008E515C"/>
    <w:rsid w:val="008E5ACD"/>
    <w:rsid w:val="008E6B55"/>
    <w:rsid w:val="008F3C96"/>
    <w:rsid w:val="00912E9E"/>
    <w:rsid w:val="00921FCD"/>
    <w:rsid w:val="0093390D"/>
    <w:rsid w:val="00942D3A"/>
    <w:rsid w:val="0094659A"/>
    <w:rsid w:val="009533B2"/>
    <w:rsid w:val="00953E1B"/>
    <w:rsid w:val="00956D4E"/>
    <w:rsid w:val="00961F63"/>
    <w:rsid w:val="00975991"/>
    <w:rsid w:val="00975A3F"/>
    <w:rsid w:val="0098485F"/>
    <w:rsid w:val="00994F75"/>
    <w:rsid w:val="009B39AA"/>
    <w:rsid w:val="009C571D"/>
    <w:rsid w:val="009C7E43"/>
    <w:rsid w:val="009D267C"/>
    <w:rsid w:val="009D419B"/>
    <w:rsid w:val="009E4456"/>
    <w:rsid w:val="009F44CD"/>
    <w:rsid w:val="00A01C12"/>
    <w:rsid w:val="00A1093E"/>
    <w:rsid w:val="00A16520"/>
    <w:rsid w:val="00A20E67"/>
    <w:rsid w:val="00A23F79"/>
    <w:rsid w:val="00A26CD5"/>
    <w:rsid w:val="00A3487D"/>
    <w:rsid w:val="00A35695"/>
    <w:rsid w:val="00A43309"/>
    <w:rsid w:val="00A56DE9"/>
    <w:rsid w:val="00A728D9"/>
    <w:rsid w:val="00A76043"/>
    <w:rsid w:val="00A76FE4"/>
    <w:rsid w:val="00A841BB"/>
    <w:rsid w:val="00A9189F"/>
    <w:rsid w:val="00A920B7"/>
    <w:rsid w:val="00AA0274"/>
    <w:rsid w:val="00AA7E3E"/>
    <w:rsid w:val="00AB1F22"/>
    <w:rsid w:val="00AC02CA"/>
    <w:rsid w:val="00AC4516"/>
    <w:rsid w:val="00AD6D16"/>
    <w:rsid w:val="00AF300E"/>
    <w:rsid w:val="00B10025"/>
    <w:rsid w:val="00B128D2"/>
    <w:rsid w:val="00B12A82"/>
    <w:rsid w:val="00B15612"/>
    <w:rsid w:val="00B306F6"/>
    <w:rsid w:val="00B4526D"/>
    <w:rsid w:val="00B45357"/>
    <w:rsid w:val="00B47B80"/>
    <w:rsid w:val="00B54FFD"/>
    <w:rsid w:val="00B61A6E"/>
    <w:rsid w:val="00B818A5"/>
    <w:rsid w:val="00B84C01"/>
    <w:rsid w:val="00B94F22"/>
    <w:rsid w:val="00BA2E0E"/>
    <w:rsid w:val="00BA7A5A"/>
    <w:rsid w:val="00BB550F"/>
    <w:rsid w:val="00BB7DC3"/>
    <w:rsid w:val="00BC4A49"/>
    <w:rsid w:val="00BE11B0"/>
    <w:rsid w:val="00BE314F"/>
    <w:rsid w:val="00BE69BC"/>
    <w:rsid w:val="00C01847"/>
    <w:rsid w:val="00C07085"/>
    <w:rsid w:val="00C07C4C"/>
    <w:rsid w:val="00C13782"/>
    <w:rsid w:val="00C13A22"/>
    <w:rsid w:val="00C17D7E"/>
    <w:rsid w:val="00C34275"/>
    <w:rsid w:val="00C36330"/>
    <w:rsid w:val="00C4244C"/>
    <w:rsid w:val="00C45324"/>
    <w:rsid w:val="00C621A0"/>
    <w:rsid w:val="00C65938"/>
    <w:rsid w:val="00C72035"/>
    <w:rsid w:val="00C76C40"/>
    <w:rsid w:val="00C82FEA"/>
    <w:rsid w:val="00C833D0"/>
    <w:rsid w:val="00C839DC"/>
    <w:rsid w:val="00C9301E"/>
    <w:rsid w:val="00CA1423"/>
    <w:rsid w:val="00CA2D4F"/>
    <w:rsid w:val="00CA4A8C"/>
    <w:rsid w:val="00CA61BB"/>
    <w:rsid w:val="00CC1E11"/>
    <w:rsid w:val="00CD181C"/>
    <w:rsid w:val="00CD24B3"/>
    <w:rsid w:val="00CD6746"/>
    <w:rsid w:val="00CE0378"/>
    <w:rsid w:val="00CE67A8"/>
    <w:rsid w:val="00CF3C01"/>
    <w:rsid w:val="00D013F1"/>
    <w:rsid w:val="00D03416"/>
    <w:rsid w:val="00D26602"/>
    <w:rsid w:val="00D276C9"/>
    <w:rsid w:val="00D410BE"/>
    <w:rsid w:val="00D42684"/>
    <w:rsid w:val="00D47BDF"/>
    <w:rsid w:val="00D61CD0"/>
    <w:rsid w:val="00D677DE"/>
    <w:rsid w:val="00D80E32"/>
    <w:rsid w:val="00D904CB"/>
    <w:rsid w:val="00D92E7B"/>
    <w:rsid w:val="00DB3D21"/>
    <w:rsid w:val="00DB3E0A"/>
    <w:rsid w:val="00DC11C0"/>
    <w:rsid w:val="00DC3BD6"/>
    <w:rsid w:val="00DD2BEF"/>
    <w:rsid w:val="00DD2E7C"/>
    <w:rsid w:val="00DE0C35"/>
    <w:rsid w:val="00E00874"/>
    <w:rsid w:val="00E01D29"/>
    <w:rsid w:val="00E03F1E"/>
    <w:rsid w:val="00E05304"/>
    <w:rsid w:val="00E11490"/>
    <w:rsid w:val="00E11881"/>
    <w:rsid w:val="00E1559D"/>
    <w:rsid w:val="00E17A53"/>
    <w:rsid w:val="00E207FA"/>
    <w:rsid w:val="00E42024"/>
    <w:rsid w:val="00E606CA"/>
    <w:rsid w:val="00E777F7"/>
    <w:rsid w:val="00E938CF"/>
    <w:rsid w:val="00E95588"/>
    <w:rsid w:val="00EA1B7F"/>
    <w:rsid w:val="00EA3494"/>
    <w:rsid w:val="00EA4987"/>
    <w:rsid w:val="00EA698C"/>
    <w:rsid w:val="00EA7925"/>
    <w:rsid w:val="00EB510E"/>
    <w:rsid w:val="00EC7623"/>
    <w:rsid w:val="00ED1F45"/>
    <w:rsid w:val="00ED33D0"/>
    <w:rsid w:val="00ED65BF"/>
    <w:rsid w:val="00EE3BEC"/>
    <w:rsid w:val="00EE59B6"/>
    <w:rsid w:val="00EE7347"/>
    <w:rsid w:val="00EF6C66"/>
    <w:rsid w:val="00EF6F63"/>
    <w:rsid w:val="00F04036"/>
    <w:rsid w:val="00F10646"/>
    <w:rsid w:val="00F1064B"/>
    <w:rsid w:val="00F15555"/>
    <w:rsid w:val="00F16120"/>
    <w:rsid w:val="00F34EC2"/>
    <w:rsid w:val="00F403B0"/>
    <w:rsid w:val="00F4467A"/>
    <w:rsid w:val="00F52C0B"/>
    <w:rsid w:val="00F53A2B"/>
    <w:rsid w:val="00F54ACB"/>
    <w:rsid w:val="00F65D32"/>
    <w:rsid w:val="00F719F9"/>
    <w:rsid w:val="00F8450E"/>
    <w:rsid w:val="00F871E1"/>
    <w:rsid w:val="00F96F78"/>
    <w:rsid w:val="00FA5483"/>
    <w:rsid w:val="00FB0379"/>
    <w:rsid w:val="00FB2F89"/>
    <w:rsid w:val="00FB3143"/>
    <w:rsid w:val="00FB3890"/>
    <w:rsid w:val="00FB4BBE"/>
    <w:rsid w:val="00FC55D7"/>
    <w:rsid w:val="00FD3470"/>
    <w:rsid w:val="00FD4242"/>
    <w:rsid w:val="00FE07B5"/>
    <w:rsid w:val="00FF0509"/>
    <w:rsid w:val="00FF67B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1"/>
    <o:shapelayout v:ext="edit">
      <o:idmap v:ext="edit" data="1"/>
    </o:shapelayout>
  </w:shapeDefaults>
  <w:decimalSymbol w:val="."/>
  <w:listSeparator w:val=","/>
  <w14:docId w14:val="22383C06"/>
  <w15:docId w15:val="{38CB7C90-FE35-4179-99B1-A41175E4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847"/>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 w:val="num" w:pos="108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 w:val="num" w:pos="1800"/>
      </w:tabs>
      <w:spacing w:before="480"/>
      <w:ind w:left="1800" w:hanging="36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B0379"/>
    <w:rPr>
      <w:rFonts w:cs="Times New Roman"/>
      <w:b/>
      <w:sz w:val="30"/>
    </w:rPr>
  </w:style>
  <w:style w:type="character" w:customStyle="1" w:styleId="Heading2Char">
    <w:name w:val="Heading 2 Char"/>
    <w:aliases w:val="h2 Char,h21 Char,h22 Char"/>
    <w:basedOn w:val="DefaultParagraphFont"/>
    <w:link w:val="Heading2"/>
    <w:uiPriority w:val="99"/>
    <w:locked/>
    <w:rsid w:val="00FD4242"/>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FB0379"/>
    <w:rPr>
      <w:rFonts w:ascii="Arial Black" w:hAnsi="Arial Black"/>
      <w:szCs w:val="20"/>
    </w:rPr>
  </w:style>
  <w:style w:type="paragraph" w:customStyle="1" w:styleId="Style2">
    <w:name w:val="Style2"/>
    <w:basedOn w:val="Normal"/>
    <w:uiPriority w:val="99"/>
    <w:rsid w:val="00FB0379"/>
    <w:pPr>
      <w:spacing w:before="120"/>
    </w:pPr>
  </w:style>
  <w:style w:type="paragraph" w:customStyle="1" w:styleId="Style3">
    <w:name w:val="Style3"/>
    <w:basedOn w:val="Normal"/>
    <w:autoRedefine/>
    <w:uiPriority w:val="99"/>
    <w:rsid w:val="00FB0379"/>
    <w:pPr>
      <w:spacing w:before="120"/>
    </w:pPr>
  </w:style>
  <w:style w:type="paragraph" w:customStyle="1" w:styleId="Style4">
    <w:name w:val="Style4"/>
    <w:basedOn w:val="Normal"/>
    <w:uiPriority w:val="99"/>
    <w:rsid w:val="00FB0379"/>
    <w:pPr>
      <w:tabs>
        <w:tab w:val="num" w:pos="-2966"/>
        <w:tab w:val="num" w:pos="720"/>
      </w:tabs>
      <w:spacing w:before="120"/>
      <w:ind w:left="720" w:hanging="360"/>
    </w:pPr>
    <w:rPr>
      <w:sz w:val="22"/>
    </w:rPr>
  </w:style>
  <w:style w:type="paragraph" w:customStyle="1" w:styleId="Style5">
    <w:name w:val="Style5"/>
    <w:basedOn w:val="Normal"/>
    <w:autoRedefine/>
    <w:uiPriority w:val="99"/>
    <w:rsid w:val="00FB0379"/>
    <w:pPr>
      <w:spacing w:before="120"/>
    </w:pPr>
    <w:rPr>
      <w:sz w:val="22"/>
    </w:rPr>
  </w:style>
  <w:style w:type="paragraph" w:customStyle="1" w:styleId="Style6">
    <w:name w:val="Style6"/>
    <w:basedOn w:val="Normal"/>
    <w:uiPriority w:val="99"/>
    <w:rsid w:val="00FB0379"/>
    <w:pPr>
      <w:spacing w:before="120"/>
    </w:pPr>
    <w:rPr>
      <w:sz w:val="22"/>
      <w:szCs w:val="22"/>
    </w:rPr>
  </w:style>
  <w:style w:type="paragraph" w:customStyle="1" w:styleId="Style8">
    <w:name w:val="Style8"/>
    <w:basedOn w:val="Heading2"/>
    <w:uiPriority w:val="99"/>
    <w:rsid w:val="00FB0379"/>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Footer">
    <w:name w:val="footer"/>
    <w:basedOn w:val="Normal"/>
    <w:link w:val="FooterChar"/>
    <w:autoRedefine/>
    <w:uiPriority w:val="99"/>
    <w:rsid w:val="00FC55D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C55D7"/>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720"/>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FB0379"/>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FB0379"/>
    <w:rPr>
      <w:rFonts w:cs="Times New Roman"/>
      <w:b/>
      <w:bCs/>
    </w:rPr>
  </w:style>
  <w:style w:type="paragraph" w:styleId="Header">
    <w:name w:val="header"/>
    <w:basedOn w:val="Normal"/>
    <w:link w:val="HeaderChar"/>
    <w:uiPriority w:val="99"/>
    <w:rsid w:val="00FB0379"/>
    <w:pPr>
      <w:tabs>
        <w:tab w:val="center" w:pos="4320"/>
        <w:tab w:val="right" w:pos="8640"/>
      </w:tabs>
    </w:pPr>
  </w:style>
  <w:style w:type="character" w:customStyle="1" w:styleId="HeaderChar">
    <w:name w:val="Header Char"/>
    <w:basedOn w:val="DefaultParagraphFont"/>
    <w:link w:val="Header"/>
    <w:uiPriority w:val="99"/>
    <w:locked/>
    <w:rsid w:val="00FB0379"/>
    <w:rPr>
      <w:rFonts w:cs="Times New Roman"/>
    </w:rPr>
  </w:style>
  <w:style w:type="paragraph" w:styleId="FootnoteText">
    <w:name w:val="footnote text"/>
    <w:basedOn w:val="Normal"/>
    <w:link w:val="FootnoteTextChar"/>
    <w:uiPriority w:val="99"/>
    <w:semiHidden/>
    <w:rsid w:val="00FB0379"/>
  </w:style>
  <w:style w:type="character" w:customStyle="1" w:styleId="FootnoteTextChar">
    <w:name w:val="Footnote Text Char"/>
    <w:basedOn w:val="DefaultParagraphFont"/>
    <w:link w:val="FootnoteText"/>
    <w:uiPriority w:val="99"/>
    <w:semiHidden/>
    <w:locked/>
    <w:rsid w:val="00FD4242"/>
    <w:rPr>
      <w:rFonts w:cs="Times New Roman"/>
      <w:sz w:val="20"/>
      <w:szCs w:val="20"/>
    </w:rPr>
  </w:style>
  <w:style w:type="paragraph" w:styleId="ListNumber3">
    <w:name w:val="List Number 3"/>
    <w:basedOn w:val="Normal"/>
    <w:uiPriority w:val="99"/>
    <w:rsid w:val="00FB0379"/>
    <w:pPr>
      <w:numPr>
        <w:numId w:val="7"/>
      </w:numPr>
      <w:tabs>
        <w:tab w:val="num" w:pos="765"/>
      </w:tabs>
    </w:pPr>
  </w:style>
  <w:style w:type="paragraph" w:customStyle="1" w:styleId="doublelineabove">
    <w:name w:val="double line above"/>
    <w:basedOn w:val="Normal"/>
    <w:uiPriority w:val="99"/>
    <w:rsid w:val="00FB0379"/>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FB0379"/>
    <w:pPr>
      <w:widowControl w:val="0"/>
      <w:tabs>
        <w:tab w:val="left" w:pos="357"/>
      </w:tabs>
      <w:spacing w:line="255" w:lineRule="atLeast"/>
      <w:ind w:left="1083" w:hanging="357"/>
    </w:pPr>
    <w:rPr>
      <w:sz w:val="24"/>
    </w:rPr>
  </w:style>
  <w:style w:type="paragraph" w:styleId="BlockText">
    <w:name w:val="Block Text"/>
    <w:basedOn w:val="Normal"/>
    <w:uiPriority w:val="99"/>
    <w:rsid w:val="00FB0379"/>
    <w:pPr>
      <w:spacing w:after="120"/>
      <w:ind w:left="1440" w:right="1440"/>
    </w:pPr>
  </w:style>
  <w:style w:type="paragraph" w:styleId="BalloonText">
    <w:name w:val="Balloon Text"/>
    <w:basedOn w:val="Normal"/>
    <w:link w:val="BalloonTextChar"/>
    <w:uiPriority w:val="99"/>
    <w:semiHidden/>
    <w:rsid w:val="00FB037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D4242"/>
    <w:rPr>
      <w:rFonts w:cs="Times New Roman"/>
      <w:sz w:val="2"/>
    </w:rPr>
  </w:style>
  <w:style w:type="character" w:styleId="CommentReference">
    <w:name w:val="annotation reference"/>
    <w:basedOn w:val="DefaultParagraphFont"/>
    <w:uiPriority w:val="99"/>
    <w:semiHidden/>
    <w:rsid w:val="00FB0379"/>
    <w:rPr>
      <w:rFonts w:cs="Times New Roman"/>
      <w:sz w:val="16"/>
      <w:szCs w:val="16"/>
    </w:rPr>
  </w:style>
  <w:style w:type="paragraph" w:styleId="Revision">
    <w:name w:val="Revision"/>
    <w:hidden/>
    <w:uiPriority w:val="99"/>
    <w:semiHidden/>
    <w:rsid w:val="00FB0379"/>
    <w:rPr>
      <w:sz w:val="20"/>
      <w:szCs w:val="20"/>
    </w:rPr>
  </w:style>
  <w:style w:type="table" w:styleId="TableGrid">
    <w:name w:val="Table Grid"/>
    <w:basedOn w:val="TableNormal"/>
    <w:uiPriority w:val="99"/>
    <w:rsid w:val="00FB0379"/>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B0379"/>
    <w:rPr>
      <w:rFonts w:cs="Times New Roman"/>
      <w:i/>
      <w:iCs/>
    </w:rPr>
  </w:style>
  <w:style w:type="paragraph" w:customStyle="1" w:styleId="Style1">
    <w:name w:val="Style1"/>
    <w:link w:val="Style1Char"/>
    <w:uiPriority w:val="99"/>
    <w:rsid w:val="00FB0379"/>
    <w:rPr>
      <w:b/>
      <w:sz w:val="20"/>
      <w:szCs w:val="24"/>
    </w:rPr>
  </w:style>
  <w:style w:type="character" w:customStyle="1" w:styleId="Style1Char">
    <w:name w:val="Style1 Char"/>
    <w:basedOn w:val="DefaultParagraphFont"/>
    <w:link w:val="Style1"/>
    <w:uiPriority w:val="99"/>
    <w:locked/>
    <w:rsid w:val="00FB0379"/>
    <w:rPr>
      <w:rFonts w:cs="Times New Roman"/>
      <w:b/>
      <w:sz w:val="24"/>
      <w:szCs w:val="24"/>
      <w:lang w:val="en-US" w:eastAsia="en-US" w:bidi="ar-SA"/>
    </w:rPr>
  </w:style>
  <w:style w:type="paragraph" w:styleId="ListParagraph">
    <w:name w:val="List Paragraph"/>
    <w:basedOn w:val="Normal"/>
    <w:uiPriority w:val="34"/>
    <w:qFormat/>
    <w:rsid w:val="00FB0379"/>
    <w:pPr>
      <w:ind w:left="720"/>
      <w:contextualSpacing/>
    </w:pPr>
  </w:style>
  <w:style w:type="paragraph" w:customStyle="1" w:styleId="cf6rfooter20081113">
    <w:name w:val="cf6rfooter20081113"/>
    <w:basedOn w:val="Footer"/>
    <w:link w:val="cf6rfooter20081113Char"/>
    <w:uiPriority w:val="99"/>
    <w:rsid w:val="00FB0379"/>
    <w:pPr>
      <w:tabs>
        <w:tab w:val="right" w:pos="9900"/>
      </w:tabs>
    </w:pPr>
  </w:style>
  <w:style w:type="character" w:customStyle="1" w:styleId="cf6rfooter20081113Char">
    <w:name w:val="cf6rfooter20081113 Char"/>
    <w:basedOn w:val="FooterChar"/>
    <w:link w:val="cf6rfooter20081113"/>
    <w:uiPriority w:val="99"/>
    <w:locked/>
    <w:rsid w:val="00FB0379"/>
    <w:rPr>
      <w:rFonts w:ascii="Calibri" w:hAnsi="Calibri" w:cs="Times New Roman"/>
    </w:rPr>
  </w:style>
  <w:style w:type="paragraph" w:customStyle="1" w:styleId="Style17">
    <w:name w:val="Style17"/>
    <w:basedOn w:val="Heading1"/>
    <w:link w:val="Style17Char"/>
    <w:uiPriority w:val="99"/>
    <w:rsid w:val="009D419B"/>
    <w:rPr>
      <w:rFonts w:ascii="Cambria" w:hAnsi="Cambria"/>
      <w:b w:val="0"/>
      <w:bCs/>
    </w:rPr>
  </w:style>
  <w:style w:type="paragraph" w:customStyle="1" w:styleId="Style18">
    <w:name w:val="Style18"/>
    <w:basedOn w:val="Heading1"/>
    <w:link w:val="Style18Char"/>
    <w:uiPriority w:val="99"/>
    <w:rsid w:val="009D419B"/>
    <w:pPr>
      <w:jc w:val="right"/>
    </w:pPr>
    <w:rPr>
      <w:rFonts w:ascii="Cambria" w:hAnsi="Cambria"/>
      <w:b w:val="0"/>
      <w:bCs/>
    </w:rPr>
  </w:style>
  <w:style w:type="character" w:customStyle="1" w:styleId="Style17Char">
    <w:name w:val="Style17 Char"/>
    <w:basedOn w:val="Heading1Char"/>
    <w:link w:val="Style17"/>
    <w:uiPriority w:val="99"/>
    <w:locked/>
    <w:rsid w:val="009D419B"/>
    <w:rPr>
      <w:rFonts w:ascii="Cambria" w:hAnsi="Cambria" w:cs="Times New Roman"/>
      <w:b/>
      <w:bCs/>
      <w:sz w:val="30"/>
    </w:rPr>
  </w:style>
  <w:style w:type="paragraph" w:customStyle="1" w:styleId="Style19">
    <w:name w:val="Style19"/>
    <w:basedOn w:val="Normal"/>
    <w:link w:val="Style19Char"/>
    <w:uiPriority w:val="99"/>
    <w:rsid w:val="009D419B"/>
    <w:pPr>
      <w:tabs>
        <w:tab w:val="right" w:pos="10543"/>
      </w:tabs>
    </w:pPr>
    <w:rPr>
      <w:rFonts w:ascii="Cambria" w:hAnsi="Cambria"/>
      <w:bCs/>
    </w:rPr>
  </w:style>
  <w:style w:type="character" w:customStyle="1" w:styleId="Style18Char">
    <w:name w:val="Style18 Char"/>
    <w:basedOn w:val="Heading1Char"/>
    <w:link w:val="Style18"/>
    <w:uiPriority w:val="99"/>
    <w:locked/>
    <w:rsid w:val="009D419B"/>
    <w:rPr>
      <w:rFonts w:ascii="Cambria" w:hAnsi="Cambria" w:cs="Times New Roman"/>
      <w:b/>
      <w:bCs/>
      <w:sz w:val="30"/>
    </w:rPr>
  </w:style>
  <w:style w:type="paragraph" w:customStyle="1" w:styleId="Style20">
    <w:name w:val="Style20"/>
    <w:basedOn w:val="Normal"/>
    <w:link w:val="Style20Char"/>
    <w:uiPriority w:val="99"/>
    <w:rsid w:val="009D419B"/>
    <w:rPr>
      <w:rFonts w:ascii="Cambria" w:hAnsi="Cambria"/>
      <w:sz w:val="12"/>
      <w:szCs w:val="12"/>
    </w:rPr>
  </w:style>
  <w:style w:type="character" w:customStyle="1" w:styleId="Style19Char">
    <w:name w:val="Style19 Char"/>
    <w:basedOn w:val="DefaultParagraphFont"/>
    <w:link w:val="Style19"/>
    <w:uiPriority w:val="99"/>
    <w:locked/>
    <w:rsid w:val="009D419B"/>
    <w:rPr>
      <w:rFonts w:ascii="Cambria" w:hAnsi="Cambria" w:cs="Times New Roman"/>
      <w:bCs/>
    </w:rPr>
  </w:style>
  <w:style w:type="character" w:customStyle="1" w:styleId="Style20Char">
    <w:name w:val="Style20 Char"/>
    <w:basedOn w:val="DefaultParagraphFont"/>
    <w:link w:val="Style20"/>
    <w:uiPriority w:val="99"/>
    <w:locked/>
    <w:rsid w:val="009D419B"/>
    <w:rPr>
      <w:rFonts w:ascii="Cambria" w:hAnsi="Cambria" w:cs="Times New Roman"/>
      <w:sz w:val="12"/>
      <w:szCs w:val="12"/>
    </w:rPr>
  </w:style>
  <w:style w:type="character" w:styleId="Hyperlink">
    <w:name w:val="Hyperlink"/>
    <w:basedOn w:val="DefaultParagraphFont"/>
    <w:uiPriority w:val="99"/>
    <w:rsid w:val="002510C9"/>
    <w:rPr>
      <w:rFonts w:cs="Times New Roman"/>
      <w:color w:val="0000FF"/>
      <w:u w:val="single"/>
    </w:rPr>
  </w:style>
  <w:style w:type="character" w:styleId="FollowedHyperlink">
    <w:name w:val="FollowedHyperlink"/>
    <w:basedOn w:val="DefaultParagraphFont"/>
    <w:uiPriority w:val="99"/>
    <w:semiHidden/>
    <w:unhideWhenUsed/>
    <w:rsid w:val="00C839DC"/>
    <w:rPr>
      <w:color w:val="800080" w:themeColor="followedHyperlink"/>
      <w:u w:val="single"/>
    </w:rPr>
  </w:style>
  <w:style w:type="character" w:styleId="UnresolvedMention">
    <w:name w:val="Unresolved Mention"/>
    <w:basedOn w:val="DefaultParagraphFont"/>
    <w:uiPriority w:val="99"/>
    <w:semiHidden/>
    <w:unhideWhenUsed/>
    <w:rsid w:val="006D3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840698">
      <w:bodyDiv w:val="1"/>
      <w:marLeft w:val="0"/>
      <w:marRight w:val="0"/>
      <w:marTop w:val="0"/>
      <w:marBottom w:val="0"/>
      <w:divBdr>
        <w:top w:val="none" w:sz="0" w:space="0" w:color="auto"/>
        <w:left w:val="none" w:sz="0" w:space="0" w:color="auto"/>
        <w:bottom w:val="none" w:sz="0" w:space="0" w:color="auto"/>
        <w:right w:val="none" w:sz="0" w:space="0" w:color="auto"/>
      </w:divBdr>
    </w:div>
    <w:div w:id="273830742">
      <w:bodyDiv w:val="1"/>
      <w:marLeft w:val="0"/>
      <w:marRight w:val="0"/>
      <w:marTop w:val="0"/>
      <w:marBottom w:val="0"/>
      <w:divBdr>
        <w:top w:val="none" w:sz="0" w:space="0" w:color="auto"/>
        <w:left w:val="none" w:sz="0" w:space="0" w:color="auto"/>
        <w:bottom w:val="none" w:sz="0" w:space="0" w:color="auto"/>
        <w:right w:val="none" w:sz="0" w:space="0" w:color="auto"/>
      </w:divBdr>
    </w:div>
    <w:div w:id="1050880171">
      <w:bodyDiv w:val="1"/>
      <w:marLeft w:val="0"/>
      <w:marRight w:val="0"/>
      <w:marTop w:val="0"/>
      <w:marBottom w:val="0"/>
      <w:divBdr>
        <w:top w:val="none" w:sz="0" w:space="0" w:color="auto"/>
        <w:left w:val="none" w:sz="0" w:space="0" w:color="auto"/>
        <w:bottom w:val="none" w:sz="0" w:space="0" w:color="auto"/>
        <w:right w:val="none" w:sz="0" w:space="0" w:color="auto"/>
      </w:divBdr>
    </w:div>
    <w:div w:id="1577323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8830E-C39B-4B8C-ADF8-41AEC51CAD0E}">
  <ds:schemaRefs>
    <ds:schemaRef ds:uri="http://schemas.openxmlformats.org/officeDocument/2006/bibliography"/>
  </ds:schemaRefs>
</ds:datastoreItem>
</file>

<file path=customXml/itemProps2.xml><?xml version="1.0" encoding="utf-8"?>
<ds:datastoreItem xmlns:ds="http://schemas.openxmlformats.org/officeDocument/2006/customXml" ds:itemID="{98F0F3D3-AA6A-41B7-BC79-190D33EA1E17}">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6F06C36F-7D3C-444C-ACD5-C03B55D571D0}">
  <ds:schemaRefs>
    <ds:schemaRef ds:uri="http://schemas.microsoft.com/sharepoint/v3/contenttype/forms"/>
  </ds:schemaRefs>
</ds:datastoreItem>
</file>

<file path=customXml/itemProps4.xml><?xml version="1.0" encoding="utf-8"?>
<ds:datastoreItem xmlns:ds="http://schemas.openxmlformats.org/officeDocument/2006/customXml" ds:itemID="{8F8C2FCD-E27D-4AF9-A652-903FA23F8F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17</Pages>
  <Words>6253</Words>
  <Characters>37412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23</cp:revision>
  <cp:lastPrinted>2015-06-03T21:12:00Z</cp:lastPrinted>
  <dcterms:created xsi:type="dcterms:W3CDTF">2020-03-06T16:53:00Z</dcterms:created>
  <dcterms:modified xsi:type="dcterms:W3CDTF">2022-04-17T03:11:00Z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