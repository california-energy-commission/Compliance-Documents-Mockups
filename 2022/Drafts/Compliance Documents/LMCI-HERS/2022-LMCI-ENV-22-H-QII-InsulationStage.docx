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59C5BEC5" w:rsidR="008C2DC4" w:rsidRPr="00E93981" w:rsidRDefault="00EC040D" w:rsidP="008C2DC4">
            <w:pPr>
              <w:rPr>
                <w:rFonts w:ascii="Calibri" w:hAnsi="Calibri"/>
                <w:b/>
                <w:sz w:val="18"/>
                <w:szCs w:val="18"/>
              </w:rPr>
            </w:pPr>
            <w:ins w:id="0" w:author="Author" w:date="2022-03-25T13:44:00Z">
              <w:r>
                <w:rPr>
                  <w:rFonts w:ascii="Calibri" w:hAnsi="Calibri"/>
                  <w:b/>
                  <w:sz w:val="18"/>
                  <w:szCs w:val="18"/>
                </w:rPr>
                <w:t>LMC</w:t>
              </w:r>
            </w:ins>
            <w:r w:rsidR="008C2DC4" w:rsidRPr="00ED3B62">
              <w:rPr>
                <w:rFonts w:ascii="Calibri" w:hAnsi="Calibri"/>
                <w:b/>
                <w:sz w:val="18"/>
                <w:szCs w:val="18"/>
              </w:rPr>
              <w:t>A.</w:t>
            </w:r>
            <w:r w:rsidR="008C2DC4"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10236"/>
      </w:tblGrid>
      <w:tr w:rsidR="00D65920" w:rsidRPr="00E93981" w14:paraId="18C17BB2" w14:textId="77777777" w:rsidTr="00E93981">
        <w:tc>
          <w:tcPr>
            <w:tcW w:w="10790" w:type="dxa"/>
            <w:gridSpan w:val="2"/>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tcPr>
          <w:p w14:paraId="5A86CCD3" w14:textId="61451629"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1" w:author="Author" w:date="2021-11-23T07:41:00Z">
              <w:r w:rsidR="001538BF">
                <w:rPr>
                  <w:rFonts w:ascii="Calibri" w:hAnsi="Calibri"/>
                  <w:sz w:val="18"/>
                  <w:szCs w:val="18"/>
                </w:rPr>
                <w:t>California Building Code (</w:t>
              </w:r>
            </w:ins>
            <w:r w:rsidRPr="00E93981">
              <w:rPr>
                <w:rFonts w:ascii="Calibri" w:hAnsi="Calibri"/>
                <w:sz w:val="18"/>
                <w:szCs w:val="18"/>
              </w:rPr>
              <w:t>CBC</w:t>
            </w:r>
            <w:ins w:id="2" w:author="Author" w:date="2021-11-23T07:42:00Z">
              <w:r w:rsidR="001538BF">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tcPr>
          <w:p w14:paraId="2C3CEBF1" w14:textId="121C2A03"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w:t>
            </w:r>
            <w:del w:id="3" w:author="Author" w:date="2021-11-23T07:42:00Z">
              <w:r w:rsidR="009036A1" w:rsidRPr="00E93981" w:rsidDel="008015FF">
                <w:rPr>
                  <w:rFonts w:ascii="Calibri" w:hAnsi="Calibri"/>
                  <w:sz w:val="18"/>
                  <w:szCs w:val="18"/>
                </w:rPr>
                <w:delText>,</w:delText>
              </w:r>
            </w:del>
            <w:r w:rsidR="009036A1" w:rsidRPr="00E93981">
              <w:rPr>
                <w:rFonts w:ascii="Calibri" w:hAnsi="Calibri"/>
                <w:sz w:val="18"/>
                <w:szCs w:val="18"/>
              </w:rPr>
              <w:t xml:space="preserv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tcPr>
          <w:p w14:paraId="2B6488D9" w14:textId="7D7D2CF4"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ins w:id="4" w:author="Author" w:date="2021-11-23T07:42:00Z">
              <w:r w:rsidR="00ED37D0">
                <w:rPr>
                  <w:rFonts w:ascii="Calibri" w:hAnsi="Calibri"/>
                  <w:sz w:val="18"/>
                  <w:szCs w:val="18"/>
                </w:rPr>
                <w:t>-inch</w:t>
              </w:r>
            </w:ins>
            <w:ins w:id="5" w:author="Author" w:date="2021-11-23T08:03:00Z">
              <w:r w:rsidR="009A2A11">
                <w:rPr>
                  <w:rFonts w:ascii="Calibri" w:hAnsi="Calibri"/>
                  <w:sz w:val="18"/>
                  <w:szCs w:val="18"/>
                </w:rPr>
                <w:t>es of the</w:t>
              </w:r>
            </w:ins>
            <w:del w:id="6" w:author="Author" w:date="2021-11-23T07:42:00Z">
              <w:r w:rsidRPr="00E93981" w:rsidDel="00ED37D0">
                <w:rPr>
                  <w:rFonts w:ascii="Calibri" w:hAnsi="Calibri"/>
                  <w:sz w:val="18"/>
                  <w:szCs w:val="18"/>
                </w:rPr>
                <w:delText>”</w:delText>
              </w:r>
            </w:del>
            <w:r w:rsidRPr="00E93981">
              <w:rPr>
                <w:rFonts w:ascii="Calibri" w:hAnsi="Calibri"/>
                <w:sz w:val="18"/>
                <w:szCs w:val="18"/>
              </w:rPr>
              <w:t xml:space="preserve"> framing (stud, joists, etc.).</w:t>
            </w:r>
          </w:p>
        </w:tc>
      </w:tr>
      <w:tr w:rsidR="00611BBB" w:rsidRPr="00E93981" w14:paraId="0DED82DC" w14:textId="77777777" w:rsidTr="004B2D65">
        <w:tc>
          <w:tcPr>
            <w:tcW w:w="10790" w:type="dxa"/>
            <w:gridSpan w:val="2"/>
            <w:vAlign w:val="center"/>
          </w:tcPr>
          <w:p w14:paraId="6B288E71" w14:textId="39EFF588"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10255"/>
      </w:tblGrid>
      <w:tr w:rsidR="00BB14C1" w14:paraId="0303281A" w14:textId="77777777" w:rsidTr="004B2D65">
        <w:tc>
          <w:tcPr>
            <w:tcW w:w="10790" w:type="dxa"/>
            <w:gridSpan w:val="2"/>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tcPr>
          <w:p w14:paraId="0E8EBD97" w14:textId="63FFDE1C" w:rsidR="00BB14C1" w:rsidRDefault="00BB14C1" w:rsidP="00927245">
            <w:pPr>
              <w:rPr>
                <w:rFonts w:ascii="Calibri" w:hAnsi="Calibri"/>
                <w:sz w:val="18"/>
                <w:szCs w:val="18"/>
              </w:rPr>
            </w:pPr>
            <w:r>
              <w:rPr>
                <w:rFonts w:ascii="Calibri" w:hAnsi="Calibri"/>
                <w:sz w:val="18"/>
                <w:szCs w:val="18"/>
              </w:rPr>
              <w:t xml:space="preserve">When </w:t>
            </w:r>
            <w:del w:id="7" w:author="Author" w:date="2021-11-23T07:47:00Z">
              <w:r w:rsidDel="00B441D5">
                <w:rPr>
                  <w:rFonts w:ascii="Calibri" w:hAnsi="Calibri"/>
                  <w:sz w:val="18"/>
                  <w:szCs w:val="18"/>
                </w:rPr>
                <w:delText xml:space="preserve">daylight </w:delText>
              </w:r>
            </w:del>
            <w:ins w:id="8" w:author="Author" w:date="2021-11-23T07:47:00Z">
              <w:r w:rsidR="00B441D5">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611BBB" w14:paraId="6FF486C7" w14:textId="77777777" w:rsidTr="004B2D65">
        <w:tc>
          <w:tcPr>
            <w:tcW w:w="10790" w:type="dxa"/>
            <w:gridSpan w:val="2"/>
            <w:vAlign w:val="center"/>
          </w:tcPr>
          <w:p w14:paraId="48B8ADE8" w14:textId="35D01B4E" w:rsidR="00611BBB" w:rsidRPr="004B64C6" w:rsidRDefault="00611BBB" w:rsidP="00B732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44A1B8F" w14:textId="77777777" w:rsidR="00BB14C1" w:rsidRPr="00E93981" w:rsidRDefault="00BB14C1" w:rsidP="00927245">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9036A1" w:rsidRPr="00E93981" w14:paraId="4509BF19" w14:textId="77777777" w:rsidTr="00611BBB">
        <w:tc>
          <w:tcPr>
            <w:tcW w:w="10790" w:type="dxa"/>
            <w:gridSpan w:val="2"/>
            <w:tcBorders>
              <w:bottom w:val="single" w:sz="4" w:space="0" w:color="000000"/>
            </w:tcBorders>
          </w:tcPr>
          <w:p w14:paraId="50FAEAAD" w14:textId="5D848231" w:rsidR="009036A1" w:rsidRPr="00E93981" w:rsidRDefault="00BB14C1" w:rsidP="00927245">
            <w:pPr>
              <w:rPr>
                <w:rFonts w:ascii="Calibri" w:hAnsi="Calibri"/>
                <w:b/>
                <w:sz w:val="18"/>
                <w:szCs w:val="16"/>
              </w:rPr>
            </w:pPr>
            <w:r>
              <w:rPr>
                <w:rFonts w:ascii="Calibri" w:hAnsi="Calibri"/>
                <w:b/>
                <w:sz w:val="18"/>
                <w:szCs w:val="16"/>
              </w:rPr>
              <w:t>D</w:t>
            </w:r>
            <w:r w:rsidR="009036A1" w:rsidRPr="00E93981">
              <w:rPr>
                <w:rFonts w:ascii="Calibri" w:hAnsi="Calibri"/>
                <w:b/>
                <w:sz w:val="18"/>
                <w:szCs w:val="16"/>
              </w:rPr>
              <w:t>. Wall Adjacent to Unconditioned Space</w:t>
            </w:r>
          </w:p>
        </w:tc>
      </w:tr>
      <w:tr w:rsidR="009036A1" w:rsidRPr="00E93981" w14:paraId="570F8D15" w14:textId="77777777" w:rsidTr="00611BBB">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611BBB">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tcPr>
          <w:p w14:paraId="5B4A8BEB" w14:textId="538B7FEC" w:rsidR="009036A1" w:rsidRPr="00E93981" w:rsidRDefault="009036A1" w:rsidP="00471A18">
            <w:pPr>
              <w:rPr>
                <w:rFonts w:ascii="Calibri" w:hAnsi="Calibri"/>
                <w:sz w:val="18"/>
                <w:szCs w:val="16"/>
              </w:rPr>
            </w:pPr>
            <w:r w:rsidRPr="00E93981">
              <w:rPr>
                <w:rFonts w:ascii="Calibri" w:hAnsi="Calibri"/>
                <w:sz w:val="18"/>
                <w:szCs w:val="16"/>
              </w:rPr>
              <w:t>Loose-fill and batt insulation is in contact with all six sides of wall cavities (top, bottom, back, left, right, front [to be installed later]) with no gaps, voids</w:t>
            </w:r>
            <w:ins w:id="9" w:author="Author" w:date="2021-11-23T08:04:00Z">
              <w:r w:rsidR="00BE17E1">
                <w:rPr>
                  <w:rFonts w:ascii="Calibri" w:hAnsi="Calibri"/>
                  <w:sz w:val="18"/>
                  <w:szCs w:val="16"/>
                </w:rPr>
                <w:t>,</w:t>
              </w:r>
            </w:ins>
            <w:r w:rsidRPr="00E93981">
              <w:rPr>
                <w:rFonts w:ascii="Calibri" w:hAnsi="Calibri"/>
                <w:sz w:val="18"/>
                <w:szCs w:val="16"/>
              </w:rPr>
              <w:t xml:space="preserve"> or compression. </w:t>
            </w:r>
            <w:r w:rsidR="00471A18">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611BBB">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tcPr>
          <w:p w14:paraId="014394FE" w14:textId="18444A69" w:rsidR="009036A1" w:rsidRPr="00A90877" w:rsidRDefault="009036A1" w:rsidP="00927245">
            <w:pPr>
              <w:rPr>
                <w:rFonts w:ascii="Calibri" w:hAnsi="Calibri"/>
                <w:sz w:val="18"/>
                <w:szCs w:val="16"/>
              </w:rPr>
            </w:pPr>
            <w:r w:rsidRPr="00A90877">
              <w:rPr>
                <w:rFonts w:ascii="Calibri" w:hAnsi="Calibri"/>
                <w:sz w:val="18"/>
                <w:szCs w:val="16"/>
              </w:rPr>
              <w:t>Insulation fits snuggly around obstructions (e.g., electrical boxes, plumbing and wiring) with no gaps, voids</w:t>
            </w:r>
            <w:ins w:id="10" w:author="Author" w:date="2021-11-23T07:47:00Z">
              <w:r w:rsidR="00A80EED">
                <w:rPr>
                  <w:rFonts w:ascii="Calibri" w:hAnsi="Calibri"/>
                  <w:sz w:val="18"/>
                  <w:szCs w:val="16"/>
                </w:rPr>
                <w:t>,</w:t>
              </w:r>
            </w:ins>
            <w:r w:rsidRPr="00A90877">
              <w:rPr>
                <w:rFonts w:ascii="Calibri" w:hAnsi="Calibri"/>
                <w:sz w:val="18"/>
                <w:szCs w:val="16"/>
              </w:rPr>
              <w:t xml:space="preserve"> or compression.</w:t>
            </w:r>
          </w:p>
        </w:tc>
      </w:tr>
      <w:tr w:rsidR="009036A1" w:rsidRPr="00E93981" w14:paraId="0188B462" w14:textId="77777777" w:rsidTr="00611BBB">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611BBB">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611BBB">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611BBB">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tcPr>
          <w:p w14:paraId="3A339778" w14:textId="536D9AFC" w:rsidR="009036A1" w:rsidRPr="00E93981" w:rsidRDefault="00962B51"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611BBB">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After insulation is installed: All insulated walls have interior and exterior air barriers, including kneewalls and walls of skylight wells. Exception: Rim joists. Interior air barrier (typically gypsum board) is sealed to top plate.</w:t>
            </w:r>
          </w:p>
        </w:tc>
      </w:tr>
      <w:tr w:rsidR="00611BBB" w:rsidRPr="00E93981" w14:paraId="466219D4" w14:textId="77777777" w:rsidTr="004B2D65">
        <w:tc>
          <w:tcPr>
            <w:tcW w:w="10790" w:type="dxa"/>
            <w:gridSpan w:val="2"/>
            <w:vAlign w:val="center"/>
          </w:tcPr>
          <w:p w14:paraId="2DC70045" w14:textId="281A98B5"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02F6414" w14:textId="47AF5D68" w:rsidR="006D5BDA" w:rsidRPr="00E93981" w:rsidRDefault="006D5BDA"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962B51" w:rsidRPr="00E93981" w14:paraId="63DFEB99" w14:textId="77777777" w:rsidTr="006120A6">
        <w:tc>
          <w:tcPr>
            <w:tcW w:w="10790" w:type="dxa"/>
            <w:gridSpan w:val="2"/>
          </w:tcPr>
          <w:p w14:paraId="343B595C" w14:textId="2F3E2A54" w:rsidR="00962B51" w:rsidRPr="00E93981" w:rsidRDefault="00BB14C1" w:rsidP="00927245">
            <w:pPr>
              <w:rPr>
                <w:rFonts w:ascii="Calibri" w:hAnsi="Calibri"/>
                <w:b/>
                <w:sz w:val="18"/>
                <w:szCs w:val="16"/>
              </w:rPr>
            </w:pPr>
            <w:r>
              <w:rPr>
                <w:rFonts w:ascii="Calibri" w:hAnsi="Calibri"/>
                <w:b/>
                <w:sz w:val="18"/>
                <w:szCs w:val="16"/>
              </w:rPr>
              <w:lastRenderedPageBreak/>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tcPr>
          <w:p w14:paraId="430DD3D8" w14:textId="2EF69994"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voids</w:t>
            </w:r>
            <w:ins w:id="11" w:author="Author" w:date="2021-11-23T07:49:00Z">
              <w:r w:rsidR="005E4547">
                <w:rPr>
                  <w:rFonts w:ascii="Calibri" w:hAnsi="Calibri"/>
                  <w:sz w:val="18"/>
                  <w:szCs w:val="16"/>
                </w:rPr>
                <w:t>,</w:t>
              </w:r>
            </w:ins>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tcPr>
          <w:p w14:paraId="0E55BABB" w14:textId="3622B961"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ins w:id="12" w:author="Author" w:date="2021-11-23T07:49:00Z">
              <w:r w:rsidR="00ED5EBC">
                <w:rPr>
                  <w:rFonts w:ascii="Calibri" w:hAnsi="Calibri"/>
                  <w:sz w:val="18"/>
                  <w:szCs w:val="16"/>
                </w:rPr>
                <w:t>-inch</w:t>
              </w:r>
            </w:ins>
            <w:del w:id="13" w:author="Author" w:date="2021-11-23T07:49:00Z">
              <w:r w:rsidRPr="00E93981" w:rsidDel="00ED5EBC">
                <w:rPr>
                  <w:rFonts w:ascii="Calibri" w:hAnsi="Calibri"/>
                  <w:sz w:val="18"/>
                  <w:szCs w:val="16"/>
                </w:rPr>
                <w:delText>”</w:delText>
              </w:r>
            </w:del>
            <w:r w:rsidRPr="00E93981">
              <w:rPr>
                <w:rFonts w:ascii="Calibri" w:hAnsi="Calibri"/>
                <w:sz w:val="18"/>
                <w:szCs w:val="16"/>
              </w:rPr>
              <w:t xml:space="preserve"> clearance between the collar and the chimney/flue for double wall vent, and 6</w:t>
            </w:r>
            <w:ins w:id="14" w:author="Author" w:date="2021-11-23T07:49:00Z">
              <w:r w:rsidR="00ED5EBC">
                <w:rPr>
                  <w:rFonts w:ascii="Calibri" w:hAnsi="Calibri"/>
                  <w:sz w:val="18"/>
                  <w:szCs w:val="16"/>
                </w:rPr>
                <w:t>-inches</w:t>
              </w:r>
            </w:ins>
            <w:del w:id="15" w:author="Author" w:date="2021-11-23T07:49:00Z">
              <w:r w:rsidRPr="00E93981" w:rsidDel="00ED5EBC">
                <w:rPr>
                  <w:rFonts w:ascii="Calibri" w:hAnsi="Calibri"/>
                  <w:sz w:val="18"/>
                  <w:szCs w:val="16"/>
                </w:rPr>
                <w:delText>”</w:delText>
              </w:r>
            </w:del>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teel-framed kneewalls, skylight shafts, and gable ends are covered with insulation.</w:t>
            </w:r>
          </w:p>
        </w:tc>
      </w:tr>
      <w:tr w:rsidR="00611BBB" w:rsidRPr="00E93981" w14:paraId="7C81C979" w14:textId="77777777" w:rsidTr="004B2D65">
        <w:tc>
          <w:tcPr>
            <w:tcW w:w="10790" w:type="dxa"/>
            <w:gridSpan w:val="2"/>
            <w:vAlign w:val="center"/>
          </w:tcPr>
          <w:p w14:paraId="5D9A1E1B" w14:textId="236E6352" w:rsidR="00611BBB" w:rsidRPr="004B64C6" w:rsidRDefault="00611BBB" w:rsidP="004C27AC">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301DB23" w14:textId="49E6A152" w:rsidR="008C2DC4" w:rsidRPr="006120A6" w:rsidRDefault="008C2DC4">
      <w:pPr>
        <w:rPr>
          <w:sz w:val="16"/>
          <w:szCs w:val="16"/>
        </w:rPr>
      </w:pPr>
    </w:p>
    <w:tbl>
      <w:tblPr>
        <w:tblStyle w:val="TableGrid"/>
        <w:tblW w:w="0" w:type="auto"/>
        <w:tblLook w:val="04A0" w:firstRow="1" w:lastRow="0" w:firstColumn="1" w:lastColumn="0" w:noHBand="0" w:noVBand="1"/>
      </w:tblPr>
      <w:tblGrid>
        <w:gridCol w:w="554"/>
        <w:gridCol w:w="10236"/>
      </w:tblGrid>
      <w:tr w:rsidR="001D17B1" w:rsidRPr="00E93981" w14:paraId="0753041A" w14:textId="77777777" w:rsidTr="00E93981">
        <w:tc>
          <w:tcPr>
            <w:tcW w:w="10790" w:type="dxa"/>
            <w:gridSpan w:val="2"/>
          </w:tcPr>
          <w:p w14:paraId="4F40E30B" w14:textId="2FC7A31A" w:rsidR="001D17B1" w:rsidRPr="00E93981" w:rsidRDefault="00BB14C1" w:rsidP="00927245">
            <w:pPr>
              <w:rPr>
                <w:rFonts w:ascii="Calibri" w:hAnsi="Calibri"/>
                <w:b/>
                <w:sz w:val="18"/>
                <w:szCs w:val="16"/>
              </w:rPr>
            </w:pPr>
            <w:r>
              <w:rPr>
                <w:rFonts w:ascii="Calibri" w:hAnsi="Calibri"/>
                <w:b/>
                <w:sz w:val="18"/>
                <w:szCs w:val="16"/>
              </w:rPr>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tcPr>
          <w:p w14:paraId="085D4EE6" w14:textId="0743E65D" w:rsidR="001D17B1" w:rsidRPr="00E93981" w:rsidRDefault="00F60282" w:rsidP="0092724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ins w:id="16" w:author="Author" w:date="2021-11-23T07:50:00Z">
              <w:r w:rsidR="00ED5EBC">
                <w:rPr>
                  <w:rFonts w:ascii="Calibri" w:hAnsi="Calibri"/>
                  <w:sz w:val="18"/>
                  <w:szCs w:val="16"/>
                </w:rPr>
                <w:t>square feet (</w:t>
              </w:r>
            </w:ins>
            <w:r w:rsidRPr="00E93981">
              <w:rPr>
                <w:rFonts w:ascii="Calibri" w:hAnsi="Calibri"/>
                <w:sz w:val="18"/>
                <w:szCs w:val="16"/>
              </w:rPr>
              <w:t>ft</w:t>
            </w:r>
            <w:r w:rsidRPr="00E93981">
              <w:rPr>
                <w:rFonts w:ascii="Calibri" w:hAnsi="Calibri"/>
                <w:sz w:val="18"/>
                <w:szCs w:val="16"/>
                <w:vertAlign w:val="superscript"/>
              </w:rPr>
              <w:t>2</w:t>
            </w:r>
            <w:ins w:id="17" w:author="Author" w:date="2021-11-23T07:50:00Z">
              <w:r w:rsidR="00ED5EBC">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611BBB" w:rsidRPr="00E93981" w14:paraId="2F94004D" w14:textId="77777777" w:rsidTr="004B2D65">
        <w:tc>
          <w:tcPr>
            <w:tcW w:w="10790" w:type="dxa"/>
            <w:gridSpan w:val="2"/>
            <w:vAlign w:val="center"/>
          </w:tcPr>
          <w:p w14:paraId="425770ED" w14:textId="706DC702"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8F7F9C" w14:textId="72092371" w:rsidR="00F60282" w:rsidRPr="00E93981" w:rsidRDefault="00F60282"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F60282" w:rsidRPr="00E93981" w14:paraId="6B408AE4" w14:textId="77777777" w:rsidTr="008C2DC4">
        <w:tc>
          <w:tcPr>
            <w:tcW w:w="10790" w:type="dxa"/>
            <w:gridSpan w:val="2"/>
          </w:tcPr>
          <w:p w14:paraId="5FC387E0" w14:textId="18C8EDE5"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02E55B60"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33EF3397"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611BBB" w:rsidRPr="00E93981" w14:paraId="3EA3C57A" w14:textId="77777777" w:rsidTr="004B2D65">
        <w:tc>
          <w:tcPr>
            <w:tcW w:w="10790" w:type="dxa"/>
            <w:gridSpan w:val="2"/>
            <w:vAlign w:val="center"/>
          </w:tcPr>
          <w:p w14:paraId="7BA9DD82" w14:textId="74B6AFF6" w:rsidR="00611BBB" w:rsidRPr="004B64C6" w:rsidRDefault="00611BBB">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E881F5" w14:textId="42BF4CDE" w:rsidR="001D17B1" w:rsidRPr="00E9398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0000B0" w:rsidRPr="00E93981" w14:paraId="4CAD4E91" w14:textId="77777777" w:rsidTr="00611BBB">
        <w:tc>
          <w:tcPr>
            <w:tcW w:w="10790" w:type="dxa"/>
            <w:gridSpan w:val="2"/>
          </w:tcPr>
          <w:p w14:paraId="158C9142" w14:textId="181A7D70"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611BBB">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611BBB">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611BBB">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611BBB">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611BBB" w:rsidRPr="00E93981" w14:paraId="2F8886EB" w14:textId="77777777" w:rsidTr="004B2D65">
        <w:tc>
          <w:tcPr>
            <w:tcW w:w="10790" w:type="dxa"/>
            <w:gridSpan w:val="2"/>
            <w:vAlign w:val="center"/>
          </w:tcPr>
          <w:p w14:paraId="54ED52A6" w14:textId="13E6A16D" w:rsidR="00611BBB" w:rsidRPr="004B64C6" w:rsidRDefault="00611BBB" w:rsidP="001044C3">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FF4C6A0" w14:textId="6696C2E5" w:rsidR="001D17B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BB14C1" w14:paraId="14C8D262" w14:textId="77777777" w:rsidTr="004B2D65">
        <w:tc>
          <w:tcPr>
            <w:tcW w:w="10790" w:type="dxa"/>
            <w:gridSpan w:val="2"/>
          </w:tcPr>
          <w:p w14:paraId="7C564603" w14:textId="39ED7222" w:rsidR="00BB14C1" w:rsidRPr="006120A6" w:rsidRDefault="00BB14C1">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611BBB" w14:paraId="259FD845" w14:textId="77777777" w:rsidTr="004B2D65">
        <w:tc>
          <w:tcPr>
            <w:tcW w:w="10790" w:type="dxa"/>
            <w:gridSpan w:val="2"/>
            <w:vAlign w:val="center"/>
          </w:tcPr>
          <w:p w14:paraId="0B03A364" w14:textId="51390B20"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CE4903" w14:paraId="51215990" w14:textId="77777777" w:rsidTr="004B2D65">
        <w:tc>
          <w:tcPr>
            <w:tcW w:w="10790" w:type="dxa"/>
            <w:gridSpan w:val="2"/>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611BBB" w14:paraId="0BA186E5" w14:textId="77777777" w:rsidTr="004B2D65">
        <w:tc>
          <w:tcPr>
            <w:tcW w:w="10790" w:type="dxa"/>
            <w:gridSpan w:val="2"/>
            <w:vAlign w:val="center"/>
          </w:tcPr>
          <w:p w14:paraId="4AE699A7" w14:textId="43A7F57E" w:rsidR="00611BBB" w:rsidRPr="004B64C6" w:rsidRDefault="00611BBB" w:rsidP="0051167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0AE82AC5" w14:textId="77777777" w:rsidTr="004B2D65">
        <w:tc>
          <w:tcPr>
            <w:tcW w:w="10790" w:type="dxa"/>
            <w:gridSpan w:val="2"/>
          </w:tcPr>
          <w:p w14:paraId="3FD5DF66" w14:textId="2E5FD885" w:rsidR="00F55846" w:rsidRPr="006120A6" w:rsidRDefault="00F55846" w:rsidP="001D7426">
            <w:pPr>
              <w:keepNext/>
              <w:keepLines/>
              <w:rPr>
                <w:rFonts w:ascii="Calibri" w:hAnsi="Calibri"/>
                <w:b/>
                <w:sz w:val="18"/>
                <w:szCs w:val="16"/>
              </w:rPr>
            </w:pPr>
            <w:r>
              <w:rPr>
                <w:rFonts w:ascii="Calibri" w:hAnsi="Calibri"/>
                <w:b/>
                <w:sz w:val="18"/>
                <w:szCs w:val="16"/>
              </w:rPr>
              <w:lastRenderedPageBreak/>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1D7426">
            <w:pPr>
              <w:keepNext/>
              <w:keepLines/>
              <w:jc w:val="center"/>
              <w:rPr>
                <w:rFonts w:ascii="Calibri" w:hAnsi="Calibri"/>
                <w:sz w:val="18"/>
                <w:szCs w:val="16"/>
              </w:rPr>
            </w:pPr>
            <w:r>
              <w:rPr>
                <w:rFonts w:ascii="Calibri" w:hAnsi="Calibri"/>
                <w:sz w:val="18"/>
                <w:szCs w:val="16"/>
              </w:rPr>
              <w:t>01</w:t>
            </w:r>
          </w:p>
        </w:tc>
        <w:tc>
          <w:tcPr>
            <w:tcW w:w="10255" w:type="dxa"/>
          </w:tcPr>
          <w:p w14:paraId="08D04192" w14:textId="0BB23BAF" w:rsidR="00F55846" w:rsidRPr="006120A6" w:rsidRDefault="00F55846" w:rsidP="001D7426">
            <w:pPr>
              <w:keepNext/>
              <w:keepLines/>
              <w:rPr>
                <w:rFonts w:ascii="Calibri" w:hAnsi="Calibri"/>
                <w:sz w:val="18"/>
                <w:szCs w:val="16"/>
              </w:rPr>
            </w:pPr>
            <w:r>
              <w:rPr>
                <w:rFonts w:ascii="Calibri" w:hAnsi="Calibri"/>
                <w:sz w:val="18"/>
                <w:szCs w:val="16"/>
              </w:rPr>
              <w:t>Sealed blocking shall be installed between joists where the wall rim joist would have been located in the absence of a cantilever. Insulation shall be placed on both sides of the block.</w:t>
            </w:r>
          </w:p>
        </w:tc>
      </w:tr>
      <w:tr w:rsidR="00611BBB" w14:paraId="34730D1B" w14:textId="77777777" w:rsidTr="004B2D65">
        <w:tc>
          <w:tcPr>
            <w:tcW w:w="10790" w:type="dxa"/>
            <w:gridSpan w:val="2"/>
            <w:vAlign w:val="center"/>
          </w:tcPr>
          <w:p w14:paraId="4B0FB3D7" w14:textId="02227F31" w:rsidR="00611BBB" w:rsidRPr="004B64C6" w:rsidRDefault="00611BBB" w:rsidP="001D7426">
            <w:pPr>
              <w:keepNext/>
              <w:keepLines/>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D21BB2B" w14:textId="401DD13B" w:rsidR="00F55846" w:rsidRDefault="00F55846"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4759B0E1" w14:textId="77777777" w:rsidTr="004B2D65">
        <w:tc>
          <w:tcPr>
            <w:tcW w:w="10790" w:type="dxa"/>
            <w:gridSpan w:val="2"/>
          </w:tcPr>
          <w:p w14:paraId="028BC6E3" w14:textId="4ECC907A"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611BBB" w14:paraId="64BB3839" w14:textId="77777777" w:rsidTr="004B2D65">
        <w:tc>
          <w:tcPr>
            <w:tcW w:w="10790" w:type="dxa"/>
            <w:gridSpan w:val="2"/>
            <w:vAlign w:val="center"/>
          </w:tcPr>
          <w:p w14:paraId="5E6F090E" w14:textId="2BF0DD43"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99996AB" w14:textId="59B1B7AE" w:rsidR="008E1636" w:rsidRDefault="008E1636"/>
    <w:tbl>
      <w:tblPr>
        <w:tblStyle w:val="TableGrid"/>
        <w:tblW w:w="0" w:type="auto"/>
        <w:tblLook w:val="04A0" w:firstRow="1" w:lastRow="0" w:firstColumn="1" w:lastColumn="0" w:noHBand="0" w:noVBand="1"/>
      </w:tblPr>
      <w:tblGrid>
        <w:gridCol w:w="554"/>
        <w:gridCol w:w="10236"/>
      </w:tblGrid>
      <w:tr w:rsidR="000000B0" w:rsidRPr="00E93981" w14:paraId="0267C511" w14:textId="77777777" w:rsidTr="006120A6">
        <w:tc>
          <w:tcPr>
            <w:tcW w:w="10790" w:type="dxa"/>
            <w:gridSpan w:val="2"/>
          </w:tcPr>
          <w:p w14:paraId="3990C87A" w14:textId="4B4AFC64" w:rsidR="000000B0" w:rsidRPr="00E93981" w:rsidRDefault="00B602D4" w:rsidP="00927245">
            <w:pPr>
              <w:rPr>
                <w:rFonts w:ascii="Calibri" w:hAnsi="Calibri"/>
                <w:b/>
                <w:sz w:val="18"/>
                <w:szCs w:val="16"/>
              </w:rPr>
            </w:pPr>
            <w:r>
              <w:rPr>
                <w:rFonts w:ascii="Calibri" w:hAnsi="Calibri"/>
                <w:b/>
                <w:sz w:val="18"/>
                <w:szCs w:val="16"/>
              </w:rPr>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tcPr>
          <w:p w14:paraId="30756B81" w14:textId="75B1F8F5" w:rsidR="000000B0" w:rsidRPr="00E93981" w:rsidRDefault="00D20504" w:rsidP="004C27AC">
            <w:pPr>
              <w:rPr>
                <w:rFonts w:ascii="Calibri" w:hAnsi="Calibri"/>
                <w:sz w:val="18"/>
                <w:szCs w:val="16"/>
              </w:rPr>
            </w:pPr>
            <w:r w:rsidRPr="00E93981">
              <w:rPr>
                <w:rFonts w:ascii="Calibri" w:hAnsi="Calibri"/>
                <w:sz w:val="18"/>
                <w:szCs w:val="16"/>
              </w:rPr>
              <w:t>Installed product meets the claimed R-value per inch.</w:t>
            </w:r>
            <w:ins w:id="18" w:author="Author" w:date="2021-11-23T08:00:00Z">
              <w:r w:rsidR="00757AF7">
                <w:rPr>
                  <w:rFonts w:ascii="Calibri" w:hAnsi="Calibri"/>
                  <w:sz w:val="18"/>
                  <w:szCs w:val="16"/>
                </w:rPr>
                <w:t xml:space="preserve"> The total </w:t>
              </w:r>
              <w:r w:rsidR="00C109FB">
                <w:rPr>
                  <w:rFonts w:ascii="Calibri" w:hAnsi="Calibri"/>
                  <w:sz w:val="18"/>
                  <w:szCs w:val="16"/>
                </w:rPr>
                <w:t>R-value may be calculated based on the thickness of insulation multiplied by the “tested R-value per inch” as certified by the Department of Consumer Affairs, Bureau of Hous</w:t>
              </w:r>
            </w:ins>
            <w:ins w:id="19" w:author="Author" w:date="2021-11-23T08:01:00Z">
              <w:r w:rsidR="00C109FB">
                <w:rPr>
                  <w:rFonts w:ascii="Calibri" w:hAnsi="Calibri"/>
                  <w:sz w:val="18"/>
                  <w:szCs w:val="16"/>
                </w:rPr>
                <w:t>ehold Goods and Services.</w:t>
              </w:r>
            </w:ins>
            <w:del w:id="20" w:author="Author" w:date="2021-11-23T07:58:00Z">
              <w:r w:rsidRPr="00E93981" w:rsidDel="00DF0D1C">
                <w:rPr>
                  <w:rFonts w:ascii="Calibri" w:hAnsi="Calibri"/>
                  <w:sz w:val="18"/>
                  <w:szCs w:val="16"/>
                </w:rPr>
                <w:delText xml:space="preserve"> Non-standard values are supported by </w:delText>
              </w:r>
              <w:r w:rsidR="004C27AC" w:rsidDel="00DF0D1C">
                <w:rPr>
                  <w:rFonts w:ascii="Calibri" w:hAnsi="Calibri"/>
                  <w:sz w:val="18"/>
                  <w:szCs w:val="16"/>
                </w:rPr>
                <w:delText>an</w:delText>
              </w:r>
              <w:r w:rsidR="004C27AC" w:rsidRPr="00E93981" w:rsidDel="00DF0D1C">
                <w:rPr>
                  <w:rFonts w:ascii="Calibri" w:hAnsi="Calibri"/>
                  <w:sz w:val="18"/>
                  <w:szCs w:val="16"/>
                </w:rPr>
                <w:delText xml:space="preserve"> </w:delText>
              </w:r>
              <w:r w:rsidRPr="00E93981" w:rsidDel="00DF0D1C">
                <w:rPr>
                  <w:rFonts w:ascii="Calibri" w:hAnsi="Calibri"/>
                  <w:sz w:val="18"/>
                  <w:szCs w:val="16"/>
                </w:rPr>
                <w:delText xml:space="preserve">ICC Evaluation Service Report (ESR) number (e.g., ESR-xxxx) </w:delText>
              </w:r>
              <w:r w:rsidR="005D6AFD" w:rsidRPr="00E93981" w:rsidDel="00DF0D1C">
                <w:rPr>
                  <w:rFonts w:ascii="Calibri" w:hAnsi="Calibri"/>
                  <w:sz w:val="18"/>
                  <w:szCs w:val="16"/>
                </w:rPr>
                <w:delText>and</w:delText>
              </w:r>
              <w:r w:rsidRPr="00E93981" w:rsidDel="00DF0D1C">
                <w:rPr>
                  <w:rFonts w:ascii="Calibri" w:hAnsi="Calibri"/>
                  <w:sz w:val="18"/>
                  <w:szCs w:val="16"/>
                </w:rPr>
                <w:delText xml:space="preserve"> documented on the CF2R-ENV-03. Non-standard values are anything greater than R-5.8/inch for closed cell and R-3.6/inch for open cell.</w:delText>
              </w:r>
            </w:del>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tcPr>
          <w:p w14:paraId="31A949B9" w14:textId="4D93C598"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ins w:id="21" w:author="Author" w:date="2021-11-23T07:54:00Z">
              <w:r w:rsidR="005D2425">
                <w:rPr>
                  <w:rFonts w:ascii="Calibri" w:hAnsi="Calibri"/>
                  <w:sz w:val="18"/>
                  <w:szCs w:val="16"/>
                </w:rPr>
                <w:t>-inc</w:t>
              </w:r>
            </w:ins>
            <w:ins w:id="22" w:author="Author" w:date="2021-11-23T07:55:00Z">
              <w:r w:rsidR="005D2425">
                <w:rPr>
                  <w:rFonts w:ascii="Calibri" w:hAnsi="Calibri"/>
                  <w:sz w:val="18"/>
                  <w:szCs w:val="16"/>
                </w:rPr>
                <w:t>hes</w:t>
              </w:r>
            </w:ins>
            <w:del w:id="23" w:author="Author" w:date="2021-11-23T07:54:00Z">
              <w:r w:rsidRPr="00E93981" w:rsidDel="005D2425">
                <w:rPr>
                  <w:rFonts w:ascii="Calibri" w:hAnsi="Calibri"/>
                  <w:sz w:val="18"/>
                  <w:szCs w:val="16"/>
                </w:rPr>
                <w:delText>”</w:delText>
              </w:r>
            </w:del>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tcPr>
          <w:p w14:paraId="4A2437AC" w14:textId="2407CDED"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ins w:id="24" w:author="Author" w:date="2021-11-23T07:55:00Z">
              <w:r w:rsidR="005D2425">
                <w:rPr>
                  <w:rFonts w:ascii="Calibri" w:hAnsi="Calibri"/>
                  <w:sz w:val="18"/>
                  <w:szCs w:val="16"/>
                </w:rPr>
                <w:t>-inches</w:t>
              </w:r>
            </w:ins>
            <w:del w:id="25" w:author="Author" w:date="2021-11-23T07:55:00Z">
              <w:r w:rsidRPr="00E93981" w:rsidDel="005D2425">
                <w:rPr>
                  <w:rFonts w:ascii="Calibri" w:hAnsi="Calibri"/>
                  <w:sz w:val="18"/>
                  <w:szCs w:val="16"/>
                </w:rPr>
                <w:delText>”</w:delText>
              </w:r>
            </w:del>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tcPr>
          <w:p w14:paraId="55C5B7C2" w14:textId="2F6AD499"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del w:id="26" w:author="Author" w:date="2021-11-23T07:55:00Z">
              <w:r w:rsidR="007C0641" w:rsidRPr="00E93981" w:rsidDel="005D2425">
                <w:rPr>
                  <w:rFonts w:ascii="Calibri" w:hAnsi="Calibri"/>
                  <w:sz w:val="18"/>
                  <w:szCs w:val="16"/>
                </w:rPr>
                <w:delText>1/2</w:delText>
              </w:r>
            </w:del>
            <w:ins w:id="27" w:author="Author" w:date="2021-11-23T07:55:00Z">
              <w:r w:rsidR="005D2425">
                <w:rPr>
                  <w:rFonts w:ascii="Calibri" w:hAnsi="Calibri"/>
                  <w:sz w:val="18"/>
                  <w:szCs w:val="16"/>
                </w:rPr>
                <w:t>½-inch</w:t>
              </w:r>
            </w:ins>
            <w:del w:id="28" w:author="Author" w:date="2021-11-23T07:55:00Z">
              <w:r w:rsidRPr="00E93981" w:rsidDel="005D2425">
                <w:rPr>
                  <w:rFonts w:ascii="Calibri" w:hAnsi="Calibri"/>
                  <w:sz w:val="18"/>
                  <w:szCs w:val="16"/>
                </w:rPr>
                <w:delText>”</w:delText>
              </w:r>
            </w:del>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032EB974" w14:textId="54ABEDB7"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ins w:id="29" w:author="Author" w:date="2021-11-23T07:55:00Z">
              <w:r w:rsidR="00691BC3">
                <w:rPr>
                  <w:rFonts w:ascii="Calibri" w:hAnsi="Calibri"/>
                  <w:sz w:val="18"/>
                  <w:szCs w:val="16"/>
                  <w:u w:val="single"/>
                </w:rPr>
                <w:t>-inches</w:t>
              </w:r>
            </w:ins>
            <w:del w:id="30" w:author="Author" w:date="2021-11-23T07:55:00Z">
              <w:r w:rsidRPr="00E93981" w:rsidDel="00691BC3">
                <w:rPr>
                  <w:rFonts w:ascii="Calibri" w:hAnsi="Calibri"/>
                  <w:sz w:val="18"/>
                  <w:szCs w:val="16"/>
                  <w:u w:val="single"/>
                </w:rPr>
                <w:delText>”</w:delText>
              </w:r>
            </w:del>
            <w:r w:rsidRPr="00E93981">
              <w:rPr>
                <w:rFonts w:ascii="Calibri" w:hAnsi="Calibri"/>
                <w:sz w:val="18"/>
                <w:szCs w:val="16"/>
              </w:rPr>
              <w:t xml:space="preserve"> of mineral fiber insulation; or</w:t>
            </w:r>
          </w:p>
          <w:p w14:paraId="5BFA3621" w14:textId="209A799B"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Enclosed in a manufacturer’s approved box fabricated from an approved material, such as 18 gauge sheet metal or ½</w:t>
            </w:r>
            <w:ins w:id="31" w:author="Author" w:date="2021-11-23T07:56:00Z">
              <w:r w:rsidR="00691BC3">
                <w:rPr>
                  <w:rFonts w:ascii="Calibri" w:hAnsi="Calibri"/>
                  <w:sz w:val="18"/>
                  <w:szCs w:val="16"/>
                </w:rPr>
                <w:t>-inch</w:t>
              </w:r>
            </w:ins>
            <w:del w:id="32" w:author="Author" w:date="2021-11-23T07:56:00Z">
              <w:r w:rsidRPr="00E93981" w:rsidDel="00691BC3">
                <w:rPr>
                  <w:rFonts w:ascii="Calibri" w:hAnsi="Calibri"/>
                  <w:sz w:val="18"/>
                  <w:szCs w:val="16"/>
                </w:rPr>
                <w:delText>”</w:delText>
              </w:r>
            </w:del>
            <w:r w:rsidRPr="00E93981">
              <w:rPr>
                <w:rFonts w:ascii="Calibri" w:hAnsi="Calibri"/>
                <w:sz w:val="18"/>
                <w:szCs w:val="16"/>
              </w:rPr>
              <w:t xml:space="preserve"> gypsum board.</w:t>
            </w:r>
          </w:p>
        </w:tc>
      </w:tr>
      <w:tr w:rsidR="00611BBB" w:rsidRPr="00E93981" w14:paraId="362E1453" w14:textId="77777777" w:rsidTr="004B2D65">
        <w:tc>
          <w:tcPr>
            <w:tcW w:w="10790" w:type="dxa"/>
            <w:gridSpan w:val="2"/>
            <w:vAlign w:val="center"/>
          </w:tcPr>
          <w:p w14:paraId="38F550EB" w14:textId="0ECCE166" w:rsidR="00611BBB" w:rsidRPr="004B64C6" w:rsidRDefault="00611BBB" w:rsidP="009A4C66">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B92403" w14:textId="76A03E96" w:rsidR="000000B0" w:rsidRPr="00E93981" w:rsidRDefault="000000B0" w:rsidP="00927245">
      <w:pPr>
        <w:rPr>
          <w:rFonts w:ascii="Calibri" w:hAnsi="Calibri"/>
          <w:sz w:val="16"/>
          <w:szCs w:val="16"/>
        </w:rPr>
      </w:pPr>
    </w:p>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6D5BDA" w:rsidRPr="00E93981" w14:paraId="002F6416" w14:textId="77777777" w:rsidTr="00DE2064">
        <w:trPr>
          <w:trHeight w:val="206"/>
        </w:trPr>
        <w:tc>
          <w:tcPr>
            <w:tcW w:w="10768" w:type="dxa"/>
            <w:gridSpan w:val="4"/>
            <w:vAlign w:val="center"/>
          </w:tcPr>
          <w:p w14:paraId="002F6415" w14:textId="2E8AF1B4" w:rsidR="006D5BDA" w:rsidRPr="00E93981"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93981">
              <w:rPr>
                <w:rFonts w:ascii="Calibri" w:hAnsi="Calibri" w:cs="Arial"/>
                <w:b/>
                <w:caps/>
                <w:sz w:val="18"/>
                <w:szCs w:val="18"/>
              </w:rPr>
              <w:lastRenderedPageBreak/>
              <w:t>Documentation Author's Declaration Statement</w:t>
            </w:r>
          </w:p>
        </w:tc>
      </w:tr>
      <w:tr w:rsidR="006D5BDA" w:rsidRPr="00E93981" w14:paraId="002F6418" w14:textId="77777777" w:rsidTr="00DE2064">
        <w:trPr>
          <w:trHeight w:val="206"/>
        </w:trPr>
        <w:tc>
          <w:tcPr>
            <w:tcW w:w="10768" w:type="dxa"/>
            <w:gridSpan w:val="4"/>
            <w:vAlign w:val="center"/>
          </w:tcPr>
          <w:p w14:paraId="002F6417" w14:textId="77777777" w:rsidR="006D5BDA" w:rsidRPr="00E93981" w:rsidRDefault="006D5BDA" w:rsidP="007E07F8">
            <w:pPr>
              <w:keepNext/>
              <w:numPr>
                <w:ilvl w:val="0"/>
                <w:numId w:val="37"/>
              </w:numPr>
              <w:ind w:left="360" w:hanging="270"/>
              <w:rPr>
                <w:rFonts w:ascii="Calibri" w:hAnsi="Calibri"/>
                <w:sz w:val="18"/>
                <w:szCs w:val="18"/>
              </w:rPr>
            </w:pPr>
            <w:r w:rsidRPr="00E93981">
              <w:rPr>
                <w:rFonts w:ascii="Calibri" w:hAnsi="Calibri"/>
                <w:sz w:val="18"/>
                <w:szCs w:val="18"/>
              </w:rPr>
              <w:t>I certify that this Certificate of Installation documentation is accurate and complete.</w:t>
            </w:r>
          </w:p>
        </w:tc>
      </w:tr>
      <w:tr w:rsidR="006D5BDA" w:rsidRPr="00E93981" w14:paraId="002F641B" w14:textId="77777777" w:rsidTr="00DE2064">
        <w:trPr>
          <w:trHeight w:val="360"/>
        </w:trPr>
        <w:tc>
          <w:tcPr>
            <w:tcW w:w="5481" w:type="dxa"/>
            <w:gridSpan w:val="2"/>
          </w:tcPr>
          <w:p w14:paraId="002F6419"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Name:</w:t>
            </w:r>
          </w:p>
        </w:tc>
        <w:tc>
          <w:tcPr>
            <w:tcW w:w="5287" w:type="dxa"/>
            <w:gridSpan w:val="2"/>
          </w:tcPr>
          <w:p w14:paraId="002F641A"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Signature:</w:t>
            </w:r>
          </w:p>
        </w:tc>
      </w:tr>
      <w:tr w:rsidR="006D5BDA" w:rsidRPr="00E93981" w14:paraId="002F641E" w14:textId="77777777" w:rsidTr="00DE2064">
        <w:trPr>
          <w:trHeight w:val="360"/>
        </w:trPr>
        <w:tc>
          <w:tcPr>
            <w:tcW w:w="5481" w:type="dxa"/>
            <w:gridSpan w:val="2"/>
          </w:tcPr>
          <w:p w14:paraId="002F641C"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Company Name:</w:t>
            </w:r>
          </w:p>
        </w:tc>
        <w:tc>
          <w:tcPr>
            <w:tcW w:w="5287" w:type="dxa"/>
            <w:gridSpan w:val="2"/>
          </w:tcPr>
          <w:p w14:paraId="002F641D" w14:textId="77777777" w:rsidR="006D5BDA" w:rsidRPr="00E93981" w:rsidRDefault="006D5BDA" w:rsidP="007E07F8">
            <w:pPr>
              <w:keepNext/>
              <w:rPr>
                <w:rFonts w:ascii="Calibri" w:hAnsi="Calibri"/>
                <w:sz w:val="14"/>
                <w:szCs w:val="14"/>
              </w:rPr>
            </w:pPr>
            <w:r w:rsidRPr="00E93981">
              <w:rPr>
                <w:rFonts w:ascii="Calibri" w:hAnsi="Calibri"/>
                <w:sz w:val="14"/>
                <w:szCs w:val="14"/>
              </w:rPr>
              <w:t>Date Signed:</w:t>
            </w:r>
          </w:p>
        </w:tc>
      </w:tr>
      <w:tr w:rsidR="006D5BDA" w:rsidRPr="00E93981" w14:paraId="002F6421" w14:textId="77777777" w:rsidTr="00DE2064">
        <w:trPr>
          <w:trHeight w:val="360"/>
        </w:trPr>
        <w:tc>
          <w:tcPr>
            <w:tcW w:w="5481" w:type="dxa"/>
            <w:gridSpan w:val="2"/>
          </w:tcPr>
          <w:p w14:paraId="002F641F" w14:textId="77777777" w:rsidR="006D5BDA" w:rsidRPr="00E93981" w:rsidRDefault="006D5BDA" w:rsidP="007E07F8">
            <w:pPr>
              <w:keepNext/>
              <w:rPr>
                <w:rFonts w:ascii="Calibri" w:hAnsi="Calibri"/>
                <w:sz w:val="14"/>
                <w:szCs w:val="14"/>
              </w:rPr>
            </w:pPr>
            <w:r w:rsidRPr="00E93981">
              <w:rPr>
                <w:rFonts w:ascii="Calibri" w:hAnsi="Calibri"/>
                <w:sz w:val="14"/>
                <w:szCs w:val="14"/>
              </w:rPr>
              <w:t>Address:</w:t>
            </w:r>
          </w:p>
        </w:tc>
        <w:tc>
          <w:tcPr>
            <w:tcW w:w="5287" w:type="dxa"/>
            <w:gridSpan w:val="2"/>
          </w:tcPr>
          <w:p w14:paraId="002F6420" w14:textId="77777777" w:rsidR="006D5BDA" w:rsidRPr="00E93981" w:rsidRDefault="006D5BDA" w:rsidP="007E07F8">
            <w:pPr>
              <w:keepNext/>
              <w:rPr>
                <w:rFonts w:ascii="Calibri" w:hAnsi="Calibri"/>
                <w:sz w:val="14"/>
                <w:szCs w:val="14"/>
              </w:rPr>
            </w:pPr>
            <w:r w:rsidRPr="00E93981">
              <w:rPr>
                <w:rFonts w:ascii="Calibri" w:hAnsi="Calibri"/>
                <w:sz w:val="14"/>
                <w:szCs w:val="14"/>
              </w:rPr>
              <w:t>CEA/HERS Certification Identification (If applicable):</w:t>
            </w:r>
          </w:p>
        </w:tc>
      </w:tr>
      <w:tr w:rsidR="006D5BDA" w:rsidRPr="00E93981" w14:paraId="002F6424" w14:textId="77777777" w:rsidTr="00DE2064">
        <w:trPr>
          <w:trHeight w:val="360"/>
        </w:trPr>
        <w:tc>
          <w:tcPr>
            <w:tcW w:w="5481" w:type="dxa"/>
            <w:gridSpan w:val="2"/>
          </w:tcPr>
          <w:p w14:paraId="002F6422" w14:textId="77777777" w:rsidR="006D5BDA" w:rsidRPr="00E93981" w:rsidRDefault="006D5BDA" w:rsidP="007E07F8">
            <w:pPr>
              <w:keepNext/>
              <w:rPr>
                <w:rFonts w:ascii="Calibri" w:hAnsi="Calibri"/>
                <w:sz w:val="14"/>
                <w:szCs w:val="14"/>
              </w:rPr>
            </w:pPr>
            <w:r w:rsidRPr="00E93981">
              <w:rPr>
                <w:rFonts w:ascii="Calibri" w:hAnsi="Calibri"/>
                <w:sz w:val="14"/>
                <w:szCs w:val="14"/>
              </w:rPr>
              <w:t>City/State/Zip:</w:t>
            </w:r>
          </w:p>
        </w:tc>
        <w:tc>
          <w:tcPr>
            <w:tcW w:w="5287" w:type="dxa"/>
            <w:gridSpan w:val="2"/>
          </w:tcPr>
          <w:p w14:paraId="002F6423" w14:textId="77777777" w:rsidR="006D5BDA" w:rsidRPr="00E93981" w:rsidRDefault="006D5BDA" w:rsidP="007E07F8">
            <w:pPr>
              <w:keepNext/>
              <w:rPr>
                <w:rFonts w:ascii="Calibri" w:hAnsi="Calibri"/>
                <w:sz w:val="14"/>
                <w:szCs w:val="14"/>
              </w:rPr>
            </w:pPr>
            <w:r w:rsidRPr="00E93981">
              <w:rPr>
                <w:rFonts w:ascii="Calibri" w:hAnsi="Calibri"/>
                <w:sz w:val="14"/>
                <w:szCs w:val="14"/>
              </w:rPr>
              <w:t>Phone:</w:t>
            </w:r>
          </w:p>
        </w:tc>
      </w:tr>
      <w:tr w:rsidR="006D5BDA" w:rsidRPr="00E93981" w14:paraId="002F6426" w14:textId="77777777" w:rsidTr="00DE2064">
        <w:tblPrEx>
          <w:tblCellMar>
            <w:left w:w="115" w:type="dxa"/>
            <w:right w:w="115" w:type="dxa"/>
          </w:tblCellMar>
        </w:tblPrEx>
        <w:trPr>
          <w:trHeight w:val="296"/>
        </w:trPr>
        <w:tc>
          <w:tcPr>
            <w:tcW w:w="10768" w:type="dxa"/>
            <w:gridSpan w:val="4"/>
            <w:vAlign w:val="center"/>
          </w:tcPr>
          <w:p w14:paraId="002F6425" w14:textId="77777777" w:rsidR="006D5BDA" w:rsidRPr="00E93981"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E93981">
              <w:rPr>
                <w:rFonts w:ascii="Calibri" w:hAnsi="Calibri" w:cs="Arial"/>
                <w:b/>
                <w:caps/>
                <w:sz w:val="18"/>
                <w:szCs w:val="18"/>
              </w:rPr>
              <w:t xml:space="preserve">Responsible Person's Declaration statement  </w:t>
            </w:r>
          </w:p>
        </w:tc>
      </w:tr>
      <w:tr w:rsidR="006D5BDA" w:rsidRPr="00E93981" w14:paraId="002F642E" w14:textId="77777777" w:rsidTr="00DE2064">
        <w:tblPrEx>
          <w:tblCellMar>
            <w:left w:w="115" w:type="dxa"/>
            <w:right w:w="115" w:type="dxa"/>
          </w:tblCellMar>
        </w:tblPrEx>
        <w:trPr>
          <w:trHeight w:val="504"/>
        </w:trPr>
        <w:tc>
          <w:tcPr>
            <w:tcW w:w="10768" w:type="dxa"/>
            <w:gridSpan w:val="4"/>
          </w:tcPr>
          <w:p w14:paraId="332B9AD8" w14:textId="2F5867BF" w:rsidR="00CF0B07" w:rsidRPr="00E93981" w:rsidRDefault="00CF0B07" w:rsidP="00CF0B07">
            <w:pPr>
              <w:pStyle w:val="Heading3"/>
              <w:spacing w:before="0"/>
              <w:rPr>
                <w:rFonts w:asciiTheme="minorHAnsi" w:hAnsiTheme="minorHAnsi"/>
                <w:b/>
                <w:caps/>
                <w:sz w:val="18"/>
                <w:szCs w:val="18"/>
              </w:rPr>
            </w:pPr>
            <w:r w:rsidRPr="00E93981">
              <w:rPr>
                <w:rFonts w:asciiTheme="minorHAnsi" w:hAnsiTheme="minorHAnsi"/>
                <w:sz w:val="18"/>
                <w:szCs w:val="18"/>
              </w:rPr>
              <w:t xml:space="preserve">I certify the following under penalty of perjury, under the laws of the State of California: </w:t>
            </w:r>
          </w:p>
          <w:p w14:paraId="2AE02AC2" w14:textId="77777777" w:rsidR="00CF0B07" w:rsidRPr="00E93981" w:rsidRDefault="00CF0B07" w:rsidP="00CF0B07">
            <w:pPr>
              <w:pStyle w:val="Heading3"/>
              <w:numPr>
                <w:ilvl w:val="0"/>
                <w:numId w:val="36"/>
              </w:numPr>
              <w:spacing w:before="0"/>
              <w:ind w:left="504"/>
              <w:rPr>
                <w:rFonts w:asciiTheme="minorHAnsi" w:hAnsiTheme="minorHAnsi"/>
                <w:b/>
                <w:caps/>
                <w:sz w:val="18"/>
                <w:szCs w:val="18"/>
              </w:rPr>
            </w:pPr>
            <w:r w:rsidRPr="00E93981">
              <w:rPr>
                <w:rFonts w:asciiTheme="minorHAnsi" w:hAnsiTheme="minorHAnsi"/>
                <w:sz w:val="18"/>
                <w:szCs w:val="18"/>
              </w:rPr>
              <w:t xml:space="preserve">The information provided on this Certificate of Installation is true and correct. </w:t>
            </w:r>
          </w:p>
          <w:p w14:paraId="74D52998" w14:textId="77777777" w:rsidR="00CF0B07" w:rsidRPr="00E93981" w:rsidRDefault="00CF0B07" w:rsidP="00CF0B07">
            <w:pPr>
              <w:pStyle w:val="Heading3"/>
              <w:numPr>
                <w:ilvl w:val="0"/>
                <w:numId w:val="36"/>
              </w:numPr>
              <w:spacing w:before="0"/>
              <w:ind w:left="504"/>
              <w:rPr>
                <w:rFonts w:asciiTheme="minorHAnsi" w:hAnsiTheme="minorHAnsi"/>
                <w:b/>
                <w:sz w:val="18"/>
                <w:szCs w:val="18"/>
              </w:rPr>
            </w:pPr>
            <w:r w:rsidRPr="00E93981">
              <w:rPr>
                <w:rFonts w:asciiTheme="minorHAnsi" w:hAnsiTheme="minorHAnsi"/>
                <w:snapToGrid w:val="0"/>
                <w:sz w:val="18"/>
                <w:szCs w:val="18"/>
              </w:rPr>
              <w:t xml:space="preserve">I am either: a) a responsible person eligible under Division 3 of the Business and Professions Code </w:t>
            </w:r>
            <w:r w:rsidRPr="00E93981">
              <w:rPr>
                <w:rFonts w:asciiTheme="minorHAnsi" w:hAnsiTheme="minorHAnsi"/>
                <w:sz w:val="18"/>
                <w:szCs w:val="18"/>
              </w:rPr>
              <w:t xml:space="preserve">in the applicable classification to accept responsibility for the system design, construction, or installation </w:t>
            </w:r>
            <w:r w:rsidRPr="00E93981">
              <w:rPr>
                <w:rFonts w:asciiTheme="minorHAnsi" w:hAnsiTheme="minorHAnsi"/>
                <w:snapToGrid w:val="0"/>
                <w:sz w:val="18"/>
                <w:szCs w:val="18"/>
              </w:rPr>
              <w:t xml:space="preserve">of features, materials, components, or manufactured devices </w:t>
            </w:r>
            <w:r w:rsidRPr="00E93981">
              <w:rPr>
                <w:rFonts w:asciiTheme="minorHAnsi" w:hAnsiTheme="minorHAnsi"/>
                <w:sz w:val="18"/>
                <w:szCs w:val="18"/>
              </w:rPr>
              <w:t xml:space="preserve">for the scope of work identified on this Certificate of Installation </w:t>
            </w:r>
            <w:r w:rsidRPr="00E93981">
              <w:rPr>
                <w:rFonts w:asciiTheme="minorHAnsi" w:hAnsiTheme="minorHAnsi"/>
                <w:snapToGrid w:val="0"/>
                <w:sz w:val="18"/>
                <w:szCs w:val="18"/>
              </w:rPr>
              <w:t>and attest to the declarations in this statement</w:t>
            </w:r>
            <w:r w:rsidRPr="00E93981">
              <w:rPr>
                <w:rFonts w:asciiTheme="minorHAnsi" w:hAnsiTheme="minorHAnsi"/>
                <w:sz w:val="18"/>
                <w:szCs w:val="18"/>
              </w:rPr>
              <w:t>, or b) I am an authorized representative of the responsible person and attest to the declarations in this statement on the responsible person’s behalf</w:t>
            </w:r>
            <w:r w:rsidRPr="00E93981">
              <w:rPr>
                <w:rFonts w:asciiTheme="minorHAnsi" w:eastAsia="Calibri" w:hAnsiTheme="minorHAnsi"/>
                <w:sz w:val="18"/>
                <w:szCs w:val="18"/>
              </w:rPr>
              <w:t>.</w:t>
            </w:r>
          </w:p>
          <w:p w14:paraId="30A9933F" w14:textId="77777777" w:rsidR="00CF0B07" w:rsidRPr="00E93981" w:rsidRDefault="00CF0B07" w:rsidP="00CF0B07">
            <w:pPr>
              <w:keepNext/>
              <w:numPr>
                <w:ilvl w:val="0"/>
                <w:numId w:val="36"/>
              </w:numPr>
              <w:autoSpaceDE w:val="0"/>
              <w:autoSpaceDN w:val="0"/>
              <w:adjustRightInd w:val="0"/>
              <w:ind w:left="504"/>
              <w:rPr>
                <w:rFonts w:asciiTheme="minorHAnsi" w:hAnsiTheme="minorHAnsi"/>
                <w:sz w:val="18"/>
                <w:szCs w:val="18"/>
              </w:rPr>
            </w:pPr>
            <w:r w:rsidRPr="00E9398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E93981">
              <w:rPr>
                <w:rFonts w:asciiTheme="minorHAnsi" w:eastAsia="Calibri" w:hAnsiTheme="minorHAnsi" w:cs="TimesNewRomanPSMT"/>
                <w:sz w:val="18"/>
                <w:szCs w:val="18"/>
              </w:rPr>
              <w:t>.</w:t>
            </w:r>
          </w:p>
          <w:p w14:paraId="7482A86F" w14:textId="77777777" w:rsidR="00CF0B07" w:rsidRPr="00E93981" w:rsidRDefault="00CF0B07" w:rsidP="00CF0B07">
            <w:pPr>
              <w:pStyle w:val="ListParagraph"/>
              <w:keepNext/>
              <w:numPr>
                <w:ilvl w:val="0"/>
                <w:numId w:val="36"/>
              </w:numPr>
              <w:autoSpaceDE w:val="0"/>
              <w:autoSpaceDN w:val="0"/>
              <w:adjustRightInd w:val="0"/>
              <w:ind w:left="504"/>
              <w:rPr>
                <w:rFonts w:asciiTheme="minorHAnsi" w:hAnsiTheme="minorHAnsi"/>
                <w:sz w:val="18"/>
                <w:szCs w:val="18"/>
              </w:rPr>
            </w:pPr>
            <w:r w:rsidRPr="00E9398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E93981" w:rsidDel="001D633D">
              <w:rPr>
                <w:rFonts w:asciiTheme="minorHAnsi" w:hAnsiTheme="minorHAnsi"/>
                <w:sz w:val="18"/>
                <w:szCs w:val="18"/>
              </w:rPr>
              <w:t xml:space="preserve"> </w:t>
            </w:r>
          </w:p>
          <w:p w14:paraId="002F642D" w14:textId="676E5AD2" w:rsidR="006D5BDA" w:rsidRPr="00E93981" w:rsidRDefault="00CF0B07" w:rsidP="00CF0B07">
            <w:pPr>
              <w:pStyle w:val="ListParagraph"/>
              <w:numPr>
                <w:ilvl w:val="0"/>
                <w:numId w:val="36"/>
              </w:numPr>
              <w:ind w:left="504"/>
              <w:rPr>
                <w:rFonts w:ascii="Calibri" w:hAnsi="Calibri"/>
                <w:b/>
              </w:rPr>
            </w:pPr>
            <w:r w:rsidRPr="00E9398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D5BDA" w:rsidRPr="00E93981" w14:paraId="002F6431" w14:textId="77777777" w:rsidTr="00DE2064">
        <w:tblPrEx>
          <w:tblCellMar>
            <w:left w:w="108" w:type="dxa"/>
            <w:right w:w="108" w:type="dxa"/>
          </w:tblCellMar>
        </w:tblPrEx>
        <w:trPr>
          <w:trHeight w:val="360"/>
        </w:trPr>
        <w:tc>
          <w:tcPr>
            <w:tcW w:w="5215" w:type="dxa"/>
          </w:tcPr>
          <w:p w14:paraId="002F642F" w14:textId="77777777" w:rsidR="006D5BDA" w:rsidRPr="00E93981"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Responsible Builder/Installer Name:</w:t>
            </w:r>
          </w:p>
        </w:tc>
        <w:tc>
          <w:tcPr>
            <w:tcW w:w="5553" w:type="dxa"/>
            <w:gridSpan w:val="3"/>
          </w:tcPr>
          <w:p w14:paraId="002F6430" w14:textId="77777777" w:rsidR="006D5BDA" w:rsidRPr="00E93981"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Responsible Builder/Installer Signature:</w:t>
            </w:r>
          </w:p>
        </w:tc>
      </w:tr>
      <w:tr w:rsidR="006D5BDA" w:rsidRPr="00E93981" w14:paraId="002F6434" w14:textId="77777777" w:rsidTr="00DE2064">
        <w:tblPrEx>
          <w:tblCellMar>
            <w:left w:w="108" w:type="dxa"/>
            <w:right w:w="108" w:type="dxa"/>
          </w:tblCellMar>
        </w:tblPrEx>
        <w:trPr>
          <w:trHeight w:val="360"/>
        </w:trPr>
        <w:tc>
          <w:tcPr>
            <w:tcW w:w="5215" w:type="dxa"/>
          </w:tcPr>
          <w:p w14:paraId="002F6432"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Company Name:  (Installing Subcontractor or General Contractor or Builder/Owner)</w:t>
            </w:r>
          </w:p>
        </w:tc>
        <w:tc>
          <w:tcPr>
            <w:tcW w:w="5553" w:type="dxa"/>
            <w:gridSpan w:val="3"/>
          </w:tcPr>
          <w:p w14:paraId="002F6433"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Position With Company (Title):</w:t>
            </w:r>
          </w:p>
        </w:tc>
      </w:tr>
      <w:tr w:rsidR="006D5BDA" w:rsidRPr="00E93981" w14:paraId="002F6437" w14:textId="77777777" w:rsidTr="00DE2064">
        <w:tblPrEx>
          <w:tblCellMar>
            <w:left w:w="108" w:type="dxa"/>
            <w:right w:w="108" w:type="dxa"/>
          </w:tblCellMar>
        </w:tblPrEx>
        <w:trPr>
          <w:trHeight w:val="360"/>
        </w:trPr>
        <w:tc>
          <w:tcPr>
            <w:tcW w:w="5215" w:type="dxa"/>
          </w:tcPr>
          <w:p w14:paraId="002F6435"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Address:</w:t>
            </w:r>
          </w:p>
        </w:tc>
        <w:tc>
          <w:tcPr>
            <w:tcW w:w="5553" w:type="dxa"/>
            <w:gridSpan w:val="3"/>
          </w:tcPr>
          <w:p w14:paraId="002F6436"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CSLB License:</w:t>
            </w:r>
          </w:p>
        </w:tc>
      </w:tr>
      <w:tr w:rsidR="006D5BDA" w:rsidRPr="00E93981" w14:paraId="002F643B" w14:textId="77777777" w:rsidTr="00DE2064">
        <w:tblPrEx>
          <w:tblCellMar>
            <w:left w:w="108" w:type="dxa"/>
            <w:right w:w="108" w:type="dxa"/>
          </w:tblCellMar>
        </w:tblPrEx>
        <w:trPr>
          <w:trHeight w:val="360"/>
        </w:trPr>
        <w:tc>
          <w:tcPr>
            <w:tcW w:w="5215" w:type="dxa"/>
          </w:tcPr>
          <w:p w14:paraId="002F6438"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City/State/Zip:</w:t>
            </w:r>
          </w:p>
        </w:tc>
        <w:tc>
          <w:tcPr>
            <w:tcW w:w="2773" w:type="dxa"/>
            <w:gridSpan w:val="2"/>
          </w:tcPr>
          <w:p w14:paraId="002F6439"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Phone</w:t>
            </w:r>
          </w:p>
        </w:tc>
        <w:tc>
          <w:tcPr>
            <w:tcW w:w="2780" w:type="dxa"/>
          </w:tcPr>
          <w:p w14:paraId="002F643A"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Date Signed:</w:t>
            </w:r>
          </w:p>
        </w:tc>
      </w:tr>
      <w:tr w:rsidR="006D5BDA" w:rsidRPr="007E07F8" w14:paraId="002F643E" w14:textId="77777777" w:rsidTr="00DE2064">
        <w:tblPrEx>
          <w:tblCellMar>
            <w:left w:w="108" w:type="dxa"/>
            <w:right w:w="108" w:type="dxa"/>
          </w:tblCellMar>
        </w:tblPrEx>
        <w:trPr>
          <w:trHeight w:val="360"/>
        </w:trPr>
        <w:tc>
          <w:tcPr>
            <w:tcW w:w="5215" w:type="dxa"/>
          </w:tcPr>
          <w:p w14:paraId="002F643C"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Third Party Quality Control Program (TPQCP) Status:</w:t>
            </w:r>
          </w:p>
        </w:tc>
        <w:tc>
          <w:tcPr>
            <w:tcW w:w="5553" w:type="dxa"/>
            <w:gridSpan w:val="3"/>
          </w:tcPr>
          <w:p w14:paraId="002F643D" w14:textId="77777777" w:rsidR="006D5BDA" w:rsidRPr="007E07F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Name of TPQCP (if applicable):</w:t>
            </w:r>
            <w:r w:rsidRPr="007E07F8">
              <w:rPr>
                <w:rFonts w:ascii="Calibri" w:hAnsi="Calibri"/>
                <w:sz w:val="14"/>
                <w:szCs w:val="14"/>
              </w:rPr>
              <w:t xml:space="preserve"> </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5"/>
          <w:headerReference w:type="default" r:id="rId16"/>
          <w:headerReference w:type="first" r:id="rId17"/>
          <w:type w:val="continuous"/>
          <w:pgSz w:w="12240" w:h="15840"/>
          <w:pgMar w:top="720" w:right="720" w:bottom="720" w:left="720" w:header="720" w:footer="720" w:gutter="0"/>
          <w:cols w:space="720"/>
          <w:docGrid w:linePitch="360"/>
        </w:sectPr>
      </w:pPr>
    </w:p>
    <w:p w14:paraId="002F6443" w14:textId="2EC0ED7A" w:rsidR="006D5BDA"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del w:id="46" w:author="Author" w:date="2022-03-23T07:55:00Z">
        <w:r w:rsidRPr="00FD1213" w:rsidDel="001D7426">
          <w:rPr>
            <w:rFonts w:ascii="Calibri" w:hAnsi="Calibri"/>
            <w:b/>
          </w:rPr>
          <w:lastRenderedPageBreak/>
          <w:delText>CF2R</w:delText>
        </w:r>
      </w:del>
      <w:ins w:id="47" w:author="Author" w:date="2022-03-23T07:55:00Z">
        <w:r w:rsidR="001D7426">
          <w:rPr>
            <w:rFonts w:ascii="Calibri" w:hAnsi="Calibri"/>
            <w:b/>
          </w:rPr>
          <w:t>LMCI</w:t>
        </w:r>
      </w:ins>
      <w:r w:rsidRPr="00FD1213">
        <w:rPr>
          <w:rFonts w:ascii="Calibri" w:hAnsi="Calibri"/>
          <w:b/>
        </w:rPr>
        <w:t>-ENV-22 User Instructions</w:t>
      </w:r>
    </w:p>
    <w:p w14:paraId="22E93990" w14:textId="17CBCB9B"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597D933B" w14:textId="1724576E" w:rsidR="006C0C33" w:rsidRPr="00FD121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Quality Insulation Installation (QII) applies to the entire building (roof/ceiling, walls, and floor) for new construction and requires field verification by a third-party HERS Rater. For </w:t>
      </w:r>
      <w:del w:id="48" w:author="Author" w:date="2021-11-23T07:56:00Z">
        <w:r w:rsidDel="00691BC3">
          <w:rPr>
            <w:rFonts w:ascii="Calibri" w:hAnsi="Calibri"/>
          </w:rPr>
          <w:delText xml:space="preserve">alterations </w:delText>
        </w:r>
      </w:del>
      <w:ins w:id="49" w:author="Author" w:date="2021-11-23T07:56:00Z">
        <w:r w:rsidR="00691BC3">
          <w:rPr>
            <w:rFonts w:ascii="Calibri" w:hAnsi="Calibri"/>
          </w:rPr>
          <w:t xml:space="preserve">additions </w:t>
        </w:r>
      </w:ins>
      <w:r>
        <w:rPr>
          <w:rFonts w:ascii="Calibri" w:hAnsi="Calibri"/>
        </w:rPr>
        <w:t>to existing buildings, compliance credit can only be taken when the “existing, plus addition, plus alteration” approach is used, but credit will only apply the new surfaces in the new zone.</w:t>
      </w:r>
    </w:p>
    <w:p w14:paraId="6A776462" w14:textId="77777777" w:rsidR="006C0C3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04EC7EA" w14:textId="38C4A193"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A. Insulation Materials Installed</w:t>
      </w:r>
    </w:p>
    <w:p w14:paraId="7D7E6DA3" w14:textId="22D5E89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Roof Deck Insulation Material Installed:</w:t>
      </w:r>
      <w:r w:rsidR="00733964">
        <w:rPr>
          <w:rFonts w:ascii="Calibri" w:hAnsi="Calibri"/>
        </w:rPr>
        <w:t xml:space="preserve"> Using the drop down menu, indicate what type of insulation material is being installed (e.g., Batt and Blanket, Rigid Board, SPF, etc.).</w:t>
      </w:r>
    </w:p>
    <w:p w14:paraId="2C82BF4B" w14:textId="013C9B59"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Ceiling Insulation Material Installed:</w:t>
      </w:r>
      <w:r w:rsidR="00733964">
        <w:rPr>
          <w:rFonts w:ascii="Calibri" w:hAnsi="Calibri"/>
        </w:rPr>
        <w:t xml:space="preserve"> Using the drop down menu, indicate what type of insulation material is being installed (e.g., Batt and Blanket, Rigid Board, SPF, etc.).</w:t>
      </w:r>
    </w:p>
    <w:p w14:paraId="354813EB" w14:textId="0A0179F2"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Exterior Wall Insulation Material Installed:</w:t>
      </w:r>
      <w:r w:rsidR="00733964">
        <w:rPr>
          <w:rFonts w:ascii="Calibri" w:hAnsi="Calibri"/>
        </w:rPr>
        <w:t xml:space="preserve"> Using the drop down menu, indicate what type of insulation material is being installed (e.g., Batt and Blanket, Rigid Board, SPF, etc.).</w:t>
      </w:r>
    </w:p>
    <w:p w14:paraId="6F7C8D16" w14:textId="7248364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Raised Floor Insulation Material Installed:</w:t>
      </w:r>
      <w:r w:rsidR="00733964">
        <w:rPr>
          <w:rFonts w:ascii="Calibri" w:hAnsi="Calibri"/>
        </w:rPr>
        <w:t xml:space="preserve"> Using the drop down menu, indicate what type of insulation material is being installed (e.g., Batt and Blanket, Rigid Board, SPF, etc.).</w:t>
      </w:r>
    </w:p>
    <w:p w14:paraId="436B275D" w14:textId="79A7A85E" w:rsidR="004B2D65" w:rsidRPr="00FD1213"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Slab Edge Insulation Material Installed:</w:t>
      </w:r>
      <w:r w:rsidR="00733964">
        <w:rPr>
          <w:rFonts w:ascii="Calibri" w:hAnsi="Calibri"/>
        </w:rPr>
        <w:t xml:space="preserve"> Using the drop down menu, indicate what type of insulation material is being installed (e.g., Batt and Blanket, Rigid Board, SPF, etc.).</w:t>
      </w:r>
    </w:p>
    <w:p w14:paraId="62827C91" w14:textId="1A37C38A"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685537EF" w14:textId="499BFCF1"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B. All Surfaces</w:t>
      </w:r>
    </w:p>
    <w:p w14:paraId="11118D8A"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9FA54F6" w14:textId="0282BFB2"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D00C65C" w14:textId="336E9A43"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C. Raised Floor Adjacent to Unconditioned Space</w:t>
      </w:r>
    </w:p>
    <w:p w14:paraId="3EED01F5"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8185F62" w14:textId="5F5DF3BD"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C88C8" w14:textId="367EBBDB"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D. Wall Adjacent to Unconditioned Space</w:t>
      </w:r>
    </w:p>
    <w:p w14:paraId="7C564F4F"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AA360A5" w14:textId="74354D59"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BE54C50" w14:textId="5327B18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E. Ceiling Adjacent to Unconditioned Space</w:t>
      </w:r>
    </w:p>
    <w:p w14:paraId="1BE5C6BB"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B3BA94D" w14:textId="1C213F56"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287864E" w14:textId="4865711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F. Ceiling Insulation in Vented Attics</w:t>
      </w:r>
    </w:p>
    <w:p w14:paraId="5E7F8F9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FD579A1" w14:textId="6A5DFEB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302DACD" w14:textId="046FDE5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G. Insulation in Unvented Attics</w:t>
      </w:r>
    </w:p>
    <w:p w14:paraId="3648C4D1"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D36A822" w14:textId="3FC3EFFB"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ADA3F62" w14:textId="26CBFE1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H. Insulation in Vented Attics (High Performance Vented Attics)</w:t>
      </w:r>
    </w:p>
    <w:p w14:paraId="3962DD6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4F1F7F0" w14:textId="711D8860"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505B0A1" w14:textId="7F80D86D"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I. Special Requirements for Skylight Shafts and Attic Knee Walls</w:t>
      </w:r>
    </w:p>
    <w:p w14:paraId="32B0EF7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32C4381" w14:textId="5067D845"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AE0B173" w14:textId="6BE2FDCC"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J. Special Requirements for Floors Above Garage</w:t>
      </w:r>
    </w:p>
    <w:p w14:paraId="2A58488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F25E813" w14:textId="6C5EC71E"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B09CDA0" w14:textId="77777777" w:rsidR="00733964" w:rsidRDefault="00733964">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70482D4" w14:textId="4D29822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lastRenderedPageBreak/>
        <w:t>K. Special Requirements for Cantilevered Floors</w:t>
      </w:r>
    </w:p>
    <w:p w14:paraId="205CCA73"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6FF7EE4" w14:textId="0E5643C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E740F87" w14:textId="10BA03E1"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L. Special Requirements for Attached Porches</w:t>
      </w:r>
    </w:p>
    <w:p w14:paraId="13C014C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172200" w14:textId="4534A94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0500DF9" w14:textId="3A1B216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M. Special requirements for SPF Insulation</w:t>
      </w:r>
    </w:p>
    <w:p w14:paraId="48075F3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2087779" w14:textId="5ADE365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175E47C" w14:textId="4EBD22C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94BA4F" w14:textId="7777777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4B2D65" w:rsidSect="007164F6">
          <w:headerReference w:type="default" r:id="rId18"/>
          <w:pgSz w:w="12240" w:h="15840"/>
          <w:pgMar w:top="720" w:right="720" w:bottom="720" w:left="720" w:header="720" w:footer="288"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E52F49" w:rsidRPr="00E93981" w14:paraId="00F2BF83" w14:textId="77777777" w:rsidTr="004B2D65">
        <w:tc>
          <w:tcPr>
            <w:tcW w:w="10790" w:type="dxa"/>
            <w:gridSpan w:val="3"/>
          </w:tcPr>
          <w:p w14:paraId="53B279AD" w14:textId="77777777" w:rsidR="00E52F49" w:rsidRPr="00E93981" w:rsidRDefault="00E52F49" w:rsidP="004B2D65">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E52F49" w:rsidRPr="00E93981" w14:paraId="31C8ED4A" w14:textId="77777777" w:rsidTr="00FD1213">
        <w:tc>
          <w:tcPr>
            <w:tcW w:w="535" w:type="dxa"/>
            <w:vAlign w:val="center"/>
          </w:tcPr>
          <w:p w14:paraId="7BA9BA03"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3420" w:type="dxa"/>
            <w:vAlign w:val="center"/>
          </w:tcPr>
          <w:p w14:paraId="3951F27D"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2B430E18" w14:textId="77777777" w:rsidR="00E52F49" w:rsidRDefault="00E52F49" w:rsidP="004B2D65">
            <w:pPr>
              <w:rPr>
                <w:rFonts w:ascii="Calibri" w:hAnsi="Calibri"/>
                <w:sz w:val="18"/>
                <w:szCs w:val="18"/>
              </w:rPr>
            </w:pPr>
            <w:r>
              <w:rPr>
                <w:rFonts w:ascii="Calibri" w:hAnsi="Calibri"/>
                <w:sz w:val="18"/>
                <w:szCs w:val="18"/>
              </w:rPr>
              <w:t>&lt;&lt;user select one from list:</w:t>
            </w:r>
          </w:p>
          <w:p w14:paraId="611C3068" w14:textId="77777777" w:rsidR="00E52F49" w:rsidRDefault="00E52F49" w:rsidP="004B2D65">
            <w:pPr>
              <w:rPr>
                <w:rFonts w:ascii="Calibri" w:hAnsi="Calibri"/>
                <w:sz w:val="18"/>
                <w:szCs w:val="18"/>
              </w:rPr>
            </w:pPr>
            <w:r>
              <w:rPr>
                <w:rFonts w:ascii="Calibri" w:hAnsi="Calibri"/>
                <w:sz w:val="18"/>
                <w:szCs w:val="18"/>
              </w:rPr>
              <w:t>*Batt and Blanket;</w:t>
            </w:r>
          </w:p>
          <w:p w14:paraId="01CA8BAC" w14:textId="77777777" w:rsidR="00E52F49" w:rsidRDefault="00E52F49" w:rsidP="004B2D65">
            <w:pPr>
              <w:rPr>
                <w:rFonts w:ascii="Calibri" w:hAnsi="Calibri"/>
                <w:sz w:val="18"/>
                <w:szCs w:val="18"/>
              </w:rPr>
            </w:pPr>
            <w:r>
              <w:rPr>
                <w:rFonts w:ascii="Calibri" w:hAnsi="Calibri"/>
                <w:sz w:val="18"/>
                <w:szCs w:val="18"/>
              </w:rPr>
              <w:t>*Loose-fill;</w:t>
            </w:r>
          </w:p>
          <w:p w14:paraId="1AC04649" w14:textId="77777777" w:rsidR="00E52F49" w:rsidRDefault="00E52F49" w:rsidP="004B2D65">
            <w:pPr>
              <w:rPr>
                <w:rFonts w:ascii="Calibri" w:hAnsi="Calibri"/>
                <w:sz w:val="18"/>
                <w:szCs w:val="18"/>
              </w:rPr>
            </w:pPr>
            <w:r>
              <w:rPr>
                <w:rFonts w:ascii="Calibri" w:hAnsi="Calibri"/>
                <w:sz w:val="18"/>
                <w:szCs w:val="18"/>
              </w:rPr>
              <w:t>*Rigid Board;</w:t>
            </w:r>
          </w:p>
          <w:p w14:paraId="0F67D7D0" w14:textId="77777777" w:rsidR="00E52F49" w:rsidRDefault="00E52F49" w:rsidP="004B2D65">
            <w:pPr>
              <w:rPr>
                <w:rFonts w:ascii="Calibri" w:hAnsi="Calibri"/>
                <w:sz w:val="18"/>
                <w:szCs w:val="18"/>
              </w:rPr>
            </w:pPr>
            <w:r>
              <w:rPr>
                <w:rFonts w:ascii="Calibri" w:hAnsi="Calibri"/>
                <w:sz w:val="18"/>
                <w:szCs w:val="18"/>
              </w:rPr>
              <w:t>*Spray Polyurethane Foam (SPF);</w:t>
            </w:r>
          </w:p>
          <w:p w14:paraId="71E9CBC6" w14:textId="239500C5" w:rsidR="00E52F49" w:rsidRDefault="00E52F49" w:rsidP="004B2D65">
            <w:pPr>
              <w:rPr>
                <w:rFonts w:ascii="Calibri" w:hAnsi="Calibri"/>
                <w:sz w:val="18"/>
                <w:szCs w:val="18"/>
              </w:rPr>
            </w:pPr>
            <w:r>
              <w:rPr>
                <w:rFonts w:ascii="Calibri" w:hAnsi="Calibri"/>
                <w:sz w:val="18"/>
                <w:szCs w:val="18"/>
              </w:rPr>
              <w:t xml:space="preserve">*Structural Insulated Panel (SIP); </w:t>
            </w:r>
          </w:p>
          <w:p w14:paraId="799EC40B" w14:textId="77777777" w:rsidR="00733964" w:rsidRDefault="00E52F49" w:rsidP="004B2D65">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17D06BEC" w14:textId="73443989" w:rsidR="00E52F49" w:rsidRPr="00E93981" w:rsidRDefault="00733964" w:rsidP="004B2D65">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4D455564" w14:textId="77777777" w:rsidTr="00FD1213">
        <w:tc>
          <w:tcPr>
            <w:tcW w:w="535" w:type="dxa"/>
            <w:vAlign w:val="center"/>
          </w:tcPr>
          <w:p w14:paraId="0443FE5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3420" w:type="dxa"/>
            <w:vAlign w:val="center"/>
          </w:tcPr>
          <w:p w14:paraId="3F80E389"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49E09805" w14:textId="77777777" w:rsidR="00E52F49" w:rsidRDefault="00E52F49" w:rsidP="00E52F49">
            <w:pPr>
              <w:rPr>
                <w:rFonts w:ascii="Calibri" w:hAnsi="Calibri"/>
                <w:sz w:val="18"/>
                <w:szCs w:val="18"/>
              </w:rPr>
            </w:pPr>
            <w:r>
              <w:rPr>
                <w:rFonts w:ascii="Calibri" w:hAnsi="Calibri"/>
                <w:sz w:val="18"/>
                <w:szCs w:val="18"/>
              </w:rPr>
              <w:t>&lt;&lt;user select one from list:</w:t>
            </w:r>
          </w:p>
          <w:p w14:paraId="4834E1FD" w14:textId="77777777" w:rsidR="00E52F49" w:rsidRDefault="00E52F49" w:rsidP="00E52F49">
            <w:pPr>
              <w:rPr>
                <w:rFonts w:ascii="Calibri" w:hAnsi="Calibri"/>
                <w:sz w:val="18"/>
                <w:szCs w:val="18"/>
              </w:rPr>
            </w:pPr>
            <w:r>
              <w:rPr>
                <w:rFonts w:ascii="Calibri" w:hAnsi="Calibri"/>
                <w:sz w:val="18"/>
                <w:szCs w:val="18"/>
              </w:rPr>
              <w:t>*Batt and Blanket;</w:t>
            </w:r>
          </w:p>
          <w:p w14:paraId="2FCE8F83" w14:textId="77777777" w:rsidR="00E52F49" w:rsidRDefault="00E52F49" w:rsidP="00E52F49">
            <w:pPr>
              <w:rPr>
                <w:rFonts w:ascii="Calibri" w:hAnsi="Calibri"/>
                <w:sz w:val="18"/>
                <w:szCs w:val="18"/>
              </w:rPr>
            </w:pPr>
            <w:r>
              <w:rPr>
                <w:rFonts w:ascii="Calibri" w:hAnsi="Calibri"/>
                <w:sz w:val="18"/>
                <w:szCs w:val="18"/>
              </w:rPr>
              <w:t>*Loose-fill;</w:t>
            </w:r>
          </w:p>
          <w:p w14:paraId="22645DF2" w14:textId="77777777" w:rsidR="00E52F49" w:rsidRDefault="00E52F49" w:rsidP="00E52F49">
            <w:pPr>
              <w:rPr>
                <w:rFonts w:ascii="Calibri" w:hAnsi="Calibri"/>
                <w:sz w:val="18"/>
                <w:szCs w:val="18"/>
              </w:rPr>
            </w:pPr>
            <w:r>
              <w:rPr>
                <w:rFonts w:ascii="Calibri" w:hAnsi="Calibri"/>
                <w:sz w:val="18"/>
                <w:szCs w:val="18"/>
              </w:rPr>
              <w:t>*Rigid Board;</w:t>
            </w:r>
          </w:p>
          <w:p w14:paraId="7F74E015" w14:textId="77777777" w:rsidR="00E52F49" w:rsidRDefault="00E52F49" w:rsidP="00E52F49">
            <w:pPr>
              <w:rPr>
                <w:rFonts w:ascii="Calibri" w:hAnsi="Calibri"/>
                <w:sz w:val="18"/>
                <w:szCs w:val="18"/>
              </w:rPr>
            </w:pPr>
            <w:r>
              <w:rPr>
                <w:rFonts w:ascii="Calibri" w:hAnsi="Calibri"/>
                <w:sz w:val="18"/>
                <w:szCs w:val="18"/>
              </w:rPr>
              <w:t>*Spray Polyurethane Foam (SPF);</w:t>
            </w:r>
          </w:p>
          <w:p w14:paraId="41C5774C" w14:textId="264B4555" w:rsidR="00E52F49" w:rsidRDefault="00E52F49" w:rsidP="00E52F49">
            <w:pPr>
              <w:rPr>
                <w:rFonts w:ascii="Calibri" w:hAnsi="Calibri"/>
                <w:sz w:val="18"/>
                <w:szCs w:val="18"/>
              </w:rPr>
            </w:pPr>
            <w:r>
              <w:rPr>
                <w:rFonts w:ascii="Calibri" w:hAnsi="Calibri"/>
                <w:sz w:val="18"/>
                <w:szCs w:val="18"/>
              </w:rPr>
              <w:t xml:space="preserve">*Structural Insulated Panel (SIP); </w:t>
            </w:r>
          </w:p>
          <w:p w14:paraId="3C6B7C33"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4EA5E4BF" w14:textId="0D98BA38"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1EBC2403" w14:textId="77777777" w:rsidTr="00FD1213">
        <w:tc>
          <w:tcPr>
            <w:tcW w:w="535" w:type="dxa"/>
            <w:vAlign w:val="center"/>
          </w:tcPr>
          <w:p w14:paraId="77E9CDA4"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3420" w:type="dxa"/>
            <w:vAlign w:val="center"/>
          </w:tcPr>
          <w:p w14:paraId="5F83177E"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0B450DF5" w14:textId="77777777" w:rsidR="00E52F49" w:rsidRDefault="00E52F49" w:rsidP="00E52F49">
            <w:pPr>
              <w:rPr>
                <w:rFonts w:ascii="Calibri" w:hAnsi="Calibri"/>
                <w:sz w:val="18"/>
                <w:szCs w:val="18"/>
              </w:rPr>
            </w:pPr>
            <w:r>
              <w:rPr>
                <w:rFonts w:ascii="Calibri" w:hAnsi="Calibri"/>
                <w:sz w:val="18"/>
                <w:szCs w:val="18"/>
              </w:rPr>
              <w:t>&lt;&lt;user select one from list:</w:t>
            </w:r>
          </w:p>
          <w:p w14:paraId="73352760" w14:textId="77777777" w:rsidR="00E52F49" w:rsidRDefault="00E52F49" w:rsidP="00E52F49">
            <w:pPr>
              <w:rPr>
                <w:rFonts w:ascii="Calibri" w:hAnsi="Calibri"/>
                <w:sz w:val="18"/>
                <w:szCs w:val="18"/>
              </w:rPr>
            </w:pPr>
            <w:r>
              <w:rPr>
                <w:rFonts w:ascii="Calibri" w:hAnsi="Calibri"/>
                <w:sz w:val="18"/>
                <w:szCs w:val="18"/>
              </w:rPr>
              <w:t>*Batt and Blanket;</w:t>
            </w:r>
          </w:p>
          <w:p w14:paraId="593470A1" w14:textId="77777777" w:rsidR="00E52F49" w:rsidRDefault="00E52F49" w:rsidP="00E52F49">
            <w:pPr>
              <w:rPr>
                <w:rFonts w:ascii="Calibri" w:hAnsi="Calibri"/>
                <w:sz w:val="18"/>
                <w:szCs w:val="18"/>
              </w:rPr>
            </w:pPr>
            <w:r>
              <w:rPr>
                <w:rFonts w:ascii="Calibri" w:hAnsi="Calibri"/>
                <w:sz w:val="18"/>
                <w:szCs w:val="18"/>
              </w:rPr>
              <w:t>*Loose-fill;</w:t>
            </w:r>
          </w:p>
          <w:p w14:paraId="4BD1B9E9" w14:textId="77777777" w:rsidR="00E52F49" w:rsidRDefault="00E52F49" w:rsidP="00E52F49">
            <w:pPr>
              <w:rPr>
                <w:rFonts w:ascii="Calibri" w:hAnsi="Calibri"/>
                <w:sz w:val="18"/>
                <w:szCs w:val="18"/>
              </w:rPr>
            </w:pPr>
            <w:r>
              <w:rPr>
                <w:rFonts w:ascii="Calibri" w:hAnsi="Calibri"/>
                <w:sz w:val="18"/>
                <w:szCs w:val="18"/>
              </w:rPr>
              <w:t>*Rigid Board;</w:t>
            </w:r>
          </w:p>
          <w:p w14:paraId="47D60F4A" w14:textId="77777777" w:rsidR="00E52F49" w:rsidRDefault="00E52F49" w:rsidP="00E52F49">
            <w:pPr>
              <w:rPr>
                <w:rFonts w:ascii="Calibri" w:hAnsi="Calibri"/>
                <w:sz w:val="18"/>
                <w:szCs w:val="18"/>
              </w:rPr>
            </w:pPr>
            <w:r>
              <w:rPr>
                <w:rFonts w:ascii="Calibri" w:hAnsi="Calibri"/>
                <w:sz w:val="18"/>
                <w:szCs w:val="18"/>
              </w:rPr>
              <w:t>*Spray Polyurethane Foam (SPF);</w:t>
            </w:r>
          </w:p>
          <w:p w14:paraId="7A155615" w14:textId="77777777" w:rsidR="00E52F49" w:rsidRDefault="00E52F49" w:rsidP="00E52F49">
            <w:pPr>
              <w:rPr>
                <w:rFonts w:ascii="Calibri" w:hAnsi="Calibri"/>
                <w:sz w:val="18"/>
                <w:szCs w:val="18"/>
              </w:rPr>
            </w:pPr>
            <w:r>
              <w:rPr>
                <w:rFonts w:ascii="Calibri" w:hAnsi="Calibri"/>
                <w:sz w:val="18"/>
                <w:szCs w:val="18"/>
              </w:rPr>
              <w:t>*Structural Insulated Panel (SIP); or</w:t>
            </w:r>
          </w:p>
          <w:p w14:paraId="432933FC" w14:textId="1F94596B" w:rsidR="00E52F49" w:rsidRPr="00E93981" w:rsidRDefault="00E52F49" w:rsidP="00E52F49">
            <w:pPr>
              <w:rPr>
                <w:rFonts w:ascii="Calibri" w:hAnsi="Calibri"/>
                <w:sz w:val="18"/>
                <w:szCs w:val="18"/>
              </w:rPr>
            </w:pPr>
            <w:r>
              <w:rPr>
                <w:rFonts w:ascii="Calibri" w:hAnsi="Calibri"/>
                <w:sz w:val="18"/>
                <w:szCs w:val="18"/>
              </w:rPr>
              <w:t>*Insulated Concrete Form (ICF)&gt;&gt;</w:t>
            </w:r>
          </w:p>
        </w:tc>
      </w:tr>
      <w:tr w:rsidR="00E52F49" w:rsidRPr="00E93981" w14:paraId="4F4DA3AD" w14:textId="77777777" w:rsidTr="00FD1213">
        <w:tc>
          <w:tcPr>
            <w:tcW w:w="535" w:type="dxa"/>
            <w:vAlign w:val="center"/>
          </w:tcPr>
          <w:p w14:paraId="32BE5C49"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3420" w:type="dxa"/>
            <w:vAlign w:val="center"/>
          </w:tcPr>
          <w:p w14:paraId="4BE72427"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188E413A" w14:textId="77777777" w:rsidR="00E52F49" w:rsidRDefault="00E52F49" w:rsidP="00E52F49">
            <w:pPr>
              <w:rPr>
                <w:rFonts w:ascii="Calibri" w:hAnsi="Calibri"/>
                <w:sz w:val="18"/>
                <w:szCs w:val="18"/>
              </w:rPr>
            </w:pPr>
            <w:r>
              <w:rPr>
                <w:rFonts w:ascii="Calibri" w:hAnsi="Calibri"/>
                <w:sz w:val="18"/>
                <w:szCs w:val="18"/>
              </w:rPr>
              <w:t>&lt;&lt;user select one from list:</w:t>
            </w:r>
          </w:p>
          <w:p w14:paraId="2468FFC0" w14:textId="77777777" w:rsidR="00E52F49" w:rsidRDefault="00E52F49" w:rsidP="00E52F49">
            <w:pPr>
              <w:rPr>
                <w:rFonts w:ascii="Calibri" w:hAnsi="Calibri"/>
                <w:sz w:val="18"/>
                <w:szCs w:val="18"/>
              </w:rPr>
            </w:pPr>
            <w:r>
              <w:rPr>
                <w:rFonts w:ascii="Calibri" w:hAnsi="Calibri"/>
                <w:sz w:val="18"/>
                <w:szCs w:val="18"/>
              </w:rPr>
              <w:t>*Batt and Blanket;</w:t>
            </w:r>
          </w:p>
          <w:p w14:paraId="6B282CA2" w14:textId="77777777" w:rsidR="00E52F49" w:rsidRDefault="00E52F49" w:rsidP="00E52F49">
            <w:pPr>
              <w:rPr>
                <w:rFonts w:ascii="Calibri" w:hAnsi="Calibri"/>
                <w:sz w:val="18"/>
                <w:szCs w:val="18"/>
              </w:rPr>
            </w:pPr>
            <w:r>
              <w:rPr>
                <w:rFonts w:ascii="Calibri" w:hAnsi="Calibri"/>
                <w:sz w:val="18"/>
                <w:szCs w:val="18"/>
              </w:rPr>
              <w:t>*Loose-fill;</w:t>
            </w:r>
          </w:p>
          <w:p w14:paraId="7F45326B" w14:textId="77777777" w:rsidR="00E52F49" w:rsidRDefault="00E52F49" w:rsidP="00E52F49">
            <w:pPr>
              <w:rPr>
                <w:rFonts w:ascii="Calibri" w:hAnsi="Calibri"/>
                <w:sz w:val="18"/>
                <w:szCs w:val="18"/>
              </w:rPr>
            </w:pPr>
            <w:r>
              <w:rPr>
                <w:rFonts w:ascii="Calibri" w:hAnsi="Calibri"/>
                <w:sz w:val="18"/>
                <w:szCs w:val="18"/>
              </w:rPr>
              <w:t>*Rigid Board;</w:t>
            </w:r>
          </w:p>
          <w:p w14:paraId="1CAC1E8C" w14:textId="77777777" w:rsidR="00E52F49" w:rsidRDefault="00E52F49" w:rsidP="00E52F49">
            <w:pPr>
              <w:rPr>
                <w:rFonts w:ascii="Calibri" w:hAnsi="Calibri"/>
                <w:sz w:val="18"/>
                <w:szCs w:val="18"/>
              </w:rPr>
            </w:pPr>
            <w:r>
              <w:rPr>
                <w:rFonts w:ascii="Calibri" w:hAnsi="Calibri"/>
                <w:sz w:val="18"/>
                <w:szCs w:val="18"/>
              </w:rPr>
              <w:t>*Spray Polyurethane Foam (SPF);</w:t>
            </w:r>
          </w:p>
          <w:p w14:paraId="121C9516" w14:textId="30AF9776" w:rsidR="00E52F49" w:rsidRDefault="00E52F49" w:rsidP="00E52F49">
            <w:pPr>
              <w:rPr>
                <w:rFonts w:ascii="Calibri" w:hAnsi="Calibri"/>
                <w:sz w:val="18"/>
                <w:szCs w:val="18"/>
              </w:rPr>
            </w:pPr>
            <w:r>
              <w:rPr>
                <w:rFonts w:ascii="Calibri" w:hAnsi="Calibri"/>
                <w:sz w:val="18"/>
                <w:szCs w:val="18"/>
              </w:rPr>
              <w:t xml:space="preserve">*Structural Insulated Panel (SIP); </w:t>
            </w:r>
          </w:p>
          <w:p w14:paraId="1B363FC2"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7D62B884" w14:textId="7F9BFDF3"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314A11EB" w14:textId="77777777" w:rsidTr="00FD1213">
        <w:tc>
          <w:tcPr>
            <w:tcW w:w="535" w:type="dxa"/>
            <w:vAlign w:val="center"/>
          </w:tcPr>
          <w:p w14:paraId="708D0A46"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3420" w:type="dxa"/>
            <w:vAlign w:val="center"/>
          </w:tcPr>
          <w:p w14:paraId="6DD004E1"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25DDBF11" w14:textId="77777777" w:rsidR="00E52F49" w:rsidRDefault="00E52F49" w:rsidP="00E52F49">
            <w:pPr>
              <w:rPr>
                <w:rFonts w:ascii="Calibri" w:hAnsi="Calibri"/>
                <w:sz w:val="18"/>
                <w:szCs w:val="18"/>
              </w:rPr>
            </w:pPr>
            <w:r>
              <w:rPr>
                <w:rFonts w:ascii="Calibri" w:hAnsi="Calibri"/>
                <w:sz w:val="18"/>
                <w:szCs w:val="18"/>
              </w:rPr>
              <w:t>&lt;&lt;user select one from list:</w:t>
            </w:r>
          </w:p>
          <w:p w14:paraId="46F7B695" w14:textId="77777777" w:rsidR="00E52F49" w:rsidRDefault="00E52F49" w:rsidP="00E52F49">
            <w:pPr>
              <w:rPr>
                <w:rFonts w:ascii="Calibri" w:hAnsi="Calibri"/>
                <w:sz w:val="18"/>
                <w:szCs w:val="18"/>
              </w:rPr>
            </w:pPr>
            <w:r>
              <w:rPr>
                <w:rFonts w:ascii="Calibri" w:hAnsi="Calibri"/>
                <w:sz w:val="18"/>
                <w:szCs w:val="18"/>
              </w:rPr>
              <w:t>*Batt and Blanket;</w:t>
            </w:r>
          </w:p>
          <w:p w14:paraId="28244FF1" w14:textId="77777777" w:rsidR="00E52F49" w:rsidRDefault="00E52F49" w:rsidP="00E52F49">
            <w:pPr>
              <w:rPr>
                <w:rFonts w:ascii="Calibri" w:hAnsi="Calibri"/>
                <w:sz w:val="18"/>
                <w:szCs w:val="18"/>
              </w:rPr>
            </w:pPr>
            <w:r>
              <w:rPr>
                <w:rFonts w:ascii="Calibri" w:hAnsi="Calibri"/>
                <w:sz w:val="18"/>
                <w:szCs w:val="18"/>
              </w:rPr>
              <w:t>*Loose-fill;</w:t>
            </w:r>
          </w:p>
          <w:p w14:paraId="141B93EA" w14:textId="77777777" w:rsidR="00E52F49" w:rsidRDefault="00E52F49" w:rsidP="00E52F49">
            <w:pPr>
              <w:rPr>
                <w:rFonts w:ascii="Calibri" w:hAnsi="Calibri"/>
                <w:sz w:val="18"/>
                <w:szCs w:val="18"/>
              </w:rPr>
            </w:pPr>
            <w:r>
              <w:rPr>
                <w:rFonts w:ascii="Calibri" w:hAnsi="Calibri"/>
                <w:sz w:val="18"/>
                <w:szCs w:val="18"/>
              </w:rPr>
              <w:t>*Rigid Board;</w:t>
            </w:r>
          </w:p>
          <w:p w14:paraId="010636CD" w14:textId="77777777" w:rsidR="00E52F49" w:rsidRDefault="00E52F49" w:rsidP="00E52F49">
            <w:pPr>
              <w:rPr>
                <w:rFonts w:ascii="Calibri" w:hAnsi="Calibri"/>
                <w:sz w:val="18"/>
                <w:szCs w:val="18"/>
              </w:rPr>
            </w:pPr>
            <w:r>
              <w:rPr>
                <w:rFonts w:ascii="Calibri" w:hAnsi="Calibri"/>
                <w:sz w:val="18"/>
                <w:szCs w:val="18"/>
              </w:rPr>
              <w:t>*Spray Polyurethane Foam (SPF);</w:t>
            </w:r>
          </w:p>
          <w:p w14:paraId="66711230" w14:textId="5B524B94" w:rsidR="00E52F49" w:rsidRDefault="00E52F49" w:rsidP="00E52F49">
            <w:pPr>
              <w:rPr>
                <w:rFonts w:ascii="Calibri" w:hAnsi="Calibri"/>
                <w:sz w:val="18"/>
                <w:szCs w:val="18"/>
              </w:rPr>
            </w:pPr>
            <w:r>
              <w:rPr>
                <w:rFonts w:ascii="Calibri" w:hAnsi="Calibri"/>
                <w:sz w:val="18"/>
                <w:szCs w:val="18"/>
              </w:rPr>
              <w:t xml:space="preserve">*Structural Insulated Panel (SIP); </w:t>
            </w:r>
          </w:p>
          <w:p w14:paraId="4D55F7C4"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605829D7" w14:textId="7CDD25DD"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bl>
    <w:p w14:paraId="019E4508" w14:textId="77777777" w:rsidR="00E52F49" w:rsidRPr="00E93981"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A52E754" w14:textId="77777777" w:rsidTr="004B2D65">
        <w:tc>
          <w:tcPr>
            <w:tcW w:w="10790" w:type="dxa"/>
            <w:gridSpan w:val="2"/>
          </w:tcPr>
          <w:p w14:paraId="517956F0" w14:textId="77777777" w:rsidR="00E52F49" w:rsidRDefault="00E52F49" w:rsidP="004B2D65">
            <w:pPr>
              <w:rPr>
                <w:ins w:id="50" w:author="Author" w:date="2022-03-25T16:07:00Z"/>
                <w:rFonts w:ascii="Calibri" w:hAnsi="Calibri"/>
                <w:b/>
                <w:sz w:val="18"/>
                <w:szCs w:val="18"/>
              </w:rPr>
            </w:pPr>
            <w:r>
              <w:rPr>
                <w:rFonts w:ascii="Calibri" w:hAnsi="Calibri"/>
                <w:b/>
                <w:sz w:val="18"/>
                <w:szCs w:val="18"/>
              </w:rPr>
              <w:t>B</w:t>
            </w:r>
            <w:r w:rsidRPr="00E93981">
              <w:rPr>
                <w:rFonts w:ascii="Calibri" w:hAnsi="Calibri"/>
                <w:b/>
                <w:sz w:val="18"/>
                <w:szCs w:val="18"/>
              </w:rPr>
              <w:t>. All Surfaces</w:t>
            </w:r>
          </w:p>
          <w:p w14:paraId="2FCB0386" w14:textId="72512105" w:rsidR="0057542A" w:rsidRPr="00E93981" w:rsidRDefault="0057542A" w:rsidP="004B2D65">
            <w:pPr>
              <w:rPr>
                <w:rFonts w:ascii="Calibri" w:hAnsi="Calibri"/>
                <w:b/>
                <w:sz w:val="18"/>
                <w:szCs w:val="18"/>
              </w:rPr>
            </w:pPr>
            <w:ins w:id="51" w:author="Author" w:date="2022-03-25T16:08:00Z">
              <w:r>
                <w:rPr>
                  <w:sz w:val="18"/>
                  <w:szCs w:val="18"/>
                </w:rPr>
                <w:t>&lt;&lt;Static Text - see the top&gt;&gt;</w:t>
              </w:r>
            </w:ins>
          </w:p>
        </w:tc>
      </w:tr>
      <w:tr w:rsidR="00E52F49" w:rsidRPr="00E93981" w:rsidDel="0057542A" w14:paraId="6CD17BBC" w14:textId="69A0EEBD" w:rsidTr="004B2D65">
        <w:trPr>
          <w:del w:id="52" w:author="Author" w:date="2022-03-25T16:08:00Z"/>
        </w:trPr>
        <w:tc>
          <w:tcPr>
            <w:tcW w:w="554" w:type="dxa"/>
            <w:vAlign w:val="center"/>
          </w:tcPr>
          <w:p w14:paraId="7981309B" w14:textId="39379867" w:rsidR="00E52F49" w:rsidRPr="00E93981" w:rsidDel="0057542A" w:rsidRDefault="00E52F49" w:rsidP="004B2D65">
            <w:pPr>
              <w:jc w:val="center"/>
              <w:rPr>
                <w:del w:id="53" w:author="Author" w:date="2022-03-25T16:08:00Z"/>
                <w:rFonts w:ascii="Calibri" w:hAnsi="Calibri"/>
                <w:sz w:val="18"/>
                <w:szCs w:val="18"/>
              </w:rPr>
            </w:pPr>
            <w:del w:id="54" w:author="Author" w:date="2022-03-25T16:08:00Z">
              <w:r w:rsidRPr="00E93981" w:rsidDel="0057542A">
                <w:rPr>
                  <w:rFonts w:ascii="Calibri" w:hAnsi="Calibri"/>
                  <w:sz w:val="18"/>
                  <w:szCs w:val="18"/>
                </w:rPr>
                <w:delText>01</w:delText>
              </w:r>
            </w:del>
          </w:p>
        </w:tc>
        <w:tc>
          <w:tcPr>
            <w:tcW w:w="10236" w:type="dxa"/>
          </w:tcPr>
          <w:p w14:paraId="6C329D82" w14:textId="075F2F29" w:rsidR="00E52F49" w:rsidRPr="00E93981" w:rsidDel="0057542A" w:rsidRDefault="00E52F49" w:rsidP="004B2D65">
            <w:pPr>
              <w:rPr>
                <w:del w:id="55" w:author="Author" w:date="2022-03-25T16:08:00Z"/>
                <w:rFonts w:ascii="Calibri" w:hAnsi="Calibri"/>
                <w:sz w:val="18"/>
                <w:szCs w:val="18"/>
              </w:rPr>
            </w:pPr>
            <w:del w:id="56" w:author="Author" w:date="2022-03-25T16:08:00Z">
              <w:r w:rsidRPr="00E93981" w:rsidDel="0057542A">
                <w:rPr>
                  <w:rFonts w:ascii="Calibri" w:hAnsi="Calibri"/>
                  <w:sz w:val="18"/>
                  <w:szCs w:val="18"/>
                </w:rPr>
                <w:delText>Air barrier installation and preparation for insulation was done and verified prior to insulation being installed.</w:delText>
              </w:r>
            </w:del>
          </w:p>
        </w:tc>
      </w:tr>
      <w:tr w:rsidR="00E52F49" w:rsidRPr="00E93981" w:rsidDel="0057542A" w14:paraId="6419B3FD" w14:textId="485382F1" w:rsidTr="004B2D65">
        <w:trPr>
          <w:del w:id="57" w:author="Author" w:date="2022-03-25T16:08:00Z"/>
        </w:trPr>
        <w:tc>
          <w:tcPr>
            <w:tcW w:w="554" w:type="dxa"/>
            <w:vAlign w:val="center"/>
          </w:tcPr>
          <w:p w14:paraId="3B84D0B6" w14:textId="6C341A8B" w:rsidR="00E52F49" w:rsidRPr="00E93981" w:rsidDel="0057542A" w:rsidRDefault="00E52F49" w:rsidP="004B2D65">
            <w:pPr>
              <w:jc w:val="center"/>
              <w:rPr>
                <w:del w:id="58" w:author="Author" w:date="2022-03-25T16:08:00Z"/>
                <w:rFonts w:ascii="Calibri" w:hAnsi="Calibri"/>
                <w:sz w:val="18"/>
                <w:szCs w:val="18"/>
              </w:rPr>
            </w:pPr>
            <w:del w:id="59" w:author="Author" w:date="2022-03-25T16:08:00Z">
              <w:r w:rsidRPr="00E93981" w:rsidDel="0057542A">
                <w:rPr>
                  <w:rFonts w:ascii="Calibri" w:hAnsi="Calibri"/>
                  <w:sz w:val="18"/>
                  <w:szCs w:val="18"/>
                </w:rPr>
                <w:delText>02</w:delText>
              </w:r>
            </w:del>
          </w:p>
        </w:tc>
        <w:tc>
          <w:tcPr>
            <w:tcW w:w="10236" w:type="dxa"/>
          </w:tcPr>
          <w:p w14:paraId="7147A1DE" w14:textId="490E655D" w:rsidR="00E52F49" w:rsidRPr="00E93981" w:rsidDel="0057542A" w:rsidRDefault="00E52F49" w:rsidP="004B2D65">
            <w:pPr>
              <w:rPr>
                <w:del w:id="60" w:author="Author" w:date="2022-03-25T16:08:00Z"/>
                <w:rFonts w:ascii="Calibri" w:hAnsi="Calibri"/>
                <w:sz w:val="18"/>
                <w:szCs w:val="18"/>
              </w:rPr>
            </w:pPr>
            <w:del w:id="61" w:author="Author" w:date="2022-03-25T16:08:00Z">
              <w:r w:rsidRPr="00E93981" w:rsidDel="0057542A">
                <w:rPr>
                  <w:rFonts w:ascii="Calibri" w:hAnsi="Calibri"/>
                  <w:sz w:val="18"/>
                  <w:szCs w:val="18"/>
                </w:rPr>
                <w:delText xml:space="preserve">All surfaces between conditioned and unconditioned space are sealed and insulated to meet or exceed the levels specified on the </w:delText>
              </w:r>
              <w:r w:rsidDel="0057542A">
                <w:rPr>
                  <w:rFonts w:ascii="Calibri" w:hAnsi="Calibri"/>
                  <w:sz w:val="18"/>
                  <w:szCs w:val="18"/>
                </w:rPr>
                <w:delText>Certificate of Compliance</w:delText>
              </w:r>
              <w:r w:rsidRPr="00E93981" w:rsidDel="0057542A">
                <w:rPr>
                  <w:rFonts w:ascii="Calibri" w:hAnsi="Calibri"/>
                  <w:sz w:val="18"/>
                  <w:szCs w:val="18"/>
                </w:rPr>
                <w:delText>.</w:delText>
              </w:r>
            </w:del>
          </w:p>
        </w:tc>
      </w:tr>
      <w:tr w:rsidR="00E52F49" w:rsidRPr="00E93981" w:rsidDel="0057542A" w14:paraId="63353320" w14:textId="12609EE2" w:rsidTr="004B2D65">
        <w:trPr>
          <w:del w:id="62" w:author="Author" w:date="2022-03-25T16:08:00Z"/>
        </w:trPr>
        <w:tc>
          <w:tcPr>
            <w:tcW w:w="554" w:type="dxa"/>
            <w:vAlign w:val="center"/>
          </w:tcPr>
          <w:p w14:paraId="491AD1F1" w14:textId="2ECFDE5D" w:rsidR="00E52F49" w:rsidRPr="00E93981" w:rsidDel="0057542A" w:rsidRDefault="00E52F49" w:rsidP="004B2D65">
            <w:pPr>
              <w:jc w:val="center"/>
              <w:rPr>
                <w:del w:id="63" w:author="Author" w:date="2022-03-25T16:08:00Z"/>
                <w:rFonts w:ascii="Calibri" w:hAnsi="Calibri"/>
                <w:sz w:val="18"/>
                <w:szCs w:val="18"/>
              </w:rPr>
            </w:pPr>
            <w:del w:id="64" w:author="Author" w:date="2022-03-25T16:08:00Z">
              <w:r w:rsidRPr="00E93981" w:rsidDel="0057542A">
                <w:rPr>
                  <w:rFonts w:ascii="Calibri" w:hAnsi="Calibri"/>
                  <w:sz w:val="18"/>
                  <w:szCs w:val="18"/>
                </w:rPr>
                <w:delText>03</w:delText>
              </w:r>
            </w:del>
          </w:p>
        </w:tc>
        <w:tc>
          <w:tcPr>
            <w:tcW w:w="10236" w:type="dxa"/>
          </w:tcPr>
          <w:p w14:paraId="24F4ED02" w14:textId="0BCEAA1C" w:rsidR="00E52F49" w:rsidRPr="00E93981" w:rsidDel="0057542A" w:rsidRDefault="00E52F49" w:rsidP="004B2D65">
            <w:pPr>
              <w:rPr>
                <w:del w:id="65" w:author="Author" w:date="2022-03-25T16:08:00Z"/>
                <w:rFonts w:ascii="Calibri" w:hAnsi="Calibri"/>
                <w:sz w:val="18"/>
                <w:szCs w:val="18"/>
              </w:rPr>
            </w:pPr>
            <w:del w:id="66" w:author="Author" w:date="2022-03-25T16:08:00Z">
              <w:r w:rsidRPr="00E93981" w:rsidDel="0057542A">
                <w:rPr>
                  <w:rFonts w:ascii="Calibri" w:hAnsi="Calibri"/>
                  <w:sz w:val="18"/>
                  <w:szCs w:val="18"/>
                </w:rPr>
                <w:delText>All structural framing areas shall be insulated in a manner that resists thermal brid</w:delText>
              </w:r>
              <w:r w:rsidRPr="00A90877" w:rsidDel="0057542A">
                <w:rPr>
                  <w:rFonts w:ascii="Calibri" w:hAnsi="Calibri"/>
                  <w:sz w:val="18"/>
                  <w:szCs w:val="18"/>
                </w:rPr>
                <w:delText>ging through the assembly s</w:delText>
              </w:r>
              <w:r w:rsidRPr="00E93981" w:rsidDel="0057542A">
                <w:rPr>
                  <w:rFonts w:ascii="Calibri" w:hAnsi="Calibri"/>
                  <w:sz w:val="18"/>
                  <w:szCs w:val="18"/>
                </w:rPr>
                <w:delText xml:space="preserve">eparating conditioned from unconditioned space. Structural bracing, tie-downs, and framing of steel, or specialized framing used to meet structural requirements of the </w:delText>
              </w:r>
            </w:del>
            <w:ins w:id="67" w:author="Author" w:date="2021-11-23T08:14:00Z">
              <w:del w:id="68" w:author="Author" w:date="2022-03-25T16:08:00Z">
                <w:r w:rsidR="005A2825" w:rsidDel="0057542A">
                  <w:rPr>
                    <w:rFonts w:ascii="Calibri" w:hAnsi="Calibri"/>
                    <w:sz w:val="18"/>
                    <w:szCs w:val="18"/>
                  </w:rPr>
                  <w:delText>California Building Code (</w:delText>
                </w:r>
              </w:del>
            </w:ins>
            <w:del w:id="69" w:author="Author" w:date="2022-03-25T16:08:00Z">
              <w:r w:rsidRPr="00E93981" w:rsidDel="0057542A">
                <w:rPr>
                  <w:rFonts w:ascii="Calibri" w:hAnsi="Calibri"/>
                  <w:sz w:val="18"/>
                  <w:szCs w:val="18"/>
                </w:rPr>
                <w:delText>CBC</w:delText>
              </w:r>
            </w:del>
            <w:ins w:id="70" w:author="Author" w:date="2021-11-23T08:14:00Z">
              <w:del w:id="71" w:author="Author" w:date="2022-03-25T16:08:00Z">
                <w:r w:rsidR="005A2825" w:rsidDel="0057542A">
                  <w:rPr>
                    <w:rFonts w:ascii="Calibri" w:hAnsi="Calibri"/>
                    <w:sz w:val="18"/>
                    <w:szCs w:val="18"/>
                  </w:rPr>
                  <w:delText>)</w:delText>
                </w:r>
              </w:del>
            </w:ins>
            <w:del w:id="72" w:author="Author" w:date="2022-03-25T16:08:00Z">
              <w:r w:rsidRPr="00E93981" w:rsidDel="0057542A">
                <w:rPr>
                  <w:rFonts w:ascii="Calibri" w:hAnsi="Calibri"/>
                  <w:sz w:val="18"/>
                  <w:szCs w:val="18"/>
                </w:rPr>
                <w:delText xml:space="preserve"> are allowed and must be insulated. These areas shall be called out on the building plans with diagrams and/or specified design drawings indicating the R-value of insulation and fastening method to be used.</w:delText>
              </w:r>
            </w:del>
          </w:p>
        </w:tc>
      </w:tr>
      <w:tr w:rsidR="00E52F49" w:rsidRPr="00E93981" w:rsidDel="0057542A" w14:paraId="6CE7BFC5" w14:textId="4A702005" w:rsidTr="004B2D65">
        <w:trPr>
          <w:del w:id="73" w:author="Author" w:date="2022-03-25T16:08:00Z"/>
        </w:trPr>
        <w:tc>
          <w:tcPr>
            <w:tcW w:w="554" w:type="dxa"/>
            <w:vAlign w:val="center"/>
          </w:tcPr>
          <w:p w14:paraId="0AF744D2" w14:textId="0C295701" w:rsidR="00E52F49" w:rsidRPr="00E93981" w:rsidDel="0057542A" w:rsidRDefault="00E52F49" w:rsidP="004B2D65">
            <w:pPr>
              <w:jc w:val="center"/>
              <w:rPr>
                <w:del w:id="74" w:author="Author" w:date="2022-03-25T16:08:00Z"/>
                <w:rFonts w:ascii="Calibri" w:hAnsi="Calibri"/>
                <w:sz w:val="18"/>
                <w:szCs w:val="18"/>
              </w:rPr>
            </w:pPr>
            <w:del w:id="75" w:author="Author" w:date="2022-03-25T16:08:00Z">
              <w:r w:rsidRPr="00E93981" w:rsidDel="0057542A">
                <w:rPr>
                  <w:rFonts w:ascii="Calibri" w:hAnsi="Calibri"/>
                  <w:sz w:val="18"/>
                  <w:szCs w:val="18"/>
                </w:rPr>
                <w:delText>04</w:delText>
              </w:r>
            </w:del>
          </w:p>
        </w:tc>
        <w:tc>
          <w:tcPr>
            <w:tcW w:w="10236" w:type="dxa"/>
          </w:tcPr>
          <w:p w14:paraId="4B17D8DF" w14:textId="203C7563" w:rsidR="00E52F49" w:rsidRPr="00E93981" w:rsidDel="0057542A" w:rsidRDefault="00E52F49" w:rsidP="004B2D65">
            <w:pPr>
              <w:rPr>
                <w:del w:id="76" w:author="Author" w:date="2022-03-25T16:08:00Z"/>
                <w:rFonts w:ascii="Calibri" w:hAnsi="Calibri"/>
                <w:sz w:val="18"/>
                <w:szCs w:val="18"/>
              </w:rPr>
            </w:pPr>
            <w:del w:id="77" w:author="Author" w:date="2022-03-25T16:08:00Z">
              <w:r w:rsidRPr="00E93981" w:rsidDel="0057542A">
                <w:rPr>
                  <w:rFonts w:ascii="Calibri" w:hAnsi="Calibri"/>
                  <w:sz w:val="18"/>
                  <w:szCs w:val="18"/>
                </w:rPr>
                <w:delText xml:space="preserve">All insulation was installed according to </w:delText>
              </w:r>
              <w:r w:rsidDel="0057542A">
                <w:rPr>
                  <w:rFonts w:ascii="Calibri" w:hAnsi="Calibri"/>
                  <w:sz w:val="18"/>
                  <w:szCs w:val="18"/>
                </w:rPr>
                <w:delText xml:space="preserve">the </w:delText>
              </w:r>
              <w:r w:rsidRPr="00E93981" w:rsidDel="0057542A">
                <w:rPr>
                  <w:rFonts w:ascii="Calibri" w:hAnsi="Calibri"/>
                  <w:sz w:val="18"/>
                  <w:szCs w:val="18"/>
                </w:rPr>
                <w:delText>manufacturer’s installation instructions.</w:delText>
              </w:r>
            </w:del>
          </w:p>
        </w:tc>
      </w:tr>
      <w:tr w:rsidR="00E52F49" w:rsidRPr="00E93981" w:rsidDel="0057542A" w14:paraId="628F53A2" w14:textId="4B99E0BF" w:rsidTr="004B2D65">
        <w:trPr>
          <w:del w:id="78" w:author="Author" w:date="2022-03-25T16:08:00Z"/>
        </w:trPr>
        <w:tc>
          <w:tcPr>
            <w:tcW w:w="554" w:type="dxa"/>
            <w:vAlign w:val="center"/>
          </w:tcPr>
          <w:p w14:paraId="11B4E3D4" w14:textId="0E084D1C" w:rsidR="00E52F49" w:rsidRPr="00E93981" w:rsidDel="0057542A" w:rsidRDefault="00E52F49" w:rsidP="004B2D65">
            <w:pPr>
              <w:jc w:val="center"/>
              <w:rPr>
                <w:del w:id="79" w:author="Author" w:date="2022-03-25T16:08:00Z"/>
                <w:rFonts w:ascii="Calibri" w:hAnsi="Calibri"/>
                <w:sz w:val="18"/>
                <w:szCs w:val="18"/>
              </w:rPr>
            </w:pPr>
            <w:del w:id="80" w:author="Author" w:date="2022-03-25T16:08:00Z">
              <w:r w:rsidRPr="00E93981" w:rsidDel="0057542A">
                <w:rPr>
                  <w:rFonts w:ascii="Calibri" w:hAnsi="Calibri"/>
                  <w:sz w:val="18"/>
                  <w:szCs w:val="18"/>
                </w:rPr>
                <w:delText>05</w:delText>
              </w:r>
            </w:del>
          </w:p>
        </w:tc>
        <w:tc>
          <w:tcPr>
            <w:tcW w:w="10236" w:type="dxa"/>
          </w:tcPr>
          <w:p w14:paraId="6394E7D9" w14:textId="0D92963A" w:rsidR="00E52F49" w:rsidRPr="00E93981" w:rsidDel="0057542A" w:rsidRDefault="00E52F49" w:rsidP="004B2D65">
            <w:pPr>
              <w:rPr>
                <w:del w:id="81" w:author="Author" w:date="2022-03-25T16:08:00Z"/>
                <w:rFonts w:ascii="Calibri" w:hAnsi="Calibri"/>
                <w:sz w:val="18"/>
                <w:szCs w:val="18"/>
              </w:rPr>
            </w:pPr>
            <w:del w:id="82" w:author="Author" w:date="2022-03-25T16:08:00Z">
              <w:r w:rsidRPr="00DE2064" w:rsidDel="0057542A">
                <w:rPr>
                  <w:rFonts w:ascii="Calibri" w:hAnsi="Calibri"/>
                  <w:sz w:val="18"/>
                  <w:szCs w:val="18"/>
                </w:rPr>
                <w:delText>Labels or specification/data sheets for each insulation material shall be provided to the HERS rater. Loose-fill material includes insulation material bag labels or coverage charts.</w:delText>
              </w:r>
            </w:del>
          </w:p>
        </w:tc>
      </w:tr>
      <w:tr w:rsidR="00E52F49" w:rsidRPr="00E93981" w:rsidDel="0057542A" w14:paraId="33F1B6EE" w14:textId="3EEED353" w:rsidTr="004B2D65">
        <w:trPr>
          <w:del w:id="83" w:author="Author" w:date="2022-03-25T16:08:00Z"/>
        </w:trPr>
        <w:tc>
          <w:tcPr>
            <w:tcW w:w="554" w:type="dxa"/>
            <w:vAlign w:val="center"/>
          </w:tcPr>
          <w:p w14:paraId="2F886BF5" w14:textId="39C2DB6C" w:rsidR="00E52F49" w:rsidRPr="00E93981" w:rsidDel="0057542A" w:rsidRDefault="00E52F49" w:rsidP="004B2D65">
            <w:pPr>
              <w:jc w:val="center"/>
              <w:rPr>
                <w:del w:id="84" w:author="Author" w:date="2022-03-25T16:08:00Z"/>
                <w:rFonts w:ascii="Calibri" w:hAnsi="Calibri"/>
                <w:sz w:val="18"/>
                <w:szCs w:val="18"/>
              </w:rPr>
            </w:pPr>
            <w:del w:id="85" w:author="Author" w:date="2022-03-25T16:08:00Z">
              <w:r w:rsidRPr="00E93981" w:rsidDel="0057542A">
                <w:rPr>
                  <w:rFonts w:ascii="Calibri" w:hAnsi="Calibri"/>
                  <w:sz w:val="18"/>
                  <w:szCs w:val="18"/>
                </w:rPr>
                <w:delText>06</w:delText>
              </w:r>
            </w:del>
          </w:p>
        </w:tc>
        <w:tc>
          <w:tcPr>
            <w:tcW w:w="10236" w:type="dxa"/>
          </w:tcPr>
          <w:p w14:paraId="1FA26462" w14:textId="3300C0BD" w:rsidR="00E52F49" w:rsidRPr="00E93981" w:rsidDel="0057542A" w:rsidRDefault="00E52F49" w:rsidP="004B2D65">
            <w:pPr>
              <w:rPr>
                <w:del w:id="86" w:author="Author" w:date="2022-03-25T16:08:00Z"/>
                <w:rFonts w:ascii="Calibri" w:hAnsi="Calibri"/>
                <w:sz w:val="18"/>
                <w:szCs w:val="18"/>
              </w:rPr>
            </w:pPr>
            <w:del w:id="87" w:author="Author" w:date="2022-03-25T16:08:00Z">
              <w:r w:rsidRPr="00E93981" w:rsidDel="0057542A">
                <w:rPr>
                  <w:rFonts w:ascii="Calibri" w:hAnsi="Calibri"/>
                  <w:sz w:val="18"/>
                  <w:szCs w:val="18"/>
                </w:rPr>
                <w:delText>Loose-fill insulation – The installed depth and density of insulation is verified in at least 6 random locations to ensure that the minimum thickness and installed density meet the R-value specified on the Certificate of Compliance, and are consistent with the manufacturer’s coverage chart.</w:delText>
              </w:r>
            </w:del>
          </w:p>
        </w:tc>
      </w:tr>
      <w:tr w:rsidR="00E52F49" w:rsidRPr="00E93981" w:rsidDel="0057542A" w14:paraId="7FD0CE95" w14:textId="394C2F98" w:rsidTr="004B2D65">
        <w:trPr>
          <w:del w:id="88" w:author="Author" w:date="2022-03-25T16:08:00Z"/>
        </w:trPr>
        <w:tc>
          <w:tcPr>
            <w:tcW w:w="554" w:type="dxa"/>
            <w:vAlign w:val="center"/>
          </w:tcPr>
          <w:p w14:paraId="5B038C32" w14:textId="5B1BC21C" w:rsidR="00E52F49" w:rsidRPr="00E93981" w:rsidDel="0057542A" w:rsidRDefault="00E52F49" w:rsidP="004B2D65">
            <w:pPr>
              <w:jc w:val="center"/>
              <w:rPr>
                <w:del w:id="89" w:author="Author" w:date="2022-03-25T16:08:00Z"/>
                <w:rFonts w:ascii="Calibri" w:hAnsi="Calibri"/>
                <w:sz w:val="18"/>
                <w:szCs w:val="18"/>
              </w:rPr>
            </w:pPr>
            <w:del w:id="90" w:author="Author" w:date="2022-03-25T16:08:00Z">
              <w:r w:rsidRPr="00E93981" w:rsidDel="0057542A">
                <w:rPr>
                  <w:rFonts w:ascii="Calibri" w:hAnsi="Calibri"/>
                  <w:sz w:val="18"/>
                  <w:szCs w:val="18"/>
                </w:rPr>
                <w:delText>07</w:delText>
              </w:r>
            </w:del>
          </w:p>
        </w:tc>
        <w:tc>
          <w:tcPr>
            <w:tcW w:w="10236" w:type="dxa"/>
          </w:tcPr>
          <w:p w14:paraId="32263BCC" w14:textId="20D227C3" w:rsidR="00E52F49" w:rsidRPr="00E93981" w:rsidDel="0057542A" w:rsidRDefault="00E52F49" w:rsidP="004B2D65">
            <w:pPr>
              <w:rPr>
                <w:del w:id="91" w:author="Author" w:date="2022-03-25T16:08:00Z"/>
                <w:rFonts w:ascii="Calibri" w:hAnsi="Calibri"/>
                <w:sz w:val="18"/>
                <w:szCs w:val="18"/>
              </w:rPr>
            </w:pPr>
            <w:del w:id="92" w:author="Author" w:date="2022-03-25T16:08:00Z">
              <w:r w:rsidRPr="00E93981" w:rsidDel="0057542A">
                <w:rPr>
                  <w:rFonts w:ascii="Calibri" w:hAnsi="Calibri"/>
                  <w:sz w:val="18"/>
                  <w:szCs w:val="18"/>
                </w:rPr>
                <w:delText>If kraft paper faced insulation is used, paper is installed on the conditioned (warm in winter) side of surface. Paper must be in contact with air barrier to within 2”</w:delText>
              </w:r>
            </w:del>
            <w:ins w:id="93" w:author="Author" w:date="2021-11-23T08:15:00Z">
              <w:del w:id="94" w:author="Author" w:date="2022-03-25T16:08:00Z">
                <w:r w:rsidR="00864F71" w:rsidDel="0057542A">
                  <w:rPr>
                    <w:rFonts w:ascii="Calibri" w:hAnsi="Calibri"/>
                    <w:sz w:val="18"/>
                    <w:szCs w:val="18"/>
                  </w:rPr>
                  <w:delText>-inches of the</w:delText>
                </w:r>
              </w:del>
            </w:ins>
            <w:del w:id="95" w:author="Author" w:date="2022-03-25T16:08:00Z">
              <w:r w:rsidRPr="00E93981" w:rsidDel="0057542A">
                <w:rPr>
                  <w:rFonts w:ascii="Calibri" w:hAnsi="Calibri"/>
                  <w:sz w:val="18"/>
                  <w:szCs w:val="18"/>
                </w:rPr>
                <w:delText xml:space="preserve"> framing (stud, joists, etc.).</w:delText>
              </w:r>
            </w:del>
          </w:p>
        </w:tc>
      </w:tr>
      <w:tr w:rsidR="00E52F49" w:rsidRPr="00E93981" w14:paraId="69609CC8" w14:textId="77777777" w:rsidTr="004B2D65">
        <w:tc>
          <w:tcPr>
            <w:tcW w:w="10790" w:type="dxa"/>
            <w:gridSpan w:val="2"/>
            <w:vAlign w:val="center"/>
          </w:tcPr>
          <w:p w14:paraId="0892234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A6B88C3" w14:textId="77777777" w:rsidR="00E52F49" w:rsidRDefault="00E52F49" w:rsidP="00E52F49">
      <w:pPr>
        <w:rPr>
          <w:rFonts w:ascii="Calibri" w:hAnsi="Calibri"/>
          <w:sz w:val="18"/>
          <w:szCs w:val="18"/>
        </w:rPr>
      </w:pPr>
    </w:p>
    <w:p w14:paraId="545CDC3F" w14:textId="77777777" w:rsidR="00E52F49" w:rsidRDefault="00E52F49">
      <w:r>
        <w:lastRenderedPageBreak/>
        <w:br w:type="page"/>
      </w:r>
    </w:p>
    <w:tbl>
      <w:tblPr>
        <w:tblStyle w:val="TableGrid"/>
        <w:tblW w:w="0" w:type="auto"/>
        <w:tblLook w:val="04A0" w:firstRow="1" w:lastRow="0" w:firstColumn="1" w:lastColumn="0" w:noHBand="0" w:noVBand="1"/>
      </w:tblPr>
      <w:tblGrid>
        <w:gridCol w:w="535"/>
        <w:gridCol w:w="10255"/>
      </w:tblGrid>
      <w:tr w:rsidR="00E52F49" w14:paraId="700E4C9B" w14:textId="77777777" w:rsidTr="004B2D65">
        <w:tc>
          <w:tcPr>
            <w:tcW w:w="10790" w:type="dxa"/>
            <w:gridSpan w:val="2"/>
          </w:tcPr>
          <w:p w14:paraId="6A74614B" w14:textId="77777777" w:rsidR="00E52F49" w:rsidRDefault="00E52F49" w:rsidP="004B2D65">
            <w:pPr>
              <w:rPr>
                <w:ins w:id="96" w:author="Author" w:date="2022-03-25T16:08:00Z"/>
                <w:rFonts w:ascii="Calibri" w:hAnsi="Calibri"/>
                <w:b/>
                <w:sz w:val="18"/>
                <w:szCs w:val="18"/>
              </w:rPr>
            </w:pPr>
            <w:r>
              <w:rPr>
                <w:rFonts w:ascii="Calibri" w:hAnsi="Calibri"/>
                <w:b/>
                <w:sz w:val="18"/>
                <w:szCs w:val="18"/>
              </w:rPr>
              <w:lastRenderedPageBreak/>
              <w:t>C. Raised Floor Adjacent to Unconditioned Space</w:t>
            </w:r>
          </w:p>
          <w:p w14:paraId="4A6A6E17" w14:textId="68F9377B" w:rsidR="0057542A" w:rsidRPr="006120A6" w:rsidRDefault="0057542A" w:rsidP="004B2D65">
            <w:pPr>
              <w:rPr>
                <w:rFonts w:ascii="Calibri" w:hAnsi="Calibri"/>
                <w:b/>
                <w:sz w:val="18"/>
                <w:szCs w:val="18"/>
              </w:rPr>
            </w:pPr>
            <w:ins w:id="97" w:author="Author" w:date="2022-03-25T16:08:00Z">
              <w:r>
                <w:rPr>
                  <w:sz w:val="18"/>
                  <w:szCs w:val="18"/>
                </w:rPr>
                <w:t>&lt;&lt;Static Text - see the top&gt;&gt;</w:t>
              </w:r>
            </w:ins>
          </w:p>
        </w:tc>
      </w:tr>
      <w:tr w:rsidR="00E52F49" w:rsidDel="0057542A" w14:paraId="5BD402B5" w14:textId="532D5003" w:rsidTr="004B2D65">
        <w:trPr>
          <w:del w:id="98" w:author="Author" w:date="2022-03-25T16:08:00Z"/>
        </w:trPr>
        <w:tc>
          <w:tcPr>
            <w:tcW w:w="535" w:type="dxa"/>
            <w:vAlign w:val="center"/>
          </w:tcPr>
          <w:p w14:paraId="6F9DD7DB" w14:textId="06601728" w:rsidR="00E52F49" w:rsidDel="0057542A" w:rsidRDefault="00E52F49" w:rsidP="004B2D65">
            <w:pPr>
              <w:jc w:val="center"/>
              <w:rPr>
                <w:del w:id="99" w:author="Author" w:date="2022-03-25T16:08:00Z"/>
                <w:rFonts w:ascii="Calibri" w:hAnsi="Calibri"/>
                <w:sz w:val="18"/>
                <w:szCs w:val="18"/>
              </w:rPr>
            </w:pPr>
            <w:del w:id="100" w:author="Author" w:date="2022-03-25T16:08:00Z">
              <w:r w:rsidDel="0057542A">
                <w:rPr>
                  <w:rFonts w:ascii="Calibri" w:hAnsi="Calibri"/>
                  <w:sz w:val="18"/>
                  <w:szCs w:val="18"/>
                </w:rPr>
                <w:delText>01</w:delText>
              </w:r>
            </w:del>
          </w:p>
        </w:tc>
        <w:tc>
          <w:tcPr>
            <w:tcW w:w="10255" w:type="dxa"/>
          </w:tcPr>
          <w:p w14:paraId="156EEF03" w14:textId="54E43E0D" w:rsidR="00E52F49" w:rsidDel="0057542A" w:rsidRDefault="00E52F49" w:rsidP="004B2D65">
            <w:pPr>
              <w:rPr>
                <w:del w:id="101" w:author="Author" w:date="2022-03-25T16:08:00Z"/>
                <w:rFonts w:ascii="Calibri" w:hAnsi="Calibri"/>
                <w:sz w:val="18"/>
                <w:szCs w:val="18"/>
              </w:rPr>
            </w:pPr>
            <w:del w:id="102" w:author="Author" w:date="2022-03-25T16:08:00Z">
              <w:r w:rsidDel="0057542A">
                <w:rPr>
                  <w:rFonts w:ascii="Calibri" w:hAnsi="Calibri"/>
                  <w:sz w:val="18"/>
                  <w:szCs w:val="18"/>
                </w:rPr>
                <w:delText>Insulation is in full contact with the subfloor.</w:delText>
              </w:r>
            </w:del>
          </w:p>
        </w:tc>
      </w:tr>
      <w:tr w:rsidR="00E52F49" w:rsidDel="0057542A" w14:paraId="4D2B9C3E" w14:textId="6A63930E" w:rsidTr="004B2D65">
        <w:trPr>
          <w:del w:id="103" w:author="Author" w:date="2022-03-25T16:08:00Z"/>
        </w:trPr>
        <w:tc>
          <w:tcPr>
            <w:tcW w:w="535" w:type="dxa"/>
            <w:vAlign w:val="center"/>
          </w:tcPr>
          <w:p w14:paraId="6F78B191" w14:textId="5E749FA7" w:rsidR="00E52F49" w:rsidDel="0057542A" w:rsidRDefault="00E52F49" w:rsidP="004B2D65">
            <w:pPr>
              <w:jc w:val="center"/>
              <w:rPr>
                <w:del w:id="104" w:author="Author" w:date="2022-03-25T16:08:00Z"/>
                <w:rFonts w:ascii="Calibri" w:hAnsi="Calibri"/>
                <w:sz w:val="18"/>
                <w:szCs w:val="18"/>
              </w:rPr>
            </w:pPr>
            <w:del w:id="105" w:author="Author" w:date="2022-03-25T16:08:00Z">
              <w:r w:rsidDel="0057542A">
                <w:rPr>
                  <w:rFonts w:ascii="Calibri" w:hAnsi="Calibri"/>
                  <w:sz w:val="18"/>
                  <w:szCs w:val="18"/>
                </w:rPr>
                <w:delText>02</w:delText>
              </w:r>
            </w:del>
          </w:p>
        </w:tc>
        <w:tc>
          <w:tcPr>
            <w:tcW w:w="10255" w:type="dxa"/>
          </w:tcPr>
          <w:p w14:paraId="04410363" w14:textId="373E4180" w:rsidR="00E52F49" w:rsidDel="0057542A" w:rsidRDefault="00E52F49" w:rsidP="004B2D65">
            <w:pPr>
              <w:rPr>
                <w:del w:id="106" w:author="Author" w:date="2022-03-25T16:08:00Z"/>
                <w:rFonts w:ascii="Calibri" w:hAnsi="Calibri"/>
                <w:sz w:val="18"/>
                <w:szCs w:val="18"/>
              </w:rPr>
            </w:pPr>
            <w:del w:id="107" w:author="Author" w:date="2022-03-25T16:08:00Z">
              <w:r w:rsidDel="0057542A">
                <w:rPr>
                  <w:rFonts w:ascii="Calibri" w:hAnsi="Calibri"/>
                  <w:sz w:val="18"/>
                  <w:szCs w:val="18"/>
                </w:rPr>
                <w:delText>Insulation hangers are spaced at 18 inches or less. Insulation hangers do not compress insulation.</w:delText>
              </w:r>
            </w:del>
          </w:p>
        </w:tc>
      </w:tr>
      <w:tr w:rsidR="00E52F49" w:rsidDel="0057542A" w14:paraId="3DD11A74" w14:textId="7FB22573" w:rsidTr="004B2D65">
        <w:trPr>
          <w:del w:id="108" w:author="Author" w:date="2022-03-25T16:08:00Z"/>
        </w:trPr>
        <w:tc>
          <w:tcPr>
            <w:tcW w:w="535" w:type="dxa"/>
            <w:vAlign w:val="center"/>
          </w:tcPr>
          <w:p w14:paraId="1D15E7F8" w14:textId="62EEABDC" w:rsidR="00E52F49" w:rsidDel="0057542A" w:rsidRDefault="00E52F49" w:rsidP="004B2D65">
            <w:pPr>
              <w:jc w:val="center"/>
              <w:rPr>
                <w:del w:id="109" w:author="Author" w:date="2022-03-25T16:08:00Z"/>
                <w:rFonts w:ascii="Calibri" w:hAnsi="Calibri"/>
                <w:sz w:val="18"/>
                <w:szCs w:val="18"/>
              </w:rPr>
            </w:pPr>
            <w:del w:id="110" w:author="Author" w:date="2022-03-25T16:08:00Z">
              <w:r w:rsidDel="0057542A">
                <w:rPr>
                  <w:rFonts w:ascii="Calibri" w:hAnsi="Calibri"/>
                  <w:sz w:val="18"/>
                  <w:szCs w:val="18"/>
                </w:rPr>
                <w:delText>03</w:delText>
              </w:r>
            </w:del>
          </w:p>
        </w:tc>
        <w:tc>
          <w:tcPr>
            <w:tcW w:w="10255" w:type="dxa"/>
          </w:tcPr>
          <w:p w14:paraId="6C70C8B8" w14:textId="404705B1" w:rsidR="00E52F49" w:rsidDel="0057542A" w:rsidRDefault="00E52F49" w:rsidP="004B2D65">
            <w:pPr>
              <w:rPr>
                <w:del w:id="111" w:author="Author" w:date="2022-03-25T16:08:00Z"/>
                <w:rFonts w:ascii="Calibri" w:hAnsi="Calibri"/>
                <w:sz w:val="18"/>
                <w:szCs w:val="18"/>
              </w:rPr>
            </w:pPr>
            <w:del w:id="112" w:author="Author" w:date="2022-03-25T16:08:00Z">
              <w:r w:rsidDel="0057542A">
                <w:rPr>
                  <w:rFonts w:ascii="Calibri" w:hAnsi="Calibri"/>
                  <w:sz w:val="18"/>
                  <w:szCs w:val="18"/>
                </w:rPr>
                <w:delText>Netting, or mesh, can be used if the cavity under the floor is filled and in contact with the subfloor.</w:delText>
              </w:r>
            </w:del>
          </w:p>
        </w:tc>
      </w:tr>
      <w:tr w:rsidR="00E52F49" w:rsidDel="0057542A" w14:paraId="219C7AA2" w14:textId="0B69834C" w:rsidTr="004B2D65">
        <w:trPr>
          <w:del w:id="113" w:author="Author" w:date="2022-03-25T16:08:00Z"/>
        </w:trPr>
        <w:tc>
          <w:tcPr>
            <w:tcW w:w="535" w:type="dxa"/>
            <w:vAlign w:val="center"/>
          </w:tcPr>
          <w:p w14:paraId="19F0A54A" w14:textId="51F82F58" w:rsidR="00E52F49" w:rsidDel="0057542A" w:rsidRDefault="00E52F49" w:rsidP="004B2D65">
            <w:pPr>
              <w:jc w:val="center"/>
              <w:rPr>
                <w:del w:id="114" w:author="Author" w:date="2022-03-25T16:08:00Z"/>
                <w:rFonts w:ascii="Calibri" w:hAnsi="Calibri"/>
                <w:sz w:val="18"/>
                <w:szCs w:val="18"/>
              </w:rPr>
            </w:pPr>
            <w:del w:id="115" w:author="Author" w:date="2022-03-25T16:08:00Z">
              <w:r w:rsidDel="0057542A">
                <w:rPr>
                  <w:rFonts w:ascii="Calibri" w:hAnsi="Calibri"/>
                  <w:sz w:val="18"/>
                  <w:szCs w:val="18"/>
                </w:rPr>
                <w:delText>04</w:delText>
              </w:r>
            </w:del>
          </w:p>
        </w:tc>
        <w:tc>
          <w:tcPr>
            <w:tcW w:w="10255" w:type="dxa"/>
          </w:tcPr>
          <w:p w14:paraId="4001D6DC" w14:textId="5C5030B5" w:rsidR="00E52F49" w:rsidDel="0057542A" w:rsidRDefault="00E52F49" w:rsidP="004B2D65">
            <w:pPr>
              <w:rPr>
                <w:del w:id="116" w:author="Author" w:date="2022-03-25T16:08:00Z"/>
                <w:rFonts w:ascii="Calibri" w:hAnsi="Calibri"/>
                <w:sz w:val="18"/>
                <w:szCs w:val="18"/>
              </w:rPr>
            </w:pPr>
            <w:del w:id="117" w:author="Author" w:date="2022-03-25T16:08:00Z">
              <w:r w:rsidDel="0057542A">
                <w:rPr>
                  <w:rFonts w:ascii="Calibri" w:hAnsi="Calibri"/>
                  <w:sz w:val="18"/>
                  <w:szCs w:val="18"/>
                </w:rPr>
                <w:delText xml:space="preserve">When daylight </w:delText>
              </w:r>
            </w:del>
            <w:ins w:id="118" w:author="Author" w:date="2021-11-23T08:15:00Z">
              <w:del w:id="119" w:author="Author" w:date="2022-03-25T16:08:00Z">
                <w:r w:rsidR="00864F71" w:rsidDel="0057542A">
                  <w:rPr>
                    <w:rFonts w:ascii="Calibri" w:hAnsi="Calibri"/>
                    <w:sz w:val="18"/>
                    <w:szCs w:val="18"/>
                  </w:rPr>
                  <w:delText xml:space="preserve">daylit </w:delText>
                </w:r>
              </w:del>
            </w:ins>
            <w:del w:id="120" w:author="Author" w:date="2022-03-25T16:08:00Z">
              <w:r w:rsidDel="0057542A">
                <w:rPr>
                  <w:rFonts w:ascii="Calibri" w:hAnsi="Calibri"/>
                  <w:sz w:val="18"/>
                  <w:szCs w:val="18"/>
                </w:rPr>
                <w:delText>basements are adjacent to crawlspaces, if the basement is conditioned the walls adjacent to the crawlspace are insulated to the R-value listed on the Certificate of Compliance. This includes framed stem walls, and vertical concrete retaining walls.</w:delText>
              </w:r>
            </w:del>
          </w:p>
        </w:tc>
      </w:tr>
      <w:tr w:rsidR="00E52F49" w:rsidDel="0057542A" w14:paraId="4E35093A" w14:textId="169906E0" w:rsidTr="004B2D65">
        <w:trPr>
          <w:del w:id="121" w:author="Author" w:date="2022-03-25T16:08:00Z"/>
        </w:trPr>
        <w:tc>
          <w:tcPr>
            <w:tcW w:w="535" w:type="dxa"/>
            <w:vAlign w:val="center"/>
          </w:tcPr>
          <w:p w14:paraId="0B1961FC" w14:textId="210559EE" w:rsidR="00E52F49" w:rsidDel="0057542A" w:rsidRDefault="00E52F49" w:rsidP="004B2D65">
            <w:pPr>
              <w:jc w:val="center"/>
              <w:rPr>
                <w:del w:id="122" w:author="Author" w:date="2022-03-25T16:08:00Z"/>
                <w:rFonts w:ascii="Calibri" w:hAnsi="Calibri"/>
                <w:sz w:val="18"/>
                <w:szCs w:val="18"/>
              </w:rPr>
            </w:pPr>
            <w:del w:id="123" w:author="Author" w:date="2022-03-25T16:08:00Z">
              <w:r w:rsidDel="0057542A">
                <w:rPr>
                  <w:rFonts w:ascii="Calibri" w:hAnsi="Calibri"/>
                  <w:sz w:val="18"/>
                  <w:szCs w:val="18"/>
                </w:rPr>
                <w:delText>05</w:delText>
              </w:r>
            </w:del>
          </w:p>
        </w:tc>
        <w:tc>
          <w:tcPr>
            <w:tcW w:w="10255" w:type="dxa"/>
          </w:tcPr>
          <w:p w14:paraId="67D0BECF" w14:textId="18CD49E8" w:rsidR="00E52F49" w:rsidDel="0057542A" w:rsidRDefault="00E52F49" w:rsidP="004B2D65">
            <w:pPr>
              <w:rPr>
                <w:del w:id="124" w:author="Author" w:date="2022-03-25T16:08:00Z"/>
                <w:rFonts w:ascii="Calibri" w:hAnsi="Calibri"/>
                <w:sz w:val="18"/>
                <w:szCs w:val="18"/>
              </w:rPr>
            </w:pPr>
            <w:del w:id="125" w:author="Author" w:date="2022-03-25T16:08:00Z">
              <w:r w:rsidDel="0057542A">
                <w:rPr>
                  <w:rFonts w:ascii="Calibri" w:hAnsi="Calibri"/>
                  <w:sz w:val="18"/>
                  <w:szCs w:val="18"/>
                </w:rPr>
                <w:delText xml:space="preserve">If access to the crawlspace is from the conditioned area the raised floor includes an airtight insulated access hatch. </w:delText>
              </w:r>
              <w:r w:rsidRPr="00B73260" w:rsidDel="0057542A">
                <w:rPr>
                  <w:rFonts w:ascii="Calibri" w:hAnsi="Calibri"/>
                  <w:sz w:val="18"/>
                  <w:szCs w:val="18"/>
                </w:rPr>
                <w:delText>Where possible locate crawl space access on the exterior.</w:delText>
              </w:r>
            </w:del>
          </w:p>
        </w:tc>
      </w:tr>
      <w:tr w:rsidR="00E52F49" w14:paraId="6DC48CEA" w14:textId="77777777" w:rsidTr="004B2D65">
        <w:tc>
          <w:tcPr>
            <w:tcW w:w="10790" w:type="dxa"/>
            <w:gridSpan w:val="2"/>
            <w:vAlign w:val="center"/>
          </w:tcPr>
          <w:p w14:paraId="63AFE3D7"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5ED6BC" w14:textId="77777777" w:rsidR="00E52F49" w:rsidRPr="00E93981" w:rsidRDefault="00E52F49" w:rsidP="00E52F49">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E52F49" w:rsidRPr="00E93981" w14:paraId="6C4672F1" w14:textId="77777777" w:rsidTr="004B2D65">
        <w:tc>
          <w:tcPr>
            <w:tcW w:w="10790" w:type="dxa"/>
            <w:gridSpan w:val="2"/>
            <w:tcBorders>
              <w:bottom w:val="single" w:sz="4" w:space="0" w:color="000000"/>
            </w:tcBorders>
          </w:tcPr>
          <w:p w14:paraId="785E0A1A" w14:textId="77777777" w:rsidR="00E52F49" w:rsidRDefault="00E52F49" w:rsidP="004B2D65">
            <w:pPr>
              <w:rPr>
                <w:ins w:id="126" w:author="Author" w:date="2022-03-25T16:08:00Z"/>
                <w:rFonts w:ascii="Calibri" w:hAnsi="Calibri"/>
                <w:b/>
                <w:sz w:val="18"/>
                <w:szCs w:val="16"/>
              </w:rPr>
            </w:pPr>
            <w:r>
              <w:rPr>
                <w:rFonts w:ascii="Calibri" w:hAnsi="Calibri"/>
                <w:b/>
                <w:sz w:val="18"/>
                <w:szCs w:val="16"/>
              </w:rPr>
              <w:t>D</w:t>
            </w:r>
            <w:r w:rsidRPr="00E93981">
              <w:rPr>
                <w:rFonts w:ascii="Calibri" w:hAnsi="Calibri"/>
                <w:b/>
                <w:sz w:val="18"/>
                <w:szCs w:val="16"/>
              </w:rPr>
              <w:t>. Wall Adjacent to Unconditioned Space</w:t>
            </w:r>
          </w:p>
          <w:p w14:paraId="5960A929" w14:textId="24675293" w:rsidR="0057542A" w:rsidRPr="00E93981" w:rsidRDefault="0057542A" w:rsidP="004B2D65">
            <w:pPr>
              <w:rPr>
                <w:rFonts w:ascii="Calibri" w:hAnsi="Calibri"/>
                <w:b/>
                <w:sz w:val="18"/>
                <w:szCs w:val="16"/>
              </w:rPr>
            </w:pPr>
            <w:ins w:id="127" w:author="Author" w:date="2022-03-25T16:08:00Z">
              <w:r>
                <w:rPr>
                  <w:sz w:val="18"/>
                  <w:szCs w:val="18"/>
                </w:rPr>
                <w:t>&lt;&lt;Static Text - see the top&gt;&gt;</w:t>
              </w:r>
            </w:ins>
          </w:p>
        </w:tc>
      </w:tr>
      <w:tr w:rsidR="00E52F49" w:rsidRPr="00E93981" w:rsidDel="0057542A" w14:paraId="12F2874F" w14:textId="3E9E763E" w:rsidTr="004B2D65">
        <w:trPr>
          <w:del w:id="128" w:author="Author" w:date="2022-03-25T16:08:00Z"/>
        </w:trPr>
        <w:tc>
          <w:tcPr>
            <w:tcW w:w="554" w:type="dxa"/>
            <w:vAlign w:val="center"/>
          </w:tcPr>
          <w:p w14:paraId="65B47AB7" w14:textId="38E0344D" w:rsidR="00E52F49" w:rsidRPr="00E93981" w:rsidDel="0057542A" w:rsidRDefault="00E52F49" w:rsidP="004B2D65">
            <w:pPr>
              <w:jc w:val="center"/>
              <w:rPr>
                <w:del w:id="129" w:author="Author" w:date="2022-03-25T16:08:00Z"/>
                <w:rFonts w:ascii="Calibri" w:hAnsi="Calibri"/>
                <w:sz w:val="18"/>
                <w:szCs w:val="16"/>
              </w:rPr>
            </w:pPr>
            <w:del w:id="130" w:author="Author" w:date="2022-03-25T16:08:00Z">
              <w:r w:rsidRPr="00E93981" w:rsidDel="0057542A">
                <w:rPr>
                  <w:rFonts w:ascii="Calibri" w:hAnsi="Calibri"/>
                  <w:sz w:val="18"/>
                  <w:szCs w:val="16"/>
                </w:rPr>
                <w:delText>01</w:delText>
              </w:r>
            </w:del>
          </w:p>
        </w:tc>
        <w:tc>
          <w:tcPr>
            <w:tcW w:w="10236" w:type="dxa"/>
          </w:tcPr>
          <w:p w14:paraId="57D49F5D" w14:textId="38A21F7B" w:rsidR="00E52F49" w:rsidRPr="00E93981" w:rsidDel="0057542A" w:rsidRDefault="00E52F49" w:rsidP="004B2D65">
            <w:pPr>
              <w:rPr>
                <w:del w:id="131" w:author="Author" w:date="2022-03-25T16:08:00Z"/>
                <w:rFonts w:ascii="Calibri" w:hAnsi="Calibri"/>
                <w:sz w:val="18"/>
                <w:szCs w:val="16"/>
              </w:rPr>
            </w:pPr>
            <w:del w:id="132" w:author="Author" w:date="2022-03-25T16:08:00Z">
              <w:r w:rsidRPr="00E93981" w:rsidDel="0057542A">
                <w:rPr>
                  <w:rFonts w:ascii="Calibri" w:hAnsi="Calibri"/>
                  <w:sz w:val="18"/>
                  <w:szCs w:val="16"/>
                </w:rPr>
                <w:delText>Insulation quality</w:delText>
              </w:r>
              <w:r w:rsidDel="0057542A">
                <w:rPr>
                  <w:rFonts w:ascii="Calibri" w:hAnsi="Calibri"/>
                  <w:sz w:val="18"/>
                  <w:szCs w:val="16"/>
                </w:rPr>
                <w:delText xml:space="preserve"> was</w:delText>
              </w:r>
              <w:r w:rsidRPr="00E93981" w:rsidDel="0057542A">
                <w:rPr>
                  <w:rFonts w:ascii="Calibri" w:hAnsi="Calibri"/>
                  <w:sz w:val="18"/>
                  <w:szCs w:val="16"/>
                </w:rPr>
                <w:delText xml:space="preserve"> verified prior to the installation of</w:delText>
              </w:r>
              <w:r w:rsidDel="0057542A">
                <w:rPr>
                  <w:rFonts w:ascii="Calibri" w:hAnsi="Calibri"/>
                  <w:sz w:val="18"/>
                  <w:szCs w:val="16"/>
                </w:rPr>
                <w:delText xml:space="preserve"> the</w:delText>
              </w:r>
              <w:r w:rsidRPr="00E93981" w:rsidDel="0057542A">
                <w:rPr>
                  <w:rFonts w:ascii="Calibri" w:hAnsi="Calibri"/>
                  <w:sz w:val="18"/>
                  <w:szCs w:val="16"/>
                </w:rPr>
                <w:delText xml:space="preserve"> interior air barrier (typically gypsum board). </w:delText>
              </w:r>
            </w:del>
          </w:p>
        </w:tc>
      </w:tr>
      <w:tr w:rsidR="00E52F49" w:rsidRPr="00E93981" w:rsidDel="0057542A" w14:paraId="307CBC7B" w14:textId="3BF5A7CB" w:rsidTr="004B2D65">
        <w:trPr>
          <w:del w:id="133" w:author="Author" w:date="2022-03-25T16:08:00Z"/>
        </w:trPr>
        <w:tc>
          <w:tcPr>
            <w:tcW w:w="554" w:type="dxa"/>
            <w:vAlign w:val="center"/>
          </w:tcPr>
          <w:p w14:paraId="7D3D90FA" w14:textId="6E2E8E22" w:rsidR="00E52F49" w:rsidRPr="00E93981" w:rsidDel="0057542A" w:rsidRDefault="00E52F49" w:rsidP="004B2D65">
            <w:pPr>
              <w:jc w:val="center"/>
              <w:rPr>
                <w:del w:id="134" w:author="Author" w:date="2022-03-25T16:08:00Z"/>
                <w:rFonts w:ascii="Calibri" w:hAnsi="Calibri"/>
                <w:sz w:val="18"/>
                <w:szCs w:val="16"/>
              </w:rPr>
            </w:pPr>
            <w:del w:id="135" w:author="Author" w:date="2022-03-25T16:08:00Z">
              <w:r w:rsidRPr="00E93981" w:rsidDel="0057542A">
                <w:rPr>
                  <w:rFonts w:ascii="Calibri" w:hAnsi="Calibri"/>
                  <w:sz w:val="18"/>
                  <w:szCs w:val="16"/>
                </w:rPr>
                <w:delText>02</w:delText>
              </w:r>
            </w:del>
          </w:p>
        </w:tc>
        <w:tc>
          <w:tcPr>
            <w:tcW w:w="10236" w:type="dxa"/>
          </w:tcPr>
          <w:p w14:paraId="3DEFB843" w14:textId="1C63CE7F" w:rsidR="00E52F49" w:rsidRPr="00E93981" w:rsidDel="0057542A" w:rsidRDefault="00E52F49" w:rsidP="004B2D65">
            <w:pPr>
              <w:rPr>
                <w:del w:id="136" w:author="Author" w:date="2022-03-25T16:08:00Z"/>
                <w:rFonts w:ascii="Calibri" w:hAnsi="Calibri"/>
                <w:sz w:val="18"/>
                <w:szCs w:val="16"/>
              </w:rPr>
            </w:pPr>
            <w:del w:id="137" w:author="Author" w:date="2022-03-25T16:08:00Z">
              <w:r w:rsidRPr="00E93981" w:rsidDel="0057542A">
                <w:rPr>
                  <w:rFonts w:ascii="Calibri" w:hAnsi="Calibri"/>
                  <w:sz w:val="18"/>
                  <w:szCs w:val="16"/>
                </w:rPr>
                <w:delText>Loose-fill and batt insulation is in contact with all six sides of wall cavities (top, bottom, back, left, right, front [to be installed later]) with no gaps, voids</w:delText>
              </w:r>
            </w:del>
            <w:ins w:id="138" w:author="Author" w:date="2021-11-23T08:16:00Z">
              <w:del w:id="139" w:author="Author" w:date="2022-03-25T16:08:00Z">
                <w:r w:rsidR="002139AF" w:rsidDel="0057542A">
                  <w:rPr>
                    <w:rFonts w:ascii="Calibri" w:hAnsi="Calibri"/>
                    <w:sz w:val="18"/>
                    <w:szCs w:val="16"/>
                  </w:rPr>
                  <w:delText>,</w:delText>
                </w:r>
              </w:del>
            </w:ins>
            <w:del w:id="140" w:author="Author" w:date="2022-03-25T16:08:00Z">
              <w:r w:rsidRPr="00E93981" w:rsidDel="0057542A">
                <w:rPr>
                  <w:rFonts w:ascii="Calibri" w:hAnsi="Calibri"/>
                  <w:sz w:val="18"/>
                  <w:szCs w:val="16"/>
                </w:rPr>
                <w:delText xml:space="preserve"> or compression. </w:delText>
              </w:r>
              <w:r w:rsidR="00164CCB" w:rsidDel="0057542A">
                <w:rPr>
                  <w:rFonts w:ascii="Calibri" w:hAnsi="Calibri"/>
                  <w:sz w:val="18"/>
                  <w:szCs w:val="16"/>
                </w:rPr>
                <w:delText>Special Situation: Where framing depth is greater than required insulation thickness (e.g., double walls or framed bump-outs) a secondary air barrier shall be installed and in contact with the insulation, so that the insulation fills the cavity formed by the additional air barrier.</w:delText>
              </w:r>
            </w:del>
          </w:p>
        </w:tc>
      </w:tr>
      <w:tr w:rsidR="00E52F49" w:rsidRPr="00E93981" w:rsidDel="0057542A" w14:paraId="0ABC1950" w14:textId="42966BA9" w:rsidTr="004B2D65">
        <w:trPr>
          <w:trHeight w:val="143"/>
          <w:del w:id="141" w:author="Author" w:date="2022-03-25T16:08:00Z"/>
        </w:trPr>
        <w:tc>
          <w:tcPr>
            <w:tcW w:w="554" w:type="dxa"/>
            <w:vAlign w:val="center"/>
          </w:tcPr>
          <w:p w14:paraId="3C5781DE" w14:textId="6CB239C7" w:rsidR="00E52F49" w:rsidRPr="00E93981" w:rsidDel="0057542A" w:rsidRDefault="00E52F49" w:rsidP="004B2D65">
            <w:pPr>
              <w:jc w:val="center"/>
              <w:rPr>
                <w:del w:id="142" w:author="Author" w:date="2022-03-25T16:08:00Z"/>
                <w:rFonts w:ascii="Calibri" w:hAnsi="Calibri"/>
                <w:sz w:val="18"/>
                <w:szCs w:val="16"/>
              </w:rPr>
            </w:pPr>
            <w:del w:id="143" w:author="Author" w:date="2022-03-25T16:08:00Z">
              <w:r w:rsidRPr="00E93981" w:rsidDel="0057542A">
                <w:rPr>
                  <w:rFonts w:ascii="Calibri" w:hAnsi="Calibri"/>
                  <w:sz w:val="18"/>
                  <w:szCs w:val="16"/>
                </w:rPr>
                <w:delText>03</w:delText>
              </w:r>
            </w:del>
          </w:p>
        </w:tc>
        <w:tc>
          <w:tcPr>
            <w:tcW w:w="10236" w:type="dxa"/>
          </w:tcPr>
          <w:p w14:paraId="041DEA8F" w14:textId="457F6019" w:rsidR="00E52F49" w:rsidRPr="00A90877" w:rsidDel="0057542A" w:rsidRDefault="00E52F49" w:rsidP="004B2D65">
            <w:pPr>
              <w:rPr>
                <w:del w:id="144" w:author="Author" w:date="2022-03-25T16:08:00Z"/>
                <w:rFonts w:ascii="Calibri" w:hAnsi="Calibri"/>
                <w:sz w:val="18"/>
                <w:szCs w:val="16"/>
              </w:rPr>
            </w:pPr>
            <w:del w:id="145" w:author="Author" w:date="2022-03-25T16:08:00Z">
              <w:r w:rsidRPr="00A90877" w:rsidDel="0057542A">
                <w:rPr>
                  <w:rFonts w:ascii="Calibri" w:hAnsi="Calibri"/>
                  <w:sz w:val="18"/>
                  <w:szCs w:val="16"/>
                </w:rPr>
                <w:delText>Insulation fits snuggly around obstructions (e.g., electrical boxes, plumbing and wiring) with no gaps, voids or compression.</w:delText>
              </w:r>
            </w:del>
          </w:p>
        </w:tc>
      </w:tr>
      <w:tr w:rsidR="00E52F49" w:rsidRPr="00E93981" w:rsidDel="0057542A" w14:paraId="191FC982" w14:textId="0A850EA2" w:rsidTr="004B2D65">
        <w:trPr>
          <w:del w:id="146" w:author="Author" w:date="2022-03-25T16:08:00Z"/>
        </w:trPr>
        <w:tc>
          <w:tcPr>
            <w:tcW w:w="554" w:type="dxa"/>
            <w:vAlign w:val="center"/>
          </w:tcPr>
          <w:p w14:paraId="6D23CFBA" w14:textId="4AA48386" w:rsidR="00E52F49" w:rsidRPr="00E93981" w:rsidDel="0057542A" w:rsidRDefault="00E52F49" w:rsidP="004B2D65">
            <w:pPr>
              <w:jc w:val="center"/>
              <w:rPr>
                <w:del w:id="147" w:author="Author" w:date="2022-03-25T16:08:00Z"/>
                <w:rFonts w:ascii="Calibri" w:hAnsi="Calibri"/>
                <w:sz w:val="18"/>
                <w:szCs w:val="16"/>
              </w:rPr>
            </w:pPr>
            <w:del w:id="148" w:author="Author" w:date="2022-03-25T16:08:00Z">
              <w:r w:rsidRPr="00E93981" w:rsidDel="0057542A">
                <w:rPr>
                  <w:rFonts w:ascii="Calibri" w:hAnsi="Calibri"/>
                  <w:sz w:val="18"/>
                  <w:szCs w:val="16"/>
                </w:rPr>
                <w:delText>04</w:delText>
              </w:r>
            </w:del>
          </w:p>
        </w:tc>
        <w:tc>
          <w:tcPr>
            <w:tcW w:w="10236" w:type="dxa"/>
          </w:tcPr>
          <w:p w14:paraId="11E4FF38" w14:textId="1BC25D61" w:rsidR="00E52F49" w:rsidRPr="00E93981" w:rsidDel="0057542A" w:rsidRDefault="00E52F49" w:rsidP="004B2D65">
            <w:pPr>
              <w:rPr>
                <w:del w:id="149" w:author="Author" w:date="2022-03-25T16:08:00Z"/>
                <w:rFonts w:ascii="Calibri" w:hAnsi="Calibri"/>
                <w:sz w:val="18"/>
                <w:szCs w:val="16"/>
              </w:rPr>
            </w:pPr>
            <w:del w:id="150" w:author="Author" w:date="2022-03-25T16:08:00Z">
              <w:r w:rsidRPr="00E93981" w:rsidDel="0057542A">
                <w:rPr>
                  <w:rFonts w:ascii="Calibri" w:hAnsi="Calibri"/>
                  <w:sz w:val="18"/>
                  <w:szCs w:val="16"/>
                </w:rPr>
                <w:delText>Structural metal tie</w:delText>
              </w:r>
              <w:r w:rsidDel="0057542A">
                <w:rPr>
                  <w:rFonts w:ascii="Calibri" w:hAnsi="Calibri"/>
                  <w:sz w:val="18"/>
                  <w:szCs w:val="16"/>
                </w:rPr>
                <w:delText>-</w:delText>
              </w:r>
              <w:r w:rsidRPr="00E93981" w:rsidDel="0057542A">
                <w:rPr>
                  <w:rFonts w:ascii="Calibri" w:hAnsi="Calibri"/>
                  <w:sz w:val="18"/>
                  <w:szCs w:val="16"/>
                </w:rPr>
                <w:delText>downs and shear panels are insulated between exterior air barrier and metal.</w:delText>
              </w:r>
            </w:del>
          </w:p>
        </w:tc>
      </w:tr>
      <w:tr w:rsidR="00E52F49" w:rsidRPr="00E93981" w:rsidDel="0057542A" w14:paraId="77435984" w14:textId="4A2D997F" w:rsidTr="004B2D65">
        <w:trPr>
          <w:del w:id="151" w:author="Author" w:date="2022-03-25T16:08:00Z"/>
        </w:trPr>
        <w:tc>
          <w:tcPr>
            <w:tcW w:w="554" w:type="dxa"/>
            <w:vAlign w:val="center"/>
          </w:tcPr>
          <w:p w14:paraId="7382429C" w14:textId="66C25D8B" w:rsidR="00E52F49" w:rsidRPr="00E93981" w:rsidDel="0057542A" w:rsidRDefault="00E52F49" w:rsidP="004B2D65">
            <w:pPr>
              <w:jc w:val="center"/>
              <w:rPr>
                <w:del w:id="152" w:author="Author" w:date="2022-03-25T16:08:00Z"/>
                <w:rFonts w:ascii="Calibri" w:hAnsi="Calibri"/>
                <w:sz w:val="18"/>
                <w:szCs w:val="16"/>
              </w:rPr>
            </w:pPr>
            <w:del w:id="153" w:author="Author" w:date="2022-03-25T16:08:00Z">
              <w:r w:rsidRPr="00E93981" w:rsidDel="0057542A">
                <w:rPr>
                  <w:rFonts w:ascii="Calibri" w:hAnsi="Calibri"/>
                  <w:sz w:val="18"/>
                  <w:szCs w:val="16"/>
                </w:rPr>
                <w:delText>05</w:delText>
              </w:r>
            </w:del>
          </w:p>
        </w:tc>
        <w:tc>
          <w:tcPr>
            <w:tcW w:w="10236" w:type="dxa"/>
          </w:tcPr>
          <w:p w14:paraId="67425853" w14:textId="4B9FBD4A" w:rsidR="00E52F49" w:rsidRPr="00E93981" w:rsidDel="0057542A" w:rsidRDefault="00E52F49" w:rsidP="004B2D65">
            <w:pPr>
              <w:rPr>
                <w:del w:id="154" w:author="Author" w:date="2022-03-25T16:08:00Z"/>
                <w:rFonts w:ascii="Calibri" w:hAnsi="Calibri"/>
                <w:sz w:val="18"/>
                <w:szCs w:val="16"/>
              </w:rPr>
            </w:pPr>
            <w:del w:id="155" w:author="Author" w:date="2022-03-25T16:08:00Z">
              <w:r w:rsidRPr="00E93981" w:rsidDel="0057542A">
                <w:rPr>
                  <w:rFonts w:ascii="Calibri" w:hAnsi="Calibri"/>
                  <w:sz w:val="18"/>
                  <w:szCs w:val="16"/>
                </w:rPr>
                <w:delText>Hard to access wall stud cavities, such as corner channels or wall intersections, are insulated to the proper R-value prior to the installation of exterior sheathing or exterior stucco lathe.</w:delText>
              </w:r>
            </w:del>
          </w:p>
        </w:tc>
      </w:tr>
      <w:tr w:rsidR="00E52F49" w:rsidRPr="00E93981" w:rsidDel="0057542A" w14:paraId="0E00554F" w14:textId="24C7D695" w:rsidTr="004B2D65">
        <w:trPr>
          <w:del w:id="156" w:author="Author" w:date="2022-03-25T16:08:00Z"/>
        </w:trPr>
        <w:tc>
          <w:tcPr>
            <w:tcW w:w="554" w:type="dxa"/>
            <w:vAlign w:val="center"/>
          </w:tcPr>
          <w:p w14:paraId="6DCE1656" w14:textId="41539675" w:rsidR="00E52F49" w:rsidRPr="00E93981" w:rsidDel="0057542A" w:rsidRDefault="00E52F49" w:rsidP="004B2D65">
            <w:pPr>
              <w:jc w:val="center"/>
              <w:rPr>
                <w:del w:id="157" w:author="Author" w:date="2022-03-25T16:08:00Z"/>
                <w:rFonts w:ascii="Calibri" w:hAnsi="Calibri"/>
                <w:sz w:val="18"/>
                <w:szCs w:val="16"/>
              </w:rPr>
            </w:pPr>
            <w:del w:id="158" w:author="Author" w:date="2022-03-25T16:08:00Z">
              <w:r w:rsidRPr="00E93981" w:rsidDel="0057542A">
                <w:rPr>
                  <w:rFonts w:ascii="Calibri" w:hAnsi="Calibri"/>
                  <w:sz w:val="18"/>
                  <w:szCs w:val="16"/>
                </w:rPr>
                <w:delText>06</w:delText>
              </w:r>
            </w:del>
          </w:p>
        </w:tc>
        <w:tc>
          <w:tcPr>
            <w:tcW w:w="10236" w:type="dxa"/>
          </w:tcPr>
          <w:p w14:paraId="163BC4FA" w14:textId="1DA6D862" w:rsidR="00E52F49" w:rsidRPr="00E93981" w:rsidDel="0057542A" w:rsidRDefault="00E52F49" w:rsidP="004B2D65">
            <w:pPr>
              <w:rPr>
                <w:del w:id="159" w:author="Author" w:date="2022-03-25T16:08:00Z"/>
                <w:rFonts w:ascii="Calibri" w:hAnsi="Calibri"/>
                <w:sz w:val="18"/>
                <w:szCs w:val="16"/>
              </w:rPr>
            </w:pPr>
            <w:del w:id="160" w:author="Author" w:date="2022-03-25T16:08:00Z">
              <w:r w:rsidRPr="00E93981" w:rsidDel="0057542A">
                <w:rPr>
                  <w:rFonts w:ascii="Calibri" w:hAnsi="Calibri"/>
                  <w:sz w:val="18"/>
                  <w:szCs w:val="16"/>
                </w:rPr>
                <w:delText xml:space="preserve">Insulation and interior air barrier </w:delText>
              </w:r>
              <w:r w:rsidDel="0057542A">
                <w:rPr>
                  <w:rFonts w:ascii="Calibri" w:hAnsi="Calibri"/>
                  <w:sz w:val="18"/>
                  <w:szCs w:val="16"/>
                </w:rPr>
                <w:delText>are</w:delText>
              </w:r>
              <w:r w:rsidRPr="00E93981" w:rsidDel="0057542A">
                <w:rPr>
                  <w:rFonts w:ascii="Calibri" w:hAnsi="Calibri"/>
                  <w:sz w:val="18"/>
                  <w:szCs w:val="16"/>
                </w:rPr>
                <w:delText xml:space="preserve"> installed behind tub, shower, fireplace enclosures and stairwells to the R-value listed on the </w:delText>
              </w:r>
              <w:r w:rsidDel="0057542A">
                <w:rPr>
                  <w:rFonts w:ascii="Calibri" w:hAnsi="Calibri"/>
                  <w:sz w:val="18"/>
                  <w:szCs w:val="16"/>
                </w:rPr>
                <w:delText>Certificate of Compliance</w:delText>
              </w:r>
              <w:r w:rsidRPr="00E93981" w:rsidDel="0057542A">
                <w:rPr>
                  <w:rFonts w:ascii="Calibri" w:hAnsi="Calibri"/>
                  <w:sz w:val="18"/>
                  <w:szCs w:val="16"/>
                </w:rPr>
                <w:delText xml:space="preserve"> when located against exterior walls.</w:delText>
              </w:r>
            </w:del>
          </w:p>
        </w:tc>
      </w:tr>
      <w:tr w:rsidR="00E52F49" w:rsidRPr="00E93981" w:rsidDel="0057542A" w14:paraId="22B8DAC1" w14:textId="140EE057" w:rsidTr="004B2D65">
        <w:trPr>
          <w:del w:id="161" w:author="Author" w:date="2022-03-25T16:08:00Z"/>
        </w:trPr>
        <w:tc>
          <w:tcPr>
            <w:tcW w:w="554" w:type="dxa"/>
            <w:vAlign w:val="center"/>
          </w:tcPr>
          <w:p w14:paraId="3DD56ACD" w14:textId="42E88223" w:rsidR="00E52F49" w:rsidRPr="00E93981" w:rsidDel="0057542A" w:rsidRDefault="00E52F49" w:rsidP="004B2D65">
            <w:pPr>
              <w:jc w:val="center"/>
              <w:rPr>
                <w:del w:id="162" w:author="Author" w:date="2022-03-25T16:08:00Z"/>
                <w:rFonts w:ascii="Calibri" w:hAnsi="Calibri"/>
                <w:sz w:val="18"/>
                <w:szCs w:val="16"/>
              </w:rPr>
            </w:pPr>
            <w:del w:id="163" w:author="Author" w:date="2022-03-25T16:08:00Z">
              <w:r w:rsidRPr="00E93981" w:rsidDel="0057542A">
                <w:rPr>
                  <w:rFonts w:ascii="Calibri" w:hAnsi="Calibri"/>
                  <w:sz w:val="18"/>
                  <w:szCs w:val="16"/>
                </w:rPr>
                <w:delText>07</w:delText>
              </w:r>
            </w:del>
          </w:p>
        </w:tc>
        <w:tc>
          <w:tcPr>
            <w:tcW w:w="10236" w:type="dxa"/>
          </w:tcPr>
          <w:p w14:paraId="3F6F0FAB" w14:textId="1F8A348E" w:rsidR="00E52F49" w:rsidRPr="00E93981" w:rsidDel="0057542A" w:rsidRDefault="00E52F49" w:rsidP="002F23D4">
            <w:pPr>
              <w:rPr>
                <w:del w:id="164" w:author="Author" w:date="2022-03-25T16:08:00Z"/>
                <w:rFonts w:ascii="Calibri" w:hAnsi="Calibri"/>
                <w:sz w:val="18"/>
                <w:szCs w:val="16"/>
              </w:rPr>
            </w:pPr>
            <w:del w:id="165" w:author="Author" w:date="2022-03-25T16:08:00Z">
              <w:r w:rsidRPr="00E93981" w:rsidDel="0057542A">
                <w:rPr>
                  <w:rFonts w:ascii="Calibri" w:hAnsi="Calibri"/>
                  <w:sz w:val="18"/>
                  <w:szCs w:val="16"/>
                </w:rPr>
                <w:delText xml:space="preserve">All single-member window and door headers shall be insulated to a minimum of R-3 for a 2x4 framing, or equivalent width, and a minimum of R-5 for all other assemblies. </w:delText>
              </w:r>
              <w:r w:rsidR="002F23D4" w:rsidDel="0057542A">
                <w:rPr>
                  <w:rFonts w:ascii="Calibri" w:hAnsi="Calibri"/>
                  <w:sz w:val="18"/>
                  <w:szCs w:val="16"/>
                </w:rPr>
                <w:delText>No header insulation is required for single-member headers that are the same width as the wall, provided that the entire wall has at least R-2 insulation.</w:delText>
              </w:r>
            </w:del>
          </w:p>
        </w:tc>
      </w:tr>
      <w:tr w:rsidR="00E52F49" w:rsidRPr="00E93981" w:rsidDel="0057542A" w14:paraId="323BEB22" w14:textId="06349370" w:rsidTr="004B2D65">
        <w:trPr>
          <w:del w:id="166" w:author="Author" w:date="2022-03-25T16:08:00Z"/>
        </w:trPr>
        <w:tc>
          <w:tcPr>
            <w:tcW w:w="554" w:type="dxa"/>
            <w:vAlign w:val="center"/>
          </w:tcPr>
          <w:p w14:paraId="28ACEA78" w14:textId="1FCD8894" w:rsidR="00E52F49" w:rsidRPr="00E93981" w:rsidDel="0057542A" w:rsidRDefault="00E52F49" w:rsidP="004B2D65">
            <w:pPr>
              <w:jc w:val="center"/>
              <w:rPr>
                <w:del w:id="167" w:author="Author" w:date="2022-03-25T16:08:00Z"/>
                <w:rFonts w:ascii="Calibri" w:hAnsi="Calibri"/>
                <w:sz w:val="18"/>
                <w:szCs w:val="16"/>
              </w:rPr>
            </w:pPr>
            <w:del w:id="168" w:author="Author" w:date="2022-03-25T16:08:00Z">
              <w:r w:rsidRPr="00E93981" w:rsidDel="0057542A">
                <w:rPr>
                  <w:rFonts w:ascii="Calibri" w:hAnsi="Calibri"/>
                  <w:sz w:val="18"/>
                  <w:szCs w:val="16"/>
                </w:rPr>
                <w:delText>08</w:delText>
              </w:r>
            </w:del>
          </w:p>
        </w:tc>
        <w:tc>
          <w:tcPr>
            <w:tcW w:w="10236" w:type="dxa"/>
          </w:tcPr>
          <w:p w14:paraId="0CABB498" w14:textId="569AA83A" w:rsidR="00E52F49" w:rsidRPr="00E93981" w:rsidDel="0057542A" w:rsidRDefault="00E52F49" w:rsidP="004B2D65">
            <w:pPr>
              <w:rPr>
                <w:del w:id="169" w:author="Author" w:date="2022-03-25T16:08:00Z"/>
                <w:rFonts w:ascii="Calibri" w:hAnsi="Calibri"/>
                <w:sz w:val="18"/>
                <w:szCs w:val="16"/>
              </w:rPr>
            </w:pPr>
            <w:del w:id="170" w:author="Author" w:date="2022-03-25T16:08:00Z">
              <w:r w:rsidRPr="00E93981" w:rsidDel="0057542A">
                <w:rPr>
                  <w:rFonts w:ascii="Calibri" w:hAnsi="Calibri"/>
                  <w:sz w:val="18"/>
                  <w:szCs w:val="16"/>
                </w:rPr>
                <w:delText>After insulation is installed: All insulated walls have interior and exterior air barriers, including kneewalls and walls of skylight wells. Exception: Rim joists. Interior air barrier (typically gypsum board) is sealed to top plate.</w:delText>
              </w:r>
            </w:del>
          </w:p>
        </w:tc>
      </w:tr>
      <w:tr w:rsidR="00E52F49" w:rsidRPr="00E93981" w14:paraId="1CB67A7C" w14:textId="77777777" w:rsidTr="004B2D65">
        <w:tc>
          <w:tcPr>
            <w:tcW w:w="10790" w:type="dxa"/>
            <w:gridSpan w:val="2"/>
            <w:vAlign w:val="center"/>
          </w:tcPr>
          <w:p w14:paraId="3FB84ED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55A6345" w14:textId="0CACC03A"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28B0145" w14:textId="77777777" w:rsidTr="004B2D65">
        <w:tc>
          <w:tcPr>
            <w:tcW w:w="10790" w:type="dxa"/>
            <w:gridSpan w:val="2"/>
          </w:tcPr>
          <w:p w14:paraId="12CE3AED" w14:textId="77777777" w:rsidR="00E52F49" w:rsidRDefault="00E52F49" w:rsidP="004B2D65">
            <w:pPr>
              <w:rPr>
                <w:ins w:id="171" w:author="Author" w:date="2022-03-25T16:08:00Z"/>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p w14:paraId="579F3A43" w14:textId="42237D0E" w:rsidR="0057542A" w:rsidRPr="00E93981" w:rsidRDefault="0057542A" w:rsidP="004B2D65">
            <w:pPr>
              <w:rPr>
                <w:rFonts w:ascii="Calibri" w:hAnsi="Calibri"/>
                <w:b/>
                <w:sz w:val="18"/>
                <w:szCs w:val="16"/>
              </w:rPr>
            </w:pPr>
            <w:ins w:id="172" w:author="Author" w:date="2022-03-25T16:08:00Z">
              <w:r>
                <w:rPr>
                  <w:sz w:val="18"/>
                  <w:szCs w:val="18"/>
                </w:rPr>
                <w:t>&lt;&lt;Static Text - see the top&gt;&gt;</w:t>
              </w:r>
            </w:ins>
          </w:p>
        </w:tc>
      </w:tr>
      <w:tr w:rsidR="00E52F49" w:rsidRPr="00E93981" w:rsidDel="0057542A" w14:paraId="3B405895" w14:textId="1A59C1E6" w:rsidTr="004B2D65">
        <w:trPr>
          <w:del w:id="173" w:author="Author" w:date="2022-03-25T16:09:00Z"/>
        </w:trPr>
        <w:tc>
          <w:tcPr>
            <w:tcW w:w="554" w:type="dxa"/>
            <w:vAlign w:val="center"/>
          </w:tcPr>
          <w:p w14:paraId="79BC813D" w14:textId="14DD4F11" w:rsidR="00E52F49" w:rsidRPr="00E93981" w:rsidDel="0057542A" w:rsidRDefault="00E52F49" w:rsidP="004B2D65">
            <w:pPr>
              <w:jc w:val="center"/>
              <w:rPr>
                <w:del w:id="174" w:author="Author" w:date="2022-03-25T16:09:00Z"/>
                <w:rFonts w:ascii="Calibri" w:hAnsi="Calibri"/>
                <w:sz w:val="18"/>
                <w:szCs w:val="16"/>
              </w:rPr>
            </w:pPr>
            <w:del w:id="175" w:author="Author" w:date="2022-03-25T16:09:00Z">
              <w:r w:rsidRPr="00E93981" w:rsidDel="0057542A">
                <w:rPr>
                  <w:rFonts w:ascii="Calibri" w:hAnsi="Calibri"/>
                  <w:sz w:val="18"/>
                  <w:szCs w:val="16"/>
                </w:rPr>
                <w:delText>01</w:delText>
              </w:r>
            </w:del>
          </w:p>
        </w:tc>
        <w:tc>
          <w:tcPr>
            <w:tcW w:w="10236" w:type="dxa"/>
          </w:tcPr>
          <w:p w14:paraId="4FB704CF" w14:textId="318A1BD0" w:rsidR="00E52F49" w:rsidRPr="00E93981" w:rsidDel="0057542A" w:rsidRDefault="00E52F49" w:rsidP="004B2D65">
            <w:pPr>
              <w:rPr>
                <w:del w:id="176" w:author="Author" w:date="2022-03-25T16:09:00Z"/>
                <w:rFonts w:ascii="Calibri" w:hAnsi="Calibri"/>
                <w:sz w:val="18"/>
                <w:szCs w:val="16"/>
              </w:rPr>
            </w:pPr>
            <w:del w:id="177" w:author="Author" w:date="2022-03-25T16:09:00Z">
              <w:r w:rsidRPr="00E93981" w:rsidDel="0057542A">
                <w:rPr>
                  <w:rFonts w:ascii="Calibri" w:hAnsi="Calibri"/>
                  <w:sz w:val="18"/>
                  <w:szCs w:val="16"/>
                </w:rPr>
                <w:delText>Insulation extends to the outside surface of the exterior wall.</w:delText>
              </w:r>
            </w:del>
          </w:p>
        </w:tc>
      </w:tr>
      <w:tr w:rsidR="00E52F49" w:rsidRPr="00E93981" w:rsidDel="0057542A" w14:paraId="1C9BD9CD" w14:textId="016F1A48" w:rsidTr="004B2D65">
        <w:trPr>
          <w:del w:id="178" w:author="Author" w:date="2022-03-25T16:09:00Z"/>
        </w:trPr>
        <w:tc>
          <w:tcPr>
            <w:tcW w:w="554" w:type="dxa"/>
            <w:vAlign w:val="center"/>
          </w:tcPr>
          <w:p w14:paraId="2E932EBC" w14:textId="6E1531C0" w:rsidR="00E52F49" w:rsidRPr="00E93981" w:rsidDel="0057542A" w:rsidRDefault="00E52F49" w:rsidP="004B2D65">
            <w:pPr>
              <w:jc w:val="center"/>
              <w:rPr>
                <w:del w:id="179" w:author="Author" w:date="2022-03-25T16:09:00Z"/>
                <w:rFonts w:ascii="Calibri" w:hAnsi="Calibri"/>
                <w:sz w:val="18"/>
                <w:szCs w:val="16"/>
              </w:rPr>
            </w:pPr>
            <w:del w:id="180" w:author="Author" w:date="2022-03-25T16:09:00Z">
              <w:r w:rsidRPr="00E93981" w:rsidDel="0057542A">
                <w:rPr>
                  <w:rFonts w:ascii="Calibri" w:hAnsi="Calibri"/>
                  <w:sz w:val="18"/>
                  <w:szCs w:val="16"/>
                </w:rPr>
                <w:delText>02</w:delText>
              </w:r>
            </w:del>
          </w:p>
        </w:tc>
        <w:tc>
          <w:tcPr>
            <w:tcW w:w="10236" w:type="dxa"/>
          </w:tcPr>
          <w:p w14:paraId="5F74BDA2" w14:textId="2C4C2D35" w:rsidR="00E52F49" w:rsidRPr="00E93981" w:rsidDel="0057542A" w:rsidRDefault="00E52F49" w:rsidP="004B2D65">
            <w:pPr>
              <w:rPr>
                <w:del w:id="181" w:author="Author" w:date="2022-03-25T16:09:00Z"/>
                <w:rFonts w:ascii="Calibri" w:hAnsi="Calibri"/>
                <w:sz w:val="18"/>
                <w:szCs w:val="16"/>
              </w:rPr>
            </w:pPr>
            <w:del w:id="182" w:author="Author" w:date="2022-03-25T16:09:00Z">
              <w:r w:rsidRPr="00E93981" w:rsidDel="0057542A">
                <w:rPr>
                  <w:rFonts w:ascii="Calibri" w:hAnsi="Calibri"/>
                  <w:sz w:val="18"/>
                  <w:szCs w:val="16"/>
                </w:rPr>
                <w:delText>Insulation is in direct contact with</w:delText>
              </w:r>
              <w:r w:rsidDel="0057542A">
                <w:rPr>
                  <w:rFonts w:ascii="Calibri" w:hAnsi="Calibri"/>
                  <w:sz w:val="18"/>
                  <w:szCs w:val="16"/>
                </w:rPr>
                <w:delText xml:space="preserve"> the</w:delText>
              </w:r>
              <w:r w:rsidRPr="00E93981" w:rsidDel="0057542A">
                <w:rPr>
                  <w:rFonts w:ascii="Calibri" w:hAnsi="Calibri"/>
                  <w:sz w:val="18"/>
                  <w:szCs w:val="16"/>
                </w:rPr>
                <w:delText xml:space="preserve"> ceiling air barrier so there are no gaps, voids or compression.</w:delText>
              </w:r>
            </w:del>
          </w:p>
        </w:tc>
      </w:tr>
      <w:tr w:rsidR="00E52F49" w:rsidRPr="00E93981" w:rsidDel="0057542A" w14:paraId="68C4CFA6" w14:textId="53B416AE" w:rsidTr="004B2D65">
        <w:trPr>
          <w:del w:id="183" w:author="Author" w:date="2022-03-25T16:09:00Z"/>
        </w:trPr>
        <w:tc>
          <w:tcPr>
            <w:tcW w:w="554" w:type="dxa"/>
            <w:vAlign w:val="center"/>
          </w:tcPr>
          <w:p w14:paraId="21FF612B" w14:textId="7B9D6C0A" w:rsidR="00E52F49" w:rsidRPr="00E93981" w:rsidDel="0057542A" w:rsidRDefault="00E52F49" w:rsidP="004B2D65">
            <w:pPr>
              <w:jc w:val="center"/>
              <w:rPr>
                <w:del w:id="184" w:author="Author" w:date="2022-03-25T16:09:00Z"/>
                <w:rFonts w:ascii="Calibri" w:hAnsi="Calibri"/>
                <w:sz w:val="18"/>
                <w:szCs w:val="16"/>
              </w:rPr>
            </w:pPr>
            <w:del w:id="185" w:author="Author" w:date="2022-03-25T16:09:00Z">
              <w:r w:rsidRPr="00E93981" w:rsidDel="0057542A">
                <w:rPr>
                  <w:rFonts w:ascii="Calibri" w:hAnsi="Calibri"/>
                  <w:sz w:val="18"/>
                  <w:szCs w:val="16"/>
                </w:rPr>
                <w:delText>03</w:delText>
              </w:r>
            </w:del>
          </w:p>
        </w:tc>
        <w:tc>
          <w:tcPr>
            <w:tcW w:w="10236" w:type="dxa"/>
          </w:tcPr>
          <w:p w14:paraId="5D3F8456" w14:textId="6B5269DC" w:rsidR="00E52F49" w:rsidRPr="00E93981" w:rsidDel="0057542A" w:rsidRDefault="00E52F49" w:rsidP="004B2D65">
            <w:pPr>
              <w:rPr>
                <w:del w:id="186" w:author="Author" w:date="2022-03-25T16:09:00Z"/>
                <w:rFonts w:ascii="Calibri" w:hAnsi="Calibri"/>
                <w:sz w:val="18"/>
                <w:szCs w:val="16"/>
              </w:rPr>
            </w:pPr>
            <w:del w:id="187" w:author="Author" w:date="2022-03-25T16:09:00Z">
              <w:r w:rsidRPr="00E93981" w:rsidDel="0057542A">
                <w:rPr>
                  <w:rFonts w:ascii="Calibri" w:hAnsi="Calibri"/>
                  <w:sz w:val="18"/>
                  <w:szCs w:val="16"/>
                </w:rPr>
                <w:delText xml:space="preserve">Chimneys and flues (except zero clearance) have </w:delText>
              </w:r>
              <w:r w:rsidDel="0057542A">
                <w:rPr>
                  <w:rFonts w:ascii="Calibri" w:hAnsi="Calibri"/>
                  <w:sz w:val="18"/>
                  <w:szCs w:val="16"/>
                </w:rPr>
                <w:delText xml:space="preserve">a </w:delText>
              </w:r>
              <w:r w:rsidRPr="00E93981" w:rsidDel="0057542A">
                <w:rPr>
                  <w:rFonts w:ascii="Calibri" w:hAnsi="Calibri"/>
                  <w:sz w:val="18"/>
                  <w:szCs w:val="16"/>
                </w:rPr>
                <w:delText>sheet metal collar at the ceiling level to prevent contact with the insulation. The collar is at least as tall as the depth of the insulation. There is a minimum 1</w:delText>
              </w:r>
            </w:del>
            <w:ins w:id="188" w:author="Author" w:date="2021-11-23T08:16:00Z">
              <w:del w:id="189" w:author="Author" w:date="2022-03-25T16:09:00Z">
                <w:r w:rsidR="002139AF" w:rsidDel="0057542A">
                  <w:rPr>
                    <w:rFonts w:ascii="Calibri" w:hAnsi="Calibri"/>
                    <w:sz w:val="18"/>
                    <w:szCs w:val="16"/>
                  </w:rPr>
                  <w:delText>-inch</w:delText>
                </w:r>
              </w:del>
            </w:ins>
            <w:del w:id="190" w:author="Author" w:date="2022-03-25T16:09:00Z">
              <w:r w:rsidRPr="00E93981" w:rsidDel="0057542A">
                <w:rPr>
                  <w:rFonts w:ascii="Calibri" w:hAnsi="Calibri"/>
                  <w:sz w:val="18"/>
                  <w:szCs w:val="16"/>
                </w:rPr>
                <w:delText>” clearance between the collar and the chimney/flue for double wall vent, and 6”</w:delText>
              </w:r>
            </w:del>
            <w:ins w:id="191" w:author="Author" w:date="2021-11-23T08:16:00Z">
              <w:del w:id="192" w:author="Author" w:date="2022-03-25T16:09:00Z">
                <w:r w:rsidR="002139AF" w:rsidDel="0057542A">
                  <w:rPr>
                    <w:rFonts w:ascii="Calibri" w:hAnsi="Calibri"/>
                    <w:sz w:val="18"/>
                    <w:szCs w:val="16"/>
                  </w:rPr>
                  <w:delText>-inches</w:delText>
                </w:r>
              </w:del>
            </w:ins>
            <w:del w:id="193" w:author="Author" w:date="2022-03-25T16:09:00Z">
              <w:r w:rsidRPr="00E93981" w:rsidDel="0057542A">
                <w:rPr>
                  <w:rFonts w:ascii="Calibri" w:hAnsi="Calibri"/>
                  <w:sz w:val="18"/>
                  <w:szCs w:val="16"/>
                </w:rPr>
                <w:delText xml:space="preserve"> for single wall vent, unless manufacturer’s instructions require otherwise. The collar is sealed to the ceiling with high temperature sealant to prevent air leakage. The insulation is in contact with the sheet metal collar.</w:delText>
              </w:r>
            </w:del>
          </w:p>
        </w:tc>
      </w:tr>
      <w:tr w:rsidR="00E52F49" w:rsidRPr="00E93981" w:rsidDel="0057542A" w14:paraId="3E4BEBBD" w14:textId="468E126B" w:rsidTr="004B2D65">
        <w:trPr>
          <w:del w:id="194" w:author="Author" w:date="2022-03-25T16:09:00Z"/>
        </w:trPr>
        <w:tc>
          <w:tcPr>
            <w:tcW w:w="554" w:type="dxa"/>
            <w:vAlign w:val="center"/>
          </w:tcPr>
          <w:p w14:paraId="615F0F89" w14:textId="56FB5845" w:rsidR="00E52F49" w:rsidRPr="00E93981" w:rsidDel="0057542A" w:rsidRDefault="00E52F49" w:rsidP="004B2D65">
            <w:pPr>
              <w:jc w:val="center"/>
              <w:rPr>
                <w:del w:id="195" w:author="Author" w:date="2022-03-25T16:09:00Z"/>
                <w:rFonts w:ascii="Calibri" w:hAnsi="Calibri"/>
                <w:sz w:val="18"/>
                <w:szCs w:val="16"/>
              </w:rPr>
            </w:pPr>
            <w:del w:id="196" w:author="Author" w:date="2022-03-25T16:09:00Z">
              <w:r w:rsidRPr="00E93981" w:rsidDel="0057542A">
                <w:rPr>
                  <w:rFonts w:ascii="Calibri" w:hAnsi="Calibri"/>
                  <w:sz w:val="18"/>
                  <w:szCs w:val="16"/>
                </w:rPr>
                <w:delText>04</w:delText>
              </w:r>
            </w:del>
          </w:p>
        </w:tc>
        <w:tc>
          <w:tcPr>
            <w:tcW w:w="10236" w:type="dxa"/>
          </w:tcPr>
          <w:p w14:paraId="16E3DAC1" w14:textId="1524F9C1" w:rsidR="00E52F49" w:rsidRPr="00E93981" w:rsidDel="0057542A" w:rsidRDefault="00E52F49" w:rsidP="004B2D65">
            <w:pPr>
              <w:rPr>
                <w:del w:id="197" w:author="Author" w:date="2022-03-25T16:09:00Z"/>
                <w:rFonts w:ascii="Calibri" w:hAnsi="Calibri"/>
                <w:sz w:val="18"/>
                <w:szCs w:val="16"/>
              </w:rPr>
            </w:pPr>
            <w:del w:id="198" w:author="Author" w:date="2022-03-25T16:09:00Z">
              <w:r w:rsidRPr="00E93981" w:rsidDel="0057542A">
                <w:rPr>
                  <w:rFonts w:ascii="Calibri" w:hAnsi="Calibri"/>
                  <w:sz w:val="18"/>
                  <w:szCs w:val="16"/>
                </w:rPr>
                <w:delText xml:space="preserve">Recessed can lights penetrating </w:delText>
              </w:r>
              <w:r w:rsidDel="0057542A">
                <w:rPr>
                  <w:rFonts w:ascii="Calibri" w:hAnsi="Calibri"/>
                  <w:sz w:val="18"/>
                  <w:szCs w:val="16"/>
                </w:rPr>
                <w:delText xml:space="preserve">the </w:delText>
              </w:r>
              <w:r w:rsidRPr="00E93981" w:rsidDel="0057542A">
                <w:rPr>
                  <w:rFonts w:ascii="Calibri" w:hAnsi="Calibri"/>
                  <w:sz w:val="18"/>
                  <w:szCs w:val="16"/>
                </w:rPr>
                <w:delText xml:space="preserve">ceiling air barrier are covered with insulation to the depth needed to meet </w:delText>
              </w:r>
              <w:r w:rsidDel="0057542A">
                <w:rPr>
                  <w:rFonts w:ascii="Calibri" w:hAnsi="Calibri"/>
                  <w:sz w:val="18"/>
                  <w:szCs w:val="16"/>
                </w:rPr>
                <w:delText xml:space="preserve">the </w:delText>
              </w:r>
              <w:r w:rsidRPr="00E93981" w:rsidDel="0057542A">
                <w:rPr>
                  <w:rFonts w:ascii="Calibri" w:hAnsi="Calibri"/>
                  <w:sz w:val="18"/>
                  <w:szCs w:val="16"/>
                </w:rPr>
                <w:delText>ceiling R-value specified on the Certificate of Compliance.</w:delText>
              </w:r>
            </w:del>
          </w:p>
        </w:tc>
      </w:tr>
      <w:tr w:rsidR="00E52F49" w:rsidRPr="00E93981" w:rsidDel="0057542A" w14:paraId="1BE4A252" w14:textId="78F83039" w:rsidTr="004B2D65">
        <w:trPr>
          <w:del w:id="199" w:author="Author" w:date="2022-03-25T16:09:00Z"/>
        </w:trPr>
        <w:tc>
          <w:tcPr>
            <w:tcW w:w="554" w:type="dxa"/>
            <w:vAlign w:val="center"/>
          </w:tcPr>
          <w:p w14:paraId="019F9266" w14:textId="7245339A" w:rsidR="00E52F49" w:rsidRPr="00E93981" w:rsidDel="0057542A" w:rsidRDefault="00E52F49" w:rsidP="004B2D65">
            <w:pPr>
              <w:jc w:val="center"/>
              <w:rPr>
                <w:del w:id="200" w:author="Author" w:date="2022-03-25T16:09:00Z"/>
                <w:rFonts w:ascii="Calibri" w:hAnsi="Calibri"/>
                <w:sz w:val="18"/>
                <w:szCs w:val="16"/>
              </w:rPr>
            </w:pPr>
            <w:del w:id="201" w:author="Author" w:date="2022-03-25T16:09:00Z">
              <w:r w:rsidRPr="00E93981" w:rsidDel="0057542A">
                <w:rPr>
                  <w:rFonts w:ascii="Calibri" w:hAnsi="Calibri"/>
                  <w:sz w:val="18"/>
                  <w:szCs w:val="16"/>
                </w:rPr>
                <w:delText>05</w:delText>
              </w:r>
            </w:del>
          </w:p>
        </w:tc>
        <w:tc>
          <w:tcPr>
            <w:tcW w:w="10236" w:type="dxa"/>
          </w:tcPr>
          <w:p w14:paraId="61BFF346" w14:textId="03CD6068" w:rsidR="00E52F49" w:rsidRPr="00E93981" w:rsidDel="0057542A" w:rsidRDefault="00E52F49" w:rsidP="004B2D65">
            <w:pPr>
              <w:rPr>
                <w:del w:id="202" w:author="Author" w:date="2022-03-25T16:09:00Z"/>
                <w:rFonts w:ascii="Calibri" w:hAnsi="Calibri"/>
                <w:sz w:val="18"/>
                <w:szCs w:val="16"/>
              </w:rPr>
            </w:pPr>
            <w:del w:id="203" w:author="Author" w:date="2022-03-25T16:09:00Z">
              <w:r w:rsidDel="0057542A">
                <w:rPr>
                  <w:rFonts w:ascii="Calibri" w:hAnsi="Calibri"/>
                  <w:sz w:val="18"/>
                  <w:szCs w:val="16"/>
                </w:rPr>
                <w:delText>External surfaces of steel studs, s</w:delText>
              </w:r>
              <w:r w:rsidRPr="00E93981" w:rsidDel="0057542A">
                <w:rPr>
                  <w:rFonts w:ascii="Calibri" w:hAnsi="Calibri"/>
                  <w:sz w:val="18"/>
                  <w:szCs w:val="16"/>
                </w:rPr>
                <w:delText>teel-framed kneewalls, skylight shafts, and gable ends are covered with insulation.</w:delText>
              </w:r>
            </w:del>
          </w:p>
        </w:tc>
      </w:tr>
      <w:tr w:rsidR="00E52F49" w:rsidRPr="00E93981" w14:paraId="383AE45C" w14:textId="77777777" w:rsidTr="004B2D65">
        <w:tc>
          <w:tcPr>
            <w:tcW w:w="10790" w:type="dxa"/>
            <w:gridSpan w:val="2"/>
            <w:vAlign w:val="center"/>
          </w:tcPr>
          <w:p w14:paraId="2D33D338"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6576F2B" w14:textId="77777777" w:rsidR="00E52F49" w:rsidRPr="006120A6" w:rsidRDefault="00E52F49" w:rsidP="00E52F49">
      <w:pPr>
        <w:rPr>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67D5FB49" w14:textId="77777777" w:rsidTr="004B2D65">
        <w:tc>
          <w:tcPr>
            <w:tcW w:w="10790" w:type="dxa"/>
            <w:gridSpan w:val="2"/>
          </w:tcPr>
          <w:p w14:paraId="7DCA52B7" w14:textId="77777777" w:rsidR="00E52F49" w:rsidRDefault="00E52F49" w:rsidP="004B2D65">
            <w:pPr>
              <w:rPr>
                <w:ins w:id="204" w:author="Author" w:date="2022-03-25T16:09:00Z"/>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p w14:paraId="2350A4FB" w14:textId="2BB72861" w:rsidR="0057542A" w:rsidRPr="00E93981" w:rsidRDefault="0057542A" w:rsidP="004B2D65">
            <w:pPr>
              <w:rPr>
                <w:rFonts w:ascii="Calibri" w:hAnsi="Calibri"/>
                <w:b/>
                <w:sz w:val="18"/>
                <w:szCs w:val="16"/>
              </w:rPr>
            </w:pPr>
            <w:ins w:id="205" w:author="Author" w:date="2022-03-25T16:09:00Z">
              <w:r>
                <w:rPr>
                  <w:sz w:val="18"/>
                  <w:szCs w:val="18"/>
                </w:rPr>
                <w:t>&lt;&lt;Static Text - see the top&gt;&gt;</w:t>
              </w:r>
            </w:ins>
          </w:p>
        </w:tc>
      </w:tr>
      <w:tr w:rsidR="00E52F49" w:rsidRPr="00E93981" w:rsidDel="0057542A" w14:paraId="3F505823" w14:textId="56E6BD7A" w:rsidTr="004B2D65">
        <w:trPr>
          <w:del w:id="206" w:author="Author" w:date="2022-03-25T16:09:00Z"/>
        </w:trPr>
        <w:tc>
          <w:tcPr>
            <w:tcW w:w="554" w:type="dxa"/>
            <w:vAlign w:val="center"/>
          </w:tcPr>
          <w:p w14:paraId="17161203" w14:textId="1AA9FF64" w:rsidR="00E52F49" w:rsidRPr="00E93981" w:rsidDel="0057542A" w:rsidRDefault="00E52F49" w:rsidP="004B2D65">
            <w:pPr>
              <w:jc w:val="center"/>
              <w:rPr>
                <w:del w:id="207" w:author="Author" w:date="2022-03-25T16:09:00Z"/>
                <w:rFonts w:ascii="Calibri" w:hAnsi="Calibri"/>
                <w:sz w:val="18"/>
                <w:szCs w:val="16"/>
              </w:rPr>
            </w:pPr>
            <w:del w:id="208" w:author="Author" w:date="2022-03-25T16:09:00Z">
              <w:r w:rsidRPr="00E93981" w:rsidDel="0057542A">
                <w:rPr>
                  <w:rFonts w:ascii="Calibri" w:hAnsi="Calibri"/>
                  <w:sz w:val="18"/>
                  <w:szCs w:val="16"/>
                </w:rPr>
                <w:delText>01</w:delText>
              </w:r>
            </w:del>
          </w:p>
        </w:tc>
        <w:tc>
          <w:tcPr>
            <w:tcW w:w="10236" w:type="dxa"/>
          </w:tcPr>
          <w:p w14:paraId="44BDC58C" w14:textId="70D28289" w:rsidR="00E52F49" w:rsidRPr="00E93981" w:rsidDel="0057542A" w:rsidRDefault="00E52F49" w:rsidP="004B2D65">
            <w:pPr>
              <w:rPr>
                <w:del w:id="209" w:author="Author" w:date="2022-03-25T16:09:00Z"/>
                <w:rFonts w:ascii="Calibri" w:hAnsi="Calibri"/>
                <w:sz w:val="18"/>
                <w:szCs w:val="16"/>
              </w:rPr>
            </w:pPr>
            <w:del w:id="210" w:author="Author" w:date="2022-03-25T16:09:00Z">
              <w:r w:rsidRPr="00E93981" w:rsidDel="0057542A">
                <w:rPr>
                  <w:rFonts w:ascii="Calibri" w:hAnsi="Calibri"/>
                  <w:sz w:val="18"/>
                  <w:szCs w:val="16"/>
                </w:rPr>
                <w:delText>Required eave ventilation shall not be obstructed. The net-free ventilation area of the eave vent is maintained.</w:delText>
              </w:r>
            </w:del>
          </w:p>
        </w:tc>
      </w:tr>
      <w:tr w:rsidR="00E52F49" w:rsidRPr="00E93981" w:rsidDel="0057542A" w14:paraId="43C75B65" w14:textId="42E4614A" w:rsidTr="004B2D65">
        <w:trPr>
          <w:del w:id="211" w:author="Author" w:date="2022-03-25T16:09:00Z"/>
        </w:trPr>
        <w:tc>
          <w:tcPr>
            <w:tcW w:w="554" w:type="dxa"/>
            <w:vAlign w:val="center"/>
          </w:tcPr>
          <w:p w14:paraId="08520D1C" w14:textId="2B80BCCF" w:rsidR="00E52F49" w:rsidRPr="00E93981" w:rsidDel="0057542A" w:rsidRDefault="00E52F49" w:rsidP="004B2D65">
            <w:pPr>
              <w:jc w:val="center"/>
              <w:rPr>
                <w:del w:id="212" w:author="Author" w:date="2022-03-25T16:09:00Z"/>
                <w:rFonts w:ascii="Calibri" w:hAnsi="Calibri"/>
                <w:sz w:val="18"/>
                <w:szCs w:val="16"/>
              </w:rPr>
            </w:pPr>
            <w:del w:id="213" w:author="Author" w:date="2022-03-25T16:09:00Z">
              <w:r w:rsidRPr="00E93981" w:rsidDel="0057542A">
                <w:rPr>
                  <w:rFonts w:ascii="Calibri" w:hAnsi="Calibri"/>
                  <w:sz w:val="18"/>
                  <w:szCs w:val="16"/>
                </w:rPr>
                <w:delText>02</w:delText>
              </w:r>
            </w:del>
          </w:p>
        </w:tc>
        <w:tc>
          <w:tcPr>
            <w:tcW w:w="10236" w:type="dxa"/>
          </w:tcPr>
          <w:p w14:paraId="4ECDAF35" w14:textId="74036FC9" w:rsidR="00E52F49" w:rsidRPr="00E93981" w:rsidDel="0057542A" w:rsidRDefault="00E52F49" w:rsidP="004B2D65">
            <w:pPr>
              <w:rPr>
                <w:del w:id="214" w:author="Author" w:date="2022-03-25T16:09:00Z"/>
                <w:rFonts w:ascii="Calibri" w:hAnsi="Calibri"/>
                <w:sz w:val="18"/>
                <w:szCs w:val="16"/>
              </w:rPr>
            </w:pPr>
            <w:del w:id="215" w:author="Author" w:date="2022-03-25T16:09:00Z">
              <w:r w:rsidRPr="00E93981" w:rsidDel="0057542A">
                <w:rPr>
                  <w:rFonts w:ascii="Calibri" w:hAnsi="Calibri"/>
                  <w:sz w:val="18"/>
                  <w:szCs w:val="16"/>
                </w:rPr>
                <w:delText>Eave vent baffles and dams are installed to prevent air movement under or into the ceiling insulation.</w:delText>
              </w:r>
            </w:del>
          </w:p>
        </w:tc>
      </w:tr>
      <w:tr w:rsidR="00E52F49" w:rsidRPr="00E93981" w:rsidDel="0057542A" w14:paraId="21A18AC5" w14:textId="22EB6993" w:rsidTr="004B2D65">
        <w:trPr>
          <w:del w:id="216" w:author="Author" w:date="2022-03-25T16:09:00Z"/>
        </w:trPr>
        <w:tc>
          <w:tcPr>
            <w:tcW w:w="554" w:type="dxa"/>
            <w:vAlign w:val="center"/>
          </w:tcPr>
          <w:p w14:paraId="520A150C" w14:textId="7EE6B534" w:rsidR="00E52F49" w:rsidRPr="00E93981" w:rsidDel="0057542A" w:rsidRDefault="00E52F49" w:rsidP="004B2D65">
            <w:pPr>
              <w:jc w:val="center"/>
              <w:rPr>
                <w:del w:id="217" w:author="Author" w:date="2022-03-25T16:09:00Z"/>
                <w:rFonts w:ascii="Calibri" w:hAnsi="Calibri"/>
                <w:sz w:val="18"/>
                <w:szCs w:val="16"/>
              </w:rPr>
            </w:pPr>
            <w:del w:id="218" w:author="Author" w:date="2022-03-25T16:09:00Z">
              <w:r w:rsidRPr="00E93981" w:rsidDel="0057542A">
                <w:rPr>
                  <w:rFonts w:ascii="Calibri" w:hAnsi="Calibri"/>
                  <w:sz w:val="18"/>
                  <w:szCs w:val="16"/>
                </w:rPr>
                <w:delText>03</w:delText>
              </w:r>
            </w:del>
          </w:p>
        </w:tc>
        <w:tc>
          <w:tcPr>
            <w:tcW w:w="10236" w:type="dxa"/>
          </w:tcPr>
          <w:p w14:paraId="67D641A7" w14:textId="46D6363C" w:rsidR="00E52F49" w:rsidRPr="00E93981" w:rsidDel="0057542A" w:rsidRDefault="00E52F49" w:rsidP="004B2D65">
            <w:pPr>
              <w:rPr>
                <w:del w:id="219" w:author="Author" w:date="2022-03-25T16:09:00Z"/>
                <w:rFonts w:ascii="Calibri" w:hAnsi="Calibri"/>
                <w:sz w:val="18"/>
                <w:szCs w:val="16"/>
              </w:rPr>
            </w:pPr>
            <w:del w:id="220" w:author="Author" w:date="2022-03-25T16:09:00Z">
              <w:r w:rsidRPr="00E93981" w:rsidDel="0057542A">
                <w:rPr>
                  <w:rFonts w:ascii="Calibri" w:hAnsi="Calibri"/>
                  <w:sz w:val="18"/>
                  <w:szCs w:val="16"/>
                </w:rPr>
                <w:delText>Attic access is insulated to the same R-value required by the Certificate of Compliance for ceiling insulation and the insulation is permanently attached using adhesive or mechanical fasteners.</w:delText>
              </w:r>
            </w:del>
          </w:p>
        </w:tc>
      </w:tr>
      <w:tr w:rsidR="00E52F49" w:rsidRPr="00E93981" w:rsidDel="0057542A" w14:paraId="7A4BB307" w14:textId="6B357D1E" w:rsidTr="004B2D65">
        <w:trPr>
          <w:del w:id="221" w:author="Author" w:date="2022-03-25T16:09:00Z"/>
        </w:trPr>
        <w:tc>
          <w:tcPr>
            <w:tcW w:w="554" w:type="dxa"/>
            <w:vAlign w:val="center"/>
          </w:tcPr>
          <w:p w14:paraId="4D557F02" w14:textId="2FE1A875" w:rsidR="00E52F49" w:rsidRPr="00E93981" w:rsidDel="0057542A" w:rsidRDefault="00E52F49" w:rsidP="004B2D65">
            <w:pPr>
              <w:jc w:val="center"/>
              <w:rPr>
                <w:del w:id="222" w:author="Author" w:date="2022-03-25T16:09:00Z"/>
                <w:rFonts w:ascii="Calibri" w:hAnsi="Calibri"/>
                <w:sz w:val="18"/>
                <w:szCs w:val="16"/>
              </w:rPr>
            </w:pPr>
            <w:del w:id="223" w:author="Author" w:date="2022-03-25T16:09:00Z">
              <w:r w:rsidRPr="00E93981" w:rsidDel="0057542A">
                <w:rPr>
                  <w:rFonts w:ascii="Calibri" w:hAnsi="Calibri"/>
                  <w:sz w:val="18"/>
                  <w:szCs w:val="16"/>
                </w:rPr>
                <w:delText>04</w:delText>
              </w:r>
            </w:del>
          </w:p>
        </w:tc>
        <w:tc>
          <w:tcPr>
            <w:tcW w:w="10236" w:type="dxa"/>
          </w:tcPr>
          <w:p w14:paraId="63F64897" w14:textId="019C7B5E" w:rsidR="00E52F49" w:rsidRPr="00E93981" w:rsidDel="0057542A" w:rsidRDefault="00E52F49" w:rsidP="004B2D65">
            <w:pPr>
              <w:rPr>
                <w:del w:id="224" w:author="Author" w:date="2022-03-25T16:09:00Z"/>
                <w:rFonts w:ascii="Calibri" w:hAnsi="Calibri"/>
                <w:sz w:val="18"/>
                <w:szCs w:val="16"/>
              </w:rPr>
            </w:pPr>
            <w:del w:id="225" w:author="Author" w:date="2022-03-25T16:09:00Z">
              <w:r w:rsidRPr="00E93981" w:rsidDel="0057542A">
                <w:rPr>
                  <w:rFonts w:ascii="Calibri" w:hAnsi="Calibri"/>
                  <w:sz w:val="18"/>
                  <w:szCs w:val="16"/>
                </w:rPr>
                <w:delText>Attic access must have a dam around the access to at least the same depth as the insulation.</w:delText>
              </w:r>
            </w:del>
          </w:p>
        </w:tc>
      </w:tr>
      <w:tr w:rsidR="00E52F49" w:rsidRPr="00E93981" w:rsidDel="0057542A" w14:paraId="1074C548" w14:textId="083F4B43" w:rsidTr="004B2D65">
        <w:trPr>
          <w:del w:id="226" w:author="Author" w:date="2022-03-25T16:09:00Z"/>
        </w:trPr>
        <w:tc>
          <w:tcPr>
            <w:tcW w:w="554" w:type="dxa"/>
            <w:vAlign w:val="center"/>
          </w:tcPr>
          <w:p w14:paraId="451FFC25" w14:textId="74BF3F7A" w:rsidR="00E52F49" w:rsidRPr="00E93981" w:rsidDel="0057542A" w:rsidRDefault="00E52F49" w:rsidP="004B2D65">
            <w:pPr>
              <w:jc w:val="center"/>
              <w:rPr>
                <w:del w:id="227" w:author="Author" w:date="2022-03-25T16:09:00Z"/>
                <w:rFonts w:ascii="Calibri" w:hAnsi="Calibri"/>
                <w:sz w:val="18"/>
                <w:szCs w:val="16"/>
              </w:rPr>
            </w:pPr>
            <w:del w:id="228" w:author="Author" w:date="2022-03-25T16:09:00Z">
              <w:r w:rsidRPr="00E93981" w:rsidDel="0057542A">
                <w:rPr>
                  <w:rFonts w:ascii="Calibri" w:hAnsi="Calibri"/>
                  <w:sz w:val="18"/>
                  <w:szCs w:val="16"/>
                </w:rPr>
                <w:delText>05</w:delText>
              </w:r>
            </w:del>
          </w:p>
        </w:tc>
        <w:tc>
          <w:tcPr>
            <w:tcW w:w="10236" w:type="dxa"/>
          </w:tcPr>
          <w:p w14:paraId="7718E0CB" w14:textId="4162D983" w:rsidR="00E52F49" w:rsidRPr="00E93981" w:rsidDel="0057542A" w:rsidRDefault="00E52F49" w:rsidP="004B2D65">
            <w:pPr>
              <w:rPr>
                <w:del w:id="229" w:author="Author" w:date="2022-03-25T16:09:00Z"/>
                <w:rFonts w:ascii="Calibri" w:hAnsi="Calibri"/>
                <w:sz w:val="18"/>
                <w:szCs w:val="16"/>
              </w:rPr>
            </w:pPr>
            <w:del w:id="230" w:author="Author" w:date="2022-03-25T16:09:00Z">
              <w:r w:rsidRPr="00E93981" w:rsidDel="0057542A">
                <w:rPr>
                  <w:rFonts w:ascii="Calibri" w:hAnsi="Calibri"/>
                  <w:sz w:val="18"/>
                  <w:szCs w:val="16"/>
                </w:rPr>
                <w:delText xml:space="preserve">Attic rulers specified to the installed loose-fill material (brand and type) are installed and evenly distributed throughout the attic to verify depth (one ruler for every 250 </w:delText>
              </w:r>
            </w:del>
            <w:ins w:id="231" w:author="Author" w:date="2021-11-23T08:16:00Z">
              <w:del w:id="232" w:author="Author" w:date="2022-03-25T16:09:00Z">
                <w:r w:rsidR="002139AF" w:rsidDel="0057542A">
                  <w:rPr>
                    <w:rFonts w:ascii="Calibri" w:hAnsi="Calibri"/>
                    <w:sz w:val="18"/>
                    <w:szCs w:val="16"/>
                  </w:rPr>
                  <w:delText>square feet (</w:delText>
                </w:r>
              </w:del>
            </w:ins>
            <w:del w:id="233" w:author="Author" w:date="2022-03-25T16:09:00Z">
              <w:r w:rsidRPr="00E93981" w:rsidDel="0057542A">
                <w:rPr>
                  <w:rFonts w:ascii="Calibri" w:hAnsi="Calibri"/>
                  <w:sz w:val="18"/>
                  <w:szCs w:val="16"/>
                </w:rPr>
                <w:delText>ft</w:delText>
              </w:r>
              <w:r w:rsidRPr="00E93981" w:rsidDel="0057542A">
                <w:rPr>
                  <w:rFonts w:ascii="Calibri" w:hAnsi="Calibri"/>
                  <w:sz w:val="18"/>
                  <w:szCs w:val="16"/>
                  <w:vertAlign w:val="superscript"/>
                </w:rPr>
                <w:delText>2</w:delText>
              </w:r>
            </w:del>
            <w:ins w:id="234" w:author="Author" w:date="2021-11-23T08:16:00Z">
              <w:del w:id="235" w:author="Author" w:date="2022-03-25T16:09:00Z">
                <w:r w:rsidR="002139AF" w:rsidDel="0057542A">
                  <w:rPr>
                    <w:rFonts w:ascii="Calibri" w:hAnsi="Calibri"/>
                    <w:sz w:val="18"/>
                    <w:szCs w:val="16"/>
                  </w:rPr>
                  <w:delText>)</w:delText>
                </w:r>
              </w:del>
            </w:ins>
            <w:del w:id="236" w:author="Author" w:date="2022-03-25T16:09:00Z">
              <w:r w:rsidRPr="00E93981" w:rsidDel="0057542A">
                <w:rPr>
                  <w:rFonts w:ascii="Calibri" w:hAnsi="Calibri"/>
                  <w:sz w:val="18"/>
                  <w:szCs w:val="16"/>
                </w:rPr>
                <w:delText>). The rulers are clearly readable and scaled to read inches of insulation and the R-value installed.</w:delText>
              </w:r>
            </w:del>
          </w:p>
        </w:tc>
      </w:tr>
      <w:tr w:rsidR="00E52F49" w:rsidRPr="00E93981" w14:paraId="0EF30524" w14:textId="77777777" w:rsidTr="004B2D65">
        <w:tc>
          <w:tcPr>
            <w:tcW w:w="10790" w:type="dxa"/>
            <w:gridSpan w:val="2"/>
            <w:vAlign w:val="center"/>
          </w:tcPr>
          <w:p w14:paraId="6AC1269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C190115" w14:textId="77777777" w:rsidR="00E52F49" w:rsidRPr="00E93981"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1321A50A" w14:textId="77777777" w:rsidTr="004B2D65">
        <w:tc>
          <w:tcPr>
            <w:tcW w:w="10790" w:type="dxa"/>
            <w:gridSpan w:val="2"/>
          </w:tcPr>
          <w:p w14:paraId="144DAE2A" w14:textId="77777777" w:rsidR="00E52F49" w:rsidRDefault="00E52F49" w:rsidP="004B2D65">
            <w:pPr>
              <w:rPr>
                <w:ins w:id="237" w:author="Author" w:date="2022-03-25T16:09:00Z"/>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p w14:paraId="064B55A7" w14:textId="04104987" w:rsidR="0057542A" w:rsidRPr="00E93981" w:rsidRDefault="0057542A" w:rsidP="004B2D65">
            <w:pPr>
              <w:rPr>
                <w:rFonts w:ascii="Calibri" w:hAnsi="Calibri"/>
                <w:b/>
                <w:sz w:val="18"/>
                <w:szCs w:val="16"/>
              </w:rPr>
            </w:pPr>
            <w:ins w:id="238" w:author="Author" w:date="2022-03-25T16:09:00Z">
              <w:r>
                <w:rPr>
                  <w:sz w:val="18"/>
                  <w:szCs w:val="18"/>
                </w:rPr>
                <w:t>&lt;&lt;Static Text - see the top&gt;&gt;</w:t>
              </w:r>
            </w:ins>
          </w:p>
        </w:tc>
      </w:tr>
      <w:tr w:rsidR="00E52F49" w:rsidRPr="00E93981" w:rsidDel="0057542A" w14:paraId="45E28617" w14:textId="2BF7F973" w:rsidTr="004B2D65">
        <w:trPr>
          <w:del w:id="239" w:author="Author" w:date="2022-03-25T16:09:00Z"/>
        </w:trPr>
        <w:tc>
          <w:tcPr>
            <w:tcW w:w="554" w:type="dxa"/>
            <w:vAlign w:val="center"/>
          </w:tcPr>
          <w:p w14:paraId="0CC51B0C" w14:textId="7A2EB6F1" w:rsidR="00E52F49" w:rsidRPr="00E93981" w:rsidDel="0057542A" w:rsidRDefault="00E52F49" w:rsidP="004B2D65">
            <w:pPr>
              <w:jc w:val="center"/>
              <w:rPr>
                <w:del w:id="240" w:author="Author" w:date="2022-03-25T16:09:00Z"/>
                <w:rFonts w:ascii="Calibri" w:hAnsi="Calibri"/>
                <w:sz w:val="18"/>
                <w:szCs w:val="16"/>
              </w:rPr>
            </w:pPr>
            <w:del w:id="241" w:author="Author" w:date="2022-03-25T16:09:00Z">
              <w:r w:rsidRPr="00E93981" w:rsidDel="0057542A">
                <w:rPr>
                  <w:rFonts w:ascii="Calibri" w:hAnsi="Calibri"/>
                  <w:sz w:val="18"/>
                  <w:szCs w:val="16"/>
                </w:rPr>
                <w:delText>01</w:delText>
              </w:r>
            </w:del>
          </w:p>
        </w:tc>
        <w:tc>
          <w:tcPr>
            <w:tcW w:w="10236" w:type="dxa"/>
          </w:tcPr>
          <w:p w14:paraId="00AB477F" w14:textId="210084EB" w:rsidR="00E52F49" w:rsidRPr="00E93981" w:rsidDel="0057542A" w:rsidRDefault="00E52F49" w:rsidP="004B2D65">
            <w:pPr>
              <w:rPr>
                <w:del w:id="242" w:author="Author" w:date="2022-03-25T16:09:00Z"/>
                <w:rFonts w:ascii="Calibri" w:hAnsi="Calibri"/>
                <w:sz w:val="18"/>
                <w:szCs w:val="16"/>
              </w:rPr>
            </w:pPr>
            <w:del w:id="243" w:author="Author" w:date="2022-03-25T16:09:00Z">
              <w:r w:rsidRPr="00E93981" w:rsidDel="0057542A">
                <w:rPr>
                  <w:rFonts w:ascii="Calibri" w:hAnsi="Calibri"/>
                  <w:sz w:val="18"/>
                  <w:szCs w:val="16"/>
                </w:rPr>
                <w:delText xml:space="preserve">The roof sheathing is the air barrier and </w:delText>
              </w:r>
              <w:r w:rsidDel="0057542A">
                <w:rPr>
                  <w:rFonts w:ascii="Calibri" w:hAnsi="Calibri"/>
                  <w:sz w:val="18"/>
                  <w:szCs w:val="16"/>
                </w:rPr>
                <w:delText xml:space="preserve">is </w:delText>
              </w:r>
              <w:r w:rsidRPr="00E93981" w:rsidDel="0057542A">
                <w:rPr>
                  <w:rFonts w:ascii="Calibri" w:hAnsi="Calibri"/>
                  <w:sz w:val="18"/>
                  <w:szCs w:val="16"/>
                </w:rPr>
                <w:delText>sealed to prevent air movement to the outside.</w:delText>
              </w:r>
            </w:del>
          </w:p>
        </w:tc>
      </w:tr>
      <w:tr w:rsidR="00E52F49" w:rsidRPr="00E93981" w:rsidDel="0057542A" w14:paraId="66CD1F75" w14:textId="4238AD20" w:rsidTr="004B2D65">
        <w:trPr>
          <w:del w:id="244" w:author="Author" w:date="2022-03-25T16:09:00Z"/>
        </w:trPr>
        <w:tc>
          <w:tcPr>
            <w:tcW w:w="554" w:type="dxa"/>
            <w:vAlign w:val="center"/>
          </w:tcPr>
          <w:p w14:paraId="1E3EE79E" w14:textId="43CC55D2" w:rsidR="00E52F49" w:rsidRPr="00E93981" w:rsidDel="0057542A" w:rsidRDefault="00E52F49" w:rsidP="004B2D65">
            <w:pPr>
              <w:jc w:val="center"/>
              <w:rPr>
                <w:del w:id="245" w:author="Author" w:date="2022-03-25T16:09:00Z"/>
                <w:rFonts w:ascii="Calibri" w:hAnsi="Calibri"/>
                <w:sz w:val="18"/>
                <w:szCs w:val="16"/>
              </w:rPr>
            </w:pPr>
            <w:del w:id="246" w:author="Author" w:date="2022-03-25T16:09:00Z">
              <w:r w:rsidRPr="00E93981" w:rsidDel="0057542A">
                <w:rPr>
                  <w:rFonts w:ascii="Calibri" w:hAnsi="Calibri"/>
                  <w:sz w:val="18"/>
                  <w:szCs w:val="16"/>
                </w:rPr>
                <w:delText>0</w:delText>
              </w:r>
              <w:r w:rsidR="009336CD" w:rsidDel="0057542A">
                <w:rPr>
                  <w:rFonts w:ascii="Calibri" w:hAnsi="Calibri"/>
                  <w:sz w:val="18"/>
                  <w:szCs w:val="16"/>
                </w:rPr>
                <w:delText>2</w:delText>
              </w:r>
            </w:del>
          </w:p>
        </w:tc>
        <w:tc>
          <w:tcPr>
            <w:tcW w:w="10236" w:type="dxa"/>
          </w:tcPr>
          <w:p w14:paraId="6E484D5F" w14:textId="374737E9" w:rsidR="00E52F49" w:rsidRPr="00E93981" w:rsidDel="0057542A" w:rsidRDefault="00E52F49" w:rsidP="004B2D65">
            <w:pPr>
              <w:rPr>
                <w:del w:id="247" w:author="Author" w:date="2022-03-25T16:09:00Z"/>
                <w:rFonts w:ascii="Calibri" w:hAnsi="Calibri"/>
                <w:sz w:val="18"/>
                <w:szCs w:val="16"/>
              </w:rPr>
            </w:pPr>
            <w:del w:id="248" w:author="Author" w:date="2022-03-25T16:09:00Z">
              <w:r w:rsidRPr="00E93981" w:rsidDel="0057542A">
                <w:rPr>
                  <w:rFonts w:ascii="Calibri" w:hAnsi="Calibri"/>
                  <w:sz w:val="18"/>
                  <w:szCs w:val="16"/>
                </w:rPr>
                <w:delText xml:space="preserve">Insulation is in full contact with </w:delText>
              </w:r>
              <w:r w:rsidDel="0057542A">
                <w:rPr>
                  <w:rFonts w:ascii="Calibri" w:hAnsi="Calibri"/>
                  <w:sz w:val="18"/>
                  <w:szCs w:val="16"/>
                </w:rPr>
                <w:delText xml:space="preserve">the </w:delText>
              </w:r>
              <w:r w:rsidRPr="00E93981" w:rsidDel="0057542A">
                <w:rPr>
                  <w:rFonts w:ascii="Calibri" w:hAnsi="Calibri"/>
                  <w:sz w:val="18"/>
                  <w:szCs w:val="16"/>
                </w:rPr>
                <w:delText>air barrier (roof sheathing).</w:delText>
              </w:r>
            </w:del>
          </w:p>
        </w:tc>
      </w:tr>
      <w:tr w:rsidR="00E52F49" w:rsidRPr="00E93981" w:rsidDel="0057542A" w14:paraId="0CFF07BD" w14:textId="077C5E35" w:rsidTr="004B2D65">
        <w:trPr>
          <w:del w:id="249" w:author="Author" w:date="2022-03-25T16:09:00Z"/>
        </w:trPr>
        <w:tc>
          <w:tcPr>
            <w:tcW w:w="554" w:type="dxa"/>
            <w:vAlign w:val="center"/>
          </w:tcPr>
          <w:p w14:paraId="663CC5B6" w14:textId="652E9638" w:rsidR="00E52F49" w:rsidRPr="00E93981" w:rsidDel="0057542A" w:rsidRDefault="00E52F49" w:rsidP="004B2D65">
            <w:pPr>
              <w:jc w:val="center"/>
              <w:rPr>
                <w:del w:id="250" w:author="Author" w:date="2022-03-25T16:09:00Z"/>
                <w:rFonts w:ascii="Calibri" w:hAnsi="Calibri"/>
                <w:sz w:val="18"/>
                <w:szCs w:val="16"/>
              </w:rPr>
            </w:pPr>
            <w:del w:id="251" w:author="Author" w:date="2022-03-25T16:09:00Z">
              <w:r w:rsidRPr="00E93981" w:rsidDel="0057542A">
                <w:rPr>
                  <w:rFonts w:ascii="Calibri" w:hAnsi="Calibri"/>
                  <w:sz w:val="18"/>
                  <w:szCs w:val="16"/>
                </w:rPr>
                <w:lastRenderedPageBreak/>
                <w:delText>0</w:delText>
              </w:r>
              <w:r w:rsidR="009336CD" w:rsidDel="0057542A">
                <w:rPr>
                  <w:rFonts w:ascii="Calibri" w:hAnsi="Calibri"/>
                  <w:sz w:val="18"/>
                  <w:szCs w:val="16"/>
                </w:rPr>
                <w:delText>3</w:delText>
              </w:r>
            </w:del>
          </w:p>
        </w:tc>
        <w:tc>
          <w:tcPr>
            <w:tcW w:w="10236" w:type="dxa"/>
          </w:tcPr>
          <w:p w14:paraId="4479BAC6" w14:textId="47EA6DA0" w:rsidR="00E52F49" w:rsidRPr="00E93981" w:rsidDel="0057542A" w:rsidRDefault="00E52F49" w:rsidP="004B2D65">
            <w:pPr>
              <w:rPr>
                <w:del w:id="252" w:author="Author" w:date="2022-03-25T16:09:00Z"/>
                <w:rFonts w:ascii="Calibri" w:hAnsi="Calibri"/>
                <w:sz w:val="18"/>
                <w:szCs w:val="16"/>
              </w:rPr>
            </w:pPr>
            <w:del w:id="253" w:author="Author" w:date="2022-03-25T16:09:00Z">
              <w:r w:rsidDel="0057542A">
                <w:rPr>
                  <w:rFonts w:ascii="Calibri" w:hAnsi="Calibri"/>
                  <w:sz w:val="18"/>
                  <w:szCs w:val="16"/>
                </w:rPr>
                <w:delText>If i</w:delText>
              </w:r>
              <w:r w:rsidRPr="00CD4D9D" w:rsidDel="0057542A">
                <w:rPr>
                  <w:rFonts w:ascii="Calibri" w:hAnsi="Calibri"/>
                  <w:sz w:val="18"/>
                  <w:szCs w:val="16"/>
                </w:rPr>
                <w:delText xml:space="preserve">nsulated using air permeable insulation, gable end walls are sealed and insulated the same as exterior walls, </w:delText>
              </w:r>
              <w:r w:rsidRPr="00DE2064" w:rsidDel="0057542A">
                <w:rPr>
                  <w:rFonts w:ascii="Calibri" w:hAnsi="Calibri"/>
                  <w:sz w:val="18"/>
                  <w:szCs w:val="16"/>
                </w:rPr>
                <w:delText>including interior air barrier.</w:delText>
              </w:r>
            </w:del>
          </w:p>
        </w:tc>
      </w:tr>
      <w:tr w:rsidR="00E52F49" w:rsidRPr="00E93981" w14:paraId="44C922F3" w14:textId="77777777" w:rsidTr="004B2D65">
        <w:tc>
          <w:tcPr>
            <w:tcW w:w="10790" w:type="dxa"/>
            <w:gridSpan w:val="2"/>
            <w:vAlign w:val="center"/>
          </w:tcPr>
          <w:p w14:paraId="2ED88DE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0B79D25" w14:textId="77777777" w:rsidR="0057542A" w:rsidRDefault="0057542A">
      <w:pPr>
        <w:rPr>
          <w:ins w:id="254" w:author="Author" w:date="2022-03-25T16:10:00Z"/>
        </w:rPr>
      </w:pPr>
    </w:p>
    <w:tbl>
      <w:tblPr>
        <w:tblStyle w:val="TableGrid"/>
        <w:tblW w:w="0" w:type="auto"/>
        <w:tblLook w:val="04A0" w:firstRow="1" w:lastRow="0" w:firstColumn="1" w:lastColumn="0" w:noHBand="0" w:noVBand="1"/>
      </w:tblPr>
      <w:tblGrid>
        <w:gridCol w:w="554"/>
        <w:gridCol w:w="10236"/>
      </w:tblGrid>
      <w:tr w:rsidR="00E52F49" w:rsidRPr="00E93981" w14:paraId="6263B47A" w14:textId="77777777" w:rsidTr="004B2D65">
        <w:tc>
          <w:tcPr>
            <w:tcW w:w="10790" w:type="dxa"/>
            <w:gridSpan w:val="2"/>
          </w:tcPr>
          <w:p w14:paraId="654D0CFC" w14:textId="77777777" w:rsidR="00E52F49" w:rsidRDefault="00E52F49" w:rsidP="004B2D65">
            <w:pPr>
              <w:rPr>
                <w:ins w:id="255" w:author="Author" w:date="2022-03-25T16:09:00Z"/>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p w14:paraId="27D2F091" w14:textId="671B5BA0" w:rsidR="0057542A" w:rsidRPr="00E93981" w:rsidRDefault="0057542A" w:rsidP="004B2D65">
            <w:pPr>
              <w:rPr>
                <w:rFonts w:ascii="Calibri" w:hAnsi="Calibri"/>
                <w:b/>
                <w:sz w:val="18"/>
                <w:szCs w:val="16"/>
              </w:rPr>
            </w:pPr>
            <w:ins w:id="256" w:author="Author" w:date="2022-03-25T16:09:00Z">
              <w:r>
                <w:rPr>
                  <w:sz w:val="18"/>
                  <w:szCs w:val="18"/>
                </w:rPr>
                <w:t>&lt;&lt;Static Text - see the top&gt;&gt;</w:t>
              </w:r>
            </w:ins>
          </w:p>
        </w:tc>
      </w:tr>
      <w:tr w:rsidR="00E52F49" w:rsidRPr="00E93981" w:rsidDel="0057542A" w14:paraId="1AA826CA" w14:textId="74E754C8" w:rsidTr="004B2D65">
        <w:trPr>
          <w:del w:id="257" w:author="Author" w:date="2022-03-25T16:10:00Z"/>
        </w:trPr>
        <w:tc>
          <w:tcPr>
            <w:tcW w:w="554" w:type="dxa"/>
            <w:vAlign w:val="center"/>
          </w:tcPr>
          <w:p w14:paraId="260FA94D" w14:textId="51FFDA42" w:rsidR="00E52F49" w:rsidRPr="00E93981" w:rsidDel="0057542A" w:rsidRDefault="00E52F49" w:rsidP="004B2D65">
            <w:pPr>
              <w:jc w:val="center"/>
              <w:rPr>
                <w:del w:id="258" w:author="Author" w:date="2022-03-25T16:10:00Z"/>
                <w:rFonts w:ascii="Calibri" w:hAnsi="Calibri"/>
                <w:sz w:val="18"/>
                <w:szCs w:val="16"/>
              </w:rPr>
            </w:pPr>
            <w:del w:id="259" w:author="Author" w:date="2022-03-25T16:10:00Z">
              <w:r w:rsidRPr="00E93981" w:rsidDel="0057542A">
                <w:rPr>
                  <w:rFonts w:ascii="Calibri" w:hAnsi="Calibri"/>
                  <w:sz w:val="18"/>
                  <w:szCs w:val="16"/>
                </w:rPr>
                <w:delText>01</w:delText>
              </w:r>
            </w:del>
          </w:p>
        </w:tc>
        <w:tc>
          <w:tcPr>
            <w:tcW w:w="10236" w:type="dxa"/>
          </w:tcPr>
          <w:p w14:paraId="41DEC7EA" w14:textId="2E790CA8" w:rsidR="00E52F49" w:rsidRPr="00E93981" w:rsidDel="0057542A" w:rsidRDefault="00E52F49" w:rsidP="004B2D65">
            <w:pPr>
              <w:rPr>
                <w:del w:id="260" w:author="Author" w:date="2022-03-25T16:10:00Z"/>
                <w:rFonts w:ascii="Calibri" w:hAnsi="Calibri"/>
                <w:sz w:val="18"/>
                <w:szCs w:val="16"/>
              </w:rPr>
            </w:pPr>
            <w:del w:id="261" w:author="Author" w:date="2022-03-25T16:10:00Z">
              <w:r w:rsidRPr="00E93981" w:rsidDel="0057542A">
                <w:rPr>
                  <w:rFonts w:ascii="Calibri" w:hAnsi="Calibri"/>
                  <w:sz w:val="18"/>
                  <w:szCs w:val="16"/>
                </w:rPr>
                <w:delText xml:space="preserve">Insulation </w:delText>
              </w:r>
              <w:r w:rsidDel="0057542A">
                <w:rPr>
                  <w:rFonts w:ascii="Calibri" w:hAnsi="Calibri"/>
                  <w:sz w:val="18"/>
                  <w:szCs w:val="16"/>
                </w:rPr>
                <w:delText xml:space="preserve">is </w:delText>
              </w:r>
              <w:r w:rsidRPr="00E93981" w:rsidDel="0057542A">
                <w:rPr>
                  <w:rFonts w:ascii="Calibri" w:hAnsi="Calibri"/>
                  <w:sz w:val="18"/>
                  <w:szCs w:val="16"/>
                </w:rPr>
                <w:delText>in full contact with roof sheathing and firmly supported to prevent sagging.</w:delText>
              </w:r>
            </w:del>
          </w:p>
        </w:tc>
      </w:tr>
      <w:tr w:rsidR="00E52F49" w:rsidRPr="00E93981" w:rsidDel="0057542A" w14:paraId="3C77D815" w14:textId="323FBF73" w:rsidTr="004B2D65">
        <w:trPr>
          <w:del w:id="262" w:author="Author" w:date="2022-03-25T16:10:00Z"/>
        </w:trPr>
        <w:tc>
          <w:tcPr>
            <w:tcW w:w="554" w:type="dxa"/>
            <w:vAlign w:val="center"/>
          </w:tcPr>
          <w:p w14:paraId="3FE4D180" w14:textId="172B0DAC" w:rsidR="00E52F49" w:rsidRPr="00E93981" w:rsidDel="0057542A" w:rsidRDefault="00E52F49" w:rsidP="004B2D65">
            <w:pPr>
              <w:jc w:val="center"/>
              <w:rPr>
                <w:del w:id="263" w:author="Author" w:date="2022-03-25T16:10:00Z"/>
                <w:rFonts w:ascii="Calibri" w:hAnsi="Calibri"/>
                <w:sz w:val="18"/>
                <w:szCs w:val="16"/>
              </w:rPr>
            </w:pPr>
            <w:del w:id="264" w:author="Author" w:date="2022-03-25T16:10:00Z">
              <w:r w:rsidRPr="00E93981" w:rsidDel="0057542A">
                <w:rPr>
                  <w:rFonts w:ascii="Calibri" w:hAnsi="Calibri"/>
                  <w:sz w:val="18"/>
                  <w:szCs w:val="16"/>
                </w:rPr>
                <w:delText>02</w:delText>
              </w:r>
            </w:del>
          </w:p>
        </w:tc>
        <w:tc>
          <w:tcPr>
            <w:tcW w:w="10236" w:type="dxa"/>
          </w:tcPr>
          <w:p w14:paraId="4845E53B" w14:textId="5BD26A2A" w:rsidR="00E52F49" w:rsidRPr="00E93981" w:rsidDel="0057542A" w:rsidRDefault="00E52F49" w:rsidP="004B2D65">
            <w:pPr>
              <w:rPr>
                <w:del w:id="265" w:author="Author" w:date="2022-03-25T16:10:00Z"/>
                <w:rFonts w:ascii="Calibri" w:hAnsi="Calibri"/>
                <w:sz w:val="18"/>
                <w:szCs w:val="16"/>
              </w:rPr>
            </w:pPr>
            <w:del w:id="266" w:author="Author" w:date="2022-03-25T16:10:00Z">
              <w:r w:rsidRPr="00E93981" w:rsidDel="0057542A">
                <w:rPr>
                  <w:rFonts w:ascii="Calibri" w:hAnsi="Calibri"/>
                  <w:sz w:val="18"/>
                  <w:szCs w:val="16"/>
                </w:rPr>
                <w:delText>Batt insulation between roof trusses is acceptable with minimal gaps and voids caused by roof truss members.</w:delText>
              </w:r>
            </w:del>
          </w:p>
        </w:tc>
      </w:tr>
      <w:tr w:rsidR="00E52F49" w:rsidRPr="00E93981" w:rsidDel="0057542A" w14:paraId="3472BB64" w14:textId="376A05C7" w:rsidTr="004B2D65">
        <w:trPr>
          <w:del w:id="267" w:author="Author" w:date="2022-03-25T16:10:00Z"/>
        </w:trPr>
        <w:tc>
          <w:tcPr>
            <w:tcW w:w="554" w:type="dxa"/>
            <w:vAlign w:val="center"/>
          </w:tcPr>
          <w:p w14:paraId="5CA97AB0" w14:textId="7037A2F7" w:rsidR="00E52F49" w:rsidRPr="00E93981" w:rsidDel="0057542A" w:rsidRDefault="00E52F49" w:rsidP="004B2D65">
            <w:pPr>
              <w:jc w:val="center"/>
              <w:rPr>
                <w:del w:id="268" w:author="Author" w:date="2022-03-25T16:10:00Z"/>
                <w:rFonts w:ascii="Calibri" w:hAnsi="Calibri"/>
                <w:sz w:val="18"/>
                <w:szCs w:val="16"/>
              </w:rPr>
            </w:pPr>
            <w:del w:id="269" w:author="Author" w:date="2022-03-25T16:10:00Z">
              <w:r w:rsidRPr="00E93981" w:rsidDel="0057542A">
                <w:rPr>
                  <w:rFonts w:ascii="Calibri" w:hAnsi="Calibri"/>
                  <w:sz w:val="18"/>
                  <w:szCs w:val="16"/>
                </w:rPr>
                <w:delText>03</w:delText>
              </w:r>
            </w:del>
          </w:p>
        </w:tc>
        <w:tc>
          <w:tcPr>
            <w:tcW w:w="10236" w:type="dxa"/>
          </w:tcPr>
          <w:p w14:paraId="6CD4A2B4" w14:textId="76D3D39C" w:rsidR="00E52F49" w:rsidRPr="00E93981" w:rsidDel="0057542A" w:rsidRDefault="00E52F49" w:rsidP="004B2D65">
            <w:pPr>
              <w:rPr>
                <w:del w:id="270" w:author="Author" w:date="2022-03-25T16:10:00Z"/>
                <w:rFonts w:ascii="Calibri" w:hAnsi="Calibri"/>
                <w:sz w:val="18"/>
                <w:szCs w:val="16"/>
              </w:rPr>
            </w:pPr>
            <w:del w:id="271" w:author="Author" w:date="2022-03-25T16:10:00Z">
              <w:r w:rsidRPr="00E93981" w:rsidDel="0057542A">
                <w:rPr>
                  <w:rFonts w:ascii="Calibri" w:hAnsi="Calibri"/>
                  <w:sz w:val="18"/>
                  <w:szCs w:val="16"/>
                </w:rPr>
                <w:delText>Insulation is not required on gable end walls.</w:delText>
              </w:r>
            </w:del>
          </w:p>
        </w:tc>
      </w:tr>
      <w:tr w:rsidR="00E52F49" w:rsidRPr="00E93981" w:rsidDel="0057542A" w14:paraId="6EB8EC13" w14:textId="2BADAC1C" w:rsidTr="004B2D65">
        <w:trPr>
          <w:del w:id="272" w:author="Author" w:date="2022-03-25T16:10:00Z"/>
        </w:trPr>
        <w:tc>
          <w:tcPr>
            <w:tcW w:w="554" w:type="dxa"/>
            <w:vAlign w:val="center"/>
          </w:tcPr>
          <w:p w14:paraId="308BC9AA" w14:textId="505466AE" w:rsidR="00E52F49" w:rsidRPr="00E93981" w:rsidDel="0057542A" w:rsidRDefault="00E52F49" w:rsidP="004B2D65">
            <w:pPr>
              <w:jc w:val="center"/>
              <w:rPr>
                <w:del w:id="273" w:author="Author" w:date="2022-03-25T16:10:00Z"/>
                <w:rFonts w:ascii="Calibri" w:hAnsi="Calibri"/>
                <w:sz w:val="18"/>
                <w:szCs w:val="16"/>
              </w:rPr>
            </w:pPr>
            <w:del w:id="274" w:author="Author" w:date="2022-03-25T16:10:00Z">
              <w:r w:rsidRPr="00E93981" w:rsidDel="0057542A">
                <w:rPr>
                  <w:rFonts w:ascii="Calibri" w:hAnsi="Calibri"/>
                  <w:sz w:val="18"/>
                  <w:szCs w:val="16"/>
                </w:rPr>
                <w:delText>04</w:delText>
              </w:r>
            </w:del>
          </w:p>
        </w:tc>
        <w:tc>
          <w:tcPr>
            <w:tcW w:w="10236" w:type="dxa"/>
          </w:tcPr>
          <w:p w14:paraId="7DC44C88" w14:textId="3A8C1926" w:rsidR="00E52F49" w:rsidRPr="00DE2064" w:rsidDel="0057542A" w:rsidRDefault="00E52F49" w:rsidP="004B2D65">
            <w:pPr>
              <w:rPr>
                <w:del w:id="275" w:author="Author" w:date="2022-03-25T16:10:00Z"/>
                <w:rFonts w:ascii="Calibri" w:hAnsi="Calibri"/>
                <w:sz w:val="18"/>
                <w:szCs w:val="16"/>
              </w:rPr>
            </w:pPr>
            <w:del w:id="276" w:author="Author" w:date="2022-03-25T16:10:00Z">
              <w:r w:rsidRPr="00DE2064" w:rsidDel="0057542A">
                <w:rPr>
                  <w:rFonts w:ascii="Calibri" w:hAnsi="Calibri"/>
                  <w:sz w:val="18"/>
                  <w:szCs w:val="16"/>
                </w:rPr>
                <w:delTex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delText>
              </w:r>
            </w:del>
          </w:p>
        </w:tc>
      </w:tr>
      <w:tr w:rsidR="00E52F49" w:rsidRPr="00E93981" w14:paraId="4F59EDE3" w14:textId="77777777" w:rsidTr="004B2D65">
        <w:tc>
          <w:tcPr>
            <w:tcW w:w="10790" w:type="dxa"/>
            <w:gridSpan w:val="2"/>
            <w:vAlign w:val="center"/>
          </w:tcPr>
          <w:p w14:paraId="474579A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0809F6"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11594DE5" w14:textId="77777777" w:rsidTr="004B2D65">
        <w:tc>
          <w:tcPr>
            <w:tcW w:w="10790" w:type="dxa"/>
            <w:gridSpan w:val="2"/>
          </w:tcPr>
          <w:p w14:paraId="659C9F60" w14:textId="77777777" w:rsidR="00E52F49" w:rsidRDefault="00E52F49" w:rsidP="004B2D65">
            <w:pPr>
              <w:rPr>
                <w:ins w:id="277" w:author="Author" w:date="2022-03-25T16:10:00Z"/>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p w14:paraId="7772FCCD" w14:textId="7EA929E9" w:rsidR="0057542A" w:rsidRPr="006120A6" w:rsidRDefault="0057542A" w:rsidP="004B2D65">
            <w:pPr>
              <w:rPr>
                <w:rFonts w:ascii="Calibri" w:hAnsi="Calibri"/>
                <w:b/>
                <w:sz w:val="18"/>
                <w:szCs w:val="16"/>
              </w:rPr>
            </w:pPr>
            <w:ins w:id="278" w:author="Author" w:date="2022-03-25T16:10:00Z">
              <w:r>
                <w:rPr>
                  <w:sz w:val="18"/>
                  <w:szCs w:val="18"/>
                </w:rPr>
                <w:t>&lt;&lt;Static Text - see the top&gt;&gt;</w:t>
              </w:r>
            </w:ins>
          </w:p>
        </w:tc>
      </w:tr>
      <w:tr w:rsidR="00E52F49" w:rsidDel="0057542A" w14:paraId="136117B4" w14:textId="70807660" w:rsidTr="004B2D65">
        <w:trPr>
          <w:del w:id="279" w:author="Author" w:date="2022-03-25T16:10:00Z"/>
        </w:trPr>
        <w:tc>
          <w:tcPr>
            <w:tcW w:w="535" w:type="dxa"/>
            <w:vAlign w:val="center"/>
          </w:tcPr>
          <w:p w14:paraId="2A0E02C4" w14:textId="16D9DE29" w:rsidR="00E52F49" w:rsidRPr="006120A6" w:rsidDel="0057542A" w:rsidRDefault="00E52F49" w:rsidP="004B2D65">
            <w:pPr>
              <w:jc w:val="center"/>
              <w:rPr>
                <w:del w:id="280" w:author="Author" w:date="2022-03-25T16:10:00Z"/>
                <w:rFonts w:ascii="Calibri" w:hAnsi="Calibri"/>
                <w:sz w:val="18"/>
                <w:szCs w:val="16"/>
              </w:rPr>
            </w:pPr>
            <w:del w:id="281" w:author="Author" w:date="2022-03-25T16:10:00Z">
              <w:r w:rsidDel="0057542A">
                <w:rPr>
                  <w:rFonts w:ascii="Calibri" w:hAnsi="Calibri"/>
                  <w:sz w:val="18"/>
                  <w:szCs w:val="16"/>
                </w:rPr>
                <w:delText>01</w:delText>
              </w:r>
            </w:del>
          </w:p>
        </w:tc>
        <w:tc>
          <w:tcPr>
            <w:tcW w:w="10255" w:type="dxa"/>
          </w:tcPr>
          <w:p w14:paraId="768CD1FF" w14:textId="2B3D7A10" w:rsidR="00E52F49" w:rsidRPr="006120A6" w:rsidDel="0057542A" w:rsidRDefault="00E52F49" w:rsidP="004B2D65">
            <w:pPr>
              <w:rPr>
                <w:del w:id="282" w:author="Author" w:date="2022-03-25T16:10:00Z"/>
                <w:rFonts w:ascii="Calibri" w:hAnsi="Calibri"/>
                <w:sz w:val="18"/>
                <w:szCs w:val="16"/>
              </w:rPr>
            </w:pPr>
            <w:del w:id="283" w:author="Author" w:date="2022-03-25T16:10:00Z">
              <w:r w:rsidDel="0057542A">
                <w:rPr>
                  <w:rFonts w:ascii="Calibri" w:hAnsi="Calibri"/>
                  <w:sz w:val="18"/>
                  <w:szCs w:val="16"/>
                </w:rPr>
                <w:delText>Insulation must meet all the requirements for walls and insulation is in contact with the air barrier on all six sides unless SPF is used.</w:delText>
              </w:r>
            </w:del>
          </w:p>
        </w:tc>
      </w:tr>
      <w:tr w:rsidR="00E52F49" w:rsidDel="0057542A" w14:paraId="11438FD8" w14:textId="6A3C6811" w:rsidTr="004B2D65">
        <w:trPr>
          <w:del w:id="284" w:author="Author" w:date="2022-03-25T16:10:00Z"/>
        </w:trPr>
        <w:tc>
          <w:tcPr>
            <w:tcW w:w="535" w:type="dxa"/>
            <w:vAlign w:val="center"/>
          </w:tcPr>
          <w:p w14:paraId="0ED715CE" w14:textId="38C9A3F2" w:rsidR="00E52F49" w:rsidRPr="006120A6" w:rsidDel="0057542A" w:rsidRDefault="00E52F49" w:rsidP="004B2D65">
            <w:pPr>
              <w:jc w:val="center"/>
              <w:rPr>
                <w:del w:id="285" w:author="Author" w:date="2022-03-25T16:10:00Z"/>
                <w:rFonts w:ascii="Calibri" w:hAnsi="Calibri"/>
                <w:sz w:val="18"/>
                <w:szCs w:val="16"/>
              </w:rPr>
            </w:pPr>
            <w:del w:id="286" w:author="Author" w:date="2022-03-25T16:10:00Z">
              <w:r w:rsidDel="0057542A">
                <w:rPr>
                  <w:rFonts w:ascii="Calibri" w:hAnsi="Calibri"/>
                  <w:sz w:val="18"/>
                  <w:szCs w:val="16"/>
                </w:rPr>
                <w:delText>02</w:delText>
              </w:r>
            </w:del>
          </w:p>
        </w:tc>
        <w:tc>
          <w:tcPr>
            <w:tcW w:w="10255" w:type="dxa"/>
          </w:tcPr>
          <w:p w14:paraId="6C6C4943" w14:textId="6B0CEF12" w:rsidR="00E52F49" w:rsidRPr="006120A6" w:rsidDel="0057542A" w:rsidRDefault="00E52F49" w:rsidP="004B2D65">
            <w:pPr>
              <w:rPr>
                <w:del w:id="287" w:author="Author" w:date="2022-03-25T16:10:00Z"/>
                <w:rFonts w:ascii="Calibri" w:hAnsi="Calibri"/>
                <w:sz w:val="18"/>
                <w:szCs w:val="16"/>
              </w:rPr>
            </w:pPr>
            <w:del w:id="288" w:author="Author" w:date="2022-03-25T16:10:00Z">
              <w:r w:rsidDel="0057542A">
                <w:rPr>
                  <w:rFonts w:ascii="Calibri" w:hAnsi="Calibri"/>
                  <w:sz w:val="18"/>
                  <w:szCs w:val="16"/>
                </w:rPr>
                <w:delText>Insulation shall be in full contact with the interior wall finish. Batt insulation must be cut to fit around 2x4’s that are laid flat.</w:delText>
              </w:r>
            </w:del>
          </w:p>
        </w:tc>
      </w:tr>
      <w:tr w:rsidR="00E52F49" w:rsidDel="0057542A" w14:paraId="43AC4C04" w14:textId="5730A652" w:rsidTr="004B2D65">
        <w:trPr>
          <w:del w:id="289" w:author="Author" w:date="2022-03-25T16:10:00Z"/>
        </w:trPr>
        <w:tc>
          <w:tcPr>
            <w:tcW w:w="535" w:type="dxa"/>
            <w:vAlign w:val="center"/>
          </w:tcPr>
          <w:p w14:paraId="67F218B9" w14:textId="57EFE838" w:rsidR="00E52F49" w:rsidRPr="006120A6" w:rsidDel="0057542A" w:rsidRDefault="00E52F49" w:rsidP="004B2D65">
            <w:pPr>
              <w:jc w:val="center"/>
              <w:rPr>
                <w:del w:id="290" w:author="Author" w:date="2022-03-25T16:10:00Z"/>
                <w:rFonts w:ascii="Calibri" w:hAnsi="Calibri"/>
                <w:sz w:val="18"/>
                <w:szCs w:val="16"/>
              </w:rPr>
            </w:pPr>
            <w:del w:id="291" w:author="Author" w:date="2022-03-25T16:10:00Z">
              <w:r w:rsidDel="0057542A">
                <w:rPr>
                  <w:rFonts w:ascii="Calibri" w:hAnsi="Calibri"/>
                  <w:sz w:val="18"/>
                  <w:szCs w:val="16"/>
                </w:rPr>
                <w:delText>03</w:delText>
              </w:r>
            </w:del>
          </w:p>
        </w:tc>
        <w:tc>
          <w:tcPr>
            <w:tcW w:w="10255" w:type="dxa"/>
          </w:tcPr>
          <w:p w14:paraId="4DAB6772" w14:textId="5ECC1AE5" w:rsidR="00E52F49" w:rsidRPr="006120A6" w:rsidDel="0057542A" w:rsidRDefault="00E52F49" w:rsidP="004B2D65">
            <w:pPr>
              <w:rPr>
                <w:del w:id="292" w:author="Author" w:date="2022-03-25T16:10:00Z"/>
                <w:rFonts w:ascii="Calibri" w:hAnsi="Calibri"/>
                <w:sz w:val="18"/>
                <w:szCs w:val="16"/>
              </w:rPr>
            </w:pPr>
            <w:del w:id="293" w:author="Author" w:date="2022-03-25T16:10:00Z">
              <w:r w:rsidDel="0057542A">
                <w:rPr>
                  <w:rFonts w:ascii="Calibri" w:hAnsi="Calibri"/>
                  <w:sz w:val="18"/>
                  <w:szCs w:val="16"/>
                </w:rPr>
                <w:delText>Skylight shafts and attic knee walls shall be completely enclosed by vertical and horizontal framing, including horizontal plates at the top and bottom of the insulation.</w:delText>
              </w:r>
            </w:del>
          </w:p>
        </w:tc>
      </w:tr>
      <w:tr w:rsidR="00E52F49" w14:paraId="7A05CFAE" w14:textId="77777777" w:rsidTr="004B2D65">
        <w:tc>
          <w:tcPr>
            <w:tcW w:w="10790" w:type="dxa"/>
            <w:gridSpan w:val="2"/>
            <w:vAlign w:val="center"/>
          </w:tcPr>
          <w:p w14:paraId="43ED19D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BFD4058"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338156B3" w14:textId="77777777" w:rsidTr="004B2D65">
        <w:tc>
          <w:tcPr>
            <w:tcW w:w="10790" w:type="dxa"/>
            <w:gridSpan w:val="2"/>
          </w:tcPr>
          <w:p w14:paraId="1171B0EA" w14:textId="77777777" w:rsidR="00E52F49" w:rsidRDefault="00E52F49" w:rsidP="004B2D65">
            <w:pPr>
              <w:rPr>
                <w:ins w:id="294" w:author="Author" w:date="2022-03-25T16:10:00Z"/>
                <w:rFonts w:ascii="Calibri" w:hAnsi="Calibri"/>
                <w:b/>
                <w:sz w:val="18"/>
                <w:szCs w:val="16"/>
              </w:rPr>
            </w:pPr>
            <w:r>
              <w:rPr>
                <w:rFonts w:ascii="Calibri" w:hAnsi="Calibri"/>
                <w:b/>
                <w:sz w:val="18"/>
                <w:szCs w:val="16"/>
              </w:rPr>
              <w:t>J. Special Requirements for Floors Above Garages</w:t>
            </w:r>
          </w:p>
          <w:p w14:paraId="4D9A4CCE" w14:textId="531E94DA" w:rsidR="0057542A" w:rsidRPr="006120A6" w:rsidRDefault="0057542A" w:rsidP="004B2D65">
            <w:pPr>
              <w:rPr>
                <w:rFonts w:ascii="Calibri" w:hAnsi="Calibri"/>
                <w:b/>
                <w:sz w:val="18"/>
                <w:szCs w:val="16"/>
              </w:rPr>
            </w:pPr>
            <w:ins w:id="295" w:author="Author" w:date="2022-03-25T16:10:00Z">
              <w:r>
                <w:rPr>
                  <w:sz w:val="18"/>
                  <w:szCs w:val="18"/>
                </w:rPr>
                <w:t>&lt;&lt;Static Text - see the top&gt;&gt;</w:t>
              </w:r>
            </w:ins>
          </w:p>
        </w:tc>
      </w:tr>
      <w:tr w:rsidR="00E52F49" w:rsidDel="0057542A" w14:paraId="217E8075" w14:textId="3C65E29A" w:rsidTr="004B2D65">
        <w:trPr>
          <w:del w:id="296" w:author="Author" w:date="2022-03-25T16:10:00Z"/>
        </w:trPr>
        <w:tc>
          <w:tcPr>
            <w:tcW w:w="535" w:type="dxa"/>
            <w:vAlign w:val="center"/>
          </w:tcPr>
          <w:p w14:paraId="03E7DF08" w14:textId="373F810B" w:rsidR="00E52F49" w:rsidRPr="006120A6" w:rsidDel="0057542A" w:rsidRDefault="00E52F49" w:rsidP="004B2D65">
            <w:pPr>
              <w:jc w:val="center"/>
              <w:rPr>
                <w:del w:id="297" w:author="Author" w:date="2022-03-25T16:10:00Z"/>
                <w:rFonts w:ascii="Calibri" w:hAnsi="Calibri"/>
                <w:sz w:val="18"/>
                <w:szCs w:val="16"/>
              </w:rPr>
            </w:pPr>
            <w:del w:id="298" w:author="Author" w:date="2022-03-25T16:10:00Z">
              <w:r w:rsidDel="0057542A">
                <w:rPr>
                  <w:rFonts w:ascii="Calibri" w:hAnsi="Calibri"/>
                  <w:sz w:val="18"/>
                  <w:szCs w:val="16"/>
                </w:rPr>
                <w:delText>01</w:delText>
              </w:r>
            </w:del>
          </w:p>
        </w:tc>
        <w:tc>
          <w:tcPr>
            <w:tcW w:w="10255" w:type="dxa"/>
          </w:tcPr>
          <w:p w14:paraId="7163ECC0" w14:textId="61B6C9BB" w:rsidR="00E52F49" w:rsidRPr="006120A6" w:rsidDel="0057542A" w:rsidRDefault="00E52F49" w:rsidP="004B2D65">
            <w:pPr>
              <w:rPr>
                <w:del w:id="299" w:author="Author" w:date="2022-03-25T16:10:00Z"/>
                <w:rFonts w:ascii="Calibri" w:hAnsi="Calibri"/>
                <w:sz w:val="18"/>
                <w:szCs w:val="16"/>
              </w:rPr>
            </w:pPr>
            <w:del w:id="300" w:author="Author" w:date="2022-03-25T16:10:00Z">
              <w:r w:rsidDel="0057542A">
                <w:rPr>
                  <w:rFonts w:ascii="Calibri" w:hAnsi="Calibri"/>
                  <w:sz w:val="18"/>
                  <w:szCs w:val="16"/>
                </w:rPr>
                <w:delText>If the air barrier is at the perimeter of the garage below the conditioned subfloor, then the insulation may be placed on the garage ceiling. The perimeter of the subfloor must also be insulated.</w:delText>
              </w:r>
            </w:del>
          </w:p>
        </w:tc>
      </w:tr>
      <w:tr w:rsidR="00E52F49" w14:paraId="23A85383" w14:textId="77777777" w:rsidTr="004B2D65">
        <w:tc>
          <w:tcPr>
            <w:tcW w:w="10790" w:type="dxa"/>
            <w:gridSpan w:val="2"/>
            <w:vAlign w:val="center"/>
          </w:tcPr>
          <w:p w14:paraId="0D12C1F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B988B34"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D651122" w14:textId="77777777" w:rsidTr="004B2D65">
        <w:tc>
          <w:tcPr>
            <w:tcW w:w="10790" w:type="dxa"/>
            <w:gridSpan w:val="2"/>
          </w:tcPr>
          <w:p w14:paraId="1357E7F9" w14:textId="77777777" w:rsidR="00E52F49" w:rsidRDefault="00E52F49" w:rsidP="004B2D65">
            <w:pPr>
              <w:rPr>
                <w:ins w:id="301" w:author="Author" w:date="2022-03-25T16:10:00Z"/>
                <w:rFonts w:ascii="Calibri" w:hAnsi="Calibri"/>
                <w:b/>
                <w:sz w:val="18"/>
                <w:szCs w:val="16"/>
              </w:rPr>
            </w:pPr>
            <w:r>
              <w:rPr>
                <w:rFonts w:ascii="Calibri" w:hAnsi="Calibri"/>
                <w:b/>
                <w:sz w:val="18"/>
                <w:szCs w:val="16"/>
              </w:rPr>
              <w:t>K. Special Requirements for Cantilevered Floors</w:t>
            </w:r>
          </w:p>
          <w:p w14:paraId="76210FB9" w14:textId="195B96D4" w:rsidR="0057542A" w:rsidRPr="006120A6" w:rsidRDefault="0057542A" w:rsidP="004B2D65">
            <w:pPr>
              <w:rPr>
                <w:rFonts w:ascii="Calibri" w:hAnsi="Calibri"/>
                <w:b/>
                <w:sz w:val="18"/>
                <w:szCs w:val="16"/>
              </w:rPr>
            </w:pPr>
            <w:ins w:id="302" w:author="Author" w:date="2022-03-25T16:10:00Z">
              <w:r>
                <w:rPr>
                  <w:sz w:val="18"/>
                  <w:szCs w:val="18"/>
                </w:rPr>
                <w:t>&lt;&lt;Static Text - see the top&gt;&gt;</w:t>
              </w:r>
            </w:ins>
          </w:p>
        </w:tc>
      </w:tr>
      <w:tr w:rsidR="00E52F49" w:rsidDel="0057542A" w14:paraId="482B619B" w14:textId="55288F4D" w:rsidTr="004B2D65">
        <w:trPr>
          <w:del w:id="303" w:author="Author" w:date="2022-03-25T16:10:00Z"/>
        </w:trPr>
        <w:tc>
          <w:tcPr>
            <w:tcW w:w="535" w:type="dxa"/>
            <w:vAlign w:val="center"/>
          </w:tcPr>
          <w:p w14:paraId="594F38F7" w14:textId="0356A969" w:rsidR="00E52F49" w:rsidRPr="006120A6" w:rsidDel="0057542A" w:rsidRDefault="00E52F49" w:rsidP="004B2D65">
            <w:pPr>
              <w:jc w:val="center"/>
              <w:rPr>
                <w:del w:id="304" w:author="Author" w:date="2022-03-25T16:10:00Z"/>
                <w:rFonts w:ascii="Calibri" w:hAnsi="Calibri"/>
                <w:sz w:val="18"/>
                <w:szCs w:val="16"/>
              </w:rPr>
            </w:pPr>
            <w:del w:id="305" w:author="Author" w:date="2022-03-25T16:10:00Z">
              <w:r w:rsidDel="0057542A">
                <w:rPr>
                  <w:rFonts w:ascii="Calibri" w:hAnsi="Calibri"/>
                  <w:sz w:val="18"/>
                  <w:szCs w:val="16"/>
                </w:rPr>
                <w:delText>01</w:delText>
              </w:r>
            </w:del>
          </w:p>
        </w:tc>
        <w:tc>
          <w:tcPr>
            <w:tcW w:w="10255" w:type="dxa"/>
          </w:tcPr>
          <w:p w14:paraId="4F49400F" w14:textId="5BD9FF6B" w:rsidR="00E52F49" w:rsidRPr="006120A6" w:rsidDel="0057542A" w:rsidRDefault="00E52F49" w:rsidP="004B2D65">
            <w:pPr>
              <w:rPr>
                <w:del w:id="306" w:author="Author" w:date="2022-03-25T16:10:00Z"/>
                <w:rFonts w:ascii="Calibri" w:hAnsi="Calibri"/>
                <w:sz w:val="18"/>
                <w:szCs w:val="16"/>
              </w:rPr>
            </w:pPr>
            <w:del w:id="307" w:author="Author" w:date="2022-03-25T16:10:00Z">
              <w:r w:rsidDel="0057542A">
                <w:rPr>
                  <w:rFonts w:ascii="Calibri" w:hAnsi="Calibri"/>
                  <w:sz w:val="18"/>
                  <w:szCs w:val="16"/>
                </w:rPr>
                <w:delText>Sealed blocking shall be installed between joists where the wall rim joist would have been located in the absence of a cantilever. Insulation shall be placed on both sides of the block.</w:delText>
              </w:r>
            </w:del>
          </w:p>
        </w:tc>
      </w:tr>
      <w:tr w:rsidR="00E52F49" w14:paraId="618733D6" w14:textId="77777777" w:rsidTr="004B2D65">
        <w:tc>
          <w:tcPr>
            <w:tcW w:w="10790" w:type="dxa"/>
            <w:gridSpan w:val="2"/>
            <w:vAlign w:val="center"/>
          </w:tcPr>
          <w:p w14:paraId="434C4F33"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ADC908E"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1B2F920" w14:textId="77777777" w:rsidTr="004B2D65">
        <w:tc>
          <w:tcPr>
            <w:tcW w:w="10790" w:type="dxa"/>
            <w:gridSpan w:val="2"/>
          </w:tcPr>
          <w:p w14:paraId="637A2585" w14:textId="77777777" w:rsidR="00E52F49" w:rsidRDefault="00E52F49" w:rsidP="004B2D65">
            <w:pPr>
              <w:rPr>
                <w:ins w:id="308" w:author="Author" w:date="2022-03-25T16:10:00Z"/>
                <w:rFonts w:ascii="Calibri" w:hAnsi="Calibri"/>
                <w:b/>
                <w:sz w:val="18"/>
                <w:szCs w:val="16"/>
              </w:rPr>
            </w:pPr>
            <w:r>
              <w:rPr>
                <w:rFonts w:ascii="Calibri" w:hAnsi="Calibri"/>
                <w:b/>
                <w:sz w:val="18"/>
                <w:szCs w:val="16"/>
              </w:rPr>
              <w:t>L. Special Requirements for Attached Porches</w:t>
            </w:r>
          </w:p>
          <w:p w14:paraId="1AA25C13" w14:textId="04ADAFC4" w:rsidR="0057542A" w:rsidRPr="006120A6" w:rsidRDefault="0057542A" w:rsidP="004B2D65">
            <w:pPr>
              <w:rPr>
                <w:rFonts w:ascii="Calibri" w:hAnsi="Calibri"/>
                <w:b/>
                <w:sz w:val="18"/>
                <w:szCs w:val="16"/>
              </w:rPr>
            </w:pPr>
            <w:ins w:id="309" w:author="Author" w:date="2022-03-25T16:10:00Z">
              <w:r>
                <w:rPr>
                  <w:sz w:val="18"/>
                  <w:szCs w:val="18"/>
                </w:rPr>
                <w:t>&lt;&lt;Static Text - see the top&gt;&gt;</w:t>
              </w:r>
            </w:ins>
          </w:p>
        </w:tc>
      </w:tr>
      <w:tr w:rsidR="00E52F49" w:rsidDel="0057542A" w14:paraId="75A5FF85" w14:textId="0B2E0427" w:rsidTr="004B2D65">
        <w:trPr>
          <w:del w:id="310" w:author="Author" w:date="2022-03-25T16:11:00Z"/>
        </w:trPr>
        <w:tc>
          <w:tcPr>
            <w:tcW w:w="535" w:type="dxa"/>
            <w:vAlign w:val="center"/>
          </w:tcPr>
          <w:p w14:paraId="2A0C319E" w14:textId="11D77700" w:rsidR="00E52F49" w:rsidRPr="006120A6" w:rsidDel="0057542A" w:rsidRDefault="00E52F49" w:rsidP="004B2D65">
            <w:pPr>
              <w:jc w:val="center"/>
              <w:rPr>
                <w:del w:id="311" w:author="Author" w:date="2022-03-25T16:11:00Z"/>
                <w:rFonts w:ascii="Calibri" w:hAnsi="Calibri"/>
                <w:sz w:val="18"/>
                <w:szCs w:val="16"/>
              </w:rPr>
            </w:pPr>
            <w:del w:id="312" w:author="Author" w:date="2022-03-25T16:11:00Z">
              <w:r w:rsidDel="0057542A">
                <w:rPr>
                  <w:rFonts w:ascii="Calibri" w:hAnsi="Calibri"/>
                  <w:sz w:val="18"/>
                  <w:szCs w:val="16"/>
                </w:rPr>
                <w:delText>01</w:delText>
              </w:r>
            </w:del>
          </w:p>
        </w:tc>
        <w:tc>
          <w:tcPr>
            <w:tcW w:w="10255" w:type="dxa"/>
          </w:tcPr>
          <w:p w14:paraId="30D850F1" w14:textId="5F52EBD4" w:rsidR="00E52F49" w:rsidRPr="006120A6" w:rsidDel="0057542A" w:rsidRDefault="00E52F49" w:rsidP="004B2D65">
            <w:pPr>
              <w:rPr>
                <w:del w:id="313" w:author="Author" w:date="2022-03-25T16:11:00Z"/>
                <w:rFonts w:ascii="Calibri" w:hAnsi="Calibri"/>
                <w:sz w:val="18"/>
                <w:szCs w:val="16"/>
              </w:rPr>
            </w:pPr>
            <w:del w:id="314" w:author="Author" w:date="2022-03-25T16:11:00Z">
              <w:r w:rsidDel="0057542A">
                <w:rPr>
                  <w:rFonts w:ascii="Calibri" w:hAnsi="Calibri"/>
                  <w:sz w:val="18"/>
                  <w:szCs w:val="16"/>
                </w:rPr>
                <w:delText>Exterior wall at the intersection of the porch roof is fully insulated above, below and behind the roof line.</w:delText>
              </w:r>
            </w:del>
          </w:p>
        </w:tc>
      </w:tr>
      <w:tr w:rsidR="00E52F49" w:rsidDel="0057542A" w14:paraId="45537B35" w14:textId="530E0AA7" w:rsidTr="004B2D65">
        <w:trPr>
          <w:del w:id="315" w:author="Author" w:date="2022-03-25T16:11:00Z"/>
        </w:trPr>
        <w:tc>
          <w:tcPr>
            <w:tcW w:w="535" w:type="dxa"/>
            <w:vAlign w:val="center"/>
          </w:tcPr>
          <w:p w14:paraId="7C488693" w14:textId="6DDB4BA3" w:rsidR="00E52F49" w:rsidRPr="006120A6" w:rsidDel="0057542A" w:rsidRDefault="00E52F49" w:rsidP="004B2D65">
            <w:pPr>
              <w:jc w:val="center"/>
              <w:rPr>
                <w:del w:id="316" w:author="Author" w:date="2022-03-25T16:11:00Z"/>
                <w:rFonts w:ascii="Calibri" w:hAnsi="Calibri"/>
                <w:sz w:val="18"/>
                <w:szCs w:val="16"/>
              </w:rPr>
            </w:pPr>
            <w:del w:id="317" w:author="Author" w:date="2022-03-25T16:11:00Z">
              <w:r w:rsidDel="0057542A">
                <w:rPr>
                  <w:rFonts w:ascii="Calibri" w:hAnsi="Calibri"/>
                  <w:sz w:val="18"/>
                  <w:szCs w:val="16"/>
                </w:rPr>
                <w:delText>02</w:delText>
              </w:r>
            </w:del>
          </w:p>
        </w:tc>
        <w:tc>
          <w:tcPr>
            <w:tcW w:w="10255" w:type="dxa"/>
          </w:tcPr>
          <w:p w14:paraId="055FBFF3" w14:textId="1FAD366F" w:rsidR="00E52F49" w:rsidRPr="006120A6" w:rsidDel="0057542A" w:rsidRDefault="00E52F49" w:rsidP="004B2D65">
            <w:pPr>
              <w:rPr>
                <w:del w:id="318" w:author="Author" w:date="2022-03-25T16:11:00Z"/>
                <w:rFonts w:ascii="Calibri" w:hAnsi="Calibri"/>
                <w:sz w:val="18"/>
                <w:szCs w:val="16"/>
              </w:rPr>
            </w:pPr>
            <w:del w:id="319" w:author="Author" w:date="2022-03-25T16:11:00Z">
              <w:r w:rsidDel="0057542A">
                <w:rPr>
                  <w:rFonts w:ascii="Calibri" w:hAnsi="Calibri"/>
                  <w:sz w:val="18"/>
                  <w:szCs w:val="16"/>
                </w:rPr>
                <w:delText>Where truss framing is used, airtight blocking is used at the top and bottom of each wall/roof section and is insulated.</w:delText>
              </w:r>
            </w:del>
          </w:p>
        </w:tc>
      </w:tr>
      <w:tr w:rsidR="00E52F49" w14:paraId="5F178580" w14:textId="77777777" w:rsidTr="004B2D65">
        <w:tc>
          <w:tcPr>
            <w:tcW w:w="10790" w:type="dxa"/>
            <w:gridSpan w:val="2"/>
            <w:vAlign w:val="center"/>
          </w:tcPr>
          <w:p w14:paraId="2EAA875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469585E" w14:textId="77777777"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74D68C9A" w14:textId="77777777" w:rsidTr="004B2D65">
        <w:tc>
          <w:tcPr>
            <w:tcW w:w="10790" w:type="dxa"/>
            <w:gridSpan w:val="2"/>
          </w:tcPr>
          <w:p w14:paraId="060B4E3F" w14:textId="77777777" w:rsidR="00E52F49" w:rsidRDefault="00E52F49" w:rsidP="004B2D65">
            <w:pPr>
              <w:rPr>
                <w:ins w:id="320" w:author="Author" w:date="2022-03-25T16:11:00Z"/>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p w14:paraId="786FD1F5" w14:textId="2538D743" w:rsidR="0057542A" w:rsidRPr="00E93981" w:rsidRDefault="0057542A" w:rsidP="004B2D65">
            <w:pPr>
              <w:rPr>
                <w:rFonts w:ascii="Calibri" w:hAnsi="Calibri"/>
                <w:b/>
                <w:sz w:val="18"/>
                <w:szCs w:val="16"/>
              </w:rPr>
            </w:pPr>
            <w:ins w:id="321" w:author="Author" w:date="2022-03-25T16:11:00Z">
              <w:r>
                <w:rPr>
                  <w:sz w:val="18"/>
                  <w:szCs w:val="18"/>
                </w:rPr>
                <w:t>&lt;&lt;Static Text - see the top&gt;&gt;</w:t>
              </w:r>
            </w:ins>
          </w:p>
        </w:tc>
      </w:tr>
      <w:tr w:rsidR="00E52F49" w:rsidRPr="00E93981" w:rsidDel="0057542A" w14:paraId="137308A3" w14:textId="63E702E8" w:rsidTr="004B2D65">
        <w:trPr>
          <w:del w:id="322" w:author="Author" w:date="2022-03-25T16:11:00Z"/>
        </w:trPr>
        <w:tc>
          <w:tcPr>
            <w:tcW w:w="554" w:type="dxa"/>
            <w:vAlign w:val="center"/>
          </w:tcPr>
          <w:p w14:paraId="65DCDFA9" w14:textId="7660394D" w:rsidR="00E52F49" w:rsidRPr="00E93981" w:rsidDel="0057542A" w:rsidRDefault="00E52F49" w:rsidP="004B2D65">
            <w:pPr>
              <w:jc w:val="center"/>
              <w:rPr>
                <w:del w:id="323" w:author="Author" w:date="2022-03-25T16:11:00Z"/>
                <w:rFonts w:ascii="Calibri" w:hAnsi="Calibri"/>
                <w:sz w:val="18"/>
                <w:szCs w:val="16"/>
              </w:rPr>
            </w:pPr>
            <w:del w:id="324" w:author="Author" w:date="2022-03-25T16:11:00Z">
              <w:r w:rsidRPr="00E93981" w:rsidDel="0057542A">
                <w:rPr>
                  <w:rFonts w:ascii="Calibri" w:hAnsi="Calibri"/>
                  <w:sz w:val="18"/>
                  <w:szCs w:val="16"/>
                </w:rPr>
                <w:delText>01</w:delText>
              </w:r>
            </w:del>
          </w:p>
        </w:tc>
        <w:tc>
          <w:tcPr>
            <w:tcW w:w="10236" w:type="dxa"/>
          </w:tcPr>
          <w:p w14:paraId="657D5000" w14:textId="124E60DF" w:rsidR="00E52F49" w:rsidRPr="00E93981" w:rsidDel="0057542A" w:rsidRDefault="00E52F49" w:rsidP="004B2D65">
            <w:pPr>
              <w:rPr>
                <w:del w:id="325" w:author="Author" w:date="2022-03-25T16:11:00Z"/>
                <w:rFonts w:ascii="Calibri" w:hAnsi="Calibri"/>
                <w:sz w:val="18"/>
                <w:szCs w:val="16"/>
              </w:rPr>
            </w:pPr>
            <w:del w:id="326" w:author="Author" w:date="2022-03-25T16:11:00Z">
              <w:r w:rsidRPr="00E93981" w:rsidDel="0057542A">
                <w:rPr>
                  <w:rFonts w:ascii="Calibri" w:hAnsi="Calibri"/>
                  <w:sz w:val="18"/>
                  <w:szCs w:val="16"/>
                </w:rPr>
                <w:delText xml:space="preserve">Installed product meets the claimed R-value per inch. Non-standard values are supported by </w:delText>
              </w:r>
              <w:r w:rsidDel="0057542A">
                <w:rPr>
                  <w:rFonts w:ascii="Calibri" w:hAnsi="Calibri"/>
                  <w:sz w:val="18"/>
                  <w:szCs w:val="16"/>
                </w:rPr>
                <w:delText>an</w:delText>
              </w:r>
              <w:r w:rsidRPr="00E93981" w:rsidDel="0057542A">
                <w:rPr>
                  <w:rFonts w:ascii="Calibri" w:hAnsi="Calibri"/>
                  <w:sz w:val="18"/>
                  <w:szCs w:val="16"/>
                </w:rPr>
                <w:delText xml:space="preserve"> ICC Evaluation Service Report (ESR) number (e.g., ESR-xxxx) and documented on the CF2R-ENV-03. Non-standard values are anything greater than R-5.8/inch for closed cell and R-3.6/inch for open cell.</w:delText>
              </w:r>
            </w:del>
            <w:ins w:id="327" w:author="Author" w:date="2021-11-23T08:16:00Z">
              <w:del w:id="328" w:author="Author" w:date="2022-03-25T16:11:00Z">
                <w:r w:rsidR="00CE7142" w:rsidDel="0057542A">
                  <w:rPr>
                    <w:rFonts w:ascii="Calibri" w:hAnsi="Calibri"/>
                    <w:sz w:val="18"/>
                    <w:szCs w:val="16"/>
                  </w:rPr>
                  <w:delText>The total R-value may be calculated based on the thickness of insulation multiplied by the “t</w:delText>
                </w:r>
              </w:del>
            </w:ins>
            <w:ins w:id="329" w:author="Author" w:date="2021-11-23T08:17:00Z">
              <w:del w:id="330" w:author="Author" w:date="2022-03-25T16:11:00Z">
                <w:r w:rsidR="00CE7142" w:rsidDel="0057542A">
                  <w:rPr>
                    <w:rFonts w:ascii="Calibri" w:hAnsi="Calibri"/>
                    <w:sz w:val="18"/>
                    <w:szCs w:val="16"/>
                  </w:rPr>
                  <w:delText>ested R-value per inch” as certified by the Department of Consumer Affairs, Bureau of Household Goods</w:delText>
                </w:r>
                <w:r w:rsidR="00D614C5" w:rsidDel="0057542A">
                  <w:rPr>
                    <w:rFonts w:ascii="Calibri" w:hAnsi="Calibri"/>
                    <w:sz w:val="18"/>
                    <w:szCs w:val="16"/>
                  </w:rPr>
                  <w:delText xml:space="preserve"> and Services.</w:delText>
                </w:r>
              </w:del>
            </w:ins>
          </w:p>
        </w:tc>
      </w:tr>
      <w:tr w:rsidR="00E52F49" w:rsidRPr="00E93981" w:rsidDel="0057542A" w14:paraId="19D58824" w14:textId="4CE0BBA4" w:rsidTr="004B2D65">
        <w:trPr>
          <w:del w:id="331" w:author="Author" w:date="2022-03-25T16:11:00Z"/>
        </w:trPr>
        <w:tc>
          <w:tcPr>
            <w:tcW w:w="554" w:type="dxa"/>
            <w:vAlign w:val="center"/>
          </w:tcPr>
          <w:p w14:paraId="3F1F19A0" w14:textId="0A920D92" w:rsidR="00E52F49" w:rsidRPr="00E93981" w:rsidDel="0057542A" w:rsidRDefault="00E52F49" w:rsidP="004B2D65">
            <w:pPr>
              <w:jc w:val="center"/>
              <w:rPr>
                <w:del w:id="332" w:author="Author" w:date="2022-03-25T16:11:00Z"/>
                <w:rFonts w:ascii="Calibri" w:hAnsi="Calibri"/>
                <w:sz w:val="18"/>
                <w:szCs w:val="16"/>
              </w:rPr>
            </w:pPr>
            <w:del w:id="333" w:author="Author" w:date="2022-03-25T16:11:00Z">
              <w:r w:rsidRPr="00E93981" w:rsidDel="0057542A">
                <w:rPr>
                  <w:rFonts w:ascii="Calibri" w:hAnsi="Calibri"/>
                  <w:sz w:val="18"/>
                  <w:szCs w:val="16"/>
                </w:rPr>
                <w:delText>02</w:delText>
              </w:r>
            </w:del>
          </w:p>
        </w:tc>
        <w:tc>
          <w:tcPr>
            <w:tcW w:w="10236" w:type="dxa"/>
          </w:tcPr>
          <w:p w14:paraId="2726E2BF" w14:textId="62A0C635" w:rsidR="00E52F49" w:rsidRPr="00E93981" w:rsidDel="0057542A" w:rsidRDefault="00E52F49" w:rsidP="004B2D65">
            <w:pPr>
              <w:rPr>
                <w:del w:id="334" w:author="Author" w:date="2022-03-25T16:11:00Z"/>
                <w:rFonts w:ascii="Calibri" w:hAnsi="Calibri"/>
                <w:sz w:val="18"/>
                <w:szCs w:val="16"/>
              </w:rPr>
            </w:pPr>
            <w:del w:id="335" w:author="Author" w:date="2022-03-25T16:11:00Z">
              <w:r w:rsidRPr="00E93981" w:rsidDel="0057542A">
                <w:rPr>
                  <w:rFonts w:ascii="Calibri" w:hAnsi="Calibri"/>
                  <w:sz w:val="18"/>
                  <w:szCs w:val="16"/>
                </w:rPr>
                <w:delText>Installed thickness meets the required R-value from the Certificate of Compliance. Verified in at least 6 random places for each surface type: floors, walls, and ceilings.</w:delText>
              </w:r>
            </w:del>
          </w:p>
        </w:tc>
      </w:tr>
      <w:tr w:rsidR="00E52F49" w:rsidRPr="00E93981" w:rsidDel="0057542A" w14:paraId="5B0E0DB9" w14:textId="1539D30C" w:rsidTr="004B2D65">
        <w:trPr>
          <w:del w:id="336" w:author="Author" w:date="2022-03-25T16:11:00Z"/>
        </w:trPr>
        <w:tc>
          <w:tcPr>
            <w:tcW w:w="554" w:type="dxa"/>
            <w:vAlign w:val="center"/>
          </w:tcPr>
          <w:p w14:paraId="2FD47CE2" w14:textId="512EA900" w:rsidR="00E52F49" w:rsidRPr="00E93981" w:rsidDel="0057542A" w:rsidRDefault="00E52F49" w:rsidP="004B2D65">
            <w:pPr>
              <w:jc w:val="center"/>
              <w:rPr>
                <w:del w:id="337" w:author="Author" w:date="2022-03-25T16:11:00Z"/>
                <w:rFonts w:ascii="Calibri" w:hAnsi="Calibri"/>
                <w:sz w:val="18"/>
                <w:szCs w:val="16"/>
              </w:rPr>
            </w:pPr>
            <w:del w:id="338" w:author="Author" w:date="2022-03-25T16:11:00Z">
              <w:r w:rsidRPr="00E93981" w:rsidDel="0057542A">
                <w:rPr>
                  <w:rFonts w:ascii="Calibri" w:hAnsi="Calibri"/>
                  <w:sz w:val="18"/>
                  <w:szCs w:val="16"/>
                </w:rPr>
                <w:delText>03</w:delText>
              </w:r>
            </w:del>
          </w:p>
        </w:tc>
        <w:tc>
          <w:tcPr>
            <w:tcW w:w="10236" w:type="dxa"/>
          </w:tcPr>
          <w:p w14:paraId="05C7BF99" w14:textId="1EA0ADD7" w:rsidR="00E52F49" w:rsidRPr="00E93981" w:rsidDel="0057542A" w:rsidRDefault="00E52F49" w:rsidP="004B2D65">
            <w:pPr>
              <w:rPr>
                <w:del w:id="339" w:author="Author" w:date="2022-03-25T16:11:00Z"/>
                <w:rFonts w:ascii="Calibri" w:hAnsi="Calibri"/>
                <w:sz w:val="18"/>
                <w:szCs w:val="16"/>
              </w:rPr>
            </w:pPr>
            <w:del w:id="340" w:author="Author" w:date="2022-03-25T16:11:00Z">
              <w:r w:rsidRPr="00E93981" w:rsidDel="0057542A">
                <w:rPr>
                  <w:rFonts w:ascii="Calibri" w:hAnsi="Calibri"/>
                  <w:sz w:val="18"/>
                  <w:szCs w:val="16"/>
                </w:rPr>
                <w:delText>Insulation is spray applied to fully adhere to structural assembly framing, floor and ceiling joists, and other framing surfaces within the construction cavity.</w:delText>
              </w:r>
            </w:del>
          </w:p>
        </w:tc>
      </w:tr>
      <w:tr w:rsidR="00E52F49" w:rsidRPr="00E93981" w:rsidDel="0057542A" w14:paraId="4670720D" w14:textId="563E289B" w:rsidTr="004B2D65">
        <w:trPr>
          <w:del w:id="341" w:author="Author" w:date="2022-03-25T16:11:00Z"/>
        </w:trPr>
        <w:tc>
          <w:tcPr>
            <w:tcW w:w="554" w:type="dxa"/>
            <w:vAlign w:val="center"/>
          </w:tcPr>
          <w:p w14:paraId="45315470" w14:textId="5D92BBC2" w:rsidR="00E52F49" w:rsidRPr="00E93981" w:rsidDel="0057542A" w:rsidRDefault="00E52F49" w:rsidP="004B2D65">
            <w:pPr>
              <w:jc w:val="center"/>
              <w:rPr>
                <w:del w:id="342" w:author="Author" w:date="2022-03-25T16:11:00Z"/>
                <w:rFonts w:ascii="Calibri" w:hAnsi="Calibri"/>
                <w:sz w:val="18"/>
                <w:szCs w:val="16"/>
              </w:rPr>
            </w:pPr>
            <w:del w:id="343" w:author="Author" w:date="2022-03-25T16:11:00Z">
              <w:r w:rsidRPr="00E93981" w:rsidDel="0057542A">
                <w:rPr>
                  <w:rFonts w:ascii="Calibri" w:hAnsi="Calibri"/>
                  <w:sz w:val="18"/>
                  <w:szCs w:val="16"/>
                </w:rPr>
                <w:delText>04</w:delText>
              </w:r>
            </w:del>
          </w:p>
        </w:tc>
        <w:tc>
          <w:tcPr>
            <w:tcW w:w="10236" w:type="dxa"/>
          </w:tcPr>
          <w:p w14:paraId="10812B8D" w14:textId="7792CFE3" w:rsidR="00E52F49" w:rsidRPr="00E93981" w:rsidDel="0057542A" w:rsidRDefault="00E52F49" w:rsidP="004B2D65">
            <w:pPr>
              <w:rPr>
                <w:del w:id="344" w:author="Author" w:date="2022-03-25T16:11:00Z"/>
                <w:rFonts w:ascii="Calibri" w:hAnsi="Calibri"/>
                <w:sz w:val="18"/>
                <w:szCs w:val="16"/>
              </w:rPr>
            </w:pPr>
            <w:del w:id="345" w:author="Author" w:date="2022-03-25T16:11:00Z">
              <w:r w:rsidRPr="00E93981" w:rsidDel="0057542A">
                <w:rPr>
                  <w:rFonts w:ascii="Calibri" w:hAnsi="Calibri"/>
                  <w:sz w:val="18"/>
                  <w:szCs w:val="16"/>
                </w:rPr>
                <w:delText>If multiple layers are applied, each foam lift (e.g., spray application) adheres to the substrate and foam interfaces.</w:delText>
              </w:r>
            </w:del>
          </w:p>
        </w:tc>
      </w:tr>
      <w:tr w:rsidR="00E52F49" w:rsidRPr="00E93981" w:rsidDel="0057542A" w14:paraId="08BD71A4" w14:textId="2EC5FB74" w:rsidTr="004B2D65">
        <w:trPr>
          <w:del w:id="346" w:author="Author" w:date="2022-03-25T16:11:00Z"/>
        </w:trPr>
        <w:tc>
          <w:tcPr>
            <w:tcW w:w="554" w:type="dxa"/>
            <w:vAlign w:val="center"/>
          </w:tcPr>
          <w:p w14:paraId="62D42E8B" w14:textId="46191CDB" w:rsidR="00E52F49" w:rsidRPr="00E93981" w:rsidDel="0057542A" w:rsidRDefault="00E52F49" w:rsidP="004B2D65">
            <w:pPr>
              <w:jc w:val="center"/>
              <w:rPr>
                <w:del w:id="347" w:author="Author" w:date="2022-03-25T16:11:00Z"/>
                <w:rFonts w:ascii="Calibri" w:hAnsi="Calibri"/>
                <w:sz w:val="18"/>
                <w:szCs w:val="16"/>
              </w:rPr>
            </w:pPr>
            <w:del w:id="348" w:author="Author" w:date="2022-03-25T16:11:00Z">
              <w:r w:rsidRPr="00E93981" w:rsidDel="0057542A">
                <w:rPr>
                  <w:rFonts w:ascii="Calibri" w:hAnsi="Calibri"/>
                  <w:sz w:val="18"/>
                  <w:szCs w:val="16"/>
                </w:rPr>
                <w:delText>05</w:delText>
              </w:r>
            </w:del>
          </w:p>
        </w:tc>
        <w:tc>
          <w:tcPr>
            <w:tcW w:w="10236" w:type="dxa"/>
          </w:tcPr>
          <w:p w14:paraId="010A71D4" w14:textId="5F933E32" w:rsidR="00E52F49" w:rsidRPr="00E93981" w:rsidDel="0057542A" w:rsidRDefault="00E52F49" w:rsidP="004B2D65">
            <w:pPr>
              <w:rPr>
                <w:del w:id="349" w:author="Author" w:date="2022-03-25T16:11:00Z"/>
                <w:rFonts w:ascii="Calibri" w:hAnsi="Calibri"/>
                <w:sz w:val="18"/>
                <w:szCs w:val="16"/>
              </w:rPr>
            </w:pPr>
            <w:del w:id="350" w:author="Author" w:date="2022-03-25T16:11:00Z">
              <w:r w:rsidRPr="00E93981" w:rsidDel="0057542A">
                <w:rPr>
                  <w:rFonts w:ascii="Calibri" w:hAnsi="Calibri"/>
                  <w:sz w:val="18"/>
                  <w:szCs w:val="16"/>
                </w:rPr>
                <w:delText>Closed cell SPF: In areas where an air barrier is required the foam is at least 2”</w:delText>
              </w:r>
            </w:del>
            <w:ins w:id="351" w:author="Author" w:date="2021-11-23T08:17:00Z">
              <w:del w:id="352" w:author="Author" w:date="2022-03-25T16:11:00Z">
                <w:r w:rsidR="00D614C5" w:rsidDel="0057542A">
                  <w:rPr>
                    <w:rFonts w:ascii="Calibri" w:hAnsi="Calibri"/>
                    <w:sz w:val="18"/>
                    <w:szCs w:val="16"/>
                  </w:rPr>
                  <w:delText>-inches</w:delText>
                </w:r>
              </w:del>
            </w:ins>
            <w:del w:id="353" w:author="Author" w:date="2022-03-25T16:11:00Z">
              <w:r w:rsidRPr="00E93981" w:rsidDel="0057542A">
                <w:rPr>
                  <w:rFonts w:ascii="Calibri" w:hAnsi="Calibri"/>
                  <w:sz w:val="18"/>
                  <w:szCs w:val="16"/>
                </w:rPr>
                <w:delText xml:space="preserve"> thick.</w:delText>
              </w:r>
            </w:del>
          </w:p>
        </w:tc>
      </w:tr>
      <w:tr w:rsidR="00E52F49" w:rsidRPr="00E93981" w:rsidDel="0057542A" w14:paraId="18BF7D71" w14:textId="577BB940" w:rsidTr="004B2D65">
        <w:trPr>
          <w:del w:id="354" w:author="Author" w:date="2022-03-25T16:11:00Z"/>
        </w:trPr>
        <w:tc>
          <w:tcPr>
            <w:tcW w:w="554" w:type="dxa"/>
            <w:vAlign w:val="center"/>
          </w:tcPr>
          <w:p w14:paraId="66BD46B7" w14:textId="15EE27B1" w:rsidR="00E52F49" w:rsidRPr="00E93981" w:rsidDel="0057542A" w:rsidRDefault="00E52F49" w:rsidP="004B2D65">
            <w:pPr>
              <w:jc w:val="center"/>
              <w:rPr>
                <w:del w:id="355" w:author="Author" w:date="2022-03-25T16:11:00Z"/>
                <w:rFonts w:ascii="Calibri" w:hAnsi="Calibri"/>
                <w:sz w:val="18"/>
                <w:szCs w:val="16"/>
              </w:rPr>
            </w:pPr>
            <w:del w:id="356" w:author="Author" w:date="2022-03-25T16:11:00Z">
              <w:r w:rsidRPr="00E93981" w:rsidDel="0057542A">
                <w:rPr>
                  <w:rFonts w:ascii="Calibri" w:hAnsi="Calibri"/>
                  <w:sz w:val="18"/>
                  <w:szCs w:val="16"/>
                </w:rPr>
                <w:delText>06</w:delText>
              </w:r>
            </w:del>
          </w:p>
        </w:tc>
        <w:tc>
          <w:tcPr>
            <w:tcW w:w="10236" w:type="dxa"/>
          </w:tcPr>
          <w:p w14:paraId="064ED148" w14:textId="056D91B6" w:rsidR="00E52F49" w:rsidRPr="00E93981" w:rsidDel="0057542A" w:rsidRDefault="00E52F49" w:rsidP="004B2D65">
            <w:pPr>
              <w:rPr>
                <w:del w:id="357" w:author="Author" w:date="2022-03-25T16:11:00Z"/>
                <w:rFonts w:ascii="Calibri" w:hAnsi="Calibri"/>
                <w:sz w:val="18"/>
                <w:szCs w:val="16"/>
              </w:rPr>
            </w:pPr>
            <w:del w:id="358" w:author="Author" w:date="2022-03-25T16:11:00Z">
              <w:r w:rsidRPr="00E93981" w:rsidDel="0057542A">
                <w:rPr>
                  <w:rFonts w:ascii="Calibri" w:hAnsi="Calibri"/>
                  <w:sz w:val="18"/>
                  <w:szCs w:val="16"/>
                </w:rPr>
                <w:delText>Open cell SPF: In areas where an air barrier is required the foam is at least 5.5”</w:delText>
              </w:r>
            </w:del>
            <w:ins w:id="359" w:author="Author" w:date="2021-11-23T08:17:00Z">
              <w:del w:id="360" w:author="Author" w:date="2022-03-25T16:11:00Z">
                <w:r w:rsidR="00D614C5" w:rsidDel="0057542A">
                  <w:rPr>
                    <w:rFonts w:ascii="Calibri" w:hAnsi="Calibri"/>
                    <w:sz w:val="18"/>
                    <w:szCs w:val="16"/>
                  </w:rPr>
                  <w:delText>-inches</w:delText>
                </w:r>
              </w:del>
            </w:ins>
            <w:del w:id="361" w:author="Author" w:date="2022-03-25T16:11:00Z">
              <w:r w:rsidRPr="00E93981" w:rsidDel="0057542A">
                <w:rPr>
                  <w:rFonts w:ascii="Calibri" w:hAnsi="Calibri"/>
                  <w:sz w:val="18"/>
                  <w:szCs w:val="16"/>
                </w:rPr>
                <w:delText xml:space="preserve"> thick.</w:delText>
              </w:r>
            </w:del>
          </w:p>
        </w:tc>
      </w:tr>
      <w:tr w:rsidR="00E52F49" w:rsidRPr="00E93981" w:rsidDel="0057542A" w14:paraId="149183A9" w14:textId="4C924DAD" w:rsidTr="004B2D65">
        <w:trPr>
          <w:del w:id="362" w:author="Author" w:date="2022-03-25T16:11:00Z"/>
        </w:trPr>
        <w:tc>
          <w:tcPr>
            <w:tcW w:w="554" w:type="dxa"/>
            <w:vAlign w:val="center"/>
          </w:tcPr>
          <w:p w14:paraId="053C1A11" w14:textId="55CD90FE" w:rsidR="00E52F49" w:rsidRPr="00E93981" w:rsidDel="0057542A" w:rsidRDefault="00E52F49" w:rsidP="004B2D65">
            <w:pPr>
              <w:jc w:val="center"/>
              <w:rPr>
                <w:del w:id="363" w:author="Author" w:date="2022-03-25T16:11:00Z"/>
                <w:rFonts w:ascii="Calibri" w:hAnsi="Calibri"/>
                <w:sz w:val="18"/>
                <w:szCs w:val="16"/>
              </w:rPr>
            </w:pPr>
            <w:del w:id="364" w:author="Author" w:date="2022-03-25T16:11:00Z">
              <w:r w:rsidRPr="00E93981" w:rsidDel="0057542A">
                <w:rPr>
                  <w:rFonts w:ascii="Calibri" w:hAnsi="Calibri"/>
                  <w:sz w:val="18"/>
                  <w:szCs w:val="16"/>
                </w:rPr>
                <w:delText>07</w:delText>
              </w:r>
            </w:del>
          </w:p>
        </w:tc>
        <w:tc>
          <w:tcPr>
            <w:tcW w:w="10236" w:type="dxa"/>
          </w:tcPr>
          <w:p w14:paraId="6DC0B2A0" w14:textId="55BCF1BA" w:rsidR="00E52F49" w:rsidRPr="00E93981" w:rsidDel="0057542A" w:rsidRDefault="00E52F49" w:rsidP="004B2D65">
            <w:pPr>
              <w:rPr>
                <w:del w:id="365" w:author="Author" w:date="2022-03-25T16:11:00Z"/>
                <w:rFonts w:ascii="Calibri" w:hAnsi="Calibri"/>
                <w:sz w:val="18"/>
                <w:szCs w:val="16"/>
              </w:rPr>
            </w:pPr>
            <w:del w:id="366" w:author="Author" w:date="2022-03-25T16:11:00Z">
              <w:r w:rsidRPr="00E93981" w:rsidDel="0057542A">
                <w:rPr>
                  <w:rFonts w:ascii="Calibri" w:hAnsi="Calibri"/>
                  <w:sz w:val="18"/>
                  <w:szCs w:val="16"/>
                </w:rPr>
                <w:delText>Open cell SPF: Depressions in the foam insulation surface are not greater than 1/2”</w:delText>
              </w:r>
            </w:del>
            <w:ins w:id="367" w:author="Author" w:date="2021-11-23T08:17:00Z">
              <w:del w:id="368" w:author="Author" w:date="2022-03-25T16:11:00Z">
                <w:r w:rsidR="00D614C5" w:rsidDel="0057542A">
                  <w:rPr>
                    <w:rFonts w:ascii="Calibri" w:hAnsi="Calibri"/>
                    <w:sz w:val="18"/>
                    <w:szCs w:val="16"/>
                  </w:rPr>
                  <w:delText>-inch</w:delText>
                </w:r>
              </w:del>
            </w:ins>
            <w:del w:id="369" w:author="Author" w:date="2022-03-25T16:11:00Z">
              <w:r w:rsidRPr="00E93981" w:rsidDel="0057542A">
                <w:rPr>
                  <w:rFonts w:ascii="Calibri" w:hAnsi="Calibri"/>
                  <w:sz w:val="18"/>
                  <w:szCs w:val="16"/>
                </w:rPr>
                <w:delText xml:space="preserve"> of the required thickness provided these depressions do not exceed 10% of the surface area being insulated.</w:delText>
              </w:r>
            </w:del>
          </w:p>
        </w:tc>
      </w:tr>
      <w:tr w:rsidR="00E52F49" w:rsidRPr="00E93981" w:rsidDel="0057542A" w14:paraId="36F0E2BA" w14:textId="3C1AE090" w:rsidTr="004B2D65">
        <w:trPr>
          <w:del w:id="370" w:author="Author" w:date="2022-03-25T16:11:00Z"/>
        </w:trPr>
        <w:tc>
          <w:tcPr>
            <w:tcW w:w="554" w:type="dxa"/>
            <w:vAlign w:val="center"/>
          </w:tcPr>
          <w:p w14:paraId="2D74B4A6" w14:textId="50AE79B5" w:rsidR="00E52F49" w:rsidRPr="00E93981" w:rsidDel="0057542A" w:rsidRDefault="00E52F49" w:rsidP="004B2D65">
            <w:pPr>
              <w:jc w:val="center"/>
              <w:rPr>
                <w:del w:id="371" w:author="Author" w:date="2022-03-25T16:11:00Z"/>
                <w:rFonts w:ascii="Calibri" w:hAnsi="Calibri"/>
                <w:sz w:val="18"/>
                <w:szCs w:val="16"/>
              </w:rPr>
            </w:pPr>
            <w:del w:id="372" w:author="Author" w:date="2022-03-25T16:11:00Z">
              <w:r w:rsidRPr="00E93981" w:rsidDel="0057542A">
                <w:rPr>
                  <w:rFonts w:ascii="Calibri" w:hAnsi="Calibri"/>
                  <w:sz w:val="18"/>
                  <w:szCs w:val="16"/>
                </w:rPr>
                <w:delText>08</w:delText>
              </w:r>
            </w:del>
          </w:p>
        </w:tc>
        <w:tc>
          <w:tcPr>
            <w:tcW w:w="10236" w:type="dxa"/>
          </w:tcPr>
          <w:p w14:paraId="71431E5E" w14:textId="62BB077B" w:rsidR="00E52F49" w:rsidRPr="00E93981" w:rsidDel="0057542A" w:rsidRDefault="00E52F49" w:rsidP="004B2D65">
            <w:pPr>
              <w:rPr>
                <w:del w:id="373" w:author="Author" w:date="2022-03-25T16:11:00Z"/>
                <w:rFonts w:ascii="Calibri" w:hAnsi="Calibri"/>
                <w:sz w:val="18"/>
                <w:szCs w:val="16"/>
              </w:rPr>
            </w:pPr>
            <w:del w:id="374" w:author="Author" w:date="2022-03-25T16:11:00Z">
              <w:r w:rsidRPr="00E93981" w:rsidDel="0057542A">
                <w:rPr>
                  <w:rFonts w:ascii="Calibri" w:hAnsi="Calibri"/>
                  <w:sz w:val="18"/>
                  <w:szCs w:val="16"/>
                </w:rPr>
                <w:delText xml:space="preserve">Open cell SPF: </w:delText>
              </w:r>
              <w:r w:rsidDel="0057542A">
                <w:rPr>
                  <w:rFonts w:ascii="Calibri" w:hAnsi="Calibri"/>
                  <w:sz w:val="18"/>
                  <w:szCs w:val="16"/>
                </w:rPr>
                <w:delText>I</w:delText>
              </w:r>
              <w:r w:rsidRPr="00E93981" w:rsidDel="0057542A">
                <w:rPr>
                  <w:rFonts w:ascii="Calibri" w:hAnsi="Calibri"/>
                  <w:sz w:val="18"/>
                  <w:szCs w:val="16"/>
                </w:rPr>
                <w:delText xml:space="preserve">nsulation completely fills cavities of 2x4 framing. </w:delText>
              </w:r>
            </w:del>
          </w:p>
        </w:tc>
      </w:tr>
      <w:tr w:rsidR="00E52F49" w:rsidRPr="00E93981" w:rsidDel="0057542A" w14:paraId="60F721B1" w14:textId="4A591514" w:rsidTr="004B2D65">
        <w:trPr>
          <w:del w:id="375" w:author="Author" w:date="2022-03-25T16:11:00Z"/>
        </w:trPr>
        <w:tc>
          <w:tcPr>
            <w:tcW w:w="554" w:type="dxa"/>
            <w:vAlign w:val="center"/>
          </w:tcPr>
          <w:p w14:paraId="5236C6AC" w14:textId="37E48810" w:rsidR="00E52F49" w:rsidRPr="00E93981" w:rsidDel="0057542A" w:rsidRDefault="00E52F49" w:rsidP="004B2D65">
            <w:pPr>
              <w:jc w:val="center"/>
              <w:rPr>
                <w:del w:id="376" w:author="Author" w:date="2022-03-25T16:11:00Z"/>
                <w:rFonts w:ascii="Calibri" w:hAnsi="Calibri"/>
                <w:sz w:val="18"/>
                <w:szCs w:val="16"/>
              </w:rPr>
            </w:pPr>
            <w:del w:id="377" w:author="Author" w:date="2022-03-25T16:11:00Z">
              <w:r w:rsidRPr="00E93981" w:rsidDel="0057542A">
                <w:rPr>
                  <w:rFonts w:ascii="Calibri" w:hAnsi="Calibri"/>
                  <w:sz w:val="18"/>
                  <w:szCs w:val="16"/>
                </w:rPr>
                <w:delText>09</w:delText>
              </w:r>
            </w:del>
          </w:p>
        </w:tc>
        <w:tc>
          <w:tcPr>
            <w:tcW w:w="10236" w:type="dxa"/>
          </w:tcPr>
          <w:p w14:paraId="1A708ACE" w14:textId="246413AC" w:rsidR="00E52F49" w:rsidRPr="00E93981" w:rsidDel="0057542A" w:rsidRDefault="00E52F49" w:rsidP="004B2D65">
            <w:pPr>
              <w:rPr>
                <w:del w:id="378" w:author="Author" w:date="2022-03-25T16:11:00Z"/>
                <w:rFonts w:ascii="Calibri" w:hAnsi="Calibri"/>
                <w:sz w:val="18"/>
                <w:szCs w:val="16"/>
              </w:rPr>
            </w:pPr>
            <w:del w:id="379" w:author="Author" w:date="2022-03-25T16:11:00Z">
              <w:r w:rsidRPr="00E93981" w:rsidDel="0057542A">
                <w:rPr>
                  <w:rFonts w:ascii="Calibri" w:hAnsi="Calibri"/>
                  <w:sz w:val="18"/>
                  <w:szCs w:val="16"/>
                </w:rPr>
                <w:delText>SPF insulation is not applied directly to recessed lighting fixtures unless specifically allowed by manufacturer’s instructions. When not allowed, can lights are:</w:delText>
              </w:r>
            </w:del>
          </w:p>
          <w:p w14:paraId="6A89BDE6" w14:textId="2DFA8298" w:rsidR="00E52F49" w:rsidRPr="00E93981" w:rsidDel="0057542A" w:rsidRDefault="00E52F49" w:rsidP="00E52F49">
            <w:pPr>
              <w:pStyle w:val="ListParagraph"/>
              <w:numPr>
                <w:ilvl w:val="0"/>
                <w:numId w:val="49"/>
              </w:numPr>
              <w:rPr>
                <w:del w:id="380" w:author="Author" w:date="2022-03-25T16:11:00Z"/>
                <w:rFonts w:ascii="Calibri" w:hAnsi="Calibri"/>
                <w:sz w:val="18"/>
                <w:szCs w:val="16"/>
              </w:rPr>
            </w:pPr>
            <w:del w:id="381" w:author="Author" w:date="2022-03-25T16:11:00Z">
              <w:r w:rsidRPr="00E93981" w:rsidDel="0057542A">
                <w:rPr>
                  <w:rFonts w:ascii="Calibri" w:hAnsi="Calibri"/>
                  <w:sz w:val="18"/>
                  <w:szCs w:val="16"/>
                </w:rPr>
                <w:delText xml:space="preserve">Covered with a </w:delText>
              </w:r>
              <w:r w:rsidRPr="00E93981" w:rsidDel="0057542A">
                <w:rPr>
                  <w:rFonts w:ascii="Calibri" w:hAnsi="Calibri"/>
                  <w:sz w:val="18"/>
                  <w:szCs w:val="16"/>
                  <w:u w:val="single"/>
                </w:rPr>
                <w:delText>minimum of 1.5”</w:delText>
              </w:r>
            </w:del>
            <w:ins w:id="382" w:author="Author" w:date="2021-11-23T08:18:00Z">
              <w:del w:id="383" w:author="Author" w:date="2022-03-25T16:11:00Z">
                <w:r w:rsidR="00E07867" w:rsidDel="0057542A">
                  <w:rPr>
                    <w:rFonts w:ascii="Calibri" w:hAnsi="Calibri"/>
                    <w:sz w:val="18"/>
                    <w:szCs w:val="16"/>
                    <w:u w:val="single"/>
                  </w:rPr>
                  <w:delText>-inches</w:delText>
                </w:r>
              </w:del>
            </w:ins>
            <w:del w:id="384" w:author="Author" w:date="2022-03-25T16:11:00Z">
              <w:r w:rsidRPr="00E93981" w:rsidDel="0057542A">
                <w:rPr>
                  <w:rFonts w:ascii="Calibri" w:hAnsi="Calibri"/>
                  <w:sz w:val="18"/>
                  <w:szCs w:val="16"/>
                </w:rPr>
                <w:delText xml:space="preserve"> of mineral fiber insulation; or</w:delText>
              </w:r>
            </w:del>
          </w:p>
          <w:p w14:paraId="4147222E" w14:textId="79E4673A" w:rsidR="00E52F49" w:rsidRPr="00E93981" w:rsidDel="0057542A" w:rsidRDefault="00E52F49" w:rsidP="00E52F49">
            <w:pPr>
              <w:pStyle w:val="ListParagraph"/>
              <w:numPr>
                <w:ilvl w:val="0"/>
                <w:numId w:val="49"/>
              </w:numPr>
              <w:rPr>
                <w:del w:id="385" w:author="Author" w:date="2022-03-25T16:11:00Z"/>
                <w:rFonts w:ascii="Calibri" w:hAnsi="Calibri"/>
                <w:sz w:val="18"/>
                <w:szCs w:val="16"/>
              </w:rPr>
            </w:pPr>
            <w:del w:id="386" w:author="Author" w:date="2022-03-25T16:11:00Z">
              <w:r w:rsidRPr="00E93981" w:rsidDel="0057542A">
                <w:rPr>
                  <w:rFonts w:ascii="Calibri" w:hAnsi="Calibri"/>
                  <w:sz w:val="18"/>
                  <w:szCs w:val="16"/>
                </w:rPr>
                <w:lastRenderedPageBreak/>
                <w:delText>Enclosed in a manufacturer’s approved box fabricated from an approved material, such as 18 gauge sheet metal or ½”</w:delText>
              </w:r>
            </w:del>
            <w:ins w:id="387" w:author="Author" w:date="2021-11-23T08:18:00Z">
              <w:del w:id="388" w:author="Author" w:date="2022-03-25T16:11:00Z">
                <w:r w:rsidR="00987072" w:rsidDel="0057542A">
                  <w:rPr>
                    <w:rFonts w:ascii="Calibri" w:hAnsi="Calibri"/>
                    <w:sz w:val="18"/>
                    <w:szCs w:val="16"/>
                  </w:rPr>
                  <w:delText>-inch</w:delText>
                </w:r>
              </w:del>
            </w:ins>
            <w:del w:id="389" w:author="Author" w:date="2022-03-25T16:11:00Z">
              <w:r w:rsidRPr="00E93981" w:rsidDel="0057542A">
                <w:rPr>
                  <w:rFonts w:ascii="Calibri" w:hAnsi="Calibri"/>
                  <w:sz w:val="18"/>
                  <w:szCs w:val="16"/>
                </w:rPr>
                <w:delText xml:space="preserve"> gypsum board.</w:delText>
              </w:r>
            </w:del>
          </w:p>
        </w:tc>
      </w:tr>
      <w:tr w:rsidR="00E52F49" w:rsidRPr="00E93981" w14:paraId="04B8633F" w14:textId="77777777" w:rsidTr="004B2D65">
        <w:tc>
          <w:tcPr>
            <w:tcW w:w="10790" w:type="dxa"/>
            <w:gridSpan w:val="2"/>
            <w:vAlign w:val="center"/>
          </w:tcPr>
          <w:p w14:paraId="03D45B1F"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lastRenderedPageBreak/>
              <w:t>The responsible person’s signature on this compliance document affirms that all applicable requirements in this table have been met.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7164F6">
      <w:headerReference w:type="default" r:id="rId19"/>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27F83" w14:textId="77777777" w:rsidR="00DB54D9" w:rsidRDefault="00DB54D9" w:rsidP="000C31FB">
      <w:pPr>
        <w:pStyle w:val="FootnoteText"/>
      </w:pPr>
      <w:r>
        <w:separator/>
      </w:r>
    </w:p>
  </w:endnote>
  <w:endnote w:type="continuationSeparator" w:id="0">
    <w:p w14:paraId="3B7249FE" w14:textId="77777777" w:rsidR="00DB54D9" w:rsidRDefault="00DB54D9" w:rsidP="000C31FB">
      <w:pPr>
        <w:pStyle w:val="FootnoteText"/>
      </w:pPr>
      <w:r>
        <w:continuationSeparator/>
      </w:r>
    </w:p>
  </w:endnote>
  <w:endnote w:type="continuationNotice" w:id="1">
    <w:p w14:paraId="0B77250B" w14:textId="77777777" w:rsidR="00DB54D9" w:rsidRDefault="00DB54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65F7E5B0"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ins w:id="40" w:author="Author" w:date="2021-08-23T15:16:00Z">
      <w:r w:rsidR="00AB4BC6">
        <w:rPr>
          <w:rFonts w:ascii="Calibri" w:hAnsi="Calibri"/>
          <w:i w:val="0"/>
        </w:rPr>
        <w:t>22</w:t>
      </w:r>
    </w:ins>
    <w:del w:id="41" w:author="Author" w:date="2021-08-23T15:16:00Z">
      <w:r w:rsidDel="00AB4BC6">
        <w:rPr>
          <w:rFonts w:ascii="Calibri" w:hAnsi="Calibri"/>
          <w:i w:val="0"/>
        </w:rPr>
        <w:delText>19</w:delText>
      </w:r>
    </w:del>
    <w:r w:rsidRPr="00F23A32">
      <w:rPr>
        <w:rFonts w:ascii="Calibri" w:hAnsi="Calibri"/>
        <w:i w:val="0"/>
      </w:rPr>
      <w:t xml:space="preserve"> </w:t>
    </w:r>
    <w:del w:id="42" w:author="Author" w:date="2022-03-23T08:00:00Z">
      <w:r w:rsidRPr="00F23A32" w:rsidDel="001D7426">
        <w:rPr>
          <w:rFonts w:ascii="Calibri" w:hAnsi="Calibri"/>
          <w:i w:val="0"/>
        </w:rPr>
        <w:delText xml:space="preserve">Residential </w:delText>
      </w:r>
    </w:del>
    <w:ins w:id="43" w:author="Author" w:date="2022-03-23T08:00:00Z">
      <w:r w:rsidR="001D7426">
        <w:rPr>
          <w:rFonts w:ascii="Calibri" w:hAnsi="Calibri"/>
          <w:i w:val="0"/>
        </w:rPr>
        <w:t xml:space="preserve">Low-rise Multifamily </w:t>
      </w:r>
    </w:ins>
    <w:r w:rsidRPr="00F23A32">
      <w:rPr>
        <w:rFonts w:ascii="Calibri" w:hAnsi="Calibri"/>
        <w:i w:val="0"/>
      </w:rPr>
      <w:t>Compliance</w:t>
    </w:r>
    <w:r w:rsidRPr="00F23A32">
      <w:rPr>
        <w:rFonts w:ascii="Calibri" w:hAnsi="Calibri"/>
        <w:i w:val="0"/>
      </w:rPr>
      <w:tab/>
    </w:r>
    <w:r>
      <w:rPr>
        <w:rFonts w:ascii="Calibri" w:hAnsi="Calibri"/>
        <w:i w:val="0"/>
      </w:rPr>
      <w:t>January 20</w:t>
    </w:r>
    <w:ins w:id="44" w:author="Author" w:date="2021-08-23T15:16:00Z">
      <w:r w:rsidR="00AB4BC6">
        <w:rPr>
          <w:rFonts w:ascii="Calibri" w:hAnsi="Calibri"/>
          <w:i w:val="0"/>
        </w:rPr>
        <w:t>22</w:t>
      </w:r>
    </w:ins>
    <w:del w:id="45" w:author="Author" w:date="2021-08-23T15:16:00Z">
      <w:r w:rsidDel="00AB4BC6">
        <w:rPr>
          <w:rFonts w:ascii="Calibri" w:hAnsi="Calibri"/>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BF779" w14:textId="77777777" w:rsidR="00DB54D9" w:rsidRDefault="00DB54D9" w:rsidP="000C31FB">
      <w:pPr>
        <w:pStyle w:val="FootnoteText"/>
      </w:pPr>
      <w:r>
        <w:separator/>
      </w:r>
    </w:p>
  </w:footnote>
  <w:footnote w:type="continuationSeparator" w:id="0">
    <w:p w14:paraId="0D29F0B7" w14:textId="77777777" w:rsidR="00DB54D9" w:rsidRDefault="00DB54D9" w:rsidP="000C31FB">
      <w:pPr>
        <w:pStyle w:val="FootnoteText"/>
      </w:pPr>
      <w:r>
        <w:continuationSeparator/>
      </w:r>
    </w:p>
  </w:footnote>
  <w:footnote w:type="continuationNotice" w:id="1">
    <w:p w14:paraId="48628859" w14:textId="77777777" w:rsidR="00DB54D9" w:rsidRDefault="00DB54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502CB" w:rsidRDefault="001C410A">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2049"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9" w14:textId="1565C3EB" w:rsidR="009502CB" w:rsidRPr="007770C5" w:rsidRDefault="009502CB" w:rsidP="007E07F8">
    <w:pPr>
      <w:suppressAutoHyphens/>
      <w:ind w:left="-90"/>
      <w:rPr>
        <w:rFonts w:ascii="Arial" w:hAnsi="Arial" w:cs="Arial"/>
        <w:sz w:val="14"/>
        <w:szCs w:val="14"/>
      </w:rPr>
    </w:pPr>
    <w:r>
      <w:rPr>
        <w:noProof/>
      </w:rPr>
      <w:drawing>
        <wp:anchor distT="0" distB="0" distL="114300" distR="114300" simplePos="0" relativeHeight="251658247" behindDoc="0" locked="0" layoutInCell="1" allowOverlap="1" wp14:anchorId="4BD91C3A" wp14:editId="4AE02E87">
          <wp:simplePos x="0" y="0"/>
          <wp:positionH relativeFrom="column">
            <wp:posOffset>6539865</wp:posOffset>
          </wp:positionH>
          <wp:positionV relativeFrom="paragraph">
            <wp:posOffset>40005</wp:posOffset>
          </wp:positionV>
          <wp:extent cx="357505" cy="309880"/>
          <wp:effectExtent l="0" t="0" r="4445"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505" cy="309880"/>
                  </a:xfrm>
                  <a:prstGeom prst="rect">
                    <a:avLst/>
                  </a:prstGeom>
                  <a:noFill/>
                </pic:spPr>
              </pic:pic>
            </a:graphicData>
          </a:graphic>
          <wp14:sizeRelH relativeFrom="page">
            <wp14:pctWidth>0</wp14:pctWidth>
          </wp14:sizeRelH>
          <wp14:sizeRelV relativeFrom="page">
            <wp14:pctHeight>0</wp14:pctHeight>
          </wp14:sizeRelV>
        </wp:anchor>
      </w:drawing>
    </w:r>
    <w:r w:rsidR="001C410A">
      <w:rPr>
        <w:noProof/>
      </w:rPr>
      <w:pict w14:anchorId="002F64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7" o:spid="_x0000_s2050" type="#_x0000_t75" style="position:absolute;left:0;text-align:left;margin-left:0;margin-top:0;width:540pt;height:405pt;z-index:-251658238;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STATE OF CALIFORNIA</w:t>
    </w:r>
  </w:p>
  <w:p w14:paraId="002F644A" w14:textId="02773F23" w:rsidR="009502CB" w:rsidRPr="007770C5" w:rsidRDefault="009502CB" w:rsidP="007E07F8">
    <w:pPr>
      <w:suppressAutoHyphens/>
      <w:ind w:left="-90"/>
      <w:rPr>
        <w:rFonts w:ascii="Arial" w:hAnsi="Arial" w:cs="Arial"/>
        <w:b/>
        <w:sz w:val="24"/>
        <w:szCs w:val="24"/>
      </w:rPr>
    </w:pPr>
    <w:r>
      <w:rPr>
        <w:rFonts w:ascii="Arial" w:hAnsi="Arial" w:cs="Arial"/>
        <w:b/>
        <w:sz w:val="24"/>
        <w:szCs w:val="24"/>
      </w:rPr>
      <w:t>QII - INSULATION INSTALLATION</w:t>
    </w:r>
  </w:p>
  <w:p w14:paraId="002F644B" w14:textId="2C528C21" w:rsidR="009502CB" w:rsidRPr="007770C5" w:rsidRDefault="009502CB" w:rsidP="007E07F8">
    <w:pPr>
      <w:suppressAutoHyphens/>
      <w:ind w:left="-90"/>
      <w:rPr>
        <w:rFonts w:ascii="Arial" w:hAnsi="Arial" w:cs="Arial"/>
        <w:sz w:val="14"/>
        <w:szCs w:val="14"/>
      </w:rPr>
    </w:pPr>
    <w:r>
      <w:rPr>
        <w:rFonts w:ascii="Arial" w:hAnsi="Arial" w:cs="Arial"/>
        <w:sz w:val="14"/>
        <w:szCs w:val="14"/>
      </w:rPr>
      <w:t>CEC-</w:t>
    </w:r>
    <w:del w:id="33" w:author="Author" w:date="2022-03-23T07:56:00Z">
      <w:r w:rsidDel="001D7426">
        <w:rPr>
          <w:rFonts w:ascii="Arial" w:hAnsi="Arial" w:cs="Arial"/>
          <w:sz w:val="14"/>
          <w:szCs w:val="14"/>
        </w:rPr>
        <w:delText>CF2R</w:delText>
      </w:r>
    </w:del>
    <w:ins w:id="34" w:author="Author" w:date="2022-03-23T07:56:00Z">
      <w:r w:rsidR="001D7426">
        <w:rPr>
          <w:rFonts w:ascii="Arial" w:hAnsi="Arial" w:cs="Arial"/>
          <w:sz w:val="14"/>
          <w:szCs w:val="14"/>
        </w:rPr>
        <w:t>LMCI</w:t>
      </w:r>
    </w:ins>
    <w:r>
      <w:rPr>
        <w:rFonts w:ascii="Arial" w:hAnsi="Arial" w:cs="Arial"/>
        <w:sz w:val="14"/>
        <w:szCs w:val="14"/>
      </w:rPr>
      <w:t>-ENV-22-H</w:t>
    </w:r>
    <w:r w:rsidRPr="007770C5">
      <w:rPr>
        <w:rFonts w:ascii="Arial" w:hAnsi="Arial" w:cs="Arial"/>
        <w:sz w:val="14"/>
        <w:szCs w:val="14"/>
      </w:rPr>
      <w:t xml:space="preserve"> (Revised </w:t>
    </w:r>
    <w:r>
      <w:rPr>
        <w:rFonts w:ascii="Arial" w:hAnsi="Arial" w:cs="Arial"/>
        <w:sz w:val="14"/>
        <w:szCs w:val="14"/>
      </w:rPr>
      <w:t>01/</w:t>
    </w:r>
    <w:ins w:id="35" w:author="Author" w:date="2021-08-23T15:16:00Z">
      <w:r w:rsidR="00AB4BC6">
        <w:rPr>
          <w:rFonts w:ascii="Arial" w:hAnsi="Arial" w:cs="Arial"/>
          <w:sz w:val="14"/>
          <w:szCs w:val="14"/>
        </w:rPr>
        <w:t>22</w:t>
      </w:r>
    </w:ins>
    <w:del w:id="36" w:author="Author" w:date="2021-08-23T15:16:00Z">
      <w:r w:rsidDel="00AB4BC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9502CB" w:rsidRPr="00F85124" w14:paraId="002F644E" w14:textId="77777777">
      <w:trPr>
        <w:cantSplit/>
        <w:trHeight w:val="288"/>
      </w:trPr>
      <w:tc>
        <w:tcPr>
          <w:tcW w:w="3738" w:type="pct"/>
          <w:gridSpan w:val="2"/>
          <w:tcBorders>
            <w:right w:val="nil"/>
          </w:tcBorders>
          <w:vAlign w:val="center"/>
        </w:tcPr>
        <w:p w14:paraId="002F644C" w14:textId="77777777" w:rsidR="009502CB" w:rsidRPr="00F93D3F" w:rsidRDefault="009502CB" w:rsidP="006B4560">
          <w:pPr>
            <w:pStyle w:val="Style17"/>
            <w:rPr>
              <w:b/>
            </w:rPr>
          </w:pPr>
          <w:r w:rsidRPr="00F93D3F">
            <w:t>CERTIFICATE OF INSTALLATION</w:t>
          </w:r>
        </w:p>
      </w:tc>
      <w:tc>
        <w:tcPr>
          <w:tcW w:w="1262" w:type="pct"/>
          <w:tcBorders>
            <w:left w:val="nil"/>
          </w:tcBorders>
          <w:tcMar>
            <w:left w:w="115" w:type="dxa"/>
            <w:right w:w="115" w:type="dxa"/>
          </w:tcMar>
          <w:vAlign w:val="center"/>
        </w:tcPr>
        <w:p w14:paraId="002F644D" w14:textId="5DB3DAE8" w:rsidR="009502CB" w:rsidRPr="00F93D3F" w:rsidRDefault="009502CB" w:rsidP="006B4560">
          <w:pPr>
            <w:pStyle w:val="Style18"/>
            <w:rPr>
              <w:b/>
            </w:rPr>
          </w:pPr>
          <w:del w:id="37" w:author="Author" w:date="2022-03-23T07:56:00Z">
            <w:r w:rsidRPr="00F93D3F" w:rsidDel="001D7426">
              <w:delText>CF2R</w:delText>
            </w:r>
          </w:del>
          <w:ins w:id="38" w:author="Author" w:date="2022-03-23T07:56:00Z">
            <w:r w:rsidR="001D7426">
              <w:t>LMCI</w:t>
            </w:r>
          </w:ins>
          <w:r w:rsidRPr="00F93D3F">
            <w:t>-ENV-2</w:t>
          </w:r>
          <w:r>
            <w:t>2</w:t>
          </w:r>
          <w:r w:rsidRPr="00F93D3F">
            <w:t>-H</w:t>
          </w:r>
        </w:p>
      </w:tc>
    </w:tr>
    <w:tr w:rsidR="009502CB" w:rsidRPr="00F85124" w14:paraId="002F6450" w14:textId="77777777">
      <w:trPr>
        <w:cantSplit/>
        <w:trHeight w:val="288"/>
      </w:trPr>
      <w:tc>
        <w:tcPr>
          <w:tcW w:w="5000" w:type="pct"/>
          <w:gridSpan w:val="3"/>
        </w:tcPr>
        <w:p w14:paraId="002F644F" w14:textId="0EDD1311" w:rsidR="009502CB" w:rsidRPr="00F93D3F" w:rsidRDefault="009502CB" w:rsidP="00DE432F">
          <w:pPr>
            <w:pStyle w:val="Style19"/>
            <w:tabs>
              <w:tab w:val="clear" w:pos="10543"/>
              <w:tab w:val="right" w:pos="10809"/>
            </w:tabs>
            <w:rPr>
              <w:sz w:val="12"/>
              <w:szCs w:val="12"/>
            </w:rPr>
          </w:pPr>
          <w:bookmarkStart w:id="39" w:name="OLE_LINK1"/>
          <w:r w:rsidRPr="00F93D3F">
            <w:t xml:space="preserve">Quality Insulation Installation (QII) - Insulation </w:t>
          </w:r>
          <w:bookmarkEnd w:id="39"/>
          <w:r>
            <w:t>Installation</w:t>
          </w:r>
          <w:r w:rsidRPr="00F93D3F">
            <w:tab/>
            <w:t xml:space="preserve">(Page </w:t>
          </w:r>
          <w:r>
            <w:fldChar w:fldCharType="begin"/>
          </w:r>
          <w:r>
            <w:instrText xml:space="preserve"> PAGE   \* MERGEFORMAT </w:instrText>
          </w:r>
          <w:r>
            <w:fldChar w:fldCharType="separate"/>
          </w:r>
          <w:r w:rsidR="00AB1EC4" w:rsidRPr="00AB1EC4">
            <w:rPr>
              <w:bCs w:val="0"/>
              <w:noProof/>
            </w:rPr>
            <w:t>9</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1C410A">
            <w:rPr>
              <w:noProof/>
            </w:rPr>
            <w:t>4</w:t>
          </w:r>
          <w:r>
            <w:rPr>
              <w:noProof/>
            </w:rPr>
            <w:fldChar w:fldCharType="end"/>
          </w:r>
          <w:r w:rsidRPr="00F93D3F">
            <w:t>)</w:t>
          </w:r>
        </w:p>
      </w:tc>
    </w:tr>
    <w:tr w:rsidR="009502CB" w:rsidRPr="00F85124" w14:paraId="002F6454" w14:textId="77777777">
      <w:trPr>
        <w:cantSplit/>
        <w:trHeight w:val="288"/>
      </w:trPr>
      <w:tc>
        <w:tcPr>
          <w:tcW w:w="0" w:type="auto"/>
        </w:tcPr>
        <w:p w14:paraId="002F6451" w14:textId="77777777" w:rsidR="009502CB" w:rsidRPr="00F93D3F" w:rsidRDefault="009502CB" w:rsidP="006B4560">
          <w:pPr>
            <w:pStyle w:val="Style20"/>
          </w:pPr>
          <w:r w:rsidRPr="00F93D3F">
            <w:t>Project Name:</w:t>
          </w:r>
        </w:p>
      </w:tc>
      <w:tc>
        <w:tcPr>
          <w:tcW w:w="1377" w:type="pct"/>
        </w:tcPr>
        <w:p w14:paraId="002F6452" w14:textId="77777777" w:rsidR="009502CB" w:rsidRPr="00F93D3F" w:rsidRDefault="009502CB" w:rsidP="006B4560">
          <w:pPr>
            <w:pStyle w:val="Style20"/>
          </w:pPr>
          <w:r w:rsidRPr="00F93D3F">
            <w:t>Enforcement Agency:</w:t>
          </w:r>
        </w:p>
      </w:tc>
      <w:tc>
        <w:tcPr>
          <w:tcW w:w="1262" w:type="pct"/>
        </w:tcPr>
        <w:p w14:paraId="002F6453" w14:textId="77777777" w:rsidR="009502CB" w:rsidRPr="00F93D3F" w:rsidRDefault="009502CB" w:rsidP="006B4560">
          <w:pPr>
            <w:pStyle w:val="Style20"/>
          </w:pPr>
          <w:r w:rsidRPr="00F93D3F">
            <w:t>Permit Number:</w:t>
          </w:r>
        </w:p>
      </w:tc>
    </w:tr>
    <w:tr w:rsidR="009502CB" w:rsidRPr="00F85124" w14:paraId="002F6458" w14:textId="77777777">
      <w:trPr>
        <w:cantSplit/>
        <w:trHeight w:val="288"/>
      </w:trPr>
      <w:tc>
        <w:tcPr>
          <w:tcW w:w="0" w:type="auto"/>
        </w:tcPr>
        <w:p w14:paraId="002F6455" w14:textId="77777777" w:rsidR="009502CB" w:rsidRPr="00F93D3F" w:rsidRDefault="009502CB" w:rsidP="006B4560">
          <w:pPr>
            <w:pStyle w:val="Style20"/>
            <w:rPr>
              <w:vertAlign w:val="superscript"/>
            </w:rPr>
          </w:pPr>
          <w:r w:rsidRPr="00F93D3F">
            <w:t>Dwelling Address:</w:t>
          </w:r>
        </w:p>
      </w:tc>
      <w:tc>
        <w:tcPr>
          <w:tcW w:w="1377" w:type="pct"/>
        </w:tcPr>
        <w:p w14:paraId="002F6456" w14:textId="77777777" w:rsidR="009502CB" w:rsidRPr="00F93D3F" w:rsidRDefault="009502CB" w:rsidP="006B4560">
          <w:pPr>
            <w:pStyle w:val="Style20"/>
            <w:rPr>
              <w:vertAlign w:val="superscript"/>
            </w:rPr>
          </w:pPr>
          <w:r w:rsidRPr="00F93D3F">
            <w:t>City</w:t>
          </w:r>
        </w:p>
      </w:tc>
      <w:tc>
        <w:tcPr>
          <w:tcW w:w="1262" w:type="pct"/>
        </w:tcPr>
        <w:p w14:paraId="002F6457" w14:textId="77777777" w:rsidR="009502CB" w:rsidRPr="00F93D3F" w:rsidRDefault="009502CB" w:rsidP="006B4560">
          <w:pPr>
            <w:pStyle w:val="Style20"/>
            <w:rPr>
              <w:vertAlign w:val="superscript"/>
            </w:rPr>
          </w:pPr>
          <w:r w:rsidRPr="00F93D3F">
            <w:t>Zip Code</w:t>
          </w:r>
        </w:p>
      </w:tc>
    </w:tr>
  </w:tbl>
  <w:p w14:paraId="002F6459" w14:textId="77777777" w:rsidR="009502CB" w:rsidRDefault="009502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502CB" w:rsidRDefault="001C410A">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2052"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502CB" w:rsidRDefault="001C410A">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2053"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0" w14:textId="77777777">
      <w:trPr>
        <w:cantSplit/>
        <w:trHeight w:val="288"/>
      </w:trPr>
      <w:tc>
        <w:tcPr>
          <w:tcW w:w="3738" w:type="pct"/>
          <w:tcBorders>
            <w:right w:val="nil"/>
          </w:tcBorders>
          <w:vAlign w:val="center"/>
        </w:tcPr>
        <w:p w14:paraId="002F645E" w14:textId="0687B25E" w:rsidR="009502CB" w:rsidRPr="00F93D3F" w:rsidRDefault="009502CB"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502CB" w:rsidRPr="00F93D3F" w:rsidRDefault="009502CB" w:rsidP="006B4560">
          <w:pPr>
            <w:pStyle w:val="Style18"/>
            <w:rPr>
              <w:b/>
            </w:rPr>
          </w:pPr>
          <w:r w:rsidRPr="00F93D3F">
            <w:t>CF2R-ENV-2</w:t>
          </w:r>
          <w:r>
            <w:t>3</w:t>
          </w:r>
          <w:r w:rsidRPr="00F93D3F">
            <w:t>-H</w:t>
          </w:r>
        </w:p>
      </w:tc>
    </w:tr>
    <w:tr w:rsidR="009502CB" w:rsidRPr="00F85124" w14:paraId="002F6462" w14:textId="77777777">
      <w:trPr>
        <w:cantSplit/>
        <w:trHeight w:val="288"/>
      </w:trPr>
      <w:tc>
        <w:tcPr>
          <w:tcW w:w="5000" w:type="pct"/>
          <w:gridSpan w:val="2"/>
        </w:tcPr>
        <w:p w14:paraId="002F6461" w14:textId="361DD4BD" w:rsidR="009502CB" w:rsidRPr="00F93D3F" w:rsidRDefault="009502CB">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502CB" w:rsidRDefault="001C410A">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2056"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502CB" w:rsidRDefault="001C410A">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2055"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8" w14:textId="77777777">
      <w:trPr>
        <w:cantSplit/>
        <w:trHeight w:val="288"/>
      </w:trPr>
      <w:tc>
        <w:tcPr>
          <w:tcW w:w="3738" w:type="pct"/>
          <w:tcBorders>
            <w:right w:val="nil"/>
          </w:tcBorders>
          <w:vAlign w:val="center"/>
        </w:tcPr>
        <w:p w14:paraId="002F6466" w14:textId="6A18860B" w:rsidR="009502CB" w:rsidRPr="00F93D3F" w:rsidRDefault="009502CB" w:rsidP="001D097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t>USER INSTRUCTIONS</w:t>
          </w:r>
        </w:p>
      </w:tc>
      <w:tc>
        <w:tcPr>
          <w:tcW w:w="1262" w:type="pct"/>
          <w:tcBorders>
            <w:left w:val="nil"/>
          </w:tcBorders>
          <w:tcMar>
            <w:left w:w="115" w:type="dxa"/>
            <w:right w:w="115" w:type="dxa"/>
          </w:tcMar>
          <w:vAlign w:val="center"/>
        </w:tcPr>
        <w:p w14:paraId="002F6467" w14:textId="73238924" w:rsidR="009502CB" w:rsidRPr="00F93D3F" w:rsidRDefault="009502CB" w:rsidP="00796F89">
          <w:pPr>
            <w:pStyle w:val="Style18"/>
            <w:rPr>
              <w:b/>
            </w:rPr>
          </w:pPr>
          <w:r w:rsidRPr="00F93D3F">
            <w:t>CF2R-ENV-2</w:t>
          </w:r>
          <w:r>
            <w:t>2</w:t>
          </w:r>
          <w:r w:rsidRPr="00F93D3F">
            <w:t>-H</w:t>
          </w:r>
        </w:p>
      </w:tc>
    </w:tr>
    <w:tr w:rsidR="009502CB" w:rsidRPr="00F85124" w14:paraId="002F646A" w14:textId="77777777">
      <w:trPr>
        <w:cantSplit/>
        <w:trHeight w:val="288"/>
      </w:trPr>
      <w:tc>
        <w:tcPr>
          <w:tcW w:w="5000" w:type="pct"/>
          <w:gridSpan w:val="2"/>
        </w:tcPr>
        <w:p w14:paraId="002F6469" w14:textId="2AE27D95"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1C410A">
            <w:rPr>
              <w:bCs w:val="0"/>
              <w:noProof/>
            </w:rPr>
            <w:t>2</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1C410A">
            <w:rPr>
              <w:noProof/>
            </w:rPr>
            <w:t>2</w:t>
          </w:r>
          <w:r>
            <w:rPr>
              <w:noProof/>
            </w:rPr>
            <w:fldChar w:fldCharType="end"/>
          </w:r>
          <w:r w:rsidRPr="00F93D3F">
            <w:t>)</w:t>
          </w:r>
        </w:p>
      </w:tc>
    </w:tr>
  </w:tbl>
  <w:p w14:paraId="002F646B" w14:textId="77777777" w:rsidR="009502CB" w:rsidRDefault="009502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4ADBC98" w14:textId="77777777">
      <w:trPr>
        <w:cantSplit/>
        <w:trHeight w:val="288"/>
      </w:trPr>
      <w:tc>
        <w:tcPr>
          <w:tcW w:w="3738" w:type="pct"/>
          <w:tcBorders>
            <w:right w:val="nil"/>
          </w:tcBorders>
          <w:vAlign w:val="center"/>
        </w:tcPr>
        <w:p w14:paraId="3A80E816" w14:textId="77777777" w:rsidR="009502CB" w:rsidRPr="00F93D3F" w:rsidRDefault="009502CB" w:rsidP="00F23A32">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rsidRPr="00C3169C">
            <w:t>DATA FIELD DEFINITIONS AND CALCULATIONS</w:t>
          </w:r>
        </w:p>
      </w:tc>
      <w:tc>
        <w:tcPr>
          <w:tcW w:w="1262" w:type="pct"/>
          <w:tcBorders>
            <w:left w:val="nil"/>
          </w:tcBorders>
          <w:tcMar>
            <w:left w:w="115" w:type="dxa"/>
            <w:right w:w="115" w:type="dxa"/>
          </w:tcMar>
          <w:vAlign w:val="center"/>
        </w:tcPr>
        <w:p w14:paraId="7E545780" w14:textId="064E5837" w:rsidR="009502CB" w:rsidRPr="00F93D3F" w:rsidRDefault="009502CB" w:rsidP="00796F89">
          <w:pPr>
            <w:pStyle w:val="Style18"/>
            <w:rPr>
              <w:b/>
            </w:rPr>
          </w:pPr>
          <w:r w:rsidRPr="00F93D3F">
            <w:t>CF2R-ENV-2</w:t>
          </w:r>
          <w:r>
            <w:t>2</w:t>
          </w:r>
          <w:r w:rsidRPr="00F93D3F">
            <w:t>-H</w:t>
          </w:r>
        </w:p>
      </w:tc>
    </w:tr>
    <w:tr w:rsidR="009502CB" w:rsidRPr="00F85124" w14:paraId="6F5B6C55" w14:textId="77777777">
      <w:trPr>
        <w:cantSplit/>
        <w:trHeight w:val="288"/>
      </w:trPr>
      <w:tc>
        <w:tcPr>
          <w:tcW w:w="5000" w:type="pct"/>
          <w:gridSpan w:val="2"/>
        </w:tcPr>
        <w:p w14:paraId="1828C6B2" w14:textId="4E8ADA99"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1C410A">
            <w:rPr>
              <w:bCs w:val="0"/>
              <w:noProof/>
            </w:rPr>
            <w:t>5</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1C410A">
            <w:rPr>
              <w:noProof/>
            </w:rPr>
            <w:t>5</w:t>
          </w:r>
          <w:r>
            <w:rPr>
              <w:noProof/>
            </w:rPr>
            <w:fldChar w:fldCharType="end"/>
          </w:r>
          <w:r w:rsidRPr="00F93D3F">
            <w:t>)</w:t>
          </w:r>
        </w:p>
      </w:tc>
    </w:tr>
  </w:tbl>
  <w:p w14:paraId="2157F8A2" w14:textId="77777777" w:rsidR="009502CB" w:rsidRDefault="00950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15B62D0B"/>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C7784"/>
    <w:multiLevelType w:val="hybridMultilevel"/>
    <w:tmpl w:val="E3B8C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15"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2"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6311FD1"/>
    <w:multiLevelType w:val="hybridMultilevel"/>
    <w:tmpl w:val="75FE0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4"/>
  </w:num>
  <w:num w:numId="14">
    <w:abstractNumId w:val="10"/>
  </w:num>
  <w:num w:numId="15">
    <w:abstractNumId w:val="10"/>
  </w:num>
  <w:num w:numId="16">
    <w:abstractNumId w:val="10"/>
  </w:num>
  <w:num w:numId="17">
    <w:abstractNumId w:val="4"/>
  </w:num>
  <w:num w:numId="18">
    <w:abstractNumId w:val="4"/>
  </w:num>
  <w:num w:numId="19">
    <w:abstractNumId w:val="4"/>
  </w:num>
  <w:num w:numId="20">
    <w:abstractNumId w:val="15"/>
  </w:num>
  <w:num w:numId="21">
    <w:abstractNumId w:val="24"/>
  </w:num>
  <w:num w:numId="22">
    <w:abstractNumId w:val="24"/>
  </w:num>
  <w:num w:numId="23">
    <w:abstractNumId w:val="15"/>
  </w:num>
  <w:num w:numId="24">
    <w:abstractNumId w:val="15"/>
  </w:num>
  <w:num w:numId="25">
    <w:abstractNumId w:val="0"/>
  </w:num>
  <w:num w:numId="26">
    <w:abstractNumId w:val="1"/>
  </w:num>
  <w:num w:numId="27">
    <w:abstractNumId w:val="28"/>
  </w:num>
  <w:num w:numId="28">
    <w:abstractNumId w:val="8"/>
  </w:num>
  <w:num w:numId="29">
    <w:abstractNumId w:val="17"/>
  </w:num>
  <w:num w:numId="30">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13"/>
  </w:num>
  <w:num w:numId="32">
    <w:abstractNumId w:val="13"/>
  </w:num>
  <w:num w:numId="33">
    <w:abstractNumId w:val="25"/>
  </w:num>
  <w:num w:numId="34">
    <w:abstractNumId w:val="20"/>
  </w:num>
  <w:num w:numId="35">
    <w:abstractNumId w:val="5"/>
  </w:num>
  <w:num w:numId="36">
    <w:abstractNumId w:val="9"/>
  </w:num>
  <w:num w:numId="37">
    <w:abstractNumId w:val="26"/>
  </w:num>
  <w:num w:numId="38">
    <w:abstractNumId w:val="21"/>
  </w:num>
  <w:num w:numId="39">
    <w:abstractNumId w:val="14"/>
  </w:num>
  <w:num w:numId="40">
    <w:abstractNumId w:val="22"/>
  </w:num>
  <w:num w:numId="41">
    <w:abstractNumId w:val="2"/>
  </w:num>
  <w:num w:numId="42">
    <w:abstractNumId w:val="7"/>
  </w:num>
  <w:num w:numId="43">
    <w:abstractNumId w:val="11"/>
  </w:num>
  <w:num w:numId="44">
    <w:abstractNumId w:val="3"/>
  </w:num>
  <w:num w:numId="45">
    <w:abstractNumId w:val="16"/>
  </w:num>
  <w:num w:numId="46">
    <w:abstractNumId w:val="19"/>
  </w:num>
  <w:num w:numId="47">
    <w:abstractNumId w:val="23"/>
  </w:num>
  <w:num w:numId="48">
    <w:abstractNumId w:val="18"/>
  </w:num>
  <w:num w:numId="49">
    <w:abstractNumId w:val="6"/>
  </w:num>
  <w:num w:numId="50">
    <w:abstractNumId w:val="12"/>
  </w:num>
  <w:num w:numId="51">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7"/>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CF6"/>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4FC6"/>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38BF"/>
    <w:rsid w:val="001565CA"/>
    <w:rsid w:val="001565F6"/>
    <w:rsid w:val="00161F23"/>
    <w:rsid w:val="001644E4"/>
    <w:rsid w:val="00164CCB"/>
    <w:rsid w:val="00170285"/>
    <w:rsid w:val="00172CCA"/>
    <w:rsid w:val="00175749"/>
    <w:rsid w:val="0018140F"/>
    <w:rsid w:val="0018175D"/>
    <w:rsid w:val="00181E4D"/>
    <w:rsid w:val="00183883"/>
    <w:rsid w:val="00187252"/>
    <w:rsid w:val="00192666"/>
    <w:rsid w:val="00195357"/>
    <w:rsid w:val="001A54D0"/>
    <w:rsid w:val="001A662D"/>
    <w:rsid w:val="001A6AFD"/>
    <w:rsid w:val="001A7D3C"/>
    <w:rsid w:val="001B0415"/>
    <w:rsid w:val="001B7F15"/>
    <w:rsid w:val="001C410A"/>
    <w:rsid w:val="001C49F7"/>
    <w:rsid w:val="001C5D39"/>
    <w:rsid w:val="001C6E57"/>
    <w:rsid w:val="001D0977"/>
    <w:rsid w:val="001D17B1"/>
    <w:rsid w:val="001D4DFE"/>
    <w:rsid w:val="001D7426"/>
    <w:rsid w:val="001D75B8"/>
    <w:rsid w:val="001E0D97"/>
    <w:rsid w:val="001E3649"/>
    <w:rsid w:val="001E63CA"/>
    <w:rsid w:val="001F4378"/>
    <w:rsid w:val="001F64C4"/>
    <w:rsid w:val="001F6F4A"/>
    <w:rsid w:val="00203640"/>
    <w:rsid w:val="00204A9F"/>
    <w:rsid w:val="00207002"/>
    <w:rsid w:val="00207E8D"/>
    <w:rsid w:val="0021206B"/>
    <w:rsid w:val="002139AF"/>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7E9A"/>
    <w:rsid w:val="00291EEF"/>
    <w:rsid w:val="00292847"/>
    <w:rsid w:val="002971A2"/>
    <w:rsid w:val="002A2C32"/>
    <w:rsid w:val="002A5607"/>
    <w:rsid w:val="002B0252"/>
    <w:rsid w:val="002B47EE"/>
    <w:rsid w:val="002B66B2"/>
    <w:rsid w:val="002C33BE"/>
    <w:rsid w:val="002C753C"/>
    <w:rsid w:val="002C7973"/>
    <w:rsid w:val="002D11C9"/>
    <w:rsid w:val="002E0AF1"/>
    <w:rsid w:val="002E1951"/>
    <w:rsid w:val="002E67B2"/>
    <w:rsid w:val="002F23D4"/>
    <w:rsid w:val="002F2BFC"/>
    <w:rsid w:val="002F6BA0"/>
    <w:rsid w:val="003117ED"/>
    <w:rsid w:val="00317DA9"/>
    <w:rsid w:val="00317E09"/>
    <w:rsid w:val="00322C94"/>
    <w:rsid w:val="00323114"/>
    <w:rsid w:val="00324D31"/>
    <w:rsid w:val="00327C8F"/>
    <w:rsid w:val="003349F0"/>
    <w:rsid w:val="003360E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453F"/>
    <w:rsid w:val="004351BB"/>
    <w:rsid w:val="00437B6C"/>
    <w:rsid w:val="00441C9A"/>
    <w:rsid w:val="004451C0"/>
    <w:rsid w:val="00447141"/>
    <w:rsid w:val="00447427"/>
    <w:rsid w:val="00450399"/>
    <w:rsid w:val="00456581"/>
    <w:rsid w:val="00460C96"/>
    <w:rsid w:val="004661F8"/>
    <w:rsid w:val="00471A1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2D65"/>
    <w:rsid w:val="004B3C5D"/>
    <w:rsid w:val="004B3C94"/>
    <w:rsid w:val="004B64C6"/>
    <w:rsid w:val="004C27AC"/>
    <w:rsid w:val="004C289C"/>
    <w:rsid w:val="004D2923"/>
    <w:rsid w:val="004D5710"/>
    <w:rsid w:val="004E0BDA"/>
    <w:rsid w:val="004E3089"/>
    <w:rsid w:val="004E3244"/>
    <w:rsid w:val="004E7930"/>
    <w:rsid w:val="004F68F1"/>
    <w:rsid w:val="00501973"/>
    <w:rsid w:val="005039A0"/>
    <w:rsid w:val="00503ACD"/>
    <w:rsid w:val="00503CFD"/>
    <w:rsid w:val="00511675"/>
    <w:rsid w:val="005129A0"/>
    <w:rsid w:val="00514A91"/>
    <w:rsid w:val="00523B20"/>
    <w:rsid w:val="00525CA1"/>
    <w:rsid w:val="005325E1"/>
    <w:rsid w:val="00534138"/>
    <w:rsid w:val="00534562"/>
    <w:rsid w:val="00545779"/>
    <w:rsid w:val="00547BCB"/>
    <w:rsid w:val="0055079A"/>
    <w:rsid w:val="00550E70"/>
    <w:rsid w:val="005607D9"/>
    <w:rsid w:val="0056732C"/>
    <w:rsid w:val="00567BD3"/>
    <w:rsid w:val="0057542A"/>
    <w:rsid w:val="005764CB"/>
    <w:rsid w:val="0058399E"/>
    <w:rsid w:val="005A2825"/>
    <w:rsid w:val="005A3CBE"/>
    <w:rsid w:val="005A67EF"/>
    <w:rsid w:val="005A6944"/>
    <w:rsid w:val="005B04F6"/>
    <w:rsid w:val="005B14A1"/>
    <w:rsid w:val="005B2A8A"/>
    <w:rsid w:val="005B61AC"/>
    <w:rsid w:val="005B75B8"/>
    <w:rsid w:val="005C2501"/>
    <w:rsid w:val="005C3644"/>
    <w:rsid w:val="005C3EF9"/>
    <w:rsid w:val="005C4DB4"/>
    <w:rsid w:val="005D0FB0"/>
    <w:rsid w:val="005D2425"/>
    <w:rsid w:val="005D29C3"/>
    <w:rsid w:val="005D3B02"/>
    <w:rsid w:val="005D6AFD"/>
    <w:rsid w:val="005D72B5"/>
    <w:rsid w:val="005E0C50"/>
    <w:rsid w:val="005E1566"/>
    <w:rsid w:val="005E1DA3"/>
    <w:rsid w:val="005E38D1"/>
    <w:rsid w:val="005E4547"/>
    <w:rsid w:val="005F0BFD"/>
    <w:rsid w:val="005F2267"/>
    <w:rsid w:val="005F4FEB"/>
    <w:rsid w:val="005F674D"/>
    <w:rsid w:val="005F75A4"/>
    <w:rsid w:val="005F7A9E"/>
    <w:rsid w:val="00601877"/>
    <w:rsid w:val="00603773"/>
    <w:rsid w:val="006039CC"/>
    <w:rsid w:val="00603A42"/>
    <w:rsid w:val="00604622"/>
    <w:rsid w:val="006103D3"/>
    <w:rsid w:val="00611331"/>
    <w:rsid w:val="00611BBB"/>
    <w:rsid w:val="00611EB7"/>
    <w:rsid w:val="006120A6"/>
    <w:rsid w:val="006208C5"/>
    <w:rsid w:val="00620E49"/>
    <w:rsid w:val="00623BB7"/>
    <w:rsid w:val="0062677F"/>
    <w:rsid w:val="006277EB"/>
    <w:rsid w:val="00630496"/>
    <w:rsid w:val="00630E11"/>
    <w:rsid w:val="00632402"/>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1BC3"/>
    <w:rsid w:val="006921D3"/>
    <w:rsid w:val="00693821"/>
    <w:rsid w:val="006966C9"/>
    <w:rsid w:val="006A037C"/>
    <w:rsid w:val="006A318A"/>
    <w:rsid w:val="006A6C3C"/>
    <w:rsid w:val="006B2517"/>
    <w:rsid w:val="006B2624"/>
    <w:rsid w:val="006B4560"/>
    <w:rsid w:val="006C07FF"/>
    <w:rsid w:val="006C0C33"/>
    <w:rsid w:val="006C1A28"/>
    <w:rsid w:val="006C38F9"/>
    <w:rsid w:val="006C40A1"/>
    <w:rsid w:val="006C47B0"/>
    <w:rsid w:val="006C797A"/>
    <w:rsid w:val="006D05D4"/>
    <w:rsid w:val="006D1C12"/>
    <w:rsid w:val="006D4621"/>
    <w:rsid w:val="006D5BDA"/>
    <w:rsid w:val="006D612D"/>
    <w:rsid w:val="006E0B0D"/>
    <w:rsid w:val="006F2B2B"/>
    <w:rsid w:val="006F2B36"/>
    <w:rsid w:val="006F33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33964"/>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7AF7"/>
    <w:rsid w:val="007606A6"/>
    <w:rsid w:val="00762C21"/>
    <w:rsid w:val="00765712"/>
    <w:rsid w:val="007661AE"/>
    <w:rsid w:val="0076725B"/>
    <w:rsid w:val="007709B4"/>
    <w:rsid w:val="00772D3D"/>
    <w:rsid w:val="00774795"/>
    <w:rsid w:val="00776190"/>
    <w:rsid w:val="007770C5"/>
    <w:rsid w:val="0077716F"/>
    <w:rsid w:val="007840BA"/>
    <w:rsid w:val="00785C55"/>
    <w:rsid w:val="00787AAD"/>
    <w:rsid w:val="00793D44"/>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3E9D"/>
    <w:rsid w:val="007F7169"/>
    <w:rsid w:val="008015FF"/>
    <w:rsid w:val="00804187"/>
    <w:rsid w:val="00805430"/>
    <w:rsid w:val="00806EE1"/>
    <w:rsid w:val="00807795"/>
    <w:rsid w:val="00812257"/>
    <w:rsid w:val="008122F2"/>
    <w:rsid w:val="00813906"/>
    <w:rsid w:val="0082342D"/>
    <w:rsid w:val="008271E5"/>
    <w:rsid w:val="00827B38"/>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27B9"/>
    <w:rsid w:val="00864739"/>
    <w:rsid w:val="00864F71"/>
    <w:rsid w:val="00873261"/>
    <w:rsid w:val="008813AA"/>
    <w:rsid w:val="008848E7"/>
    <w:rsid w:val="008853FC"/>
    <w:rsid w:val="00897216"/>
    <w:rsid w:val="008A150C"/>
    <w:rsid w:val="008A2903"/>
    <w:rsid w:val="008A5A82"/>
    <w:rsid w:val="008B12B7"/>
    <w:rsid w:val="008B3021"/>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36CD"/>
    <w:rsid w:val="009347D7"/>
    <w:rsid w:val="00943660"/>
    <w:rsid w:val="00943D28"/>
    <w:rsid w:val="00945F1F"/>
    <w:rsid w:val="0094710D"/>
    <w:rsid w:val="009502CB"/>
    <w:rsid w:val="00950C94"/>
    <w:rsid w:val="00955CEE"/>
    <w:rsid w:val="00957448"/>
    <w:rsid w:val="00957CC6"/>
    <w:rsid w:val="009600B4"/>
    <w:rsid w:val="0096224F"/>
    <w:rsid w:val="00962B51"/>
    <w:rsid w:val="00971617"/>
    <w:rsid w:val="00975B82"/>
    <w:rsid w:val="00976AD7"/>
    <w:rsid w:val="00977B88"/>
    <w:rsid w:val="00980361"/>
    <w:rsid w:val="00981B06"/>
    <w:rsid w:val="009861B3"/>
    <w:rsid w:val="00987072"/>
    <w:rsid w:val="00990864"/>
    <w:rsid w:val="009944D9"/>
    <w:rsid w:val="0099502B"/>
    <w:rsid w:val="00995B77"/>
    <w:rsid w:val="009A0FAA"/>
    <w:rsid w:val="009A2A11"/>
    <w:rsid w:val="009A344D"/>
    <w:rsid w:val="009A42FF"/>
    <w:rsid w:val="009A4C66"/>
    <w:rsid w:val="009B3813"/>
    <w:rsid w:val="009B3F53"/>
    <w:rsid w:val="009B6FC8"/>
    <w:rsid w:val="009B7DC3"/>
    <w:rsid w:val="009C5929"/>
    <w:rsid w:val="009C64AE"/>
    <w:rsid w:val="009D24DC"/>
    <w:rsid w:val="009D363B"/>
    <w:rsid w:val="009D70C2"/>
    <w:rsid w:val="009E2015"/>
    <w:rsid w:val="009E346C"/>
    <w:rsid w:val="009E501F"/>
    <w:rsid w:val="009E7F61"/>
    <w:rsid w:val="009F05B3"/>
    <w:rsid w:val="009F2B17"/>
    <w:rsid w:val="009F35C6"/>
    <w:rsid w:val="009F3A45"/>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0EED"/>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1EC4"/>
    <w:rsid w:val="00AB2724"/>
    <w:rsid w:val="00AB4BC6"/>
    <w:rsid w:val="00AC4734"/>
    <w:rsid w:val="00AC65C2"/>
    <w:rsid w:val="00AD160D"/>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5237"/>
    <w:rsid w:val="00B25D63"/>
    <w:rsid w:val="00B301C8"/>
    <w:rsid w:val="00B313CA"/>
    <w:rsid w:val="00B3143B"/>
    <w:rsid w:val="00B314E8"/>
    <w:rsid w:val="00B342CB"/>
    <w:rsid w:val="00B35277"/>
    <w:rsid w:val="00B3711B"/>
    <w:rsid w:val="00B37C52"/>
    <w:rsid w:val="00B4024A"/>
    <w:rsid w:val="00B42BC5"/>
    <w:rsid w:val="00B42DAA"/>
    <w:rsid w:val="00B4316D"/>
    <w:rsid w:val="00B441D5"/>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A57DC"/>
    <w:rsid w:val="00BB14C1"/>
    <w:rsid w:val="00BB2EA3"/>
    <w:rsid w:val="00BB7BC2"/>
    <w:rsid w:val="00BD237B"/>
    <w:rsid w:val="00BD308F"/>
    <w:rsid w:val="00BD4EF5"/>
    <w:rsid w:val="00BE1134"/>
    <w:rsid w:val="00BE17E1"/>
    <w:rsid w:val="00BE629C"/>
    <w:rsid w:val="00BE7C28"/>
    <w:rsid w:val="00BF1181"/>
    <w:rsid w:val="00BF1C64"/>
    <w:rsid w:val="00C023B1"/>
    <w:rsid w:val="00C03F1A"/>
    <w:rsid w:val="00C041A1"/>
    <w:rsid w:val="00C052AD"/>
    <w:rsid w:val="00C055D4"/>
    <w:rsid w:val="00C05F9C"/>
    <w:rsid w:val="00C109FB"/>
    <w:rsid w:val="00C10D96"/>
    <w:rsid w:val="00C14E81"/>
    <w:rsid w:val="00C17D30"/>
    <w:rsid w:val="00C213E4"/>
    <w:rsid w:val="00C22847"/>
    <w:rsid w:val="00C2674B"/>
    <w:rsid w:val="00C31A99"/>
    <w:rsid w:val="00C31DF4"/>
    <w:rsid w:val="00C35514"/>
    <w:rsid w:val="00C36C4F"/>
    <w:rsid w:val="00C43EC2"/>
    <w:rsid w:val="00C462B6"/>
    <w:rsid w:val="00C46525"/>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E7142"/>
    <w:rsid w:val="00CF0B07"/>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614C5"/>
    <w:rsid w:val="00D63361"/>
    <w:rsid w:val="00D65920"/>
    <w:rsid w:val="00D70C48"/>
    <w:rsid w:val="00D730A5"/>
    <w:rsid w:val="00D7429D"/>
    <w:rsid w:val="00D767C0"/>
    <w:rsid w:val="00D8420C"/>
    <w:rsid w:val="00D955A3"/>
    <w:rsid w:val="00DA2169"/>
    <w:rsid w:val="00DA32F6"/>
    <w:rsid w:val="00DA3448"/>
    <w:rsid w:val="00DA5C71"/>
    <w:rsid w:val="00DB1048"/>
    <w:rsid w:val="00DB5084"/>
    <w:rsid w:val="00DB54D9"/>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D1C"/>
    <w:rsid w:val="00DF0E2B"/>
    <w:rsid w:val="00DF304F"/>
    <w:rsid w:val="00DF5245"/>
    <w:rsid w:val="00DF685C"/>
    <w:rsid w:val="00E038A1"/>
    <w:rsid w:val="00E06BA4"/>
    <w:rsid w:val="00E07867"/>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2F49"/>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040D"/>
    <w:rsid w:val="00EC3E92"/>
    <w:rsid w:val="00EC551A"/>
    <w:rsid w:val="00ED37D0"/>
    <w:rsid w:val="00ED3B62"/>
    <w:rsid w:val="00ED5EBC"/>
    <w:rsid w:val="00ED79A4"/>
    <w:rsid w:val="00EE1719"/>
    <w:rsid w:val="00EE3C92"/>
    <w:rsid w:val="00EE49B4"/>
    <w:rsid w:val="00EE708A"/>
    <w:rsid w:val="00EF0DE6"/>
    <w:rsid w:val="00EF2B66"/>
    <w:rsid w:val="00EF3265"/>
    <w:rsid w:val="00EF646D"/>
    <w:rsid w:val="00EF6E76"/>
    <w:rsid w:val="00EF7130"/>
    <w:rsid w:val="00EF74DE"/>
    <w:rsid w:val="00F0090B"/>
    <w:rsid w:val="00F01234"/>
    <w:rsid w:val="00F01ED5"/>
    <w:rsid w:val="00F036C6"/>
    <w:rsid w:val="00F03D68"/>
    <w:rsid w:val="00F05FC1"/>
    <w:rsid w:val="00F14660"/>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213"/>
    <w:rsid w:val="00FD1AA4"/>
    <w:rsid w:val="00FD1FD8"/>
    <w:rsid w:val="00FD5B4F"/>
    <w:rsid w:val="00FD6011"/>
    <w:rsid w:val="00FD68ED"/>
    <w:rsid w:val="00FE42AB"/>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7"/>
    <o:shapelayout v:ext="edit">
      <o:idmap v:ext="edit" data="1"/>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character" w:styleId="UnresolvedMention">
    <w:name w:val="Unresolved Mention"/>
    <w:basedOn w:val="DefaultParagraphFont"/>
    <w:uiPriority w:val="99"/>
    <w:unhideWhenUsed/>
    <w:rsid w:val="00317DA9"/>
    <w:rPr>
      <w:color w:val="605E5C"/>
      <w:shd w:val="clear" w:color="auto" w:fill="E1DFDD"/>
    </w:rPr>
  </w:style>
  <w:style w:type="character" w:styleId="Mention">
    <w:name w:val="Mention"/>
    <w:basedOn w:val="DefaultParagraphFont"/>
    <w:uiPriority w:val="99"/>
    <w:unhideWhenUsed/>
    <w:rsid w:val="00317D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7447">
      <w:bodyDiv w:val="1"/>
      <w:marLeft w:val="0"/>
      <w:marRight w:val="0"/>
      <w:marTop w:val="0"/>
      <w:marBottom w:val="0"/>
      <w:divBdr>
        <w:top w:val="none" w:sz="0" w:space="0" w:color="auto"/>
        <w:left w:val="none" w:sz="0" w:space="0" w:color="auto"/>
        <w:bottom w:val="none" w:sz="0" w:space="0" w:color="auto"/>
        <w:right w:val="none" w:sz="0" w:space="0" w:color="auto"/>
      </w:divBdr>
    </w:div>
    <w:div w:id="201359346">
      <w:bodyDiv w:val="1"/>
      <w:marLeft w:val="0"/>
      <w:marRight w:val="0"/>
      <w:marTop w:val="0"/>
      <w:marBottom w:val="0"/>
      <w:divBdr>
        <w:top w:val="none" w:sz="0" w:space="0" w:color="auto"/>
        <w:left w:val="none" w:sz="0" w:space="0" w:color="auto"/>
        <w:bottom w:val="none" w:sz="0" w:space="0" w:color="auto"/>
        <w:right w:val="none" w:sz="0" w:space="0" w:color="auto"/>
      </w:divBdr>
    </w:div>
    <w:div w:id="287013680">
      <w:bodyDiv w:val="1"/>
      <w:marLeft w:val="0"/>
      <w:marRight w:val="0"/>
      <w:marTop w:val="0"/>
      <w:marBottom w:val="0"/>
      <w:divBdr>
        <w:top w:val="none" w:sz="0" w:space="0" w:color="auto"/>
        <w:left w:val="none" w:sz="0" w:space="0" w:color="auto"/>
        <w:bottom w:val="none" w:sz="0" w:space="0" w:color="auto"/>
        <w:right w:val="none" w:sz="0" w:space="0" w:color="auto"/>
      </w:divBdr>
    </w:div>
    <w:div w:id="300428855">
      <w:bodyDiv w:val="1"/>
      <w:marLeft w:val="0"/>
      <w:marRight w:val="0"/>
      <w:marTop w:val="0"/>
      <w:marBottom w:val="0"/>
      <w:divBdr>
        <w:top w:val="none" w:sz="0" w:space="0" w:color="auto"/>
        <w:left w:val="none" w:sz="0" w:space="0" w:color="auto"/>
        <w:bottom w:val="none" w:sz="0" w:space="0" w:color="auto"/>
        <w:right w:val="none" w:sz="0" w:space="0" w:color="auto"/>
      </w:divBdr>
    </w:div>
    <w:div w:id="454954365">
      <w:bodyDiv w:val="1"/>
      <w:marLeft w:val="0"/>
      <w:marRight w:val="0"/>
      <w:marTop w:val="0"/>
      <w:marBottom w:val="0"/>
      <w:divBdr>
        <w:top w:val="none" w:sz="0" w:space="0" w:color="auto"/>
        <w:left w:val="none" w:sz="0" w:space="0" w:color="auto"/>
        <w:bottom w:val="none" w:sz="0" w:space="0" w:color="auto"/>
        <w:right w:val="none" w:sz="0" w:space="0" w:color="auto"/>
      </w:divBdr>
    </w:div>
    <w:div w:id="591547170">
      <w:bodyDiv w:val="1"/>
      <w:marLeft w:val="0"/>
      <w:marRight w:val="0"/>
      <w:marTop w:val="0"/>
      <w:marBottom w:val="0"/>
      <w:divBdr>
        <w:top w:val="none" w:sz="0" w:space="0" w:color="auto"/>
        <w:left w:val="none" w:sz="0" w:space="0" w:color="auto"/>
        <w:bottom w:val="none" w:sz="0" w:space="0" w:color="auto"/>
        <w:right w:val="none" w:sz="0" w:space="0" w:color="auto"/>
      </w:divBdr>
    </w:div>
    <w:div w:id="1306010801">
      <w:bodyDiv w:val="1"/>
      <w:marLeft w:val="0"/>
      <w:marRight w:val="0"/>
      <w:marTop w:val="0"/>
      <w:marBottom w:val="0"/>
      <w:divBdr>
        <w:top w:val="none" w:sz="0" w:space="0" w:color="auto"/>
        <w:left w:val="none" w:sz="0" w:space="0" w:color="auto"/>
        <w:bottom w:val="none" w:sz="0" w:space="0" w:color="auto"/>
        <w:right w:val="none" w:sz="0" w:space="0" w:color="auto"/>
      </w:divBdr>
    </w:div>
    <w:div w:id="1382747057">
      <w:bodyDiv w:val="1"/>
      <w:marLeft w:val="0"/>
      <w:marRight w:val="0"/>
      <w:marTop w:val="0"/>
      <w:marBottom w:val="0"/>
      <w:divBdr>
        <w:top w:val="none" w:sz="0" w:space="0" w:color="auto"/>
        <w:left w:val="none" w:sz="0" w:space="0" w:color="auto"/>
        <w:bottom w:val="none" w:sz="0" w:space="0" w:color="auto"/>
        <w:right w:val="none" w:sz="0" w:space="0" w:color="auto"/>
      </w:divBdr>
    </w:div>
    <w:div w:id="1515877302">
      <w:marLeft w:val="0"/>
      <w:marRight w:val="0"/>
      <w:marTop w:val="0"/>
      <w:marBottom w:val="0"/>
      <w:divBdr>
        <w:top w:val="none" w:sz="0" w:space="0" w:color="auto"/>
        <w:left w:val="none" w:sz="0" w:space="0" w:color="auto"/>
        <w:bottom w:val="none" w:sz="0" w:space="0" w:color="auto"/>
        <w:right w:val="none" w:sz="0" w:space="0" w:color="auto"/>
      </w:divBdr>
    </w:div>
    <w:div w:id="1757944476">
      <w:bodyDiv w:val="1"/>
      <w:marLeft w:val="0"/>
      <w:marRight w:val="0"/>
      <w:marTop w:val="0"/>
      <w:marBottom w:val="0"/>
      <w:divBdr>
        <w:top w:val="none" w:sz="0" w:space="0" w:color="auto"/>
        <w:left w:val="none" w:sz="0" w:space="0" w:color="auto"/>
        <w:bottom w:val="none" w:sz="0" w:space="0" w:color="auto"/>
        <w:right w:val="none" w:sz="0" w:space="0" w:color="auto"/>
      </w:divBdr>
    </w:div>
    <w:div w:id="1789087065">
      <w:bodyDiv w:val="1"/>
      <w:marLeft w:val="0"/>
      <w:marRight w:val="0"/>
      <w:marTop w:val="0"/>
      <w:marBottom w:val="0"/>
      <w:divBdr>
        <w:top w:val="none" w:sz="0" w:space="0" w:color="auto"/>
        <w:left w:val="none" w:sz="0" w:space="0" w:color="auto"/>
        <w:bottom w:val="none" w:sz="0" w:space="0" w:color="auto"/>
        <w:right w:val="none" w:sz="0" w:space="0" w:color="auto"/>
      </w:divBdr>
    </w:div>
    <w:div w:id="1853956668">
      <w:bodyDiv w:val="1"/>
      <w:marLeft w:val="0"/>
      <w:marRight w:val="0"/>
      <w:marTop w:val="0"/>
      <w:marBottom w:val="0"/>
      <w:divBdr>
        <w:top w:val="none" w:sz="0" w:space="0" w:color="auto"/>
        <w:left w:val="none" w:sz="0" w:space="0" w:color="auto"/>
        <w:bottom w:val="none" w:sz="0" w:space="0" w:color="auto"/>
        <w:right w:val="none" w:sz="0" w:space="0" w:color="auto"/>
      </w:divBdr>
    </w:div>
    <w:div w:id="20044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1059EA40-5E24-4A9E-8812-EF0B8F8B7F19}">
  <ds:schemaRefs>
    <ds:schemaRef ds:uri="http://schemas.openxmlformats.org/officeDocument/2006/bibliography"/>
  </ds:schemaRefs>
</ds:datastoreItem>
</file>

<file path=customXml/itemProps2.xml><?xml version="1.0" encoding="utf-8"?>
<ds:datastoreItem xmlns:ds="http://schemas.openxmlformats.org/officeDocument/2006/customXml" ds:itemID="{1D80F96F-6BA3-4EE9-B668-1E34CAF61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DA6AF3-32BE-4D9B-B2BE-46896D62B1DF}">
  <ds:schemaRefs>
    <ds:schemaRef ds:uri="http://schemas.microsoft.com/sharepoint/v3/contenttype/forms"/>
  </ds:schemaRefs>
</ds:datastoreItem>
</file>

<file path=customXml/itemProps4.xml><?xml version="1.0" encoding="utf-8"?>
<ds:datastoreItem xmlns:ds="http://schemas.openxmlformats.org/officeDocument/2006/customXml" ds:itemID="{834A720B-FFAC-4334-80E9-661FA873C19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3231</Words>
  <Characters>28336</Characters>
  <Application>Microsoft Office Word</Application>
  <DocSecurity>0</DocSecurity>
  <Lines>236</Lines>
  <Paragraphs>63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2018-10-19T16:18:00Z</dcterms:created>
  <dcterms:modified xsi:type="dcterms:W3CDTF">2022-04-17T03:07:00Z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