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94B9C" w14:textId="77777777" w:rsidR="005F2DDD" w:rsidRPr="00857086" w:rsidRDefault="005F2DDD" w:rsidP="005F2DDD">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5F2DDD" w:rsidRPr="00857086" w14:paraId="17625C4F" w14:textId="77777777" w:rsidTr="00994FDF">
        <w:trPr>
          <w:trHeight w:val="284"/>
        </w:trPr>
        <w:tc>
          <w:tcPr>
            <w:tcW w:w="5548" w:type="dxa"/>
          </w:tcPr>
          <w:p w14:paraId="15965BC5" w14:textId="77777777" w:rsidR="005F2DDD" w:rsidRPr="00857086" w:rsidRDefault="005F2DDD"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444B49FE" w14:textId="77777777" w:rsidR="005F2DDD" w:rsidRPr="00857086" w:rsidRDefault="005F2DDD"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5F2DDD" w:rsidRPr="00857086" w14:paraId="66FC6C45" w14:textId="77777777" w:rsidTr="00994FDF">
        <w:trPr>
          <w:trHeight w:val="284"/>
        </w:trPr>
        <w:tc>
          <w:tcPr>
            <w:tcW w:w="5548" w:type="dxa"/>
          </w:tcPr>
          <w:p w14:paraId="337BFDAB" w14:textId="77777777" w:rsidR="005F2DDD" w:rsidRPr="00857086" w:rsidRDefault="005F2DDD"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36BF6116" w14:textId="77777777" w:rsidR="005F2DDD" w:rsidRPr="00857086" w:rsidRDefault="005F2DDD"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5F2DDD" w:rsidRPr="00857086" w14:paraId="17700B63" w14:textId="77777777" w:rsidTr="00994FDF">
        <w:trPr>
          <w:trHeight w:val="284"/>
        </w:trPr>
        <w:tc>
          <w:tcPr>
            <w:tcW w:w="5548" w:type="dxa"/>
          </w:tcPr>
          <w:p w14:paraId="7CD286C1" w14:textId="77777777" w:rsidR="005F2DDD" w:rsidRPr="00857086" w:rsidRDefault="005F2DDD"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33888556" w14:textId="77777777" w:rsidR="005F2DDD" w:rsidRPr="00857086" w:rsidRDefault="005F2DDD"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4C1947C8" w14:textId="7A786B5A" w:rsidR="00C93307" w:rsidRDefault="00C93307"/>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345215C0"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7A6D82">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7A6D82" w:rsidRPr="00926D9A" w14:paraId="26929C36" w14:textId="77777777" w:rsidTr="007A6D8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7CB4759" w14:textId="61E74F3C" w:rsidR="007A6D82" w:rsidRPr="007A6D82" w:rsidRDefault="007A6D82" w:rsidP="007A6D82">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C7D03C9" w14:textId="13F14803" w:rsidR="007A6D82" w:rsidRPr="007A6D82" w:rsidRDefault="007A6D82" w:rsidP="007A6D82">
            <w:pPr>
              <w:rPr>
                <w:rFonts w:asciiTheme="minorHAnsi" w:hAnsiTheme="minorHAnsi"/>
                <w:sz w:val="18"/>
                <w:szCs w:val="18"/>
              </w:rPr>
            </w:pPr>
            <w:r w:rsidRPr="007A6D82">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vAlign w:val="center"/>
          </w:tcPr>
          <w:p w14:paraId="6307353F" w14:textId="77777777" w:rsidR="007A6D82" w:rsidRPr="00926D9A" w:rsidRDefault="007A6D82" w:rsidP="007A6D82">
            <w:pPr>
              <w:rPr>
                <w:rFonts w:asciiTheme="minorHAnsi" w:hAnsiTheme="minorHAnsi"/>
                <w:sz w:val="18"/>
                <w:szCs w:val="18"/>
              </w:rPr>
            </w:pPr>
          </w:p>
        </w:tc>
      </w:tr>
      <w:tr w:rsidR="007A6D82" w:rsidRPr="00926D9A" w14:paraId="4BAA81BB" w14:textId="77777777" w:rsidTr="0025378F">
        <w:trPr>
          <w:cantSplit/>
          <w:trHeight w:val="144"/>
        </w:trPr>
        <w:tc>
          <w:tcPr>
            <w:tcW w:w="475" w:type="dxa"/>
            <w:vAlign w:val="center"/>
          </w:tcPr>
          <w:p w14:paraId="4BAA81B8" w14:textId="6759D822"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4</w:t>
            </w:r>
          </w:p>
        </w:tc>
        <w:tc>
          <w:tcPr>
            <w:tcW w:w="4950" w:type="dxa"/>
            <w:vAlign w:val="center"/>
          </w:tcPr>
          <w:p w14:paraId="4BAA81B9" w14:textId="76CEFEDD" w:rsidR="007A6D82" w:rsidRPr="00926D9A" w:rsidRDefault="007A6D82" w:rsidP="007A6D82">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7A6D82" w:rsidRPr="00926D9A" w:rsidRDefault="007A6D82" w:rsidP="007A6D82">
            <w:pPr>
              <w:pStyle w:val="ListParagraph"/>
              <w:ind w:left="0"/>
              <w:rPr>
                <w:rFonts w:asciiTheme="minorHAnsi" w:hAnsiTheme="minorHAnsi"/>
                <w:sz w:val="18"/>
                <w:szCs w:val="18"/>
              </w:rPr>
            </w:pPr>
          </w:p>
        </w:tc>
      </w:tr>
      <w:tr w:rsidR="007A6D82" w:rsidRPr="00926D9A" w14:paraId="4BAA81BF" w14:textId="77777777" w:rsidTr="0025378F">
        <w:trPr>
          <w:cantSplit/>
          <w:trHeight w:val="144"/>
        </w:trPr>
        <w:tc>
          <w:tcPr>
            <w:tcW w:w="475" w:type="dxa"/>
            <w:vAlign w:val="center"/>
          </w:tcPr>
          <w:p w14:paraId="4BAA81BC" w14:textId="7CC5762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5</w:t>
            </w:r>
          </w:p>
        </w:tc>
        <w:tc>
          <w:tcPr>
            <w:tcW w:w="4950" w:type="dxa"/>
            <w:vAlign w:val="center"/>
          </w:tcPr>
          <w:p w14:paraId="4BAA81BD" w14:textId="7E146A54"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7A6D82" w:rsidRPr="00926D9A" w:rsidRDefault="007A6D82" w:rsidP="007A6D82">
            <w:pPr>
              <w:rPr>
                <w:rFonts w:asciiTheme="minorHAnsi" w:hAnsiTheme="minorHAnsi"/>
                <w:sz w:val="18"/>
                <w:szCs w:val="18"/>
              </w:rPr>
            </w:pPr>
          </w:p>
        </w:tc>
      </w:tr>
      <w:tr w:rsidR="007A6D82" w:rsidRPr="00926D9A" w14:paraId="4BAA81C3" w14:textId="77777777" w:rsidTr="0025378F">
        <w:trPr>
          <w:cantSplit/>
          <w:trHeight w:val="144"/>
        </w:trPr>
        <w:tc>
          <w:tcPr>
            <w:tcW w:w="475" w:type="dxa"/>
            <w:vAlign w:val="center"/>
          </w:tcPr>
          <w:p w14:paraId="4BAA81C0" w14:textId="3E5396C8"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6</w:t>
            </w:r>
          </w:p>
        </w:tc>
        <w:tc>
          <w:tcPr>
            <w:tcW w:w="4950" w:type="dxa"/>
            <w:vAlign w:val="center"/>
          </w:tcPr>
          <w:p w14:paraId="4BAA81C1" w14:textId="70401711"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7A6D82" w:rsidRPr="00926D9A" w:rsidRDefault="007A6D82" w:rsidP="007A6D82">
            <w:pPr>
              <w:rPr>
                <w:rFonts w:asciiTheme="minorHAnsi" w:hAnsiTheme="minorHAnsi"/>
                <w:sz w:val="18"/>
                <w:szCs w:val="18"/>
              </w:rPr>
            </w:pPr>
          </w:p>
        </w:tc>
      </w:tr>
      <w:tr w:rsidR="007A6D82" w:rsidRPr="00926D9A" w14:paraId="4BAA81C7" w14:textId="77777777" w:rsidTr="0025378F">
        <w:trPr>
          <w:cantSplit/>
          <w:trHeight w:val="144"/>
        </w:trPr>
        <w:tc>
          <w:tcPr>
            <w:tcW w:w="475" w:type="dxa"/>
            <w:vAlign w:val="center"/>
          </w:tcPr>
          <w:p w14:paraId="4BAA81C4" w14:textId="27CC4901" w:rsidR="007A6D82" w:rsidRPr="00926D9A" w:rsidRDefault="007A6D82" w:rsidP="007A6D82">
            <w:pPr>
              <w:pStyle w:val="Header"/>
              <w:tabs>
                <w:tab w:val="clear" w:pos="4320"/>
                <w:tab w:val="clear" w:pos="8640"/>
              </w:tabs>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7</w:t>
            </w:r>
          </w:p>
        </w:tc>
        <w:tc>
          <w:tcPr>
            <w:tcW w:w="4950" w:type="dxa"/>
            <w:vAlign w:val="center"/>
          </w:tcPr>
          <w:p w14:paraId="4BAA81C5" w14:textId="65C1DF6F" w:rsidR="007A6D82" w:rsidRPr="00926D9A" w:rsidRDefault="007A6D82" w:rsidP="007A6D8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7A6D82" w:rsidRPr="00926D9A" w:rsidRDefault="007A6D82" w:rsidP="007A6D82">
            <w:pPr>
              <w:rPr>
                <w:rFonts w:asciiTheme="minorHAnsi" w:hAnsiTheme="minorHAnsi"/>
                <w:sz w:val="18"/>
                <w:szCs w:val="18"/>
              </w:rPr>
            </w:pPr>
          </w:p>
        </w:tc>
      </w:tr>
      <w:tr w:rsidR="007A6D82" w:rsidRPr="00926D9A" w14:paraId="4BAA81CB" w14:textId="77777777" w:rsidTr="0025378F">
        <w:trPr>
          <w:cantSplit/>
          <w:trHeight w:val="144"/>
        </w:trPr>
        <w:tc>
          <w:tcPr>
            <w:tcW w:w="475" w:type="dxa"/>
            <w:vAlign w:val="center"/>
          </w:tcPr>
          <w:p w14:paraId="4BAA81C8" w14:textId="631976BD"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8</w:t>
            </w:r>
          </w:p>
        </w:tc>
        <w:tc>
          <w:tcPr>
            <w:tcW w:w="4950" w:type="dxa"/>
            <w:vAlign w:val="center"/>
          </w:tcPr>
          <w:p w14:paraId="4BAA81C9" w14:textId="59A593B1"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7A6D82" w:rsidRPr="00926D9A" w:rsidRDefault="007A6D82" w:rsidP="007A6D82">
            <w:pPr>
              <w:rPr>
                <w:rFonts w:asciiTheme="minorHAnsi" w:hAnsiTheme="minorHAnsi"/>
                <w:sz w:val="18"/>
                <w:szCs w:val="18"/>
              </w:rPr>
            </w:pPr>
          </w:p>
        </w:tc>
      </w:tr>
      <w:tr w:rsidR="007A6D82" w:rsidRPr="00926D9A" w14:paraId="4BAA81CF" w14:textId="77777777" w:rsidTr="0025378F">
        <w:trPr>
          <w:cantSplit/>
          <w:trHeight w:val="144"/>
        </w:trPr>
        <w:tc>
          <w:tcPr>
            <w:tcW w:w="475" w:type="dxa"/>
            <w:vAlign w:val="center"/>
          </w:tcPr>
          <w:p w14:paraId="4BAA81CC" w14:textId="62ED2685" w:rsidR="007A6D82" w:rsidRPr="00926D9A" w:rsidRDefault="007A6D82" w:rsidP="007A6D8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9</w:t>
            </w:r>
          </w:p>
        </w:tc>
        <w:tc>
          <w:tcPr>
            <w:tcW w:w="4950" w:type="dxa"/>
            <w:vAlign w:val="center"/>
          </w:tcPr>
          <w:p w14:paraId="4BAA81CD" w14:textId="401FDC7F"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7A6D82" w:rsidRPr="00926D9A" w:rsidRDefault="007A6D82" w:rsidP="007A6D82">
            <w:pPr>
              <w:pStyle w:val="ListParagraph"/>
              <w:keepNext/>
              <w:ind w:left="0"/>
              <w:rPr>
                <w:rFonts w:asciiTheme="minorHAnsi" w:hAnsiTheme="minorHAnsi"/>
                <w:sz w:val="18"/>
                <w:szCs w:val="18"/>
              </w:rPr>
            </w:pPr>
          </w:p>
        </w:tc>
      </w:tr>
      <w:tr w:rsidR="007A6D82" w:rsidRPr="00926D9A" w14:paraId="4BAA81D3" w14:textId="77777777" w:rsidTr="0025378F">
        <w:trPr>
          <w:cantSplit/>
          <w:trHeight w:val="144"/>
        </w:trPr>
        <w:tc>
          <w:tcPr>
            <w:tcW w:w="475" w:type="dxa"/>
            <w:vAlign w:val="center"/>
          </w:tcPr>
          <w:p w14:paraId="4BAA81D0" w14:textId="3EEBB1CE" w:rsidR="007A6D82" w:rsidRPr="00926D9A" w:rsidRDefault="007A6D82" w:rsidP="007A6D8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1" w14:textId="215ABCE5"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7A6D82" w:rsidRPr="00926D9A" w:rsidRDefault="007A6D82" w:rsidP="007A6D82">
            <w:pPr>
              <w:keepNext/>
              <w:rPr>
                <w:rFonts w:asciiTheme="minorHAnsi" w:hAnsiTheme="minorHAnsi"/>
                <w:sz w:val="18"/>
                <w:szCs w:val="18"/>
              </w:rPr>
            </w:pPr>
          </w:p>
        </w:tc>
      </w:tr>
      <w:tr w:rsidR="007A6D82" w:rsidRPr="00926D9A" w14:paraId="4BAA81D7" w14:textId="77777777" w:rsidTr="00502177">
        <w:trPr>
          <w:cantSplit/>
          <w:trHeight w:val="144"/>
        </w:trPr>
        <w:tc>
          <w:tcPr>
            <w:tcW w:w="475" w:type="dxa"/>
            <w:vAlign w:val="center"/>
          </w:tcPr>
          <w:p w14:paraId="4BAA81D4" w14:textId="7310FE7B" w:rsidR="007A6D82" w:rsidRPr="00926D9A" w:rsidDel="006E5AE2" w:rsidRDefault="007A6D82" w:rsidP="007A6D8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4BAA81D5" w14:textId="310D5EFB" w:rsidR="007A6D82" w:rsidRPr="00926D9A" w:rsidRDefault="007A6D82" w:rsidP="007A6D82">
            <w:pPr>
              <w:keepNext/>
              <w:rPr>
                <w:rFonts w:asciiTheme="minorHAnsi" w:hAnsiTheme="minorHAnsi"/>
                <w:sz w:val="18"/>
                <w:szCs w:val="18"/>
              </w:rPr>
            </w:pPr>
            <w:r w:rsidRPr="00926D9A">
              <w:rPr>
                <w:rFonts w:asciiTheme="minorHAnsi" w:hAnsiTheme="minorHAnsi"/>
                <w:sz w:val="18"/>
                <w:szCs w:val="18"/>
              </w:rPr>
              <w:t xml:space="preserve">Airflow Rate Protocol </w:t>
            </w:r>
            <w:r>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7A6D82" w:rsidRPr="00926D9A" w:rsidRDefault="007A6D82" w:rsidP="007A6D82">
            <w:pPr>
              <w:keepNext/>
              <w:rPr>
                <w:rFonts w:asciiTheme="minorHAnsi" w:hAnsiTheme="minorHAnsi"/>
                <w:sz w:val="18"/>
                <w:szCs w:val="18"/>
              </w:rPr>
            </w:pPr>
          </w:p>
        </w:tc>
      </w:tr>
      <w:tr w:rsidR="007A6D82" w:rsidRPr="00926D9A" w:rsidDel="006B4685" w14:paraId="3D8209DB" w14:textId="764A4BC3" w:rsidTr="00502177">
        <w:trPr>
          <w:cantSplit/>
          <w:trHeight w:val="144"/>
          <w:del w:id="0" w:author="Alhabibi, Haider@Energy" w:date="2023-11-02T09:08:00Z"/>
        </w:trPr>
        <w:tc>
          <w:tcPr>
            <w:tcW w:w="475" w:type="dxa"/>
            <w:vAlign w:val="center"/>
          </w:tcPr>
          <w:p w14:paraId="2EC95398" w14:textId="294610F6" w:rsidR="007A6D82" w:rsidDel="006B4685" w:rsidRDefault="007A6D82" w:rsidP="007A6D82">
            <w:pPr>
              <w:pStyle w:val="FootnoteText"/>
              <w:jc w:val="center"/>
              <w:rPr>
                <w:del w:id="1" w:author="Alhabibi, Haider@Energy" w:date="2023-11-02T09:08:00Z"/>
                <w:rFonts w:asciiTheme="minorHAnsi" w:hAnsiTheme="minorHAnsi"/>
                <w:sz w:val="18"/>
                <w:szCs w:val="18"/>
              </w:rPr>
            </w:pPr>
            <w:del w:id="2" w:author="Alhabibi, Haider@Energy" w:date="2023-11-02T09:08:00Z">
              <w:r w:rsidDel="006B4685">
                <w:rPr>
                  <w:rFonts w:asciiTheme="minorHAnsi" w:hAnsiTheme="minorHAnsi"/>
                  <w:sz w:val="18"/>
                  <w:szCs w:val="18"/>
                </w:rPr>
                <w:delText>12</w:delText>
              </w:r>
            </w:del>
          </w:p>
        </w:tc>
        <w:tc>
          <w:tcPr>
            <w:tcW w:w="4950" w:type="dxa"/>
            <w:vAlign w:val="center"/>
          </w:tcPr>
          <w:p w14:paraId="7C98AB22" w14:textId="6E96D422" w:rsidR="007A6D82" w:rsidRPr="00926D9A" w:rsidDel="006B4685" w:rsidRDefault="007A6D82" w:rsidP="007A6D82">
            <w:pPr>
              <w:keepNext/>
              <w:rPr>
                <w:del w:id="3" w:author="Alhabibi, Haider@Energy" w:date="2023-11-02T09:08:00Z"/>
                <w:rFonts w:asciiTheme="minorHAnsi" w:hAnsiTheme="minorHAnsi"/>
                <w:sz w:val="18"/>
                <w:szCs w:val="18"/>
              </w:rPr>
            </w:pPr>
            <w:del w:id="4" w:author="Alhabibi, Haider@Energy" w:date="2023-11-02T09:08:00Z">
              <w:r w:rsidDel="006B4685">
                <w:rPr>
                  <w:rFonts w:asciiTheme="minorHAnsi" w:hAnsiTheme="minorHAnsi"/>
                  <w:sz w:val="18"/>
                  <w:szCs w:val="18"/>
                </w:rPr>
                <w:delText>Central Fan Ventilation Cooling System Status</w:delText>
              </w:r>
            </w:del>
          </w:p>
        </w:tc>
        <w:tc>
          <w:tcPr>
            <w:tcW w:w="5605" w:type="dxa"/>
            <w:vAlign w:val="center"/>
          </w:tcPr>
          <w:p w14:paraId="07EA2B0B" w14:textId="2B54FBBD" w:rsidR="007A6D82" w:rsidRPr="00926D9A" w:rsidDel="006B4685" w:rsidRDefault="007A6D82" w:rsidP="007A6D82">
            <w:pPr>
              <w:keepNext/>
              <w:rPr>
                <w:del w:id="5" w:author="Alhabibi, Haider@Energy" w:date="2023-11-02T09:08:00Z"/>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0B4602E4" w:rsidR="00F761B7" w:rsidRPr="00926D9A" w:rsidRDefault="00952AA6" w:rsidP="00466286">
            <w:pPr>
              <w:keepNext/>
              <w:rPr>
                <w:rFonts w:asciiTheme="minorHAnsi" w:hAnsiTheme="minorHAnsi"/>
                <w:b/>
                <w:sz w:val="18"/>
                <w:szCs w:val="18"/>
              </w:rPr>
            </w:pPr>
            <w:r w:rsidRPr="00890BB7">
              <w:rPr>
                <w:rFonts w:asciiTheme="minorHAnsi" w:hAnsiTheme="minorHAnsi"/>
                <w:b/>
                <w:szCs w:val="18"/>
              </w:rPr>
              <w:t xml:space="preserve">MCH-22a Forced Air System Fan </w:t>
            </w:r>
            <w:r w:rsidR="002752D0">
              <w:rPr>
                <w:rFonts w:asciiTheme="minorHAnsi" w:hAnsiTheme="minorHAnsi"/>
                <w:b/>
                <w:szCs w:val="18"/>
              </w:rPr>
              <w:t>Efficacy</w:t>
            </w:r>
            <w:r w:rsidR="00466286" w:rsidRPr="00890BB7">
              <w:rPr>
                <w:rFonts w:asciiTheme="minorHAnsi" w:hAnsiTheme="minorHAnsi"/>
                <w:b/>
                <w:szCs w:val="18"/>
              </w:rPr>
              <w:t xml:space="preserve"> </w:t>
            </w:r>
            <w:r w:rsidRPr="00890BB7">
              <w:rPr>
                <w:rFonts w:asciiTheme="minorHAnsi" w:hAnsiTheme="minorHAnsi"/>
                <w:b/>
                <w:szCs w:val="18"/>
              </w:rPr>
              <w:t>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D83E48" w14:paraId="4BAA81E8" w14:textId="77777777" w:rsidTr="00AC34DA">
        <w:trPr>
          <w:trHeight w:val="144"/>
        </w:trPr>
        <w:tc>
          <w:tcPr>
            <w:tcW w:w="500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5A3340">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9" w:type="pct"/>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5A3340">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9" w:type="pct"/>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5A3340">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4BAA81F2" w14:textId="17E9905D"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5A3340">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4BAA81F6" w14:textId="765407B7"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5A3340">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9" w:type="pct"/>
            <w:vAlign w:val="center"/>
          </w:tcPr>
          <w:p w14:paraId="4BAA81FB" w14:textId="77777777" w:rsidR="00952AA6" w:rsidRPr="00926D9A" w:rsidRDefault="00952AA6" w:rsidP="0025378F">
            <w:pPr>
              <w:keepNext/>
              <w:rPr>
                <w:rFonts w:asciiTheme="minorHAnsi" w:hAnsiTheme="minorHAnsi"/>
                <w:sz w:val="18"/>
                <w:szCs w:val="18"/>
              </w:rPr>
            </w:pPr>
          </w:p>
        </w:tc>
      </w:tr>
    </w:tbl>
    <w:p w14:paraId="1466FC76" w14:textId="77777777" w:rsidR="0041576A" w:rsidRPr="00890BB7"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952AA6" w:rsidRPr="00D83E48" w14:paraId="4BAA81FF" w14:textId="77777777" w:rsidTr="0025378F">
        <w:trPr>
          <w:trHeight w:val="144"/>
        </w:trPr>
        <w:tc>
          <w:tcPr>
            <w:tcW w:w="10998" w:type="dxa"/>
            <w:gridSpan w:val="2"/>
            <w:vAlign w:val="center"/>
          </w:tcPr>
          <w:p w14:paraId="4BAA81FE" w14:textId="1F6AEFB5" w:rsidR="00952AA6" w:rsidRPr="00926D9A" w:rsidRDefault="00466286">
            <w:pPr>
              <w:keepNext/>
              <w:rPr>
                <w:rFonts w:asciiTheme="minorHAnsi" w:hAnsiTheme="minorHAnsi"/>
                <w:sz w:val="18"/>
                <w:szCs w:val="18"/>
              </w:rPr>
            </w:pPr>
            <w:r>
              <w:rPr>
                <w:rFonts w:asciiTheme="minorHAnsi" w:hAnsiTheme="minorHAnsi"/>
                <w:b/>
                <w:szCs w:val="18"/>
              </w:rPr>
              <w:t>D</w:t>
            </w:r>
            <w:r w:rsidR="00952AA6" w:rsidRPr="00890BB7">
              <w:rPr>
                <w:rFonts w:asciiTheme="minorHAnsi" w:hAnsiTheme="minorHAnsi"/>
                <w:b/>
                <w:szCs w:val="18"/>
              </w:rPr>
              <w:t>.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vAlign w:val="center"/>
          </w:tcPr>
          <w:p w14:paraId="4BAA820D" w14:textId="647ABB22" w:rsidR="00952AA6" w:rsidRPr="00926D9A" w:rsidRDefault="00952AA6" w:rsidP="00542FBC">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vAlign w:val="center"/>
          </w:tcPr>
          <w:p w14:paraId="4BAA8210" w14:textId="5369F306"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criteria in every zonal control mode.</w:t>
            </w:r>
          </w:p>
        </w:tc>
      </w:tr>
      <w:tr w:rsidR="00466286" w:rsidRPr="00D83E48" w14:paraId="7A82B80B" w14:textId="77777777" w:rsidTr="0025378F">
        <w:trPr>
          <w:trHeight w:val="144"/>
        </w:trPr>
        <w:tc>
          <w:tcPr>
            <w:tcW w:w="468" w:type="dxa"/>
            <w:vAlign w:val="center"/>
          </w:tcPr>
          <w:p w14:paraId="22EBA455" w14:textId="2F3BE0EC" w:rsidR="00466286" w:rsidRPr="00952AA6" w:rsidRDefault="00466286" w:rsidP="0025378F">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vAlign w:val="center"/>
          </w:tcPr>
          <w:p w14:paraId="450C0E05" w14:textId="061E9C97" w:rsidR="00466286" w:rsidRPr="00926D9A" w:rsidRDefault="00466286" w:rsidP="00542FBC">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952AA6" w:rsidRPr="00D83E48" w14:paraId="4BAA8213" w14:textId="77777777" w:rsidTr="0025378F">
        <w:trPr>
          <w:trHeight w:val="144"/>
        </w:trPr>
        <w:tc>
          <w:tcPr>
            <w:tcW w:w="10998" w:type="dxa"/>
            <w:gridSpan w:val="2"/>
          </w:tcPr>
          <w:p w14:paraId="4BAA8212" w14:textId="77777777" w:rsidR="00952AA6" w:rsidRPr="00926D9A" w:rsidRDefault="00952AA6" w:rsidP="0025378F">
            <w:pPr>
              <w:pStyle w:val="FootnoteText"/>
              <w:keepNext/>
              <w:rPr>
                <w:rFonts w:asciiTheme="minorHAnsi" w:hAnsiTheme="minorHAnsi"/>
                <w:sz w:val="18"/>
                <w:szCs w:val="18"/>
              </w:rPr>
            </w:pPr>
            <w:r w:rsidRPr="00926D9A">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14" w14:textId="77777777" w:rsidR="00EA1EC9" w:rsidRPr="00CD7DDB" w:rsidRDefault="00EA1EC9"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284533" w:rsidRPr="00006DCF" w14:paraId="7519B9BE" w14:textId="77777777" w:rsidTr="00994FDF">
        <w:trPr>
          <w:trHeight w:val="206"/>
        </w:trPr>
        <w:tc>
          <w:tcPr>
            <w:tcW w:w="10885" w:type="dxa"/>
            <w:gridSpan w:val="4"/>
            <w:vAlign w:val="center"/>
          </w:tcPr>
          <w:p w14:paraId="5877558C" w14:textId="77777777" w:rsidR="00284533" w:rsidRPr="00006DCF" w:rsidRDefault="00284533"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284533" w:rsidRPr="00006DCF" w14:paraId="16487FCE" w14:textId="77777777" w:rsidTr="00994FDF">
        <w:trPr>
          <w:trHeight w:val="206"/>
        </w:trPr>
        <w:tc>
          <w:tcPr>
            <w:tcW w:w="10885" w:type="dxa"/>
            <w:gridSpan w:val="4"/>
            <w:vAlign w:val="center"/>
          </w:tcPr>
          <w:p w14:paraId="76F7AA2D" w14:textId="77777777" w:rsidR="00284533" w:rsidRPr="00006DCF" w:rsidRDefault="00284533" w:rsidP="00284533">
            <w:pPr>
              <w:keepNext/>
              <w:numPr>
                <w:ilvl w:val="0"/>
                <w:numId w:val="42"/>
              </w:numPr>
              <w:ind w:left="360" w:hanging="270"/>
              <w:rPr>
                <w:rFonts w:ascii="Calibri" w:hAnsi="Calibri"/>
              </w:rPr>
            </w:pPr>
            <w:r w:rsidRPr="00006DCF">
              <w:rPr>
                <w:rFonts w:ascii="Calibri" w:hAnsi="Calibri"/>
              </w:rPr>
              <w:t>I certify that this Certificate of Installation documentation is accurate and complete.</w:t>
            </w:r>
          </w:p>
        </w:tc>
      </w:tr>
      <w:tr w:rsidR="00284533" w:rsidRPr="00006DCF" w14:paraId="47882E38" w14:textId="77777777" w:rsidTr="00994FDF">
        <w:trPr>
          <w:trHeight w:val="360"/>
        </w:trPr>
        <w:tc>
          <w:tcPr>
            <w:tcW w:w="5480" w:type="dxa"/>
            <w:gridSpan w:val="2"/>
          </w:tcPr>
          <w:p w14:paraId="765BB442" w14:textId="77777777" w:rsidR="00284533" w:rsidRPr="00006DCF" w:rsidRDefault="00284533" w:rsidP="00994FDF">
            <w:pPr>
              <w:keepNext/>
              <w:rPr>
                <w:rFonts w:ascii="Calibri" w:hAnsi="Calibri"/>
              </w:rPr>
            </w:pPr>
            <w:r w:rsidRPr="00006DCF">
              <w:rPr>
                <w:rFonts w:ascii="Calibri" w:hAnsi="Calibri"/>
              </w:rPr>
              <w:t>Documentation Author Name:</w:t>
            </w:r>
          </w:p>
        </w:tc>
        <w:tc>
          <w:tcPr>
            <w:tcW w:w="5405" w:type="dxa"/>
            <w:gridSpan w:val="2"/>
          </w:tcPr>
          <w:p w14:paraId="371F518C" w14:textId="77777777" w:rsidR="00284533" w:rsidRPr="00006DCF" w:rsidRDefault="00284533" w:rsidP="00994FDF">
            <w:pPr>
              <w:keepNext/>
              <w:rPr>
                <w:rFonts w:ascii="Calibri" w:hAnsi="Calibri"/>
              </w:rPr>
            </w:pPr>
            <w:r w:rsidRPr="00006DCF">
              <w:rPr>
                <w:rFonts w:ascii="Calibri" w:hAnsi="Calibri"/>
              </w:rPr>
              <w:t>Documentation Author Signature:</w:t>
            </w:r>
          </w:p>
        </w:tc>
      </w:tr>
      <w:tr w:rsidR="00284533" w:rsidRPr="00006DCF" w14:paraId="6031E760" w14:textId="77777777" w:rsidTr="00994FDF">
        <w:trPr>
          <w:trHeight w:val="360"/>
        </w:trPr>
        <w:tc>
          <w:tcPr>
            <w:tcW w:w="5480" w:type="dxa"/>
            <w:gridSpan w:val="2"/>
          </w:tcPr>
          <w:p w14:paraId="4E61E353" w14:textId="77777777" w:rsidR="00284533" w:rsidRPr="00006DCF" w:rsidRDefault="00284533" w:rsidP="00994FDF">
            <w:pPr>
              <w:keepNext/>
              <w:rPr>
                <w:rFonts w:ascii="Calibri" w:hAnsi="Calibri"/>
              </w:rPr>
            </w:pPr>
            <w:r w:rsidRPr="00006DCF">
              <w:rPr>
                <w:rFonts w:ascii="Calibri" w:hAnsi="Calibri"/>
              </w:rPr>
              <w:t>Documentation Author Company Name:</w:t>
            </w:r>
          </w:p>
        </w:tc>
        <w:tc>
          <w:tcPr>
            <w:tcW w:w="5405" w:type="dxa"/>
            <w:gridSpan w:val="2"/>
          </w:tcPr>
          <w:p w14:paraId="1C5ABDD9" w14:textId="77777777" w:rsidR="00284533" w:rsidRPr="00006DCF" w:rsidRDefault="00284533" w:rsidP="00994FDF">
            <w:pPr>
              <w:keepNext/>
              <w:rPr>
                <w:rFonts w:ascii="Calibri" w:hAnsi="Calibri"/>
              </w:rPr>
            </w:pPr>
            <w:r w:rsidRPr="00006DCF">
              <w:rPr>
                <w:rFonts w:ascii="Calibri" w:hAnsi="Calibri"/>
              </w:rPr>
              <w:t>Date Signed:</w:t>
            </w:r>
          </w:p>
        </w:tc>
      </w:tr>
      <w:tr w:rsidR="00284533" w:rsidRPr="00006DCF" w14:paraId="226EBAB8" w14:textId="77777777" w:rsidTr="00994FDF">
        <w:trPr>
          <w:trHeight w:val="360"/>
        </w:trPr>
        <w:tc>
          <w:tcPr>
            <w:tcW w:w="5480" w:type="dxa"/>
            <w:gridSpan w:val="2"/>
          </w:tcPr>
          <w:p w14:paraId="75863AE5" w14:textId="77777777" w:rsidR="00284533" w:rsidRPr="00006DCF" w:rsidRDefault="00284533" w:rsidP="00994FDF">
            <w:pPr>
              <w:keepNext/>
              <w:rPr>
                <w:rFonts w:ascii="Calibri" w:hAnsi="Calibri"/>
              </w:rPr>
            </w:pPr>
            <w:r w:rsidRPr="00006DCF">
              <w:rPr>
                <w:rFonts w:ascii="Calibri" w:hAnsi="Calibri"/>
              </w:rPr>
              <w:t>Address:</w:t>
            </w:r>
          </w:p>
        </w:tc>
        <w:tc>
          <w:tcPr>
            <w:tcW w:w="5405" w:type="dxa"/>
            <w:gridSpan w:val="2"/>
          </w:tcPr>
          <w:p w14:paraId="398E480C" w14:textId="77777777" w:rsidR="00284533" w:rsidRPr="00006DCF" w:rsidRDefault="00284533" w:rsidP="00994FDF">
            <w:pPr>
              <w:keepNext/>
              <w:rPr>
                <w:rFonts w:ascii="Calibri" w:hAnsi="Calibri"/>
              </w:rPr>
            </w:pPr>
            <w:r w:rsidRPr="00006DCF">
              <w:rPr>
                <w:rFonts w:ascii="Calibri" w:hAnsi="Calibri"/>
              </w:rPr>
              <w:t>CEA/HERS Certification Identification (If applicable):</w:t>
            </w:r>
          </w:p>
        </w:tc>
      </w:tr>
      <w:tr w:rsidR="00284533" w:rsidRPr="00006DCF" w14:paraId="11F6A5E1" w14:textId="77777777" w:rsidTr="00994FDF">
        <w:trPr>
          <w:trHeight w:val="360"/>
        </w:trPr>
        <w:tc>
          <w:tcPr>
            <w:tcW w:w="5480" w:type="dxa"/>
            <w:gridSpan w:val="2"/>
          </w:tcPr>
          <w:p w14:paraId="0CFDEDD4" w14:textId="77777777" w:rsidR="00284533" w:rsidRPr="00006DCF" w:rsidRDefault="00284533" w:rsidP="00994FDF">
            <w:pPr>
              <w:keepNext/>
              <w:rPr>
                <w:rFonts w:ascii="Calibri" w:hAnsi="Calibri"/>
              </w:rPr>
            </w:pPr>
            <w:r w:rsidRPr="00006DCF">
              <w:rPr>
                <w:rFonts w:ascii="Calibri" w:hAnsi="Calibri"/>
              </w:rPr>
              <w:t>City/State/Zip:</w:t>
            </w:r>
          </w:p>
        </w:tc>
        <w:tc>
          <w:tcPr>
            <w:tcW w:w="5405" w:type="dxa"/>
            <w:gridSpan w:val="2"/>
          </w:tcPr>
          <w:p w14:paraId="04998E59" w14:textId="77777777" w:rsidR="00284533" w:rsidRPr="00006DCF" w:rsidRDefault="00284533" w:rsidP="00994FDF">
            <w:pPr>
              <w:keepNext/>
              <w:rPr>
                <w:rFonts w:ascii="Calibri" w:hAnsi="Calibri"/>
              </w:rPr>
            </w:pPr>
            <w:r w:rsidRPr="00006DCF">
              <w:rPr>
                <w:rFonts w:ascii="Calibri" w:hAnsi="Calibri"/>
              </w:rPr>
              <w:t>Phone:</w:t>
            </w:r>
          </w:p>
        </w:tc>
      </w:tr>
      <w:tr w:rsidR="00284533" w:rsidRPr="00006DCF" w14:paraId="2F2C5A8C" w14:textId="77777777" w:rsidTr="00994FDF">
        <w:tblPrEx>
          <w:tblCellMar>
            <w:left w:w="115" w:type="dxa"/>
            <w:right w:w="115" w:type="dxa"/>
          </w:tblCellMar>
        </w:tblPrEx>
        <w:trPr>
          <w:trHeight w:val="296"/>
        </w:trPr>
        <w:tc>
          <w:tcPr>
            <w:tcW w:w="10885" w:type="dxa"/>
            <w:gridSpan w:val="4"/>
            <w:vAlign w:val="center"/>
          </w:tcPr>
          <w:p w14:paraId="3E466F65" w14:textId="77777777" w:rsidR="00284533" w:rsidRPr="00006DCF" w:rsidRDefault="00284533"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284533" w:rsidRPr="00006DCF" w14:paraId="17A37D3D" w14:textId="77777777" w:rsidTr="00994FDF">
        <w:tblPrEx>
          <w:tblCellMar>
            <w:left w:w="115" w:type="dxa"/>
            <w:right w:w="115" w:type="dxa"/>
          </w:tblCellMar>
        </w:tblPrEx>
        <w:trPr>
          <w:trHeight w:val="504"/>
        </w:trPr>
        <w:tc>
          <w:tcPr>
            <w:tcW w:w="10885" w:type="dxa"/>
            <w:gridSpan w:val="4"/>
          </w:tcPr>
          <w:p w14:paraId="539A7311" w14:textId="77777777" w:rsidR="00284533" w:rsidRPr="00006DCF" w:rsidRDefault="00284533" w:rsidP="00C118F9">
            <w:pPr>
              <w:keepNext/>
              <w:rPr>
                <w:rFonts w:ascii="Calibri" w:hAnsi="Calibri"/>
              </w:rPr>
            </w:pPr>
            <w:r w:rsidRPr="00006DCF">
              <w:rPr>
                <w:rFonts w:ascii="Calibri" w:hAnsi="Calibri"/>
              </w:rPr>
              <w:t>I certify the following under penalty of perjury, under the laws of the State of California:</w:t>
            </w:r>
          </w:p>
          <w:p w14:paraId="673D3495" w14:textId="77777777" w:rsidR="00284533" w:rsidRPr="00006DCF" w:rsidRDefault="00284533" w:rsidP="00284533">
            <w:pPr>
              <w:numPr>
                <w:ilvl w:val="0"/>
                <w:numId w:val="43"/>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32171710" w14:textId="77777777" w:rsidR="00284533" w:rsidRPr="00006DCF" w:rsidRDefault="00284533" w:rsidP="00284533">
            <w:pPr>
              <w:numPr>
                <w:ilvl w:val="0"/>
                <w:numId w:val="43"/>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ADC9FF9" w14:textId="77777777" w:rsidR="00284533" w:rsidRPr="00006DCF" w:rsidRDefault="00284533" w:rsidP="00284533">
            <w:pPr>
              <w:numPr>
                <w:ilvl w:val="0"/>
                <w:numId w:val="43"/>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CF1E128" w14:textId="77777777" w:rsidR="00284533" w:rsidRPr="00006DCF" w:rsidRDefault="00284533" w:rsidP="00284533">
            <w:pPr>
              <w:numPr>
                <w:ilvl w:val="0"/>
                <w:numId w:val="43"/>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657A33C" w14:textId="77777777" w:rsidR="00284533" w:rsidRPr="00006DCF" w:rsidRDefault="00284533" w:rsidP="00284533">
            <w:pPr>
              <w:numPr>
                <w:ilvl w:val="0"/>
                <w:numId w:val="43"/>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B1DF743" w14:textId="77777777" w:rsidR="00284533" w:rsidRPr="00006DCF" w:rsidRDefault="00284533" w:rsidP="00284533">
            <w:pPr>
              <w:numPr>
                <w:ilvl w:val="0"/>
                <w:numId w:val="43"/>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84533" w:rsidRPr="00006DCF" w14:paraId="259B5BA6" w14:textId="77777777" w:rsidTr="00994FDF">
        <w:tblPrEx>
          <w:tblCellMar>
            <w:left w:w="108" w:type="dxa"/>
            <w:right w:w="108" w:type="dxa"/>
          </w:tblCellMar>
        </w:tblPrEx>
        <w:trPr>
          <w:trHeight w:val="360"/>
        </w:trPr>
        <w:tc>
          <w:tcPr>
            <w:tcW w:w="5214" w:type="dxa"/>
          </w:tcPr>
          <w:p w14:paraId="760853F7" w14:textId="77777777" w:rsidR="00284533" w:rsidRPr="00006DCF" w:rsidRDefault="00284533"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388A1D85" w14:textId="77777777" w:rsidR="00284533" w:rsidRPr="00006DCF" w:rsidRDefault="00284533"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284533" w:rsidRPr="00006DCF" w14:paraId="7B50EDC4" w14:textId="77777777" w:rsidTr="00994FDF">
        <w:tblPrEx>
          <w:tblCellMar>
            <w:left w:w="108" w:type="dxa"/>
            <w:right w:w="108" w:type="dxa"/>
          </w:tblCellMar>
        </w:tblPrEx>
        <w:trPr>
          <w:trHeight w:val="360"/>
        </w:trPr>
        <w:tc>
          <w:tcPr>
            <w:tcW w:w="5214" w:type="dxa"/>
          </w:tcPr>
          <w:p w14:paraId="5417AB19"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2B0BB5F9"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284533" w:rsidRPr="00006DCF" w14:paraId="63126AA5" w14:textId="77777777" w:rsidTr="00994FDF">
        <w:tblPrEx>
          <w:tblCellMar>
            <w:left w:w="108" w:type="dxa"/>
            <w:right w:w="108" w:type="dxa"/>
          </w:tblCellMar>
        </w:tblPrEx>
        <w:trPr>
          <w:trHeight w:val="360"/>
        </w:trPr>
        <w:tc>
          <w:tcPr>
            <w:tcW w:w="5214" w:type="dxa"/>
          </w:tcPr>
          <w:p w14:paraId="6ABE7003"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26DC0E04"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284533" w:rsidRPr="00006DCF" w14:paraId="379B7C03" w14:textId="77777777" w:rsidTr="00994FDF">
        <w:tblPrEx>
          <w:tblCellMar>
            <w:left w:w="108" w:type="dxa"/>
            <w:right w:w="108" w:type="dxa"/>
          </w:tblCellMar>
        </w:tblPrEx>
        <w:trPr>
          <w:trHeight w:val="360"/>
        </w:trPr>
        <w:tc>
          <w:tcPr>
            <w:tcW w:w="5214" w:type="dxa"/>
          </w:tcPr>
          <w:p w14:paraId="549228D0"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06348A7C"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28B15F23"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284533" w:rsidRPr="00006DCF" w14:paraId="6F485002" w14:textId="77777777" w:rsidTr="00994FDF">
        <w:tblPrEx>
          <w:tblCellMar>
            <w:left w:w="108" w:type="dxa"/>
            <w:right w:w="108" w:type="dxa"/>
          </w:tblCellMar>
        </w:tblPrEx>
        <w:trPr>
          <w:trHeight w:val="360"/>
        </w:trPr>
        <w:tc>
          <w:tcPr>
            <w:tcW w:w="5214" w:type="dxa"/>
          </w:tcPr>
          <w:p w14:paraId="62F13EB4"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5BFF6165" w14:textId="77777777" w:rsidR="00284533" w:rsidRPr="00006DCF" w:rsidRDefault="00284533"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4BAA8241" w14:textId="4745233F" w:rsidR="00EA1EC9" w:rsidRPr="00502177" w:rsidRDefault="00EB16EA" w:rsidP="00502177">
      <w:pPr>
        <w:jc w:val="center"/>
        <w:rPr>
          <w:rFonts w:ascii="Calibri" w:hAnsi="Calibri"/>
          <w:b/>
        </w:rPr>
      </w:pPr>
      <w:r>
        <w:rPr>
          <w:rFonts w:ascii="Calibri" w:hAnsi="Calibri"/>
          <w:b/>
        </w:rPr>
        <w:lastRenderedPageBreak/>
        <w:t>LMCI</w:t>
      </w:r>
      <w:r w:rsidR="00D975FF" w:rsidRPr="00502177">
        <w:rPr>
          <w:rFonts w:ascii="Calibri" w:hAnsi="Calibri"/>
          <w:b/>
        </w:rPr>
        <w:t>-MCH-22a</w:t>
      </w:r>
      <w:r w:rsidR="00502177">
        <w:rPr>
          <w:rFonts w:ascii="Calibri" w:hAnsi="Calibri"/>
          <w:b/>
        </w:rPr>
        <w:t>-H User Instructions</w:t>
      </w: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26610A3"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5" w14:textId="60991481" w:rsidR="00D975FF" w:rsidRPr="007A6D82"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62C74609" w14:textId="0824EC96" w:rsidR="007A6D82" w:rsidRPr="003E3490" w:rsidRDefault="007A6D82" w:rsidP="00A56120">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 xml:space="preserve">This field is filled out automatically. It is referenced from the </w:t>
      </w:r>
      <w:r w:rsidR="00EB16EA">
        <w:rPr>
          <w:rFonts w:ascii="Calibri" w:hAnsi="Calibri"/>
        </w:rPr>
        <w:t>LMCI</w:t>
      </w:r>
      <w:r w:rsidR="0044720F">
        <w:rPr>
          <w:rFonts w:ascii="Calibri" w:hAnsi="Calibri"/>
        </w:rPr>
        <w:t>-MCH-23</w:t>
      </w:r>
      <w:r w:rsidRPr="007A6D82">
        <w:rPr>
          <w:rFonts w:ascii="Calibri" w:hAnsi="Calibri"/>
        </w:rPr>
        <w:t>, which must be completed prior to this document.</w:t>
      </w:r>
    </w:p>
    <w:p w14:paraId="4BAA8246" w14:textId="0B94F80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7" w14:textId="6CFD087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8" w14:textId="423A1C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9" w14:textId="4A5273A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A" w14:textId="582B2368"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B" w14:textId="09FA3BE7"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C" w14:textId="5FD8CEB4"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4BAA824D" w14:textId="1B7EBBAA" w:rsidR="00D975FF" w:rsidRPr="005605EE"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748498E5" w14:textId="7EC07EE3" w:rsidR="00A3677D" w:rsidRPr="009E55DB" w:rsidDel="006B4685" w:rsidRDefault="00A3677D" w:rsidP="00542FBC">
      <w:pPr>
        <w:pStyle w:val="ListParagraph"/>
        <w:numPr>
          <w:ilvl w:val="0"/>
          <w:numId w:val="34"/>
        </w:numPr>
        <w:ind w:left="360" w:hanging="360"/>
        <w:rPr>
          <w:del w:id="6" w:author="Alhabibi, Haider@Energy" w:date="2023-11-02T09:09:00Z"/>
          <w:rFonts w:ascii="Calibri" w:hAnsi="Calibri"/>
          <w:i/>
        </w:rPr>
      </w:pPr>
      <w:del w:id="7" w:author="Alhabibi, Haider@Energy" w:date="2023-11-02T09:09:00Z">
        <w:r w:rsidRPr="00542FBC" w:rsidDel="006B4685">
          <w:rPr>
            <w:rFonts w:ascii="Calibri" w:hAnsi="Calibri"/>
          </w:rPr>
          <w:delText xml:space="preserve">Central Fan Ventilation Cooling System (CFVCS) Status: </w:delText>
        </w:r>
        <w:r w:rsidR="00466286" w:rsidRPr="007512C1" w:rsidDel="006B4685">
          <w:rPr>
            <w:rFonts w:ascii="Calibri" w:hAnsi="Calibri"/>
          </w:rPr>
          <w:delText xml:space="preserve">This field is filled out automatically. It is referenced from the </w:delText>
        </w:r>
        <w:r w:rsidR="00EB16EA" w:rsidDel="006B4685">
          <w:rPr>
            <w:rFonts w:ascii="Calibri" w:hAnsi="Calibri"/>
          </w:rPr>
          <w:delText>LMCI</w:delText>
        </w:r>
        <w:r w:rsidR="00466286" w:rsidRPr="007512C1" w:rsidDel="006B4685">
          <w:rPr>
            <w:rFonts w:ascii="Calibri" w:hAnsi="Calibri"/>
          </w:rPr>
          <w:delText>-MCH-23, which must be completed prior to this document.</w:delText>
        </w:r>
      </w:del>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 xml:space="preserve">If the device used to measure fan watts was a portable watt </w:t>
      </w:r>
      <w:proofErr w:type="gramStart"/>
      <w:r>
        <w:rPr>
          <w:rFonts w:ascii="Calibri" w:hAnsi="Calibri"/>
        </w:rPr>
        <w:t>meter</w:t>
      </w:r>
      <w:proofErr w:type="gramEnd"/>
      <w:r>
        <w:rPr>
          <w:rFonts w:ascii="Calibri" w:hAnsi="Calibr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50E6BC4D"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 xml:space="preserve">This field is filled out automatically. It is referenced from the </w:t>
      </w:r>
      <w:r w:rsidR="00EB16EA">
        <w:rPr>
          <w:rFonts w:ascii="Calibri" w:hAnsi="Calibri"/>
        </w:rPr>
        <w:t>LMCI</w:t>
      </w:r>
      <w:r>
        <w:rPr>
          <w:rFonts w:ascii="Calibri" w:hAnsi="Calibri"/>
        </w:rPr>
        <w:t>-MCH-23, which must be completed prior to this document.</w:t>
      </w:r>
    </w:p>
    <w:p w14:paraId="58808F3E" w14:textId="3ED2B3A2" w:rsidR="009E55DB" w:rsidRPr="00A2424F" w:rsidRDefault="009E55DB" w:rsidP="009E55DB">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and referenced from MCH-01. Values below are used unless higher efficacy values are </w:t>
      </w:r>
      <w:r w:rsidR="00466286">
        <w:rPr>
          <w:rFonts w:ascii="Calibri" w:hAnsi="Calibri"/>
        </w:rPr>
        <w:t>specified</w:t>
      </w:r>
      <w:r>
        <w:rPr>
          <w:rFonts w:ascii="Calibri" w:hAnsi="Calibri"/>
        </w:rPr>
        <w:t xml:space="preserve"> on the </w:t>
      </w:r>
      <w:r w:rsidR="00EB16EA">
        <w:rPr>
          <w:rFonts w:ascii="Calibri" w:hAnsi="Calibri"/>
        </w:rPr>
        <w:t>LMCC</w:t>
      </w:r>
      <w:r>
        <w:rPr>
          <w:rFonts w:ascii="Calibri" w:hAnsi="Calibri"/>
        </w:rPr>
        <w:t xml:space="preserve"> for performance compliance.</w:t>
      </w:r>
    </w:p>
    <w:p w14:paraId="57041CFB" w14:textId="3F47C4A4" w:rsidR="009E55DB" w:rsidRPr="00A2424F" w:rsidRDefault="009E55DB" w:rsidP="009E55DB">
      <w:pPr>
        <w:pStyle w:val="ListParagraph"/>
        <w:numPr>
          <w:ilvl w:val="1"/>
          <w:numId w:val="36"/>
        </w:numPr>
        <w:rPr>
          <w:rFonts w:ascii="Calibri" w:hAnsi="Calibri"/>
          <w:i/>
        </w:rPr>
      </w:pPr>
      <w:r>
        <w:rPr>
          <w:rFonts w:ascii="Calibri" w:hAnsi="Calibri"/>
        </w:rPr>
        <w:t>0.62 watts/cfm for small duct high velocity HP or AC systems</w:t>
      </w:r>
    </w:p>
    <w:p w14:paraId="53D8B2C2" w14:textId="14BCC6B1" w:rsidR="009E55DB" w:rsidRPr="00A2424F" w:rsidRDefault="009E55DB" w:rsidP="009E55DB">
      <w:pPr>
        <w:pStyle w:val="ListParagraph"/>
        <w:numPr>
          <w:ilvl w:val="1"/>
          <w:numId w:val="36"/>
        </w:numPr>
        <w:rPr>
          <w:rFonts w:ascii="Calibri" w:hAnsi="Calibri"/>
          <w:i/>
        </w:rPr>
      </w:pPr>
      <w:r>
        <w:rPr>
          <w:rFonts w:ascii="Calibri" w:hAnsi="Calibri"/>
        </w:rPr>
        <w:t>0.45 watts/cfm for central gas furnace or packaged gas furnace systems</w:t>
      </w:r>
    </w:p>
    <w:p w14:paraId="3B4E93B2" w14:textId="476B0A34" w:rsidR="009E55DB" w:rsidRPr="004E6DD7" w:rsidRDefault="009E55DB" w:rsidP="009E55DB">
      <w:pPr>
        <w:pStyle w:val="ListParagraph"/>
        <w:numPr>
          <w:ilvl w:val="1"/>
          <w:numId w:val="36"/>
        </w:numPr>
        <w:rPr>
          <w:rFonts w:ascii="Calibri" w:hAnsi="Calibri"/>
          <w:i/>
        </w:rPr>
      </w:pPr>
      <w:r>
        <w:rPr>
          <w:rFonts w:ascii="Calibri" w:hAnsi="Calibri"/>
        </w:rPr>
        <w:t>0.58 watts/cfm for all other systems</w:t>
      </w:r>
    </w:p>
    <w:p w14:paraId="4BAA8256" w14:textId="2B3FCD87"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42FBC">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 xml:space="preserve">This field is filled out automatically based on </w:t>
      </w:r>
      <w:proofErr w:type="gramStart"/>
      <w:r>
        <w:rPr>
          <w:rFonts w:asciiTheme="minorHAnsi" w:hAnsiTheme="minorHAnsi"/>
          <w:szCs w:val="18"/>
        </w:rPr>
        <w:t>whether or not</w:t>
      </w:r>
      <w:proofErr w:type="gramEnd"/>
      <w:r>
        <w:rPr>
          <w:rFonts w:asciiTheme="minorHAnsi" w:hAnsiTheme="minorHAnsi"/>
          <w:szCs w:val="18"/>
        </w:rPr>
        <w:t xml:space="preserve"> the actual fan efficacy meets the required fan efficacy.</w:t>
      </w:r>
    </w:p>
    <w:p w14:paraId="4BAA8258" w14:textId="77777777" w:rsidR="00D975FF" w:rsidRDefault="00D975FF" w:rsidP="00D975FF">
      <w:pPr>
        <w:rPr>
          <w:rFonts w:ascii="Calibri" w:hAnsi="Calibri"/>
          <w:i/>
        </w:rPr>
      </w:pPr>
    </w:p>
    <w:p w14:paraId="4BAA8259" w14:textId="77777777" w:rsidR="00D975FF" w:rsidRPr="00C62500" w:rsidRDefault="00D975FF" w:rsidP="00D975FF">
      <w:pPr>
        <w:rPr>
          <w:rFonts w:ascii="Calibri" w:hAnsi="Calibri"/>
        </w:rPr>
      </w:pPr>
      <w:r w:rsidRPr="00714E84">
        <w:rPr>
          <w:rFonts w:ascii="Calibri" w:hAnsi="Calibri"/>
          <w:b/>
        </w:rPr>
        <w:t>Section D.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6C6A529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8D7EC99" w14:textId="77777777" w:rsidR="007A6D82" w:rsidRDefault="00466286" w:rsidP="00D975FF">
      <w:pPr>
        <w:numPr>
          <w:ilvl w:val="0"/>
          <w:numId w:val="37"/>
        </w:numPr>
        <w:ind w:left="360" w:hanging="360"/>
        <w:rPr>
          <w:rFonts w:asciiTheme="minorHAnsi" w:hAnsiTheme="minorHAnsi"/>
        </w:rPr>
        <w:sectPr w:rsidR="007A6D82" w:rsidSect="00CB64DD">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r w:rsidRPr="00714E84">
        <w:rPr>
          <w:rFonts w:asciiTheme="minorHAnsi" w:hAnsiTheme="minorHAnsi"/>
        </w:rPr>
        <w:t>This field must be a true statement (or not applicable) for the system to comply.</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69443F9C"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B16EA">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A492500"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sidR="00EB16EA">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3B70C3F1" w14:textId="77777777" w:rsidTr="003E3490">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CC3E0FD" w14:textId="6B491921" w:rsidR="007A6D82" w:rsidRPr="003E3490" w:rsidRDefault="007A6D82" w:rsidP="007A6D82">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19B0B8C" w14:textId="180D4523" w:rsidR="007A6D82" w:rsidRPr="003E3490" w:rsidRDefault="007A6D82" w:rsidP="007A6D82">
            <w:pPr>
              <w:rPr>
                <w:rFonts w:asciiTheme="minorHAnsi" w:hAnsiTheme="minorHAnsi"/>
                <w:sz w:val="18"/>
                <w:szCs w:val="18"/>
              </w:rPr>
            </w:pPr>
            <w:r w:rsidRPr="003E3490">
              <w:rPr>
                <w:rFonts w:asciiTheme="minorHAnsi" w:hAnsiTheme="minorHAnsi"/>
                <w:sz w:val="18"/>
              </w:rPr>
              <w:t>Indoor Unit Name</w:t>
            </w:r>
            <w:r w:rsidR="00913C08">
              <w:rPr>
                <w:rFonts w:asciiTheme="minorHAnsi" w:hAnsiTheme="minorHAnsi"/>
                <w:sz w:val="18"/>
              </w:rPr>
              <w:t xml:space="preserve"> </w:t>
            </w:r>
            <w:r w:rsidR="00913C08"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416D832" w14:textId="631D6F54" w:rsidR="007A6D82" w:rsidRPr="003E3490" w:rsidRDefault="003E3490" w:rsidP="007A6D82">
            <w:pPr>
              <w:rPr>
                <w:rFonts w:asciiTheme="minorHAnsi" w:hAnsiTheme="minorHAnsi"/>
                <w:sz w:val="18"/>
                <w:szCs w:val="18"/>
              </w:rPr>
            </w:pPr>
            <w:r w:rsidRPr="002C21B2">
              <w:rPr>
                <w:rFonts w:asciiTheme="minorHAnsi" w:hAnsiTheme="minorHAnsi"/>
                <w:sz w:val="18"/>
                <w:szCs w:val="18"/>
              </w:rPr>
              <w:t xml:space="preserve">&lt;&lt;auto filled text: referenced from </w:t>
            </w:r>
            <w:r w:rsidR="00EB16EA">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7A6D82" w:rsidRPr="002C21B2" w14:paraId="4BAA8276" w14:textId="77777777" w:rsidTr="00F761B7">
        <w:trPr>
          <w:cantSplit/>
          <w:trHeight w:val="144"/>
        </w:trPr>
        <w:tc>
          <w:tcPr>
            <w:tcW w:w="475" w:type="dxa"/>
            <w:vAlign w:val="center"/>
          </w:tcPr>
          <w:p w14:paraId="4BAA8273" w14:textId="6EF02C5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4</w:t>
            </w:r>
          </w:p>
        </w:tc>
        <w:tc>
          <w:tcPr>
            <w:tcW w:w="4950" w:type="dxa"/>
            <w:vAlign w:val="center"/>
          </w:tcPr>
          <w:p w14:paraId="4BAA8274" w14:textId="77DE12B8" w:rsidR="007A6D82" w:rsidRPr="002C21B2" w:rsidRDefault="007A6D82" w:rsidP="007A6D82">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B44CCF1" w:rsidR="007A6D82" w:rsidRPr="002C21B2" w:rsidRDefault="007A6D82" w:rsidP="007A6D82">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EB16EA">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7A6D82" w:rsidRPr="002C21B2" w14:paraId="4BAA827A" w14:textId="77777777" w:rsidTr="00F761B7">
        <w:trPr>
          <w:cantSplit/>
          <w:trHeight w:val="144"/>
        </w:trPr>
        <w:tc>
          <w:tcPr>
            <w:tcW w:w="475" w:type="dxa"/>
            <w:vAlign w:val="center"/>
          </w:tcPr>
          <w:p w14:paraId="4BAA8277" w14:textId="0EE17C2C"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5</w:t>
            </w:r>
          </w:p>
        </w:tc>
        <w:tc>
          <w:tcPr>
            <w:tcW w:w="4950" w:type="dxa"/>
          </w:tcPr>
          <w:p w14:paraId="4BAA8278" w14:textId="1D8111E2" w:rsidR="007A6D82" w:rsidRPr="002C21B2" w:rsidRDefault="007A6D82" w:rsidP="007A6D82">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19773B2E" w:rsidR="007A6D82" w:rsidRPr="002C21B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4BAA827E" w14:textId="77777777" w:rsidTr="00F761B7">
        <w:trPr>
          <w:cantSplit/>
          <w:trHeight w:val="144"/>
        </w:trPr>
        <w:tc>
          <w:tcPr>
            <w:tcW w:w="475" w:type="dxa"/>
            <w:vAlign w:val="center"/>
          </w:tcPr>
          <w:p w14:paraId="4BAA827B" w14:textId="7B654C84"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6</w:t>
            </w:r>
          </w:p>
        </w:tc>
        <w:tc>
          <w:tcPr>
            <w:tcW w:w="4950" w:type="dxa"/>
            <w:vAlign w:val="center"/>
          </w:tcPr>
          <w:p w14:paraId="4BAA827C" w14:textId="7B97DA4C" w:rsidR="007A6D82" w:rsidRPr="002C21B2" w:rsidRDefault="007A6D82" w:rsidP="007A6D82">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0E26107B"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r w:rsidR="007A6D82" w:rsidRPr="002C21B2" w14:paraId="4BAA8282" w14:textId="77777777" w:rsidTr="00F761B7">
        <w:trPr>
          <w:cantSplit/>
          <w:trHeight w:val="144"/>
        </w:trPr>
        <w:tc>
          <w:tcPr>
            <w:tcW w:w="475" w:type="dxa"/>
            <w:vAlign w:val="center"/>
          </w:tcPr>
          <w:p w14:paraId="4BAA827F" w14:textId="78356E6B"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7</w:t>
            </w:r>
          </w:p>
        </w:tc>
        <w:tc>
          <w:tcPr>
            <w:tcW w:w="4950" w:type="dxa"/>
            <w:vAlign w:val="center"/>
          </w:tcPr>
          <w:p w14:paraId="4BAA8280" w14:textId="0B9E9597" w:rsidR="007A6D82" w:rsidRPr="002C21B2" w:rsidRDefault="007A6D82" w:rsidP="007A6D82">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6552FE12"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r w:rsidR="007A6D82" w:rsidRPr="002C21B2" w14:paraId="4BAA8286" w14:textId="77777777" w:rsidTr="00F761B7">
        <w:trPr>
          <w:cantSplit/>
          <w:trHeight w:val="144"/>
        </w:trPr>
        <w:tc>
          <w:tcPr>
            <w:tcW w:w="475" w:type="dxa"/>
            <w:vAlign w:val="center"/>
          </w:tcPr>
          <w:p w14:paraId="4BAA8283" w14:textId="34D9F27D"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8</w:t>
            </w:r>
          </w:p>
        </w:tc>
        <w:tc>
          <w:tcPr>
            <w:tcW w:w="4950" w:type="dxa"/>
            <w:vAlign w:val="center"/>
          </w:tcPr>
          <w:p w14:paraId="4BAA8284" w14:textId="5DDD7E9F"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3BE9EC01" w:rsidR="007A6D82" w:rsidRDefault="007A6D82" w:rsidP="007A6D82">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4BAA828A" w14:textId="77777777" w:rsidTr="00F761B7">
        <w:trPr>
          <w:cantSplit/>
          <w:trHeight w:val="144"/>
        </w:trPr>
        <w:tc>
          <w:tcPr>
            <w:tcW w:w="475" w:type="dxa"/>
            <w:vAlign w:val="center"/>
          </w:tcPr>
          <w:p w14:paraId="4BAA8287" w14:textId="28386361" w:rsidR="007A6D82" w:rsidRPr="002C21B2" w:rsidRDefault="007A6D82" w:rsidP="007A6D82">
            <w:pPr>
              <w:jc w:val="center"/>
              <w:rPr>
                <w:rFonts w:asciiTheme="minorHAnsi" w:hAnsiTheme="minorHAnsi"/>
                <w:sz w:val="18"/>
                <w:szCs w:val="18"/>
              </w:rPr>
            </w:pPr>
            <w:r w:rsidRPr="002C21B2">
              <w:rPr>
                <w:rFonts w:asciiTheme="minorHAnsi" w:hAnsiTheme="minorHAnsi"/>
                <w:sz w:val="18"/>
                <w:szCs w:val="18"/>
              </w:rPr>
              <w:t>0</w:t>
            </w:r>
            <w:r w:rsidR="003E3490">
              <w:rPr>
                <w:rFonts w:asciiTheme="minorHAnsi" w:hAnsiTheme="minorHAnsi"/>
                <w:sz w:val="18"/>
                <w:szCs w:val="18"/>
              </w:rPr>
              <w:t>9</w:t>
            </w:r>
          </w:p>
        </w:tc>
        <w:tc>
          <w:tcPr>
            <w:tcW w:w="4950" w:type="dxa"/>
            <w:vAlign w:val="center"/>
          </w:tcPr>
          <w:p w14:paraId="4BAA8288" w14:textId="154F7F84"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180FB8AF" w:rsidR="007A6D82" w:rsidRDefault="007A6D82" w:rsidP="007A6D82">
            <w:pPr>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-MCH23&gt;&gt;</w:t>
            </w:r>
          </w:p>
        </w:tc>
      </w:tr>
      <w:tr w:rsidR="007A6D82" w:rsidRPr="002C21B2" w14:paraId="4BAA828E" w14:textId="77777777" w:rsidTr="00F761B7">
        <w:trPr>
          <w:cantSplit/>
          <w:trHeight w:val="144"/>
        </w:trPr>
        <w:tc>
          <w:tcPr>
            <w:tcW w:w="475" w:type="dxa"/>
            <w:vAlign w:val="center"/>
          </w:tcPr>
          <w:p w14:paraId="4BAA828B" w14:textId="16493C09" w:rsidR="007A6D82" w:rsidRPr="002C21B2" w:rsidRDefault="003E3490" w:rsidP="007A6D82">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2E2CCEA4"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14:paraId="4BAA8292" w14:textId="77777777" w:rsidTr="00F761B7">
        <w:trPr>
          <w:cantSplit/>
          <w:trHeight w:val="144"/>
        </w:trPr>
        <w:tc>
          <w:tcPr>
            <w:tcW w:w="475" w:type="dxa"/>
            <w:vAlign w:val="center"/>
          </w:tcPr>
          <w:p w14:paraId="4BAA828F" w14:textId="1290D6CD" w:rsidR="007A6D82" w:rsidRPr="002C21B2" w:rsidDel="006E5AE2" w:rsidRDefault="007A6D82" w:rsidP="007A6D82">
            <w:pPr>
              <w:jc w:val="center"/>
              <w:rPr>
                <w:rFonts w:asciiTheme="minorHAnsi" w:hAnsiTheme="minorHAnsi"/>
                <w:sz w:val="18"/>
                <w:szCs w:val="18"/>
              </w:rPr>
            </w:pPr>
            <w:r w:rsidRPr="002C21B2">
              <w:rPr>
                <w:rFonts w:asciiTheme="minorHAnsi" w:hAnsiTheme="minorHAnsi"/>
                <w:sz w:val="18"/>
                <w:szCs w:val="18"/>
              </w:rPr>
              <w:t>1</w:t>
            </w:r>
            <w:r w:rsidR="003E3490">
              <w:rPr>
                <w:rFonts w:asciiTheme="minorHAnsi" w:hAnsiTheme="minorHAnsi"/>
                <w:sz w:val="18"/>
                <w:szCs w:val="18"/>
              </w:rPr>
              <w:t>1</w:t>
            </w:r>
          </w:p>
        </w:tc>
        <w:tc>
          <w:tcPr>
            <w:tcW w:w="4950" w:type="dxa"/>
            <w:vAlign w:val="center"/>
          </w:tcPr>
          <w:p w14:paraId="4BAA8290" w14:textId="7930C766"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080044D8" w:rsidR="007A6D82" w:rsidRPr="002C21B2" w:rsidRDefault="007A6D82" w:rsidP="007A6D8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B16EA">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7A6D82" w:rsidRPr="002C21B2" w:rsidDel="000E414C" w14:paraId="296A6556" w14:textId="421EC4EE" w:rsidTr="00F761B7">
        <w:trPr>
          <w:cantSplit/>
          <w:trHeight w:val="144"/>
          <w:del w:id="8" w:author="Alhabibi, Haider@Energy" w:date="2023-11-02T09:11:00Z"/>
        </w:trPr>
        <w:tc>
          <w:tcPr>
            <w:tcW w:w="475" w:type="dxa"/>
            <w:vAlign w:val="center"/>
          </w:tcPr>
          <w:p w14:paraId="7AF0E410" w14:textId="56BEEDED" w:rsidR="007A6D82" w:rsidRPr="002C21B2" w:rsidDel="000E414C" w:rsidRDefault="007A6D82" w:rsidP="007A6D82">
            <w:pPr>
              <w:jc w:val="center"/>
              <w:rPr>
                <w:del w:id="9" w:author="Alhabibi, Haider@Energy" w:date="2023-11-02T09:11:00Z"/>
                <w:rFonts w:asciiTheme="minorHAnsi" w:hAnsiTheme="minorHAnsi"/>
                <w:sz w:val="18"/>
                <w:szCs w:val="18"/>
              </w:rPr>
            </w:pPr>
            <w:del w:id="10" w:author="Alhabibi, Haider@Energy" w:date="2023-11-02T09:11:00Z">
              <w:r w:rsidDel="000E414C">
                <w:rPr>
                  <w:rFonts w:asciiTheme="minorHAnsi" w:hAnsiTheme="minorHAnsi"/>
                  <w:sz w:val="18"/>
                  <w:szCs w:val="18"/>
                </w:rPr>
                <w:delText>1</w:delText>
              </w:r>
              <w:r w:rsidR="003E3490" w:rsidDel="000E414C">
                <w:rPr>
                  <w:rFonts w:asciiTheme="minorHAnsi" w:hAnsiTheme="minorHAnsi"/>
                  <w:sz w:val="18"/>
                  <w:szCs w:val="18"/>
                </w:rPr>
                <w:delText>2</w:delText>
              </w:r>
            </w:del>
          </w:p>
        </w:tc>
        <w:tc>
          <w:tcPr>
            <w:tcW w:w="4950" w:type="dxa"/>
            <w:vAlign w:val="center"/>
          </w:tcPr>
          <w:p w14:paraId="066A2B68" w14:textId="0E044044" w:rsidR="007A6D82" w:rsidRPr="002C21B2" w:rsidDel="000E414C" w:rsidRDefault="007A6D82" w:rsidP="007A6D82">
            <w:pPr>
              <w:keepNext/>
              <w:rPr>
                <w:del w:id="11" w:author="Alhabibi, Haider@Energy" w:date="2023-11-02T09:11:00Z"/>
                <w:rFonts w:asciiTheme="minorHAnsi" w:hAnsiTheme="minorHAnsi"/>
                <w:sz w:val="18"/>
                <w:szCs w:val="18"/>
              </w:rPr>
            </w:pPr>
            <w:del w:id="12" w:author="Alhabibi, Haider@Energy" w:date="2023-11-02T09:11:00Z">
              <w:r w:rsidDel="000E414C">
                <w:rPr>
                  <w:rFonts w:asciiTheme="minorHAnsi" w:hAnsiTheme="minorHAnsi"/>
                  <w:sz w:val="18"/>
                  <w:szCs w:val="18"/>
                </w:rPr>
                <w:delText>Central Fan Ventilation Cooling System Status</w:delText>
              </w:r>
            </w:del>
          </w:p>
        </w:tc>
        <w:tc>
          <w:tcPr>
            <w:tcW w:w="5605" w:type="dxa"/>
            <w:vAlign w:val="center"/>
          </w:tcPr>
          <w:p w14:paraId="320FF658" w14:textId="011FF5A1" w:rsidR="007A6D82" w:rsidRPr="002C21B2" w:rsidDel="000E414C" w:rsidRDefault="007A6D82" w:rsidP="007A6D82">
            <w:pPr>
              <w:keepNext/>
              <w:rPr>
                <w:del w:id="13" w:author="Alhabibi, Haider@Energy" w:date="2023-11-02T09:11:00Z"/>
                <w:rFonts w:asciiTheme="minorHAnsi" w:hAnsiTheme="minorHAnsi"/>
                <w:sz w:val="18"/>
                <w:szCs w:val="18"/>
              </w:rPr>
            </w:pPr>
            <w:del w:id="14" w:author="Alhabibi, Haider@Energy" w:date="2023-11-02T09:11:00Z">
              <w:r w:rsidRPr="002C21B2" w:rsidDel="000E414C">
                <w:rPr>
                  <w:rFonts w:asciiTheme="minorHAnsi" w:hAnsiTheme="minorHAnsi"/>
                  <w:sz w:val="18"/>
                  <w:szCs w:val="18"/>
                </w:rPr>
                <w:delText xml:space="preserve">&lt;&lt; auto filled text: referenced from </w:delText>
              </w:r>
              <w:r w:rsidR="00EB16EA" w:rsidDel="000E414C">
                <w:rPr>
                  <w:rFonts w:asciiTheme="minorHAnsi" w:hAnsiTheme="minorHAnsi"/>
                  <w:sz w:val="18"/>
                  <w:szCs w:val="18"/>
                </w:rPr>
                <w:delText>LMCI</w:delText>
              </w:r>
              <w:r w:rsidDel="000E414C">
                <w:rPr>
                  <w:rFonts w:asciiTheme="minorHAnsi" w:hAnsiTheme="minorHAnsi"/>
                  <w:sz w:val="18"/>
                  <w:szCs w:val="18"/>
                </w:rPr>
                <w:delText>-MCH23&gt;&gt;</w:delText>
              </w:r>
            </w:del>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62DE56CE" w:rsidR="00EA1EC9" w:rsidRPr="00B904BC" w:rsidRDefault="00EF6251" w:rsidP="00A66549">
            <w:pPr>
              <w:keepNext/>
              <w:rPr>
                <w:rFonts w:asciiTheme="minorHAnsi" w:hAnsiTheme="minorHAnsi"/>
                <w:b/>
                <w:sz w:val="18"/>
                <w:szCs w:val="18"/>
              </w:rPr>
            </w:pPr>
            <w:r w:rsidRPr="00984499">
              <w:rPr>
                <w:rFonts w:asciiTheme="minorHAnsi" w:hAnsiTheme="minorHAnsi"/>
                <w:iCs/>
                <w:sz w:val="18"/>
                <w:szCs w:val="18"/>
              </w:rPr>
              <w:t>&lt;&lt;Static Text - see the top&gt;&gt;</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184D40" w:rsidRPr="00D83E48" w14:paraId="4BAA82A2" w14:textId="77777777" w:rsidTr="00926D9A">
        <w:trPr>
          <w:cantSplit/>
          <w:trHeight w:val="144"/>
        </w:trPr>
        <w:tc>
          <w:tcPr>
            <w:tcW w:w="212" w:type="pct"/>
            <w:vAlign w:val="center"/>
          </w:tcPr>
          <w:p w14:paraId="4BAA829E" w14:textId="77777777" w:rsidR="00184D40" w:rsidRPr="00B904BC" w:rsidRDefault="00184D40" w:rsidP="00184D40">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184D40" w:rsidRPr="00B904BC" w:rsidRDefault="00184D40" w:rsidP="00184D40">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F2458F1" w14:textId="77777777" w:rsidR="00184D40" w:rsidRDefault="00184D40" w:rsidP="00184D40">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0DFE5621" w14:textId="5CD59C84" w:rsidR="0062741F" w:rsidRDefault="0062741F" w:rsidP="0062741F">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0D98F60A" w14:textId="43BE2983" w:rsidR="0062741F" w:rsidRDefault="0062741F" w:rsidP="0062741F">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r w:rsidR="00D81D9A">
              <w:rPr>
                <w:rFonts w:ascii="Calibri" w:hAnsi="Calibri"/>
                <w:sz w:val="18"/>
                <w:szCs w:val="18"/>
              </w:rPr>
              <w:t>;</w:t>
            </w:r>
            <w:proofErr w:type="gramEnd"/>
          </w:p>
          <w:p w14:paraId="10750858" w14:textId="237BA4ED" w:rsidR="00184D40" w:rsidRDefault="00184D40" w:rsidP="00184D40">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sidR="007E3BBF">
              <w:rPr>
                <w:rFonts w:ascii="Calibri" w:hAnsi="Calibri"/>
                <w:sz w:val="18"/>
                <w:szCs w:val="18"/>
              </w:rPr>
              <w:t>-</w:t>
            </w:r>
            <w:r w:rsidRPr="00E3551F">
              <w:rPr>
                <w:rFonts w:ascii="Calibri" w:hAnsi="Calibri"/>
                <w:sz w:val="18"/>
                <w:szCs w:val="18"/>
              </w:rPr>
              <w:t>23 variant = MCH</w:t>
            </w:r>
            <w:r w:rsidR="007E3BBF">
              <w:rPr>
                <w:rFonts w:ascii="Calibri" w:hAnsi="Calibri"/>
                <w:sz w:val="18"/>
                <w:szCs w:val="18"/>
              </w:rPr>
              <w:t>-</w:t>
            </w:r>
            <w:r w:rsidRPr="00E3551F">
              <w:rPr>
                <w:rFonts w:ascii="Calibri" w:hAnsi="Calibri"/>
                <w:sz w:val="18"/>
                <w:szCs w:val="18"/>
              </w:rPr>
              <w:t>23</w:t>
            </w:r>
            <w:r w:rsidR="007E3BBF">
              <w:rPr>
                <w:rFonts w:ascii="Calibri" w:hAnsi="Calibri"/>
                <w:sz w:val="18"/>
                <w:szCs w:val="18"/>
              </w:rPr>
              <w:t>e</w:t>
            </w:r>
            <w:r>
              <w:rPr>
                <w:rFonts w:ascii="Calibri" w:hAnsi="Calibri"/>
                <w:sz w:val="18"/>
                <w:szCs w:val="18"/>
              </w:rPr>
              <w:t>,</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441A9894" w14:textId="25C1A383" w:rsidR="007E3BBF" w:rsidRDefault="007E3BBF" w:rsidP="00184D40">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0F4EE118" w14:textId="2B34FA4E" w:rsidR="007E3BBF" w:rsidRDefault="007E3BBF" w:rsidP="00184D40">
            <w:pPr>
              <w:pStyle w:val="ListParagraph"/>
              <w:keepNext/>
              <w:ind w:left="0"/>
              <w:rPr>
                <w:rFonts w:ascii="Calibri" w:hAnsi="Calibri"/>
                <w:sz w:val="18"/>
                <w:szCs w:val="18"/>
              </w:rPr>
            </w:pPr>
          </w:p>
          <w:p w14:paraId="2A734566" w14:textId="77F540E7" w:rsidR="00D81D9A" w:rsidRDefault="00D81D9A" w:rsidP="00184D40">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6E3001BC" w14:textId="77777777" w:rsidR="00D81D9A" w:rsidRDefault="00D81D9A" w:rsidP="00184D40">
            <w:pPr>
              <w:pStyle w:val="ListParagraph"/>
              <w:keepNext/>
              <w:ind w:left="0"/>
              <w:rPr>
                <w:rFonts w:ascii="Calibri" w:hAnsi="Calibri"/>
                <w:sz w:val="18"/>
                <w:szCs w:val="18"/>
              </w:rPr>
            </w:pPr>
          </w:p>
          <w:p w14:paraId="5C44786B" w14:textId="79271B26" w:rsidR="0062741F" w:rsidRDefault="0062741F" w:rsidP="00184D40">
            <w:pPr>
              <w:pStyle w:val="ListParagraph"/>
              <w:keepNext/>
              <w:ind w:left="0"/>
              <w:rPr>
                <w:rFonts w:ascii="Calibri" w:hAnsi="Calibri"/>
                <w:sz w:val="18"/>
                <w:szCs w:val="18"/>
              </w:rPr>
            </w:pPr>
            <w:r w:rsidRPr="009E2E59">
              <w:rPr>
                <w:rFonts w:ascii="Calibri" w:hAnsi="Calibri"/>
                <w:sz w:val="18"/>
                <w:szCs w:val="18"/>
              </w:rPr>
              <w:t>If MCH-23 variant = MCH-23d</w:t>
            </w:r>
            <w:del w:id="15" w:author="Alhabibi, Haider@Energy" w:date="2023-11-02T09:11:00Z">
              <w:r w:rsidRPr="009E2E59" w:rsidDel="002B436E">
                <w:rPr>
                  <w:rFonts w:ascii="Calibri" w:hAnsi="Calibri"/>
                  <w:sz w:val="18"/>
                  <w:szCs w:val="18"/>
                </w:rPr>
                <w:delText xml:space="preserve"> and A1</w:delText>
              </w:r>
              <w:r w:rsidR="003E3490" w:rsidRPr="009E2E59" w:rsidDel="002B436E">
                <w:rPr>
                  <w:rFonts w:ascii="Calibri" w:hAnsi="Calibri"/>
                  <w:sz w:val="18"/>
                  <w:szCs w:val="18"/>
                </w:rPr>
                <w:delText>2</w:delText>
              </w:r>
              <w:r w:rsidRPr="009E2E59" w:rsidDel="002B436E">
                <w:rPr>
                  <w:rFonts w:ascii="Calibri" w:hAnsi="Calibri"/>
                  <w:sz w:val="18"/>
                  <w:szCs w:val="18"/>
                </w:rPr>
                <w:delText xml:space="preserve"> = ‘</w:delText>
              </w:r>
              <w:r w:rsidRPr="009E2E59" w:rsidDel="002B436E">
                <w:rPr>
                  <w:rFonts w:asciiTheme="minorHAnsi" w:hAnsiTheme="minorHAnsi"/>
                  <w:sz w:val="18"/>
                  <w:szCs w:val="18"/>
                </w:rPr>
                <w:delText>Variable CFVCS’ or ‘Fixed CFVCS’</w:delText>
              </w:r>
            </w:del>
            <w:r w:rsidRPr="009E2E59">
              <w:rPr>
                <w:rFonts w:asciiTheme="minorHAnsi" w:hAnsiTheme="minorHAnsi"/>
                <w:sz w:val="18"/>
                <w:szCs w:val="18"/>
              </w:rPr>
              <w:t>, then display version MCH-22c; Else display version MCH-22a</w:t>
            </w:r>
          </w:p>
          <w:p w14:paraId="4BAA82A1" w14:textId="47DA421D" w:rsidR="00184D40" w:rsidRPr="00B904BC" w:rsidRDefault="00184D40" w:rsidP="00184D40">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1"/>
        <w:gridCol w:w="4959"/>
        <w:gridCol w:w="5596"/>
        <w:gridCol w:w="11"/>
      </w:tblGrid>
      <w:tr w:rsidR="00EA1EC9" w:rsidRPr="00890BB7" w14:paraId="4BAA82A7" w14:textId="77777777" w:rsidTr="008F5BC0">
        <w:trPr>
          <w:gridBefore w:val="1"/>
          <w:gridAfter w:val="1"/>
          <w:wBefore w:w="3" w:type="pct"/>
          <w:wAfter w:w="5" w:type="pct"/>
          <w:trHeight w:val="144"/>
        </w:trPr>
        <w:tc>
          <w:tcPr>
            <w:tcW w:w="4992" w:type="pct"/>
            <w:gridSpan w:val="3"/>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r w:rsidR="00EA1EC9" w:rsidRPr="00D83E48" w14:paraId="4BAA82AB" w14:textId="77777777" w:rsidTr="00F5175D">
        <w:trPr>
          <w:gridAfter w:val="1"/>
          <w:wAfter w:w="5" w:type="pct"/>
          <w:trHeight w:val="144"/>
        </w:trPr>
        <w:tc>
          <w:tcPr>
            <w:tcW w:w="4995" w:type="pct"/>
            <w:gridSpan w:val="4"/>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6C7B6210" w:rsidR="00EA1EC9" w:rsidRPr="00B904BC" w:rsidRDefault="00EF6251" w:rsidP="009249F9">
            <w:pPr>
              <w:keepNext/>
              <w:rPr>
                <w:rFonts w:asciiTheme="minorHAnsi" w:hAnsiTheme="minorHAnsi"/>
                <w:b/>
                <w:i/>
                <w:sz w:val="18"/>
                <w:szCs w:val="18"/>
              </w:rPr>
            </w:pPr>
            <w:r w:rsidRPr="00984499">
              <w:rPr>
                <w:rFonts w:asciiTheme="minorHAnsi" w:hAnsiTheme="minorHAnsi"/>
                <w:iCs/>
                <w:sz w:val="18"/>
                <w:szCs w:val="18"/>
              </w:rPr>
              <w:t>&lt;&lt;Static Text - see the top&gt;&gt;</w:t>
            </w:r>
          </w:p>
        </w:tc>
      </w:tr>
      <w:tr w:rsidR="00952AA6" w:rsidRPr="00D83E48" w14:paraId="4BAA82AF" w14:textId="77777777" w:rsidTr="005A3340">
        <w:trPr>
          <w:cantSplit/>
          <w:trHeight w:val="144"/>
        </w:trPr>
        <w:tc>
          <w:tcPr>
            <w:tcW w:w="212" w:type="pct"/>
            <w:gridSpan w:val="2"/>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5A3340">
        <w:trPr>
          <w:cantSplit/>
          <w:trHeight w:val="144"/>
        </w:trPr>
        <w:tc>
          <w:tcPr>
            <w:tcW w:w="212" w:type="pct"/>
            <w:gridSpan w:val="2"/>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41" w:type="pct"/>
            <w:gridSpan w:val="2"/>
            <w:vAlign w:val="center"/>
          </w:tcPr>
          <w:p w14:paraId="4BAA82B2" w14:textId="546DEA49"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EB16EA">
              <w:rPr>
                <w:rFonts w:asciiTheme="minorHAnsi" w:hAnsiTheme="minorHAnsi"/>
                <w:sz w:val="18"/>
                <w:szCs w:val="18"/>
              </w:rPr>
              <w:t>LMCI</w:t>
            </w:r>
            <w:r w:rsidR="004B3F70">
              <w:rPr>
                <w:rFonts w:asciiTheme="minorHAnsi" w:hAnsiTheme="minorHAnsi"/>
                <w:sz w:val="18"/>
                <w:szCs w:val="18"/>
              </w:rPr>
              <w:t>-</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5A3340">
        <w:trPr>
          <w:cantSplit/>
          <w:trHeight w:val="144"/>
        </w:trPr>
        <w:tc>
          <w:tcPr>
            <w:tcW w:w="212" w:type="pct"/>
            <w:gridSpan w:val="2"/>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4BAA82B5" w14:textId="569D7F8D"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3331764"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470B9A" w:rsidRPr="00EB198C">
              <w:rPr>
                <w:rFonts w:asciiTheme="minorHAnsi" w:hAnsiTheme="minorHAnsi"/>
                <w:i/>
                <w:sz w:val="18"/>
                <w:szCs w:val="18"/>
              </w:rPr>
              <w:t xml:space="preserve">C09 – </w:t>
            </w:r>
            <w:proofErr w:type="spellStart"/>
            <w:proofErr w:type="gram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roofErr w:type="gramEnd"/>
          </w:p>
          <w:p w14:paraId="5411D291" w14:textId="77777777" w:rsidR="002E64C4" w:rsidRDefault="002E64C4" w:rsidP="00E13CCD">
            <w:pPr>
              <w:keepNext/>
              <w:rPr>
                <w:rFonts w:asciiTheme="minorHAnsi" w:hAnsiTheme="minorHAnsi"/>
                <w:sz w:val="18"/>
                <w:szCs w:val="18"/>
              </w:rPr>
            </w:pPr>
          </w:p>
          <w:p w14:paraId="059CB59B" w14:textId="45AE8ADB"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C09 – </w:t>
            </w:r>
            <w:proofErr w:type="spellStart"/>
            <w:proofErr w:type="gram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roofErr w:type="gramEnd"/>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5605EE">
              <w:rPr>
                <w:rFonts w:asciiTheme="minorHAnsi" w:hAnsiTheme="minorHAnsi"/>
                <w:i/>
                <w:sz w:val="18"/>
                <w:szCs w:val="18"/>
              </w:rPr>
              <w:t xml:space="preserve">Row C06 – </w:t>
            </w:r>
            <w:proofErr w:type="spellStart"/>
            <w:r w:rsidRPr="005605EE">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xml:space="preserve">, else use value </w:t>
            </w:r>
            <w:proofErr w:type="gramStart"/>
            <w:r w:rsidR="00B43C70">
              <w:rPr>
                <w:rFonts w:asciiTheme="minorHAnsi" w:hAnsiTheme="minorHAnsi"/>
                <w:i/>
                <w:sz w:val="18"/>
                <w:szCs w:val="18"/>
              </w:rPr>
              <w:t>0.58</w:t>
            </w:r>
            <w:r w:rsidR="002E64C4" w:rsidRPr="002E64C4">
              <w:rPr>
                <w:rFonts w:asciiTheme="minorHAnsi" w:hAnsiTheme="minorHAnsi"/>
                <w:sz w:val="18"/>
                <w:szCs w:val="18"/>
              </w:rPr>
              <w:t>;</w:t>
            </w:r>
            <w:proofErr w:type="gramEnd"/>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0243191B"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5A3340">
        <w:trPr>
          <w:cantSplit/>
          <w:trHeight w:val="144"/>
        </w:trPr>
        <w:tc>
          <w:tcPr>
            <w:tcW w:w="212" w:type="pct"/>
            <w:gridSpan w:val="2"/>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BAA82BC" w14:textId="6326C3A6"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D" w14:textId="08726278"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5A3340">
        <w:trPr>
          <w:cantSplit/>
          <w:trHeight w:val="144"/>
        </w:trPr>
        <w:tc>
          <w:tcPr>
            <w:tcW w:w="212" w:type="pct"/>
            <w:gridSpan w:val="2"/>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11E6702" w14:textId="082C65BF" w:rsidR="00B074D6" w:rsidRDefault="00952AA6" w:rsidP="00120F6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120F65">
              <w:rPr>
                <w:rFonts w:asciiTheme="minorHAnsi" w:hAnsiTheme="minorHAnsi"/>
                <w:i/>
                <w:sz w:val="18"/>
                <w:szCs w:val="18"/>
              </w:rPr>
              <w:t>Required</w:t>
            </w:r>
            <w:r w:rsidR="003B3796">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120F65">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xml:space="preserve">, the display text: system fan efficacy </w:t>
            </w:r>
            <w:proofErr w:type="gramStart"/>
            <w:r w:rsidRPr="00926D9A">
              <w:rPr>
                <w:rFonts w:asciiTheme="minorHAnsi" w:hAnsiTheme="minorHAnsi"/>
                <w:sz w:val="18"/>
                <w:szCs w:val="18"/>
              </w:rPr>
              <w:t>complies</w:t>
            </w:r>
            <w:r w:rsidR="00B074D6">
              <w:rPr>
                <w:rFonts w:asciiTheme="minorHAnsi" w:hAnsiTheme="minorHAnsi"/>
                <w:sz w:val="18"/>
                <w:szCs w:val="18"/>
              </w:rPr>
              <w:t>;</w:t>
            </w:r>
            <w:proofErr w:type="gramEnd"/>
            <w:r w:rsidRPr="00926D9A">
              <w:rPr>
                <w:rFonts w:asciiTheme="minorHAnsi" w:hAnsiTheme="minorHAnsi"/>
                <w:sz w:val="18"/>
                <w:szCs w:val="18"/>
              </w:rPr>
              <w:t xml:space="preserve"> </w:t>
            </w:r>
          </w:p>
          <w:p w14:paraId="4BAA82C1" w14:textId="3917CCF3" w:rsidR="00952AA6" w:rsidRPr="00926D9A" w:rsidRDefault="00952AA6" w:rsidP="00120F6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EA1EC9" w:rsidRPr="00D83E48" w14:paraId="4BAA82C5" w14:textId="77777777" w:rsidTr="00926D9A">
        <w:trPr>
          <w:trHeight w:val="144"/>
        </w:trPr>
        <w:tc>
          <w:tcPr>
            <w:tcW w:w="10998" w:type="dxa"/>
            <w:vAlign w:val="center"/>
          </w:tcPr>
          <w:p w14:paraId="4D9EC254" w14:textId="77777777" w:rsidR="00EA1EC9" w:rsidRDefault="00EA1EC9" w:rsidP="00926D9A">
            <w:pPr>
              <w:keepNext/>
              <w:rPr>
                <w:rFonts w:asciiTheme="minorHAnsi" w:hAnsiTheme="minorHAnsi"/>
                <w:b/>
                <w:szCs w:val="18"/>
              </w:rPr>
            </w:pPr>
            <w:r w:rsidRPr="00890BB7">
              <w:rPr>
                <w:rFonts w:asciiTheme="minorHAnsi" w:hAnsiTheme="minorHAnsi"/>
                <w:b/>
                <w:szCs w:val="18"/>
              </w:rPr>
              <w:t>D. Additional Requirements</w:t>
            </w:r>
          </w:p>
          <w:p w14:paraId="4BAA82C4" w14:textId="359CDEAC" w:rsidR="0013403E" w:rsidRPr="00984499" w:rsidRDefault="0013403E" w:rsidP="00926D9A">
            <w:pPr>
              <w:keepNext/>
              <w:rPr>
                <w:rFonts w:asciiTheme="minorHAnsi" w:hAnsiTheme="minorHAnsi"/>
                <w:bCs/>
                <w:sz w:val="18"/>
                <w:szCs w:val="18"/>
              </w:rPr>
            </w:pPr>
            <w:r w:rsidRPr="00984499">
              <w:rPr>
                <w:rFonts w:asciiTheme="minorHAnsi" w:hAnsiTheme="minorHAnsi"/>
                <w:bCs/>
                <w:sz w:val="18"/>
                <w:szCs w:val="18"/>
              </w:rPr>
              <w:t>&lt;&lt;Static Text - see the top&gt;&gt;</w:t>
            </w:r>
          </w:p>
        </w:tc>
      </w:tr>
      <w:tr w:rsidR="00184D40" w:rsidRPr="00D83E48" w14:paraId="4BAA82D9" w14:textId="77777777" w:rsidTr="00926D9A">
        <w:trPr>
          <w:trHeight w:val="144"/>
        </w:trPr>
        <w:tc>
          <w:tcPr>
            <w:tcW w:w="10998" w:type="dxa"/>
          </w:tcPr>
          <w:p w14:paraId="4BAA82D8" w14:textId="77777777" w:rsidR="00184D40" w:rsidRPr="00B904BC" w:rsidRDefault="00184D40" w:rsidP="00184D40">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defaul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2A77B" w14:textId="77777777" w:rsidR="00124FB5" w:rsidRDefault="00124FB5">
      <w:r>
        <w:separator/>
      </w:r>
    </w:p>
  </w:endnote>
  <w:endnote w:type="continuationSeparator" w:id="0">
    <w:p w14:paraId="4473ED18" w14:textId="77777777" w:rsidR="00124FB5" w:rsidRDefault="00124FB5">
      <w:r>
        <w:continuationSeparator/>
      </w:r>
    </w:p>
  </w:endnote>
  <w:endnote w:type="continuationNotice" w:id="1">
    <w:p w14:paraId="07B84DA0" w14:textId="77777777" w:rsidR="00124FB5" w:rsidRDefault="00124F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95BCA" w:rsidRPr="00CB64DD" w:rsidRDefault="00A95BCA" w:rsidP="00DF373F">
    <w:pPr>
      <w:pStyle w:val="Footer"/>
    </w:pPr>
    <w:r w:rsidRPr="00CB64DD">
      <w:t xml:space="preserve">Registration Number:                                                           Registration Date/Time:                                           HERS Provider:                       </w:t>
    </w:r>
  </w:p>
  <w:p w14:paraId="4BAA82FE" w14:textId="27E77EA7" w:rsidR="00A95BCA" w:rsidRPr="00CB64DD" w:rsidRDefault="00A95BCA">
    <w:pPr>
      <w:pStyle w:val="Footer"/>
    </w:pPr>
    <w:r w:rsidRPr="00CB64DD">
      <w:t>CA Building Energy Efficiency Standards - 20</w:t>
    </w:r>
    <w:r w:rsidR="00563086">
      <w:t>22</w:t>
    </w:r>
    <w:r w:rsidRPr="00CB64DD">
      <w:t xml:space="preserve"> </w:t>
    </w:r>
    <w:r w:rsidR="00EB16EA">
      <w:t>Low-</w:t>
    </w:r>
    <w:r w:rsidR="00284533">
      <w:t>R</w:t>
    </w:r>
    <w:r w:rsidR="00EB16EA">
      <w:t>ise Multifamily</w:t>
    </w:r>
    <w:r w:rsidR="00EB16EA" w:rsidRPr="00CB64DD">
      <w:t xml:space="preserve"> </w:t>
    </w:r>
    <w:r w:rsidRPr="00CB64DD">
      <w:t>Compliance</w:t>
    </w:r>
    <w:r w:rsidRPr="00CB64DD">
      <w:tab/>
    </w:r>
    <w:r>
      <w:t>January 20</w:t>
    </w:r>
    <w:r w:rsidR="00563086">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95BCA" w:rsidRPr="00CB64DD" w:rsidRDefault="00A95BCA">
    <w:pPr>
      <w:pStyle w:val="Footer"/>
    </w:pPr>
    <w:r w:rsidRPr="00CB64DD">
      <w:t xml:space="preserve">Registration Number:                                                           Registration Date/Time:                                           HERS Provider:                       </w:t>
    </w:r>
  </w:p>
  <w:p w14:paraId="4BAA830F" w14:textId="77777777" w:rsidR="00A95BCA" w:rsidRPr="00CB64DD" w:rsidRDefault="00A95BC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10914" w14:textId="77777777" w:rsidR="00F60F71" w:rsidRPr="00CB64DD" w:rsidRDefault="00F60F71">
    <w:pPr>
      <w:pStyle w:val="Footer"/>
    </w:pPr>
    <w:r w:rsidRPr="00CB64DD">
      <w:t>CA Building Energy Efficiency Standards - 20</w:t>
    </w:r>
    <w:r>
      <w:t>22</w:t>
    </w:r>
    <w:r w:rsidRPr="00CB64DD">
      <w:t xml:space="preserve"> </w:t>
    </w:r>
    <w:r>
      <w:t>Low-Rise Multifamily</w:t>
    </w:r>
    <w:r w:rsidRPr="00CB64DD">
      <w:t xml:space="preserve">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F2699" w14:textId="77777777" w:rsidR="00124FB5" w:rsidRDefault="00124FB5">
      <w:r>
        <w:separator/>
      </w:r>
    </w:p>
  </w:footnote>
  <w:footnote w:type="continuationSeparator" w:id="0">
    <w:p w14:paraId="338CFC6F" w14:textId="77777777" w:rsidR="00124FB5" w:rsidRDefault="00124FB5">
      <w:r>
        <w:continuationSeparator/>
      </w:r>
    </w:p>
  </w:footnote>
  <w:footnote w:type="continuationNotice" w:id="1">
    <w:p w14:paraId="69FD38C5" w14:textId="77777777" w:rsidR="00124FB5" w:rsidRDefault="00124F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A95BCA" w:rsidRDefault="00000000">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1BDB6" w14:textId="77777777" w:rsidR="00C93307" w:rsidRPr="00B83DFE" w:rsidRDefault="00C93307" w:rsidP="00C93307">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8240" behindDoc="0" locked="0" layoutInCell="1" allowOverlap="1" wp14:anchorId="06CC2EA1" wp14:editId="62257953">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03878D34" w14:textId="77777777" w:rsidR="00C93307" w:rsidRPr="00B83DFE" w:rsidRDefault="00C93307" w:rsidP="00C93307">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0240B0D3" w14:textId="77777777" w:rsidR="00C93307" w:rsidRPr="00B83DFE" w:rsidRDefault="00C93307" w:rsidP="00C93307">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95BCA" w:rsidRPr="00F85124" w14:paraId="4BAA8301" w14:textId="77777777">
      <w:trPr>
        <w:cantSplit/>
        <w:trHeight w:val="288"/>
      </w:trPr>
      <w:tc>
        <w:tcPr>
          <w:tcW w:w="3738" w:type="pct"/>
          <w:gridSpan w:val="2"/>
          <w:tcBorders>
            <w:right w:val="nil"/>
          </w:tcBorders>
          <w:vAlign w:val="center"/>
        </w:tcPr>
        <w:p w14:paraId="4BAA82FF" w14:textId="77777777" w:rsidR="00A95BCA" w:rsidRPr="00F85124" w:rsidRDefault="00000000"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2054A6F" w:rsidR="00A95BCA" w:rsidRPr="00F85124" w:rsidRDefault="00EB16EA" w:rsidP="002E105D">
          <w:pPr>
            <w:pStyle w:val="Heading1"/>
            <w:jc w:val="right"/>
            <w:rPr>
              <w:rFonts w:ascii="Calibri" w:hAnsi="Calibri"/>
              <w:b w:val="0"/>
              <w:bCs/>
              <w:sz w:val="20"/>
            </w:rPr>
          </w:pPr>
          <w:r>
            <w:rPr>
              <w:rFonts w:ascii="Calibri" w:hAnsi="Calibri"/>
              <w:b w:val="0"/>
              <w:bCs/>
              <w:sz w:val="20"/>
            </w:rPr>
            <w:t>LMCI</w:t>
          </w:r>
          <w:r w:rsidR="00A95BCA">
            <w:rPr>
              <w:rFonts w:ascii="Calibri" w:hAnsi="Calibri"/>
              <w:b w:val="0"/>
              <w:bCs/>
              <w:sz w:val="20"/>
            </w:rPr>
            <w:t>-MCH-23-H</w:t>
          </w:r>
        </w:p>
      </w:tc>
    </w:tr>
    <w:tr w:rsidR="00A95BCA" w:rsidRPr="00F85124" w14:paraId="4BAA8304" w14:textId="77777777">
      <w:trPr>
        <w:cantSplit/>
        <w:trHeight w:val="288"/>
      </w:trPr>
      <w:tc>
        <w:tcPr>
          <w:tcW w:w="2500" w:type="pct"/>
          <w:tcBorders>
            <w:right w:val="nil"/>
          </w:tcBorders>
        </w:tcPr>
        <w:p w14:paraId="4BAA8302" w14:textId="77777777" w:rsidR="00A95BCA" w:rsidRPr="002E105D" w:rsidRDefault="00A95BC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95BCA" w:rsidRPr="00F85124" w14:paraId="4BAA8308" w14:textId="77777777">
      <w:trPr>
        <w:cantSplit/>
        <w:trHeight w:val="288"/>
      </w:trPr>
      <w:tc>
        <w:tcPr>
          <w:tcW w:w="0" w:type="auto"/>
        </w:tcPr>
        <w:p w14:paraId="4BAA8305" w14:textId="77777777" w:rsidR="00A95BCA" w:rsidRPr="00F85124" w:rsidRDefault="00A95BC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95BCA" w:rsidRPr="00F85124" w:rsidRDefault="00A95BC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95BCA" w:rsidRPr="00F85124" w:rsidRDefault="00A95BCA" w:rsidP="007924C2">
          <w:pPr>
            <w:rPr>
              <w:rFonts w:ascii="Calibri" w:hAnsi="Calibri"/>
              <w:sz w:val="12"/>
              <w:szCs w:val="12"/>
            </w:rPr>
          </w:pPr>
          <w:r w:rsidRPr="00F85124">
            <w:rPr>
              <w:rFonts w:ascii="Calibri" w:hAnsi="Calibri"/>
              <w:sz w:val="12"/>
              <w:szCs w:val="12"/>
            </w:rPr>
            <w:t>Permit Number:</w:t>
          </w:r>
        </w:p>
      </w:tc>
    </w:tr>
    <w:tr w:rsidR="00A95BCA" w:rsidRPr="00F85124" w14:paraId="4BAA830C" w14:textId="77777777">
      <w:trPr>
        <w:cantSplit/>
        <w:trHeight w:val="288"/>
      </w:trPr>
      <w:tc>
        <w:tcPr>
          <w:tcW w:w="0" w:type="auto"/>
        </w:tcPr>
        <w:p w14:paraId="4BAA8309"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95BCA" w:rsidRPr="00F85124" w:rsidRDefault="00A95BC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95BCA" w:rsidRDefault="00A95B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A95BCA" w:rsidRDefault="00000000">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4BAA8324" w14:textId="77777777">
      <w:trPr>
        <w:cantSplit/>
        <w:trHeight w:val="288"/>
      </w:trPr>
      <w:tc>
        <w:tcPr>
          <w:tcW w:w="4016" w:type="pct"/>
          <w:gridSpan w:val="2"/>
          <w:tcBorders>
            <w:right w:val="nil"/>
          </w:tcBorders>
          <w:vAlign w:val="center"/>
        </w:tcPr>
        <w:p w14:paraId="4BAA8322" w14:textId="31961107" w:rsidR="00A95BCA" w:rsidRPr="00F85124" w:rsidRDefault="00000000" w:rsidP="00B40D29">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CERTIFICATE OF INSTALLATION –USER INSTRUCTIONS</w:t>
          </w:r>
        </w:p>
      </w:tc>
      <w:tc>
        <w:tcPr>
          <w:tcW w:w="984" w:type="pct"/>
          <w:tcBorders>
            <w:left w:val="nil"/>
          </w:tcBorders>
          <w:tcMar>
            <w:left w:w="115" w:type="dxa"/>
            <w:right w:w="115" w:type="dxa"/>
          </w:tcMar>
          <w:vAlign w:val="center"/>
        </w:tcPr>
        <w:p w14:paraId="4BAA8323" w14:textId="50056C79" w:rsidR="00A95BCA" w:rsidRPr="00F85124" w:rsidRDefault="00EB16EA" w:rsidP="007924C2">
          <w:pPr>
            <w:pStyle w:val="Heading1"/>
            <w:jc w:val="right"/>
            <w:rPr>
              <w:rFonts w:ascii="Calibri" w:hAnsi="Calibri"/>
              <w:b w:val="0"/>
              <w:bCs/>
              <w:sz w:val="20"/>
            </w:rPr>
          </w:pPr>
          <w:r>
            <w:rPr>
              <w:rFonts w:ascii="Calibri" w:hAnsi="Calibri"/>
              <w:b w:val="0"/>
              <w:bCs/>
              <w:sz w:val="20"/>
            </w:rPr>
            <w:t>LMCI</w:t>
          </w:r>
          <w:r w:rsidR="00A95BCA">
            <w:rPr>
              <w:rFonts w:ascii="Calibri" w:hAnsi="Calibri"/>
              <w:b w:val="0"/>
              <w:bCs/>
              <w:sz w:val="20"/>
            </w:rPr>
            <w:t>-MCH-22-H</w:t>
          </w:r>
        </w:p>
      </w:tc>
    </w:tr>
    <w:tr w:rsidR="00A95BCA" w:rsidRPr="00F85124" w14:paraId="4BAA8327" w14:textId="77777777">
      <w:trPr>
        <w:cantSplit/>
        <w:trHeight w:val="288"/>
      </w:trPr>
      <w:tc>
        <w:tcPr>
          <w:tcW w:w="2500" w:type="pct"/>
          <w:tcBorders>
            <w:right w:val="nil"/>
          </w:tcBorders>
        </w:tcPr>
        <w:p w14:paraId="4BAA8325"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389B131E"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A95BC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E2E59">
            <w:rPr>
              <w:rFonts w:ascii="Calibri" w:hAnsi="Calibri"/>
              <w:bCs/>
              <w:noProof/>
            </w:rPr>
            <w:t>1</w:t>
          </w:r>
          <w:r>
            <w:rPr>
              <w:rFonts w:ascii="Calibri" w:hAnsi="Calibri"/>
              <w:bCs/>
              <w:noProof/>
            </w:rPr>
            <w:fldChar w:fldCharType="end"/>
          </w:r>
          <w:r w:rsidRPr="00F85124">
            <w:rPr>
              <w:rFonts w:ascii="Calibri" w:hAnsi="Calibri"/>
              <w:bCs/>
            </w:rPr>
            <w:t>)</w:t>
          </w:r>
        </w:p>
      </w:tc>
    </w:tr>
  </w:tbl>
  <w:p w14:paraId="4BAA8328" w14:textId="77777777" w:rsidR="00A95BCA" w:rsidRDefault="00A95BC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A95BCA" w:rsidRDefault="00000000">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95BCA" w:rsidRPr="00F85124" w14:paraId="353FA050" w14:textId="77777777">
      <w:trPr>
        <w:cantSplit/>
        <w:trHeight w:val="288"/>
      </w:trPr>
      <w:tc>
        <w:tcPr>
          <w:tcW w:w="4016" w:type="pct"/>
          <w:gridSpan w:val="2"/>
          <w:tcBorders>
            <w:right w:val="nil"/>
          </w:tcBorders>
          <w:vAlign w:val="center"/>
        </w:tcPr>
        <w:p w14:paraId="394B6AE4" w14:textId="19B0172C" w:rsidR="00A95BCA" w:rsidRPr="00F85124" w:rsidRDefault="00000000" w:rsidP="00B40D29">
          <w:pPr>
            <w:pStyle w:val="Heading1"/>
            <w:rPr>
              <w:rFonts w:ascii="Calibri" w:hAnsi="Calibri"/>
              <w:b w:val="0"/>
              <w:bCs/>
              <w:sz w:val="20"/>
            </w:rPr>
          </w:pPr>
          <w:r>
            <w:rPr>
              <w:rFonts w:ascii="Calibri" w:hAnsi="Calibri"/>
              <w:b w:val="0"/>
              <w:bCs/>
              <w:noProof/>
              <w:sz w:val="20"/>
            </w:rPr>
            <w:pict w14:anchorId="14B9D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r w:rsidR="00A95BCA">
            <w:rPr>
              <w:rFonts w:ascii="Calibri" w:hAnsi="Calibri"/>
              <w:b w:val="0"/>
              <w:bCs/>
              <w:sz w:val="20"/>
            </w:rPr>
            <w:t xml:space="preserve">CERTIFICATE OF INSTALLATION – </w:t>
          </w:r>
          <w:r w:rsidR="00A95BC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D50865F" w14:textId="7B1F4A60" w:rsidR="00A95BCA" w:rsidRPr="00F85124" w:rsidRDefault="00EB16EA" w:rsidP="007924C2">
          <w:pPr>
            <w:pStyle w:val="Heading1"/>
            <w:jc w:val="right"/>
            <w:rPr>
              <w:rFonts w:ascii="Calibri" w:hAnsi="Calibri"/>
              <w:b w:val="0"/>
              <w:bCs/>
              <w:sz w:val="20"/>
            </w:rPr>
          </w:pPr>
          <w:r>
            <w:rPr>
              <w:rFonts w:ascii="Calibri" w:hAnsi="Calibri"/>
              <w:b w:val="0"/>
              <w:bCs/>
              <w:sz w:val="20"/>
            </w:rPr>
            <w:t>LMCI</w:t>
          </w:r>
          <w:r w:rsidR="00A95BCA">
            <w:rPr>
              <w:rFonts w:ascii="Calibri" w:hAnsi="Calibri"/>
              <w:b w:val="0"/>
              <w:bCs/>
              <w:sz w:val="20"/>
            </w:rPr>
            <w:t>-MCH-22-H</w:t>
          </w:r>
        </w:p>
      </w:tc>
    </w:tr>
    <w:tr w:rsidR="00A95BCA" w:rsidRPr="00F85124" w14:paraId="0D9DAFD5" w14:textId="77777777">
      <w:trPr>
        <w:cantSplit/>
        <w:trHeight w:val="288"/>
      </w:trPr>
      <w:tc>
        <w:tcPr>
          <w:tcW w:w="2500" w:type="pct"/>
          <w:tcBorders>
            <w:right w:val="nil"/>
          </w:tcBorders>
        </w:tcPr>
        <w:p w14:paraId="64F5E092" w14:textId="77777777" w:rsidR="00A95BCA" w:rsidRPr="002E105D" w:rsidRDefault="00A95BC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7B53421" w14:textId="63086829" w:rsidR="00A95BCA" w:rsidRPr="00F85124" w:rsidRDefault="00A95BC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16FA0" w:rsidRPr="00C16FA0">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E2E59">
            <w:rPr>
              <w:rFonts w:ascii="Calibri" w:hAnsi="Calibri"/>
              <w:bCs/>
              <w:noProof/>
            </w:rPr>
            <w:t>2</w:t>
          </w:r>
          <w:r>
            <w:rPr>
              <w:rFonts w:ascii="Calibri" w:hAnsi="Calibri"/>
              <w:bCs/>
              <w:noProof/>
            </w:rPr>
            <w:fldChar w:fldCharType="end"/>
          </w:r>
          <w:r w:rsidRPr="00F85124">
            <w:rPr>
              <w:rFonts w:ascii="Calibri" w:hAnsi="Calibri"/>
              <w:bCs/>
            </w:rPr>
            <w:t>)</w:t>
          </w:r>
        </w:p>
      </w:tc>
    </w:tr>
  </w:tbl>
  <w:p w14:paraId="756F29AF" w14:textId="77777777" w:rsidR="00A95BCA" w:rsidRDefault="00A95BCA" w:rsidP="002E1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7B77CDA"/>
    <w:multiLevelType w:val="hybridMultilevel"/>
    <w:tmpl w:val="63E4AEEE"/>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58D0837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B6EADC6E"/>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BBDC95B0"/>
    <w:lvl w:ilvl="0" w:tplc="0E5054D2">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3730D4"/>
    <w:multiLevelType w:val="hybridMultilevel"/>
    <w:tmpl w:val="274C1D3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49253772">
    <w:abstractNumId w:val="1"/>
  </w:num>
  <w:num w:numId="2" w16cid:durableId="846948305">
    <w:abstractNumId w:val="0"/>
  </w:num>
  <w:num w:numId="3" w16cid:durableId="485391771">
    <w:abstractNumId w:val="1"/>
  </w:num>
  <w:num w:numId="4" w16cid:durableId="1842426670">
    <w:abstractNumId w:val="0"/>
  </w:num>
  <w:num w:numId="5" w16cid:durableId="179781168">
    <w:abstractNumId w:val="1"/>
  </w:num>
  <w:num w:numId="6" w16cid:durableId="674309784">
    <w:abstractNumId w:val="0"/>
  </w:num>
  <w:num w:numId="7" w16cid:durableId="472715209">
    <w:abstractNumId w:val="1"/>
  </w:num>
  <w:num w:numId="8" w16cid:durableId="1942494614">
    <w:abstractNumId w:val="0"/>
  </w:num>
  <w:num w:numId="9" w16cid:durableId="1092510981">
    <w:abstractNumId w:val="1"/>
  </w:num>
  <w:num w:numId="10" w16cid:durableId="101145971">
    <w:abstractNumId w:val="0"/>
  </w:num>
  <w:num w:numId="11" w16cid:durableId="1669168480">
    <w:abstractNumId w:val="0"/>
  </w:num>
  <w:num w:numId="12" w16cid:durableId="495387672">
    <w:abstractNumId w:val="1"/>
  </w:num>
  <w:num w:numId="13" w16cid:durableId="1381325805">
    <w:abstractNumId w:val="9"/>
  </w:num>
  <w:num w:numId="14" w16cid:durableId="1017734817">
    <w:abstractNumId w:val="9"/>
  </w:num>
  <w:num w:numId="15" w16cid:durableId="395664149">
    <w:abstractNumId w:val="2"/>
  </w:num>
  <w:num w:numId="16" w16cid:durableId="1214267364">
    <w:abstractNumId w:val="18"/>
  </w:num>
  <w:num w:numId="17" w16cid:durableId="1925457716">
    <w:abstractNumId w:val="14"/>
  </w:num>
  <w:num w:numId="18" w16cid:durableId="168571113">
    <w:abstractNumId w:val="26"/>
  </w:num>
  <w:num w:numId="19" w16cid:durableId="828137833">
    <w:abstractNumId w:val="16"/>
  </w:num>
  <w:num w:numId="20" w16cid:durableId="1399597287">
    <w:abstractNumId w:val="23"/>
  </w:num>
  <w:num w:numId="21" w16cid:durableId="855776556">
    <w:abstractNumId w:val="22"/>
  </w:num>
  <w:num w:numId="22" w16cid:durableId="1400909657">
    <w:abstractNumId w:val="21"/>
  </w:num>
  <w:num w:numId="23" w16cid:durableId="197940294">
    <w:abstractNumId w:val="6"/>
  </w:num>
  <w:num w:numId="24" w16cid:durableId="286856049">
    <w:abstractNumId w:val="13"/>
  </w:num>
  <w:num w:numId="25" w16cid:durableId="823741592">
    <w:abstractNumId w:val="24"/>
  </w:num>
  <w:num w:numId="26" w16cid:durableId="120392487">
    <w:abstractNumId w:val="20"/>
  </w:num>
  <w:num w:numId="27" w16cid:durableId="1484420959">
    <w:abstractNumId w:val="15"/>
  </w:num>
  <w:num w:numId="28" w16cid:durableId="626162969">
    <w:abstractNumId w:val="11"/>
  </w:num>
  <w:num w:numId="29" w16cid:durableId="2008942017">
    <w:abstractNumId w:val="25"/>
  </w:num>
  <w:num w:numId="30" w16cid:durableId="1391342182">
    <w:abstractNumId w:val="7"/>
  </w:num>
  <w:num w:numId="31" w16cid:durableId="461582381">
    <w:abstractNumId w:val="12"/>
  </w:num>
  <w:num w:numId="32" w16cid:durableId="63198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18011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081160">
    <w:abstractNumId w:val="4"/>
  </w:num>
  <w:num w:numId="35" w16cid:durableId="1220749203">
    <w:abstractNumId w:val="10"/>
  </w:num>
  <w:num w:numId="36" w16cid:durableId="1504783903">
    <w:abstractNumId w:val="27"/>
  </w:num>
  <w:num w:numId="37" w16cid:durableId="1006130566">
    <w:abstractNumId w:val="5"/>
  </w:num>
  <w:num w:numId="38" w16cid:durableId="132535723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1324508675">
    <w:abstractNumId w:val="8"/>
  </w:num>
  <w:num w:numId="40" w16cid:durableId="1458989596">
    <w:abstractNumId w:val="8"/>
  </w:num>
  <w:num w:numId="41" w16cid:durableId="1236818747">
    <w:abstractNumId w:val="3"/>
  </w:num>
  <w:num w:numId="42" w16cid:durableId="1729261462">
    <w:abstractNumId w:val="19"/>
  </w:num>
  <w:num w:numId="43" w16cid:durableId="397677567">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62C2"/>
    <w:rsid w:val="000470D7"/>
    <w:rsid w:val="000471F6"/>
    <w:rsid w:val="00051F14"/>
    <w:rsid w:val="00053A0E"/>
    <w:rsid w:val="00056129"/>
    <w:rsid w:val="0006016B"/>
    <w:rsid w:val="000631C6"/>
    <w:rsid w:val="0006337C"/>
    <w:rsid w:val="000644B7"/>
    <w:rsid w:val="0007448D"/>
    <w:rsid w:val="000746C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414C"/>
    <w:rsid w:val="000E53E9"/>
    <w:rsid w:val="000E7ABD"/>
    <w:rsid w:val="000F070F"/>
    <w:rsid w:val="000F0BA7"/>
    <w:rsid w:val="000F3B26"/>
    <w:rsid w:val="000F67E7"/>
    <w:rsid w:val="000F754C"/>
    <w:rsid w:val="00104505"/>
    <w:rsid w:val="00104AAF"/>
    <w:rsid w:val="00110FA5"/>
    <w:rsid w:val="00112BF8"/>
    <w:rsid w:val="00112E80"/>
    <w:rsid w:val="001131A2"/>
    <w:rsid w:val="0011586E"/>
    <w:rsid w:val="00120F65"/>
    <w:rsid w:val="00121AAA"/>
    <w:rsid w:val="00123861"/>
    <w:rsid w:val="00124FB5"/>
    <w:rsid w:val="00125717"/>
    <w:rsid w:val="00126F26"/>
    <w:rsid w:val="001305CE"/>
    <w:rsid w:val="0013118A"/>
    <w:rsid w:val="001315EE"/>
    <w:rsid w:val="0013403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4D40"/>
    <w:rsid w:val="00185834"/>
    <w:rsid w:val="00187604"/>
    <w:rsid w:val="0019624F"/>
    <w:rsid w:val="0019726F"/>
    <w:rsid w:val="001A2A49"/>
    <w:rsid w:val="001A2E6A"/>
    <w:rsid w:val="001A5583"/>
    <w:rsid w:val="001A5A09"/>
    <w:rsid w:val="001B00AC"/>
    <w:rsid w:val="001B3D76"/>
    <w:rsid w:val="001B5BA4"/>
    <w:rsid w:val="001C56C2"/>
    <w:rsid w:val="001C6A01"/>
    <w:rsid w:val="001D0B17"/>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52D0"/>
    <w:rsid w:val="00277212"/>
    <w:rsid w:val="00284533"/>
    <w:rsid w:val="0028466E"/>
    <w:rsid w:val="00284AFC"/>
    <w:rsid w:val="00284C8F"/>
    <w:rsid w:val="00285960"/>
    <w:rsid w:val="00285A7C"/>
    <w:rsid w:val="0028618B"/>
    <w:rsid w:val="002873B8"/>
    <w:rsid w:val="00287573"/>
    <w:rsid w:val="0029058A"/>
    <w:rsid w:val="00291F72"/>
    <w:rsid w:val="00292CE8"/>
    <w:rsid w:val="00292D49"/>
    <w:rsid w:val="00295ED5"/>
    <w:rsid w:val="0029798A"/>
    <w:rsid w:val="002979F2"/>
    <w:rsid w:val="002A1004"/>
    <w:rsid w:val="002A199B"/>
    <w:rsid w:val="002A3F41"/>
    <w:rsid w:val="002A3FDC"/>
    <w:rsid w:val="002A4344"/>
    <w:rsid w:val="002A6A1F"/>
    <w:rsid w:val="002B2393"/>
    <w:rsid w:val="002B436E"/>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71157"/>
    <w:rsid w:val="00372700"/>
    <w:rsid w:val="003761D5"/>
    <w:rsid w:val="00376EAA"/>
    <w:rsid w:val="003809C0"/>
    <w:rsid w:val="00383ADD"/>
    <w:rsid w:val="003850E9"/>
    <w:rsid w:val="00386209"/>
    <w:rsid w:val="003864EA"/>
    <w:rsid w:val="00386655"/>
    <w:rsid w:val="0038684E"/>
    <w:rsid w:val="00386CC0"/>
    <w:rsid w:val="00386F2B"/>
    <w:rsid w:val="0039142A"/>
    <w:rsid w:val="00394C8C"/>
    <w:rsid w:val="003A3073"/>
    <w:rsid w:val="003A3E27"/>
    <w:rsid w:val="003A4FE2"/>
    <w:rsid w:val="003A754B"/>
    <w:rsid w:val="003B20F8"/>
    <w:rsid w:val="003B3641"/>
    <w:rsid w:val="003B3796"/>
    <w:rsid w:val="003B4815"/>
    <w:rsid w:val="003B5B3C"/>
    <w:rsid w:val="003C1788"/>
    <w:rsid w:val="003C60D3"/>
    <w:rsid w:val="003C7B7A"/>
    <w:rsid w:val="003D349A"/>
    <w:rsid w:val="003D449E"/>
    <w:rsid w:val="003D5183"/>
    <w:rsid w:val="003D5350"/>
    <w:rsid w:val="003D7D22"/>
    <w:rsid w:val="003E13D9"/>
    <w:rsid w:val="003E1E09"/>
    <w:rsid w:val="003E22AB"/>
    <w:rsid w:val="003E3490"/>
    <w:rsid w:val="003E3866"/>
    <w:rsid w:val="003E45D7"/>
    <w:rsid w:val="003E6408"/>
    <w:rsid w:val="003F064C"/>
    <w:rsid w:val="003F1C6F"/>
    <w:rsid w:val="003F2717"/>
    <w:rsid w:val="003F2FB7"/>
    <w:rsid w:val="003F49BD"/>
    <w:rsid w:val="003F6A76"/>
    <w:rsid w:val="003F7A76"/>
    <w:rsid w:val="00401367"/>
    <w:rsid w:val="00402C15"/>
    <w:rsid w:val="00404538"/>
    <w:rsid w:val="0040515A"/>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4720F"/>
    <w:rsid w:val="0045043C"/>
    <w:rsid w:val="004507D3"/>
    <w:rsid w:val="004510F5"/>
    <w:rsid w:val="00451C85"/>
    <w:rsid w:val="00452364"/>
    <w:rsid w:val="00454C3D"/>
    <w:rsid w:val="00462AAE"/>
    <w:rsid w:val="00462AC1"/>
    <w:rsid w:val="00463CA1"/>
    <w:rsid w:val="00463D1E"/>
    <w:rsid w:val="00464959"/>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3D89"/>
    <w:rsid w:val="004A4030"/>
    <w:rsid w:val="004A43E6"/>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1B14"/>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A3E"/>
    <w:rsid w:val="00553650"/>
    <w:rsid w:val="00555139"/>
    <w:rsid w:val="005554F1"/>
    <w:rsid w:val="00555884"/>
    <w:rsid w:val="005605EE"/>
    <w:rsid w:val="005607CA"/>
    <w:rsid w:val="00560A10"/>
    <w:rsid w:val="00562BA8"/>
    <w:rsid w:val="00563086"/>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3340"/>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2DDD"/>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41F"/>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4DC"/>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4685"/>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6D82"/>
    <w:rsid w:val="007B2B98"/>
    <w:rsid w:val="007B4BEA"/>
    <w:rsid w:val="007B645E"/>
    <w:rsid w:val="007C05F6"/>
    <w:rsid w:val="007C12FC"/>
    <w:rsid w:val="007C24A3"/>
    <w:rsid w:val="007C30FF"/>
    <w:rsid w:val="007D060B"/>
    <w:rsid w:val="007D0D8F"/>
    <w:rsid w:val="007D19B2"/>
    <w:rsid w:val="007D2198"/>
    <w:rsid w:val="007D2DD3"/>
    <w:rsid w:val="007D39E2"/>
    <w:rsid w:val="007D5397"/>
    <w:rsid w:val="007D726A"/>
    <w:rsid w:val="007E26E9"/>
    <w:rsid w:val="007E2934"/>
    <w:rsid w:val="007E32B3"/>
    <w:rsid w:val="007E3BBF"/>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2986"/>
    <w:rsid w:val="008C4452"/>
    <w:rsid w:val="008C47C9"/>
    <w:rsid w:val="008C6F5C"/>
    <w:rsid w:val="008D0B8D"/>
    <w:rsid w:val="008D14C1"/>
    <w:rsid w:val="008D3743"/>
    <w:rsid w:val="008D3813"/>
    <w:rsid w:val="008D464B"/>
    <w:rsid w:val="008E429B"/>
    <w:rsid w:val="008E42D0"/>
    <w:rsid w:val="008E4542"/>
    <w:rsid w:val="008E7E5C"/>
    <w:rsid w:val="008F0D12"/>
    <w:rsid w:val="008F1900"/>
    <w:rsid w:val="008F1DA0"/>
    <w:rsid w:val="008F415A"/>
    <w:rsid w:val="008F55C0"/>
    <w:rsid w:val="008F5BC0"/>
    <w:rsid w:val="00900C86"/>
    <w:rsid w:val="0090130C"/>
    <w:rsid w:val="00904139"/>
    <w:rsid w:val="00904D03"/>
    <w:rsid w:val="00910674"/>
    <w:rsid w:val="0091105E"/>
    <w:rsid w:val="009119ED"/>
    <w:rsid w:val="00913C08"/>
    <w:rsid w:val="00914202"/>
    <w:rsid w:val="009142F6"/>
    <w:rsid w:val="009142F9"/>
    <w:rsid w:val="00914DEF"/>
    <w:rsid w:val="00915048"/>
    <w:rsid w:val="0091581B"/>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4499"/>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2E59"/>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56120"/>
    <w:rsid w:val="00A6585A"/>
    <w:rsid w:val="00A66549"/>
    <w:rsid w:val="00A66D66"/>
    <w:rsid w:val="00A670F8"/>
    <w:rsid w:val="00A677BB"/>
    <w:rsid w:val="00A702F0"/>
    <w:rsid w:val="00A70722"/>
    <w:rsid w:val="00A742B3"/>
    <w:rsid w:val="00A75B9B"/>
    <w:rsid w:val="00A81137"/>
    <w:rsid w:val="00A87572"/>
    <w:rsid w:val="00A90ECB"/>
    <w:rsid w:val="00A95BCA"/>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E381B"/>
    <w:rsid w:val="00AE39CC"/>
    <w:rsid w:val="00AF314D"/>
    <w:rsid w:val="00AF4004"/>
    <w:rsid w:val="00B02BCF"/>
    <w:rsid w:val="00B02E79"/>
    <w:rsid w:val="00B03FBA"/>
    <w:rsid w:val="00B04BC3"/>
    <w:rsid w:val="00B0513D"/>
    <w:rsid w:val="00B074D6"/>
    <w:rsid w:val="00B132B1"/>
    <w:rsid w:val="00B17F24"/>
    <w:rsid w:val="00B2256E"/>
    <w:rsid w:val="00B23304"/>
    <w:rsid w:val="00B273D8"/>
    <w:rsid w:val="00B27A2A"/>
    <w:rsid w:val="00B30A7D"/>
    <w:rsid w:val="00B33471"/>
    <w:rsid w:val="00B34290"/>
    <w:rsid w:val="00B35C45"/>
    <w:rsid w:val="00B401EA"/>
    <w:rsid w:val="00B40D29"/>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5A2"/>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18F9"/>
    <w:rsid w:val="00C13757"/>
    <w:rsid w:val="00C14210"/>
    <w:rsid w:val="00C15FFB"/>
    <w:rsid w:val="00C16FA0"/>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5FD"/>
    <w:rsid w:val="00C679B6"/>
    <w:rsid w:val="00C71EA2"/>
    <w:rsid w:val="00C73E32"/>
    <w:rsid w:val="00C74D2D"/>
    <w:rsid w:val="00C80426"/>
    <w:rsid w:val="00C80440"/>
    <w:rsid w:val="00C80803"/>
    <w:rsid w:val="00C841DC"/>
    <w:rsid w:val="00C874DA"/>
    <w:rsid w:val="00C9021F"/>
    <w:rsid w:val="00C91D27"/>
    <w:rsid w:val="00C91FFC"/>
    <w:rsid w:val="00C93307"/>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27663"/>
    <w:rsid w:val="00D32BE4"/>
    <w:rsid w:val="00D35026"/>
    <w:rsid w:val="00D405B2"/>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323D"/>
    <w:rsid w:val="00D767BA"/>
    <w:rsid w:val="00D76FE3"/>
    <w:rsid w:val="00D770B9"/>
    <w:rsid w:val="00D77E2E"/>
    <w:rsid w:val="00D81D9A"/>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17B1D"/>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6EA"/>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37C"/>
    <w:rsid w:val="00EF3E05"/>
    <w:rsid w:val="00EF6251"/>
    <w:rsid w:val="00EF6790"/>
    <w:rsid w:val="00EF764F"/>
    <w:rsid w:val="00F00493"/>
    <w:rsid w:val="00F00B7C"/>
    <w:rsid w:val="00F0379B"/>
    <w:rsid w:val="00F03C64"/>
    <w:rsid w:val="00F04F81"/>
    <w:rsid w:val="00F105F4"/>
    <w:rsid w:val="00F10646"/>
    <w:rsid w:val="00F14D4B"/>
    <w:rsid w:val="00F230AF"/>
    <w:rsid w:val="00F23B4A"/>
    <w:rsid w:val="00F25D56"/>
    <w:rsid w:val="00F334AF"/>
    <w:rsid w:val="00F36DEC"/>
    <w:rsid w:val="00F426FB"/>
    <w:rsid w:val="00F4326A"/>
    <w:rsid w:val="00F45CAA"/>
    <w:rsid w:val="00F501EC"/>
    <w:rsid w:val="00F512AC"/>
    <w:rsid w:val="00F5175D"/>
    <w:rsid w:val="00F53F9A"/>
    <w:rsid w:val="00F54276"/>
    <w:rsid w:val="00F555CD"/>
    <w:rsid w:val="00F5614E"/>
    <w:rsid w:val="00F6060C"/>
    <w:rsid w:val="00F60828"/>
    <w:rsid w:val="00F60F71"/>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 w:type="table" w:customStyle="1" w:styleId="TableGrid1">
    <w:name w:val="Table Grid1"/>
    <w:basedOn w:val="TableNormal"/>
    <w:next w:val="TableGrid"/>
    <w:uiPriority w:val="39"/>
    <w:rsid w:val="005F2DD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B812D0-6F7A-4FF2-99DB-C134FD7AE5E7}">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3C8115A8-0363-4F00-ADFE-CAA7D6B29F19}">
  <ds:schemaRefs>
    <ds:schemaRef ds:uri="http://schemas.microsoft.com/sharepoint/v3/contenttype/forms"/>
  </ds:schemaRefs>
</ds:datastoreItem>
</file>

<file path=customXml/itemProps3.xml><?xml version="1.0" encoding="utf-8"?>
<ds:datastoreItem xmlns:ds="http://schemas.openxmlformats.org/officeDocument/2006/customXml" ds:itemID="{A7D9F746-6776-450B-AA4E-A7FD7A10EBC4}">
  <ds:schemaRefs>
    <ds:schemaRef ds:uri="http://schemas.openxmlformats.org/officeDocument/2006/bibliography"/>
  </ds:schemaRefs>
</ds:datastoreItem>
</file>

<file path=customXml/itemProps4.xml><?xml version="1.0" encoding="utf-8"?>
<ds:datastoreItem xmlns:ds="http://schemas.openxmlformats.org/officeDocument/2006/customXml" ds:itemID="{7DF37706-FBA4-4EC3-A528-B00506E15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5</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69</cp:revision>
  <dcterms:created xsi:type="dcterms:W3CDTF">2015-06-09T16:53:00Z</dcterms:created>
  <dcterms:modified xsi:type="dcterms:W3CDTF">2023-11-16T18:14:00Z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