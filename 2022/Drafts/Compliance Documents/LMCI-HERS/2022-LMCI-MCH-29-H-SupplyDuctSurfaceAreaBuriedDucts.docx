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C4889" w14:textId="7EB4626E" w:rsidR="004B62FE" w:rsidRDefault="004B62FE" w:rsidP="004B62FE">
      <w:pPr>
        <w:rPr>
          <w:rFonts w:asciiTheme="minorHAnsi" w:hAnsiTheme="minorHAnsi"/>
          <w:i/>
          <w:sz w:val="18"/>
          <w:szCs w:val="18"/>
        </w:rPr>
      </w:pPr>
      <w:r w:rsidRPr="005369B5">
        <w:rPr>
          <w:rFonts w:asciiTheme="minorHAnsi" w:hAnsiTheme="minorHAnsi"/>
          <w:i/>
          <w:sz w:val="18"/>
          <w:szCs w:val="18"/>
        </w:rPr>
        <w:t>Note: Submit one Certificate</w:t>
      </w:r>
      <w:r w:rsidR="003C03FA">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20829DF5" w14:textId="77777777" w:rsidR="005910F4" w:rsidRPr="005369B5" w:rsidRDefault="005910F4" w:rsidP="004B62F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49"/>
        <w:gridCol w:w="5298"/>
        <w:gridCol w:w="5043"/>
      </w:tblGrid>
      <w:tr w:rsidR="0069547F" w:rsidRPr="005369B5" w14:paraId="778763B9" w14:textId="77777777" w:rsidTr="005837D0">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62B55CC" w14:textId="77777777" w:rsidR="0069547F" w:rsidRPr="00877B2C" w:rsidRDefault="0069547F" w:rsidP="005837D0">
            <w:pPr>
              <w:rPr>
                <w:rFonts w:asciiTheme="minorHAnsi" w:hAnsiTheme="minorHAnsi"/>
                <w:b/>
                <w:caps/>
                <w:sz w:val="18"/>
                <w:szCs w:val="18"/>
              </w:rPr>
            </w:pPr>
            <w:r w:rsidRPr="00F70B2C">
              <w:rPr>
                <w:rFonts w:asciiTheme="minorHAnsi" w:hAnsiTheme="minorHAnsi"/>
                <w:b/>
                <w:caps/>
                <w:szCs w:val="18"/>
              </w:rPr>
              <w:t xml:space="preserve">A. </w:t>
            </w:r>
            <w:r w:rsidRPr="00F70B2C">
              <w:rPr>
                <w:rFonts w:asciiTheme="minorHAnsi" w:hAnsiTheme="minorHAnsi"/>
                <w:b/>
                <w:szCs w:val="18"/>
              </w:rPr>
              <w:t>Duct System Information</w:t>
            </w:r>
          </w:p>
        </w:tc>
      </w:tr>
      <w:tr w:rsidR="0069547F" w:rsidRPr="005369B5" w14:paraId="5632605A"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2009B0B6" w14:textId="73E028A5" w:rsidR="0069547F" w:rsidRPr="00877B2C" w:rsidRDefault="0069547F" w:rsidP="005837D0">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2ECCFD60" w14:textId="01C80DC0"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09211BC1" w14:textId="77777777" w:rsidR="0069547F" w:rsidRPr="00F70B2C" w:rsidRDefault="0069547F" w:rsidP="005837D0">
            <w:pPr>
              <w:rPr>
                <w:rFonts w:asciiTheme="minorHAnsi" w:hAnsiTheme="minorHAnsi"/>
                <w:b/>
                <w:sz w:val="18"/>
              </w:rPr>
            </w:pPr>
          </w:p>
        </w:tc>
      </w:tr>
      <w:tr w:rsidR="0069547F" w:rsidRPr="005369B5" w14:paraId="24FF80DE"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5A74119" w14:textId="798431CE"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5C794534" w14:textId="72C42C3B"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360D606" w14:textId="77777777" w:rsidR="0069547F" w:rsidRPr="005369B5" w:rsidRDefault="0069547F" w:rsidP="005837D0">
            <w:pPr>
              <w:rPr>
                <w:rFonts w:asciiTheme="minorHAnsi" w:hAnsiTheme="minorHAnsi"/>
                <w:sz w:val="18"/>
                <w:szCs w:val="18"/>
              </w:rPr>
            </w:pPr>
          </w:p>
        </w:tc>
      </w:tr>
      <w:tr w:rsidR="009F1AB0" w:rsidRPr="005369B5" w14:paraId="188016C7"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4433B01" w14:textId="080FB9CB" w:rsidR="009F1AB0" w:rsidRPr="00877B2C" w:rsidRDefault="009F1AB0" w:rsidP="009F1AB0">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023B7B7F" w14:textId="69C82434" w:rsidR="009F1AB0" w:rsidRPr="009F1AB0" w:rsidDel="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EFD5A5A" w14:textId="77777777" w:rsidR="009F1AB0" w:rsidRPr="005369B5" w:rsidRDefault="009F1AB0" w:rsidP="009F1AB0">
            <w:pPr>
              <w:rPr>
                <w:rFonts w:asciiTheme="minorHAnsi" w:hAnsiTheme="minorHAnsi"/>
                <w:sz w:val="18"/>
                <w:szCs w:val="18"/>
              </w:rPr>
            </w:pPr>
          </w:p>
        </w:tc>
      </w:tr>
      <w:tr w:rsidR="009F1AB0" w:rsidRPr="005369B5" w14:paraId="57A10BBF"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8FF9292" w14:textId="6AE1B717"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FA6E7A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4111817A" w14:textId="77777777" w:rsidR="009F1AB0" w:rsidRPr="00A92C18" w:rsidRDefault="009F1AB0" w:rsidP="009F1AB0">
            <w:pPr>
              <w:rPr>
                <w:rFonts w:asciiTheme="minorHAnsi" w:hAnsiTheme="minorHAnsi"/>
              </w:rPr>
            </w:pPr>
          </w:p>
        </w:tc>
      </w:tr>
      <w:tr w:rsidR="009F1AB0" w:rsidRPr="005369B5" w14:paraId="1C9B742A"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584C83D7" w14:textId="7039CE3C"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0A6AA6B3"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3889E177" w14:textId="77777777" w:rsidR="009F1AB0" w:rsidRPr="00A92C18" w:rsidRDefault="009F1AB0" w:rsidP="009F1AB0">
            <w:pPr>
              <w:rPr>
                <w:rFonts w:asciiTheme="minorHAnsi" w:hAnsiTheme="minorHAnsi"/>
              </w:rPr>
            </w:pPr>
          </w:p>
        </w:tc>
      </w:tr>
      <w:tr w:rsidR="009F1AB0" w:rsidRPr="005369B5" w14:paraId="0ACDA340"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2C4323F" w14:textId="74A9CEC0"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0BC85D3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20AC3DDA" w14:textId="77777777" w:rsidR="009F1AB0" w:rsidRPr="00A92C18" w:rsidRDefault="009F1AB0" w:rsidP="009F1AB0">
            <w:pPr>
              <w:rPr>
                <w:rFonts w:asciiTheme="minorHAnsi" w:hAnsiTheme="minorHAnsi"/>
              </w:rPr>
            </w:pPr>
          </w:p>
        </w:tc>
      </w:tr>
    </w:tbl>
    <w:p w14:paraId="681C48A0" w14:textId="07FEA04D"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0266950D"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BEA5339" w14:textId="77777777"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Pr="00F70B2C">
              <w:rPr>
                <w:rFonts w:asciiTheme="minorHAnsi" w:hAnsiTheme="minorHAnsi"/>
                <w:b/>
                <w:szCs w:val="18"/>
              </w:rPr>
              <w:t>Duct Surface Area Reduction and R-value Compliance Credit</w:t>
            </w:r>
          </w:p>
          <w:p w14:paraId="5787737E"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69547F" w:rsidRPr="006136A2" w14:paraId="26F4998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470B2E5"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28BC43F" w14:textId="6EBEBA42"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del w:id="0" w:author="Alhabibi, Haider@Energy" w:date="2022-03-24T16:07:00Z">
              <w:r w:rsidRPr="00877B2C" w:rsidDel="009973E3">
                <w:rPr>
                  <w:rFonts w:asciiTheme="minorHAnsi" w:hAnsiTheme="minorHAnsi"/>
                  <w:sz w:val="18"/>
                  <w:szCs w:val="18"/>
                </w:rPr>
                <w:delText>CF1R</w:delText>
              </w:r>
            </w:del>
            <w:ins w:id="1" w:author="Alhabibi, Haider@Energy" w:date="2022-03-24T16:07:00Z">
              <w:r w:rsidR="009973E3">
                <w:rPr>
                  <w:rFonts w:asciiTheme="minorHAnsi" w:hAnsiTheme="minorHAnsi"/>
                  <w:sz w:val="18"/>
                  <w:szCs w:val="18"/>
                </w:rPr>
                <w:t>LMCC</w:t>
              </w:r>
            </w:ins>
            <w:r w:rsidRPr="00877B2C">
              <w:rPr>
                <w:rFonts w:asciiTheme="minorHAnsi" w:hAnsiTheme="minorHAnsi"/>
                <w:sz w:val="18"/>
                <w:szCs w:val="18"/>
              </w:rPr>
              <w:t>-PRF-01-E approved by the enforcement agency.</w:t>
            </w:r>
          </w:p>
        </w:tc>
      </w:tr>
      <w:tr w:rsidR="0069547F" w:rsidRPr="006136A2" w14:paraId="63FB2DD2"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0B388F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529973C5" w14:textId="73A04FEE"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del w:id="2" w:author="Alhabibi, Haider@Energy" w:date="2022-03-24T16:07:00Z">
              <w:r w:rsidRPr="00877B2C" w:rsidDel="009973E3">
                <w:rPr>
                  <w:rFonts w:asciiTheme="minorHAnsi" w:hAnsiTheme="minorHAnsi"/>
                  <w:sz w:val="18"/>
                  <w:szCs w:val="18"/>
                </w:rPr>
                <w:delText>CF1R</w:delText>
              </w:r>
            </w:del>
            <w:ins w:id="3" w:author="Alhabibi, Haider@Energy" w:date="2022-03-24T16:07:00Z">
              <w:r w:rsidR="009973E3">
                <w:rPr>
                  <w:rFonts w:asciiTheme="minorHAnsi" w:hAnsiTheme="minorHAnsi"/>
                  <w:sz w:val="18"/>
                  <w:szCs w:val="18"/>
                </w:rPr>
                <w:t>LMCC</w:t>
              </w:r>
            </w:ins>
            <w:r w:rsidRPr="00877B2C">
              <w:rPr>
                <w:rFonts w:asciiTheme="minorHAnsi" w:hAnsiTheme="minorHAnsi"/>
                <w:sz w:val="18"/>
                <w:szCs w:val="18"/>
              </w:rPr>
              <w:t>-PRF-01-E shall be documented on the building design plans approved by the enforcement agency.</w:t>
            </w:r>
          </w:p>
        </w:tc>
      </w:tr>
      <w:tr w:rsidR="0069547F" w:rsidRPr="006136A2" w14:paraId="4E513FB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C8A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6336FB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including duct sizes</w:t>
            </w:r>
            <w:r>
              <w:rPr>
                <w:rFonts w:asciiTheme="minorHAnsi" w:hAnsiTheme="minorHAnsi"/>
                <w:sz w:val="18"/>
                <w:szCs w:val="18"/>
              </w:rPr>
              <w:t>, R-values, and lengths,</w:t>
            </w:r>
            <w:r w:rsidRPr="00877B2C">
              <w:rPr>
                <w:rFonts w:asciiTheme="minorHAnsi" w:hAnsiTheme="minorHAnsi"/>
                <w:sz w:val="18"/>
                <w:szCs w:val="18"/>
              </w:rPr>
              <w:t xml:space="preserve"> and locations of supply &amp; return registers shall conform to the duct system design layout approved by the enforcement agency.</w:t>
            </w:r>
          </w:p>
        </w:tc>
      </w:tr>
      <w:tr w:rsidR="0069547F" w:rsidRPr="006136A2" w14:paraId="6B9C97B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E05CB2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F4EC306"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69547F" w:rsidRPr="006136A2" w14:paraId="1908C8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1744B5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57A89E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69547F" w:rsidRPr="006136A2" w14:paraId="196FB336"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00AD750A" w14:textId="5F77B361" w:rsidR="0069547F" w:rsidRPr="00877B2C" w:rsidRDefault="0069547F" w:rsidP="005837D0">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4E585940" w14:textId="77777777" w:rsidR="0069547F" w:rsidRPr="00567F24" w:rsidRDefault="0069547F">
      <w:pPr>
        <w:tabs>
          <w:tab w:val="left" w:pos="360"/>
          <w:tab w:val="left" w:pos="3600"/>
          <w:tab w:val="left" w:pos="4680"/>
          <w:tab w:val="left" w:pos="5940"/>
          <w:tab w:val="left" w:pos="6930"/>
          <w:tab w:val="left" w:pos="8100"/>
          <w:tab w:val="left" w:pos="9090"/>
        </w:tabs>
        <w:rPr>
          <w:rFonts w:asciiTheme="minorHAnsi" w:hAnsi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3424BBF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D7639F" w14:textId="0E2980B6"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1715A341"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69547F" w:rsidRPr="006136A2" w14:paraId="072A81C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4B09C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59C21EF5" w14:textId="5EAC910F"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del w:id="4" w:author="Alhabibi, Haider@Energy" w:date="2022-03-24T16:07:00Z">
              <w:r w:rsidRPr="00877B2C" w:rsidDel="009973E3">
                <w:rPr>
                  <w:rFonts w:asciiTheme="minorHAnsi" w:hAnsiTheme="minorHAnsi"/>
                  <w:sz w:val="18"/>
                  <w:szCs w:val="18"/>
                </w:rPr>
                <w:delText>CF1R</w:delText>
              </w:r>
            </w:del>
            <w:ins w:id="5" w:author="Alhabibi, Haider@Energy" w:date="2022-03-24T16:07:00Z">
              <w:r w:rsidR="009973E3">
                <w:rPr>
                  <w:rFonts w:asciiTheme="minorHAnsi" w:hAnsiTheme="minorHAnsi"/>
                  <w:sz w:val="18"/>
                  <w:szCs w:val="18"/>
                </w:rPr>
                <w:t>LMCC</w:t>
              </w:r>
            </w:ins>
            <w:r w:rsidRPr="00877B2C">
              <w:rPr>
                <w:rFonts w:asciiTheme="minorHAnsi" w:hAnsiTheme="minorHAnsi"/>
                <w:sz w:val="18"/>
                <w:szCs w:val="18"/>
              </w:rPr>
              <w:t>-PRF-01-E approved by the enforcement agency.</w:t>
            </w:r>
          </w:p>
        </w:tc>
      </w:tr>
      <w:tr w:rsidR="0069547F" w:rsidRPr="006136A2" w14:paraId="5137766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4C1C9A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9619FAD" w14:textId="29A7C35D"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del w:id="6" w:author="Alhabibi, Haider@Energy" w:date="2022-03-24T16:07:00Z">
              <w:r w:rsidRPr="00877B2C" w:rsidDel="009973E3">
                <w:rPr>
                  <w:rFonts w:asciiTheme="minorHAnsi" w:hAnsiTheme="minorHAnsi"/>
                  <w:sz w:val="18"/>
                  <w:szCs w:val="18"/>
                </w:rPr>
                <w:delText>CF1R</w:delText>
              </w:r>
            </w:del>
            <w:ins w:id="7" w:author="Alhabibi, Haider@Energy" w:date="2022-03-24T16:07:00Z">
              <w:r w:rsidR="009973E3">
                <w:rPr>
                  <w:rFonts w:asciiTheme="minorHAnsi" w:hAnsiTheme="minorHAnsi"/>
                  <w:sz w:val="18"/>
                  <w:szCs w:val="18"/>
                </w:rPr>
                <w:t>LMCC</w:t>
              </w:r>
            </w:ins>
            <w:r w:rsidRPr="00877B2C">
              <w:rPr>
                <w:rFonts w:asciiTheme="minorHAnsi" w:hAnsiTheme="minorHAnsi"/>
                <w:sz w:val="18"/>
                <w:szCs w:val="18"/>
              </w:rPr>
              <w:t>-PRF-01-E shall be documented on the building design plans approved by the enforcement agency.</w:t>
            </w:r>
          </w:p>
        </w:tc>
      </w:tr>
      <w:tr w:rsidR="0069547F" w:rsidRPr="006136A2" w14:paraId="3C47E7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7C737D8"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0B64A2A" w14:textId="300E4F50"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del w:id="8" w:author="Alhabibi, Haider@Energy" w:date="2022-03-24T16:07:00Z">
              <w:r w:rsidDel="009973E3">
                <w:rPr>
                  <w:rFonts w:asciiTheme="minorHAnsi" w:hAnsiTheme="minorHAnsi"/>
                  <w:sz w:val="18"/>
                  <w:szCs w:val="18"/>
                </w:rPr>
                <w:delText>CF1R</w:delText>
              </w:r>
            </w:del>
            <w:ins w:id="9" w:author="Alhabibi, Haider@Energy" w:date="2022-03-24T16:07:00Z">
              <w:r w:rsidR="009973E3">
                <w:rPr>
                  <w:rFonts w:asciiTheme="minorHAnsi" w:hAnsiTheme="minorHAnsi"/>
                  <w:sz w:val="18"/>
                  <w:szCs w:val="18"/>
                </w:rPr>
                <w:t>LMCC</w:t>
              </w:r>
            </w:ins>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69547F" w:rsidRPr="006136A2" w14:paraId="72B992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D99518E"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DDA81FC"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EE7A94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43F2F9B"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7122A26" w14:textId="522551E4" w:rsidR="0069547F" w:rsidRPr="00877B2C" w:rsidRDefault="0069547F"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6136A2" w14:paraId="54C8357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856E35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85C3775" w14:textId="77777777" w:rsidR="0069547F" w:rsidRPr="00877B2C" w:rsidRDefault="0069547F"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3BF5227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B88F72" w14:textId="7CC381C6"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0663C123" w14:textId="23C18C55" w:rsidR="0069547F" w:rsidRPr="003527A2" w:rsidRDefault="0069547F">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CF2R and </w:t>
            </w:r>
            <w:del w:id="10" w:author="Alhabibi, Haider@Energy" w:date="2022-03-24T16:08:00Z">
              <w:r w:rsidRPr="00877B2C" w:rsidDel="009973E3">
                <w:rPr>
                  <w:rFonts w:asciiTheme="minorHAnsi" w:hAnsiTheme="minorHAnsi"/>
                  <w:sz w:val="18"/>
                  <w:szCs w:val="18"/>
                </w:rPr>
                <w:delText>CF3R</w:delText>
              </w:r>
            </w:del>
            <w:ins w:id="11" w:author="Alhabibi, Haider@Energy" w:date="2022-03-24T16:08:00Z">
              <w:r w:rsidR="009973E3">
                <w:rPr>
                  <w:rFonts w:asciiTheme="minorHAnsi" w:hAnsiTheme="minorHAnsi"/>
                  <w:sz w:val="18"/>
                  <w:szCs w:val="18"/>
                </w:rPr>
                <w:t>LMCV</w:t>
              </w:r>
            </w:ins>
            <w:r w:rsidRPr="00877B2C">
              <w:rPr>
                <w:rFonts w:asciiTheme="minorHAnsi" w:hAnsiTheme="minorHAnsi"/>
                <w:sz w:val="18"/>
                <w:szCs w:val="18"/>
              </w:rPr>
              <w:t>.</w:t>
            </w:r>
          </w:p>
        </w:tc>
      </w:tr>
      <w:tr w:rsidR="0069547F" w:rsidRPr="006136A2" w14:paraId="7836638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A4F1DC8" w14:textId="5274AF4A" w:rsidR="0069547F" w:rsidRPr="00877B2C" w:rsidRDefault="0069547F" w:rsidP="005837D0">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6587B639" w14:textId="6CF1A417" w:rsidR="003E52E2" w:rsidRDefault="003E52E2"/>
    <w:p w14:paraId="0D30F627" w14:textId="77777777" w:rsidR="003E52E2" w:rsidRDefault="003E52E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42259033" w14:textId="77777777" w:rsidTr="0069547F">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48905A36" w14:textId="77777777" w:rsidR="0069547F" w:rsidRPr="0069547F" w:rsidRDefault="0069547F">
            <w:pPr>
              <w:rPr>
                <w:rFonts w:asciiTheme="minorHAnsi" w:hAnsiTheme="minorHAnsi"/>
                <w:b/>
                <w:sz w:val="18"/>
              </w:rPr>
            </w:pPr>
            <w:r w:rsidRPr="0069547F">
              <w:rPr>
                <w:rFonts w:asciiTheme="minorHAnsi" w:hAnsiTheme="minorHAnsi"/>
                <w:b/>
                <w:sz w:val="18"/>
              </w:rPr>
              <w:lastRenderedPageBreak/>
              <w:t>D.</w:t>
            </w:r>
            <w:r w:rsidRPr="0069547F">
              <w:rPr>
                <w:rFonts w:asciiTheme="minorHAnsi" w:hAnsiTheme="minorHAnsi"/>
                <w:b/>
                <w:sz w:val="18"/>
                <w:szCs w:val="18"/>
              </w:rPr>
              <w:t xml:space="preserve"> </w:t>
            </w:r>
            <w:r w:rsidRPr="0069547F">
              <w:rPr>
                <w:rFonts w:asciiTheme="minorHAnsi" w:hAnsiTheme="minorHAnsi"/>
                <w:b/>
                <w:sz w:val="18"/>
              </w:rPr>
              <w:t>Deeply Buried Ducts Compliance Credit</w:t>
            </w:r>
          </w:p>
          <w:p w14:paraId="64E1B690" w14:textId="1CD8458F" w:rsidR="0069547F" w:rsidRPr="0069547F" w:rsidRDefault="0069547F">
            <w:pPr>
              <w:rPr>
                <w:rFonts w:asciiTheme="minorHAnsi" w:hAnsiTheme="minorHAnsi"/>
                <w:b/>
                <w:sz w:val="18"/>
              </w:rPr>
            </w:pPr>
            <w:r w:rsidRPr="008C062B">
              <w:rPr>
                <w:rFonts w:asciiTheme="minorHAnsi" w:hAnsiTheme="minorHAnsi"/>
                <w:sz w:val="18"/>
                <w:szCs w:val="18"/>
              </w:rPr>
              <w:t xml:space="preserve">Duct segments meeting the requirements for buried ducts and covered by at least 3.5 inches of insulation can take credit for effective duct insulation levels </w:t>
            </w:r>
            <w:r w:rsidR="00195855">
              <w:rPr>
                <w:rFonts w:asciiTheme="minorHAnsi" w:hAnsiTheme="minorHAnsi"/>
                <w:sz w:val="18"/>
                <w:szCs w:val="18"/>
              </w:rPr>
              <w:t xml:space="preserve">greater than </w:t>
            </w:r>
            <w:r w:rsidRPr="008C062B">
              <w:rPr>
                <w:rFonts w:asciiTheme="minorHAnsi" w:hAnsiTheme="minorHAnsi"/>
                <w:sz w:val="18"/>
                <w:szCs w:val="18"/>
              </w:rPr>
              <w:t>buried ducts. Deeply buried ducts have the option of using lowered portions of the ceiling or durable containment systems to achieve burial depth greater than the overall attic insulation level. Deeply buried duct systems must comply with the following requirements:</w:t>
            </w:r>
          </w:p>
        </w:tc>
      </w:tr>
      <w:tr w:rsidR="0069547F" w:rsidRPr="006136A2" w14:paraId="00A55B5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BED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14BBB898" w14:textId="13F62A40"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del w:id="12" w:author="Alhabibi, Haider@Energy" w:date="2022-03-24T16:07:00Z">
              <w:r w:rsidRPr="00877B2C" w:rsidDel="009973E3">
                <w:rPr>
                  <w:rFonts w:asciiTheme="minorHAnsi" w:hAnsiTheme="minorHAnsi"/>
                  <w:sz w:val="18"/>
                  <w:szCs w:val="18"/>
                </w:rPr>
                <w:delText>CF1R</w:delText>
              </w:r>
            </w:del>
            <w:ins w:id="13" w:author="Alhabibi, Haider@Energy" w:date="2022-03-24T16:07:00Z">
              <w:r w:rsidR="009973E3">
                <w:rPr>
                  <w:rFonts w:asciiTheme="minorHAnsi" w:hAnsiTheme="minorHAnsi"/>
                  <w:sz w:val="18"/>
                  <w:szCs w:val="18"/>
                </w:rPr>
                <w:t>LMCC</w:t>
              </w:r>
            </w:ins>
            <w:r w:rsidRPr="00877B2C">
              <w:rPr>
                <w:rFonts w:asciiTheme="minorHAnsi" w:hAnsiTheme="minorHAnsi"/>
                <w:sz w:val="18"/>
                <w:szCs w:val="18"/>
              </w:rPr>
              <w:t>-PRF-01-E approved by the enforcement agency.</w:t>
            </w:r>
          </w:p>
        </w:tc>
      </w:tr>
      <w:tr w:rsidR="0069547F" w:rsidRPr="006136A2" w14:paraId="7E00FBD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2ACD976"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C1F7610" w14:textId="4CEA03FC"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del w:id="14" w:author="Alhabibi, Haider@Energy" w:date="2022-03-24T16:07:00Z">
              <w:r w:rsidRPr="00877B2C" w:rsidDel="009973E3">
                <w:rPr>
                  <w:rFonts w:asciiTheme="minorHAnsi" w:hAnsiTheme="minorHAnsi"/>
                  <w:sz w:val="18"/>
                  <w:szCs w:val="18"/>
                </w:rPr>
                <w:delText>CF1R</w:delText>
              </w:r>
            </w:del>
            <w:ins w:id="15" w:author="Alhabibi, Haider@Energy" w:date="2022-03-24T16:07:00Z">
              <w:r w:rsidR="009973E3">
                <w:rPr>
                  <w:rFonts w:asciiTheme="minorHAnsi" w:hAnsiTheme="minorHAnsi"/>
                  <w:sz w:val="18"/>
                  <w:szCs w:val="18"/>
                </w:rPr>
                <w:t>LMCC</w:t>
              </w:r>
            </w:ins>
            <w:r w:rsidRPr="00877B2C">
              <w:rPr>
                <w:rFonts w:asciiTheme="minorHAnsi" w:hAnsiTheme="minorHAnsi"/>
                <w:sz w:val="18"/>
                <w:szCs w:val="18"/>
              </w:rPr>
              <w:t>-PRF-01-E shall be documented on the building design plans approved by the enforcement agency.</w:t>
            </w:r>
          </w:p>
        </w:tc>
      </w:tr>
      <w:tr w:rsidR="0069547F" w:rsidRPr="006136A2" w14:paraId="2093DC4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6CAFBA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34259362" w14:textId="701605CF"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del w:id="16" w:author="Alhabibi, Haider@Energy" w:date="2022-03-24T16:07:00Z">
              <w:r w:rsidDel="009973E3">
                <w:rPr>
                  <w:rFonts w:asciiTheme="minorHAnsi" w:hAnsiTheme="minorHAnsi"/>
                  <w:sz w:val="18"/>
                  <w:szCs w:val="18"/>
                </w:rPr>
                <w:delText>CF1R</w:delText>
              </w:r>
            </w:del>
            <w:ins w:id="17" w:author="Alhabibi, Haider@Energy" w:date="2022-03-24T16:07:00Z">
              <w:r w:rsidR="009973E3">
                <w:rPr>
                  <w:rFonts w:asciiTheme="minorHAnsi" w:hAnsiTheme="minorHAnsi"/>
                  <w:sz w:val="18"/>
                  <w:szCs w:val="18"/>
                </w:rPr>
                <w:t>LMCC</w:t>
              </w:r>
            </w:ins>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69547F" w:rsidRPr="006136A2" w14:paraId="0EDBEF4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376B38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BD17E02"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F8869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676C3B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353E3BC9" w14:textId="136D6AC8" w:rsidR="0069547F" w:rsidRPr="00877B2C" w:rsidRDefault="0069547F"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877B2C" w14:paraId="11C2F7F8"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4D115D"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A9FDBDF" w14:textId="77777777" w:rsidR="0069547F" w:rsidRPr="00877B2C" w:rsidRDefault="0069547F"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6EDAB0A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FAFA587" w14:textId="67A625F6" w:rsidR="0069547F" w:rsidRPr="00877B2C" w:rsidRDefault="0069547F">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106E3457" w14:textId="3CAD58C0" w:rsidR="0069547F" w:rsidRPr="00801F86" w:rsidRDefault="0069547F">
            <w:pPr>
              <w:keepNext/>
              <w:tabs>
                <w:tab w:val="left" w:pos="356"/>
              </w:tabs>
              <w:rPr>
                <w:rFonts w:asciiTheme="minorHAnsi" w:hAnsiTheme="minorHAnsi"/>
                <w:b/>
                <w:sz w:val="18"/>
              </w:rPr>
            </w:pPr>
            <w:r w:rsidRPr="00801F86">
              <w:rPr>
                <w:rFonts w:asciiTheme="minorHAnsi" w:hAnsiTheme="minorHAnsi"/>
                <w:sz w:val="18"/>
                <w:szCs w:val="18"/>
              </w:rPr>
              <w:t xml:space="preserve">The dwelling shall comply with all Quality Insulation Installation requirements as documented on the applicable </w:t>
            </w:r>
            <w:del w:id="18" w:author="Alhabibi, Haider@Energy" w:date="2022-03-24T16:07:00Z">
              <w:r w:rsidRPr="00801F86" w:rsidDel="009973E3">
                <w:rPr>
                  <w:rFonts w:asciiTheme="minorHAnsi" w:hAnsiTheme="minorHAnsi"/>
                  <w:sz w:val="18"/>
                  <w:szCs w:val="18"/>
                </w:rPr>
                <w:delText>CF2R</w:delText>
              </w:r>
            </w:del>
            <w:ins w:id="19" w:author="Alhabibi, Haider@Energy" w:date="2022-03-24T16:07:00Z">
              <w:r w:rsidR="009973E3">
                <w:rPr>
                  <w:rFonts w:asciiTheme="minorHAnsi" w:hAnsiTheme="minorHAnsi"/>
                  <w:sz w:val="18"/>
                  <w:szCs w:val="18"/>
                </w:rPr>
                <w:t>LMCI</w:t>
              </w:r>
            </w:ins>
            <w:r w:rsidRPr="00801F86">
              <w:rPr>
                <w:rFonts w:asciiTheme="minorHAnsi" w:hAnsiTheme="minorHAnsi"/>
                <w:sz w:val="18"/>
                <w:szCs w:val="18"/>
              </w:rPr>
              <w:t xml:space="preserve"> and </w:t>
            </w:r>
            <w:del w:id="20" w:author="Alhabibi, Haider@Energy" w:date="2022-03-24T16:08:00Z">
              <w:r w:rsidRPr="00801F86" w:rsidDel="009973E3">
                <w:rPr>
                  <w:rFonts w:asciiTheme="minorHAnsi" w:hAnsiTheme="minorHAnsi"/>
                  <w:sz w:val="18"/>
                  <w:szCs w:val="18"/>
                </w:rPr>
                <w:delText>CF3R</w:delText>
              </w:r>
            </w:del>
            <w:ins w:id="21" w:author="Alhabibi, Haider@Energy" w:date="2022-03-24T16:08:00Z">
              <w:r w:rsidR="009973E3">
                <w:rPr>
                  <w:rFonts w:asciiTheme="minorHAnsi" w:hAnsiTheme="minorHAnsi"/>
                  <w:sz w:val="18"/>
                  <w:szCs w:val="18"/>
                </w:rPr>
                <w:t>LMCV</w:t>
              </w:r>
            </w:ins>
            <w:r w:rsidRPr="00801F86">
              <w:rPr>
                <w:rFonts w:asciiTheme="minorHAnsi" w:hAnsiTheme="minorHAnsi"/>
                <w:sz w:val="18"/>
                <w:szCs w:val="18"/>
              </w:rPr>
              <w:t>.</w:t>
            </w:r>
          </w:p>
        </w:tc>
      </w:tr>
      <w:tr w:rsidR="0069547F" w:rsidRPr="0014781A" w14:paraId="3CA0B2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B8596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94A90C4" w14:textId="77777777" w:rsidR="0069547F" w:rsidRPr="00067E04" w:rsidRDefault="0069547F"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69547F" w:rsidRPr="006136A2" w14:paraId="5FDBC464"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B13F72" w14:textId="05A725AF" w:rsidR="0069547F" w:rsidRPr="00877B2C" w:rsidRDefault="0069547F">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350496B3" w14:textId="06237F93" w:rsidR="0069547F" w:rsidRDefault="0069547F">
      <w:pPr>
        <w:rPr>
          <w:rFonts w:asciiTheme="minorHAnsi" w:hAnsiTheme="minorHAnsi"/>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69547F" w14:paraId="2D692A7E" w14:textId="77777777" w:rsidTr="008D431E">
        <w:trPr>
          <w:trHeight w:val="224"/>
        </w:trPr>
        <w:tc>
          <w:tcPr>
            <w:tcW w:w="11016" w:type="dxa"/>
            <w:gridSpan w:val="9"/>
          </w:tcPr>
          <w:p w14:paraId="36992D3C" w14:textId="047E587D" w:rsidR="0069547F" w:rsidRDefault="00F77B63" w:rsidP="008D431E">
            <w:pPr>
              <w:rPr>
                <w:rFonts w:asciiTheme="minorHAnsi" w:hAnsiTheme="minorHAnsi"/>
                <w:sz w:val="18"/>
                <w:szCs w:val="18"/>
              </w:rPr>
            </w:pPr>
            <w:r>
              <w:rPr>
                <w:rFonts w:asciiTheme="minorHAnsi" w:hAnsiTheme="minorHAnsi"/>
                <w:b/>
                <w:bCs/>
                <w:szCs w:val="18"/>
              </w:rPr>
              <w:t>E</w:t>
            </w:r>
            <w:r w:rsidR="0069547F">
              <w:rPr>
                <w:rFonts w:asciiTheme="minorHAnsi" w:hAnsiTheme="minorHAnsi"/>
                <w:b/>
                <w:bCs/>
                <w:szCs w:val="18"/>
              </w:rPr>
              <w:t>. Duct System Design Details</w:t>
            </w:r>
          </w:p>
        </w:tc>
      </w:tr>
      <w:tr w:rsidR="0069547F" w14:paraId="2D4B540F" w14:textId="77777777" w:rsidTr="008D431E">
        <w:trPr>
          <w:trHeight w:val="224"/>
        </w:trPr>
        <w:tc>
          <w:tcPr>
            <w:tcW w:w="1278" w:type="dxa"/>
          </w:tcPr>
          <w:p w14:paraId="368FF97E" w14:textId="77777777" w:rsidR="0069547F" w:rsidRDefault="0069547F" w:rsidP="008D431E">
            <w:pPr>
              <w:jc w:val="center"/>
              <w:rPr>
                <w:rFonts w:asciiTheme="minorHAnsi" w:hAnsiTheme="minorHAnsi"/>
                <w:sz w:val="18"/>
                <w:szCs w:val="18"/>
              </w:rPr>
            </w:pPr>
            <w:r>
              <w:rPr>
                <w:rFonts w:asciiTheme="minorHAnsi" w:hAnsiTheme="minorHAnsi"/>
                <w:sz w:val="18"/>
                <w:szCs w:val="18"/>
              </w:rPr>
              <w:t>01</w:t>
            </w:r>
          </w:p>
        </w:tc>
        <w:tc>
          <w:tcPr>
            <w:tcW w:w="990" w:type="dxa"/>
          </w:tcPr>
          <w:p w14:paraId="4C6328D2" w14:textId="77777777" w:rsidR="0069547F" w:rsidRDefault="0069547F" w:rsidP="008D431E">
            <w:pPr>
              <w:jc w:val="center"/>
              <w:rPr>
                <w:rFonts w:asciiTheme="minorHAnsi" w:hAnsiTheme="minorHAnsi"/>
                <w:sz w:val="18"/>
                <w:szCs w:val="18"/>
              </w:rPr>
            </w:pPr>
            <w:r>
              <w:rPr>
                <w:rFonts w:asciiTheme="minorHAnsi" w:hAnsiTheme="minorHAnsi"/>
                <w:sz w:val="18"/>
                <w:szCs w:val="18"/>
              </w:rPr>
              <w:t>02</w:t>
            </w:r>
          </w:p>
        </w:tc>
        <w:tc>
          <w:tcPr>
            <w:tcW w:w="810" w:type="dxa"/>
          </w:tcPr>
          <w:p w14:paraId="1321D629" w14:textId="77777777" w:rsidR="0069547F" w:rsidRDefault="0069547F" w:rsidP="008D431E">
            <w:pPr>
              <w:jc w:val="center"/>
              <w:rPr>
                <w:rFonts w:asciiTheme="minorHAnsi" w:hAnsiTheme="minorHAnsi"/>
                <w:sz w:val="18"/>
                <w:szCs w:val="18"/>
              </w:rPr>
            </w:pPr>
            <w:r>
              <w:rPr>
                <w:rFonts w:asciiTheme="minorHAnsi" w:hAnsiTheme="minorHAnsi"/>
                <w:sz w:val="18"/>
                <w:szCs w:val="18"/>
              </w:rPr>
              <w:t>03</w:t>
            </w:r>
          </w:p>
        </w:tc>
        <w:tc>
          <w:tcPr>
            <w:tcW w:w="720" w:type="dxa"/>
          </w:tcPr>
          <w:p w14:paraId="14219C84" w14:textId="77777777" w:rsidR="0069547F" w:rsidRDefault="0069547F" w:rsidP="008D431E">
            <w:pPr>
              <w:jc w:val="center"/>
              <w:rPr>
                <w:rFonts w:asciiTheme="minorHAnsi" w:hAnsiTheme="minorHAnsi"/>
                <w:sz w:val="18"/>
                <w:szCs w:val="18"/>
              </w:rPr>
            </w:pPr>
            <w:r>
              <w:rPr>
                <w:rFonts w:asciiTheme="minorHAnsi" w:hAnsiTheme="minorHAnsi"/>
                <w:sz w:val="18"/>
                <w:szCs w:val="18"/>
              </w:rPr>
              <w:t>04</w:t>
            </w:r>
          </w:p>
        </w:tc>
        <w:tc>
          <w:tcPr>
            <w:tcW w:w="1350" w:type="dxa"/>
          </w:tcPr>
          <w:p w14:paraId="687E4194" w14:textId="77777777" w:rsidR="0069547F" w:rsidRDefault="0069547F" w:rsidP="008D431E">
            <w:pPr>
              <w:jc w:val="center"/>
              <w:rPr>
                <w:rFonts w:asciiTheme="minorHAnsi" w:hAnsiTheme="minorHAnsi"/>
                <w:sz w:val="18"/>
                <w:szCs w:val="18"/>
              </w:rPr>
            </w:pPr>
            <w:r>
              <w:rPr>
                <w:rFonts w:asciiTheme="minorHAnsi" w:hAnsiTheme="minorHAnsi"/>
                <w:sz w:val="18"/>
                <w:szCs w:val="18"/>
              </w:rPr>
              <w:t>05</w:t>
            </w:r>
          </w:p>
        </w:tc>
        <w:tc>
          <w:tcPr>
            <w:tcW w:w="1350" w:type="dxa"/>
          </w:tcPr>
          <w:p w14:paraId="4EA6AB7F" w14:textId="77777777" w:rsidR="0069547F" w:rsidRDefault="0069547F" w:rsidP="008D431E">
            <w:pPr>
              <w:jc w:val="center"/>
              <w:rPr>
                <w:rFonts w:asciiTheme="minorHAnsi" w:hAnsiTheme="minorHAnsi"/>
                <w:sz w:val="18"/>
                <w:szCs w:val="18"/>
              </w:rPr>
            </w:pPr>
            <w:r>
              <w:rPr>
                <w:rFonts w:asciiTheme="minorHAnsi" w:hAnsiTheme="minorHAnsi"/>
                <w:sz w:val="18"/>
                <w:szCs w:val="18"/>
              </w:rPr>
              <w:t>06</w:t>
            </w:r>
          </w:p>
        </w:tc>
        <w:tc>
          <w:tcPr>
            <w:tcW w:w="1350" w:type="dxa"/>
          </w:tcPr>
          <w:p w14:paraId="6B0E1415" w14:textId="77777777" w:rsidR="0069547F" w:rsidRDefault="0069547F" w:rsidP="008D431E">
            <w:pPr>
              <w:jc w:val="center"/>
              <w:rPr>
                <w:rFonts w:asciiTheme="minorHAnsi" w:hAnsiTheme="minorHAnsi"/>
                <w:sz w:val="18"/>
                <w:szCs w:val="18"/>
              </w:rPr>
            </w:pPr>
            <w:r>
              <w:rPr>
                <w:rFonts w:asciiTheme="minorHAnsi" w:hAnsiTheme="minorHAnsi"/>
                <w:sz w:val="18"/>
                <w:szCs w:val="18"/>
              </w:rPr>
              <w:t>07</w:t>
            </w:r>
          </w:p>
        </w:tc>
        <w:tc>
          <w:tcPr>
            <w:tcW w:w="1800" w:type="dxa"/>
          </w:tcPr>
          <w:p w14:paraId="16254784" w14:textId="77777777" w:rsidR="0069547F" w:rsidRDefault="0069547F" w:rsidP="008D431E">
            <w:pPr>
              <w:jc w:val="center"/>
              <w:rPr>
                <w:rFonts w:asciiTheme="minorHAnsi" w:hAnsiTheme="minorHAnsi"/>
                <w:sz w:val="18"/>
                <w:szCs w:val="18"/>
              </w:rPr>
            </w:pPr>
            <w:r>
              <w:rPr>
                <w:rFonts w:asciiTheme="minorHAnsi" w:hAnsiTheme="minorHAnsi"/>
                <w:sz w:val="18"/>
                <w:szCs w:val="18"/>
              </w:rPr>
              <w:t>08</w:t>
            </w:r>
          </w:p>
        </w:tc>
        <w:tc>
          <w:tcPr>
            <w:tcW w:w="1368" w:type="dxa"/>
          </w:tcPr>
          <w:p w14:paraId="2F355D5C" w14:textId="77777777" w:rsidR="0069547F" w:rsidRDefault="0069547F" w:rsidP="008D431E">
            <w:pPr>
              <w:jc w:val="center"/>
              <w:rPr>
                <w:rFonts w:asciiTheme="minorHAnsi" w:hAnsiTheme="minorHAnsi"/>
                <w:sz w:val="18"/>
                <w:szCs w:val="18"/>
              </w:rPr>
            </w:pPr>
            <w:r>
              <w:rPr>
                <w:rFonts w:asciiTheme="minorHAnsi" w:hAnsiTheme="minorHAnsi"/>
                <w:sz w:val="18"/>
                <w:szCs w:val="18"/>
              </w:rPr>
              <w:t>09</w:t>
            </w:r>
          </w:p>
        </w:tc>
      </w:tr>
      <w:tr w:rsidR="0069547F" w14:paraId="542A620A" w14:textId="77777777" w:rsidTr="008D431E">
        <w:trPr>
          <w:trHeight w:val="494"/>
        </w:trPr>
        <w:tc>
          <w:tcPr>
            <w:tcW w:w="1278" w:type="dxa"/>
            <w:vAlign w:val="bottom"/>
          </w:tcPr>
          <w:p w14:paraId="3DE4A1C9" w14:textId="77777777" w:rsidR="0069547F" w:rsidRDefault="0069547F" w:rsidP="008D431E">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071F69CD" w14:textId="77777777" w:rsidR="0069547F" w:rsidRDefault="0069547F" w:rsidP="008D431E">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5B2A7F6A" w14:textId="77777777" w:rsidR="0069547F" w:rsidRDefault="0069547F" w:rsidP="008D431E">
            <w:pPr>
              <w:jc w:val="center"/>
              <w:rPr>
                <w:rFonts w:asciiTheme="minorHAnsi" w:hAnsiTheme="minorHAnsi"/>
                <w:sz w:val="18"/>
                <w:szCs w:val="18"/>
              </w:rPr>
            </w:pPr>
            <w:r>
              <w:rPr>
                <w:rFonts w:asciiTheme="minorHAnsi" w:hAnsiTheme="minorHAnsi"/>
                <w:sz w:val="18"/>
                <w:szCs w:val="18"/>
              </w:rPr>
              <w:t xml:space="preserve">Duct </w:t>
            </w:r>
          </w:p>
          <w:p w14:paraId="0866EA37" w14:textId="77777777" w:rsidR="0069547F" w:rsidRDefault="0069547F" w:rsidP="008D431E">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6F33F840" w14:textId="77777777" w:rsidR="0069547F" w:rsidRDefault="0069547F" w:rsidP="008D431E">
            <w:pPr>
              <w:jc w:val="center"/>
              <w:rPr>
                <w:rFonts w:asciiTheme="minorHAnsi" w:hAnsiTheme="minorHAnsi"/>
                <w:sz w:val="18"/>
                <w:szCs w:val="18"/>
              </w:rPr>
            </w:pPr>
            <w:r>
              <w:rPr>
                <w:rFonts w:asciiTheme="minorHAnsi" w:hAnsiTheme="minorHAnsi"/>
                <w:sz w:val="18"/>
                <w:szCs w:val="18"/>
              </w:rPr>
              <w:t>Length</w:t>
            </w:r>
          </w:p>
          <w:p w14:paraId="37C798E6" w14:textId="77777777" w:rsidR="0069547F" w:rsidRDefault="0069547F" w:rsidP="008D431E">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7F418DE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10ED319B"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7694CFC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45F35E7B" w14:textId="77777777" w:rsidR="0069547F" w:rsidRDefault="0069547F" w:rsidP="008D431E">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247C6B3A" w14:textId="77777777" w:rsidR="0069547F" w:rsidRDefault="0069547F" w:rsidP="008D431E">
            <w:pPr>
              <w:jc w:val="center"/>
              <w:rPr>
                <w:rFonts w:asciiTheme="minorHAnsi" w:hAnsiTheme="minorHAnsi"/>
                <w:sz w:val="18"/>
                <w:szCs w:val="18"/>
              </w:rPr>
            </w:pPr>
            <w:r>
              <w:rPr>
                <w:rFonts w:asciiTheme="minorHAnsi" w:hAnsiTheme="minorHAnsi"/>
                <w:sz w:val="18"/>
                <w:szCs w:val="18"/>
              </w:rPr>
              <w:t>Duct Burial Level</w:t>
            </w:r>
          </w:p>
        </w:tc>
      </w:tr>
      <w:tr w:rsidR="0069547F" w14:paraId="12A5EA93" w14:textId="77777777" w:rsidTr="008D431E">
        <w:tc>
          <w:tcPr>
            <w:tcW w:w="1278" w:type="dxa"/>
          </w:tcPr>
          <w:p w14:paraId="79000EE4" w14:textId="77777777" w:rsidR="0069547F" w:rsidRDefault="0069547F" w:rsidP="008D431E">
            <w:pPr>
              <w:rPr>
                <w:rFonts w:asciiTheme="minorHAnsi" w:hAnsiTheme="minorHAnsi"/>
                <w:sz w:val="18"/>
                <w:szCs w:val="18"/>
              </w:rPr>
            </w:pPr>
          </w:p>
        </w:tc>
        <w:tc>
          <w:tcPr>
            <w:tcW w:w="990" w:type="dxa"/>
          </w:tcPr>
          <w:p w14:paraId="12484B4C" w14:textId="77777777" w:rsidR="0069547F" w:rsidRDefault="0069547F" w:rsidP="008D431E">
            <w:pPr>
              <w:rPr>
                <w:rFonts w:asciiTheme="minorHAnsi" w:hAnsiTheme="minorHAnsi"/>
                <w:sz w:val="18"/>
                <w:szCs w:val="18"/>
              </w:rPr>
            </w:pPr>
          </w:p>
        </w:tc>
        <w:tc>
          <w:tcPr>
            <w:tcW w:w="810" w:type="dxa"/>
          </w:tcPr>
          <w:p w14:paraId="7A7D6FDB" w14:textId="77777777" w:rsidR="0069547F" w:rsidRDefault="0069547F" w:rsidP="008D431E">
            <w:pPr>
              <w:rPr>
                <w:rFonts w:asciiTheme="minorHAnsi" w:hAnsiTheme="minorHAnsi"/>
                <w:sz w:val="18"/>
                <w:szCs w:val="18"/>
              </w:rPr>
            </w:pPr>
          </w:p>
        </w:tc>
        <w:tc>
          <w:tcPr>
            <w:tcW w:w="720" w:type="dxa"/>
          </w:tcPr>
          <w:p w14:paraId="39392F2D" w14:textId="77777777" w:rsidR="0069547F" w:rsidRDefault="0069547F" w:rsidP="008D431E">
            <w:pPr>
              <w:rPr>
                <w:rFonts w:asciiTheme="minorHAnsi" w:hAnsiTheme="minorHAnsi"/>
                <w:sz w:val="18"/>
                <w:szCs w:val="18"/>
              </w:rPr>
            </w:pPr>
          </w:p>
        </w:tc>
        <w:tc>
          <w:tcPr>
            <w:tcW w:w="1350" w:type="dxa"/>
          </w:tcPr>
          <w:p w14:paraId="61D3ACAF" w14:textId="77777777" w:rsidR="0069547F" w:rsidRDefault="0069547F" w:rsidP="008D431E">
            <w:pPr>
              <w:rPr>
                <w:rFonts w:asciiTheme="minorHAnsi" w:hAnsiTheme="minorHAnsi"/>
                <w:sz w:val="18"/>
                <w:szCs w:val="18"/>
              </w:rPr>
            </w:pPr>
          </w:p>
        </w:tc>
        <w:tc>
          <w:tcPr>
            <w:tcW w:w="1350" w:type="dxa"/>
          </w:tcPr>
          <w:p w14:paraId="10949F87" w14:textId="77777777" w:rsidR="0069547F" w:rsidRDefault="0069547F" w:rsidP="008D431E">
            <w:pPr>
              <w:rPr>
                <w:rFonts w:asciiTheme="minorHAnsi" w:hAnsiTheme="minorHAnsi"/>
                <w:sz w:val="18"/>
                <w:szCs w:val="18"/>
              </w:rPr>
            </w:pPr>
          </w:p>
        </w:tc>
        <w:tc>
          <w:tcPr>
            <w:tcW w:w="1350" w:type="dxa"/>
          </w:tcPr>
          <w:p w14:paraId="30B8AB60" w14:textId="77777777" w:rsidR="0069547F" w:rsidRDefault="0069547F" w:rsidP="008D431E">
            <w:pPr>
              <w:rPr>
                <w:rFonts w:asciiTheme="minorHAnsi" w:hAnsiTheme="minorHAnsi"/>
                <w:sz w:val="18"/>
                <w:szCs w:val="18"/>
              </w:rPr>
            </w:pPr>
          </w:p>
        </w:tc>
        <w:tc>
          <w:tcPr>
            <w:tcW w:w="1800" w:type="dxa"/>
          </w:tcPr>
          <w:p w14:paraId="37935798" w14:textId="77777777" w:rsidR="0069547F" w:rsidRDefault="0069547F" w:rsidP="008D431E">
            <w:pPr>
              <w:rPr>
                <w:rFonts w:asciiTheme="minorHAnsi" w:hAnsiTheme="minorHAnsi"/>
                <w:sz w:val="18"/>
                <w:szCs w:val="18"/>
              </w:rPr>
            </w:pPr>
          </w:p>
        </w:tc>
        <w:tc>
          <w:tcPr>
            <w:tcW w:w="1368" w:type="dxa"/>
          </w:tcPr>
          <w:p w14:paraId="2A943444" w14:textId="77777777" w:rsidR="0069547F" w:rsidRDefault="0069547F" w:rsidP="008D431E">
            <w:pPr>
              <w:rPr>
                <w:rFonts w:asciiTheme="minorHAnsi" w:hAnsiTheme="minorHAnsi"/>
                <w:sz w:val="18"/>
                <w:szCs w:val="18"/>
              </w:rPr>
            </w:pPr>
          </w:p>
        </w:tc>
      </w:tr>
      <w:tr w:rsidR="0069547F" w14:paraId="03356526" w14:textId="77777777" w:rsidTr="008D431E">
        <w:tc>
          <w:tcPr>
            <w:tcW w:w="1278" w:type="dxa"/>
          </w:tcPr>
          <w:p w14:paraId="0224C307" w14:textId="77777777" w:rsidR="0069547F" w:rsidRDefault="0069547F" w:rsidP="008D431E">
            <w:pPr>
              <w:rPr>
                <w:rFonts w:asciiTheme="minorHAnsi" w:hAnsiTheme="minorHAnsi"/>
                <w:sz w:val="18"/>
                <w:szCs w:val="18"/>
              </w:rPr>
            </w:pPr>
          </w:p>
        </w:tc>
        <w:tc>
          <w:tcPr>
            <w:tcW w:w="990" w:type="dxa"/>
          </w:tcPr>
          <w:p w14:paraId="575A8ACE" w14:textId="77777777" w:rsidR="0069547F" w:rsidRDefault="0069547F" w:rsidP="008D431E">
            <w:pPr>
              <w:rPr>
                <w:rFonts w:asciiTheme="minorHAnsi" w:hAnsiTheme="minorHAnsi"/>
                <w:sz w:val="18"/>
                <w:szCs w:val="18"/>
              </w:rPr>
            </w:pPr>
          </w:p>
        </w:tc>
        <w:tc>
          <w:tcPr>
            <w:tcW w:w="810" w:type="dxa"/>
          </w:tcPr>
          <w:p w14:paraId="478BE192" w14:textId="77777777" w:rsidR="0069547F" w:rsidRDefault="0069547F" w:rsidP="008D431E">
            <w:pPr>
              <w:rPr>
                <w:rFonts w:asciiTheme="minorHAnsi" w:hAnsiTheme="minorHAnsi"/>
                <w:sz w:val="18"/>
                <w:szCs w:val="18"/>
              </w:rPr>
            </w:pPr>
          </w:p>
        </w:tc>
        <w:tc>
          <w:tcPr>
            <w:tcW w:w="720" w:type="dxa"/>
          </w:tcPr>
          <w:p w14:paraId="5C597BA0" w14:textId="77777777" w:rsidR="0069547F" w:rsidRDefault="0069547F" w:rsidP="008D431E">
            <w:pPr>
              <w:rPr>
                <w:rFonts w:asciiTheme="minorHAnsi" w:hAnsiTheme="minorHAnsi"/>
                <w:sz w:val="18"/>
                <w:szCs w:val="18"/>
              </w:rPr>
            </w:pPr>
          </w:p>
        </w:tc>
        <w:tc>
          <w:tcPr>
            <w:tcW w:w="1350" w:type="dxa"/>
          </w:tcPr>
          <w:p w14:paraId="6FE87DF1" w14:textId="77777777" w:rsidR="0069547F" w:rsidRDefault="0069547F" w:rsidP="008D431E">
            <w:pPr>
              <w:rPr>
                <w:rFonts w:asciiTheme="minorHAnsi" w:hAnsiTheme="minorHAnsi"/>
                <w:sz w:val="18"/>
                <w:szCs w:val="18"/>
              </w:rPr>
            </w:pPr>
          </w:p>
        </w:tc>
        <w:tc>
          <w:tcPr>
            <w:tcW w:w="1350" w:type="dxa"/>
          </w:tcPr>
          <w:p w14:paraId="45347811" w14:textId="77777777" w:rsidR="0069547F" w:rsidRDefault="0069547F" w:rsidP="008D431E">
            <w:pPr>
              <w:rPr>
                <w:rFonts w:asciiTheme="minorHAnsi" w:hAnsiTheme="minorHAnsi"/>
                <w:sz w:val="18"/>
                <w:szCs w:val="18"/>
              </w:rPr>
            </w:pPr>
          </w:p>
        </w:tc>
        <w:tc>
          <w:tcPr>
            <w:tcW w:w="1350" w:type="dxa"/>
          </w:tcPr>
          <w:p w14:paraId="08EF0536" w14:textId="77777777" w:rsidR="0069547F" w:rsidRDefault="0069547F" w:rsidP="008D431E">
            <w:pPr>
              <w:rPr>
                <w:rFonts w:asciiTheme="minorHAnsi" w:hAnsiTheme="minorHAnsi"/>
                <w:sz w:val="18"/>
                <w:szCs w:val="18"/>
              </w:rPr>
            </w:pPr>
          </w:p>
        </w:tc>
        <w:tc>
          <w:tcPr>
            <w:tcW w:w="1800" w:type="dxa"/>
          </w:tcPr>
          <w:p w14:paraId="54A7A4B5" w14:textId="77777777" w:rsidR="0069547F" w:rsidRDefault="0069547F" w:rsidP="008D431E">
            <w:pPr>
              <w:rPr>
                <w:rFonts w:asciiTheme="minorHAnsi" w:hAnsiTheme="minorHAnsi"/>
                <w:sz w:val="18"/>
                <w:szCs w:val="18"/>
              </w:rPr>
            </w:pPr>
          </w:p>
        </w:tc>
        <w:tc>
          <w:tcPr>
            <w:tcW w:w="1368" w:type="dxa"/>
          </w:tcPr>
          <w:p w14:paraId="3E66A785" w14:textId="77777777" w:rsidR="0069547F" w:rsidRDefault="0069547F" w:rsidP="008D431E">
            <w:pPr>
              <w:rPr>
                <w:rFonts w:asciiTheme="minorHAnsi" w:hAnsiTheme="minorHAnsi"/>
                <w:sz w:val="18"/>
                <w:szCs w:val="18"/>
              </w:rPr>
            </w:pPr>
          </w:p>
        </w:tc>
      </w:tr>
    </w:tbl>
    <w:p w14:paraId="34CCDBA8" w14:textId="77777777" w:rsidR="0069547F" w:rsidRDefault="0069547F" w:rsidP="005F2F11">
      <w:pPr>
        <w:pStyle w:val="Header"/>
        <w:rPr>
          <w:rFonts w:asciiTheme="minorHAnsi" w:hAnsiTheme="minorHAnsi"/>
          <w:szCs w:val="18"/>
        </w:rPr>
      </w:pPr>
    </w:p>
    <w:p w14:paraId="7E6CA294" w14:textId="77777777" w:rsidR="0069547F" w:rsidRPr="00567F24" w:rsidRDefault="0069547F" w:rsidP="005F2F11">
      <w:pPr>
        <w:pStyle w:val="Header"/>
        <w:rPr>
          <w:rFonts w:asciiTheme="minorHAnsi" w:hAnsiTheme="minorHAnsi"/>
          <w:szCs w:val="18"/>
        </w:rPr>
      </w:pPr>
    </w:p>
    <w:p w14:paraId="681C48D1" w14:textId="77777777" w:rsidR="009C3E28" w:rsidRPr="00567F24" w:rsidRDefault="009C3E28" w:rsidP="005F2F11">
      <w:pPr>
        <w:pStyle w:val="Header"/>
        <w:rPr>
          <w:rFonts w:asciiTheme="minorHAnsi" w:hAnsiTheme="minorHAnsi"/>
          <w:szCs w:val="18"/>
        </w:rPr>
      </w:pPr>
    </w:p>
    <w:p w14:paraId="51B6A49D" w14:textId="77777777" w:rsidR="005910F4" w:rsidRDefault="005910F4">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527EE" w:rsidRPr="009E2C1C" w14:paraId="681C48F1" w14:textId="77777777" w:rsidTr="00696281">
        <w:trPr>
          <w:trHeight w:val="206"/>
        </w:trPr>
        <w:tc>
          <w:tcPr>
            <w:tcW w:w="10950" w:type="dxa"/>
            <w:gridSpan w:val="4"/>
            <w:vAlign w:val="center"/>
          </w:tcPr>
          <w:p w14:paraId="681C48F0" w14:textId="77777777" w:rsidR="00C527EE" w:rsidRPr="009351D2" w:rsidRDefault="00C527EE" w:rsidP="0069628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C527EE" w:rsidRPr="001B14D6" w14:paraId="681C48F3" w14:textId="77777777" w:rsidTr="00696281">
        <w:trPr>
          <w:trHeight w:val="206"/>
        </w:trPr>
        <w:tc>
          <w:tcPr>
            <w:tcW w:w="10950" w:type="dxa"/>
            <w:gridSpan w:val="4"/>
            <w:vAlign w:val="center"/>
          </w:tcPr>
          <w:p w14:paraId="681C48F2" w14:textId="77777777" w:rsidR="00C527EE" w:rsidRPr="00E136A4" w:rsidRDefault="00C527EE" w:rsidP="009176C1">
            <w:pPr>
              <w:keepNext/>
              <w:numPr>
                <w:ilvl w:val="0"/>
                <w:numId w:val="7"/>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C527EE" w:rsidRPr="00B272DC" w14:paraId="681C48F6" w14:textId="77777777" w:rsidTr="00696281">
        <w:trPr>
          <w:trHeight w:val="360"/>
        </w:trPr>
        <w:tc>
          <w:tcPr>
            <w:tcW w:w="5577" w:type="dxa"/>
            <w:gridSpan w:val="2"/>
          </w:tcPr>
          <w:p w14:paraId="681C48F4"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81C48F5"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C527EE" w:rsidRPr="00B272DC" w14:paraId="681C48F9" w14:textId="77777777" w:rsidTr="00696281">
        <w:trPr>
          <w:trHeight w:val="360"/>
        </w:trPr>
        <w:tc>
          <w:tcPr>
            <w:tcW w:w="5577" w:type="dxa"/>
            <w:gridSpan w:val="2"/>
          </w:tcPr>
          <w:p w14:paraId="681C48F7"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81C48F8"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C527EE" w:rsidRPr="00B272DC" w14:paraId="681C48FC" w14:textId="77777777" w:rsidTr="00696281">
        <w:trPr>
          <w:trHeight w:val="360"/>
        </w:trPr>
        <w:tc>
          <w:tcPr>
            <w:tcW w:w="5577" w:type="dxa"/>
            <w:gridSpan w:val="2"/>
          </w:tcPr>
          <w:p w14:paraId="681C48FA"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81C48FB" w14:textId="46C913E8"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5910F4">
              <w:rPr>
                <w:rFonts w:asciiTheme="minorHAnsi" w:hAnsiTheme="minorHAnsi"/>
                <w:sz w:val="14"/>
                <w:szCs w:val="14"/>
              </w:rPr>
              <w:t>i</w:t>
            </w:r>
            <w:r w:rsidRPr="00B272DC">
              <w:rPr>
                <w:rFonts w:asciiTheme="minorHAnsi" w:hAnsiTheme="minorHAnsi"/>
                <w:sz w:val="14"/>
                <w:szCs w:val="14"/>
              </w:rPr>
              <w:t>f applicable):</w:t>
            </w:r>
          </w:p>
        </w:tc>
      </w:tr>
      <w:tr w:rsidR="00C527EE" w:rsidRPr="00B272DC" w14:paraId="681C48FF" w14:textId="77777777" w:rsidTr="00696281">
        <w:trPr>
          <w:trHeight w:val="360"/>
        </w:trPr>
        <w:tc>
          <w:tcPr>
            <w:tcW w:w="5577" w:type="dxa"/>
            <w:gridSpan w:val="2"/>
          </w:tcPr>
          <w:p w14:paraId="681C48FD"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81C48FE"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Phone:</w:t>
            </w:r>
          </w:p>
        </w:tc>
      </w:tr>
      <w:tr w:rsidR="00C527EE" w:rsidRPr="008E6C57" w14:paraId="681C4901" w14:textId="77777777" w:rsidTr="00696281">
        <w:tblPrEx>
          <w:tblCellMar>
            <w:left w:w="115" w:type="dxa"/>
            <w:right w:w="115" w:type="dxa"/>
          </w:tblCellMar>
        </w:tblPrEx>
        <w:trPr>
          <w:trHeight w:val="296"/>
        </w:trPr>
        <w:tc>
          <w:tcPr>
            <w:tcW w:w="10950" w:type="dxa"/>
            <w:gridSpan w:val="4"/>
            <w:vAlign w:val="center"/>
          </w:tcPr>
          <w:p w14:paraId="681C4900" w14:textId="77777777" w:rsidR="00C527EE" w:rsidRDefault="00C527EE" w:rsidP="0069628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C527EE" w:rsidRPr="008E6C57" w14:paraId="681C4909" w14:textId="77777777" w:rsidTr="00696281">
        <w:tblPrEx>
          <w:tblCellMar>
            <w:left w:w="115" w:type="dxa"/>
            <w:right w:w="115" w:type="dxa"/>
          </w:tblCellMar>
        </w:tblPrEx>
        <w:trPr>
          <w:trHeight w:val="504"/>
        </w:trPr>
        <w:tc>
          <w:tcPr>
            <w:tcW w:w="10950" w:type="dxa"/>
            <w:gridSpan w:val="4"/>
          </w:tcPr>
          <w:p w14:paraId="41F3DA4A" w14:textId="77777777" w:rsidR="00391B0A" w:rsidRPr="00391B0A" w:rsidRDefault="00391B0A" w:rsidP="00391B0A">
            <w:pPr>
              <w:pStyle w:val="Heading3"/>
              <w:numPr>
                <w:ilvl w:val="0"/>
                <w:numId w:val="0"/>
              </w:numPr>
              <w:spacing w:before="60"/>
              <w:ind w:right="86"/>
              <w:rPr>
                <w:rFonts w:asciiTheme="minorHAnsi" w:hAnsiTheme="minorHAnsi"/>
                <w:caps/>
                <w:sz w:val="18"/>
                <w:szCs w:val="18"/>
              </w:rPr>
            </w:pPr>
            <w:r w:rsidRPr="00391B0A">
              <w:rPr>
                <w:rFonts w:asciiTheme="minorHAnsi" w:hAnsiTheme="minorHAnsi"/>
                <w:sz w:val="18"/>
                <w:szCs w:val="18"/>
              </w:rPr>
              <w:t xml:space="preserve">I certify the following under penalty of perjury, under the laws of the State of California: </w:t>
            </w:r>
          </w:p>
          <w:p w14:paraId="430A2EA3" w14:textId="77777777" w:rsidR="00391B0A" w:rsidRPr="00391B0A" w:rsidRDefault="00391B0A" w:rsidP="00391B0A">
            <w:pPr>
              <w:pStyle w:val="Heading3"/>
              <w:numPr>
                <w:ilvl w:val="0"/>
                <w:numId w:val="14"/>
              </w:numPr>
              <w:spacing w:before="0"/>
              <w:ind w:right="90"/>
              <w:rPr>
                <w:rFonts w:asciiTheme="minorHAnsi" w:hAnsiTheme="minorHAnsi"/>
                <w:caps/>
                <w:sz w:val="18"/>
                <w:szCs w:val="18"/>
              </w:rPr>
            </w:pPr>
            <w:r w:rsidRPr="00391B0A">
              <w:rPr>
                <w:rFonts w:asciiTheme="minorHAnsi" w:hAnsiTheme="minorHAnsi"/>
                <w:sz w:val="18"/>
                <w:szCs w:val="18"/>
              </w:rPr>
              <w:t xml:space="preserve">The information provided on this Certificate of Installation is true and correct. </w:t>
            </w:r>
          </w:p>
          <w:p w14:paraId="78ABF050" w14:textId="77777777" w:rsidR="00391B0A" w:rsidRPr="00391B0A" w:rsidRDefault="00391B0A" w:rsidP="00391B0A">
            <w:pPr>
              <w:pStyle w:val="Heading3"/>
              <w:numPr>
                <w:ilvl w:val="0"/>
                <w:numId w:val="14"/>
              </w:numPr>
              <w:spacing w:before="0"/>
              <w:ind w:right="90"/>
              <w:rPr>
                <w:rFonts w:asciiTheme="minorHAnsi" w:hAnsiTheme="minorHAnsi"/>
                <w:caps/>
                <w:sz w:val="18"/>
                <w:szCs w:val="22"/>
              </w:rPr>
            </w:pPr>
            <w:r w:rsidRPr="00391B0A">
              <w:rPr>
                <w:rFonts w:asciiTheme="minorHAnsi" w:hAnsiTheme="minorHAnsi"/>
                <w:snapToGrid w:val="0"/>
                <w:sz w:val="18"/>
                <w:szCs w:val="18"/>
              </w:rPr>
              <w:t xml:space="preserve">I am either: a) a responsible person eligible under Division 3 of the Business and Professions Code </w:t>
            </w:r>
            <w:r w:rsidRPr="00391B0A">
              <w:rPr>
                <w:rFonts w:asciiTheme="minorHAnsi" w:hAnsiTheme="minorHAnsi"/>
                <w:sz w:val="18"/>
                <w:szCs w:val="18"/>
              </w:rPr>
              <w:t xml:space="preserve">in the applicable classification to accept responsibility for the system design, construction, or installation </w:t>
            </w:r>
            <w:r w:rsidRPr="00391B0A">
              <w:rPr>
                <w:rFonts w:asciiTheme="minorHAnsi" w:hAnsiTheme="minorHAnsi"/>
                <w:snapToGrid w:val="0"/>
                <w:sz w:val="18"/>
                <w:szCs w:val="18"/>
              </w:rPr>
              <w:t xml:space="preserve">of features, materials, components, or manufactured devices </w:t>
            </w:r>
            <w:r w:rsidRPr="00391B0A">
              <w:rPr>
                <w:rFonts w:asciiTheme="minorHAnsi" w:hAnsiTheme="minorHAnsi"/>
                <w:sz w:val="18"/>
                <w:szCs w:val="18"/>
              </w:rPr>
              <w:t xml:space="preserve">for the scope of work identified on this Certificate of Installation </w:t>
            </w:r>
            <w:r w:rsidRPr="00391B0A">
              <w:rPr>
                <w:rFonts w:asciiTheme="minorHAnsi" w:hAnsiTheme="minorHAnsi"/>
                <w:snapToGrid w:val="0"/>
                <w:sz w:val="18"/>
                <w:szCs w:val="18"/>
              </w:rPr>
              <w:t>and attest to the declarations in this statement</w:t>
            </w:r>
            <w:r w:rsidRPr="00391B0A">
              <w:rPr>
                <w:rFonts w:asciiTheme="minorHAnsi" w:hAnsiTheme="minorHAnsi"/>
                <w:sz w:val="18"/>
                <w:szCs w:val="18"/>
              </w:rPr>
              <w:t>, or b) I am an authorized representative of the responsible person and attest to the declarations in this statement on the responsible person’s behalf</w:t>
            </w:r>
            <w:r w:rsidRPr="00391B0A">
              <w:rPr>
                <w:rFonts w:asciiTheme="minorHAnsi" w:eastAsia="Calibri" w:hAnsiTheme="minorHAnsi"/>
                <w:sz w:val="18"/>
                <w:szCs w:val="18"/>
              </w:rPr>
              <w:t>.</w:t>
            </w:r>
          </w:p>
          <w:p w14:paraId="772F29BD" w14:textId="77777777" w:rsidR="00391B0A" w:rsidRPr="00391B0A" w:rsidRDefault="00391B0A" w:rsidP="00391B0A">
            <w:pPr>
              <w:keepNext/>
              <w:numPr>
                <w:ilvl w:val="0"/>
                <w:numId w:val="14"/>
              </w:numPr>
              <w:autoSpaceDE w:val="0"/>
              <w:autoSpaceDN w:val="0"/>
              <w:adjustRightInd w:val="0"/>
              <w:ind w:right="90"/>
              <w:rPr>
                <w:rFonts w:asciiTheme="minorHAnsi" w:hAnsiTheme="minorHAnsi"/>
                <w:sz w:val="18"/>
                <w:szCs w:val="18"/>
              </w:rPr>
            </w:pPr>
            <w:r w:rsidRPr="00391B0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91B0A">
              <w:rPr>
                <w:rFonts w:asciiTheme="minorHAnsi" w:eastAsia="Calibri" w:hAnsiTheme="minorHAnsi" w:cs="TimesNewRomanPSMT"/>
                <w:sz w:val="18"/>
                <w:szCs w:val="18"/>
              </w:rPr>
              <w:t>.</w:t>
            </w:r>
          </w:p>
          <w:p w14:paraId="67614174" w14:textId="77777777" w:rsidR="00391B0A" w:rsidRPr="00391B0A" w:rsidRDefault="00391B0A" w:rsidP="00391B0A">
            <w:pPr>
              <w:pStyle w:val="ListParagraph"/>
              <w:keepNext/>
              <w:numPr>
                <w:ilvl w:val="0"/>
                <w:numId w:val="14"/>
              </w:numPr>
              <w:autoSpaceDE w:val="0"/>
              <w:autoSpaceDN w:val="0"/>
              <w:adjustRightInd w:val="0"/>
              <w:rPr>
                <w:rFonts w:asciiTheme="minorHAnsi" w:hAnsiTheme="minorHAnsi"/>
                <w:sz w:val="18"/>
              </w:rPr>
            </w:pPr>
            <w:r w:rsidRPr="00391B0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1C4908" w14:textId="654597E6" w:rsidR="00C527EE" w:rsidRPr="00E74533" w:rsidRDefault="00391B0A" w:rsidP="009176C1">
            <w:pPr>
              <w:pStyle w:val="ListParagraph"/>
              <w:keepNext/>
              <w:numPr>
                <w:ilvl w:val="0"/>
                <w:numId w:val="6"/>
              </w:numPr>
              <w:autoSpaceDE w:val="0"/>
              <w:autoSpaceDN w:val="0"/>
              <w:adjustRightInd w:val="0"/>
              <w:rPr>
                <w:rFonts w:asciiTheme="minorHAnsi" w:hAnsiTheme="minorHAnsi"/>
                <w:b/>
              </w:rPr>
            </w:pPr>
            <w:r w:rsidRPr="00391B0A">
              <w:rPr>
                <w:rFonts w:asciiTheme="minorHAnsi" w:hAnsiTheme="minorHAnsi"/>
                <w:sz w:val="18"/>
                <w:szCs w:val="18"/>
              </w:rPr>
              <w:t xml:space="preserve">I will ensure that a registered copy of this Certificate of Installation shall be </w:t>
            </w:r>
            <w:proofErr w:type="gramStart"/>
            <w:r w:rsidRPr="00391B0A">
              <w:rPr>
                <w:rFonts w:asciiTheme="minorHAnsi" w:hAnsiTheme="minorHAnsi"/>
                <w:sz w:val="18"/>
                <w:szCs w:val="18"/>
              </w:rPr>
              <w:t>posted, or</w:t>
            </w:r>
            <w:proofErr w:type="gramEnd"/>
            <w:r w:rsidRPr="00391B0A">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C527EE" w:rsidRPr="00B272DC" w14:paraId="681C490C" w14:textId="77777777" w:rsidTr="00696281">
        <w:tblPrEx>
          <w:tblCellMar>
            <w:left w:w="108" w:type="dxa"/>
            <w:right w:w="108" w:type="dxa"/>
          </w:tblCellMar>
        </w:tblPrEx>
        <w:trPr>
          <w:trHeight w:val="360"/>
        </w:trPr>
        <w:tc>
          <w:tcPr>
            <w:tcW w:w="5307" w:type="dxa"/>
          </w:tcPr>
          <w:p w14:paraId="681C490A" w14:textId="77777777" w:rsidR="00C527EE" w:rsidRPr="00B272DC" w:rsidRDefault="00C527EE" w:rsidP="006962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81C490B" w14:textId="77777777" w:rsidR="00C527EE" w:rsidRPr="00B272DC" w:rsidRDefault="00C527EE" w:rsidP="006962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C527EE" w:rsidRPr="00B272DC" w14:paraId="681C490F"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0D" w14:textId="2B0D8379"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81C490E"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C527EE" w:rsidRPr="00B272DC" w14:paraId="681C4912"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0"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81C4911"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C527EE" w:rsidRPr="00B272DC" w14:paraId="681C4916"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3"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1C4914" w14:textId="1BDF3183"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910F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81C4915"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C527EE" w:rsidRPr="00B272DC" w14:paraId="681C4919"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7"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81C4918"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81C491A" w14:textId="77777777" w:rsidR="00CF4720" w:rsidRDefault="00CF4720" w:rsidP="00CF4720">
      <w:pPr>
        <w:ind w:hanging="677"/>
        <w:rPr>
          <w:rFonts w:asciiTheme="minorHAnsi" w:hAnsiTheme="minorHAnsi"/>
        </w:rPr>
      </w:pPr>
    </w:p>
    <w:p w14:paraId="681C491B" w14:textId="77777777" w:rsidR="001114AE" w:rsidRDefault="001114AE" w:rsidP="00A75F65">
      <w:pPr>
        <w:jc w:val="both"/>
        <w:rPr>
          <w:rFonts w:asciiTheme="minorHAnsi" w:hAnsiTheme="minorHAnsi"/>
          <w:b/>
          <w:sz w:val="18"/>
          <w:szCs w:val="18"/>
        </w:rPr>
        <w:sectPr w:rsidR="001114AE" w:rsidSect="00224005">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681C491C" w14:textId="3D45FB65" w:rsidR="00A75F65" w:rsidRPr="00567F24" w:rsidRDefault="005910F4" w:rsidP="00567F2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del w:id="35" w:author="Alhabibi, Haider@Energy" w:date="2022-03-24T16:07:00Z">
        <w:r w:rsidRPr="00567F24" w:rsidDel="009973E3">
          <w:rPr>
            <w:rFonts w:asciiTheme="minorHAnsi" w:hAnsiTheme="minorHAnsi"/>
            <w:b/>
            <w:szCs w:val="18"/>
          </w:rPr>
          <w:lastRenderedPageBreak/>
          <w:delText>CF2R</w:delText>
        </w:r>
      </w:del>
      <w:ins w:id="36" w:author="Alhabibi, Haider@Energy" w:date="2022-03-24T16:07:00Z">
        <w:r w:rsidR="009973E3">
          <w:rPr>
            <w:rFonts w:asciiTheme="minorHAnsi" w:hAnsiTheme="minorHAnsi"/>
            <w:b/>
            <w:szCs w:val="18"/>
          </w:rPr>
          <w:t>LMCI</w:t>
        </w:r>
      </w:ins>
      <w:r w:rsidRPr="00567F24">
        <w:rPr>
          <w:rFonts w:asciiTheme="minorHAnsi" w:hAnsiTheme="minorHAnsi"/>
          <w:b/>
          <w:szCs w:val="18"/>
        </w:rPr>
        <w:t>-MCH-29-H User Instructions</w:t>
      </w:r>
    </w:p>
    <w:p w14:paraId="681C491D" w14:textId="77777777" w:rsidR="00215168" w:rsidRPr="00567F24" w:rsidRDefault="005910F4" w:rsidP="002151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i/>
        </w:rPr>
      </w:pPr>
      <w:r w:rsidRPr="00567F24">
        <w:rPr>
          <w:rFonts w:asciiTheme="minorHAnsi" w:hAnsiTheme="minorHAnsi"/>
          <w:b/>
        </w:rPr>
        <w:t>Section</w:t>
      </w:r>
      <w:r w:rsidR="00215168" w:rsidRPr="00567F24">
        <w:rPr>
          <w:rFonts w:asciiTheme="minorHAnsi" w:hAnsiTheme="minorHAnsi"/>
          <w:b/>
          <w:caps/>
        </w:rPr>
        <w:t xml:space="preserve"> A. </w:t>
      </w:r>
      <w:r w:rsidRPr="00567F24">
        <w:rPr>
          <w:rFonts w:asciiTheme="minorHAnsi" w:hAnsiTheme="minorHAnsi"/>
          <w:b/>
        </w:rPr>
        <w:t>Duct Information</w:t>
      </w:r>
    </w:p>
    <w:p w14:paraId="681C491E" w14:textId="19965C0D" w:rsidR="00215168" w:rsidRPr="00CF117E" w:rsidRDefault="00215168" w:rsidP="009176C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 xml:space="preserve">This field is filled out automatically. It is referenced from the </w:t>
      </w:r>
      <w:del w:id="37" w:author="Alhabibi, Haider@Energy" w:date="2022-03-24T16:07:00Z">
        <w:r w:rsidRPr="00CF117E" w:rsidDel="009973E3">
          <w:rPr>
            <w:rFonts w:ascii="Calibri" w:hAnsi="Calibri"/>
          </w:rPr>
          <w:delText>CF2R</w:delText>
        </w:r>
      </w:del>
      <w:ins w:id="38" w:author="Alhabibi, Haider@Energy" w:date="2022-03-24T16:07:00Z">
        <w:r w:rsidR="009973E3">
          <w:rPr>
            <w:rFonts w:ascii="Calibri" w:hAnsi="Calibri"/>
          </w:rPr>
          <w:t>LMCI</w:t>
        </w:r>
      </w:ins>
      <w:r w:rsidRPr="00CF117E">
        <w:rPr>
          <w:rFonts w:ascii="Calibri" w:hAnsi="Calibri"/>
        </w:rPr>
        <w:t>-MCH-</w:t>
      </w:r>
      <w:r w:rsidR="0069547F">
        <w:rPr>
          <w:rFonts w:ascii="Calibri" w:hAnsi="Calibri"/>
        </w:rPr>
        <w:t>01</w:t>
      </w:r>
      <w:r w:rsidRPr="00CF117E">
        <w:rPr>
          <w:rFonts w:ascii="Calibri" w:hAnsi="Calibri"/>
        </w:rPr>
        <w:t>, which must be completed prior to this document.</w:t>
      </w:r>
    </w:p>
    <w:p w14:paraId="681C491F" w14:textId="3CEA4FE1" w:rsidR="00215168" w:rsidRPr="00F05C41" w:rsidRDefault="00215168" w:rsidP="009176C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w:t>
      </w:r>
      <w:del w:id="39" w:author="Alhabibi, Haider@Energy" w:date="2022-03-24T16:07:00Z">
        <w:r w:rsidRPr="00CF117E" w:rsidDel="009973E3">
          <w:rPr>
            <w:rFonts w:ascii="Calibri" w:hAnsi="Calibri"/>
          </w:rPr>
          <w:delText>CF2R</w:delText>
        </w:r>
      </w:del>
      <w:ins w:id="40" w:author="Alhabibi, Haider@Energy" w:date="2022-03-24T16:07:00Z">
        <w:r w:rsidR="009973E3">
          <w:rPr>
            <w:rFonts w:ascii="Calibri" w:hAnsi="Calibri"/>
          </w:rPr>
          <w:t>LMCI</w:t>
        </w:r>
      </w:ins>
      <w:r w:rsidRPr="00CF117E">
        <w:rPr>
          <w:rFonts w:ascii="Calibri" w:hAnsi="Calibri"/>
        </w:rPr>
        <w:t>-MCH-</w:t>
      </w:r>
      <w:r w:rsidR="0069547F">
        <w:rPr>
          <w:rFonts w:ascii="Calibri" w:hAnsi="Calibri"/>
        </w:rPr>
        <w:t>01</w:t>
      </w:r>
      <w:r w:rsidRPr="00CF117E">
        <w:rPr>
          <w:rFonts w:ascii="Calibri" w:hAnsi="Calibri"/>
        </w:rPr>
        <w:t>, which must be completed prior to this document.</w:t>
      </w:r>
    </w:p>
    <w:p w14:paraId="67076BC2" w14:textId="2C9B7C26" w:rsidR="00F05C41" w:rsidRPr="00F05C41" w:rsidRDefault="00F05C41" w:rsidP="00F05C41">
      <w:pPr>
        <w:pStyle w:val="ListParagraph"/>
        <w:numPr>
          <w:ilvl w:val="0"/>
          <w:numId w:val="10"/>
        </w:numPr>
        <w:rPr>
          <w:rFonts w:ascii="Calibri" w:hAnsi="Calibri"/>
        </w:rPr>
      </w:pPr>
      <w:r w:rsidRPr="00F05C41">
        <w:rPr>
          <w:rFonts w:ascii="Calibri" w:hAnsi="Calibri"/>
          <w:i/>
        </w:rPr>
        <w:t xml:space="preserve">Indoor Unit Name: </w:t>
      </w:r>
      <w:r w:rsidRPr="00F05C41">
        <w:rPr>
          <w:rFonts w:ascii="Calibri" w:hAnsi="Calibri"/>
        </w:rPr>
        <w:t xml:space="preserve">This field is filled out automatically. It is referenced from the </w:t>
      </w:r>
      <w:del w:id="41" w:author="Alhabibi, Haider@Energy" w:date="2022-03-24T16:07:00Z">
        <w:r w:rsidRPr="00F05C41" w:rsidDel="009973E3">
          <w:rPr>
            <w:rFonts w:ascii="Calibri" w:hAnsi="Calibri"/>
          </w:rPr>
          <w:delText>CF2R</w:delText>
        </w:r>
      </w:del>
      <w:ins w:id="42" w:author="Alhabibi, Haider@Energy" w:date="2022-03-24T16:07:00Z">
        <w:r w:rsidR="009973E3">
          <w:rPr>
            <w:rFonts w:ascii="Calibri" w:hAnsi="Calibri"/>
          </w:rPr>
          <w:t>LMCI</w:t>
        </w:r>
      </w:ins>
      <w:r w:rsidRPr="00F05C41">
        <w:rPr>
          <w:rFonts w:ascii="Calibri" w:hAnsi="Calibri"/>
        </w:rPr>
        <w:t>-MCH-01, which must be completed prior to this document.</w:t>
      </w:r>
    </w:p>
    <w:p w14:paraId="681C4920" w14:textId="3DDFF473"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w:t>
      </w:r>
      <w:r w:rsidR="006F51F7">
        <w:rPr>
          <w:rFonts w:asciiTheme="minorHAnsi" w:hAnsiTheme="minorHAnsi"/>
          <w:szCs w:val="18"/>
        </w:rPr>
        <w:t>auto-filled</w:t>
      </w:r>
      <w:r w:rsidRPr="00CF117E">
        <w:rPr>
          <w:rFonts w:asciiTheme="minorHAnsi" w:hAnsiTheme="minorHAnsi"/>
          <w:szCs w:val="18"/>
        </w:rPr>
        <w:t xml:space="preserve"> from the </w:t>
      </w:r>
      <w:del w:id="43" w:author="Alhabibi, Haider@Energy" w:date="2022-03-24T16:07:00Z">
        <w:r w:rsidRPr="00CF117E" w:rsidDel="009973E3">
          <w:rPr>
            <w:rFonts w:asciiTheme="minorHAnsi" w:hAnsiTheme="minorHAnsi"/>
            <w:szCs w:val="18"/>
          </w:rPr>
          <w:delText>CF1R</w:delText>
        </w:r>
      </w:del>
      <w:ins w:id="44" w:author="Alhabibi, Haider@Energy" w:date="2022-03-24T16:07:00Z">
        <w:r w:rsidR="009973E3">
          <w:rPr>
            <w:rFonts w:asciiTheme="minorHAnsi" w:hAnsiTheme="minorHAnsi"/>
            <w:szCs w:val="18"/>
          </w:rPr>
          <w:t>LMCC</w:t>
        </w:r>
      </w:ins>
      <w:r w:rsidR="0069547F">
        <w:rPr>
          <w:rFonts w:asciiTheme="minorHAnsi" w:hAnsiTheme="minorHAnsi"/>
          <w:szCs w:val="18"/>
        </w:rPr>
        <w:t>-PRF-</w:t>
      </w:r>
      <w:r w:rsidR="0005405A">
        <w:rPr>
          <w:rFonts w:asciiTheme="minorHAnsi" w:hAnsiTheme="minorHAnsi"/>
          <w:szCs w:val="18"/>
        </w:rPr>
        <w:t>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1" w14:textId="0CF5C947"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w:t>
      </w:r>
      <w:r w:rsidR="006F51F7">
        <w:rPr>
          <w:rFonts w:asciiTheme="minorHAnsi" w:hAnsiTheme="minorHAnsi"/>
          <w:szCs w:val="18"/>
        </w:rPr>
        <w:t>auto-filled</w:t>
      </w:r>
      <w:r w:rsidRPr="00CF117E">
        <w:rPr>
          <w:rFonts w:asciiTheme="minorHAnsi" w:hAnsiTheme="minorHAnsi"/>
          <w:szCs w:val="18"/>
        </w:rPr>
        <w:t xml:space="preserve"> from the </w:t>
      </w:r>
      <w:del w:id="45" w:author="Alhabibi, Haider@Energy" w:date="2022-03-24T16:07:00Z">
        <w:r w:rsidRPr="00CF117E" w:rsidDel="009973E3">
          <w:rPr>
            <w:rFonts w:asciiTheme="minorHAnsi" w:hAnsiTheme="minorHAnsi"/>
            <w:szCs w:val="18"/>
          </w:rPr>
          <w:delText>CF1R</w:delText>
        </w:r>
      </w:del>
      <w:ins w:id="46" w:author="Alhabibi, Haider@Energy" w:date="2022-03-24T16:07:00Z">
        <w:r w:rsidR="009973E3">
          <w:rPr>
            <w:rFonts w:asciiTheme="minorHAnsi" w:hAnsiTheme="minorHAnsi"/>
            <w:szCs w:val="18"/>
          </w:rPr>
          <w:t>LMCC</w:t>
        </w:r>
      </w:ins>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2" w14:textId="7926E5CD"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w:t>
      </w:r>
      <w:r w:rsidR="006F51F7">
        <w:rPr>
          <w:rFonts w:asciiTheme="minorHAnsi" w:hAnsiTheme="minorHAnsi"/>
          <w:szCs w:val="18"/>
        </w:rPr>
        <w:t>auto-filled</w:t>
      </w:r>
      <w:r w:rsidRPr="00CF117E">
        <w:rPr>
          <w:rFonts w:asciiTheme="minorHAnsi" w:hAnsiTheme="minorHAnsi"/>
          <w:szCs w:val="18"/>
        </w:rPr>
        <w:t xml:space="preserve"> from the </w:t>
      </w:r>
      <w:del w:id="47" w:author="Alhabibi, Haider@Energy" w:date="2022-03-24T16:07:00Z">
        <w:r w:rsidRPr="00CF117E" w:rsidDel="009973E3">
          <w:rPr>
            <w:rFonts w:asciiTheme="minorHAnsi" w:hAnsiTheme="minorHAnsi"/>
            <w:szCs w:val="18"/>
          </w:rPr>
          <w:delText>CF1R</w:delText>
        </w:r>
      </w:del>
      <w:ins w:id="48" w:author="Alhabibi, Haider@Energy" w:date="2022-03-24T16:07:00Z">
        <w:r w:rsidR="009973E3">
          <w:rPr>
            <w:rFonts w:asciiTheme="minorHAnsi" w:hAnsiTheme="minorHAnsi"/>
            <w:szCs w:val="18"/>
          </w:rPr>
          <w:t>LMCC</w:t>
        </w:r>
      </w:ins>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 </w:t>
      </w:r>
    </w:p>
    <w:p w14:paraId="681C4923" w14:textId="77777777" w:rsidR="00215168" w:rsidRDefault="00215168" w:rsidP="00215168">
      <w:pPr>
        <w:rPr>
          <w:rFonts w:asciiTheme="minorHAnsi" w:hAnsiTheme="minorHAnsi"/>
          <w:b/>
          <w:bCs/>
          <w:sz w:val="18"/>
          <w:szCs w:val="18"/>
        </w:rPr>
      </w:pPr>
    </w:p>
    <w:p w14:paraId="681C4924" w14:textId="2147CDA5" w:rsidR="00215168" w:rsidRPr="00567F24" w:rsidRDefault="005910F4" w:rsidP="00215168">
      <w:pPr>
        <w:rPr>
          <w:rFonts w:asciiTheme="minorHAnsi" w:hAnsiTheme="minorHAnsi"/>
          <w:b/>
          <w:bCs/>
        </w:rPr>
      </w:pPr>
      <w:r>
        <w:rPr>
          <w:rFonts w:asciiTheme="minorHAnsi" w:hAnsiTheme="minorHAnsi"/>
          <w:b/>
          <w:bCs/>
        </w:rPr>
        <w:t xml:space="preserve">Section </w:t>
      </w:r>
      <w:r w:rsidR="00215168" w:rsidRPr="00567F24">
        <w:rPr>
          <w:rFonts w:asciiTheme="minorHAnsi" w:hAnsiTheme="minorHAnsi"/>
          <w:b/>
          <w:bCs/>
        </w:rPr>
        <w:t xml:space="preserve">B. </w:t>
      </w:r>
      <w:r w:rsidRPr="00567F24">
        <w:rPr>
          <w:rFonts w:asciiTheme="minorHAnsi" w:hAnsiTheme="minorHAnsi"/>
          <w:b/>
        </w:rPr>
        <w:t>Supply Duct Surface Area Reduction and R-value Compliance Credit</w:t>
      </w:r>
    </w:p>
    <w:p w14:paraId="681C4925" w14:textId="77777777" w:rsidR="00215168" w:rsidRPr="009706DA" w:rsidRDefault="00215168" w:rsidP="009176C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681C4926"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7" w14:textId="77777777" w:rsidR="00215168"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8" w14:textId="64ED7481"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r w:rsidR="005910F4">
        <w:rPr>
          <w:rFonts w:asciiTheme="minorHAnsi" w:hAnsiTheme="minorHAnsi"/>
        </w:rPr>
        <w:t xml:space="preserve"> </w:t>
      </w:r>
    </w:p>
    <w:p w14:paraId="681C4929"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A" w14:textId="77777777" w:rsidR="00215168" w:rsidRDefault="00215168" w:rsidP="00215168">
      <w:pPr>
        <w:rPr>
          <w:rFonts w:asciiTheme="minorHAnsi" w:hAnsiTheme="minorHAnsi"/>
          <w:sz w:val="18"/>
          <w:szCs w:val="18"/>
        </w:rPr>
      </w:pPr>
    </w:p>
    <w:p w14:paraId="66C28086" w14:textId="77777777" w:rsidR="00295E64" w:rsidRPr="00567F24" w:rsidRDefault="005910F4" w:rsidP="00295E64">
      <w:pPr>
        <w:rPr>
          <w:rFonts w:asciiTheme="minorHAnsi" w:hAnsiTheme="minorHAnsi"/>
          <w:b/>
          <w:bCs/>
        </w:rPr>
      </w:pPr>
      <w:r w:rsidRPr="00567F24">
        <w:rPr>
          <w:rFonts w:asciiTheme="minorHAnsi" w:hAnsiTheme="minorHAnsi"/>
          <w:b/>
          <w:bCs/>
        </w:rPr>
        <w:t xml:space="preserve">Section </w:t>
      </w:r>
      <w:r w:rsidR="00215168" w:rsidRPr="00567F24">
        <w:rPr>
          <w:rFonts w:asciiTheme="minorHAnsi" w:hAnsiTheme="minorHAnsi"/>
          <w:b/>
          <w:bCs/>
        </w:rPr>
        <w:t xml:space="preserve">C. </w:t>
      </w:r>
      <w:r w:rsidR="00295E64" w:rsidRPr="00567F24">
        <w:rPr>
          <w:rFonts w:asciiTheme="minorHAnsi" w:hAnsiTheme="minorHAnsi"/>
          <w:b/>
        </w:rPr>
        <w:t>Buried Ducts Compliance Credit</w:t>
      </w:r>
      <w:r w:rsidR="00295E64" w:rsidRPr="00567F24" w:rsidDel="00295E64">
        <w:rPr>
          <w:rFonts w:asciiTheme="minorHAnsi" w:hAnsiTheme="minorHAnsi"/>
          <w:b/>
          <w:bCs/>
        </w:rPr>
        <w:t xml:space="preserve"> </w:t>
      </w:r>
    </w:p>
    <w:p w14:paraId="681C492C" w14:textId="77777777"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D"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E"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F"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0"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1" w14:textId="04A44D48"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2E3572E2" w14:textId="2DFDC4E5" w:rsidR="003E52E2" w:rsidRPr="009706DA" w:rsidRDefault="003E52E2"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2" w14:textId="77777777" w:rsidR="00215168" w:rsidRDefault="00215168" w:rsidP="00215168">
      <w:pPr>
        <w:rPr>
          <w:sz w:val="18"/>
          <w:szCs w:val="18"/>
        </w:rPr>
      </w:pPr>
    </w:p>
    <w:p w14:paraId="2921780D" w14:textId="0EC08394" w:rsidR="00295E64" w:rsidRDefault="00295E64" w:rsidP="00567F24">
      <w:pPr>
        <w:rPr>
          <w:rFonts w:asciiTheme="minorHAnsi" w:hAnsiTheme="minorHAnsi"/>
        </w:rPr>
      </w:pPr>
      <w:r>
        <w:rPr>
          <w:rFonts w:asciiTheme="minorHAnsi" w:hAnsiTheme="minorHAnsi"/>
          <w:b/>
          <w:bCs/>
        </w:rPr>
        <w:t xml:space="preserve">Section </w:t>
      </w:r>
      <w:r w:rsidR="00215168" w:rsidRPr="00567F24">
        <w:rPr>
          <w:rFonts w:asciiTheme="minorHAnsi" w:hAnsiTheme="minorHAnsi"/>
          <w:b/>
          <w:bCs/>
        </w:rPr>
        <w:t xml:space="preserve">D. </w:t>
      </w:r>
      <w:r w:rsidRPr="00567F24">
        <w:rPr>
          <w:rFonts w:asciiTheme="minorHAnsi" w:hAnsiTheme="minorHAnsi"/>
          <w:b/>
        </w:rPr>
        <w:t>Deeply Buried Ducts Compliance Credit</w:t>
      </w:r>
      <w:r w:rsidRPr="00567F24" w:rsidDel="00295E64">
        <w:rPr>
          <w:rFonts w:asciiTheme="minorHAnsi" w:hAnsiTheme="minorHAnsi"/>
          <w:b/>
          <w:bCs/>
        </w:rPr>
        <w:t xml:space="preserve"> </w:t>
      </w:r>
    </w:p>
    <w:p w14:paraId="681C4934" w14:textId="77777777"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5"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6"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7"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8"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9" w14:textId="3BBCEE44"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A0D7BAC" w14:textId="03CACF42" w:rsidR="003E52E2"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7DC057" w14:textId="1E9532A9" w:rsidR="003E52E2" w:rsidRPr="009706DA"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A" w14:textId="77777777" w:rsidR="00215168" w:rsidRDefault="00215168" w:rsidP="00567F24">
      <w:pPr>
        <w:rPr>
          <w:rFonts w:asciiTheme="minorHAnsi" w:hAnsiTheme="minorHAnsi"/>
          <w:b/>
          <w:caps/>
          <w:sz w:val="18"/>
          <w:szCs w:val="18"/>
        </w:rPr>
      </w:pPr>
    </w:p>
    <w:p w14:paraId="681C493B" w14:textId="77777777" w:rsidR="00B730E7" w:rsidRDefault="00B730E7">
      <w:pPr>
        <w:rPr>
          <w:rFonts w:asciiTheme="minorHAnsi" w:hAnsiTheme="minorHAnsi"/>
          <w:b/>
          <w:caps/>
          <w:sz w:val="18"/>
          <w:szCs w:val="18"/>
        </w:rPr>
      </w:pPr>
    </w:p>
    <w:p w14:paraId="2B699F5A" w14:textId="77777777" w:rsidR="002B7490" w:rsidRDefault="002B7490" w:rsidP="002B7490">
      <w:pPr>
        <w:rPr>
          <w:ins w:id="49" w:author="Alhabibi, Haider@Energy" w:date="2022-03-25T14:05:00Z"/>
          <w:rFonts w:asciiTheme="minorHAnsi" w:hAnsiTheme="minorHAnsi"/>
          <w:b/>
          <w:bCs/>
          <w:szCs w:val="18"/>
        </w:rPr>
      </w:pPr>
      <w:ins w:id="50" w:author="Alhabibi, Haider@Energy" w:date="2022-03-25T14:05:00Z">
        <w:r w:rsidRPr="00132A69">
          <w:rPr>
            <w:rFonts w:asciiTheme="minorHAnsi" w:hAnsiTheme="minorHAnsi"/>
            <w:b/>
            <w:bCs/>
            <w:iCs/>
            <w:sz w:val="18"/>
            <w:szCs w:val="18"/>
          </w:rPr>
          <w:t>Section E.</w:t>
        </w:r>
        <w:r w:rsidRPr="00132A69">
          <w:rPr>
            <w:rFonts w:asciiTheme="minorHAnsi" w:hAnsiTheme="minorHAnsi"/>
            <w:b/>
            <w:bCs/>
            <w:szCs w:val="18"/>
          </w:rPr>
          <w:t xml:space="preserve"> Duct System Design Details</w:t>
        </w:r>
      </w:ins>
    </w:p>
    <w:p w14:paraId="0E130276" w14:textId="77777777" w:rsidR="002B7490" w:rsidRPr="00132A69" w:rsidRDefault="002B7490" w:rsidP="002B7490">
      <w:pPr>
        <w:rPr>
          <w:ins w:id="51" w:author="Alhabibi, Haider@Energy" w:date="2022-03-25T14:05:00Z"/>
          <w:rFonts w:asciiTheme="minorHAnsi" w:hAnsiTheme="minorHAnsi"/>
          <w:b/>
          <w:bCs/>
          <w:iCs/>
          <w:sz w:val="18"/>
          <w:szCs w:val="18"/>
        </w:rPr>
      </w:pPr>
      <w:ins w:id="52" w:author="Alhabibi, Haider@Energy" w:date="2022-03-25T14:05:00Z">
        <w:r>
          <w:rPr>
            <w:rFonts w:asciiTheme="minorHAnsi" w:hAnsiTheme="minorHAnsi"/>
            <w:sz w:val="18"/>
            <w:szCs w:val="18"/>
          </w:rPr>
          <w:t>This table is a calculated field: table copied from LMCC-PRF-01</w:t>
        </w:r>
      </w:ins>
    </w:p>
    <w:p w14:paraId="0A521647" w14:textId="77777777" w:rsidR="002B7490" w:rsidRPr="00BA3034" w:rsidRDefault="002B7490" w:rsidP="002B7490">
      <w:pPr>
        <w:numPr>
          <w:ilvl w:val="0"/>
          <w:numId w:val="18"/>
        </w:numPr>
        <w:rPr>
          <w:ins w:id="53" w:author="Alhabibi, Haider@Energy" w:date="2022-03-25T14:05:00Z"/>
          <w:rFonts w:asciiTheme="minorHAnsi" w:hAnsiTheme="minorHAnsi"/>
        </w:rPr>
      </w:pPr>
      <w:ins w:id="54" w:author="Alhabibi, Haider@Energy" w:date="2022-03-25T14:05:00Z">
        <w:r w:rsidRPr="00132A69">
          <w:rPr>
            <w:rFonts w:asciiTheme="minorHAnsi" w:eastAsia="Calibri" w:hAnsiTheme="minorHAnsi" w:cstheme="minorHAnsi"/>
            <w:sz w:val="18"/>
            <w:szCs w:val="18"/>
          </w:rPr>
          <w:t xml:space="preserve">Reference information from </w:t>
        </w:r>
        <w:r w:rsidRPr="00BA3034">
          <w:rPr>
            <w:rFonts w:asciiTheme="minorHAnsi" w:eastAsia="Calibri" w:hAnsiTheme="minorHAnsi" w:cstheme="minorHAnsi"/>
            <w:sz w:val="18"/>
            <w:szCs w:val="18"/>
          </w:rPr>
          <w:t>LMCC-PRF-01</w:t>
        </w:r>
        <w:r>
          <w:rPr>
            <w:rFonts w:asciiTheme="minorHAnsi" w:eastAsia="Calibri" w:hAnsiTheme="minorHAnsi" w:cstheme="minorHAnsi"/>
            <w:sz w:val="18"/>
            <w:szCs w:val="18"/>
          </w:rPr>
          <w:t>.</w:t>
        </w:r>
      </w:ins>
    </w:p>
    <w:p w14:paraId="0A2D581F" w14:textId="77777777" w:rsidR="002B7490" w:rsidRPr="00BA3034" w:rsidRDefault="002B7490" w:rsidP="002B7490">
      <w:pPr>
        <w:pStyle w:val="ListParagraph"/>
        <w:numPr>
          <w:ilvl w:val="0"/>
          <w:numId w:val="18"/>
        </w:numPr>
        <w:rPr>
          <w:ins w:id="55" w:author="Alhabibi, Haider@Energy" w:date="2022-03-25T14:05:00Z"/>
          <w:rFonts w:asciiTheme="minorHAnsi" w:hAnsiTheme="minorHAnsi"/>
        </w:rPr>
      </w:pPr>
      <w:ins w:id="56" w:author="Alhabibi, Haider@Energy" w:date="2022-03-25T14:05:00Z">
        <w:r w:rsidRPr="00BA3034">
          <w:rPr>
            <w:rFonts w:asciiTheme="minorHAnsi" w:hAnsiTheme="minorHAnsi"/>
          </w:rPr>
          <w:t>Reference information from LMCC-PRF-01.</w:t>
        </w:r>
      </w:ins>
    </w:p>
    <w:p w14:paraId="089A44D4" w14:textId="77777777" w:rsidR="002B7490" w:rsidRPr="00BA3034" w:rsidRDefault="002B7490" w:rsidP="002B7490">
      <w:pPr>
        <w:pStyle w:val="ListParagraph"/>
        <w:numPr>
          <w:ilvl w:val="0"/>
          <w:numId w:val="18"/>
        </w:numPr>
        <w:rPr>
          <w:ins w:id="57" w:author="Alhabibi, Haider@Energy" w:date="2022-03-25T14:05:00Z"/>
          <w:rFonts w:asciiTheme="minorHAnsi" w:hAnsiTheme="minorHAnsi"/>
        </w:rPr>
      </w:pPr>
      <w:ins w:id="58" w:author="Alhabibi, Haider@Energy" w:date="2022-03-25T14:05:00Z">
        <w:r w:rsidRPr="00BA3034">
          <w:rPr>
            <w:rFonts w:asciiTheme="minorHAnsi" w:hAnsiTheme="minorHAnsi"/>
          </w:rPr>
          <w:t>Reference information from LMCC-PRF-01.</w:t>
        </w:r>
      </w:ins>
    </w:p>
    <w:p w14:paraId="214F28E6" w14:textId="77777777" w:rsidR="002B7490" w:rsidRPr="00BA3034" w:rsidRDefault="002B7490" w:rsidP="002B7490">
      <w:pPr>
        <w:pStyle w:val="ListParagraph"/>
        <w:numPr>
          <w:ilvl w:val="0"/>
          <w:numId w:val="18"/>
        </w:numPr>
        <w:rPr>
          <w:ins w:id="59" w:author="Alhabibi, Haider@Energy" w:date="2022-03-25T14:05:00Z"/>
          <w:rFonts w:asciiTheme="minorHAnsi" w:hAnsiTheme="minorHAnsi"/>
        </w:rPr>
      </w:pPr>
      <w:ins w:id="60" w:author="Alhabibi, Haider@Energy" w:date="2022-03-25T14:05:00Z">
        <w:r w:rsidRPr="00BA3034">
          <w:rPr>
            <w:rFonts w:asciiTheme="minorHAnsi" w:hAnsiTheme="minorHAnsi"/>
          </w:rPr>
          <w:t>Reference information from LMCC-PRF-01.</w:t>
        </w:r>
      </w:ins>
    </w:p>
    <w:p w14:paraId="74E0B5A6" w14:textId="77777777" w:rsidR="002B7490" w:rsidRPr="00BA3034" w:rsidRDefault="002B7490" w:rsidP="002B7490">
      <w:pPr>
        <w:pStyle w:val="ListParagraph"/>
        <w:numPr>
          <w:ilvl w:val="0"/>
          <w:numId w:val="18"/>
        </w:numPr>
        <w:rPr>
          <w:ins w:id="61" w:author="Alhabibi, Haider@Energy" w:date="2022-03-25T14:05:00Z"/>
          <w:rFonts w:asciiTheme="minorHAnsi" w:hAnsiTheme="minorHAnsi"/>
        </w:rPr>
      </w:pPr>
      <w:ins w:id="62" w:author="Alhabibi, Haider@Energy" w:date="2022-03-25T14:05:00Z">
        <w:r w:rsidRPr="00BA3034">
          <w:rPr>
            <w:rFonts w:asciiTheme="minorHAnsi" w:hAnsiTheme="minorHAnsi"/>
          </w:rPr>
          <w:t>Reference information from LMCC-PRF-01.</w:t>
        </w:r>
      </w:ins>
    </w:p>
    <w:p w14:paraId="6BA5A70D" w14:textId="77777777" w:rsidR="002B7490" w:rsidRPr="00BA3034" w:rsidRDefault="002B7490" w:rsidP="002B7490">
      <w:pPr>
        <w:pStyle w:val="ListParagraph"/>
        <w:numPr>
          <w:ilvl w:val="0"/>
          <w:numId w:val="18"/>
        </w:numPr>
        <w:rPr>
          <w:ins w:id="63" w:author="Alhabibi, Haider@Energy" w:date="2022-03-25T14:05:00Z"/>
          <w:rFonts w:asciiTheme="minorHAnsi" w:hAnsiTheme="minorHAnsi"/>
        </w:rPr>
      </w:pPr>
      <w:ins w:id="64" w:author="Alhabibi, Haider@Energy" w:date="2022-03-25T14:05:00Z">
        <w:r w:rsidRPr="00BA3034">
          <w:rPr>
            <w:rFonts w:asciiTheme="minorHAnsi" w:hAnsiTheme="minorHAnsi"/>
          </w:rPr>
          <w:t>Reference information from LMCC-PRF-01.</w:t>
        </w:r>
      </w:ins>
    </w:p>
    <w:p w14:paraId="4D068067" w14:textId="77777777" w:rsidR="002B7490" w:rsidRPr="00BA3034" w:rsidRDefault="002B7490" w:rsidP="002B7490">
      <w:pPr>
        <w:pStyle w:val="ListParagraph"/>
        <w:numPr>
          <w:ilvl w:val="0"/>
          <w:numId w:val="18"/>
        </w:numPr>
        <w:rPr>
          <w:ins w:id="65" w:author="Alhabibi, Haider@Energy" w:date="2022-03-25T14:05:00Z"/>
          <w:rFonts w:asciiTheme="minorHAnsi" w:hAnsiTheme="minorHAnsi"/>
        </w:rPr>
      </w:pPr>
      <w:ins w:id="66" w:author="Alhabibi, Haider@Energy" w:date="2022-03-25T14:05:00Z">
        <w:r w:rsidRPr="00BA3034">
          <w:rPr>
            <w:rFonts w:asciiTheme="minorHAnsi" w:hAnsiTheme="minorHAnsi"/>
          </w:rPr>
          <w:t>Reference information from LMCC-PRF-01.</w:t>
        </w:r>
      </w:ins>
    </w:p>
    <w:p w14:paraId="0D78D1CD" w14:textId="77777777" w:rsidR="002B7490" w:rsidRPr="00BA3034" w:rsidRDefault="002B7490" w:rsidP="002B7490">
      <w:pPr>
        <w:pStyle w:val="ListParagraph"/>
        <w:numPr>
          <w:ilvl w:val="0"/>
          <w:numId w:val="18"/>
        </w:numPr>
        <w:rPr>
          <w:ins w:id="67" w:author="Alhabibi, Haider@Energy" w:date="2022-03-25T14:05:00Z"/>
          <w:rFonts w:asciiTheme="minorHAnsi" w:hAnsiTheme="minorHAnsi"/>
        </w:rPr>
      </w:pPr>
      <w:ins w:id="68" w:author="Alhabibi, Haider@Energy" w:date="2022-03-25T14:05:00Z">
        <w:r w:rsidRPr="00BA3034">
          <w:rPr>
            <w:rFonts w:asciiTheme="minorHAnsi" w:hAnsiTheme="minorHAnsi"/>
          </w:rPr>
          <w:t>Reference information from LMCC-PRF-01.</w:t>
        </w:r>
      </w:ins>
    </w:p>
    <w:p w14:paraId="6F156BE7" w14:textId="77777777" w:rsidR="002B7490" w:rsidRPr="00BA3034" w:rsidRDefault="002B7490" w:rsidP="002B7490">
      <w:pPr>
        <w:pStyle w:val="ListParagraph"/>
        <w:numPr>
          <w:ilvl w:val="0"/>
          <w:numId w:val="18"/>
        </w:numPr>
        <w:rPr>
          <w:ins w:id="69" w:author="Alhabibi, Haider@Energy" w:date="2022-03-25T14:05:00Z"/>
          <w:rFonts w:asciiTheme="minorHAnsi" w:hAnsiTheme="minorHAnsi"/>
        </w:rPr>
      </w:pPr>
      <w:ins w:id="70" w:author="Alhabibi, Haider@Energy" w:date="2022-03-25T14:05:00Z">
        <w:r w:rsidRPr="00BA3034">
          <w:rPr>
            <w:rFonts w:asciiTheme="minorHAnsi" w:hAnsiTheme="minorHAnsi"/>
          </w:rPr>
          <w:t>Reference information from LMCC-PRF-01.</w:t>
        </w:r>
      </w:ins>
    </w:p>
    <w:p w14:paraId="23D9733B" w14:textId="77777777" w:rsidR="002B7490" w:rsidRPr="009706DA" w:rsidRDefault="002B7490" w:rsidP="002B7490">
      <w:pPr>
        <w:ind w:left="360"/>
        <w:rPr>
          <w:ins w:id="71" w:author="Alhabibi, Haider@Energy" w:date="2022-03-25T14:05:00Z"/>
          <w:rFonts w:asciiTheme="minorHAnsi" w:hAnsiTheme="minorHAnsi"/>
        </w:rPr>
      </w:pPr>
    </w:p>
    <w:p w14:paraId="681C493C" w14:textId="77777777" w:rsidR="00215168" w:rsidRDefault="00215168"/>
    <w:p w14:paraId="681C493D"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224005">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p w14:paraId="681C4941" w14:textId="1F592402" w:rsidR="00D920D6" w:rsidRDefault="00D920D6" w:rsidP="00D920D6">
      <w:pPr>
        <w:rPr>
          <w:rFonts w:asciiTheme="minorHAnsi" w:hAnsiTheme="minorHAnsi"/>
          <w:i/>
          <w:sz w:val="18"/>
          <w:szCs w:val="18"/>
        </w:rPr>
      </w:pPr>
      <w:r w:rsidRPr="005369B5">
        <w:rPr>
          <w:rFonts w:asciiTheme="minorHAnsi" w:hAnsiTheme="minorHAnsi"/>
          <w:i/>
          <w:sz w:val="18"/>
          <w:szCs w:val="18"/>
        </w:rPr>
        <w:lastRenderedPageBreak/>
        <w:t>Note: Submit one Certificate</w:t>
      </w:r>
      <w:r>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62BA1A06" w14:textId="77777777" w:rsidR="00295E64" w:rsidRPr="005369B5" w:rsidRDefault="00295E64"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168"/>
        <w:gridCol w:w="5164"/>
      </w:tblGrid>
      <w:tr w:rsidR="00D920D6" w:rsidRPr="005369B5" w14:paraId="681C4943"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942" w14:textId="75740DCF" w:rsidR="00D920D6" w:rsidRPr="00C9424C" w:rsidRDefault="00295E64" w:rsidP="00D920D6">
            <w:pPr>
              <w:rPr>
                <w:rFonts w:asciiTheme="minorHAnsi" w:hAnsiTheme="minorHAnsi"/>
                <w:b/>
                <w:caps/>
                <w:sz w:val="18"/>
                <w:szCs w:val="18"/>
              </w:rPr>
            </w:pPr>
            <w:r w:rsidRPr="00CE1CDC">
              <w:rPr>
                <w:rFonts w:asciiTheme="minorHAnsi" w:hAnsiTheme="minorHAnsi"/>
                <w:b/>
                <w:caps/>
                <w:szCs w:val="18"/>
              </w:rPr>
              <w:t xml:space="preserve">A. </w:t>
            </w:r>
            <w:r w:rsidRPr="00CE1CDC">
              <w:rPr>
                <w:rFonts w:asciiTheme="minorHAnsi" w:hAnsiTheme="minorHAnsi"/>
                <w:b/>
                <w:szCs w:val="18"/>
              </w:rPr>
              <w:t>Duct System Information</w:t>
            </w:r>
          </w:p>
        </w:tc>
      </w:tr>
      <w:tr w:rsidR="00D920D6" w:rsidRPr="005369B5" w14:paraId="681C494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395" w:type="pct"/>
            <w:tcBorders>
              <w:top w:val="single" w:sz="4" w:space="0" w:color="auto"/>
              <w:left w:val="single" w:sz="4" w:space="0" w:color="auto"/>
              <w:bottom w:val="single" w:sz="4" w:space="0" w:color="auto"/>
              <w:right w:val="single" w:sz="4" w:space="0" w:color="auto"/>
            </w:tcBorders>
            <w:vAlign w:val="center"/>
          </w:tcPr>
          <w:p w14:paraId="681C4945" w14:textId="5571EC79"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Name or Identification/Tag</w:t>
            </w:r>
          </w:p>
        </w:tc>
        <w:tc>
          <w:tcPr>
            <w:tcW w:w="2393" w:type="pct"/>
            <w:tcBorders>
              <w:top w:val="single" w:sz="4" w:space="0" w:color="auto"/>
              <w:left w:val="single" w:sz="4" w:space="0" w:color="auto"/>
              <w:bottom w:val="single" w:sz="4" w:space="0" w:color="auto"/>
              <w:right w:val="single" w:sz="4" w:space="0" w:color="auto"/>
            </w:tcBorders>
            <w:vAlign w:val="center"/>
          </w:tcPr>
          <w:p w14:paraId="681C4946"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B"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8"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395" w:type="pct"/>
            <w:tcBorders>
              <w:top w:val="single" w:sz="4" w:space="0" w:color="auto"/>
              <w:left w:val="single" w:sz="4" w:space="0" w:color="auto"/>
              <w:bottom w:val="single" w:sz="4" w:space="0" w:color="auto"/>
              <w:right w:val="single" w:sz="4" w:space="0" w:color="auto"/>
            </w:tcBorders>
            <w:vAlign w:val="center"/>
          </w:tcPr>
          <w:p w14:paraId="681C4949" w14:textId="0E89BB2C"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681C494A"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9F1AB0" w:rsidRPr="005369B5" w14:paraId="5121DA5C"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E48E53D" w14:textId="698EA399" w:rsidR="009F1AB0" w:rsidRPr="009F1AB0" w:rsidRDefault="009F1AB0" w:rsidP="009F1AB0">
            <w:pPr>
              <w:jc w:val="center"/>
              <w:rPr>
                <w:rFonts w:asciiTheme="minorHAnsi" w:hAnsiTheme="minorHAnsi"/>
                <w:sz w:val="18"/>
                <w:szCs w:val="18"/>
              </w:rPr>
            </w:pPr>
            <w:r w:rsidRPr="009F1AB0">
              <w:rPr>
                <w:rFonts w:asciiTheme="minorHAnsi" w:hAnsiTheme="minorHAnsi"/>
                <w:sz w:val="18"/>
              </w:rPr>
              <w:t>03</w:t>
            </w:r>
          </w:p>
        </w:tc>
        <w:tc>
          <w:tcPr>
            <w:tcW w:w="2395" w:type="pct"/>
            <w:tcBorders>
              <w:top w:val="single" w:sz="4" w:space="0" w:color="auto"/>
              <w:left w:val="single" w:sz="4" w:space="0" w:color="auto"/>
              <w:bottom w:val="single" w:sz="4" w:space="0" w:color="auto"/>
              <w:right w:val="single" w:sz="4" w:space="0" w:color="auto"/>
            </w:tcBorders>
            <w:vAlign w:val="center"/>
          </w:tcPr>
          <w:p w14:paraId="3D8F14A0" w14:textId="202715F4" w:rsidR="009F1AB0" w:rsidRPr="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35171232" w14:textId="203F10F7" w:rsidR="009F1AB0" w:rsidRDefault="009F1AB0" w:rsidP="009F1AB0">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9F1AB0" w:rsidRPr="005369B5" w14:paraId="681C494F"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C" w14:textId="54DE38F6" w:rsidR="009F1AB0" w:rsidRPr="005369B5" w:rsidRDefault="009F1AB0" w:rsidP="009F1AB0">
            <w:pPr>
              <w:jc w:val="center"/>
              <w:rPr>
                <w:rFonts w:asciiTheme="minorHAnsi" w:hAnsiTheme="minorHAnsi"/>
                <w:sz w:val="18"/>
                <w:szCs w:val="18"/>
              </w:rPr>
            </w:pPr>
            <w:r>
              <w:rPr>
                <w:rFonts w:asciiTheme="minorHAnsi" w:hAnsiTheme="minorHAnsi"/>
                <w:sz w:val="18"/>
                <w:szCs w:val="18"/>
              </w:rPr>
              <w:t>04</w:t>
            </w:r>
          </w:p>
        </w:tc>
        <w:tc>
          <w:tcPr>
            <w:tcW w:w="2395" w:type="pct"/>
            <w:tcBorders>
              <w:top w:val="single" w:sz="4" w:space="0" w:color="auto"/>
              <w:left w:val="single" w:sz="4" w:space="0" w:color="auto"/>
              <w:bottom w:val="single" w:sz="4" w:space="0" w:color="auto"/>
              <w:right w:val="single" w:sz="4" w:space="0" w:color="auto"/>
            </w:tcBorders>
            <w:vAlign w:val="center"/>
          </w:tcPr>
          <w:p w14:paraId="681C494D" w14:textId="66877657"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4E" w14:textId="59782B61" w:rsidR="009F1AB0" w:rsidRPr="00A92C18" w:rsidRDefault="009F1AB0" w:rsidP="009F1AB0">
            <w:pPr>
              <w:rPr>
                <w:rFonts w:asciiTheme="minorHAnsi" w:hAnsiTheme="minorHAnsi"/>
              </w:rPr>
            </w:pPr>
            <w:r w:rsidRPr="006F45C3">
              <w:rPr>
                <w:rFonts w:asciiTheme="minorHAnsi" w:hAnsiTheme="minorHAnsi"/>
              </w:rPr>
              <w:t xml:space="preserve">&lt;&lt;calculated </w:t>
            </w:r>
            <w:r>
              <w:rPr>
                <w:rFonts w:asciiTheme="minorHAnsi" w:hAnsiTheme="minorHAnsi"/>
              </w:rPr>
              <w:t xml:space="preserve">field: if </w:t>
            </w:r>
            <w:del w:id="80" w:author="Alhabibi, Haider@Energy" w:date="2022-03-24T16:07:00Z">
              <w:r w:rsidDel="009973E3">
                <w:rPr>
                  <w:rFonts w:asciiTheme="minorHAnsi" w:hAnsiTheme="minorHAnsi"/>
                </w:rPr>
                <w:delText>CF1R</w:delText>
              </w:r>
            </w:del>
            <w:ins w:id="81" w:author="Alhabibi, Haider@Energy" w:date="2022-03-24T16:07:00Z">
              <w:r w:rsidR="009973E3">
                <w:rPr>
                  <w:rFonts w:asciiTheme="minorHAnsi" w:hAnsiTheme="minorHAnsi"/>
                </w:rPr>
                <w:t>LMCC</w:t>
              </w:r>
            </w:ins>
            <w:r>
              <w:rPr>
                <w:rFonts w:asciiTheme="minorHAnsi" w:hAnsiTheme="minorHAnsi"/>
              </w:rPr>
              <w:t xml:space="preserve"> flags: </w:t>
            </w:r>
            <w:r w:rsidRPr="003C03FA">
              <w:rPr>
                <w:rFonts w:asciiTheme="minorHAnsi" w:hAnsiTheme="minorHAnsi"/>
              </w:rPr>
              <w:t xml:space="preserve">Duct Surface Area Reduction And R-Value </w:t>
            </w:r>
            <w:r w:rsidRPr="00A92C18">
              <w:rPr>
                <w:rFonts w:asciiTheme="minorHAnsi" w:hAnsiTheme="minorHAnsi"/>
              </w:rPr>
              <w:t xml:space="preserve">Compliance Credit = </w:t>
            </w:r>
            <w:proofErr w:type="gramStart"/>
            <w:r w:rsidRPr="00A92C18">
              <w:rPr>
                <w:rFonts w:asciiTheme="minorHAnsi" w:hAnsiTheme="minorHAnsi"/>
              </w:rPr>
              <w:t>true ,</w:t>
            </w:r>
            <w:proofErr w:type="gramEnd"/>
            <w:r w:rsidRPr="00A92C18">
              <w:rPr>
                <w:rFonts w:asciiTheme="minorHAnsi" w:hAnsiTheme="minorHAnsi"/>
              </w:rPr>
              <w:t xml:space="preserve"> then display message directing use of </w:t>
            </w:r>
            <w:r w:rsidRPr="00273D94">
              <w:rPr>
                <w:rFonts w:asciiTheme="minorHAnsi" w:hAnsiTheme="minorHAnsi"/>
              </w:rPr>
              <w:t>RA3.1.4.1.4</w:t>
            </w:r>
            <w:r w:rsidRPr="00A92C18">
              <w:rPr>
                <w:rFonts w:asciiTheme="minorHAnsi" w:hAnsiTheme="minorHAnsi"/>
                <w:sz w:val="18"/>
                <w:szCs w:val="18"/>
              </w:rPr>
              <w:t xml:space="preserve"> </w:t>
            </w:r>
            <w:r w:rsidRPr="00A92C18">
              <w:rPr>
                <w:rFonts w:asciiTheme="minorHAnsi" w:hAnsiTheme="minorHAnsi"/>
              </w:rPr>
              <w:t>and display Table B below;  else display message "N/A" or some equivalent message&gt;&gt;</w:t>
            </w:r>
          </w:p>
        </w:tc>
      </w:tr>
      <w:tr w:rsidR="009F1AB0" w:rsidRPr="005369B5" w14:paraId="681C4953"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0" w14:textId="6C3C1520" w:rsidR="009F1AB0" w:rsidRPr="005369B5" w:rsidRDefault="009F1AB0" w:rsidP="009F1AB0">
            <w:pPr>
              <w:jc w:val="center"/>
              <w:rPr>
                <w:rFonts w:asciiTheme="minorHAnsi" w:hAnsiTheme="minorHAnsi"/>
                <w:sz w:val="18"/>
                <w:szCs w:val="18"/>
              </w:rPr>
            </w:pPr>
            <w:r>
              <w:rPr>
                <w:rFonts w:asciiTheme="minorHAnsi" w:hAnsiTheme="minorHAnsi"/>
                <w:sz w:val="18"/>
                <w:szCs w:val="18"/>
              </w:rPr>
              <w:t>05</w:t>
            </w:r>
          </w:p>
        </w:tc>
        <w:tc>
          <w:tcPr>
            <w:tcW w:w="2395" w:type="pct"/>
            <w:tcBorders>
              <w:top w:val="single" w:sz="4" w:space="0" w:color="auto"/>
              <w:left w:val="single" w:sz="4" w:space="0" w:color="auto"/>
              <w:bottom w:val="single" w:sz="4" w:space="0" w:color="auto"/>
              <w:right w:val="single" w:sz="4" w:space="0" w:color="auto"/>
            </w:tcBorders>
            <w:vAlign w:val="center"/>
          </w:tcPr>
          <w:p w14:paraId="681C4951" w14:textId="75D3E3D5"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2" w14:textId="7172A8A0"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w:t>
            </w:r>
            <w:del w:id="82" w:author="Alhabibi, Haider@Energy" w:date="2022-03-24T16:07:00Z">
              <w:r w:rsidDel="009973E3">
                <w:rPr>
                  <w:rFonts w:asciiTheme="minorHAnsi" w:hAnsiTheme="minorHAnsi"/>
                </w:rPr>
                <w:delText>CF1R</w:delText>
              </w:r>
            </w:del>
            <w:ins w:id="83" w:author="Alhabibi, Haider@Energy" w:date="2022-03-24T16:07:00Z">
              <w:r w:rsidR="009973E3">
                <w:rPr>
                  <w:rFonts w:asciiTheme="minorHAnsi" w:hAnsiTheme="minorHAnsi"/>
                </w:rPr>
                <w:t>LMCC</w:t>
              </w:r>
            </w:ins>
            <w:r>
              <w:rPr>
                <w:rFonts w:asciiTheme="minorHAnsi" w:hAnsiTheme="minorHAnsi"/>
              </w:rPr>
              <w:t xml:space="preserve"> flags: </w:t>
            </w:r>
            <w:r w:rsidRPr="003C03FA">
              <w:rPr>
                <w:rFonts w:asciiTheme="minorHAnsi" w:hAnsiTheme="minorHAnsi"/>
                <w:sz w:val="18"/>
                <w:szCs w:val="18"/>
              </w:rPr>
              <w:t>Buried Ducts Compliance Credit</w:t>
            </w:r>
            <w:r>
              <w:rPr>
                <w:rFonts w:asciiTheme="minorHAnsi" w:hAnsiTheme="minorHAnsi"/>
              </w:rPr>
              <w:t xml:space="preserve"> = </w:t>
            </w:r>
            <w:proofErr w:type="gramStart"/>
            <w:r w:rsidRPr="006F45C3">
              <w:rPr>
                <w:rFonts w:asciiTheme="minorHAnsi" w:hAnsiTheme="minorHAnsi"/>
              </w:rPr>
              <w:t xml:space="preserve">true </w:t>
            </w:r>
            <w:r>
              <w:rPr>
                <w:rFonts w:asciiTheme="minorHAnsi" w:hAnsiTheme="minorHAnsi"/>
              </w:rPr>
              <w:t>,</w:t>
            </w:r>
            <w:proofErr w:type="gramEnd"/>
            <w:r>
              <w:rPr>
                <w:rFonts w:asciiTheme="minorHAnsi" w:hAnsiTheme="minorHAnsi"/>
              </w:rPr>
              <w:t xml:space="preserve"> then </w:t>
            </w:r>
            <w:r w:rsidRPr="006F45C3">
              <w:rPr>
                <w:rFonts w:asciiTheme="minorHAnsi" w:hAnsiTheme="minorHAnsi"/>
              </w:rPr>
              <w:t>display message directing</w:t>
            </w:r>
            <w:r w:rsidRPr="00A92C18">
              <w:rPr>
                <w:rFonts w:asciiTheme="minorHAnsi" w:hAnsiTheme="minorHAnsi"/>
              </w:rPr>
              <w:t xml:space="preserve"> use of RA3.1.4.1.5 and display Table C below;  else display message "N/A" or some equivalent message</w:t>
            </w:r>
            <w:r w:rsidRPr="006F45C3">
              <w:rPr>
                <w:rFonts w:asciiTheme="minorHAnsi" w:hAnsiTheme="minorHAnsi"/>
              </w:rPr>
              <w:t>&gt;&gt;</w:t>
            </w:r>
            <w:r>
              <w:t xml:space="preserve"> </w:t>
            </w:r>
          </w:p>
        </w:tc>
      </w:tr>
      <w:tr w:rsidR="009F1AB0" w:rsidRPr="005369B5" w14:paraId="681C495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4" w14:textId="58034BB5" w:rsidR="009F1AB0" w:rsidRPr="005369B5" w:rsidRDefault="009F1AB0" w:rsidP="009F1AB0">
            <w:pPr>
              <w:jc w:val="center"/>
              <w:rPr>
                <w:rFonts w:asciiTheme="minorHAnsi" w:hAnsiTheme="minorHAnsi"/>
                <w:sz w:val="18"/>
                <w:szCs w:val="18"/>
              </w:rPr>
            </w:pPr>
            <w:r>
              <w:rPr>
                <w:rFonts w:asciiTheme="minorHAnsi" w:hAnsiTheme="minorHAnsi"/>
                <w:sz w:val="18"/>
                <w:szCs w:val="18"/>
              </w:rPr>
              <w:t>06</w:t>
            </w:r>
          </w:p>
        </w:tc>
        <w:tc>
          <w:tcPr>
            <w:tcW w:w="2395" w:type="pct"/>
            <w:tcBorders>
              <w:top w:val="single" w:sz="4" w:space="0" w:color="auto"/>
              <w:left w:val="single" w:sz="4" w:space="0" w:color="auto"/>
              <w:bottom w:val="single" w:sz="4" w:space="0" w:color="auto"/>
              <w:right w:val="single" w:sz="4" w:space="0" w:color="auto"/>
            </w:tcBorders>
            <w:vAlign w:val="center"/>
          </w:tcPr>
          <w:p w14:paraId="681C4955" w14:textId="5CD868B9"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6" w14:textId="260FD8D6"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w:t>
            </w:r>
            <w:del w:id="84" w:author="Alhabibi, Haider@Energy" w:date="2022-03-24T16:07:00Z">
              <w:r w:rsidDel="009973E3">
                <w:rPr>
                  <w:rFonts w:asciiTheme="minorHAnsi" w:hAnsiTheme="minorHAnsi"/>
                </w:rPr>
                <w:delText>CF1R</w:delText>
              </w:r>
            </w:del>
            <w:ins w:id="85" w:author="Alhabibi, Haider@Energy" w:date="2022-03-24T16:07:00Z">
              <w:r w:rsidR="009973E3">
                <w:rPr>
                  <w:rFonts w:asciiTheme="minorHAnsi" w:hAnsiTheme="minorHAnsi"/>
                </w:rPr>
                <w:t>LMCC</w:t>
              </w:r>
            </w:ins>
            <w:r>
              <w:rPr>
                <w:rFonts w:asciiTheme="minorHAnsi" w:hAnsiTheme="minorHAnsi"/>
              </w:rPr>
              <w:t xml:space="preserve"> flags: </w:t>
            </w:r>
            <w:r>
              <w:rPr>
                <w:rFonts w:asciiTheme="minorHAnsi" w:hAnsiTheme="minorHAnsi"/>
                <w:sz w:val="18"/>
                <w:szCs w:val="18"/>
              </w:rPr>
              <w:t xml:space="preserve">Deeply </w:t>
            </w:r>
            <w:r w:rsidRPr="003C03FA">
              <w:rPr>
                <w:rFonts w:asciiTheme="minorHAnsi" w:hAnsiTheme="minorHAnsi"/>
                <w:sz w:val="18"/>
                <w:szCs w:val="18"/>
              </w:rPr>
              <w:t>Buried Ducts Compliance Credit</w:t>
            </w:r>
            <w:r w:rsidRPr="00A92C18">
              <w:rPr>
                <w:rFonts w:asciiTheme="minorHAnsi" w:hAnsiTheme="minorHAnsi"/>
              </w:rPr>
              <w:t xml:space="preserve"> = </w:t>
            </w:r>
            <w:proofErr w:type="gramStart"/>
            <w:r w:rsidRPr="00A92C18">
              <w:rPr>
                <w:rFonts w:asciiTheme="minorHAnsi" w:hAnsiTheme="minorHAnsi"/>
              </w:rPr>
              <w:t>true ,</w:t>
            </w:r>
            <w:proofErr w:type="gramEnd"/>
            <w:r w:rsidRPr="00A92C18">
              <w:rPr>
                <w:rFonts w:asciiTheme="minorHAnsi" w:hAnsiTheme="minorHAnsi"/>
              </w:rPr>
              <w:t xml:space="preserve"> then display message directing use of </w:t>
            </w:r>
            <w:r w:rsidRPr="00A92C18">
              <w:rPr>
                <w:rFonts w:asciiTheme="minorHAnsi" w:hAnsiTheme="minorHAnsi"/>
                <w:sz w:val="18"/>
                <w:szCs w:val="18"/>
              </w:rPr>
              <w:t>RA3.1.4.1.6</w:t>
            </w:r>
            <w:r>
              <w:rPr>
                <w:rFonts w:asciiTheme="minorHAnsi" w:hAnsiTheme="minorHAnsi"/>
                <w:sz w:val="18"/>
                <w:szCs w:val="18"/>
              </w:rPr>
              <w:t xml:space="preserve"> </w:t>
            </w:r>
            <w:r w:rsidRPr="00A92C18">
              <w:rPr>
                <w:rFonts w:asciiTheme="minorHAnsi" w:hAnsiTheme="minorHAnsi"/>
              </w:rPr>
              <w:t xml:space="preserve">and display Table </w:t>
            </w:r>
            <w:r>
              <w:rPr>
                <w:rFonts w:asciiTheme="minorHAnsi" w:hAnsiTheme="minorHAnsi"/>
              </w:rPr>
              <w:t>D</w:t>
            </w:r>
            <w:r w:rsidRPr="00A92C18">
              <w:rPr>
                <w:rFonts w:asciiTheme="minorHAnsi" w:hAnsiTheme="minorHAnsi"/>
              </w:rPr>
              <w:t xml:space="preserve"> below;  else display message "N/A" or some equivalent message&gt;&gt;</w:t>
            </w:r>
          </w:p>
        </w:tc>
      </w:tr>
    </w:tbl>
    <w:p w14:paraId="681C4958"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Change w:id="86" w:author="Alhabibi, Haider@Energy" w:date="2022-03-24T18:1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PrChange>
      </w:tblPr>
      <w:tblGrid>
        <w:gridCol w:w="419"/>
        <w:gridCol w:w="10371"/>
        <w:tblGridChange w:id="87">
          <w:tblGrid>
            <w:gridCol w:w="419"/>
            <w:gridCol w:w="10371"/>
          </w:tblGrid>
        </w:tblGridChange>
      </w:tblGrid>
      <w:tr w:rsidR="00D920D6" w:rsidRPr="006136A2" w14:paraId="681C495E" w14:textId="77777777" w:rsidTr="00237C90">
        <w:trPr>
          <w:cantSplit/>
          <w:trHeight w:val="242"/>
          <w:trPrChange w:id="88" w:author="Alhabibi, Haider@Energy" w:date="2022-03-24T18:10:00Z">
            <w:trPr>
              <w:cantSplit/>
              <w:trHeight w:val="242"/>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89" w:author="Alhabibi, Haider@Energy" w:date="2022-03-24T18:10:00Z">
              <w:tcPr>
                <w:tcW w:w="11030" w:type="dxa"/>
                <w:gridSpan w:val="2"/>
                <w:tcBorders>
                  <w:top w:val="single" w:sz="4" w:space="0" w:color="auto"/>
                  <w:left w:val="single" w:sz="4" w:space="0" w:color="auto"/>
                  <w:bottom w:val="single" w:sz="4" w:space="0" w:color="auto"/>
                  <w:right w:val="single" w:sz="4" w:space="0" w:color="auto"/>
                </w:tcBorders>
                <w:vAlign w:val="center"/>
              </w:tcPr>
            </w:tcPrChange>
          </w:tcPr>
          <w:p w14:paraId="681C495B" w14:textId="4507B3D4" w:rsidR="00D920D6" w:rsidRDefault="00295E64"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r w:rsidRPr="00CE1CDC">
              <w:rPr>
                <w:rFonts w:asciiTheme="minorHAnsi" w:hAnsiTheme="minorHAnsi"/>
                <w:b/>
                <w:bCs/>
              </w:rPr>
              <w:t xml:space="preserve">B. </w:t>
            </w:r>
            <w:r w:rsidRPr="00CE1CDC">
              <w:rPr>
                <w:rFonts w:asciiTheme="minorHAnsi" w:hAnsiTheme="minorHAnsi"/>
                <w:b/>
              </w:rPr>
              <w:t>Duct Surface Area Reduction and R-value Compliance Credit</w:t>
            </w:r>
          </w:p>
          <w:p w14:paraId="681C495C"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32F53EBF" w14:textId="77777777" w:rsidR="00456847" w:rsidRDefault="00456847" w:rsidP="00D22743">
            <w:pPr>
              <w:tabs>
                <w:tab w:val="left" w:pos="360"/>
                <w:tab w:val="left" w:pos="3600"/>
                <w:tab w:val="left" w:pos="4680"/>
                <w:tab w:val="left" w:pos="5940"/>
                <w:tab w:val="left" w:pos="6930"/>
                <w:tab w:val="left" w:pos="8100"/>
                <w:tab w:val="left" w:pos="9090"/>
              </w:tabs>
              <w:rPr>
                <w:ins w:id="90" w:author="Alhabibi, Haider@Energy" w:date="2022-03-24T18:10:00Z"/>
                <w:rFonts w:asciiTheme="minorHAnsi" w:hAnsiTheme="minorHAnsi"/>
                <w:bCs/>
                <w:sz w:val="18"/>
                <w:szCs w:val="18"/>
              </w:rPr>
            </w:pPr>
            <w:r>
              <w:rPr>
                <w:rFonts w:asciiTheme="minorHAnsi" w:hAnsiTheme="minorHAnsi"/>
                <w:bCs/>
                <w:sz w:val="18"/>
                <w:szCs w:val="18"/>
              </w:rPr>
              <w:t xml:space="preserve">&lt;&lt;this table only shown if </w:t>
            </w:r>
            <w:r w:rsidRPr="00A92C18">
              <w:rPr>
                <w:rFonts w:asciiTheme="minorHAnsi" w:hAnsiTheme="minorHAnsi"/>
                <w:bCs/>
                <w:sz w:val="18"/>
                <w:szCs w:val="18"/>
              </w:rPr>
              <w:t xml:space="preserve">Duct Surface Area Reduction And R-Value </w:t>
            </w:r>
            <w:r>
              <w:rPr>
                <w:rFonts w:asciiTheme="minorHAnsi" w:hAnsiTheme="minorHAnsi"/>
                <w:bCs/>
                <w:sz w:val="18"/>
                <w:szCs w:val="18"/>
              </w:rPr>
              <w:t xml:space="preserve">Compliance Credit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4</w:t>
            </w:r>
            <w:r>
              <w:rPr>
                <w:rFonts w:asciiTheme="minorHAnsi" w:hAnsiTheme="minorHAnsi"/>
                <w:bCs/>
                <w:sz w:val="18"/>
                <w:szCs w:val="18"/>
              </w:rPr>
              <w:t xml:space="preserve"> is true&gt;&gt;</w:t>
            </w:r>
          </w:p>
          <w:p w14:paraId="681C495D" w14:textId="547E057C" w:rsidR="00237C90" w:rsidRPr="006136A2" w:rsidRDefault="00237C90" w:rsidP="00D22743">
            <w:pPr>
              <w:tabs>
                <w:tab w:val="left" w:pos="360"/>
                <w:tab w:val="left" w:pos="3600"/>
                <w:tab w:val="left" w:pos="4680"/>
                <w:tab w:val="left" w:pos="5940"/>
                <w:tab w:val="left" w:pos="6930"/>
                <w:tab w:val="left" w:pos="8100"/>
                <w:tab w:val="left" w:pos="9090"/>
              </w:tabs>
              <w:rPr>
                <w:rFonts w:asciiTheme="minorHAnsi" w:hAnsiTheme="minorHAnsi"/>
                <w:sz w:val="18"/>
                <w:szCs w:val="18"/>
              </w:rPr>
            </w:pPr>
            <w:ins w:id="91" w:author="Alhabibi, Haider@Energy" w:date="2022-03-24T18:10:00Z">
              <w:r>
                <w:rPr>
                  <w:sz w:val="18"/>
                  <w:szCs w:val="18"/>
                </w:rPr>
                <w:t>&lt;&lt;Static Text - see the top&gt;&gt;</w:t>
              </w:r>
            </w:ins>
          </w:p>
        </w:tc>
      </w:tr>
      <w:tr w:rsidR="00D920D6" w:rsidRPr="006136A2" w:rsidDel="00237C90" w14:paraId="681C4961" w14:textId="73792BDA" w:rsidTr="00237C90">
        <w:trPr>
          <w:cantSplit/>
          <w:trHeight w:val="242"/>
          <w:del w:id="92" w:author="Alhabibi, Haider@Energy" w:date="2022-03-24T18:10:00Z"/>
          <w:trPrChange w:id="93" w:author="Alhabibi, Haider@Energy" w:date="2022-03-24T18:10: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94" w:author="Alhabibi, Haider@Energy" w:date="2022-03-24T18:10:00Z">
              <w:tcPr>
                <w:tcW w:w="419" w:type="dxa"/>
                <w:tcBorders>
                  <w:top w:val="single" w:sz="4" w:space="0" w:color="auto"/>
                  <w:left w:val="single" w:sz="4" w:space="0" w:color="auto"/>
                  <w:bottom w:val="single" w:sz="4" w:space="0" w:color="auto"/>
                  <w:right w:val="single" w:sz="4" w:space="0" w:color="auto"/>
                </w:tcBorders>
                <w:vAlign w:val="center"/>
              </w:tcPr>
            </w:tcPrChange>
          </w:tcPr>
          <w:p w14:paraId="681C495F" w14:textId="3992F45E" w:rsidR="00D920D6" w:rsidDel="00237C90" w:rsidRDefault="00D920D6" w:rsidP="00D920D6">
            <w:pPr>
              <w:jc w:val="center"/>
              <w:rPr>
                <w:del w:id="95" w:author="Alhabibi, Haider@Energy" w:date="2022-03-24T18:10:00Z"/>
                <w:rFonts w:asciiTheme="minorHAnsi" w:hAnsiTheme="minorHAnsi"/>
                <w:sz w:val="18"/>
                <w:szCs w:val="18"/>
              </w:rPr>
            </w:pPr>
            <w:del w:id="96" w:author="Alhabibi, Haider@Energy" w:date="2022-03-24T18:10:00Z">
              <w:r w:rsidDel="00237C90">
                <w:rPr>
                  <w:rFonts w:asciiTheme="minorHAnsi" w:hAnsiTheme="minorHAnsi"/>
                  <w:sz w:val="18"/>
                  <w:szCs w:val="18"/>
                </w:rPr>
                <w:delText>01</w:delText>
              </w:r>
            </w:del>
          </w:p>
        </w:tc>
        <w:tc>
          <w:tcPr>
            <w:tcW w:w="10371" w:type="dxa"/>
            <w:tcBorders>
              <w:top w:val="single" w:sz="4" w:space="0" w:color="auto"/>
              <w:left w:val="single" w:sz="4" w:space="0" w:color="auto"/>
              <w:bottom w:val="single" w:sz="4" w:space="0" w:color="auto"/>
              <w:right w:val="single" w:sz="4" w:space="0" w:color="auto"/>
            </w:tcBorders>
            <w:vAlign w:val="center"/>
            <w:tcPrChange w:id="97" w:author="Alhabibi, Haider@Energy" w:date="2022-03-24T18:10:00Z">
              <w:tcPr>
                <w:tcW w:w="10611" w:type="dxa"/>
                <w:tcBorders>
                  <w:top w:val="single" w:sz="4" w:space="0" w:color="auto"/>
                  <w:left w:val="single" w:sz="4" w:space="0" w:color="auto"/>
                  <w:bottom w:val="single" w:sz="4" w:space="0" w:color="auto"/>
                  <w:right w:val="single" w:sz="4" w:space="0" w:color="auto"/>
                </w:tcBorders>
                <w:vAlign w:val="center"/>
              </w:tcPr>
            </w:tcPrChange>
          </w:tcPr>
          <w:p w14:paraId="681C4960" w14:textId="13B720FC" w:rsidR="00D920D6" w:rsidRPr="00773DD9" w:rsidDel="00237C90" w:rsidRDefault="00D920D6" w:rsidP="00D920D6">
            <w:pPr>
              <w:rPr>
                <w:del w:id="98" w:author="Alhabibi, Haider@Energy" w:date="2022-03-24T18:10:00Z"/>
                <w:rFonts w:asciiTheme="minorHAnsi" w:hAnsiTheme="minorHAnsi"/>
                <w:sz w:val="18"/>
                <w:szCs w:val="18"/>
              </w:rPr>
            </w:pPr>
            <w:del w:id="99" w:author="Alhabibi, Haider@Energy" w:date="2022-03-24T18:10:00Z">
              <w:r w:rsidDel="00237C90">
                <w:rPr>
                  <w:rFonts w:asciiTheme="minorHAnsi" w:hAnsiTheme="minorHAnsi"/>
                  <w:sz w:val="18"/>
                  <w:szCs w:val="18"/>
                </w:rPr>
                <w:delText>T</w:delText>
              </w:r>
              <w:r w:rsidRPr="00773DD9" w:rsidDel="00237C90">
                <w:rPr>
                  <w:rFonts w:asciiTheme="minorHAnsi" w:hAnsiTheme="minorHAnsi"/>
                  <w:sz w:val="18"/>
                  <w:szCs w:val="18"/>
                </w:rPr>
                <w:delText xml:space="preserve">he duct system design shall be detailed in the special features section of the </w:delText>
              </w:r>
            </w:del>
            <w:del w:id="100" w:author="Alhabibi, Haider@Energy" w:date="2022-03-24T16:07:00Z">
              <w:r w:rsidRPr="00773DD9" w:rsidDel="009973E3">
                <w:rPr>
                  <w:rFonts w:asciiTheme="minorHAnsi" w:hAnsiTheme="minorHAnsi"/>
                  <w:sz w:val="18"/>
                  <w:szCs w:val="18"/>
                </w:rPr>
                <w:delText>CF1R</w:delText>
              </w:r>
            </w:del>
            <w:del w:id="101" w:author="Alhabibi, Haider@Energy" w:date="2022-03-24T18:10:00Z">
              <w:r w:rsidRPr="00773DD9" w:rsidDel="00237C90">
                <w:rPr>
                  <w:rFonts w:asciiTheme="minorHAnsi" w:hAnsiTheme="minorHAnsi"/>
                  <w:sz w:val="18"/>
                  <w:szCs w:val="18"/>
                </w:rPr>
                <w:delText>-PRF-01-E approved by the enforcement agency.</w:delText>
              </w:r>
            </w:del>
          </w:p>
        </w:tc>
      </w:tr>
      <w:tr w:rsidR="00D920D6" w:rsidRPr="006136A2" w:rsidDel="00237C90" w14:paraId="681C4964" w14:textId="2AF0E698" w:rsidTr="00237C90">
        <w:trPr>
          <w:cantSplit/>
          <w:trHeight w:val="242"/>
          <w:del w:id="102" w:author="Alhabibi, Haider@Energy" w:date="2022-03-24T18:10:00Z"/>
          <w:trPrChange w:id="103" w:author="Alhabibi, Haider@Energy" w:date="2022-03-24T18:10: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04" w:author="Alhabibi, Haider@Energy" w:date="2022-03-24T18:10:00Z">
              <w:tcPr>
                <w:tcW w:w="419" w:type="dxa"/>
                <w:tcBorders>
                  <w:top w:val="single" w:sz="4" w:space="0" w:color="auto"/>
                  <w:left w:val="single" w:sz="4" w:space="0" w:color="auto"/>
                  <w:bottom w:val="single" w:sz="4" w:space="0" w:color="auto"/>
                  <w:right w:val="single" w:sz="4" w:space="0" w:color="auto"/>
                </w:tcBorders>
                <w:vAlign w:val="center"/>
              </w:tcPr>
            </w:tcPrChange>
          </w:tcPr>
          <w:p w14:paraId="681C4962" w14:textId="71D80C30" w:rsidR="00D920D6" w:rsidDel="00237C90" w:rsidRDefault="00D920D6" w:rsidP="00D920D6">
            <w:pPr>
              <w:jc w:val="center"/>
              <w:rPr>
                <w:del w:id="105" w:author="Alhabibi, Haider@Energy" w:date="2022-03-24T18:10:00Z"/>
                <w:rFonts w:asciiTheme="minorHAnsi" w:hAnsiTheme="minorHAnsi"/>
                <w:sz w:val="18"/>
                <w:szCs w:val="18"/>
              </w:rPr>
            </w:pPr>
            <w:del w:id="106" w:author="Alhabibi, Haider@Energy" w:date="2022-03-24T18:10:00Z">
              <w:r w:rsidDel="00237C90">
                <w:rPr>
                  <w:rFonts w:asciiTheme="minorHAnsi" w:hAnsiTheme="minorHAnsi"/>
                  <w:sz w:val="18"/>
                  <w:szCs w:val="18"/>
                </w:rPr>
                <w:delText>02</w:delText>
              </w:r>
            </w:del>
          </w:p>
        </w:tc>
        <w:tc>
          <w:tcPr>
            <w:tcW w:w="10371" w:type="dxa"/>
            <w:tcBorders>
              <w:top w:val="single" w:sz="4" w:space="0" w:color="auto"/>
              <w:left w:val="single" w:sz="4" w:space="0" w:color="auto"/>
              <w:bottom w:val="single" w:sz="4" w:space="0" w:color="auto"/>
              <w:right w:val="single" w:sz="4" w:space="0" w:color="auto"/>
            </w:tcBorders>
            <w:vAlign w:val="center"/>
            <w:tcPrChange w:id="107" w:author="Alhabibi, Haider@Energy" w:date="2022-03-24T18:10:00Z">
              <w:tcPr>
                <w:tcW w:w="10611" w:type="dxa"/>
                <w:tcBorders>
                  <w:top w:val="single" w:sz="4" w:space="0" w:color="auto"/>
                  <w:left w:val="single" w:sz="4" w:space="0" w:color="auto"/>
                  <w:bottom w:val="single" w:sz="4" w:space="0" w:color="auto"/>
                  <w:right w:val="single" w:sz="4" w:space="0" w:color="auto"/>
                </w:tcBorders>
                <w:vAlign w:val="center"/>
              </w:tcPr>
            </w:tcPrChange>
          </w:tcPr>
          <w:p w14:paraId="681C4963" w14:textId="7D6F1E78" w:rsidR="00D920D6" w:rsidRPr="00773DD9" w:rsidDel="00237C90" w:rsidRDefault="00D920D6" w:rsidP="00D920D6">
            <w:pPr>
              <w:rPr>
                <w:del w:id="108" w:author="Alhabibi, Haider@Energy" w:date="2022-03-24T18:10:00Z"/>
                <w:rFonts w:asciiTheme="minorHAnsi" w:hAnsiTheme="minorHAnsi"/>
                <w:sz w:val="18"/>
                <w:szCs w:val="18"/>
              </w:rPr>
            </w:pPr>
            <w:del w:id="109" w:author="Alhabibi, Haider@Energy" w:date="2022-03-24T18:10:00Z">
              <w:r w:rsidRPr="00773DD9" w:rsidDel="00237C90">
                <w:rPr>
                  <w:rFonts w:asciiTheme="minorHAnsi" w:hAnsiTheme="minorHAnsi"/>
                  <w:sz w:val="18"/>
                  <w:szCs w:val="18"/>
                </w:rPr>
                <w:delText>A</w:delText>
              </w:r>
              <w:r w:rsidDel="00237C90">
                <w:rPr>
                  <w:rFonts w:asciiTheme="minorHAnsi" w:hAnsiTheme="minorHAnsi"/>
                  <w:sz w:val="18"/>
                  <w:szCs w:val="18"/>
                </w:rPr>
                <w:delText xml:space="preserve"> duct design layout that conforms to the duct system design details</w:delText>
              </w:r>
              <w:r w:rsidRPr="00773DD9" w:rsidDel="00237C90">
                <w:rPr>
                  <w:rFonts w:asciiTheme="minorHAnsi" w:hAnsiTheme="minorHAnsi"/>
                  <w:sz w:val="18"/>
                  <w:szCs w:val="18"/>
                </w:rPr>
                <w:delText xml:space="preserve"> in the special features section of the </w:delText>
              </w:r>
            </w:del>
            <w:del w:id="110" w:author="Alhabibi, Haider@Energy" w:date="2022-03-24T16:07:00Z">
              <w:r w:rsidRPr="00773DD9" w:rsidDel="009973E3">
                <w:rPr>
                  <w:rFonts w:asciiTheme="minorHAnsi" w:hAnsiTheme="minorHAnsi"/>
                  <w:sz w:val="18"/>
                  <w:szCs w:val="18"/>
                </w:rPr>
                <w:delText>CF1R</w:delText>
              </w:r>
            </w:del>
            <w:del w:id="111" w:author="Alhabibi, Haider@Energy" w:date="2022-03-24T18:10:00Z">
              <w:r w:rsidRPr="00773DD9" w:rsidDel="00237C90">
                <w:rPr>
                  <w:rFonts w:asciiTheme="minorHAnsi" w:hAnsiTheme="minorHAnsi"/>
                  <w:sz w:val="18"/>
                  <w:szCs w:val="18"/>
                </w:rPr>
                <w:delText>-PRF-01-E shall be documented on the building design plans approved by the enforcement agency</w:delText>
              </w:r>
              <w:r w:rsidDel="00237C90">
                <w:rPr>
                  <w:rFonts w:asciiTheme="minorHAnsi" w:hAnsiTheme="minorHAnsi"/>
                  <w:sz w:val="18"/>
                  <w:szCs w:val="18"/>
                </w:rPr>
                <w:delText>.</w:delText>
              </w:r>
            </w:del>
          </w:p>
        </w:tc>
      </w:tr>
      <w:tr w:rsidR="00D920D6" w:rsidRPr="006136A2" w:rsidDel="00237C90" w14:paraId="681C4967" w14:textId="1A54BEAD" w:rsidTr="00237C90">
        <w:trPr>
          <w:cantSplit/>
          <w:trHeight w:val="242"/>
          <w:del w:id="112" w:author="Alhabibi, Haider@Energy" w:date="2022-03-24T18:10:00Z"/>
          <w:trPrChange w:id="113" w:author="Alhabibi, Haider@Energy" w:date="2022-03-24T18:10: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14" w:author="Alhabibi, Haider@Energy" w:date="2022-03-24T18:10:00Z">
              <w:tcPr>
                <w:tcW w:w="419" w:type="dxa"/>
                <w:tcBorders>
                  <w:top w:val="single" w:sz="4" w:space="0" w:color="auto"/>
                  <w:left w:val="single" w:sz="4" w:space="0" w:color="auto"/>
                  <w:bottom w:val="single" w:sz="4" w:space="0" w:color="auto"/>
                  <w:right w:val="single" w:sz="4" w:space="0" w:color="auto"/>
                </w:tcBorders>
                <w:vAlign w:val="center"/>
              </w:tcPr>
            </w:tcPrChange>
          </w:tcPr>
          <w:p w14:paraId="681C4965" w14:textId="687ACAEB" w:rsidR="00D920D6" w:rsidDel="00237C90" w:rsidRDefault="00D920D6" w:rsidP="00D920D6">
            <w:pPr>
              <w:jc w:val="center"/>
              <w:rPr>
                <w:del w:id="115" w:author="Alhabibi, Haider@Energy" w:date="2022-03-24T18:10:00Z"/>
                <w:rFonts w:asciiTheme="minorHAnsi" w:hAnsiTheme="minorHAnsi"/>
                <w:sz w:val="18"/>
                <w:szCs w:val="18"/>
              </w:rPr>
            </w:pPr>
            <w:del w:id="116" w:author="Alhabibi, Haider@Energy" w:date="2022-03-24T18:10:00Z">
              <w:r w:rsidDel="00237C90">
                <w:rPr>
                  <w:rFonts w:asciiTheme="minorHAnsi" w:hAnsiTheme="minorHAnsi"/>
                  <w:sz w:val="18"/>
                  <w:szCs w:val="18"/>
                </w:rPr>
                <w:delText>03</w:delText>
              </w:r>
            </w:del>
          </w:p>
        </w:tc>
        <w:tc>
          <w:tcPr>
            <w:tcW w:w="10371" w:type="dxa"/>
            <w:tcBorders>
              <w:top w:val="single" w:sz="4" w:space="0" w:color="auto"/>
              <w:left w:val="single" w:sz="4" w:space="0" w:color="auto"/>
              <w:bottom w:val="single" w:sz="4" w:space="0" w:color="auto"/>
              <w:right w:val="single" w:sz="4" w:space="0" w:color="auto"/>
            </w:tcBorders>
            <w:vAlign w:val="center"/>
            <w:tcPrChange w:id="117" w:author="Alhabibi, Haider@Energy" w:date="2022-03-24T18:10:00Z">
              <w:tcPr>
                <w:tcW w:w="10611" w:type="dxa"/>
                <w:tcBorders>
                  <w:top w:val="single" w:sz="4" w:space="0" w:color="auto"/>
                  <w:left w:val="single" w:sz="4" w:space="0" w:color="auto"/>
                  <w:bottom w:val="single" w:sz="4" w:space="0" w:color="auto"/>
                  <w:right w:val="single" w:sz="4" w:space="0" w:color="auto"/>
                </w:tcBorders>
                <w:vAlign w:val="center"/>
              </w:tcPr>
            </w:tcPrChange>
          </w:tcPr>
          <w:p w14:paraId="681C4966" w14:textId="32E51B4A" w:rsidR="00D920D6" w:rsidRPr="00773DD9" w:rsidDel="00237C90" w:rsidRDefault="00D920D6" w:rsidP="00D920D6">
            <w:pPr>
              <w:rPr>
                <w:del w:id="118" w:author="Alhabibi, Haider@Energy" w:date="2022-03-24T18:10:00Z"/>
                <w:rFonts w:asciiTheme="minorHAnsi" w:hAnsiTheme="minorHAnsi"/>
                <w:sz w:val="18"/>
                <w:szCs w:val="18"/>
              </w:rPr>
            </w:pPr>
            <w:del w:id="119" w:author="Alhabibi, Haider@Energy" w:date="2022-03-24T18:10:00Z">
              <w:r w:rsidRPr="00773DD9" w:rsidDel="00237C90">
                <w:rPr>
                  <w:rFonts w:asciiTheme="minorHAnsi" w:hAnsiTheme="minorHAnsi"/>
                  <w:sz w:val="18"/>
                  <w:szCs w:val="18"/>
                </w:rPr>
                <w:delText xml:space="preserve">The </w:delText>
              </w:r>
              <w:r w:rsidDel="00237C90">
                <w:rPr>
                  <w:rFonts w:asciiTheme="minorHAnsi" w:hAnsiTheme="minorHAnsi"/>
                  <w:sz w:val="18"/>
                  <w:szCs w:val="18"/>
                </w:rPr>
                <w:delText>duct system i</w:delText>
              </w:r>
              <w:r w:rsidRPr="00773DD9" w:rsidDel="00237C90">
                <w:rPr>
                  <w:rFonts w:asciiTheme="minorHAnsi" w:hAnsiTheme="minorHAnsi"/>
                  <w:sz w:val="18"/>
                  <w:szCs w:val="18"/>
                </w:rPr>
                <w:delText xml:space="preserve">nstallation, including duct sizes and locations of supply &amp; return registers </w:delText>
              </w:r>
              <w:r w:rsidDel="00237C90">
                <w:rPr>
                  <w:rFonts w:asciiTheme="minorHAnsi" w:hAnsiTheme="minorHAnsi"/>
                  <w:sz w:val="18"/>
                  <w:szCs w:val="18"/>
                </w:rPr>
                <w:delText>shall conform to</w:delText>
              </w:r>
              <w:r w:rsidRPr="00773DD9" w:rsidDel="00237C90">
                <w:rPr>
                  <w:rFonts w:asciiTheme="minorHAnsi" w:hAnsiTheme="minorHAnsi"/>
                  <w:sz w:val="18"/>
                  <w:szCs w:val="18"/>
                </w:rPr>
                <w:delText xml:space="preserve"> the duct system design </w:delText>
              </w:r>
              <w:r w:rsidDel="00237C90">
                <w:rPr>
                  <w:rFonts w:asciiTheme="minorHAnsi" w:hAnsiTheme="minorHAnsi"/>
                  <w:sz w:val="18"/>
                  <w:szCs w:val="18"/>
                </w:rPr>
                <w:delText>layout</w:delText>
              </w:r>
              <w:r w:rsidRPr="00773DD9" w:rsidDel="00237C90">
                <w:rPr>
                  <w:rFonts w:asciiTheme="minorHAnsi" w:hAnsiTheme="minorHAnsi"/>
                  <w:sz w:val="18"/>
                  <w:szCs w:val="18"/>
                </w:rPr>
                <w:delText xml:space="preserve"> approved by the enforcement agency</w:delText>
              </w:r>
              <w:r w:rsidDel="00237C90">
                <w:rPr>
                  <w:rFonts w:asciiTheme="minorHAnsi" w:hAnsiTheme="minorHAnsi"/>
                  <w:sz w:val="18"/>
                  <w:szCs w:val="18"/>
                </w:rPr>
                <w:delText>.</w:delText>
              </w:r>
            </w:del>
          </w:p>
        </w:tc>
      </w:tr>
      <w:tr w:rsidR="00D920D6" w:rsidRPr="006136A2" w:rsidDel="00237C90" w14:paraId="681C496A" w14:textId="3C7DC1A6" w:rsidTr="00237C90">
        <w:trPr>
          <w:cantSplit/>
          <w:trHeight w:val="242"/>
          <w:del w:id="120" w:author="Alhabibi, Haider@Energy" w:date="2022-03-24T18:10:00Z"/>
          <w:trPrChange w:id="121" w:author="Alhabibi, Haider@Energy" w:date="2022-03-24T18:10: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22" w:author="Alhabibi, Haider@Energy" w:date="2022-03-24T18:10:00Z">
              <w:tcPr>
                <w:tcW w:w="419" w:type="dxa"/>
                <w:tcBorders>
                  <w:top w:val="single" w:sz="4" w:space="0" w:color="auto"/>
                  <w:left w:val="single" w:sz="4" w:space="0" w:color="auto"/>
                  <w:bottom w:val="single" w:sz="4" w:space="0" w:color="auto"/>
                  <w:right w:val="single" w:sz="4" w:space="0" w:color="auto"/>
                </w:tcBorders>
                <w:vAlign w:val="center"/>
              </w:tcPr>
            </w:tcPrChange>
          </w:tcPr>
          <w:p w14:paraId="681C4968" w14:textId="3417DFA9" w:rsidR="00D920D6" w:rsidRPr="006136A2" w:rsidDel="00237C90" w:rsidRDefault="00D920D6" w:rsidP="00D920D6">
            <w:pPr>
              <w:jc w:val="center"/>
              <w:rPr>
                <w:del w:id="123" w:author="Alhabibi, Haider@Energy" w:date="2022-03-24T18:10:00Z"/>
                <w:rFonts w:asciiTheme="minorHAnsi" w:hAnsiTheme="minorHAnsi"/>
                <w:sz w:val="18"/>
                <w:szCs w:val="18"/>
              </w:rPr>
            </w:pPr>
            <w:del w:id="124" w:author="Alhabibi, Haider@Energy" w:date="2022-03-24T18:10:00Z">
              <w:r w:rsidDel="00237C90">
                <w:rPr>
                  <w:rFonts w:asciiTheme="minorHAnsi" w:hAnsiTheme="minorHAnsi"/>
                  <w:sz w:val="18"/>
                  <w:szCs w:val="18"/>
                </w:rPr>
                <w:delText>04</w:delText>
              </w:r>
            </w:del>
          </w:p>
        </w:tc>
        <w:tc>
          <w:tcPr>
            <w:tcW w:w="10371" w:type="dxa"/>
            <w:tcBorders>
              <w:top w:val="single" w:sz="4" w:space="0" w:color="auto"/>
              <w:left w:val="single" w:sz="4" w:space="0" w:color="auto"/>
              <w:bottom w:val="single" w:sz="4" w:space="0" w:color="auto"/>
              <w:right w:val="single" w:sz="4" w:space="0" w:color="auto"/>
            </w:tcBorders>
            <w:vAlign w:val="center"/>
            <w:tcPrChange w:id="125" w:author="Alhabibi, Haider@Energy" w:date="2022-03-24T18:10:00Z">
              <w:tcPr>
                <w:tcW w:w="10611" w:type="dxa"/>
                <w:tcBorders>
                  <w:top w:val="single" w:sz="4" w:space="0" w:color="auto"/>
                  <w:left w:val="single" w:sz="4" w:space="0" w:color="auto"/>
                  <w:bottom w:val="single" w:sz="4" w:space="0" w:color="auto"/>
                  <w:right w:val="single" w:sz="4" w:space="0" w:color="auto"/>
                </w:tcBorders>
                <w:vAlign w:val="center"/>
              </w:tcPr>
            </w:tcPrChange>
          </w:tcPr>
          <w:p w14:paraId="681C4969" w14:textId="0B6BAAA2" w:rsidR="00D920D6" w:rsidRPr="00773DD9" w:rsidDel="00237C90" w:rsidRDefault="00D920D6" w:rsidP="00D920D6">
            <w:pPr>
              <w:rPr>
                <w:del w:id="126" w:author="Alhabibi, Haider@Energy" w:date="2022-03-24T18:10:00Z"/>
                <w:rFonts w:asciiTheme="minorHAnsi" w:hAnsiTheme="minorHAnsi"/>
                <w:sz w:val="18"/>
                <w:szCs w:val="18"/>
              </w:rPr>
            </w:pPr>
            <w:del w:id="127" w:author="Alhabibi, Haider@Energy" w:date="2022-03-24T18:10:00Z">
              <w:r w:rsidDel="00237C90">
                <w:rPr>
                  <w:rFonts w:asciiTheme="minorHAnsi" w:hAnsiTheme="minorHAnsi"/>
                  <w:sz w:val="18"/>
                  <w:szCs w:val="18"/>
                </w:rPr>
                <w:delText>The duct system i</w:delText>
              </w:r>
              <w:r w:rsidRPr="00773DD9" w:rsidDel="00237C90">
                <w:rPr>
                  <w:rFonts w:asciiTheme="minorHAnsi" w:hAnsiTheme="minorHAnsi"/>
                  <w:sz w:val="18"/>
                  <w:szCs w:val="18"/>
                </w:rPr>
                <w:delText xml:space="preserve">nstallation </w:delText>
              </w:r>
              <w:r w:rsidDel="00237C90">
                <w:rPr>
                  <w:rFonts w:asciiTheme="minorHAnsi" w:hAnsiTheme="minorHAnsi"/>
                  <w:sz w:val="18"/>
                  <w:szCs w:val="18"/>
                </w:rPr>
                <w:delText>shall</w:delText>
              </w:r>
              <w:r w:rsidRPr="00773DD9" w:rsidDel="00237C90">
                <w:rPr>
                  <w:rFonts w:asciiTheme="minorHAnsi" w:hAnsiTheme="minorHAnsi"/>
                  <w:sz w:val="18"/>
                  <w:szCs w:val="18"/>
                </w:rPr>
                <w:delText xml:space="preserve"> be verified by a HERS rater</w:delText>
              </w:r>
              <w:r w:rsidDel="00237C90">
                <w:rPr>
                  <w:rFonts w:asciiTheme="minorHAnsi" w:hAnsiTheme="minorHAnsi"/>
                  <w:sz w:val="18"/>
                  <w:szCs w:val="18"/>
                </w:rPr>
                <w:delText xml:space="preserve"> according to the requirements in </w:delText>
              </w:r>
              <w:r w:rsidRPr="00273D94" w:rsidDel="00237C90">
                <w:rPr>
                  <w:rFonts w:asciiTheme="minorHAnsi" w:hAnsiTheme="minorHAnsi"/>
                  <w:sz w:val="18"/>
                  <w:szCs w:val="18"/>
                </w:rPr>
                <w:delText>RA3.1.4.1.4</w:delText>
              </w:r>
              <w:r w:rsidDel="00237C90">
                <w:rPr>
                  <w:rFonts w:asciiTheme="minorHAnsi" w:hAnsiTheme="minorHAnsi"/>
                  <w:sz w:val="18"/>
                  <w:szCs w:val="18"/>
                </w:rPr>
                <w:delText>.</w:delText>
              </w:r>
            </w:del>
          </w:p>
        </w:tc>
      </w:tr>
      <w:tr w:rsidR="00D920D6" w:rsidRPr="006136A2" w:rsidDel="00237C90" w14:paraId="681C496D" w14:textId="0CB781D7" w:rsidTr="00237C90">
        <w:trPr>
          <w:cantSplit/>
          <w:trHeight w:val="242"/>
          <w:del w:id="128" w:author="Alhabibi, Haider@Energy" w:date="2022-03-24T18:10:00Z"/>
          <w:trPrChange w:id="129" w:author="Alhabibi, Haider@Energy" w:date="2022-03-24T18:10: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30" w:author="Alhabibi, Haider@Energy" w:date="2022-03-24T18:10:00Z">
              <w:tcPr>
                <w:tcW w:w="419" w:type="dxa"/>
                <w:tcBorders>
                  <w:top w:val="single" w:sz="4" w:space="0" w:color="auto"/>
                  <w:left w:val="single" w:sz="4" w:space="0" w:color="auto"/>
                  <w:bottom w:val="single" w:sz="4" w:space="0" w:color="auto"/>
                  <w:right w:val="single" w:sz="4" w:space="0" w:color="auto"/>
                </w:tcBorders>
                <w:vAlign w:val="center"/>
              </w:tcPr>
            </w:tcPrChange>
          </w:tcPr>
          <w:p w14:paraId="681C496B" w14:textId="64CACD10" w:rsidR="00D920D6" w:rsidRPr="006136A2" w:rsidDel="00237C90" w:rsidRDefault="00D920D6" w:rsidP="00D920D6">
            <w:pPr>
              <w:jc w:val="center"/>
              <w:rPr>
                <w:del w:id="131" w:author="Alhabibi, Haider@Energy" w:date="2022-03-24T18:10:00Z"/>
                <w:rFonts w:asciiTheme="minorHAnsi" w:hAnsiTheme="minorHAnsi"/>
                <w:sz w:val="18"/>
                <w:szCs w:val="18"/>
              </w:rPr>
            </w:pPr>
            <w:del w:id="132" w:author="Alhabibi, Haider@Energy" w:date="2022-03-24T18:10:00Z">
              <w:r w:rsidDel="00237C90">
                <w:rPr>
                  <w:rFonts w:asciiTheme="minorHAnsi" w:hAnsiTheme="minorHAnsi"/>
                  <w:sz w:val="18"/>
                  <w:szCs w:val="18"/>
                </w:rPr>
                <w:delText>05</w:delText>
              </w:r>
            </w:del>
          </w:p>
        </w:tc>
        <w:tc>
          <w:tcPr>
            <w:tcW w:w="10371" w:type="dxa"/>
            <w:tcBorders>
              <w:top w:val="single" w:sz="4" w:space="0" w:color="auto"/>
              <w:left w:val="single" w:sz="4" w:space="0" w:color="auto"/>
              <w:bottom w:val="single" w:sz="4" w:space="0" w:color="auto"/>
              <w:right w:val="single" w:sz="4" w:space="0" w:color="auto"/>
            </w:tcBorders>
            <w:vAlign w:val="center"/>
            <w:tcPrChange w:id="133" w:author="Alhabibi, Haider@Energy" w:date="2022-03-24T18:10:00Z">
              <w:tcPr>
                <w:tcW w:w="10611" w:type="dxa"/>
                <w:tcBorders>
                  <w:top w:val="single" w:sz="4" w:space="0" w:color="auto"/>
                  <w:left w:val="single" w:sz="4" w:space="0" w:color="auto"/>
                  <w:bottom w:val="single" w:sz="4" w:space="0" w:color="auto"/>
                  <w:right w:val="single" w:sz="4" w:space="0" w:color="auto"/>
                </w:tcBorders>
                <w:vAlign w:val="center"/>
              </w:tcPr>
            </w:tcPrChange>
          </w:tcPr>
          <w:p w14:paraId="681C496C" w14:textId="2783F76B" w:rsidR="00D920D6" w:rsidRPr="00773DD9" w:rsidDel="00237C90" w:rsidRDefault="00D920D6" w:rsidP="00D920D6">
            <w:pPr>
              <w:rPr>
                <w:del w:id="134" w:author="Alhabibi, Haider@Energy" w:date="2022-03-24T18:10:00Z"/>
                <w:rFonts w:asciiTheme="minorHAnsi" w:hAnsiTheme="minorHAnsi"/>
                <w:sz w:val="18"/>
                <w:szCs w:val="18"/>
              </w:rPr>
            </w:pPr>
            <w:del w:id="135" w:author="Alhabibi, Haider@Energy" w:date="2022-03-24T18:10:00Z">
              <w:r w:rsidRPr="00773DD9" w:rsidDel="00237C90">
                <w:rPr>
                  <w:rFonts w:asciiTheme="minorHAnsi" w:hAnsiTheme="minorHAnsi"/>
                  <w:sz w:val="18"/>
                  <w:szCs w:val="18"/>
                </w:rPr>
                <w:delText xml:space="preserve">The </w:delText>
              </w:r>
              <w:r w:rsidRPr="00DD2B3E" w:rsidDel="00237C90">
                <w:rPr>
                  <w:rFonts w:asciiTheme="minorHAnsi" w:hAnsiTheme="minorHAnsi"/>
                  <w:sz w:val="18"/>
                  <w:szCs w:val="18"/>
                </w:rPr>
                <w:delText xml:space="preserve">duct system installation </w:delText>
              </w:r>
              <w:r w:rsidRPr="00773DD9" w:rsidDel="00237C90">
                <w:rPr>
                  <w:rFonts w:asciiTheme="minorHAnsi" w:hAnsiTheme="minorHAnsi"/>
                  <w:sz w:val="18"/>
                  <w:szCs w:val="18"/>
                </w:rPr>
                <w:delText>shall not have severely twisted or compressed sections that would restrict required operating airflow.</w:delText>
              </w:r>
            </w:del>
          </w:p>
        </w:tc>
      </w:tr>
      <w:tr w:rsidR="00D920D6" w:rsidRPr="006136A2" w14:paraId="681C496F" w14:textId="77777777" w:rsidTr="00237C90">
        <w:trPr>
          <w:cantSplit/>
          <w:trHeight w:val="242"/>
          <w:trPrChange w:id="136" w:author="Alhabibi, Haider@Energy" w:date="2022-03-24T18:10:00Z">
            <w:trPr>
              <w:cantSplit/>
              <w:trHeight w:val="242"/>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137" w:author="Alhabibi, Haider@Energy" w:date="2022-03-24T18:10:00Z">
              <w:tcPr>
                <w:tcW w:w="11030" w:type="dxa"/>
                <w:gridSpan w:val="2"/>
                <w:tcBorders>
                  <w:top w:val="single" w:sz="4" w:space="0" w:color="auto"/>
                  <w:left w:val="single" w:sz="4" w:space="0" w:color="auto"/>
                  <w:bottom w:val="single" w:sz="4" w:space="0" w:color="auto"/>
                  <w:right w:val="single" w:sz="4" w:space="0" w:color="auto"/>
                </w:tcBorders>
                <w:vAlign w:val="center"/>
              </w:tcPr>
            </w:tcPrChange>
          </w:tcPr>
          <w:p w14:paraId="681C496E"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70"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Change w:id="138" w:author="Alhabibi, Haider@Energy" w:date="2022-03-24T18: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PrChange>
      </w:tblPr>
      <w:tblGrid>
        <w:gridCol w:w="419"/>
        <w:gridCol w:w="10371"/>
        <w:tblGridChange w:id="139">
          <w:tblGrid>
            <w:gridCol w:w="419"/>
            <w:gridCol w:w="10371"/>
          </w:tblGrid>
        </w:tblGridChange>
      </w:tblGrid>
      <w:tr w:rsidR="00D920D6" w:rsidRPr="006136A2" w14:paraId="681C4976" w14:textId="77777777" w:rsidTr="00237C90">
        <w:trPr>
          <w:cantSplit/>
          <w:trHeight w:val="242"/>
          <w:trPrChange w:id="140" w:author="Alhabibi, Haider@Energy" w:date="2022-03-24T18:11:00Z">
            <w:trPr>
              <w:cantSplit/>
              <w:trHeight w:val="242"/>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141" w:author="Alhabibi, Haider@Energy" w:date="2022-03-24T18:11:00Z">
              <w:tcPr>
                <w:tcW w:w="11030" w:type="dxa"/>
                <w:gridSpan w:val="2"/>
                <w:tcBorders>
                  <w:top w:val="single" w:sz="4" w:space="0" w:color="auto"/>
                  <w:left w:val="single" w:sz="4" w:space="0" w:color="auto"/>
                  <w:bottom w:val="single" w:sz="4" w:space="0" w:color="auto"/>
                  <w:right w:val="single" w:sz="4" w:space="0" w:color="auto"/>
                </w:tcBorders>
                <w:vAlign w:val="center"/>
              </w:tcPr>
            </w:tcPrChange>
          </w:tcPr>
          <w:p w14:paraId="18E02C13" w14:textId="77777777" w:rsidR="00295E64" w:rsidRPr="00CE1CDC" w:rsidRDefault="00295E64" w:rsidP="00295E64">
            <w:pPr>
              <w:tabs>
                <w:tab w:val="left" w:pos="360"/>
                <w:tab w:val="left" w:pos="3600"/>
                <w:tab w:val="left" w:pos="4680"/>
                <w:tab w:val="left" w:pos="5940"/>
                <w:tab w:val="left" w:pos="6930"/>
                <w:tab w:val="left" w:pos="8100"/>
                <w:tab w:val="left" w:pos="9090"/>
              </w:tabs>
              <w:rPr>
                <w:rFonts w:asciiTheme="minorHAnsi" w:hAnsiTheme="minorHAnsi"/>
                <w:b/>
                <w:bCs/>
              </w:rPr>
            </w:pPr>
            <w:r w:rsidRPr="00CE1CDC">
              <w:rPr>
                <w:rFonts w:asciiTheme="minorHAnsi" w:hAnsiTheme="minorHAnsi"/>
                <w:b/>
                <w:bCs/>
              </w:rPr>
              <w:t xml:space="preserve">C. </w:t>
            </w:r>
            <w:r w:rsidRPr="00CE1CDC">
              <w:rPr>
                <w:rFonts w:asciiTheme="minorHAnsi" w:hAnsiTheme="minorHAnsi"/>
                <w:b/>
              </w:rPr>
              <w:t>Buried Ducts Compliance Credit</w:t>
            </w:r>
            <w:r w:rsidRPr="00CE1CDC" w:rsidDel="005910F4">
              <w:rPr>
                <w:rFonts w:asciiTheme="minorHAnsi" w:hAnsiTheme="minorHAnsi"/>
                <w:b/>
                <w:bCs/>
              </w:rPr>
              <w:t xml:space="preserve"> </w:t>
            </w:r>
          </w:p>
          <w:p w14:paraId="681C4974"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Pr="00773DD9">
              <w:rPr>
                <w:rFonts w:asciiTheme="minorHAnsi" w:hAnsiTheme="minorHAnsi"/>
                <w:sz w:val="18"/>
                <w:szCs w:val="18"/>
              </w:rPr>
              <w:t xml:space="preserve"> if the system complies with the following requirements:</w:t>
            </w:r>
          </w:p>
          <w:p w14:paraId="670E2999" w14:textId="77777777" w:rsidR="00456847" w:rsidRDefault="00456847" w:rsidP="00456847">
            <w:pPr>
              <w:tabs>
                <w:tab w:val="left" w:pos="360"/>
                <w:tab w:val="left" w:pos="3600"/>
                <w:tab w:val="left" w:pos="4680"/>
                <w:tab w:val="left" w:pos="5940"/>
                <w:tab w:val="left" w:pos="6930"/>
                <w:tab w:val="left" w:pos="8100"/>
                <w:tab w:val="left" w:pos="9090"/>
              </w:tabs>
              <w:rPr>
                <w:ins w:id="142" w:author="Alhabibi, Haider@Energy" w:date="2022-03-24T18:10:00Z"/>
                <w:rFonts w:asciiTheme="minorHAnsi" w:hAnsiTheme="minorHAnsi"/>
                <w:bCs/>
                <w:sz w:val="18"/>
                <w:szCs w:val="18"/>
              </w:rPr>
            </w:pPr>
            <w:r>
              <w:rPr>
                <w:rFonts w:asciiTheme="minorHAnsi" w:hAnsiTheme="minorHAnsi"/>
                <w:bCs/>
                <w:sz w:val="18"/>
                <w:szCs w:val="18"/>
              </w:rPr>
              <w:t xml:space="preserve">&lt;&lt;this table only shown if Buried Ducts Compliance Credit claimed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5</w:t>
            </w:r>
            <w:r>
              <w:rPr>
                <w:rFonts w:asciiTheme="minorHAnsi" w:hAnsiTheme="minorHAnsi"/>
                <w:bCs/>
                <w:sz w:val="18"/>
                <w:szCs w:val="18"/>
              </w:rPr>
              <w:t xml:space="preserve"> is true&gt;&gt;</w:t>
            </w:r>
          </w:p>
          <w:p w14:paraId="681C4975" w14:textId="1C8993E9" w:rsidR="00237C90" w:rsidRPr="006136A2" w:rsidRDefault="00237C90" w:rsidP="00456847">
            <w:pPr>
              <w:tabs>
                <w:tab w:val="left" w:pos="360"/>
                <w:tab w:val="left" w:pos="3600"/>
                <w:tab w:val="left" w:pos="4680"/>
                <w:tab w:val="left" w:pos="5940"/>
                <w:tab w:val="left" w:pos="6930"/>
                <w:tab w:val="left" w:pos="8100"/>
                <w:tab w:val="left" w:pos="9090"/>
              </w:tabs>
              <w:rPr>
                <w:rFonts w:asciiTheme="minorHAnsi" w:hAnsiTheme="minorHAnsi"/>
                <w:sz w:val="18"/>
                <w:szCs w:val="18"/>
              </w:rPr>
            </w:pPr>
            <w:ins w:id="143" w:author="Alhabibi, Haider@Energy" w:date="2022-03-24T18:10:00Z">
              <w:r>
                <w:rPr>
                  <w:sz w:val="18"/>
                  <w:szCs w:val="18"/>
                </w:rPr>
                <w:t>&lt;&lt;Static Text - see the top&gt;&gt;</w:t>
              </w:r>
            </w:ins>
          </w:p>
        </w:tc>
      </w:tr>
      <w:tr w:rsidR="001464F1" w:rsidRPr="00877B2C" w:rsidDel="00237C90" w14:paraId="49F94403" w14:textId="4F899D09" w:rsidTr="00237C90">
        <w:trPr>
          <w:cantSplit/>
          <w:trHeight w:val="242"/>
          <w:del w:id="144" w:author="Alhabibi, Haider@Energy" w:date="2022-03-24T18:11:00Z"/>
          <w:trPrChange w:id="145"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46"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642DD065" w14:textId="1A115518" w:rsidR="001464F1" w:rsidRPr="00877B2C" w:rsidDel="00237C90" w:rsidRDefault="001464F1" w:rsidP="005837D0">
            <w:pPr>
              <w:jc w:val="center"/>
              <w:rPr>
                <w:del w:id="147" w:author="Alhabibi, Haider@Energy" w:date="2022-03-24T18:11:00Z"/>
                <w:rFonts w:asciiTheme="minorHAnsi" w:hAnsiTheme="minorHAnsi"/>
                <w:sz w:val="18"/>
                <w:szCs w:val="18"/>
              </w:rPr>
            </w:pPr>
            <w:del w:id="148" w:author="Alhabibi, Haider@Energy" w:date="2022-03-24T18:11:00Z">
              <w:r w:rsidRPr="00877B2C" w:rsidDel="00237C90">
                <w:rPr>
                  <w:rFonts w:asciiTheme="minorHAnsi" w:hAnsiTheme="minorHAnsi"/>
                  <w:sz w:val="18"/>
                  <w:szCs w:val="18"/>
                </w:rPr>
                <w:delText>01</w:delText>
              </w:r>
            </w:del>
          </w:p>
        </w:tc>
        <w:tc>
          <w:tcPr>
            <w:tcW w:w="10371" w:type="dxa"/>
            <w:tcBorders>
              <w:top w:val="single" w:sz="4" w:space="0" w:color="auto"/>
              <w:left w:val="single" w:sz="4" w:space="0" w:color="auto"/>
              <w:bottom w:val="single" w:sz="4" w:space="0" w:color="auto"/>
              <w:right w:val="single" w:sz="4" w:space="0" w:color="auto"/>
            </w:tcBorders>
            <w:vAlign w:val="center"/>
            <w:tcPrChange w:id="149"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4CA0A57B" w14:textId="253724C0" w:rsidR="001464F1" w:rsidRPr="00877B2C" w:rsidDel="00237C90" w:rsidRDefault="001464F1" w:rsidP="005837D0">
            <w:pPr>
              <w:rPr>
                <w:del w:id="150" w:author="Alhabibi, Haider@Energy" w:date="2022-03-24T18:11:00Z"/>
                <w:rFonts w:asciiTheme="minorHAnsi" w:hAnsiTheme="minorHAnsi"/>
                <w:sz w:val="18"/>
                <w:szCs w:val="18"/>
              </w:rPr>
            </w:pPr>
            <w:del w:id="151" w:author="Alhabibi, Haider@Energy" w:date="2022-03-24T18:11:00Z">
              <w:r w:rsidRPr="00877B2C" w:rsidDel="00237C90">
                <w:rPr>
                  <w:rFonts w:asciiTheme="minorHAnsi" w:hAnsiTheme="minorHAnsi"/>
                  <w:sz w:val="18"/>
                  <w:szCs w:val="18"/>
                </w:rPr>
                <w:delText xml:space="preserve">The duct system design shall be detailed in the special features section of the </w:delText>
              </w:r>
            </w:del>
            <w:del w:id="152" w:author="Alhabibi, Haider@Energy" w:date="2022-03-24T16:07:00Z">
              <w:r w:rsidRPr="00877B2C" w:rsidDel="009973E3">
                <w:rPr>
                  <w:rFonts w:asciiTheme="minorHAnsi" w:hAnsiTheme="minorHAnsi"/>
                  <w:sz w:val="18"/>
                  <w:szCs w:val="18"/>
                </w:rPr>
                <w:delText>CF1R</w:delText>
              </w:r>
            </w:del>
            <w:del w:id="153" w:author="Alhabibi, Haider@Energy" w:date="2022-03-24T18:11:00Z">
              <w:r w:rsidRPr="00877B2C" w:rsidDel="00237C90">
                <w:rPr>
                  <w:rFonts w:asciiTheme="minorHAnsi" w:hAnsiTheme="minorHAnsi"/>
                  <w:sz w:val="18"/>
                  <w:szCs w:val="18"/>
                </w:rPr>
                <w:delText>-PRF-01-E approved by the enforcement agency.</w:delText>
              </w:r>
            </w:del>
          </w:p>
        </w:tc>
      </w:tr>
      <w:tr w:rsidR="001464F1" w:rsidRPr="00877B2C" w:rsidDel="00237C90" w14:paraId="7C29E7AD" w14:textId="3670ED3E" w:rsidTr="00237C90">
        <w:trPr>
          <w:cantSplit/>
          <w:trHeight w:val="242"/>
          <w:del w:id="154" w:author="Alhabibi, Haider@Energy" w:date="2022-03-24T18:11:00Z"/>
          <w:trPrChange w:id="155"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56"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7AB3093E" w14:textId="3A678858" w:rsidR="001464F1" w:rsidRPr="00877B2C" w:rsidDel="00237C90" w:rsidRDefault="001464F1" w:rsidP="005837D0">
            <w:pPr>
              <w:jc w:val="center"/>
              <w:rPr>
                <w:del w:id="157" w:author="Alhabibi, Haider@Energy" w:date="2022-03-24T18:11:00Z"/>
                <w:rFonts w:asciiTheme="minorHAnsi" w:hAnsiTheme="minorHAnsi"/>
                <w:sz w:val="18"/>
                <w:szCs w:val="18"/>
              </w:rPr>
            </w:pPr>
            <w:del w:id="158" w:author="Alhabibi, Haider@Energy" w:date="2022-03-24T18:11:00Z">
              <w:r w:rsidRPr="00877B2C" w:rsidDel="00237C90">
                <w:rPr>
                  <w:rFonts w:asciiTheme="minorHAnsi" w:hAnsiTheme="minorHAnsi"/>
                  <w:sz w:val="18"/>
                  <w:szCs w:val="18"/>
                </w:rPr>
                <w:delText>02</w:delText>
              </w:r>
            </w:del>
          </w:p>
        </w:tc>
        <w:tc>
          <w:tcPr>
            <w:tcW w:w="10371" w:type="dxa"/>
            <w:tcBorders>
              <w:top w:val="single" w:sz="4" w:space="0" w:color="auto"/>
              <w:left w:val="single" w:sz="4" w:space="0" w:color="auto"/>
              <w:bottom w:val="single" w:sz="4" w:space="0" w:color="auto"/>
              <w:right w:val="single" w:sz="4" w:space="0" w:color="auto"/>
            </w:tcBorders>
            <w:vAlign w:val="center"/>
            <w:tcPrChange w:id="159"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41768DC7" w14:textId="17B92FF1" w:rsidR="001464F1" w:rsidRPr="00877B2C" w:rsidDel="00237C90" w:rsidRDefault="001464F1" w:rsidP="005837D0">
            <w:pPr>
              <w:rPr>
                <w:del w:id="160" w:author="Alhabibi, Haider@Energy" w:date="2022-03-24T18:11:00Z"/>
                <w:rFonts w:asciiTheme="minorHAnsi" w:hAnsiTheme="minorHAnsi"/>
                <w:sz w:val="18"/>
                <w:szCs w:val="18"/>
              </w:rPr>
            </w:pPr>
            <w:del w:id="161" w:author="Alhabibi, Haider@Energy" w:date="2022-03-24T18:11:00Z">
              <w:r w:rsidRPr="00877B2C" w:rsidDel="00237C90">
                <w:rPr>
                  <w:rFonts w:asciiTheme="minorHAnsi" w:hAnsiTheme="minorHAnsi"/>
                  <w:sz w:val="18"/>
                  <w:szCs w:val="18"/>
                </w:rPr>
                <w:delText xml:space="preserve">A duct design layout that conforms to the duct system design details in the special features section of the </w:delText>
              </w:r>
            </w:del>
            <w:del w:id="162" w:author="Alhabibi, Haider@Energy" w:date="2022-03-24T16:07:00Z">
              <w:r w:rsidRPr="00877B2C" w:rsidDel="009973E3">
                <w:rPr>
                  <w:rFonts w:asciiTheme="minorHAnsi" w:hAnsiTheme="minorHAnsi"/>
                  <w:sz w:val="18"/>
                  <w:szCs w:val="18"/>
                </w:rPr>
                <w:delText>CF1R</w:delText>
              </w:r>
            </w:del>
            <w:del w:id="163" w:author="Alhabibi, Haider@Energy" w:date="2022-03-24T18:11:00Z">
              <w:r w:rsidRPr="00877B2C" w:rsidDel="00237C90">
                <w:rPr>
                  <w:rFonts w:asciiTheme="minorHAnsi" w:hAnsiTheme="minorHAnsi"/>
                  <w:sz w:val="18"/>
                  <w:szCs w:val="18"/>
                </w:rPr>
                <w:delText>-PRF-01-E shall be documented on the building design plans approved by the enforcement agency.</w:delText>
              </w:r>
            </w:del>
          </w:p>
        </w:tc>
      </w:tr>
      <w:tr w:rsidR="001464F1" w:rsidRPr="00877B2C" w:rsidDel="00237C90" w14:paraId="6129EC3B" w14:textId="7D5B6F2F" w:rsidTr="00237C90">
        <w:trPr>
          <w:cantSplit/>
          <w:trHeight w:val="242"/>
          <w:del w:id="164" w:author="Alhabibi, Haider@Energy" w:date="2022-03-24T18:11:00Z"/>
          <w:trPrChange w:id="165"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66"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6EA9D6A0" w14:textId="2CDEA1EC" w:rsidR="001464F1" w:rsidRPr="00877B2C" w:rsidDel="00237C90" w:rsidRDefault="001464F1" w:rsidP="005837D0">
            <w:pPr>
              <w:jc w:val="center"/>
              <w:rPr>
                <w:del w:id="167" w:author="Alhabibi, Haider@Energy" w:date="2022-03-24T18:11:00Z"/>
                <w:rFonts w:asciiTheme="minorHAnsi" w:hAnsiTheme="minorHAnsi"/>
                <w:sz w:val="18"/>
                <w:szCs w:val="18"/>
              </w:rPr>
            </w:pPr>
            <w:del w:id="168" w:author="Alhabibi, Haider@Energy" w:date="2022-03-24T18:11:00Z">
              <w:r w:rsidRPr="00877B2C" w:rsidDel="00237C90">
                <w:rPr>
                  <w:rFonts w:asciiTheme="minorHAnsi" w:hAnsiTheme="minorHAnsi"/>
                  <w:sz w:val="18"/>
                  <w:szCs w:val="18"/>
                </w:rPr>
                <w:delText>03</w:delText>
              </w:r>
            </w:del>
          </w:p>
        </w:tc>
        <w:tc>
          <w:tcPr>
            <w:tcW w:w="10371" w:type="dxa"/>
            <w:tcBorders>
              <w:top w:val="single" w:sz="4" w:space="0" w:color="auto"/>
              <w:left w:val="single" w:sz="4" w:space="0" w:color="auto"/>
              <w:bottom w:val="single" w:sz="4" w:space="0" w:color="auto"/>
              <w:right w:val="single" w:sz="4" w:space="0" w:color="auto"/>
            </w:tcBorders>
            <w:vAlign w:val="center"/>
            <w:tcPrChange w:id="169"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049B9EDB" w14:textId="01DC5953" w:rsidR="001464F1" w:rsidRPr="00877B2C" w:rsidDel="00237C90" w:rsidRDefault="001464F1" w:rsidP="005837D0">
            <w:pPr>
              <w:rPr>
                <w:del w:id="170" w:author="Alhabibi, Haider@Energy" w:date="2022-03-24T18:11:00Z"/>
                <w:rFonts w:asciiTheme="minorHAnsi" w:hAnsiTheme="minorHAnsi"/>
                <w:sz w:val="18"/>
                <w:szCs w:val="18"/>
              </w:rPr>
            </w:pPr>
            <w:del w:id="171" w:author="Alhabibi, Haider@Energy" w:date="2022-03-24T18:11:00Z">
              <w:r w:rsidRPr="00877B2C" w:rsidDel="00237C90">
                <w:rPr>
                  <w:rFonts w:asciiTheme="minorHAnsi" w:hAnsiTheme="minorHAnsi"/>
                  <w:sz w:val="18"/>
                  <w:szCs w:val="18"/>
                </w:rPr>
                <w:delText xml:space="preserve">The </w:delText>
              </w:r>
              <w:r w:rsidDel="00237C90">
                <w:rPr>
                  <w:rFonts w:asciiTheme="minorHAnsi" w:hAnsiTheme="minorHAnsi"/>
                  <w:sz w:val="18"/>
                  <w:szCs w:val="18"/>
                </w:rPr>
                <w:delText xml:space="preserve">installed </w:delText>
              </w:r>
              <w:r w:rsidRPr="00877B2C" w:rsidDel="00237C90">
                <w:rPr>
                  <w:rFonts w:asciiTheme="minorHAnsi" w:hAnsiTheme="minorHAnsi"/>
                  <w:sz w:val="18"/>
                  <w:szCs w:val="18"/>
                </w:rPr>
                <w:delText>duct system</w:delText>
              </w:r>
              <w:r w:rsidDel="00237C90">
                <w:rPr>
                  <w:rFonts w:asciiTheme="minorHAnsi" w:hAnsiTheme="minorHAnsi"/>
                  <w:sz w:val="18"/>
                  <w:szCs w:val="18"/>
                </w:rPr>
                <w:delText xml:space="preserve"> and attic insulation shall conform to the design details in the enforcement agency approved </w:delText>
              </w:r>
            </w:del>
            <w:del w:id="172" w:author="Alhabibi, Haider@Energy" w:date="2022-03-24T16:07:00Z">
              <w:r w:rsidDel="009973E3">
                <w:rPr>
                  <w:rFonts w:asciiTheme="minorHAnsi" w:hAnsiTheme="minorHAnsi"/>
                  <w:sz w:val="18"/>
                  <w:szCs w:val="18"/>
                </w:rPr>
                <w:delText>CF1R</w:delText>
              </w:r>
            </w:del>
            <w:del w:id="173" w:author="Alhabibi, Haider@Energy" w:date="2022-03-24T18:11:00Z">
              <w:r w:rsidDel="00237C90">
                <w:rPr>
                  <w:rFonts w:asciiTheme="minorHAnsi" w:hAnsiTheme="minorHAnsi"/>
                  <w:sz w:val="18"/>
                  <w:szCs w:val="18"/>
                </w:rPr>
                <w:delText>-PRF-01-E. These installation details include</w:delText>
              </w:r>
              <w:r w:rsidRPr="00877B2C" w:rsidDel="00237C90">
                <w:rPr>
                  <w:rFonts w:asciiTheme="minorHAnsi" w:hAnsiTheme="minorHAnsi"/>
                  <w:sz w:val="18"/>
                  <w:szCs w:val="18"/>
                </w:rPr>
                <w:delText xml:space="preserve">, duct </w:delText>
              </w:r>
              <w:r w:rsidDel="00237C90">
                <w:rPr>
                  <w:rFonts w:asciiTheme="minorHAnsi" w:hAnsiTheme="minorHAnsi"/>
                  <w:sz w:val="18"/>
                  <w:szCs w:val="18"/>
                </w:rPr>
                <w:delText>nominal diameter, R-value, and length of each segment, ceiling insulation depth, type (i.e. fiberglass or cellulose), and R-value, and supply and return register locations.</w:delText>
              </w:r>
            </w:del>
          </w:p>
        </w:tc>
      </w:tr>
      <w:tr w:rsidR="001464F1" w:rsidRPr="00877B2C" w:rsidDel="00237C90" w14:paraId="54CDDE05" w14:textId="55BF42D4" w:rsidTr="00237C90">
        <w:trPr>
          <w:cantSplit/>
          <w:trHeight w:val="242"/>
          <w:del w:id="174" w:author="Alhabibi, Haider@Energy" w:date="2022-03-24T18:11:00Z"/>
          <w:trPrChange w:id="175"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76"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205887E0" w14:textId="292C1924" w:rsidR="001464F1" w:rsidRPr="00877B2C" w:rsidDel="00237C90" w:rsidRDefault="001464F1" w:rsidP="005837D0">
            <w:pPr>
              <w:jc w:val="center"/>
              <w:rPr>
                <w:del w:id="177" w:author="Alhabibi, Haider@Energy" w:date="2022-03-24T18:11:00Z"/>
                <w:rFonts w:asciiTheme="minorHAnsi" w:hAnsiTheme="minorHAnsi"/>
                <w:sz w:val="18"/>
                <w:szCs w:val="18"/>
              </w:rPr>
            </w:pPr>
            <w:del w:id="178" w:author="Alhabibi, Haider@Energy" w:date="2022-03-24T18:11:00Z">
              <w:r w:rsidRPr="00877B2C" w:rsidDel="00237C90">
                <w:rPr>
                  <w:rFonts w:asciiTheme="minorHAnsi" w:hAnsiTheme="minorHAnsi"/>
                  <w:sz w:val="18"/>
                  <w:szCs w:val="18"/>
                </w:rPr>
                <w:delText>04</w:delText>
              </w:r>
            </w:del>
          </w:p>
        </w:tc>
        <w:tc>
          <w:tcPr>
            <w:tcW w:w="10371" w:type="dxa"/>
            <w:tcBorders>
              <w:top w:val="single" w:sz="4" w:space="0" w:color="auto"/>
              <w:left w:val="single" w:sz="4" w:space="0" w:color="auto"/>
              <w:bottom w:val="single" w:sz="4" w:space="0" w:color="auto"/>
              <w:right w:val="single" w:sz="4" w:space="0" w:color="auto"/>
            </w:tcBorders>
            <w:vAlign w:val="center"/>
            <w:tcPrChange w:id="179"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7F615A30" w14:textId="5CC03BB4" w:rsidR="001464F1" w:rsidRPr="00877B2C" w:rsidDel="00237C90" w:rsidRDefault="001464F1" w:rsidP="005837D0">
            <w:pPr>
              <w:rPr>
                <w:del w:id="180" w:author="Alhabibi, Haider@Energy" w:date="2022-03-24T18:11:00Z"/>
                <w:rFonts w:asciiTheme="minorHAnsi" w:hAnsiTheme="minorHAnsi"/>
                <w:sz w:val="18"/>
                <w:szCs w:val="18"/>
              </w:rPr>
            </w:pPr>
            <w:del w:id="181" w:author="Alhabibi, Haider@Energy" w:date="2022-03-24T18:11:00Z">
              <w:r w:rsidRPr="00877B2C" w:rsidDel="00237C90">
                <w:rPr>
                  <w:rFonts w:asciiTheme="minorHAnsi" w:hAnsiTheme="minorHAnsi"/>
                  <w:sz w:val="18"/>
                  <w:szCs w:val="18"/>
                </w:rPr>
                <w:delText>The duct system installation shall be verified by a HERS rater according to the requirements in RA3.1.4.1.</w:delText>
              </w:r>
              <w:r w:rsidDel="00237C90">
                <w:rPr>
                  <w:rFonts w:asciiTheme="minorHAnsi" w:hAnsiTheme="minorHAnsi"/>
                  <w:sz w:val="18"/>
                  <w:szCs w:val="18"/>
                </w:rPr>
                <w:delText>5</w:delText>
              </w:r>
              <w:r w:rsidRPr="00877B2C" w:rsidDel="00237C90">
                <w:rPr>
                  <w:rFonts w:asciiTheme="minorHAnsi" w:hAnsiTheme="minorHAnsi"/>
                  <w:sz w:val="18"/>
                  <w:szCs w:val="18"/>
                </w:rPr>
                <w:delText>.</w:delText>
              </w:r>
              <w:r w:rsidDel="00237C90">
                <w:rPr>
                  <w:rFonts w:asciiTheme="minorHAnsi" w:hAnsiTheme="minorHAnsi"/>
                  <w:sz w:val="18"/>
                  <w:szCs w:val="18"/>
                </w:rPr>
                <w:delText xml:space="preserve"> Verification of duct system installation shall be completed prior to burial of ducts. Verification of insulation installation shall be completed by a second HERS inspection after ducts are buried. </w:delText>
              </w:r>
            </w:del>
          </w:p>
        </w:tc>
      </w:tr>
      <w:tr w:rsidR="001464F1" w:rsidRPr="00877B2C" w:rsidDel="00237C90" w14:paraId="30DB4EBF" w14:textId="510E38B4" w:rsidTr="00237C90">
        <w:trPr>
          <w:cantSplit/>
          <w:trHeight w:val="242"/>
          <w:del w:id="182" w:author="Alhabibi, Haider@Energy" w:date="2022-03-24T18:11:00Z"/>
          <w:trPrChange w:id="183"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84"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78CB45F2" w14:textId="601D6B52" w:rsidR="001464F1" w:rsidRPr="00877B2C" w:rsidDel="00237C90" w:rsidRDefault="001464F1" w:rsidP="005837D0">
            <w:pPr>
              <w:jc w:val="center"/>
              <w:rPr>
                <w:del w:id="185" w:author="Alhabibi, Haider@Energy" w:date="2022-03-24T18:11:00Z"/>
                <w:rFonts w:asciiTheme="minorHAnsi" w:hAnsiTheme="minorHAnsi"/>
                <w:sz w:val="18"/>
                <w:szCs w:val="18"/>
              </w:rPr>
            </w:pPr>
            <w:del w:id="186" w:author="Alhabibi, Haider@Energy" w:date="2022-03-24T18:11:00Z">
              <w:r w:rsidRPr="00877B2C" w:rsidDel="00237C90">
                <w:rPr>
                  <w:rFonts w:asciiTheme="minorHAnsi" w:hAnsiTheme="minorHAnsi"/>
                  <w:sz w:val="18"/>
                  <w:szCs w:val="18"/>
                </w:rPr>
                <w:delText>05</w:delText>
              </w:r>
            </w:del>
          </w:p>
        </w:tc>
        <w:tc>
          <w:tcPr>
            <w:tcW w:w="10371" w:type="dxa"/>
            <w:tcBorders>
              <w:top w:val="single" w:sz="4" w:space="0" w:color="auto"/>
              <w:left w:val="single" w:sz="4" w:space="0" w:color="auto"/>
              <w:bottom w:val="single" w:sz="4" w:space="0" w:color="auto"/>
              <w:right w:val="single" w:sz="4" w:space="0" w:color="auto"/>
            </w:tcBorders>
            <w:vAlign w:val="center"/>
            <w:tcPrChange w:id="187"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294756D7" w14:textId="369D713E" w:rsidR="001464F1" w:rsidRPr="00877B2C" w:rsidDel="00237C90" w:rsidRDefault="001464F1" w:rsidP="005837D0">
            <w:pPr>
              <w:rPr>
                <w:del w:id="188" w:author="Alhabibi, Haider@Energy" w:date="2022-03-24T18:11:00Z"/>
                <w:rFonts w:asciiTheme="minorHAnsi" w:hAnsiTheme="minorHAnsi"/>
                <w:sz w:val="18"/>
                <w:szCs w:val="18"/>
              </w:rPr>
            </w:pPr>
            <w:del w:id="189" w:author="Alhabibi, Haider@Energy" w:date="2022-03-24T18:11:00Z">
              <w:r w:rsidDel="00237C90">
                <w:rPr>
                  <w:rFonts w:asciiTheme="minorHAnsi" w:hAnsiTheme="minorHAnsi"/>
                  <w:sz w:val="18"/>
                  <w:szCs w:val="18"/>
                </w:rPr>
                <w:delText>Ducts</w:delText>
              </w:r>
              <w:r w:rsidRPr="00877B2C" w:rsidDel="00237C90">
                <w:rPr>
                  <w:rFonts w:asciiTheme="minorHAnsi" w:hAnsiTheme="minorHAnsi"/>
                  <w:sz w:val="18"/>
                  <w:szCs w:val="18"/>
                </w:rPr>
                <w:delText xml:space="preserve"> shall not have severely twisted or compressed sections that would rest</w:delText>
              </w:r>
              <w:r w:rsidDel="00237C90">
                <w:rPr>
                  <w:rFonts w:asciiTheme="minorHAnsi" w:hAnsiTheme="minorHAnsi"/>
                  <w:sz w:val="18"/>
                  <w:szCs w:val="18"/>
                </w:rPr>
                <w:delText>rict required operating airflow.</w:delText>
              </w:r>
            </w:del>
          </w:p>
        </w:tc>
      </w:tr>
      <w:tr w:rsidR="001464F1" w:rsidRPr="00877B2C" w:rsidDel="00237C90" w14:paraId="289BD816" w14:textId="6F0FFCE1" w:rsidTr="00237C90">
        <w:trPr>
          <w:cantSplit/>
          <w:trHeight w:val="242"/>
          <w:del w:id="190" w:author="Alhabibi, Haider@Energy" w:date="2022-03-24T18:11:00Z"/>
          <w:trPrChange w:id="191"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192"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6868CAA7" w14:textId="50C2812D" w:rsidR="001464F1" w:rsidRPr="00877B2C" w:rsidDel="00237C90" w:rsidRDefault="001464F1" w:rsidP="005837D0">
            <w:pPr>
              <w:jc w:val="center"/>
              <w:rPr>
                <w:del w:id="193" w:author="Alhabibi, Haider@Energy" w:date="2022-03-24T18:11:00Z"/>
                <w:rFonts w:asciiTheme="minorHAnsi" w:hAnsiTheme="minorHAnsi"/>
                <w:sz w:val="18"/>
                <w:szCs w:val="18"/>
              </w:rPr>
            </w:pPr>
            <w:del w:id="194" w:author="Alhabibi, Haider@Energy" w:date="2022-03-24T18:11:00Z">
              <w:r w:rsidRPr="00877B2C" w:rsidDel="00237C90">
                <w:rPr>
                  <w:rFonts w:asciiTheme="minorHAnsi" w:hAnsiTheme="minorHAnsi"/>
                  <w:sz w:val="18"/>
                  <w:szCs w:val="18"/>
                </w:rPr>
                <w:delText>06</w:delText>
              </w:r>
            </w:del>
          </w:p>
        </w:tc>
        <w:tc>
          <w:tcPr>
            <w:tcW w:w="10371" w:type="dxa"/>
            <w:tcBorders>
              <w:top w:val="single" w:sz="4" w:space="0" w:color="auto"/>
              <w:left w:val="single" w:sz="4" w:space="0" w:color="auto"/>
              <w:bottom w:val="single" w:sz="4" w:space="0" w:color="auto"/>
              <w:right w:val="single" w:sz="4" w:space="0" w:color="auto"/>
            </w:tcBorders>
            <w:vAlign w:val="center"/>
            <w:tcPrChange w:id="195"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17335DA2" w14:textId="403FEA65" w:rsidR="001464F1" w:rsidRPr="00877B2C" w:rsidDel="00237C90" w:rsidRDefault="001464F1" w:rsidP="005837D0">
            <w:pPr>
              <w:rPr>
                <w:del w:id="196" w:author="Alhabibi, Haider@Energy" w:date="2022-03-24T18:11:00Z"/>
                <w:rFonts w:asciiTheme="minorHAnsi" w:hAnsiTheme="minorHAnsi"/>
                <w:sz w:val="18"/>
                <w:szCs w:val="18"/>
              </w:rPr>
            </w:pPr>
            <w:del w:id="197" w:author="Alhabibi, Haider@Energy" w:date="2022-03-24T18:11:00Z">
              <w:r w:rsidDel="00237C90">
                <w:rPr>
                  <w:rFonts w:asciiTheme="minorHAnsi" w:hAnsiTheme="minorHAnsi"/>
                  <w:sz w:val="18"/>
                  <w:szCs w:val="18"/>
                </w:rPr>
                <w:delText>D</w:delText>
              </w:r>
              <w:r w:rsidRPr="00801F86" w:rsidDel="00237C90">
                <w:rPr>
                  <w:rFonts w:asciiTheme="minorHAnsi" w:hAnsiTheme="minorHAnsi"/>
                  <w:sz w:val="18"/>
                  <w:szCs w:val="18"/>
                </w:rPr>
                <w:delText>uct</w:delText>
              </w:r>
              <w:r w:rsidDel="00237C90">
                <w:rPr>
                  <w:rFonts w:asciiTheme="minorHAnsi" w:hAnsiTheme="minorHAnsi"/>
                  <w:sz w:val="18"/>
                  <w:szCs w:val="18"/>
                </w:rPr>
                <w:delText xml:space="preserve">s </w:delText>
              </w:r>
              <w:r w:rsidRPr="00801F86" w:rsidDel="00237C90">
                <w:rPr>
                  <w:rFonts w:asciiTheme="minorHAnsi" w:hAnsiTheme="minorHAnsi"/>
                  <w:sz w:val="18"/>
                  <w:szCs w:val="18"/>
                </w:rPr>
                <w:delText>shall be buried by a uniform level of insulation</w:delText>
              </w:r>
              <w:r w:rsidDel="00237C90">
                <w:rPr>
                  <w:rFonts w:asciiTheme="minorHAnsi" w:hAnsiTheme="minorHAnsi"/>
                  <w:sz w:val="18"/>
                  <w:szCs w:val="18"/>
                </w:rPr>
                <w:delText xml:space="preserve"> </w:delText>
              </w:r>
              <w:r w:rsidRPr="00801F86" w:rsidDel="00237C90">
                <w:rPr>
                  <w:rFonts w:asciiTheme="minorHAnsi" w:hAnsiTheme="minorHAnsi"/>
                  <w:sz w:val="18"/>
                  <w:szCs w:val="18"/>
                </w:rPr>
                <w:delText xml:space="preserve">(i.e. </w:delText>
              </w:r>
              <w:r w:rsidDel="00237C90">
                <w:rPr>
                  <w:rFonts w:asciiTheme="minorHAnsi" w:hAnsiTheme="minorHAnsi"/>
                  <w:sz w:val="18"/>
                  <w:szCs w:val="18"/>
                </w:rPr>
                <w:delText>no</w:delText>
              </w:r>
              <w:r w:rsidRPr="00801F86" w:rsidDel="00237C90">
                <w:rPr>
                  <w:rFonts w:asciiTheme="minorHAnsi" w:hAnsiTheme="minorHAnsi"/>
                  <w:sz w:val="18"/>
                  <w:szCs w:val="18"/>
                </w:rPr>
                <w:delText xml:space="preserve"> mounding attic ins</w:delText>
              </w:r>
              <w:r w:rsidDel="00237C90">
                <w:rPr>
                  <w:rFonts w:asciiTheme="minorHAnsi" w:hAnsiTheme="minorHAnsi"/>
                  <w:sz w:val="18"/>
                  <w:szCs w:val="18"/>
                </w:rPr>
                <w:delText>ulation to achieve burial level), lay directly or within 3.5 inches of ceiling gypsum board, and have at least 6 inches of space between the duct outer jacket and the roof sheathing.</w:delText>
              </w:r>
            </w:del>
          </w:p>
        </w:tc>
      </w:tr>
      <w:tr w:rsidR="001464F1" w:rsidRPr="003527A2" w:rsidDel="00237C90" w14:paraId="51A0748E" w14:textId="168F5188" w:rsidTr="00237C90">
        <w:trPr>
          <w:cantSplit/>
          <w:trHeight w:val="242"/>
          <w:del w:id="198" w:author="Alhabibi, Haider@Energy" w:date="2022-03-24T18:11:00Z"/>
          <w:trPrChange w:id="199"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00"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7DBD7B5C" w14:textId="6DB8B40F" w:rsidR="001464F1" w:rsidRPr="00877B2C" w:rsidDel="00237C90" w:rsidRDefault="001464F1" w:rsidP="005837D0">
            <w:pPr>
              <w:jc w:val="center"/>
              <w:rPr>
                <w:del w:id="201" w:author="Alhabibi, Haider@Energy" w:date="2022-03-24T18:11:00Z"/>
                <w:rFonts w:asciiTheme="minorHAnsi" w:hAnsiTheme="minorHAnsi"/>
                <w:sz w:val="18"/>
                <w:szCs w:val="18"/>
              </w:rPr>
            </w:pPr>
            <w:del w:id="202" w:author="Alhabibi, Haider@Energy" w:date="2022-03-24T18:11:00Z">
              <w:r w:rsidRPr="00877B2C" w:rsidDel="00237C90">
                <w:rPr>
                  <w:rFonts w:asciiTheme="minorHAnsi" w:hAnsiTheme="minorHAnsi"/>
                  <w:sz w:val="18"/>
                  <w:szCs w:val="18"/>
                </w:rPr>
                <w:delText>07</w:delText>
              </w:r>
            </w:del>
          </w:p>
        </w:tc>
        <w:tc>
          <w:tcPr>
            <w:tcW w:w="10371" w:type="dxa"/>
            <w:tcBorders>
              <w:top w:val="single" w:sz="4" w:space="0" w:color="auto"/>
              <w:left w:val="single" w:sz="4" w:space="0" w:color="auto"/>
              <w:bottom w:val="single" w:sz="4" w:space="0" w:color="auto"/>
              <w:right w:val="single" w:sz="4" w:space="0" w:color="auto"/>
            </w:tcBorders>
            <w:vAlign w:val="center"/>
            <w:tcPrChange w:id="203"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6932818A" w14:textId="0867F0D8" w:rsidR="001464F1" w:rsidRPr="003527A2" w:rsidDel="00237C90" w:rsidRDefault="001464F1">
            <w:pPr>
              <w:keepNext/>
              <w:tabs>
                <w:tab w:val="left" w:pos="356"/>
              </w:tabs>
              <w:rPr>
                <w:del w:id="204" w:author="Alhabibi, Haider@Energy" w:date="2022-03-24T18:11:00Z"/>
                <w:rFonts w:asciiTheme="minorHAnsi" w:hAnsiTheme="minorHAnsi"/>
                <w:sz w:val="18"/>
                <w:szCs w:val="18"/>
              </w:rPr>
            </w:pPr>
            <w:del w:id="205" w:author="Alhabibi, Haider@Energy" w:date="2022-03-24T18:11:00Z">
              <w:r w:rsidRPr="00877B2C" w:rsidDel="00237C90">
                <w:rPr>
                  <w:rFonts w:asciiTheme="minorHAnsi" w:hAnsiTheme="minorHAnsi"/>
                  <w:sz w:val="18"/>
                  <w:szCs w:val="18"/>
                </w:rPr>
                <w:delText xml:space="preserve">The dwelling shall comply with all Quality Insulation Installation requirements as documented on the applicable </w:delText>
              </w:r>
            </w:del>
            <w:del w:id="206" w:author="Alhabibi, Haider@Energy" w:date="2022-03-24T16:07:00Z">
              <w:r w:rsidRPr="00877B2C" w:rsidDel="009973E3">
                <w:rPr>
                  <w:rFonts w:asciiTheme="minorHAnsi" w:hAnsiTheme="minorHAnsi"/>
                  <w:sz w:val="18"/>
                  <w:szCs w:val="18"/>
                </w:rPr>
                <w:delText>CF2R</w:delText>
              </w:r>
            </w:del>
            <w:del w:id="207" w:author="Alhabibi, Haider@Energy" w:date="2022-03-24T18:11:00Z">
              <w:r w:rsidRPr="00877B2C" w:rsidDel="00237C90">
                <w:rPr>
                  <w:rFonts w:asciiTheme="minorHAnsi" w:hAnsiTheme="minorHAnsi"/>
                  <w:sz w:val="18"/>
                  <w:szCs w:val="18"/>
                </w:rPr>
                <w:delText xml:space="preserve"> and </w:delText>
              </w:r>
            </w:del>
            <w:del w:id="208" w:author="Alhabibi, Haider@Energy" w:date="2022-03-24T16:08:00Z">
              <w:r w:rsidRPr="00877B2C" w:rsidDel="009973E3">
                <w:rPr>
                  <w:rFonts w:asciiTheme="minorHAnsi" w:hAnsiTheme="minorHAnsi"/>
                  <w:sz w:val="18"/>
                  <w:szCs w:val="18"/>
                </w:rPr>
                <w:delText>CF3R</w:delText>
              </w:r>
            </w:del>
            <w:del w:id="209" w:author="Alhabibi, Haider@Energy" w:date="2022-03-24T18:11:00Z">
              <w:r w:rsidRPr="00877B2C" w:rsidDel="00237C90">
                <w:rPr>
                  <w:rFonts w:asciiTheme="minorHAnsi" w:hAnsiTheme="minorHAnsi"/>
                  <w:sz w:val="18"/>
                  <w:szCs w:val="18"/>
                </w:rPr>
                <w:delText>.</w:delText>
              </w:r>
            </w:del>
          </w:p>
        </w:tc>
      </w:tr>
      <w:tr w:rsidR="00D920D6" w:rsidRPr="006136A2" w14:paraId="681C498A" w14:textId="77777777" w:rsidTr="00237C90">
        <w:trPr>
          <w:cantSplit/>
          <w:trHeight w:val="242"/>
          <w:trPrChange w:id="210" w:author="Alhabibi, Haider@Energy" w:date="2022-03-24T18:11:00Z">
            <w:trPr>
              <w:cantSplit/>
              <w:trHeight w:val="242"/>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211" w:author="Alhabibi, Haider@Energy" w:date="2022-03-24T18:11:00Z">
              <w:tcPr>
                <w:tcW w:w="11030" w:type="dxa"/>
                <w:gridSpan w:val="2"/>
                <w:tcBorders>
                  <w:top w:val="single" w:sz="4" w:space="0" w:color="auto"/>
                  <w:left w:val="single" w:sz="4" w:space="0" w:color="auto"/>
                  <w:bottom w:val="single" w:sz="4" w:space="0" w:color="auto"/>
                  <w:right w:val="single" w:sz="4" w:space="0" w:color="auto"/>
                </w:tcBorders>
                <w:vAlign w:val="center"/>
              </w:tcPr>
            </w:tcPrChange>
          </w:tcPr>
          <w:p w14:paraId="681C4989"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lastRenderedPageBreak/>
              <w:t xml:space="preserve">The responsible person’s signature on this compliance document affirms that all applicable requirements in this table have been met.  </w:t>
            </w:r>
          </w:p>
        </w:tc>
      </w:tr>
    </w:tbl>
    <w:p w14:paraId="681C498B"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Change w:id="212" w:author="Alhabibi, Haider@Energy" w:date="2022-03-24T18:11: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PrChange>
      </w:tblPr>
      <w:tblGrid>
        <w:gridCol w:w="419"/>
        <w:gridCol w:w="10371"/>
        <w:tblGridChange w:id="213">
          <w:tblGrid>
            <w:gridCol w:w="419"/>
            <w:gridCol w:w="10371"/>
          </w:tblGrid>
        </w:tblGridChange>
      </w:tblGrid>
      <w:tr w:rsidR="00D920D6" w:rsidRPr="006136A2" w14:paraId="681C4991" w14:textId="77777777" w:rsidTr="00237C90">
        <w:trPr>
          <w:cantSplit/>
          <w:trHeight w:val="242"/>
          <w:trPrChange w:id="214" w:author="Alhabibi, Haider@Energy" w:date="2022-03-24T18:11:00Z">
            <w:trPr>
              <w:cantSplit/>
              <w:trHeight w:val="242"/>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215" w:author="Alhabibi, Haider@Energy" w:date="2022-03-24T18:11:00Z">
              <w:tcPr>
                <w:tcW w:w="11030" w:type="dxa"/>
                <w:gridSpan w:val="2"/>
                <w:tcBorders>
                  <w:top w:val="single" w:sz="4" w:space="0" w:color="auto"/>
                  <w:left w:val="single" w:sz="4" w:space="0" w:color="auto"/>
                  <w:bottom w:val="single" w:sz="4" w:space="0" w:color="auto"/>
                  <w:right w:val="single" w:sz="4" w:space="0" w:color="auto"/>
                </w:tcBorders>
                <w:vAlign w:val="center"/>
              </w:tcPr>
            </w:tcPrChange>
          </w:tcPr>
          <w:p w14:paraId="56245E18" w14:textId="77A28404" w:rsidR="00567F24" w:rsidRDefault="00295E64"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CE1CDC">
              <w:rPr>
                <w:rFonts w:asciiTheme="minorHAnsi" w:hAnsiTheme="minorHAnsi"/>
                <w:b/>
                <w:bCs/>
              </w:rPr>
              <w:t>D.</w:t>
            </w:r>
            <w:r>
              <w:rPr>
                <w:rFonts w:asciiTheme="minorHAnsi" w:hAnsiTheme="minorHAnsi"/>
                <w:b/>
                <w:bCs/>
                <w:sz w:val="18"/>
                <w:szCs w:val="18"/>
              </w:rPr>
              <w:t xml:space="preserve"> </w:t>
            </w:r>
            <w:r w:rsidRPr="00CE1CDC">
              <w:rPr>
                <w:rFonts w:asciiTheme="minorHAnsi" w:hAnsiTheme="minorHAnsi"/>
                <w:b/>
                <w:szCs w:val="18"/>
              </w:rPr>
              <w:t>Deeply Buried Ducts Compliance Credit</w:t>
            </w:r>
            <w:r w:rsidDel="00295E64">
              <w:rPr>
                <w:rFonts w:asciiTheme="minorHAnsi" w:hAnsiTheme="minorHAnsi"/>
                <w:b/>
                <w:bCs/>
                <w:sz w:val="18"/>
                <w:szCs w:val="18"/>
              </w:rPr>
              <w:t xml:space="preserve"> </w:t>
            </w:r>
          </w:p>
          <w:p w14:paraId="4E114DA1" w14:textId="0B800F29" w:rsidR="00F7676E" w:rsidRDefault="00F7676E" w:rsidP="00F7676E">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4FCBA01" w14:textId="77777777" w:rsidR="00456847" w:rsidRDefault="00456847" w:rsidP="00D22743">
            <w:pPr>
              <w:keepNext/>
              <w:tabs>
                <w:tab w:val="left" w:pos="360"/>
                <w:tab w:val="left" w:pos="3600"/>
                <w:tab w:val="left" w:pos="4680"/>
                <w:tab w:val="left" w:pos="5940"/>
                <w:tab w:val="left" w:pos="6930"/>
                <w:tab w:val="left" w:pos="8100"/>
                <w:tab w:val="left" w:pos="9090"/>
              </w:tabs>
              <w:rPr>
                <w:ins w:id="216" w:author="Alhabibi, Haider@Energy" w:date="2022-03-24T18:11:00Z"/>
                <w:rFonts w:asciiTheme="minorHAnsi" w:hAnsiTheme="minorHAnsi"/>
                <w:bCs/>
                <w:sz w:val="18"/>
                <w:szCs w:val="18"/>
              </w:rPr>
            </w:pPr>
            <w:r>
              <w:rPr>
                <w:rFonts w:asciiTheme="minorHAnsi" w:hAnsiTheme="minorHAnsi"/>
                <w:bCs/>
                <w:sz w:val="18"/>
                <w:szCs w:val="18"/>
              </w:rPr>
              <w:t xml:space="preserve">&lt;&lt;this table only shown if Deeply Buried Ducts Compliance Credit claimed </w:t>
            </w:r>
            <w:r w:rsidR="00D22743">
              <w:rPr>
                <w:rFonts w:asciiTheme="minorHAnsi" w:hAnsiTheme="minorHAnsi"/>
                <w:bCs/>
                <w:sz w:val="18"/>
                <w:szCs w:val="18"/>
              </w:rPr>
              <w:t>in cell A0</w:t>
            </w:r>
            <w:r w:rsidR="00F05C41">
              <w:rPr>
                <w:rFonts w:asciiTheme="minorHAnsi" w:hAnsiTheme="minorHAnsi"/>
                <w:bCs/>
                <w:sz w:val="18"/>
                <w:szCs w:val="18"/>
              </w:rPr>
              <w:t>6</w:t>
            </w:r>
            <w:r w:rsidR="003E52E2">
              <w:rPr>
                <w:rFonts w:asciiTheme="minorHAnsi" w:hAnsiTheme="minorHAnsi"/>
                <w:bCs/>
                <w:sz w:val="18"/>
                <w:szCs w:val="18"/>
              </w:rPr>
              <w:t xml:space="preserve"> </w:t>
            </w:r>
            <w:r w:rsidR="00D22743">
              <w:rPr>
                <w:rFonts w:asciiTheme="minorHAnsi" w:hAnsiTheme="minorHAnsi"/>
                <w:bCs/>
                <w:sz w:val="18"/>
                <w:szCs w:val="18"/>
              </w:rPr>
              <w:t>is true</w:t>
            </w:r>
            <w:r>
              <w:rPr>
                <w:rFonts w:asciiTheme="minorHAnsi" w:hAnsiTheme="minorHAnsi"/>
                <w:bCs/>
                <w:sz w:val="18"/>
                <w:szCs w:val="18"/>
              </w:rPr>
              <w:t>&gt;&gt;</w:t>
            </w:r>
          </w:p>
          <w:p w14:paraId="681C4990" w14:textId="369712FF" w:rsidR="00237C90" w:rsidRPr="006136A2" w:rsidRDefault="00237C90" w:rsidP="00D2274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ins w:id="217" w:author="Alhabibi, Haider@Energy" w:date="2022-03-24T18:11:00Z">
              <w:r>
                <w:rPr>
                  <w:sz w:val="18"/>
                  <w:szCs w:val="18"/>
                </w:rPr>
                <w:t>&lt;&lt;Static Text - see the top&gt;&gt;</w:t>
              </w:r>
            </w:ins>
          </w:p>
        </w:tc>
      </w:tr>
      <w:tr w:rsidR="001464F1" w:rsidRPr="00877B2C" w:rsidDel="00237C90" w14:paraId="57FB2594" w14:textId="7E4D1376" w:rsidTr="00237C90">
        <w:trPr>
          <w:cantSplit/>
          <w:trHeight w:val="242"/>
          <w:del w:id="218" w:author="Alhabibi, Haider@Energy" w:date="2022-03-24T18:11:00Z"/>
          <w:trPrChange w:id="219"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20"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6675619D" w14:textId="1446228F" w:rsidR="001464F1" w:rsidRPr="00877B2C" w:rsidDel="00237C90" w:rsidRDefault="001464F1" w:rsidP="005837D0">
            <w:pPr>
              <w:keepNext/>
              <w:jc w:val="center"/>
              <w:rPr>
                <w:del w:id="221" w:author="Alhabibi, Haider@Energy" w:date="2022-03-24T18:11:00Z"/>
                <w:rFonts w:asciiTheme="minorHAnsi" w:hAnsiTheme="minorHAnsi"/>
                <w:sz w:val="18"/>
                <w:szCs w:val="18"/>
              </w:rPr>
            </w:pPr>
            <w:del w:id="222" w:author="Alhabibi, Haider@Energy" w:date="2022-03-24T18:11:00Z">
              <w:r w:rsidRPr="00877B2C" w:rsidDel="00237C90">
                <w:rPr>
                  <w:rFonts w:asciiTheme="minorHAnsi" w:hAnsiTheme="minorHAnsi"/>
                  <w:sz w:val="18"/>
                  <w:szCs w:val="18"/>
                </w:rPr>
                <w:delText>01</w:delText>
              </w:r>
            </w:del>
          </w:p>
        </w:tc>
        <w:tc>
          <w:tcPr>
            <w:tcW w:w="10371" w:type="dxa"/>
            <w:tcBorders>
              <w:top w:val="single" w:sz="4" w:space="0" w:color="auto"/>
              <w:left w:val="single" w:sz="4" w:space="0" w:color="auto"/>
              <w:bottom w:val="single" w:sz="4" w:space="0" w:color="auto"/>
              <w:right w:val="single" w:sz="4" w:space="0" w:color="auto"/>
            </w:tcBorders>
            <w:vAlign w:val="center"/>
            <w:tcPrChange w:id="223"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402EA19F" w14:textId="3038637A" w:rsidR="001464F1" w:rsidRPr="00877B2C" w:rsidDel="00237C90" w:rsidRDefault="001464F1" w:rsidP="005837D0">
            <w:pPr>
              <w:keepNext/>
              <w:rPr>
                <w:del w:id="224" w:author="Alhabibi, Haider@Energy" w:date="2022-03-24T18:11:00Z"/>
                <w:rFonts w:asciiTheme="minorHAnsi" w:hAnsiTheme="minorHAnsi"/>
                <w:sz w:val="18"/>
                <w:szCs w:val="18"/>
              </w:rPr>
            </w:pPr>
            <w:del w:id="225" w:author="Alhabibi, Haider@Energy" w:date="2022-03-24T18:11:00Z">
              <w:r w:rsidRPr="00877B2C" w:rsidDel="00237C90">
                <w:rPr>
                  <w:rFonts w:asciiTheme="minorHAnsi" w:hAnsiTheme="minorHAnsi"/>
                  <w:sz w:val="18"/>
                  <w:szCs w:val="18"/>
                </w:rPr>
                <w:delText xml:space="preserve">The duct system design shall be detailed in the special features section of the </w:delText>
              </w:r>
            </w:del>
            <w:del w:id="226" w:author="Alhabibi, Haider@Energy" w:date="2022-03-24T16:07:00Z">
              <w:r w:rsidRPr="00877B2C" w:rsidDel="009973E3">
                <w:rPr>
                  <w:rFonts w:asciiTheme="minorHAnsi" w:hAnsiTheme="minorHAnsi"/>
                  <w:sz w:val="18"/>
                  <w:szCs w:val="18"/>
                </w:rPr>
                <w:delText>CF1R</w:delText>
              </w:r>
            </w:del>
            <w:del w:id="227" w:author="Alhabibi, Haider@Energy" w:date="2022-03-24T18:11:00Z">
              <w:r w:rsidRPr="00877B2C" w:rsidDel="00237C90">
                <w:rPr>
                  <w:rFonts w:asciiTheme="minorHAnsi" w:hAnsiTheme="minorHAnsi"/>
                  <w:sz w:val="18"/>
                  <w:szCs w:val="18"/>
                </w:rPr>
                <w:delText>-PRF-01-E approved by the enforcement agency.</w:delText>
              </w:r>
            </w:del>
          </w:p>
        </w:tc>
      </w:tr>
      <w:tr w:rsidR="001464F1" w:rsidRPr="00877B2C" w:rsidDel="00237C90" w14:paraId="3F526306" w14:textId="754CEBCB" w:rsidTr="00237C90">
        <w:trPr>
          <w:cantSplit/>
          <w:trHeight w:val="242"/>
          <w:del w:id="228" w:author="Alhabibi, Haider@Energy" w:date="2022-03-24T18:11:00Z"/>
          <w:trPrChange w:id="229"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30"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58DD9048" w14:textId="41A02386" w:rsidR="001464F1" w:rsidRPr="00877B2C" w:rsidDel="00237C90" w:rsidRDefault="001464F1" w:rsidP="005837D0">
            <w:pPr>
              <w:keepNext/>
              <w:jc w:val="center"/>
              <w:rPr>
                <w:del w:id="231" w:author="Alhabibi, Haider@Energy" w:date="2022-03-24T18:11:00Z"/>
                <w:rFonts w:asciiTheme="minorHAnsi" w:hAnsiTheme="minorHAnsi"/>
                <w:sz w:val="18"/>
                <w:szCs w:val="18"/>
              </w:rPr>
            </w:pPr>
            <w:del w:id="232" w:author="Alhabibi, Haider@Energy" w:date="2022-03-24T18:11:00Z">
              <w:r w:rsidRPr="00877B2C" w:rsidDel="00237C90">
                <w:rPr>
                  <w:rFonts w:asciiTheme="minorHAnsi" w:hAnsiTheme="minorHAnsi"/>
                  <w:sz w:val="18"/>
                  <w:szCs w:val="18"/>
                </w:rPr>
                <w:delText>02</w:delText>
              </w:r>
            </w:del>
          </w:p>
        </w:tc>
        <w:tc>
          <w:tcPr>
            <w:tcW w:w="10371" w:type="dxa"/>
            <w:tcBorders>
              <w:top w:val="single" w:sz="4" w:space="0" w:color="auto"/>
              <w:left w:val="single" w:sz="4" w:space="0" w:color="auto"/>
              <w:bottom w:val="single" w:sz="4" w:space="0" w:color="auto"/>
              <w:right w:val="single" w:sz="4" w:space="0" w:color="auto"/>
            </w:tcBorders>
            <w:vAlign w:val="center"/>
            <w:tcPrChange w:id="233"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46F4FB1D" w14:textId="6A7DC073" w:rsidR="001464F1" w:rsidRPr="00877B2C" w:rsidDel="00237C90" w:rsidRDefault="001464F1" w:rsidP="005837D0">
            <w:pPr>
              <w:keepNext/>
              <w:rPr>
                <w:del w:id="234" w:author="Alhabibi, Haider@Energy" w:date="2022-03-24T18:11:00Z"/>
                <w:rFonts w:asciiTheme="minorHAnsi" w:hAnsiTheme="minorHAnsi"/>
                <w:sz w:val="18"/>
                <w:szCs w:val="18"/>
              </w:rPr>
            </w:pPr>
            <w:del w:id="235" w:author="Alhabibi, Haider@Energy" w:date="2022-03-24T18:11:00Z">
              <w:r w:rsidRPr="00877B2C" w:rsidDel="00237C90">
                <w:rPr>
                  <w:rFonts w:asciiTheme="minorHAnsi" w:hAnsiTheme="minorHAnsi"/>
                  <w:sz w:val="18"/>
                  <w:szCs w:val="18"/>
                </w:rPr>
                <w:delText xml:space="preserve">A duct design layout that conforms to the duct system design details in the special features section of the </w:delText>
              </w:r>
            </w:del>
            <w:del w:id="236" w:author="Alhabibi, Haider@Energy" w:date="2022-03-24T16:07:00Z">
              <w:r w:rsidRPr="00877B2C" w:rsidDel="009973E3">
                <w:rPr>
                  <w:rFonts w:asciiTheme="minorHAnsi" w:hAnsiTheme="minorHAnsi"/>
                  <w:sz w:val="18"/>
                  <w:szCs w:val="18"/>
                </w:rPr>
                <w:delText>CF1R</w:delText>
              </w:r>
            </w:del>
            <w:del w:id="237" w:author="Alhabibi, Haider@Energy" w:date="2022-03-24T18:11:00Z">
              <w:r w:rsidRPr="00877B2C" w:rsidDel="00237C90">
                <w:rPr>
                  <w:rFonts w:asciiTheme="minorHAnsi" w:hAnsiTheme="minorHAnsi"/>
                  <w:sz w:val="18"/>
                  <w:szCs w:val="18"/>
                </w:rPr>
                <w:delText>-PRF-01-E shall be documented on the building design plans approved by the enforcement agency.</w:delText>
              </w:r>
            </w:del>
          </w:p>
        </w:tc>
      </w:tr>
      <w:tr w:rsidR="001464F1" w:rsidRPr="00877B2C" w:rsidDel="00237C90" w14:paraId="798B06EF" w14:textId="7DEE0381" w:rsidTr="00237C90">
        <w:trPr>
          <w:cantSplit/>
          <w:trHeight w:val="242"/>
          <w:del w:id="238" w:author="Alhabibi, Haider@Energy" w:date="2022-03-24T18:11:00Z"/>
          <w:trPrChange w:id="239"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40"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56ADAEB3" w14:textId="212A5BB8" w:rsidR="001464F1" w:rsidRPr="00877B2C" w:rsidDel="00237C90" w:rsidRDefault="001464F1" w:rsidP="005837D0">
            <w:pPr>
              <w:keepNext/>
              <w:jc w:val="center"/>
              <w:rPr>
                <w:del w:id="241" w:author="Alhabibi, Haider@Energy" w:date="2022-03-24T18:11:00Z"/>
                <w:rFonts w:asciiTheme="minorHAnsi" w:hAnsiTheme="minorHAnsi"/>
                <w:sz w:val="18"/>
                <w:szCs w:val="18"/>
              </w:rPr>
            </w:pPr>
            <w:del w:id="242" w:author="Alhabibi, Haider@Energy" w:date="2022-03-24T18:11:00Z">
              <w:r w:rsidRPr="00877B2C" w:rsidDel="00237C90">
                <w:rPr>
                  <w:rFonts w:asciiTheme="minorHAnsi" w:hAnsiTheme="minorHAnsi"/>
                  <w:sz w:val="18"/>
                  <w:szCs w:val="18"/>
                </w:rPr>
                <w:delText>03</w:delText>
              </w:r>
            </w:del>
          </w:p>
        </w:tc>
        <w:tc>
          <w:tcPr>
            <w:tcW w:w="10371" w:type="dxa"/>
            <w:tcBorders>
              <w:top w:val="single" w:sz="4" w:space="0" w:color="auto"/>
              <w:left w:val="single" w:sz="4" w:space="0" w:color="auto"/>
              <w:bottom w:val="single" w:sz="4" w:space="0" w:color="auto"/>
              <w:right w:val="single" w:sz="4" w:space="0" w:color="auto"/>
            </w:tcBorders>
            <w:vAlign w:val="center"/>
            <w:tcPrChange w:id="243"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6013FAD7" w14:textId="6E24340F" w:rsidR="001464F1" w:rsidRPr="00877B2C" w:rsidDel="00237C90" w:rsidRDefault="001464F1" w:rsidP="005837D0">
            <w:pPr>
              <w:keepNext/>
              <w:rPr>
                <w:del w:id="244" w:author="Alhabibi, Haider@Energy" w:date="2022-03-24T18:11:00Z"/>
                <w:rFonts w:asciiTheme="minorHAnsi" w:hAnsiTheme="minorHAnsi"/>
                <w:sz w:val="18"/>
                <w:szCs w:val="18"/>
              </w:rPr>
            </w:pPr>
            <w:del w:id="245" w:author="Alhabibi, Haider@Energy" w:date="2022-03-24T18:11:00Z">
              <w:r w:rsidRPr="00877B2C" w:rsidDel="00237C90">
                <w:rPr>
                  <w:rFonts w:asciiTheme="minorHAnsi" w:hAnsiTheme="minorHAnsi"/>
                  <w:sz w:val="18"/>
                  <w:szCs w:val="18"/>
                </w:rPr>
                <w:delText xml:space="preserve">The </w:delText>
              </w:r>
              <w:r w:rsidDel="00237C90">
                <w:rPr>
                  <w:rFonts w:asciiTheme="minorHAnsi" w:hAnsiTheme="minorHAnsi"/>
                  <w:sz w:val="18"/>
                  <w:szCs w:val="18"/>
                </w:rPr>
                <w:delText xml:space="preserve">installed </w:delText>
              </w:r>
              <w:r w:rsidRPr="00877B2C" w:rsidDel="00237C90">
                <w:rPr>
                  <w:rFonts w:asciiTheme="minorHAnsi" w:hAnsiTheme="minorHAnsi"/>
                  <w:sz w:val="18"/>
                  <w:szCs w:val="18"/>
                </w:rPr>
                <w:delText>duct system</w:delText>
              </w:r>
              <w:r w:rsidDel="00237C90">
                <w:rPr>
                  <w:rFonts w:asciiTheme="minorHAnsi" w:hAnsiTheme="minorHAnsi"/>
                  <w:sz w:val="18"/>
                  <w:szCs w:val="18"/>
                </w:rPr>
                <w:delText xml:space="preserve"> and attic insulation shall conform to the design details in the enforcement agency approved </w:delText>
              </w:r>
            </w:del>
            <w:del w:id="246" w:author="Alhabibi, Haider@Energy" w:date="2022-03-24T16:07:00Z">
              <w:r w:rsidDel="009973E3">
                <w:rPr>
                  <w:rFonts w:asciiTheme="minorHAnsi" w:hAnsiTheme="minorHAnsi"/>
                  <w:sz w:val="18"/>
                  <w:szCs w:val="18"/>
                </w:rPr>
                <w:delText>CF1R</w:delText>
              </w:r>
            </w:del>
            <w:del w:id="247" w:author="Alhabibi, Haider@Energy" w:date="2022-03-24T18:11:00Z">
              <w:r w:rsidDel="00237C90">
                <w:rPr>
                  <w:rFonts w:asciiTheme="minorHAnsi" w:hAnsiTheme="minorHAnsi"/>
                  <w:sz w:val="18"/>
                  <w:szCs w:val="18"/>
                </w:rPr>
                <w:delText>-PRF-01-E. These installation details include</w:delText>
              </w:r>
              <w:r w:rsidRPr="00877B2C" w:rsidDel="00237C90">
                <w:rPr>
                  <w:rFonts w:asciiTheme="minorHAnsi" w:hAnsiTheme="minorHAnsi"/>
                  <w:sz w:val="18"/>
                  <w:szCs w:val="18"/>
                </w:rPr>
                <w:delText xml:space="preserve">, duct </w:delText>
              </w:r>
              <w:r w:rsidDel="00237C90">
                <w:rPr>
                  <w:rFonts w:asciiTheme="minorHAnsi" w:hAnsiTheme="minorHAnsi"/>
                  <w:sz w:val="18"/>
                  <w:szCs w:val="18"/>
                </w:rPr>
                <w:delText>nominal diameter, R-value, and length of each segment, ceiling insulation depth, type (i.e. fiberglass or cellulose), and R-value, lowered chase or containment system locations, and supply and return register locations.</w:delText>
              </w:r>
            </w:del>
          </w:p>
        </w:tc>
      </w:tr>
      <w:tr w:rsidR="001464F1" w:rsidRPr="00877B2C" w:rsidDel="00237C90" w14:paraId="74A7EDE3" w14:textId="4796B5C9" w:rsidTr="00237C90">
        <w:trPr>
          <w:cantSplit/>
          <w:trHeight w:val="242"/>
          <w:del w:id="248" w:author="Alhabibi, Haider@Energy" w:date="2022-03-24T18:11:00Z"/>
          <w:trPrChange w:id="249"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50"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6595F030" w14:textId="18750F10" w:rsidR="001464F1" w:rsidRPr="00877B2C" w:rsidDel="00237C90" w:rsidRDefault="001464F1" w:rsidP="005837D0">
            <w:pPr>
              <w:keepNext/>
              <w:jc w:val="center"/>
              <w:rPr>
                <w:del w:id="251" w:author="Alhabibi, Haider@Energy" w:date="2022-03-24T18:11:00Z"/>
                <w:rFonts w:asciiTheme="minorHAnsi" w:hAnsiTheme="minorHAnsi"/>
                <w:sz w:val="18"/>
                <w:szCs w:val="18"/>
              </w:rPr>
            </w:pPr>
            <w:del w:id="252" w:author="Alhabibi, Haider@Energy" w:date="2022-03-24T18:11:00Z">
              <w:r w:rsidRPr="00877B2C" w:rsidDel="00237C90">
                <w:rPr>
                  <w:rFonts w:asciiTheme="minorHAnsi" w:hAnsiTheme="minorHAnsi"/>
                  <w:sz w:val="18"/>
                  <w:szCs w:val="18"/>
                </w:rPr>
                <w:delText>04</w:delText>
              </w:r>
            </w:del>
          </w:p>
        </w:tc>
        <w:tc>
          <w:tcPr>
            <w:tcW w:w="10371" w:type="dxa"/>
            <w:tcBorders>
              <w:top w:val="single" w:sz="4" w:space="0" w:color="auto"/>
              <w:left w:val="single" w:sz="4" w:space="0" w:color="auto"/>
              <w:bottom w:val="single" w:sz="4" w:space="0" w:color="auto"/>
              <w:right w:val="single" w:sz="4" w:space="0" w:color="auto"/>
            </w:tcBorders>
            <w:vAlign w:val="center"/>
            <w:tcPrChange w:id="253"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442C5AE5" w14:textId="612E4840" w:rsidR="001464F1" w:rsidRPr="00877B2C" w:rsidDel="00237C90" w:rsidRDefault="001464F1" w:rsidP="005837D0">
            <w:pPr>
              <w:keepNext/>
              <w:rPr>
                <w:del w:id="254" w:author="Alhabibi, Haider@Energy" w:date="2022-03-24T18:11:00Z"/>
                <w:rFonts w:asciiTheme="minorHAnsi" w:hAnsiTheme="minorHAnsi"/>
                <w:sz w:val="18"/>
                <w:szCs w:val="18"/>
              </w:rPr>
            </w:pPr>
            <w:del w:id="255" w:author="Alhabibi, Haider@Energy" w:date="2022-03-24T18:11:00Z">
              <w:r w:rsidRPr="00877B2C" w:rsidDel="00237C90">
                <w:rPr>
                  <w:rFonts w:asciiTheme="minorHAnsi" w:hAnsiTheme="minorHAnsi"/>
                  <w:sz w:val="18"/>
                  <w:szCs w:val="18"/>
                </w:rPr>
                <w:delText>The duct system installation shall be verified by a HERS rater according to the requirements in RA3.1.4.1.6.</w:delText>
              </w:r>
              <w:r w:rsidDel="00237C90">
                <w:rPr>
                  <w:rFonts w:asciiTheme="minorHAnsi" w:hAnsiTheme="minorHAnsi"/>
                  <w:sz w:val="18"/>
                  <w:szCs w:val="18"/>
                </w:rPr>
                <w:delText xml:space="preserve"> Verification of duct system installation shall be completed prior to burial of ducts. Verification of insulation installation shall be completed by a second HERS inspection after ducts are buried. </w:delText>
              </w:r>
            </w:del>
          </w:p>
        </w:tc>
      </w:tr>
      <w:tr w:rsidR="001464F1" w:rsidRPr="00877B2C" w:rsidDel="00237C90" w14:paraId="35D02A40" w14:textId="68308A37" w:rsidTr="00237C90">
        <w:trPr>
          <w:cantSplit/>
          <w:trHeight w:val="242"/>
          <w:del w:id="256" w:author="Alhabibi, Haider@Energy" w:date="2022-03-24T18:11:00Z"/>
          <w:trPrChange w:id="257"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58"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695E107A" w14:textId="609A270E" w:rsidR="001464F1" w:rsidRPr="00877B2C" w:rsidDel="00237C90" w:rsidRDefault="001464F1" w:rsidP="005837D0">
            <w:pPr>
              <w:keepNext/>
              <w:jc w:val="center"/>
              <w:rPr>
                <w:del w:id="259" w:author="Alhabibi, Haider@Energy" w:date="2022-03-24T18:11:00Z"/>
                <w:rFonts w:asciiTheme="minorHAnsi" w:hAnsiTheme="minorHAnsi"/>
                <w:sz w:val="18"/>
                <w:szCs w:val="18"/>
              </w:rPr>
            </w:pPr>
            <w:del w:id="260" w:author="Alhabibi, Haider@Energy" w:date="2022-03-24T18:11:00Z">
              <w:r w:rsidRPr="00877B2C" w:rsidDel="00237C90">
                <w:rPr>
                  <w:rFonts w:asciiTheme="minorHAnsi" w:hAnsiTheme="minorHAnsi"/>
                  <w:sz w:val="18"/>
                  <w:szCs w:val="18"/>
                </w:rPr>
                <w:delText>05</w:delText>
              </w:r>
            </w:del>
          </w:p>
        </w:tc>
        <w:tc>
          <w:tcPr>
            <w:tcW w:w="10371" w:type="dxa"/>
            <w:tcBorders>
              <w:top w:val="single" w:sz="4" w:space="0" w:color="auto"/>
              <w:left w:val="single" w:sz="4" w:space="0" w:color="auto"/>
              <w:bottom w:val="single" w:sz="4" w:space="0" w:color="auto"/>
              <w:right w:val="single" w:sz="4" w:space="0" w:color="auto"/>
            </w:tcBorders>
            <w:vAlign w:val="center"/>
            <w:tcPrChange w:id="261"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58AB11A1" w14:textId="397F6ACA" w:rsidR="001464F1" w:rsidRPr="00877B2C" w:rsidDel="00237C90" w:rsidRDefault="001464F1" w:rsidP="005837D0">
            <w:pPr>
              <w:keepNext/>
              <w:rPr>
                <w:del w:id="262" w:author="Alhabibi, Haider@Energy" w:date="2022-03-24T18:11:00Z"/>
                <w:rFonts w:asciiTheme="minorHAnsi" w:hAnsiTheme="minorHAnsi"/>
                <w:sz w:val="18"/>
                <w:szCs w:val="18"/>
              </w:rPr>
            </w:pPr>
            <w:del w:id="263" w:author="Alhabibi, Haider@Energy" w:date="2022-03-24T18:11:00Z">
              <w:r w:rsidDel="00237C90">
                <w:rPr>
                  <w:rFonts w:asciiTheme="minorHAnsi" w:hAnsiTheme="minorHAnsi"/>
                  <w:sz w:val="18"/>
                  <w:szCs w:val="18"/>
                </w:rPr>
                <w:delText>Ducts</w:delText>
              </w:r>
              <w:r w:rsidRPr="00877B2C" w:rsidDel="00237C90">
                <w:rPr>
                  <w:rFonts w:asciiTheme="minorHAnsi" w:hAnsiTheme="minorHAnsi"/>
                  <w:sz w:val="18"/>
                  <w:szCs w:val="18"/>
                </w:rPr>
                <w:delText xml:space="preserve"> shall not have severely twisted or compressed sections that would rest</w:delText>
              </w:r>
              <w:r w:rsidDel="00237C90">
                <w:rPr>
                  <w:rFonts w:asciiTheme="minorHAnsi" w:hAnsiTheme="minorHAnsi"/>
                  <w:sz w:val="18"/>
                  <w:szCs w:val="18"/>
                </w:rPr>
                <w:delText>rict required operating airflow.</w:delText>
              </w:r>
            </w:del>
          </w:p>
        </w:tc>
      </w:tr>
      <w:tr w:rsidR="001464F1" w:rsidRPr="00877B2C" w:rsidDel="00237C90" w14:paraId="5CD3D826" w14:textId="2ACD3EFF" w:rsidTr="00237C90">
        <w:trPr>
          <w:cantSplit/>
          <w:trHeight w:val="242"/>
          <w:del w:id="264" w:author="Alhabibi, Haider@Energy" w:date="2022-03-24T18:11:00Z"/>
          <w:trPrChange w:id="265"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66"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0DF1AE26" w14:textId="33203B32" w:rsidR="001464F1" w:rsidRPr="00877B2C" w:rsidDel="00237C90" w:rsidRDefault="001464F1" w:rsidP="005837D0">
            <w:pPr>
              <w:keepNext/>
              <w:jc w:val="center"/>
              <w:rPr>
                <w:del w:id="267" w:author="Alhabibi, Haider@Energy" w:date="2022-03-24T18:11:00Z"/>
                <w:rFonts w:asciiTheme="minorHAnsi" w:hAnsiTheme="minorHAnsi"/>
                <w:sz w:val="18"/>
                <w:szCs w:val="18"/>
              </w:rPr>
            </w:pPr>
            <w:del w:id="268" w:author="Alhabibi, Haider@Energy" w:date="2022-03-24T18:11:00Z">
              <w:r w:rsidRPr="00877B2C" w:rsidDel="00237C90">
                <w:rPr>
                  <w:rFonts w:asciiTheme="minorHAnsi" w:hAnsiTheme="minorHAnsi"/>
                  <w:sz w:val="18"/>
                  <w:szCs w:val="18"/>
                </w:rPr>
                <w:delText>06</w:delText>
              </w:r>
            </w:del>
          </w:p>
        </w:tc>
        <w:tc>
          <w:tcPr>
            <w:tcW w:w="10371" w:type="dxa"/>
            <w:tcBorders>
              <w:top w:val="single" w:sz="4" w:space="0" w:color="auto"/>
              <w:left w:val="single" w:sz="4" w:space="0" w:color="auto"/>
              <w:bottom w:val="single" w:sz="4" w:space="0" w:color="auto"/>
              <w:right w:val="single" w:sz="4" w:space="0" w:color="auto"/>
            </w:tcBorders>
            <w:vAlign w:val="center"/>
            <w:tcPrChange w:id="269"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0BB29391" w14:textId="2B3EFF19" w:rsidR="001464F1" w:rsidRPr="00877B2C" w:rsidDel="00237C90" w:rsidRDefault="001464F1" w:rsidP="005837D0">
            <w:pPr>
              <w:keepNext/>
              <w:rPr>
                <w:del w:id="270" w:author="Alhabibi, Haider@Energy" w:date="2022-03-24T18:11:00Z"/>
                <w:rFonts w:asciiTheme="minorHAnsi" w:hAnsiTheme="minorHAnsi"/>
                <w:sz w:val="18"/>
                <w:szCs w:val="18"/>
              </w:rPr>
            </w:pPr>
            <w:del w:id="271" w:author="Alhabibi, Haider@Energy" w:date="2022-03-24T18:11:00Z">
              <w:r w:rsidDel="00237C90">
                <w:rPr>
                  <w:rFonts w:asciiTheme="minorHAnsi" w:hAnsiTheme="minorHAnsi"/>
                  <w:sz w:val="18"/>
                  <w:szCs w:val="18"/>
                </w:rPr>
                <w:delText>D</w:delText>
              </w:r>
              <w:r w:rsidRPr="00801F86" w:rsidDel="00237C90">
                <w:rPr>
                  <w:rFonts w:asciiTheme="minorHAnsi" w:hAnsiTheme="minorHAnsi"/>
                  <w:sz w:val="18"/>
                  <w:szCs w:val="18"/>
                </w:rPr>
                <w:delText>uct</w:delText>
              </w:r>
              <w:r w:rsidDel="00237C90">
                <w:rPr>
                  <w:rFonts w:asciiTheme="minorHAnsi" w:hAnsiTheme="minorHAnsi"/>
                  <w:sz w:val="18"/>
                  <w:szCs w:val="18"/>
                </w:rPr>
                <w:delText xml:space="preserve">s </w:delText>
              </w:r>
              <w:r w:rsidRPr="00801F86" w:rsidDel="00237C90">
                <w:rPr>
                  <w:rFonts w:asciiTheme="minorHAnsi" w:hAnsiTheme="minorHAnsi"/>
                  <w:sz w:val="18"/>
                  <w:szCs w:val="18"/>
                </w:rPr>
                <w:delText>shall be buried by a uniform level of insulation</w:delText>
              </w:r>
              <w:r w:rsidDel="00237C90">
                <w:rPr>
                  <w:rFonts w:asciiTheme="minorHAnsi" w:hAnsiTheme="minorHAnsi"/>
                  <w:sz w:val="18"/>
                  <w:szCs w:val="18"/>
                </w:rPr>
                <w:delText xml:space="preserve"> </w:delText>
              </w:r>
              <w:r w:rsidRPr="00801F86" w:rsidDel="00237C90">
                <w:rPr>
                  <w:rFonts w:asciiTheme="minorHAnsi" w:hAnsiTheme="minorHAnsi"/>
                  <w:sz w:val="18"/>
                  <w:szCs w:val="18"/>
                </w:rPr>
                <w:delText xml:space="preserve">(i.e. </w:delText>
              </w:r>
              <w:r w:rsidDel="00237C90">
                <w:rPr>
                  <w:rFonts w:asciiTheme="minorHAnsi" w:hAnsiTheme="minorHAnsi"/>
                  <w:sz w:val="18"/>
                  <w:szCs w:val="18"/>
                </w:rPr>
                <w:delText>no</w:delText>
              </w:r>
              <w:r w:rsidRPr="00801F86" w:rsidDel="00237C90">
                <w:rPr>
                  <w:rFonts w:asciiTheme="minorHAnsi" w:hAnsiTheme="minorHAnsi"/>
                  <w:sz w:val="18"/>
                  <w:szCs w:val="18"/>
                </w:rPr>
                <w:delText xml:space="preserve"> mounding attic ins</w:delText>
              </w:r>
              <w:r w:rsidDel="00237C90">
                <w:rPr>
                  <w:rFonts w:asciiTheme="minorHAnsi" w:hAnsiTheme="minorHAnsi"/>
                  <w:sz w:val="18"/>
                  <w:szCs w:val="18"/>
                </w:rPr>
                <w:delText>ulation to achieve burial level), lay directly or within 3.5 inches of ceiling gypsum board, and have at least 6 inches of space between the duct outer jacket and the roof sheathing.</w:delText>
              </w:r>
            </w:del>
          </w:p>
        </w:tc>
      </w:tr>
      <w:tr w:rsidR="001464F1" w:rsidRPr="00801F86" w:rsidDel="00237C90" w14:paraId="2BE86579" w14:textId="0D4A70A0" w:rsidTr="00237C90">
        <w:trPr>
          <w:cantSplit/>
          <w:trHeight w:val="242"/>
          <w:del w:id="272" w:author="Alhabibi, Haider@Energy" w:date="2022-03-24T18:11:00Z"/>
          <w:trPrChange w:id="273"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74"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461805AB" w14:textId="7090CAAF" w:rsidR="001464F1" w:rsidRPr="00877B2C" w:rsidDel="00237C90" w:rsidRDefault="001464F1">
            <w:pPr>
              <w:jc w:val="center"/>
              <w:rPr>
                <w:del w:id="275" w:author="Alhabibi, Haider@Energy" w:date="2022-03-24T18:11:00Z"/>
                <w:rFonts w:asciiTheme="minorHAnsi" w:hAnsiTheme="minorHAnsi"/>
                <w:sz w:val="18"/>
                <w:szCs w:val="18"/>
              </w:rPr>
            </w:pPr>
            <w:del w:id="276" w:author="Alhabibi, Haider@Energy" w:date="2022-03-24T18:11:00Z">
              <w:r w:rsidRPr="00877B2C" w:rsidDel="00237C90">
                <w:rPr>
                  <w:rFonts w:asciiTheme="minorHAnsi" w:hAnsiTheme="minorHAnsi"/>
                  <w:sz w:val="18"/>
                  <w:szCs w:val="18"/>
                </w:rPr>
                <w:delText>07</w:delText>
              </w:r>
            </w:del>
          </w:p>
        </w:tc>
        <w:tc>
          <w:tcPr>
            <w:tcW w:w="10371" w:type="dxa"/>
            <w:tcBorders>
              <w:top w:val="single" w:sz="4" w:space="0" w:color="auto"/>
              <w:left w:val="single" w:sz="4" w:space="0" w:color="auto"/>
              <w:bottom w:val="single" w:sz="4" w:space="0" w:color="auto"/>
              <w:right w:val="single" w:sz="4" w:space="0" w:color="auto"/>
            </w:tcBorders>
            <w:vAlign w:val="center"/>
            <w:tcPrChange w:id="277"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229E3F20" w14:textId="5D868934" w:rsidR="001464F1" w:rsidRPr="00801F86" w:rsidDel="00237C90" w:rsidRDefault="001464F1">
            <w:pPr>
              <w:keepNext/>
              <w:tabs>
                <w:tab w:val="left" w:pos="356"/>
              </w:tabs>
              <w:rPr>
                <w:del w:id="278" w:author="Alhabibi, Haider@Energy" w:date="2022-03-24T18:11:00Z"/>
                <w:rFonts w:asciiTheme="minorHAnsi" w:hAnsiTheme="minorHAnsi"/>
                <w:b/>
                <w:sz w:val="18"/>
              </w:rPr>
            </w:pPr>
            <w:del w:id="279" w:author="Alhabibi, Haider@Energy" w:date="2022-03-24T18:11:00Z">
              <w:r w:rsidRPr="00801F86" w:rsidDel="00237C90">
                <w:rPr>
                  <w:rFonts w:asciiTheme="minorHAnsi" w:hAnsiTheme="minorHAnsi"/>
                  <w:sz w:val="18"/>
                  <w:szCs w:val="18"/>
                </w:rPr>
                <w:delText xml:space="preserve">The dwelling shall comply with all Quality Insulation Installation requirements as documented on the applicable </w:delText>
              </w:r>
            </w:del>
            <w:del w:id="280" w:author="Alhabibi, Haider@Energy" w:date="2022-03-24T16:07:00Z">
              <w:r w:rsidRPr="00801F86" w:rsidDel="009973E3">
                <w:rPr>
                  <w:rFonts w:asciiTheme="minorHAnsi" w:hAnsiTheme="minorHAnsi"/>
                  <w:sz w:val="18"/>
                  <w:szCs w:val="18"/>
                </w:rPr>
                <w:delText>CF2R</w:delText>
              </w:r>
            </w:del>
            <w:del w:id="281" w:author="Alhabibi, Haider@Energy" w:date="2022-03-24T18:11:00Z">
              <w:r w:rsidRPr="00801F86" w:rsidDel="00237C90">
                <w:rPr>
                  <w:rFonts w:asciiTheme="minorHAnsi" w:hAnsiTheme="minorHAnsi"/>
                  <w:sz w:val="18"/>
                  <w:szCs w:val="18"/>
                </w:rPr>
                <w:delText xml:space="preserve"> and </w:delText>
              </w:r>
            </w:del>
            <w:del w:id="282" w:author="Alhabibi, Haider@Energy" w:date="2022-03-24T16:08:00Z">
              <w:r w:rsidRPr="00801F86" w:rsidDel="009973E3">
                <w:rPr>
                  <w:rFonts w:asciiTheme="minorHAnsi" w:hAnsiTheme="minorHAnsi"/>
                  <w:sz w:val="18"/>
                  <w:szCs w:val="18"/>
                </w:rPr>
                <w:delText>CF3R</w:delText>
              </w:r>
            </w:del>
            <w:del w:id="283" w:author="Alhabibi, Haider@Energy" w:date="2022-03-24T18:11:00Z">
              <w:r w:rsidRPr="00801F86" w:rsidDel="00237C90">
                <w:rPr>
                  <w:rFonts w:asciiTheme="minorHAnsi" w:hAnsiTheme="minorHAnsi"/>
                  <w:sz w:val="18"/>
                  <w:szCs w:val="18"/>
                </w:rPr>
                <w:delText>.</w:delText>
              </w:r>
            </w:del>
          </w:p>
        </w:tc>
      </w:tr>
      <w:tr w:rsidR="001464F1" w:rsidRPr="00067E04" w:rsidDel="00237C90" w14:paraId="66338F3B" w14:textId="03D8E357" w:rsidTr="00237C90">
        <w:trPr>
          <w:cantSplit/>
          <w:trHeight w:val="242"/>
          <w:del w:id="284" w:author="Alhabibi, Haider@Energy" w:date="2022-03-24T18:11:00Z"/>
          <w:trPrChange w:id="285" w:author="Alhabibi, Haider@Energy" w:date="2022-03-24T18:11:00Z">
            <w:trPr>
              <w:cantSplit/>
              <w:trHeight w:val="242"/>
            </w:trPr>
          </w:trPrChange>
        </w:trPr>
        <w:tc>
          <w:tcPr>
            <w:tcW w:w="419" w:type="dxa"/>
            <w:tcBorders>
              <w:top w:val="single" w:sz="4" w:space="0" w:color="auto"/>
              <w:left w:val="single" w:sz="4" w:space="0" w:color="auto"/>
              <w:bottom w:val="single" w:sz="4" w:space="0" w:color="auto"/>
              <w:right w:val="single" w:sz="4" w:space="0" w:color="auto"/>
            </w:tcBorders>
            <w:vAlign w:val="center"/>
            <w:tcPrChange w:id="286" w:author="Alhabibi, Haider@Energy" w:date="2022-03-24T18:11:00Z">
              <w:tcPr>
                <w:tcW w:w="419" w:type="dxa"/>
                <w:tcBorders>
                  <w:top w:val="single" w:sz="4" w:space="0" w:color="auto"/>
                  <w:left w:val="single" w:sz="4" w:space="0" w:color="auto"/>
                  <w:bottom w:val="single" w:sz="4" w:space="0" w:color="auto"/>
                  <w:right w:val="single" w:sz="4" w:space="0" w:color="auto"/>
                </w:tcBorders>
                <w:vAlign w:val="center"/>
              </w:tcPr>
            </w:tcPrChange>
          </w:tcPr>
          <w:p w14:paraId="0D89AB4D" w14:textId="53C936FB" w:rsidR="001464F1" w:rsidRPr="00877B2C" w:rsidDel="00237C90" w:rsidRDefault="001464F1" w:rsidP="005837D0">
            <w:pPr>
              <w:jc w:val="center"/>
              <w:rPr>
                <w:del w:id="287" w:author="Alhabibi, Haider@Energy" w:date="2022-03-24T18:11:00Z"/>
                <w:rFonts w:asciiTheme="minorHAnsi" w:hAnsiTheme="minorHAnsi"/>
                <w:sz w:val="18"/>
                <w:szCs w:val="18"/>
              </w:rPr>
            </w:pPr>
            <w:del w:id="288" w:author="Alhabibi, Haider@Energy" w:date="2022-03-24T18:11:00Z">
              <w:r w:rsidRPr="00877B2C" w:rsidDel="00237C90">
                <w:rPr>
                  <w:rFonts w:asciiTheme="minorHAnsi" w:hAnsiTheme="minorHAnsi"/>
                  <w:sz w:val="18"/>
                  <w:szCs w:val="18"/>
                </w:rPr>
                <w:delText>0</w:delText>
              </w:r>
              <w:r w:rsidDel="00237C90">
                <w:rPr>
                  <w:rFonts w:asciiTheme="minorHAnsi" w:hAnsiTheme="minorHAnsi"/>
                  <w:sz w:val="18"/>
                  <w:szCs w:val="18"/>
                </w:rPr>
                <w:delText>8</w:delText>
              </w:r>
            </w:del>
          </w:p>
        </w:tc>
        <w:tc>
          <w:tcPr>
            <w:tcW w:w="10371" w:type="dxa"/>
            <w:tcBorders>
              <w:top w:val="single" w:sz="4" w:space="0" w:color="auto"/>
              <w:left w:val="single" w:sz="4" w:space="0" w:color="auto"/>
              <w:bottom w:val="single" w:sz="4" w:space="0" w:color="auto"/>
              <w:right w:val="single" w:sz="4" w:space="0" w:color="auto"/>
            </w:tcBorders>
            <w:vAlign w:val="center"/>
            <w:tcPrChange w:id="289" w:author="Alhabibi, Haider@Energy" w:date="2022-03-24T18:11:00Z">
              <w:tcPr>
                <w:tcW w:w="10611" w:type="dxa"/>
                <w:tcBorders>
                  <w:top w:val="single" w:sz="4" w:space="0" w:color="auto"/>
                  <w:left w:val="single" w:sz="4" w:space="0" w:color="auto"/>
                  <w:bottom w:val="single" w:sz="4" w:space="0" w:color="auto"/>
                  <w:right w:val="single" w:sz="4" w:space="0" w:color="auto"/>
                </w:tcBorders>
                <w:vAlign w:val="center"/>
              </w:tcPr>
            </w:tcPrChange>
          </w:tcPr>
          <w:p w14:paraId="757D625D" w14:textId="386E8B0A" w:rsidR="001464F1" w:rsidRPr="00067E04" w:rsidDel="00237C90" w:rsidRDefault="001464F1" w:rsidP="005837D0">
            <w:pPr>
              <w:keepNext/>
              <w:tabs>
                <w:tab w:val="left" w:pos="356"/>
              </w:tabs>
              <w:rPr>
                <w:del w:id="290" w:author="Alhabibi, Haider@Energy" w:date="2022-03-24T18:11:00Z"/>
                <w:rFonts w:asciiTheme="minorHAnsi" w:hAnsiTheme="minorHAnsi"/>
                <w:b/>
                <w:sz w:val="18"/>
                <w:szCs w:val="18"/>
              </w:rPr>
            </w:pPr>
            <w:del w:id="291" w:author="Alhabibi, Haider@Energy" w:date="2022-03-24T18:11:00Z">
              <w:r w:rsidRPr="00067E04" w:rsidDel="00237C90">
                <w:rPr>
                  <w:rFonts w:asciiTheme="minorHAnsi" w:hAnsiTheme="minorHAnsi"/>
                  <w:sz w:val="18"/>
                  <w:szCs w:val="18"/>
                </w:rPr>
                <w:delText>Contain</w:delText>
              </w:r>
              <w:r w:rsidDel="00237C90">
                <w:rPr>
                  <w:rFonts w:asciiTheme="minorHAnsi" w:hAnsiTheme="minorHAnsi"/>
                  <w:sz w:val="18"/>
                  <w:szCs w:val="18"/>
                </w:rPr>
                <w:delText>ment systems shall have walls at least 7 inches wider than the duct outer diameter, extend at least 3.5 inches above the duct jacket, be filled completely with blown insulation, and have the duct centered between the containment walls.</w:delText>
              </w:r>
            </w:del>
          </w:p>
        </w:tc>
      </w:tr>
      <w:tr w:rsidR="00D920D6" w:rsidRPr="006136A2" w14:paraId="681C49A5" w14:textId="77777777" w:rsidTr="00237C90">
        <w:trPr>
          <w:cantSplit/>
          <w:trHeight w:val="242"/>
          <w:trPrChange w:id="292" w:author="Alhabibi, Haider@Energy" w:date="2022-03-24T18:11:00Z">
            <w:trPr>
              <w:cantSplit/>
              <w:trHeight w:val="242"/>
            </w:trPr>
          </w:trPrChange>
        </w:trPr>
        <w:tc>
          <w:tcPr>
            <w:tcW w:w="10790" w:type="dxa"/>
            <w:gridSpan w:val="2"/>
            <w:tcBorders>
              <w:top w:val="single" w:sz="4" w:space="0" w:color="auto"/>
              <w:left w:val="single" w:sz="4" w:space="0" w:color="auto"/>
              <w:bottom w:val="single" w:sz="4" w:space="0" w:color="auto"/>
              <w:right w:val="single" w:sz="4" w:space="0" w:color="auto"/>
            </w:tcBorders>
            <w:vAlign w:val="center"/>
            <w:tcPrChange w:id="293" w:author="Alhabibi, Haider@Energy" w:date="2022-03-24T18:11:00Z">
              <w:tcPr>
                <w:tcW w:w="11030" w:type="dxa"/>
                <w:gridSpan w:val="2"/>
                <w:tcBorders>
                  <w:top w:val="single" w:sz="4" w:space="0" w:color="auto"/>
                  <w:left w:val="single" w:sz="4" w:space="0" w:color="auto"/>
                  <w:bottom w:val="single" w:sz="4" w:space="0" w:color="auto"/>
                  <w:right w:val="single" w:sz="4" w:space="0" w:color="auto"/>
                </w:tcBorders>
                <w:vAlign w:val="center"/>
              </w:tcPr>
            </w:tcPrChange>
          </w:tcPr>
          <w:p w14:paraId="681C49A4" w14:textId="77777777" w:rsidR="00D920D6"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A6" w14:textId="77777777" w:rsidR="00D920D6" w:rsidRDefault="00D920D6" w:rsidP="00D920D6">
      <w:pPr>
        <w:pStyle w:val="Header"/>
        <w:rPr>
          <w:rFonts w:asciiTheme="minorHAnsi" w:hAnsiTheme="minorHAnsi"/>
          <w:sz w:val="18"/>
          <w:szCs w:val="18"/>
        </w:rPr>
      </w:pPr>
    </w:p>
    <w:tbl>
      <w:tblPr>
        <w:tblStyle w:val="TableGrid"/>
        <w:tblW w:w="10795" w:type="dxa"/>
        <w:tblLayout w:type="fixed"/>
        <w:tblLook w:val="04A0" w:firstRow="1" w:lastRow="0" w:firstColumn="1" w:lastColumn="0" w:noHBand="0" w:noVBand="1"/>
      </w:tblPr>
      <w:tblGrid>
        <w:gridCol w:w="1278"/>
        <w:gridCol w:w="1080"/>
        <w:gridCol w:w="1147"/>
        <w:gridCol w:w="1193"/>
        <w:gridCol w:w="1260"/>
        <w:gridCol w:w="1260"/>
        <w:gridCol w:w="1237"/>
        <w:gridCol w:w="1170"/>
        <w:gridCol w:w="1170"/>
      </w:tblGrid>
      <w:tr w:rsidR="00C132DE" w14:paraId="16E40062" w14:textId="77777777" w:rsidTr="00193456">
        <w:trPr>
          <w:trHeight w:val="224"/>
        </w:trPr>
        <w:tc>
          <w:tcPr>
            <w:tcW w:w="10795" w:type="dxa"/>
            <w:gridSpan w:val="9"/>
          </w:tcPr>
          <w:p w14:paraId="69F9078D" w14:textId="7D706774" w:rsidR="00C132DE" w:rsidRDefault="00C132DE" w:rsidP="005837D0">
            <w:pPr>
              <w:rPr>
                <w:rFonts w:asciiTheme="minorHAnsi" w:hAnsiTheme="minorHAnsi"/>
                <w:b/>
                <w:bCs/>
                <w:szCs w:val="18"/>
              </w:rPr>
            </w:pPr>
            <w:r>
              <w:rPr>
                <w:rFonts w:asciiTheme="minorHAnsi" w:hAnsiTheme="minorHAnsi"/>
                <w:sz w:val="18"/>
                <w:szCs w:val="18"/>
              </w:rPr>
              <w:br w:type="page"/>
            </w:r>
            <w:r>
              <w:rPr>
                <w:rFonts w:asciiTheme="minorHAnsi" w:hAnsiTheme="minorHAnsi"/>
                <w:b/>
                <w:bCs/>
                <w:szCs w:val="18"/>
              </w:rPr>
              <w:t>E. Duct System Design Details</w:t>
            </w:r>
          </w:p>
          <w:p w14:paraId="313243D9" w14:textId="5201EAE2" w:rsidR="00C132DE" w:rsidRPr="00C132DE" w:rsidRDefault="00C132DE" w:rsidP="00C132DE">
            <w:pPr>
              <w:rPr>
                <w:rFonts w:asciiTheme="minorHAnsi" w:hAnsiTheme="minorHAnsi"/>
                <w:sz w:val="18"/>
                <w:szCs w:val="18"/>
              </w:rPr>
            </w:pPr>
            <w:r w:rsidRPr="00C132DE">
              <w:rPr>
                <w:rFonts w:asciiTheme="minorHAnsi" w:hAnsiTheme="minorHAnsi"/>
                <w:sz w:val="18"/>
                <w:szCs w:val="18"/>
              </w:rPr>
              <w:t xml:space="preserve">&lt;&lt;this table only shown </w:t>
            </w:r>
            <w:r w:rsidR="00FE75E3">
              <w:rPr>
                <w:rFonts w:asciiTheme="minorHAnsi" w:hAnsiTheme="minorHAnsi"/>
                <w:sz w:val="18"/>
                <w:szCs w:val="18"/>
              </w:rPr>
              <w:t>if Duct Surface Area Reduction a</w:t>
            </w:r>
            <w:r w:rsidRPr="00C132DE">
              <w:rPr>
                <w:rFonts w:asciiTheme="minorHAnsi" w:hAnsiTheme="minorHAnsi"/>
                <w:sz w:val="18"/>
                <w:szCs w:val="18"/>
              </w:rPr>
              <w:t>nd R-Value Compliance Credit in cell A0</w:t>
            </w:r>
            <w:r w:rsidR="00F05C41">
              <w:rPr>
                <w:rFonts w:asciiTheme="minorHAnsi" w:hAnsiTheme="minorHAnsi"/>
                <w:sz w:val="18"/>
                <w:szCs w:val="18"/>
              </w:rPr>
              <w:t>4</w:t>
            </w:r>
            <w:r w:rsidRPr="00C132DE">
              <w:rPr>
                <w:rFonts w:asciiTheme="minorHAnsi" w:hAnsiTheme="minorHAnsi"/>
                <w:sz w:val="18"/>
                <w:szCs w:val="18"/>
              </w:rPr>
              <w:t xml:space="preserve"> is true, or</w:t>
            </w:r>
          </w:p>
          <w:p w14:paraId="0AEFFE3F" w14:textId="4D4B6796" w:rsidR="00FE75E3" w:rsidRDefault="00C132DE" w:rsidP="00C132DE">
            <w:pPr>
              <w:rPr>
                <w:rFonts w:asciiTheme="minorHAnsi" w:hAnsiTheme="minorHAnsi"/>
                <w:sz w:val="18"/>
                <w:szCs w:val="18"/>
              </w:rPr>
            </w:pPr>
            <w:r w:rsidRPr="00C132DE">
              <w:rPr>
                <w:rFonts w:asciiTheme="minorHAnsi" w:hAnsiTheme="minorHAnsi"/>
                <w:sz w:val="18"/>
                <w:szCs w:val="18"/>
              </w:rPr>
              <w:t>if Buried Ducts Compliance Credit in cell A0</w:t>
            </w:r>
            <w:r w:rsidR="00F05C41">
              <w:rPr>
                <w:rFonts w:asciiTheme="minorHAnsi" w:hAnsiTheme="minorHAnsi"/>
                <w:sz w:val="18"/>
                <w:szCs w:val="18"/>
              </w:rPr>
              <w:t>5</w:t>
            </w:r>
            <w:r w:rsidRPr="00C132DE">
              <w:rPr>
                <w:rFonts w:asciiTheme="minorHAnsi" w:hAnsiTheme="minorHAnsi"/>
                <w:sz w:val="18"/>
                <w:szCs w:val="18"/>
              </w:rPr>
              <w:t xml:space="preserve"> is true, or</w:t>
            </w:r>
            <w:r w:rsidR="00FE75E3">
              <w:rPr>
                <w:rFonts w:asciiTheme="minorHAnsi" w:hAnsiTheme="minorHAnsi"/>
                <w:sz w:val="18"/>
                <w:szCs w:val="18"/>
              </w:rPr>
              <w:t xml:space="preserve"> </w:t>
            </w:r>
            <w:r w:rsidRPr="00C132DE">
              <w:rPr>
                <w:rFonts w:asciiTheme="minorHAnsi" w:hAnsiTheme="minorHAnsi"/>
                <w:sz w:val="18"/>
                <w:szCs w:val="18"/>
              </w:rPr>
              <w:t>if Deeply Buried Ducts Compliance Credit in cell A0</w:t>
            </w:r>
            <w:r w:rsidR="00F05C41">
              <w:rPr>
                <w:rFonts w:asciiTheme="minorHAnsi" w:hAnsiTheme="minorHAnsi"/>
                <w:sz w:val="18"/>
                <w:szCs w:val="18"/>
              </w:rPr>
              <w:t>6</w:t>
            </w:r>
            <w:r w:rsidRPr="00C132DE">
              <w:rPr>
                <w:rFonts w:asciiTheme="minorHAnsi" w:hAnsiTheme="minorHAnsi"/>
                <w:sz w:val="18"/>
                <w:szCs w:val="18"/>
              </w:rPr>
              <w:t xml:space="preserve"> is true</w:t>
            </w:r>
            <w:r w:rsidR="00FE75E3">
              <w:rPr>
                <w:rFonts w:asciiTheme="minorHAnsi" w:hAnsiTheme="minorHAnsi"/>
                <w:sz w:val="18"/>
                <w:szCs w:val="18"/>
              </w:rPr>
              <w:t>;</w:t>
            </w:r>
          </w:p>
          <w:p w14:paraId="6BD48393" w14:textId="54D3191C" w:rsidR="00C132DE" w:rsidRPr="00FE75E3" w:rsidRDefault="00FE75E3" w:rsidP="00C132DE">
            <w:pPr>
              <w:rPr>
                <w:rFonts w:asciiTheme="minorHAnsi" w:hAnsiTheme="minorHAnsi" w:cstheme="minorHAnsi"/>
                <w:sz w:val="18"/>
                <w:szCs w:val="18"/>
              </w:rPr>
            </w:pPr>
            <w:r w:rsidRPr="00FE75E3">
              <w:rPr>
                <w:rFonts w:asciiTheme="minorHAnsi" w:hAnsiTheme="minorHAnsi" w:cstheme="minorHAnsi"/>
                <w:sz w:val="18"/>
                <w:szCs w:val="18"/>
              </w:rPr>
              <w:t xml:space="preserve">else display </w:t>
            </w:r>
            <w:r w:rsidRPr="00FE75E3">
              <w:rPr>
                <w:rFonts w:asciiTheme="minorHAnsi" w:hAnsiTheme="minorHAnsi" w:cstheme="minorHAnsi"/>
              </w:rPr>
              <w:t>the "section does not apply" message</w:t>
            </w:r>
            <w:r w:rsidRPr="00FE75E3">
              <w:rPr>
                <w:rFonts w:asciiTheme="minorHAnsi" w:hAnsiTheme="minorHAnsi" w:cstheme="minorHAnsi"/>
                <w:sz w:val="18"/>
                <w:szCs w:val="18"/>
              </w:rPr>
              <w:t xml:space="preserve"> </w:t>
            </w:r>
            <w:r w:rsidR="00C132DE" w:rsidRPr="00FE75E3">
              <w:rPr>
                <w:rFonts w:asciiTheme="minorHAnsi" w:hAnsiTheme="minorHAnsi" w:cstheme="minorHAnsi"/>
                <w:sz w:val="18"/>
                <w:szCs w:val="18"/>
              </w:rPr>
              <w:t>&gt;&gt;</w:t>
            </w:r>
          </w:p>
          <w:p w14:paraId="765430E0" w14:textId="0C3F88F7" w:rsidR="00C132DE" w:rsidRDefault="00C132DE" w:rsidP="00C132DE">
            <w:pPr>
              <w:rPr>
                <w:rFonts w:asciiTheme="minorHAnsi" w:hAnsiTheme="minorHAnsi"/>
                <w:sz w:val="18"/>
                <w:szCs w:val="18"/>
              </w:rPr>
            </w:pPr>
            <w:r w:rsidRPr="00C132DE">
              <w:rPr>
                <w:rFonts w:asciiTheme="minorHAnsi" w:hAnsiTheme="minorHAnsi"/>
                <w:sz w:val="18"/>
                <w:szCs w:val="18"/>
              </w:rPr>
              <w:t xml:space="preserve">&lt;&lt;table is a calculated field: table copied from </w:t>
            </w:r>
            <w:del w:id="294" w:author="Alhabibi, Haider@Energy" w:date="2022-03-24T16:07:00Z">
              <w:r w:rsidRPr="00C132DE" w:rsidDel="009973E3">
                <w:rPr>
                  <w:rFonts w:asciiTheme="minorHAnsi" w:hAnsiTheme="minorHAnsi"/>
                  <w:sz w:val="18"/>
                  <w:szCs w:val="18"/>
                </w:rPr>
                <w:delText>CF1R</w:delText>
              </w:r>
            </w:del>
            <w:ins w:id="295" w:author="Alhabibi, Haider@Energy" w:date="2022-03-24T16:07:00Z">
              <w:r w:rsidR="009973E3">
                <w:rPr>
                  <w:rFonts w:asciiTheme="minorHAnsi" w:hAnsiTheme="minorHAnsi"/>
                  <w:sz w:val="18"/>
                  <w:szCs w:val="18"/>
                </w:rPr>
                <w:t>LMCC</w:t>
              </w:r>
            </w:ins>
            <w:r w:rsidRPr="00C132DE">
              <w:rPr>
                <w:rFonts w:asciiTheme="minorHAnsi" w:hAnsiTheme="minorHAnsi"/>
                <w:sz w:val="18"/>
                <w:szCs w:val="18"/>
              </w:rPr>
              <w:t>-PRF-01-E&gt;&gt;</w:t>
            </w:r>
          </w:p>
        </w:tc>
      </w:tr>
      <w:tr w:rsidR="00AD7AC9" w14:paraId="12244F8B" w14:textId="77777777" w:rsidTr="00193456">
        <w:trPr>
          <w:trHeight w:val="224"/>
        </w:trPr>
        <w:tc>
          <w:tcPr>
            <w:tcW w:w="1278" w:type="dxa"/>
          </w:tcPr>
          <w:p w14:paraId="43EF5E95" w14:textId="77777777" w:rsidR="00C132DE" w:rsidRDefault="00C132DE" w:rsidP="005837D0">
            <w:pPr>
              <w:jc w:val="center"/>
              <w:rPr>
                <w:rFonts w:asciiTheme="minorHAnsi" w:hAnsiTheme="minorHAnsi"/>
                <w:sz w:val="18"/>
                <w:szCs w:val="18"/>
              </w:rPr>
            </w:pPr>
            <w:r>
              <w:rPr>
                <w:rFonts w:asciiTheme="minorHAnsi" w:hAnsiTheme="minorHAnsi"/>
                <w:sz w:val="18"/>
                <w:szCs w:val="18"/>
              </w:rPr>
              <w:t>01</w:t>
            </w:r>
          </w:p>
        </w:tc>
        <w:tc>
          <w:tcPr>
            <w:tcW w:w="1080" w:type="dxa"/>
          </w:tcPr>
          <w:p w14:paraId="510C4FB2" w14:textId="77777777" w:rsidR="00C132DE" w:rsidRDefault="00C132DE" w:rsidP="005837D0">
            <w:pPr>
              <w:jc w:val="center"/>
              <w:rPr>
                <w:rFonts w:asciiTheme="minorHAnsi" w:hAnsiTheme="minorHAnsi"/>
                <w:sz w:val="18"/>
                <w:szCs w:val="18"/>
              </w:rPr>
            </w:pPr>
            <w:r>
              <w:rPr>
                <w:rFonts w:asciiTheme="minorHAnsi" w:hAnsiTheme="minorHAnsi"/>
                <w:sz w:val="18"/>
                <w:szCs w:val="18"/>
              </w:rPr>
              <w:t>02</w:t>
            </w:r>
          </w:p>
        </w:tc>
        <w:tc>
          <w:tcPr>
            <w:tcW w:w="1147" w:type="dxa"/>
          </w:tcPr>
          <w:p w14:paraId="605A4A23" w14:textId="77777777" w:rsidR="00C132DE" w:rsidRDefault="00C132DE" w:rsidP="005837D0">
            <w:pPr>
              <w:jc w:val="center"/>
              <w:rPr>
                <w:rFonts w:asciiTheme="minorHAnsi" w:hAnsiTheme="minorHAnsi"/>
                <w:sz w:val="18"/>
                <w:szCs w:val="18"/>
              </w:rPr>
            </w:pPr>
            <w:r>
              <w:rPr>
                <w:rFonts w:asciiTheme="minorHAnsi" w:hAnsiTheme="minorHAnsi"/>
                <w:sz w:val="18"/>
                <w:szCs w:val="18"/>
              </w:rPr>
              <w:t>03</w:t>
            </w:r>
          </w:p>
        </w:tc>
        <w:tc>
          <w:tcPr>
            <w:tcW w:w="1193" w:type="dxa"/>
          </w:tcPr>
          <w:p w14:paraId="02DAFED4" w14:textId="77777777" w:rsidR="00C132DE" w:rsidRDefault="00C132DE" w:rsidP="005837D0">
            <w:pPr>
              <w:jc w:val="center"/>
              <w:rPr>
                <w:rFonts w:asciiTheme="minorHAnsi" w:hAnsiTheme="minorHAnsi"/>
                <w:sz w:val="18"/>
                <w:szCs w:val="18"/>
              </w:rPr>
            </w:pPr>
            <w:r>
              <w:rPr>
                <w:rFonts w:asciiTheme="minorHAnsi" w:hAnsiTheme="minorHAnsi"/>
                <w:sz w:val="18"/>
                <w:szCs w:val="18"/>
              </w:rPr>
              <w:t>04</w:t>
            </w:r>
          </w:p>
        </w:tc>
        <w:tc>
          <w:tcPr>
            <w:tcW w:w="1260" w:type="dxa"/>
          </w:tcPr>
          <w:p w14:paraId="266EC3E3" w14:textId="77777777" w:rsidR="00C132DE" w:rsidRDefault="00C132DE" w:rsidP="005837D0">
            <w:pPr>
              <w:jc w:val="center"/>
              <w:rPr>
                <w:rFonts w:asciiTheme="minorHAnsi" w:hAnsiTheme="minorHAnsi"/>
                <w:sz w:val="18"/>
                <w:szCs w:val="18"/>
              </w:rPr>
            </w:pPr>
            <w:r>
              <w:rPr>
                <w:rFonts w:asciiTheme="minorHAnsi" w:hAnsiTheme="minorHAnsi"/>
                <w:sz w:val="18"/>
                <w:szCs w:val="18"/>
              </w:rPr>
              <w:t>05</w:t>
            </w:r>
          </w:p>
        </w:tc>
        <w:tc>
          <w:tcPr>
            <w:tcW w:w="1260" w:type="dxa"/>
          </w:tcPr>
          <w:p w14:paraId="025DB024" w14:textId="77777777" w:rsidR="00C132DE" w:rsidRDefault="00C132DE" w:rsidP="005837D0">
            <w:pPr>
              <w:jc w:val="center"/>
              <w:rPr>
                <w:rFonts w:asciiTheme="minorHAnsi" w:hAnsiTheme="minorHAnsi"/>
                <w:sz w:val="18"/>
                <w:szCs w:val="18"/>
              </w:rPr>
            </w:pPr>
            <w:r>
              <w:rPr>
                <w:rFonts w:asciiTheme="minorHAnsi" w:hAnsiTheme="minorHAnsi"/>
                <w:sz w:val="18"/>
                <w:szCs w:val="18"/>
              </w:rPr>
              <w:t>06</w:t>
            </w:r>
          </w:p>
        </w:tc>
        <w:tc>
          <w:tcPr>
            <w:tcW w:w="1237" w:type="dxa"/>
          </w:tcPr>
          <w:p w14:paraId="5F3B02EF" w14:textId="77777777" w:rsidR="00C132DE" w:rsidRDefault="00C132DE" w:rsidP="005837D0">
            <w:pPr>
              <w:jc w:val="center"/>
              <w:rPr>
                <w:rFonts w:asciiTheme="minorHAnsi" w:hAnsiTheme="minorHAnsi"/>
                <w:sz w:val="18"/>
                <w:szCs w:val="18"/>
              </w:rPr>
            </w:pPr>
            <w:r>
              <w:rPr>
                <w:rFonts w:asciiTheme="minorHAnsi" w:hAnsiTheme="minorHAnsi"/>
                <w:sz w:val="18"/>
                <w:szCs w:val="18"/>
              </w:rPr>
              <w:t>07</w:t>
            </w:r>
          </w:p>
        </w:tc>
        <w:tc>
          <w:tcPr>
            <w:tcW w:w="1170" w:type="dxa"/>
          </w:tcPr>
          <w:p w14:paraId="75EC6AF5" w14:textId="77777777" w:rsidR="00C132DE" w:rsidRDefault="00C132DE" w:rsidP="005837D0">
            <w:pPr>
              <w:jc w:val="center"/>
              <w:rPr>
                <w:rFonts w:asciiTheme="minorHAnsi" w:hAnsiTheme="minorHAnsi"/>
                <w:sz w:val="18"/>
                <w:szCs w:val="18"/>
              </w:rPr>
            </w:pPr>
            <w:r>
              <w:rPr>
                <w:rFonts w:asciiTheme="minorHAnsi" w:hAnsiTheme="minorHAnsi"/>
                <w:sz w:val="18"/>
                <w:szCs w:val="18"/>
              </w:rPr>
              <w:t>08</w:t>
            </w:r>
          </w:p>
        </w:tc>
        <w:tc>
          <w:tcPr>
            <w:tcW w:w="1170" w:type="dxa"/>
          </w:tcPr>
          <w:p w14:paraId="09D02B93" w14:textId="77777777" w:rsidR="00C132DE" w:rsidRDefault="00C132DE" w:rsidP="005837D0">
            <w:pPr>
              <w:jc w:val="center"/>
              <w:rPr>
                <w:rFonts w:asciiTheme="minorHAnsi" w:hAnsiTheme="minorHAnsi"/>
                <w:sz w:val="18"/>
                <w:szCs w:val="18"/>
              </w:rPr>
            </w:pPr>
            <w:r>
              <w:rPr>
                <w:rFonts w:asciiTheme="minorHAnsi" w:hAnsiTheme="minorHAnsi"/>
                <w:sz w:val="18"/>
                <w:szCs w:val="18"/>
              </w:rPr>
              <w:t>09</w:t>
            </w:r>
          </w:p>
        </w:tc>
      </w:tr>
      <w:tr w:rsidR="00AD7AC9" w14:paraId="2DB867DC" w14:textId="77777777" w:rsidTr="00193456">
        <w:trPr>
          <w:trHeight w:val="494"/>
        </w:trPr>
        <w:tc>
          <w:tcPr>
            <w:tcW w:w="1278" w:type="dxa"/>
            <w:vAlign w:val="bottom"/>
          </w:tcPr>
          <w:p w14:paraId="160C3043" w14:textId="77777777" w:rsidR="00C132DE" w:rsidRDefault="00C132DE" w:rsidP="005837D0">
            <w:pPr>
              <w:jc w:val="center"/>
              <w:rPr>
                <w:rFonts w:asciiTheme="minorHAnsi" w:hAnsiTheme="minorHAnsi"/>
                <w:sz w:val="18"/>
                <w:szCs w:val="18"/>
              </w:rPr>
            </w:pPr>
            <w:r>
              <w:rPr>
                <w:rFonts w:asciiTheme="minorHAnsi" w:hAnsiTheme="minorHAnsi"/>
                <w:sz w:val="18"/>
                <w:szCs w:val="18"/>
              </w:rPr>
              <w:t>Duct Segment Identification</w:t>
            </w:r>
          </w:p>
        </w:tc>
        <w:tc>
          <w:tcPr>
            <w:tcW w:w="1080" w:type="dxa"/>
            <w:vAlign w:val="bottom"/>
          </w:tcPr>
          <w:p w14:paraId="6CA4269F" w14:textId="77777777" w:rsidR="00C132DE" w:rsidRDefault="00C132DE" w:rsidP="005837D0">
            <w:pPr>
              <w:jc w:val="center"/>
              <w:rPr>
                <w:rFonts w:asciiTheme="minorHAnsi" w:hAnsiTheme="minorHAnsi"/>
                <w:sz w:val="18"/>
                <w:szCs w:val="18"/>
              </w:rPr>
            </w:pPr>
            <w:r>
              <w:rPr>
                <w:rFonts w:asciiTheme="minorHAnsi" w:hAnsiTheme="minorHAnsi"/>
                <w:sz w:val="18"/>
                <w:szCs w:val="18"/>
              </w:rPr>
              <w:t>Nominal Diam. (in)</w:t>
            </w:r>
          </w:p>
        </w:tc>
        <w:tc>
          <w:tcPr>
            <w:tcW w:w="1147" w:type="dxa"/>
            <w:vAlign w:val="bottom"/>
          </w:tcPr>
          <w:p w14:paraId="706A8903" w14:textId="77777777" w:rsidR="00C132DE" w:rsidRDefault="00C132DE" w:rsidP="005837D0">
            <w:pPr>
              <w:jc w:val="center"/>
              <w:rPr>
                <w:rFonts w:asciiTheme="minorHAnsi" w:hAnsiTheme="minorHAnsi"/>
                <w:sz w:val="18"/>
                <w:szCs w:val="18"/>
              </w:rPr>
            </w:pPr>
            <w:r>
              <w:rPr>
                <w:rFonts w:asciiTheme="minorHAnsi" w:hAnsiTheme="minorHAnsi"/>
                <w:sz w:val="18"/>
                <w:szCs w:val="18"/>
              </w:rPr>
              <w:t xml:space="preserve">Duct </w:t>
            </w:r>
          </w:p>
          <w:p w14:paraId="42171D9E" w14:textId="77777777" w:rsidR="00C132DE" w:rsidRDefault="00C132DE" w:rsidP="005837D0">
            <w:pPr>
              <w:jc w:val="center"/>
              <w:rPr>
                <w:rFonts w:asciiTheme="minorHAnsi" w:hAnsiTheme="minorHAnsi"/>
                <w:sz w:val="18"/>
                <w:szCs w:val="18"/>
              </w:rPr>
            </w:pPr>
            <w:r>
              <w:rPr>
                <w:rFonts w:asciiTheme="minorHAnsi" w:hAnsiTheme="minorHAnsi"/>
                <w:sz w:val="18"/>
                <w:szCs w:val="18"/>
              </w:rPr>
              <w:t>R-value</w:t>
            </w:r>
          </w:p>
        </w:tc>
        <w:tc>
          <w:tcPr>
            <w:tcW w:w="1193" w:type="dxa"/>
            <w:vAlign w:val="bottom"/>
          </w:tcPr>
          <w:p w14:paraId="0BD81509" w14:textId="77777777" w:rsidR="00C132DE" w:rsidRDefault="00C132DE" w:rsidP="005837D0">
            <w:pPr>
              <w:jc w:val="center"/>
              <w:rPr>
                <w:rFonts w:asciiTheme="minorHAnsi" w:hAnsiTheme="minorHAnsi"/>
                <w:sz w:val="18"/>
                <w:szCs w:val="18"/>
              </w:rPr>
            </w:pPr>
            <w:r>
              <w:rPr>
                <w:rFonts w:asciiTheme="minorHAnsi" w:hAnsiTheme="minorHAnsi"/>
                <w:sz w:val="18"/>
                <w:szCs w:val="18"/>
              </w:rPr>
              <w:t>Length</w:t>
            </w:r>
          </w:p>
          <w:p w14:paraId="7BABBD8D" w14:textId="77777777" w:rsidR="00C132DE" w:rsidRDefault="00C132DE" w:rsidP="005837D0">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0693CEC6"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R-value</w:t>
            </w:r>
          </w:p>
        </w:tc>
        <w:tc>
          <w:tcPr>
            <w:tcW w:w="1260" w:type="dxa"/>
            <w:vAlign w:val="bottom"/>
          </w:tcPr>
          <w:p w14:paraId="6F7041D7"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Depth (in)</w:t>
            </w:r>
          </w:p>
        </w:tc>
        <w:tc>
          <w:tcPr>
            <w:tcW w:w="1237" w:type="dxa"/>
            <w:vAlign w:val="bottom"/>
          </w:tcPr>
          <w:p w14:paraId="409AD2FC"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Type</w:t>
            </w:r>
          </w:p>
        </w:tc>
        <w:tc>
          <w:tcPr>
            <w:tcW w:w="1170" w:type="dxa"/>
            <w:vAlign w:val="bottom"/>
          </w:tcPr>
          <w:p w14:paraId="0E9CED62" w14:textId="77777777" w:rsidR="00C132DE" w:rsidRDefault="00C132DE" w:rsidP="005837D0">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354B884B" w14:textId="77777777" w:rsidR="00C132DE" w:rsidRDefault="00C132DE" w:rsidP="005837D0">
            <w:pPr>
              <w:jc w:val="center"/>
              <w:rPr>
                <w:rFonts w:asciiTheme="minorHAnsi" w:hAnsiTheme="minorHAnsi"/>
                <w:sz w:val="18"/>
                <w:szCs w:val="18"/>
              </w:rPr>
            </w:pPr>
            <w:r>
              <w:rPr>
                <w:rFonts w:asciiTheme="minorHAnsi" w:hAnsiTheme="minorHAnsi"/>
                <w:sz w:val="18"/>
                <w:szCs w:val="18"/>
              </w:rPr>
              <w:t>Duct Burial Level</w:t>
            </w:r>
          </w:p>
        </w:tc>
      </w:tr>
      <w:tr w:rsidR="00AD7AC9" w14:paraId="781FD528" w14:textId="77777777" w:rsidTr="00193456">
        <w:trPr>
          <w:trHeight w:val="1007"/>
        </w:trPr>
        <w:tc>
          <w:tcPr>
            <w:tcW w:w="1278" w:type="dxa"/>
          </w:tcPr>
          <w:p w14:paraId="167528C2" w14:textId="7CC00753"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296" w:author="Alhabibi, Haider@Energy" w:date="2022-03-24T16:07:00Z">
              <w:r w:rsidRPr="00B67E3D" w:rsidDel="009973E3">
                <w:rPr>
                  <w:rFonts w:asciiTheme="minorHAnsi" w:hAnsiTheme="minorHAnsi" w:cstheme="minorHAnsi"/>
                </w:rPr>
                <w:delText>CF1R</w:delText>
              </w:r>
            </w:del>
            <w:ins w:id="297"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080" w:type="dxa"/>
          </w:tcPr>
          <w:p w14:paraId="27A9590B" w14:textId="54C5CFB7"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298" w:author="Alhabibi, Haider@Energy" w:date="2022-03-24T16:07:00Z">
              <w:r w:rsidRPr="00B67E3D" w:rsidDel="009973E3">
                <w:rPr>
                  <w:rFonts w:asciiTheme="minorHAnsi" w:hAnsiTheme="minorHAnsi" w:cstheme="minorHAnsi"/>
                </w:rPr>
                <w:delText>CF1R</w:delText>
              </w:r>
            </w:del>
            <w:ins w:id="299"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147" w:type="dxa"/>
          </w:tcPr>
          <w:p w14:paraId="26C9C82D" w14:textId="3251200A"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00" w:author="Alhabibi, Haider@Energy" w:date="2022-03-24T16:07:00Z">
              <w:r w:rsidRPr="00B67E3D" w:rsidDel="009973E3">
                <w:rPr>
                  <w:rFonts w:asciiTheme="minorHAnsi" w:hAnsiTheme="minorHAnsi" w:cstheme="minorHAnsi"/>
                </w:rPr>
                <w:delText>CF1R</w:delText>
              </w:r>
            </w:del>
            <w:ins w:id="301"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193" w:type="dxa"/>
          </w:tcPr>
          <w:p w14:paraId="26111D46" w14:textId="0003A9D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02" w:author="Alhabibi, Haider@Energy" w:date="2022-03-24T16:07:00Z">
              <w:r w:rsidRPr="00B67E3D" w:rsidDel="009973E3">
                <w:rPr>
                  <w:rFonts w:asciiTheme="minorHAnsi" w:hAnsiTheme="minorHAnsi" w:cstheme="minorHAnsi"/>
                </w:rPr>
                <w:delText>CF1R</w:delText>
              </w:r>
            </w:del>
            <w:ins w:id="303"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260" w:type="dxa"/>
          </w:tcPr>
          <w:p w14:paraId="799CBF5F" w14:textId="1C9F67A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04" w:author="Alhabibi, Haider@Energy" w:date="2022-03-24T16:07:00Z">
              <w:r w:rsidRPr="00B67E3D" w:rsidDel="009973E3">
                <w:rPr>
                  <w:rFonts w:asciiTheme="minorHAnsi" w:hAnsiTheme="minorHAnsi" w:cstheme="minorHAnsi"/>
                </w:rPr>
                <w:delText>CF1R</w:delText>
              </w:r>
            </w:del>
            <w:ins w:id="305"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260" w:type="dxa"/>
          </w:tcPr>
          <w:p w14:paraId="0D66A184" w14:textId="3F62FC6B"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06" w:author="Alhabibi, Haider@Energy" w:date="2022-03-24T16:07:00Z">
              <w:r w:rsidRPr="00B67E3D" w:rsidDel="009973E3">
                <w:rPr>
                  <w:rFonts w:asciiTheme="minorHAnsi" w:hAnsiTheme="minorHAnsi" w:cstheme="minorHAnsi"/>
                </w:rPr>
                <w:delText>CF1R</w:delText>
              </w:r>
            </w:del>
            <w:ins w:id="307"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237" w:type="dxa"/>
          </w:tcPr>
          <w:p w14:paraId="354EFE20" w14:textId="64B64D5B"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08" w:author="Alhabibi, Haider@Energy" w:date="2022-03-24T16:07:00Z">
              <w:r w:rsidRPr="00B67E3D" w:rsidDel="009973E3">
                <w:rPr>
                  <w:rFonts w:asciiTheme="minorHAnsi" w:hAnsiTheme="minorHAnsi" w:cstheme="minorHAnsi"/>
                </w:rPr>
                <w:delText>CF1R</w:delText>
              </w:r>
            </w:del>
            <w:ins w:id="309"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170" w:type="dxa"/>
          </w:tcPr>
          <w:p w14:paraId="3277DBCE" w14:textId="0EC36D95"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10" w:author="Alhabibi, Haider@Energy" w:date="2022-03-24T16:07:00Z">
              <w:r w:rsidRPr="00B67E3D" w:rsidDel="009973E3">
                <w:rPr>
                  <w:rFonts w:asciiTheme="minorHAnsi" w:hAnsiTheme="minorHAnsi" w:cstheme="minorHAnsi"/>
                </w:rPr>
                <w:delText>CF1R</w:delText>
              </w:r>
            </w:del>
            <w:ins w:id="311"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c>
          <w:tcPr>
            <w:tcW w:w="1170" w:type="dxa"/>
          </w:tcPr>
          <w:p w14:paraId="3B3840EF" w14:textId="4D75F1B3"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del w:id="312" w:author="Alhabibi, Haider@Energy" w:date="2022-03-24T16:07:00Z">
              <w:r w:rsidRPr="00B67E3D" w:rsidDel="009973E3">
                <w:rPr>
                  <w:rFonts w:asciiTheme="minorHAnsi" w:hAnsiTheme="minorHAnsi" w:cstheme="minorHAnsi"/>
                </w:rPr>
                <w:delText>CF1R</w:delText>
              </w:r>
            </w:del>
            <w:ins w:id="313" w:author="Alhabibi, Haider@Energy" w:date="2022-03-24T16:07:00Z">
              <w:r w:rsidR="009973E3">
                <w:rPr>
                  <w:rFonts w:asciiTheme="minorHAnsi" w:hAnsiTheme="minorHAnsi" w:cstheme="minorHAnsi"/>
                </w:rPr>
                <w:t>LMCC</w:t>
              </w:r>
            </w:ins>
            <w:r>
              <w:rPr>
                <w:rFonts w:asciiTheme="minorHAnsi" w:hAnsiTheme="minorHAnsi" w:cstheme="minorHAnsi"/>
              </w:rPr>
              <w:t>-PRF-01</w:t>
            </w:r>
            <w:r w:rsidRPr="00B67E3D">
              <w:rPr>
                <w:rFonts w:asciiTheme="minorHAnsi" w:hAnsiTheme="minorHAnsi" w:cstheme="minorHAnsi"/>
              </w:rPr>
              <w:t>&gt;&gt;</w:t>
            </w:r>
          </w:p>
        </w:tc>
      </w:tr>
      <w:tr w:rsidR="00AD7AC9" w14:paraId="37A6C2E1" w14:textId="77777777" w:rsidTr="00193456">
        <w:trPr>
          <w:trHeight w:val="260"/>
        </w:trPr>
        <w:tc>
          <w:tcPr>
            <w:tcW w:w="1278" w:type="dxa"/>
          </w:tcPr>
          <w:p w14:paraId="7841528B" w14:textId="77777777" w:rsidR="00C132DE" w:rsidRDefault="00C132DE" w:rsidP="005837D0">
            <w:pPr>
              <w:rPr>
                <w:rFonts w:asciiTheme="minorHAnsi" w:hAnsiTheme="minorHAnsi"/>
                <w:sz w:val="18"/>
                <w:szCs w:val="18"/>
              </w:rPr>
            </w:pPr>
          </w:p>
        </w:tc>
        <w:tc>
          <w:tcPr>
            <w:tcW w:w="1080" w:type="dxa"/>
          </w:tcPr>
          <w:p w14:paraId="7D0897CD" w14:textId="77777777" w:rsidR="00C132DE" w:rsidRDefault="00C132DE" w:rsidP="005837D0">
            <w:pPr>
              <w:rPr>
                <w:rFonts w:asciiTheme="minorHAnsi" w:hAnsiTheme="minorHAnsi"/>
                <w:sz w:val="18"/>
                <w:szCs w:val="18"/>
              </w:rPr>
            </w:pPr>
          </w:p>
        </w:tc>
        <w:tc>
          <w:tcPr>
            <w:tcW w:w="1147" w:type="dxa"/>
          </w:tcPr>
          <w:p w14:paraId="4DB496AC" w14:textId="77777777" w:rsidR="00C132DE" w:rsidRDefault="00C132DE" w:rsidP="005837D0">
            <w:pPr>
              <w:rPr>
                <w:rFonts w:asciiTheme="minorHAnsi" w:hAnsiTheme="minorHAnsi"/>
                <w:sz w:val="18"/>
                <w:szCs w:val="18"/>
              </w:rPr>
            </w:pPr>
          </w:p>
        </w:tc>
        <w:tc>
          <w:tcPr>
            <w:tcW w:w="1193" w:type="dxa"/>
          </w:tcPr>
          <w:p w14:paraId="2405206C" w14:textId="77777777" w:rsidR="00C132DE" w:rsidRDefault="00C132DE" w:rsidP="005837D0">
            <w:pPr>
              <w:rPr>
                <w:rFonts w:asciiTheme="minorHAnsi" w:hAnsiTheme="minorHAnsi"/>
                <w:sz w:val="18"/>
                <w:szCs w:val="18"/>
              </w:rPr>
            </w:pPr>
          </w:p>
        </w:tc>
        <w:tc>
          <w:tcPr>
            <w:tcW w:w="1260" w:type="dxa"/>
          </w:tcPr>
          <w:p w14:paraId="73B9A433" w14:textId="77777777" w:rsidR="00C132DE" w:rsidRDefault="00C132DE" w:rsidP="005837D0">
            <w:pPr>
              <w:rPr>
                <w:rFonts w:asciiTheme="minorHAnsi" w:hAnsiTheme="minorHAnsi"/>
                <w:sz w:val="18"/>
                <w:szCs w:val="18"/>
              </w:rPr>
            </w:pPr>
          </w:p>
        </w:tc>
        <w:tc>
          <w:tcPr>
            <w:tcW w:w="1260" w:type="dxa"/>
          </w:tcPr>
          <w:p w14:paraId="33DD37FB" w14:textId="77777777" w:rsidR="00C132DE" w:rsidRDefault="00C132DE" w:rsidP="005837D0">
            <w:pPr>
              <w:rPr>
                <w:rFonts w:asciiTheme="minorHAnsi" w:hAnsiTheme="minorHAnsi"/>
                <w:sz w:val="18"/>
                <w:szCs w:val="18"/>
              </w:rPr>
            </w:pPr>
          </w:p>
        </w:tc>
        <w:tc>
          <w:tcPr>
            <w:tcW w:w="1237" w:type="dxa"/>
          </w:tcPr>
          <w:p w14:paraId="48B970F9" w14:textId="77777777" w:rsidR="00C132DE" w:rsidRDefault="00C132DE" w:rsidP="005837D0">
            <w:pPr>
              <w:rPr>
                <w:rFonts w:asciiTheme="minorHAnsi" w:hAnsiTheme="minorHAnsi"/>
                <w:sz w:val="18"/>
                <w:szCs w:val="18"/>
              </w:rPr>
            </w:pPr>
          </w:p>
        </w:tc>
        <w:tc>
          <w:tcPr>
            <w:tcW w:w="1170" w:type="dxa"/>
          </w:tcPr>
          <w:p w14:paraId="0D2FE3AA" w14:textId="77777777" w:rsidR="00C132DE" w:rsidRDefault="00C132DE" w:rsidP="005837D0">
            <w:pPr>
              <w:rPr>
                <w:rFonts w:asciiTheme="minorHAnsi" w:hAnsiTheme="minorHAnsi"/>
                <w:sz w:val="18"/>
                <w:szCs w:val="18"/>
              </w:rPr>
            </w:pPr>
          </w:p>
        </w:tc>
        <w:tc>
          <w:tcPr>
            <w:tcW w:w="1170" w:type="dxa"/>
          </w:tcPr>
          <w:p w14:paraId="013DB71F" w14:textId="77777777" w:rsidR="00C132DE" w:rsidRDefault="00C132DE" w:rsidP="005837D0">
            <w:pPr>
              <w:rPr>
                <w:rFonts w:asciiTheme="minorHAnsi" w:hAnsiTheme="minorHAnsi"/>
                <w:sz w:val="18"/>
                <w:szCs w:val="18"/>
              </w:rPr>
            </w:pPr>
          </w:p>
        </w:tc>
      </w:tr>
    </w:tbl>
    <w:p w14:paraId="4F48B135" w14:textId="77777777" w:rsidR="00D920D6" w:rsidRDefault="00D920D6" w:rsidP="00D920D6">
      <w:pPr>
        <w:pStyle w:val="Header"/>
        <w:rPr>
          <w:rFonts w:asciiTheme="minorHAnsi" w:hAnsiTheme="minorHAnsi"/>
          <w:sz w:val="18"/>
          <w:szCs w:val="18"/>
        </w:rPr>
      </w:pPr>
    </w:p>
    <w:p w14:paraId="681C49A8" w14:textId="77777777" w:rsidR="00D920D6" w:rsidRDefault="00D920D6" w:rsidP="00D920D6">
      <w:pPr>
        <w:pStyle w:val="Header"/>
        <w:rPr>
          <w:rFonts w:asciiTheme="minorHAnsi" w:hAnsiTheme="minorHAnsi"/>
          <w:sz w:val="18"/>
          <w:szCs w:val="18"/>
        </w:rPr>
      </w:pPr>
    </w:p>
    <w:p w14:paraId="681C49A9" w14:textId="77777777" w:rsidR="00D920D6" w:rsidRDefault="00D920D6" w:rsidP="00D920D6">
      <w:pPr>
        <w:pStyle w:val="Header"/>
        <w:rPr>
          <w:rFonts w:asciiTheme="minorHAnsi" w:hAnsiTheme="minorHAnsi"/>
          <w:sz w:val="18"/>
          <w:szCs w:val="18"/>
        </w:rPr>
      </w:pPr>
    </w:p>
    <w:p w14:paraId="681C49AA" w14:textId="77777777" w:rsidR="00D920D6" w:rsidRPr="006136A2" w:rsidRDefault="00D920D6" w:rsidP="00D920D6">
      <w:pPr>
        <w:pStyle w:val="Header"/>
        <w:rPr>
          <w:rFonts w:asciiTheme="minorHAnsi" w:hAnsiTheme="minorHAnsi"/>
          <w:sz w:val="18"/>
          <w:szCs w:val="18"/>
        </w:rPr>
      </w:pPr>
    </w:p>
    <w:p w14:paraId="79CAF8AD" w14:textId="77777777" w:rsidR="00391B0A" w:rsidRDefault="00391B0A">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D920D6" w:rsidRPr="009E2C1C" w14:paraId="681C49AC" w14:textId="77777777" w:rsidTr="00D920D6">
        <w:trPr>
          <w:trHeight w:val="206"/>
        </w:trPr>
        <w:tc>
          <w:tcPr>
            <w:tcW w:w="10950" w:type="dxa"/>
            <w:gridSpan w:val="4"/>
            <w:vAlign w:val="center"/>
          </w:tcPr>
          <w:p w14:paraId="681C49AB" w14:textId="1861C4E3" w:rsidR="00D920D6" w:rsidRPr="009351D2" w:rsidRDefault="00D920D6" w:rsidP="00D920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D920D6" w:rsidRPr="001B14D6" w14:paraId="681C49AE" w14:textId="77777777" w:rsidTr="00D920D6">
        <w:trPr>
          <w:trHeight w:val="206"/>
        </w:trPr>
        <w:tc>
          <w:tcPr>
            <w:tcW w:w="10950" w:type="dxa"/>
            <w:gridSpan w:val="4"/>
            <w:vAlign w:val="center"/>
          </w:tcPr>
          <w:p w14:paraId="681C49AD" w14:textId="77777777" w:rsidR="00D920D6" w:rsidRPr="00E136A4" w:rsidRDefault="00D920D6" w:rsidP="009176C1">
            <w:pPr>
              <w:keepNext/>
              <w:numPr>
                <w:ilvl w:val="0"/>
                <w:numId w:val="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D920D6" w:rsidRPr="00B272DC" w14:paraId="681C49B1" w14:textId="77777777" w:rsidTr="00D920D6">
        <w:trPr>
          <w:trHeight w:val="360"/>
        </w:trPr>
        <w:tc>
          <w:tcPr>
            <w:tcW w:w="5577" w:type="dxa"/>
            <w:gridSpan w:val="2"/>
          </w:tcPr>
          <w:p w14:paraId="681C49AF"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81C49B0"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D920D6" w:rsidRPr="00B272DC" w14:paraId="681C49B4" w14:textId="77777777" w:rsidTr="00D920D6">
        <w:trPr>
          <w:trHeight w:val="360"/>
        </w:trPr>
        <w:tc>
          <w:tcPr>
            <w:tcW w:w="5577" w:type="dxa"/>
            <w:gridSpan w:val="2"/>
          </w:tcPr>
          <w:p w14:paraId="681C49B2"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81C49B3"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D920D6" w:rsidRPr="00B272DC" w14:paraId="681C49B7" w14:textId="77777777" w:rsidTr="00D920D6">
        <w:trPr>
          <w:trHeight w:val="360"/>
        </w:trPr>
        <w:tc>
          <w:tcPr>
            <w:tcW w:w="5577" w:type="dxa"/>
            <w:gridSpan w:val="2"/>
          </w:tcPr>
          <w:p w14:paraId="681C49B5"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81C49B6" w14:textId="30AF7E99"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567F24">
              <w:rPr>
                <w:rFonts w:asciiTheme="minorHAnsi" w:hAnsiTheme="minorHAnsi"/>
                <w:sz w:val="14"/>
                <w:szCs w:val="14"/>
              </w:rPr>
              <w:t>i</w:t>
            </w:r>
            <w:r w:rsidRPr="00B272DC">
              <w:rPr>
                <w:rFonts w:asciiTheme="minorHAnsi" w:hAnsiTheme="minorHAnsi"/>
                <w:sz w:val="14"/>
                <w:szCs w:val="14"/>
              </w:rPr>
              <w:t>f applicable):</w:t>
            </w:r>
          </w:p>
        </w:tc>
      </w:tr>
      <w:tr w:rsidR="00D920D6" w:rsidRPr="00B272DC" w14:paraId="681C49BA" w14:textId="77777777" w:rsidTr="00D920D6">
        <w:trPr>
          <w:trHeight w:val="360"/>
        </w:trPr>
        <w:tc>
          <w:tcPr>
            <w:tcW w:w="5577" w:type="dxa"/>
            <w:gridSpan w:val="2"/>
          </w:tcPr>
          <w:p w14:paraId="681C49B8"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81C49B9"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Phone:</w:t>
            </w:r>
          </w:p>
        </w:tc>
      </w:tr>
      <w:tr w:rsidR="00D920D6" w:rsidRPr="008E6C57" w14:paraId="681C49BC" w14:textId="77777777" w:rsidTr="00D920D6">
        <w:tblPrEx>
          <w:tblCellMar>
            <w:left w:w="115" w:type="dxa"/>
            <w:right w:w="115" w:type="dxa"/>
          </w:tblCellMar>
        </w:tblPrEx>
        <w:trPr>
          <w:trHeight w:val="296"/>
        </w:trPr>
        <w:tc>
          <w:tcPr>
            <w:tcW w:w="10950" w:type="dxa"/>
            <w:gridSpan w:val="4"/>
            <w:vAlign w:val="center"/>
          </w:tcPr>
          <w:p w14:paraId="681C49BB" w14:textId="77777777" w:rsidR="00D920D6" w:rsidRDefault="00D920D6" w:rsidP="00D920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D920D6" w:rsidRPr="008E6C57" w14:paraId="681C49C4" w14:textId="77777777" w:rsidTr="00D920D6">
        <w:tblPrEx>
          <w:tblCellMar>
            <w:left w:w="115" w:type="dxa"/>
            <w:right w:w="115" w:type="dxa"/>
          </w:tblCellMar>
        </w:tblPrEx>
        <w:trPr>
          <w:trHeight w:val="504"/>
        </w:trPr>
        <w:tc>
          <w:tcPr>
            <w:tcW w:w="10950" w:type="dxa"/>
            <w:gridSpan w:val="4"/>
          </w:tcPr>
          <w:p w14:paraId="1CFF34D0" w14:textId="77777777" w:rsidR="00391B0A" w:rsidRPr="00391B0A" w:rsidRDefault="00391B0A" w:rsidP="00391B0A">
            <w:pPr>
              <w:pStyle w:val="Heading3"/>
              <w:numPr>
                <w:ilvl w:val="0"/>
                <w:numId w:val="0"/>
              </w:numPr>
              <w:spacing w:before="60"/>
              <w:ind w:right="86"/>
              <w:rPr>
                <w:rFonts w:asciiTheme="minorHAnsi" w:hAnsiTheme="minorHAnsi"/>
                <w:caps/>
                <w:sz w:val="18"/>
                <w:szCs w:val="18"/>
              </w:rPr>
            </w:pPr>
            <w:r w:rsidRPr="00391B0A">
              <w:rPr>
                <w:rFonts w:asciiTheme="minorHAnsi" w:hAnsiTheme="minorHAnsi"/>
                <w:sz w:val="18"/>
                <w:szCs w:val="18"/>
              </w:rPr>
              <w:t xml:space="preserve">I certify the following under penalty of perjury, under the laws of the State of California: </w:t>
            </w:r>
          </w:p>
          <w:p w14:paraId="0599DD91" w14:textId="77777777" w:rsidR="00391B0A" w:rsidRPr="00391B0A" w:rsidRDefault="00391B0A" w:rsidP="00391B0A">
            <w:pPr>
              <w:pStyle w:val="Heading3"/>
              <w:numPr>
                <w:ilvl w:val="0"/>
                <w:numId w:val="16"/>
              </w:numPr>
              <w:spacing w:before="0"/>
              <w:ind w:right="90"/>
              <w:rPr>
                <w:rFonts w:asciiTheme="minorHAnsi" w:hAnsiTheme="minorHAnsi"/>
                <w:caps/>
                <w:sz w:val="18"/>
                <w:szCs w:val="18"/>
              </w:rPr>
            </w:pPr>
            <w:r w:rsidRPr="00391B0A">
              <w:rPr>
                <w:rFonts w:asciiTheme="minorHAnsi" w:hAnsiTheme="minorHAnsi"/>
                <w:sz w:val="18"/>
                <w:szCs w:val="18"/>
              </w:rPr>
              <w:t xml:space="preserve">The information provided on this Certificate of Installation is true and correct. </w:t>
            </w:r>
          </w:p>
          <w:p w14:paraId="7AD5BA85" w14:textId="77777777" w:rsidR="00391B0A" w:rsidRPr="00391B0A" w:rsidRDefault="00391B0A" w:rsidP="00391B0A">
            <w:pPr>
              <w:pStyle w:val="Heading3"/>
              <w:numPr>
                <w:ilvl w:val="0"/>
                <w:numId w:val="16"/>
              </w:numPr>
              <w:spacing w:before="0"/>
              <w:ind w:right="90"/>
              <w:rPr>
                <w:rFonts w:asciiTheme="minorHAnsi" w:hAnsiTheme="minorHAnsi"/>
                <w:caps/>
                <w:sz w:val="18"/>
                <w:szCs w:val="22"/>
              </w:rPr>
            </w:pPr>
            <w:r w:rsidRPr="00391B0A">
              <w:rPr>
                <w:rFonts w:asciiTheme="minorHAnsi" w:hAnsiTheme="minorHAnsi"/>
                <w:snapToGrid w:val="0"/>
                <w:sz w:val="18"/>
                <w:szCs w:val="18"/>
              </w:rPr>
              <w:t xml:space="preserve">I am either: a) a responsible person eligible under Division 3 of the Business and Professions Code </w:t>
            </w:r>
            <w:r w:rsidRPr="00391B0A">
              <w:rPr>
                <w:rFonts w:asciiTheme="minorHAnsi" w:hAnsiTheme="minorHAnsi"/>
                <w:sz w:val="18"/>
                <w:szCs w:val="18"/>
              </w:rPr>
              <w:t xml:space="preserve">in the applicable classification to accept responsibility for the system design, construction, or installation </w:t>
            </w:r>
            <w:r w:rsidRPr="00391B0A">
              <w:rPr>
                <w:rFonts w:asciiTheme="minorHAnsi" w:hAnsiTheme="minorHAnsi"/>
                <w:snapToGrid w:val="0"/>
                <w:sz w:val="18"/>
                <w:szCs w:val="18"/>
              </w:rPr>
              <w:t xml:space="preserve">of features, materials, components, or manufactured devices </w:t>
            </w:r>
            <w:r w:rsidRPr="00391B0A">
              <w:rPr>
                <w:rFonts w:asciiTheme="minorHAnsi" w:hAnsiTheme="minorHAnsi"/>
                <w:sz w:val="18"/>
                <w:szCs w:val="18"/>
              </w:rPr>
              <w:t xml:space="preserve">for the scope of work identified on this Certificate of Installation </w:t>
            </w:r>
            <w:r w:rsidRPr="00391B0A">
              <w:rPr>
                <w:rFonts w:asciiTheme="minorHAnsi" w:hAnsiTheme="minorHAnsi"/>
                <w:snapToGrid w:val="0"/>
                <w:sz w:val="18"/>
                <w:szCs w:val="18"/>
              </w:rPr>
              <w:t>and attest to the declarations in this statement</w:t>
            </w:r>
            <w:r w:rsidRPr="00391B0A">
              <w:rPr>
                <w:rFonts w:asciiTheme="minorHAnsi" w:hAnsiTheme="minorHAnsi"/>
                <w:sz w:val="18"/>
                <w:szCs w:val="18"/>
              </w:rPr>
              <w:t>, or b) I am an authorized representative of the responsible person and attest to the declarations in this statement on the responsible person’s behalf</w:t>
            </w:r>
            <w:r w:rsidRPr="00391B0A">
              <w:rPr>
                <w:rFonts w:asciiTheme="minorHAnsi" w:eastAsia="Calibri" w:hAnsiTheme="minorHAnsi"/>
                <w:sz w:val="18"/>
                <w:szCs w:val="18"/>
              </w:rPr>
              <w:t>.</w:t>
            </w:r>
          </w:p>
          <w:p w14:paraId="74617F04" w14:textId="77777777" w:rsidR="00391B0A" w:rsidRPr="00391B0A" w:rsidRDefault="00391B0A" w:rsidP="00391B0A">
            <w:pPr>
              <w:keepNext/>
              <w:numPr>
                <w:ilvl w:val="0"/>
                <w:numId w:val="16"/>
              </w:numPr>
              <w:autoSpaceDE w:val="0"/>
              <w:autoSpaceDN w:val="0"/>
              <w:adjustRightInd w:val="0"/>
              <w:ind w:right="90"/>
              <w:rPr>
                <w:rFonts w:asciiTheme="minorHAnsi" w:hAnsiTheme="minorHAnsi"/>
                <w:sz w:val="18"/>
                <w:szCs w:val="18"/>
              </w:rPr>
            </w:pPr>
            <w:r w:rsidRPr="00391B0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91B0A">
              <w:rPr>
                <w:rFonts w:asciiTheme="minorHAnsi" w:eastAsia="Calibri" w:hAnsiTheme="minorHAnsi" w:cs="TimesNewRomanPSMT"/>
                <w:sz w:val="18"/>
                <w:szCs w:val="18"/>
              </w:rPr>
              <w:t>.</w:t>
            </w:r>
          </w:p>
          <w:p w14:paraId="5B52C2A6" w14:textId="77777777" w:rsidR="00391B0A" w:rsidRPr="00391B0A" w:rsidRDefault="00391B0A" w:rsidP="00391B0A">
            <w:pPr>
              <w:pStyle w:val="ListParagraph"/>
              <w:keepNext/>
              <w:numPr>
                <w:ilvl w:val="0"/>
                <w:numId w:val="16"/>
              </w:numPr>
              <w:autoSpaceDE w:val="0"/>
              <w:autoSpaceDN w:val="0"/>
              <w:adjustRightInd w:val="0"/>
              <w:rPr>
                <w:rFonts w:asciiTheme="minorHAnsi" w:hAnsiTheme="minorHAnsi"/>
                <w:sz w:val="18"/>
              </w:rPr>
            </w:pPr>
            <w:r w:rsidRPr="00391B0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1C49C3" w14:textId="031BA16B" w:rsidR="00D920D6" w:rsidRPr="00E74533" w:rsidRDefault="00391B0A" w:rsidP="00391B0A">
            <w:pPr>
              <w:pStyle w:val="ListParagraph"/>
              <w:keepNext/>
              <w:numPr>
                <w:ilvl w:val="0"/>
                <w:numId w:val="16"/>
              </w:numPr>
              <w:autoSpaceDE w:val="0"/>
              <w:autoSpaceDN w:val="0"/>
              <w:adjustRightInd w:val="0"/>
              <w:spacing w:after="120"/>
              <w:rPr>
                <w:rFonts w:asciiTheme="minorHAnsi" w:hAnsiTheme="minorHAnsi"/>
                <w:b/>
              </w:rPr>
            </w:pPr>
            <w:r w:rsidRPr="00391B0A">
              <w:rPr>
                <w:rFonts w:asciiTheme="minorHAnsi" w:hAnsiTheme="minorHAnsi"/>
                <w:sz w:val="18"/>
                <w:szCs w:val="18"/>
              </w:rPr>
              <w:t xml:space="preserve">I will ensure that a registered copy of this Certificate of Installation shall be </w:t>
            </w:r>
            <w:proofErr w:type="gramStart"/>
            <w:r w:rsidRPr="00391B0A">
              <w:rPr>
                <w:rFonts w:asciiTheme="minorHAnsi" w:hAnsiTheme="minorHAnsi"/>
                <w:sz w:val="18"/>
                <w:szCs w:val="18"/>
              </w:rPr>
              <w:t>posted, or</w:t>
            </w:r>
            <w:proofErr w:type="gramEnd"/>
            <w:r w:rsidRPr="00391B0A">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D920D6" w:rsidRPr="00B272DC" w14:paraId="681C49C7" w14:textId="77777777" w:rsidTr="00D920D6">
        <w:tblPrEx>
          <w:tblCellMar>
            <w:left w:w="108" w:type="dxa"/>
            <w:right w:w="108" w:type="dxa"/>
          </w:tblCellMar>
        </w:tblPrEx>
        <w:trPr>
          <w:trHeight w:val="360"/>
        </w:trPr>
        <w:tc>
          <w:tcPr>
            <w:tcW w:w="5307" w:type="dxa"/>
          </w:tcPr>
          <w:p w14:paraId="681C49C5" w14:textId="77777777" w:rsidR="00D920D6" w:rsidRPr="00B272DC" w:rsidRDefault="00D920D6" w:rsidP="00D920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81C49C6" w14:textId="77777777" w:rsidR="00D920D6" w:rsidRPr="00B272DC" w:rsidRDefault="00D920D6" w:rsidP="00D920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D920D6" w:rsidRPr="00B272DC" w14:paraId="681C49CA"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8" w14:textId="579871B2"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81C49C9"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D920D6" w:rsidRPr="00B272DC" w14:paraId="681C49CD"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B"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81C49CC"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D920D6" w:rsidRPr="00B272DC" w14:paraId="681C49D1"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E"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1C49CF" w14:textId="31570826"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67F2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81C49D0"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D920D6" w:rsidRPr="00B272DC" w14:paraId="681C49D4"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D2"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81C49D3"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81C49D5"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6"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7"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8"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9"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A" w14:textId="77777777" w:rsidR="004A05C6" w:rsidRPr="005369B5"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sectPr w:rsidR="004A05C6" w:rsidRPr="005369B5" w:rsidSect="00224005">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095F8" w14:textId="77777777" w:rsidR="008C77B4" w:rsidRDefault="008C77B4">
      <w:r>
        <w:separator/>
      </w:r>
    </w:p>
  </w:endnote>
  <w:endnote w:type="continuationSeparator" w:id="0">
    <w:p w14:paraId="7CF411D7" w14:textId="77777777" w:rsidR="008C77B4" w:rsidRDefault="008C77B4">
      <w:r>
        <w:continuationSeparator/>
      </w:r>
    </w:p>
  </w:endnote>
  <w:endnote w:type="continuationNotice" w:id="1">
    <w:p w14:paraId="2A130FE5" w14:textId="77777777" w:rsidR="008C77B4" w:rsidRDefault="008C77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1" w14:textId="77777777" w:rsidR="005E1DD7" w:rsidRPr="00CF4720" w:rsidRDefault="005E1DD7" w:rsidP="00567F24">
    <w:pPr>
      <w:pStyle w:val="Footer"/>
    </w:pPr>
    <w:r w:rsidRPr="00CF4720">
      <w:t xml:space="preserve">Registration Number:                                                           Registration Date/Time:                                           HERS Provider:                       </w:t>
    </w:r>
  </w:p>
  <w:p w14:paraId="681C49F2" w14:textId="5B3BD77F" w:rsidR="005E1DD7" w:rsidRPr="00CF4720" w:rsidRDefault="005E1DD7" w:rsidP="00567F24">
    <w:pPr>
      <w:pStyle w:val="Footer"/>
    </w:pPr>
    <w:r w:rsidRPr="00CF4720">
      <w:t>CA Building Energy Efficiency Standards - 20</w:t>
    </w:r>
    <w:ins w:id="28" w:author="Alhabibi, Haider@Energy" w:date="2021-08-24T16:03:00Z">
      <w:r w:rsidR="00116C18">
        <w:t>22</w:t>
      </w:r>
    </w:ins>
    <w:del w:id="29" w:author="Alhabibi, Haider@Energy" w:date="2021-08-24T16:03:00Z">
      <w:r w:rsidRPr="00CF4720" w:rsidDel="00116C18">
        <w:delText>1</w:delText>
      </w:r>
      <w:r w:rsidDel="00116C18">
        <w:delText>9</w:delText>
      </w:r>
    </w:del>
    <w:r w:rsidRPr="00CF4720">
      <w:t xml:space="preserve"> </w:t>
    </w:r>
    <w:del w:id="30" w:author="Alhabibi, Haider@Energy" w:date="2022-03-24T16:08:00Z">
      <w:r w:rsidRPr="00CF4720" w:rsidDel="009973E3">
        <w:delText xml:space="preserve">Residential </w:delText>
      </w:r>
    </w:del>
    <w:ins w:id="31" w:author="Alhabibi, Haider@Energy" w:date="2022-03-24T16:08:00Z">
      <w:r w:rsidR="009973E3">
        <w:t>Low-ri</w:t>
      </w:r>
    </w:ins>
    <w:ins w:id="32" w:author="Alhabibi, Haider@Energy" w:date="2022-03-24T16:09:00Z">
      <w:r w:rsidR="009973E3">
        <w:t xml:space="preserve">se Multifamily </w:t>
      </w:r>
    </w:ins>
    <w:r w:rsidRPr="00CF4720">
      <w:t>Compliance</w:t>
    </w:r>
    <w:r w:rsidRPr="00CF4720">
      <w:tab/>
    </w:r>
    <w:r>
      <w:t>January 20</w:t>
    </w:r>
    <w:ins w:id="33" w:author="Alhabibi, Haider@Energy" w:date="2021-08-24T16:03:00Z">
      <w:r w:rsidR="00116C18">
        <w:t>22</w:t>
      </w:r>
    </w:ins>
    <w:del w:id="34" w:author="Alhabibi, Haider@Energy" w:date="2021-08-24T16:03:00Z">
      <w:r w:rsidDel="00116C18">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B" w14:textId="5F1E0858" w:rsidR="005E1DD7" w:rsidRPr="00CF4720" w:rsidRDefault="005E1DD7" w:rsidP="00567F24">
    <w:pPr>
      <w:pStyle w:val="Footer"/>
    </w:pPr>
    <w:r w:rsidRPr="00CF4720">
      <w:t>CA Building Energy Efficiency Standards - 20</w:t>
    </w:r>
    <w:ins w:id="74" w:author="Alhabibi, Haider@Energy" w:date="2021-08-24T16:04:00Z">
      <w:r w:rsidR="007A4561">
        <w:t>22</w:t>
      </w:r>
    </w:ins>
    <w:del w:id="75" w:author="Alhabibi, Haider@Energy" w:date="2021-08-24T16:04:00Z">
      <w:r w:rsidRPr="00CF4720" w:rsidDel="007A4561">
        <w:delText>1</w:delText>
      </w:r>
      <w:r w:rsidDel="007A4561">
        <w:delText>9</w:delText>
      </w:r>
    </w:del>
    <w:r w:rsidRPr="00CF4720">
      <w:t xml:space="preserve"> </w:t>
    </w:r>
    <w:del w:id="76" w:author="Alhabibi, Haider@Energy" w:date="2022-03-24T16:09:00Z">
      <w:r w:rsidRPr="00CF4720" w:rsidDel="009973E3">
        <w:delText xml:space="preserve">Residential </w:delText>
      </w:r>
    </w:del>
    <w:ins w:id="77" w:author="Alhabibi, Haider@Energy" w:date="2022-03-24T16:09:00Z">
      <w:r w:rsidR="009973E3">
        <w:t xml:space="preserve">Low-rise Multifamily </w:t>
      </w:r>
    </w:ins>
    <w:r w:rsidRPr="00CF4720">
      <w:t>Compliance</w:t>
    </w:r>
    <w:r w:rsidRPr="00CF4720">
      <w:tab/>
    </w:r>
    <w:r>
      <w:t>January 20</w:t>
    </w:r>
    <w:ins w:id="78" w:author="Alhabibi, Haider@Energy" w:date="2021-08-24T16:04:00Z">
      <w:r w:rsidR="007A4561">
        <w:t>22</w:t>
      </w:r>
    </w:ins>
    <w:del w:id="79" w:author="Alhabibi, Haider@Energy" w:date="2021-08-24T16:04:00Z">
      <w:r w:rsidDel="007A4561">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F515D0" w14:textId="77777777" w:rsidR="008C77B4" w:rsidRDefault="008C77B4">
      <w:r>
        <w:separator/>
      </w:r>
    </w:p>
  </w:footnote>
  <w:footnote w:type="continuationSeparator" w:id="0">
    <w:p w14:paraId="58430314" w14:textId="77777777" w:rsidR="008C77B4" w:rsidRDefault="008C77B4">
      <w:r>
        <w:continuationSeparator/>
      </w:r>
    </w:p>
  </w:footnote>
  <w:footnote w:type="continuationNotice" w:id="1">
    <w:p w14:paraId="4DDA0219" w14:textId="77777777" w:rsidR="008C77B4" w:rsidRDefault="008C77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DF" w14:textId="77777777" w:rsidR="005E1DD7" w:rsidRDefault="008C77B4">
    <w:pPr>
      <w:pStyle w:val="Header"/>
    </w:pPr>
    <w:r>
      <w:rPr>
        <w:noProof/>
      </w:rPr>
      <w:pict w14:anchorId="681C4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E0" w14:textId="2A42E8E4" w:rsidR="005E1DD7" w:rsidRPr="007770C5" w:rsidRDefault="005E1DD7" w:rsidP="00C527EE">
    <w:pPr>
      <w:suppressAutoHyphens/>
      <w:ind w:left="-90"/>
      <w:rPr>
        <w:rFonts w:ascii="Arial" w:hAnsi="Arial" w:cs="Arial"/>
        <w:sz w:val="14"/>
        <w:szCs w:val="14"/>
      </w:rPr>
    </w:pPr>
    <w:r w:rsidRPr="003A4CF7">
      <w:rPr>
        <w:rFonts w:ascii="Arial" w:hAnsi="Arial"/>
        <w:noProof/>
        <w:sz w:val="14"/>
      </w:rPr>
      <w:drawing>
        <wp:anchor distT="0" distB="0" distL="114300" distR="114300" simplePos="0" relativeHeight="251658249" behindDoc="0" locked="0" layoutInCell="1" allowOverlap="1" wp14:anchorId="681C4A07" wp14:editId="05DBF062">
          <wp:simplePos x="0" y="0"/>
          <wp:positionH relativeFrom="margin">
            <wp:posOffset>6619240</wp:posOffset>
          </wp:positionH>
          <wp:positionV relativeFrom="margin">
            <wp:posOffset>-1221740</wp:posOffset>
          </wp:positionV>
          <wp:extent cx="311150" cy="273050"/>
          <wp:effectExtent l="0" t="0" r="0" b="0"/>
          <wp:wrapSquare wrapText="bothSides"/>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a:ln w="9525">
                    <a:noFill/>
                    <a:miter lim="800000"/>
                    <a:headEnd/>
                    <a:tailEnd/>
                  </a:ln>
                </pic:spPr>
              </pic:pic>
            </a:graphicData>
          </a:graphic>
          <wp14:sizeRelV relativeFrom="margin">
            <wp14:pctHeight>0</wp14:pctHeight>
          </wp14:sizeRelV>
        </wp:anchor>
      </w:drawing>
    </w:r>
    <w:r w:rsidR="008C77B4">
      <w:rPr>
        <w:rFonts w:ascii="Arial" w:hAnsi="Arial" w:cs="Arial"/>
        <w:noProof/>
        <w:sz w:val="14"/>
        <w:szCs w:val="14"/>
      </w:rPr>
      <w:pict w14:anchorId="681C4A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7" o:spid="_x0000_s2051"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681C49E1" w14:textId="77777777" w:rsidR="005E1DD7" w:rsidRPr="00B04D67" w:rsidRDefault="005E1DD7" w:rsidP="00C527EE">
    <w:pPr>
      <w:suppressAutoHyphens/>
      <w:ind w:left="-90"/>
      <w:rPr>
        <w:rFonts w:ascii="Arial" w:hAnsi="Arial" w:cs="Arial"/>
        <w:b/>
        <w:sz w:val="24"/>
        <w:szCs w:val="24"/>
      </w:rPr>
    </w:pPr>
    <w:r w:rsidRPr="00B04D67">
      <w:rPr>
        <w:rFonts w:ascii="Arial" w:hAnsi="Arial" w:cs="Arial"/>
        <w:b/>
        <w:sz w:val="24"/>
        <w:szCs w:val="24"/>
      </w:rPr>
      <w:t>DUCT SURFACE AREA REDUCTION; R-VALUE; BURIED DUCTS COMPLIANCE CREDIT</w:t>
    </w:r>
  </w:p>
  <w:p w14:paraId="681C49E2" w14:textId="59382F65" w:rsidR="005E1DD7" w:rsidRPr="007770C5" w:rsidRDefault="005E1DD7" w:rsidP="00C527EE">
    <w:pPr>
      <w:suppressAutoHyphens/>
      <w:ind w:left="-90"/>
      <w:rPr>
        <w:rFonts w:ascii="Arial" w:hAnsi="Arial" w:cs="Arial"/>
        <w:sz w:val="14"/>
        <w:szCs w:val="14"/>
      </w:rPr>
    </w:pPr>
    <w:r>
      <w:rPr>
        <w:rFonts w:ascii="Arial" w:hAnsi="Arial" w:cs="Arial"/>
        <w:sz w:val="14"/>
        <w:szCs w:val="14"/>
      </w:rPr>
      <w:t>CEC-</w:t>
    </w:r>
    <w:del w:id="22" w:author="Alhabibi, Haider@Energy" w:date="2022-03-24T16:07:00Z">
      <w:r w:rsidDel="009973E3">
        <w:rPr>
          <w:rFonts w:ascii="Arial" w:hAnsi="Arial" w:cs="Arial"/>
          <w:sz w:val="14"/>
          <w:szCs w:val="14"/>
        </w:rPr>
        <w:delText>CF2R</w:delText>
      </w:r>
    </w:del>
    <w:ins w:id="23" w:author="Alhabibi, Haider@Energy" w:date="2022-03-24T16:07:00Z">
      <w:r w:rsidR="009973E3">
        <w:rPr>
          <w:rFonts w:ascii="Arial" w:hAnsi="Arial" w:cs="Arial"/>
          <w:sz w:val="14"/>
          <w:szCs w:val="14"/>
        </w:rPr>
        <w:t>LMCI</w:t>
      </w:r>
    </w:ins>
    <w:r>
      <w:rPr>
        <w:rFonts w:ascii="Arial" w:hAnsi="Arial" w:cs="Arial"/>
        <w:sz w:val="14"/>
        <w:szCs w:val="14"/>
      </w:rPr>
      <w:t>-MCH-29-H</w:t>
    </w:r>
    <w:r w:rsidRPr="007770C5">
      <w:rPr>
        <w:rFonts w:ascii="Arial" w:hAnsi="Arial" w:cs="Arial"/>
        <w:sz w:val="14"/>
        <w:szCs w:val="14"/>
      </w:rPr>
      <w:t xml:space="preserve"> (Revised </w:t>
    </w:r>
    <w:r>
      <w:rPr>
        <w:rFonts w:ascii="Arial" w:hAnsi="Arial" w:cs="Arial"/>
        <w:sz w:val="14"/>
        <w:szCs w:val="14"/>
      </w:rPr>
      <w:t>01/</w:t>
    </w:r>
    <w:ins w:id="24" w:author="Alhabibi, Haider@Energy" w:date="2021-08-24T16:03:00Z">
      <w:r w:rsidR="00CF63DD">
        <w:rPr>
          <w:rFonts w:ascii="Arial" w:hAnsi="Arial" w:cs="Arial"/>
          <w:sz w:val="14"/>
          <w:szCs w:val="14"/>
        </w:rPr>
        <w:t>22</w:t>
      </w:r>
    </w:ins>
    <w:del w:id="25" w:author="Alhabibi, Haider@Energy" w:date="2021-08-24T16:03:00Z">
      <w:r w:rsidDel="00116C18">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274"/>
      <w:gridCol w:w="2425"/>
    </w:tblGrid>
    <w:tr w:rsidR="005E1DD7" w:rsidRPr="00F85124" w14:paraId="681C49E5" w14:textId="77777777" w:rsidTr="00DE3917">
      <w:trPr>
        <w:cantSplit/>
        <w:trHeight w:val="288"/>
      </w:trPr>
      <w:tc>
        <w:tcPr>
          <w:tcW w:w="3877" w:type="pct"/>
          <w:gridSpan w:val="2"/>
          <w:tcBorders>
            <w:bottom w:val="single" w:sz="4" w:space="0" w:color="auto"/>
            <w:right w:val="nil"/>
          </w:tcBorders>
          <w:vAlign w:val="center"/>
        </w:tcPr>
        <w:p w14:paraId="681C49E3" w14:textId="77777777" w:rsidR="005E1DD7" w:rsidRPr="005F2F11" w:rsidRDefault="005E1DD7" w:rsidP="000C09F1">
          <w:pPr>
            <w:pStyle w:val="Style17"/>
            <w:rPr>
              <w:b/>
              <w:color w:val="auto"/>
              <w:sz w:val="20"/>
              <w:szCs w:val="20"/>
            </w:rPr>
          </w:pPr>
          <w:r w:rsidRPr="005F2F11">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681C49E4" w14:textId="27863973" w:rsidR="005E1DD7" w:rsidRPr="005F2F11" w:rsidRDefault="005E1DD7" w:rsidP="00DE3917">
          <w:pPr>
            <w:pStyle w:val="Style18"/>
            <w:rPr>
              <w:b/>
              <w:color w:val="auto"/>
              <w:sz w:val="20"/>
              <w:szCs w:val="20"/>
            </w:rPr>
          </w:pPr>
          <w:del w:id="26" w:author="Alhabibi, Haider@Energy" w:date="2022-03-24T16:08:00Z">
            <w:r w:rsidRPr="005F2F11" w:rsidDel="009973E3">
              <w:rPr>
                <w:color w:val="auto"/>
                <w:sz w:val="20"/>
                <w:szCs w:val="20"/>
              </w:rPr>
              <w:delText>CF2R</w:delText>
            </w:r>
          </w:del>
          <w:ins w:id="27" w:author="Alhabibi, Haider@Energy" w:date="2022-03-24T16:08:00Z">
            <w:r w:rsidR="009973E3">
              <w:rPr>
                <w:color w:val="auto"/>
                <w:sz w:val="20"/>
                <w:szCs w:val="20"/>
              </w:rPr>
              <w:t>LMCI</w:t>
            </w:r>
          </w:ins>
          <w:r w:rsidRPr="005F2F11">
            <w:rPr>
              <w:color w:val="auto"/>
              <w:sz w:val="20"/>
              <w:szCs w:val="20"/>
            </w:rPr>
            <w:t>-MCH-29-H</w:t>
          </w:r>
        </w:p>
      </w:tc>
    </w:tr>
    <w:tr w:rsidR="005E1DD7" w:rsidRPr="00DC1E7C" w14:paraId="681C49E7" w14:textId="77777777" w:rsidTr="00DE3917">
      <w:trPr>
        <w:cantSplit/>
        <w:trHeight w:val="288"/>
      </w:trPr>
      <w:tc>
        <w:tcPr>
          <w:tcW w:w="5000" w:type="pct"/>
          <w:gridSpan w:val="3"/>
        </w:tcPr>
        <w:p w14:paraId="681C49E6" w14:textId="4E5E04E4" w:rsidR="005E1DD7" w:rsidRPr="00DC1E7C" w:rsidRDefault="005E1DD7" w:rsidP="009C3E28">
          <w:pPr>
            <w:pStyle w:val="doublelineabove"/>
            <w:pBdr>
              <w:top w:val="none" w:sz="0" w:space="0" w:color="auto"/>
            </w:pBdr>
            <w:tabs>
              <w:tab w:val="clear" w:pos="360"/>
              <w:tab w:val="clear" w:pos="3600"/>
              <w:tab w:val="clear" w:pos="4680"/>
              <w:tab w:val="clear" w:pos="5940"/>
              <w:tab w:val="clear" w:pos="6930"/>
              <w:tab w:val="clear" w:pos="8100"/>
              <w:tab w:val="clear" w:pos="9090"/>
              <w:tab w:val="right" w:pos="10800"/>
            </w:tabs>
            <w:rPr>
              <w:rFonts w:asciiTheme="minorHAnsi" w:hAnsiTheme="minorHAnsi"/>
              <w:b w:val="0"/>
              <w:szCs w:val="20"/>
            </w:rPr>
          </w:pPr>
          <w:r>
            <w:rPr>
              <w:rFonts w:asciiTheme="minorHAnsi" w:hAnsiTheme="minorHAnsi"/>
              <w:b w:val="0"/>
              <w:szCs w:val="20"/>
            </w:rPr>
            <w:t xml:space="preserve">Duct Surface Area Reduction; </w:t>
          </w:r>
          <w:r w:rsidRPr="00DA4214">
            <w:rPr>
              <w:rFonts w:asciiTheme="minorHAnsi" w:hAnsiTheme="minorHAnsi"/>
              <w:b w:val="0"/>
              <w:szCs w:val="20"/>
            </w:rPr>
            <w:t>R-Value</w:t>
          </w:r>
          <w:r>
            <w:rPr>
              <w:rFonts w:asciiTheme="minorHAnsi" w:hAnsiTheme="minorHAnsi"/>
              <w:b w:val="0"/>
              <w:szCs w:val="20"/>
            </w:rPr>
            <w:t>; Buried Ducts</w:t>
          </w:r>
          <w:r w:rsidRPr="00DA4214">
            <w:rPr>
              <w:rFonts w:asciiTheme="minorHAnsi" w:hAnsiTheme="minorHAnsi"/>
              <w:b w:val="0"/>
              <w:szCs w:val="20"/>
            </w:rPr>
            <w:t xml:space="preserve"> Compliance Credit</w:t>
          </w:r>
          <w:r w:rsidRPr="00DC1E7C">
            <w:rPr>
              <w:rFonts w:asciiTheme="minorHAnsi" w:hAnsiTheme="minorHAnsi"/>
              <w:b w:val="0"/>
              <w:szCs w:val="20"/>
            </w:rPr>
            <w:tab/>
            <w:t xml:space="preserve">(Page </w:t>
          </w:r>
          <w:r w:rsidRPr="00DC1E7C">
            <w:rPr>
              <w:rFonts w:asciiTheme="minorHAnsi" w:hAnsiTheme="minorHAnsi"/>
              <w:b w:val="0"/>
              <w:bCs/>
              <w:szCs w:val="20"/>
            </w:rPr>
            <w:fldChar w:fldCharType="begin"/>
          </w:r>
          <w:r w:rsidRPr="00DC1E7C">
            <w:rPr>
              <w:rFonts w:asciiTheme="minorHAnsi" w:hAnsiTheme="minorHAnsi"/>
              <w:b w:val="0"/>
              <w:szCs w:val="20"/>
            </w:rPr>
            <w:instrText xml:space="preserve"> PAGE   \* MERGEFORMAT </w:instrText>
          </w:r>
          <w:r w:rsidRPr="00DC1E7C">
            <w:rPr>
              <w:rFonts w:asciiTheme="minorHAnsi" w:hAnsiTheme="minorHAnsi"/>
              <w:b w:val="0"/>
              <w:bCs/>
              <w:szCs w:val="20"/>
            </w:rPr>
            <w:fldChar w:fldCharType="separate"/>
          </w:r>
          <w:r>
            <w:rPr>
              <w:rFonts w:asciiTheme="minorHAnsi" w:hAnsiTheme="minorHAnsi"/>
              <w:b w:val="0"/>
              <w:noProof/>
              <w:szCs w:val="20"/>
            </w:rPr>
            <w:t>3</w:t>
          </w:r>
          <w:r w:rsidRPr="00DC1E7C">
            <w:rPr>
              <w:rFonts w:asciiTheme="minorHAnsi" w:hAnsiTheme="minorHAnsi"/>
              <w:b w:val="0"/>
              <w:bCs/>
              <w:szCs w:val="20"/>
            </w:rPr>
            <w:fldChar w:fldCharType="end"/>
          </w:r>
          <w:r w:rsidRPr="00DC1E7C">
            <w:rPr>
              <w:rFonts w:asciiTheme="minorHAnsi" w:hAnsiTheme="minorHAnsi"/>
              <w:b w:val="0"/>
              <w:szCs w:val="20"/>
            </w:rPr>
            <w:t xml:space="preserve"> of </w:t>
          </w:r>
          <w:r>
            <w:rPr>
              <w:rFonts w:asciiTheme="minorHAnsi" w:hAnsiTheme="minorHAnsi"/>
              <w:b w:val="0"/>
              <w:noProof/>
              <w:szCs w:val="20"/>
            </w:rPr>
            <w:fldChar w:fldCharType="begin"/>
          </w:r>
          <w:r>
            <w:rPr>
              <w:rFonts w:asciiTheme="minorHAnsi" w:hAnsiTheme="minorHAnsi"/>
              <w:b w:val="0"/>
              <w:noProof/>
              <w:szCs w:val="20"/>
            </w:rPr>
            <w:instrText xml:space="preserve"> SECTIONPAGES   \* MERGEFORMAT </w:instrText>
          </w:r>
          <w:r>
            <w:rPr>
              <w:rFonts w:asciiTheme="minorHAnsi" w:hAnsiTheme="minorHAnsi"/>
              <w:b w:val="0"/>
              <w:noProof/>
              <w:szCs w:val="20"/>
            </w:rPr>
            <w:fldChar w:fldCharType="separate"/>
          </w:r>
          <w:r w:rsidR="002B7490">
            <w:rPr>
              <w:rFonts w:asciiTheme="minorHAnsi" w:hAnsiTheme="minorHAnsi"/>
              <w:b w:val="0"/>
              <w:noProof/>
              <w:szCs w:val="20"/>
            </w:rPr>
            <w:t>3</w:t>
          </w:r>
          <w:r>
            <w:rPr>
              <w:rFonts w:asciiTheme="minorHAnsi" w:hAnsiTheme="minorHAnsi"/>
              <w:b w:val="0"/>
              <w:noProof/>
              <w:szCs w:val="20"/>
            </w:rPr>
            <w:fldChar w:fldCharType="end"/>
          </w:r>
          <w:r w:rsidRPr="00DC1E7C">
            <w:rPr>
              <w:rFonts w:asciiTheme="minorHAnsi" w:hAnsiTheme="minorHAnsi"/>
              <w:b w:val="0"/>
              <w:szCs w:val="20"/>
            </w:rPr>
            <w:t>)</w:t>
          </w:r>
        </w:p>
      </w:tc>
    </w:tr>
    <w:tr w:rsidR="005E1DD7" w:rsidRPr="00F85124" w14:paraId="681C49EB" w14:textId="77777777" w:rsidTr="00DE3917">
      <w:trPr>
        <w:cantSplit/>
        <w:trHeight w:val="288"/>
      </w:trPr>
      <w:tc>
        <w:tcPr>
          <w:tcW w:w="0" w:type="auto"/>
        </w:tcPr>
        <w:p w14:paraId="681C49E8" w14:textId="77777777" w:rsidR="005E1DD7" w:rsidRPr="00F85124" w:rsidRDefault="005E1DD7" w:rsidP="000C09F1">
          <w:pPr>
            <w:pStyle w:val="Style20"/>
          </w:pPr>
          <w:r w:rsidRPr="00F85124">
            <w:t>Project Name:</w:t>
          </w:r>
        </w:p>
      </w:tc>
      <w:tc>
        <w:tcPr>
          <w:tcW w:w="1516" w:type="pct"/>
        </w:tcPr>
        <w:p w14:paraId="681C49E9" w14:textId="77777777" w:rsidR="005E1DD7" w:rsidRPr="00F85124" w:rsidRDefault="005E1DD7" w:rsidP="000C09F1">
          <w:pPr>
            <w:pStyle w:val="Style20"/>
          </w:pPr>
          <w:r w:rsidRPr="00F85124">
            <w:t>Enforcement Agency:</w:t>
          </w:r>
        </w:p>
      </w:tc>
      <w:tc>
        <w:tcPr>
          <w:tcW w:w="1123" w:type="pct"/>
        </w:tcPr>
        <w:p w14:paraId="681C49EA" w14:textId="77777777" w:rsidR="005E1DD7" w:rsidRPr="00F85124" w:rsidRDefault="005E1DD7" w:rsidP="000C09F1">
          <w:pPr>
            <w:pStyle w:val="Style20"/>
          </w:pPr>
          <w:r w:rsidRPr="00F85124">
            <w:t>Permit Number:</w:t>
          </w:r>
        </w:p>
      </w:tc>
    </w:tr>
    <w:tr w:rsidR="005E1DD7" w:rsidRPr="00F85124" w14:paraId="681C49EF" w14:textId="77777777" w:rsidTr="00DE3917">
      <w:trPr>
        <w:cantSplit/>
        <w:trHeight w:val="288"/>
      </w:trPr>
      <w:tc>
        <w:tcPr>
          <w:tcW w:w="0" w:type="auto"/>
        </w:tcPr>
        <w:p w14:paraId="681C49EC" w14:textId="77777777" w:rsidR="005E1DD7" w:rsidRPr="00F85124" w:rsidRDefault="005E1DD7" w:rsidP="000C09F1">
          <w:pPr>
            <w:pStyle w:val="Style20"/>
            <w:rPr>
              <w:vertAlign w:val="superscript"/>
            </w:rPr>
          </w:pPr>
          <w:r w:rsidRPr="00F85124">
            <w:t>Dwelling Address:</w:t>
          </w:r>
        </w:p>
      </w:tc>
      <w:tc>
        <w:tcPr>
          <w:tcW w:w="1516" w:type="pct"/>
        </w:tcPr>
        <w:p w14:paraId="681C49ED" w14:textId="0FAD32DF" w:rsidR="005E1DD7" w:rsidRPr="00F85124" w:rsidRDefault="005E1DD7" w:rsidP="000C09F1">
          <w:pPr>
            <w:pStyle w:val="Style20"/>
            <w:rPr>
              <w:vertAlign w:val="superscript"/>
            </w:rPr>
          </w:pPr>
          <w:r w:rsidRPr="00F85124">
            <w:t>City</w:t>
          </w:r>
          <w:r>
            <w:t>:</w:t>
          </w:r>
        </w:p>
      </w:tc>
      <w:tc>
        <w:tcPr>
          <w:tcW w:w="1123" w:type="pct"/>
        </w:tcPr>
        <w:p w14:paraId="681C49EE" w14:textId="02856125" w:rsidR="005E1DD7" w:rsidRPr="00F85124" w:rsidRDefault="005E1DD7" w:rsidP="000C09F1">
          <w:pPr>
            <w:pStyle w:val="Style20"/>
            <w:rPr>
              <w:vertAlign w:val="superscript"/>
            </w:rPr>
          </w:pPr>
          <w:r w:rsidRPr="00F85124">
            <w:t>Zip Code</w:t>
          </w:r>
          <w:r>
            <w:t>:</w:t>
          </w:r>
        </w:p>
      </w:tc>
    </w:tr>
  </w:tbl>
  <w:p w14:paraId="681C49F0" w14:textId="77777777" w:rsidR="005E1DD7" w:rsidRDefault="005E1D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3" w14:textId="77777777" w:rsidR="005E1DD7" w:rsidRDefault="008C77B4">
    <w:pPr>
      <w:pStyle w:val="Header"/>
    </w:pPr>
    <w:r>
      <w:rPr>
        <w:noProof/>
      </w:rPr>
      <w:pict w14:anchorId="681C4A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4" w14:textId="77777777" w:rsidR="005E1DD7" w:rsidRDefault="008C77B4">
    <w:pPr>
      <w:pStyle w:val="Header"/>
    </w:pPr>
    <w:r>
      <w:rPr>
        <w:noProof/>
      </w:rPr>
      <w:pict w14:anchorId="681C4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9F7" w14:textId="77777777" w:rsidTr="00DE3917">
      <w:trPr>
        <w:cantSplit/>
        <w:trHeight w:val="288"/>
      </w:trPr>
      <w:tc>
        <w:tcPr>
          <w:tcW w:w="3877" w:type="pct"/>
          <w:tcBorders>
            <w:bottom w:val="single" w:sz="4" w:space="0" w:color="auto"/>
            <w:right w:val="nil"/>
          </w:tcBorders>
          <w:vAlign w:val="center"/>
        </w:tcPr>
        <w:p w14:paraId="681C49F5" w14:textId="63EB80BA"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 </w:t>
          </w:r>
          <w:r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681C49F6" w14:textId="47D4CCF7" w:rsidR="005E1DD7" w:rsidRPr="005F2F11" w:rsidRDefault="005E1DD7" w:rsidP="00DE3917">
          <w:pPr>
            <w:pStyle w:val="Style18"/>
            <w:rPr>
              <w:b/>
              <w:color w:val="auto"/>
              <w:sz w:val="20"/>
              <w:szCs w:val="20"/>
            </w:rPr>
          </w:pPr>
          <w:del w:id="72" w:author="Alhabibi, Haider@Energy" w:date="2022-03-24T16:08:00Z">
            <w:r w:rsidRPr="005F2F11" w:rsidDel="009973E3">
              <w:rPr>
                <w:color w:val="auto"/>
                <w:sz w:val="20"/>
                <w:szCs w:val="20"/>
              </w:rPr>
              <w:delText>CF2R</w:delText>
            </w:r>
          </w:del>
          <w:ins w:id="73" w:author="Alhabibi, Haider@Energy" w:date="2022-03-24T16:08:00Z">
            <w:r w:rsidR="009973E3">
              <w:rPr>
                <w:color w:val="auto"/>
                <w:sz w:val="20"/>
                <w:szCs w:val="20"/>
              </w:rPr>
              <w:t>LMCI</w:t>
            </w:r>
          </w:ins>
          <w:r w:rsidRPr="005F2F11">
            <w:rPr>
              <w:color w:val="auto"/>
              <w:sz w:val="20"/>
              <w:szCs w:val="20"/>
            </w:rPr>
            <w:t>-MCH-29-H</w:t>
          </w:r>
        </w:p>
      </w:tc>
    </w:tr>
    <w:tr w:rsidR="005E1DD7" w:rsidRPr="00F85124" w14:paraId="681C49F9" w14:textId="77777777" w:rsidTr="00DE3917">
      <w:trPr>
        <w:cantSplit/>
        <w:trHeight w:val="288"/>
      </w:trPr>
      <w:tc>
        <w:tcPr>
          <w:tcW w:w="5000" w:type="pct"/>
          <w:gridSpan w:val="2"/>
        </w:tcPr>
        <w:p w14:paraId="681C49F8" w14:textId="29693D81"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2B7490">
            <w:rPr>
              <w:noProof/>
            </w:rPr>
            <w:t>1</w:t>
          </w:r>
          <w:r>
            <w:rPr>
              <w:noProof/>
            </w:rPr>
            <w:fldChar w:fldCharType="end"/>
          </w:r>
          <w:r>
            <w:t>)</w:t>
          </w:r>
        </w:p>
      </w:tc>
    </w:tr>
  </w:tbl>
  <w:p w14:paraId="681C49FA" w14:textId="5CB65595" w:rsidR="005E1DD7" w:rsidRDefault="008C77B4">
    <w:pPr>
      <w:pStyle w:val="Header"/>
    </w:pPr>
    <w:r>
      <w:rPr>
        <w:noProof/>
      </w:rPr>
      <w:pict w14:anchorId="681C4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C" w14:textId="77777777" w:rsidR="005E1DD7" w:rsidRDefault="008C77B4">
    <w:pPr>
      <w:pStyle w:val="Header"/>
    </w:pPr>
    <w:r>
      <w:rPr>
        <w:noProof/>
      </w:rPr>
      <w:pict w14:anchorId="681C4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D" w14:textId="77777777" w:rsidR="005E1DD7" w:rsidRDefault="008C77B4">
    <w:pPr>
      <w:pStyle w:val="Header"/>
    </w:pPr>
    <w:r>
      <w:rPr>
        <w:noProof/>
      </w:rPr>
      <w:pict w14:anchorId="681C4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A00" w14:textId="77777777" w:rsidTr="00DE3917">
      <w:trPr>
        <w:cantSplit/>
        <w:trHeight w:val="288"/>
      </w:trPr>
      <w:tc>
        <w:tcPr>
          <w:tcW w:w="3877" w:type="pct"/>
          <w:tcBorders>
            <w:bottom w:val="single" w:sz="4" w:space="0" w:color="auto"/>
            <w:right w:val="nil"/>
          </w:tcBorders>
          <w:vAlign w:val="center"/>
        </w:tcPr>
        <w:p w14:paraId="681C49FE" w14:textId="2975ECCD"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w:t>
          </w:r>
          <w:r w:rsidRPr="00CF4720">
            <w:rPr>
              <w:color w:val="auto"/>
              <w:sz w:val="20"/>
              <w:szCs w:val="20"/>
            </w:rPr>
            <w:t xml:space="preserve">- </w:t>
          </w:r>
          <w:r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681C49FF" w14:textId="4C85B6D2" w:rsidR="005E1DD7" w:rsidRPr="005F2F11" w:rsidRDefault="005E1DD7" w:rsidP="00DE3917">
          <w:pPr>
            <w:pStyle w:val="Style18"/>
            <w:rPr>
              <w:b/>
              <w:color w:val="auto"/>
              <w:sz w:val="20"/>
              <w:szCs w:val="20"/>
            </w:rPr>
          </w:pPr>
          <w:del w:id="314" w:author="Alhabibi, Haider@Energy" w:date="2022-03-24T16:08:00Z">
            <w:r w:rsidRPr="005F2F11" w:rsidDel="009973E3">
              <w:rPr>
                <w:color w:val="auto"/>
                <w:sz w:val="20"/>
                <w:szCs w:val="20"/>
              </w:rPr>
              <w:delText>CF2R</w:delText>
            </w:r>
          </w:del>
          <w:ins w:id="315" w:author="Alhabibi, Haider@Energy" w:date="2022-03-24T16:08:00Z">
            <w:r w:rsidR="009973E3">
              <w:rPr>
                <w:color w:val="auto"/>
                <w:sz w:val="20"/>
                <w:szCs w:val="20"/>
              </w:rPr>
              <w:t>LMCI</w:t>
            </w:r>
          </w:ins>
          <w:r w:rsidRPr="005F2F11">
            <w:rPr>
              <w:color w:val="auto"/>
              <w:sz w:val="20"/>
              <w:szCs w:val="20"/>
            </w:rPr>
            <w:t>-MCH-29-H</w:t>
          </w:r>
        </w:p>
      </w:tc>
    </w:tr>
    <w:tr w:rsidR="005E1DD7" w:rsidRPr="00F85124" w14:paraId="681C4A02" w14:textId="77777777" w:rsidTr="00DE3917">
      <w:trPr>
        <w:cantSplit/>
        <w:trHeight w:val="288"/>
      </w:trPr>
      <w:tc>
        <w:tcPr>
          <w:tcW w:w="5000" w:type="pct"/>
          <w:gridSpan w:val="2"/>
        </w:tcPr>
        <w:p w14:paraId="681C4A01" w14:textId="7F884604"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2B7490">
            <w:rPr>
              <w:noProof/>
            </w:rPr>
            <w:t>3</w:t>
          </w:r>
          <w:r>
            <w:rPr>
              <w:noProof/>
            </w:rPr>
            <w:fldChar w:fldCharType="end"/>
          </w:r>
          <w:r>
            <w:t>)</w:t>
          </w:r>
        </w:p>
      </w:tc>
    </w:tr>
  </w:tbl>
  <w:p w14:paraId="681C4A03" w14:textId="2C0A4D6A" w:rsidR="005E1DD7" w:rsidRDefault="008C77B4">
    <w:pPr>
      <w:pStyle w:val="Header"/>
    </w:pPr>
    <w:r>
      <w:rPr>
        <w:noProof/>
      </w:rPr>
      <w:pict w14:anchorId="681C4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A04" w14:textId="77777777" w:rsidR="005E1DD7" w:rsidRDefault="008C77B4">
    <w:pPr>
      <w:pStyle w:val="Header"/>
    </w:pPr>
    <w:r>
      <w:rPr>
        <w:noProof/>
      </w:rPr>
      <w:pict w14:anchorId="681C4A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23D72DE3"/>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5" w15:restartNumberingAfterBreak="0">
    <w:nsid w:val="38932258"/>
    <w:multiLevelType w:val="hybridMultilevel"/>
    <w:tmpl w:val="7270C0D6"/>
    <w:lvl w:ilvl="0" w:tplc="7DF4852C">
      <w:start w:val="1"/>
      <w:numFmt w:val="decimal"/>
      <w:lvlText w:val="%1."/>
      <w:lvlJc w:val="left"/>
      <w:pPr>
        <w:ind w:left="360" w:hanging="360"/>
      </w:pPr>
      <w:rPr>
        <w:rFonts w:hint="default"/>
        <w:i w:val="0"/>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3B625966"/>
    <w:multiLevelType w:val="hybridMultilevel"/>
    <w:tmpl w:val="A7FAC096"/>
    <w:lvl w:ilvl="0" w:tplc="40161D4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0D1FB6"/>
    <w:multiLevelType w:val="hybridMultilevel"/>
    <w:tmpl w:val="9872FCCA"/>
    <w:lvl w:ilvl="0" w:tplc="53B6C1BA">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CDAA741C"/>
    <w:lvl w:ilvl="0" w:tplc="BB1CCC0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5934189"/>
    <w:multiLevelType w:val="hybridMultilevel"/>
    <w:tmpl w:val="868E6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F7398D"/>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E4D47CE"/>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551137"/>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8"/>
  </w:num>
  <w:num w:numId="4">
    <w:abstractNumId w:val="1"/>
  </w:num>
  <w:num w:numId="5">
    <w:abstractNumId w:val="0"/>
  </w:num>
  <w:num w:numId="6">
    <w:abstractNumId w:val="3"/>
  </w:num>
  <w:num w:numId="7">
    <w:abstractNumId w:val="9"/>
  </w:num>
  <w:num w:numId="8">
    <w:abstractNumId w:val="7"/>
  </w:num>
  <w:num w:numId="9">
    <w:abstractNumId w:val="6"/>
  </w:num>
  <w:num w:numId="10">
    <w:abstractNumId w:val="5"/>
  </w:num>
  <w:num w:numId="11">
    <w:abstractNumId w:val="10"/>
  </w:num>
  <w:num w:numId="12">
    <w:abstractNumId w:val="14"/>
  </w:num>
  <w:num w:numId="13">
    <w:abstractNumId w:val="13"/>
  </w:num>
  <w:num w:numId="14">
    <w:abstractNumId w:val="3"/>
  </w:num>
  <w:num w:numId="15">
    <w:abstractNumId w:val="3"/>
  </w:num>
  <w:num w:numId="16">
    <w:abstractNumId w:val="11"/>
  </w:num>
  <w:num w:numId="17">
    <w:abstractNumId w:val="15"/>
  </w:num>
  <w:num w:numId="18">
    <w:abstractNumId w:val="1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3076"/>
    <w:rsid w:val="000036FF"/>
    <w:rsid w:val="00024D94"/>
    <w:rsid w:val="00026750"/>
    <w:rsid w:val="00035A79"/>
    <w:rsid w:val="00037926"/>
    <w:rsid w:val="0004609D"/>
    <w:rsid w:val="000470D7"/>
    <w:rsid w:val="000471F6"/>
    <w:rsid w:val="00051F14"/>
    <w:rsid w:val="00053A0E"/>
    <w:rsid w:val="0005405A"/>
    <w:rsid w:val="00055776"/>
    <w:rsid w:val="0006016B"/>
    <w:rsid w:val="000631C6"/>
    <w:rsid w:val="000644B7"/>
    <w:rsid w:val="00071D5C"/>
    <w:rsid w:val="00076F08"/>
    <w:rsid w:val="00080A37"/>
    <w:rsid w:val="00080EEE"/>
    <w:rsid w:val="000861F1"/>
    <w:rsid w:val="00087CBE"/>
    <w:rsid w:val="00091D81"/>
    <w:rsid w:val="00094EF2"/>
    <w:rsid w:val="000A0D18"/>
    <w:rsid w:val="000A105B"/>
    <w:rsid w:val="000A1F02"/>
    <w:rsid w:val="000A35C7"/>
    <w:rsid w:val="000A4A99"/>
    <w:rsid w:val="000B4491"/>
    <w:rsid w:val="000B7F1D"/>
    <w:rsid w:val="000C09F1"/>
    <w:rsid w:val="000C1A4A"/>
    <w:rsid w:val="000C4C97"/>
    <w:rsid w:val="000C4D3D"/>
    <w:rsid w:val="000C53C6"/>
    <w:rsid w:val="000C6426"/>
    <w:rsid w:val="000C6B8F"/>
    <w:rsid w:val="000C7320"/>
    <w:rsid w:val="000D25DB"/>
    <w:rsid w:val="000D7DA8"/>
    <w:rsid w:val="000E0BE1"/>
    <w:rsid w:val="000E2D07"/>
    <w:rsid w:val="000E53E9"/>
    <w:rsid w:val="000E7ABD"/>
    <w:rsid w:val="000F070F"/>
    <w:rsid w:val="000F0BA7"/>
    <w:rsid w:val="000F67E7"/>
    <w:rsid w:val="000F754C"/>
    <w:rsid w:val="00101126"/>
    <w:rsid w:val="00110FB5"/>
    <w:rsid w:val="001114AE"/>
    <w:rsid w:val="001131A2"/>
    <w:rsid w:val="00116C18"/>
    <w:rsid w:val="001177F0"/>
    <w:rsid w:val="00121D09"/>
    <w:rsid w:val="00126F26"/>
    <w:rsid w:val="001305CE"/>
    <w:rsid w:val="001315EE"/>
    <w:rsid w:val="00135763"/>
    <w:rsid w:val="00137AA4"/>
    <w:rsid w:val="00142FD3"/>
    <w:rsid w:val="001464F1"/>
    <w:rsid w:val="00155ACD"/>
    <w:rsid w:val="0015743C"/>
    <w:rsid w:val="001577AB"/>
    <w:rsid w:val="001615D7"/>
    <w:rsid w:val="00162081"/>
    <w:rsid w:val="00171597"/>
    <w:rsid w:val="001739FA"/>
    <w:rsid w:val="00174BD1"/>
    <w:rsid w:val="00175D42"/>
    <w:rsid w:val="00181190"/>
    <w:rsid w:val="0018426A"/>
    <w:rsid w:val="0018439C"/>
    <w:rsid w:val="00185910"/>
    <w:rsid w:val="00190C8C"/>
    <w:rsid w:val="00193456"/>
    <w:rsid w:val="0019380F"/>
    <w:rsid w:val="00195855"/>
    <w:rsid w:val="0019624F"/>
    <w:rsid w:val="001A5583"/>
    <w:rsid w:val="001B2176"/>
    <w:rsid w:val="001B5BA4"/>
    <w:rsid w:val="001C18CE"/>
    <w:rsid w:val="001E3C52"/>
    <w:rsid w:val="001F0E8D"/>
    <w:rsid w:val="001F20EE"/>
    <w:rsid w:val="001F4596"/>
    <w:rsid w:val="00200E53"/>
    <w:rsid w:val="00202608"/>
    <w:rsid w:val="00206039"/>
    <w:rsid w:val="002108CC"/>
    <w:rsid w:val="00211788"/>
    <w:rsid w:val="00213E8E"/>
    <w:rsid w:val="00215168"/>
    <w:rsid w:val="00216C55"/>
    <w:rsid w:val="00222F6D"/>
    <w:rsid w:val="00224005"/>
    <w:rsid w:val="002241A5"/>
    <w:rsid w:val="00224E10"/>
    <w:rsid w:val="00237329"/>
    <w:rsid w:val="00237C30"/>
    <w:rsid w:val="00237C90"/>
    <w:rsid w:val="002420D2"/>
    <w:rsid w:val="00243047"/>
    <w:rsid w:val="00245AF0"/>
    <w:rsid w:val="00251B09"/>
    <w:rsid w:val="002532A8"/>
    <w:rsid w:val="002562A4"/>
    <w:rsid w:val="002578FE"/>
    <w:rsid w:val="002615BC"/>
    <w:rsid w:val="00262721"/>
    <w:rsid w:val="002641C7"/>
    <w:rsid w:val="002710BB"/>
    <w:rsid w:val="002719D2"/>
    <w:rsid w:val="00271E1D"/>
    <w:rsid w:val="00273D94"/>
    <w:rsid w:val="00274618"/>
    <w:rsid w:val="00277212"/>
    <w:rsid w:val="0028466E"/>
    <w:rsid w:val="00284AFC"/>
    <w:rsid w:val="00284C8F"/>
    <w:rsid w:val="00285A7C"/>
    <w:rsid w:val="00287573"/>
    <w:rsid w:val="002878B9"/>
    <w:rsid w:val="00291F72"/>
    <w:rsid w:val="00295E64"/>
    <w:rsid w:val="00295ED5"/>
    <w:rsid w:val="002A1004"/>
    <w:rsid w:val="002A199B"/>
    <w:rsid w:val="002A3F41"/>
    <w:rsid w:val="002A5D5F"/>
    <w:rsid w:val="002A6A1F"/>
    <w:rsid w:val="002A7986"/>
    <w:rsid w:val="002B2393"/>
    <w:rsid w:val="002B4F6F"/>
    <w:rsid w:val="002B7490"/>
    <w:rsid w:val="002C131A"/>
    <w:rsid w:val="002C134F"/>
    <w:rsid w:val="002C153A"/>
    <w:rsid w:val="002C33BB"/>
    <w:rsid w:val="002C4974"/>
    <w:rsid w:val="002C586B"/>
    <w:rsid w:val="002D0D5B"/>
    <w:rsid w:val="002D1475"/>
    <w:rsid w:val="002D3BA6"/>
    <w:rsid w:val="002D680A"/>
    <w:rsid w:val="002D7DB8"/>
    <w:rsid w:val="002E3676"/>
    <w:rsid w:val="002E7941"/>
    <w:rsid w:val="002F40A7"/>
    <w:rsid w:val="002F4802"/>
    <w:rsid w:val="002F6775"/>
    <w:rsid w:val="002F6D11"/>
    <w:rsid w:val="00301FFD"/>
    <w:rsid w:val="00303AC4"/>
    <w:rsid w:val="00304466"/>
    <w:rsid w:val="003044D3"/>
    <w:rsid w:val="003051D0"/>
    <w:rsid w:val="00306026"/>
    <w:rsid w:val="00314D52"/>
    <w:rsid w:val="00314EC3"/>
    <w:rsid w:val="0032018D"/>
    <w:rsid w:val="00320F01"/>
    <w:rsid w:val="003247CA"/>
    <w:rsid w:val="0033152E"/>
    <w:rsid w:val="00333BE7"/>
    <w:rsid w:val="00337397"/>
    <w:rsid w:val="00340CE9"/>
    <w:rsid w:val="0034294C"/>
    <w:rsid w:val="003500C8"/>
    <w:rsid w:val="00350A8C"/>
    <w:rsid w:val="00351525"/>
    <w:rsid w:val="00353C3B"/>
    <w:rsid w:val="0035603C"/>
    <w:rsid w:val="00357343"/>
    <w:rsid w:val="00371157"/>
    <w:rsid w:val="003715CF"/>
    <w:rsid w:val="00371756"/>
    <w:rsid w:val="00372700"/>
    <w:rsid w:val="0037358C"/>
    <w:rsid w:val="003759D0"/>
    <w:rsid w:val="00376EAA"/>
    <w:rsid w:val="003809C0"/>
    <w:rsid w:val="00381C81"/>
    <w:rsid w:val="003834E9"/>
    <w:rsid w:val="003850E9"/>
    <w:rsid w:val="00386209"/>
    <w:rsid w:val="0038684E"/>
    <w:rsid w:val="00390606"/>
    <w:rsid w:val="0039142A"/>
    <w:rsid w:val="00391B0A"/>
    <w:rsid w:val="00392915"/>
    <w:rsid w:val="00394C8C"/>
    <w:rsid w:val="003A4CF7"/>
    <w:rsid w:val="003B3641"/>
    <w:rsid w:val="003B5B3C"/>
    <w:rsid w:val="003B600C"/>
    <w:rsid w:val="003B68B3"/>
    <w:rsid w:val="003C03FA"/>
    <w:rsid w:val="003C7B7A"/>
    <w:rsid w:val="003D349A"/>
    <w:rsid w:val="003D5183"/>
    <w:rsid w:val="003D5350"/>
    <w:rsid w:val="003E0A99"/>
    <w:rsid w:val="003E1E09"/>
    <w:rsid w:val="003E22AB"/>
    <w:rsid w:val="003E3C1C"/>
    <w:rsid w:val="003E52E2"/>
    <w:rsid w:val="003F064C"/>
    <w:rsid w:val="003F1C6F"/>
    <w:rsid w:val="003F49BD"/>
    <w:rsid w:val="003F6A76"/>
    <w:rsid w:val="004034F2"/>
    <w:rsid w:val="0040359C"/>
    <w:rsid w:val="00411340"/>
    <w:rsid w:val="00415FD0"/>
    <w:rsid w:val="004262C2"/>
    <w:rsid w:val="00427530"/>
    <w:rsid w:val="00430CEA"/>
    <w:rsid w:val="00432098"/>
    <w:rsid w:val="0043390E"/>
    <w:rsid w:val="0043422C"/>
    <w:rsid w:val="00435279"/>
    <w:rsid w:val="00440841"/>
    <w:rsid w:val="004507D3"/>
    <w:rsid w:val="004510F5"/>
    <w:rsid w:val="00452004"/>
    <w:rsid w:val="00454C3D"/>
    <w:rsid w:val="00456847"/>
    <w:rsid w:val="00457D22"/>
    <w:rsid w:val="004612F7"/>
    <w:rsid w:val="00462AC1"/>
    <w:rsid w:val="0046705B"/>
    <w:rsid w:val="00470951"/>
    <w:rsid w:val="004737C4"/>
    <w:rsid w:val="00474509"/>
    <w:rsid w:val="00474A7A"/>
    <w:rsid w:val="00475987"/>
    <w:rsid w:val="00477D56"/>
    <w:rsid w:val="0048031E"/>
    <w:rsid w:val="004809EE"/>
    <w:rsid w:val="00483E28"/>
    <w:rsid w:val="00486F0B"/>
    <w:rsid w:val="00490748"/>
    <w:rsid w:val="004944D6"/>
    <w:rsid w:val="004948E2"/>
    <w:rsid w:val="00497C0C"/>
    <w:rsid w:val="004A05C6"/>
    <w:rsid w:val="004A1BEB"/>
    <w:rsid w:val="004A1F21"/>
    <w:rsid w:val="004A264A"/>
    <w:rsid w:val="004A37CF"/>
    <w:rsid w:val="004A5C7F"/>
    <w:rsid w:val="004A6E7F"/>
    <w:rsid w:val="004B1012"/>
    <w:rsid w:val="004B4582"/>
    <w:rsid w:val="004B544F"/>
    <w:rsid w:val="004B62FE"/>
    <w:rsid w:val="004B7BD2"/>
    <w:rsid w:val="004C148A"/>
    <w:rsid w:val="004C23D9"/>
    <w:rsid w:val="004C2C61"/>
    <w:rsid w:val="004C644A"/>
    <w:rsid w:val="004D1CE3"/>
    <w:rsid w:val="004D287C"/>
    <w:rsid w:val="004E049F"/>
    <w:rsid w:val="004E112A"/>
    <w:rsid w:val="004E230B"/>
    <w:rsid w:val="004F0A7F"/>
    <w:rsid w:val="004F40C1"/>
    <w:rsid w:val="004F4BE8"/>
    <w:rsid w:val="00504C47"/>
    <w:rsid w:val="00513D83"/>
    <w:rsid w:val="00514ADB"/>
    <w:rsid w:val="00520412"/>
    <w:rsid w:val="005222CB"/>
    <w:rsid w:val="00527ACC"/>
    <w:rsid w:val="00530F4C"/>
    <w:rsid w:val="00531044"/>
    <w:rsid w:val="005340A2"/>
    <w:rsid w:val="005369B5"/>
    <w:rsid w:val="00536AA4"/>
    <w:rsid w:val="00537FDF"/>
    <w:rsid w:val="00541293"/>
    <w:rsid w:val="005437EB"/>
    <w:rsid w:val="00545397"/>
    <w:rsid w:val="00546F9B"/>
    <w:rsid w:val="00551599"/>
    <w:rsid w:val="00552A3E"/>
    <w:rsid w:val="00555884"/>
    <w:rsid w:val="00562BA8"/>
    <w:rsid w:val="005678C7"/>
    <w:rsid w:val="00567F24"/>
    <w:rsid w:val="00572B72"/>
    <w:rsid w:val="00573417"/>
    <w:rsid w:val="00574E6A"/>
    <w:rsid w:val="005813CE"/>
    <w:rsid w:val="005821CB"/>
    <w:rsid w:val="005837D0"/>
    <w:rsid w:val="005877FC"/>
    <w:rsid w:val="0059070E"/>
    <w:rsid w:val="005910F4"/>
    <w:rsid w:val="005939B4"/>
    <w:rsid w:val="00594C36"/>
    <w:rsid w:val="005A012D"/>
    <w:rsid w:val="005A48A5"/>
    <w:rsid w:val="005C4233"/>
    <w:rsid w:val="005C5038"/>
    <w:rsid w:val="005C73C7"/>
    <w:rsid w:val="005D2752"/>
    <w:rsid w:val="005D30D4"/>
    <w:rsid w:val="005D55BB"/>
    <w:rsid w:val="005E1DD7"/>
    <w:rsid w:val="005E23CD"/>
    <w:rsid w:val="005E2724"/>
    <w:rsid w:val="005E3BEC"/>
    <w:rsid w:val="005E3E55"/>
    <w:rsid w:val="005E3EEA"/>
    <w:rsid w:val="005E68FF"/>
    <w:rsid w:val="005F178B"/>
    <w:rsid w:val="005F2F11"/>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411CF"/>
    <w:rsid w:val="0064149F"/>
    <w:rsid w:val="00641C71"/>
    <w:rsid w:val="0064300C"/>
    <w:rsid w:val="00644727"/>
    <w:rsid w:val="00646E46"/>
    <w:rsid w:val="00654F37"/>
    <w:rsid w:val="00662A77"/>
    <w:rsid w:val="00663AF7"/>
    <w:rsid w:val="00667362"/>
    <w:rsid w:val="00674FED"/>
    <w:rsid w:val="0067541F"/>
    <w:rsid w:val="0067643C"/>
    <w:rsid w:val="006807C7"/>
    <w:rsid w:val="0068226F"/>
    <w:rsid w:val="00682CBA"/>
    <w:rsid w:val="00685D72"/>
    <w:rsid w:val="00686B8B"/>
    <w:rsid w:val="00692EDF"/>
    <w:rsid w:val="006930E5"/>
    <w:rsid w:val="0069547F"/>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21DC"/>
    <w:rsid w:val="006D4770"/>
    <w:rsid w:val="006D4D01"/>
    <w:rsid w:val="006D7492"/>
    <w:rsid w:val="006D7CAB"/>
    <w:rsid w:val="006E1FC1"/>
    <w:rsid w:val="006F0652"/>
    <w:rsid w:val="006F2C70"/>
    <w:rsid w:val="006F51F7"/>
    <w:rsid w:val="0070354F"/>
    <w:rsid w:val="007108CC"/>
    <w:rsid w:val="007124B5"/>
    <w:rsid w:val="00713028"/>
    <w:rsid w:val="00714442"/>
    <w:rsid w:val="00714CBC"/>
    <w:rsid w:val="00714DAD"/>
    <w:rsid w:val="0071761E"/>
    <w:rsid w:val="00717DEA"/>
    <w:rsid w:val="00720306"/>
    <w:rsid w:val="00722F52"/>
    <w:rsid w:val="00723136"/>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EB8"/>
    <w:rsid w:val="00797224"/>
    <w:rsid w:val="00797290"/>
    <w:rsid w:val="00797642"/>
    <w:rsid w:val="00797860"/>
    <w:rsid w:val="007A4561"/>
    <w:rsid w:val="007A4603"/>
    <w:rsid w:val="007A682B"/>
    <w:rsid w:val="007B2CB9"/>
    <w:rsid w:val="007B4BEA"/>
    <w:rsid w:val="007B645E"/>
    <w:rsid w:val="007C12FC"/>
    <w:rsid w:val="007C1A20"/>
    <w:rsid w:val="007C22ED"/>
    <w:rsid w:val="007C24A3"/>
    <w:rsid w:val="007C3A8E"/>
    <w:rsid w:val="007D060B"/>
    <w:rsid w:val="007D0D8F"/>
    <w:rsid w:val="007D19B2"/>
    <w:rsid w:val="007D2DD3"/>
    <w:rsid w:val="007D640F"/>
    <w:rsid w:val="007D726A"/>
    <w:rsid w:val="007E26E9"/>
    <w:rsid w:val="007E32B3"/>
    <w:rsid w:val="007E588B"/>
    <w:rsid w:val="007F3E17"/>
    <w:rsid w:val="007F4637"/>
    <w:rsid w:val="007F57DC"/>
    <w:rsid w:val="007F77A3"/>
    <w:rsid w:val="00804C36"/>
    <w:rsid w:val="0080676B"/>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062B"/>
    <w:rsid w:val="008C10F1"/>
    <w:rsid w:val="008C23D7"/>
    <w:rsid w:val="008C367F"/>
    <w:rsid w:val="008C77B4"/>
    <w:rsid w:val="008D0B8D"/>
    <w:rsid w:val="008D3743"/>
    <w:rsid w:val="008D3813"/>
    <w:rsid w:val="008D431E"/>
    <w:rsid w:val="008E429B"/>
    <w:rsid w:val="008E4542"/>
    <w:rsid w:val="008F146D"/>
    <w:rsid w:val="008F1900"/>
    <w:rsid w:val="00900C86"/>
    <w:rsid w:val="00907A74"/>
    <w:rsid w:val="00910674"/>
    <w:rsid w:val="009119ED"/>
    <w:rsid w:val="00915BCF"/>
    <w:rsid w:val="009176C1"/>
    <w:rsid w:val="0092041F"/>
    <w:rsid w:val="00926632"/>
    <w:rsid w:val="009379DB"/>
    <w:rsid w:val="00941530"/>
    <w:rsid w:val="00941E17"/>
    <w:rsid w:val="009437C6"/>
    <w:rsid w:val="00946688"/>
    <w:rsid w:val="0095506B"/>
    <w:rsid w:val="00955A9A"/>
    <w:rsid w:val="00955E6B"/>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973E3"/>
    <w:rsid w:val="009A059F"/>
    <w:rsid w:val="009A1F14"/>
    <w:rsid w:val="009A3318"/>
    <w:rsid w:val="009A698F"/>
    <w:rsid w:val="009A6F10"/>
    <w:rsid w:val="009C1F4E"/>
    <w:rsid w:val="009C3E28"/>
    <w:rsid w:val="009C46C6"/>
    <w:rsid w:val="009C4B49"/>
    <w:rsid w:val="009C4F9A"/>
    <w:rsid w:val="009C5C3A"/>
    <w:rsid w:val="009C6B70"/>
    <w:rsid w:val="009D0F10"/>
    <w:rsid w:val="009D350E"/>
    <w:rsid w:val="009D53FC"/>
    <w:rsid w:val="009E2E57"/>
    <w:rsid w:val="009E3BB5"/>
    <w:rsid w:val="009E6627"/>
    <w:rsid w:val="009E6B59"/>
    <w:rsid w:val="009E7D29"/>
    <w:rsid w:val="009F1AB0"/>
    <w:rsid w:val="009F2090"/>
    <w:rsid w:val="009F3DD4"/>
    <w:rsid w:val="009F767A"/>
    <w:rsid w:val="00A0027A"/>
    <w:rsid w:val="00A00AE7"/>
    <w:rsid w:val="00A00FF1"/>
    <w:rsid w:val="00A02090"/>
    <w:rsid w:val="00A05CE9"/>
    <w:rsid w:val="00A05D8F"/>
    <w:rsid w:val="00A07D19"/>
    <w:rsid w:val="00A12015"/>
    <w:rsid w:val="00A16546"/>
    <w:rsid w:val="00A17965"/>
    <w:rsid w:val="00A2478F"/>
    <w:rsid w:val="00A24BE2"/>
    <w:rsid w:val="00A24F9F"/>
    <w:rsid w:val="00A2734E"/>
    <w:rsid w:val="00A33A50"/>
    <w:rsid w:val="00A3438B"/>
    <w:rsid w:val="00A36613"/>
    <w:rsid w:val="00A36EFE"/>
    <w:rsid w:val="00A42C60"/>
    <w:rsid w:val="00A44A18"/>
    <w:rsid w:val="00A44E30"/>
    <w:rsid w:val="00A46AEC"/>
    <w:rsid w:val="00A471D9"/>
    <w:rsid w:val="00A47852"/>
    <w:rsid w:val="00A51851"/>
    <w:rsid w:val="00A5318E"/>
    <w:rsid w:val="00A55365"/>
    <w:rsid w:val="00A55444"/>
    <w:rsid w:val="00A64443"/>
    <w:rsid w:val="00A677BB"/>
    <w:rsid w:val="00A702F0"/>
    <w:rsid w:val="00A70722"/>
    <w:rsid w:val="00A742B3"/>
    <w:rsid w:val="00A75B9B"/>
    <w:rsid w:val="00A75F65"/>
    <w:rsid w:val="00A81137"/>
    <w:rsid w:val="00A87572"/>
    <w:rsid w:val="00A92C18"/>
    <w:rsid w:val="00AA01C1"/>
    <w:rsid w:val="00AA18EC"/>
    <w:rsid w:val="00AA767E"/>
    <w:rsid w:val="00AB1578"/>
    <w:rsid w:val="00AB4166"/>
    <w:rsid w:val="00AB4387"/>
    <w:rsid w:val="00AB7CAE"/>
    <w:rsid w:val="00AC2C0E"/>
    <w:rsid w:val="00AC348D"/>
    <w:rsid w:val="00AC4755"/>
    <w:rsid w:val="00AC5DE9"/>
    <w:rsid w:val="00AC65B1"/>
    <w:rsid w:val="00AD4FAE"/>
    <w:rsid w:val="00AD5A7C"/>
    <w:rsid w:val="00AD67BC"/>
    <w:rsid w:val="00AD7AC9"/>
    <w:rsid w:val="00AE39CC"/>
    <w:rsid w:val="00AF4004"/>
    <w:rsid w:val="00AF7F9C"/>
    <w:rsid w:val="00B0205C"/>
    <w:rsid w:val="00B02E79"/>
    <w:rsid w:val="00B04D67"/>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2DF2"/>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71C5"/>
    <w:rsid w:val="00BD7DA4"/>
    <w:rsid w:val="00BE5A88"/>
    <w:rsid w:val="00BE7F99"/>
    <w:rsid w:val="00BF2635"/>
    <w:rsid w:val="00BF530C"/>
    <w:rsid w:val="00BF5C62"/>
    <w:rsid w:val="00C000DA"/>
    <w:rsid w:val="00C04EA8"/>
    <w:rsid w:val="00C06085"/>
    <w:rsid w:val="00C060F0"/>
    <w:rsid w:val="00C06AE0"/>
    <w:rsid w:val="00C072DB"/>
    <w:rsid w:val="00C0790B"/>
    <w:rsid w:val="00C107D2"/>
    <w:rsid w:val="00C132DE"/>
    <w:rsid w:val="00C13757"/>
    <w:rsid w:val="00C14210"/>
    <w:rsid w:val="00C1652D"/>
    <w:rsid w:val="00C173DB"/>
    <w:rsid w:val="00C229A4"/>
    <w:rsid w:val="00C2497D"/>
    <w:rsid w:val="00C276EF"/>
    <w:rsid w:val="00C30FB6"/>
    <w:rsid w:val="00C30FDD"/>
    <w:rsid w:val="00C35471"/>
    <w:rsid w:val="00C367B7"/>
    <w:rsid w:val="00C36879"/>
    <w:rsid w:val="00C477A7"/>
    <w:rsid w:val="00C50E08"/>
    <w:rsid w:val="00C51617"/>
    <w:rsid w:val="00C521CF"/>
    <w:rsid w:val="00C527EE"/>
    <w:rsid w:val="00C535C7"/>
    <w:rsid w:val="00C5702B"/>
    <w:rsid w:val="00C60365"/>
    <w:rsid w:val="00C6068F"/>
    <w:rsid w:val="00C626A0"/>
    <w:rsid w:val="00C64E39"/>
    <w:rsid w:val="00C65399"/>
    <w:rsid w:val="00C65957"/>
    <w:rsid w:val="00C66EAB"/>
    <w:rsid w:val="00C67305"/>
    <w:rsid w:val="00C6783F"/>
    <w:rsid w:val="00C70352"/>
    <w:rsid w:val="00C71EA2"/>
    <w:rsid w:val="00C73E32"/>
    <w:rsid w:val="00C80BEB"/>
    <w:rsid w:val="00C874DA"/>
    <w:rsid w:val="00C9424C"/>
    <w:rsid w:val="00CA129C"/>
    <w:rsid w:val="00CA1A3D"/>
    <w:rsid w:val="00CA1FA3"/>
    <w:rsid w:val="00CA236D"/>
    <w:rsid w:val="00CA2CCA"/>
    <w:rsid w:val="00CA58DF"/>
    <w:rsid w:val="00CA6C34"/>
    <w:rsid w:val="00CB3D99"/>
    <w:rsid w:val="00CB7159"/>
    <w:rsid w:val="00CC211E"/>
    <w:rsid w:val="00CC2F36"/>
    <w:rsid w:val="00CC3614"/>
    <w:rsid w:val="00CC6E96"/>
    <w:rsid w:val="00CD394A"/>
    <w:rsid w:val="00CD3EBD"/>
    <w:rsid w:val="00CD7D13"/>
    <w:rsid w:val="00CE2183"/>
    <w:rsid w:val="00CE2409"/>
    <w:rsid w:val="00CE33A8"/>
    <w:rsid w:val="00CE3B8E"/>
    <w:rsid w:val="00CE4AF0"/>
    <w:rsid w:val="00CE6BD5"/>
    <w:rsid w:val="00CE6EA5"/>
    <w:rsid w:val="00CF4720"/>
    <w:rsid w:val="00CF63DD"/>
    <w:rsid w:val="00CF6791"/>
    <w:rsid w:val="00D01766"/>
    <w:rsid w:val="00D05A28"/>
    <w:rsid w:val="00D06160"/>
    <w:rsid w:val="00D06E4B"/>
    <w:rsid w:val="00D165AA"/>
    <w:rsid w:val="00D17E5B"/>
    <w:rsid w:val="00D22743"/>
    <w:rsid w:val="00D2673F"/>
    <w:rsid w:val="00D32BE4"/>
    <w:rsid w:val="00D35026"/>
    <w:rsid w:val="00D430F6"/>
    <w:rsid w:val="00D462C2"/>
    <w:rsid w:val="00D47F2D"/>
    <w:rsid w:val="00D50B07"/>
    <w:rsid w:val="00D535DE"/>
    <w:rsid w:val="00D53733"/>
    <w:rsid w:val="00D56CD8"/>
    <w:rsid w:val="00D62DB5"/>
    <w:rsid w:val="00D65404"/>
    <w:rsid w:val="00D65579"/>
    <w:rsid w:val="00D67071"/>
    <w:rsid w:val="00D77E2E"/>
    <w:rsid w:val="00D81ED4"/>
    <w:rsid w:val="00D82516"/>
    <w:rsid w:val="00D83CD6"/>
    <w:rsid w:val="00D84532"/>
    <w:rsid w:val="00D87559"/>
    <w:rsid w:val="00D916A4"/>
    <w:rsid w:val="00D920D6"/>
    <w:rsid w:val="00DA0908"/>
    <w:rsid w:val="00DA23E0"/>
    <w:rsid w:val="00DA3D14"/>
    <w:rsid w:val="00DA41D8"/>
    <w:rsid w:val="00DA4214"/>
    <w:rsid w:val="00DA7914"/>
    <w:rsid w:val="00DB17CA"/>
    <w:rsid w:val="00DB44FE"/>
    <w:rsid w:val="00DB49D1"/>
    <w:rsid w:val="00DB5125"/>
    <w:rsid w:val="00DB5FCC"/>
    <w:rsid w:val="00DC0505"/>
    <w:rsid w:val="00DC1E7C"/>
    <w:rsid w:val="00DC20F2"/>
    <w:rsid w:val="00DC242D"/>
    <w:rsid w:val="00DC2DC0"/>
    <w:rsid w:val="00DC7484"/>
    <w:rsid w:val="00DD256B"/>
    <w:rsid w:val="00DD2B0C"/>
    <w:rsid w:val="00DD2B3E"/>
    <w:rsid w:val="00DD2DEB"/>
    <w:rsid w:val="00DD54EE"/>
    <w:rsid w:val="00DE0768"/>
    <w:rsid w:val="00DE0AD3"/>
    <w:rsid w:val="00DE3917"/>
    <w:rsid w:val="00DE4647"/>
    <w:rsid w:val="00DF0446"/>
    <w:rsid w:val="00DF1740"/>
    <w:rsid w:val="00DF6ADD"/>
    <w:rsid w:val="00E00E2C"/>
    <w:rsid w:val="00E00F00"/>
    <w:rsid w:val="00E04599"/>
    <w:rsid w:val="00E074BC"/>
    <w:rsid w:val="00E12FCC"/>
    <w:rsid w:val="00E1414A"/>
    <w:rsid w:val="00E21C30"/>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D0EBB"/>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41"/>
    <w:rsid w:val="00F12F4F"/>
    <w:rsid w:val="00F230AF"/>
    <w:rsid w:val="00F23B4A"/>
    <w:rsid w:val="00F25D56"/>
    <w:rsid w:val="00F44004"/>
    <w:rsid w:val="00F44676"/>
    <w:rsid w:val="00F45CAA"/>
    <w:rsid w:val="00F512AC"/>
    <w:rsid w:val="00F53F9A"/>
    <w:rsid w:val="00F5614E"/>
    <w:rsid w:val="00F604CD"/>
    <w:rsid w:val="00F60828"/>
    <w:rsid w:val="00F6376C"/>
    <w:rsid w:val="00F725F3"/>
    <w:rsid w:val="00F739C8"/>
    <w:rsid w:val="00F74FE8"/>
    <w:rsid w:val="00F7676E"/>
    <w:rsid w:val="00F77B63"/>
    <w:rsid w:val="00F81046"/>
    <w:rsid w:val="00F821B1"/>
    <w:rsid w:val="00FA1346"/>
    <w:rsid w:val="00FA2F41"/>
    <w:rsid w:val="00FB2FA7"/>
    <w:rsid w:val="00FB3189"/>
    <w:rsid w:val="00FB3217"/>
    <w:rsid w:val="00FC0300"/>
    <w:rsid w:val="00FC25BE"/>
    <w:rsid w:val="00FC2A0E"/>
    <w:rsid w:val="00FD1218"/>
    <w:rsid w:val="00FD3283"/>
    <w:rsid w:val="00FD3686"/>
    <w:rsid w:val="00FD380D"/>
    <w:rsid w:val="00FD3F8A"/>
    <w:rsid w:val="00FD45C8"/>
    <w:rsid w:val="00FE153B"/>
    <w:rsid w:val="00FE3982"/>
    <w:rsid w:val="00FE5AD4"/>
    <w:rsid w:val="00FE75E3"/>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681C4889"/>
  <w15:docId w15:val="{F167E6D0-8C83-4B98-90B3-348D466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6378">
      <w:bodyDiv w:val="1"/>
      <w:marLeft w:val="0"/>
      <w:marRight w:val="0"/>
      <w:marTop w:val="0"/>
      <w:marBottom w:val="0"/>
      <w:divBdr>
        <w:top w:val="none" w:sz="0" w:space="0" w:color="auto"/>
        <w:left w:val="none" w:sz="0" w:space="0" w:color="auto"/>
        <w:bottom w:val="none" w:sz="0" w:space="0" w:color="auto"/>
        <w:right w:val="none" w:sz="0" w:space="0" w:color="auto"/>
      </w:divBdr>
    </w:div>
    <w:div w:id="11107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D4C9A7-6856-4AFE-BF5F-AC81E4D5ACDF}">
  <ds:schemaRefs>
    <ds:schemaRef ds:uri="http://schemas.microsoft.com/sharepoint/v3/contenttype/forms"/>
  </ds:schemaRefs>
</ds:datastoreItem>
</file>

<file path=customXml/itemProps2.xml><?xml version="1.0" encoding="utf-8"?>
<ds:datastoreItem xmlns:ds="http://schemas.openxmlformats.org/officeDocument/2006/customXml" ds:itemID="{ED380801-6D91-412B-9E60-334A25C3516E}">
  <ds:schemaRefs>
    <ds:schemaRef ds:uri="http://schemas.openxmlformats.org/officeDocument/2006/bibliography"/>
  </ds:schemaRefs>
</ds:datastoreItem>
</file>

<file path=customXml/itemProps3.xml><?xml version="1.0" encoding="utf-8"?>
<ds:datastoreItem xmlns:ds="http://schemas.openxmlformats.org/officeDocument/2006/customXml" ds:itemID="{375047CA-53AF-42F1-83F3-7C60B3B20C91}">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2CE7A41B-FF12-4AA0-B51E-434199714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3422</Words>
  <Characters>19507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12</cp:revision>
  <cp:lastPrinted>2018-12-13T18:10:00Z</cp:lastPrinted>
  <dcterms:created xsi:type="dcterms:W3CDTF">2018-12-20T16:38:00Z</dcterms:created>
  <dcterms:modified xsi:type="dcterms:W3CDTF">2022-03-25T21:05:00Z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